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7FB816EA" w:rsidR="00EA7844" w:rsidRDefault="007D1D30" w:rsidP="00CB115C">
      <w:pPr>
        <w:adjustRightInd w:val="0"/>
        <w:snapToGrid w:val="0"/>
        <w:ind w:left="284" w:right="332"/>
        <w:jc w:val="center"/>
        <w:rPr>
          <w:b/>
          <w:sz w:val="28"/>
        </w:rPr>
      </w:pPr>
      <w:r w:rsidRPr="007D1D30">
        <w:rPr>
          <w:b/>
          <w:sz w:val="28"/>
        </w:rPr>
        <w:t>KESESUAIAN HASIL UJI CALIFORNIA BEARING RATIO (CBR) LAPANGAN TERHADAP PENENTUAN PERKERASAN JALAN BETON DI PEMBANGUNAN PSU PERUMAHAN MBR DI PERUMAHAN GRIYA CURUP EMBUN I TAHAP I DAN II KOTA PAGAR ALAM</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729F9F10" w:rsidR="00656754" w:rsidRDefault="007D1D30" w:rsidP="00EA7844">
      <w:pPr>
        <w:adjustRightInd w:val="0"/>
        <w:snapToGrid w:val="0"/>
        <w:ind w:left="724" w:right="637"/>
        <w:jc w:val="center"/>
        <w:rPr>
          <w:b/>
          <w:sz w:val="20"/>
          <w:szCs w:val="20"/>
          <w:lang w:val="en-US"/>
        </w:rPr>
      </w:pPr>
      <w:r w:rsidRPr="007D1D30">
        <w:rPr>
          <w:b/>
          <w:sz w:val="20"/>
          <w:szCs w:val="20"/>
          <w:lang w:val="en-US"/>
        </w:rPr>
        <w:t>Erwin Eka Putra</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sidRPr="007D1D30">
        <w:rPr>
          <w:b/>
          <w:sz w:val="20"/>
          <w:szCs w:val="20"/>
          <w:lang w:val="en-US"/>
        </w:rPr>
        <w:t>Kiagus Muhammad Aminuddin</w:t>
      </w:r>
      <w:r w:rsidR="007536A7" w:rsidRPr="007536A7">
        <w:rPr>
          <w:b/>
          <w:sz w:val="20"/>
          <w:szCs w:val="20"/>
          <w:vertAlign w:val="superscript"/>
          <w:lang w:val="en-US"/>
        </w:rPr>
        <w:t>2)</w:t>
      </w:r>
      <w:r w:rsidR="007536A7" w:rsidRPr="007536A7">
        <w:rPr>
          <w:b/>
          <w:sz w:val="20"/>
          <w:szCs w:val="20"/>
          <w:lang w:val="en-US"/>
        </w:rPr>
        <w:t xml:space="preserve">, </w:t>
      </w:r>
      <w:r w:rsidRPr="007D1D30">
        <w:rPr>
          <w:b/>
          <w:sz w:val="20"/>
          <w:szCs w:val="20"/>
          <w:lang w:val="en-US"/>
        </w:rPr>
        <w:t>Arie Putra Usman</w:t>
      </w:r>
      <w:r w:rsidR="007536A7" w:rsidRPr="007536A7">
        <w:rPr>
          <w:b/>
          <w:sz w:val="20"/>
          <w:szCs w:val="20"/>
          <w:vertAlign w:val="superscript"/>
          <w:lang w:val="en-US"/>
        </w:rPr>
        <w:t>3)</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44723A50" w:rsidR="00656754" w:rsidRDefault="00000000" w:rsidP="00CB115C">
      <w:pPr>
        <w:adjustRightInd w:val="0"/>
        <w:snapToGrid w:val="0"/>
        <w:ind w:left="726" w:right="286"/>
        <w:jc w:val="center"/>
        <w:rPr>
          <w:sz w:val="18"/>
        </w:rPr>
      </w:pPr>
      <w:r>
        <w:rPr>
          <w:spacing w:val="-1"/>
          <w:sz w:val="18"/>
          <w:vertAlign w:val="superscript"/>
        </w:rPr>
        <w:t>1)</w:t>
      </w:r>
      <w:r>
        <w:rPr>
          <w:spacing w:val="-13"/>
          <w:sz w:val="18"/>
        </w:rPr>
        <w:t xml:space="preserve"> </w:t>
      </w:r>
      <w:r w:rsidR="007D1D30" w:rsidRPr="007D1D30">
        <w:rPr>
          <w:spacing w:val="-1"/>
          <w:sz w:val="18"/>
        </w:rPr>
        <w:t>Mahasiswa Program Studi Program Profesi Insinyur (PSPPI), Fakultas Teknik,</w:t>
      </w:r>
      <w:r w:rsidR="007D1D30">
        <w:rPr>
          <w:spacing w:val="-1"/>
          <w:sz w:val="18"/>
        </w:rPr>
        <w:t xml:space="preserve"> Universitas Sriwijaya</w:t>
      </w:r>
    </w:p>
    <w:p w14:paraId="7063306D" w14:textId="69E88D78" w:rsidR="00656754" w:rsidRDefault="00000000" w:rsidP="00CB115C">
      <w:pPr>
        <w:adjustRightInd w:val="0"/>
        <w:snapToGrid w:val="0"/>
        <w:ind w:left="726" w:right="286"/>
        <w:jc w:val="center"/>
        <w:rPr>
          <w:sz w:val="18"/>
        </w:rPr>
      </w:pPr>
      <w:r>
        <w:rPr>
          <w:spacing w:val="-1"/>
          <w:sz w:val="18"/>
          <w:vertAlign w:val="superscript"/>
        </w:rPr>
        <w:t>2,3)</w:t>
      </w:r>
      <w:r>
        <w:rPr>
          <w:spacing w:val="-13"/>
          <w:sz w:val="18"/>
        </w:rPr>
        <w:t xml:space="preserve"> </w:t>
      </w:r>
      <w:r w:rsidR="007D1D30" w:rsidRPr="007D1D30">
        <w:rPr>
          <w:spacing w:val="-1"/>
          <w:sz w:val="18"/>
        </w:rPr>
        <w:t>Program Studi Program Profesi Insinyur (PSPPI)</w:t>
      </w:r>
      <w:ins w:id="0" w:author="Hendrik Jimmyanto" w:date="2025-09-05T12:07:00Z" w16du:dateUtc="2025-09-05T05:07:00Z">
        <w:r w:rsidR="00273845">
          <w:rPr>
            <w:spacing w:val="-1"/>
            <w:sz w:val="18"/>
          </w:rPr>
          <w:t xml:space="preserve"> </w:t>
        </w:r>
      </w:ins>
      <w:r w:rsidR="007D1D30" w:rsidRPr="007D1D30">
        <w:rPr>
          <w:spacing w:val="-1"/>
          <w:sz w:val="18"/>
        </w:rPr>
        <w:t>Fakultas Teknik,</w:t>
      </w:r>
      <w:r w:rsidR="007D1D30">
        <w:rPr>
          <w:spacing w:val="-1"/>
          <w:sz w:val="18"/>
        </w:rPr>
        <w:t xml:space="preserve"> </w:t>
      </w:r>
      <w:r w:rsidR="007D1D30" w:rsidRPr="007D1D30">
        <w:rPr>
          <w:spacing w:val="-1"/>
          <w:sz w:val="18"/>
        </w:rPr>
        <w:t>Universitas Sriwijaya</w:t>
      </w:r>
    </w:p>
    <w:p w14:paraId="19E81C1D" w14:textId="6C755E3B" w:rsidR="00CB115C" w:rsidRDefault="00CB115C" w:rsidP="00CB115C">
      <w:pPr>
        <w:adjustRightInd w:val="0"/>
        <w:snapToGrid w:val="0"/>
        <w:ind w:left="2677" w:right="2672"/>
        <w:jc w:val="center"/>
        <w:rPr>
          <w:sz w:val="18"/>
        </w:rPr>
      </w:pPr>
    </w:p>
    <w:p w14:paraId="2F05FB84" w14:textId="22D943FE" w:rsidR="007536A7" w:rsidRPr="007536A7" w:rsidRDefault="007536A7" w:rsidP="002E7892">
      <w:pPr>
        <w:adjustRightInd w:val="0"/>
        <w:snapToGrid w:val="0"/>
        <w:ind w:right="-1"/>
        <w:jc w:val="center"/>
        <w:rPr>
          <w:sz w:val="18"/>
          <w:lang w:val="en-US"/>
        </w:rPr>
      </w:pPr>
      <w:r w:rsidRPr="007536A7">
        <w:rPr>
          <w:sz w:val="18"/>
        </w:rPr>
        <w:t>*</w:t>
      </w:r>
      <w:proofErr w:type="spellStart"/>
      <w:r w:rsidRPr="007536A7">
        <w:rPr>
          <w:sz w:val="18"/>
        </w:rPr>
        <w:t>Corresponding</w:t>
      </w:r>
      <w:proofErr w:type="spellEnd"/>
      <w:r w:rsidRPr="007536A7">
        <w:rPr>
          <w:sz w:val="18"/>
        </w:rPr>
        <w:t xml:space="preserve"> </w:t>
      </w:r>
      <w:proofErr w:type="spellStart"/>
      <w:r w:rsidRPr="007536A7">
        <w:rPr>
          <w:sz w:val="18"/>
        </w:rPr>
        <w:t>Author</w:t>
      </w:r>
      <w:proofErr w:type="spellEnd"/>
      <w:r w:rsidRPr="007536A7">
        <w:rPr>
          <w:sz w:val="18"/>
        </w:rPr>
        <w:t>, email</w:t>
      </w:r>
      <w:r>
        <w:rPr>
          <w:sz w:val="18"/>
          <w:lang w:val="en-US"/>
        </w:rPr>
        <w:t>:</w:t>
      </w:r>
      <w:r w:rsidR="007D1D30">
        <w:rPr>
          <w:sz w:val="18"/>
          <w:lang w:val="en-US"/>
        </w:rPr>
        <w:t xml:space="preserve"> </w:t>
      </w:r>
      <w:hyperlink r:id="rId8" w:history="1">
        <w:r w:rsidR="00A07626" w:rsidRPr="00AF1859">
          <w:rPr>
            <w:rStyle w:val="Hyperlink"/>
            <w:sz w:val="18"/>
            <w:lang w:val="en-US"/>
          </w:rPr>
          <w:t>erwinekaputra1@gmail.com</w:t>
        </w:r>
      </w:hyperlink>
      <w:r w:rsidR="00A07626">
        <w:rPr>
          <w:sz w:val="18"/>
          <w:lang w:val="en-US"/>
        </w:rPr>
        <w:t xml:space="preserve"> </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53180E32" w14:textId="490FC2F3" w:rsidR="00343D79" w:rsidRDefault="00A12504" w:rsidP="00A12504">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rPr>
            </w:pPr>
            <w:r w:rsidRPr="00A12504">
              <w:rPr>
                <w:rFonts w:ascii="Calibri"/>
                <w:sz w:val="18"/>
                <w:szCs w:val="22"/>
              </w:rPr>
              <w:t xml:space="preserve">Studi ini dilaksanakan guna mengevaluasi kesesuaian hasil uji California </w:t>
            </w:r>
            <w:proofErr w:type="spellStart"/>
            <w:r w:rsidRPr="00A12504">
              <w:rPr>
                <w:rFonts w:ascii="Calibri"/>
                <w:sz w:val="18"/>
                <w:szCs w:val="22"/>
              </w:rPr>
              <w:t>Bearing</w:t>
            </w:r>
            <w:proofErr w:type="spellEnd"/>
            <w:r w:rsidRPr="00A12504">
              <w:rPr>
                <w:rFonts w:ascii="Calibri"/>
                <w:sz w:val="18"/>
                <w:szCs w:val="22"/>
              </w:rPr>
              <w:t xml:space="preserve"> </w:t>
            </w:r>
            <w:proofErr w:type="spellStart"/>
            <w:r w:rsidRPr="00A12504">
              <w:rPr>
                <w:rFonts w:ascii="Calibri"/>
                <w:sz w:val="18"/>
                <w:szCs w:val="22"/>
              </w:rPr>
              <w:t>Ratio</w:t>
            </w:r>
            <w:proofErr w:type="spellEnd"/>
            <w:r w:rsidRPr="00A12504">
              <w:rPr>
                <w:rFonts w:ascii="Calibri"/>
                <w:sz w:val="18"/>
                <w:szCs w:val="22"/>
              </w:rPr>
              <w:t xml:space="preserve"> (CBR) lapangan dalam menentukan </w:t>
            </w:r>
            <w:proofErr w:type="spellStart"/>
            <w:r w:rsidRPr="00A12504">
              <w:rPr>
                <w:rFonts w:ascii="Calibri"/>
                <w:sz w:val="18"/>
                <w:szCs w:val="22"/>
              </w:rPr>
              <w:t>perkerasan</w:t>
            </w:r>
            <w:proofErr w:type="spellEnd"/>
            <w:r w:rsidRPr="00A12504">
              <w:rPr>
                <w:rFonts w:ascii="Calibri"/>
                <w:sz w:val="18"/>
                <w:szCs w:val="22"/>
              </w:rPr>
              <w:t xml:space="preserve"> jalan beton pada pembangunan Prasarana, Sarana, dan Utilitas Umum (PSU) Perumahan MBR di Perumahan Griya </w:t>
            </w:r>
            <w:proofErr w:type="spellStart"/>
            <w:r w:rsidRPr="00A12504">
              <w:rPr>
                <w:rFonts w:ascii="Calibri"/>
                <w:sz w:val="18"/>
                <w:szCs w:val="22"/>
              </w:rPr>
              <w:t>Curup</w:t>
            </w:r>
            <w:proofErr w:type="spellEnd"/>
            <w:r w:rsidRPr="00A12504">
              <w:rPr>
                <w:rFonts w:ascii="Calibri"/>
                <w:sz w:val="18"/>
                <w:szCs w:val="22"/>
              </w:rPr>
              <w:t xml:space="preserve"> Embun Tahap I dan II, Kota Pagar Alam. Uji CBR dilakukan pada tujuh ruas jalan, mencakup lapisan tanah dasar dan lapisan </w:t>
            </w:r>
            <w:proofErr w:type="spellStart"/>
            <w:r w:rsidRPr="00A12504">
              <w:rPr>
                <w:rFonts w:ascii="Calibri"/>
                <w:sz w:val="18"/>
                <w:szCs w:val="22"/>
              </w:rPr>
              <w:t>sirtu</w:t>
            </w:r>
            <w:proofErr w:type="spellEnd"/>
            <w:r w:rsidRPr="00A12504">
              <w:rPr>
                <w:rFonts w:ascii="Calibri"/>
                <w:sz w:val="18"/>
                <w:szCs w:val="22"/>
              </w:rPr>
              <w:t xml:space="preserve">, dengan menggunakan metode CBR lapangan sesuai SNI 1738:2011. Hasil uji menunjukkan bahwa seluruh ruas memenuhi persyaratan teknis minimal &gt;6% untuk tanah dasar dan &gt;60% untuk lapisan </w:t>
            </w:r>
            <w:proofErr w:type="spellStart"/>
            <w:r w:rsidRPr="00A12504">
              <w:rPr>
                <w:rFonts w:ascii="Calibri"/>
                <w:sz w:val="18"/>
                <w:szCs w:val="22"/>
              </w:rPr>
              <w:t>sirtu</w:t>
            </w:r>
            <w:proofErr w:type="spellEnd"/>
            <w:r w:rsidRPr="00A12504">
              <w:rPr>
                <w:rFonts w:ascii="Calibri"/>
                <w:sz w:val="18"/>
                <w:szCs w:val="22"/>
              </w:rPr>
              <w:t>, sesuai Surat Edaran 110/KPTS/</w:t>
            </w:r>
            <w:proofErr w:type="spellStart"/>
            <w:r w:rsidRPr="00A12504">
              <w:rPr>
                <w:rFonts w:ascii="Calibri"/>
                <w:sz w:val="18"/>
                <w:szCs w:val="22"/>
              </w:rPr>
              <w:t>Dr</w:t>
            </w:r>
            <w:proofErr w:type="spellEnd"/>
            <w:r w:rsidRPr="00A12504">
              <w:rPr>
                <w:rFonts w:ascii="Calibri"/>
                <w:sz w:val="18"/>
                <w:szCs w:val="22"/>
              </w:rPr>
              <w:t xml:space="preserve">/2022. Satu ruas (ruas 5) sempat menunjukkan nilai CBR di bawah ketentuan, namun setelah pengujian ulang, nilai CBR meningkat menjadi 91,5% dan dinyatakan sesuai. Temuan ini mengindikasikan bahwa </w:t>
            </w:r>
            <w:proofErr w:type="spellStart"/>
            <w:r w:rsidRPr="00A12504">
              <w:rPr>
                <w:rFonts w:ascii="Calibri"/>
                <w:sz w:val="18"/>
                <w:szCs w:val="22"/>
              </w:rPr>
              <w:t>perkerasan</w:t>
            </w:r>
            <w:proofErr w:type="spellEnd"/>
            <w:r w:rsidRPr="00A12504">
              <w:rPr>
                <w:rFonts w:ascii="Calibri"/>
                <w:sz w:val="18"/>
                <w:szCs w:val="22"/>
              </w:rPr>
              <w:t xml:space="preserve"> jalan beton yang direncanakan telah sesuai dengan daya dukung tanah yang ada. Selain itu, pentingnya pemilihan titik uji yang representatif untuk memastikan validitas hasil pengujian CBR juga ditekankan. Temuan ini menjadi dasar penting dalam merencanakan infrastruktur jalan perumahan yang sesuai standar dan berkelanjutan.</w:t>
            </w:r>
          </w:p>
          <w:p w14:paraId="0BD0E844" w14:textId="3D8FAF61" w:rsidR="00343D79" w:rsidRP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52E5FC1" w14:textId="2CFB5441" w:rsidR="00BB7628" w:rsidRDefault="00BB7628" w:rsidP="00377172">
            <w:pPr>
              <w:pStyle w:val="BodyText"/>
              <w:adjustRightInd w:val="0"/>
              <w:snapToGrid w:val="0"/>
              <w:rPr>
                <w:rFonts w:ascii="Calibri"/>
                <w:b w:val="0"/>
                <w:bCs w:val="0"/>
                <w:i/>
                <w:iCs/>
                <w:sz w:val="20"/>
              </w:rPr>
            </w:pPr>
            <w:r w:rsidRPr="00BB7628">
              <w:rPr>
                <w:rFonts w:ascii="Calibri"/>
                <w:b w:val="0"/>
                <w:bCs w:val="0"/>
                <w:i/>
                <w:iCs/>
                <w:sz w:val="20"/>
              </w:rPr>
              <w:t>CBR Lapangan, Perkerasan Beton, Infrastruktur Perumahan, Daya Dukung Tanah, Perumahan Berpenghasilan Rendah</w:t>
            </w:r>
          </w:p>
          <w:p w14:paraId="1AA63022" w14:textId="77777777" w:rsidR="00BB7628" w:rsidRDefault="00BB7628" w:rsidP="00377172">
            <w:pPr>
              <w:pStyle w:val="BodyText"/>
              <w:adjustRightInd w:val="0"/>
              <w:snapToGrid w:val="0"/>
              <w:rPr>
                <w:rFonts w:ascii="Calibri"/>
                <w:b w:val="0"/>
                <w:bCs w:val="0"/>
                <w:i/>
                <w:iCs/>
                <w:sz w:val="20"/>
              </w:rPr>
            </w:pPr>
          </w:p>
          <w:p w14:paraId="52367AF0" w14:textId="634A0B78" w:rsidR="00BB7628" w:rsidRPr="00BB7628" w:rsidRDefault="00BB7628" w:rsidP="00377172">
            <w:pPr>
              <w:pStyle w:val="BodyText"/>
              <w:adjustRightInd w:val="0"/>
              <w:snapToGrid w:val="0"/>
              <w:rPr>
                <w:rFonts w:ascii="Calibri"/>
                <w:i/>
                <w:iCs/>
                <w:sz w:val="20"/>
                <w:u w:val="single"/>
              </w:rPr>
            </w:pPr>
            <w:proofErr w:type="spellStart"/>
            <w:r w:rsidRPr="00BB7628">
              <w:rPr>
                <w:rFonts w:ascii="Calibri"/>
                <w:i/>
                <w:iCs/>
                <w:sz w:val="20"/>
                <w:u w:val="single"/>
              </w:rPr>
              <w:t>Keywords</w:t>
            </w:r>
            <w:proofErr w:type="spellEnd"/>
            <w:r w:rsidRPr="00BB7628">
              <w:rPr>
                <w:rFonts w:ascii="Calibri"/>
                <w:i/>
                <w:iCs/>
                <w:sz w:val="20"/>
                <w:u w:val="single"/>
              </w:rPr>
              <w:t>:</w:t>
            </w:r>
          </w:p>
          <w:p w14:paraId="351428F5" w14:textId="1DD666B1" w:rsidR="00A12504" w:rsidRPr="00BB7628" w:rsidRDefault="00A12504" w:rsidP="00377172">
            <w:pPr>
              <w:pStyle w:val="BodyText"/>
              <w:adjustRightInd w:val="0"/>
              <w:snapToGrid w:val="0"/>
              <w:rPr>
                <w:rFonts w:ascii="Calibri"/>
                <w:b w:val="0"/>
                <w:bCs w:val="0"/>
                <w:i/>
                <w:iCs/>
                <w:sz w:val="20"/>
              </w:rPr>
            </w:pPr>
            <w:r w:rsidRPr="00BB7628">
              <w:rPr>
                <w:rFonts w:ascii="Calibri"/>
                <w:b w:val="0"/>
                <w:bCs w:val="0"/>
                <w:i/>
                <w:iCs/>
                <w:sz w:val="20"/>
              </w:rPr>
              <w:t xml:space="preserve">Field CBR, </w:t>
            </w:r>
            <w:proofErr w:type="spellStart"/>
            <w:r w:rsidRPr="00BB7628">
              <w:rPr>
                <w:rFonts w:ascii="Calibri"/>
                <w:b w:val="0"/>
                <w:bCs w:val="0"/>
                <w:i/>
                <w:iCs/>
                <w:sz w:val="20"/>
              </w:rPr>
              <w:t>Concrete</w:t>
            </w:r>
            <w:proofErr w:type="spellEnd"/>
            <w:r w:rsidRPr="00BB7628">
              <w:rPr>
                <w:rFonts w:ascii="Calibri"/>
                <w:b w:val="0"/>
                <w:bCs w:val="0"/>
                <w:i/>
                <w:iCs/>
                <w:sz w:val="20"/>
              </w:rPr>
              <w:t xml:space="preserve"> </w:t>
            </w:r>
            <w:proofErr w:type="spellStart"/>
            <w:r w:rsidRPr="00BB7628">
              <w:rPr>
                <w:rFonts w:ascii="Calibri"/>
                <w:b w:val="0"/>
                <w:bCs w:val="0"/>
                <w:i/>
                <w:iCs/>
                <w:sz w:val="20"/>
              </w:rPr>
              <w:t>Pavement</w:t>
            </w:r>
            <w:proofErr w:type="spellEnd"/>
            <w:r w:rsidRPr="00BB7628">
              <w:rPr>
                <w:rFonts w:ascii="Calibri"/>
                <w:b w:val="0"/>
                <w:bCs w:val="0"/>
                <w:i/>
                <w:iCs/>
                <w:sz w:val="20"/>
              </w:rPr>
              <w:t xml:space="preserve">, </w:t>
            </w:r>
            <w:proofErr w:type="spellStart"/>
            <w:r w:rsidRPr="00BB7628">
              <w:rPr>
                <w:rFonts w:ascii="Calibri"/>
                <w:b w:val="0"/>
                <w:bCs w:val="0"/>
                <w:i/>
                <w:iCs/>
                <w:sz w:val="20"/>
              </w:rPr>
              <w:t>Housing</w:t>
            </w:r>
            <w:proofErr w:type="spellEnd"/>
            <w:r w:rsidRPr="00BB7628">
              <w:rPr>
                <w:rFonts w:ascii="Calibri"/>
                <w:b w:val="0"/>
                <w:bCs w:val="0"/>
                <w:i/>
                <w:iCs/>
                <w:sz w:val="20"/>
              </w:rPr>
              <w:t xml:space="preserve"> Infrastructure, </w:t>
            </w:r>
            <w:proofErr w:type="spellStart"/>
            <w:r w:rsidRPr="00BB7628">
              <w:rPr>
                <w:rFonts w:ascii="Calibri"/>
                <w:b w:val="0"/>
                <w:bCs w:val="0"/>
                <w:i/>
                <w:iCs/>
                <w:sz w:val="20"/>
              </w:rPr>
              <w:t>Soil</w:t>
            </w:r>
            <w:proofErr w:type="spellEnd"/>
            <w:r w:rsidRPr="00BB7628">
              <w:rPr>
                <w:rFonts w:ascii="Calibri"/>
                <w:b w:val="0"/>
                <w:bCs w:val="0"/>
                <w:i/>
                <w:iCs/>
                <w:sz w:val="20"/>
              </w:rPr>
              <w:t xml:space="preserve"> </w:t>
            </w:r>
            <w:proofErr w:type="spellStart"/>
            <w:r w:rsidRPr="00BB7628">
              <w:rPr>
                <w:rFonts w:ascii="Calibri"/>
                <w:b w:val="0"/>
                <w:bCs w:val="0"/>
                <w:i/>
                <w:iCs/>
                <w:sz w:val="20"/>
              </w:rPr>
              <w:t>Bearing</w:t>
            </w:r>
            <w:proofErr w:type="spellEnd"/>
            <w:r w:rsidRPr="00BB7628">
              <w:rPr>
                <w:rFonts w:ascii="Calibri"/>
                <w:b w:val="0"/>
                <w:bCs w:val="0"/>
                <w:i/>
                <w:iCs/>
                <w:sz w:val="20"/>
              </w:rPr>
              <w:t xml:space="preserve"> </w:t>
            </w:r>
            <w:proofErr w:type="spellStart"/>
            <w:r w:rsidRPr="00BB7628">
              <w:rPr>
                <w:rFonts w:ascii="Calibri"/>
                <w:b w:val="0"/>
                <w:bCs w:val="0"/>
                <w:i/>
                <w:iCs/>
                <w:sz w:val="20"/>
              </w:rPr>
              <w:t>Capacity</w:t>
            </w:r>
            <w:proofErr w:type="spellEnd"/>
            <w:r w:rsidRPr="00BB7628">
              <w:rPr>
                <w:rFonts w:ascii="Calibri"/>
                <w:b w:val="0"/>
                <w:bCs w:val="0"/>
                <w:i/>
                <w:iCs/>
                <w:sz w:val="20"/>
              </w:rPr>
              <w:t xml:space="preserve">, Low-Income </w:t>
            </w:r>
            <w:proofErr w:type="spellStart"/>
            <w:r w:rsidRPr="00BB7628">
              <w:rPr>
                <w:rFonts w:ascii="Calibri"/>
                <w:b w:val="0"/>
                <w:bCs w:val="0"/>
                <w:i/>
                <w:iCs/>
                <w:sz w:val="20"/>
              </w:rPr>
              <w:t>Housing</w:t>
            </w:r>
            <w:proofErr w:type="spellEnd"/>
          </w:p>
        </w:tc>
        <w:tc>
          <w:tcPr>
            <w:tcW w:w="6656" w:type="dxa"/>
          </w:tcPr>
          <w:p w14:paraId="44EDA768" w14:textId="43C1BD05" w:rsidR="00343D79" w:rsidRDefault="00A12504" w:rsidP="00A12504">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20"/>
              </w:rPr>
            </w:pPr>
            <w:proofErr w:type="spellStart"/>
            <w:r w:rsidRPr="00A12504">
              <w:rPr>
                <w:rFonts w:ascii="Calibri"/>
                <w:sz w:val="18"/>
                <w:szCs w:val="22"/>
              </w:rPr>
              <w:t>This</w:t>
            </w:r>
            <w:proofErr w:type="spellEnd"/>
            <w:r w:rsidRPr="00A12504">
              <w:rPr>
                <w:rFonts w:ascii="Calibri"/>
                <w:sz w:val="18"/>
                <w:szCs w:val="22"/>
              </w:rPr>
              <w:t xml:space="preserve"> study </w:t>
            </w:r>
            <w:proofErr w:type="spellStart"/>
            <w:r w:rsidRPr="00A12504">
              <w:rPr>
                <w:rFonts w:ascii="Calibri"/>
                <w:sz w:val="18"/>
                <w:szCs w:val="22"/>
              </w:rPr>
              <w:t>aims</w:t>
            </w:r>
            <w:proofErr w:type="spellEnd"/>
            <w:r w:rsidRPr="00A12504">
              <w:rPr>
                <w:rFonts w:ascii="Calibri"/>
                <w:sz w:val="18"/>
                <w:szCs w:val="22"/>
              </w:rPr>
              <w:t xml:space="preserve"> </w:t>
            </w:r>
            <w:proofErr w:type="spellStart"/>
            <w:r w:rsidRPr="00A12504">
              <w:rPr>
                <w:rFonts w:ascii="Calibri"/>
                <w:sz w:val="18"/>
                <w:szCs w:val="22"/>
              </w:rPr>
              <w:t>to</w:t>
            </w:r>
            <w:proofErr w:type="spellEnd"/>
            <w:r w:rsidRPr="00A12504">
              <w:rPr>
                <w:rFonts w:ascii="Calibri"/>
                <w:sz w:val="18"/>
                <w:szCs w:val="22"/>
              </w:rPr>
              <w:t xml:space="preserve"> </w:t>
            </w:r>
            <w:proofErr w:type="spellStart"/>
            <w:r w:rsidRPr="00A12504">
              <w:rPr>
                <w:rFonts w:ascii="Calibri"/>
                <w:sz w:val="18"/>
                <w:szCs w:val="22"/>
              </w:rPr>
              <w:t>assess</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alignment</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w:t>
            </w:r>
            <w:proofErr w:type="spellStart"/>
            <w:r w:rsidRPr="00A12504">
              <w:rPr>
                <w:rFonts w:ascii="Calibri"/>
                <w:sz w:val="18"/>
                <w:szCs w:val="22"/>
              </w:rPr>
              <w:t>field</w:t>
            </w:r>
            <w:proofErr w:type="spellEnd"/>
            <w:r w:rsidRPr="00A12504">
              <w:rPr>
                <w:rFonts w:ascii="Calibri"/>
                <w:sz w:val="18"/>
                <w:szCs w:val="22"/>
              </w:rPr>
              <w:t xml:space="preserve"> California </w:t>
            </w:r>
            <w:proofErr w:type="spellStart"/>
            <w:r w:rsidRPr="00A12504">
              <w:rPr>
                <w:rFonts w:ascii="Calibri"/>
                <w:sz w:val="18"/>
                <w:szCs w:val="22"/>
              </w:rPr>
              <w:t>Bearing</w:t>
            </w:r>
            <w:proofErr w:type="spellEnd"/>
            <w:r w:rsidRPr="00A12504">
              <w:rPr>
                <w:rFonts w:ascii="Calibri"/>
                <w:sz w:val="18"/>
                <w:szCs w:val="22"/>
              </w:rPr>
              <w:t xml:space="preserve"> </w:t>
            </w:r>
            <w:proofErr w:type="spellStart"/>
            <w:r w:rsidRPr="00A12504">
              <w:rPr>
                <w:rFonts w:ascii="Calibri"/>
                <w:sz w:val="18"/>
                <w:szCs w:val="22"/>
              </w:rPr>
              <w:t>Ratio</w:t>
            </w:r>
            <w:proofErr w:type="spellEnd"/>
            <w:r w:rsidRPr="00A12504">
              <w:rPr>
                <w:rFonts w:ascii="Calibri"/>
                <w:sz w:val="18"/>
                <w:szCs w:val="22"/>
              </w:rPr>
              <w:t xml:space="preserve"> (CBR) </w:t>
            </w:r>
            <w:proofErr w:type="spellStart"/>
            <w:r w:rsidRPr="00A12504">
              <w:rPr>
                <w:rFonts w:ascii="Calibri"/>
                <w:sz w:val="18"/>
                <w:szCs w:val="22"/>
              </w:rPr>
              <w:t>test</w:t>
            </w:r>
            <w:proofErr w:type="spellEnd"/>
            <w:r w:rsidRPr="00A12504">
              <w:rPr>
                <w:rFonts w:ascii="Calibri"/>
                <w:sz w:val="18"/>
                <w:szCs w:val="22"/>
              </w:rPr>
              <w:t xml:space="preserve"> </w:t>
            </w:r>
            <w:proofErr w:type="spellStart"/>
            <w:r w:rsidRPr="00A12504">
              <w:rPr>
                <w:rFonts w:ascii="Calibri"/>
                <w:sz w:val="18"/>
                <w:szCs w:val="22"/>
              </w:rPr>
              <w:t>results</w:t>
            </w:r>
            <w:proofErr w:type="spellEnd"/>
            <w:r w:rsidRPr="00A12504">
              <w:rPr>
                <w:rFonts w:ascii="Calibri"/>
                <w:sz w:val="18"/>
                <w:szCs w:val="22"/>
              </w:rPr>
              <w:t xml:space="preserve"> </w:t>
            </w:r>
            <w:proofErr w:type="spellStart"/>
            <w:r w:rsidRPr="00A12504">
              <w:rPr>
                <w:rFonts w:ascii="Calibri"/>
                <w:sz w:val="18"/>
                <w:szCs w:val="22"/>
              </w:rPr>
              <w:t>with</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design </w:t>
            </w:r>
            <w:proofErr w:type="spellStart"/>
            <w:r w:rsidRPr="00A12504">
              <w:rPr>
                <w:rFonts w:ascii="Calibri"/>
                <w:sz w:val="18"/>
                <w:szCs w:val="22"/>
              </w:rPr>
              <w:t>specifications</w:t>
            </w:r>
            <w:proofErr w:type="spellEnd"/>
            <w:r w:rsidRPr="00A12504">
              <w:rPr>
                <w:rFonts w:ascii="Calibri"/>
                <w:sz w:val="18"/>
                <w:szCs w:val="22"/>
              </w:rPr>
              <w:t xml:space="preserve"> </w:t>
            </w:r>
            <w:proofErr w:type="spellStart"/>
            <w:r w:rsidRPr="00A12504">
              <w:rPr>
                <w:rFonts w:ascii="Calibri"/>
                <w:sz w:val="18"/>
                <w:szCs w:val="22"/>
              </w:rPr>
              <w:t>for</w:t>
            </w:r>
            <w:proofErr w:type="spellEnd"/>
            <w:r w:rsidRPr="00A12504">
              <w:rPr>
                <w:rFonts w:ascii="Calibri"/>
                <w:sz w:val="18"/>
                <w:szCs w:val="22"/>
              </w:rPr>
              <w:t xml:space="preserve"> </w:t>
            </w:r>
            <w:proofErr w:type="spellStart"/>
            <w:r w:rsidRPr="00A12504">
              <w:rPr>
                <w:rFonts w:ascii="Calibri"/>
                <w:sz w:val="18"/>
                <w:szCs w:val="22"/>
              </w:rPr>
              <w:t>concrete</w:t>
            </w:r>
            <w:proofErr w:type="spellEnd"/>
            <w:r w:rsidRPr="00A12504">
              <w:rPr>
                <w:rFonts w:ascii="Calibri"/>
                <w:sz w:val="18"/>
                <w:szCs w:val="22"/>
              </w:rPr>
              <w:t xml:space="preserve"> </w:t>
            </w:r>
            <w:proofErr w:type="spellStart"/>
            <w:r w:rsidRPr="00A12504">
              <w:rPr>
                <w:rFonts w:ascii="Calibri"/>
                <w:sz w:val="18"/>
                <w:szCs w:val="22"/>
              </w:rPr>
              <w:t>pavement</w:t>
            </w:r>
            <w:proofErr w:type="spellEnd"/>
            <w:r w:rsidRPr="00A12504">
              <w:rPr>
                <w:rFonts w:ascii="Calibri"/>
                <w:sz w:val="18"/>
                <w:szCs w:val="22"/>
              </w:rPr>
              <w:t xml:space="preserve"> in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construction</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w:t>
            </w:r>
            <w:proofErr w:type="spellStart"/>
            <w:r w:rsidRPr="00A12504">
              <w:rPr>
                <w:rFonts w:ascii="Calibri"/>
                <w:sz w:val="18"/>
                <w:szCs w:val="22"/>
              </w:rPr>
              <w:t>Public</w:t>
            </w:r>
            <w:proofErr w:type="spellEnd"/>
            <w:r w:rsidRPr="00A12504">
              <w:rPr>
                <w:rFonts w:ascii="Calibri"/>
                <w:sz w:val="18"/>
                <w:szCs w:val="22"/>
              </w:rPr>
              <w:t xml:space="preserve"> Infrastructure, </w:t>
            </w:r>
            <w:proofErr w:type="spellStart"/>
            <w:r w:rsidRPr="00A12504">
              <w:rPr>
                <w:rFonts w:ascii="Calibri"/>
                <w:sz w:val="18"/>
                <w:szCs w:val="22"/>
              </w:rPr>
              <w:t>Facilities</w:t>
            </w:r>
            <w:proofErr w:type="spellEnd"/>
            <w:r w:rsidRPr="00A12504">
              <w:rPr>
                <w:rFonts w:ascii="Calibri"/>
                <w:sz w:val="18"/>
                <w:szCs w:val="22"/>
              </w:rPr>
              <w:t xml:space="preserve">, </w:t>
            </w:r>
            <w:proofErr w:type="spellStart"/>
            <w:r w:rsidRPr="00A12504">
              <w:rPr>
                <w:rFonts w:ascii="Calibri"/>
                <w:sz w:val="18"/>
                <w:szCs w:val="22"/>
              </w:rPr>
              <w:t>and</w:t>
            </w:r>
            <w:proofErr w:type="spellEnd"/>
            <w:r w:rsidRPr="00A12504">
              <w:rPr>
                <w:rFonts w:ascii="Calibri"/>
                <w:sz w:val="18"/>
                <w:szCs w:val="22"/>
              </w:rPr>
              <w:t xml:space="preserve"> </w:t>
            </w:r>
            <w:proofErr w:type="spellStart"/>
            <w:r w:rsidRPr="00A12504">
              <w:rPr>
                <w:rFonts w:ascii="Calibri"/>
                <w:sz w:val="18"/>
                <w:szCs w:val="22"/>
              </w:rPr>
              <w:t>Utilities</w:t>
            </w:r>
            <w:proofErr w:type="spellEnd"/>
            <w:r w:rsidRPr="00A12504">
              <w:rPr>
                <w:rFonts w:ascii="Calibri"/>
                <w:sz w:val="18"/>
                <w:szCs w:val="22"/>
              </w:rPr>
              <w:t xml:space="preserve"> (PSU) </w:t>
            </w:r>
            <w:proofErr w:type="spellStart"/>
            <w:r w:rsidRPr="00A12504">
              <w:rPr>
                <w:rFonts w:ascii="Calibri"/>
                <w:sz w:val="18"/>
                <w:szCs w:val="22"/>
              </w:rPr>
              <w:t>for</w:t>
            </w:r>
            <w:proofErr w:type="spellEnd"/>
            <w:r w:rsidRPr="00A12504">
              <w:rPr>
                <w:rFonts w:ascii="Calibri"/>
                <w:sz w:val="18"/>
                <w:szCs w:val="22"/>
              </w:rPr>
              <w:t xml:space="preserve"> Low-Income </w:t>
            </w:r>
            <w:proofErr w:type="spellStart"/>
            <w:r w:rsidRPr="00A12504">
              <w:rPr>
                <w:rFonts w:ascii="Calibri"/>
                <w:sz w:val="18"/>
                <w:szCs w:val="22"/>
              </w:rPr>
              <w:t>Housing</w:t>
            </w:r>
            <w:proofErr w:type="spellEnd"/>
            <w:r w:rsidRPr="00A12504">
              <w:rPr>
                <w:rFonts w:ascii="Calibri"/>
                <w:sz w:val="18"/>
                <w:szCs w:val="22"/>
              </w:rPr>
              <w:t xml:space="preserve"> (MBR) in Griya </w:t>
            </w:r>
            <w:proofErr w:type="spellStart"/>
            <w:r w:rsidRPr="00A12504">
              <w:rPr>
                <w:rFonts w:ascii="Calibri"/>
                <w:sz w:val="18"/>
                <w:szCs w:val="22"/>
              </w:rPr>
              <w:t>Curup</w:t>
            </w:r>
            <w:proofErr w:type="spellEnd"/>
            <w:r w:rsidRPr="00A12504">
              <w:rPr>
                <w:rFonts w:ascii="Calibri"/>
                <w:sz w:val="18"/>
                <w:szCs w:val="22"/>
              </w:rPr>
              <w:t xml:space="preserve"> Embun </w:t>
            </w:r>
            <w:proofErr w:type="spellStart"/>
            <w:r w:rsidRPr="00A12504">
              <w:rPr>
                <w:rFonts w:ascii="Calibri"/>
                <w:sz w:val="18"/>
                <w:szCs w:val="22"/>
              </w:rPr>
              <w:t>Housing</w:t>
            </w:r>
            <w:proofErr w:type="spellEnd"/>
            <w:r w:rsidRPr="00A12504">
              <w:rPr>
                <w:rFonts w:ascii="Calibri"/>
                <w:sz w:val="18"/>
                <w:szCs w:val="22"/>
              </w:rPr>
              <w:t xml:space="preserve"> </w:t>
            </w:r>
            <w:proofErr w:type="spellStart"/>
            <w:r w:rsidRPr="00A12504">
              <w:rPr>
                <w:rFonts w:ascii="Calibri"/>
                <w:sz w:val="18"/>
                <w:szCs w:val="22"/>
              </w:rPr>
              <w:t>Phases</w:t>
            </w:r>
            <w:proofErr w:type="spellEnd"/>
            <w:r w:rsidRPr="00A12504">
              <w:rPr>
                <w:rFonts w:ascii="Calibri"/>
                <w:sz w:val="18"/>
                <w:szCs w:val="22"/>
              </w:rPr>
              <w:t xml:space="preserve"> I </w:t>
            </w:r>
            <w:proofErr w:type="spellStart"/>
            <w:r w:rsidRPr="00A12504">
              <w:rPr>
                <w:rFonts w:ascii="Calibri"/>
                <w:sz w:val="18"/>
                <w:szCs w:val="22"/>
              </w:rPr>
              <w:t>and</w:t>
            </w:r>
            <w:proofErr w:type="spellEnd"/>
            <w:r w:rsidRPr="00A12504">
              <w:rPr>
                <w:rFonts w:ascii="Calibri"/>
                <w:sz w:val="18"/>
                <w:szCs w:val="22"/>
              </w:rPr>
              <w:t xml:space="preserve"> II, Pagar Alam City. CBR testing </w:t>
            </w:r>
            <w:proofErr w:type="spellStart"/>
            <w:r w:rsidRPr="00A12504">
              <w:rPr>
                <w:rFonts w:ascii="Calibri"/>
                <w:sz w:val="18"/>
                <w:szCs w:val="22"/>
              </w:rPr>
              <w:t>was</w:t>
            </w:r>
            <w:proofErr w:type="spellEnd"/>
            <w:r w:rsidRPr="00A12504">
              <w:rPr>
                <w:rFonts w:ascii="Calibri"/>
                <w:sz w:val="18"/>
                <w:szCs w:val="22"/>
              </w:rPr>
              <w:t xml:space="preserve"> </w:t>
            </w:r>
            <w:proofErr w:type="spellStart"/>
            <w:r w:rsidRPr="00A12504">
              <w:rPr>
                <w:rFonts w:ascii="Calibri"/>
                <w:sz w:val="18"/>
                <w:szCs w:val="22"/>
              </w:rPr>
              <w:t>conducted</w:t>
            </w:r>
            <w:proofErr w:type="spellEnd"/>
            <w:r w:rsidRPr="00A12504">
              <w:rPr>
                <w:rFonts w:ascii="Calibri"/>
                <w:sz w:val="18"/>
                <w:szCs w:val="22"/>
              </w:rPr>
              <w:t xml:space="preserve"> </w:t>
            </w:r>
            <w:proofErr w:type="spellStart"/>
            <w:r w:rsidRPr="00A12504">
              <w:rPr>
                <w:rFonts w:ascii="Calibri"/>
                <w:sz w:val="18"/>
                <w:szCs w:val="22"/>
              </w:rPr>
              <w:t>on</w:t>
            </w:r>
            <w:proofErr w:type="spellEnd"/>
            <w:r w:rsidRPr="00A12504">
              <w:rPr>
                <w:rFonts w:ascii="Calibri"/>
                <w:sz w:val="18"/>
                <w:szCs w:val="22"/>
              </w:rPr>
              <w:t xml:space="preserve"> </w:t>
            </w:r>
            <w:proofErr w:type="spellStart"/>
            <w:r w:rsidRPr="00A12504">
              <w:rPr>
                <w:rFonts w:ascii="Calibri"/>
                <w:sz w:val="18"/>
                <w:szCs w:val="22"/>
              </w:rPr>
              <w:t>seven</w:t>
            </w:r>
            <w:proofErr w:type="spellEnd"/>
            <w:r w:rsidRPr="00A12504">
              <w:rPr>
                <w:rFonts w:ascii="Calibri"/>
                <w:sz w:val="18"/>
                <w:szCs w:val="22"/>
              </w:rPr>
              <w:t xml:space="preserve"> </w:t>
            </w:r>
            <w:proofErr w:type="spellStart"/>
            <w:r w:rsidRPr="00A12504">
              <w:rPr>
                <w:rFonts w:ascii="Calibri"/>
                <w:sz w:val="18"/>
                <w:szCs w:val="22"/>
              </w:rPr>
              <w:t>road</w:t>
            </w:r>
            <w:proofErr w:type="spellEnd"/>
            <w:r w:rsidRPr="00A12504">
              <w:rPr>
                <w:rFonts w:ascii="Calibri"/>
                <w:sz w:val="18"/>
                <w:szCs w:val="22"/>
              </w:rPr>
              <w:t xml:space="preserve"> </w:t>
            </w:r>
            <w:proofErr w:type="spellStart"/>
            <w:r w:rsidRPr="00A12504">
              <w:rPr>
                <w:rFonts w:ascii="Calibri"/>
                <w:sz w:val="18"/>
                <w:szCs w:val="22"/>
              </w:rPr>
              <w:t>segments</w:t>
            </w:r>
            <w:proofErr w:type="spellEnd"/>
            <w:r w:rsidRPr="00A12504">
              <w:rPr>
                <w:rFonts w:ascii="Calibri"/>
                <w:sz w:val="18"/>
                <w:szCs w:val="22"/>
              </w:rPr>
              <w:t xml:space="preserve">, </w:t>
            </w:r>
            <w:proofErr w:type="spellStart"/>
            <w:r w:rsidRPr="00A12504">
              <w:rPr>
                <w:rFonts w:ascii="Calibri"/>
                <w:sz w:val="18"/>
                <w:szCs w:val="22"/>
              </w:rPr>
              <w:t>evaluating</w:t>
            </w:r>
            <w:proofErr w:type="spellEnd"/>
            <w:r w:rsidRPr="00A12504">
              <w:rPr>
                <w:rFonts w:ascii="Calibri"/>
                <w:sz w:val="18"/>
                <w:szCs w:val="22"/>
              </w:rPr>
              <w:t xml:space="preserve"> </w:t>
            </w:r>
            <w:proofErr w:type="spellStart"/>
            <w:r w:rsidRPr="00A12504">
              <w:rPr>
                <w:rFonts w:ascii="Calibri"/>
                <w:sz w:val="18"/>
                <w:szCs w:val="22"/>
              </w:rPr>
              <w:t>both</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subgrade</w:t>
            </w:r>
            <w:proofErr w:type="spellEnd"/>
            <w:r w:rsidRPr="00A12504">
              <w:rPr>
                <w:rFonts w:ascii="Calibri"/>
                <w:sz w:val="18"/>
                <w:szCs w:val="22"/>
              </w:rPr>
              <w:t xml:space="preserve"> </w:t>
            </w:r>
            <w:proofErr w:type="spellStart"/>
            <w:r w:rsidRPr="00A12504">
              <w:rPr>
                <w:rFonts w:ascii="Calibri"/>
                <w:sz w:val="18"/>
                <w:szCs w:val="22"/>
              </w:rPr>
              <w:t>and</w:t>
            </w:r>
            <w:proofErr w:type="spellEnd"/>
            <w:r w:rsidRPr="00A12504">
              <w:rPr>
                <w:rFonts w:ascii="Calibri"/>
                <w:sz w:val="18"/>
                <w:szCs w:val="22"/>
              </w:rPr>
              <w:t xml:space="preserve"> </w:t>
            </w:r>
            <w:proofErr w:type="spellStart"/>
            <w:r w:rsidRPr="00A12504">
              <w:rPr>
                <w:rFonts w:ascii="Calibri"/>
                <w:sz w:val="18"/>
                <w:szCs w:val="22"/>
              </w:rPr>
              <w:t>granular</w:t>
            </w:r>
            <w:proofErr w:type="spellEnd"/>
            <w:r w:rsidRPr="00A12504">
              <w:rPr>
                <w:rFonts w:ascii="Calibri"/>
                <w:sz w:val="18"/>
                <w:szCs w:val="22"/>
              </w:rPr>
              <w:t xml:space="preserve"> (</w:t>
            </w:r>
            <w:proofErr w:type="spellStart"/>
            <w:r w:rsidRPr="00A12504">
              <w:rPr>
                <w:rFonts w:ascii="Calibri"/>
                <w:sz w:val="18"/>
                <w:szCs w:val="22"/>
              </w:rPr>
              <w:t>sirtu</w:t>
            </w:r>
            <w:proofErr w:type="spellEnd"/>
            <w:r w:rsidRPr="00A12504">
              <w:rPr>
                <w:rFonts w:ascii="Calibri"/>
                <w:sz w:val="18"/>
                <w:szCs w:val="22"/>
              </w:rPr>
              <w:t xml:space="preserve">) </w:t>
            </w:r>
            <w:proofErr w:type="spellStart"/>
            <w:r w:rsidRPr="00A12504">
              <w:rPr>
                <w:rFonts w:ascii="Calibri"/>
                <w:sz w:val="18"/>
                <w:szCs w:val="22"/>
              </w:rPr>
              <w:t>layers</w:t>
            </w:r>
            <w:proofErr w:type="spellEnd"/>
            <w:r w:rsidRPr="00A12504">
              <w:rPr>
                <w:rFonts w:ascii="Calibri"/>
                <w:sz w:val="18"/>
                <w:szCs w:val="22"/>
              </w:rPr>
              <w:t xml:space="preserve"> </w:t>
            </w:r>
            <w:proofErr w:type="spellStart"/>
            <w:r w:rsidRPr="00A12504">
              <w:rPr>
                <w:rFonts w:ascii="Calibri"/>
                <w:sz w:val="18"/>
                <w:szCs w:val="22"/>
              </w:rPr>
              <w:t>using</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field</w:t>
            </w:r>
            <w:proofErr w:type="spellEnd"/>
            <w:r w:rsidRPr="00A12504">
              <w:rPr>
                <w:rFonts w:ascii="Calibri"/>
                <w:sz w:val="18"/>
                <w:szCs w:val="22"/>
              </w:rPr>
              <w:t xml:space="preserve"> CBR method as per SNI 1738:2011 . The </w:t>
            </w:r>
            <w:proofErr w:type="spellStart"/>
            <w:r w:rsidRPr="00A12504">
              <w:rPr>
                <w:rFonts w:ascii="Calibri"/>
                <w:sz w:val="18"/>
                <w:szCs w:val="22"/>
              </w:rPr>
              <w:t>results</w:t>
            </w:r>
            <w:proofErr w:type="spellEnd"/>
            <w:r w:rsidRPr="00A12504">
              <w:rPr>
                <w:rFonts w:ascii="Calibri"/>
                <w:sz w:val="18"/>
                <w:szCs w:val="22"/>
              </w:rPr>
              <w:t xml:space="preserve"> </w:t>
            </w:r>
            <w:proofErr w:type="spellStart"/>
            <w:r w:rsidRPr="00A12504">
              <w:rPr>
                <w:rFonts w:ascii="Calibri"/>
                <w:sz w:val="18"/>
                <w:szCs w:val="22"/>
              </w:rPr>
              <w:t>indicate</w:t>
            </w:r>
            <w:proofErr w:type="spellEnd"/>
            <w:r w:rsidRPr="00A12504">
              <w:rPr>
                <w:rFonts w:ascii="Calibri"/>
                <w:sz w:val="18"/>
                <w:szCs w:val="22"/>
              </w:rPr>
              <w:t xml:space="preserve"> </w:t>
            </w:r>
            <w:proofErr w:type="spellStart"/>
            <w:r w:rsidRPr="00A12504">
              <w:rPr>
                <w:rFonts w:ascii="Calibri"/>
                <w:sz w:val="18"/>
                <w:szCs w:val="22"/>
              </w:rPr>
              <w:t>that</w:t>
            </w:r>
            <w:proofErr w:type="spellEnd"/>
            <w:r w:rsidRPr="00A12504">
              <w:rPr>
                <w:rFonts w:ascii="Calibri"/>
                <w:sz w:val="18"/>
                <w:szCs w:val="22"/>
              </w:rPr>
              <w:t xml:space="preserve"> </w:t>
            </w:r>
            <w:proofErr w:type="spellStart"/>
            <w:r w:rsidRPr="00A12504">
              <w:rPr>
                <w:rFonts w:ascii="Calibri"/>
                <w:sz w:val="18"/>
                <w:szCs w:val="22"/>
              </w:rPr>
              <w:t>all</w:t>
            </w:r>
            <w:proofErr w:type="spellEnd"/>
            <w:r w:rsidRPr="00A12504">
              <w:rPr>
                <w:rFonts w:ascii="Calibri"/>
                <w:sz w:val="18"/>
                <w:szCs w:val="22"/>
              </w:rPr>
              <w:t xml:space="preserve"> </w:t>
            </w:r>
            <w:proofErr w:type="spellStart"/>
            <w:r w:rsidRPr="00A12504">
              <w:rPr>
                <w:rFonts w:ascii="Calibri"/>
                <w:sz w:val="18"/>
                <w:szCs w:val="22"/>
              </w:rPr>
              <w:t>segments</w:t>
            </w:r>
            <w:proofErr w:type="spellEnd"/>
            <w:r w:rsidRPr="00A12504">
              <w:rPr>
                <w:rFonts w:ascii="Calibri"/>
                <w:sz w:val="18"/>
                <w:szCs w:val="22"/>
              </w:rPr>
              <w:t xml:space="preserve"> </w:t>
            </w:r>
            <w:proofErr w:type="spellStart"/>
            <w:r w:rsidRPr="00A12504">
              <w:rPr>
                <w:rFonts w:ascii="Calibri"/>
                <w:sz w:val="18"/>
                <w:szCs w:val="22"/>
              </w:rPr>
              <w:t>met</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technical</w:t>
            </w:r>
            <w:proofErr w:type="spellEnd"/>
            <w:r w:rsidRPr="00A12504">
              <w:rPr>
                <w:rFonts w:ascii="Calibri"/>
                <w:sz w:val="18"/>
                <w:szCs w:val="22"/>
              </w:rPr>
              <w:t xml:space="preserve"> </w:t>
            </w:r>
            <w:proofErr w:type="spellStart"/>
            <w:r w:rsidRPr="00A12504">
              <w:rPr>
                <w:rFonts w:ascii="Calibri"/>
                <w:sz w:val="18"/>
                <w:szCs w:val="22"/>
              </w:rPr>
              <w:t>requirements</w:t>
            </w:r>
            <w:proofErr w:type="spellEnd"/>
            <w:r w:rsidRPr="00A12504">
              <w:rPr>
                <w:rFonts w:ascii="Calibri"/>
                <w:sz w:val="18"/>
                <w:szCs w:val="22"/>
              </w:rPr>
              <w:t xml:space="preserve">, </w:t>
            </w:r>
            <w:proofErr w:type="spellStart"/>
            <w:r w:rsidRPr="00A12504">
              <w:rPr>
                <w:rFonts w:ascii="Calibri"/>
                <w:sz w:val="18"/>
                <w:szCs w:val="22"/>
              </w:rPr>
              <w:t>with</w:t>
            </w:r>
            <w:proofErr w:type="spellEnd"/>
            <w:r w:rsidRPr="00A12504">
              <w:rPr>
                <w:rFonts w:ascii="Calibri"/>
                <w:sz w:val="18"/>
                <w:szCs w:val="22"/>
              </w:rPr>
              <w:t xml:space="preserve"> CBR </w:t>
            </w:r>
            <w:proofErr w:type="spellStart"/>
            <w:r w:rsidRPr="00A12504">
              <w:rPr>
                <w:rFonts w:ascii="Calibri"/>
                <w:sz w:val="18"/>
                <w:szCs w:val="22"/>
              </w:rPr>
              <w:t>values</w:t>
            </w:r>
            <w:proofErr w:type="spellEnd"/>
            <w:r w:rsidRPr="00A12504">
              <w:rPr>
                <w:rFonts w:ascii="Calibri"/>
                <w:sz w:val="18"/>
                <w:szCs w:val="22"/>
              </w:rPr>
              <w:t xml:space="preserve"> </w:t>
            </w:r>
            <w:proofErr w:type="spellStart"/>
            <w:r w:rsidRPr="00A12504">
              <w:rPr>
                <w:rFonts w:ascii="Calibri"/>
                <w:sz w:val="18"/>
                <w:szCs w:val="22"/>
              </w:rPr>
              <w:t>exceeding</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minimum </w:t>
            </w:r>
            <w:proofErr w:type="spellStart"/>
            <w:r w:rsidRPr="00A12504">
              <w:rPr>
                <w:rFonts w:ascii="Calibri"/>
                <w:sz w:val="18"/>
                <w:szCs w:val="22"/>
              </w:rPr>
              <w:t>standards</w:t>
            </w:r>
            <w:proofErr w:type="spellEnd"/>
            <w:r w:rsidRPr="00A12504">
              <w:rPr>
                <w:rFonts w:ascii="Calibri"/>
                <w:sz w:val="18"/>
                <w:szCs w:val="22"/>
              </w:rPr>
              <w:t>—</w:t>
            </w:r>
            <w:proofErr w:type="spellStart"/>
            <w:r w:rsidRPr="00A12504">
              <w:rPr>
                <w:rFonts w:ascii="Calibri"/>
                <w:sz w:val="18"/>
                <w:szCs w:val="22"/>
              </w:rPr>
              <w:t>greater</w:t>
            </w:r>
            <w:proofErr w:type="spellEnd"/>
            <w:r w:rsidRPr="00A12504">
              <w:rPr>
                <w:rFonts w:ascii="Calibri"/>
                <w:sz w:val="18"/>
                <w:szCs w:val="22"/>
              </w:rPr>
              <w:t xml:space="preserve"> </w:t>
            </w:r>
            <w:proofErr w:type="spellStart"/>
            <w:r w:rsidRPr="00A12504">
              <w:rPr>
                <w:rFonts w:ascii="Calibri"/>
                <w:sz w:val="18"/>
                <w:szCs w:val="22"/>
              </w:rPr>
              <w:t>than</w:t>
            </w:r>
            <w:proofErr w:type="spellEnd"/>
            <w:r w:rsidRPr="00A12504">
              <w:rPr>
                <w:rFonts w:ascii="Calibri"/>
                <w:sz w:val="18"/>
                <w:szCs w:val="22"/>
              </w:rPr>
              <w:t xml:space="preserve"> 6% </w:t>
            </w:r>
            <w:proofErr w:type="spellStart"/>
            <w:r w:rsidRPr="00A12504">
              <w:rPr>
                <w:rFonts w:ascii="Calibri"/>
                <w:sz w:val="18"/>
                <w:szCs w:val="22"/>
              </w:rPr>
              <w:t>for</w:t>
            </w:r>
            <w:proofErr w:type="spellEnd"/>
            <w:r w:rsidRPr="00A12504">
              <w:rPr>
                <w:rFonts w:ascii="Calibri"/>
                <w:sz w:val="18"/>
                <w:szCs w:val="22"/>
              </w:rPr>
              <w:t xml:space="preserve"> </w:t>
            </w:r>
            <w:proofErr w:type="spellStart"/>
            <w:r w:rsidRPr="00A12504">
              <w:rPr>
                <w:rFonts w:ascii="Calibri"/>
                <w:sz w:val="18"/>
                <w:szCs w:val="22"/>
              </w:rPr>
              <w:t>subgrade</w:t>
            </w:r>
            <w:proofErr w:type="spellEnd"/>
            <w:r w:rsidRPr="00A12504">
              <w:rPr>
                <w:rFonts w:ascii="Calibri"/>
                <w:sz w:val="18"/>
                <w:szCs w:val="22"/>
              </w:rPr>
              <w:t xml:space="preserve"> </w:t>
            </w:r>
            <w:proofErr w:type="spellStart"/>
            <w:r w:rsidRPr="00A12504">
              <w:rPr>
                <w:rFonts w:ascii="Calibri"/>
                <w:sz w:val="18"/>
                <w:szCs w:val="22"/>
              </w:rPr>
              <w:t>soil</w:t>
            </w:r>
            <w:proofErr w:type="spellEnd"/>
            <w:r w:rsidRPr="00A12504">
              <w:rPr>
                <w:rFonts w:ascii="Calibri"/>
                <w:sz w:val="18"/>
                <w:szCs w:val="22"/>
              </w:rPr>
              <w:t xml:space="preserve"> </w:t>
            </w:r>
            <w:proofErr w:type="spellStart"/>
            <w:r w:rsidRPr="00A12504">
              <w:rPr>
                <w:rFonts w:ascii="Calibri"/>
                <w:sz w:val="18"/>
                <w:szCs w:val="22"/>
              </w:rPr>
              <w:t>and</w:t>
            </w:r>
            <w:proofErr w:type="spellEnd"/>
            <w:r w:rsidRPr="00A12504">
              <w:rPr>
                <w:rFonts w:ascii="Calibri"/>
                <w:sz w:val="18"/>
                <w:szCs w:val="22"/>
              </w:rPr>
              <w:t xml:space="preserve"> </w:t>
            </w:r>
            <w:proofErr w:type="spellStart"/>
            <w:r w:rsidRPr="00A12504">
              <w:rPr>
                <w:rFonts w:ascii="Calibri"/>
                <w:sz w:val="18"/>
                <w:szCs w:val="22"/>
              </w:rPr>
              <w:t>greater</w:t>
            </w:r>
            <w:proofErr w:type="spellEnd"/>
            <w:r w:rsidRPr="00A12504">
              <w:rPr>
                <w:rFonts w:ascii="Calibri"/>
                <w:sz w:val="18"/>
                <w:szCs w:val="22"/>
              </w:rPr>
              <w:t xml:space="preserve"> </w:t>
            </w:r>
            <w:proofErr w:type="spellStart"/>
            <w:r w:rsidRPr="00A12504">
              <w:rPr>
                <w:rFonts w:ascii="Calibri"/>
                <w:sz w:val="18"/>
                <w:szCs w:val="22"/>
              </w:rPr>
              <w:t>than</w:t>
            </w:r>
            <w:proofErr w:type="spellEnd"/>
            <w:r w:rsidRPr="00A12504">
              <w:rPr>
                <w:rFonts w:ascii="Calibri"/>
                <w:sz w:val="18"/>
                <w:szCs w:val="22"/>
              </w:rPr>
              <w:t xml:space="preserve"> 60% </w:t>
            </w:r>
            <w:proofErr w:type="spellStart"/>
            <w:r w:rsidRPr="00A12504">
              <w:rPr>
                <w:rFonts w:ascii="Calibri"/>
                <w:sz w:val="18"/>
                <w:szCs w:val="22"/>
              </w:rPr>
              <w:t>for</w:t>
            </w:r>
            <w:proofErr w:type="spellEnd"/>
            <w:r w:rsidRPr="00A12504">
              <w:rPr>
                <w:rFonts w:ascii="Calibri"/>
                <w:sz w:val="18"/>
                <w:szCs w:val="22"/>
              </w:rPr>
              <w:t xml:space="preserve"> </w:t>
            </w:r>
            <w:proofErr w:type="spellStart"/>
            <w:r w:rsidRPr="00A12504">
              <w:rPr>
                <w:rFonts w:ascii="Calibri"/>
                <w:sz w:val="18"/>
                <w:szCs w:val="22"/>
              </w:rPr>
              <w:t>granular</w:t>
            </w:r>
            <w:proofErr w:type="spellEnd"/>
            <w:r w:rsidRPr="00A12504">
              <w:rPr>
                <w:rFonts w:ascii="Calibri"/>
                <w:sz w:val="18"/>
                <w:szCs w:val="22"/>
              </w:rPr>
              <w:t xml:space="preserve"> </w:t>
            </w:r>
            <w:proofErr w:type="spellStart"/>
            <w:r w:rsidRPr="00A12504">
              <w:rPr>
                <w:rFonts w:ascii="Calibri"/>
                <w:sz w:val="18"/>
                <w:szCs w:val="22"/>
              </w:rPr>
              <w:t>layers</w:t>
            </w:r>
            <w:proofErr w:type="spellEnd"/>
            <w:r w:rsidRPr="00A12504">
              <w:rPr>
                <w:rFonts w:ascii="Calibri"/>
                <w:sz w:val="18"/>
                <w:szCs w:val="22"/>
              </w:rPr>
              <w:t>—</w:t>
            </w:r>
            <w:r w:rsidRPr="00A12504">
              <w:rPr>
                <w:rFonts w:ascii="Calibri"/>
                <w:sz w:val="18"/>
                <w:szCs w:val="22"/>
              </w:rPr>
              <w:t xml:space="preserve">as </w:t>
            </w:r>
            <w:proofErr w:type="spellStart"/>
            <w:r w:rsidRPr="00A12504">
              <w:rPr>
                <w:rFonts w:ascii="Calibri"/>
                <w:sz w:val="18"/>
                <w:szCs w:val="22"/>
              </w:rPr>
              <w:t>stipulated</w:t>
            </w:r>
            <w:proofErr w:type="spellEnd"/>
            <w:r w:rsidRPr="00A12504">
              <w:rPr>
                <w:rFonts w:ascii="Calibri"/>
                <w:sz w:val="18"/>
                <w:szCs w:val="22"/>
              </w:rPr>
              <w:t xml:space="preserve"> in </w:t>
            </w:r>
            <w:proofErr w:type="spellStart"/>
            <w:r w:rsidRPr="00A12504">
              <w:rPr>
                <w:rFonts w:ascii="Calibri"/>
                <w:sz w:val="18"/>
                <w:szCs w:val="22"/>
              </w:rPr>
              <w:t>Circular</w:t>
            </w:r>
            <w:proofErr w:type="spellEnd"/>
            <w:r w:rsidRPr="00A12504">
              <w:rPr>
                <w:rFonts w:ascii="Calibri"/>
                <w:sz w:val="18"/>
                <w:szCs w:val="22"/>
              </w:rPr>
              <w:t xml:space="preserve"> </w:t>
            </w:r>
            <w:proofErr w:type="spellStart"/>
            <w:r w:rsidRPr="00A12504">
              <w:rPr>
                <w:rFonts w:ascii="Calibri"/>
                <w:sz w:val="18"/>
                <w:szCs w:val="22"/>
              </w:rPr>
              <w:t>Letter</w:t>
            </w:r>
            <w:proofErr w:type="spellEnd"/>
            <w:r w:rsidRPr="00A12504">
              <w:rPr>
                <w:rFonts w:ascii="Calibri"/>
                <w:sz w:val="18"/>
                <w:szCs w:val="22"/>
              </w:rPr>
              <w:t xml:space="preserve"> No. 110/KPTS/</w:t>
            </w:r>
            <w:proofErr w:type="spellStart"/>
            <w:r w:rsidRPr="00A12504">
              <w:rPr>
                <w:rFonts w:ascii="Calibri"/>
                <w:sz w:val="18"/>
                <w:szCs w:val="22"/>
              </w:rPr>
              <w:t>Dr</w:t>
            </w:r>
            <w:proofErr w:type="spellEnd"/>
            <w:r w:rsidRPr="00A12504">
              <w:rPr>
                <w:rFonts w:ascii="Calibri"/>
                <w:sz w:val="18"/>
                <w:szCs w:val="22"/>
              </w:rPr>
              <w:t xml:space="preserve">/2022. One </w:t>
            </w:r>
            <w:proofErr w:type="spellStart"/>
            <w:r w:rsidRPr="00A12504">
              <w:rPr>
                <w:rFonts w:ascii="Calibri"/>
                <w:sz w:val="18"/>
                <w:szCs w:val="22"/>
              </w:rPr>
              <w:t>segment</w:t>
            </w:r>
            <w:proofErr w:type="spellEnd"/>
            <w:r w:rsidRPr="00A12504">
              <w:rPr>
                <w:rFonts w:ascii="Calibri"/>
                <w:sz w:val="18"/>
                <w:szCs w:val="22"/>
              </w:rPr>
              <w:t xml:space="preserve"> (</w:t>
            </w:r>
            <w:proofErr w:type="spellStart"/>
            <w:r w:rsidRPr="00A12504">
              <w:rPr>
                <w:rFonts w:ascii="Calibri"/>
                <w:sz w:val="18"/>
                <w:szCs w:val="22"/>
              </w:rPr>
              <w:t>Segment</w:t>
            </w:r>
            <w:proofErr w:type="spellEnd"/>
            <w:r w:rsidRPr="00A12504">
              <w:rPr>
                <w:rFonts w:ascii="Calibri"/>
                <w:sz w:val="18"/>
                <w:szCs w:val="22"/>
              </w:rPr>
              <w:t xml:space="preserve"> 5) </w:t>
            </w:r>
            <w:proofErr w:type="spellStart"/>
            <w:r w:rsidRPr="00A12504">
              <w:rPr>
                <w:rFonts w:ascii="Calibri"/>
                <w:sz w:val="18"/>
                <w:szCs w:val="22"/>
              </w:rPr>
              <w:t>initially</w:t>
            </w:r>
            <w:proofErr w:type="spellEnd"/>
            <w:r w:rsidRPr="00A12504">
              <w:rPr>
                <w:rFonts w:ascii="Calibri"/>
                <w:sz w:val="18"/>
                <w:szCs w:val="22"/>
              </w:rPr>
              <w:t xml:space="preserve"> </w:t>
            </w:r>
            <w:proofErr w:type="spellStart"/>
            <w:r w:rsidRPr="00A12504">
              <w:rPr>
                <w:rFonts w:ascii="Calibri"/>
                <w:sz w:val="18"/>
                <w:szCs w:val="22"/>
              </w:rPr>
              <w:t>showed</w:t>
            </w:r>
            <w:proofErr w:type="spellEnd"/>
            <w:r w:rsidRPr="00A12504">
              <w:rPr>
                <w:rFonts w:ascii="Calibri"/>
                <w:sz w:val="18"/>
                <w:szCs w:val="22"/>
              </w:rPr>
              <w:t xml:space="preserve"> a CBR </w:t>
            </w:r>
            <w:proofErr w:type="spellStart"/>
            <w:r w:rsidRPr="00A12504">
              <w:rPr>
                <w:rFonts w:ascii="Calibri"/>
                <w:sz w:val="18"/>
                <w:szCs w:val="22"/>
              </w:rPr>
              <w:t>value</w:t>
            </w:r>
            <w:proofErr w:type="spellEnd"/>
            <w:r w:rsidRPr="00A12504">
              <w:rPr>
                <w:rFonts w:ascii="Calibri"/>
                <w:sz w:val="18"/>
                <w:szCs w:val="22"/>
              </w:rPr>
              <w:t xml:space="preserve"> </w:t>
            </w:r>
            <w:proofErr w:type="spellStart"/>
            <w:r w:rsidRPr="00A12504">
              <w:rPr>
                <w:rFonts w:ascii="Calibri"/>
                <w:sz w:val="18"/>
                <w:szCs w:val="22"/>
              </w:rPr>
              <w:t>below</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requirement</w:t>
            </w:r>
            <w:proofErr w:type="spellEnd"/>
            <w:r w:rsidRPr="00A12504">
              <w:rPr>
                <w:rFonts w:ascii="Calibri"/>
                <w:sz w:val="18"/>
                <w:szCs w:val="22"/>
              </w:rPr>
              <w:t xml:space="preserve"> </w:t>
            </w:r>
            <w:proofErr w:type="spellStart"/>
            <w:r w:rsidRPr="00A12504">
              <w:rPr>
                <w:rFonts w:ascii="Calibri"/>
                <w:sz w:val="18"/>
                <w:szCs w:val="22"/>
              </w:rPr>
              <w:t>but</w:t>
            </w:r>
            <w:proofErr w:type="spellEnd"/>
            <w:r w:rsidRPr="00A12504">
              <w:rPr>
                <w:rFonts w:ascii="Calibri"/>
                <w:sz w:val="18"/>
                <w:szCs w:val="22"/>
              </w:rPr>
              <w:t xml:space="preserve"> </w:t>
            </w:r>
            <w:proofErr w:type="spellStart"/>
            <w:r w:rsidRPr="00A12504">
              <w:rPr>
                <w:rFonts w:ascii="Calibri"/>
                <w:sz w:val="18"/>
                <w:szCs w:val="22"/>
              </w:rPr>
              <w:t>was</w:t>
            </w:r>
            <w:proofErr w:type="spellEnd"/>
            <w:r w:rsidRPr="00A12504">
              <w:rPr>
                <w:rFonts w:ascii="Calibri"/>
                <w:sz w:val="18"/>
                <w:szCs w:val="22"/>
              </w:rPr>
              <w:t xml:space="preserve"> </w:t>
            </w:r>
            <w:proofErr w:type="spellStart"/>
            <w:r w:rsidRPr="00A12504">
              <w:rPr>
                <w:rFonts w:ascii="Calibri"/>
                <w:sz w:val="18"/>
                <w:szCs w:val="22"/>
              </w:rPr>
              <w:t>retested</w:t>
            </w:r>
            <w:proofErr w:type="spellEnd"/>
            <w:r w:rsidRPr="00A12504">
              <w:rPr>
                <w:rFonts w:ascii="Calibri"/>
                <w:sz w:val="18"/>
                <w:szCs w:val="22"/>
              </w:rPr>
              <w:t xml:space="preserve"> </w:t>
            </w:r>
            <w:proofErr w:type="spellStart"/>
            <w:r w:rsidRPr="00A12504">
              <w:rPr>
                <w:rFonts w:ascii="Calibri"/>
                <w:sz w:val="18"/>
                <w:szCs w:val="22"/>
              </w:rPr>
              <w:t>and</w:t>
            </w:r>
            <w:proofErr w:type="spellEnd"/>
            <w:r w:rsidRPr="00A12504">
              <w:rPr>
                <w:rFonts w:ascii="Calibri"/>
                <w:sz w:val="18"/>
                <w:szCs w:val="22"/>
              </w:rPr>
              <w:t xml:space="preserve"> </w:t>
            </w:r>
            <w:proofErr w:type="spellStart"/>
            <w:r w:rsidRPr="00A12504">
              <w:rPr>
                <w:rFonts w:ascii="Calibri"/>
                <w:sz w:val="18"/>
                <w:szCs w:val="22"/>
              </w:rPr>
              <w:t>achieved</w:t>
            </w:r>
            <w:proofErr w:type="spellEnd"/>
            <w:r w:rsidRPr="00A12504">
              <w:rPr>
                <w:rFonts w:ascii="Calibri"/>
                <w:sz w:val="18"/>
                <w:szCs w:val="22"/>
              </w:rPr>
              <w:t xml:space="preserve"> a </w:t>
            </w:r>
            <w:proofErr w:type="spellStart"/>
            <w:r w:rsidRPr="00A12504">
              <w:rPr>
                <w:rFonts w:ascii="Calibri"/>
                <w:sz w:val="18"/>
                <w:szCs w:val="22"/>
              </w:rPr>
              <w:t>compliant</w:t>
            </w:r>
            <w:proofErr w:type="spellEnd"/>
            <w:r w:rsidRPr="00A12504">
              <w:rPr>
                <w:rFonts w:ascii="Calibri"/>
                <w:sz w:val="18"/>
                <w:szCs w:val="22"/>
              </w:rPr>
              <w:t xml:space="preserve"> </w:t>
            </w:r>
            <w:proofErr w:type="spellStart"/>
            <w:r w:rsidRPr="00A12504">
              <w:rPr>
                <w:rFonts w:ascii="Calibri"/>
                <w:sz w:val="18"/>
                <w:szCs w:val="22"/>
              </w:rPr>
              <w:t>value</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91.5%. The </w:t>
            </w:r>
            <w:proofErr w:type="spellStart"/>
            <w:r w:rsidRPr="00A12504">
              <w:rPr>
                <w:rFonts w:ascii="Calibri"/>
                <w:sz w:val="18"/>
                <w:szCs w:val="22"/>
              </w:rPr>
              <w:t>findings</w:t>
            </w:r>
            <w:proofErr w:type="spellEnd"/>
            <w:r w:rsidRPr="00A12504">
              <w:rPr>
                <w:rFonts w:ascii="Calibri"/>
                <w:sz w:val="18"/>
                <w:szCs w:val="22"/>
              </w:rPr>
              <w:t xml:space="preserve"> </w:t>
            </w:r>
            <w:proofErr w:type="spellStart"/>
            <w:r w:rsidRPr="00A12504">
              <w:rPr>
                <w:rFonts w:ascii="Calibri"/>
                <w:sz w:val="18"/>
                <w:szCs w:val="22"/>
              </w:rPr>
              <w:t>confirm</w:t>
            </w:r>
            <w:proofErr w:type="spellEnd"/>
            <w:r w:rsidRPr="00A12504">
              <w:rPr>
                <w:rFonts w:ascii="Calibri"/>
                <w:sz w:val="18"/>
                <w:szCs w:val="22"/>
              </w:rPr>
              <w:t xml:space="preserve"> </w:t>
            </w:r>
            <w:proofErr w:type="spellStart"/>
            <w:r w:rsidRPr="00A12504">
              <w:rPr>
                <w:rFonts w:ascii="Calibri"/>
                <w:sz w:val="18"/>
                <w:szCs w:val="22"/>
              </w:rPr>
              <w:t>that</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planned</w:t>
            </w:r>
            <w:proofErr w:type="spellEnd"/>
            <w:r w:rsidRPr="00A12504">
              <w:rPr>
                <w:rFonts w:ascii="Calibri"/>
                <w:sz w:val="18"/>
                <w:szCs w:val="22"/>
              </w:rPr>
              <w:t xml:space="preserve"> </w:t>
            </w:r>
            <w:proofErr w:type="spellStart"/>
            <w:r w:rsidRPr="00A12504">
              <w:rPr>
                <w:rFonts w:ascii="Calibri"/>
                <w:sz w:val="18"/>
                <w:szCs w:val="22"/>
              </w:rPr>
              <w:t>concrete</w:t>
            </w:r>
            <w:proofErr w:type="spellEnd"/>
            <w:r w:rsidRPr="00A12504">
              <w:rPr>
                <w:rFonts w:ascii="Calibri"/>
                <w:sz w:val="18"/>
                <w:szCs w:val="22"/>
              </w:rPr>
              <w:t xml:space="preserve"> </w:t>
            </w:r>
            <w:proofErr w:type="spellStart"/>
            <w:r w:rsidRPr="00A12504">
              <w:rPr>
                <w:rFonts w:ascii="Calibri"/>
                <w:sz w:val="18"/>
                <w:szCs w:val="22"/>
              </w:rPr>
              <w:t>road</w:t>
            </w:r>
            <w:proofErr w:type="spellEnd"/>
            <w:r w:rsidRPr="00A12504">
              <w:rPr>
                <w:rFonts w:ascii="Calibri"/>
                <w:sz w:val="18"/>
                <w:szCs w:val="22"/>
              </w:rPr>
              <w:t xml:space="preserve"> </w:t>
            </w:r>
            <w:proofErr w:type="spellStart"/>
            <w:r w:rsidRPr="00A12504">
              <w:rPr>
                <w:rFonts w:ascii="Calibri"/>
                <w:sz w:val="18"/>
                <w:szCs w:val="22"/>
              </w:rPr>
              <w:t>pavement</w:t>
            </w:r>
            <w:proofErr w:type="spellEnd"/>
            <w:r w:rsidRPr="00A12504">
              <w:rPr>
                <w:rFonts w:ascii="Calibri"/>
                <w:sz w:val="18"/>
                <w:szCs w:val="22"/>
              </w:rPr>
              <w:t xml:space="preserve"> </w:t>
            </w:r>
            <w:proofErr w:type="spellStart"/>
            <w:r w:rsidRPr="00A12504">
              <w:rPr>
                <w:rFonts w:ascii="Calibri"/>
                <w:sz w:val="18"/>
                <w:szCs w:val="22"/>
              </w:rPr>
              <w:t>corresponds</w:t>
            </w:r>
            <w:proofErr w:type="spellEnd"/>
            <w:r w:rsidRPr="00A12504">
              <w:rPr>
                <w:rFonts w:ascii="Calibri"/>
                <w:sz w:val="18"/>
                <w:szCs w:val="22"/>
              </w:rPr>
              <w:t xml:space="preserve"> </w:t>
            </w:r>
            <w:proofErr w:type="spellStart"/>
            <w:r w:rsidRPr="00A12504">
              <w:rPr>
                <w:rFonts w:ascii="Calibri"/>
                <w:sz w:val="18"/>
                <w:szCs w:val="22"/>
              </w:rPr>
              <w:t>appropriately</w:t>
            </w:r>
            <w:proofErr w:type="spellEnd"/>
            <w:r w:rsidRPr="00A12504">
              <w:rPr>
                <w:rFonts w:ascii="Calibri"/>
                <w:sz w:val="18"/>
                <w:szCs w:val="22"/>
              </w:rPr>
              <w:t xml:space="preserve"> </w:t>
            </w:r>
            <w:proofErr w:type="spellStart"/>
            <w:r w:rsidRPr="00A12504">
              <w:rPr>
                <w:rFonts w:ascii="Calibri"/>
                <w:sz w:val="18"/>
                <w:szCs w:val="22"/>
              </w:rPr>
              <w:t>with</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site's</w:t>
            </w:r>
            <w:proofErr w:type="spellEnd"/>
            <w:r w:rsidRPr="00A12504">
              <w:rPr>
                <w:rFonts w:ascii="Calibri"/>
                <w:sz w:val="18"/>
                <w:szCs w:val="22"/>
              </w:rPr>
              <w:t xml:space="preserve"> </w:t>
            </w:r>
            <w:proofErr w:type="spellStart"/>
            <w:r w:rsidRPr="00A12504">
              <w:rPr>
                <w:rFonts w:ascii="Calibri"/>
                <w:sz w:val="18"/>
                <w:szCs w:val="22"/>
              </w:rPr>
              <w:t>soil</w:t>
            </w:r>
            <w:proofErr w:type="spellEnd"/>
            <w:r w:rsidRPr="00A12504">
              <w:rPr>
                <w:rFonts w:ascii="Calibri"/>
                <w:sz w:val="18"/>
                <w:szCs w:val="22"/>
              </w:rPr>
              <w:t xml:space="preserve"> </w:t>
            </w:r>
            <w:proofErr w:type="spellStart"/>
            <w:r w:rsidRPr="00A12504">
              <w:rPr>
                <w:rFonts w:ascii="Calibri"/>
                <w:sz w:val="18"/>
                <w:szCs w:val="22"/>
              </w:rPr>
              <w:t>bearing</w:t>
            </w:r>
            <w:proofErr w:type="spellEnd"/>
            <w:r w:rsidRPr="00A12504">
              <w:rPr>
                <w:rFonts w:ascii="Calibri"/>
                <w:sz w:val="18"/>
                <w:szCs w:val="22"/>
              </w:rPr>
              <w:t xml:space="preserve"> </w:t>
            </w:r>
            <w:proofErr w:type="spellStart"/>
            <w:r w:rsidRPr="00A12504">
              <w:rPr>
                <w:rFonts w:ascii="Calibri"/>
                <w:sz w:val="18"/>
                <w:szCs w:val="22"/>
              </w:rPr>
              <w:t>capacity</w:t>
            </w:r>
            <w:proofErr w:type="spellEnd"/>
            <w:r w:rsidRPr="00A12504">
              <w:rPr>
                <w:rFonts w:ascii="Calibri"/>
                <w:sz w:val="18"/>
                <w:szCs w:val="22"/>
              </w:rPr>
              <w:t xml:space="preserve">. </w:t>
            </w:r>
            <w:proofErr w:type="spellStart"/>
            <w:r w:rsidRPr="00A12504">
              <w:rPr>
                <w:rFonts w:ascii="Calibri"/>
                <w:sz w:val="18"/>
                <w:szCs w:val="22"/>
              </w:rPr>
              <w:t>Moreover</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study </w:t>
            </w:r>
            <w:proofErr w:type="spellStart"/>
            <w:r w:rsidRPr="00A12504">
              <w:rPr>
                <w:rFonts w:ascii="Calibri"/>
                <w:sz w:val="18"/>
                <w:szCs w:val="22"/>
              </w:rPr>
              <w:t>highlights</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importance</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w:t>
            </w:r>
            <w:proofErr w:type="spellStart"/>
            <w:r w:rsidRPr="00A12504">
              <w:rPr>
                <w:rFonts w:ascii="Calibri"/>
                <w:sz w:val="18"/>
                <w:szCs w:val="22"/>
              </w:rPr>
              <w:t>accurate</w:t>
            </w:r>
            <w:proofErr w:type="spellEnd"/>
            <w:r w:rsidRPr="00A12504">
              <w:rPr>
                <w:rFonts w:ascii="Calibri"/>
                <w:sz w:val="18"/>
                <w:szCs w:val="22"/>
              </w:rPr>
              <w:t xml:space="preserve"> </w:t>
            </w:r>
            <w:proofErr w:type="spellStart"/>
            <w:r w:rsidRPr="00A12504">
              <w:rPr>
                <w:rFonts w:ascii="Calibri"/>
                <w:sz w:val="18"/>
                <w:szCs w:val="22"/>
              </w:rPr>
              <w:t>test</w:t>
            </w:r>
            <w:proofErr w:type="spellEnd"/>
            <w:r w:rsidRPr="00A12504">
              <w:rPr>
                <w:rFonts w:ascii="Calibri"/>
                <w:sz w:val="18"/>
                <w:szCs w:val="22"/>
              </w:rPr>
              <w:t xml:space="preserve"> </w:t>
            </w:r>
            <w:proofErr w:type="spellStart"/>
            <w:r w:rsidRPr="00A12504">
              <w:rPr>
                <w:rFonts w:ascii="Calibri"/>
                <w:sz w:val="18"/>
                <w:szCs w:val="22"/>
              </w:rPr>
              <w:t>point</w:t>
            </w:r>
            <w:proofErr w:type="spellEnd"/>
            <w:r w:rsidRPr="00A12504">
              <w:rPr>
                <w:rFonts w:ascii="Calibri"/>
                <w:sz w:val="18"/>
                <w:szCs w:val="22"/>
              </w:rPr>
              <w:t xml:space="preserve"> </w:t>
            </w:r>
            <w:proofErr w:type="spellStart"/>
            <w:r w:rsidRPr="00A12504">
              <w:rPr>
                <w:rFonts w:ascii="Calibri"/>
                <w:sz w:val="18"/>
                <w:szCs w:val="22"/>
              </w:rPr>
              <w:t>selection</w:t>
            </w:r>
            <w:proofErr w:type="spellEnd"/>
            <w:r w:rsidRPr="00A12504">
              <w:rPr>
                <w:rFonts w:ascii="Calibri"/>
                <w:sz w:val="18"/>
                <w:szCs w:val="22"/>
              </w:rPr>
              <w:t xml:space="preserve"> </w:t>
            </w:r>
            <w:proofErr w:type="spellStart"/>
            <w:r w:rsidRPr="00A12504">
              <w:rPr>
                <w:rFonts w:ascii="Calibri"/>
                <w:sz w:val="18"/>
                <w:szCs w:val="22"/>
              </w:rPr>
              <w:t>to</w:t>
            </w:r>
            <w:proofErr w:type="spellEnd"/>
            <w:r w:rsidRPr="00A12504">
              <w:rPr>
                <w:rFonts w:ascii="Calibri"/>
                <w:sz w:val="18"/>
                <w:szCs w:val="22"/>
              </w:rPr>
              <w:t xml:space="preserve"> </w:t>
            </w:r>
            <w:proofErr w:type="spellStart"/>
            <w:r w:rsidRPr="00A12504">
              <w:rPr>
                <w:rFonts w:ascii="Calibri"/>
                <w:sz w:val="18"/>
                <w:szCs w:val="22"/>
              </w:rPr>
              <w:t>ensure</w:t>
            </w:r>
            <w:proofErr w:type="spellEnd"/>
            <w:r w:rsidRPr="00A12504">
              <w:rPr>
                <w:rFonts w:ascii="Calibri"/>
                <w:sz w:val="18"/>
                <w:szCs w:val="22"/>
              </w:rPr>
              <w:t xml:space="preserve"> </w:t>
            </w:r>
            <w:proofErr w:type="spellStart"/>
            <w:r w:rsidRPr="00A12504">
              <w:rPr>
                <w:rFonts w:ascii="Calibri"/>
                <w:sz w:val="18"/>
                <w:szCs w:val="22"/>
              </w:rPr>
              <w:t>that</w:t>
            </w:r>
            <w:proofErr w:type="spellEnd"/>
            <w:r w:rsidRPr="00A12504">
              <w:rPr>
                <w:rFonts w:ascii="Calibri"/>
                <w:sz w:val="18"/>
                <w:szCs w:val="22"/>
              </w:rPr>
              <w:t xml:space="preserve"> CBR </w:t>
            </w:r>
            <w:proofErr w:type="spellStart"/>
            <w:r w:rsidRPr="00A12504">
              <w:rPr>
                <w:rFonts w:ascii="Calibri"/>
                <w:sz w:val="18"/>
                <w:szCs w:val="22"/>
              </w:rPr>
              <w:t>values</w:t>
            </w:r>
            <w:proofErr w:type="spellEnd"/>
            <w:r w:rsidRPr="00A12504">
              <w:rPr>
                <w:rFonts w:ascii="Calibri"/>
                <w:sz w:val="18"/>
                <w:szCs w:val="22"/>
              </w:rPr>
              <w:t xml:space="preserve"> are </w:t>
            </w:r>
            <w:proofErr w:type="spellStart"/>
            <w:r w:rsidRPr="00A12504">
              <w:rPr>
                <w:rFonts w:ascii="Calibri"/>
                <w:sz w:val="18"/>
                <w:szCs w:val="22"/>
              </w:rPr>
              <w:t>representative</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w:t>
            </w:r>
            <w:proofErr w:type="spellStart"/>
            <w:r w:rsidRPr="00A12504">
              <w:rPr>
                <w:rFonts w:ascii="Calibri"/>
                <w:sz w:val="18"/>
                <w:szCs w:val="22"/>
              </w:rPr>
              <w:t>overall</w:t>
            </w:r>
            <w:proofErr w:type="spellEnd"/>
            <w:r w:rsidRPr="00A12504">
              <w:rPr>
                <w:rFonts w:ascii="Calibri"/>
                <w:sz w:val="18"/>
                <w:szCs w:val="22"/>
              </w:rPr>
              <w:t xml:space="preserve"> </w:t>
            </w:r>
            <w:proofErr w:type="spellStart"/>
            <w:r w:rsidRPr="00A12504">
              <w:rPr>
                <w:rFonts w:ascii="Calibri"/>
                <w:sz w:val="18"/>
                <w:szCs w:val="22"/>
              </w:rPr>
              <w:t>conditions</w:t>
            </w:r>
            <w:proofErr w:type="spellEnd"/>
            <w:r w:rsidRPr="00A12504">
              <w:rPr>
                <w:rFonts w:ascii="Calibri"/>
                <w:sz w:val="18"/>
                <w:szCs w:val="22"/>
              </w:rPr>
              <w:t xml:space="preserve">. </w:t>
            </w:r>
            <w:proofErr w:type="spellStart"/>
            <w:r w:rsidRPr="00A12504">
              <w:rPr>
                <w:rFonts w:ascii="Calibri"/>
                <w:sz w:val="18"/>
                <w:szCs w:val="22"/>
              </w:rPr>
              <w:t>These</w:t>
            </w:r>
            <w:proofErr w:type="spellEnd"/>
            <w:r w:rsidRPr="00A12504">
              <w:rPr>
                <w:rFonts w:ascii="Calibri"/>
                <w:sz w:val="18"/>
                <w:szCs w:val="22"/>
              </w:rPr>
              <w:t xml:space="preserve"> </w:t>
            </w:r>
            <w:proofErr w:type="spellStart"/>
            <w:r w:rsidRPr="00A12504">
              <w:rPr>
                <w:rFonts w:ascii="Calibri"/>
                <w:sz w:val="18"/>
                <w:szCs w:val="22"/>
              </w:rPr>
              <w:t>results</w:t>
            </w:r>
            <w:proofErr w:type="spellEnd"/>
            <w:r w:rsidRPr="00A12504">
              <w:rPr>
                <w:rFonts w:ascii="Calibri"/>
                <w:sz w:val="18"/>
                <w:szCs w:val="22"/>
              </w:rPr>
              <w:t xml:space="preserve"> are </w:t>
            </w:r>
            <w:proofErr w:type="spellStart"/>
            <w:r w:rsidRPr="00A12504">
              <w:rPr>
                <w:rFonts w:ascii="Calibri"/>
                <w:sz w:val="18"/>
                <w:szCs w:val="22"/>
              </w:rPr>
              <w:t>critical</w:t>
            </w:r>
            <w:proofErr w:type="spellEnd"/>
            <w:r w:rsidRPr="00A12504">
              <w:rPr>
                <w:rFonts w:ascii="Calibri"/>
                <w:sz w:val="18"/>
                <w:szCs w:val="22"/>
              </w:rPr>
              <w:t xml:space="preserve"> </w:t>
            </w:r>
            <w:proofErr w:type="spellStart"/>
            <w:r w:rsidRPr="00A12504">
              <w:rPr>
                <w:rFonts w:ascii="Calibri"/>
                <w:sz w:val="18"/>
                <w:szCs w:val="22"/>
              </w:rPr>
              <w:t>for</w:t>
            </w:r>
            <w:proofErr w:type="spellEnd"/>
            <w:r w:rsidRPr="00A12504">
              <w:rPr>
                <w:rFonts w:ascii="Calibri"/>
                <w:sz w:val="18"/>
                <w:szCs w:val="22"/>
              </w:rPr>
              <w:t xml:space="preserve"> </w:t>
            </w:r>
            <w:proofErr w:type="spellStart"/>
            <w:r w:rsidRPr="00A12504">
              <w:rPr>
                <w:rFonts w:ascii="Calibri"/>
                <w:sz w:val="18"/>
                <w:szCs w:val="22"/>
              </w:rPr>
              <w:t>guiding</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planning</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w:t>
            </w:r>
            <w:proofErr w:type="spellStart"/>
            <w:r w:rsidRPr="00A12504">
              <w:rPr>
                <w:rFonts w:ascii="Calibri"/>
                <w:sz w:val="18"/>
                <w:szCs w:val="22"/>
              </w:rPr>
              <w:t>sustainable</w:t>
            </w:r>
            <w:proofErr w:type="spellEnd"/>
            <w:r w:rsidRPr="00A12504">
              <w:rPr>
                <w:rFonts w:ascii="Calibri"/>
                <w:sz w:val="18"/>
                <w:szCs w:val="22"/>
              </w:rPr>
              <w:t xml:space="preserve"> </w:t>
            </w:r>
            <w:proofErr w:type="spellStart"/>
            <w:r w:rsidRPr="00A12504">
              <w:rPr>
                <w:rFonts w:ascii="Calibri"/>
                <w:sz w:val="18"/>
                <w:szCs w:val="22"/>
              </w:rPr>
              <w:t>and</w:t>
            </w:r>
            <w:proofErr w:type="spellEnd"/>
            <w:r w:rsidRPr="00A12504">
              <w:rPr>
                <w:rFonts w:ascii="Calibri"/>
                <w:sz w:val="18"/>
                <w:szCs w:val="22"/>
              </w:rPr>
              <w:t xml:space="preserve"> </w:t>
            </w:r>
            <w:proofErr w:type="spellStart"/>
            <w:r w:rsidRPr="00A12504">
              <w:rPr>
                <w:rFonts w:ascii="Calibri"/>
                <w:sz w:val="18"/>
                <w:szCs w:val="22"/>
              </w:rPr>
              <w:t>standard-compliant</w:t>
            </w:r>
            <w:proofErr w:type="spellEnd"/>
            <w:r w:rsidRPr="00A12504">
              <w:rPr>
                <w:rFonts w:ascii="Calibri"/>
                <w:sz w:val="18"/>
                <w:szCs w:val="22"/>
              </w:rPr>
              <w:t xml:space="preserve"> </w:t>
            </w:r>
            <w:proofErr w:type="spellStart"/>
            <w:r w:rsidRPr="00A12504">
              <w:rPr>
                <w:rFonts w:ascii="Calibri"/>
                <w:sz w:val="18"/>
                <w:szCs w:val="22"/>
              </w:rPr>
              <w:t>residential</w:t>
            </w:r>
            <w:proofErr w:type="spellEnd"/>
            <w:r w:rsidRPr="00A12504">
              <w:rPr>
                <w:rFonts w:ascii="Calibri"/>
                <w:sz w:val="18"/>
                <w:szCs w:val="22"/>
              </w:rPr>
              <w:t xml:space="preserve"> </w:t>
            </w:r>
            <w:proofErr w:type="spellStart"/>
            <w:r w:rsidRPr="00A12504">
              <w:rPr>
                <w:rFonts w:ascii="Calibri"/>
                <w:sz w:val="18"/>
                <w:szCs w:val="22"/>
              </w:rPr>
              <w:t>road</w:t>
            </w:r>
            <w:proofErr w:type="spellEnd"/>
            <w:r w:rsidRPr="00A12504">
              <w:rPr>
                <w:rFonts w:ascii="Calibri"/>
                <w:sz w:val="18"/>
                <w:szCs w:val="22"/>
              </w:rPr>
              <w:t xml:space="preserve"> </w:t>
            </w:r>
            <w:proofErr w:type="spellStart"/>
            <w:r w:rsidRPr="00A12504">
              <w:rPr>
                <w:rFonts w:ascii="Calibri"/>
                <w:sz w:val="18"/>
                <w:szCs w:val="22"/>
              </w:rPr>
              <w:t>infrastructure</w:t>
            </w:r>
            <w:proofErr w:type="spellEnd"/>
            <w:r w:rsidRPr="00A12504">
              <w:rPr>
                <w:rFonts w:ascii="Calibri"/>
                <w:sz w:val="18"/>
                <w:szCs w:val="22"/>
              </w:rPr>
              <w:t>.</w:t>
            </w:r>
          </w:p>
          <w:p w14:paraId="6174097B"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7A7D3C6F" w:rsidR="00656754" w:rsidRDefault="00000000"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41DF5E88" w14:textId="5F9BEEB7" w:rsidR="00A12504" w:rsidRPr="00A12504" w:rsidRDefault="00A12504" w:rsidP="00A12504">
      <w:pPr>
        <w:pStyle w:val="BodyText"/>
        <w:adjustRightInd w:val="0"/>
        <w:snapToGrid w:val="0"/>
        <w:ind w:right="-1" w:firstLine="427"/>
        <w:jc w:val="both"/>
        <w:rPr>
          <w:sz w:val="22"/>
          <w:szCs w:val="22"/>
        </w:rPr>
      </w:pPr>
      <w:r w:rsidRPr="00A12504">
        <w:rPr>
          <w:sz w:val="22"/>
          <w:szCs w:val="22"/>
        </w:rPr>
        <w:t xml:space="preserve">Pemenuhan kebutuhan hunian merupakan bagian dari hak dasar setiap warga negara, </w:t>
      </w:r>
      <w:r w:rsidRPr="00A12504">
        <w:rPr>
          <w:sz w:val="22"/>
          <w:szCs w:val="22"/>
        </w:rPr>
        <w:t xml:space="preserve">sebagaimana diatur dalam Undang-Undang Nomor 1 Tahun 2011 tentang Perumahan dan Kawasan Permukiman. Tantangan yang dihadapi saat ini adalah pertumbuhan permintaan rumah </w:t>
      </w:r>
      <w:r w:rsidRPr="00A12504">
        <w:rPr>
          <w:sz w:val="22"/>
          <w:szCs w:val="22"/>
        </w:rPr>
        <w:lastRenderedPageBreak/>
        <w:t>yang terus meningkat, khususnya akibat bertambahnya jumlah keluarga baru. Berdasarkan data RPJMN 2020–2024 dan BPS 2020, hanya 54,3% rumah tangga yang tinggal di rumah layak huni, sementara target tahun 2024 adalah 70%. Untuk mencapai target tersebut, pemerintah menggandeng sektor swasta dalam menyediakan rumah layak dan terjangkau, terutama bagi Masyarakat Berpenghasilan Rendah (MBR), baik melalui pembangunan baru maupun perbaikan kualitas hunian yang ada.</w:t>
      </w:r>
    </w:p>
    <w:p w14:paraId="313A65BE" w14:textId="77777777" w:rsidR="00A12504" w:rsidRPr="00A12504" w:rsidRDefault="00A12504" w:rsidP="00A12504">
      <w:pPr>
        <w:pStyle w:val="BodyText"/>
        <w:adjustRightInd w:val="0"/>
        <w:snapToGrid w:val="0"/>
        <w:ind w:right="-1" w:firstLine="427"/>
        <w:jc w:val="both"/>
        <w:rPr>
          <w:sz w:val="22"/>
          <w:szCs w:val="22"/>
        </w:rPr>
      </w:pPr>
      <w:r w:rsidRPr="00A12504">
        <w:rPr>
          <w:sz w:val="22"/>
          <w:szCs w:val="22"/>
        </w:rPr>
        <w:t>Kebutuhan hunian saat ini tidak hanya terbatas pada keberadaan rumah, namun juga harus ditunjang oleh ketersediaan Prasarana, Sarana, dan Utilitas Umum (PSU). Hal ini sejalan dengan ketentuan Pasal 20 ayat (2) UU No. 1 Tahun 2011, yang menyatakan bahwa penyelenggaraan perumahan harus mencakup PSU sebagai pendukung kehidupan yang layak dan berkelanjutan. Fasilitas seperti jaringan jalan, sistem drainase, pengelolaan air limbah, serta tempat pembuangan sampah, berfungsi penting dalam mendukung aktivitas sosial, ekonomi, dan budaya penghuni.</w:t>
      </w:r>
    </w:p>
    <w:p w14:paraId="285DF7CD" w14:textId="77777777" w:rsidR="00A12504" w:rsidRPr="00A12504" w:rsidRDefault="00A12504" w:rsidP="00A12504">
      <w:pPr>
        <w:pStyle w:val="BodyText"/>
        <w:adjustRightInd w:val="0"/>
        <w:snapToGrid w:val="0"/>
        <w:ind w:right="-1" w:firstLine="427"/>
        <w:jc w:val="both"/>
        <w:rPr>
          <w:sz w:val="22"/>
          <w:szCs w:val="22"/>
        </w:rPr>
      </w:pPr>
      <w:r w:rsidRPr="00A12504">
        <w:rPr>
          <w:sz w:val="22"/>
          <w:szCs w:val="22"/>
        </w:rPr>
        <w:t>Dalam konteks ini, infrastruktur jalan menjadi salah satu elemen kunci. Jalan perumahan tidak hanya berfungsi sebagai jalur transportasi, tetapi juga sebagai akses penting untuk kegiatan masyarakat dan jalur evakuasi saat darurat. Oleh karena itu, perencanaan dan pembangunan jalan harus memenuhi standar teknis yang mempertimbangkan klasifikasi jalan, fungsi, serta kebutuhan kawasan permukiman. Penelitian ini secara khusus menitikberatkan pada infrastruktur jalan perumahan, karena perannya yang vital dalam mewujudkan lingkungan hunian yang tertata, aman, dan berfungsi secara optimal.</w:t>
      </w:r>
    </w:p>
    <w:p w14:paraId="37F83BC7" w14:textId="77777777" w:rsidR="00A12504" w:rsidRPr="00A12504" w:rsidRDefault="00A12504" w:rsidP="00A12504">
      <w:pPr>
        <w:pStyle w:val="BodyText"/>
        <w:adjustRightInd w:val="0"/>
        <w:snapToGrid w:val="0"/>
        <w:ind w:right="-1" w:firstLine="427"/>
        <w:jc w:val="both"/>
        <w:rPr>
          <w:sz w:val="22"/>
          <w:szCs w:val="22"/>
        </w:rPr>
      </w:pPr>
      <w:r w:rsidRPr="00A12504">
        <w:rPr>
          <w:sz w:val="22"/>
          <w:szCs w:val="22"/>
        </w:rPr>
        <w:t>Dalam perencanaan jaringan jalan perumahan, penting untuk mengacu pada standar teknis terkait pembangunan infrastruktur jalan, geometri jalan, dan sistem drainase. Perencanaan harus memperhatikan pergerakan kendaraan dan pejalan kaki, serta akses darurat di lingkungan perumahan. Klasifikasi jalan disusun berdasarkan hierarki, fungsi, dan kategori lingkungan, sehingga infrastruktur yang dibangun mampu memberikan keamanan dan kenyamanan bagi semua pengguna jalan.</w:t>
      </w:r>
    </w:p>
    <w:p w14:paraId="491A25FF" w14:textId="77777777" w:rsidR="00A12504" w:rsidRPr="00A12504" w:rsidRDefault="00A12504" w:rsidP="00A12504">
      <w:pPr>
        <w:pStyle w:val="BodyText"/>
        <w:adjustRightInd w:val="0"/>
        <w:snapToGrid w:val="0"/>
        <w:ind w:right="-1" w:firstLine="427"/>
        <w:jc w:val="both"/>
        <w:rPr>
          <w:sz w:val="22"/>
          <w:szCs w:val="22"/>
        </w:rPr>
      </w:pPr>
      <w:r w:rsidRPr="00A12504">
        <w:rPr>
          <w:sz w:val="22"/>
          <w:szCs w:val="22"/>
        </w:rPr>
        <w:t>Berdasarkan Surat Edaran No. 110/KPTS/</w:t>
      </w:r>
      <w:proofErr w:type="spellStart"/>
      <w:r w:rsidRPr="00A12504">
        <w:rPr>
          <w:sz w:val="22"/>
          <w:szCs w:val="22"/>
        </w:rPr>
        <w:t>Dr</w:t>
      </w:r>
      <w:proofErr w:type="spellEnd"/>
      <w:r w:rsidRPr="00A12504">
        <w:rPr>
          <w:sz w:val="22"/>
          <w:szCs w:val="22"/>
        </w:rPr>
        <w:t xml:space="preserve">/2022 tentang Petunjuk Teknis Bantuan PSU, pemilihan jenis </w:t>
      </w:r>
      <w:proofErr w:type="spellStart"/>
      <w:r w:rsidRPr="00A12504">
        <w:rPr>
          <w:sz w:val="22"/>
          <w:szCs w:val="22"/>
        </w:rPr>
        <w:t>perkerasan</w:t>
      </w:r>
      <w:proofErr w:type="spellEnd"/>
      <w:r w:rsidRPr="00A12504">
        <w:rPr>
          <w:sz w:val="22"/>
          <w:szCs w:val="22"/>
        </w:rPr>
        <w:t xml:space="preserve"> jalan harus disesuaikan dengan kondisi tanah di lokasi. Untuk tanah keras berbatu, disarankan menggunakan </w:t>
      </w:r>
      <w:proofErr w:type="spellStart"/>
      <w:r w:rsidRPr="00A12504">
        <w:rPr>
          <w:sz w:val="22"/>
          <w:szCs w:val="22"/>
        </w:rPr>
        <w:t>perkerasan</w:t>
      </w:r>
      <w:proofErr w:type="spellEnd"/>
      <w:r w:rsidRPr="00A12504">
        <w:rPr>
          <w:sz w:val="22"/>
          <w:szCs w:val="22"/>
        </w:rPr>
        <w:t xml:space="preserve"> beton. Sebaliknya, pada tanah lempung atau jenuh air, dibutuhkan </w:t>
      </w:r>
      <w:r w:rsidRPr="00A12504">
        <w:rPr>
          <w:sz w:val="22"/>
          <w:szCs w:val="22"/>
        </w:rPr>
        <w:t xml:space="preserve">perlakuan khusus sebelum diterapkan </w:t>
      </w:r>
      <w:proofErr w:type="spellStart"/>
      <w:r w:rsidRPr="00A12504">
        <w:rPr>
          <w:sz w:val="22"/>
          <w:szCs w:val="22"/>
        </w:rPr>
        <w:t>perkerasan</w:t>
      </w:r>
      <w:proofErr w:type="spellEnd"/>
      <w:r w:rsidRPr="00A12504">
        <w:rPr>
          <w:sz w:val="22"/>
          <w:szCs w:val="22"/>
        </w:rPr>
        <w:t xml:space="preserve"> lentur atau </w:t>
      </w:r>
      <w:proofErr w:type="spellStart"/>
      <w:r w:rsidRPr="00A12504">
        <w:rPr>
          <w:sz w:val="22"/>
          <w:szCs w:val="22"/>
        </w:rPr>
        <w:t>paving</w:t>
      </w:r>
      <w:proofErr w:type="spellEnd"/>
      <w:r w:rsidRPr="00A12504">
        <w:rPr>
          <w:sz w:val="22"/>
          <w:szCs w:val="22"/>
        </w:rPr>
        <w:t xml:space="preserve"> </w:t>
      </w:r>
      <w:proofErr w:type="spellStart"/>
      <w:r w:rsidRPr="00A12504">
        <w:rPr>
          <w:sz w:val="22"/>
          <w:szCs w:val="22"/>
        </w:rPr>
        <w:t>block</w:t>
      </w:r>
      <w:proofErr w:type="spellEnd"/>
      <w:r w:rsidRPr="00A12504">
        <w:rPr>
          <w:sz w:val="22"/>
          <w:szCs w:val="22"/>
        </w:rPr>
        <w:t xml:space="preserve">. Metode empiris seperti California </w:t>
      </w:r>
      <w:proofErr w:type="spellStart"/>
      <w:r w:rsidRPr="00A12504">
        <w:rPr>
          <w:sz w:val="22"/>
          <w:szCs w:val="22"/>
        </w:rPr>
        <w:t>Bearing</w:t>
      </w:r>
      <w:proofErr w:type="spellEnd"/>
      <w:r w:rsidRPr="00A12504">
        <w:rPr>
          <w:sz w:val="22"/>
          <w:szCs w:val="22"/>
        </w:rPr>
        <w:t xml:space="preserve"> </w:t>
      </w:r>
      <w:proofErr w:type="spellStart"/>
      <w:r w:rsidRPr="00A12504">
        <w:rPr>
          <w:sz w:val="22"/>
          <w:szCs w:val="22"/>
        </w:rPr>
        <w:t>Ratio</w:t>
      </w:r>
      <w:proofErr w:type="spellEnd"/>
      <w:r w:rsidRPr="00A12504">
        <w:rPr>
          <w:sz w:val="22"/>
          <w:szCs w:val="22"/>
        </w:rPr>
        <w:t xml:space="preserve"> (CBR) umum digunakan dalam perencanaan </w:t>
      </w:r>
      <w:proofErr w:type="spellStart"/>
      <w:r w:rsidRPr="00A12504">
        <w:rPr>
          <w:sz w:val="22"/>
          <w:szCs w:val="22"/>
        </w:rPr>
        <w:t>perkerasan</w:t>
      </w:r>
      <w:proofErr w:type="spellEnd"/>
      <w:r w:rsidRPr="00A12504">
        <w:rPr>
          <w:sz w:val="22"/>
          <w:szCs w:val="22"/>
        </w:rPr>
        <w:t xml:space="preserve"> jalan. CBR mengukur kekuatan tanah dasar (</w:t>
      </w:r>
      <w:proofErr w:type="spellStart"/>
      <w:r w:rsidRPr="00A12504">
        <w:rPr>
          <w:sz w:val="22"/>
          <w:szCs w:val="22"/>
        </w:rPr>
        <w:t>subgrade</w:t>
      </w:r>
      <w:proofErr w:type="spellEnd"/>
      <w:r w:rsidRPr="00A12504">
        <w:rPr>
          <w:sz w:val="22"/>
          <w:szCs w:val="22"/>
        </w:rPr>
        <w:t xml:space="preserve">) yang kemudian digunakan untuk menentukan jenis dan tebal </w:t>
      </w:r>
      <w:proofErr w:type="spellStart"/>
      <w:r w:rsidRPr="00A12504">
        <w:rPr>
          <w:sz w:val="22"/>
          <w:szCs w:val="22"/>
        </w:rPr>
        <w:t>perkerasan</w:t>
      </w:r>
      <w:proofErr w:type="spellEnd"/>
      <w:r w:rsidRPr="00A12504">
        <w:rPr>
          <w:sz w:val="22"/>
          <w:szCs w:val="22"/>
        </w:rPr>
        <w:t xml:space="preserve">. Uji CBR dilakukan setelah persiapan lapisan tanah dasar dan </w:t>
      </w:r>
      <w:proofErr w:type="spellStart"/>
      <w:r w:rsidRPr="00A12504">
        <w:rPr>
          <w:sz w:val="22"/>
          <w:szCs w:val="22"/>
        </w:rPr>
        <w:t>pondasi</w:t>
      </w:r>
      <w:proofErr w:type="spellEnd"/>
      <w:r w:rsidRPr="00A12504">
        <w:rPr>
          <w:sz w:val="22"/>
          <w:szCs w:val="22"/>
        </w:rPr>
        <w:t>, dan menjadi dasar untuk menentukan ketahanan struktur jalan.</w:t>
      </w:r>
    </w:p>
    <w:p w14:paraId="51C2D5B8" w14:textId="0B308646" w:rsidR="00656754" w:rsidRDefault="00A12504" w:rsidP="00A12504">
      <w:pPr>
        <w:pStyle w:val="BodyText"/>
        <w:adjustRightInd w:val="0"/>
        <w:snapToGrid w:val="0"/>
        <w:ind w:right="-1" w:firstLine="427"/>
        <w:jc w:val="both"/>
        <w:rPr>
          <w:sz w:val="22"/>
          <w:szCs w:val="22"/>
        </w:rPr>
      </w:pPr>
      <w:r w:rsidRPr="00A12504">
        <w:rPr>
          <w:sz w:val="22"/>
          <w:szCs w:val="22"/>
        </w:rPr>
        <w:t xml:space="preserve">Tujuan dari penelitian yang dilakukan untuk membandingkan hasil analisis CBR lapangan Pembangunan PSU di Perumahan Griya </w:t>
      </w:r>
      <w:proofErr w:type="spellStart"/>
      <w:r w:rsidRPr="00A12504">
        <w:rPr>
          <w:sz w:val="22"/>
          <w:szCs w:val="22"/>
        </w:rPr>
        <w:t>Curup</w:t>
      </w:r>
      <w:proofErr w:type="spellEnd"/>
      <w:r w:rsidRPr="00A12504">
        <w:rPr>
          <w:sz w:val="22"/>
          <w:szCs w:val="22"/>
        </w:rPr>
        <w:t xml:space="preserve"> Embun I Tahap I dan II dengan standar teknis yaitu Surat Edaran Nomor : 110/KPTS/</w:t>
      </w:r>
      <w:proofErr w:type="spellStart"/>
      <w:r w:rsidRPr="00A12504">
        <w:rPr>
          <w:sz w:val="22"/>
          <w:szCs w:val="22"/>
        </w:rPr>
        <w:t>Dr</w:t>
      </w:r>
      <w:proofErr w:type="spellEnd"/>
      <w:r w:rsidRPr="00A12504">
        <w:rPr>
          <w:sz w:val="22"/>
          <w:szCs w:val="22"/>
        </w:rPr>
        <w:t>/2022 Tentang Petunjuk Teknis Pelaksanaan Bantuan Pembangunan Prasarana, Sarana dan Utilitas Umum, kemudian menilai tingkat akurasi dan kelayakan penerapannya</w:t>
      </w:r>
    </w:p>
    <w:p w14:paraId="60CA37BB" w14:textId="77777777" w:rsidR="006523D7" w:rsidRDefault="006523D7" w:rsidP="006523D7">
      <w:pPr>
        <w:pStyle w:val="BodyText"/>
        <w:adjustRightInd w:val="0"/>
        <w:snapToGrid w:val="0"/>
        <w:ind w:right="-1"/>
        <w:jc w:val="both"/>
        <w:rPr>
          <w:sz w:val="22"/>
          <w:szCs w:val="22"/>
        </w:rPr>
      </w:pPr>
    </w:p>
    <w:p w14:paraId="4B0CDCFF" w14:textId="77777777" w:rsidR="002971A1" w:rsidRPr="00026E79" w:rsidRDefault="002971A1" w:rsidP="00C7616C">
      <w:pPr>
        <w:pStyle w:val="BodyText"/>
        <w:adjustRightInd w:val="0"/>
        <w:snapToGrid w:val="0"/>
        <w:rPr>
          <w:sz w:val="22"/>
          <w:szCs w:val="22"/>
        </w:rPr>
      </w:pPr>
    </w:p>
    <w:p w14:paraId="44405AA2" w14:textId="202D1C57" w:rsidR="00B6279B" w:rsidRDefault="00000000"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3F8B57DF" w14:textId="77777777" w:rsidR="00B6279B" w:rsidRDefault="00B6279B" w:rsidP="00B6279B">
      <w:pPr>
        <w:adjustRightInd w:val="0"/>
        <w:snapToGrid w:val="0"/>
      </w:pPr>
    </w:p>
    <w:p w14:paraId="2A719D34" w14:textId="77777777" w:rsidR="00A12504" w:rsidRDefault="00A12504" w:rsidP="00A12504">
      <w:pPr>
        <w:rPr>
          <w:b/>
          <w:bCs/>
        </w:rPr>
      </w:pPr>
      <w:r w:rsidRPr="00425F17">
        <w:rPr>
          <w:b/>
          <w:bCs/>
        </w:rPr>
        <w:t xml:space="preserve">Lokasi </w:t>
      </w:r>
      <w:r>
        <w:rPr>
          <w:b/>
          <w:bCs/>
        </w:rPr>
        <w:t>P</w:t>
      </w:r>
      <w:r w:rsidRPr="00425F17">
        <w:rPr>
          <w:b/>
          <w:bCs/>
        </w:rPr>
        <w:t>enelitian</w:t>
      </w:r>
    </w:p>
    <w:p w14:paraId="63A88B1C" w14:textId="77777777" w:rsidR="00A12504" w:rsidRPr="00570D97" w:rsidRDefault="00A12504" w:rsidP="00A12504">
      <w:pPr>
        <w:ind w:firstLine="426"/>
        <w:jc w:val="both"/>
        <w:rPr>
          <w:b/>
          <w:bCs/>
        </w:rPr>
      </w:pPr>
      <w:r w:rsidRPr="000A6BA6">
        <w:rPr>
          <w:lang w:val="en-ID" w:eastAsia="en-ID"/>
        </w:rPr>
        <w:t xml:space="preserve">Lokasi </w:t>
      </w:r>
      <w:proofErr w:type="spellStart"/>
      <w:r w:rsidRPr="000A6BA6">
        <w:rPr>
          <w:lang w:val="en-ID" w:eastAsia="en-ID"/>
        </w:rPr>
        <w:t>penelitian</w:t>
      </w:r>
      <w:proofErr w:type="spellEnd"/>
      <w:r w:rsidRPr="000A6BA6">
        <w:rPr>
          <w:lang w:val="en-ID" w:eastAsia="en-ID"/>
        </w:rPr>
        <w:t xml:space="preserve"> </w:t>
      </w:r>
      <w:proofErr w:type="spellStart"/>
      <w:r w:rsidRPr="000A6BA6">
        <w:rPr>
          <w:lang w:val="en-ID" w:eastAsia="en-ID"/>
        </w:rPr>
        <w:t>terletak</w:t>
      </w:r>
      <w:proofErr w:type="spellEnd"/>
      <w:r w:rsidRPr="000A6BA6">
        <w:rPr>
          <w:lang w:val="en-ID" w:eastAsia="en-ID"/>
        </w:rPr>
        <w:t xml:space="preserve"> di </w:t>
      </w:r>
      <w:proofErr w:type="spellStart"/>
      <w:r w:rsidRPr="000A6BA6">
        <w:rPr>
          <w:lang w:val="en-ID" w:eastAsia="en-ID"/>
        </w:rPr>
        <w:t>Perumahan</w:t>
      </w:r>
      <w:proofErr w:type="spellEnd"/>
      <w:r w:rsidRPr="000A6BA6">
        <w:rPr>
          <w:lang w:val="en-ID" w:eastAsia="en-ID"/>
        </w:rPr>
        <w:t xml:space="preserve"> Masyarakat </w:t>
      </w:r>
      <w:proofErr w:type="spellStart"/>
      <w:r w:rsidRPr="000A6BA6">
        <w:rPr>
          <w:lang w:val="en-ID" w:eastAsia="en-ID"/>
        </w:rPr>
        <w:t>Berpenghasilan</w:t>
      </w:r>
      <w:proofErr w:type="spellEnd"/>
      <w:r w:rsidRPr="000A6BA6">
        <w:rPr>
          <w:lang w:val="en-ID" w:eastAsia="en-ID"/>
        </w:rPr>
        <w:t xml:space="preserve"> </w:t>
      </w:r>
      <w:proofErr w:type="spellStart"/>
      <w:r w:rsidRPr="000A6BA6">
        <w:rPr>
          <w:lang w:val="en-ID" w:eastAsia="en-ID"/>
        </w:rPr>
        <w:t>Rendah</w:t>
      </w:r>
      <w:proofErr w:type="spellEnd"/>
      <w:r w:rsidRPr="000A6BA6">
        <w:rPr>
          <w:lang w:val="en-ID" w:eastAsia="en-ID"/>
        </w:rPr>
        <w:t xml:space="preserve"> (MBR) </w:t>
      </w:r>
      <w:proofErr w:type="spellStart"/>
      <w:r w:rsidRPr="000A6BA6">
        <w:rPr>
          <w:lang w:val="en-ID" w:eastAsia="en-ID"/>
        </w:rPr>
        <w:t>Griya</w:t>
      </w:r>
      <w:proofErr w:type="spellEnd"/>
      <w:r w:rsidRPr="000A6BA6">
        <w:rPr>
          <w:lang w:val="en-ID" w:eastAsia="en-ID"/>
        </w:rPr>
        <w:t xml:space="preserve"> Curup Embun </w:t>
      </w:r>
      <w:proofErr w:type="spellStart"/>
      <w:r w:rsidRPr="000A6BA6">
        <w:rPr>
          <w:lang w:val="en-ID" w:eastAsia="en-ID"/>
        </w:rPr>
        <w:t>Tahap</w:t>
      </w:r>
      <w:proofErr w:type="spellEnd"/>
      <w:r w:rsidRPr="000A6BA6">
        <w:rPr>
          <w:lang w:val="en-ID" w:eastAsia="en-ID"/>
        </w:rPr>
        <w:t xml:space="preserve"> I dan II, yang </w:t>
      </w:r>
      <w:proofErr w:type="spellStart"/>
      <w:r w:rsidRPr="000A6BA6">
        <w:rPr>
          <w:lang w:val="en-ID" w:eastAsia="en-ID"/>
        </w:rPr>
        <w:t>berada</w:t>
      </w:r>
      <w:proofErr w:type="spellEnd"/>
      <w:r w:rsidRPr="000A6BA6">
        <w:rPr>
          <w:lang w:val="en-ID" w:eastAsia="en-ID"/>
        </w:rPr>
        <w:t xml:space="preserve"> di Jalan Kolonel Noerdin </w:t>
      </w:r>
      <w:proofErr w:type="spellStart"/>
      <w:r w:rsidRPr="000A6BA6">
        <w:rPr>
          <w:lang w:val="en-ID" w:eastAsia="en-ID"/>
        </w:rPr>
        <w:t>Pandji</w:t>
      </w:r>
      <w:proofErr w:type="spellEnd"/>
      <w:r w:rsidRPr="000A6BA6">
        <w:rPr>
          <w:lang w:val="en-ID" w:eastAsia="en-ID"/>
        </w:rPr>
        <w:t xml:space="preserve">, </w:t>
      </w:r>
      <w:proofErr w:type="spellStart"/>
      <w:r w:rsidRPr="000A6BA6">
        <w:rPr>
          <w:lang w:val="en-ID" w:eastAsia="en-ID"/>
        </w:rPr>
        <w:t>Kelurahan</w:t>
      </w:r>
      <w:proofErr w:type="spellEnd"/>
      <w:r w:rsidRPr="000A6BA6">
        <w:rPr>
          <w:lang w:val="en-ID" w:eastAsia="en-ID"/>
        </w:rPr>
        <w:t xml:space="preserve"> Pagar Alam, </w:t>
      </w:r>
      <w:proofErr w:type="spellStart"/>
      <w:r w:rsidRPr="000A6BA6">
        <w:rPr>
          <w:lang w:val="en-ID" w:eastAsia="en-ID"/>
        </w:rPr>
        <w:t>Kecamatan</w:t>
      </w:r>
      <w:proofErr w:type="spellEnd"/>
      <w:r w:rsidRPr="000A6BA6">
        <w:rPr>
          <w:lang w:val="en-ID" w:eastAsia="en-ID"/>
        </w:rPr>
        <w:t xml:space="preserve"> Pagar Alam Utara, Kota Pagar Alam, </w:t>
      </w:r>
      <w:proofErr w:type="spellStart"/>
      <w:r w:rsidRPr="000A6BA6">
        <w:rPr>
          <w:lang w:val="en-ID" w:eastAsia="en-ID"/>
        </w:rPr>
        <w:t>Provinsi</w:t>
      </w:r>
      <w:proofErr w:type="spellEnd"/>
      <w:r w:rsidRPr="000A6BA6">
        <w:rPr>
          <w:lang w:val="en-ID" w:eastAsia="en-ID"/>
        </w:rPr>
        <w:t xml:space="preserve"> Sumatera Selatan, </w:t>
      </w:r>
      <w:proofErr w:type="spellStart"/>
      <w:r w:rsidRPr="000A6BA6">
        <w:rPr>
          <w:lang w:val="en-ID" w:eastAsia="en-ID"/>
        </w:rPr>
        <w:t>dengan</w:t>
      </w:r>
      <w:proofErr w:type="spellEnd"/>
      <w:r w:rsidRPr="000A6BA6">
        <w:rPr>
          <w:lang w:val="en-ID" w:eastAsia="en-ID"/>
        </w:rPr>
        <w:t xml:space="preserve"> </w:t>
      </w:r>
      <w:proofErr w:type="spellStart"/>
      <w:r w:rsidRPr="000A6BA6">
        <w:rPr>
          <w:lang w:val="en-ID" w:eastAsia="en-ID"/>
        </w:rPr>
        <w:t>koordinat</w:t>
      </w:r>
      <w:proofErr w:type="spellEnd"/>
      <w:r w:rsidRPr="000A6BA6">
        <w:rPr>
          <w:lang w:val="en-ID" w:eastAsia="en-ID"/>
        </w:rPr>
        <w:t xml:space="preserve"> -2°54'56,63" S dan 104°47'52,88" E. Pembangunan </w:t>
      </w:r>
      <w:proofErr w:type="spellStart"/>
      <w:r w:rsidRPr="000A6BA6">
        <w:rPr>
          <w:lang w:val="en-ID" w:eastAsia="en-ID"/>
        </w:rPr>
        <w:t>Prasarana</w:t>
      </w:r>
      <w:proofErr w:type="spellEnd"/>
      <w:r w:rsidRPr="000A6BA6">
        <w:rPr>
          <w:lang w:val="en-ID" w:eastAsia="en-ID"/>
        </w:rPr>
        <w:t xml:space="preserve">, Sarana, dan </w:t>
      </w:r>
      <w:proofErr w:type="spellStart"/>
      <w:r w:rsidRPr="000A6BA6">
        <w:rPr>
          <w:lang w:val="en-ID" w:eastAsia="en-ID"/>
        </w:rPr>
        <w:t>Utilitas</w:t>
      </w:r>
      <w:proofErr w:type="spellEnd"/>
      <w:r w:rsidRPr="000A6BA6">
        <w:rPr>
          <w:lang w:val="en-ID" w:eastAsia="en-ID"/>
        </w:rPr>
        <w:t xml:space="preserve"> Umum (PSU) di </w:t>
      </w:r>
      <w:proofErr w:type="spellStart"/>
      <w:r w:rsidRPr="000A6BA6">
        <w:rPr>
          <w:lang w:val="en-ID" w:eastAsia="en-ID"/>
        </w:rPr>
        <w:t>perumahan</w:t>
      </w:r>
      <w:proofErr w:type="spellEnd"/>
      <w:r w:rsidRPr="000A6BA6">
        <w:rPr>
          <w:lang w:val="en-ID" w:eastAsia="en-ID"/>
        </w:rPr>
        <w:t xml:space="preserve"> </w:t>
      </w:r>
      <w:proofErr w:type="spellStart"/>
      <w:r w:rsidRPr="000A6BA6">
        <w:rPr>
          <w:lang w:val="en-ID" w:eastAsia="en-ID"/>
        </w:rPr>
        <w:t>ini</w:t>
      </w:r>
      <w:proofErr w:type="spellEnd"/>
      <w:r w:rsidRPr="000A6BA6">
        <w:rPr>
          <w:lang w:val="en-ID" w:eastAsia="en-ID"/>
        </w:rPr>
        <w:t xml:space="preserve"> </w:t>
      </w:r>
      <w:proofErr w:type="spellStart"/>
      <w:r w:rsidRPr="000A6BA6">
        <w:rPr>
          <w:lang w:val="en-ID" w:eastAsia="en-ID"/>
        </w:rPr>
        <w:t>dilaksanakan</w:t>
      </w:r>
      <w:proofErr w:type="spellEnd"/>
      <w:r w:rsidRPr="000A6BA6">
        <w:rPr>
          <w:lang w:val="en-ID" w:eastAsia="en-ID"/>
        </w:rPr>
        <w:t xml:space="preserve"> oleh Kementerian </w:t>
      </w:r>
      <w:proofErr w:type="spellStart"/>
      <w:r w:rsidRPr="000A6BA6">
        <w:rPr>
          <w:lang w:val="en-ID" w:eastAsia="en-ID"/>
        </w:rPr>
        <w:t>Pekerjaan</w:t>
      </w:r>
      <w:proofErr w:type="spellEnd"/>
      <w:r w:rsidRPr="000A6BA6">
        <w:rPr>
          <w:lang w:val="en-ID" w:eastAsia="en-ID"/>
        </w:rPr>
        <w:t xml:space="preserve"> Umum dan </w:t>
      </w:r>
      <w:proofErr w:type="spellStart"/>
      <w:r w:rsidRPr="000A6BA6">
        <w:rPr>
          <w:lang w:val="en-ID" w:eastAsia="en-ID"/>
        </w:rPr>
        <w:t>Perumahan</w:t>
      </w:r>
      <w:proofErr w:type="spellEnd"/>
      <w:r w:rsidRPr="000A6BA6">
        <w:rPr>
          <w:lang w:val="en-ID" w:eastAsia="en-ID"/>
        </w:rPr>
        <w:t xml:space="preserve"> Rakyat </w:t>
      </w:r>
      <w:proofErr w:type="spellStart"/>
      <w:r w:rsidRPr="000A6BA6">
        <w:rPr>
          <w:lang w:val="en-ID" w:eastAsia="en-ID"/>
        </w:rPr>
        <w:t>melalui</w:t>
      </w:r>
      <w:proofErr w:type="spellEnd"/>
      <w:r w:rsidRPr="000A6BA6">
        <w:rPr>
          <w:lang w:val="en-ID" w:eastAsia="en-ID"/>
        </w:rPr>
        <w:t xml:space="preserve"> </w:t>
      </w:r>
      <w:proofErr w:type="spellStart"/>
      <w:r w:rsidRPr="000A6BA6">
        <w:rPr>
          <w:lang w:val="en-ID" w:eastAsia="en-ID"/>
        </w:rPr>
        <w:t>Direktorat</w:t>
      </w:r>
      <w:proofErr w:type="spellEnd"/>
      <w:r w:rsidRPr="000A6BA6">
        <w:rPr>
          <w:lang w:val="en-ID" w:eastAsia="en-ID"/>
        </w:rPr>
        <w:t xml:space="preserve"> </w:t>
      </w:r>
      <w:proofErr w:type="spellStart"/>
      <w:r w:rsidRPr="000A6BA6">
        <w:rPr>
          <w:lang w:val="en-ID" w:eastAsia="en-ID"/>
        </w:rPr>
        <w:t>Jenderal</w:t>
      </w:r>
      <w:proofErr w:type="spellEnd"/>
      <w:r w:rsidRPr="000A6BA6">
        <w:rPr>
          <w:lang w:val="en-ID" w:eastAsia="en-ID"/>
        </w:rPr>
        <w:t xml:space="preserve"> </w:t>
      </w:r>
      <w:proofErr w:type="spellStart"/>
      <w:r w:rsidRPr="000A6BA6">
        <w:rPr>
          <w:lang w:val="en-ID" w:eastAsia="en-ID"/>
        </w:rPr>
        <w:t>Perumahan</w:t>
      </w:r>
      <w:proofErr w:type="spellEnd"/>
      <w:r w:rsidRPr="000A6BA6">
        <w:rPr>
          <w:lang w:val="en-ID" w:eastAsia="en-ID"/>
        </w:rPr>
        <w:t xml:space="preserve">, </w:t>
      </w:r>
      <w:proofErr w:type="spellStart"/>
      <w:r w:rsidRPr="000A6BA6">
        <w:rPr>
          <w:lang w:val="en-ID" w:eastAsia="en-ID"/>
        </w:rPr>
        <w:t>dengan</w:t>
      </w:r>
      <w:proofErr w:type="spellEnd"/>
      <w:r w:rsidRPr="000A6BA6">
        <w:rPr>
          <w:lang w:val="en-ID" w:eastAsia="en-ID"/>
        </w:rPr>
        <w:t xml:space="preserve"> </w:t>
      </w:r>
      <w:proofErr w:type="spellStart"/>
      <w:r w:rsidRPr="000A6BA6">
        <w:rPr>
          <w:lang w:val="en-ID" w:eastAsia="en-ID"/>
        </w:rPr>
        <w:t>durasi</w:t>
      </w:r>
      <w:proofErr w:type="spellEnd"/>
      <w:r w:rsidRPr="000A6BA6">
        <w:rPr>
          <w:lang w:val="en-ID" w:eastAsia="en-ID"/>
        </w:rPr>
        <w:t xml:space="preserve"> </w:t>
      </w:r>
      <w:proofErr w:type="spellStart"/>
      <w:r w:rsidRPr="000A6BA6">
        <w:rPr>
          <w:lang w:val="en-ID" w:eastAsia="en-ID"/>
        </w:rPr>
        <w:t>pelaksanaan</w:t>
      </w:r>
      <w:proofErr w:type="spellEnd"/>
      <w:r w:rsidRPr="000A6BA6">
        <w:rPr>
          <w:lang w:val="en-ID" w:eastAsia="en-ID"/>
        </w:rPr>
        <w:t xml:space="preserve"> </w:t>
      </w:r>
      <w:proofErr w:type="spellStart"/>
      <w:r w:rsidRPr="000A6BA6">
        <w:rPr>
          <w:lang w:val="en-ID" w:eastAsia="en-ID"/>
        </w:rPr>
        <w:t>selama</w:t>
      </w:r>
      <w:proofErr w:type="spellEnd"/>
      <w:r w:rsidRPr="000A6BA6">
        <w:rPr>
          <w:lang w:val="en-ID" w:eastAsia="en-ID"/>
        </w:rPr>
        <w:t xml:space="preserve"> 90 </w:t>
      </w:r>
      <w:proofErr w:type="spellStart"/>
      <w:r w:rsidRPr="000A6BA6">
        <w:rPr>
          <w:lang w:val="en-ID" w:eastAsia="en-ID"/>
        </w:rPr>
        <w:t>hari</w:t>
      </w:r>
      <w:proofErr w:type="spellEnd"/>
      <w:r w:rsidRPr="000A6BA6">
        <w:rPr>
          <w:lang w:val="en-ID" w:eastAsia="en-ID"/>
        </w:rPr>
        <w:t>.</w:t>
      </w:r>
    </w:p>
    <w:p w14:paraId="53EDAC5A" w14:textId="77777777" w:rsidR="00A12504" w:rsidRPr="000A6BA6" w:rsidRDefault="00A12504" w:rsidP="00A12504">
      <w:pPr>
        <w:ind w:firstLine="426"/>
        <w:jc w:val="both"/>
        <w:rPr>
          <w:lang w:val="en-ID" w:eastAsia="en-ID"/>
        </w:rPr>
      </w:pPr>
      <w:r w:rsidRPr="000A6BA6">
        <w:rPr>
          <w:lang w:val="en-ID" w:eastAsia="en-ID"/>
        </w:rPr>
        <w:t xml:space="preserve">Dari total </w:t>
      </w:r>
      <w:proofErr w:type="gramStart"/>
      <w:r w:rsidRPr="000A6BA6">
        <w:rPr>
          <w:lang w:val="en-ID" w:eastAsia="en-ID"/>
        </w:rPr>
        <w:t>144 unit</w:t>
      </w:r>
      <w:proofErr w:type="gramEnd"/>
      <w:r w:rsidRPr="000A6BA6">
        <w:rPr>
          <w:lang w:val="en-ID" w:eastAsia="en-ID"/>
        </w:rPr>
        <w:t xml:space="preserve"> </w:t>
      </w:r>
      <w:proofErr w:type="spellStart"/>
      <w:r w:rsidRPr="000A6BA6">
        <w:rPr>
          <w:lang w:val="en-ID" w:eastAsia="en-ID"/>
        </w:rPr>
        <w:t>rumah</w:t>
      </w:r>
      <w:proofErr w:type="spellEnd"/>
      <w:r w:rsidRPr="000A6BA6">
        <w:rPr>
          <w:lang w:val="en-ID" w:eastAsia="en-ID"/>
        </w:rPr>
        <w:t xml:space="preserve"> di </w:t>
      </w:r>
      <w:proofErr w:type="spellStart"/>
      <w:r w:rsidRPr="000A6BA6">
        <w:rPr>
          <w:lang w:val="en-ID" w:eastAsia="en-ID"/>
        </w:rPr>
        <w:t>Perumahan</w:t>
      </w:r>
      <w:proofErr w:type="spellEnd"/>
      <w:r w:rsidRPr="000A6BA6">
        <w:rPr>
          <w:lang w:val="en-ID" w:eastAsia="en-ID"/>
        </w:rPr>
        <w:t xml:space="preserve"> </w:t>
      </w:r>
      <w:proofErr w:type="spellStart"/>
      <w:r w:rsidRPr="000A6BA6">
        <w:rPr>
          <w:lang w:val="en-ID" w:eastAsia="en-ID"/>
        </w:rPr>
        <w:t>Griya</w:t>
      </w:r>
      <w:proofErr w:type="spellEnd"/>
      <w:r w:rsidRPr="000A6BA6">
        <w:rPr>
          <w:lang w:val="en-ID" w:eastAsia="en-ID"/>
        </w:rPr>
        <w:t xml:space="preserve"> Curup Embun </w:t>
      </w:r>
      <w:proofErr w:type="spellStart"/>
      <w:r w:rsidRPr="000A6BA6">
        <w:rPr>
          <w:lang w:val="en-ID" w:eastAsia="en-ID"/>
        </w:rPr>
        <w:t>Tahap</w:t>
      </w:r>
      <w:proofErr w:type="spellEnd"/>
      <w:r w:rsidRPr="000A6BA6">
        <w:rPr>
          <w:lang w:val="en-ID" w:eastAsia="en-ID"/>
        </w:rPr>
        <w:t xml:space="preserve"> I dan II, </w:t>
      </w:r>
      <w:proofErr w:type="spellStart"/>
      <w:r w:rsidRPr="000A6BA6">
        <w:rPr>
          <w:lang w:val="en-ID" w:eastAsia="en-ID"/>
        </w:rPr>
        <w:t>bantuan</w:t>
      </w:r>
      <w:proofErr w:type="spellEnd"/>
      <w:r w:rsidRPr="000A6BA6">
        <w:rPr>
          <w:lang w:val="en-ID" w:eastAsia="en-ID"/>
        </w:rPr>
        <w:t xml:space="preserve"> </w:t>
      </w:r>
      <w:proofErr w:type="spellStart"/>
      <w:r w:rsidRPr="000A6BA6">
        <w:rPr>
          <w:lang w:val="en-ID" w:eastAsia="en-ID"/>
        </w:rPr>
        <w:t>pembangunan</w:t>
      </w:r>
      <w:proofErr w:type="spellEnd"/>
      <w:r w:rsidRPr="000A6BA6">
        <w:rPr>
          <w:lang w:val="en-ID" w:eastAsia="en-ID"/>
        </w:rPr>
        <w:t xml:space="preserve"> PSU </w:t>
      </w:r>
      <w:proofErr w:type="spellStart"/>
      <w:r w:rsidRPr="000A6BA6">
        <w:rPr>
          <w:lang w:val="en-ID" w:eastAsia="en-ID"/>
        </w:rPr>
        <w:t>dialokasikan</w:t>
      </w:r>
      <w:proofErr w:type="spellEnd"/>
      <w:r w:rsidRPr="000A6BA6">
        <w:rPr>
          <w:lang w:val="en-ID" w:eastAsia="en-ID"/>
        </w:rPr>
        <w:t xml:space="preserve"> </w:t>
      </w:r>
      <w:proofErr w:type="spellStart"/>
      <w:r w:rsidRPr="000A6BA6">
        <w:rPr>
          <w:lang w:val="en-ID" w:eastAsia="en-ID"/>
        </w:rPr>
        <w:t>untuk</w:t>
      </w:r>
      <w:proofErr w:type="spellEnd"/>
      <w:r w:rsidRPr="000A6BA6">
        <w:rPr>
          <w:lang w:val="en-ID" w:eastAsia="en-ID"/>
        </w:rPr>
        <w:t xml:space="preserve"> 70 unit </w:t>
      </w:r>
      <w:proofErr w:type="spellStart"/>
      <w:r w:rsidRPr="000A6BA6">
        <w:rPr>
          <w:lang w:val="en-ID" w:eastAsia="en-ID"/>
        </w:rPr>
        <w:t>rumah</w:t>
      </w:r>
      <w:proofErr w:type="spellEnd"/>
      <w:r w:rsidRPr="000A6BA6">
        <w:rPr>
          <w:lang w:val="en-ID" w:eastAsia="en-ID"/>
        </w:rPr>
        <w:t xml:space="preserve"> MBR yang masing-masing </w:t>
      </w:r>
      <w:proofErr w:type="spellStart"/>
      <w:r w:rsidRPr="000A6BA6">
        <w:rPr>
          <w:lang w:val="en-ID" w:eastAsia="en-ID"/>
        </w:rPr>
        <w:t>memiliki</w:t>
      </w:r>
      <w:proofErr w:type="spellEnd"/>
      <w:r w:rsidRPr="000A6BA6">
        <w:rPr>
          <w:lang w:val="en-ID" w:eastAsia="en-ID"/>
        </w:rPr>
        <w:t xml:space="preserve"> </w:t>
      </w:r>
      <w:proofErr w:type="spellStart"/>
      <w:r w:rsidRPr="000A6BA6">
        <w:rPr>
          <w:lang w:val="en-ID" w:eastAsia="en-ID"/>
        </w:rPr>
        <w:t>lebar</w:t>
      </w:r>
      <w:proofErr w:type="spellEnd"/>
      <w:r w:rsidRPr="000A6BA6">
        <w:rPr>
          <w:lang w:val="en-ID" w:eastAsia="en-ID"/>
        </w:rPr>
        <w:t xml:space="preserve"> </w:t>
      </w:r>
      <w:proofErr w:type="spellStart"/>
      <w:r w:rsidRPr="000A6BA6">
        <w:rPr>
          <w:lang w:val="en-ID" w:eastAsia="en-ID"/>
        </w:rPr>
        <w:t>kavling</w:t>
      </w:r>
      <w:proofErr w:type="spellEnd"/>
      <w:r w:rsidRPr="000A6BA6">
        <w:rPr>
          <w:lang w:val="en-ID" w:eastAsia="en-ID"/>
        </w:rPr>
        <w:t xml:space="preserve"> 9 meter, </w:t>
      </w:r>
      <w:proofErr w:type="spellStart"/>
      <w:r w:rsidRPr="000A6BA6">
        <w:rPr>
          <w:lang w:val="en-ID" w:eastAsia="en-ID"/>
        </w:rPr>
        <w:t>berdasarkan</w:t>
      </w:r>
      <w:proofErr w:type="spellEnd"/>
      <w:r w:rsidRPr="000A6BA6">
        <w:rPr>
          <w:lang w:val="en-ID" w:eastAsia="en-ID"/>
        </w:rPr>
        <w:t xml:space="preserve"> </w:t>
      </w:r>
      <w:proofErr w:type="spellStart"/>
      <w:r w:rsidRPr="000A6BA6">
        <w:rPr>
          <w:lang w:val="en-ID" w:eastAsia="en-ID"/>
        </w:rPr>
        <w:t>hasil</w:t>
      </w:r>
      <w:proofErr w:type="spellEnd"/>
      <w:r w:rsidRPr="000A6BA6">
        <w:rPr>
          <w:lang w:val="en-ID" w:eastAsia="en-ID"/>
        </w:rPr>
        <w:t xml:space="preserve"> </w:t>
      </w:r>
      <w:proofErr w:type="spellStart"/>
      <w:r w:rsidRPr="000A6BA6">
        <w:rPr>
          <w:lang w:val="en-ID" w:eastAsia="en-ID"/>
        </w:rPr>
        <w:t>verifikasi</w:t>
      </w:r>
      <w:proofErr w:type="spellEnd"/>
      <w:r w:rsidRPr="000A6BA6">
        <w:rPr>
          <w:lang w:val="en-ID" w:eastAsia="en-ID"/>
        </w:rPr>
        <w:t xml:space="preserve"> </w:t>
      </w:r>
      <w:proofErr w:type="spellStart"/>
      <w:r w:rsidRPr="000A6BA6">
        <w:rPr>
          <w:lang w:val="en-ID" w:eastAsia="en-ID"/>
        </w:rPr>
        <w:t>administrasi</w:t>
      </w:r>
      <w:proofErr w:type="spellEnd"/>
      <w:r w:rsidRPr="000A6BA6">
        <w:rPr>
          <w:lang w:val="en-ID" w:eastAsia="en-ID"/>
        </w:rPr>
        <w:t xml:space="preserve"> dan </w:t>
      </w:r>
      <w:proofErr w:type="spellStart"/>
      <w:r w:rsidRPr="000A6BA6">
        <w:rPr>
          <w:lang w:val="en-ID" w:eastAsia="en-ID"/>
        </w:rPr>
        <w:t>teknis</w:t>
      </w:r>
      <w:proofErr w:type="spellEnd"/>
      <w:r w:rsidRPr="000A6BA6">
        <w:rPr>
          <w:lang w:val="en-ID" w:eastAsia="en-ID"/>
        </w:rPr>
        <w:t xml:space="preserve">. Panjang total </w:t>
      </w:r>
      <w:proofErr w:type="spellStart"/>
      <w:r w:rsidRPr="000A6BA6">
        <w:rPr>
          <w:lang w:val="en-ID" w:eastAsia="en-ID"/>
        </w:rPr>
        <w:t>jalan</w:t>
      </w:r>
      <w:proofErr w:type="spellEnd"/>
      <w:r w:rsidRPr="000A6BA6">
        <w:rPr>
          <w:lang w:val="en-ID" w:eastAsia="en-ID"/>
        </w:rPr>
        <w:t xml:space="preserve"> PSU yang </w:t>
      </w:r>
      <w:proofErr w:type="spellStart"/>
      <w:r w:rsidRPr="000A6BA6">
        <w:rPr>
          <w:lang w:val="en-ID" w:eastAsia="en-ID"/>
        </w:rPr>
        <w:t>dibangun</w:t>
      </w:r>
      <w:proofErr w:type="spellEnd"/>
      <w:r w:rsidRPr="000A6BA6">
        <w:rPr>
          <w:lang w:val="en-ID" w:eastAsia="en-ID"/>
        </w:rPr>
        <w:t xml:space="preserve"> </w:t>
      </w:r>
      <w:proofErr w:type="spellStart"/>
      <w:r w:rsidRPr="000A6BA6">
        <w:rPr>
          <w:lang w:val="en-ID" w:eastAsia="en-ID"/>
        </w:rPr>
        <w:t>adalah</w:t>
      </w:r>
      <w:proofErr w:type="spellEnd"/>
      <w:r w:rsidRPr="000A6BA6">
        <w:rPr>
          <w:lang w:val="en-ID" w:eastAsia="en-ID"/>
        </w:rPr>
        <w:t xml:space="preserve"> </w:t>
      </w:r>
      <w:proofErr w:type="gramStart"/>
      <w:r w:rsidRPr="000A6BA6">
        <w:rPr>
          <w:lang w:val="en-ID" w:eastAsia="en-ID"/>
        </w:rPr>
        <w:t>315 meter</w:t>
      </w:r>
      <w:proofErr w:type="gramEnd"/>
      <w:r w:rsidRPr="000A6BA6">
        <w:rPr>
          <w:lang w:val="en-ID" w:eastAsia="en-ID"/>
        </w:rPr>
        <w:t xml:space="preserve"> </w:t>
      </w:r>
      <w:proofErr w:type="spellStart"/>
      <w:r w:rsidRPr="000A6BA6">
        <w:rPr>
          <w:lang w:val="en-ID" w:eastAsia="en-ID"/>
        </w:rPr>
        <w:t>dengan</w:t>
      </w:r>
      <w:proofErr w:type="spellEnd"/>
      <w:r w:rsidRPr="000A6BA6">
        <w:rPr>
          <w:lang w:val="en-ID" w:eastAsia="en-ID"/>
        </w:rPr>
        <w:t xml:space="preserve"> </w:t>
      </w:r>
      <w:proofErr w:type="spellStart"/>
      <w:r w:rsidRPr="000A6BA6">
        <w:rPr>
          <w:lang w:val="en-ID" w:eastAsia="en-ID"/>
        </w:rPr>
        <w:t>lebar</w:t>
      </w:r>
      <w:proofErr w:type="spellEnd"/>
      <w:r w:rsidRPr="000A6BA6">
        <w:rPr>
          <w:lang w:val="en-ID" w:eastAsia="en-ID"/>
        </w:rPr>
        <w:t xml:space="preserve"> 4 meter, </w:t>
      </w:r>
      <w:proofErr w:type="spellStart"/>
      <w:r w:rsidRPr="000A6BA6">
        <w:rPr>
          <w:lang w:val="en-ID" w:eastAsia="en-ID"/>
        </w:rPr>
        <w:t>terbagi</w:t>
      </w:r>
      <w:proofErr w:type="spellEnd"/>
      <w:r w:rsidRPr="000A6BA6">
        <w:rPr>
          <w:lang w:val="en-ID" w:eastAsia="en-ID"/>
        </w:rPr>
        <w:t xml:space="preserve"> </w:t>
      </w:r>
      <w:proofErr w:type="spellStart"/>
      <w:r w:rsidRPr="000A6BA6">
        <w:rPr>
          <w:lang w:val="en-ID" w:eastAsia="en-ID"/>
        </w:rPr>
        <w:t>dalam</w:t>
      </w:r>
      <w:proofErr w:type="spellEnd"/>
      <w:r w:rsidRPr="000A6BA6">
        <w:rPr>
          <w:lang w:val="en-ID" w:eastAsia="en-ID"/>
        </w:rPr>
        <w:t xml:space="preserve"> </w:t>
      </w:r>
      <w:proofErr w:type="spellStart"/>
      <w:r w:rsidRPr="000A6BA6">
        <w:rPr>
          <w:lang w:val="en-ID" w:eastAsia="en-ID"/>
        </w:rPr>
        <w:t>enam</w:t>
      </w:r>
      <w:proofErr w:type="spellEnd"/>
      <w:r w:rsidRPr="000A6BA6">
        <w:rPr>
          <w:lang w:val="en-ID" w:eastAsia="en-ID"/>
        </w:rPr>
        <w:t xml:space="preserve"> </w:t>
      </w:r>
      <w:proofErr w:type="spellStart"/>
      <w:r w:rsidRPr="000A6BA6">
        <w:rPr>
          <w:lang w:val="en-ID" w:eastAsia="en-ID"/>
        </w:rPr>
        <w:t>ruas</w:t>
      </w:r>
      <w:proofErr w:type="spellEnd"/>
      <w:r w:rsidRPr="000A6BA6">
        <w:rPr>
          <w:lang w:val="en-ID" w:eastAsia="en-ID"/>
        </w:rPr>
        <w:t xml:space="preserve"> </w:t>
      </w:r>
      <w:proofErr w:type="spellStart"/>
      <w:r w:rsidRPr="000A6BA6">
        <w:rPr>
          <w:lang w:val="en-ID" w:eastAsia="en-ID"/>
        </w:rPr>
        <w:t>jalan</w:t>
      </w:r>
      <w:proofErr w:type="spellEnd"/>
      <w:r w:rsidRPr="000A6BA6">
        <w:rPr>
          <w:lang w:val="en-ID" w:eastAsia="en-ID"/>
        </w:rPr>
        <w:t xml:space="preserve"> </w:t>
      </w:r>
      <w:proofErr w:type="spellStart"/>
      <w:r w:rsidRPr="000A6BA6">
        <w:rPr>
          <w:lang w:val="en-ID" w:eastAsia="en-ID"/>
        </w:rPr>
        <w:t>bantuan</w:t>
      </w:r>
      <w:proofErr w:type="spellEnd"/>
      <w:r w:rsidRPr="000A6BA6">
        <w:rPr>
          <w:lang w:val="en-ID" w:eastAsia="en-ID"/>
        </w:rPr>
        <w:t xml:space="preserve">: </w:t>
      </w:r>
      <w:proofErr w:type="spellStart"/>
      <w:r w:rsidRPr="000A6BA6">
        <w:rPr>
          <w:lang w:val="en-ID" w:eastAsia="en-ID"/>
        </w:rPr>
        <w:t>empat</w:t>
      </w:r>
      <w:proofErr w:type="spellEnd"/>
      <w:r w:rsidRPr="000A6BA6">
        <w:rPr>
          <w:lang w:val="en-ID" w:eastAsia="en-ID"/>
        </w:rPr>
        <w:t xml:space="preserve"> </w:t>
      </w:r>
      <w:proofErr w:type="spellStart"/>
      <w:r w:rsidRPr="000A6BA6">
        <w:rPr>
          <w:lang w:val="en-ID" w:eastAsia="en-ID"/>
        </w:rPr>
        <w:t>ruas</w:t>
      </w:r>
      <w:proofErr w:type="spellEnd"/>
      <w:r w:rsidRPr="000A6BA6">
        <w:rPr>
          <w:lang w:val="en-ID" w:eastAsia="en-ID"/>
        </w:rPr>
        <w:t xml:space="preserve"> di </w:t>
      </w:r>
      <w:proofErr w:type="spellStart"/>
      <w:r w:rsidRPr="000A6BA6">
        <w:rPr>
          <w:lang w:val="en-ID" w:eastAsia="en-ID"/>
        </w:rPr>
        <w:t>Tahap</w:t>
      </w:r>
      <w:proofErr w:type="spellEnd"/>
      <w:r w:rsidRPr="000A6BA6">
        <w:rPr>
          <w:lang w:val="en-ID" w:eastAsia="en-ID"/>
        </w:rPr>
        <w:t xml:space="preserve"> I (</w:t>
      </w:r>
      <w:proofErr w:type="spellStart"/>
      <w:r w:rsidRPr="000A6BA6">
        <w:rPr>
          <w:lang w:val="en-ID" w:eastAsia="en-ID"/>
        </w:rPr>
        <w:t>ruas</w:t>
      </w:r>
      <w:proofErr w:type="spellEnd"/>
      <w:r w:rsidRPr="000A6BA6">
        <w:rPr>
          <w:lang w:val="en-ID" w:eastAsia="en-ID"/>
        </w:rPr>
        <w:t xml:space="preserve"> 1–4) dan dua </w:t>
      </w:r>
      <w:proofErr w:type="spellStart"/>
      <w:r w:rsidRPr="000A6BA6">
        <w:rPr>
          <w:lang w:val="en-ID" w:eastAsia="en-ID"/>
        </w:rPr>
        <w:t>ruas</w:t>
      </w:r>
      <w:proofErr w:type="spellEnd"/>
      <w:r w:rsidRPr="000A6BA6">
        <w:rPr>
          <w:lang w:val="en-ID" w:eastAsia="en-ID"/>
        </w:rPr>
        <w:t xml:space="preserve"> di </w:t>
      </w:r>
      <w:proofErr w:type="spellStart"/>
      <w:r w:rsidRPr="000A6BA6">
        <w:rPr>
          <w:lang w:val="en-ID" w:eastAsia="en-ID"/>
        </w:rPr>
        <w:t>Tahap</w:t>
      </w:r>
      <w:proofErr w:type="spellEnd"/>
      <w:r w:rsidRPr="000A6BA6">
        <w:rPr>
          <w:lang w:val="en-ID" w:eastAsia="en-ID"/>
        </w:rPr>
        <w:t xml:space="preserve"> II (</w:t>
      </w:r>
      <w:proofErr w:type="spellStart"/>
      <w:r w:rsidRPr="000A6BA6">
        <w:rPr>
          <w:lang w:val="en-ID" w:eastAsia="en-ID"/>
        </w:rPr>
        <w:t>ruas</w:t>
      </w:r>
      <w:proofErr w:type="spellEnd"/>
      <w:r w:rsidRPr="000A6BA6">
        <w:rPr>
          <w:lang w:val="en-ID" w:eastAsia="en-ID"/>
        </w:rPr>
        <w:t xml:space="preserve"> 5 dan 6). Selain </w:t>
      </w:r>
      <w:proofErr w:type="spellStart"/>
      <w:r w:rsidRPr="000A6BA6">
        <w:rPr>
          <w:lang w:val="en-ID" w:eastAsia="en-ID"/>
        </w:rPr>
        <w:t>itu</w:t>
      </w:r>
      <w:proofErr w:type="spellEnd"/>
      <w:r w:rsidRPr="000A6BA6">
        <w:rPr>
          <w:lang w:val="en-ID" w:eastAsia="en-ID"/>
        </w:rPr>
        <w:t xml:space="preserve">, </w:t>
      </w:r>
      <w:proofErr w:type="spellStart"/>
      <w:r w:rsidRPr="000A6BA6">
        <w:rPr>
          <w:lang w:val="en-ID" w:eastAsia="en-ID"/>
        </w:rPr>
        <w:t>pengembang</w:t>
      </w:r>
      <w:proofErr w:type="spellEnd"/>
      <w:r w:rsidRPr="000A6BA6">
        <w:rPr>
          <w:lang w:val="en-ID" w:eastAsia="en-ID"/>
        </w:rPr>
        <w:t xml:space="preserve"> juga </w:t>
      </w:r>
      <w:proofErr w:type="spellStart"/>
      <w:r w:rsidRPr="000A6BA6">
        <w:rPr>
          <w:lang w:val="en-ID" w:eastAsia="en-ID"/>
        </w:rPr>
        <w:t>membangun</w:t>
      </w:r>
      <w:proofErr w:type="spellEnd"/>
      <w:r w:rsidRPr="000A6BA6">
        <w:rPr>
          <w:lang w:val="en-ID" w:eastAsia="en-ID"/>
        </w:rPr>
        <w:t xml:space="preserve"> </w:t>
      </w:r>
      <w:proofErr w:type="spellStart"/>
      <w:r w:rsidRPr="000A6BA6">
        <w:rPr>
          <w:lang w:val="en-ID" w:eastAsia="en-ID"/>
        </w:rPr>
        <w:t>ruas</w:t>
      </w:r>
      <w:proofErr w:type="spellEnd"/>
      <w:r w:rsidRPr="000A6BA6">
        <w:rPr>
          <w:lang w:val="en-ID" w:eastAsia="en-ID"/>
        </w:rPr>
        <w:t xml:space="preserve"> </w:t>
      </w:r>
      <w:proofErr w:type="spellStart"/>
      <w:r w:rsidRPr="000A6BA6">
        <w:rPr>
          <w:lang w:val="en-ID" w:eastAsia="en-ID"/>
        </w:rPr>
        <w:t>jalan</w:t>
      </w:r>
      <w:proofErr w:type="spellEnd"/>
      <w:r w:rsidRPr="000A6BA6">
        <w:rPr>
          <w:lang w:val="en-ID" w:eastAsia="en-ID"/>
        </w:rPr>
        <w:t xml:space="preserve"> 7 dan </w:t>
      </w:r>
      <w:proofErr w:type="spellStart"/>
      <w:r w:rsidRPr="000A6BA6">
        <w:rPr>
          <w:lang w:val="en-ID" w:eastAsia="en-ID"/>
        </w:rPr>
        <w:t>beberapa</w:t>
      </w:r>
      <w:proofErr w:type="spellEnd"/>
      <w:r w:rsidRPr="000A6BA6">
        <w:rPr>
          <w:lang w:val="en-ID" w:eastAsia="en-ID"/>
        </w:rPr>
        <w:t xml:space="preserve"> </w:t>
      </w:r>
      <w:proofErr w:type="spellStart"/>
      <w:r w:rsidRPr="000A6BA6">
        <w:rPr>
          <w:lang w:val="en-ID" w:eastAsia="en-ID"/>
        </w:rPr>
        <w:t>ruas</w:t>
      </w:r>
      <w:proofErr w:type="spellEnd"/>
      <w:r w:rsidRPr="000A6BA6">
        <w:rPr>
          <w:lang w:val="en-ID" w:eastAsia="en-ID"/>
        </w:rPr>
        <w:t xml:space="preserve"> </w:t>
      </w:r>
      <w:proofErr w:type="spellStart"/>
      <w:r w:rsidRPr="000A6BA6">
        <w:rPr>
          <w:lang w:val="en-ID" w:eastAsia="en-ID"/>
        </w:rPr>
        <w:t>lainnya</w:t>
      </w:r>
      <w:proofErr w:type="spellEnd"/>
      <w:r w:rsidRPr="000A6BA6">
        <w:rPr>
          <w:lang w:val="en-ID" w:eastAsia="en-ID"/>
        </w:rPr>
        <w:t xml:space="preserve"> </w:t>
      </w:r>
      <w:proofErr w:type="spellStart"/>
      <w:r w:rsidRPr="000A6BA6">
        <w:rPr>
          <w:lang w:val="en-ID" w:eastAsia="en-ID"/>
        </w:rPr>
        <w:t>secara</w:t>
      </w:r>
      <w:proofErr w:type="spellEnd"/>
      <w:r w:rsidRPr="000A6BA6">
        <w:rPr>
          <w:lang w:val="en-ID" w:eastAsia="en-ID"/>
        </w:rPr>
        <w:t xml:space="preserve"> </w:t>
      </w:r>
      <w:proofErr w:type="spellStart"/>
      <w:r w:rsidRPr="000A6BA6">
        <w:rPr>
          <w:lang w:val="en-ID" w:eastAsia="en-ID"/>
        </w:rPr>
        <w:t>swadaya</w:t>
      </w:r>
      <w:proofErr w:type="spellEnd"/>
      <w:r w:rsidRPr="000A6BA6">
        <w:rPr>
          <w:lang w:val="en-ID" w:eastAsia="en-ID"/>
        </w:rPr>
        <w:t xml:space="preserve">, </w:t>
      </w:r>
      <w:proofErr w:type="spellStart"/>
      <w:r w:rsidRPr="000A6BA6">
        <w:rPr>
          <w:lang w:val="en-ID" w:eastAsia="en-ID"/>
        </w:rPr>
        <w:t>dengan</w:t>
      </w:r>
      <w:proofErr w:type="spellEnd"/>
      <w:r w:rsidRPr="000A6BA6">
        <w:rPr>
          <w:lang w:val="en-ID" w:eastAsia="en-ID"/>
        </w:rPr>
        <w:t xml:space="preserve"> total </w:t>
      </w:r>
      <w:proofErr w:type="spellStart"/>
      <w:r w:rsidRPr="000A6BA6">
        <w:rPr>
          <w:lang w:val="en-ID" w:eastAsia="en-ID"/>
        </w:rPr>
        <w:t>panjang</w:t>
      </w:r>
      <w:proofErr w:type="spellEnd"/>
      <w:r w:rsidRPr="000A6BA6">
        <w:rPr>
          <w:lang w:val="en-ID" w:eastAsia="en-ID"/>
        </w:rPr>
        <w:t xml:space="preserve"> 129,90 meter.</w:t>
      </w:r>
    </w:p>
    <w:p w14:paraId="5FF9EA36" w14:textId="77777777" w:rsidR="00A12504" w:rsidRDefault="00A12504" w:rsidP="00A12504">
      <w:pPr>
        <w:pBdr>
          <w:top w:val="nil"/>
          <w:left w:val="nil"/>
          <w:bottom w:val="nil"/>
          <w:right w:val="nil"/>
          <w:between w:val="nil"/>
        </w:pBdr>
        <w:ind w:firstLine="425"/>
        <w:jc w:val="both"/>
        <w:rPr>
          <w:bCs/>
          <w:lang w:val="id-ID"/>
        </w:rPr>
      </w:pPr>
      <w:r w:rsidRPr="000A6BA6">
        <w:rPr>
          <w:bCs/>
          <w:lang w:val="id-ID"/>
        </w:rPr>
        <w:t xml:space="preserve">Berikut ini merupakan lokasi penelitian di Perumahan MBR Griya </w:t>
      </w:r>
      <w:proofErr w:type="spellStart"/>
      <w:r w:rsidRPr="000A6BA6">
        <w:rPr>
          <w:bCs/>
          <w:lang w:val="id-ID"/>
        </w:rPr>
        <w:t>Curup</w:t>
      </w:r>
      <w:proofErr w:type="spellEnd"/>
      <w:r w:rsidRPr="000A6BA6">
        <w:rPr>
          <w:bCs/>
          <w:lang w:val="id-ID"/>
        </w:rPr>
        <w:t xml:space="preserve"> Embun Tahap I dan Tahap II.</w:t>
      </w:r>
    </w:p>
    <w:p w14:paraId="73D4168A" w14:textId="77777777" w:rsidR="00A12504" w:rsidRDefault="00A12504" w:rsidP="00B6279B">
      <w:pPr>
        <w:adjustRightInd w:val="0"/>
        <w:snapToGrid w:val="0"/>
      </w:pPr>
    </w:p>
    <w:p w14:paraId="0281180E" w14:textId="7E19D359" w:rsidR="00656754" w:rsidRDefault="00A12504" w:rsidP="00C7616C">
      <w:pPr>
        <w:pStyle w:val="BodyText"/>
        <w:adjustRightInd w:val="0"/>
        <w:snapToGrid w:val="0"/>
        <w:rPr>
          <w:sz w:val="22"/>
          <w:szCs w:val="22"/>
        </w:rPr>
      </w:pPr>
      <w:r w:rsidRPr="00A12504">
        <w:rPr>
          <w:noProof/>
          <w:sz w:val="22"/>
          <w:szCs w:val="22"/>
        </w:rPr>
        <w:lastRenderedPageBreak/>
        <w:drawing>
          <wp:inline distT="0" distB="0" distL="0" distR="0" wp14:anchorId="3FCE04A7" wp14:editId="3C92CBB0">
            <wp:extent cx="2741295" cy="1339215"/>
            <wp:effectExtent l="0" t="0" r="1905" b="0"/>
            <wp:docPr id="64596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62955" name=""/>
                    <pic:cNvPicPr/>
                  </pic:nvPicPr>
                  <pic:blipFill>
                    <a:blip r:embed="rId11"/>
                    <a:stretch>
                      <a:fillRect/>
                    </a:stretch>
                  </pic:blipFill>
                  <pic:spPr>
                    <a:xfrm>
                      <a:off x="0" y="0"/>
                      <a:ext cx="2741295" cy="1339215"/>
                    </a:xfrm>
                    <a:prstGeom prst="rect">
                      <a:avLst/>
                    </a:prstGeom>
                  </pic:spPr>
                </pic:pic>
              </a:graphicData>
            </a:graphic>
          </wp:inline>
        </w:drawing>
      </w:r>
    </w:p>
    <w:p w14:paraId="2D8DECA6" w14:textId="11FDED80" w:rsidR="00A12504" w:rsidRDefault="00A12504" w:rsidP="00A12504">
      <w:pPr>
        <w:pStyle w:val="BodyText"/>
        <w:adjustRightInd w:val="0"/>
        <w:snapToGrid w:val="0"/>
        <w:jc w:val="center"/>
        <w:rPr>
          <w:sz w:val="22"/>
          <w:szCs w:val="22"/>
        </w:rPr>
      </w:pPr>
      <w:r w:rsidRPr="006523D7">
        <w:rPr>
          <w:sz w:val="20"/>
          <w:szCs w:val="20"/>
        </w:rPr>
        <w:t>Gambar</w:t>
      </w:r>
      <w:r w:rsidRPr="006523D7">
        <w:rPr>
          <w:spacing w:val="-3"/>
          <w:sz w:val="20"/>
          <w:szCs w:val="20"/>
        </w:rPr>
        <w:t xml:space="preserve"> </w:t>
      </w:r>
      <w:r w:rsidRPr="006523D7">
        <w:rPr>
          <w:sz w:val="20"/>
          <w:szCs w:val="20"/>
        </w:rPr>
        <w:t xml:space="preserve">1. </w:t>
      </w:r>
      <w:r w:rsidRPr="00A12504">
        <w:rPr>
          <w:sz w:val="20"/>
          <w:szCs w:val="20"/>
        </w:rPr>
        <w:t xml:space="preserve">Lokasi Penelitian Perumahan Griya </w:t>
      </w:r>
      <w:proofErr w:type="spellStart"/>
      <w:r w:rsidRPr="00A12504">
        <w:rPr>
          <w:sz w:val="20"/>
          <w:szCs w:val="20"/>
        </w:rPr>
        <w:t>Curup</w:t>
      </w:r>
      <w:proofErr w:type="spellEnd"/>
      <w:r w:rsidRPr="00A12504">
        <w:rPr>
          <w:sz w:val="20"/>
          <w:szCs w:val="20"/>
        </w:rPr>
        <w:t xml:space="preserve"> Embun Tahap I dan Tahap II</w:t>
      </w:r>
    </w:p>
    <w:p w14:paraId="302A2555" w14:textId="77777777" w:rsidR="00A12504" w:rsidRDefault="00A12504" w:rsidP="00C7616C">
      <w:pPr>
        <w:pStyle w:val="BodyText"/>
        <w:adjustRightInd w:val="0"/>
        <w:snapToGrid w:val="0"/>
        <w:rPr>
          <w:sz w:val="22"/>
          <w:szCs w:val="22"/>
        </w:rPr>
      </w:pPr>
    </w:p>
    <w:p w14:paraId="666E03B7" w14:textId="77777777" w:rsidR="00A12504" w:rsidRPr="008220CD" w:rsidRDefault="00A12504" w:rsidP="00A12504">
      <w:pPr>
        <w:pBdr>
          <w:top w:val="nil"/>
          <w:left w:val="nil"/>
          <w:bottom w:val="nil"/>
          <w:right w:val="nil"/>
          <w:between w:val="nil"/>
        </w:pBdr>
        <w:jc w:val="both"/>
        <w:rPr>
          <w:b/>
          <w:bCs/>
          <w:color w:val="000000"/>
        </w:rPr>
      </w:pPr>
      <w:r w:rsidRPr="008220CD">
        <w:rPr>
          <w:b/>
          <w:bCs/>
          <w:color w:val="000000"/>
        </w:rPr>
        <w:t xml:space="preserve">Metode yang </w:t>
      </w:r>
      <w:r>
        <w:rPr>
          <w:b/>
          <w:bCs/>
          <w:color w:val="000000"/>
        </w:rPr>
        <w:t>D</w:t>
      </w:r>
      <w:r w:rsidRPr="008220CD">
        <w:rPr>
          <w:b/>
          <w:bCs/>
          <w:color w:val="000000"/>
        </w:rPr>
        <w:t>igunakan</w:t>
      </w:r>
    </w:p>
    <w:p w14:paraId="259176CC" w14:textId="77777777" w:rsidR="00A12504" w:rsidRDefault="00A12504" w:rsidP="00A12504">
      <w:pPr>
        <w:pBdr>
          <w:top w:val="nil"/>
          <w:left w:val="nil"/>
          <w:bottom w:val="nil"/>
          <w:right w:val="nil"/>
          <w:between w:val="nil"/>
        </w:pBdr>
        <w:ind w:firstLine="425"/>
        <w:jc w:val="both"/>
      </w:pPr>
      <w:r w:rsidRPr="000A6BA6">
        <w:t xml:space="preserve">Penelitian ini diawali dengan studi literatur guna memperoleh pemahaman teoritis terkait topik dan konteks studi kasus. Selanjutnya, dilakukan pengolahan data sekunder berupa hasil uji CBR lapangan dan informasi teknis lainnya terkait perencanaan serta pelaksanaan bantuan PSU di Perumahan Griya </w:t>
      </w:r>
      <w:proofErr w:type="spellStart"/>
      <w:r w:rsidRPr="000A6BA6">
        <w:t>Curup</w:t>
      </w:r>
      <w:proofErr w:type="spellEnd"/>
      <w:r w:rsidRPr="000A6BA6">
        <w:t xml:space="preserve"> Embun Tahap I dan II. Data diperoleh dari Satuan Kerja Penyediaan Perumahan Provinsi Sumatera Selatan sebagai sumber utama.</w:t>
      </w:r>
    </w:p>
    <w:p w14:paraId="5887387D" w14:textId="77777777" w:rsidR="00A12504" w:rsidRDefault="00A12504" w:rsidP="00A12504">
      <w:pPr>
        <w:pBdr>
          <w:top w:val="nil"/>
          <w:left w:val="nil"/>
          <w:bottom w:val="nil"/>
          <w:right w:val="nil"/>
          <w:between w:val="nil"/>
        </w:pBdr>
        <w:ind w:firstLine="425"/>
        <w:jc w:val="both"/>
      </w:pPr>
    </w:p>
    <w:p w14:paraId="568EFF15" w14:textId="77777777" w:rsidR="00A12504" w:rsidRDefault="00A12504" w:rsidP="00A12504">
      <w:pPr>
        <w:pBdr>
          <w:top w:val="nil"/>
          <w:left w:val="nil"/>
          <w:bottom w:val="nil"/>
          <w:right w:val="nil"/>
          <w:between w:val="nil"/>
        </w:pBdr>
        <w:jc w:val="center"/>
      </w:pPr>
      <w:r w:rsidRPr="000A6BA6">
        <w:rPr>
          <w:noProof/>
        </w:rPr>
        <w:drawing>
          <wp:inline distT="0" distB="0" distL="0" distR="0" wp14:anchorId="3E00F9C5" wp14:editId="467ACCFD">
            <wp:extent cx="2255165" cy="3090041"/>
            <wp:effectExtent l="0" t="0" r="0" b="0"/>
            <wp:docPr id="567535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5280" cy="3103901"/>
                    </a:xfrm>
                    <a:prstGeom prst="rect">
                      <a:avLst/>
                    </a:prstGeom>
                    <a:noFill/>
                  </pic:spPr>
                </pic:pic>
              </a:graphicData>
            </a:graphic>
          </wp:inline>
        </w:drawing>
      </w:r>
    </w:p>
    <w:p w14:paraId="46DCA324" w14:textId="77777777" w:rsidR="00A12504" w:rsidRPr="00A12504" w:rsidRDefault="00A12504" w:rsidP="00A12504">
      <w:pPr>
        <w:pBdr>
          <w:top w:val="nil"/>
          <w:left w:val="nil"/>
          <w:bottom w:val="nil"/>
          <w:right w:val="nil"/>
          <w:between w:val="nil"/>
        </w:pBdr>
        <w:jc w:val="center"/>
        <w:rPr>
          <w:sz w:val="20"/>
          <w:szCs w:val="20"/>
        </w:rPr>
      </w:pPr>
      <w:r w:rsidRPr="00A12504">
        <w:rPr>
          <w:sz w:val="20"/>
          <w:szCs w:val="20"/>
        </w:rPr>
        <w:t>Gambar 2. Alur Penelitian</w:t>
      </w:r>
    </w:p>
    <w:p w14:paraId="196B861B" w14:textId="77777777" w:rsidR="00A12504" w:rsidRDefault="00A12504" w:rsidP="00A12504">
      <w:pPr>
        <w:pBdr>
          <w:top w:val="nil"/>
          <w:left w:val="nil"/>
          <w:bottom w:val="nil"/>
          <w:right w:val="nil"/>
          <w:between w:val="nil"/>
        </w:pBdr>
        <w:jc w:val="center"/>
      </w:pPr>
    </w:p>
    <w:p w14:paraId="461AB24E" w14:textId="74BFED54" w:rsidR="00A12504" w:rsidRDefault="00A12504" w:rsidP="00A12504">
      <w:pPr>
        <w:pBdr>
          <w:top w:val="nil"/>
          <w:left w:val="nil"/>
          <w:bottom w:val="nil"/>
          <w:right w:val="nil"/>
          <w:between w:val="nil"/>
        </w:pBdr>
        <w:ind w:firstLine="425"/>
        <w:jc w:val="both"/>
      </w:pPr>
      <w:r w:rsidRPr="00A12504">
        <w:t>Dalam perencanaan infrastruktur jalan, penting memastikan struktur jalan mampu menahan beban lalu lintas yang diterimanya. Beban dari permukaan jalan disalurkan ke lapisan di bawahnya, di mana penyebaran beban semakin meluas dan tekanannya menurun. Karena itu, spesifikasi material tiap lapisan menyesuaikan, dengan lapisan atas memiliki kekuatan lebih tinggi dibanding lapisan bawah. Struktur jalan umumnya terdiri atas tanah dasar (</w:t>
      </w:r>
      <w:proofErr w:type="spellStart"/>
      <w:r w:rsidRPr="00A12504">
        <w:t>subgrade</w:t>
      </w:r>
      <w:proofErr w:type="spellEnd"/>
      <w:r w:rsidRPr="00A12504">
        <w:t>), fondasi bawah (</w:t>
      </w:r>
      <w:proofErr w:type="spellStart"/>
      <w:r w:rsidRPr="00A12504">
        <w:t>subbase</w:t>
      </w:r>
      <w:proofErr w:type="spellEnd"/>
      <w:r w:rsidRPr="00A12504">
        <w:t xml:space="preserve">), fondasi atas (base </w:t>
      </w:r>
      <w:proofErr w:type="spellStart"/>
      <w:r w:rsidRPr="00A12504">
        <w:t>course</w:t>
      </w:r>
      <w:proofErr w:type="spellEnd"/>
      <w:r w:rsidRPr="00A12504">
        <w:t>), dan lapisan permukaan (</w:t>
      </w:r>
      <w:proofErr w:type="spellStart"/>
      <w:r w:rsidRPr="00A12504">
        <w:t>surface</w:t>
      </w:r>
      <w:proofErr w:type="spellEnd"/>
      <w:r w:rsidRPr="00A12504">
        <w:t xml:space="preserve"> </w:t>
      </w:r>
      <w:proofErr w:type="spellStart"/>
      <w:r w:rsidRPr="00A12504">
        <w:t>course</w:t>
      </w:r>
      <w:proofErr w:type="spellEnd"/>
      <w:r w:rsidRPr="00A12504">
        <w:t xml:space="preserve">). </w:t>
      </w:r>
      <w:r w:rsidRPr="00A12504">
        <w:t>Penelitian ini memfokuskan analisis pada lapisan fondasi atas dengan meninjau kesesuaian nilai CBR lapangan terhadap standar teknis dalam Surat Edaran No. 110/KPTS/</w:t>
      </w:r>
      <w:proofErr w:type="spellStart"/>
      <w:r w:rsidRPr="00A12504">
        <w:t>Dr</w:t>
      </w:r>
      <w:proofErr w:type="spellEnd"/>
      <w:r w:rsidRPr="00A12504">
        <w:t xml:space="preserve">/2022 tentang Petunjuk Teknis PSU. Metode uji CBR digunakan untuk mengevaluasi daya dukung lapisan </w:t>
      </w:r>
      <w:proofErr w:type="spellStart"/>
      <w:r w:rsidRPr="00A12504">
        <w:t>perkerasan</w:t>
      </w:r>
      <w:proofErr w:type="spellEnd"/>
      <w:r w:rsidRPr="00A12504">
        <w:t xml:space="preserve">, dengan cara membandingkan tekanan penetrasi terhadap material standar. Nilai CBR digunakan untuk merencanakan ketebalan </w:t>
      </w:r>
      <w:proofErr w:type="spellStart"/>
      <w:r w:rsidRPr="00A12504">
        <w:t>perkerasan</w:t>
      </w:r>
      <w:proofErr w:type="spellEnd"/>
      <w:r w:rsidRPr="00A12504">
        <w:t xml:space="preserve">, didukung oleh data kadar air dan kepadatan tanah di lokasi uji. Pengujian dilakukan dengan penetrasi piston menggunakan beban gandar truk berkecepatan 0,05 inci/menit. Uji CBR ini dilakukan pada 7 ruas jalan, masing-masing mencakup lapisan tanah dan </w:t>
      </w:r>
      <w:proofErr w:type="spellStart"/>
      <w:r w:rsidRPr="00A12504">
        <w:t>sirtu</w:t>
      </w:r>
      <w:proofErr w:type="spellEnd"/>
      <w:r>
        <w:t>.</w:t>
      </w:r>
    </w:p>
    <w:p w14:paraId="1D655068" w14:textId="77777777" w:rsidR="00A12504" w:rsidRPr="00026E79" w:rsidRDefault="00A12504" w:rsidP="00C7616C">
      <w:pPr>
        <w:pStyle w:val="BodyText"/>
        <w:adjustRightInd w:val="0"/>
        <w:snapToGrid w:val="0"/>
        <w:rPr>
          <w:sz w:val="22"/>
          <w:szCs w:val="22"/>
        </w:rPr>
      </w:pPr>
    </w:p>
    <w:p w14:paraId="1CB56CD8" w14:textId="77777777" w:rsidR="00A12504" w:rsidRDefault="00A12504" w:rsidP="00C7616C">
      <w:pPr>
        <w:adjustRightInd w:val="0"/>
        <w:snapToGrid w:val="0"/>
        <w:rPr>
          <w:b/>
          <w:sz w:val="24"/>
          <w:szCs w:val="24"/>
        </w:rPr>
      </w:pPr>
    </w:p>
    <w:p w14:paraId="4D9C93FB" w14:textId="19459016"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2C1530BA" w14:textId="77777777" w:rsidR="00A12504" w:rsidRPr="008F5500" w:rsidRDefault="00A12504" w:rsidP="00A12504">
      <w:pPr>
        <w:rPr>
          <w:b/>
          <w:bCs/>
        </w:rPr>
      </w:pPr>
      <w:r w:rsidRPr="008F5500">
        <w:rPr>
          <w:b/>
          <w:bCs/>
        </w:rPr>
        <w:t xml:space="preserve">Data Perencanaan </w:t>
      </w:r>
    </w:p>
    <w:p w14:paraId="43FB0CF0" w14:textId="77777777" w:rsidR="00A12504" w:rsidRDefault="00A12504" w:rsidP="00A12504">
      <w:pPr>
        <w:pBdr>
          <w:top w:val="nil"/>
          <w:left w:val="nil"/>
          <w:bottom w:val="nil"/>
          <w:right w:val="nil"/>
          <w:between w:val="nil"/>
        </w:pBdr>
        <w:ind w:firstLine="427"/>
        <w:jc w:val="both"/>
        <w:rPr>
          <w:bCs/>
          <w:lang w:val="id-ID"/>
        </w:rPr>
      </w:pPr>
      <w:r w:rsidRPr="000A6BA6">
        <w:rPr>
          <w:bCs/>
          <w:lang w:val="id-ID"/>
        </w:rPr>
        <w:t xml:space="preserve">Prasarana, Sarana, dan Utilitas Umum (PSU) di kawasan Perumahan MBR Griya </w:t>
      </w:r>
      <w:proofErr w:type="spellStart"/>
      <w:r w:rsidRPr="000A6BA6">
        <w:rPr>
          <w:bCs/>
          <w:lang w:val="id-ID"/>
        </w:rPr>
        <w:t>Curup</w:t>
      </w:r>
      <w:proofErr w:type="spellEnd"/>
      <w:r w:rsidRPr="000A6BA6">
        <w:rPr>
          <w:bCs/>
          <w:lang w:val="id-ID"/>
        </w:rPr>
        <w:t xml:space="preserve"> Embun Tahap I dan II mencakup pembangunan sebanyak tujuh ruas jalan. Enam di antaranya merupakan jalan bantuan, sementara satu ruas lainnya dibangun secara swadaya oleh pihak pengembang. Gambar </w:t>
      </w:r>
      <w:proofErr w:type="spellStart"/>
      <w:r w:rsidRPr="000A6BA6">
        <w:rPr>
          <w:bCs/>
          <w:lang w:val="id-ID"/>
        </w:rPr>
        <w:t>site</w:t>
      </w:r>
      <w:proofErr w:type="spellEnd"/>
      <w:r w:rsidRPr="000A6BA6">
        <w:rPr>
          <w:bCs/>
          <w:lang w:val="id-ID"/>
        </w:rPr>
        <w:t xml:space="preserve"> plan berikut menunjukkan lokasi masing-masing ruas jalan yang dibangun, lengkap dengan potongan memanjang dan melintang dari setiap ruas jalan tersebut.</w:t>
      </w:r>
    </w:p>
    <w:p w14:paraId="112C23F7" w14:textId="77777777" w:rsidR="00A12504" w:rsidRDefault="00A12504" w:rsidP="00A12504">
      <w:pPr>
        <w:pBdr>
          <w:top w:val="nil"/>
          <w:left w:val="nil"/>
          <w:bottom w:val="nil"/>
          <w:right w:val="nil"/>
          <w:between w:val="nil"/>
        </w:pBdr>
        <w:jc w:val="center"/>
        <w:rPr>
          <w:color w:val="000000"/>
        </w:rPr>
      </w:pPr>
      <w:r w:rsidRPr="000A6BA6">
        <w:rPr>
          <w:bCs/>
          <w:noProof/>
        </w:rPr>
        <w:drawing>
          <wp:inline distT="0" distB="0" distL="0" distR="0" wp14:anchorId="15C96D9C" wp14:editId="6B7EC01A">
            <wp:extent cx="1915065" cy="1543360"/>
            <wp:effectExtent l="0" t="0" r="9525" b="0"/>
            <wp:docPr id="720452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32082" cy="1557074"/>
                    </a:xfrm>
                    <a:prstGeom prst="rect">
                      <a:avLst/>
                    </a:prstGeom>
                    <a:noFill/>
                    <a:ln>
                      <a:noFill/>
                    </a:ln>
                  </pic:spPr>
                </pic:pic>
              </a:graphicData>
            </a:graphic>
          </wp:inline>
        </w:drawing>
      </w:r>
    </w:p>
    <w:p w14:paraId="656C66DC" w14:textId="77777777" w:rsidR="00A12504" w:rsidRPr="00A12504" w:rsidRDefault="00A12504" w:rsidP="00A12504">
      <w:pPr>
        <w:pBdr>
          <w:top w:val="nil"/>
          <w:left w:val="nil"/>
          <w:bottom w:val="nil"/>
          <w:right w:val="nil"/>
          <w:between w:val="nil"/>
        </w:pBdr>
        <w:jc w:val="center"/>
        <w:rPr>
          <w:bCs/>
          <w:color w:val="000000"/>
          <w:sz w:val="20"/>
          <w:szCs w:val="20"/>
        </w:rPr>
      </w:pPr>
      <w:r w:rsidRPr="00A12504">
        <w:rPr>
          <w:bCs/>
          <w:sz w:val="20"/>
          <w:szCs w:val="20"/>
          <w:lang w:val="id-ID"/>
        </w:rPr>
        <w:t xml:space="preserve">Gambar 3. </w:t>
      </w:r>
      <w:proofErr w:type="spellStart"/>
      <w:r w:rsidRPr="00A12504">
        <w:rPr>
          <w:bCs/>
          <w:i/>
          <w:iCs/>
          <w:sz w:val="20"/>
          <w:szCs w:val="20"/>
          <w:lang w:val="id-ID"/>
        </w:rPr>
        <w:t>Site</w:t>
      </w:r>
      <w:proofErr w:type="spellEnd"/>
      <w:r w:rsidRPr="00A12504">
        <w:rPr>
          <w:bCs/>
          <w:i/>
          <w:iCs/>
          <w:sz w:val="20"/>
          <w:szCs w:val="20"/>
          <w:lang w:val="id-ID"/>
        </w:rPr>
        <w:t xml:space="preserve"> Plan</w:t>
      </w:r>
      <w:r w:rsidRPr="00A12504">
        <w:rPr>
          <w:bCs/>
          <w:sz w:val="20"/>
          <w:szCs w:val="20"/>
          <w:lang w:val="id-ID"/>
        </w:rPr>
        <w:t xml:space="preserve"> Perumahan MBR Griya </w:t>
      </w:r>
      <w:proofErr w:type="spellStart"/>
      <w:r w:rsidRPr="00A12504">
        <w:rPr>
          <w:bCs/>
          <w:sz w:val="20"/>
          <w:szCs w:val="20"/>
          <w:lang w:val="id-ID"/>
        </w:rPr>
        <w:t>Curup</w:t>
      </w:r>
      <w:proofErr w:type="spellEnd"/>
      <w:r w:rsidRPr="00A12504">
        <w:rPr>
          <w:bCs/>
          <w:sz w:val="20"/>
          <w:szCs w:val="20"/>
          <w:lang w:val="id-ID"/>
        </w:rPr>
        <w:t xml:space="preserve"> Embun Tahap I dan Tahap II</w:t>
      </w:r>
    </w:p>
    <w:p w14:paraId="0AB3059A" w14:textId="77777777" w:rsidR="00A12504" w:rsidRDefault="00A12504" w:rsidP="00A12504">
      <w:pPr>
        <w:pBdr>
          <w:top w:val="nil"/>
          <w:left w:val="nil"/>
          <w:bottom w:val="nil"/>
          <w:right w:val="nil"/>
          <w:between w:val="nil"/>
        </w:pBdr>
        <w:ind w:firstLine="427"/>
        <w:jc w:val="both"/>
        <w:rPr>
          <w:bCs/>
          <w:color w:val="000000"/>
        </w:rPr>
      </w:pPr>
    </w:p>
    <w:p w14:paraId="3A35AF3C" w14:textId="77777777" w:rsidR="00A12504" w:rsidRPr="00A12504" w:rsidRDefault="00A12504" w:rsidP="00A12504">
      <w:pPr>
        <w:pBdr>
          <w:top w:val="nil"/>
          <w:left w:val="nil"/>
          <w:bottom w:val="nil"/>
          <w:right w:val="nil"/>
          <w:between w:val="nil"/>
        </w:pBdr>
        <w:ind w:firstLine="427"/>
        <w:jc w:val="both"/>
        <w:rPr>
          <w:bCs/>
          <w:color w:val="000000"/>
        </w:rPr>
      </w:pPr>
    </w:p>
    <w:p w14:paraId="0BB96BAC" w14:textId="77777777" w:rsidR="00A12504" w:rsidRPr="00A12504" w:rsidRDefault="00A12504" w:rsidP="00A12504">
      <w:pPr>
        <w:pBdr>
          <w:top w:val="nil"/>
          <w:left w:val="nil"/>
          <w:bottom w:val="nil"/>
          <w:right w:val="nil"/>
          <w:between w:val="nil"/>
        </w:pBdr>
        <w:ind w:firstLine="427"/>
        <w:jc w:val="both"/>
        <w:rPr>
          <w:bCs/>
          <w:lang w:val="id-ID"/>
        </w:rPr>
      </w:pPr>
      <w:r w:rsidRPr="00A12504">
        <w:rPr>
          <w:bCs/>
          <w:noProof/>
        </w:rPr>
        <w:drawing>
          <wp:inline distT="0" distB="0" distL="0" distR="0" wp14:anchorId="789C9BC1" wp14:editId="18CC2F3E">
            <wp:extent cx="2281555" cy="1080135"/>
            <wp:effectExtent l="0" t="0" r="4445" b="5715"/>
            <wp:docPr id="99428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8198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81555" cy="1080135"/>
                    </a:xfrm>
                    <a:prstGeom prst="rect">
                      <a:avLst/>
                    </a:prstGeom>
                  </pic:spPr>
                </pic:pic>
              </a:graphicData>
            </a:graphic>
          </wp:inline>
        </w:drawing>
      </w:r>
    </w:p>
    <w:p w14:paraId="63645297" w14:textId="77777777" w:rsidR="00A12504" w:rsidRPr="00A12504" w:rsidRDefault="00A12504" w:rsidP="00A12504">
      <w:pPr>
        <w:pBdr>
          <w:top w:val="nil"/>
          <w:left w:val="nil"/>
          <w:bottom w:val="nil"/>
          <w:right w:val="nil"/>
          <w:between w:val="nil"/>
        </w:pBdr>
        <w:jc w:val="center"/>
        <w:rPr>
          <w:bCs/>
          <w:color w:val="000000"/>
          <w:sz w:val="20"/>
          <w:szCs w:val="20"/>
        </w:rPr>
      </w:pPr>
      <w:r w:rsidRPr="00A12504">
        <w:rPr>
          <w:bCs/>
          <w:sz w:val="20"/>
          <w:szCs w:val="20"/>
          <w:lang w:val="id-ID"/>
        </w:rPr>
        <w:t>Gambar 4. Potongan Memanjang Jalan</w:t>
      </w:r>
    </w:p>
    <w:p w14:paraId="592C7306" w14:textId="77777777" w:rsidR="00A12504" w:rsidRDefault="00A12504" w:rsidP="00A12504">
      <w:pPr>
        <w:pBdr>
          <w:top w:val="nil"/>
          <w:left w:val="nil"/>
          <w:bottom w:val="nil"/>
          <w:right w:val="nil"/>
          <w:between w:val="nil"/>
        </w:pBdr>
        <w:ind w:firstLine="427"/>
        <w:jc w:val="both"/>
        <w:rPr>
          <w:bCs/>
          <w:lang w:val="id-ID"/>
        </w:rPr>
      </w:pPr>
    </w:p>
    <w:p w14:paraId="14A02030" w14:textId="77777777" w:rsidR="00A12504" w:rsidRDefault="00A12504" w:rsidP="00A12504">
      <w:pPr>
        <w:pBdr>
          <w:top w:val="nil"/>
          <w:left w:val="nil"/>
          <w:bottom w:val="nil"/>
          <w:right w:val="nil"/>
          <w:between w:val="nil"/>
        </w:pBdr>
        <w:ind w:firstLine="427"/>
        <w:jc w:val="both"/>
        <w:rPr>
          <w:bCs/>
          <w:lang w:val="id-ID"/>
        </w:rPr>
      </w:pPr>
    </w:p>
    <w:p w14:paraId="10EAAC35" w14:textId="38905881" w:rsidR="00A12504" w:rsidRPr="003814F8" w:rsidRDefault="00A12504" w:rsidP="00A12504">
      <w:pPr>
        <w:pBdr>
          <w:top w:val="nil"/>
          <w:left w:val="nil"/>
          <w:bottom w:val="nil"/>
          <w:right w:val="nil"/>
          <w:between w:val="nil"/>
        </w:pBdr>
        <w:ind w:firstLine="427"/>
        <w:jc w:val="both"/>
        <w:rPr>
          <w:bCs/>
          <w:lang w:val="id-ID"/>
        </w:rPr>
      </w:pPr>
      <w:r w:rsidRPr="000A6BA6">
        <w:rPr>
          <w:bCs/>
          <w:lang w:val="id-ID"/>
        </w:rPr>
        <w:t xml:space="preserve">Detail potongan memanjang dan melintang serta panjang jalan dan lebar jalan untuk setiap </w:t>
      </w:r>
      <w:r w:rsidRPr="000A6BA6">
        <w:rPr>
          <w:bCs/>
          <w:lang w:val="id-ID"/>
        </w:rPr>
        <w:lastRenderedPageBreak/>
        <w:t>ruas jalan bantuan dan ruas jalan yang dibangun secara swadaya dapat dilihat pada tabel berikut.</w:t>
      </w:r>
    </w:p>
    <w:p w14:paraId="5DBF28CE" w14:textId="77777777" w:rsidR="00A12504" w:rsidRDefault="00A12504" w:rsidP="00A12504">
      <w:pPr>
        <w:pBdr>
          <w:top w:val="nil"/>
          <w:left w:val="nil"/>
          <w:bottom w:val="nil"/>
          <w:right w:val="nil"/>
          <w:between w:val="nil"/>
        </w:pBdr>
        <w:jc w:val="both"/>
        <w:rPr>
          <w:color w:val="000000"/>
        </w:rPr>
      </w:pPr>
    </w:p>
    <w:p w14:paraId="0C8C4C4A" w14:textId="77777777" w:rsidR="00A12504" w:rsidRDefault="00A12504" w:rsidP="00A12504">
      <w:pPr>
        <w:pBdr>
          <w:top w:val="nil"/>
          <w:left w:val="nil"/>
          <w:bottom w:val="nil"/>
          <w:right w:val="nil"/>
          <w:between w:val="nil"/>
        </w:pBdr>
        <w:jc w:val="center"/>
        <w:rPr>
          <w:color w:val="000000"/>
        </w:rPr>
      </w:pPr>
      <w:r w:rsidRPr="000A6BA6">
        <w:rPr>
          <w:noProof/>
        </w:rPr>
        <w:drawing>
          <wp:inline distT="0" distB="0" distL="0" distR="0" wp14:anchorId="27AC7097" wp14:editId="1D6816D7">
            <wp:extent cx="2266950" cy="1033209"/>
            <wp:effectExtent l="0" t="0" r="0" b="0"/>
            <wp:docPr id="188807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874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79791" cy="1039061"/>
                    </a:xfrm>
                    <a:prstGeom prst="rect">
                      <a:avLst/>
                    </a:prstGeom>
                  </pic:spPr>
                </pic:pic>
              </a:graphicData>
            </a:graphic>
          </wp:inline>
        </w:drawing>
      </w:r>
    </w:p>
    <w:p w14:paraId="7D576049" w14:textId="77777777" w:rsidR="00A12504" w:rsidRDefault="00A12504" w:rsidP="00A12504">
      <w:pPr>
        <w:pBdr>
          <w:top w:val="nil"/>
          <w:left w:val="nil"/>
          <w:bottom w:val="nil"/>
          <w:right w:val="nil"/>
          <w:between w:val="nil"/>
        </w:pBdr>
        <w:jc w:val="center"/>
        <w:rPr>
          <w:color w:val="000000"/>
        </w:rPr>
      </w:pPr>
    </w:p>
    <w:p w14:paraId="1C15D392" w14:textId="77777777" w:rsidR="00A12504" w:rsidRPr="00EC197B" w:rsidRDefault="00A12504" w:rsidP="00A12504">
      <w:pPr>
        <w:pBdr>
          <w:top w:val="nil"/>
          <w:left w:val="nil"/>
          <w:bottom w:val="nil"/>
          <w:right w:val="nil"/>
          <w:between w:val="nil"/>
        </w:pBdr>
        <w:jc w:val="center"/>
        <w:rPr>
          <w:color w:val="000000"/>
          <w:sz w:val="20"/>
          <w:szCs w:val="20"/>
        </w:rPr>
      </w:pPr>
      <w:r w:rsidRPr="00EC197B">
        <w:rPr>
          <w:b/>
          <w:sz w:val="20"/>
          <w:szCs w:val="20"/>
          <w:lang w:val="id-ID"/>
        </w:rPr>
        <w:t xml:space="preserve">Gambar </w:t>
      </w:r>
      <w:r>
        <w:rPr>
          <w:b/>
          <w:sz w:val="20"/>
          <w:szCs w:val="20"/>
          <w:lang w:val="id-ID"/>
        </w:rPr>
        <w:t>5</w:t>
      </w:r>
      <w:r w:rsidRPr="00EC197B">
        <w:rPr>
          <w:bCs/>
          <w:sz w:val="20"/>
          <w:szCs w:val="20"/>
          <w:lang w:val="id-ID"/>
        </w:rPr>
        <w:t>. Potongan Melintang Jalan</w:t>
      </w:r>
    </w:p>
    <w:p w14:paraId="0C62560B" w14:textId="77777777" w:rsidR="00A12504" w:rsidRDefault="00A12504" w:rsidP="00A12504">
      <w:pPr>
        <w:pBdr>
          <w:top w:val="nil"/>
          <w:left w:val="nil"/>
          <w:bottom w:val="nil"/>
          <w:right w:val="nil"/>
          <w:between w:val="nil"/>
        </w:pBdr>
        <w:jc w:val="both"/>
        <w:rPr>
          <w:color w:val="000000"/>
        </w:rPr>
      </w:pPr>
    </w:p>
    <w:p w14:paraId="0F0C3885" w14:textId="77777777" w:rsidR="00FB560D" w:rsidRDefault="00FB560D" w:rsidP="00A12504">
      <w:pPr>
        <w:pBdr>
          <w:top w:val="nil"/>
          <w:left w:val="nil"/>
          <w:bottom w:val="nil"/>
          <w:right w:val="nil"/>
          <w:between w:val="nil"/>
        </w:pBdr>
        <w:jc w:val="both"/>
        <w:rPr>
          <w:color w:val="000000"/>
        </w:rPr>
      </w:pPr>
    </w:p>
    <w:p w14:paraId="338B9AD8" w14:textId="77777777" w:rsidR="00A12504" w:rsidRPr="00A12504" w:rsidRDefault="00A12504" w:rsidP="00A12504">
      <w:pPr>
        <w:jc w:val="both"/>
        <w:rPr>
          <w:sz w:val="20"/>
          <w:szCs w:val="20"/>
        </w:rPr>
      </w:pPr>
      <w:r w:rsidRPr="00A12504">
        <w:rPr>
          <w:sz w:val="20"/>
          <w:szCs w:val="20"/>
        </w:rPr>
        <w:t xml:space="preserve">Tabel 1. Dimensi Ruas Jalan Lingkungan Perumahan MBR Griya </w:t>
      </w:r>
      <w:proofErr w:type="spellStart"/>
      <w:r w:rsidRPr="00A12504">
        <w:rPr>
          <w:sz w:val="20"/>
          <w:szCs w:val="20"/>
        </w:rPr>
        <w:t>Curup</w:t>
      </w:r>
      <w:proofErr w:type="spellEnd"/>
      <w:r w:rsidRPr="00A12504">
        <w:rPr>
          <w:sz w:val="20"/>
          <w:szCs w:val="20"/>
        </w:rPr>
        <w:t xml:space="preserve"> Embun Tahap I dan Tahap II</w:t>
      </w:r>
    </w:p>
    <w:tbl>
      <w:tblPr>
        <w:tblStyle w:val="PlainTable2"/>
        <w:tblW w:w="4330" w:type="dxa"/>
        <w:tblLook w:val="04A0" w:firstRow="1" w:lastRow="0" w:firstColumn="1" w:lastColumn="0" w:noHBand="0" w:noVBand="1"/>
      </w:tblPr>
      <w:tblGrid>
        <w:gridCol w:w="1134"/>
        <w:gridCol w:w="1134"/>
        <w:gridCol w:w="1226"/>
        <w:gridCol w:w="836"/>
      </w:tblGrid>
      <w:tr w:rsidR="00A12504" w:rsidRPr="0096772D" w14:paraId="6009EA03" w14:textId="77777777" w:rsidTr="00527A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FEA6CF6" w14:textId="77777777" w:rsidR="00A12504" w:rsidRPr="0096772D" w:rsidRDefault="00A12504" w:rsidP="00A12504">
            <w:pPr>
              <w:ind w:right="-114"/>
              <w:jc w:val="center"/>
              <w:rPr>
                <w:bCs w:val="0"/>
                <w:sz w:val="20"/>
                <w:szCs w:val="20"/>
              </w:rPr>
            </w:pPr>
            <w:r w:rsidRPr="0096772D">
              <w:rPr>
                <w:bCs w:val="0"/>
                <w:sz w:val="20"/>
                <w:szCs w:val="20"/>
              </w:rPr>
              <w:t>Ruas</w:t>
            </w:r>
          </w:p>
        </w:tc>
        <w:tc>
          <w:tcPr>
            <w:tcW w:w="1134" w:type="dxa"/>
            <w:vAlign w:val="center"/>
          </w:tcPr>
          <w:p w14:paraId="7F62D216" w14:textId="77777777" w:rsidR="00A12504" w:rsidRPr="0096772D" w:rsidRDefault="00A12504" w:rsidP="00A12504">
            <w:pPr>
              <w:ind w:left="-111" w:right="-102"/>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96772D">
              <w:rPr>
                <w:bCs w:val="0"/>
                <w:sz w:val="20"/>
                <w:szCs w:val="20"/>
              </w:rPr>
              <w:t>Panjang Bantuan (m)</w:t>
            </w:r>
          </w:p>
        </w:tc>
        <w:tc>
          <w:tcPr>
            <w:tcW w:w="1226" w:type="dxa"/>
            <w:vAlign w:val="center"/>
          </w:tcPr>
          <w:p w14:paraId="0D228317" w14:textId="77777777" w:rsidR="00A12504" w:rsidRPr="0096772D" w:rsidRDefault="00A12504" w:rsidP="00A12504">
            <w:pPr>
              <w:ind w:left="-108" w:right="-162"/>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96772D">
              <w:rPr>
                <w:bCs w:val="0"/>
                <w:sz w:val="20"/>
                <w:szCs w:val="20"/>
              </w:rPr>
              <w:t>Panjang Swadaya (m)</w:t>
            </w:r>
          </w:p>
        </w:tc>
        <w:tc>
          <w:tcPr>
            <w:tcW w:w="836" w:type="dxa"/>
            <w:vAlign w:val="center"/>
          </w:tcPr>
          <w:p w14:paraId="000BCED1" w14:textId="77777777" w:rsidR="00A12504" w:rsidRPr="0096772D" w:rsidRDefault="00A12504" w:rsidP="00A12504">
            <w:pPr>
              <w:ind w:left="-63" w:right="-31"/>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96772D">
              <w:rPr>
                <w:bCs w:val="0"/>
                <w:sz w:val="20"/>
                <w:szCs w:val="20"/>
              </w:rPr>
              <w:t>Lebar (m)</w:t>
            </w:r>
          </w:p>
        </w:tc>
      </w:tr>
      <w:tr w:rsidR="00A12504" w:rsidRPr="0096772D" w14:paraId="255086CE" w14:textId="77777777" w:rsidTr="00527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76356DF" w14:textId="77777777" w:rsidR="00A12504" w:rsidRPr="0096772D" w:rsidRDefault="00A12504" w:rsidP="00A12504">
            <w:pPr>
              <w:jc w:val="center"/>
              <w:rPr>
                <w:bCs w:val="0"/>
                <w:sz w:val="20"/>
                <w:szCs w:val="20"/>
              </w:rPr>
            </w:pPr>
            <w:r w:rsidRPr="0096772D">
              <w:rPr>
                <w:bCs w:val="0"/>
                <w:sz w:val="20"/>
                <w:szCs w:val="20"/>
              </w:rPr>
              <w:t>Ruas 1</w:t>
            </w:r>
          </w:p>
        </w:tc>
        <w:tc>
          <w:tcPr>
            <w:tcW w:w="1134" w:type="dxa"/>
            <w:vAlign w:val="center"/>
          </w:tcPr>
          <w:p w14:paraId="39089210"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96,80</w:t>
            </w:r>
          </w:p>
        </w:tc>
        <w:tc>
          <w:tcPr>
            <w:tcW w:w="1226" w:type="dxa"/>
            <w:vAlign w:val="center"/>
          </w:tcPr>
          <w:p w14:paraId="18D83CC4"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1,00</w:t>
            </w:r>
          </w:p>
        </w:tc>
        <w:tc>
          <w:tcPr>
            <w:tcW w:w="836" w:type="dxa"/>
            <w:vAlign w:val="center"/>
          </w:tcPr>
          <w:p w14:paraId="3A9FF396"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4,03</w:t>
            </w:r>
          </w:p>
        </w:tc>
      </w:tr>
      <w:tr w:rsidR="00A12504" w:rsidRPr="0096772D" w14:paraId="46609255" w14:textId="77777777" w:rsidTr="00527AFA">
        <w:tc>
          <w:tcPr>
            <w:cnfStyle w:val="001000000000" w:firstRow="0" w:lastRow="0" w:firstColumn="1" w:lastColumn="0" w:oddVBand="0" w:evenVBand="0" w:oddHBand="0" w:evenHBand="0" w:firstRowFirstColumn="0" w:firstRowLastColumn="0" w:lastRowFirstColumn="0" w:lastRowLastColumn="0"/>
            <w:tcW w:w="1134" w:type="dxa"/>
            <w:vAlign w:val="center"/>
          </w:tcPr>
          <w:p w14:paraId="1D5040FD" w14:textId="77777777" w:rsidR="00A12504" w:rsidRPr="0096772D" w:rsidRDefault="00A12504" w:rsidP="00A12504">
            <w:pPr>
              <w:jc w:val="center"/>
              <w:rPr>
                <w:bCs w:val="0"/>
                <w:sz w:val="20"/>
                <w:szCs w:val="20"/>
              </w:rPr>
            </w:pPr>
            <w:r w:rsidRPr="0096772D">
              <w:rPr>
                <w:bCs w:val="0"/>
                <w:sz w:val="20"/>
                <w:szCs w:val="20"/>
              </w:rPr>
              <w:t>Ruas 2</w:t>
            </w:r>
          </w:p>
        </w:tc>
        <w:tc>
          <w:tcPr>
            <w:tcW w:w="1134" w:type="dxa"/>
            <w:vAlign w:val="center"/>
          </w:tcPr>
          <w:p w14:paraId="2AD9ED92"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24,00</w:t>
            </w:r>
          </w:p>
        </w:tc>
        <w:tc>
          <w:tcPr>
            <w:tcW w:w="1226" w:type="dxa"/>
            <w:vAlign w:val="center"/>
          </w:tcPr>
          <w:p w14:paraId="057BD4B5"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1,10</w:t>
            </w:r>
          </w:p>
        </w:tc>
        <w:tc>
          <w:tcPr>
            <w:tcW w:w="836" w:type="dxa"/>
            <w:vAlign w:val="center"/>
          </w:tcPr>
          <w:p w14:paraId="7A9BCEFC"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0,00</w:t>
            </w:r>
          </w:p>
        </w:tc>
      </w:tr>
      <w:tr w:rsidR="00A12504" w:rsidRPr="0096772D" w14:paraId="3A19E451" w14:textId="77777777" w:rsidTr="00527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1DA993B" w14:textId="77777777" w:rsidR="00A12504" w:rsidRPr="0096772D" w:rsidRDefault="00A12504" w:rsidP="00A12504">
            <w:pPr>
              <w:jc w:val="center"/>
              <w:rPr>
                <w:bCs w:val="0"/>
                <w:sz w:val="20"/>
                <w:szCs w:val="20"/>
              </w:rPr>
            </w:pPr>
            <w:r w:rsidRPr="0096772D">
              <w:rPr>
                <w:bCs w:val="0"/>
                <w:sz w:val="20"/>
                <w:szCs w:val="20"/>
              </w:rPr>
              <w:t>Ruas 3</w:t>
            </w:r>
          </w:p>
        </w:tc>
        <w:tc>
          <w:tcPr>
            <w:tcW w:w="1134" w:type="dxa"/>
            <w:vAlign w:val="center"/>
          </w:tcPr>
          <w:p w14:paraId="3A351173"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103,25</w:t>
            </w:r>
          </w:p>
        </w:tc>
        <w:tc>
          <w:tcPr>
            <w:tcW w:w="1226" w:type="dxa"/>
            <w:vAlign w:val="center"/>
          </w:tcPr>
          <w:p w14:paraId="20EB3848"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0,00</w:t>
            </w:r>
          </w:p>
        </w:tc>
        <w:tc>
          <w:tcPr>
            <w:tcW w:w="836" w:type="dxa"/>
            <w:vAlign w:val="center"/>
          </w:tcPr>
          <w:p w14:paraId="7ADAE1EB"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4,01</w:t>
            </w:r>
          </w:p>
        </w:tc>
      </w:tr>
      <w:tr w:rsidR="00A12504" w:rsidRPr="0096772D" w14:paraId="747F2D01" w14:textId="77777777" w:rsidTr="00527AFA">
        <w:tc>
          <w:tcPr>
            <w:cnfStyle w:val="001000000000" w:firstRow="0" w:lastRow="0" w:firstColumn="1" w:lastColumn="0" w:oddVBand="0" w:evenVBand="0" w:oddHBand="0" w:evenHBand="0" w:firstRowFirstColumn="0" w:firstRowLastColumn="0" w:lastRowFirstColumn="0" w:lastRowLastColumn="0"/>
            <w:tcW w:w="1134" w:type="dxa"/>
            <w:vAlign w:val="center"/>
          </w:tcPr>
          <w:p w14:paraId="0E58B94B" w14:textId="77777777" w:rsidR="00A12504" w:rsidRPr="0096772D" w:rsidRDefault="00A12504" w:rsidP="00A12504">
            <w:pPr>
              <w:jc w:val="center"/>
              <w:rPr>
                <w:bCs w:val="0"/>
                <w:sz w:val="20"/>
                <w:szCs w:val="20"/>
              </w:rPr>
            </w:pPr>
            <w:r w:rsidRPr="0096772D">
              <w:rPr>
                <w:bCs w:val="0"/>
                <w:sz w:val="20"/>
                <w:szCs w:val="20"/>
              </w:rPr>
              <w:t>Ruas 4</w:t>
            </w:r>
          </w:p>
        </w:tc>
        <w:tc>
          <w:tcPr>
            <w:tcW w:w="1134" w:type="dxa"/>
            <w:vAlign w:val="center"/>
          </w:tcPr>
          <w:p w14:paraId="7CC918C1"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13,90</w:t>
            </w:r>
          </w:p>
        </w:tc>
        <w:tc>
          <w:tcPr>
            <w:tcW w:w="1226" w:type="dxa"/>
            <w:vAlign w:val="center"/>
          </w:tcPr>
          <w:p w14:paraId="49C7B241"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4,50</w:t>
            </w:r>
          </w:p>
        </w:tc>
        <w:tc>
          <w:tcPr>
            <w:tcW w:w="836" w:type="dxa"/>
            <w:vAlign w:val="center"/>
          </w:tcPr>
          <w:p w14:paraId="0D0E311F"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4,02</w:t>
            </w:r>
          </w:p>
        </w:tc>
      </w:tr>
      <w:tr w:rsidR="00A12504" w:rsidRPr="0096772D" w14:paraId="2C4A5B1B" w14:textId="77777777" w:rsidTr="00527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DEE68C9" w14:textId="77777777" w:rsidR="00A12504" w:rsidRPr="0096772D" w:rsidRDefault="00A12504" w:rsidP="00A12504">
            <w:pPr>
              <w:jc w:val="center"/>
              <w:rPr>
                <w:bCs w:val="0"/>
                <w:sz w:val="20"/>
                <w:szCs w:val="20"/>
              </w:rPr>
            </w:pPr>
            <w:r w:rsidRPr="0096772D">
              <w:rPr>
                <w:bCs w:val="0"/>
                <w:sz w:val="20"/>
                <w:szCs w:val="20"/>
              </w:rPr>
              <w:t>Ruas 5</w:t>
            </w:r>
          </w:p>
        </w:tc>
        <w:tc>
          <w:tcPr>
            <w:tcW w:w="1134" w:type="dxa"/>
            <w:vAlign w:val="center"/>
          </w:tcPr>
          <w:p w14:paraId="4E36D6BD"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64,00</w:t>
            </w:r>
          </w:p>
        </w:tc>
        <w:tc>
          <w:tcPr>
            <w:tcW w:w="1226" w:type="dxa"/>
            <w:vAlign w:val="center"/>
          </w:tcPr>
          <w:p w14:paraId="28D8E3D5"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0,00</w:t>
            </w:r>
          </w:p>
        </w:tc>
        <w:tc>
          <w:tcPr>
            <w:tcW w:w="836" w:type="dxa"/>
            <w:vAlign w:val="center"/>
          </w:tcPr>
          <w:p w14:paraId="23A92DAF"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4,02</w:t>
            </w:r>
          </w:p>
        </w:tc>
      </w:tr>
      <w:tr w:rsidR="00A12504" w:rsidRPr="0096772D" w14:paraId="4BA5E2C1" w14:textId="77777777" w:rsidTr="00527AFA">
        <w:tc>
          <w:tcPr>
            <w:cnfStyle w:val="001000000000" w:firstRow="0" w:lastRow="0" w:firstColumn="1" w:lastColumn="0" w:oddVBand="0" w:evenVBand="0" w:oddHBand="0" w:evenHBand="0" w:firstRowFirstColumn="0" w:firstRowLastColumn="0" w:lastRowFirstColumn="0" w:lastRowLastColumn="0"/>
            <w:tcW w:w="1134" w:type="dxa"/>
            <w:vAlign w:val="center"/>
          </w:tcPr>
          <w:p w14:paraId="3B95EE0E" w14:textId="77777777" w:rsidR="00A12504" w:rsidRPr="0096772D" w:rsidRDefault="00A12504" w:rsidP="00A12504">
            <w:pPr>
              <w:jc w:val="center"/>
              <w:rPr>
                <w:bCs w:val="0"/>
                <w:sz w:val="20"/>
                <w:szCs w:val="20"/>
              </w:rPr>
            </w:pPr>
            <w:r w:rsidRPr="0096772D">
              <w:rPr>
                <w:bCs w:val="0"/>
                <w:sz w:val="20"/>
                <w:szCs w:val="20"/>
              </w:rPr>
              <w:t>Ruas 6</w:t>
            </w:r>
          </w:p>
        </w:tc>
        <w:tc>
          <w:tcPr>
            <w:tcW w:w="1134" w:type="dxa"/>
            <w:vAlign w:val="center"/>
          </w:tcPr>
          <w:p w14:paraId="01DA615C"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13,05</w:t>
            </w:r>
          </w:p>
        </w:tc>
        <w:tc>
          <w:tcPr>
            <w:tcW w:w="1226" w:type="dxa"/>
            <w:vAlign w:val="center"/>
          </w:tcPr>
          <w:p w14:paraId="31D5CAD5"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47,30</w:t>
            </w:r>
          </w:p>
        </w:tc>
        <w:tc>
          <w:tcPr>
            <w:tcW w:w="836" w:type="dxa"/>
            <w:vAlign w:val="center"/>
          </w:tcPr>
          <w:p w14:paraId="71D32100"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4,01</w:t>
            </w:r>
          </w:p>
        </w:tc>
      </w:tr>
      <w:tr w:rsidR="00A12504" w:rsidRPr="0096772D" w14:paraId="5190FAE9" w14:textId="77777777" w:rsidTr="00527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5F8D35E" w14:textId="77777777" w:rsidR="00A12504" w:rsidRPr="0096772D" w:rsidRDefault="00A12504" w:rsidP="00A12504">
            <w:pPr>
              <w:jc w:val="center"/>
              <w:rPr>
                <w:bCs w:val="0"/>
                <w:sz w:val="20"/>
                <w:szCs w:val="20"/>
              </w:rPr>
            </w:pPr>
            <w:r w:rsidRPr="0096772D">
              <w:rPr>
                <w:bCs w:val="0"/>
                <w:sz w:val="20"/>
                <w:szCs w:val="20"/>
              </w:rPr>
              <w:t>Ruas 7</w:t>
            </w:r>
          </w:p>
        </w:tc>
        <w:tc>
          <w:tcPr>
            <w:tcW w:w="1134" w:type="dxa"/>
            <w:vAlign w:val="center"/>
          </w:tcPr>
          <w:p w14:paraId="25D17B0B"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0,00</w:t>
            </w:r>
          </w:p>
        </w:tc>
        <w:tc>
          <w:tcPr>
            <w:tcW w:w="1226" w:type="dxa"/>
            <w:vAlign w:val="center"/>
          </w:tcPr>
          <w:p w14:paraId="706A09D1"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76,00</w:t>
            </w:r>
          </w:p>
        </w:tc>
        <w:tc>
          <w:tcPr>
            <w:tcW w:w="836" w:type="dxa"/>
            <w:vAlign w:val="center"/>
          </w:tcPr>
          <w:p w14:paraId="2F07994D"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4,00</w:t>
            </w:r>
          </w:p>
        </w:tc>
      </w:tr>
      <w:tr w:rsidR="00A12504" w:rsidRPr="0096772D" w14:paraId="2FDA5EF3" w14:textId="77777777" w:rsidTr="00527AFA">
        <w:tc>
          <w:tcPr>
            <w:cnfStyle w:val="001000000000" w:firstRow="0" w:lastRow="0" w:firstColumn="1" w:lastColumn="0" w:oddVBand="0" w:evenVBand="0" w:oddHBand="0" w:evenHBand="0" w:firstRowFirstColumn="0" w:firstRowLastColumn="0" w:lastRowFirstColumn="0" w:lastRowLastColumn="0"/>
            <w:tcW w:w="1134" w:type="dxa"/>
            <w:vAlign w:val="center"/>
          </w:tcPr>
          <w:p w14:paraId="41F6919D" w14:textId="77777777" w:rsidR="00A12504" w:rsidRPr="0096772D" w:rsidRDefault="00A12504" w:rsidP="00A12504">
            <w:pPr>
              <w:jc w:val="center"/>
              <w:rPr>
                <w:bCs w:val="0"/>
                <w:sz w:val="20"/>
                <w:szCs w:val="20"/>
              </w:rPr>
            </w:pPr>
            <w:r w:rsidRPr="0096772D">
              <w:rPr>
                <w:bCs w:val="0"/>
                <w:sz w:val="20"/>
                <w:szCs w:val="20"/>
              </w:rPr>
              <w:t>Total (m)</w:t>
            </w:r>
          </w:p>
        </w:tc>
        <w:tc>
          <w:tcPr>
            <w:tcW w:w="1134" w:type="dxa"/>
            <w:vAlign w:val="center"/>
          </w:tcPr>
          <w:p w14:paraId="2B3D0D20"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315,00</w:t>
            </w:r>
          </w:p>
        </w:tc>
        <w:tc>
          <w:tcPr>
            <w:tcW w:w="1226" w:type="dxa"/>
            <w:vAlign w:val="center"/>
          </w:tcPr>
          <w:p w14:paraId="602D5D57"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129,00</w:t>
            </w:r>
          </w:p>
        </w:tc>
        <w:tc>
          <w:tcPr>
            <w:tcW w:w="836" w:type="dxa"/>
            <w:vAlign w:val="center"/>
          </w:tcPr>
          <w:p w14:paraId="4762AED8"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w:t>
            </w:r>
          </w:p>
        </w:tc>
      </w:tr>
    </w:tbl>
    <w:p w14:paraId="677958E1" w14:textId="77777777" w:rsidR="00A12504" w:rsidRDefault="00A12504" w:rsidP="00A12504">
      <w:pPr>
        <w:jc w:val="both"/>
      </w:pPr>
    </w:p>
    <w:p w14:paraId="3AD85617" w14:textId="77777777" w:rsidR="00A12504" w:rsidRDefault="00A12504" w:rsidP="00A12504">
      <w:pPr>
        <w:jc w:val="both"/>
        <w:rPr>
          <w:b/>
          <w:bCs/>
        </w:rPr>
      </w:pPr>
    </w:p>
    <w:p w14:paraId="3553B051" w14:textId="717F471F" w:rsidR="00A12504" w:rsidRDefault="00A12504" w:rsidP="00A12504">
      <w:pPr>
        <w:jc w:val="both"/>
        <w:rPr>
          <w:b/>
          <w:bCs/>
        </w:rPr>
      </w:pPr>
      <w:r>
        <w:rPr>
          <w:b/>
          <w:bCs/>
        </w:rPr>
        <w:t>Hasil Pelaksanaan Uji CBR Lapangan</w:t>
      </w:r>
    </w:p>
    <w:p w14:paraId="669FE193" w14:textId="77777777" w:rsidR="00A12504" w:rsidRPr="0096772D" w:rsidRDefault="00A12504" w:rsidP="00A12504">
      <w:pPr>
        <w:ind w:firstLine="567"/>
        <w:jc w:val="both"/>
        <w:rPr>
          <w:b/>
          <w:bCs/>
        </w:rPr>
      </w:pPr>
      <w:proofErr w:type="spellStart"/>
      <w:r w:rsidRPr="000A6BA6">
        <w:rPr>
          <w:lang w:val="en-ID" w:eastAsia="en-ID"/>
        </w:rPr>
        <w:t>Pengujian</w:t>
      </w:r>
      <w:proofErr w:type="spellEnd"/>
      <w:r w:rsidRPr="000A6BA6">
        <w:rPr>
          <w:lang w:val="en-ID" w:eastAsia="en-ID"/>
        </w:rPr>
        <w:t xml:space="preserve"> CBR </w:t>
      </w:r>
      <w:proofErr w:type="spellStart"/>
      <w:r w:rsidRPr="000A6BA6">
        <w:rPr>
          <w:lang w:val="en-ID" w:eastAsia="en-ID"/>
        </w:rPr>
        <w:t>lapangan</w:t>
      </w:r>
      <w:proofErr w:type="spellEnd"/>
      <w:r w:rsidRPr="000A6BA6">
        <w:rPr>
          <w:lang w:val="en-ID" w:eastAsia="en-ID"/>
        </w:rPr>
        <w:t xml:space="preserve"> </w:t>
      </w:r>
      <w:proofErr w:type="spellStart"/>
      <w:r w:rsidRPr="000A6BA6">
        <w:rPr>
          <w:lang w:val="en-ID" w:eastAsia="en-ID"/>
        </w:rPr>
        <w:t>dalam</w:t>
      </w:r>
      <w:proofErr w:type="spellEnd"/>
      <w:r w:rsidRPr="000A6BA6">
        <w:rPr>
          <w:lang w:val="en-ID" w:eastAsia="en-ID"/>
        </w:rPr>
        <w:t xml:space="preserve"> </w:t>
      </w:r>
      <w:proofErr w:type="spellStart"/>
      <w:r w:rsidRPr="000A6BA6">
        <w:rPr>
          <w:lang w:val="en-ID" w:eastAsia="en-ID"/>
        </w:rPr>
        <w:t>studi</w:t>
      </w:r>
      <w:proofErr w:type="spellEnd"/>
      <w:r w:rsidRPr="000A6BA6">
        <w:rPr>
          <w:lang w:val="en-ID" w:eastAsia="en-ID"/>
        </w:rPr>
        <w:t xml:space="preserve"> </w:t>
      </w:r>
      <w:proofErr w:type="spellStart"/>
      <w:r w:rsidRPr="000A6BA6">
        <w:rPr>
          <w:lang w:val="en-ID" w:eastAsia="en-ID"/>
        </w:rPr>
        <w:t>ini</w:t>
      </w:r>
      <w:proofErr w:type="spellEnd"/>
      <w:r w:rsidRPr="000A6BA6">
        <w:rPr>
          <w:lang w:val="en-ID" w:eastAsia="en-ID"/>
        </w:rPr>
        <w:t xml:space="preserve"> </w:t>
      </w:r>
      <w:proofErr w:type="spellStart"/>
      <w:r w:rsidRPr="000A6BA6">
        <w:rPr>
          <w:lang w:val="en-ID" w:eastAsia="en-ID"/>
        </w:rPr>
        <w:t>mengacu</w:t>
      </w:r>
      <w:proofErr w:type="spellEnd"/>
      <w:r w:rsidRPr="000A6BA6">
        <w:rPr>
          <w:lang w:val="en-ID" w:eastAsia="en-ID"/>
        </w:rPr>
        <w:t xml:space="preserve"> pada SNI 1738:2011 </w:t>
      </w:r>
      <w:proofErr w:type="spellStart"/>
      <w:r w:rsidRPr="000A6BA6">
        <w:rPr>
          <w:lang w:val="en-ID" w:eastAsia="en-ID"/>
        </w:rPr>
        <w:t>mengenai</w:t>
      </w:r>
      <w:proofErr w:type="spellEnd"/>
      <w:r w:rsidRPr="000A6BA6">
        <w:rPr>
          <w:lang w:val="en-ID" w:eastAsia="en-ID"/>
        </w:rPr>
        <w:t xml:space="preserve"> Cara Uji</w:t>
      </w:r>
      <w:r w:rsidRPr="000A6BA6">
        <w:rPr>
          <w:i/>
          <w:iCs/>
          <w:lang w:val="en-ID" w:eastAsia="en-ID"/>
        </w:rPr>
        <w:t xml:space="preserve"> CBR (California Bearing Ratio) </w:t>
      </w:r>
      <w:proofErr w:type="spellStart"/>
      <w:r w:rsidRPr="000A6BA6">
        <w:rPr>
          <w:lang w:val="en-ID" w:eastAsia="en-ID"/>
        </w:rPr>
        <w:t>Lapangan</w:t>
      </w:r>
      <w:proofErr w:type="spellEnd"/>
      <w:r w:rsidRPr="000A6BA6">
        <w:rPr>
          <w:lang w:val="en-ID" w:eastAsia="en-ID"/>
        </w:rPr>
        <w:t xml:space="preserve">. </w:t>
      </w:r>
      <w:proofErr w:type="spellStart"/>
      <w:r w:rsidRPr="000A6BA6">
        <w:rPr>
          <w:lang w:val="en-ID" w:eastAsia="en-ID"/>
        </w:rPr>
        <w:t>Pengujian</w:t>
      </w:r>
      <w:proofErr w:type="spellEnd"/>
      <w:r w:rsidRPr="000A6BA6">
        <w:rPr>
          <w:lang w:val="en-ID" w:eastAsia="en-ID"/>
        </w:rPr>
        <w:t xml:space="preserve"> </w:t>
      </w:r>
      <w:proofErr w:type="spellStart"/>
      <w:r w:rsidRPr="000A6BA6">
        <w:rPr>
          <w:lang w:val="en-ID" w:eastAsia="en-ID"/>
        </w:rPr>
        <w:t>dilakukan</w:t>
      </w:r>
      <w:proofErr w:type="spellEnd"/>
      <w:r w:rsidRPr="000A6BA6">
        <w:rPr>
          <w:lang w:val="en-ID" w:eastAsia="en-ID"/>
        </w:rPr>
        <w:t xml:space="preserve"> pada masing-masing </w:t>
      </w:r>
      <w:proofErr w:type="spellStart"/>
      <w:r w:rsidRPr="000A6BA6">
        <w:rPr>
          <w:lang w:val="en-ID" w:eastAsia="en-ID"/>
        </w:rPr>
        <w:t>ruas</w:t>
      </w:r>
      <w:proofErr w:type="spellEnd"/>
      <w:r w:rsidRPr="000A6BA6">
        <w:rPr>
          <w:lang w:val="en-ID" w:eastAsia="en-ID"/>
        </w:rPr>
        <w:t xml:space="preserve"> </w:t>
      </w:r>
      <w:proofErr w:type="spellStart"/>
      <w:r w:rsidRPr="000A6BA6">
        <w:rPr>
          <w:lang w:val="en-ID" w:eastAsia="en-ID"/>
        </w:rPr>
        <w:t>jalan</w:t>
      </w:r>
      <w:proofErr w:type="spellEnd"/>
      <w:r w:rsidRPr="000A6BA6">
        <w:rPr>
          <w:lang w:val="en-ID" w:eastAsia="en-ID"/>
        </w:rPr>
        <w:t xml:space="preserve"> di </w:t>
      </w:r>
      <w:proofErr w:type="spellStart"/>
      <w:r w:rsidRPr="000A6BA6">
        <w:rPr>
          <w:lang w:val="en-ID" w:eastAsia="en-ID"/>
        </w:rPr>
        <w:t>Perumahan</w:t>
      </w:r>
      <w:proofErr w:type="spellEnd"/>
      <w:r w:rsidRPr="000A6BA6">
        <w:rPr>
          <w:lang w:val="en-ID" w:eastAsia="en-ID"/>
        </w:rPr>
        <w:t xml:space="preserve"> MBR </w:t>
      </w:r>
      <w:proofErr w:type="spellStart"/>
      <w:r w:rsidRPr="000A6BA6">
        <w:rPr>
          <w:lang w:val="en-ID" w:eastAsia="en-ID"/>
        </w:rPr>
        <w:t>Griya</w:t>
      </w:r>
      <w:proofErr w:type="spellEnd"/>
      <w:r w:rsidRPr="000A6BA6">
        <w:rPr>
          <w:lang w:val="en-ID" w:eastAsia="en-ID"/>
        </w:rPr>
        <w:t xml:space="preserve"> Curup Embun </w:t>
      </w:r>
      <w:proofErr w:type="spellStart"/>
      <w:r w:rsidRPr="000A6BA6">
        <w:rPr>
          <w:lang w:val="en-ID" w:eastAsia="en-ID"/>
        </w:rPr>
        <w:t>Tahap</w:t>
      </w:r>
      <w:proofErr w:type="spellEnd"/>
      <w:r w:rsidRPr="000A6BA6">
        <w:rPr>
          <w:lang w:val="en-ID" w:eastAsia="en-ID"/>
        </w:rPr>
        <w:t xml:space="preserve"> I dan II. </w:t>
      </w:r>
      <w:proofErr w:type="spellStart"/>
      <w:r w:rsidRPr="000A6BA6">
        <w:rPr>
          <w:lang w:val="en-ID" w:eastAsia="en-ID"/>
        </w:rPr>
        <w:t>Rentang</w:t>
      </w:r>
      <w:proofErr w:type="spellEnd"/>
      <w:r w:rsidRPr="000A6BA6">
        <w:rPr>
          <w:lang w:val="en-ID" w:eastAsia="en-ID"/>
        </w:rPr>
        <w:t xml:space="preserve"> </w:t>
      </w:r>
      <w:proofErr w:type="spellStart"/>
      <w:r w:rsidRPr="000A6BA6">
        <w:rPr>
          <w:lang w:val="en-ID" w:eastAsia="en-ID"/>
        </w:rPr>
        <w:t>waktu</w:t>
      </w:r>
      <w:proofErr w:type="spellEnd"/>
      <w:r w:rsidRPr="000A6BA6">
        <w:rPr>
          <w:lang w:val="en-ID" w:eastAsia="en-ID"/>
        </w:rPr>
        <w:t xml:space="preserve"> </w:t>
      </w:r>
      <w:proofErr w:type="spellStart"/>
      <w:r w:rsidRPr="000A6BA6">
        <w:rPr>
          <w:lang w:val="en-ID" w:eastAsia="en-ID"/>
        </w:rPr>
        <w:t>pengujian</w:t>
      </w:r>
      <w:proofErr w:type="spellEnd"/>
      <w:r w:rsidRPr="000A6BA6">
        <w:rPr>
          <w:lang w:val="en-ID" w:eastAsia="en-ID"/>
        </w:rPr>
        <w:t xml:space="preserve"> </w:t>
      </w:r>
      <w:proofErr w:type="spellStart"/>
      <w:r w:rsidRPr="000A6BA6">
        <w:rPr>
          <w:lang w:val="en-ID" w:eastAsia="en-ID"/>
        </w:rPr>
        <w:t>berlangsung</w:t>
      </w:r>
      <w:proofErr w:type="spellEnd"/>
      <w:r w:rsidRPr="000A6BA6">
        <w:rPr>
          <w:lang w:val="en-ID" w:eastAsia="en-ID"/>
        </w:rPr>
        <w:t xml:space="preserve"> </w:t>
      </w:r>
      <w:proofErr w:type="spellStart"/>
      <w:r w:rsidRPr="000A6BA6">
        <w:rPr>
          <w:lang w:val="en-ID" w:eastAsia="en-ID"/>
        </w:rPr>
        <w:t>dari</w:t>
      </w:r>
      <w:proofErr w:type="spellEnd"/>
      <w:r w:rsidRPr="000A6BA6">
        <w:rPr>
          <w:lang w:val="en-ID" w:eastAsia="en-ID"/>
        </w:rPr>
        <w:t xml:space="preserve"> 0 </w:t>
      </w:r>
      <w:proofErr w:type="spellStart"/>
      <w:r w:rsidRPr="000A6BA6">
        <w:rPr>
          <w:lang w:val="en-ID" w:eastAsia="en-ID"/>
        </w:rPr>
        <w:t>hingga</w:t>
      </w:r>
      <w:proofErr w:type="spellEnd"/>
      <w:r w:rsidRPr="000A6BA6">
        <w:rPr>
          <w:lang w:val="en-ID" w:eastAsia="en-ID"/>
        </w:rPr>
        <w:t xml:space="preserve"> 10 </w:t>
      </w:r>
      <w:proofErr w:type="spellStart"/>
      <w:r w:rsidRPr="000A6BA6">
        <w:rPr>
          <w:lang w:val="en-ID" w:eastAsia="en-ID"/>
        </w:rPr>
        <w:t>menit</w:t>
      </w:r>
      <w:proofErr w:type="spellEnd"/>
      <w:r w:rsidRPr="000A6BA6">
        <w:rPr>
          <w:lang w:val="en-ID" w:eastAsia="en-ID"/>
        </w:rPr>
        <w:t xml:space="preserve"> </w:t>
      </w:r>
      <w:proofErr w:type="spellStart"/>
      <w:r w:rsidRPr="000A6BA6">
        <w:rPr>
          <w:lang w:val="en-ID" w:eastAsia="en-ID"/>
        </w:rPr>
        <w:t>dengan</w:t>
      </w:r>
      <w:proofErr w:type="spellEnd"/>
      <w:r w:rsidRPr="000A6BA6">
        <w:rPr>
          <w:lang w:val="en-ID" w:eastAsia="en-ID"/>
        </w:rPr>
        <w:t xml:space="preserve"> </w:t>
      </w:r>
      <w:proofErr w:type="spellStart"/>
      <w:r w:rsidRPr="000A6BA6">
        <w:rPr>
          <w:lang w:val="en-ID" w:eastAsia="en-ID"/>
        </w:rPr>
        <w:t>variasi</w:t>
      </w:r>
      <w:proofErr w:type="spellEnd"/>
      <w:r w:rsidRPr="000A6BA6">
        <w:rPr>
          <w:lang w:val="en-ID" w:eastAsia="en-ID"/>
        </w:rPr>
        <w:t xml:space="preserve"> </w:t>
      </w:r>
      <w:proofErr w:type="spellStart"/>
      <w:r w:rsidRPr="000A6BA6">
        <w:rPr>
          <w:lang w:val="en-ID" w:eastAsia="en-ID"/>
        </w:rPr>
        <w:t>pembebanan</w:t>
      </w:r>
      <w:proofErr w:type="spellEnd"/>
      <w:r w:rsidRPr="000A6BA6">
        <w:rPr>
          <w:lang w:val="en-ID" w:eastAsia="en-ID"/>
        </w:rPr>
        <w:t xml:space="preserve"> </w:t>
      </w:r>
      <w:proofErr w:type="spellStart"/>
      <w:r w:rsidRPr="000A6BA6">
        <w:rPr>
          <w:lang w:val="en-ID" w:eastAsia="en-ID"/>
        </w:rPr>
        <w:t>sesuai</w:t>
      </w:r>
      <w:proofErr w:type="spellEnd"/>
      <w:r w:rsidRPr="000A6BA6">
        <w:rPr>
          <w:lang w:val="en-ID" w:eastAsia="en-ID"/>
        </w:rPr>
        <w:t xml:space="preserve"> </w:t>
      </w:r>
      <w:proofErr w:type="spellStart"/>
      <w:r w:rsidRPr="000A6BA6">
        <w:rPr>
          <w:lang w:val="en-ID" w:eastAsia="en-ID"/>
        </w:rPr>
        <w:t>waktunya</w:t>
      </w:r>
      <w:proofErr w:type="spellEnd"/>
      <w:r w:rsidRPr="000A6BA6">
        <w:rPr>
          <w:lang w:val="en-ID" w:eastAsia="en-ID"/>
        </w:rPr>
        <w:t xml:space="preserve">. </w:t>
      </w:r>
      <w:proofErr w:type="spellStart"/>
      <w:r w:rsidRPr="000A6BA6">
        <w:rPr>
          <w:lang w:val="en-ID" w:eastAsia="en-ID"/>
        </w:rPr>
        <w:t>Kalibrasi</w:t>
      </w:r>
      <w:proofErr w:type="spellEnd"/>
      <w:r w:rsidRPr="000A6BA6">
        <w:rPr>
          <w:lang w:val="en-ID" w:eastAsia="en-ID"/>
        </w:rPr>
        <w:t xml:space="preserve"> </w:t>
      </w:r>
      <w:proofErr w:type="spellStart"/>
      <w:r w:rsidRPr="000A6BA6">
        <w:rPr>
          <w:lang w:val="en-ID" w:eastAsia="en-ID"/>
        </w:rPr>
        <w:t>alat</w:t>
      </w:r>
      <w:proofErr w:type="spellEnd"/>
      <w:r w:rsidRPr="000A6BA6">
        <w:rPr>
          <w:lang w:val="en-ID" w:eastAsia="en-ID"/>
        </w:rPr>
        <w:t xml:space="preserve"> uji yang </w:t>
      </w:r>
      <w:proofErr w:type="spellStart"/>
      <w:r w:rsidRPr="000A6BA6">
        <w:rPr>
          <w:lang w:val="en-ID" w:eastAsia="en-ID"/>
        </w:rPr>
        <w:t>digunakan</w:t>
      </w:r>
      <w:proofErr w:type="spellEnd"/>
      <w:r w:rsidRPr="000A6BA6">
        <w:rPr>
          <w:lang w:val="en-ID" w:eastAsia="en-ID"/>
        </w:rPr>
        <w:t xml:space="preserve"> </w:t>
      </w:r>
      <w:proofErr w:type="spellStart"/>
      <w:r w:rsidRPr="000A6BA6">
        <w:rPr>
          <w:lang w:val="en-ID" w:eastAsia="en-ID"/>
        </w:rPr>
        <w:t>menunjukkan</w:t>
      </w:r>
      <w:proofErr w:type="spellEnd"/>
      <w:r w:rsidRPr="000A6BA6">
        <w:rPr>
          <w:lang w:val="en-ID" w:eastAsia="en-ID"/>
        </w:rPr>
        <w:t xml:space="preserve"> </w:t>
      </w:r>
      <w:proofErr w:type="spellStart"/>
      <w:r w:rsidRPr="000A6BA6">
        <w:rPr>
          <w:lang w:val="en-ID" w:eastAsia="en-ID"/>
        </w:rPr>
        <w:t>nilai</w:t>
      </w:r>
      <w:proofErr w:type="spellEnd"/>
      <w:r w:rsidRPr="000A6BA6">
        <w:rPr>
          <w:lang w:val="en-ID" w:eastAsia="en-ID"/>
        </w:rPr>
        <w:t xml:space="preserve"> </w:t>
      </w:r>
      <w:proofErr w:type="spellStart"/>
      <w:r w:rsidRPr="000A6BA6">
        <w:rPr>
          <w:lang w:val="en-ID" w:eastAsia="en-ID"/>
        </w:rPr>
        <w:t>sebesar</w:t>
      </w:r>
      <w:proofErr w:type="spellEnd"/>
      <w:r w:rsidRPr="000A6BA6">
        <w:rPr>
          <w:lang w:val="en-ID" w:eastAsia="en-ID"/>
        </w:rPr>
        <w:t xml:space="preserve"> 49,5598 lbs. </w:t>
      </w:r>
      <w:proofErr w:type="spellStart"/>
      <w:r w:rsidRPr="000A6BA6">
        <w:rPr>
          <w:lang w:val="en-ID" w:eastAsia="en-ID"/>
        </w:rPr>
        <w:t>Prosedur</w:t>
      </w:r>
      <w:proofErr w:type="spellEnd"/>
      <w:r w:rsidRPr="000A6BA6">
        <w:rPr>
          <w:lang w:val="en-ID" w:eastAsia="en-ID"/>
        </w:rPr>
        <w:t xml:space="preserve"> </w:t>
      </w:r>
      <w:proofErr w:type="spellStart"/>
      <w:r w:rsidRPr="000A6BA6">
        <w:rPr>
          <w:lang w:val="en-ID" w:eastAsia="en-ID"/>
        </w:rPr>
        <w:t>pelaksanaan</w:t>
      </w:r>
      <w:proofErr w:type="spellEnd"/>
      <w:r w:rsidRPr="000A6BA6">
        <w:rPr>
          <w:lang w:val="en-ID" w:eastAsia="en-ID"/>
        </w:rPr>
        <w:t xml:space="preserve"> </w:t>
      </w:r>
      <w:proofErr w:type="spellStart"/>
      <w:r w:rsidRPr="000A6BA6">
        <w:rPr>
          <w:lang w:val="en-ID" w:eastAsia="en-ID"/>
        </w:rPr>
        <w:t>pengujian</w:t>
      </w:r>
      <w:proofErr w:type="spellEnd"/>
      <w:r w:rsidRPr="000A6BA6">
        <w:rPr>
          <w:lang w:val="en-ID" w:eastAsia="en-ID"/>
        </w:rPr>
        <w:t xml:space="preserve"> </w:t>
      </w:r>
      <w:proofErr w:type="spellStart"/>
      <w:r w:rsidRPr="000A6BA6">
        <w:rPr>
          <w:lang w:val="en-ID" w:eastAsia="en-ID"/>
        </w:rPr>
        <w:t>mengikuti</w:t>
      </w:r>
      <w:proofErr w:type="spellEnd"/>
      <w:r w:rsidRPr="000A6BA6">
        <w:rPr>
          <w:lang w:val="en-ID" w:eastAsia="en-ID"/>
        </w:rPr>
        <w:t xml:space="preserve"> </w:t>
      </w:r>
      <w:proofErr w:type="spellStart"/>
      <w:r w:rsidRPr="000A6BA6">
        <w:rPr>
          <w:lang w:val="en-ID" w:eastAsia="en-ID"/>
        </w:rPr>
        <w:t>tahapan</w:t>
      </w:r>
      <w:proofErr w:type="spellEnd"/>
      <w:r w:rsidRPr="000A6BA6">
        <w:rPr>
          <w:lang w:val="en-ID" w:eastAsia="en-ID"/>
        </w:rPr>
        <w:t xml:space="preserve"> </w:t>
      </w:r>
      <w:proofErr w:type="spellStart"/>
      <w:r w:rsidRPr="000A6BA6">
        <w:rPr>
          <w:lang w:val="en-ID" w:eastAsia="en-ID"/>
        </w:rPr>
        <w:t>dari</w:t>
      </w:r>
      <w:proofErr w:type="spellEnd"/>
      <w:r w:rsidRPr="000A6BA6">
        <w:rPr>
          <w:lang w:val="en-ID" w:eastAsia="en-ID"/>
        </w:rPr>
        <w:t xml:space="preserve"> SNI 1738:2011, </w:t>
      </w:r>
      <w:proofErr w:type="spellStart"/>
      <w:r w:rsidRPr="000A6BA6">
        <w:rPr>
          <w:lang w:val="en-ID" w:eastAsia="en-ID"/>
        </w:rPr>
        <w:t>sebagai</w:t>
      </w:r>
      <w:proofErr w:type="spellEnd"/>
      <w:r w:rsidRPr="000A6BA6">
        <w:rPr>
          <w:lang w:val="en-ID" w:eastAsia="en-ID"/>
        </w:rPr>
        <w:t xml:space="preserve"> </w:t>
      </w:r>
      <w:proofErr w:type="spellStart"/>
      <w:r w:rsidRPr="000A6BA6">
        <w:rPr>
          <w:lang w:val="en-ID" w:eastAsia="en-ID"/>
        </w:rPr>
        <w:t>berikut</w:t>
      </w:r>
      <w:proofErr w:type="spellEnd"/>
      <w:r w:rsidRPr="000A6BA6">
        <w:rPr>
          <w:lang w:val="en-ID" w:eastAsia="en-ID"/>
        </w:rPr>
        <w:t>:</w:t>
      </w:r>
    </w:p>
    <w:p w14:paraId="1E9DAF8D"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bCs/>
          <w:sz w:val="22"/>
          <w:szCs w:val="22"/>
          <w:lang w:val="id-ID"/>
        </w:rPr>
        <w:t xml:space="preserve">Menentukan titik-titik uji serta jarak antar titik agar hasil pengujian tidak saling memengaruhi. Jarak minimum antar titik uji adalah </w:t>
      </w:r>
      <w:r w:rsidRPr="000A6BA6">
        <w:rPr>
          <w:sz w:val="22"/>
          <w:szCs w:val="22"/>
          <w:lang w:val="id-ID"/>
        </w:rPr>
        <w:t>175 mm (7 inci)</w:t>
      </w:r>
      <w:r w:rsidRPr="000A6BA6">
        <w:rPr>
          <w:bCs/>
          <w:sz w:val="22"/>
          <w:szCs w:val="22"/>
          <w:lang w:val="id-ID"/>
        </w:rPr>
        <w:t xml:space="preserve"> untuk tanah plastis (lempung), dan </w:t>
      </w:r>
      <w:r w:rsidRPr="000A6BA6">
        <w:rPr>
          <w:sz w:val="22"/>
          <w:szCs w:val="22"/>
          <w:lang w:val="id-ID"/>
        </w:rPr>
        <w:t>380 mm (15 inci)</w:t>
      </w:r>
      <w:r w:rsidRPr="000A6BA6">
        <w:rPr>
          <w:bCs/>
          <w:sz w:val="22"/>
          <w:szCs w:val="22"/>
          <w:lang w:val="id-ID"/>
        </w:rPr>
        <w:t xml:space="preserve"> untuk tanah </w:t>
      </w:r>
      <w:proofErr w:type="spellStart"/>
      <w:r w:rsidRPr="000A6BA6">
        <w:rPr>
          <w:bCs/>
          <w:sz w:val="22"/>
          <w:szCs w:val="22"/>
          <w:lang w:val="id-ID"/>
        </w:rPr>
        <w:t>granular</w:t>
      </w:r>
      <w:proofErr w:type="spellEnd"/>
      <w:r w:rsidRPr="000A6BA6">
        <w:rPr>
          <w:bCs/>
          <w:sz w:val="22"/>
          <w:szCs w:val="22"/>
          <w:lang w:val="id-ID"/>
        </w:rPr>
        <w:t>.</w:t>
      </w:r>
    </w:p>
    <w:p w14:paraId="22648453"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sz w:val="22"/>
          <w:szCs w:val="22"/>
          <w:lang w:val="id-ID"/>
        </w:rPr>
        <w:t>Permukaan area uji dipersiapkan</w:t>
      </w:r>
      <w:r w:rsidRPr="000A6BA6">
        <w:rPr>
          <w:bCs/>
          <w:sz w:val="22"/>
          <w:szCs w:val="22"/>
          <w:lang w:val="id-ID"/>
        </w:rPr>
        <w:t xml:space="preserve"> dengan membersihkan material lepas hingga kedalaman lapisan yang akan diuji, kemudian diratakan. Jika ditemukan material non-plastis (</w:t>
      </w:r>
      <w:proofErr w:type="spellStart"/>
      <w:r w:rsidRPr="000A6BA6">
        <w:rPr>
          <w:bCs/>
          <w:sz w:val="22"/>
          <w:szCs w:val="22"/>
          <w:lang w:val="id-ID"/>
        </w:rPr>
        <w:t>granular</w:t>
      </w:r>
      <w:proofErr w:type="spellEnd"/>
      <w:r w:rsidRPr="000A6BA6">
        <w:rPr>
          <w:bCs/>
          <w:sz w:val="22"/>
          <w:szCs w:val="22"/>
          <w:lang w:val="id-ID"/>
        </w:rPr>
        <w:t>), proses pembersihannya harus hati-hati agar tidak merusak permukaan lokasi uji.</w:t>
      </w:r>
    </w:p>
    <w:p w14:paraId="05351E4D"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sz w:val="22"/>
          <w:szCs w:val="22"/>
          <w:lang w:val="id-ID"/>
        </w:rPr>
        <w:t xml:space="preserve">Truk diletakkan tepat di atas titik uji, lalu dinaikkan dengan dongkrak sampai tidak bertumpu lagi pada </w:t>
      </w:r>
      <w:proofErr w:type="spellStart"/>
      <w:r w:rsidRPr="000A6BA6">
        <w:rPr>
          <w:sz w:val="22"/>
          <w:szCs w:val="22"/>
          <w:lang w:val="id-ID"/>
        </w:rPr>
        <w:t>per-nya</w:t>
      </w:r>
      <w:proofErr w:type="spellEnd"/>
      <w:r w:rsidRPr="000A6BA6">
        <w:rPr>
          <w:sz w:val="22"/>
          <w:szCs w:val="22"/>
          <w:lang w:val="id-ID"/>
        </w:rPr>
        <w:t>. Posisi as roda belakang</w:t>
      </w:r>
      <w:r w:rsidRPr="000A6BA6">
        <w:rPr>
          <w:bCs/>
          <w:sz w:val="22"/>
          <w:szCs w:val="22"/>
          <w:lang w:val="id-ID"/>
        </w:rPr>
        <w:t xml:space="preserve"> truk harus sejajar dengan permukaan lapisan yang akan diuji.</w:t>
      </w:r>
    </w:p>
    <w:p w14:paraId="61D821A6"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sz w:val="22"/>
          <w:szCs w:val="22"/>
          <w:lang w:val="id-ID"/>
        </w:rPr>
        <w:t>Dongkrak kemudian dipasang pada titik uji yang telah ditentukan. Penguji dihubungkan ke ujung dongkrak, dan torak pengujian disambungkan ke bagian bawah cincin penguji dengan pipa tambahan hingga jaraknya mendekati 125 mm (4,9 inci)</w:t>
      </w:r>
      <w:r w:rsidRPr="000A6BA6">
        <w:rPr>
          <w:bCs/>
          <w:sz w:val="22"/>
          <w:szCs w:val="22"/>
          <w:lang w:val="id-ID"/>
        </w:rPr>
        <w:t xml:space="preserve"> dari permukaan. Pastikan seluruh rakitan dongkrak berdiri tegak secara vertikal.</w:t>
      </w:r>
    </w:p>
    <w:p w14:paraId="3B8FC78E"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bCs/>
          <w:sz w:val="22"/>
          <w:szCs w:val="22"/>
          <w:lang w:val="id-ID"/>
        </w:rPr>
        <w:t xml:space="preserve">Meletakkan pelat beban bernilai 4,54 kg (10 </w:t>
      </w:r>
      <w:proofErr w:type="spellStart"/>
      <w:r w:rsidRPr="000A6BA6">
        <w:rPr>
          <w:bCs/>
          <w:sz w:val="22"/>
          <w:szCs w:val="22"/>
          <w:lang w:val="id-ID"/>
        </w:rPr>
        <w:t>lb</w:t>
      </w:r>
      <w:proofErr w:type="spellEnd"/>
      <w:r w:rsidRPr="000A6BA6">
        <w:rPr>
          <w:bCs/>
          <w:sz w:val="22"/>
          <w:szCs w:val="22"/>
          <w:lang w:val="id-ID"/>
        </w:rPr>
        <w:t xml:space="preserve">) di bawah </w:t>
      </w:r>
      <w:r w:rsidRPr="000A6BA6">
        <w:rPr>
          <w:bCs/>
          <w:i/>
          <w:iCs/>
          <w:sz w:val="22"/>
          <w:szCs w:val="22"/>
          <w:lang w:val="id-ID"/>
        </w:rPr>
        <w:t>piston</w:t>
      </w:r>
      <w:r w:rsidRPr="000A6BA6">
        <w:rPr>
          <w:bCs/>
          <w:sz w:val="22"/>
          <w:szCs w:val="22"/>
          <w:lang w:val="id-ID"/>
        </w:rPr>
        <w:t xml:space="preserve"> penetrasi sehingga </w:t>
      </w:r>
      <w:r w:rsidRPr="000A6BA6">
        <w:rPr>
          <w:bCs/>
          <w:i/>
          <w:iCs/>
          <w:sz w:val="22"/>
          <w:szCs w:val="22"/>
          <w:lang w:val="id-ID"/>
        </w:rPr>
        <w:t>piston</w:t>
      </w:r>
      <w:r w:rsidRPr="000A6BA6">
        <w:rPr>
          <w:bCs/>
          <w:sz w:val="22"/>
          <w:szCs w:val="22"/>
          <w:lang w:val="id-ID"/>
        </w:rPr>
        <w:t xml:space="preserve"> penetrasi mudah masuk ke dalam lubang pelat beban.</w:t>
      </w:r>
    </w:p>
    <w:p w14:paraId="15E75BCB"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sz w:val="22"/>
          <w:szCs w:val="22"/>
          <w:lang w:val="id-ID"/>
        </w:rPr>
        <w:t xml:space="preserve">Selanjutnya, </w:t>
      </w:r>
      <w:r w:rsidRPr="000A6BA6">
        <w:rPr>
          <w:i/>
          <w:iCs/>
          <w:sz w:val="22"/>
          <w:szCs w:val="22"/>
          <w:lang w:val="id-ID"/>
        </w:rPr>
        <w:t xml:space="preserve">piston </w:t>
      </w:r>
      <w:r w:rsidRPr="000A6BA6">
        <w:rPr>
          <w:sz w:val="22"/>
          <w:szCs w:val="22"/>
          <w:lang w:val="id-ID"/>
        </w:rPr>
        <w:t xml:space="preserve">penetrasi </w:t>
      </w:r>
      <w:proofErr w:type="spellStart"/>
      <w:r w:rsidRPr="000A6BA6">
        <w:rPr>
          <w:sz w:val="22"/>
          <w:szCs w:val="22"/>
          <w:lang w:val="id-ID"/>
        </w:rPr>
        <w:t>di-</w:t>
      </w:r>
      <w:r w:rsidRPr="000A6BA6">
        <w:rPr>
          <w:i/>
          <w:iCs/>
          <w:sz w:val="22"/>
          <w:szCs w:val="22"/>
          <w:lang w:val="id-ID"/>
        </w:rPr>
        <w:t>setting</w:t>
      </w:r>
      <w:proofErr w:type="spellEnd"/>
      <w:r w:rsidRPr="000A6BA6">
        <w:rPr>
          <w:sz w:val="22"/>
          <w:szCs w:val="22"/>
          <w:lang w:val="id-ID"/>
        </w:rPr>
        <w:t xml:space="preserve"> sehingga didapatkan beban awal bernilai 0,21 kg/cm² (3 Psi).</w:t>
      </w:r>
      <w:r w:rsidRPr="000A6BA6">
        <w:rPr>
          <w:bCs/>
          <w:sz w:val="22"/>
          <w:szCs w:val="22"/>
          <w:lang w:val="id-ID"/>
        </w:rPr>
        <w:t xml:space="preserve"> Gunakan roda gigi cepat pada dongkrak untuk mempercepat proses pengaturan ini. Pada permukaan tanah yang berkontur, </w:t>
      </w:r>
      <w:r w:rsidRPr="000A6BA6">
        <w:rPr>
          <w:bCs/>
          <w:i/>
          <w:iCs/>
          <w:sz w:val="22"/>
          <w:szCs w:val="22"/>
          <w:lang w:val="id-ID"/>
        </w:rPr>
        <w:t xml:space="preserve">piston </w:t>
      </w:r>
      <w:r w:rsidRPr="000A6BA6">
        <w:rPr>
          <w:bCs/>
          <w:sz w:val="22"/>
          <w:szCs w:val="22"/>
          <w:lang w:val="id-ID"/>
        </w:rPr>
        <w:t>harus ditempatkan di atas lapisan kapur lolos saringan No. 20 hingga No. 40.</w:t>
      </w:r>
    </w:p>
    <w:p w14:paraId="67B93FFA"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sz w:val="22"/>
          <w:szCs w:val="22"/>
          <w:lang w:val="en-ID" w:eastAsia="en-ID"/>
        </w:rPr>
        <w:t xml:space="preserve">Agar </w:t>
      </w:r>
      <w:proofErr w:type="spellStart"/>
      <w:r w:rsidRPr="000A6BA6">
        <w:rPr>
          <w:sz w:val="22"/>
          <w:szCs w:val="22"/>
          <w:lang w:val="en-ID" w:eastAsia="en-ID"/>
        </w:rPr>
        <w:t>beban</w:t>
      </w:r>
      <w:proofErr w:type="spellEnd"/>
      <w:r w:rsidRPr="000A6BA6">
        <w:rPr>
          <w:sz w:val="22"/>
          <w:szCs w:val="22"/>
          <w:lang w:val="en-ID" w:eastAsia="en-ID"/>
        </w:rPr>
        <w:t xml:space="preserve"> </w:t>
      </w:r>
      <w:proofErr w:type="spellStart"/>
      <w:r w:rsidRPr="000A6BA6">
        <w:rPr>
          <w:sz w:val="22"/>
          <w:szCs w:val="22"/>
          <w:lang w:val="en-ID" w:eastAsia="en-ID"/>
        </w:rPr>
        <w:t>tersebar</w:t>
      </w:r>
      <w:proofErr w:type="spellEnd"/>
      <w:r w:rsidRPr="000A6BA6">
        <w:rPr>
          <w:sz w:val="22"/>
          <w:szCs w:val="22"/>
          <w:lang w:val="en-ID" w:eastAsia="en-ID"/>
        </w:rPr>
        <w:t xml:space="preserve"> </w:t>
      </w:r>
      <w:proofErr w:type="spellStart"/>
      <w:r w:rsidRPr="000A6BA6">
        <w:rPr>
          <w:sz w:val="22"/>
          <w:szCs w:val="22"/>
          <w:lang w:val="en-ID" w:eastAsia="en-ID"/>
        </w:rPr>
        <w:t>merata</w:t>
      </w:r>
      <w:proofErr w:type="spellEnd"/>
      <w:r w:rsidRPr="000A6BA6">
        <w:rPr>
          <w:sz w:val="22"/>
          <w:szCs w:val="22"/>
          <w:lang w:val="en-ID" w:eastAsia="en-ID"/>
        </w:rPr>
        <w:t xml:space="preserve">, </w:t>
      </w:r>
      <w:proofErr w:type="spellStart"/>
      <w:r w:rsidRPr="000A6BA6">
        <w:rPr>
          <w:sz w:val="22"/>
          <w:szCs w:val="22"/>
          <w:lang w:val="en-ID" w:eastAsia="en-ID"/>
        </w:rPr>
        <w:t>permukaan</w:t>
      </w:r>
      <w:proofErr w:type="spellEnd"/>
      <w:r w:rsidRPr="000A6BA6">
        <w:rPr>
          <w:sz w:val="22"/>
          <w:szCs w:val="22"/>
          <w:lang w:val="en-ID" w:eastAsia="en-ID"/>
        </w:rPr>
        <w:t xml:space="preserve"> uji </w:t>
      </w:r>
      <w:proofErr w:type="spellStart"/>
      <w:r w:rsidRPr="000A6BA6">
        <w:rPr>
          <w:sz w:val="22"/>
          <w:szCs w:val="22"/>
          <w:lang w:val="en-ID" w:eastAsia="en-ID"/>
        </w:rPr>
        <w:t>harus</w:t>
      </w:r>
      <w:proofErr w:type="spellEnd"/>
      <w:r w:rsidRPr="000A6BA6">
        <w:rPr>
          <w:sz w:val="22"/>
          <w:szCs w:val="22"/>
          <w:lang w:val="en-ID" w:eastAsia="en-ID"/>
        </w:rPr>
        <w:t xml:space="preserve"> </w:t>
      </w:r>
      <w:proofErr w:type="spellStart"/>
      <w:r w:rsidRPr="000A6BA6">
        <w:rPr>
          <w:sz w:val="22"/>
          <w:szCs w:val="22"/>
          <w:lang w:val="en-ID" w:eastAsia="en-ID"/>
        </w:rPr>
        <w:t>diratakan</w:t>
      </w:r>
      <w:proofErr w:type="spellEnd"/>
      <w:r w:rsidRPr="000A6BA6">
        <w:rPr>
          <w:sz w:val="22"/>
          <w:szCs w:val="22"/>
          <w:lang w:val="en-ID" w:eastAsia="en-ID"/>
        </w:rPr>
        <w:t xml:space="preserve">. Jika </w:t>
      </w:r>
      <w:proofErr w:type="spellStart"/>
      <w:r w:rsidRPr="000A6BA6">
        <w:rPr>
          <w:sz w:val="22"/>
          <w:szCs w:val="22"/>
          <w:lang w:val="en-ID" w:eastAsia="en-ID"/>
        </w:rPr>
        <w:t>tidak</w:t>
      </w:r>
      <w:proofErr w:type="spellEnd"/>
      <w:r w:rsidRPr="000A6BA6">
        <w:rPr>
          <w:sz w:val="22"/>
          <w:szCs w:val="22"/>
          <w:lang w:val="en-ID" w:eastAsia="en-ID"/>
        </w:rPr>
        <w:t xml:space="preserve"> rata, </w:t>
      </w:r>
      <w:proofErr w:type="spellStart"/>
      <w:r w:rsidRPr="000A6BA6">
        <w:rPr>
          <w:sz w:val="22"/>
          <w:szCs w:val="22"/>
          <w:lang w:val="en-ID" w:eastAsia="en-ID"/>
        </w:rPr>
        <w:t>tambahkan</w:t>
      </w:r>
      <w:proofErr w:type="spellEnd"/>
      <w:r w:rsidRPr="000A6BA6">
        <w:rPr>
          <w:sz w:val="22"/>
          <w:szCs w:val="22"/>
          <w:lang w:val="en-ID" w:eastAsia="en-ID"/>
        </w:rPr>
        <w:t xml:space="preserve"> </w:t>
      </w:r>
      <w:proofErr w:type="spellStart"/>
      <w:r w:rsidRPr="000A6BA6">
        <w:rPr>
          <w:sz w:val="22"/>
          <w:szCs w:val="22"/>
          <w:lang w:val="en-ID" w:eastAsia="en-ID"/>
        </w:rPr>
        <w:t>pasir</w:t>
      </w:r>
      <w:proofErr w:type="spellEnd"/>
      <w:r w:rsidRPr="000A6BA6">
        <w:rPr>
          <w:sz w:val="22"/>
          <w:szCs w:val="22"/>
          <w:lang w:val="en-ID" w:eastAsia="en-ID"/>
        </w:rPr>
        <w:t xml:space="preserve"> </w:t>
      </w:r>
      <w:proofErr w:type="spellStart"/>
      <w:r w:rsidRPr="000A6BA6">
        <w:rPr>
          <w:sz w:val="22"/>
          <w:szCs w:val="22"/>
          <w:lang w:val="en-ID" w:eastAsia="en-ID"/>
        </w:rPr>
        <w:t>halus</w:t>
      </w:r>
      <w:proofErr w:type="spellEnd"/>
      <w:r w:rsidRPr="000A6BA6">
        <w:rPr>
          <w:sz w:val="22"/>
          <w:szCs w:val="22"/>
          <w:lang w:val="en-ID" w:eastAsia="en-ID"/>
        </w:rPr>
        <w:t xml:space="preserve"> </w:t>
      </w:r>
      <w:proofErr w:type="spellStart"/>
      <w:r w:rsidRPr="000A6BA6">
        <w:rPr>
          <w:sz w:val="22"/>
          <w:szCs w:val="22"/>
          <w:lang w:val="en-ID" w:eastAsia="en-ID"/>
        </w:rPr>
        <w:t>setebal</w:t>
      </w:r>
      <w:proofErr w:type="spellEnd"/>
      <w:r w:rsidRPr="000A6BA6">
        <w:rPr>
          <w:sz w:val="22"/>
          <w:szCs w:val="22"/>
          <w:lang w:val="en-ID" w:eastAsia="en-ID"/>
        </w:rPr>
        <w:t xml:space="preserve"> 3–6 mm (0,12–0,24 </w:t>
      </w:r>
      <w:proofErr w:type="spellStart"/>
      <w:r w:rsidRPr="000A6BA6">
        <w:rPr>
          <w:sz w:val="22"/>
          <w:szCs w:val="22"/>
          <w:lang w:val="en-ID" w:eastAsia="en-ID"/>
        </w:rPr>
        <w:t>inci</w:t>
      </w:r>
      <w:proofErr w:type="spellEnd"/>
      <w:r w:rsidRPr="000A6BA6">
        <w:rPr>
          <w:sz w:val="22"/>
          <w:szCs w:val="22"/>
          <w:lang w:val="en-ID" w:eastAsia="en-ID"/>
        </w:rPr>
        <w:t xml:space="preserve">) </w:t>
      </w:r>
      <w:proofErr w:type="spellStart"/>
      <w:r w:rsidRPr="000A6BA6">
        <w:rPr>
          <w:sz w:val="22"/>
          <w:szCs w:val="22"/>
          <w:lang w:val="en-ID" w:eastAsia="en-ID"/>
        </w:rPr>
        <w:t>untuk</w:t>
      </w:r>
      <w:proofErr w:type="spellEnd"/>
      <w:r w:rsidRPr="000A6BA6">
        <w:rPr>
          <w:sz w:val="22"/>
          <w:szCs w:val="22"/>
          <w:lang w:val="en-ID" w:eastAsia="en-ID"/>
        </w:rPr>
        <w:t xml:space="preserve"> </w:t>
      </w:r>
      <w:proofErr w:type="spellStart"/>
      <w:r w:rsidRPr="000A6BA6">
        <w:rPr>
          <w:sz w:val="22"/>
          <w:szCs w:val="22"/>
          <w:lang w:val="en-ID" w:eastAsia="en-ID"/>
        </w:rPr>
        <w:t>membantu</w:t>
      </w:r>
      <w:proofErr w:type="spellEnd"/>
      <w:r w:rsidRPr="000A6BA6">
        <w:rPr>
          <w:sz w:val="22"/>
          <w:szCs w:val="22"/>
          <w:lang w:val="en-ID" w:eastAsia="en-ID"/>
        </w:rPr>
        <w:t xml:space="preserve"> </w:t>
      </w:r>
      <w:proofErr w:type="spellStart"/>
      <w:r w:rsidRPr="000A6BA6">
        <w:rPr>
          <w:sz w:val="22"/>
          <w:szCs w:val="22"/>
          <w:lang w:val="en-ID" w:eastAsia="en-ID"/>
        </w:rPr>
        <w:t>pemerataan</w:t>
      </w:r>
      <w:proofErr w:type="spellEnd"/>
      <w:r w:rsidRPr="000A6BA6">
        <w:rPr>
          <w:sz w:val="22"/>
          <w:szCs w:val="22"/>
          <w:lang w:val="en-ID" w:eastAsia="en-ID"/>
        </w:rPr>
        <w:t xml:space="preserve"> </w:t>
      </w:r>
      <w:proofErr w:type="spellStart"/>
      <w:r w:rsidRPr="000A6BA6">
        <w:rPr>
          <w:sz w:val="22"/>
          <w:szCs w:val="22"/>
          <w:lang w:val="en-ID" w:eastAsia="en-ID"/>
        </w:rPr>
        <w:t>beban</w:t>
      </w:r>
      <w:proofErr w:type="spellEnd"/>
      <w:r w:rsidRPr="000A6BA6">
        <w:rPr>
          <w:sz w:val="22"/>
          <w:szCs w:val="22"/>
          <w:lang w:val="en-ID" w:eastAsia="en-ID"/>
        </w:rPr>
        <w:t>.</w:t>
      </w:r>
    </w:p>
    <w:p w14:paraId="48D853BA"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proofErr w:type="spellStart"/>
      <w:r w:rsidRPr="000A6BA6">
        <w:rPr>
          <w:sz w:val="22"/>
          <w:szCs w:val="22"/>
          <w:lang w:val="en-ID" w:eastAsia="en-ID"/>
        </w:rPr>
        <w:t>Setelah</w:t>
      </w:r>
      <w:proofErr w:type="spellEnd"/>
      <w:r w:rsidRPr="000A6BA6">
        <w:rPr>
          <w:sz w:val="22"/>
          <w:szCs w:val="22"/>
          <w:lang w:val="en-ID" w:eastAsia="en-ID"/>
        </w:rPr>
        <w:t xml:space="preserve"> </w:t>
      </w:r>
      <w:proofErr w:type="spellStart"/>
      <w:r w:rsidRPr="000A6BA6">
        <w:rPr>
          <w:sz w:val="22"/>
          <w:szCs w:val="22"/>
          <w:lang w:val="en-ID" w:eastAsia="en-ID"/>
        </w:rPr>
        <w:t>itu</w:t>
      </w:r>
      <w:proofErr w:type="spellEnd"/>
      <w:r w:rsidRPr="000A6BA6">
        <w:rPr>
          <w:sz w:val="22"/>
          <w:szCs w:val="22"/>
          <w:lang w:val="en-ID" w:eastAsia="en-ID"/>
        </w:rPr>
        <w:t xml:space="preserve">, </w:t>
      </w:r>
      <w:proofErr w:type="spellStart"/>
      <w:r w:rsidRPr="000A6BA6">
        <w:rPr>
          <w:sz w:val="22"/>
          <w:szCs w:val="22"/>
          <w:lang w:val="en-ID" w:eastAsia="en-ID"/>
        </w:rPr>
        <w:t>tambahan</w:t>
      </w:r>
      <w:proofErr w:type="spellEnd"/>
      <w:r w:rsidRPr="000A6BA6">
        <w:rPr>
          <w:sz w:val="22"/>
          <w:szCs w:val="22"/>
          <w:lang w:val="en-ID" w:eastAsia="en-ID"/>
        </w:rPr>
        <w:t xml:space="preserve"> </w:t>
      </w:r>
      <w:proofErr w:type="spellStart"/>
      <w:r w:rsidRPr="000A6BA6">
        <w:rPr>
          <w:sz w:val="22"/>
          <w:szCs w:val="22"/>
          <w:lang w:val="en-ID" w:eastAsia="en-ID"/>
        </w:rPr>
        <w:t>beban</w:t>
      </w:r>
      <w:proofErr w:type="spellEnd"/>
      <w:r w:rsidRPr="000A6BA6">
        <w:rPr>
          <w:sz w:val="22"/>
          <w:szCs w:val="22"/>
          <w:lang w:val="en-ID" w:eastAsia="en-ID"/>
        </w:rPr>
        <w:t xml:space="preserve"> </w:t>
      </w:r>
      <w:proofErr w:type="spellStart"/>
      <w:r w:rsidRPr="000A6BA6">
        <w:rPr>
          <w:sz w:val="22"/>
          <w:szCs w:val="22"/>
          <w:lang w:val="en-ID" w:eastAsia="en-ID"/>
        </w:rPr>
        <w:t>diberikan</w:t>
      </w:r>
      <w:proofErr w:type="spellEnd"/>
      <w:r w:rsidRPr="000A6BA6">
        <w:rPr>
          <w:sz w:val="22"/>
          <w:szCs w:val="22"/>
          <w:lang w:val="en-ID" w:eastAsia="en-ID"/>
        </w:rPr>
        <w:t xml:space="preserve"> pada </w:t>
      </w:r>
      <w:proofErr w:type="spellStart"/>
      <w:r w:rsidRPr="000A6BA6">
        <w:rPr>
          <w:sz w:val="22"/>
          <w:szCs w:val="22"/>
          <w:lang w:val="en-ID" w:eastAsia="en-ID"/>
        </w:rPr>
        <w:t>pelat</w:t>
      </w:r>
      <w:proofErr w:type="spellEnd"/>
      <w:r w:rsidRPr="000A6BA6">
        <w:rPr>
          <w:sz w:val="22"/>
          <w:szCs w:val="22"/>
          <w:lang w:val="en-ID" w:eastAsia="en-ID"/>
        </w:rPr>
        <w:t xml:space="preserve"> </w:t>
      </w:r>
      <w:proofErr w:type="spellStart"/>
      <w:r w:rsidRPr="000A6BA6">
        <w:rPr>
          <w:sz w:val="22"/>
          <w:szCs w:val="22"/>
          <w:lang w:val="en-ID" w:eastAsia="en-ID"/>
        </w:rPr>
        <w:t>pembebanan</w:t>
      </w:r>
      <w:proofErr w:type="spellEnd"/>
      <w:r w:rsidRPr="000A6BA6">
        <w:rPr>
          <w:sz w:val="22"/>
          <w:szCs w:val="22"/>
          <w:lang w:val="en-ID" w:eastAsia="en-ID"/>
        </w:rPr>
        <w:t xml:space="preserve"> </w:t>
      </w:r>
      <w:proofErr w:type="spellStart"/>
      <w:r w:rsidRPr="000A6BA6">
        <w:rPr>
          <w:sz w:val="22"/>
          <w:szCs w:val="22"/>
          <w:lang w:val="en-ID" w:eastAsia="en-ID"/>
        </w:rPr>
        <w:t>hingga</w:t>
      </w:r>
      <w:proofErr w:type="spellEnd"/>
      <w:r w:rsidRPr="000A6BA6">
        <w:rPr>
          <w:sz w:val="22"/>
          <w:szCs w:val="22"/>
          <w:lang w:val="en-ID" w:eastAsia="en-ID"/>
        </w:rPr>
        <w:t xml:space="preserve"> </w:t>
      </w:r>
      <w:proofErr w:type="spellStart"/>
      <w:r w:rsidRPr="000A6BA6">
        <w:rPr>
          <w:sz w:val="22"/>
          <w:szCs w:val="22"/>
          <w:lang w:val="en-ID" w:eastAsia="en-ID"/>
        </w:rPr>
        <w:t>setara</w:t>
      </w:r>
      <w:proofErr w:type="spellEnd"/>
      <w:r w:rsidRPr="000A6BA6">
        <w:rPr>
          <w:sz w:val="22"/>
          <w:szCs w:val="22"/>
          <w:lang w:val="en-ID" w:eastAsia="en-ID"/>
        </w:rPr>
        <w:t xml:space="preserve"> </w:t>
      </w:r>
      <w:proofErr w:type="spellStart"/>
      <w:r w:rsidRPr="000A6BA6">
        <w:rPr>
          <w:sz w:val="22"/>
          <w:szCs w:val="22"/>
          <w:lang w:val="en-ID" w:eastAsia="en-ID"/>
        </w:rPr>
        <w:t>dengan</w:t>
      </w:r>
      <w:proofErr w:type="spellEnd"/>
      <w:r w:rsidRPr="000A6BA6">
        <w:rPr>
          <w:sz w:val="22"/>
          <w:szCs w:val="22"/>
          <w:lang w:val="en-ID" w:eastAsia="en-ID"/>
        </w:rPr>
        <w:t xml:space="preserve"> </w:t>
      </w:r>
      <w:proofErr w:type="spellStart"/>
      <w:r w:rsidRPr="000A6BA6">
        <w:rPr>
          <w:sz w:val="22"/>
          <w:szCs w:val="22"/>
          <w:lang w:val="en-ID" w:eastAsia="en-ID"/>
        </w:rPr>
        <w:t>beban</w:t>
      </w:r>
      <w:proofErr w:type="spellEnd"/>
      <w:r w:rsidRPr="000A6BA6">
        <w:rPr>
          <w:sz w:val="22"/>
          <w:szCs w:val="22"/>
          <w:lang w:val="en-ID" w:eastAsia="en-ID"/>
        </w:rPr>
        <w:t xml:space="preserve"> </w:t>
      </w:r>
      <w:proofErr w:type="spellStart"/>
      <w:r w:rsidRPr="000A6BA6">
        <w:rPr>
          <w:sz w:val="22"/>
          <w:szCs w:val="22"/>
          <w:lang w:val="en-ID" w:eastAsia="en-ID"/>
        </w:rPr>
        <w:t>aktual</w:t>
      </w:r>
      <w:proofErr w:type="spellEnd"/>
      <w:r w:rsidRPr="000A6BA6">
        <w:rPr>
          <w:sz w:val="22"/>
          <w:szCs w:val="22"/>
          <w:lang w:val="en-ID" w:eastAsia="en-ID"/>
        </w:rPr>
        <w:t xml:space="preserve"> pada </w:t>
      </w:r>
      <w:proofErr w:type="spellStart"/>
      <w:r w:rsidRPr="000A6BA6">
        <w:rPr>
          <w:sz w:val="22"/>
          <w:szCs w:val="22"/>
          <w:lang w:val="en-ID" w:eastAsia="en-ID"/>
        </w:rPr>
        <w:t>perkerasan</w:t>
      </w:r>
      <w:proofErr w:type="spellEnd"/>
      <w:r w:rsidRPr="000A6BA6">
        <w:rPr>
          <w:sz w:val="22"/>
          <w:szCs w:val="22"/>
          <w:lang w:val="en-ID" w:eastAsia="en-ID"/>
        </w:rPr>
        <w:t xml:space="preserve">. Minimal </w:t>
      </w:r>
      <w:proofErr w:type="spellStart"/>
      <w:r w:rsidRPr="000A6BA6">
        <w:rPr>
          <w:sz w:val="22"/>
          <w:szCs w:val="22"/>
          <w:lang w:val="en-ID" w:eastAsia="en-ID"/>
        </w:rPr>
        <w:t>beban</w:t>
      </w:r>
      <w:proofErr w:type="spellEnd"/>
      <w:r w:rsidRPr="000A6BA6">
        <w:rPr>
          <w:sz w:val="22"/>
          <w:szCs w:val="22"/>
          <w:lang w:val="en-ID" w:eastAsia="en-ID"/>
        </w:rPr>
        <w:t xml:space="preserve"> </w:t>
      </w:r>
      <w:proofErr w:type="spellStart"/>
      <w:r w:rsidRPr="000A6BA6">
        <w:rPr>
          <w:sz w:val="22"/>
          <w:szCs w:val="22"/>
          <w:lang w:val="en-ID" w:eastAsia="en-ID"/>
        </w:rPr>
        <w:t>awal</w:t>
      </w:r>
      <w:proofErr w:type="spellEnd"/>
      <w:r w:rsidRPr="000A6BA6">
        <w:rPr>
          <w:sz w:val="22"/>
          <w:szCs w:val="22"/>
          <w:lang w:val="en-ID" w:eastAsia="en-ID"/>
        </w:rPr>
        <w:t xml:space="preserve"> </w:t>
      </w:r>
      <w:proofErr w:type="spellStart"/>
      <w:r w:rsidRPr="000A6BA6">
        <w:rPr>
          <w:sz w:val="22"/>
          <w:szCs w:val="22"/>
          <w:lang w:val="en-ID" w:eastAsia="en-ID"/>
        </w:rPr>
        <w:t>adalah</w:t>
      </w:r>
      <w:proofErr w:type="spellEnd"/>
      <w:r w:rsidRPr="000A6BA6">
        <w:rPr>
          <w:sz w:val="22"/>
          <w:szCs w:val="22"/>
          <w:lang w:val="en-ID" w:eastAsia="en-ID"/>
        </w:rPr>
        <w:t xml:space="preserve"> 4,54 kg </w:t>
      </w:r>
      <w:proofErr w:type="spellStart"/>
      <w:r w:rsidRPr="000A6BA6">
        <w:rPr>
          <w:sz w:val="22"/>
          <w:szCs w:val="22"/>
          <w:lang w:val="en-ID" w:eastAsia="en-ID"/>
        </w:rPr>
        <w:t>lalu</w:t>
      </w:r>
      <w:proofErr w:type="spellEnd"/>
      <w:r w:rsidRPr="000A6BA6">
        <w:rPr>
          <w:sz w:val="22"/>
          <w:szCs w:val="22"/>
          <w:lang w:val="en-ID" w:eastAsia="en-ID"/>
        </w:rPr>
        <w:t xml:space="preserve"> </w:t>
      </w:r>
      <w:proofErr w:type="spellStart"/>
      <w:r w:rsidRPr="000A6BA6">
        <w:rPr>
          <w:sz w:val="22"/>
          <w:szCs w:val="22"/>
          <w:lang w:val="en-ID" w:eastAsia="en-ID"/>
        </w:rPr>
        <w:t>ditambahkan</w:t>
      </w:r>
      <w:proofErr w:type="spellEnd"/>
      <w:r w:rsidRPr="000A6BA6">
        <w:rPr>
          <w:sz w:val="22"/>
          <w:szCs w:val="22"/>
          <w:lang w:val="en-ID" w:eastAsia="en-ID"/>
        </w:rPr>
        <w:t xml:space="preserve"> </w:t>
      </w:r>
      <w:proofErr w:type="spellStart"/>
      <w:r w:rsidRPr="000A6BA6">
        <w:rPr>
          <w:sz w:val="22"/>
          <w:szCs w:val="22"/>
          <w:lang w:val="en-ID" w:eastAsia="en-ID"/>
        </w:rPr>
        <w:t>beban</w:t>
      </w:r>
      <w:proofErr w:type="spellEnd"/>
      <w:r w:rsidRPr="000A6BA6">
        <w:rPr>
          <w:sz w:val="22"/>
          <w:szCs w:val="22"/>
          <w:lang w:val="en-ID" w:eastAsia="en-ID"/>
        </w:rPr>
        <w:t xml:space="preserve"> </w:t>
      </w:r>
      <w:proofErr w:type="spellStart"/>
      <w:r w:rsidRPr="000A6BA6">
        <w:rPr>
          <w:sz w:val="22"/>
          <w:szCs w:val="22"/>
          <w:lang w:val="en-ID" w:eastAsia="en-ID"/>
        </w:rPr>
        <w:t>sebesar</w:t>
      </w:r>
      <w:proofErr w:type="spellEnd"/>
      <w:r w:rsidRPr="000A6BA6">
        <w:rPr>
          <w:sz w:val="22"/>
          <w:szCs w:val="22"/>
          <w:lang w:val="en-ID" w:eastAsia="en-ID"/>
        </w:rPr>
        <w:t xml:space="preserve"> 9,08 kg. </w:t>
      </w:r>
    </w:p>
    <w:p w14:paraId="2E10F4B7" w14:textId="77777777" w:rsidR="00A12504"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bCs/>
          <w:sz w:val="22"/>
          <w:szCs w:val="22"/>
          <w:lang w:val="id-ID"/>
        </w:rPr>
        <w:t xml:space="preserve">Langkah berikutnya adalah </w:t>
      </w:r>
      <w:r w:rsidRPr="000A6BA6">
        <w:rPr>
          <w:sz w:val="22"/>
          <w:szCs w:val="22"/>
          <w:lang w:val="id-ID"/>
        </w:rPr>
        <w:t>memasang arloji penetrasi</w:t>
      </w:r>
      <w:r w:rsidRPr="000A6BA6">
        <w:rPr>
          <w:bCs/>
          <w:sz w:val="22"/>
          <w:szCs w:val="22"/>
          <w:lang w:val="id-ID"/>
        </w:rPr>
        <w:t xml:space="preserve"> pada </w:t>
      </w:r>
      <w:r w:rsidRPr="000A6BA6">
        <w:rPr>
          <w:bCs/>
          <w:i/>
          <w:iCs/>
          <w:sz w:val="22"/>
          <w:szCs w:val="22"/>
          <w:lang w:val="id-ID"/>
        </w:rPr>
        <w:t>piston</w:t>
      </w:r>
      <w:r w:rsidRPr="000A6BA6">
        <w:rPr>
          <w:bCs/>
          <w:sz w:val="22"/>
          <w:szCs w:val="22"/>
          <w:lang w:val="id-ID"/>
        </w:rPr>
        <w:t xml:space="preserve"> kemudian </w:t>
      </w:r>
      <w:proofErr w:type="spellStart"/>
      <w:r w:rsidRPr="000A6BA6">
        <w:rPr>
          <w:bCs/>
          <w:sz w:val="22"/>
          <w:szCs w:val="22"/>
          <w:lang w:val="id-ID"/>
        </w:rPr>
        <w:t>di-</w:t>
      </w:r>
      <w:r w:rsidRPr="000A6BA6">
        <w:rPr>
          <w:bCs/>
          <w:i/>
          <w:iCs/>
          <w:sz w:val="22"/>
          <w:szCs w:val="22"/>
          <w:lang w:val="id-ID"/>
        </w:rPr>
        <w:t>setting</w:t>
      </w:r>
      <w:proofErr w:type="spellEnd"/>
      <w:r w:rsidRPr="000A6BA6">
        <w:rPr>
          <w:bCs/>
          <w:i/>
          <w:iCs/>
          <w:sz w:val="22"/>
          <w:szCs w:val="22"/>
          <w:lang w:val="id-ID"/>
        </w:rPr>
        <w:t xml:space="preserve"> </w:t>
      </w:r>
      <w:r w:rsidRPr="000A6BA6">
        <w:rPr>
          <w:bCs/>
          <w:sz w:val="22"/>
          <w:szCs w:val="22"/>
          <w:lang w:val="id-ID"/>
        </w:rPr>
        <w:t>hingga bernilai nol.</w:t>
      </w:r>
    </w:p>
    <w:p w14:paraId="5B88EAC5" w14:textId="77777777" w:rsidR="00A12504" w:rsidRPr="00153499" w:rsidRDefault="00A12504" w:rsidP="00A12504">
      <w:pPr>
        <w:pStyle w:val="NormalWeb"/>
        <w:numPr>
          <w:ilvl w:val="0"/>
          <w:numId w:val="1"/>
        </w:numPr>
        <w:shd w:val="clear" w:color="auto" w:fill="FFFFFF"/>
        <w:spacing w:before="0" w:beforeAutospacing="0" w:after="0" w:afterAutospacing="0"/>
        <w:ind w:left="284" w:hanging="284"/>
        <w:jc w:val="both"/>
        <w:rPr>
          <w:bCs/>
          <w:sz w:val="20"/>
          <w:szCs w:val="20"/>
          <w:lang w:val="id-ID"/>
        </w:rPr>
      </w:pPr>
      <w:r w:rsidRPr="00153499">
        <w:rPr>
          <w:bCs/>
          <w:sz w:val="22"/>
          <w:szCs w:val="22"/>
          <w:lang w:val="id-ID"/>
        </w:rPr>
        <w:t xml:space="preserve">Pengujian dilakukan dengan </w:t>
      </w:r>
      <w:r w:rsidRPr="00153499">
        <w:rPr>
          <w:sz w:val="22"/>
          <w:szCs w:val="22"/>
          <w:lang w:val="id-ID"/>
        </w:rPr>
        <w:t>memberi beban pada torak secara konstan dengan kecepatan penetrasi sekitar 1,3 mm/menit menggunakan roda gigi rendah. Beban dicatat mulai dari penetrasi awal 0,64 mm hingga mencapai 12,7 mm. Nilai CBR lalu dihitung sebagai perbandingan antara tegangan uji dan tegangan standar, dinyatakan dalam persen.</w:t>
      </w:r>
    </w:p>
    <w:p w14:paraId="2EA35CB0" w14:textId="77777777" w:rsidR="00A12504" w:rsidRPr="00153499" w:rsidRDefault="00A12504" w:rsidP="00A12504">
      <w:pPr>
        <w:pStyle w:val="NormalWeb"/>
        <w:shd w:val="clear" w:color="auto" w:fill="FFFFFF"/>
        <w:spacing w:before="0" w:beforeAutospacing="0" w:after="0" w:afterAutospacing="0" w:line="276" w:lineRule="auto"/>
        <w:ind w:left="284"/>
        <w:jc w:val="both"/>
        <w:rPr>
          <w:bCs/>
          <w:sz w:val="20"/>
          <w:szCs w:val="20"/>
          <w:lang w:val="id-ID"/>
        </w:rPr>
      </w:pPr>
    </w:p>
    <w:p w14:paraId="4C278C9A" w14:textId="77777777" w:rsidR="00A12504" w:rsidRDefault="00A12504" w:rsidP="00A12504">
      <w:pPr>
        <w:pStyle w:val="NormalWeb"/>
        <w:shd w:val="clear" w:color="auto" w:fill="FFFFFF"/>
        <w:spacing w:before="0" w:beforeAutospacing="0" w:after="0" w:afterAutospacing="0" w:line="276" w:lineRule="auto"/>
        <w:jc w:val="center"/>
        <w:rPr>
          <w:lang w:val="id-ID"/>
        </w:rPr>
      </w:pPr>
      <w:r w:rsidRPr="000A6BA6">
        <w:rPr>
          <w:bCs/>
          <w:noProof/>
          <w:sz w:val="22"/>
          <w:szCs w:val="22"/>
          <w:lang w:val="id-ID"/>
        </w:rPr>
        <w:drawing>
          <wp:inline distT="0" distB="0" distL="0" distR="0" wp14:anchorId="3D41029C" wp14:editId="645358AE">
            <wp:extent cx="3067050" cy="2241550"/>
            <wp:effectExtent l="0" t="0" r="0" b="6350"/>
            <wp:docPr id="27949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99084" name=""/>
                    <pic:cNvPicPr/>
                  </pic:nvPicPr>
                  <pic:blipFill>
                    <a:blip r:embed="rId16"/>
                    <a:stretch>
                      <a:fillRect/>
                    </a:stretch>
                  </pic:blipFill>
                  <pic:spPr>
                    <a:xfrm>
                      <a:off x="0" y="0"/>
                      <a:ext cx="3081192" cy="2251886"/>
                    </a:xfrm>
                    <a:prstGeom prst="rect">
                      <a:avLst/>
                    </a:prstGeom>
                  </pic:spPr>
                </pic:pic>
              </a:graphicData>
            </a:graphic>
          </wp:inline>
        </w:drawing>
      </w:r>
    </w:p>
    <w:p w14:paraId="2449C06C" w14:textId="368C6E69" w:rsidR="00A12504" w:rsidRPr="005503B4" w:rsidRDefault="00A12504" w:rsidP="00A12504">
      <w:pPr>
        <w:pStyle w:val="NormalWeb"/>
        <w:shd w:val="clear" w:color="auto" w:fill="FFFFFF"/>
        <w:spacing w:before="0" w:beforeAutospacing="0" w:after="0" w:afterAutospacing="0" w:line="276" w:lineRule="auto"/>
        <w:jc w:val="center"/>
        <w:rPr>
          <w:sz w:val="20"/>
          <w:szCs w:val="20"/>
          <w:lang w:val="id-ID"/>
        </w:rPr>
      </w:pPr>
      <w:r w:rsidRPr="005503B4">
        <w:rPr>
          <w:sz w:val="20"/>
          <w:szCs w:val="20"/>
          <w:lang w:val="id-ID"/>
        </w:rPr>
        <w:t xml:space="preserve">Gambar 6. </w:t>
      </w:r>
      <w:r w:rsidR="005503B4" w:rsidRPr="005503B4">
        <w:rPr>
          <w:sz w:val="20"/>
          <w:szCs w:val="20"/>
          <w:lang w:val="id-ID"/>
        </w:rPr>
        <w:t xml:space="preserve">Contoh </w:t>
      </w:r>
      <w:r w:rsidRPr="005503B4">
        <w:rPr>
          <w:sz w:val="20"/>
          <w:szCs w:val="20"/>
          <w:lang w:val="id-ID"/>
        </w:rPr>
        <w:t xml:space="preserve">Hasil Uji CBR Tanah </w:t>
      </w:r>
    </w:p>
    <w:p w14:paraId="3C67A5DC" w14:textId="77777777" w:rsidR="00A12504" w:rsidRDefault="00A12504" w:rsidP="00A12504">
      <w:pPr>
        <w:pStyle w:val="NormalWeb"/>
        <w:shd w:val="clear" w:color="auto" w:fill="FFFFFF"/>
        <w:spacing w:before="0" w:beforeAutospacing="0" w:after="0" w:afterAutospacing="0" w:line="276" w:lineRule="auto"/>
        <w:jc w:val="center"/>
        <w:rPr>
          <w:sz w:val="20"/>
          <w:szCs w:val="20"/>
          <w:lang w:val="id-ID"/>
        </w:rPr>
      </w:pPr>
    </w:p>
    <w:p w14:paraId="6F52AC5B" w14:textId="77777777" w:rsidR="00A12504" w:rsidRDefault="00A12504" w:rsidP="00A12504">
      <w:pPr>
        <w:pStyle w:val="NormalWeb"/>
        <w:shd w:val="clear" w:color="auto" w:fill="FFFFFF"/>
        <w:spacing w:before="0" w:beforeAutospacing="0" w:after="0" w:afterAutospacing="0" w:line="276" w:lineRule="auto"/>
        <w:jc w:val="center"/>
        <w:rPr>
          <w:sz w:val="20"/>
          <w:szCs w:val="20"/>
          <w:lang w:val="id-ID"/>
        </w:rPr>
      </w:pPr>
      <w:r w:rsidRPr="000A6BA6">
        <w:rPr>
          <w:noProof/>
        </w:rPr>
        <w:drawing>
          <wp:inline distT="0" distB="0" distL="0" distR="0" wp14:anchorId="69481B57" wp14:editId="71ECE98C">
            <wp:extent cx="1295032" cy="1114425"/>
            <wp:effectExtent l="0" t="0" r="635" b="0"/>
            <wp:docPr id="189203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37914" name=""/>
                    <pic:cNvPicPr/>
                  </pic:nvPicPr>
                  <pic:blipFill>
                    <a:blip r:embed="rId17"/>
                    <a:stretch>
                      <a:fillRect/>
                    </a:stretch>
                  </pic:blipFill>
                  <pic:spPr>
                    <a:xfrm>
                      <a:off x="0" y="0"/>
                      <a:ext cx="1295032" cy="1114425"/>
                    </a:xfrm>
                    <a:prstGeom prst="rect">
                      <a:avLst/>
                    </a:prstGeom>
                  </pic:spPr>
                </pic:pic>
              </a:graphicData>
            </a:graphic>
          </wp:inline>
        </w:drawing>
      </w:r>
      <w:r>
        <w:rPr>
          <w:sz w:val="20"/>
          <w:szCs w:val="20"/>
          <w:lang w:val="id-ID"/>
        </w:rPr>
        <w:t xml:space="preserve">  </w:t>
      </w:r>
      <w:r w:rsidRPr="000A6BA6">
        <w:rPr>
          <w:noProof/>
        </w:rPr>
        <w:drawing>
          <wp:inline distT="0" distB="0" distL="0" distR="0" wp14:anchorId="5B470897" wp14:editId="0DCD6229">
            <wp:extent cx="1295031" cy="1114425"/>
            <wp:effectExtent l="0" t="0" r="635" b="0"/>
            <wp:docPr id="103809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96513" name=""/>
                    <pic:cNvPicPr/>
                  </pic:nvPicPr>
                  <pic:blipFill>
                    <a:blip r:embed="rId18"/>
                    <a:stretch>
                      <a:fillRect/>
                    </a:stretch>
                  </pic:blipFill>
                  <pic:spPr>
                    <a:xfrm>
                      <a:off x="0" y="0"/>
                      <a:ext cx="1295031" cy="1114425"/>
                    </a:xfrm>
                    <a:prstGeom prst="rect">
                      <a:avLst/>
                    </a:prstGeom>
                  </pic:spPr>
                </pic:pic>
              </a:graphicData>
            </a:graphic>
          </wp:inline>
        </w:drawing>
      </w:r>
      <w:r w:rsidRPr="005503B4">
        <w:rPr>
          <w:sz w:val="20"/>
          <w:szCs w:val="20"/>
          <w:lang w:val="id-ID"/>
        </w:rPr>
        <w:t>Gambar 7. Pelaksanaan Uji CBR Lapangan</w:t>
      </w:r>
    </w:p>
    <w:p w14:paraId="51AB0B2E" w14:textId="77777777" w:rsidR="00A12504" w:rsidRPr="00C32D0B" w:rsidRDefault="00A12504" w:rsidP="00A12504">
      <w:pPr>
        <w:pStyle w:val="NormalWeb"/>
        <w:shd w:val="clear" w:color="auto" w:fill="FFFFFF"/>
        <w:spacing w:before="0" w:beforeAutospacing="0" w:after="0" w:afterAutospacing="0" w:line="276" w:lineRule="auto"/>
        <w:jc w:val="center"/>
        <w:rPr>
          <w:sz w:val="20"/>
          <w:szCs w:val="20"/>
          <w:lang w:val="id-ID"/>
        </w:rPr>
      </w:pPr>
    </w:p>
    <w:p w14:paraId="29D8C1BF" w14:textId="77777777" w:rsidR="00A12504" w:rsidRPr="003814F8" w:rsidRDefault="00A12504" w:rsidP="00A12504">
      <w:pPr>
        <w:ind w:firstLine="567"/>
        <w:jc w:val="both"/>
        <w:rPr>
          <w:bCs/>
          <w:lang w:val="id-ID"/>
        </w:rPr>
      </w:pPr>
      <w:r w:rsidRPr="000A6BA6">
        <w:rPr>
          <w:bCs/>
          <w:lang w:val="id-ID"/>
        </w:rPr>
        <w:t xml:space="preserve">Pada ruas 5, dilakukan 2 kali uji coba terhadap lapisan </w:t>
      </w:r>
      <w:proofErr w:type="spellStart"/>
      <w:r w:rsidRPr="000A6BA6">
        <w:rPr>
          <w:bCs/>
          <w:lang w:val="id-ID"/>
        </w:rPr>
        <w:t>sirtu</w:t>
      </w:r>
      <w:proofErr w:type="spellEnd"/>
      <w:r w:rsidRPr="000A6BA6">
        <w:rPr>
          <w:bCs/>
          <w:lang w:val="id-ID"/>
        </w:rPr>
        <w:t xml:space="preserve"> dikarenakan pada pengetesan awal, nilai CBR berada di bawah ketentuan. Setelah dilakukan pengetesan ulang dengan pembebanan yang berbeda untuk setiap rentang waktunya, hasil pengujian CBR lapangan terhadap lapisan </w:t>
      </w:r>
      <w:proofErr w:type="spellStart"/>
      <w:r w:rsidRPr="000A6BA6">
        <w:rPr>
          <w:bCs/>
          <w:lang w:val="id-ID"/>
        </w:rPr>
        <w:t>sirtu</w:t>
      </w:r>
      <w:proofErr w:type="spellEnd"/>
      <w:r w:rsidRPr="000A6BA6">
        <w:rPr>
          <w:bCs/>
          <w:lang w:val="id-ID"/>
        </w:rPr>
        <w:t xml:space="preserve"> menjadi sesuai dengan ketentuan yaitu 91,5%. Berikut ini merupakan perbaikan hasil pengujian CBR pada lapisan </w:t>
      </w:r>
      <w:proofErr w:type="spellStart"/>
      <w:r w:rsidRPr="000A6BA6">
        <w:rPr>
          <w:bCs/>
          <w:lang w:val="id-ID"/>
        </w:rPr>
        <w:t>sirtu</w:t>
      </w:r>
      <w:proofErr w:type="spellEnd"/>
      <w:r w:rsidRPr="000A6BA6">
        <w:rPr>
          <w:bCs/>
          <w:lang w:val="id-ID"/>
        </w:rPr>
        <w:t xml:space="preserve"> di ruas 5.</w:t>
      </w:r>
    </w:p>
    <w:p w14:paraId="7B8D94A6" w14:textId="77777777" w:rsidR="00A12504" w:rsidRPr="000A6BA6" w:rsidRDefault="00A12504" w:rsidP="00A12504">
      <w:pPr>
        <w:ind w:firstLine="426"/>
        <w:jc w:val="both"/>
        <w:rPr>
          <w:lang w:val="en-ID" w:eastAsia="en-ID"/>
        </w:rPr>
      </w:pPr>
      <w:r w:rsidRPr="000A6BA6">
        <w:rPr>
          <w:bCs/>
          <w:lang w:val="id-ID"/>
        </w:rPr>
        <w:t xml:space="preserve">Berdasarkan hasil pengujian CBR lapangan yang dilakukan terhadap keseluruhan ruas di Perumahan Griya </w:t>
      </w:r>
      <w:proofErr w:type="spellStart"/>
      <w:r w:rsidRPr="000A6BA6">
        <w:rPr>
          <w:bCs/>
          <w:lang w:val="id-ID"/>
        </w:rPr>
        <w:t>Curup</w:t>
      </w:r>
      <w:proofErr w:type="spellEnd"/>
      <w:r w:rsidRPr="000A6BA6">
        <w:rPr>
          <w:bCs/>
          <w:lang w:val="id-ID"/>
        </w:rPr>
        <w:t xml:space="preserve"> Embun Tahap I dan Tahap II, berikut merupakan rangkuman hasil pengujian beserta kesesuaian terhadap persyaratan teknis pada </w:t>
      </w:r>
      <w:r w:rsidRPr="000A6BA6">
        <w:t>Surat Edaran Nomor : 110/KPTS/</w:t>
      </w:r>
      <w:proofErr w:type="spellStart"/>
      <w:r w:rsidRPr="000A6BA6">
        <w:t>Dr</w:t>
      </w:r>
      <w:proofErr w:type="spellEnd"/>
      <w:r w:rsidRPr="000A6BA6">
        <w:t>/2022 Tentang Petunjuk Teknis Pelaksanaan Bantuan Pembangunan Prasarana, Sarana dan Utilitas Umum</w:t>
      </w:r>
      <w:r>
        <w:t xml:space="preserve">, yaitu: </w:t>
      </w:r>
    </w:p>
    <w:p w14:paraId="018CA376" w14:textId="77777777" w:rsidR="00A12504" w:rsidRPr="000A6BA6" w:rsidRDefault="00A12504" w:rsidP="00A12504">
      <w:pPr>
        <w:widowControl/>
        <w:numPr>
          <w:ilvl w:val="0"/>
          <w:numId w:val="2"/>
        </w:numPr>
        <w:tabs>
          <w:tab w:val="clear" w:pos="720"/>
        </w:tabs>
        <w:autoSpaceDE/>
        <w:autoSpaceDN/>
        <w:spacing w:line="276" w:lineRule="auto"/>
        <w:ind w:left="284" w:hanging="284"/>
        <w:jc w:val="both"/>
        <w:rPr>
          <w:lang w:val="en-ID" w:eastAsia="en-ID"/>
        </w:rPr>
      </w:pPr>
      <w:proofErr w:type="spellStart"/>
      <w:r w:rsidRPr="000A6BA6">
        <w:rPr>
          <w:lang w:val="en-ID" w:eastAsia="en-ID"/>
        </w:rPr>
        <w:t>Lapisan</w:t>
      </w:r>
      <w:proofErr w:type="spellEnd"/>
      <w:r w:rsidRPr="000A6BA6">
        <w:rPr>
          <w:lang w:val="en-ID" w:eastAsia="en-ID"/>
        </w:rPr>
        <w:t xml:space="preserve"> </w:t>
      </w:r>
      <w:proofErr w:type="spellStart"/>
      <w:r w:rsidRPr="000A6BA6">
        <w:rPr>
          <w:lang w:val="en-ID" w:eastAsia="en-ID"/>
        </w:rPr>
        <w:t>tanah</w:t>
      </w:r>
      <w:proofErr w:type="spellEnd"/>
      <w:r w:rsidRPr="000A6BA6">
        <w:rPr>
          <w:lang w:val="en-ID" w:eastAsia="en-ID"/>
        </w:rPr>
        <w:t xml:space="preserve"> </w:t>
      </w:r>
      <w:proofErr w:type="spellStart"/>
      <w:r w:rsidRPr="000A6BA6">
        <w:rPr>
          <w:lang w:val="en-ID" w:eastAsia="en-ID"/>
        </w:rPr>
        <w:t>dasar</w:t>
      </w:r>
      <w:proofErr w:type="spellEnd"/>
      <w:r w:rsidRPr="000A6BA6">
        <w:rPr>
          <w:lang w:val="en-ID" w:eastAsia="en-ID"/>
        </w:rPr>
        <w:t xml:space="preserve"> </w:t>
      </w:r>
      <w:proofErr w:type="spellStart"/>
      <w:r w:rsidRPr="000A6BA6">
        <w:rPr>
          <w:lang w:val="en-ID" w:eastAsia="en-ID"/>
        </w:rPr>
        <w:t>harus</w:t>
      </w:r>
      <w:proofErr w:type="spellEnd"/>
      <w:r w:rsidRPr="000A6BA6">
        <w:rPr>
          <w:lang w:val="en-ID" w:eastAsia="en-ID"/>
        </w:rPr>
        <w:t xml:space="preserve"> </w:t>
      </w:r>
      <w:proofErr w:type="spellStart"/>
      <w:r w:rsidRPr="000A6BA6">
        <w:rPr>
          <w:lang w:val="en-ID" w:eastAsia="en-ID"/>
        </w:rPr>
        <w:t>memiliki</w:t>
      </w:r>
      <w:proofErr w:type="spellEnd"/>
      <w:r w:rsidRPr="000A6BA6">
        <w:rPr>
          <w:lang w:val="en-ID" w:eastAsia="en-ID"/>
        </w:rPr>
        <w:t xml:space="preserve"> </w:t>
      </w:r>
      <w:proofErr w:type="spellStart"/>
      <w:r w:rsidRPr="000A6BA6">
        <w:rPr>
          <w:lang w:val="en-ID" w:eastAsia="en-ID"/>
        </w:rPr>
        <w:t>nilai</w:t>
      </w:r>
      <w:proofErr w:type="spellEnd"/>
      <w:r w:rsidRPr="000A6BA6">
        <w:rPr>
          <w:lang w:val="en-ID" w:eastAsia="en-ID"/>
        </w:rPr>
        <w:t xml:space="preserve"> CBR &gt; 6%.</w:t>
      </w:r>
    </w:p>
    <w:p w14:paraId="0B67A2CA" w14:textId="77777777" w:rsidR="00A12504" w:rsidRPr="00454D95" w:rsidRDefault="00A12504" w:rsidP="00A12504">
      <w:pPr>
        <w:widowControl/>
        <w:numPr>
          <w:ilvl w:val="0"/>
          <w:numId w:val="2"/>
        </w:numPr>
        <w:tabs>
          <w:tab w:val="clear" w:pos="720"/>
        </w:tabs>
        <w:autoSpaceDE/>
        <w:autoSpaceDN/>
        <w:spacing w:line="276" w:lineRule="auto"/>
        <w:ind w:left="284" w:hanging="294"/>
        <w:jc w:val="both"/>
        <w:rPr>
          <w:lang w:val="en-ID" w:eastAsia="en-ID"/>
        </w:rPr>
      </w:pPr>
      <w:proofErr w:type="spellStart"/>
      <w:r w:rsidRPr="000A6BA6">
        <w:rPr>
          <w:lang w:val="en-ID" w:eastAsia="en-ID"/>
        </w:rPr>
        <w:t>Lapisan</w:t>
      </w:r>
      <w:proofErr w:type="spellEnd"/>
      <w:r w:rsidRPr="000A6BA6">
        <w:rPr>
          <w:lang w:val="en-ID" w:eastAsia="en-ID"/>
        </w:rPr>
        <w:t xml:space="preserve"> </w:t>
      </w:r>
      <w:proofErr w:type="spellStart"/>
      <w:r w:rsidRPr="000A6BA6">
        <w:rPr>
          <w:lang w:val="en-ID" w:eastAsia="en-ID"/>
        </w:rPr>
        <w:t>pondasi</w:t>
      </w:r>
      <w:proofErr w:type="spellEnd"/>
      <w:r w:rsidRPr="000A6BA6">
        <w:rPr>
          <w:lang w:val="en-ID" w:eastAsia="en-ID"/>
        </w:rPr>
        <w:t xml:space="preserve"> </w:t>
      </w:r>
      <w:proofErr w:type="spellStart"/>
      <w:r w:rsidRPr="000A6BA6">
        <w:rPr>
          <w:lang w:val="en-ID" w:eastAsia="en-ID"/>
        </w:rPr>
        <w:t>bawah</w:t>
      </w:r>
      <w:proofErr w:type="spellEnd"/>
      <w:r w:rsidRPr="000A6BA6">
        <w:rPr>
          <w:lang w:val="en-ID" w:eastAsia="en-ID"/>
        </w:rPr>
        <w:t xml:space="preserve"> minimal </w:t>
      </w:r>
      <w:proofErr w:type="spellStart"/>
      <w:r w:rsidRPr="000A6BA6">
        <w:rPr>
          <w:lang w:val="en-ID" w:eastAsia="en-ID"/>
        </w:rPr>
        <w:t>memiliki</w:t>
      </w:r>
      <w:proofErr w:type="spellEnd"/>
      <w:r w:rsidRPr="000A6BA6">
        <w:rPr>
          <w:lang w:val="en-ID" w:eastAsia="en-ID"/>
        </w:rPr>
        <w:t xml:space="preserve"> </w:t>
      </w:r>
      <w:proofErr w:type="spellStart"/>
      <w:r w:rsidRPr="000A6BA6">
        <w:rPr>
          <w:lang w:val="en-ID" w:eastAsia="en-ID"/>
        </w:rPr>
        <w:t>nilai</w:t>
      </w:r>
      <w:proofErr w:type="spellEnd"/>
      <w:r w:rsidRPr="000A6BA6">
        <w:rPr>
          <w:lang w:val="en-ID" w:eastAsia="en-ID"/>
        </w:rPr>
        <w:t xml:space="preserve"> CBR &gt; 60%.</w:t>
      </w:r>
    </w:p>
    <w:p w14:paraId="21DCC659" w14:textId="77777777" w:rsidR="00A12504" w:rsidRDefault="00A12504" w:rsidP="00A12504">
      <w:pPr>
        <w:pStyle w:val="NormalWeb"/>
        <w:shd w:val="clear" w:color="auto" w:fill="FFFFFF"/>
        <w:spacing w:before="0" w:beforeAutospacing="0" w:after="0" w:afterAutospacing="0"/>
        <w:jc w:val="both"/>
        <w:rPr>
          <w:sz w:val="22"/>
          <w:szCs w:val="22"/>
        </w:rPr>
      </w:pPr>
    </w:p>
    <w:p w14:paraId="2DB214B2" w14:textId="77777777" w:rsidR="00A12504" w:rsidRPr="00EC197B" w:rsidRDefault="00A12504" w:rsidP="00A12504">
      <w:pPr>
        <w:rPr>
          <w:sz w:val="20"/>
          <w:szCs w:val="20"/>
        </w:rPr>
      </w:pPr>
      <w:r w:rsidRPr="00EC197B">
        <w:rPr>
          <w:b/>
          <w:bCs/>
          <w:sz w:val="20"/>
          <w:szCs w:val="20"/>
        </w:rPr>
        <w:t>Tabel 2</w:t>
      </w:r>
    </w:p>
    <w:p w14:paraId="23D0B005" w14:textId="77777777" w:rsidR="00A12504" w:rsidRDefault="00A12504" w:rsidP="00A12504">
      <w:pPr>
        <w:rPr>
          <w:bCs/>
          <w:sz w:val="20"/>
          <w:szCs w:val="20"/>
        </w:rPr>
      </w:pPr>
      <w:r w:rsidRPr="00EC197B">
        <w:rPr>
          <w:bCs/>
          <w:sz w:val="20"/>
          <w:szCs w:val="20"/>
        </w:rPr>
        <w:t>Hasil Uji CBR Lapangan</w:t>
      </w:r>
    </w:p>
    <w:p w14:paraId="17FD6641" w14:textId="77777777" w:rsidR="00A12504" w:rsidRDefault="00A12504" w:rsidP="00A12504">
      <w:pPr>
        <w:rPr>
          <w:bCs/>
          <w:sz w:val="20"/>
          <w:szCs w:val="20"/>
        </w:rPr>
      </w:pPr>
    </w:p>
    <w:tbl>
      <w:tblPr>
        <w:tblStyle w:val="PlainTable2"/>
        <w:tblW w:w="4776" w:type="dxa"/>
        <w:tblLook w:val="04A0" w:firstRow="1" w:lastRow="0" w:firstColumn="1" w:lastColumn="0" w:noHBand="0" w:noVBand="1"/>
      </w:tblPr>
      <w:tblGrid>
        <w:gridCol w:w="947"/>
        <w:gridCol w:w="544"/>
        <w:gridCol w:w="560"/>
        <w:gridCol w:w="574"/>
        <w:gridCol w:w="520"/>
        <w:gridCol w:w="531"/>
        <w:gridCol w:w="521"/>
        <w:gridCol w:w="546"/>
        <w:gridCol w:w="33"/>
      </w:tblGrid>
      <w:tr w:rsidR="00A12504" w:rsidRPr="00261888" w14:paraId="4A07AA76" w14:textId="77777777" w:rsidTr="00527A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7" w:type="dxa"/>
            <w:vAlign w:val="center"/>
          </w:tcPr>
          <w:p w14:paraId="6F4890CF" w14:textId="77777777" w:rsidR="00A12504" w:rsidRPr="00261888" w:rsidRDefault="00A12504" w:rsidP="00527AFA">
            <w:pPr>
              <w:rPr>
                <w:sz w:val="14"/>
                <w:szCs w:val="14"/>
              </w:rPr>
            </w:pPr>
            <w:r w:rsidRPr="00261888">
              <w:rPr>
                <w:sz w:val="14"/>
                <w:szCs w:val="14"/>
              </w:rPr>
              <w:t>Ruas</w:t>
            </w:r>
            <w:r>
              <w:rPr>
                <w:sz w:val="14"/>
                <w:szCs w:val="14"/>
              </w:rPr>
              <w:t xml:space="preserve"> (m)</w:t>
            </w:r>
          </w:p>
        </w:tc>
        <w:tc>
          <w:tcPr>
            <w:tcW w:w="550" w:type="dxa"/>
            <w:vAlign w:val="center"/>
          </w:tcPr>
          <w:p w14:paraId="4DE83871"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1</w:t>
            </w:r>
          </w:p>
        </w:tc>
        <w:tc>
          <w:tcPr>
            <w:tcW w:w="565" w:type="dxa"/>
            <w:vAlign w:val="center"/>
          </w:tcPr>
          <w:p w14:paraId="60CA242F"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2</w:t>
            </w:r>
          </w:p>
        </w:tc>
        <w:tc>
          <w:tcPr>
            <w:tcW w:w="578" w:type="dxa"/>
            <w:vAlign w:val="center"/>
          </w:tcPr>
          <w:p w14:paraId="45DB16CF"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3</w:t>
            </w:r>
          </w:p>
        </w:tc>
        <w:tc>
          <w:tcPr>
            <w:tcW w:w="521" w:type="dxa"/>
            <w:vAlign w:val="center"/>
          </w:tcPr>
          <w:p w14:paraId="0106E715"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4</w:t>
            </w:r>
          </w:p>
        </w:tc>
        <w:tc>
          <w:tcPr>
            <w:tcW w:w="531" w:type="dxa"/>
            <w:vAlign w:val="center"/>
          </w:tcPr>
          <w:p w14:paraId="00DBC8FB"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5</w:t>
            </w:r>
          </w:p>
        </w:tc>
        <w:tc>
          <w:tcPr>
            <w:tcW w:w="531" w:type="dxa"/>
            <w:vAlign w:val="center"/>
          </w:tcPr>
          <w:p w14:paraId="0AB9E914"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6</w:t>
            </w:r>
          </w:p>
        </w:tc>
        <w:tc>
          <w:tcPr>
            <w:tcW w:w="553" w:type="dxa"/>
            <w:gridSpan w:val="2"/>
            <w:vAlign w:val="center"/>
          </w:tcPr>
          <w:p w14:paraId="192F6378"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7</w:t>
            </w:r>
          </w:p>
        </w:tc>
      </w:tr>
      <w:tr w:rsidR="00A12504" w:rsidRPr="00261888" w14:paraId="53E5321C" w14:textId="77777777" w:rsidTr="00527AFA">
        <w:trPr>
          <w:gridAfter w:val="1"/>
          <w:cnfStyle w:val="000000100000" w:firstRow="0" w:lastRow="0" w:firstColumn="0" w:lastColumn="0" w:oddVBand="0" w:evenVBand="0" w:oddHBand="1" w:evenHBand="0" w:firstRowFirstColumn="0" w:firstRowLastColumn="0" w:lastRowFirstColumn="0" w:lastRowLastColumn="0"/>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2323569F" w14:textId="77777777" w:rsidR="00A12504" w:rsidRPr="00261888" w:rsidRDefault="00A12504" w:rsidP="00527AFA">
            <w:pPr>
              <w:rPr>
                <w:sz w:val="14"/>
                <w:szCs w:val="14"/>
              </w:rPr>
            </w:pPr>
            <w:r w:rsidRPr="00261888">
              <w:rPr>
                <w:sz w:val="14"/>
                <w:szCs w:val="14"/>
              </w:rPr>
              <w:t>Panjang Bantuan</w:t>
            </w:r>
          </w:p>
        </w:tc>
        <w:tc>
          <w:tcPr>
            <w:tcW w:w="550" w:type="dxa"/>
            <w:vAlign w:val="center"/>
          </w:tcPr>
          <w:p w14:paraId="1DBEDEDE" w14:textId="77777777" w:rsidR="00A12504" w:rsidRPr="00261888" w:rsidRDefault="00A12504" w:rsidP="00527AFA">
            <w:pPr>
              <w:ind w:left="-88"/>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96,80</w:t>
            </w:r>
          </w:p>
        </w:tc>
        <w:tc>
          <w:tcPr>
            <w:tcW w:w="565" w:type="dxa"/>
            <w:vAlign w:val="center"/>
          </w:tcPr>
          <w:p w14:paraId="3E789A9A" w14:textId="77777777" w:rsidR="00A12504" w:rsidRPr="00261888" w:rsidRDefault="00A12504" w:rsidP="00527AFA">
            <w:pPr>
              <w:ind w:left="-43"/>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24,00</w:t>
            </w:r>
          </w:p>
        </w:tc>
        <w:tc>
          <w:tcPr>
            <w:tcW w:w="578" w:type="dxa"/>
            <w:vAlign w:val="center"/>
          </w:tcPr>
          <w:p w14:paraId="33CFE960" w14:textId="77777777" w:rsidR="00A12504" w:rsidRPr="00261888" w:rsidRDefault="00A12504" w:rsidP="00527AFA">
            <w:pPr>
              <w:ind w:left="-27"/>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103,25</w:t>
            </w:r>
          </w:p>
        </w:tc>
        <w:tc>
          <w:tcPr>
            <w:tcW w:w="521" w:type="dxa"/>
            <w:vAlign w:val="center"/>
          </w:tcPr>
          <w:p w14:paraId="4A38E323" w14:textId="77777777" w:rsidR="00A12504" w:rsidRPr="00261888" w:rsidRDefault="00A12504" w:rsidP="00527AFA">
            <w:pPr>
              <w:ind w:left="-3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13,90</w:t>
            </w:r>
          </w:p>
        </w:tc>
        <w:tc>
          <w:tcPr>
            <w:tcW w:w="531" w:type="dxa"/>
            <w:vAlign w:val="center"/>
          </w:tcPr>
          <w:p w14:paraId="036E98B3" w14:textId="77777777" w:rsidR="00A12504" w:rsidRPr="00261888" w:rsidRDefault="00A12504" w:rsidP="00527AFA">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64,00</w:t>
            </w:r>
          </w:p>
        </w:tc>
        <w:tc>
          <w:tcPr>
            <w:tcW w:w="531" w:type="dxa"/>
            <w:vAlign w:val="center"/>
          </w:tcPr>
          <w:p w14:paraId="44E4BC7B" w14:textId="77777777" w:rsidR="00A12504" w:rsidRPr="00261888" w:rsidRDefault="00A12504" w:rsidP="00527AFA">
            <w:pPr>
              <w:ind w:left="-9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13,05</w:t>
            </w:r>
          </w:p>
        </w:tc>
        <w:tc>
          <w:tcPr>
            <w:tcW w:w="313" w:type="dxa"/>
            <w:vAlign w:val="center"/>
          </w:tcPr>
          <w:p w14:paraId="161F9008" w14:textId="77777777" w:rsidR="00A12504" w:rsidRPr="00261888" w:rsidRDefault="00A12504" w:rsidP="00527AFA">
            <w:pPr>
              <w:ind w:left="-55"/>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w:t>
            </w:r>
          </w:p>
        </w:tc>
      </w:tr>
      <w:tr w:rsidR="00A12504" w:rsidRPr="00261888" w14:paraId="33198B6E" w14:textId="77777777" w:rsidTr="00527AFA">
        <w:trPr>
          <w:gridAfter w:val="1"/>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1AC046A6" w14:textId="77777777" w:rsidR="00A12504" w:rsidRPr="00261888" w:rsidRDefault="00A12504" w:rsidP="00527AFA">
            <w:pPr>
              <w:rPr>
                <w:sz w:val="14"/>
                <w:szCs w:val="14"/>
              </w:rPr>
            </w:pPr>
            <w:r w:rsidRPr="00261888">
              <w:rPr>
                <w:sz w:val="14"/>
                <w:szCs w:val="14"/>
              </w:rPr>
              <w:t>Panjang Swadaya</w:t>
            </w:r>
          </w:p>
        </w:tc>
        <w:tc>
          <w:tcPr>
            <w:tcW w:w="550" w:type="dxa"/>
            <w:vAlign w:val="center"/>
          </w:tcPr>
          <w:p w14:paraId="5D63060D" w14:textId="77777777" w:rsidR="00A12504" w:rsidRPr="00261888" w:rsidRDefault="00A12504" w:rsidP="00527AFA">
            <w:pPr>
              <w:ind w:left="-59"/>
              <w:cnfStyle w:val="000000000000" w:firstRow="0" w:lastRow="0" w:firstColumn="0" w:lastColumn="0" w:oddVBand="0" w:evenVBand="0" w:oddHBand="0" w:evenHBand="0" w:firstRowFirstColumn="0" w:firstRowLastColumn="0" w:lastRowFirstColumn="0" w:lastRowLastColumn="0"/>
              <w:rPr>
                <w:sz w:val="14"/>
                <w:szCs w:val="14"/>
              </w:rPr>
            </w:pPr>
            <w:r w:rsidRPr="00261888">
              <w:rPr>
                <w:sz w:val="14"/>
                <w:szCs w:val="14"/>
              </w:rPr>
              <w:t>1,00</w:t>
            </w:r>
          </w:p>
        </w:tc>
        <w:tc>
          <w:tcPr>
            <w:tcW w:w="565" w:type="dxa"/>
            <w:vAlign w:val="center"/>
          </w:tcPr>
          <w:p w14:paraId="3AEBFFF5" w14:textId="77777777" w:rsidR="00A12504" w:rsidRPr="00261888" w:rsidRDefault="00A12504" w:rsidP="00527AFA">
            <w:pPr>
              <w:ind w:left="-43"/>
              <w:cnfStyle w:val="000000000000" w:firstRow="0" w:lastRow="0" w:firstColumn="0" w:lastColumn="0" w:oddVBand="0" w:evenVBand="0" w:oddHBand="0" w:evenHBand="0" w:firstRowFirstColumn="0" w:firstRowLastColumn="0" w:lastRowFirstColumn="0" w:lastRowLastColumn="0"/>
              <w:rPr>
                <w:sz w:val="14"/>
                <w:szCs w:val="14"/>
              </w:rPr>
            </w:pPr>
            <w:r w:rsidRPr="00261888">
              <w:rPr>
                <w:sz w:val="14"/>
                <w:szCs w:val="14"/>
              </w:rPr>
              <w:t>1,10</w:t>
            </w:r>
          </w:p>
        </w:tc>
        <w:tc>
          <w:tcPr>
            <w:tcW w:w="578" w:type="dxa"/>
            <w:vAlign w:val="center"/>
          </w:tcPr>
          <w:p w14:paraId="0AC72EAD" w14:textId="77777777" w:rsidR="00A12504" w:rsidRPr="00261888" w:rsidRDefault="00A12504" w:rsidP="00527AFA">
            <w:pPr>
              <w:ind w:left="-27"/>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0,00</w:t>
            </w:r>
          </w:p>
        </w:tc>
        <w:tc>
          <w:tcPr>
            <w:tcW w:w="521" w:type="dxa"/>
            <w:vAlign w:val="center"/>
          </w:tcPr>
          <w:p w14:paraId="16566011" w14:textId="77777777" w:rsidR="00A12504" w:rsidRPr="00261888" w:rsidRDefault="00A12504" w:rsidP="00527AFA">
            <w:pPr>
              <w:ind w:left="-36"/>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4,50</w:t>
            </w:r>
          </w:p>
        </w:tc>
        <w:tc>
          <w:tcPr>
            <w:tcW w:w="531" w:type="dxa"/>
            <w:vAlign w:val="center"/>
          </w:tcPr>
          <w:p w14:paraId="0AB02F04"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0,00</w:t>
            </w:r>
          </w:p>
        </w:tc>
        <w:tc>
          <w:tcPr>
            <w:tcW w:w="531" w:type="dxa"/>
            <w:vAlign w:val="center"/>
          </w:tcPr>
          <w:p w14:paraId="240860D4" w14:textId="77777777" w:rsidR="00A12504" w:rsidRPr="00261888" w:rsidRDefault="00A12504" w:rsidP="00527AFA">
            <w:pPr>
              <w:ind w:left="-96"/>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47,30</w:t>
            </w:r>
          </w:p>
        </w:tc>
        <w:tc>
          <w:tcPr>
            <w:tcW w:w="313" w:type="dxa"/>
            <w:vAlign w:val="center"/>
          </w:tcPr>
          <w:p w14:paraId="70777D94" w14:textId="77777777" w:rsidR="00A12504" w:rsidRPr="00261888" w:rsidRDefault="00A12504" w:rsidP="00527AFA">
            <w:pPr>
              <w:ind w:left="-55"/>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76,00</w:t>
            </w:r>
          </w:p>
        </w:tc>
      </w:tr>
      <w:tr w:rsidR="00A12504" w:rsidRPr="00261888" w14:paraId="10727357" w14:textId="77777777" w:rsidTr="00527AFA">
        <w:trPr>
          <w:gridAfter w:val="1"/>
          <w:cnfStyle w:val="000000100000" w:firstRow="0" w:lastRow="0" w:firstColumn="0" w:lastColumn="0" w:oddVBand="0" w:evenVBand="0" w:oddHBand="1" w:evenHBand="0" w:firstRowFirstColumn="0" w:firstRowLastColumn="0" w:lastRowFirstColumn="0" w:lastRowLastColumn="0"/>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7606CDC1" w14:textId="77777777" w:rsidR="00A12504" w:rsidRPr="00261888" w:rsidRDefault="00A12504" w:rsidP="00527AFA">
            <w:pPr>
              <w:rPr>
                <w:sz w:val="14"/>
                <w:szCs w:val="14"/>
              </w:rPr>
            </w:pPr>
            <w:r w:rsidRPr="00261888">
              <w:rPr>
                <w:sz w:val="14"/>
                <w:szCs w:val="14"/>
              </w:rPr>
              <w:t>Lebar</w:t>
            </w:r>
          </w:p>
        </w:tc>
        <w:tc>
          <w:tcPr>
            <w:tcW w:w="550" w:type="dxa"/>
            <w:vAlign w:val="center"/>
          </w:tcPr>
          <w:p w14:paraId="7E105A4C" w14:textId="77777777" w:rsidR="00A12504" w:rsidRPr="00261888" w:rsidRDefault="00A12504" w:rsidP="00527AFA">
            <w:pPr>
              <w:ind w:left="-59"/>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4,03</w:t>
            </w:r>
          </w:p>
        </w:tc>
        <w:tc>
          <w:tcPr>
            <w:tcW w:w="565" w:type="dxa"/>
            <w:vAlign w:val="center"/>
          </w:tcPr>
          <w:p w14:paraId="5465191C" w14:textId="77777777" w:rsidR="00A12504" w:rsidRPr="00261888" w:rsidRDefault="00A12504" w:rsidP="00527AFA">
            <w:pPr>
              <w:ind w:left="-43"/>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4,08</w:t>
            </w:r>
          </w:p>
        </w:tc>
        <w:tc>
          <w:tcPr>
            <w:tcW w:w="578" w:type="dxa"/>
            <w:vAlign w:val="center"/>
          </w:tcPr>
          <w:p w14:paraId="4581189E" w14:textId="77777777" w:rsidR="00A12504" w:rsidRPr="00261888" w:rsidRDefault="00A12504" w:rsidP="00527AFA">
            <w:pPr>
              <w:ind w:left="-27"/>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4,01</w:t>
            </w:r>
          </w:p>
        </w:tc>
        <w:tc>
          <w:tcPr>
            <w:tcW w:w="521" w:type="dxa"/>
            <w:vAlign w:val="center"/>
          </w:tcPr>
          <w:p w14:paraId="049A5040" w14:textId="77777777" w:rsidR="00A12504" w:rsidRPr="00261888" w:rsidRDefault="00A12504" w:rsidP="00527AFA">
            <w:pPr>
              <w:ind w:left="-3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4,02</w:t>
            </w:r>
          </w:p>
        </w:tc>
        <w:tc>
          <w:tcPr>
            <w:tcW w:w="531" w:type="dxa"/>
            <w:vAlign w:val="center"/>
          </w:tcPr>
          <w:p w14:paraId="2F055B7A" w14:textId="77777777" w:rsidR="00A12504" w:rsidRPr="00261888" w:rsidRDefault="00A12504" w:rsidP="00527AFA">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4,02</w:t>
            </w:r>
          </w:p>
        </w:tc>
        <w:tc>
          <w:tcPr>
            <w:tcW w:w="531" w:type="dxa"/>
            <w:vAlign w:val="center"/>
          </w:tcPr>
          <w:p w14:paraId="7B9321F2" w14:textId="77777777" w:rsidR="00A12504" w:rsidRPr="00261888" w:rsidRDefault="00A12504" w:rsidP="00527AFA">
            <w:pPr>
              <w:ind w:left="-9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4,01</w:t>
            </w:r>
          </w:p>
        </w:tc>
        <w:tc>
          <w:tcPr>
            <w:tcW w:w="313" w:type="dxa"/>
            <w:vAlign w:val="center"/>
          </w:tcPr>
          <w:p w14:paraId="568A3DD2" w14:textId="77777777" w:rsidR="00A12504" w:rsidRPr="00261888" w:rsidRDefault="00A12504" w:rsidP="00527AFA">
            <w:pPr>
              <w:ind w:left="-55"/>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4,00</w:t>
            </w:r>
          </w:p>
        </w:tc>
      </w:tr>
      <w:tr w:rsidR="00A12504" w:rsidRPr="00261888" w14:paraId="20989AC1" w14:textId="77777777" w:rsidTr="00527AFA">
        <w:trPr>
          <w:gridAfter w:val="1"/>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11BF801D" w14:textId="77777777" w:rsidR="00A12504" w:rsidRPr="00261888" w:rsidRDefault="00A12504" w:rsidP="00527AFA">
            <w:pPr>
              <w:rPr>
                <w:sz w:val="14"/>
                <w:szCs w:val="14"/>
              </w:rPr>
            </w:pPr>
            <w:r w:rsidRPr="00261888">
              <w:rPr>
                <w:sz w:val="14"/>
                <w:szCs w:val="14"/>
              </w:rPr>
              <w:t>Hasil Uji CBR Tanah</w:t>
            </w:r>
          </w:p>
        </w:tc>
        <w:tc>
          <w:tcPr>
            <w:tcW w:w="550" w:type="dxa"/>
            <w:vAlign w:val="center"/>
          </w:tcPr>
          <w:p w14:paraId="7AA29227" w14:textId="77777777" w:rsidR="00A12504" w:rsidRPr="00261888" w:rsidRDefault="00A12504" w:rsidP="00527AFA">
            <w:pPr>
              <w:ind w:left="-59"/>
              <w:cnfStyle w:val="000000000000" w:firstRow="0" w:lastRow="0" w:firstColumn="0" w:lastColumn="0" w:oddVBand="0" w:evenVBand="0" w:oddHBand="0" w:evenHBand="0" w:firstRowFirstColumn="0" w:firstRowLastColumn="0" w:lastRowFirstColumn="0" w:lastRowLastColumn="0"/>
              <w:rPr>
                <w:sz w:val="14"/>
                <w:szCs w:val="14"/>
              </w:rPr>
            </w:pPr>
            <w:r w:rsidRPr="00261888">
              <w:rPr>
                <w:sz w:val="14"/>
                <w:szCs w:val="14"/>
              </w:rPr>
              <w:t>83,10</w:t>
            </w:r>
          </w:p>
        </w:tc>
        <w:tc>
          <w:tcPr>
            <w:tcW w:w="565" w:type="dxa"/>
            <w:vAlign w:val="center"/>
          </w:tcPr>
          <w:p w14:paraId="49CDD628" w14:textId="77777777" w:rsidR="00A12504" w:rsidRPr="00261888" w:rsidRDefault="00A12504" w:rsidP="00527AFA">
            <w:pPr>
              <w:ind w:left="-43"/>
              <w:cnfStyle w:val="000000000000" w:firstRow="0" w:lastRow="0" w:firstColumn="0" w:lastColumn="0" w:oddVBand="0" w:evenVBand="0" w:oddHBand="0" w:evenHBand="0" w:firstRowFirstColumn="0" w:firstRowLastColumn="0" w:lastRowFirstColumn="0" w:lastRowLastColumn="0"/>
              <w:rPr>
                <w:sz w:val="14"/>
                <w:szCs w:val="14"/>
              </w:rPr>
            </w:pPr>
            <w:r w:rsidRPr="00261888">
              <w:rPr>
                <w:sz w:val="14"/>
                <w:szCs w:val="14"/>
              </w:rPr>
              <w:t>89,62</w:t>
            </w:r>
          </w:p>
        </w:tc>
        <w:tc>
          <w:tcPr>
            <w:tcW w:w="578" w:type="dxa"/>
            <w:vAlign w:val="center"/>
          </w:tcPr>
          <w:p w14:paraId="789D9D43" w14:textId="77777777" w:rsidR="00A12504" w:rsidRPr="00261888" w:rsidRDefault="00A12504" w:rsidP="00527AFA">
            <w:pPr>
              <w:ind w:left="-27"/>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61,32</w:t>
            </w:r>
          </w:p>
        </w:tc>
        <w:tc>
          <w:tcPr>
            <w:tcW w:w="521" w:type="dxa"/>
            <w:vAlign w:val="center"/>
          </w:tcPr>
          <w:p w14:paraId="51A70049" w14:textId="77777777" w:rsidR="00A12504" w:rsidRPr="00261888" w:rsidRDefault="00A12504" w:rsidP="00527AFA">
            <w:pPr>
              <w:ind w:left="-36"/>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73,58</w:t>
            </w:r>
          </w:p>
        </w:tc>
        <w:tc>
          <w:tcPr>
            <w:tcW w:w="531" w:type="dxa"/>
            <w:vAlign w:val="center"/>
          </w:tcPr>
          <w:p w14:paraId="0EC2CE8F"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25,47</w:t>
            </w:r>
          </w:p>
        </w:tc>
        <w:tc>
          <w:tcPr>
            <w:tcW w:w="531" w:type="dxa"/>
            <w:vAlign w:val="center"/>
          </w:tcPr>
          <w:p w14:paraId="627AF5DA" w14:textId="77777777" w:rsidR="00A12504" w:rsidRPr="00261888" w:rsidRDefault="00A12504" w:rsidP="00527AFA">
            <w:pPr>
              <w:ind w:left="-96"/>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43,40</w:t>
            </w:r>
          </w:p>
        </w:tc>
        <w:tc>
          <w:tcPr>
            <w:tcW w:w="313" w:type="dxa"/>
            <w:vAlign w:val="center"/>
          </w:tcPr>
          <w:p w14:paraId="223684FD" w14:textId="77777777" w:rsidR="00A12504" w:rsidRPr="00261888" w:rsidRDefault="00A12504" w:rsidP="00527AFA">
            <w:pPr>
              <w:ind w:left="-55"/>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102,36</w:t>
            </w:r>
          </w:p>
        </w:tc>
      </w:tr>
      <w:tr w:rsidR="00A12504" w:rsidRPr="00261888" w14:paraId="4434EDE0" w14:textId="77777777" w:rsidTr="00527AFA">
        <w:trPr>
          <w:gridAfter w:val="1"/>
          <w:cnfStyle w:val="000000100000" w:firstRow="0" w:lastRow="0" w:firstColumn="0" w:lastColumn="0" w:oddVBand="0" w:evenVBand="0" w:oddHBand="1" w:evenHBand="0" w:firstRowFirstColumn="0" w:firstRowLastColumn="0" w:lastRowFirstColumn="0" w:lastRowLastColumn="0"/>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1975A479" w14:textId="77777777" w:rsidR="00A12504" w:rsidRPr="00261888" w:rsidRDefault="00A12504" w:rsidP="00527AFA">
            <w:pPr>
              <w:rPr>
                <w:sz w:val="14"/>
                <w:szCs w:val="14"/>
              </w:rPr>
            </w:pPr>
            <w:r w:rsidRPr="00261888">
              <w:rPr>
                <w:sz w:val="14"/>
                <w:szCs w:val="14"/>
              </w:rPr>
              <w:t>Hasil Uji CBR Sirtu</w:t>
            </w:r>
          </w:p>
        </w:tc>
        <w:tc>
          <w:tcPr>
            <w:tcW w:w="550" w:type="dxa"/>
            <w:vAlign w:val="center"/>
          </w:tcPr>
          <w:p w14:paraId="51337EF0" w14:textId="77777777" w:rsidR="00A12504" w:rsidRPr="00261888" w:rsidRDefault="00A12504" w:rsidP="00527AFA">
            <w:pPr>
              <w:ind w:left="-59"/>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133,96</w:t>
            </w:r>
          </w:p>
        </w:tc>
        <w:tc>
          <w:tcPr>
            <w:tcW w:w="565" w:type="dxa"/>
            <w:vAlign w:val="center"/>
          </w:tcPr>
          <w:p w14:paraId="3F9993E1" w14:textId="77777777" w:rsidR="00A12504" w:rsidRPr="00261888" w:rsidRDefault="00A12504" w:rsidP="00527AFA">
            <w:pPr>
              <w:ind w:left="-43"/>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120,75</w:t>
            </w:r>
          </w:p>
        </w:tc>
        <w:tc>
          <w:tcPr>
            <w:tcW w:w="578" w:type="dxa"/>
            <w:vAlign w:val="center"/>
          </w:tcPr>
          <w:p w14:paraId="01CAFEA7" w14:textId="77777777" w:rsidR="00A12504" w:rsidRPr="00261888" w:rsidRDefault="00A12504" w:rsidP="00527AFA">
            <w:pPr>
              <w:ind w:left="-27"/>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128,30</w:t>
            </w:r>
          </w:p>
        </w:tc>
        <w:tc>
          <w:tcPr>
            <w:tcW w:w="521" w:type="dxa"/>
            <w:vAlign w:val="center"/>
          </w:tcPr>
          <w:p w14:paraId="6397ECF6" w14:textId="77777777" w:rsidR="00A12504" w:rsidRPr="00261888" w:rsidRDefault="00A12504" w:rsidP="00527AFA">
            <w:pPr>
              <w:ind w:left="-3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98,11</w:t>
            </w:r>
          </w:p>
        </w:tc>
        <w:tc>
          <w:tcPr>
            <w:tcW w:w="531" w:type="dxa"/>
            <w:vAlign w:val="center"/>
          </w:tcPr>
          <w:p w14:paraId="566A7E39" w14:textId="77777777" w:rsidR="00A12504" w:rsidRPr="00261888" w:rsidRDefault="00A12504" w:rsidP="00527AFA">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22,0</w:t>
            </w:r>
          </w:p>
        </w:tc>
        <w:tc>
          <w:tcPr>
            <w:tcW w:w="531" w:type="dxa"/>
            <w:vAlign w:val="center"/>
          </w:tcPr>
          <w:p w14:paraId="4E792DEB" w14:textId="77777777" w:rsidR="00A12504" w:rsidRPr="00261888" w:rsidRDefault="00A12504" w:rsidP="00527AFA">
            <w:pPr>
              <w:ind w:left="-9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108,49</w:t>
            </w:r>
          </w:p>
        </w:tc>
        <w:tc>
          <w:tcPr>
            <w:tcW w:w="313" w:type="dxa"/>
            <w:vAlign w:val="center"/>
          </w:tcPr>
          <w:p w14:paraId="19E368B7" w14:textId="77777777" w:rsidR="00A12504" w:rsidRPr="00261888" w:rsidRDefault="00A12504" w:rsidP="00527AFA">
            <w:pPr>
              <w:ind w:left="-55"/>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179,25</w:t>
            </w:r>
          </w:p>
        </w:tc>
      </w:tr>
      <w:tr w:rsidR="00A12504" w:rsidRPr="00261888" w14:paraId="72C828DC" w14:textId="77777777" w:rsidTr="00527AFA">
        <w:trPr>
          <w:gridAfter w:val="1"/>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3D968976" w14:textId="77777777" w:rsidR="00A12504" w:rsidRPr="00261888" w:rsidRDefault="00A12504" w:rsidP="00527AFA">
            <w:pPr>
              <w:rPr>
                <w:sz w:val="14"/>
                <w:szCs w:val="14"/>
              </w:rPr>
            </w:pPr>
            <w:r w:rsidRPr="00261888">
              <w:rPr>
                <w:sz w:val="14"/>
                <w:szCs w:val="14"/>
              </w:rPr>
              <w:t>Perbaikan Hasil Uji CBR Sirtu</w:t>
            </w:r>
          </w:p>
        </w:tc>
        <w:tc>
          <w:tcPr>
            <w:tcW w:w="550" w:type="dxa"/>
            <w:vAlign w:val="center"/>
          </w:tcPr>
          <w:p w14:paraId="53243A99" w14:textId="77777777" w:rsidR="00A12504" w:rsidRPr="00261888" w:rsidRDefault="00A12504" w:rsidP="00527AFA">
            <w:pPr>
              <w:ind w:left="-59"/>
              <w:cnfStyle w:val="000000000000" w:firstRow="0" w:lastRow="0" w:firstColumn="0" w:lastColumn="0" w:oddVBand="0" w:evenVBand="0" w:oddHBand="0" w:evenHBand="0" w:firstRowFirstColumn="0" w:firstRowLastColumn="0" w:lastRowFirstColumn="0" w:lastRowLastColumn="0"/>
              <w:rPr>
                <w:sz w:val="14"/>
                <w:szCs w:val="14"/>
              </w:rPr>
            </w:pPr>
            <w:r w:rsidRPr="00261888">
              <w:rPr>
                <w:sz w:val="14"/>
                <w:szCs w:val="14"/>
              </w:rPr>
              <w:t>-</w:t>
            </w:r>
          </w:p>
        </w:tc>
        <w:tc>
          <w:tcPr>
            <w:tcW w:w="565" w:type="dxa"/>
            <w:vAlign w:val="center"/>
          </w:tcPr>
          <w:p w14:paraId="2FE8EB68"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w:t>
            </w:r>
          </w:p>
        </w:tc>
        <w:tc>
          <w:tcPr>
            <w:tcW w:w="578" w:type="dxa"/>
            <w:vAlign w:val="center"/>
          </w:tcPr>
          <w:p w14:paraId="159BB6DF"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w:t>
            </w:r>
          </w:p>
        </w:tc>
        <w:tc>
          <w:tcPr>
            <w:tcW w:w="521" w:type="dxa"/>
            <w:vAlign w:val="center"/>
          </w:tcPr>
          <w:p w14:paraId="11C3446F"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w:t>
            </w:r>
          </w:p>
        </w:tc>
        <w:tc>
          <w:tcPr>
            <w:tcW w:w="531" w:type="dxa"/>
            <w:vAlign w:val="center"/>
          </w:tcPr>
          <w:p w14:paraId="0B250B61"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91,05</w:t>
            </w:r>
          </w:p>
        </w:tc>
        <w:tc>
          <w:tcPr>
            <w:tcW w:w="531" w:type="dxa"/>
            <w:vAlign w:val="center"/>
          </w:tcPr>
          <w:p w14:paraId="27322C6E"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w:t>
            </w:r>
          </w:p>
        </w:tc>
        <w:tc>
          <w:tcPr>
            <w:tcW w:w="313" w:type="dxa"/>
            <w:vAlign w:val="center"/>
          </w:tcPr>
          <w:p w14:paraId="4ADF4789" w14:textId="77777777" w:rsidR="00A12504" w:rsidRPr="00261888" w:rsidRDefault="00A12504" w:rsidP="00527AFA">
            <w:pPr>
              <w:ind w:left="-55"/>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w:t>
            </w:r>
          </w:p>
        </w:tc>
      </w:tr>
      <w:tr w:rsidR="00A12504" w:rsidRPr="00261888" w14:paraId="669C5082" w14:textId="77777777" w:rsidTr="00527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7" w:type="dxa"/>
            <w:vAlign w:val="center"/>
          </w:tcPr>
          <w:p w14:paraId="03D474D0" w14:textId="77777777" w:rsidR="00A12504" w:rsidRPr="00261888" w:rsidRDefault="00A12504" w:rsidP="00527AFA">
            <w:pPr>
              <w:rPr>
                <w:sz w:val="14"/>
                <w:szCs w:val="14"/>
              </w:rPr>
            </w:pPr>
            <w:r w:rsidRPr="00261888">
              <w:rPr>
                <w:sz w:val="14"/>
                <w:szCs w:val="14"/>
              </w:rPr>
              <w:t>Kesesuaian Terhadap Persyaratan Teknis</w:t>
            </w:r>
          </w:p>
        </w:tc>
        <w:tc>
          <w:tcPr>
            <w:tcW w:w="3829" w:type="dxa"/>
            <w:gridSpan w:val="8"/>
            <w:vAlign w:val="center"/>
          </w:tcPr>
          <w:p w14:paraId="089210D4" w14:textId="77777777" w:rsidR="00A12504" w:rsidRPr="00261888" w:rsidRDefault="00A12504" w:rsidP="00527AFA">
            <w:pPr>
              <w:jc w:val="cente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 xml:space="preserve">Seluruh Ruas </w:t>
            </w:r>
            <w:r w:rsidRPr="00261888">
              <w:rPr>
                <w:sz w:val="14"/>
                <w:szCs w:val="14"/>
              </w:rPr>
              <w:t>Sesuai</w:t>
            </w:r>
          </w:p>
        </w:tc>
      </w:tr>
    </w:tbl>
    <w:p w14:paraId="0E0A2CE1" w14:textId="77777777" w:rsidR="00FC32CA" w:rsidRDefault="00FC32CA" w:rsidP="00C7616C">
      <w:pPr>
        <w:adjustRightInd w:val="0"/>
        <w:snapToGrid w:val="0"/>
        <w:rPr>
          <w:b/>
          <w:sz w:val="24"/>
          <w:szCs w:val="24"/>
        </w:rPr>
      </w:pPr>
    </w:p>
    <w:p w14:paraId="17F3B0D8" w14:textId="77777777" w:rsidR="005503B4" w:rsidRDefault="005503B4" w:rsidP="00C7616C">
      <w:pPr>
        <w:adjustRightInd w:val="0"/>
        <w:snapToGrid w:val="0"/>
        <w:rPr>
          <w:b/>
          <w:sz w:val="24"/>
          <w:szCs w:val="24"/>
        </w:rPr>
      </w:pPr>
    </w:p>
    <w:p w14:paraId="187E1460" w14:textId="4592BB13" w:rsidR="00656754" w:rsidRDefault="00000000" w:rsidP="00C7616C">
      <w:pPr>
        <w:adjustRightInd w:val="0"/>
        <w:snapToGrid w:val="0"/>
      </w:pPr>
      <w:r w:rsidRPr="00FC32CA">
        <w:rPr>
          <w:b/>
          <w:sz w:val="24"/>
          <w:szCs w:val="24"/>
        </w:rPr>
        <w:t>KESIMPULAN</w:t>
      </w:r>
      <w:r w:rsidRPr="00026E79">
        <w:rPr>
          <w:b/>
          <w:spacing w:val="-2"/>
        </w:rPr>
        <w:t xml:space="preserve"> </w:t>
      </w:r>
    </w:p>
    <w:p w14:paraId="2A1F1D88" w14:textId="77777777" w:rsidR="00FC32CA" w:rsidRPr="00026E79" w:rsidRDefault="00FC32CA" w:rsidP="00C7616C">
      <w:pPr>
        <w:adjustRightInd w:val="0"/>
        <w:snapToGrid w:val="0"/>
      </w:pPr>
    </w:p>
    <w:p w14:paraId="1B4FF0F5" w14:textId="77777777" w:rsidR="005503B4" w:rsidRPr="000A6BA6" w:rsidRDefault="005503B4" w:rsidP="005503B4">
      <w:pPr>
        <w:pStyle w:val="NormalWeb"/>
        <w:spacing w:before="0" w:beforeAutospacing="0" w:after="0" w:afterAutospacing="0"/>
        <w:ind w:firstLine="426"/>
        <w:jc w:val="both"/>
        <w:rPr>
          <w:sz w:val="22"/>
          <w:szCs w:val="22"/>
        </w:rPr>
      </w:pPr>
      <w:proofErr w:type="spellStart"/>
      <w:r w:rsidRPr="000A6BA6">
        <w:rPr>
          <w:sz w:val="22"/>
          <w:szCs w:val="22"/>
        </w:rPr>
        <w:t>Berdasarkan</w:t>
      </w:r>
      <w:proofErr w:type="spellEnd"/>
      <w:r w:rsidRPr="000A6BA6">
        <w:rPr>
          <w:sz w:val="22"/>
          <w:szCs w:val="22"/>
        </w:rPr>
        <w:t xml:space="preserve"> </w:t>
      </w:r>
      <w:proofErr w:type="spellStart"/>
      <w:r w:rsidRPr="000A6BA6">
        <w:rPr>
          <w:sz w:val="22"/>
          <w:szCs w:val="22"/>
        </w:rPr>
        <w:t>hasil</w:t>
      </w:r>
      <w:proofErr w:type="spellEnd"/>
      <w:r w:rsidRPr="000A6BA6">
        <w:rPr>
          <w:sz w:val="22"/>
          <w:szCs w:val="22"/>
        </w:rPr>
        <w:t xml:space="preserve"> </w:t>
      </w:r>
      <w:proofErr w:type="spellStart"/>
      <w:r w:rsidRPr="000A6BA6">
        <w:rPr>
          <w:sz w:val="22"/>
          <w:szCs w:val="22"/>
        </w:rPr>
        <w:t>pembahasan</w:t>
      </w:r>
      <w:proofErr w:type="spellEnd"/>
      <w:r w:rsidRPr="000A6BA6">
        <w:rPr>
          <w:sz w:val="22"/>
          <w:szCs w:val="22"/>
        </w:rPr>
        <w:t xml:space="preserve"> </w:t>
      </w:r>
      <w:proofErr w:type="spellStart"/>
      <w:r w:rsidRPr="000A6BA6">
        <w:rPr>
          <w:sz w:val="22"/>
          <w:szCs w:val="22"/>
        </w:rPr>
        <w:t>penelitian</w:t>
      </w:r>
      <w:proofErr w:type="spellEnd"/>
      <w:r w:rsidRPr="000A6BA6">
        <w:rPr>
          <w:sz w:val="22"/>
          <w:szCs w:val="22"/>
        </w:rPr>
        <w:t xml:space="preserve"> yang </w:t>
      </w:r>
      <w:proofErr w:type="spellStart"/>
      <w:r w:rsidRPr="000A6BA6">
        <w:rPr>
          <w:sz w:val="22"/>
          <w:szCs w:val="22"/>
        </w:rPr>
        <w:t>telah</w:t>
      </w:r>
      <w:proofErr w:type="spellEnd"/>
      <w:r w:rsidRPr="000A6BA6">
        <w:rPr>
          <w:sz w:val="22"/>
          <w:szCs w:val="22"/>
        </w:rPr>
        <w:t xml:space="preserve"> </w:t>
      </w:r>
      <w:proofErr w:type="spellStart"/>
      <w:r w:rsidRPr="000A6BA6">
        <w:rPr>
          <w:sz w:val="22"/>
          <w:szCs w:val="22"/>
        </w:rPr>
        <w:t>dilakukan</w:t>
      </w:r>
      <w:proofErr w:type="spellEnd"/>
      <w:r w:rsidRPr="000A6BA6">
        <w:rPr>
          <w:sz w:val="22"/>
          <w:szCs w:val="22"/>
        </w:rPr>
        <w:t xml:space="preserve">, </w:t>
      </w:r>
      <w:proofErr w:type="spellStart"/>
      <w:r w:rsidRPr="000A6BA6">
        <w:rPr>
          <w:sz w:val="22"/>
          <w:szCs w:val="22"/>
        </w:rPr>
        <w:t>berikut</w:t>
      </w:r>
      <w:proofErr w:type="spellEnd"/>
      <w:r w:rsidRPr="000A6BA6">
        <w:rPr>
          <w:sz w:val="22"/>
          <w:szCs w:val="22"/>
        </w:rPr>
        <w:t xml:space="preserve"> </w:t>
      </w:r>
      <w:proofErr w:type="spellStart"/>
      <w:r w:rsidRPr="000A6BA6">
        <w:rPr>
          <w:sz w:val="22"/>
          <w:szCs w:val="22"/>
        </w:rPr>
        <w:t>merupakan</w:t>
      </w:r>
      <w:proofErr w:type="spellEnd"/>
      <w:r w:rsidRPr="000A6BA6">
        <w:rPr>
          <w:sz w:val="22"/>
          <w:szCs w:val="22"/>
        </w:rPr>
        <w:t xml:space="preserve"> </w:t>
      </w:r>
      <w:proofErr w:type="spellStart"/>
      <w:r w:rsidRPr="000A6BA6">
        <w:rPr>
          <w:sz w:val="22"/>
          <w:szCs w:val="22"/>
        </w:rPr>
        <w:t>kesimpulan</w:t>
      </w:r>
      <w:proofErr w:type="spellEnd"/>
      <w:r w:rsidRPr="000A6BA6">
        <w:rPr>
          <w:sz w:val="22"/>
          <w:szCs w:val="22"/>
        </w:rPr>
        <w:t xml:space="preserve">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Kesesuaian</w:t>
      </w:r>
      <w:proofErr w:type="spellEnd"/>
      <w:r w:rsidRPr="000A6BA6">
        <w:rPr>
          <w:sz w:val="22"/>
          <w:szCs w:val="22"/>
        </w:rPr>
        <w:t xml:space="preserve"> Hasil Uji </w:t>
      </w:r>
      <w:r w:rsidRPr="000A6BA6">
        <w:rPr>
          <w:i/>
          <w:iCs/>
          <w:sz w:val="22"/>
          <w:szCs w:val="22"/>
        </w:rPr>
        <w:t>California Bearing Ratio</w:t>
      </w:r>
      <w:r w:rsidRPr="000A6BA6">
        <w:rPr>
          <w:sz w:val="22"/>
          <w:szCs w:val="22"/>
        </w:rPr>
        <w:t xml:space="preserve"> (CBR) </w:t>
      </w:r>
      <w:proofErr w:type="spellStart"/>
      <w:r w:rsidRPr="000A6BA6">
        <w:rPr>
          <w:sz w:val="22"/>
          <w:szCs w:val="22"/>
        </w:rPr>
        <w:t>Lapangan</w:t>
      </w:r>
      <w:proofErr w:type="spellEnd"/>
      <w:r w:rsidRPr="000A6BA6">
        <w:rPr>
          <w:sz w:val="22"/>
          <w:szCs w:val="22"/>
        </w:rPr>
        <w:t xml:space="preserve">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Penentuan</w:t>
      </w:r>
      <w:proofErr w:type="spellEnd"/>
      <w:r w:rsidRPr="000A6BA6">
        <w:rPr>
          <w:sz w:val="22"/>
          <w:szCs w:val="22"/>
        </w:rPr>
        <w:t xml:space="preserve"> Perkerasan Jalan Beton di Pembangunan PSU </w:t>
      </w:r>
      <w:proofErr w:type="spellStart"/>
      <w:r w:rsidRPr="000A6BA6">
        <w:rPr>
          <w:sz w:val="22"/>
          <w:szCs w:val="22"/>
        </w:rPr>
        <w:t>Perumahan</w:t>
      </w:r>
      <w:proofErr w:type="spellEnd"/>
      <w:r w:rsidRPr="000A6BA6">
        <w:rPr>
          <w:sz w:val="22"/>
          <w:szCs w:val="22"/>
        </w:rPr>
        <w:t xml:space="preserve"> MBR di </w:t>
      </w:r>
      <w:proofErr w:type="spellStart"/>
      <w:r w:rsidRPr="000A6BA6">
        <w:rPr>
          <w:sz w:val="22"/>
          <w:szCs w:val="22"/>
        </w:rPr>
        <w:t>Perumahan</w:t>
      </w:r>
      <w:proofErr w:type="spellEnd"/>
      <w:r w:rsidRPr="000A6BA6">
        <w:rPr>
          <w:sz w:val="22"/>
          <w:szCs w:val="22"/>
        </w:rPr>
        <w:t xml:space="preserve"> </w:t>
      </w:r>
      <w:proofErr w:type="spellStart"/>
      <w:r w:rsidRPr="000A6BA6">
        <w:rPr>
          <w:sz w:val="22"/>
          <w:szCs w:val="22"/>
        </w:rPr>
        <w:t>Griya</w:t>
      </w:r>
      <w:proofErr w:type="spellEnd"/>
      <w:r w:rsidRPr="000A6BA6">
        <w:rPr>
          <w:sz w:val="22"/>
          <w:szCs w:val="22"/>
        </w:rPr>
        <w:t xml:space="preserve"> Curup Embun I </w:t>
      </w:r>
      <w:proofErr w:type="spellStart"/>
      <w:r w:rsidRPr="000A6BA6">
        <w:rPr>
          <w:sz w:val="22"/>
          <w:szCs w:val="22"/>
        </w:rPr>
        <w:t>Tahap</w:t>
      </w:r>
      <w:proofErr w:type="spellEnd"/>
      <w:r w:rsidRPr="000A6BA6">
        <w:rPr>
          <w:sz w:val="22"/>
          <w:szCs w:val="22"/>
        </w:rPr>
        <w:t xml:space="preserve"> I Dan II Kota Pagar Alam, </w:t>
      </w:r>
      <w:proofErr w:type="spellStart"/>
      <w:r w:rsidRPr="000A6BA6">
        <w:rPr>
          <w:sz w:val="22"/>
          <w:szCs w:val="22"/>
        </w:rPr>
        <w:t>yaitu</w:t>
      </w:r>
      <w:proofErr w:type="spellEnd"/>
      <w:r w:rsidRPr="000A6BA6">
        <w:rPr>
          <w:sz w:val="22"/>
          <w:szCs w:val="22"/>
        </w:rPr>
        <w:t>:</w:t>
      </w:r>
    </w:p>
    <w:p w14:paraId="64DBB9F3" w14:textId="77777777" w:rsidR="005503B4" w:rsidRPr="000A6BA6" w:rsidRDefault="005503B4" w:rsidP="005503B4">
      <w:pPr>
        <w:pStyle w:val="NormalWeb"/>
        <w:numPr>
          <w:ilvl w:val="0"/>
          <w:numId w:val="3"/>
        </w:numPr>
        <w:spacing w:before="0" w:beforeAutospacing="0" w:after="0" w:afterAutospacing="0"/>
        <w:ind w:left="284" w:hanging="284"/>
        <w:jc w:val="both"/>
        <w:rPr>
          <w:sz w:val="22"/>
          <w:szCs w:val="22"/>
        </w:rPr>
      </w:pPr>
      <w:r w:rsidRPr="000A6BA6">
        <w:rPr>
          <w:sz w:val="22"/>
          <w:szCs w:val="22"/>
        </w:rPr>
        <w:t xml:space="preserve">Hasil </w:t>
      </w:r>
      <w:proofErr w:type="spellStart"/>
      <w:r w:rsidRPr="000A6BA6">
        <w:rPr>
          <w:sz w:val="22"/>
          <w:szCs w:val="22"/>
        </w:rPr>
        <w:t>pengujian</w:t>
      </w:r>
      <w:proofErr w:type="spellEnd"/>
      <w:r w:rsidRPr="000A6BA6">
        <w:rPr>
          <w:sz w:val="22"/>
          <w:szCs w:val="22"/>
        </w:rPr>
        <w:t xml:space="preserve"> CBR </w:t>
      </w:r>
      <w:proofErr w:type="spellStart"/>
      <w:r w:rsidRPr="000A6BA6">
        <w:rPr>
          <w:sz w:val="22"/>
          <w:szCs w:val="22"/>
        </w:rPr>
        <w:t>lapangan</w:t>
      </w:r>
      <w:proofErr w:type="spellEnd"/>
      <w:r w:rsidRPr="000A6BA6">
        <w:rPr>
          <w:sz w:val="22"/>
          <w:szCs w:val="22"/>
        </w:rPr>
        <w:t xml:space="preserve"> pada </w:t>
      </w:r>
      <w:proofErr w:type="spellStart"/>
      <w:r w:rsidRPr="000A6BA6">
        <w:rPr>
          <w:sz w:val="22"/>
          <w:szCs w:val="22"/>
        </w:rPr>
        <w:t>lapisan</w:t>
      </w:r>
      <w:proofErr w:type="spellEnd"/>
      <w:r w:rsidRPr="000A6BA6">
        <w:rPr>
          <w:sz w:val="22"/>
          <w:szCs w:val="22"/>
        </w:rPr>
        <w:t xml:space="preserve"> </w:t>
      </w:r>
      <w:proofErr w:type="spellStart"/>
      <w:r w:rsidRPr="000A6BA6">
        <w:rPr>
          <w:sz w:val="22"/>
          <w:szCs w:val="22"/>
        </w:rPr>
        <w:t>sirtu</w:t>
      </w:r>
      <w:proofErr w:type="spellEnd"/>
      <w:r w:rsidRPr="000A6BA6">
        <w:rPr>
          <w:sz w:val="22"/>
          <w:szCs w:val="22"/>
        </w:rPr>
        <w:t xml:space="preserve"> di </w:t>
      </w:r>
      <w:proofErr w:type="spellStart"/>
      <w:r w:rsidRPr="000A6BA6">
        <w:rPr>
          <w:sz w:val="22"/>
          <w:szCs w:val="22"/>
        </w:rPr>
        <w:t>ruas</w:t>
      </w:r>
      <w:proofErr w:type="spellEnd"/>
      <w:r w:rsidRPr="000A6BA6">
        <w:rPr>
          <w:sz w:val="22"/>
          <w:szCs w:val="22"/>
        </w:rPr>
        <w:t xml:space="preserve"> 5 </w:t>
      </w:r>
      <w:proofErr w:type="spellStart"/>
      <w:r w:rsidRPr="000A6BA6">
        <w:rPr>
          <w:sz w:val="22"/>
          <w:szCs w:val="22"/>
        </w:rPr>
        <w:t>dilakukan</w:t>
      </w:r>
      <w:proofErr w:type="spellEnd"/>
      <w:r w:rsidRPr="000A6BA6">
        <w:rPr>
          <w:sz w:val="22"/>
          <w:szCs w:val="22"/>
        </w:rPr>
        <w:t xml:space="preserve"> </w:t>
      </w:r>
      <w:proofErr w:type="spellStart"/>
      <w:r w:rsidRPr="000A6BA6">
        <w:rPr>
          <w:sz w:val="22"/>
          <w:szCs w:val="22"/>
        </w:rPr>
        <w:t>perbaikan</w:t>
      </w:r>
      <w:proofErr w:type="spellEnd"/>
      <w:r w:rsidRPr="000A6BA6">
        <w:rPr>
          <w:sz w:val="22"/>
          <w:szCs w:val="22"/>
        </w:rPr>
        <w:t xml:space="preserve"> </w:t>
      </w:r>
      <w:proofErr w:type="spellStart"/>
      <w:r w:rsidRPr="000A6BA6">
        <w:rPr>
          <w:sz w:val="22"/>
          <w:szCs w:val="22"/>
        </w:rPr>
        <w:t>pengambilan</w:t>
      </w:r>
      <w:proofErr w:type="spellEnd"/>
      <w:r w:rsidRPr="000A6BA6">
        <w:rPr>
          <w:sz w:val="22"/>
          <w:szCs w:val="22"/>
        </w:rPr>
        <w:t xml:space="preserve"> uji CBR </w:t>
      </w:r>
      <w:proofErr w:type="spellStart"/>
      <w:r w:rsidRPr="000A6BA6">
        <w:rPr>
          <w:sz w:val="22"/>
          <w:szCs w:val="22"/>
        </w:rPr>
        <w:t>lapangan</w:t>
      </w:r>
      <w:proofErr w:type="spellEnd"/>
      <w:r w:rsidRPr="000A6BA6">
        <w:rPr>
          <w:sz w:val="22"/>
          <w:szCs w:val="22"/>
        </w:rPr>
        <w:t xml:space="preserve"> </w:t>
      </w:r>
      <w:proofErr w:type="spellStart"/>
      <w:r w:rsidRPr="000A6BA6">
        <w:rPr>
          <w:sz w:val="22"/>
          <w:szCs w:val="22"/>
        </w:rPr>
        <w:t>sehingga</w:t>
      </w:r>
      <w:proofErr w:type="spellEnd"/>
      <w:r w:rsidRPr="000A6BA6">
        <w:rPr>
          <w:sz w:val="22"/>
          <w:szCs w:val="22"/>
        </w:rPr>
        <w:t xml:space="preserve"> </w:t>
      </w:r>
      <w:proofErr w:type="spellStart"/>
      <w:r w:rsidRPr="000A6BA6">
        <w:rPr>
          <w:sz w:val="22"/>
          <w:szCs w:val="22"/>
        </w:rPr>
        <w:t>menghasilkan</w:t>
      </w:r>
      <w:proofErr w:type="spellEnd"/>
      <w:r w:rsidRPr="000A6BA6">
        <w:rPr>
          <w:sz w:val="22"/>
          <w:szCs w:val="22"/>
        </w:rPr>
        <w:t xml:space="preserve"> </w:t>
      </w:r>
      <w:proofErr w:type="spellStart"/>
      <w:r w:rsidRPr="000A6BA6">
        <w:rPr>
          <w:sz w:val="22"/>
          <w:szCs w:val="22"/>
        </w:rPr>
        <w:t>nilai</w:t>
      </w:r>
      <w:proofErr w:type="spellEnd"/>
      <w:r w:rsidRPr="000A6BA6">
        <w:rPr>
          <w:sz w:val="22"/>
          <w:szCs w:val="22"/>
        </w:rPr>
        <w:t xml:space="preserve"> 91,5% </w:t>
      </w:r>
      <w:proofErr w:type="spellStart"/>
      <w:r w:rsidRPr="000A6BA6">
        <w:rPr>
          <w:sz w:val="22"/>
          <w:szCs w:val="22"/>
        </w:rPr>
        <w:t>dari</w:t>
      </w:r>
      <w:proofErr w:type="spellEnd"/>
      <w:r w:rsidRPr="000A6BA6">
        <w:rPr>
          <w:sz w:val="22"/>
          <w:szCs w:val="22"/>
        </w:rPr>
        <w:t xml:space="preserve"> </w:t>
      </w:r>
      <w:proofErr w:type="spellStart"/>
      <w:r w:rsidRPr="000A6BA6">
        <w:rPr>
          <w:sz w:val="22"/>
          <w:szCs w:val="22"/>
        </w:rPr>
        <w:t>nilai</w:t>
      </w:r>
      <w:proofErr w:type="spellEnd"/>
      <w:r w:rsidRPr="000A6BA6">
        <w:rPr>
          <w:sz w:val="22"/>
          <w:szCs w:val="22"/>
        </w:rPr>
        <w:t xml:space="preserve"> </w:t>
      </w:r>
      <w:proofErr w:type="spellStart"/>
      <w:r w:rsidRPr="000A6BA6">
        <w:rPr>
          <w:sz w:val="22"/>
          <w:szCs w:val="22"/>
        </w:rPr>
        <w:t>sebelumnya</w:t>
      </w:r>
      <w:proofErr w:type="spellEnd"/>
      <w:r w:rsidRPr="000A6BA6">
        <w:rPr>
          <w:sz w:val="22"/>
          <w:szCs w:val="22"/>
        </w:rPr>
        <w:t xml:space="preserve"> 22,0%;</w:t>
      </w:r>
    </w:p>
    <w:p w14:paraId="5C797C0A" w14:textId="77777777" w:rsidR="005503B4" w:rsidRPr="000A6BA6" w:rsidRDefault="005503B4" w:rsidP="005503B4">
      <w:pPr>
        <w:pStyle w:val="NormalWeb"/>
        <w:numPr>
          <w:ilvl w:val="0"/>
          <w:numId w:val="3"/>
        </w:numPr>
        <w:spacing w:before="0" w:beforeAutospacing="0" w:after="0" w:afterAutospacing="0"/>
        <w:ind w:left="284" w:hanging="284"/>
        <w:jc w:val="both"/>
        <w:rPr>
          <w:sz w:val="22"/>
          <w:szCs w:val="22"/>
        </w:rPr>
      </w:pPr>
      <w:r w:rsidRPr="000A6BA6">
        <w:rPr>
          <w:sz w:val="22"/>
          <w:szCs w:val="22"/>
        </w:rPr>
        <w:t xml:space="preserve">Hasil uji CBR </w:t>
      </w:r>
      <w:proofErr w:type="spellStart"/>
      <w:r w:rsidRPr="000A6BA6">
        <w:rPr>
          <w:sz w:val="22"/>
          <w:szCs w:val="22"/>
        </w:rPr>
        <w:t>lapangan</w:t>
      </w:r>
      <w:proofErr w:type="spellEnd"/>
      <w:r w:rsidRPr="000A6BA6">
        <w:rPr>
          <w:sz w:val="22"/>
          <w:szCs w:val="22"/>
        </w:rPr>
        <w:t xml:space="preserve">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tanah</w:t>
      </w:r>
      <w:proofErr w:type="spellEnd"/>
      <w:r w:rsidRPr="000A6BA6">
        <w:rPr>
          <w:sz w:val="22"/>
          <w:szCs w:val="22"/>
        </w:rPr>
        <w:t xml:space="preserve"> dan </w:t>
      </w:r>
      <w:proofErr w:type="spellStart"/>
      <w:r w:rsidRPr="000A6BA6">
        <w:rPr>
          <w:sz w:val="22"/>
          <w:szCs w:val="22"/>
        </w:rPr>
        <w:t>sirtu</w:t>
      </w:r>
      <w:proofErr w:type="spellEnd"/>
      <w:r w:rsidRPr="000A6BA6">
        <w:rPr>
          <w:sz w:val="22"/>
          <w:szCs w:val="22"/>
        </w:rPr>
        <w:t xml:space="preserve"> di </w:t>
      </w:r>
      <w:proofErr w:type="spellStart"/>
      <w:r w:rsidRPr="000A6BA6">
        <w:rPr>
          <w:sz w:val="22"/>
          <w:szCs w:val="22"/>
        </w:rPr>
        <w:t>setiap</w:t>
      </w:r>
      <w:proofErr w:type="spellEnd"/>
      <w:r w:rsidRPr="000A6BA6">
        <w:rPr>
          <w:sz w:val="22"/>
          <w:szCs w:val="22"/>
        </w:rPr>
        <w:t xml:space="preserve"> </w:t>
      </w:r>
      <w:proofErr w:type="spellStart"/>
      <w:r w:rsidRPr="000A6BA6">
        <w:rPr>
          <w:sz w:val="22"/>
          <w:szCs w:val="22"/>
        </w:rPr>
        <w:t>ruas</w:t>
      </w:r>
      <w:proofErr w:type="spellEnd"/>
      <w:r w:rsidRPr="000A6BA6">
        <w:rPr>
          <w:sz w:val="22"/>
          <w:szCs w:val="22"/>
        </w:rPr>
        <w:t xml:space="preserve"> yang </w:t>
      </w:r>
      <w:proofErr w:type="spellStart"/>
      <w:r w:rsidRPr="000A6BA6">
        <w:rPr>
          <w:sz w:val="22"/>
          <w:szCs w:val="22"/>
        </w:rPr>
        <w:t>diuji</w:t>
      </w:r>
      <w:proofErr w:type="spellEnd"/>
      <w:r w:rsidRPr="000A6BA6">
        <w:rPr>
          <w:sz w:val="22"/>
          <w:szCs w:val="22"/>
        </w:rPr>
        <w:t xml:space="preserve"> </w:t>
      </w:r>
      <w:proofErr w:type="spellStart"/>
      <w:r w:rsidRPr="000A6BA6">
        <w:rPr>
          <w:sz w:val="22"/>
          <w:szCs w:val="22"/>
        </w:rPr>
        <w:t>telah</w:t>
      </w:r>
      <w:proofErr w:type="spellEnd"/>
      <w:r w:rsidRPr="000A6BA6">
        <w:rPr>
          <w:sz w:val="22"/>
          <w:szCs w:val="22"/>
        </w:rPr>
        <w:t xml:space="preserve"> </w:t>
      </w:r>
      <w:proofErr w:type="spellStart"/>
      <w:r w:rsidRPr="000A6BA6">
        <w:rPr>
          <w:sz w:val="22"/>
          <w:szCs w:val="22"/>
        </w:rPr>
        <w:t>sesuai</w:t>
      </w:r>
      <w:proofErr w:type="spellEnd"/>
      <w:r w:rsidRPr="000A6BA6">
        <w:rPr>
          <w:sz w:val="22"/>
          <w:szCs w:val="22"/>
        </w:rPr>
        <w:t xml:space="preserve"> </w:t>
      </w:r>
      <w:proofErr w:type="spellStart"/>
      <w:r w:rsidRPr="000A6BA6">
        <w:rPr>
          <w:sz w:val="22"/>
          <w:szCs w:val="22"/>
        </w:rPr>
        <w:t>dengan</w:t>
      </w:r>
      <w:proofErr w:type="spellEnd"/>
      <w:r w:rsidRPr="000A6BA6">
        <w:rPr>
          <w:sz w:val="22"/>
          <w:szCs w:val="22"/>
        </w:rPr>
        <w:t xml:space="preserve"> </w:t>
      </w:r>
      <w:proofErr w:type="spellStart"/>
      <w:r w:rsidRPr="000A6BA6">
        <w:rPr>
          <w:sz w:val="22"/>
          <w:szCs w:val="22"/>
        </w:rPr>
        <w:t>ketentuan</w:t>
      </w:r>
      <w:proofErr w:type="spellEnd"/>
      <w:r w:rsidRPr="000A6BA6">
        <w:rPr>
          <w:sz w:val="22"/>
          <w:szCs w:val="22"/>
        </w:rPr>
        <w:t xml:space="preserve"> </w:t>
      </w:r>
      <w:proofErr w:type="spellStart"/>
      <w:r w:rsidRPr="000A6BA6">
        <w:rPr>
          <w:sz w:val="22"/>
          <w:szCs w:val="22"/>
        </w:rPr>
        <w:t>persyaratan</w:t>
      </w:r>
      <w:proofErr w:type="spellEnd"/>
      <w:r w:rsidRPr="000A6BA6">
        <w:rPr>
          <w:sz w:val="22"/>
          <w:szCs w:val="22"/>
        </w:rPr>
        <w:t xml:space="preserve"> </w:t>
      </w:r>
      <w:proofErr w:type="spellStart"/>
      <w:r w:rsidRPr="000A6BA6">
        <w:rPr>
          <w:sz w:val="22"/>
          <w:szCs w:val="22"/>
        </w:rPr>
        <w:t>teknis</w:t>
      </w:r>
      <w:proofErr w:type="spellEnd"/>
      <w:r w:rsidRPr="000A6BA6">
        <w:rPr>
          <w:sz w:val="22"/>
          <w:szCs w:val="22"/>
        </w:rPr>
        <w:t xml:space="preserve">, </w:t>
      </w:r>
      <w:proofErr w:type="spellStart"/>
      <w:r w:rsidRPr="000A6BA6">
        <w:rPr>
          <w:sz w:val="22"/>
          <w:szCs w:val="22"/>
        </w:rPr>
        <w:t>yaitu</w:t>
      </w:r>
      <w:proofErr w:type="spellEnd"/>
      <w:r w:rsidRPr="000A6BA6">
        <w:rPr>
          <w:sz w:val="22"/>
          <w:szCs w:val="22"/>
        </w:rPr>
        <w:t xml:space="preserve"> </w:t>
      </w:r>
      <w:proofErr w:type="spellStart"/>
      <w:r w:rsidRPr="000A6BA6">
        <w:rPr>
          <w:sz w:val="22"/>
          <w:szCs w:val="22"/>
        </w:rPr>
        <w:t>melebihi</w:t>
      </w:r>
      <w:proofErr w:type="spellEnd"/>
      <w:r w:rsidRPr="000A6BA6">
        <w:rPr>
          <w:sz w:val="22"/>
          <w:szCs w:val="22"/>
        </w:rPr>
        <w:t xml:space="preserve"> </w:t>
      </w:r>
      <w:proofErr w:type="spellStart"/>
      <w:r w:rsidRPr="000A6BA6">
        <w:rPr>
          <w:sz w:val="22"/>
          <w:szCs w:val="22"/>
        </w:rPr>
        <w:t>hasil</w:t>
      </w:r>
      <w:proofErr w:type="spellEnd"/>
      <w:r w:rsidRPr="000A6BA6">
        <w:rPr>
          <w:sz w:val="22"/>
          <w:szCs w:val="22"/>
        </w:rPr>
        <w:t xml:space="preserve"> uji CBR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tanah</w:t>
      </w:r>
      <w:proofErr w:type="spellEnd"/>
      <w:r w:rsidRPr="000A6BA6">
        <w:rPr>
          <w:sz w:val="22"/>
          <w:szCs w:val="22"/>
        </w:rPr>
        <w:t xml:space="preserve"> </w:t>
      </w:r>
      <w:proofErr w:type="spellStart"/>
      <w:r w:rsidRPr="000A6BA6">
        <w:rPr>
          <w:sz w:val="22"/>
          <w:szCs w:val="22"/>
        </w:rPr>
        <w:t>dengan</w:t>
      </w:r>
      <w:proofErr w:type="spellEnd"/>
      <w:r w:rsidRPr="000A6BA6">
        <w:rPr>
          <w:sz w:val="22"/>
          <w:szCs w:val="22"/>
        </w:rPr>
        <w:t xml:space="preserve"> </w:t>
      </w:r>
      <w:proofErr w:type="spellStart"/>
      <w:r w:rsidRPr="000A6BA6">
        <w:rPr>
          <w:sz w:val="22"/>
          <w:szCs w:val="22"/>
        </w:rPr>
        <w:t>nilai</w:t>
      </w:r>
      <w:proofErr w:type="spellEnd"/>
      <w:r w:rsidRPr="000A6BA6">
        <w:rPr>
          <w:sz w:val="22"/>
          <w:szCs w:val="22"/>
        </w:rPr>
        <w:t xml:space="preserve"> </w:t>
      </w:r>
      <w:r w:rsidRPr="000A6BA6">
        <w:rPr>
          <w:sz w:val="22"/>
          <w:szCs w:val="22"/>
          <w:u w:val="single"/>
        </w:rPr>
        <w:t>&gt;</w:t>
      </w:r>
      <w:r w:rsidRPr="000A6BA6">
        <w:rPr>
          <w:sz w:val="22"/>
          <w:szCs w:val="22"/>
        </w:rPr>
        <w:t xml:space="preserve"> 6% dan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sirtu</w:t>
      </w:r>
      <w:proofErr w:type="spellEnd"/>
      <w:r w:rsidRPr="000A6BA6">
        <w:rPr>
          <w:sz w:val="22"/>
          <w:szCs w:val="22"/>
        </w:rPr>
        <w:t xml:space="preserve"> </w:t>
      </w:r>
      <w:proofErr w:type="spellStart"/>
      <w:r w:rsidRPr="000A6BA6">
        <w:rPr>
          <w:sz w:val="22"/>
          <w:szCs w:val="22"/>
        </w:rPr>
        <w:t>dengan</w:t>
      </w:r>
      <w:proofErr w:type="spellEnd"/>
      <w:r w:rsidRPr="000A6BA6">
        <w:rPr>
          <w:sz w:val="22"/>
          <w:szCs w:val="22"/>
        </w:rPr>
        <w:t xml:space="preserve"> </w:t>
      </w:r>
      <w:proofErr w:type="spellStart"/>
      <w:r w:rsidRPr="000A6BA6">
        <w:rPr>
          <w:sz w:val="22"/>
          <w:szCs w:val="22"/>
        </w:rPr>
        <w:t>nilai</w:t>
      </w:r>
      <w:proofErr w:type="spellEnd"/>
      <w:r w:rsidRPr="000A6BA6">
        <w:rPr>
          <w:sz w:val="22"/>
          <w:szCs w:val="22"/>
        </w:rPr>
        <w:t xml:space="preserve"> </w:t>
      </w:r>
      <w:r w:rsidRPr="000A6BA6">
        <w:rPr>
          <w:sz w:val="22"/>
          <w:szCs w:val="22"/>
          <w:u w:val="single"/>
        </w:rPr>
        <w:t>&gt;</w:t>
      </w:r>
      <w:r w:rsidRPr="000A6BA6">
        <w:rPr>
          <w:sz w:val="22"/>
          <w:szCs w:val="22"/>
        </w:rPr>
        <w:t xml:space="preserve"> 60%; dan</w:t>
      </w:r>
    </w:p>
    <w:p w14:paraId="3B986087" w14:textId="77777777" w:rsidR="005503B4" w:rsidRDefault="005503B4" w:rsidP="005503B4">
      <w:pPr>
        <w:pStyle w:val="NormalWeb"/>
        <w:numPr>
          <w:ilvl w:val="0"/>
          <w:numId w:val="3"/>
        </w:numPr>
        <w:spacing w:before="0" w:beforeAutospacing="0" w:after="0" w:afterAutospacing="0"/>
        <w:ind w:left="284" w:hanging="284"/>
        <w:jc w:val="both"/>
        <w:rPr>
          <w:sz w:val="22"/>
          <w:szCs w:val="22"/>
        </w:rPr>
      </w:pPr>
      <w:proofErr w:type="spellStart"/>
      <w:r w:rsidRPr="000A6BA6">
        <w:rPr>
          <w:sz w:val="22"/>
          <w:szCs w:val="22"/>
        </w:rPr>
        <w:t>Diperlukan</w:t>
      </w:r>
      <w:proofErr w:type="spellEnd"/>
      <w:r w:rsidRPr="000A6BA6">
        <w:rPr>
          <w:sz w:val="22"/>
          <w:szCs w:val="22"/>
        </w:rPr>
        <w:t xml:space="preserve"> </w:t>
      </w:r>
      <w:proofErr w:type="spellStart"/>
      <w:r w:rsidRPr="000A6BA6">
        <w:rPr>
          <w:sz w:val="22"/>
          <w:szCs w:val="22"/>
        </w:rPr>
        <w:t>penentuan</w:t>
      </w:r>
      <w:proofErr w:type="spellEnd"/>
      <w:r w:rsidRPr="000A6BA6">
        <w:rPr>
          <w:sz w:val="22"/>
          <w:szCs w:val="22"/>
        </w:rPr>
        <w:t xml:space="preserve"> </w:t>
      </w:r>
      <w:proofErr w:type="spellStart"/>
      <w:r w:rsidRPr="000A6BA6">
        <w:rPr>
          <w:sz w:val="22"/>
          <w:szCs w:val="22"/>
        </w:rPr>
        <w:t>titik</w:t>
      </w:r>
      <w:proofErr w:type="spellEnd"/>
      <w:r w:rsidRPr="000A6BA6">
        <w:rPr>
          <w:sz w:val="22"/>
          <w:szCs w:val="22"/>
        </w:rPr>
        <w:t xml:space="preserve"> </w:t>
      </w:r>
      <w:proofErr w:type="spellStart"/>
      <w:r w:rsidRPr="000A6BA6">
        <w:rPr>
          <w:sz w:val="22"/>
          <w:szCs w:val="22"/>
        </w:rPr>
        <w:t>pengujian</w:t>
      </w:r>
      <w:proofErr w:type="spellEnd"/>
      <w:r w:rsidRPr="000A6BA6">
        <w:rPr>
          <w:sz w:val="22"/>
          <w:szCs w:val="22"/>
        </w:rPr>
        <w:t xml:space="preserve"> yang </w:t>
      </w:r>
      <w:proofErr w:type="spellStart"/>
      <w:r w:rsidRPr="000A6BA6">
        <w:rPr>
          <w:sz w:val="22"/>
          <w:szCs w:val="22"/>
        </w:rPr>
        <w:t>tepat</w:t>
      </w:r>
      <w:proofErr w:type="spellEnd"/>
      <w:r w:rsidRPr="000A6BA6">
        <w:rPr>
          <w:sz w:val="22"/>
          <w:szCs w:val="22"/>
        </w:rPr>
        <w:t xml:space="preserve"> </w:t>
      </w:r>
      <w:proofErr w:type="spellStart"/>
      <w:r w:rsidRPr="000A6BA6">
        <w:rPr>
          <w:sz w:val="22"/>
          <w:szCs w:val="22"/>
        </w:rPr>
        <w:t>untuk</w:t>
      </w:r>
      <w:proofErr w:type="spellEnd"/>
      <w:r w:rsidRPr="000A6BA6">
        <w:rPr>
          <w:sz w:val="22"/>
          <w:szCs w:val="22"/>
        </w:rPr>
        <w:t xml:space="preserve"> </w:t>
      </w:r>
      <w:proofErr w:type="spellStart"/>
      <w:r w:rsidRPr="000A6BA6">
        <w:rPr>
          <w:sz w:val="22"/>
          <w:szCs w:val="22"/>
        </w:rPr>
        <w:t>titik</w:t>
      </w:r>
      <w:proofErr w:type="spellEnd"/>
      <w:r w:rsidRPr="000A6BA6">
        <w:rPr>
          <w:sz w:val="22"/>
          <w:szCs w:val="22"/>
        </w:rPr>
        <w:t xml:space="preserve"> uji </w:t>
      </w:r>
      <w:proofErr w:type="spellStart"/>
      <w:r w:rsidRPr="000A6BA6">
        <w:rPr>
          <w:sz w:val="22"/>
          <w:szCs w:val="22"/>
        </w:rPr>
        <w:t>lapisan</w:t>
      </w:r>
      <w:proofErr w:type="spellEnd"/>
      <w:r w:rsidRPr="000A6BA6">
        <w:rPr>
          <w:sz w:val="22"/>
          <w:szCs w:val="22"/>
        </w:rPr>
        <w:t xml:space="preserve"> </w:t>
      </w:r>
      <w:proofErr w:type="spellStart"/>
      <w:r w:rsidRPr="000A6BA6">
        <w:rPr>
          <w:sz w:val="22"/>
          <w:szCs w:val="22"/>
        </w:rPr>
        <w:t>tanah</w:t>
      </w:r>
      <w:proofErr w:type="spellEnd"/>
      <w:r w:rsidRPr="000A6BA6">
        <w:rPr>
          <w:sz w:val="22"/>
          <w:szCs w:val="22"/>
        </w:rPr>
        <w:t xml:space="preserve"> dan </w:t>
      </w:r>
      <w:proofErr w:type="spellStart"/>
      <w:r w:rsidRPr="000A6BA6">
        <w:rPr>
          <w:sz w:val="22"/>
          <w:szCs w:val="22"/>
        </w:rPr>
        <w:t>sirtu</w:t>
      </w:r>
      <w:proofErr w:type="spellEnd"/>
      <w:r w:rsidRPr="000A6BA6">
        <w:rPr>
          <w:sz w:val="22"/>
          <w:szCs w:val="22"/>
        </w:rPr>
        <w:t xml:space="preserve"> pada </w:t>
      </w:r>
      <w:proofErr w:type="spellStart"/>
      <w:r w:rsidRPr="000A6BA6">
        <w:rPr>
          <w:sz w:val="22"/>
          <w:szCs w:val="22"/>
        </w:rPr>
        <w:t>setiap</w:t>
      </w:r>
      <w:proofErr w:type="spellEnd"/>
      <w:r w:rsidRPr="000A6BA6">
        <w:rPr>
          <w:sz w:val="22"/>
          <w:szCs w:val="22"/>
        </w:rPr>
        <w:t xml:space="preserve"> </w:t>
      </w:r>
      <w:proofErr w:type="spellStart"/>
      <w:r w:rsidRPr="000A6BA6">
        <w:rPr>
          <w:sz w:val="22"/>
          <w:szCs w:val="22"/>
        </w:rPr>
        <w:t>ruas</w:t>
      </w:r>
      <w:proofErr w:type="spellEnd"/>
      <w:r w:rsidRPr="000A6BA6">
        <w:rPr>
          <w:sz w:val="22"/>
          <w:szCs w:val="22"/>
        </w:rPr>
        <w:t xml:space="preserve"> yang </w:t>
      </w:r>
      <w:proofErr w:type="spellStart"/>
      <w:r w:rsidRPr="000A6BA6">
        <w:rPr>
          <w:sz w:val="22"/>
          <w:szCs w:val="22"/>
        </w:rPr>
        <w:t>menghasilkan</w:t>
      </w:r>
      <w:proofErr w:type="spellEnd"/>
      <w:r w:rsidRPr="000A6BA6">
        <w:rPr>
          <w:sz w:val="22"/>
          <w:szCs w:val="22"/>
        </w:rPr>
        <w:t xml:space="preserve"> </w:t>
      </w:r>
      <w:proofErr w:type="spellStart"/>
      <w:r w:rsidRPr="000A6BA6">
        <w:rPr>
          <w:sz w:val="22"/>
          <w:szCs w:val="22"/>
        </w:rPr>
        <w:t>nilai</w:t>
      </w:r>
      <w:proofErr w:type="spellEnd"/>
      <w:r w:rsidRPr="000A6BA6">
        <w:rPr>
          <w:sz w:val="22"/>
          <w:szCs w:val="22"/>
        </w:rPr>
        <w:t xml:space="preserve"> CBR </w:t>
      </w:r>
      <w:proofErr w:type="spellStart"/>
      <w:r w:rsidRPr="000A6BA6">
        <w:rPr>
          <w:sz w:val="22"/>
          <w:szCs w:val="22"/>
        </w:rPr>
        <w:t>tanah</w:t>
      </w:r>
      <w:proofErr w:type="spellEnd"/>
      <w:r w:rsidRPr="000A6BA6">
        <w:rPr>
          <w:sz w:val="22"/>
          <w:szCs w:val="22"/>
        </w:rPr>
        <w:t xml:space="preserve"> dan </w:t>
      </w:r>
      <w:proofErr w:type="spellStart"/>
      <w:r w:rsidRPr="000A6BA6">
        <w:rPr>
          <w:sz w:val="22"/>
          <w:szCs w:val="22"/>
        </w:rPr>
        <w:t>sirtu</w:t>
      </w:r>
      <w:proofErr w:type="spellEnd"/>
      <w:r w:rsidRPr="000A6BA6">
        <w:rPr>
          <w:sz w:val="22"/>
          <w:szCs w:val="22"/>
        </w:rPr>
        <w:t xml:space="preserve"> yang </w:t>
      </w:r>
      <w:proofErr w:type="spellStart"/>
      <w:r w:rsidRPr="000A6BA6">
        <w:rPr>
          <w:sz w:val="22"/>
          <w:szCs w:val="22"/>
        </w:rPr>
        <w:t>dapat</w:t>
      </w:r>
      <w:proofErr w:type="spellEnd"/>
      <w:r w:rsidRPr="000A6BA6">
        <w:rPr>
          <w:sz w:val="22"/>
          <w:szCs w:val="22"/>
        </w:rPr>
        <w:t xml:space="preserve"> </w:t>
      </w:r>
      <w:proofErr w:type="spellStart"/>
      <w:r w:rsidRPr="000A6BA6">
        <w:rPr>
          <w:sz w:val="22"/>
          <w:szCs w:val="22"/>
        </w:rPr>
        <w:t>mewakili</w:t>
      </w:r>
      <w:proofErr w:type="spellEnd"/>
      <w:r w:rsidRPr="000A6BA6">
        <w:rPr>
          <w:sz w:val="22"/>
          <w:szCs w:val="22"/>
        </w:rPr>
        <w:t xml:space="preserve"> </w:t>
      </w:r>
      <w:proofErr w:type="spellStart"/>
      <w:r w:rsidRPr="000A6BA6">
        <w:rPr>
          <w:sz w:val="22"/>
          <w:szCs w:val="22"/>
        </w:rPr>
        <w:t>hasil</w:t>
      </w:r>
      <w:proofErr w:type="spellEnd"/>
      <w:r w:rsidRPr="000A6BA6">
        <w:rPr>
          <w:sz w:val="22"/>
          <w:szCs w:val="22"/>
        </w:rPr>
        <w:t xml:space="preserve"> uji CBR </w:t>
      </w:r>
      <w:proofErr w:type="spellStart"/>
      <w:r w:rsidRPr="000A6BA6">
        <w:rPr>
          <w:sz w:val="22"/>
          <w:szCs w:val="22"/>
        </w:rPr>
        <w:t>lapangan</w:t>
      </w:r>
      <w:proofErr w:type="spellEnd"/>
      <w:r w:rsidRPr="000A6BA6">
        <w:rPr>
          <w:sz w:val="22"/>
          <w:szCs w:val="22"/>
        </w:rPr>
        <w:t xml:space="preserve">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keseluruhan</w:t>
      </w:r>
      <w:proofErr w:type="spellEnd"/>
      <w:r w:rsidRPr="000A6BA6">
        <w:rPr>
          <w:sz w:val="22"/>
          <w:szCs w:val="22"/>
        </w:rPr>
        <w:t xml:space="preserve"> </w:t>
      </w:r>
      <w:proofErr w:type="spellStart"/>
      <w:r w:rsidRPr="000A6BA6">
        <w:rPr>
          <w:sz w:val="22"/>
          <w:szCs w:val="22"/>
        </w:rPr>
        <w:t>hasil</w:t>
      </w:r>
      <w:proofErr w:type="spellEnd"/>
      <w:r w:rsidRPr="000A6BA6">
        <w:rPr>
          <w:sz w:val="22"/>
          <w:szCs w:val="22"/>
        </w:rPr>
        <w:t xml:space="preserve"> uji di masing-masing </w:t>
      </w:r>
      <w:proofErr w:type="spellStart"/>
      <w:r w:rsidRPr="000A6BA6">
        <w:rPr>
          <w:sz w:val="22"/>
          <w:szCs w:val="22"/>
        </w:rPr>
        <w:t>ruas</w:t>
      </w:r>
      <w:proofErr w:type="spellEnd"/>
      <w:r w:rsidRPr="000A6BA6">
        <w:rPr>
          <w:sz w:val="22"/>
          <w:szCs w:val="22"/>
        </w:rPr>
        <w:t>.</w:t>
      </w:r>
    </w:p>
    <w:p w14:paraId="3546D0F6" w14:textId="77777777" w:rsidR="005503B4" w:rsidRDefault="005503B4" w:rsidP="005503B4">
      <w:pPr>
        <w:pStyle w:val="NormalWeb"/>
        <w:spacing w:before="0" w:beforeAutospacing="0" w:after="0" w:afterAutospacing="0"/>
        <w:ind w:left="284"/>
        <w:jc w:val="both"/>
        <w:rPr>
          <w:sz w:val="22"/>
          <w:szCs w:val="22"/>
        </w:rPr>
      </w:pPr>
    </w:p>
    <w:p w14:paraId="5FBBED2A" w14:textId="77777777" w:rsidR="005503B4" w:rsidRPr="004A7235" w:rsidRDefault="005503B4" w:rsidP="005503B4">
      <w:pPr>
        <w:pStyle w:val="NormalWeb"/>
        <w:spacing w:before="0" w:beforeAutospacing="0" w:after="0" w:afterAutospacing="0"/>
        <w:ind w:firstLine="284"/>
        <w:jc w:val="both"/>
        <w:rPr>
          <w:sz w:val="22"/>
          <w:szCs w:val="22"/>
        </w:rPr>
      </w:pPr>
      <w:proofErr w:type="spellStart"/>
      <w:r w:rsidRPr="004A7235">
        <w:rPr>
          <w:sz w:val="22"/>
          <w:szCs w:val="22"/>
        </w:rPr>
        <w:t>Kekurangan</w:t>
      </w:r>
      <w:proofErr w:type="spellEnd"/>
      <w:r w:rsidRPr="004A7235">
        <w:rPr>
          <w:sz w:val="22"/>
          <w:szCs w:val="22"/>
        </w:rPr>
        <w:t xml:space="preserve"> </w:t>
      </w:r>
      <w:proofErr w:type="spellStart"/>
      <w:r w:rsidRPr="004A7235">
        <w:rPr>
          <w:sz w:val="22"/>
          <w:szCs w:val="22"/>
        </w:rPr>
        <w:t>dalam</w:t>
      </w:r>
      <w:proofErr w:type="spellEnd"/>
      <w:r w:rsidRPr="004A7235">
        <w:rPr>
          <w:sz w:val="22"/>
          <w:szCs w:val="22"/>
        </w:rPr>
        <w:t xml:space="preserve"> </w:t>
      </w:r>
      <w:proofErr w:type="spellStart"/>
      <w:r w:rsidRPr="004A7235">
        <w:rPr>
          <w:sz w:val="22"/>
          <w:szCs w:val="22"/>
        </w:rPr>
        <w:t>penelitian</w:t>
      </w:r>
      <w:proofErr w:type="spellEnd"/>
      <w:r w:rsidRPr="004A7235">
        <w:rPr>
          <w:sz w:val="22"/>
          <w:szCs w:val="22"/>
        </w:rPr>
        <w:t xml:space="preserve"> </w:t>
      </w:r>
      <w:proofErr w:type="spellStart"/>
      <w:r w:rsidRPr="004A7235">
        <w:rPr>
          <w:sz w:val="22"/>
          <w:szCs w:val="22"/>
        </w:rPr>
        <w:t>ini</w:t>
      </w:r>
      <w:proofErr w:type="spellEnd"/>
      <w:r w:rsidRPr="004A7235">
        <w:rPr>
          <w:sz w:val="22"/>
          <w:szCs w:val="22"/>
        </w:rPr>
        <w:t xml:space="preserve"> </w:t>
      </w:r>
      <w:proofErr w:type="spellStart"/>
      <w:r w:rsidRPr="004A7235">
        <w:rPr>
          <w:sz w:val="22"/>
          <w:szCs w:val="22"/>
        </w:rPr>
        <w:t>adalah</w:t>
      </w:r>
      <w:proofErr w:type="spellEnd"/>
      <w:r w:rsidRPr="004A7235">
        <w:rPr>
          <w:sz w:val="22"/>
          <w:szCs w:val="22"/>
        </w:rPr>
        <w:t xml:space="preserve"> </w:t>
      </w:r>
      <w:proofErr w:type="spellStart"/>
      <w:r w:rsidRPr="004A7235">
        <w:rPr>
          <w:sz w:val="22"/>
          <w:szCs w:val="22"/>
        </w:rPr>
        <w:t>sebagai</w:t>
      </w:r>
      <w:proofErr w:type="spellEnd"/>
      <w:r w:rsidRPr="004A7235">
        <w:rPr>
          <w:sz w:val="22"/>
          <w:szCs w:val="22"/>
        </w:rPr>
        <w:t xml:space="preserve"> </w:t>
      </w:r>
      <w:proofErr w:type="spellStart"/>
      <w:r w:rsidRPr="004A7235">
        <w:rPr>
          <w:sz w:val="22"/>
          <w:szCs w:val="22"/>
        </w:rPr>
        <w:t>berikut</w:t>
      </w:r>
      <w:proofErr w:type="spellEnd"/>
      <w:r w:rsidRPr="004A7235">
        <w:rPr>
          <w:sz w:val="22"/>
          <w:szCs w:val="22"/>
        </w:rPr>
        <w:t xml:space="preserve"> </w:t>
      </w:r>
      <w:proofErr w:type="spellStart"/>
      <w:r w:rsidRPr="004A7235">
        <w:rPr>
          <w:sz w:val="22"/>
          <w:szCs w:val="22"/>
        </w:rPr>
        <w:t>yaitu</w:t>
      </w:r>
      <w:proofErr w:type="spellEnd"/>
      <w:r>
        <w:rPr>
          <w:sz w:val="22"/>
          <w:szCs w:val="22"/>
        </w:rPr>
        <w:t>:</w:t>
      </w:r>
      <w:r w:rsidRPr="004A7235">
        <w:rPr>
          <w:sz w:val="22"/>
          <w:szCs w:val="22"/>
        </w:rPr>
        <w:t xml:space="preserve"> j</w:t>
      </w:r>
      <w:proofErr w:type="spellStart"/>
      <w:r w:rsidRPr="004A7235">
        <w:rPr>
          <w:sz w:val="22"/>
          <w:szCs w:val="22"/>
          <w:lang w:val="id-ID"/>
        </w:rPr>
        <w:t>umlah</w:t>
      </w:r>
      <w:proofErr w:type="spellEnd"/>
      <w:r w:rsidRPr="004A7235">
        <w:rPr>
          <w:sz w:val="22"/>
          <w:szCs w:val="22"/>
          <w:lang w:val="id-ID"/>
        </w:rPr>
        <w:t xml:space="preserve"> titik pengujian pada masing-masing ruas masih terbatas, sehingga ada kemungkinan belum sepenuhnya mewakili kondisi keseluruhan ruas jalan secara komprehensif, Faktor-faktor lingkungan seperti curah hujan, kelembaban tanah, dan kondisi lalu lintas setempat belum dikaji lebih lanjut, padahal faktor-faktor ini dapat mempengaruhi hasil uji CBR.</w:t>
      </w:r>
      <w:r w:rsidRPr="004A7235">
        <w:rPr>
          <w:rFonts w:eastAsiaTheme="minorHAnsi"/>
          <w:color w:val="auto"/>
          <w:sz w:val="22"/>
          <w:szCs w:val="22"/>
          <w:lang w:val="id-ID"/>
        </w:rPr>
        <w:t xml:space="preserve"> </w:t>
      </w:r>
      <w:r w:rsidRPr="004A7235">
        <w:rPr>
          <w:sz w:val="22"/>
          <w:szCs w:val="22"/>
          <w:lang w:val="id-ID"/>
        </w:rPr>
        <w:t xml:space="preserve">Penelitian hanya menggunakan metode uji CBR untuk menentukan daya dukung tanah dan bahan lapisan </w:t>
      </w:r>
      <w:proofErr w:type="spellStart"/>
      <w:r w:rsidRPr="004A7235">
        <w:rPr>
          <w:sz w:val="22"/>
          <w:szCs w:val="22"/>
          <w:lang w:val="id-ID"/>
        </w:rPr>
        <w:t>pondasi</w:t>
      </w:r>
      <w:proofErr w:type="spellEnd"/>
      <w:r w:rsidRPr="004A7235">
        <w:rPr>
          <w:sz w:val="22"/>
          <w:szCs w:val="22"/>
          <w:lang w:val="id-ID"/>
        </w:rPr>
        <w:t>, tanpa membandingkan dengan metode uji lainnya seperti DCP (</w:t>
      </w:r>
      <w:proofErr w:type="spellStart"/>
      <w:r w:rsidRPr="004A7235">
        <w:rPr>
          <w:i/>
          <w:iCs/>
          <w:sz w:val="22"/>
          <w:szCs w:val="22"/>
          <w:lang w:val="id-ID"/>
        </w:rPr>
        <w:t>Dynamic</w:t>
      </w:r>
      <w:proofErr w:type="spellEnd"/>
      <w:r w:rsidRPr="004A7235">
        <w:rPr>
          <w:i/>
          <w:iCs/>
          <w:sz w:val="22"/>
          <w:szCs w:val="22"/>
          <w:lang w:val="id-ID"/>
        </w:rPr>
        <w:t xml:space="preserve"> </w:t>
      </w:r>
      <w:proofErr w:type="spellStart"/>
      <w:r w:rsidRPr="004A7235">
        <w:rPr>
          <w:i/>
          <w:iCs/>
          <w:sz w:val="22"/>
          <w:szCs w:val="22"/>
          <w:lang w:val="id-ID"/>
        </w:rPr>
        <w:t>Cone</w:t>
      </w:r>
      <w:proofErr w:type="spellEnd"/>
      <w:r w:rsidRPr="004A7235">
        <w:rPr>
          <w:i/>
          <w:iCs/>
          <w:sz w:val="22"/>
          <w:szCs w:val="22"/>
          <w:lang w:val="id-ID"/>
        </w:rPr>
        <w:t xml:space="preserve"> </w:t>
      </w:r>
      <w:proofErr w:type="spellStart"/>
      <w:r w:rsidRPr="004A7235">
        <w:rPr>
          <w:i/>
          <w:iCs/>
          <w:sz w:val="22"/>
          <w:szCs w:val="22"/>
          <w:lang w:val="id-ID"/>
        </w:rPr>
        <w:t>Penetrometer</w:t>
      </w:r>
      <w:proofErr w:type="spellEnd"/>
      <w:r w:rsidRPr="004A7235">
        <w:rPr>
          <w:sz w:val="22"/>
          <w:szCs w:val="22"/>
          <w:lang w:val="id-ID"/>
        </w:rPr>
        <w:t xml:space="preserve">) atau </w:t>
      </w:r>
      <w:proofErr w:type="spellStart"/>
      <w:r w:rsidRPr="004A7235">
        <w:rPr>
          <w:i/>
          <w:iCs/>
          <w:sz w:val="22"/>
          <w:szCs w:val="22"/>
          <w:lang w:val="id-ID"/>
        </w:rPr>
        <w:t>Plate</w:t>
      </w:r>
      <w:proofErr w:type="spellEnd"/>
      <w:r w:rsidRPr="004A7235">
        <w:rPr>
          <w:i/>
          <w:iCs/>
          <w:sz w:val="22"/>
          <w:szCs w:val="22"/>
          <w:lang w:val="id-ID"/>
        </w:rPr>
        <w:t xml:space="preserve"> </w:t>
      </w:r>
      <w:proofErr w:type="spellStart"/>
      <w:r w:rsidRPr="004A7235">
        <w:rPr>
          <w:i/>
          <w:iCs/>
          <w:sz w:val="22"/>
          <w:szCs w:val="22"/>
          <w:lang w:val="id-ID"/>
        </w:rPr>
        <w:t>Load</w:t>
      </w:r>
      <w:proofErr w:type="spellEnd"/>
      <w:r w:rsidRPr="004A7235">
        <w:rPr>
          <w:i/>
          <w:iCs/>
          <w:sz w:val="22"/>
          <w:szCs w:val="22"/>
          <w:lang w:val="id-ID"/>
        </w:rPr>
        <w:t xml:space="preserve"> Test</w:t>
      </w:r>
      <w:r w:rsidRPr="004A7235">
        <w:rPr>
          <w:sz w:val="22"/>
          <w:szCs w:val="22"/>
          <w:lang w:val="id-ID"/>
        </w:rPr>
        <w:t>.</w:t>
      </w:r>
    </w:p>
    <w:p w14:paraId="0C510596" w14:textId="47864118" w:rsidR="005503B4" w:rsidRPr="00026E79" w:rsidRDefault="005503B4" w:rsidP="005503B4">
      <w:pPr>
        <w:pStyle w:val="BodyText"/>
        <w:adjustRightInd w:val="0"/>
        <w:snapToGrid w:val="0"/>
        <w:ind w:right="-1" w:firstLine="427"/>
        <w:jc w:val="both"/>
        <w:rPr>
          <w:sz w:val="22"/>
          <w:szCs w:val="22"/>
        </w:rPr>
      </w:pPr>
      <w:r w:rsidRPr="000A6BA6">
        <w:rPr>
          <w:lang w:val="id-ID"/>
        </w:rPr>
        <w:t xml:space="preserve">Sebaiknya, Penelitian lanjutan disarankan untuk menambah jumlah titik uji dan memperluas cakupan lokasi untuk memperoleh gambaran kondisi tanah yang lebih detail dan merata. Mengombinasikan uji CBR dengan metode lain seperti uji DCP atau </w:t>
      </w:r>
      <w:proofErr w:type="spellStart"/>
      <w:r w:rsidRPr="004A7235">
        <w:rPr>
          <w:i/>
          <w:iCs/>
          <w:lang w:val="id-ID"/>
        </w:rPr>
        <w:t>Plate</w:t>
      </w:r>
      <w:proofErr w:type="spellEnd"/>
      <w:r w:rsidRPr="004A7235">
        <w:rPr>
          <w:i/>
          <w:iCs/>
          <w:lang w:val="id-ID"/>
        </w:rPr>
        <w:t xml:space="preserve"> </w:t>
      </w:r>
      <w:proofErr w:type="spellStart"/>
      <w:r w:rsidRPr="004A7235">
        <w:rPr>
          <w:i/>
          <w:iCs/>
          <w:lang w:val="id-ID"/>
        </w:rPr>
        <w:t>Load</w:t>
      </w:r>
      <w:proofErr w:type="spellEnd"/>
      <w:r w:rsidRPr="004A7235">
        <w:rPr>
          <w:i/>
          <w:iCs/>
          <w:lang w:val="id-ID"/>
        </w:rPr>
        <w:t xml:space="preserve"> Test</w:t>
      </w:r>
      <w:r w:rsidRPr="000A6BA6">
        <w:rPr>
          <w:lang w:val="id-ID"/>
        </w:rPr>
        <w:t xml:space="preserve"> untuk memperoleh data pembanding dan meningkatkan akurasi dalam perencanaan ketebalan </w:t>
      </w:r>
      <w:proofErr w:type="spellStart"/>
      <w:r w:rsidRPr="000A6BA6">
        <w:rPr>
          <w:lang w:val="id-ID"/>
        </w:rPr>
        <w:t>perkerasan</w:t>
      </w:r>
      <w:proofErr w:type="spellEnd"/>
    </w:p>
    <w:p w14:paraId="3BE7B3AB" w14:textId="77777777" w:rsidR="00FC32CA" w:rsidRDefault="00FC32CA" w:rsidP="00C7616C">
      <w:pPr>
        <w:adjustRightInd w:val="0"/>
        <w:snapToGrid w:val="0"/>
        <w:rPr>
          <w:b/>
        </w:rPr>
      </w:pPr>
    </w:p>
    <w:p w14:paraId="0A9F0BC6" w14:textId="77777777" w:rsidR="00155C0E" w:rsidRDefault="00155C0E" w:rsidP="00C7616C">
      <w:pPr>
        <w:adjustRightInd w:val="0"/>
        <w:snapToGrid w:val="0"/>
        <w:rPr>
          <w:b/>
          <w:sz w:val="24"/>
          <w:szCs w:val="24"/>
        </w:rPr>
      </w:pPr>
    </w:p>
    <w:p w14:paraId="5D3DA50A" w14:textId="2758066B"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51423415" w14:textId="77777777" w:rsidR="00B9740F" w:rsidRDefault="00B9740F" w:rsidP="00C7616C">
      <w:pPr>
        <w:adjustRightInd w:val="0"/>
        <w:snapToGrid w:val="0"/>
        <w:ind w:left="709" w:right="295" w:hanging="709"/>
        <w:jc w:val="both"/>
      </w:pPr>
    </w:p>
    <w:p w14:paraId="74735122" w14:textId="77777777" w:rsidR="005503B4" w:rsidRPr="005503B4" w:rsidRDefault="005503B4" w:rsidP="005503B4">
      <w:pPr>
        <w:adjustRightInd w:val="0"/>
        <w:snapToGrid w:val="0"/>
        <w:ind w:left="709" w:right="295" w:hanging="709"/>
        <w:jc w:val="both"/>
        <w:rPr>
          <w:sz w:val="20"/>
          <w:szCs w:val="20"/>
          <w:lang w:val="en-US"/>
        </w:rPr>
      </w:pPr>
      <w:r w:rsidRPr="005503B4">
        <w:rPr>
          <w:sz w:val="20"/>
          <w:szCs w:val="20"/>
          <w:lang w:val="en-US"/>
        </w:rPr>
        <w:t xml:space="preserve">Republik Indonesia. (2011). Undang-Undang Republik Indonesia </w:t>
      </w:r>
      <w:proofErr w:type="spellStart"/>
      <w:r w:rsidRPr="005503B4">
        <w:rPr>
          <w:sz w:val="20"/>
          <w:szCs w:val="20"/>
          <w:lang w:val="en-US"/>
        </w:rPr>
        <w:t>Nomor</w:t>
      </w:r>
      <w:proofErr w:type="spellEnd"/>
      <w:r w:rsidRPr="005503B4">
        <w:rPr>
          <w:sz w:val="20"/>
          <w:szCs w:val="20"/>
          <w:lang w:val="en-US"/>
        </w:rPr>
        <w:t xml:space="preserve"> 1 </w:t>
      </w:r>
      <w:proofErr w:type="spellStart"/>
      <w:r w:rsidRPr="005503B4">
        <w:rPr>
          <w:sz w:val="20"/>
          <w:szCs w:val="20"/>
          <w:lang w:val="en-US"/>
        </w:rPr>
        <w:t>Tahun</w:t>
      </w:r>
      <w:proofErr w:type="spellEnd"/>
      <w:r w:rsidRPr="005503B4">
        <w:rPr>
          <w:sz w:val="20"/>
          <w:szCs w:val="20"/>
          <w:lang w:val="en-US"/>
        </w:rPr>
        <w:t xml:space="preserve"> 2011 </w:t>
      </w:r>
      <w:proofErr w:type="spellStart"/>
      <w:r w:rsidRPr="005503B4">
        <w:rPr>
          <w:sz w:val="20"/>
          <w:szCs w:val="20"/>
          <w:lang w:val="en-US"/>
        </w:rPr>
        <w:t>tentang</w:t>
      </w:r>
      <w:proofErr w:type="spellEnd"/>
      <w:r w:rsidRPr="005503B4">
        <w:rPr>
          <w:sz w:val="20"/>
          <w:szCs w:val="20"/>
          <w:lang w:val="en-US"/>
        </w:rPr>
        <w:t xml:space="preserve"> </w:t>
      </w:r>
      <w:proofErr w:type="spellStart"/>
      <w:r w:rsidRPr="005503B4">
        <w:rPr>
          <w:sz w:val="20"/>
          <w:szCs w:val="20"/>
          <w:lang w:val="en-US"/>
        </w:rPr>
        <w:t>Perumahan</w:t>
      </w:r>
      <w:proofErr w:type="spellEnd"/>
      <w:r w:rsidRPr="005503B4">
        <w:rPr>
          <w:sz w:val="20"/>
          <w:szCs w:val="20"/>
          <w:lang w:val="en-US"/>
        </w:rPr>
        <w:t xml:space="preserve"> dan Kawasan </w:t>
      </w:r>
      <w:proofErr w:type="spellStart"/>
      <w:r w:rsidRPr="005503B4">
        <w:rPr>
          <w:sz w:val="20"/>
          <w:szCs w:val="20"/>
          <w:lang w:val="en-US"/>
        </w:rPr>
        <w:t>Permukiman</w:t>
      </w:r>
      <w:proofErr w:type="spellEnd"/>
      <w:r w:rsidRPr="005503B4">
        <w:rPr>
          <w:sz w:val="20"/>
          <w:szCs w:val="20"/>
          <w:lang w:val="en-US"/>
        </w:rPr>
        <w:t xml:space="preserve">. </w:t>
      </w:r>
      <w:proofErr w:type="spellStart"/>
      <w:r w:rsidRPr="005503B4">
        <w:rPr>
          <w:sz w:val="20"/>
          <w:szCs w:val="20"/>
          <w:lang w:val="en-US"/>
        </w:rPr>
        <w:t>Lembaran</w:t>
      </w:r>
      <w:proofErr w:type="spellEnd"/>
      <w:r w:rsidRPr="005503B4">
        <w:rPr>
          <w:sz w:val="20"/>
          <w:szCs w:val="20"/>
          <w:lang w:val="en-US"/>
        </w:rPr>
        <w:t xml:space="preserve"> Negara Republik Indonesia </w:t>
      </w:r>
      <w:proofErr w:type="spellStart"/>
      <w:r w:rsidRPr="005503B4">
        <w:rPr>
          <w:sz w:val="20"/>
          <w:szCs w:val="20"/>
          <w:lang w:val="en-US"/>
        </w:rPr>
        <w:t>Tahun</w:t>
      </w:r>
      <w:proofErr w:type="spellEnd"/>
      <w:r w:rsidRPr="005503B4">
        <w:rPr>
          <w:sz w:val="20"/>
          <w:szCs w:val="20"/>
          <w:lang w:val="en-US"/>
        </w:rPr>
        <w:t xml:space="preserve"> 2011 </w:t>
      </w:r>
      <w:proofErr w:type="spellStart"/>
      <w:r w:rsidRPr="005503B4">
        <w:rPr>
          <w:sz w:val="20"/>
          <w:szCs w:val="20"/>
          <w:lang w:val="en-US"/>
        </w:rPr>
        <w:t>Nomor</w:t>
      </w:r>
      <w:proofErr w:type="spellEnd"/>
      <w:r w:rsidRPr="005503B4">
        <w:rPr>
          <w:sz w:val="20"/>
          <w:szCs w:val="20"/>
          <w:lang w:val="en-US"/>
        </w:rPr>
        <w:t xml:space="preserve"> 7. Jakarta: </w:t>
      </w:r>
      <w:proofErr w:type="spellStart"/>
      <w:r w:rsidRPr="005503B4">
        <w:rPr>
          <w:sz w:val="20"/>
          <w:szCs w:val="20"/>
          <w:lang w:val="en-US"/>
        </w:rPr>
        <w:t>Sekretariat</w:t>
      </w:r>
      <w:proofErr w:type="spellEnd"/>
      <w:r w:rsidRPr="005503B4">
        <w:rPr>
          <w:sz w:val="20"/>
          <w:szCs w:val="20"/>
          <w:lang w:val="en-US"/>
        </w:rPr>
        <w:t xml:space="preserve"> Negara.</w:t>
      </w:r>
    </w:p>
    <w:p w14:paraId="06FC6869" w14:textId="77777777" w:rsidR="005503B4" w:rsidRPr="005503B4" w:rsidRDefault="005503B4" w:rsidP="005503B4">
      <w:pPr>
        <w:adjustRightInd w:val="0"/>
        <w:snapToGrid w:val="0"/>
        <w:ind w:left="709" w:right="295" w:hanging="709"/>
        <w:jc w:val="both"/>
        <w:rPr>
          <w:sz w:val="20"/>
          <w:szCs w:val="20"/>
          <w:lang w:val="en-US"/>
        </w:rPr>
      </w:pPr>
      <w:proofErr w:type="spellStart"/>
      <w:r w:rsidRPr="005503B4">
        <w:rPr>
          <w:sz w:val="20"/>
          <w:szCs w:val="20"/>
          <w:lang w:val="en-US"/>
        </w:rPr>
        <w:lastRenderedPageBreak/>
        <w:t>Direktorat</w:t>
      </w:r>
      <w:proofErr w:type="spellEnd"/>
      <w:r w:rsidRPr="005503B4">
        <w:rPr>
          <w:sz w:val="20"/>
          <w:szCs w:val="20"/>
          <w:lang w:val="en-US"/>
        </w:rPr>
        <w:t xml:space="preserve"> </w:t>
      </w:r>
      <w:proofErr w:type="spellStart"/>
      <w:r w:rsidRPr="005503B4">
        <w:rPr>
          <w:sz w:val="20"/>
          <w:szCs w:val="20"/>
          <w:lang w:val="en-US"/>
        </w:rPr>
        <w:t>Jenderal</w:t>
      </w:r>
      <w:proofErr w:type="spellEnd"/>
      <w:r w:rsidRPr="005503B4">
        <w:rPr>
          <w:sz w:val="20"/>
          <w:szCs w:val="20"/>
          <w:lang w:val="en-US"/>
        </w:rPr>
        <w:t xml:space="preserve"> </w:t>
      </w:r>
      <w:proofErr w:type="spellStart"/>
      <w:r w:rsidRPr="005503B4">
        <w:rPr>
          <w:sz w:val="20"/>
          <w:szCs w:val="20"/>
          <w:lang w:val="en-US"/>
        </w:rPr>
        <w:t>Perumahan</w:t>
      </w:r>
      <w:proofErr w:type="spellEnd"/>
      <w:r w:rsidRPr="005503B4">
        <w:rPr>
          <w:sz w:val="20"/>
          <w:szCs w:val="20"/>
          <w:lang w:val="en-US"/>
        </w:rPr>
        <w:t xml:space="preserve">. (2022). Surat </w:t>
      </w:r>
      <w:proofErr w:type="spellStart"/>
      <w:r w:rsidRPr="005503B4">
        <w:rPr>
          <w:sz w:val="20"/>
          <w:szCs w:val="20"/>
          <w:lang w:val="en-US"/>
        </w:rPr>
        <w:t>Edaran</w:t>
      </w:r>
      <w:proofErr w:type="spellEnd"/>
      <w:r w:rsidRPr="005503B4">
        <w:rPr>
          <w:sz w:val="20"/>
          <w:szCs w:val="20"/>
          <w:lang w:val="en-US"/>
        </w:rPr>
        <w:t xml:space="preserve"> </w:t>
      </w:r>
      <w:proofErr w:type="spellStart"/>
      <w:r w:rsidRPr="005503B4">
        <w:rPr>
          <w:sz w:val="20"/>
          <w:szCs w:val="20"/>
          <w:lang w:val="en-US"/>
        </w:rPr>
        <w:t>Nomor</w:t>
      </w:r>
      <w:proofErr w:type="spellEnd"/>
      <w:r w:rsidRPr="005503B4">
        <w:rPr>
          <w:sz w:val="20"/>
          <w:szCs w:val="20"/>
          <w:lang w:val="en-US"/>
        </w:rPr>
        <w:t xml:space="preserve"> 110/KPTS/Dr/2022 </w:t>
      </w:r>
      <w:proofErr w:type="spellStart"/>
      <w:r w:rsidRPr="005503B4">
        <w:rPr>
          <w:sz w:val="20"/>
          <w:szCs w:val="20"/>
          <w:lang w:val="en-US"/>
        </w:rPr>
        <w:t>tentang</w:t>
      </w:r>
      <w:proofErr w:type="spellEnd"/>
      <w:r w:rsidRPr="005503B4">
        <w:rPr>
          <w:sz w:val="20"/>
          <w:szCs w:val="20"/>
          <w:lang w:val="en-US"/>
        </w:rPr>
        <w:t xml:space="preserve"> </w:t>
      </w:r>
      <w:proofErr w:type="spellStart"/>
      <w:r w:rsidRPr="005503B4">
        <w:rPr>
          <w:sz w:val="20"/>
          <w:szCs w:val="20"/>
          <w:lang w:val="en-US"/>
        </w:rPr>
        <w:t>Petunjuk</w:t>
      </w:r>
      <w:proofErr w:type="spellEnd"/>
      <w:r w:rsidRPr="005503B4">
        <w:rPr>
          <w:sz w:val="20"/>
          <w:szCs w:val="20"/>
          <w:lang w:val="en-US"/>
        </w:rPr>
        <w:t xml:space="preserve"> Teknis </w:t>
      </w:r>
      <w:proofErr w:type="spellStart"/>
      <w:r w:rsidRPr="005503B4">
        <w:rPr>
          <w:sz w:val="20"/>
          <w:szCs w:val="20"/>
          <w:lang w:val="en-US"/>
        </w:rPr>
        <w:t>Pelaksanaan</w:t>
      </w:r>
      <w:proofErr w:type="spellEnd"/>
      <w:r w:rsidRPr="005503B4">
        <w:rPr>
          <w:sz w:val="20"/>
          <w:szCs w:val="20"/>
          <w:lang w:val="en-US"/>
        </w:rPr>
        <w:t xml:space="preserve"> </w:t>
      </w:r>
      <w:proofErr w:type="spellStart"/>
      <w:r w:rsidRPr="005503B4">
        <w:rPr>
          <w:sz w:val="20"/>
          <w:szCs w:val="20"/>
          <w:lang w:val="en-US"/>
        </w:rPr>
        <w:t>Bantuan</w:t>
      </w:r>
      <w:proofErr w:type="spellEnd"/>
      <w:r w:rsidRPr="005503B4">
        <w:rPr>
          <w:sz w:val="20"/>
          <w:szCs w:val="20"/>
          <w:lang w:val="en-US"/>
        </w:rPr>
        <w:t xml:space="preserve"> Pembangunan </w:t>
      </w:r>
      <w:proofErr w:type="spellStart"/>
      <w:r w:rsidRPr="005503B4">
        <w:rPr>
          <w:sz w:val="20"/>
          <w:szCs w:val="20"/>
          <w:lang w:val="en-US"/>
        </w:rPr>
        <w:t>Prasarana</w:t>
      </w:r>
      <w:proofErr w:type="spellEnd"/>
      <w:r w:rsidRPr="005503B4">
        <w:rPr>
          <w:sz w:val="20"/>
          <w:szCs w:val="20"/>
          <w:lang w:val="en-US"/>
        </w:rPr>
        <w:t xml:space="preserve">, Sarana dan </w:t>
      </w:r>
      <w:proofErr w:type="spellStart"/>
      <w:r w:rsidRPr="005503B4">
        <w:rPr>
          <w:sz w:val="20"/>
          <w:szCs w:val="20"/>
          <w:lang w:val="en-US"/>
        </w:rPr>
        <w:t>Utilitas</w:t>
      </w:r>
      <w:proofErr w:type="spellEnd"/>
      <w:r w:rsidRPr="005503B4">
        <w:rPr>
          <w:sz w:val="20"/>
          <w:szCs w:val="20"/>
          <w:lang w:val="en-US"/>
        </w:rPr>
        <w:t xml:space="preserve"> Umum. Jakarta: Kementerian </w:t>
      </w:r>
      <w:proofErr w:type="spellStart"/>
      <w:r w:rsidRPr="005503B4">
        <w:rPr>
          <w:sz w:val="20"/>
          <w:szCs w:val="20"/>
          <w:lang w:val="en-US"/>
        </w:rPr>
        <w:t>Pekerjaan</w:t>
      </w:r>
      <w:proofErr w:type="spellEnd"/>
      <w:r w:rsidRPr="005503B4">
        <w:rPr>
          <w:sz w:val="20"/>
          <w:szCs w:val="20"/>
          <w:lang w:val="en-US"/>
        </w:rPr>
        <w:t xml:space="preserve"> Umum dan </w:t>
      </w:r>
      <w:proofErr w:type="spellStart"/>
      <w:r w:rsidRPr="005503B4">
        <w:rPr>
          <w:sz w:val="20"/>
          <w:szCs w:val="20"/>
          <w:lang w:val="en-US"/>
        </w:rPr>
        <w:t>Perumahan</w:t>
      </w:r>
      <w:proofErr w:type="spellEnd"/>
      <w:r w:rsidRPr="005503B4">
        <w:rPr>
          <w:sz w:val="20"/>
          <w:szCs w:val="20"/>
          <w:lang w:val="en-US"/>
        </w:rPr>
        <w:t xml:space="preserve"> Rakyat.</w:t>
      </w:r>
    </w:p>
    <w:p w14:paraId="1C3E3CB8" w14:textId="77777777" w:rsidR="005503B4" w:rsidRPr="005503B4" w:rsidRDefault="005503B4" w:rsidP="005503B4">
      <w:pPr>
        <w:adjustRightInd w:val="0"/>
        <w:snapToGrid w:val="0"/>
        <w:ind w:left="709" w:right="295" w:hanging="709"/>
        <w:jc w:val="both"/>
        <w:rPr>
          <w:sz w:val="20"/>
          <w:szCs w:val="20"/>
          <w:lang w:val="en-US"/>
        </w:rPr>
      </w:pPr>
      <w:r w:rsidRPr="005503B4">
        <w:rPr>
          <w:sz w:val="20"/>
          <w:szCs w:val="20"/>
          <w:lang w:val="en-US"/>
        </w:rPr>
        <w:t xml:space="preserve">Badan </w:t>
      </w:r>
      <w:proofErr w:type="spellStart"/>
      <w:r w:rsidRPr="005503B4">
        <w:rPr>
          <w:sz w:val="20"/>
          <w:szCs w:val="20"/>
          <w:lang w:val="en-US"/>
        </w:rPr>
        <w:t>Standardisasi</w:t>
      </w:r>
      <w:proofErr w:type="spellEnd"/>
      <w:r w:rsidRPr="005503B4">
        <w:rPr>
          <w:sz w:val="20"/>
          <w:szCs w:val="20"/>
          <w:lang w:val="en-US"/>
        </w:rPr>
        <w:t xml:space="preserve"> Nasional. (2011). SNI 1738:2011 - Cara Uji CBR (California Bearing Ratio) </w:t>
      </w:r>
      <w:proofErr w:type="spellStart"/>
      <w:r w:rsidRPr="005503B4">
        <w:rPr>
          <w:sz w:val="20"/>
          <w:szCs w:val="20"/>
          <w:lang w:val="en-US"/>
        </w:rPr>
        <w:t>Lapangan</w:t>
      </w:r>
      <w:proofErr w:type="spellEnd"/>
      <w:r w:rsidRPr="005503B4">
        <w:rPr>
          <w:sz w:val="20"/>
          <w:szCs w:val="20"/>
          <w:lang w:val="en-US"/>
        </w:rPr>
        <w:t>. Jakarta: BSN.</w:t>
      </w:r>
    </w:p>
    <w:p w14:paraId="1AAC17A4" w14:textId="77777777" w:rsidR="005503B4" w:rsidRPr="005503B4" w:rsidRDefault="005503B4" w:rsidP="005503B4">
      <w:pPr>
        <w:adjustRightInd w:val="0"/>
        <w:snapToGrid w:val="0"/>
        <w:ind w:left="709" w:right="295" w:hanging="709"/>
        <w:jc w:val="both"/>
        <w:rPr>
          <w:sz w:val="20"/>
          <w:szCs w:val="20"/>
          <w:lang w:val="en-US"/>
        </w:rPr>
      </w:pPr>
      <w:r w:rsidRPr="005503B4">
        <w:rPr>
          <w:sz w:val="20"/>
          <w:szCs w:val="20"/>
          <w:lang w:val="en-US"/>
        </w:rPr>
        <w:t xml:space="preserve">Said, J, A. (2013). KAJIAN PENGARUH NILAI CBR SUBGRADE TERHADAP TEBAL PERKERASAN JALAN (Studi </w:t>
      </w:r>
      <w:proofErr w:type="spellStart"/>
      <w:r w:rsidRPr="005503B4">
        <w:rPr>
          <w:sz w:val="20"/>
          <w:szCs w:val="20"/>
          <w:lang w:val="en-US"/>
        </w:rPr>
        <w:t>Komparasi</w:t>
      </w:r>
      <w:proofErr w:type="spellEnd"/>
      <w:r w:rsidRPr="005503B4">
        <w:rPr>
          <w:sz w:val="20"/>
          <w:szCs w:val="20"/>
          <w:lang w:val="en-US"/>
        </w:rPr>
        <w:t xml:space="preserve"> CBR </w:t>
      </w:r>
      <w:proofErr w:type="spellStart"/>
      <w:r w:rsidRPr="005503B4">
        <w:rPr>
          <w:sz w:val="20"/>
          <w:szCs w:val="20"/>
          <w:lang w:val="en-US"/>
        </w:rPr>
        <w:t>Kecamatan</w:t>
      </w:r>
      <w:proofErr w:type="spellEnd"/>
      <w:r w:rsidRPr="005503B4">
        <w:rPr>
          <w:sz w:val="20"/>
          <w:szCs w:val="20"/>
          <w:lang w:val="en-US"/>
        </w:rPr>
        <w:t xml:space="preserve"> </w:t>
      </w:r>
      <w:proofErr w:type="spellStart"/>
      <w:r w:rsidRPr="005503B4">
        <w:rPr>
          <w:sz w:val="20"/>
          <w:szCs w:val="20"/>
          <w:lang w:val="en-US"/>
        </w:rPr>
        <w:t>Nisam</w:t>
      </w:r>
      <w:proofErr w:type="spellEnd"/>
      <w:r w:rsidRPr="005503B4">
        <w:rPr>
          <w:sz w:val="20"/>
          <w:szCs w:val="20"/>
          <w:lang w:val="en-US"/>
        </w:rPr>
        <w:t xml:space="preserve"> Antara, </w:t>
      </w:r>
      <w:proofErr w:type="spellStart"/>
      <w:r w:rsidRPr="005503B4">
        <w:rPr>
          <w:sz w:val="20"/>
          <w:szCs w:val="20"/>
          <w:lang w:val="en-US"/>
        </w:rPr>
        <w:t>Kecamatan</w:t>
      </w:r>
      <w:proofErr w:type="spellEnd"/>
      <w:r w:rsidRPr="005503B4">
        <w:rPr>
          <w:sz w:val="20"/>
          <w:szCs w:val="20"/>
          <w:lang w:val="en-US"/>
        </w:rPr>
        <w:t xml:space="preserve"> Sawang dan </w:t>
      </w:r>
      <w:proofErr w:type="spellStart"/>
      <w:r w:rsidRPr="005503B4">
        <w:rPr>
          <w:sz w:val="20"/>
          <w:szCs w:val="20"/>
          <w:lang w:val="en-US"/>
        </w:rPr>
        <w:t>Kecamatan</w:t>
      </w:r>
      <w:proofErr w:type="spellEnd"/>
      <w:r w:rsidRPr="005503B4">
        <w:rPr>
          <w:sz w:val="20"/>
          <w:szCs w:val="20"/>
          <w:lang w:val="en-US"/>
        </w:rPr>
        <w:t xml:space="preserve"> Kuta Makmur): Teras </w:t>
      </w:r>
      <w:proofErr w:type="spellStart"/>
      <w:r w:rsidRPr="005503B4">
        <w:rPr>
          <w:sz w:val="20"/>
          <w:szCs w:val="20"/>
          <w:lang w:val="en-US"/>
        </w:rPr>
        <w:t>Jurnal</w:t>
      </w:r>
      <w:proofErr w:type="spellEnd"/>
      <w:r w:rsidRPr="005503B4">
        <w:rPr>
          <w:sz w:val="20"/>
          <w:szCs w:val="20"/>
          <w:lang w:val="en-US"/>
        </w:rPr>
        <w:t>, Vol 3, No 2. ISSN 2088-0561</w:t>
      </w:r>
    </w:p>
    <w:p w14:paraId="5713BC47" w14:textId="77777777" w:rsidR="005503B4" w:rsidRPr="005503B4" w:rsidRDefault="005503B4" w:rsidP="005503B4">
      <w:pPr>
        <w:adjustRightInd w:val="0"/>
        <w:snapToGrid w:val="0"/>
        <w:ind w:left="709" w:right="295" w:hanging="709"/>
        <w:jc w:val="both"/>
        <w:rPr>
          <w:sz w:val="20"/>
          <w:szCs w:val="20"/>
          <w:lang w:val="en-US"/>
        </w:rPr>
      </w:pPr>
      <w:r w:rsidRPr="005503B4">
        <w:rPr>
          <w:sz w:val="20"/>
          <w:szCs w:val="20"/>
          <w:lang w:val="en-US"/>
        </w:rPr>
        <w:t xml:space="preserve">Said, J, A., Burhanuddin., &amp; </w:t>
      </w:r>
      <w:proofErr w:type="spellStart"/>
      <w:r w:rsidRPr="005503B4">
        <w:rPr>
          <w:sz w:val="20"/>
          <w:szCs w:val="20"/>
          <w:lang w:val="en-US"/>
        </w:rPr>
        <w:t>Jufriadi</w:t>
      </w:r>
      <w:proofErr w:type="spellEnd"/>
      <w:r w:rsidRPr="005503B4">
        <w:rPr>
          <w:sz w:val="20"/>
          <w:szCs w:val="20"/>
          <w:lang w:val="en-US"/>
        </w:rPr>
        <w:t xml:space="preserve"> (2015). HUBUNGAN NILAI CBR DAN SAND CONE LAPISAN PONDASI BAWAH PADA PERKERASAN LENTUR JALAN: Teras </w:t>
      </w:r>
      <w:proofErr w:type="spellStart"/>
      <w:r w:rsidRPr="005503B4">
        <w:rPr>
          <w:sz w:val="20"/>
          <w:szCs w:val="20"/>
          <w:lang w:val="en-US"/>
        </w:rPr>
        <w:t>Jurnal</w:t>
      </w:r>
      <w:proofErr w:type="spellEnd"/>
      <w:r w:rsidRPr="005503B4">
        <w:rPr>
          <w:sz w:val="20"/>
          <w:szCs w:val="20"/>
          <w:lang w:val="en-US"/>
        </w:rPr>
        <w:t>, Vol 3, No 2. ISSN 2088-0561</w:t>
      </w:r>
    </w:p>
    <w:p w14:paraId="2B2AD77F" w14:textId="77777777" w:rsidR="005503B4" w:rsidRPr="005503B4" w:rsidRDefault="005503B4" w:rsidP="005503B4">
      <w:pPr>
        <w:adjustRightInd w:val="0"/>
        <w:snapToGrid w:val="0"/>
        <w:ind w:left="709" w:right="295" w:hanging="709"/>
        <w:jc w:val="both"/>
        <w:rPr>
          <w:sz w:val="20"/>
          <w:szCs w:val="20"/>
          <w:lang w:val="en-US"/>
        </w:rPr>
      </w:pPr>
      <w:proofErr w:type="spellStart"/>
      <w:r w:rsidRPr="005503B4">
        <w:rPr>
          <w:sz w:val="20"/>
          <w:szCs w:val="20"/>
          <w:lang w:val="en-US"/>
        </w:rPr>
        <w:t>Woelandari</w:t>
      </w:r>
      <w:proofErr w:type="spellEnd"/>
      <w:r w:rsidRPr="005503B4">
        <w:rPr>
          <w:sz w:val="20"/>
          <w:szCs w:val="20"/>
          <w:lang w:val="en-US"/>
        </w:rPr>
        <w:t xml:space="preserve">, F., </w:t>
      </w:r>
      <w:proofErr w:type="spellStart"/>
      <w:r w:rsidRPr="005503B4">
        <w:rPr>
          <w:sz w:val="20"/>
          <w:szCs w:val="20"/>
          <w:lang w:val="en-US"/>
        </w:rPr>
        <w:t>Enden</w:t>
      </w:r>
      <w:proofErr w:type="spellEnd"/>
      <w:r w:rsidRPr="005503B4">
        <w:rPr>
          <w:sz w:val="20"/>
          <w:szCs w:val="20"/>
          <w:lang w:val="en-US"/>
        </w:rPr>
        <w:t xml:space="preserve">, M., Rama, I, K., &amp; Dwi, Y, I. (2020). STABILISASI TANAH MENGGUNAKAN SEMEN SLAG SERTA PENGARUHNYA TERHADAP NILAI CBR (STUDI KASUS: JL. MUNJUL, KP. CIHERANG, DESA PASIR TENJO, KECAMATAN SINDANG RESMI, KABUPATEN PANDEGLANG: </w:t>
      </w:r>
      <w:proofErr w:type="spellStart"/>
      <w:r w:rsidRPr="005503B4">
        <w:rPr>
          <w:sz w:val="20"/>
          <w:szCs w:val="20"/>
          <w:lang w:val="en-US"/>
        </w:rPr>
        <w:t>Jurnal</w:t>
      </w:r>
      <w:proofErr w:type="spellEnd"/>
      <w:r w:rsidRPr="005503B4">
        <w:rPr>
          <w:sz w:val="20"/>
          <w:szCs w:val="20"/>
          <w:lang w:val="en-US"/>
        </w:rPr>
        <w:t xml:space="preserve"> </w:t>
      </w:r>
      <w:proofErr w:type="spellStart"/>
      <w:r w:rsidRPr="005503B4">
        <w:rPr>
          <w:sz w:val="20"/>
          <w:szCs w:val="20"/>
          <w:lang w:val="en-US"/>
        </w:rPr>
        <w:t>Fondasi</w:t>
      </w:r>
      <w:proofErr w:type="spellEnd"/>
      <w:r w:rsidRPr="005503B4">
        <w:rPr>
          <w:sz w:val="20"/>
          <w:szCs w:val="20"/>
          <w:lang w:val="en-US"/>
        </w:rPr>
        <w:t>, Vol 9, No 1. ISSN</w:t>
      </w:r>
    </w:p>
    <w:p w14:paraId="2599E59A" w14:textId="77777777" w:rsidR="005503B4" w:rsidRPr="005503B4" w:rsidRDefault="005503B4" w:rsidP="005503B4">
      <w:pPr>
        <w:adjustRightInd w:val="0"/>
        <w:snapToGrid w:val="0"/>
        <w:ind w:left="709" w:right="295" w:hanging="709"/>
        <w:jc w:val="both"/>
        <w:rPr>
          <w:sz w:val="20"/>
          <w:szCs w:val="20"/>
          <w:lang w:val="en-US"/>
        </w:rPr>
      </w:pPr>
      <w:proofErr w:type="spellStart"/>
      <w:r w:rsidRPr="005503B4">
        <w:rPr>
          <w:sz w:val="20"/>
          <w:szCs w:val="20"/>
          <w:lang w:val="en-US"/>
        </w:rPr>
        <w:t>Aldicho</w:t>
      </w:r>
      <w:proofErr w:type="spellEnd"/>
      <w:r w:rsidRPr="005503B4">
        <w:rPr>
          <w:sz w:val="20"/>
          <w:szCs w:val="20"/>
          <w:lang w:val="en-US"/>
        </w:rPr>
        <w:t xml:space="preserve">, A, S., Revia, O., &amp; Tommy, T. (2022). STUDI PERBAIKAN PERKERASAN LAPIS JALAN TAMBANG DENGAN NILAI CBR DAN DCP: </w:t>
      </w:r>
      <w:proofErr w:type="spellStart"/>
      <w:r w:rsidRPr="005503B4">
        <w:rPr>
          <w:sz w:val="20"/>
          <w:szCs w:val="20"/>
          <w:lang w:val="en-US"/>
        </w:rPr>
        <w:t>Jurnal</w:t>
      </w:r>
      <w:proofErr w:type="spellEnd"/>
      <w:r w:rsidRPr="005503B4">
        <w:rPr>
          <w:sz w:val="20"/>
          <w:szCs w:val="20"/>
          <w:lang w:val="en-US"/>
        </w:rPr>
        <w:t xml:space="preserve"> Riset Teknik </w:t>
      </w:r>
      <w:proofErr w:type="spellStart"/>
      <w:r w:rsidRPr="005503B4">
        <w:rPr>
          <w:sz w:val="20"/>
          <w:szCs w:val="20"/>
          <w:lang w:val="en-US"/>
        </w:rPr>
        <w:t>Pertambangan</w:t>
      </w:r>
      <w:proofErr w:type="spellEnd"/>
      <w:r w:rsidRPr="005503B4">
        <w:rPr>
          <w:sz w:val="20"/>
          <w:szCs w:val="20"/>
          <w:lang w:val="en-US"/>
        </w:rPr>
        <w:t>, Vol 2, No 1. ISSN 2798-6357</w:t>
      </w:r>
    </w:p>
    <w:p w14:paraId="1C09FCD8" w14:textId="77777777" w:rsidR="005503B4" w:rsidRPr="005503B4" w:rsidRDefault="005503B4" w:rsidP="005503B4">
      <w:pPr>
        <w:adjustRightInd w:val="0"/>
        <w:snapToGrid w:val="0"/>
        <w:ind w:left="709" w:right="295" w:hanging="709"/>
        <w:jc w:val="both"/>
        <w:rPr>
          <w:sz w:val="20"/>
          <w:szCs w:val="20"/>
          <w:lang w:val="en-US"/>
        </w:rPr>
      </w:pPr>
      <w:proofErr w:type="spellStart"/>
      <w:r w:rsidRPr="005503B4">
        <w:rPr>
          <w:sz w:val="20"/>
          <w:szCs w:val="20"/>
          <w:lang w:val="en-US"/>
        </w:rPr>
        <w:t>Vorry</w:t>
      </w:r>
      <w:proofErr w:type="spellEnd"/>
      <w:r w:rsidRPr="005503B4">
        <w:rPr>
          <w:sz w:val="20"/>
          <w:szCs w:val="20"/>
          <w:lang w:val="en-US"/>
        </w:rPr>
        <w:t xml:space="preserve">, R., Kurnia, W., &amp; Jean, E. (2023). PENYERAHAN PRASARANA, SARANA, DAN UTILITAS PERUMAHAN DAN PERMUKIMAN DARI PENGEMBANG KEPADA PEMERINTAH DAERAH (STUDI PADA KABUPATEN TANAH DATAR): </w:t>
      </w:r>
      <w:proofErr w:type="spellStart"/>
      <w:r w:rsidRPr="005503B4">
        <w:rPr>
          <w:sz w:val="20"/>
          <w:szCs w:val="20"/>
          <w:lang w:val="en-US"/>
        </w:rPr>
        <w:t>Unes</w:t>
      </w:r>
      <w:proofErr w:type="spellEnd"/>
      <w:r w:rsidRPr="005503B4">
        <w:rPr>
          <w:sz w:val="20"/>
          <w:szCs w:val="20"/>
          <w:lang w:val="en-US"/>
        </w:rPr>
        <w:t xml:space="preserve"> Law Review, Vol 6, No 1. ISSN 2622-7045</w:t>
      </w:r>
    </w:p>
    <w:p w14:paraId="4635B147" w14:textId="77777777" w:rsidR="005503B4" w:rsidRPr="005503B4" w:rsidRDefault="005503B4" w:rsidP="005503B4">
      <w:pPr>
        <w:adjustRightInd w:val="0"/>
        <w:snapToGrid w:val="0"/>
        <w:ind w:left="709" w:right="295" w:hanging="709"/>
        <w:jc w:val="both"/>
        <w:rPr>
          <w:sz w:val="20"/>
          <w:szCs w:val="20"/>
          <w:lang w:val="en-US"/>
        </w:rPr>
      </w:pPr>
      <w:r w:rsidRPr="005503B4">
        <w:rPr>
          <w:sz w:val="20"/>
          <w:szCs w:val="20"/>
          <w:lang w:val="en-US"/>
        </w:rPr>
        <w:t xml:space="preserve">La, O, M, T., </w:t>
      </w:r>
      <w:proofErr w:type="spellStart"/>
      <w:r w:rsidRPr="005503B4">
        <w:rPr>
          <w:sz w:val="20"/>
          <w:szCs w:val="20"/>
          <w:lang w:val="en-US"/>
        </w:rPr>
        <w:t>Salfin</w:t>
      </w:r>
      <w:proofErr w:type="spellEnd"/>
      <w:r w:rsidRPr="005503B4">
        <w:rPr>
          <w:sz w:val="20"/>
          <w:szCs w:val="20"/>
          <w:lang w:val="en-US"/>
        </w:rPr>
        <w:t xml:space="preserve">, H, M., </w:t>
      </w:r>
      <w:proofErr w:type="spellStart"/>
      <w:r w:rsidRPr="005503B4">
        <w:rPr>
          <w:sz w:val="20"/>
          <w:szCs w:val="20"/>
          <w:lang w:val="en-US"/>
        </w:rPr>
        <w:t>Sustriyani</w:t>
      </w:r>
      <w:proofErr w:type="spellEnd"/>
      <w:r w:rsidRPr="005503B4">
        <w:rPr>
          <w:sz w:val="20"/>
          <w:szCs w:val="20"/>
          <w:lang w:val="en-US"/>
        </w:rPr>
        <w:t xml:space="preserve">, U., Try, S., </w:t>
      </w:r>
      <w:proofErr w:type="spellStart"/>
      <w:r w:rsidRPr="005503B4">
        <w:rPr>
          <w:sz w:val="20"/>
          <w:szCs w:val="20"/>
          <w:lang w:val="en-US"/>
        </w:rPr>
        <w:t>Soeparyanto</w:t>
      </w:r>
      <w:proofErr w:type="spellEnd"/>
      <w:r w:rsidRPr="005503B4">
        <w:rPr>
          <w:sz w:val="20"/>
          <w:szCs w:val="20"/>
          <w:lang w:val="en-US"/>
        </w:rPr>
        <w:t xml:space="preserve">., &amp; Ishak, K. (2024). BANTUAN PSU PERUMAHAN BAGI MBR PADA PELAKSANAAN PERKERASAN JALAN LINGKUNGAN DENGAN JENIS PERKERASAN PAVING BLOCK FC 20 </w:t>
      </w:r>
      <w:proofErr w:type="spellStart"/>
      <w:r w:rsidRPr="005503B4">
        <w:rPr>
          <w:sz w:val="20"/>
          <w:szCs w:val="20"/>
          <w:lang w:val="en-US"/>
        </w:rPr>
        <w:t>M’Pa</w:t>
      </w:r>
      <w:proofErr w:type="spellEnd"/>
      <w:r w:rsidRPr="005503B4">
        <w:rPr>
          <w:sz w:val="20"/>
          <w:szCs w:val="20"/>
          <w:lang w:val="en-US"/>
        </w:rPr>
        <w:t xml:space="preserve">: </w:t>
      </w:r>
      <w:proofErr w:type="spellStart"/>
      <w:r w:rsidRPr="005503B4">
        <w:rPr>
          <w:sz w:val="20"/>
          <w:szCs w:val="20"/>
          <w:lang w:val="en-US"/>
        </w:rPr>
        <w:t>Jurnal</w:t>
      </w:r>
      <w:proofErr w:type="spellEnd"/>
      <w:r w:rsidRPr="005503B4">
        <w:rPr>
          <w:sz w:val="20"/>
          <w:szCs w:val="20"/>
          <w:lang w:val="en-US"/>
        </w:rPr>
        <w:t xml:space="preserve"> Ekonomi </w:t>
      </w:r>
      <w:proofErr w:type="spellStart"/>
      <w:r w:rsidRPr="005503B4">
        <w:rPr>
          <w:sz w:val="20"/>
          <w:szCs w:val="20"/>
          <w:lang w:val="en-US"/>
        </w:rPr>
        <w:t>Revolusioner</w:t>
      </w:r>
      <w:proofErr w:type="spellEnd"/>
      <w:r w:rsidRPr="005503B4">
        <w:rPr>
          <w:sz w:val="20"/>
          <w:szCs w:val="20"/>
          <w:lang w:val="en-US"/>
        </w:rPr>
        <w:t>, Vol 7, No 11. ISSN 24410685</w:t>
      </w:r>
    </w:p>
    <w:p w14:paraId="1740BBD1" w14:textId="77777777" w:rsidR="005503B4" w:rsidRPr="00B9740F" w:rsidRDefault="005503B4" w:rsidP="00C7616C">
      <w:pPr>
        <w:adjustRightInd w:val="0"/>
        <w:snapToGrid w:val="0"/>
        <w:ind w:left="709" w:right="295" w:hanging="709"/>
        <w:jc w:val="both"/>
        <w:rPr>
          <w:sz w:val="20"/>
          <w:szCs w:val="20"/>
          <w:lang w:val="en-US"/>
        </w:rPr>
      </w:pPr>
    </w:p>
    <w:p w14:paraId="015C9AD8" w14:textId="77777777" w:rsidR="008D2F9A" w:rsidRDefault="008D2F9A" w:rsidP="00C7616C">
      <w:pPr>
        <w:adjustRightInd w:val="0"/>
        <w:snapToGrid w:val="0"/>
        <w:ind w:left="709" w:right="295" w:hanging="709"/>
        <w:jc w:val="both"/>
        <w:rPr>
          <w:lang w:val="en-US"/>
        </w:rPr>
      </w:pPr>
    </w:p>
    <w:p w14:paraId="57A2F19F" w14:textId="77777777" w:rsidR="00B9740F" w:rsidRDefault="00B9740F" w:rsidP="00C7616C">
      <w:pPr>
        <w:adjustRightInd w:val="0"/>
        <w:snapToGrid w:val="0"/>
        <w:ind w:left="709" w:right="295" w:hanging="709"/>
        <w:jc w:val="both"/>
        <w:rPr>
          <w:lang w:val="en-US"/>
        </w:rPr>
      </w:pPr>
    </w:p>
    <w:p w14:paraId="77C1AEA1" w14:textId="77777777" w:rsidR="00A12504" w:rsidRPr="00B9740F" w:rsidRDefault="00A12504" w:rsidP="00C7616C">
      <w:pPr>
        <w:adjustRightInd w:val="0"/>
        <w:snapToGrid w:val="0"/>
        <w:ind w:left="709" w:right="295" w:hanging="709"/>
        <w:jc w:val="both"/>
        <w:rPr>
          <w:sz w:val="20"/>
          <w:szCs w:val="20"/>
          <w:lang w:val="en-US"/>
        </w:rPr>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45FF8" w14:textId="77777777" w:rsidR="00406D29" w:rsidRDefault="00406D29" w:rsidP="002858BB">
      <w:r>
        <w:separator/>
      </w:r>
    </w:p>
  </w:endnote>
  <w:endnote w:type="continuationSeparator" w:id="0">
    <w:p w14:paraId="4B09292E" w14:textId="77777777" w:rsidR="00406D29" w:rsidRDefault="00406D29"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65BA8" w14:textId="77777777" w:rsidR="00406D29" w:rsidRDefault="00406D29" w:rsidP="002858BB">
      <w:r>
        <w:separator/>
      </w:r>
    </w:p>
  </w:footnote>
  <w:footnote w:type="continuationSeparator" w:id="0">
    <w:p w14:paraId="4DFFFBE0" w14:textId="77777777" w:rsidR="00406D29" w:rsidRDefault="00406D29"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03D29"/>
    <w:multiLevelType w:val="hybridMultilevel"/>
    <w:tmpl w:val="43DE1E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50D7D69"/>
    <w:multiLevelType w:val="multilevel"/>
    <w:tmpl w:val="D06C4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FA0145"/>
    <w:multiLevelType w:val="hybridMultilevel"/>
    <w:tmpl w:val="20084C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71558361">
    <w:abstractNumId w:val="0"/>
  </w:num>
  <w:num w:numId="2" w16cid:durableId="1766807326">
    <w:abstractNumId w:val="1"/>
  </w:num>
  <w:num w:numId="3" w16cid:durableId="209100359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ndrik Jimmyanto">
    <w15:presenceInfo w15:providerId="None" w15:userId="Hendrik Jimm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B7693"/>
    <w:rsid w:val="000C081F"/>
    <w:rsid w:val="000D716F"/>
    <w:rsid w:val="001148A4"/>
    <w:rsid w:val="0011702F"/>
    <w:rsid w:val="001516FF"/>
    <w:rsid w:val="001540EB"/>
    <w:rsid w:val="00155C0E"/>
    <w:rsid w:val="00197EF5"/>
    <w:rsid w:val="001D2DA4"/>
    <w:rsid w:val="001F010E"/>
    <w:rsid w:val="0022686A"/>
    <w:rsid w:val="00244990"/>
    <w:rsid w:val="00272403"/>
    <w:rsid w:val="00273845"/>
    <w:rsid w:val="002858BB"/>
    <w:rsid w:val="00285EBA"/>
    <w:rsid w:val="00292E00"/>
    <w:rsid w:val="002971A1"/>
    <w:rsid w:val="002A1120"/>
    <w:rsid w:val="002C2DEA"/>
    <w:rsid w:val="002E459B"/>
    <w:rsid w:val="002E7892"/>
    <w:rsid w:val="00307A3C"/>
    <w:rsid w:val="00325861"/>
    <w:rsid w:val="00343D79"/>
    <w:rsid w:val="00377172"/>
    <w:rsid w:val="003974E4"/>
    <w:rsid w:val="00397B32"/>
    <w:rsid w:val="003A79BF"/>
    <w:rsid w:val="003C4FBB"/>
    <w:rsid w:val="00406D29"/>
    <w:rsid w:val="00416885"/>
    <w:rsid w:val="00491426"/>
    <w:rsid w:val="00505D2F"/>
    <w:rsid w:val="00507133"/>
    <w:rsid w:val="005503B4"/>
    <w:rsid w:val="00554E14"/>
    <w:rsid w:val="00570720"/>
    <w:rsid w:val="005B2F45"/>
    <w:rsid w:val="005E3953"/>
    <w:rsid w:val="006057FC"/>
    <w:rsid w:val="00631718"/>
    <w:rsid w:val="006523D7"/>
    <w:rsid w:val="00656754"/>
    <w:rsid w:val="00696D9A"/>
    <w:rsid w:val="006977FC"/>
    <w:rsid w:val="006A77DB"/>
    <w:rsid w:val="006B4565"/>
    <w:rsid w:val="006C5699"/>
    <w:rsid w:val="00747AFA"/>
    <w:rsid w:val="007536A7"/>
    <w:rsid w:val="007A730C"/>
    <w:rsid w:val="007C0353"/>
    <w:rsid w:val="007C59EB"/>
    <w:rsid w:val="007D1D30"/>
    <w:rsid w:val="007F74FE"/>
    <w:rsid w:val="00814C65"/>
    <w:rsid w:val="00821DFD"/>
    <w:rsid w:val="0085126F"/>
    <w:rsid w:val="00864F6D"/>
    <w:rsid w:val="00873B8F"/>
    <w:rsid w:val="008C2D83"/>
    <w:rsid w:val="008C6ACF"/>
    <w:rsid w:val="008D1187"/>
    <w:rsid w:val="008D2F9A"/>
    <w:rsid w:val="009060E8"/>
    <w:rsid w:val="00A03098"/>
    <w:rsid w:val="00A07626"/>
    <w:rsid w:val="00A12504"/>
    <w:rsid w:val="00A2434C"/>
    <w:rsid w:val="00A35A64"/>
    <w:rsid w:val="00A53768"/>
    <w:rsid w:val="00A61AB4"/>
    <w:rsid w:val="00AC64AF"/>
    <w:rsid w:val="00AE0802"/>
    <w:rsid w:val="00AE3654"/>
    <w:rsid w:val="00B6279B"/>
    <w:rsid w:val="00B9541C"/>
    <w:rsid w:val="00B9740F"/>
    <w:rsid w:val="00BB4C09"/>
    <w:rsid w:val="00BB4F2C"/>
    <w:rsid w:val="00BB7628"/>
    <w:rsid w:val="00C3742A"/>
    <w:rsid w:val="00C60BB3"/>
    <w:rsid w:val="00C7440D"/>
    <w:rsid w:val="00C7616C"/>
    <w:rsid w:val="00C83FDE"/>
    <w:rsid w:val="00CB115C"/>
    <w:rsid w:val="00CB3A45"/>
    <w:rsid w:val="00CD7C71"/>
    <w:rsid w:val="00D019DF"/>
    <w:rsid w:val="00D26361"/>
    <w:rsid w:val="00D36040"/>
    <w:rsid w:val="00D5206F"/>
    <w:rsid w:val="00DC4B42"/>
    <w:rsid w:val="00DE4ECE"/>
    <w:rsid w:val="00E41DDB"/>
    <w:rsid w:val="00E64FF1"/>
    <w:rsid w:val="00E73320"/>
    <w:rsid w:val="00E82882"/>
    <w:rsid w:val="00EA7844"/>
    <w:rsid w:val="00EC02C8"/>
    <w:rsid w:val="00EE5426"/>
    <w:rsid w:val="00F328B7"/>
    <w:rsid w:val="00FB28E8"/>
    <w:rsid w:val="00FB560D"/>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A12504"/>
    <w:rPr>
      <w:color w:val="0000FF" w:themeColor="hyperlink"/>
      <w:u w:val="single"/>
    </w:rPr>
  </w:style>
  <w:style w:type="character" w:styleId="UnresolvedMention">
    <w:name w:val="Unresolved Mention"/>
    <w:basedOn w:val="DefaultParagraphFont"/>
    <w:uiPriority w:val="99"/>
    <w:semiHidden/>
    <w:unhideWhenUsed/>
    <w:rsid w:val="00A12504"/>
    <w:rPr>
      <w:color w:val="605E5C"/>
      <w:shd w:val="clear" w:color="auto" w:fill="E1DFDD"/>
    </w:rPr>
  </w:style>
  <w:style w:type="paragraph" w:styleId="NormalWeb">
    <w:name w:val="Normal (Web)"/>
    <w:basedOn w:val="Normal"/>
    <w:uiPriority w:val="99"/>
    <w:unhideWhenUsed/>
    <w:rsid w:val="00A12504"/>
    <w:pPr>
      <w:widowControl/>
      <w:autoSpaceDE/>
      <w:autoSpaceDN/>
      <w:spacing w:before="100" w:beforeAutospacing="1" w:after="100" w:afterAutospacing="1"/>
    </w:pPr>
    <w:rPr>
      <w:color w:val="000000"/>
      <w:sz w:val="24"/>
      <w:szCs w:val="24"/>
      <w:lang w:val="en-US"/>
    </w:rPr>
  </w:style>
  <w:style w:type="paragraph" w:styleId="Revision">
    <w:name w:val="Revision"/>
    <w:hidden/>
    <w:uiPriority w:val="99"/>
    <w:semiHidden/>
    <w:rsid w:val="00FB560D"/>
    <w:pPr>
      <w:widowControl/>
      <w:autoSpaceDE/>
      <w:autoSpaceDN/>
    </w:pPr>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rwinekaputra1@gmail.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6</Pages>
  <Words>2833</Words>
  <Characters>16149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cp:lastModifiedBy>
  <cp:revision>61</cp:revision>
  <dcterms:created xsi:type="dcterms:W3CDTF">2023-11-28T13:22:00Z</dcterms:created>
  <dcterms:modified xsi:type="dcterms:W3CDTF">2025-09-05T09:13:00Z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