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77777777" w:rsidR="00656754" w:rsidRDefault="00656754">
      <w:pPr>
        <w:pStyle w:val="BodyText"/>
        <w:spacing w:before="6"/>
        <w:rPr>
          <w:sz w:val="18"/>
        </w:rPr>
      </w:pPr>
      <w:bookmarkStart w:id="0" w:name="_GoBack"/>
      <w:bookmarkEnd w:id="0"/>
    </w:p>
    <w:p w14:paraId="4196F53B" w14:textId="4F60BD25" w:rsidR="00656754" w:rsidRPr="007536A7" w:rsidRDefault="00CF3BB2">
      <w:pPr>
        <w:pStyle w:val="Title"/>
        <w:rPr>
          <w:lang w:val="en-US"/>
        </w:rPr>
      </w:pPr>
      <w:r>
        <w:rPr>
          <w:noProof/>
          <w:lang w:val="en-US"/>
        </w:rPr>
        <mc:AlternateContent>
          <mc:Choice Requires="wps">
            <w:drawing>
              <wp:anchor distT="0" distB="0" distL="0" distR="0" simplePos="0" relativeHeight="487587840" behindDoc="1" locked="0" layoutInCell="1" allowOverlap="1" wp14:anchorId="507FB39E" wp14:editId="6AA4CD31">
                <wp:simplePos x="0" y="0"/>
                <wp:positionH relativeFrom="page">
                  <wp:posOffset>2104390</wp:posOffset>
                </wp:positionH>
                <wp:positionV relativeFrom="paragraph">
                  <wp:posOffset>321945</wp:posOffset>
                </wp:positionV>
                <wp:extent cx="3533775" cy="1270"/>
                <wp:effectExtent l="0" t="0" r="0" b="0"/>
                <wp:wrapTopAndBottom/>
                <wp:docPr id="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B48DE"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" path="m,l5565,e" filled="f" strokeweight="2.25pt">
                <v:path arrowok="t" o:connecttype="custom" o:connectlocs="0,0;3533775,0" o:connectangles="0,0"/>
                <w10:wrap type="topAndBottom" anchorx="page"/>
              </v:shape>
            </w:pict>
          </mc:Fallback>
        </mc:AlternateContent>
      </w:r>
      <w:r w:rsidR="00131789">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131789">
        <w:rPr>
          <w:spacing w:val="-1"/>
        </w:rPr>
        <w:t xml:space="preserve"> </w:t>
      </w:r>
      <w:r w:rsidR="00131789">
        <w:t>JURNAL</w:t>
      </w:r>
      <w:r w:rsidR="00131789">
        <w:rPr>
          <w:spacing w:val="-2"/>
        </w:rPr>
        <w:t xml:space="preserve"> </w:t>
      </w:r>
      <w:r w:rsidR="00131789">
        <w:t>LATERAL</w:t>
      </w:r>
    </w:p>
    <w:p w14:paraId="06BF5EE3" w14:textId="3067D087" w:rsidR="00656754" w:rsidRDefault="00131789" w:rsidP="00EF21F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77777777" w:rsidR="00656754" w:rsidRDefault="00131789">
      <w:pPr>
        <w:spacing w:before="89" w:line="322" w:lineRule="exact"/>
        <w:ind w:left="726" w:right="635"/>
        <w:jc w:val="center"/>
        <w:rPr>
          <w:b/>
          <w:sz w:val="28"/>
        </w:rPr>
      </w:pPr>
      <w:r>
        <w:rPr>
          <w:b/>
          <w:sz w:val="28"/>
        </w:rPr>
        <w:t>JUDUL</w:t>
      </w:r>
      <w:r>
        <w:rPr>
          <w:b/>
          <w:spacing w:val="-3"/>
          <w:sz w:val="28"/>
        </w:rPr>
        <w:t xml:space="preserve"> </w:t>
      </w:r>
      <w:r>
        <w:rPr>
          <w:b/>
          <w:sz w:val="28"/>
        </w:rPr>
        <w:t>MAKALAH</w:t>
      </w:r>
    </w:p>
    <w:p w14:paraId="20C0BAD0" w14:textId="2CFABD01" w:rsidR="00656754" w:rsidRPr="00623374" w:rsidRDefault="00623374" w:rsidP="00623374">
      <w:pPr>
        <w:ind w:left="726" w:right="637"/>
        <w:jc w:val="center"/>
        <w:rPr>
          <w:b/>
          <w:sz w:val="28"/>
          <w:szCs w:val="28"/>
        </w:rPr>
      </w:pPr>
      <w:r w:rsidRPr="00623374">
        <w:rPr>
          <w:b/>
          <w:sz w:val="28"/>
          <w:szCs w:val="28"/>
        </w:rPr>
        <w:t>ANALISIS PRODUKTIVITAS ALAT BERAT PADA PEKERJAAN TANAH PROYEK NORMALISASI DANAU DI DANAU ULAK LIA KECAMATAN SEKAYU</w:t>
      </w:r>
    </w:p>
    <w:p w14:paraId="5BDA2BE3" w14:textId="77777777" w:rsidR="005764CE" w:rsidRDefault="00CF3BB2" w:rsidP="005764CE">
      <w:pPr>
        <w:pStyle w:val="BodyText"/>
        <w:spacing w:before="9"/>
        <w:rPr>
          <w:b/>
          <w:sz w:val="20"/>
          <w:szCs w:val="20"/>
          <w:lang w:val="en-US"/>
        </w:rPr>
      </w:pPr>
      <w:r>
        <w:rPr>
          <w:noProof/>
          <w:lang w:val="en-US"/>
        </w:rPr>
        <mc:AlternateContent>
          <mc:Choice Requires="wps">
            <w:drawing>
              <wp:anchor distT="0" distB="0" distL="0" distR="0" simplePos="0" relativeHeight="487588352" behindDoc="1" locked="0" layoutInCell="1" allowOverlap="1" wp14:anchorId="35A16ED1" wp14:editId="282C480C">
                <wp:simplePos x="0" y="0"/>
                <wp:positionH relativeFrom="page">
                  <wp:posOffset>856615</wp:posOffset>
                </wp:positionH>
                <wp:positionV relativeFrom="paragraph">
                  <wp:posOffset>154940</wp:posOffset>
                </wp:positionV>
                <wp:extent cx="6126480" cy="6350"/>
                <wp:effectExtent l="0" t="0" r="0" b="0"/>
                <wp:wrapTopAndBottom/>
                <wp:docPr id="1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DB0DEE"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" fillcolor="black" stroked="f">
                <w10:wrap type="topAndBottom" anchorx="page"/>
              </v:rect>
            </w:pict>
          </mc:Fallback>
        </mc:AlternateContent>
      </w:r>
    </w:p>
    <w:p w14:paraId="390BFDBF" w14:textId="77777777" w:rsidR="005764CE" w:rsidRDefault="005764CE" w:rsidP="005764CE">
      <w:pPr>
        <w:pStyle w:val="BodyText"/>
        <w:spacing w:before="9"/>
        <w:rPr>
          <w:b/>
          <w:sz w:val="20"/>
          <w:szCs w:val="20"/>
          <w:lang w:val="en-US"/>
        </w:rPr>
      </w:pPr>
    </w:p>
    <w:p w14:paraId="04CE4519" w14:textId="77777777" w:rsidR="005764CE" w:rsidRDefault="005764CE" w:rsidP="005764CE">
      <w:pPr>
        <w:pStyle w:val="BodyText"/>
        <w:spacing w:before="9"/>
        <w:rPr>
          <w:b/>
          <w:sz w:val="20"/>
          <w:szCs w:val="20"/>
          <w:lang w:val="en-US"/>
        </w:rPr>
      </w:pPr>
    </w:p>
    <w:p w14:paraId="2F05FB84" w14:textId="1C124ADA" w:rsidR="007536A7" w:rsidRPr="00822F03" w:rsidRDefault="00822F03" w:rsidP="005764CE">
      <w:pPr>
        <w:pStyle w:val="BodyText"/>
        <w:spacing w:before="9"/>
        <w:rPr>
          <w:color w:val="000000" w:themeColor="text1"/>
          <w:sz w:val="18"/>
          <w:lang w:val="en-US"/>
          <w14:textOutline w14:w="0" w14:cap="flat" w14:cmpd="sng" w14:algn="ctr">
            <w14:noFill/>
            <w14:prstDash w14:val="solid"/>
            <w14:round/>
          </w14:textOutline>
        </w:rPr>
      </w:pPr>
      <w:r>
        <w:rPr>
          <w:color w:val="000000" w:themeColor="text1"/>
          <w:sz w:val="18"/>
          <w:lang w:val="en-US"/>
          <w14:textOutline w14:w="0" w14:cap="flat" w14:cmpd="sng" w14:algn="ctr">
            <w14:noFill/>
            <w14:prstDash w14:val="solid"/>
            <w14:round/>
          </w14:textOutline>
        </w:rPr>
        <w:t xml:space="preserve"> </w:t>
      </w:r>
    </w:p>
    <w:p w14:paraId="2845C487" w14:textId="3742D5C4" w:rsidR="00656754" w:rsidRDefault="00CF3BB2" w:rsidP="00793675">
      <w:pPr>
        <w:pStyle w:val="BodyText"/>
        <w:spacing w:before="1"/>
        <w:ind w:right="191"/>
        <w:rPr>
          <w:sz w:val="28"/>
        </w:rPr>
      </w:pPr>
      <w:r>
        <w:rPr>
          <w:noProof/>
          <w:lang w:val="en-US"/>
        </w:rPr>
        <mc:AlternateContent>
          <mc:Choice Requires="wpg">
            <w:drawing>
              <wp:anchor distT="0" distB="0" distL="0" distR="0" simplePos="0" relativeHeight="487589376" behindDoc="1" locked="0" layoutInCell="1" allowOverlap="1" wp14:anchorId="6453B076" wp14:editId="581BA2D6">
                <wp:simplePos x="0" y="0"/>
                <wp:positionH relativeFrom="page">
                  <wp:posOffset>856615</wp:posOffset>
                </wp:positionH>
                <wp:positionV relativeFrom="paragraph">
                  <wp:posOffset>229870</wp:posOffset>
                </wp:positionV>
                <wp:extent cx="6126480" cy="233680"/>
                <wp:effectExtent l="0" t="0" r="0" b="0"/>
                <wp:wrapTopAndBottom/>
                <wp:docPr id="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9"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196B32F3" w:rsidR="0022403C" w:rsidRPr="00D00FE6" w:rsidRDefault="0022403C">
                              <w:pPr>
                                <w:spacing w:before="37"/>
                                <w:ind w:left="2949" w:right="3024"/>
                                <w:jc w:val="center"/>
                                <w:rPr>
                                  <w:b/>
                                  <w:sz w:val="24"/>
                                  <w:szCs w:val="24"/>
                                </w:rPr>
                              </w:pPr>
                              <w:r w:rsidRPr="00D00FE6">
                                <w:rPr>
                                  <w:b/>
                                  <w:sz w:val="24"/>
                                  <w:szCs w:val="24"/>
                                </w:rPr>
                                <w:t>Abstract</w:t>
                              </w:r>
                              <w:r w:rsidRPr="00D00FE6">
                                <w:rPr>
                                  <w:b/>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7AsEA&#10;AADaAAAADwAAAGRycy9kb3ducmV2LnhtbESPQWsCMRSE74X+h/AK3mq2PYjdGkUErVdt0etj87q7&#10;mLxs87K69tc3gtDjMDPfMLPF4J06U5Q2sIGXcQGKuAq25drA1+f6eQpKErJFF5gMXElgMX98mGFp&#10;w4V3dN6nWmUIS4kGmpS6UmupGvIo49ARZ+87RI8py1hrG/GS4d7p16KYaI8t54UGO1o1VJ32vTfQ&#10;f8SJbI/TYbOTn6XryYv7PRgzehqW76ASDek/fG9vrYE3uF3JN0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lewLBAAAA2gAAAA8AAAAAAAAAAAAAAAAAmAIAAGRycy9kb3du&#10;cmV2LnhtbFBLBQYAAAAABAAEAPUAAACG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428C37DF" w14:textId="196B32F3" w:rsidR="0022403C" w:rsidRPr="00D00FE6" w:rsidRDefault="0022403C">
                        <w:pPr>
                          <w:spacing w:before="37"/>
                          <w:ind w:left="2949" w:right="3024"/>
                          <w:jc w:val="center"/>
                          <w:rPr>
                            <w:b/>
                            <w:sz w:val="24"/>
                            <w:szCs w:val="24"/>
                          </w:rPr>
                        </w:pPr>
                        <w:r w:rsidRPr="00D00FE6">
                          <w:rPr>
                            <w:b/>
                            <w:sz w:val="24"/>
                            <w:szCs w:val="24"/>
                          </w:rPr>
                          <w:t>Abstract</w:t>
                        </w:r>
                        <w:r w:rsidRPr="00D00FE6">
                          <w:rPr>
                            <w:b/>
                            <w:spacing w:val="-3"/>
                            <w:sz w:val="24"/>
                            <w:szCs w:val="24"/>
                          </w:rPr>
                          <w:t xml:space="preserve"> </w:t>
                        </w:r>
                      </w:p>
                    </w:txbxContent>
                  </v:textbox>
                </v:shape>
                <w10:wrap type="topAndBottom" anchorx="page"/>
              </v:group>
            </w:pict>
          </mc:Fallback>
        </mc:AlternateContent>
      </w:r>
    </w:p>
    <w:p w14:paraId="1B3F8674" w14:textId="51708532" w:rsidR="00403167" w:rsidRPr="00580B5A" w:rsidRDefault="00403167">
      <w:pPr>
        <w:shd w:val="clear" w:color="auto" w:fill="FFFF00"/>
        <w:spacing w:line="276" w:lineRule="auto"/>
        <w:ind w:left="284"/>
        <w:jc w:val="both"/>
        <w:pPrChange w:id="1" w:author="Microsoft account" w:date="2025-11-26T12:41:00Z">
          <w:pPr>
            <w:spacing w:line="276" w:lineRule="auto"/>
            <w:ind w:left="284"/>
            <w:jc w:val="both"/>
          </w:pPr>
        </w:pPrChange>
      </w:pPr>
      <w:commentRangeStart w:id="2"/>
      <w:r w:rsidRPr="000C3501">
        <w:t>Lake Normalization is a job that aims to improve the structure of the lake shape by moving sedimentation in the lake so that the lake volume increases and can accommodate more water capacity. Lake normalization work uses excavator heavy equipment with hitachi and sumitomo brands. The purpose of this study is to determine the productivity of excavator heavy equipment using the analysis method of Permen Pupr No. 28/PRT/M/2016 and determine the number of heavy equipment needed in lake normalization work. Based on the results of the analysis that has been done, it is known that the volume of the lake is 98,350 m³ with hourly productivity of hitachi brand heavy equipment 93.72 m³ / hour and productivity of sumitomo brand heavy equipment 84.35 m³ / hour and the heavy equipment needed in lake normalization work is 10 units consisting of 5 units of hitachi brand excavators and 5 unit</w:t>
      </w:r>
      <w:r>
        <w:t>s of sumitomo brand excavators.</w:t>
      </w:r>
      <w:commentRangeEnd w:id="2"/>
      <w:r w:rsidR="00151812">
        <w:rPr>
          <w:rStyle w:val="CommentReference"/>
        </w:rPr>
        <w:commentReference w:id="2"/>
      </w:r>
    </w:p>
    <w:p w14:paraId="2B4E67D3" w14:textId="65AD0C95" w:rsidR="00E555A2" w:rsidRPr="00E555A2" w:rsidRDefault="00E555A2" w:rsidP="00EF21F5">
      <w:pPr>
        <w:pStyle w:val="BodyText"/>
        <w:ind w:left="284" w:right="49" w:firstLine="425"/>
        <w:jc w:val="both"/>
        <w:rPr>
          <w:sz w:val="22"/>
          <w:szCs w:val="28"/>
          <w:lang w:val="en-US"/>
        </w:rPr>
      </w:pPr>
      <w:r w:rsidRPr="00E555A2">
        <w:rPr>
          <w:sz w:val="22"/>
          <w:szCs w:val="28"/>
          <w:lang w:val="en-US"/>
        </w:rPr>
        <w:t>.</w:t>
      </w:r>
    </w:p>
    <w:p w14:paraId="12DC7BAF" w14:textId="416562C9" w:rsidR="006057FC" w:rsidRPr="008F3C4F" w:rsidRDefault="00CF3BB2" w:rsidP="005A7893">
      <w:pPr>
        <w:pStyle w:val="BodyText"/>
        <w:ind w:left="108" w:right="191" w:firstLine="176"/>
        <w:rPr>
          <w:rFonts w:ascii="Calibri"/>
          <w:sz w:val="20"/>
        </w:rPr>
      </w:pPr>
      <w:r>
        <w:rPr>
          <w:rFonts w:ascii="Calibri"/>
          <w:noProof/>
          <w:sz w:val="20"/>
          <w:lang w:val="en-US"/>
        </w:rPr>
        <mc:AlternateContent>
          <mc:Choice Requires="wpg">
            <w:drawing>
              <wp:inline distT="0" distB="0" distL="0" distR="0" wp14:anchorId="5CDDC05F" wp14:editId="5D199FDD">
                <wp:extent cx="6126480" cy="218440"/>
                <wp:effectExtent l="0" t="0" r="0" b="63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5"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696A16D" w:rsidR="0022403C" w:rsidRDefault="0022403C">
                              <w:pPr>
                                <w:spacing w:before="40"/>
                                <w:ind w:left="7"/>
                                <w:rPr>
                                  <w:rFonts w:ascii="Calibri"/>
                                  <w:i/>
                                  <w:sz w:val="20"/>
                                </w:rPr>
                              </w:pPr>
                              <w:r w:rsidRPr="00BA6859">
                                <w:rPr>
                                  <w:rFonts w:ascii="Calibri"/>
                                  <w:b/>
                                  <w:i/>
                                </w:rPr>
                                <w:t>Key</w:t>
                              </w:r>
                              <w:r w:rsidRPr="00BA6859">
                                <w:rPr>
                                  <w:rFonts w:ascii="Calibri"/>
                                  <w:b/>
                                  <w:i/>
                                  <w:spacing w:val="-2"/>
                                </w:rPr>
                                <w:t xml:space="preserve"> </w:t>
                              </w:r>
                              <w:r w:rsidRPr="00BA6859">
                                <w:rPr>
                                  <w:rFonts w:ascii="Calibri"/>
                                  <w:b/>
                                  <w:i/>
                                </w:rPr>
                                <w:t>Words</w:t>
                              </w:r>
                              <w:r>
                                <w:rPr>
                                  <w:rFonts w:ascii="Calibri"/>
                                  <w:b/>
                                  <w:i/>
                                  <w:sz w:val="20"/>
                                </w:rPr>
                                <w:t>:</w:t>
                              </w:r>
                              <w:r>
                                <w:rPr>
                                  <w:rFonts w:ascii="Calibri"/>
                                  <w:b/>
                                  <w:i/>
                                  <w:spacing w:val="-2"/>
                                  <w:sz w:val="20"/>
                                </w:rPr>
                                <w:t xml:space="preserve"> </w:t>
                              </w:r>
                              <w:r>
                                <w:rPr>
                                  <w:rFonts w:ascii="Calibri"/>
                                  <w:b/>
                                  <w:i/>
                                  <w:spacing w:val="-2"/>
                                  <w:sz w:val="20"/>
                                  <w:lang w:val="en-US"/>
                                </w:rPr>
                                <w:t xml:space="preserve"> </w:t>
                              </w:r>
                              <w:r w:rsidRPr="00580B5A">
                                <w:t>Lake Normalization, Earthwork, Heavy Equipment Productivity</w:t>
                              </w:r>
                              <w:r w:rsidRPr="00E555A2">
                                <w:rPr>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52kcMA&#10;AADaAAAADwAAAGRycy9kb3ducmV2LnhtbESP3WrCQBSE7wt9h+UUelc3SlskukoUW4TW4O/9MXtM&#10;gtmzYXfV9O27hYKXw8x8w4ynnWnElZyvLSvo9xIQxIXVNZcK9ruPlyEIH5A1NpZJwQ95mE4eH8aY&#10;anvjDV23oRQRwj5FBVUIbSqlLyoy6Hu2JY7eyTqDIUpXSu3wFuGmkYMkeZcGa44LFbY0r6g4by8m&#10;Ur7ybHZ4zXN3nH+uvxO7yPRqr9TzU5eNQATqwj38315qBW/wdyXeAD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52kcMAAADaAAAADwAAAAAAAAAAAAAAAACYAgAAZHJzL2Rv&#10;d25yZXYueG1sUEsFBgAAAAAEAAQA9QAAAIg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GtMQA&#10;AADaAAAADwAAAGRycy9kb3ducmV2LnhtbESPT2sCMRTE7wW/Q3iCt5pVrOhqFC0IvRT8d9Dbc/Pc&#10;Xdy8bJOoWz+9EQo9DjPzG2Y6b0wlbuR8aVlBr5uAIM6sLjlXsN+t3kcgfEDWWFkmBb/kYT5rvU0x&#10;1fbOG7ptQy4ihH2KCooQ6lRKnxVk0HdtTRy9s3UGQ5Qul9rhPcJNJftJMpQGS44LBdb0WVB22V6N&#10;guV4tPxZD/j7sTkd6Xg4XT76LlGq024WExCBmvAf/mt/aQVDeF2JN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tRrTEAAAA2gAAAA8AAAAAAAAAAAAAAAAAmAIAAGRycy9k&#10;b3ducmV2LnhtbFBLBQYAAAAABAAEAPUAAACJAw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2636A656" w14:textId="2696A16D" w:rsidR="0022403C" w:rsidRDefault="0022403C">
                        <w:pPr>
                          <w:spacing w:before="40"/>
                          <w:ind w:left="7"/>
                          <w:rPr>
                            <w:rFonts w:ascii="Calibri"/>
                            <w:i/>
                            <w:sz w:val="20"/>
                          </w:rPr>
                        </w:pPr>
                        <w:r w:rsidRPr="00BA6859">
                          <w:rPr>
                            <w:rFonts w:ascii="Calibri"/>
                            <w:b/>
                            <w:i/>
                          </w:rPr>
                          <w:t>Key</w:t>
                        </w:r>
                        <w:r w:rsidRPr="00BA6859">
                          <w:rPr>
                            <w:rFonts w:ascii="Calibri"/>
                            <w:b/>
                            <w:i/>
                            <w:spacing w:val="-2"/>
                          </w:rPr>
                          <w:t xml:space="preserve"> </w:t>
                        </w:r>
                        <w:r w:rsidRPr="00BA6859">
                          <w:rPr>
                            <w:rFonts w:ascii="Calibri"/>
                            <w:b/>
                            <w:i/>
                          </w:rPr>
                          <w:t>Words</w:t>
                        </w:r>
                        <w:r>
                          <w:rPr>
                            <w:rFonts w:ascii="Calibri"/>
                            <w:b/>
                            <w:i/>
                            <w:sz w:val="20"/>
                          </w:rPr>
                          <w:t>:</w:t>
                        </w:r>
                        <w:r>
                          <w:rPr>
                            <w:rFonts w:ascii="Calibri"/>
                            <w:b/>
                            <w:i/>
                            <w:spacing w:val="-2"/>
                            <w:sz w:val="20"/>
                          </w:rPr>
                          <w:t xml:space="preserve"> </w:t>
                        </w:r>
                        <w:r>
                          <w:rPr>
                            <w:rFonts w:ascii="Calibri"/>
                            <w:b/>
                            <w:i/>
                            <w:spacing w:val="-2"/>
                            <w:sz w:val="20"/>
                            <w:lang w:val="en-US"/>
                          </w:rPr>
                          <w:t xml:space="preserve"> </w:t>
                        </w:r>
                        <w:r w:rsidRPr="00580B5A">
                          <w:t>Lake Normalization, Earthwork, Heavy Equipment Productivity</w:t>
                        </w:r>
                        <w:r w:rsidRPr="00E555A2">
                          <w:rPr>
                            <w:sz w:val="20"/>
                            <w:lang w:val="en-US"/>
                          </w:rPr>
                          <w:t>.</w:t>
                        </w:r>
                      </w:p>
                    </w:txbxContent>
                  </v:textbox>
                </v:shape>
                <w10:anchorlock/>
              </v:group>
            </w:pict>
          </mc:Fallback>
        </mc:AlternateContent>
      </w:r>
    </w:p>
    <w:p w14:paraId="2EB5F200" w14:textId="77777777" w:rsidR="00EF21F5" w:rsidRDefault="00EF21F5" w:rsidP="00E555A2">
      <w:pPr>
        <w:ind w:right="191" w:firstLine="284"/>
        <w:rPr>
          <w:b/>
        </w:rPr>
        <w:sectPr w:rsidR="00EF21F5" w:rsidSect="002F5BF1">
          <w:headerReference w:type="default" r:id="rId10"/>
          <w:footerReference w:type="default" r:id="rId11"/>
          <w:type w:val="continuous"/>
          <w:pgSz w:w="12240" w:h="15840"/>
          <w:pgMar w:top="1134" w:right="1134" w:bottom="1134" w:left="1134" w:header="720" w:footer="720" w:gutter="0"/>
          <w:cols w:space="720"/>
        </w:sectPr>
      </w:pPr>
    </w:p>
    <w:p w14:paraId="64B2A3C2" w14:textId="77777777" w:rsidR="00BA6859" w:rsidRDefault="00BA6859" w:rsidP="00EF21F5">
      <w:pPr>
        <w:ind w:right="-283" w:firstLine="284"/>
        <w:rPr>
          <w:b/>
        </w:rPr>
      </w:pPr>
    </w:p>
    <w:p w14:paraId="4106EAAA" w14:textId="11EC7B4A" w:rsidR="008F3C4F" w:rsidRPr="00026E79" w:rsidRDefault="00131789" w:rsidP="00EF21F5">
      <w:pPr>
        <w:ind w:right="-283" w:firstLine="284"/>
      </w:pPr>
      <w:r w:rsidRPr="00026E79">
        <w:rPr>
          <w:b/>
        </w:rPr>
        <w:t>PENDAHULUAN</w:t>
      </w:r>
      <w:r w:rsidRPr="00026E79">
        <w:rPr>
          <w:b/>
          <w:spacing w:val="-3"/>
        </w:rPr>
        <w:t xml:space="preserve"> </w:t>
      </w:r>
    </w:p>
    <w:p w14:paraId="7D038E9F" w14:textId="34DC37C3" w:rsidR="008F3C4F" w:rsidRPr="00630034" w:rsidRDefault="00BA6859">
      <w:pPr>
        <w:shd w:val="clear" w:color="auto" w:fill="FFFF00"/>
        <w:spacing w:line="276" w:lineRule="auto"/>
        <w:ind w:left="284" w:right="-57" w:firstLine="520"/>
        <w:jc w:val="both"/>
        <w:rPr>
          <w:lang w:val="en-US"/>
        </w:rPr>
        <w:pPrChange w:id="3" w:author="Microsoft account" w:date="2025-11-26T12:08:00Z">
          <w:pPr>
            <w:spacing w:line="276" w:lineRule="auto"/>
            <w:ind w:left="284" w:right="-57" w:firstLine="520"/>
            <w:jc w:val="both"/>
          </w:pPr>
        </w:pPrChange>
      </w:pPr>
      <w:commentRangeStart w:id="4"/>
      <w:r w:rsidRPr="00630034">
        <w:t xml:space="preserve">Danau Ulak Lia merupakan danau besar yang berada di Kelurahan Soak Baru, Kecamatan Sekayu Kabupaten Musi Banyuasin. Lokasi </w:t>
      </w:r>
      <w:commentRangeStart w:id="5"/>
      <w:r w:rsidRPr="009C796C">
        <w:rPr>
          <w:shd w:val="clear" w:color="auto" w:fill="FFFF00"/>
          <w:rPrChange w:id="6" w:author="Microsoft account" w:date="2025-11-26T12:06:00Z">
            <w:rPr/>
          </w:rPrChange>
        </w:rPr>
        <w:t>kira-kira</w:t>
      </w:r>
      <w:commentRangeEnd w:id="5"/>
      <w:r w:rsidR="009C796C">
        <w:rPr>
          <w:rStyle w:val="CommentReference"/>
        </w:rPr>
        <w:commentReference w:id="5"/>
      </w:r>
      <w:r w:rsidRPr="00630034">
        <w:t xml:space="preserve"> berjarak 2,5 km dari Kota Sekayu dengan koordinat 2°52'41.6"S - 103°48'41.3"E dan luas danau ± 15 hektar. Danau Ulak Lia berada di </w:t>
      </w:r>
      <w:r w:rsidRPr="00630034">
        <w:t xml:space="preserve">dataran rendah yang airnya berasal dari genangan air pasang. Pada waktu tertentu, danau ini dapat terlihat seperti tapal kuda. </w:t>
      </w:r>
      <w:r w:rsidRPr="00630034">
        <w:rPr>
          <w:spacing w:val="3"/>
        </w:rPr>
        <w:t>Danau Ulak Lia</w:t>
      </w:r>
      <w:r w:rsidRPr="00630034">
        <w:rPr>
          <w:noProof/>
        </w:rPr>
        <w:t xml:space="preserve"> sedang membutuhkan normalisasi dikarenakan sedimen yang berada di danau sudah melebihi kapasitas. </w:t>
      </w:r>
      <w:r w:rsidRPr="00630034">
        <w:t>Akibatnya, kedalaman danau berkurang dan ka</w:t>
      </w:r>
      <w:r w:rsidR="00630034">
        <w:t>pasitas penyimpanan air menurun.</w:t>
      </w:r>
      <w:commentRangeEnd w:id="4"/>
      <w:r w:rsidR="009C796C">
        <w:rPr>
          <w:rStyle w:val="CommentReference"/>
        </w:rPr>
        <w:commentReference w:id="4"/>
      </w:r>
    </w:p>
    <w:p w14:paraId="1511A57F" w14:textId="77777777" w:rsidR="00EF21F5" w:rsidRPr="00630034" w:rsidRDefault="00EF21F5" w:rsidP="00793675">
      <w:pPr>
        <w:spacing w:line="276" w:lineRule="auto"/>
        <w:ind w:left="200" w:right="191" w:firstLine="520"/>
        <w:jc w:val="both"/>
        <w:rPr>
          <w:lang w:val="en-ID"/>
        </w:rPr>
        <w:sectPr w:rsidR="00EF21F5" w:rsidRPr="00630034" w:rsidSect="00EF21F5">
          <w:type w:val="continuous"/>
          <w:pgSz w:w="12240" w:h="15840"/>
          <w:pgMar w:top="1134" w:right="1134" w:bottom="1134" w:left="1134" w:header="720" w:footer="720" w:gutter="0"/>
          <w:cols w:num="2" w:space="720"/>
        </w:sectPr>
      </w:pPr>
    </w:p>
    <w:p w14:paraId="6787637E" w14:textId="6126925F" w:rsidR="00B30BDF" w:rsidRPr="00630034" w:rsidRDefault="00B30BDF" w:rsidP="00793675">
      <w:pPr>
        <w:spacing w:line="276" w:lineRule="auto"/>
        <w:ind w:left="200" w:right="191" w:firstLine="520"/>
        <w:jc w:val="both"/>
        <w:rPr>
          <w:lang w:val="en-ID"/>
        </w:rPr>
      </w:pPr>
    </w:p>
    <w:p w14:paraId="50F4F66B" w14:textId="77777777" w:rsidR="00EF21F5" w:rsidRPr="00630034" w:rsidRDefault="009C796C" w:rsidP="00BA6859">
      <w:pPr>
        <w:pStyle w:val="BodyText"/>
        <w:spacing w:line="276" w:lineRule="auto"/>
        <w:ind w:right="333"/>
        <w:jc w:val="both"/>
        <w:rPr>
          <w:sz w:val="22"/>
          <w:szCs w:val="22"/>
          <w:lang w:val="en-US"/>
        </w:rPr>
        <w:sectPr w:rsidR="00EF21F5" w:rsidRPr="00630034" w:rsidSect="002F5BF1">
          <w:type w:val="continuous"/>
          <w:pgSz w:w="12240" w:h="15840"/>
          <w:pgMar w:top="1134" w:right="1134" w:bottom="1134" w:left="1134" w:header="720" w:footer="720" w:gutter="0"/>
          <w:cols w:space="720"/>
        </w:sectPr>
      </w:pPr>
      <w:r>
        <w:rPr>
          <w:rStyle w:val="CommentReference"/>
        </w:rPr>
        <w:commentReference w:id="7"/>
      </w:r>
    </w:p>
    <w:p w14:paraId="1D51FF8E" w14:textId="6952D417" w:rsidR="00BA6859" w:rsidRPr="00630034" w:rsidRDefault="00BA6859">
      <w:pPr>
        <w:shd w:val="clear" w:color="auto" w:fill="FFFF00"/>
        <w:spacing w:line="276" w:lineRule="auto"/>
        <w:ind w:firstLine="720"/>
        <w:jc w:val="both"/>
        <w:rPr>
          <w:noProof/>
        </w:rPr>
        <w:pPrChange w:id="8" w:author="Microsoft account" w:date="2025-11-26T12:10:00Z">
          <w:pPr>
            <w:spacing w:line="276" w:lineRule="auto"/>
            <w:ind w:firstLine="720"/>
            <w:jc w:val="both"/>
          </w:pPr>
        </w:pPrChange>
      </w:pPr>
      <w:commentRangeStart w:id="9"/>
      <w:commentRangeStart w:id="10"/>
      <w:r w:rsidRPr="00630034">
        <w:rPr>
          <w:noProof/>
        </w:rPr>
        <w:t xml:space="preserve">Proyek Normalisasi Danau tersebut membutuhkan adanya alat-alat berat sebagai penunjang dalam pekerjaan, terutama pada pekerjaan tanah yang meliputi pekerjaan penggalian dan timbunan </w:t>
      </w:r>
      <w:r w:rsidRPr="00630034">
        <w:t>menggunakan alat berat seperti excavator dan excavator bersama ponton.</w:t>
      </w:r>
      <w:r w:rsidRPr="00630034">
        <w:rPr>
          <w:noProof/>
        </w:rPr>
        <w:t xml:space="preserve"> Penggunaan alat berat bertujuan untuk memudahkan manusia dalam melaksanakan pekerjaan sehingga hasil yang diharapkan bisa tercapai lebih mudah dan waktu yang relatif lebih singkat.</w:t>
      </w:r>
      <w:r w:rsidRPr="00630034">
        <w:t xml:space="preserve"> Penggunaan alat berat sangatlah </w:t>
      </w:r>
      <w:r w:rsidRPr="00630034">
        <w:t xml:space="preserve">diperlukan dalam proses mempercepat </w:t>
      </w:r>
      <w:commentRangeEnd w:id="9"/>
      <w:r w:rsidR="009C796C">
        <w:rPr>
          <w:rStyle w:val="CommentReference"/>
        </w:rPr>
        <w:commentReference w:id="9"/>
      </w:r>
      <w:commentRangeStart w:id="11"/>
      <w:r w:rsidRPr="009C796C">
        <w:rPr>
          <w:shd w:val="clear" w:color="auto" w:fill="FFFF00"/>
          <w:rPrChange w:id="12" w:author="Microsoft account" w:date="2025-11-26T12:07:00Z">
            <w:rPr/>
          </w:rPrChange>
        </w:rPr>
        <w:t>pelaksanaan pekerjaan suatu proyek konstruksi sesuai dengan target yang telah ditentukan. Sebagai pengguna alat berat harus digunakan secara efisien dan  diperlukan keahlian tentang kemampuan alat, jenis-jenis alat, keterbatasan alat, serta biaya operasional alat. Produktivitas alat tergantung pada jenis atau tipe alat, metode kerja, kondisi medan kerja serta waktu yang diperlukan untuk menyelesaikan suatu pekerjaan.</w:t>
      </w:r>
      <w:r w:rsidRPr="009C796C">
        <w:rPr>
          <w:noProof/>
          <w:shd w:val="clear" w:color="auto" w:fill="FFFF00"/>
          <w:rPrChange w:id="13" w:author="Microsoft account" w:date="2025-11-26T12:07:00Z">
            <w:rPr>
              <w:noProof/>
            </w:rPr>
          </w:rPrChange>
        </w:rPr>
        <w:t xml:space="preserve"> Permasalahan yang sering dijumpai pada pelaksanaan proyek – proyek konstruksi yaitu </w:t>
      </w:r>
      <w:r w:rsidRPr="009C796C">
        <w:rPr>
          <w:noProof/>
          <w:shd w:val="clear" w:color="auto" w:fill="FFFF00"/>
          <w:rPrChange w:id="14" w:author="Microsoft account" w:date="2025-11-26T12:07:00Z">
            <w:rPr>
              <w:noProof/>
            </w:rPr>
          </w:rPrChange>
        </w:rPr>
        <w:lastRenderedPageBreak/>
        <w:t>tidak sesuainya pelaksanaan dilapangan dengan</w:t>
      </w:r>
      <w:r w:rsidRPr="00630034">
        <w:rPr>
          <w:noProof/>
        </w:rPr>
        <w:t xml:space="preserve"> </w:t>
      </w:r>
      <w:commentRangeEnd w:id="11"/>
      <w:r w:rsidR="009C796C">
        <w:rPr>
          <w:rStyle w:val="CommentReference"/>
        </w:rPr>
        <w:commentReference w:id="11"/>
      </w:r>
      <w:r w:rsidRPr="00630034">
        <w:rPr>
          <w:noProof/>
        </w:rPr>
        <w:t xml:space="preserve">jadwal yang disusun, sehingga menimbulkan suatu masalah baik menyangkut biaya dan waktu pelaksanaan proyek yang berdampak pada produktivitas alat berat. Berdasarkan masalah tersebut, maka penting sekali untuk melakukan analisa produktivitas alat berat pada proyek kontruksi, yang diharapkan dapat mengetahui besar biaya yang digunakan serta mencari alternatif alat berat yang dibutuhkan pada proyek  Normalisasi Sungai Danau Ulak Lia Kecamatan Sekayu. </w:t>
      </w:r>
    </w:p>
    <w:p w14:paraId="642AF34D" w14:textId="54C8B564" w:rsidR="00570600" w:rsidRPr="005764CE" w:rsidRDefault="00570600">
      <w:pPr>
        <w:pStyle w:val="BodyText"/>
        <w:shd w:val="clear" w:color="auto" w:fill="FFFF00"/>
        <w:spacing w:line="276" w:lineRule="auto"/>
        <w:ind w:right="-227" w:firstLine="436"/>
        <w:jc w:val="both"/>
        <w:rPr>
          <w:sz w:val="22"/>
          <w:szCs w:val="22"/>
        </w:rPr>
        <w:pPrChange w:id="15" w:author="Microsoft account" w:date="2025-11-26T12:10:00Z">
          <w:pPr>
            <w:pStyle w:val="BodyText"/>
            <w:spacing w:line="276" w:lineRule="auto"/>
            <w:ind w:right="-227" w:firstLine="436"/>
            <w:jc w:val="both"/>
          </w:pPr>
        </w:pPrChange>
      </w:pPr>
    </w:p>
    <w:p w14:paraId="609E529E" w14:textId="77777777" w:rsidR="00EF21F5" w:rsidRPr="005764CE" w:rsidRDefault="00EF21F5">
      <w:pPr>
        <w:pStyle w:val="BodyText"/>
        <w:shd w:val="clear" w:color="auto" w:fill="FFFF00"/>
        <w:spacing w:line="276" w:lineRule="auto"/>
        <w:ind w:right="333"/>
        <w:jc w:val="both"/>
        <w:rPr>
          <w:sz w:val="22"/>
          <w:szCs w:val="22"/>
        </w:rPr>
        <w:sectPr w:rsidR="00EF21F5" w:rsidRPr="005764CE" w:rsidSect="00EF21F5">
          <w:type w:val="continuous"/>
          <w:pgSz w:w="12240" w:h="15840"/>
          <w:pgMar w:top="1134" w:right="1134" w:bottom="1134" w:left="1418" w:header="720" w:footer="720" w:gutter="0"/>
          <w:cols w:num="2" w:space="720"/>
        </w:sectPr>
        <w:pPrChange w:id="16" w:author="Microsoft account" w:date="2025-11-26T12:10:00Z">
          <w:pPr>
            <w:pStyle w:val="BodyText"/>
            <w:spacing w:line="276" w:lineRule="auto"/>
            <w:ind w:right="333"/>
            <w:jc w:val="both"/>
          </w:pPr>
        </w:pPrChange>
      </w:pPr>
      <w:bookmarkStart w:id="17" w:name="_Toc137119230"/>
    </w:p>
    <w:p w14:paraId="04EB741F" w14:textId="77777777" w:rsidR="00EF21F5" w:rsidRPr="005764CE" w:rsidRDefault="00570600">
      <w:pPr>
        <w:pStyle w:val="BodyText"/>
        <w:shd w:val="clear" w:color="auto" w:fill="FFFF00"/>
        <w:spacing w:line="276" w:lineRule="auto"/>
        <w:ind w:right="333"/>
        <w:jc w:val="both"/>
        <w:rPr>
          <w:sz w:val="22"/>
          <w:szCs w:val="22"/>
        </w:rPr>
        <w:pPrChange w:id="18" w:author="Microsoft account" w:date="2025-11-26T12:10:00Z">
          <w:pPr>
            <w:pStyle w:val="BodyText"/>
            <w:spacing w:line="276" w:lineRule="auto"/>
            <w:ind w:right="333"/>
            <w:jc w:val="both"/>
          </w:pPr>
        </w:pPrChange>
      </w:pPr>
      <w:r w:rsidRPr="005764CE">
        <w:rPr>
          <w:sz w:val="22"/>
          <w:szCs w:val="22"/>
        </w:rPr>
        <w:t xml:space="preserve">    </w:t>
      </w:r>
      <w:r w:rsidR="002F2D47" w:rsidRPr="005764CE">
        <w:rPr>
          <w:sz w:val="22"/>
          <w:szCs w:val="22"/>
        </w:rPr>
        <w:t xml:space="preserve"> </w:t>
      </w:r>
    </w:p>
    <w:p w14:paraId="2CEA6609" w14:textId="026557F1" w:rsidR="00570600" w:rsidRDefault="00570600">
      <w:pPr>
        <w:pStyle w:val="BodyText"/>
        <w:shd w:val="clear" w:color="auto" w:fill="FFFF00"/>
        <w:spacing w:line="276" w:lineRule="auto"/>
        <w:ind w:right="333" w:firstLine="284"/>
        <w:jc w:val="both"/>
        <w:rPr>
          <w:b/>
          <w:bCs/>
          <w:sz w:val="22"/>
          <w:szCs w:val="22"/>
          <w:lang w:val="en-ID"/>
        </w:rPr>
        <w:pPrChange w:id="19" w:author="Microsoft account" w:date="2025-11-26T12:10:00Z">
          <w:pPr>
            <w:pStyle w:val="BodyText"/>
            <w:spacing w:line="276" w:lineRule="auto"/>
            <w:ind w:right="333" w:firstLine="284"/>
            <w:jc w:val="both"/>
          </w:pPr>
        </w:pPrChange>
      </w:pPr>
      <w:r w:rsidRPr="00570600">
        <w:rPr>
          <w:b/>
          <w:bCs/>
          <w:sz w:val="22"/>
          <w:szCs w:val="22"/>
          <w:lang w:val="en-ID"/>
        </w:rPr>
        <w:t>TINJAUAN PUSTAKA</w:t>
      </w:r>
      <w:bookmarkEnd w:id="17"/>
    </w:p>
    <w:p w14:paraId="435B4C8E" w14:textId="77777777" w:rsidR="00EF21F5" w:rsidRDefault="00EF21F5">
      <w:pPr>
        <w:pStyle w:val="BodyText"/>
        <w:shd w:val="clear" w:color="auto" w:fill="FFFF00"/>
        <w:spacing w:line="276" w:lineRule="auto"/>
        <w:ind w:left="284" w:right="333" w:firstLine="436"/>
        <w:jc w:val="both"/>
        <w:rPr>
          <w:sz w:val="22"/>
          <w:szCs w:val="22"/>
          <w:lang w:val="en-ID"/>
        </w:rPr>
        <w:sectPr w:rsidR="00EF21F5" w:rsidSect="002F5BF1">
          <w:type w:val="continuous"/>
          <w:pgSz w:w="12240" w:h="15840"/>
          <w:pgMar w:top="1134" w:right="1134" w:bottom="1134" w:left="1134" w:header="720" w:footer="720" w:gutter="0"/>
          <w:cols w:space="720"/>
        </w:sectPr>
        <w:pPrChange w:id="20" w:author="Microsoft account" w:date="2025-11-26T12:10:00Z">
          <w:pPr>
            <w:pStyle w:val="BodyText"/>
            <w:spacing w:line="276" w:lineRule="auto"/>
            <w:ind w:left="284" w:right="333" w:firstLine="436"/>
            <w:jc w:val="both"/>
          </w:pPr>
        </w:pPrChange>
      </w:pPr>
      <w:bookmarkStart w:id="21" w:name="_Toc137119232"/>
    </w:p>
    <w:p w14:paraId="75BBCD54" w14:textId="1E330385" w:rsidR="00570600" w:rsidRPr="006E4504" w:rsidRDefault="00BA6859">
      <w:pPr>
        <w:pStyle w:val="BodyText"/>
        <w:shd w:val="clear" w:color="auto" w:fill="FFFF00"/>
        <w:spacing w:line="276" w:lineRule="auto"/>
        <w:ind w:left="284" w:right="-170" w:firstLine="436"/>
        <w:jc w:val="both"/>
        <w:rPr>
          <w:sz w:val="22"/>
          <w:szCs w:val="22"/>
          <w:lang w:val="sv-SE"/>
        </w:rPr>
        <w:pPrChange w:id="22" w:author="Microsoft account" w:date="2025-11-26T12:10:00Z">
          <w:pPr>
            <w:pStyle w:val="BodyText"/>
            <w:spacing w:line="276" w:lineRule="auto"/>
            <w:ind w:left="284" w:right="-170" w:firstLine="436"/>
            <w:jc w:val="both"/>
          </w:pPr>
        </w:pPrChange>
      </w:pPr>
      <w:r w:rsidRPr="006E4504">
        <w:rPr>
          <w:bCs/>
          <w:sz w:val="22"/>
          <w:szCs w:val="22"/>
        </w:rPr>
        <w:t>Proyek normalisasi danau merupakan upaya untuk mengendalikan banjir dengan memperbaiki kondisi danau. Tujuan utamanya adalah menambah kapasitas penampungan air di danau sehingga tidak terjadi penumpukan volume air yang berlebihan. Normalisasi danau dilakukan untuk memastikan aliran air lebih lancar dan mengurangi risiko banjir.</w:t>
      </w:r>
      <w:r w:rsidR="00570600" w:rsidRPr="006E4504">
        <w:rPr>
          <w:sz w:val="22"/>
          <w:szCs w:val="22"/>
          <w:lang w:val="en-ID"/>
        </w:rPr>
        <w:t xml:space="preserve"> </w:t>
      </w:r>
      <w:r w:rsidRPr="006E4504">
        <w:rPr>
          <w:sz w:val="22"/>
          <w:szCs w:val="22"/>
        </w:rPr>
        <w:t>Pada suatu proyek, pekerjaan tanah adalah salah satu bagian yang penting. Pekerjaan tanah di sini meliputi pekerjaan galian, timbunan, pengangkutan, dan pemadatan tanah. Pada umumnya pekerjaan tanah dikerjakan dengan menggunakan alat berat. Tujuan dari penggunaan alat berat adalah untuk mempermudah manusia untuk mengerjakan pekerjaannya sehingga hasil yang diharapkan tercapai dengan lebih mudah pada waktu singkat. Manajemen alat berat sangat diperlukan, sehingga dapat melancarkan pekerjaan tersebut. Tujuan dari manajemen alat berat yang merupakan bagian dari manajemen proyek terdiri dari tiga faktor, yaitu faktor waktu, mutu, dan biaya. Dalam hal ini yang diterapkan dalam manajemen alat berat adalah mengenai pemilihan, pengaturan, dan pengendalian alat berat yang digunakan dalam suatu proyek</w:t>
      </w:r>
      <w:bookmarkEnd w:id="21"/>
      <w:r w:rsidRPr="006E4504">
        <w:rPr>
          <w:sz w:val="22"/>
          <w:szCs w:val="22"/>
          <w:lang w:val="en-ID"/>
        </w:rPr>
        <w:t>.</w:t>
      </w:r>
      <w:r w:rsidR="00570600" w:rsidRPr="006E4504">
        <w:rPr>
          <w:sz w:val="22"/>
          <w:szCs w:val="22"/>
          <w:lang w:val="sv-SE"/>
        </w:rPr>
        <w:t xml:space="preserve"> </w:t>
      </w:r>
    </w:p>
    <w:p w14:paraId="2094C1EC" w14:textId="22134D89" w:rsidR="00EF21F5" w:rsidRPr="006E4504" w:rsidRDefault="00EF21F5">
      <w:pPr>
        <w:pStyle w:val="Default"/>
        <w:shd w:val="clear" w:color="auto" w:fill="FFFF00"/>
        <w:spacing w:line="276" w:lineRule="auto"/>
        <w:outlineLvl w:val="0"/>
        <w:rPr>
          <w:sz w:val="22"/>
          <w:szCs w:val="22"/>
          <w:lang w:val="en-US"/>
        </w:rPr>
        <w:sectPr w:rsidR="00EF21F5" w:rsidRPr="006E4504" w:rsidSect="00EF21F5">
          <w:type w:val="continuous"/>
          <w:pgSz w:w="12240" w:h="15840"/>
          <w:pgMar w:top="1134" w:right="1134" w:bottom="1134" w:left="1134" w:header="720" w:footer="720" w:gutter="0"/>
          <w:cols w:num="2" w:space="518"/>
        </w:sectPr>
        <w:pPrChange w:id="23" w:author="Microsoft account" w:date="2025-11-26T12:10:00Z">
          <w:pPr>
            <w:pStyle w:val="Default"/>
            <w:spacing w:line="276" w:lineRule="auto"/>
            <w:outlineLvl w:val="0"/>
          </w:pPr>
        </w:pPrChange>
      </w:pPr>
      <w:bookmarkStart w:id="24" w:name="_Toc137119244"/>
    </w:p>
    <w:p w14:paraId="7249D73B" w14:textId="77777777" w:rsidR="00EF21F5" w:rsidRPr="006E4504" w:rsidRDefault="00EF21F5">
      <w:pPr>
        <w:shd w:val="clear" w:color="auto" w:fill="FFFF00"/>
        <w:pPrChange w:id="25" w:author="Microsoft account" w:date="2025-11-26T12:10:00Z">
          <w:pPr/>
        </w:pPrChange>
      </w:pPr>
      <w:bookmarkStart w:id="26" w:name="_Toc137119247"/>
      <w:bookmarkEnd w:id="24"/>
    </w:p>
    <w:p w14:paraId="526613C5" w14:textId="77777777" w:rsidR="006E4504" w:rsidRPr="006E4504" w:rsidRDefault="006E4504">
      <w:pPr>
        <w:shd w:val="clear" w:color="auto" w:fill="FFFF00"/>
        <w:pPrChange w:id="27" w:author="Microsoft account" w:date="2025-11-26T12:10:00Z">
          <w:pPr/>
        </w:pPrChange>
      </w:pPr>
    </w:p>
    <w:p w14:paraId="263696C7" w14:textId="15D2DDE2" w:rsidR="00EF21F5" w:rsidRPr="006E4504" w:rsidRDefault="00EF21F5">
      <w:pPr>
        <w:shd w:val="clear" w:color="auto" w:fill="FFFF00"/>
        <w:sectPr w:rsidR="00EF21F5" w:rsidRPr="006E4504" w:rsidSect="002F5BF1">
          <w:type w:val="continuous"/>
          <w:pgSz w:w="12240" w:h="15840"/>
          <w:pgMar w:top="1134" w:right="1134" w:bottom="1134" w:left="1134" w:header="720" w:footer="720" w:gutter="0"/>
          <w:cols w:space="720"/>
        </w:sectPr>
        <w:pPrChange w:id="28" w:author="Microsoft account" w:date="2025-11-26T12:10:00Z">
          <w:pPr/>
        </w:pPrChange>
      </w:pPr>
    </w:p>
    <w:p w14:paraId="4FD59167" w14:textId="12E4E283" w:rsidR="00C3799D" w:rsidRPr="00623374" w:rsidRDefault="006E4504">
      <w:pPr>
        <w:shd w:val="clear" w:color="auto" w:fill="FFFF00"/>
        <w:ind w:left="284" w:firstLine="283"/>
        <w:jc w:val="both"/>
        <w:pPrChange w:id="29" w:author="Microsoft account" w:date="2025-11-26T12:10:00Z">
          <w:pPr>
            <w:ind w:left="284" w:firstLine="283"/>
            <w:jc w:val="both"/>
          </w:pPr>
        </w:pPrChange>
      </w:pPr>
      <w:r w:rsidRPr="00623374">
        <w:t>Alat berat adalah peralatan mesin berukuran besar yang didesain untuk melaksanakan fungsi konstruksi seperti pengerjaan tanah, konstruksi jalan, konstruksi bangunan, perkebunan, dan pertambangan. Alat berat merupakan faktor penting dalam pelaksaan proyek terutama proyek besar yang tujuannya untuk memudahkan manusia dalam menyelesaikan pekerjaanya sehingga hasil yang diharapkan dapat tercapai dengan lebih mudah pada waktu yang relative lebih singkat dan diharapkan hasilnya lebih baik (Rostiyanti, 2002).</w:t>
      </w:r>
      <w:bookmarkEnd w:id="26"/>
      <w:r w:rsidRPr="00623374">
        <w:t xml:space="preserve"> Excavator, juga dikenal sebagai mesin pengeruk, adalah alat berat yang terdiri dari batang, tongkat, keranjang, dan bucket (bagian yang berputar) yang digunakan untuk penggalian (ekskavasi). Excavator memiliki kemampuan untuk menangani banyak pekerjaan di berbagai sektor, mulai dari konstruksi, pertambangan, normalisasi danau, hingga perkebunan. Excavator memiliki berbagai ukuran dan kapasitas, mulai dari </w:t>
      </w:r>
      <w:r w:rsidRPr="00623374">
        <w:rPr>
          <w:i/>
        </w:rPr>
        <w:t>mini excavator</w:t>
      </w:r>
      <w:r w:rsidRPr="00623374">
        <w:t xml:space="preserve"> yang dapat digunakan dalam pekerjaan kecil hingga </w:t>
      </w:r>
      <w:r w:rsidRPr="00623374">
        <w:rPr>
          <w:i/>
        </w:rPr>
        <w:t>large excavator</w:t>
      </w:r>
      <w:r w:rsidRPr="00623374">
        <w:t xml:space="preserve"> yang dapat digunakan dalam proyek besar. Excavator juga dapat digunakan untuk memindahkan material dan juga dapat digunakan sebagai alat pemotong kayu tergantung dari </w:t>
      </w:r>
      <w:r w:rsidRPr="00623374">
        <w:rPr>
          <w:i/>
        </w:rPr>
        <w:t>Attachment</w:t>
      </w:r>
      <w:r w:rsidRPr="00623374">
        <w:t xml:space="preserve"> nya (</w:t>
      </w:r>
      <w:r>
        <w:fldChar w:fldCharType="begin"/>
      </w:r>
      <w:r>
        <w:instrText>HYPERLINK "http://eprints.polsri.ac.id/9951/3/File%20%28%20III%20%29%20Bab%20II.pdf" \t "_blank"</w:instrText>
      </w:r>
      <w:r>
        <w:fldChar w:fldCharType="separate"/>
      </w:r>
      <w:r w:rsidRPr="00623374">
        <w:rPr>
          <w:rStyle w:val="Hyperlink"/>
          <w:color w:val="auto"/>
        </w:rPr>
        <w:t>Lydianingtias, 2018)</w:t>
      </w:r>
      <w:r>
        <w:fldChar w:fldCharType="end"/>
      </w:r>
    </w:p>
    <w:p w14:paraId="17430F63" w14:textId="0366E5C8" w:rsidR="00EF21F5" w:rsidRPr="006E4504" w:rsidRDefault="006E4504">
      <w:pPr>
        <w:shd w:val="clear" w:color="auto" w:fill="FFFF00"/>
        <w:spacing w:line="276" w:lineRule="auto"/>
        <w:ind w:left="284" w:firstLine="283"/>
        <w:jc w:val="both"/>
        <w:pPrChange w:id="30" w:author="Microsoft account" w:date="2025-11-26T12:10:00Z">
          <w:pPr>
            <w:spacing w:line="276" w:lineRule="auto"/>
            <w:ind w:left="284" w:firstLine="283"/>
            <w:jc w:val="both"/>
          </w:pPr>
        </w:pPrChange>
      </w:pPr>
      <w:r w:rsidRPr="006E4504">
        <w:t>Dalam menetukan produktivitas dari peralatan mekanis maka perlu diketahui faktor-faktor yang mempengarui kegiatan produktivitas dari peralatan tersebut. Terdapat beberapa faktor yang mempengarui produktivitas dari peralatan mekanis antara lain kapasitas bucket, faktor pengisian bucket, pola penggalian dan pemuatan, waktu edar (</w:t>
      </w:r>
      <w:r w:rsidRPr="006E4504">
        <w:rPr>
          <w:i/>
        </w:rPr>
        <w:t>cycle time</w:t>
      </w:r>
      <w:r w:rsidRPr="006E4504">
        <w:t>), efisiensi kerja dan keserasian kerja alat (</w:t>
      </w:r>
      <w:r w:rsidRPr="006E4504">
        <w:rPr>
          <w:i/>
        </w:rPr>
        <w:t>match factor</w:t>
      </w:r>
      <w:r w:rsidRPr="006E4504">
        <w:t>) (Indonesianto, 2005).</w:t>
      </w:r>
      <w:commentRangeEnd w:id="10"/>
      <w:r w:rsidR="009C796C">
        <w:rPr>
          <w:rStyle w:val="CommentReference"/>
        </w:rPr>
        <w:commentReference w:id="10"/>
      </w:r>
    </w:p>
    <w:p w14:paraId="557AC165"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31" w:name="_Toc162171093"/>
      <w:commentRangeStart w:id="32"/>
      <w:r w:rsidRPr="006E4504">
        <w:rPr>
          <w:sz w:val="22"/>
          <w:szCs w:val="22"/>
        </w:rPr>
        <w:t>Kapasitas Bucket</w:t>
      </w:r>
      <w:bookmarkEnd w:id="31"/>
      <w:commentRangeEnd w:id="32"/>
      <w:r w:rsidR="0022403C">
        <w:rPr>
          <w:rStyle w:val="CommentReference"/>
          <w:b w:val="0"/>
          <w:bCs w:val="0"/>
          <w:lang w:val="id" w:eastAsia="en-US"/>
        </w:rPr>
        <w:commentReference w:id="32"/>
      </w:r>
    </w:p>
    <w:p w14:paraId="059A408F" w14:textId="615A11E3" w:rsidR="006E4504" w:rsidRPr="006E4504" w:rsidRDefault="006E4504">
      <w:pPr>
        <w:shd w:val="clear" w:color="auto" w:fill="FFFF00"/>
        <w:spacing w:line="276" w:lineRule="auto"/>
        <w:ind w:firstLine="360"/>
        <w:jc w:val="both"/>
        <w:pPrChange w:id="33" w:author="Microsoft account" w:date="2025-11-26T12:39:00Z">
          <w:pPr>
            <w:spacing w:line="276" w:lineRule="auto"/>
            <w:ind w:firstLine="360"/>
            <w:jc w:val="both"/>
          </w:pPr>
        </w:pPrChange>
      </w:pPr>
      <w:r w:rsidRPr="006E4504">
        <w:t xml:space="preserve">Pada alat muat adalah faktor utama yang mempengaruhi produksi alat muat. Semakin besar kapasitas bucket, maka akan semakin besar produksi alat tersebut (F. Saputra 2018). </w:t>
      </w:r>
      <w:commentRangeStart w:id="34"/>
      <w:r w:rsidRPr="006E4504">
        <w:t>Fill factor</w:t>
      </w:r>
      <w:commentRangeEnd w:id="34"/>
      <w:r w:rsidR="0022403C">
        <w:rPr>
          <w:rStyle w:val="CommentReference"/>
        </w:rPr>
        <w:commentReference w:id="34"/>
      </w:r>
      <w:r w:rsidRPr="006E4504">
        <w:t xml:space="preserve"> adalah faktor pengisian bucket yang berpengaruh pada pemenuhan kapasitas bucket (R. Anisari, 2016).</w:t>
      </w:r>
    </w:p>
    <w:p w14:paraId="03B1032D"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35" w:name="_Toc162171094"/>
      <w:r w:rsidRPr="006E4504">
        <w:rPr>
          <w:sz w:val="22"/>
          <w:szCs w:val="22"/>
        </w:rPr>
        <w:t>Faktor Pengisian Bucket</w:t>
      </w:r>
      <w:bookmarkEnd w:id="35"/>
    </w:p>
    <w:p w14:paraId="75CC9706" w14:textId="23600CE7" w:rsidR="00C469D9" w:rsidRPr="00C469D9" w:rsidRDefault="006E4504" w:rsidP="00C469D9">
      <w:pPr>
        <w:spacing w:line="276" w:lineRule="auto"/>
        <w:ind w:firstLine="360"/>
        <w:jc w:val="both"/>
      </w:pPr>
      <w:commentRangeStart w:id="36"/>
      <w:r w:rsidRPr="009C796C">
        <w:rPr>
          <w:shd w:val="clear" w:color="auto" w:fill="FFFF00"/>
          <w:rPrChange w:id="37" w:author="Microsoft account" w:date="2025-11-26T12:11:00Z">
            <w:rPr/>
          </w:rPrChange>
        </w:rPr>
        <w:t>Menurut Ilahi (2014),</w:t>
      </w:r>
      <w:r w:rsidRPr="006E4504">
        <w:t xml:space="preserve"> faktor pengisian bucket adalah persentase volume nyata yang dapat dimuat bucket excavator untuk diisikan kedalam vessel dump truck dibandingkan kapasitas teoritisnya.</w:t>
      </w:r>
      <w:commentRangeEnd w:id="36"/>
      <w:r w:rsidR="009C796C">
        <w:rPr>
          <w:rStyle w:val="CommentReference"/>
        </w:rPr>
        <w:commentReference w:id="36"/>
      </w:r>
      <w:r w:rsidR="00C469D9">
        <w:br/>
      </w:r>
    </w:p>
    <w:p w14:paraId="51DCF59E" w14:textId="181842EF" w:rsidR="00C469D9" w:rsidRPr="00C469D9" w:rsidRDefault="00C469D9" w:rsidP="00EA7C19">
      <w:pPr>
        <w:pStyle w:val="Caption"/>
        <w:shd w:val="clear" w:color="auto" w:fill="FFFF00"/>
        <w:rPr>
          <w:rFonts w:ascii="Times New Roman" w:hAnsi="Times New Roman" w:cs="Times New Roman"/>
          <w:b w:val="0"/>
          <w:color w:val="auto"/>
          <w:sz w:val="4"/>
          <w:szCs w:val="20"/>
        </w:rPr>
      </w:pPr>
      <w:r w:rsidRPr="004C7CEF">
        <w:rPr>
          <w:rFonts w:ascii="Times New Roman" w:hAnsi="Times New Roman" w:cs="Times New Roman"/>
          <w:b w:val="0"/>
          <w:color w:val="auto"/>
          <w:sz w:val="20"/>
          <w:szCs w:val="20"/>
        </w:rPr>
        <w:t xml:space="preserve">Tabel 2. </w:t>
      </w:r>
      <w:r w:rsidRPr="004C7CEF">
        <w:rPr>
          <w:rFonts w:ascii="Times New Roman" w:hAnsi="Times New Roman" w:cs="Times New Roman"/>
          <w:b w:val="0"/>
          <w:color w:val="auto"/>
          <w:sz w:val="20"/>
          <w:szCs w:val="20"/>
        </w:rPr>
        <w:fldChar w:fldCharType="begin"/>
      </w:r>
      <w:r w:rsidRPr="004C7CEF">
        <w:rPr>
          <w:rFonts w:ascii="Times New Roman" w:hAnsi="Times New Roman" w:cs="Times New Roman"/>
          <w:b w:val="0"/>
          <w:color w:val="auto"/>
          <w:sz w:val="20"/>
          <w:szCs w:val="20"/>
        </w:rPr>
        <w:instrText xml:space="preserve"> SEQ Tabel_2. \* ARABIC </w:instrText>
      </w:r>
      <w:r w:rsidRPr="004C7CEF">
        <w:rPr>
          <w:rFonts w:ascii="Times New Roman" w:hAnsi="Times New Roman" w:cs="Times New Roman"/>
          <w:b w:val="0"/>
          <w:color w:val="auto"/>
          <w:sz w:val="20"/>
          <w:szCs w:val="20"/>
        </w:rPr>
        <w:fldChar w:fldCharType="separate"/>
      </w:r>
      <w:r w:rsidR="00EA7C19">
        <w:rPr>
          <w:rFonts w:ascii="Times New Roman" w:hAnsi="Times New Roman" w:cs="Times New Roman"/>
          <w:b w:val="0"/>
          <w:noProof/>
          <w:color w:val="auto"/>
          <w:sz w:val="20"/>
          <w:szCs w:val="20"/>
        </w:rPr>
        <w:t>1</w:t>
      </w:r>
      <w:r w:rsidRPr="004C7CEF">
        <w:rPr>
          <w:rFonts w:ascii="Times New Roman" w:hAnsi="Times New Roman" w:cs="Times New Roman"/>
          <w:b w:val="0"/>
          <w:noProof/>
          <w:color w:val="auto"/>
          <w:sz w:val="20"/>
          <w:szCs w:val="20"/>
        </w:rPr>
        <w:fldChar w:fldCharType="end"/>
      </w:r>
      <w:r w:rsidRPr="004C7CEF">
        <w:rPr>
          <w:rFonts w:ascii="Times New Roman" w:hAnsi="Times New Roman" w:cs="Times New Roman"/>
          <w:b w:val="0"/>
          <w:color w:val="auto"/>
          <w:sz w:val="20"/>
          <w:szCs w:val="20"/>
        </w:rPr>
        <w:t xml:space="preserve"> </w:t>
      </w:r>
      <w:commentRangeStart w:id="38"/>
      <w:r w:rsidRPr="004C7CEF">
        <w:rPr>
          <w:rFonts w:ascii="Times New Roman" w:hAnsi="Times New Roman" w:cs="Times New Roman"/>
          <w:b w:val="0"/>
          <w:color w:val="auto"/>
          <w:sz w:val="20"/>
          <w:szCs w:val="20"/>
        </w:rPr>
        <w:t>Faktor Pengisian Bucket (Fb)</w:t>
      </w:r>
      <w:commentRangeEnd w:id="38"/>
      <w:r w:rsidR="009C796C">
        <w:rPr>
          <w:rStyle w:val="CommentReference"/>
          <w:rFonts w:ascii="Times New Roman" w:eastAsia="Times New Roman" w:hAnsi="Times New Roman" w:cs="Times New Roman"/>
          <w:b w:val="0"/>
          <w:bCs w:val="0"/>
          <w:color w:val="auto"/>
          <w:lang w:val="id"/>
        </w:rPr>
        <w:commentReference w:id="38"/>
      </w:r>
    </w:p>
    <w:p w14:paraId="2F17C7B6" w14:textId="77777777" w:rsidR="006E4504" w:rsidRPr="00C469D9" w:rsidRDefault="006E4504" w:rsidP="00C469D9">
      <w:pPr>
        <w:spacing w:line="276" w:lineRule="auto"/>
        <w:jc w:val="both"/>
        <w:rPr>
          <w:sz w:val="4"/>
        </w:rPr>
      </w:pPr>
    </w:p>
    <w:tbl>
      <w:tblPr>
        <w:tblStyle w:val="TableGrid"/>
        <w:tblpPr w:leftFromText="180" w:rightFromText="180" w:vertAnchor="text" w:horzAnchor="margin" w:tblpY="-44"/>
        <w:tblW w:w="4503" w:type="dxa"/>
        <w:tblLook w:val="04A0" w:firstRow="1" w:lastRow="0" w:firstColumn="1" w:lastColumn="0" w:noHBand="0" w:noVBand="1"/>
      </w:tblPr>
      <w:tblGrid>
        <w:gridCol w:w="1101"/>
        <w:gridCol w:w="1701"/>
        <w:gridCol w:w="1701"/>
      </w:tblGrid>
      <w:tr w:rsidR="00C469D9" w:rsidRPr="004C7CEF" w14:paraId="48D05AC1" w14:textId="77777777" w:rsidTr="00C469D9">
        <w:trPr>
          <w:trHeight w:val="340"/>
        </w:trPr>
        <w:tc>
          <w:tcPr>
            <w:tcW w:w="1101" w:type="dxa"/>
          </w:tcPr>
          <w:p w14:paraId="52A30D00" w14:textId="77777777" w:rsidR="00C469D9" w:rsidRPr="00C469D9" w:rsidRDefault="00C469D9" w:rsidP="00C469D9">
            <w:pPr>
              <w:spacing w:line="360" w:lineRule="auto"/>
              <w:jc w:val="center"/>
              <w:rPr>
                <w:sz w:val="18"/>
                <w:szCs w:val="20"/>
              </w:rPr>
            </w:pPr>
            <w:bookmarkStart w:id="39" w:name="_Toc152957908"/>
            <w:r w:rsidRPr="00C469D9">
              <w:rPr>
                <w:sz w:val="18"/>
                <w:szCs w:val="20"/>
              </w:rPr>
              <w:t>Kondisi</w:t>
            </w:r>
          </w:p>
        </w:tc>
        <w:tc>
          <w:tcPr>
            <w:tcW w:w="1701" w:type="dxa"/>
          </w:tcPr>
          <w:p w14:paraId="5436A8B8" w14:textId="77777777" w:rsidR="00C469D9" w:rsidRPr="00C469D9" w:rsidRDefault="00C469D9" w:rsidP="00C469D9">
            <w:pPr>
              <w:spacing w:line="360" w:lineRule="auto"/>
              <w:jc w:val="center"/>
              <w:rPr>
                <w:sz w:val="18"/>
                <w:szCs w:val="20"/>
              </w:rPr>
            </w:pPr>
            <w:r w:rsidRPr="00C469D9">
              <w:rPr>
                <w:sz w:val="18"/>
                <w:szCs w:val="20"/>
              </w:rPr>
              <w:t>Material</w:t>
            </w:r>
          </w:p>
        </w:tc>
        <w:tc>
          <w:tcPr>
            <w:tcW w:w="1701" w:type="dxa"/>
          </w:tcPr>
          <w:p w14:paraId="4FF36E03" w14:textId="77777777" w:rsidR="00C469D9" w:rsidRPr="00C469D9" w:rsidRDefault="00C469D9" w:rsidP="00C469D9">
            <w:pPr>
              <w:spacing w:line="360" w:lineRule="auto"/>
              <w:jc w:val="center"/>
              <w:rPr>
                <w:sz w:val="18"/>
                <w:szCs w:val="20"/>
              </w:rPr>
            </w:pPr>
            <w:r w:rsidRPr="00C469D9">
              <w:rPr>
                <w:sz w:val="18"/>
                <w:szCs w:val="20"/>
              </w:rPr>
              <w:t>Faktor Pengisian Bucket</w:t>
            </w:r>
          </w:p>
        </w:tc>
      </w:tr>
      <w:tr w:rsidR="00C469D9" w:rsidRPr="004C7CEF" w14:paraId="3DD71C37" w14:textId="77777777" w:rsidTr="00C469D9">
        <w:tc>
          <w:tcPr>
            <w:tcW w:w="1101" w:type="dxa"/>
          </w:tcPr>
          <w:p w14:paraId="7C368D01" w14:textId="77777777" w:rsidR="00C469D9" w:rsidRPr="00C469D9" w:rsidRDefault="00C469D9" w:rsidP="00C469D9">
            <w:pPr>
              <w:spacing w:line="360" w:lineRule="auto"/>
              <w:rPr>
                <w:sz w:val="18"/>
                <w:szCs w:val="20"/>
              </w:rPr>
            </w:pPr>
            <w:r w:rsidRPr="00C469D9">
              <w:rPr>
                <w:sz w:val="18"/>
                <w:szCs w:val="20"/>
              </w:rPr>
              <w:t>Mudah</w:t>
            </w:r>
          </w:p>
        </w:tc>
        <w:tc>
          <w:tcPr>
            <w:tcW w:w="1701" w:type="dxa"/>
          </w:tcPr>
          <w:p w14:paraId="53CC58F9" w14:textId="77777777" w:rsidR="00C469D9" w:rsidRPr="00C469D9" w:rsidRDefault="00C469D9" w:rsidP="00C469D9">
            <w:pPr>
              <w:spacing w:line="360" w:lineRule="auto"/>
              <w:rPr>
                <w:sz w:val="18"/>
                <w:szCs w:val="20"/>
              </w:rPr>
            </w:pPr>
            <w:r w:rsidRPr="00C469D9">
              <w:rPr>
                <w:sz w:val="18"/>
                <w:szCs w:val="20"/>
              </w:rPr>
              <w:t>Tanah biasa, lempung, tanah lembut</w:t>
            </w:r>
          </w:p>
        </w:tc>
        <w:tc>
          <w:tcPr>
            <w:tcW w:w="1701" w:type="dxa"/>
          </w:tcPr>
          <w:p w14:paraId="617E1ACD" w14:textId="77777777" w:rsidR="00C469D9" w:rsidRPr="00C469D9" w:rsidRDefault="00C469D9" w:rsidP="00C469D9">
            <w:pPr>
              <w:spacing w:line="360" w:lineRule="auto"/>
              <w:jc w:val="center"/>
              <w:rPr>
                <w:sz w:val="18"/>
                <w:szCs w:val="20"/>
              </w:rPr>
            </w:pPr>
            <w:r w:rsidRPr="00C469D9">
              <w:rPr>
                <w:sz w:val="18"/>
                <w:szCs w:val="20"/>
              </w:rPr>
              <w:t>1,10 – 1,20</w:t>
            </w:r>
          </w:p>
        </w:tc>
      </w:tr>
      <w:tr w:rsidR="00C469D9" w:rsidRPr="004C7CEF" w14:paraId="1407711C" w14:textId="77777777" w:rsidTr="00C469D9">
        <w:tc>
          <w:tcPr>
            <w:tcW w:w="1101" w:type="dxa"/>
          </w:tcPr>
          <w:p w14:paraId="0062397C" w14:textId="77777777" w:rsidR="00C469D9" w:rsidRPr="00C469D9" w:rsidRDefault="00C469D9" w:rsidP="00C469D9">
            <w:pPr>
              <w:spacing w:line="360" w:lineRule="auto"/>
              <w:rPr>
                <w:sz w:val="18"/>
                <w:szCs w:val="20"/>
              </w:rPr>
            </w:pPr>
            <w:r w:rsidRPr="00C469D9">
              <w:rPr>
                <w:sz w:val="18"/>
                <w:szCs w:val="20"/>
              </w:rPr>
              <w:t xml:space="preserve">Sedang </w:t>
            </w:r>
          </w:p>
        </w:tc>
        <w:tc>
          <w:tcPr>
            <w:tcW w:w="1701" w:type="dxa"/>
          </w:tcPr>
          <w:p w14:paraId="5343F2CF" w14:textId="77777777" w:rsidR="00C469D9" w:rsidRPr="00C469D9" w:rsidRDefault="00C469D9" w:rsidP="00C469D9">
            <w:pPr>
              <w:spacing w:line="360" w:lineRule="auto"/>
              <w:rPr>
                <w:sz w:val="18"/>
                <w:szCs w:val="20"/>
              </w:rPr>
            </w:pPr>
            <w:r w:rsidRPr="00C469D9">
              <w:rPr>
                <w:sz w:val="18"/>
                <w:szCs w:val="20"/>
              </w:rPr>
              <w:t>Tanah biasa berpasir, kering</w:t>
            </w:r>
          </w:p>
        </w:tc>
        <w:tc>
          <w:tcPr>
            <w:tcW w:w="1701" w:type="dxa"/>
          </w:tcPr>
          <w:p w14:paraId="70C6C1D8" w14:textId="77777777" w:rsidR="00C469D9" w:rsidRPr="00C469D9" w:rsidRDefault="00C469D9" w:rsidP="00C469D9">
            <w:pPr>
              <w:spacing w:line="360" w:lineRule="auto"/>
              <w:jc w:val="center"/>
              <w:rPr>
                <w:sz w:val="18"/>
                <w:szCs w:val="20"/>
              </w:rPr>
            </w:pPr>
            <w:r w:rsidRPr="00C469D9">
              <w:rPr>
                <w:sz w:val="18"/>
                <w:szCs w:val="20"/>
              </w:rPr>
              <w:t>1,00 – 1,10</w:t>
            </w:r>
          </w:p>
        </w:tc>
      </w:tr>
      <w:tr w:rsidR="00C469D9" w:rsidRPr="004C7CEF" w14:paraId="48BA3B50" w14:textId="77777777" w:rsidTr="00C469D9">
        <w:tc>
          <w:tcPr>
            <w:tcW w:w="1101" w:type="dxa"/>
          </w:tcPr>
          <w:p w14:paraId="7C8AF98A" w14:textId="77777777" w:rsidR="00C469D9" w:rsidRPr="00C469D9" w:rsidRDefault="00C469D9" w:rsidP="00C469D9">
            <w:pPr>
              <w:spacing w:line="360" w:lineRule="auto"/>
              <w:rPr>
                <w:sz w:val="18"/>
                <w:szCs w:val="20"/>
              </w:rPr>
            </w:pPr>
            <w:r w:rsidRPr="00C469D9">
              <w:rPr>
                <w:sz w:val="18"/>
                <w:szCs w:val="20"/>
              </w:rPr>
              <w:t xml:space="preserve">Agak Sulit </w:t>
            </w:r>
          </w:p>
        </w:tc>
        <w:tc>
          <w:tcPr>
            <w:tcW w:w="1701" w:type="dxa"/>
          </w:tcPr>
          <w:p w14:paraId="7A941013" w14:textId="77777777" w:rsidR="00C469D9" w:rsidRPr="00C469D9" w:rsidRDefault="00C469D9" w:rsidP="00C469D9">
            <w:pPr>
              <w:spacing w:line="360" w:lineRule="auto"/>
              <w:rPr>
                <w:sz w:val="18"/>
                <w:szCs w:val="20"/>
              </w:rPr>
            </w:pPr>
            <w:r w:rsidRPr="00C469D9">
              <w:rPr>
                <w:sz w:val="18"/>
                <w:szCs w:val="20"/>
              </w:rPr>
              <w:t>Tanah biasa berbatu</w:t>
            </w:r>
          </w:p>
        </w:tc>
        <w:tc>
          <w:tcPr>
            <w:tcW w:w="1701" w:type="dxa"/>
          </w:tcPr>
          <w:p w14:paraId="1D39AD4E" w14:textId="77777777" w:rsidR="00C469D9" w:rsidRPr="00C469D9" w:rsidRDefault="00C469D9" w:rsidP="00C469D9">
            <w:pPr>
              <w:spacing w:line="360" w:lineRule="auto"/>
              <w:jc w:val="center"/>
              <w:rPr>
                <w:sz w:val="18"/>
                <w:szCs w:val="20"/>
              </w:rPr>
            </w:pPr>
            <w:r w:rsidRPr="00C469D9">
              <w:rPr>
                <w:sz w:val="18"/>
                <w:szCs w:val="20"/>
              </w:rPr>
              <w:t>0,90 – 1,00</w:t>
            </w:r>
          </w:p>
        </w:tc>
      </w:tr>
      <w:tr w:rsidR="00C469D9" w:rsidRPr="004C7CEF" w14:paraId="6C46D121" w14:textId="77777777" w:rsidTr="00C469D9">
        <w:tc>
          <w:tcPr>
            <w:tcW w:w="1101" w:type="dxa"/>
            <w:shd w:val="clear" w:color="auto" w:fill="FFFFFF" w:themeFill="background1"/>
          </w:tcPr>
          <w:p w14:paraId="2B824BD3" w14:textId="77777777" w:rsidR="00C469D9" w:rsidRPr="00C469D9" w:rsidRDefault="00C469D9" w:rsidP="00C469D9">
            <w:pPr>
              <w:spacing w:line="360" w:lineRule="auto"/>
              <w:rPr>
                <w:sz w:val="18"/>
                <w:szCs w:val="20"/>
              </w:rPr>
            </w:pPr>
            <w:r w:rsidRPr="00C469D9">
              <w:rPr>
                <w:sz w:val="18"/>
                <w:szCs w:val="20"/>
              </w:rPr>
              <w:t>Sulit</w:t>
            </w:r>
          </w:p>
        </w:tc>
        <w:tc>
          <w:tcPr>
            <w:tcW w:w="1701" w:type="dxa"/>
            <w:shd w:val="clear" w:color="auto" w:fill="FFFFFF" w:themeFill="background1"/>
          </w:tcPr>
          <w:p w14:paraId="40A39660" w14:textId="77777777" w:rsidR="00C469D9" w:rsidRPr="00C469D9" w:rsidRDefault="00C469D9" w:rsidP="00C469D9">
            <w:pPr>
              <w:spacing w:line="360" w:lineRule="auto"/>
              <w:rPr>
                <w:sz w:val="18"/>
                <w:szCs w:val="20"/>
              </w:rPr>
            </w:pPr>
            <w:r w:rsidRPr="00C469D9">
              <w:rPr>
                <w:sz w:val="18"/>
                <w:szCs w:val="20"/>
              </w:rPr>
              <w:t>Batu pecah hasil</w:t>
            </w:r>
          </w:p>
        </w:tc>
        <w:tc>
          <w:tcPr>
            <w:tcW w:w="1701" w:type="dxa"/>
            <w:shd w:val="clear" w:color="auto" w:fill="FFFFFF" w:themeFill="background1"/>
          </w:tcPr>
          <w:p w14:paraId="5ECCA79B" w14:textId="77777777" w:rsidR="00C469D9" w:rsidRPr="00C469D9" w:rsidRDefault="00C469D9" w:rsidP="00C469D9">
            <w:pPr>
              <w:spacing w:line="360" w:lineRule="auto"/>
              <w:jc w:val="center"/>
              <w:rPr>
                <w:sz w:val="18"/>
                <w:szCs w:val="20"/>
              </w:rPr>
            </w:pPr>
            <w:r w:rsidRPr="00C469D9">
              <w:rPr>
                <w:sz w:val="18"/>
                <w:szCs w:val="20"/>
              </w:rPr>
              <w:t>0,80 – 0,90</w:t>
            </w:r>
          </w:p>
        </w:tc>
      </w:tr>
    </w:tbl>
    <w:bookmarkEnd w:id="39"/>
    <w:p w14:paraId="068CD98C" w14:textId="3F2016D5" w:rsidR="00C469D9" w:rsidRPr="009C796C" w:rsidRDefault="00C469D9" w:rsidP="00C469D9">
      <w:pPr>
        <w:spacing w:line="360" w:lineRule="auto"/>
        <w:jc w:val="both"/>
        <w:rPr>
          <w:sz w:val="20"/>
          <w:szCs w:val="20"/>
          <w:shd w:val="clear" w:color="auto" w:fill="FFFF00"/>
          <w:rPrChange w:id="40" w:author="Microsoft account" w:date="2025-11-26T12:13:00Z">
            <w:rPr>
              <w:sz w:val="20"/>
              <w:szCs w:val="20"/>
            </w:rPr>
          </w:rPrChange>
        </w:rPr>
      </w:pPr>
      <w:commentRangeStart w:id="41"/>
      <w:r w:rsidRPr="009C796C">
        <w:rPr>
          <w:i/>
          <w:sz w:val="20"/>
          <w:szCs w:val="20"/>
          <w:shd w:val="clear" w:color="auto" w:fill="FFFF00"/>
          <w:rPrChange w:id="42" w:author="Microsoft account" w:date="2025-11-26T12:13:00Z">
            <w:rPr>
              <w:i/>
              <w:sz w:val="20"/>
              <w:szCs w:val="20"/>
            </w:rPr>
          </w:rPrChange>
        </w:rPr>
        <w:t xml:space="preserve"> </w:t>
      </w:r>
      <w:r w:rsidRPr="009C796C">
        <w:rPr>
          <w:sz w:val="20"/>
          <w:szCs w:val="20"/>
          <w:shd w:val="clear" w:color="auto" w:fill="FFFF00"/>
          <w:rPrChange w:id="43" w:author="Microsoft account" w:date="2025-11-26T12:13:00Z">
            <w:rPr>
              <w:sz w:val="20"/>
              <w:szCs w:val="20"/>
            </w:rPr>
          </w:rPrChange>
        </w:rPr>
        <w:t>(Sumber : Permen PUPR, No.28.2016)</w:t>
      </w:r>
      <w:commentRangeEnd w:id="41"/>
      <w:r w:rsidR="009C796C" w:rsidRPr="009C796C">
        <w:rPr>
          <w:rStyle w:val="CommentReference"/>
          <w:shd w:val="clear" w:color="auto" w:fill="FFFF00"/>
          <w:rPrChange w:id="44" w:author="Microsoft account" w:date="2025-11-26T12:13:00Z">
            <w:rPr>
              <w:rStyle w:val="CommentReference"/>
            </w:rPr>
          </w:rPrChange>
        </w:rPr>
        <w:commentReference w:id="41"/>
      </w:r>
    </w:p>
    <w:p w14:paraId="58EF1767"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45" w:name="_Toc162171096"/>
      <w:r w:rsidRPr="006E4504">
        <w:rPr>
          <w:sz w:val="22"/>
          <w:szCs w:val="22"/>
        </w:rPr>
        <w:t>Efesiensi Kerja dan Efesiensi Alat</w:t>
      </w:r>
      <w:bookmarkEnd w:id="45"/>
      <w:r w:rsidRPr="006E4504">
        <w:rPr>
          <w:sz w:val="22"/>
          <w:szCs w:val="22"/>
        </w:rPr>
        <w:t xml:space="preserve"> </w:t>
      </w:r>
    </w:p>
    <w:p w14:paraId="69DE3D46" w14:textId="6D6A22FD" w:rsidR="00630034" w:rsidRDefault="006E4504" w:rsidP="006E4504">
      <w:pPr>
        <w:spacing w:line="276" w:lineRule="auto"/>
        <w:ind w:firstLine="360"/>
        <w:jc w:val="both"/>
      </w:pPr>
      <w:r w:rsidRPr="00BE4BD5">
        <w:t>Produktivitas kerja dari suatu alat yang diperlukan merupakan standard dari alat tersebut bekerja dalam kondisi ideal dikalikan suatu faktor dimana faktor tersebut merupak</w:t>
      </w:r>
      <w:r w:rsidR="00C469D9">
        <w:t xml:space="preserve">an faktor efisiensi kerja (E). </w:t>
      </w:r>
    </w:p>
    <w:p w14:paraId="2C520067" w14:textId="77777777" w:rsidR="00C469D9" w:rsidRDefault="00C469D9" w:rsidP="00EA7C19">
      <w:pPr>
        <w:pStyle w:val="Caption"/>
        <w:shd w:val="clear" w:color="auto" w:fill="FFFF00"/>
        <w:rPr>
          <w:rFonts w:ascii="Times New Roman" w:hAnsi="Times New Roman" w:cs="Times New Roman"/>
          <w:b w:val="0"/>
          <w:color w:val="auto"/>
          <w:sz w:val="20"/>
          <w:szCs w:val="20"/>
        </w:rPr>
      </w:pPr>
      <w:commentRangeStart w:id="46"/>
      <w:r w:rsidRPr="00BE4BD5">
        <w:rPr>
          <w:rFonts w:ascii="Times New Roman" w:hAnsi="Times New Roman" w:cs="Times New Roman"/>
          <w:b w:val="0"/>
          <w:color w:val="auto"/>
          <w:sz w:val="20"/>
          <w:szCs w:val="20"/>
        </w:rPr>
        <w:t xml:space="preserve">Tabel 2. </w:t>
      </w:r>
      <w:r w:rsidRPr="00BE4BD5">
        <w:rPr>
          <w:rFonts w:ascii="Times New Roman" w:hAnsi="Times New Roman" w:cs="Times New Roman"/>
          <w:b w:val="0"/>
          <w:color w:val="auto"/>
          <w:sz w:val="20"/>
          <w:szCs w:val="20"/>
        </w:rPr>
        <w:fldChar w:fldCharType="begin"/>
      </w:r>
      <w:r w:rsidRPr="00BE4BD5">
        <w:rPr>
          <w:rFonts w:ascii="Times New Roman" w:hAnsi="Times New Roman" w:cs="Times New Roman"/>
          <w:b w:val="0"/>
          <w:color w:val="auto"/>
          <w:sz w:val="20"/>
          <w:szCs w:val="20"/>
        </w:rPr>
        <w:instrText xml:space="preserve"> SEQ Tabel_2. \* ARABIC </w:instrText>
      </w:r>
      <w:r w:rsidRPr="00BE4BD5">
        <w:rPr>
          <w:rFonts w:ascii="Times New Roman" w:hAnsi="Times New Roman" w:cs="Times New Roman"/>
          <w:b w:val="0"/>
          <w:color w:val="auto"/>
          <w:sz w:val="20"/>
          <w:szCs w:val="20"/>
        </w:rPr>
        <w:fldChar w:fldCharType="separate"/>
      </w:r>
      <w:r w:rsidR="00EA7C19">
        <w:rPr>
          <w:rFonts w:ascii="Times New Roman" w:hAnsi="Times New Roman" w:cs="Times New Roman"/>
          <w:b w:val="0"/>
          <w:noProof/>
          <w:color w:val="auto"/>
          <w:sz w:val="20"/>
          <w:szCs w:val="20"/>
        </w:rPr>
        <w:t>2</w:t>
      </w:r>
      <w:r w:rsidRPr="00BE4BD5">
        <w:rPr>
          <w:rFonts w:ascii="Times New Roman" w:hAnsi="Times New Roman" w:cs="Times New Roman"/>
          <w:b w:val="0"/>
          <w:noProof/>
          <w:color w:val="auto"/>
          <w:sz w:val="20"/>
          <w:szCs w:val="20"/>
        </w:rPr>
        <w:fldChar w:fldCharType="end"/>
      </w:r>
      <w:r w:rsidRPr="00BE4BD5">
        <w:rPr>
          <w:rFonts w:ascii="Times New Roman" w:hAnsi="Times New Roman" w:cs="Times New Roman"/>
          <w:b w:val="0"/>
          <w:color w:val="auto"/>
          <w:sz w:val="20"/>
          <w:szCs w:val="20"/>
        </w:rPr>
        <w:t xml:space="preserve"> </w:t>
      </w:r>
      <w:bookmarkStart w:id="47" w:name="_Toc152957909"/>
      <w:r w:rsidRPr="00BE4BD5">
        <w:rPr>
          <w:rFonts w:ascii="Times New Roman" w:hAnsi="Times New Roman" w:cs="Times New Roman"/>
          <w:b w:val="0"/>
          <w:color w:val="auto"/>
          <w:sz w:val="20"/>
          <w:szCs w:val="20"/>
        </w:rPr>
        <w:t>Faktor efisiensi alat</w:t>
      </w:r>
      <w:bookmarkEnd w:id="47"/>
      <w:r w:rsidRPr="00BE4BD5">
        <w:rPr>
          <w:rFonts w:ascii="Times New Roman" w:hAnsi="Times New Roman" w:cs="Times New Roman"/>
          <w:b w:val="0"/>
          <w:color w:val="auto"/>
          <w:sz w:val="20"/>
          <w:szCs w:val="20"/>
        </w:rPr>
        <w:t xml:space="preserve"> (Fa)</w:t>
      </w:r>
      <w:commentRangeEnd w:id="46"/>
      <w:r w:rsidR="009C796C">
        <w:rPr>
          <w:rStyle w:val="CommentReference"/>
          <w:rFonts w:ascii="Times New Roman" w:eastAsia="Times New Roman" w:hAnsi="Times New Roman" w:cs="Times New Roman"/>
          <w:b w:val="0"/>
          <w:bCs w:val="0"/>
          <w:color w:val="auto"/>
          <w:lang w:val="id"/>
        </w:rPr>
        <w:commentReference w:id="46"/>
      </w:r>
    </w:p>
    <w:p w14:paraId="7C93BD7D" w14:textId="4AD97206" w:rsidR="003F4ABB" w:rsidRPr="003F4ABB" w:rsidRDefault="003F4ABB" w:rsidP="003F4ABB">
      <w:pPr>
        <w:rPr>
          <w:lang w:val="en-US"/>
        </w:rPr>
      </w:pPr>
      <w:r>
        <w:rPr>
          <w:noProof/>
          <w:lang w:val="en-US"/>
        </w:rPr>
        <w:drawing>
          <wp:inline distT="0" distB="0" distL="0" distR="0" wp14:anchorId="12F835B6" wp14:editId="138030FE">
            <wp:extent cx="3016332" cy="30757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9609" t="37367" r="51985" b="27758"/>
                    <a:stretch/>
                  </pic:blipFill>
                  <pic:spPr bwMode="auto">
                    <a:xfrm>
                      <a:off x="0" y="0"/>
                      <a:ext cx="3020316" cy="3079772"/>
                    </a:xfrm>
                    <a:prstGeom prst="rect">
                      <a:avLst/>
                    </a:prstGeom>
                    <a:ln>
                      <a:noFill/>
                    </a:ln>
                    <a:extLst>
                      <a:ext uri="{53640926-AAD7-44D8-BBD7-CCE9431645EC}">
                        <a14:shadowObscured xmlns:a14="http://schemas.microsoft.com/office/drawing/2010/main"/>
                      </a:ext>
                    </a:extLst>
                  </pic:spPr>
                </pic:pic>
              </a:graphicData>
            </a:graphic>
          </wp:inline>
        </w:drawing>
      </w:r>
    </w:p>
    <w:p w14:paraId="1E326FF6" w14:textId="77777777" w:rsidR="00C469D9" w:rsidRPr="00630034" w:rsidRDefault="00C469D9" w:rsidP="00C469D9">
      <w:pPr>
        <w:pStyle w:val="Heading3"/>
        <w:keepNext/>
        <w:keepLines/>
        <w:widowControl/>
        <w:autoSpaceDE/>
        <w:autoSpaceDN/>
        <w:spacing w:before="200" w:line="480" w:lineRule="auto"/>
        <w:ind w:left="0"/>
        <w:jc w:val="both"/>
        <w:rPr>
          <w:sz w:val="22"/>
        </w:rPr>
      </w:pPr>
      <w:bookmarkStart w:id="48" w:name="_Toc162171097"/>
      <w:commentRangeStart w:id="49"/>
      <w:r w:rsidRPr="00630034">
        <w:rPr>
          <w:sz w:val="22"/>
        </w:rPr>
        <w:t>Faktor konversi galian</w:t>
      </w:r>
      <w:bookmarkEnd w:id="48"/>
      <w:commentRangeEnd w:id="49"/>
      <w:r w:rsidR="0022403C">
        <w:rPr>
          <w:rStyle w:val="CommentReference"/>
          <w:b w:val="0"/>
          <w:bCs w:val="0"/>
          <w:lang w:val="id" w:eastAsia="en-US"/>
        </w:rPr>
        <w:commentReference w:id="49"/>
      </w:r>
      <w:r w:rsidRPr="00630034">
        <w:rPr>
          <w:sz w:val="22"/>
        </w:rPr>
        <w:t> </w:t>
      </w:r>
    </w:p>
    <w:p w14:paraId="6E35BA21" w14:textId="0FFE0078" w:rsidR="00C469D9" w:rsidRPr="00630034" w:rsidRDefault="00C469D9" w:rsidP="00630034">
      <w:pPr>
        <w:spacing w:line="276" w:lineRule="auto"/>
        <w:ind w:firstLine="720"/>
        <w:jc w:val="both"/>
      </w:pPr>
      <w:r w:rsidRPr="00630034">
        <w:t>Pada excavator adalah parameter yang mempengaruhi produktivitas dan efisiensi penggalian.</w:t>
      </w:r>
    </w:p>
    <w:p w14:paraId="1E64B5BE" w14:textId="77777777" w:rsidR="00C469D9" w:rsidRDefault="00C469D9" w:rsidP="00C469D9">
      <w:pPr>
        <w:spacing w:line="276" w:lineRule="auto"/>
        <w:rPr>
          <w:sz w:val="24"/>
          <w:szCs w:val="24"/>
        </w:rPr>
      </w:pPr>
    </w:p>
    <w:p w14:paraId="250C0130" w14:textId="77777777" w:rsidR="00C469D9" w:rsidRPr="004C7CEF" w:rsidRDefault="00C469D9">
      <w:pPr>
        <w:pStyle w:val="Caption"/>
        <w:shd w:val="clear" w:color="auto" w:fill="FFFF00"/>
        <w:rPr>
          <w:rFonts w:ascii="Times New Roman" w:hAnsi="Times New Roman" w:cs="Times New Roman"/>
          <w:b w:val="0"/>
          <w:color w:val="auto"/>
        </w:rPr>
        <w:pPrChange w:id="50" w:author="Microsoft account" w:date="2025-11-26T12:13:00Z">
          <w:pPr>
            <w:pStyle w:val="Caption"/>
          </w:pPr>
        </w:pPrChange>
      </w:pPr>
      <w:r w:rsidRPr="004C7CEF">
        <w:rPr>
          <w:rFonts w:ascii="Times New Roman" w:hAnsi="Times New Roman" w:cs="Times New Roman"/>
          <w:b w:val="0"/>
          <w:color w:val="auto"/>
        </w:rPr>
        <w:t>Tabel 2. 3 Faktor Konversi Galian (Fk) Untuk alat Excavator</w:t>
      </w:r>
    </w:p>
    <w:tbl>
      <w:tblPr>
        <w:tblStyle w:val="TableGrid"/>
        <w:tblW w:w="0" w:type="auto"/>
        <w:jc w:val="center"/>
        <w:tblLook w:val="04A0" w:firstRow="1" w:lastRow="0" w:firstColumn="1" w:lastColumn="0" w:noHBand="0" w:noVBand="1"/>
      </w:tblPr>
      <w:tblGrid>
        <w:gridCol w:w="1668"/>
        <w:gridCol w:w="726"/>
        <w:gridCol w:w="833"/>
        <w:gridCol w:w="815"/>
        <w:gridCol w:w="800"/>
      </w:tblGrid>
      <w:tr w:rsidR="00C469D9" w:rsidRPr="004C7CEF" w14:paraId="2E64E304" w14:textId="77777777" w:rsidTr="00630034">
        <w:trPr>
          <w:trHeight w:val="519"/>
          <w:jc w:val="center"/>
        </w:trPr>
        <w:tc>
          <w:tcPr>
            <w:tcW w:w="1668" w:type="dxa"/>
            <w:vMerge w:val="restart"/>
          </w:tcPr>
          <w:p w14:paraId="589658C4" w14:textId="77777777" w:rsidR="00C469D9" w:rsidRPr="004C7CEF" w:rsidRDefault="00C469D9" w:rsidP="0022403C">
            <w:pPr>
              <w:jc w:val="center"/>
              <w:rPr>
                <w:sz w:val="18"/>
                <w:szCs w:val="18"/>
              </w:rPr>
            </w:pPr>
            <w:r w:rsidRPr="004C7CEF">
              <w:rPr>
                <w:sz w:val="18"/>
                <w:szCs w:val="18"/>
              </w:rPr>
              <w:t>Kondisi Galian</w:t>
            </w:r>
          </w:p>
          <w:p w14:paraId="1AD8383D" w14:textId="77777777" w:rsidR="00C469D9" w:rsidRPr="004C7CEF" w:rsidRDefault="00C469D9" w:rsidP="0022403C">
            <w:pPr>
              <w:jc w:val="center"/>
              <w:rPr>
                <w:sz w:val="18"/>
                <w:szCs w:val="18"/>
              </w:rPr>
            </w:pPr>
            <w:r w:rsidRPr="004C7CEF">
              <w:rPr>
                <w:sz w:val="18"/>
                <w:szCs w:val="18"/>
              </w:rPr>
              <w:t>(kedalaman galian/ kedalam galian maksimum)</w:t>
            </w:r>
          </w:p>
        </w:tc>
        <w:tc>
          <w:tcPr>
            <w:tcW w:w="3174" w:type="dxa"/>
            <w:gridSpan w:val="4"/>
          </w:tcPr>
          <w:p w14:paraId="73F23840" w14:textId="77777777" w:rsidR="00C469D9" w:rsidRPr="004C7CEF" w:rsidRDefault="00C469D9" w:rsidP="0022403C">
            <w:pPr>
              <w:jc w:val="center"/>
              <w:rPr>
                <w:sz w:val="18"/>
                <w:szCs w:val="18"/>
              </w:rPr>
            </w:pPr>
            <w:r w:rsidRPr="004C7CEF">
              <w:rPr>
                <w:sz w:val="18"/>
                <w:szCs w:val="18"/>
              </w:rPr>
              <w:t>Kondisi membuang, menumpahkan (dumping)</w:t>
            </w:r>
          </w:p>
        </w:tc>
      </w:tr>
      <w:tr w:rsidR="00C469D9" w:rsidRPr="004C7CEF" w14:paraId="067253D8" w14:textId="77777777" w:rsidTr="00630034">
        <w:trPr>
          <w:trHeight w:val="292"/>
          <w:jc w:val="center"/>
        </w:trPr>
        <w:tc>
          <w:tcPr>
            <w:tcW w:w="1668" w:type="dxa"/>
            <w:vMerge/>
          </w:tcPr>
          <w:p w14:paraId="6F65DC5A" w14:textId="77777777" w:rsidR="00C469D9" w:rsidRPr="004C7CEF" w:rsidRDefault="00C469D9" w:rsidP="0022403C">
            <w:pPr>
              <w:jc w:val="center"/>
              <w:rPr>
                <w:sz w:val="18"/>
                <w:szCs w:val="18"/>
              </w:rPr>
            </w:pPr>
          </w:p>
        </w:tc>
        <w:tc>
          <w:tcPr>
            <w:tcW w:w="726" w:type="dxa"/>
          </w:tcPr>
          <w:p w14:paraId="31C368F9" w14:textId="77777777" w:rsidR="00C469D9" w:rsidRPr="004C7CEF" w:rsidRDefault="00C469D9" w:rsidP="0022403C">
            <w:pPr>
              <w:jc w:val="center"/>
              <w:rPr>
                <w:sz w:val="18"/>
                <w:szCs w:val="18"/>
              </w:rPr>
            </w:pPr>
            <w:r w:rsidRPr="004C7CEF">
              <w:rPr>
                <w:sz w:val="18"/>
                <w:szCs w:val="18"/>
              </w:rPr>
              <w:t>Mudah</w:t>
            </w:r>
          </w:p>
        </w:tc>
        <w:tc>
          <w:tcPr>
            <w:tcW w:w="833" w:type="dxa"/>
          </w:tcPr>
          <w:p w14:paraId="309EF119" w14:textId="77777777" w:rsidR="00C469D9" w:rsidRPr="004C7CEF" w:rsidRDefault="00C469D9" w:rsidP="0022403C">
            <w:pPr>
              <w:jc w:val="center"/>
              <w:rPr>
                <w:sz w:val="18"/>
                <w:szCs w:val="18"/>
              </w:rPr>
            </w:pPr>
            <w:r w:rsidRPr="004C7CEF">
              <w:rPr>
                <w:sz w:val="18"/>
                <w:szCs w:val="18"/>
              </w:rPr>
              <w:t>Normal</w:t>
            </w:r>
          </w:p>
        </w:tc>
        <w:tc>
          <w:tcPr>
            <w:tcW w:w="815" w:type="dxa"/>
          </w:tcPr>
          <w:p w14:paraId="5C942159" w14:textId="77777777" w:rsidR="00C469D9" w:rsidRPr="004C7CEF" w:rsidRDefault="00C469D9" w:rsidP="0022403C">
            <w:pPr>
              <w:jc w:val="center"/>
              <w:rPr>
                <w:sz w:val="18"/>
                <w:szCs w:val="18"/>
              </w:rPr>
            </w:pPr>
            <w:r w:rsidRPr="004C7CEF">
              <w:rPr>
                <w:sz w:val="18"/>
                <w:szCs w:val="18"/>
              </w:rPr>
              <w:t>Agak Sulit</w:t>
            </w:r>
          </w:p>
        </w:tc>
        <w:tc>
          <w:tcPr>
            <w:tcW w:w="800" w:type="dxa"/>
          </w:tcPr>
          <w:p w14:paraId="39D0484C" w14:textId="77777777" w:rsidR="00C469D9" w:rsidRPr="004C7CEF" w:rsidRDefault="00C469D9" w:rsidP="0022403C">
            <w:pPr>
              <w:jc w:val="center"/>
              <w:rPr>
                <w:sz w:val="18"/>
                <w:szCs w:val="18"/>
              </w:rPr>
            </w:pPr>
            <w:r w:rsidRPr="004C7CEF">
              <w:rPr>
                <w:sz w:val="18"/>
                <w:szCs w:val="18"/>
              </w:rPr>
              <w:t>Sulit</w:t>
            </w:r>
          </w:p>
        </w:tc>
      </w:tr>
      <w:tr w:rsidR="00C469D9" w:rsidRPr="004C7CEF" w14:paraId="22B79C96" w14:textId="77777777" w:rsidTr="00630034">
        <w:trPr>
          <w:jc w:val="center"/>
        </w:trPr>
        <w:tc>
          <w:tcPr>
            <w:tcW w:w="1668" w:type="dxa"/>
          </w:tcPr>
          <w:p w14:paraId="6B073CD7" w14:textId="77777777" w:rsidR="00C469D9" w:rsidRPr="004C7CEF" w:rsidRDefault="00C469D9" w:rsidP="0022403C">
            <w:pPr>
              <w:spacing w:line="480" w:lineRule="auto"/>
              <w:jc w:val="center"/>
              <w:rPr>
                <w:sz w:val="18"/>
                <w:szCs w:val="18"/>
              </w:rPr>
            </w:pPr>
            <w:r w:rsidRPr="004C7CEF">
              <w:rPr>
                <w:sz w:val="18"/>
                <w:szCs w:val="18"/>
              </w:rPr>
              <w:t>&lt; 40 %</w:t>
            </w:r>
          </w:p>
        </w:tc>
        <w:tc>
          <w:tcPr>
            <w:tcW w:w="726" w:type="dxa"/>
          </w:tcPr>
          <w:p w14:paraId="0FB5E6DD" w14:textId="77777777" w:rsidR="00C469D9" w:rsidRPr="004C7CEF" w:rsidRDefault="00C469D9" w:rsidP="0022403C">
            <w:pPr>
              <w:spacing w:line="480" w:lineRule="auto"/>
              <w:jc w:val="center"/>
              <w:rPr>
                <w:sz w:val="18"/>
                <w:szCs w:val="18"/>
              </w:rPr>
            </w:pPr>
            <w:r w:rsidRPr="004C7CEF">
              <w:rPr>
                <w:sz w:val="18"/>
                <w:szCs w:val="18"/>
              </w:rPr>
              <w:t>0,7</w:t>
            </w:r>
          </w:p>
        </w:tc>
        <w:tc>
          <w:tcPr>
            <w:tcW w:w="833" w:type="dxa"/>
          </w:tcPr>
          <w:p w14:paraId="50666F58" w14:textId="77777777" w:rsidR="00C469D9" w:rsidRPr="004C7CEF" w:rsidRDefault="00C469D9" w:rsidP="0022403C">
            <w:pPr>
              <w:spacing w:line="480" w:lineRule="auto"/>
              <w:jc w:val="center"/>
              <w:rPr>
                <w:sz w:val="18"/>
                <w:szCs w:val="18"/>
              </w:rPr>
            </w:pPr>
            <w:r w:rsidRPr="004C7CEF">
              <w:rPr>
                <w:sz w:val="18"/>
                <w:szCs w:val="18"/>
              </w:rPr>
              <w:t>0,9</w:t>
            </w:r>
          </w:p>
        </w:tc>
        <w:tc>
          <w:tcPr>
            <w:tcW w:w="815" w:type="dxa"/>
          </w:tcPr>
          <w:p w14:paraId="04CA729E" w14:textId="77777777" w:rsidR="00C469D9" w:rsidRPr="004C7CEF" w:rsidRDefault="00C469D9" w:rsidP="0022403C">
            <w:pPr>
              <w:spacing w:line="480" w:lineRule="auto"/>
              <w:jc w:val="center"/>
              <w:rPr>
                <w:sz w:val="18"/>
                <w:szCs w:val="18"/>
              </w:rPr>
            </w:pPr>
            <w:r w:rsidRPr="004C7CEF">
              <w:rPr>
                <w:sz w:val="18"/>
                <w:szCs w:val="18"/>
              </w:rPr>
              <w:t>1,1</w:t>
            </w:r>
          </w:p>
        </w:tc>
        <w:tc>
          <w:tcPr>
            <w:tcW w:w="800" w:type="dxa"/>
          </w:tcPr>
          <w:p w14:paraId="659BBD3C" w14:textId="77777777" w:rsidR="00C469D9" w:rsidRPr="004C7CEF" w:rsidRDefault="00C469D9" w:rsidP="0022403C">
            <w:pPr>
              <w:spacing w:line="480" w:lineRule="auto"/>
              <w:jc w:val="center"/>
              <w:rPr>
                <w:sz w:val="18"/>
                <w:szCs w:val="18"/>
              </w:rPr>
            </w:pPr>
            <w:r w:rsidRPr="004C7CEF">
              <w:rPr>
                <w:sz w:val="18"/>
                <w:szCs w:val="18"/>
              </w:rPr>
              <w:t>1,4</w:t>
            </w:r>
          </w:p>
        </w:tc>
      </w:tr>
      <w:tr w:rsidR="00C469D9" w:rsidRPr="004C7CEF" w14:paraId="3CC6A22F" w14:textId="77777777" w:rsidTr="00630034">
        <w:trPr>
          <w:jc w:val="center"/>
        </w:trPr>
        <w:tc>
          <w:tcPr>
            <w:tcW w:w="1668" w:type="dxa"/>
          </w:tcPr>
          <w:p w14:paraId="78FEEEA5" w14:textId="77777777" w:rsidR="00C469D9" w:rsidRPr="004C7CEF" w:rsidRDefault="00C469D9" w:rsidP="0022403C">
            <w:pPr>
              <w:spacing w:line="480" w:lineRule="auto"/>
              <w:jc w:val="center"/>
              <w:rPr>
                <w:sz w:val="18"/>
                <w:szCs w:val="18"/>
              </w:rPr>
            </w:pPr>
            <w:r w:rsidRPr="004C7CEF">
              <w:rPr>
                <w:sz w:val="18"/>
                <w:szCs w:val="18"/>
              </w:rPr>
              <w:t>(40-75) %</w:t>
            </w:r>
          </w:p>
        </w:tc>
        <w:tc>
          <w:tcPr>
            <w:tcW w:w="726" w:type="dxa"/>
          </w:tcPr>
          <w:p w14:paraId="67162D12" w14:textId="77777777" w:rsidR="00C469D9" w:rsidRPr="004C7CEF" w:rsidRDefault="00C469D9" w:rsidP="0022403C">
            <w:pPr>
              <w:spacing w:line="480" w:lineRule="auto"/>
              <w:jc w:val="center"/>
              <w:rPr>
                <w:sz w:val="18"/>
                <w:szCs w:val="18"/>
              </w:rPr>
            </w:pPr>
            <w:r w:rsidRPr="004C7CEF">
              <w:rPr>
                <w:sz w:val="18"/>
                <w:szCs w:val="18"/>
              </w:rPr>
              <w:t>0,8</w:t>
            </w:r>
          </w:p>
        </w:tc>
        <w:tc>
          <w:tcPr>
            <w:tcW w:w="833" w:type="dxa"/>
          </w:tcPr>
          <w:p w14:paraId="58CBF290" w14:textId="77777777" w:rsidR="00C469D9" w:rsidRPr="004C7CEF" w:rsidRDefault="00C469D9" w:rsidP="0022403C">
            <w:pPr>
              <w:spacing w:line="480" w:lineRule="auto"/>
              <w:jc w:val="center"/>
              <w:rPr>
                <w:sz w:val="18"/>
                <w:szCs w:val="18"/>
              </w:rPr>
            </w:pPr>
            <w:r w:rsidRPr="004C7CEF">
              <w:rPr>
                <w:sz w:val="18"/>
                <w:szCs w:val="18"/>
              </w:rPr>
              <w:t>1</w:t>
            </w:r>
          </w:p>
        </w:tc>
        <w:tc>
          <w:tcPr>
            <w:tcW w:w="815" w:type="dxa"/>
          </w:tcPr>
          <w:p w14:paraId="23257527" w14:textId="77777777" w:rsidR="00C469D9" w:rsidRPr="004C7CEF" w:rsidRDefault="00C469D9" w:rsidP="0022403C">
            <w:pPr>
              <w:spacing w:line="480" w:lineRule="auto"/>
              <w:jc w:val="center"/>
              <w:rPr>
                <w:sz w:val="18"/>
                <w:szCs w:val="18"/>
              </w:rPr>
            </w:pPr>
            <w:r w:rsidRPr="004C7CEF">
              <w:rPr>
                <w:sz w:val="18"/>
                <w:szCs w:val="18"/>
              </w:rPr>
              <w:t>1,3</w:t>
            </w:r>
          </w:p>
        </w:tc>
        <w:tc>
          <w:tcPr>
            <w:tcW w:w="800" w:type="dxa"/>
          </w:tcPr>
          <w:p w14:paraId="6F0C0FCA" w14:textId="77777777" w:rsidR="00C469D9" w:rsidRPr="004C7CEF" w:rsidRDefault="00C469D9" w:rsidP="0022403C">
            <w:pPr>
              <w:spacing w:line="480" w:lineRule="auto"/>
              <w:jc w:val="center"/>
              <w:rPr>
                <w:sz w:val="18"/>
                <w:szCs w:val="18"/>
              </w:rPr>
            </w:pPr>
            <w:r w:rsidRPr="004C7CEF">
              <w:rPr>
                <w:sz w:val="18"/>
                <w:szCs w:val="18"/>
              </w:rPr>
              <w:t>1,6</w:t>
            </w:r>
          </w:p>
        </w:tc>
      </w:tr>
      <w:tr w:rsidR="00C469D9" w:rsidRPr="004C7CEF" w14:paraId="3DE680B6" w14:textId="77777777" w:rsidTr="00630034">
        <w:trPr>
          <w:jc w:val="center"/>
        </w:trPr>
        <w:tc>
          <w:tcPr>
            <w:tcW w:w="1668" w:type="dxa"/>
          </w:tcPr>
          <w:p w14:paraId="2B48AAD6" w14:textId="77777777" w:rsidR="00C469D9" w:rsidRPr="004C7CEF" w:rsidRDefault="00C469D9" w:rsidP="0022403C">
            <w:pPr>
              <w:spacing w:line="480" w:lineRule="auto"/>
              <w:jc w:val="center"/>
              <w:rPr>
                <w:sz w:val="18"/>
                <w:szCs w:val="18"/>
              </w:rPr>
            </w:pPr>
            <w:r w:rsidRPr="004C7CEF">
              <w:rPr>
                <w:sz w:val="18"/>
                <w:szCs w:val="18"/>
              </w:rPr>
              <w:t>&gt;75 %</w:t>
            </w:r>
          </w:p>
        </w:tc>
        <w:tc>
          <w:tcPr>
            <w:tcW w:w="726" w:type="dxa"/>
          </w:tcPr>
          <w:p w14:paraId="1DCE8B57" w14:textId="77777777" w:rsidR="00C469D9" w:rsidRPr="004C7CEF" w:rsidRDefault="00C469D9" w:rsidP="0022403C">
            <w:pPr>
              <w:spacing w:line="480" w:lineRule="auto"/>
              <w:jc w:val="center"/>
              <w:rPr>
                <w:sz w:val="18"/>
                <w:szCs w:val="18"/>
              </w:rPr>
            </w:pPr>
            <w:r w:rsidRPr="004C7CEF">
              <w:rPr>
                <w:sz w:val="18"/>
                <w:szCs w:val="18"/>
              </w:rPr>
              <w:t>0,9</w:t>
            </w:r>
          </w:p>
        </w:tc>
        <w:tc>
          <w:tcPr>
            <w:tcW w:w="833" w:type="dxa"/>
          </w:tcPr>
          <w:p w14:paraId="17C459E8" w14:textId="77777777" w:rsidR="00C469D9" w:rsidRPr="004C7CEF" w:rsidRDefault="00C469D9" w:rsidP="0022403C">
            <w:pPr>
              <w:spacing w:line="480" w:lineRule="auto"/>
              <w:jc w:val="center"/>
              <w:rPr>
                <w:sz w:val="18"/>
                <w:szCs w:val="18"/>
              </w:rPr>
            </w:pPr>
            <w:r w:rsidRPr="004C7CEF">
              <w:rPr>
                <w:sz w:val="18"/>
                <w:szCs w:val="18"/>
              </w:rPr>
              <w:t>1,1</w:t>
            </w:r>
          </w:p>
        </w:tc>
        <w:tc>
          <w:tcPr>
            <w:tcW w:w="815" w:type="dxa"/>
          </w:tcPr>
          <w:p w14:paraId="62B9CFD4" w14:textId="77777777" w:rsidR="00C469D9" w:rsidRPr="004C7CEF" w:rsidRDefault="00C469D9" w:rsidP="0022403C">
            <w:pPr>
              <w:spacing w:line="480" w:lineRule="auto"/>
              <w:jc w:val="center"/>
              <w:rPr>
                <w:sz w:val="18"/>
                <w:szCs w:val="18"/>
              </w:rPr>
            </w:pPr>
            <w:r w:rsidRPr="004C7CEF">
              <w:rPr>
                <w:sz w:val="18"/>
                <w:szCs w:val="18"/>
              </w:rPr>
              <w:t>1,5</w:t>
            </w:r>
          </w:p>
        </w:tc>
        <w:tc>
          <w:tcPr>
            <w:tcW w:w="800" w:type="dxa"/>
          </w:tcPr>
          <w:p w14:paraId="0D66DAD9" w14:textId="77777777" w:rsidR="00C469D9" w:rsidRPr="004C7CEF" w:rsidRDefault="00C469D9" w:rsidP="0022403C">
            <w:pPr>
              <w:spacing w:line="480" w:lineRule="auto"/>
              <w:jc w:val="center"/>
              <w:rPr>
                <w:sz w:val="18"/>
                <w:szCs w:val="18"/>
              </w:rPr>
            </w:pPr>
            <w:r w:rsidRPr="004C7CEF">
              <w:rPr>
                <w:sz w:val="18"/>
                <w:szCs w:val="18"/>
              </w:rPr>
              <w:t>1,8</w:t>
            </w:r>
          </w:p>
        </w:tc>
      </w:tr>
    </w:tbl>
    <w:p w14:paraId="4EE4A3B4" w14:textId="77777777" w:rsidR="00C469D9" w:rsidRDefault="00C469D9" w:rsidP="00C469D9">
      <w:pPr>
        <w:pStyle w:val="ListParagraph"/>
        <w:rPr>
          <w:sz w:val="18"/>
          <w:szCs w:val="18"/>
        </w:rPr>
      </w:pPr>
      <w:r w:rsidRPr="004C7CEF">
        <w:rPr>
          <w:sz w:val="18"/>
          <w:szCs w:val="18"/>
        </w:rPr>
        <w:t xml:space="preserve">       </w:t>
      </w:r>
      <w:r w:rsidRPr="009C796C">
        <w:rPr>
          <w:sz w:val="18"/>
          <w:szCs w:val="18"/>
          <w:shd w:val="clear" w:color="auto" w:fill="FFFF00"/>
          <w:rPrChange w:id="51" w:author="Microsoft account" w:date="2025-11-26T12:13:00Z">
            <w:rPr>
              <w:sz w:val="18"/>
              <w:szCs w:val="18"/>
            </w:rPr>
          </w:rPrChange>
        </w:rPr>
        <w:t>Sumber : (Permen PUPR No.28 2016)</w:t>
      </w:r>
    </w:p>
    <w:p w14:paraId="05419207" w14:textId="77777777" w:rsidR="00630034" w:rsidRPr="00630034" w:rsidRDefault="00630034" w:rsidP="00630034">
      <w:pPr>
        <w:pStyle w:val="Heading3"/>
        <w:keepNext/>
        <w:keepLines/>
        <w:widowControl/>
        <w:autoSpaceDE/>
        <w:autoSpaceDN/>
        <w:spacing w:before="200" w:line="480" w:lineRule="auto"/>
        <w:ind w:left="0"/>
        <w:jc w:val="both"/>
        <w:rPr>
          <w:sz w:val="22"/>
        </w:rPr>
      </w:pPr>
      <w:bookmarkStart w:id="52" w:name="_Toc162171100"/>
      <w:r w:rsidRPr="00630034">
        <w:rPr>
          <w:sz w:val="22"/>
        </w:rPr>
        <w:t>Waktu Siklus</w:t>
      </w:r>
      <w:bookmarkEnd w:id="52"/>
      <w:r w:rsidRPr="00630034">
        <w:rPr>
          <w:sz w:val="22"/>
        </w:rPr>
        <w:t xml:space="preserve"> </w:t>
      </w:r>
    </w:p>
    <w:p w14:paraId="764092BD" w14:textId="7344974B" w:rsidR="00630034" w:rsidRDefault="00630034" w:rsidP="00630034">
      <w:pPr>
        <w:pStyle w:val="ListParagraph"/>
        <w:jc w:val="both"/>
        <w:rPr>
          <w:szCs w:val="24"/>
        </w:rPr>
      </w:pPr>
      <w:r w:rsidRPr="00630034">
        <w:rPr>
          <w:szCs w:val="24"/>
        </w:rPr>
        <w:t xml:space="preserve"> </w:t>
      </w:r>
      <w:r w:rsidRPr="00630034">
        <w:rPr>
          <w:szCs w:val="24"/>
        </w:rPr>
        <w:tab/>
      </w:r>
      <w:commentRangeStart w:id="53"/>
      <w:r w:rsidRPr="0022403C">
        <w:rPr>
          <w:szCs w:val="24"/>
          <w:shd w:val="clear" w:color="auto" w:fill="FFFF00"/>
          <w:rPrChange w:id="54" w:author="Microsoft account" w:date="2025-11-26T12:21:00Z">
            <w:rPr>
              <w:szCs w:val="24"/>
            </w:rPr>
          </w:rPrChange>
        </w:rPr>
        <w:t>Menurut Ilahi (2014)</w:t>
      </w:r>
      <w:commentRangeEnd w:id="53"/>
      <w:r w:rsidR="0022403C" w:rsidRPr="0022403C">
        <w:rPr>
          <w:rStyle w:val="CommentReference"/>
          <w:shd w:val="clear" w:color="auto" w:fill="FFFF00"/>
          <w:rPrChange w:id="55" w:author="Microsoft account" w:date="2025-11-26T12:21:00Z">
            <w:rPr>
              <w:rStyle w:val="CommentReference"/>
            </w:rPr>
          </w:rPrChange>
        </w:rPr>
        <w:commentReference w:id="53"/>
      </w:r>
      <w:r w:rsidRPr="0022403C">
        <w:rPr>
          <w:szCs w:val="24"/>
          <w:shd w:val="clear" w:color="auto" w:fill="FFFF00"/>
          <w:rPrChange w:id="56" w:author="Microsoft account" w:date="2025-11-26T12:21:00Z">
            <w:rPr>
              <w:szCs w:val="24"/>
            </w:rPr>
          </w:rPrChange>
        </w:rPr>
        <w:t>,</w:t>
      </w:r>
      <w:r w:rsidRPr="00630034">
        <w:rPr>
          <w:szCs w:val="24"/>
        </w:rPr>
        <w:t xml:space="preserve"> waktu yang dibutuhkan alat mekanis untuk melakukan satu siklus kegiatan. Waktu edar alat gali muat yaitu waktu yang dibutuhkan alat gali muat dalam melakukan pemuatan material kedalam angkut dalam satu siklus yang terdiri dari 4 komponen yaitu :</w:t>
      </w:r>
    </w:p>
    <w:p w14:paraId="296D07F7" w14:textId="77777777" w:rsidR="00630034" w:rsidRPr="003F4ABB" w:rsidRDefault="00630034" w:rsidP="00630034">
      <w:pPr>
        <w:pStyle w:val="ListParagraph"/>
        <w:jc w:val="both"/>
      </w:pPr>
    </w:p>
    <w:p w14:paraId="64F0A2DF" w14:textId="6B523F13" w:rsidR="00630034" w:rsidRPr="003F4ABB" w:rsidRDefault="00630034" w:rsidP="00630034">
      <w:pPr>
        <w:pStyle w:val="ListParagraph"/>
        <w:numPr>
          <w:ilvl w:val="0"/>
          <w:numId w:val="29"/>
        </w:numPr>
        <w:jc w:val="both"/>
      </w:pPr>
      <w:r w:rsidRPr="003F4ABB">
        <w:t>Waktu mengisi bucket (</w:t>
      </w:r>
      <w:r w:rsidRPr="003F4ABB">
        <w:rPr>
          <w:i/>
        </w:rPr>
        <w:t>excavating time</w:t>
      </w:r>
      <w:r w:rsidRPr="003F4ABB">
        <w:t>).</w:t>
      </w:r>
    </w:p>
    <w:p w14:paraId="56D761FA" w14:textId="3EE5E318" w:rsidR="00630034" w:rsidRPr="003F4ABB" w:rsidRDefault="003F4ABB" w:rsidP="00630034">
      <w:pPr>
        <w:pStyle w:val="ListParagraph"/>
        <w:numPr>
          <w:ilvl w:val="0"/>
          <w:numId w:val="29"/>
        </w:numPr>
        <w:jc w:val="both"/>
      </w:pPr>
      <w:r w:rsidRPr="003F4ABB">
        <w:t>Waktu putar bermuatan saat, muatan penuh (</w:t>
      </w:r>
      <w:r w:rsidRPr="003F4ABB">
        <w:rPr>
          <w:i/>
        </w:rPr>
        <w:t>loaded swing time</w:t>
      </w:r>
      <w:r w:rsidRPr="003F4ABB">
        <w:t xml:space="preserve">) </w:t>
      </w:r>
    </w:p>
    <w:p w14:paraId="4AEC840A" w14:textId="4F9E2EBE" w:rsidR="003F4ABB" w:rsidRPr="003F4ABB" w:rsidRDefault="003F4ABB" w:rsidP="00630034">
      <w:pPr>
        <w:pStyle w:val="ListParagraph"/>
        <w:numPr>
          <w:ilvl w:val="0"/>
          <w:numId w:val="29"/>
        </w:numPr>
        <w:jc w:val="both"/>
      </w:pPr>
      <w:r w:rsidRPr="003F4ABB">
        <w:t>Waktu membongkar muatan (</w:t>
      </w:r>
      <w:r w:rsidRPr="003F4ABB">
        <w:rPr>
          <w:i/>
        </w:rPr>
        <w:t>dumping time</w:t>
      </w:r>
      <w:r w:rsidRPr="003F4ABB">
        <w:t>)</w:t>
      </w:r>
    </w:p>
    <w:p w14:paraId="006F078D" w14:textId="2EA9CF42" w:rsidR="003F4ABB" w:rsidRPr="003F4ABB" w:rsidRDefault="003F4ABB" w:rsidP="003F4ABB">
      <w:pPr>
        <w:pStyle w:val="ListParagraph"/>
        <w:numPr>
          <w:ilvl w:val="0"/>
          <w:numId w:val="29"/>
        </w:numPr>
        <w:jc w:val="both"/>
      </w:pPr>
      <w:r w:rsidRPr="003F4ABB">
        <w:t>Waktu putar bermuatan kosong/kembali (</w:t>
      </w:r>
      <w:r w:rsidRPr="003F4ABB">
        <w:rPr>
          <w:i/>
        </w:rPr>
        <w:t>empty swing time</w:t>
      </w:r>
      <w:r w:rsidRPr="003F4ABB">
        <w:t>)</w:t>
      </w:r>
    </w:p>
    <w:p w14:paraId="0078708A" w14:textId="77777777" w:rsidR="003F4ABB" w:rsidRDefault="003F4ABB" w:rsidP="003F4ABB">
      <w:pPr>
        <w:ind w:firstLine="360"/>
        <w:jc w:val="both"/>
      </w:pPr>
    </w:p>
    <w:p w14:paraId="2A449FBB" w14:textId="1C104A27" w:rsidR="003F4ABB" w:rsidRPr="003F4ABB" w:rsidRDefault="003F4ABB">
      <w:pPr>
        <w:shd w:val="clear" w:color="auto" w:fill="FFFF00"/>
        <w:ind w:firstLine="360"/>
        <w:jc w:val="both"/>
        <w:pPrChange w:id="57" w:author="Microsoft account" w:date="2025-11-26T12:32:00Z">
          <w:pPr>
            <w:ind w:firstLine="360"/>
            <w:jc w:val="both"/>
          </w:pPr>
        </w:pPrChange>
      </w:pPr>
      <w:commentRangeStart w:id="58"/>
      <w:r w:rsidRPr="003F4ABB">
        <w:t xml:space="preserve">Waktu siklus untuk alat berat masing masing dapat dirata ratakan dengan menggunakan rumus sebagai berikut : </w:t>
      </w:r>
    </w:p>
    <w:p w14:paraId="5480AC2B" w14:textId="3AF4AD59" w:rsidR="003F4ABB" w:rsidRPr="003F4ABB" w:rsidRDefault="003F4ABB">
      <w:pPr>
        <w:shd w:val="clear" w:color="auto" w:fill="FFFF00"/>
        <w:ind w:firstLine="360"/>
        <w:jc w:val="both"/>
        <w:pPrChange w:id="59" w:author="Microsoft account" w:date="2025-11-26T12:32:00Z">
          <w:pPr>
            <w:ind w:firstLine="360"/>
            <w:jc w:val="both"/>
          </w:pPr>
        </w:pPrChange>
      </w:pPr>
      <w:r w:rsidRPr="003F4ABB">
        <w:rPr>
          <w:noProof/>
          <w:lang w:val="en-US"/>
        </w:rPr>
        <mc:AlternateContent>
          <mc:Choice Requires="wps">
            <w:drawing>
              <wp:anchor distT="0" distB="0" distL="114300" distR="114300" simplePos="0" relativeHeight="251633664" behindDoc="0" locked="0" layoutInCell="1" allowOverlap="1" wp14:anchorId="6DCA70BC" wp14:editId="55ABA441">
                <wp:simplePos x="0" y="0"/>
                <wp:positionH relativeFrom="column">
                  <wp:posOffset>499300</wp:posOffset>
                </wp:positionH>
                <wp:positionV relativeFrom="paragraph">
                  <wp:posOffset>71120</wp:posOffset>
                </wp:positionV>
                <wp:extent cx="1020445" cy="1403985"/>
                <wp:effectExtent l="0" t="0" r="27305" b="184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3985"/>
                        </a:xfrm>
                        <a:prstGeom prst="rect">
                          <a:avLst/>
                        </a:prstGeom>
                        <a:solidFill>
                          <a:srgbClr val="FFFFFF"/>
                        </a:solidFill>
                        <a:ln w="9525">
                          <a:solidFill>
                            <a:schemeClr val="bg1"/>
                          </a:solidFill>
                          <a:miter lim="800000"/>
                          <a:headEnd/>
                          <a:tailEnd/>
                        </a:ln>
                      </wps:spPr>
                      <wps:txbx>
                        <w:txbxContent>
                          <w:p w14:paraId="72CA7229" w14:textId="77777777" w:rsidR="0022403C" w:rsidRPr="00975258" w:rsidRDefault="0022403C" w:rsidP="003F4ABB">
                            <w:pPr>
                              <w:rPr>
                                <w:rFonts w:ascii="Cambria Math" w:hAnsi="Cambria Math"/>
                                <w:sz w:val="24"/>
                                <w:szCs w:val="24"/>
                              </w:rPr>
                            </w:pPr>
                            <w:r w:rsidRPr="00975258">
                              <w:rPr>
                                <w:rFonts w:ascii="Cambria Math" w:hAnsi="Cambria Math"/>
                                <w:sz w:val="24"/>
                                <w:szCs w:val="24"/>
                              </w:rPr>
                              <w:t>waktu edar</w:t>
                            </w:r>
                          </w:p>
                          <w:p w14:paraId="5B8A90D2" w14:textId="77777777" w:rsidR="0022403C" w:rsidRPr="00975258" w:rsidRDefault="0022403C" w:rsidP="003F4ABB">
                            <w:pPr>
                              <w:rPr>
                                <w:rFonts w:ascii="Cambria Math" w:hAnsi="Cambria Math"/>
                                <w:sz w:val="24"/>
                                <w:szCs w:val="24"/>
                              </w:rPr>
                            </w:pPr>
                            <w:r w:rsidRPr="00975258">
                              <w:rPr>
                                <w:rFonts w:ascii="Cambria Math" w:hAnsi="Cambria Math"/>
                                <w:sz w:val="24"/>
                                <w:szCs w:val="24"/>
                              </w:rPr>
                              <w:t xml:space="preserve">        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CA70BC" id="Text Box 2" o:spid="_x0000_s1034" type="#_x0000_t202" style="position:absolute;left:0;text-align:left;margin-left:39.3pt;margin-top:5.6pt;width:80.35pt;height:110.55pt;z-index:2516336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" strokecolor="white [3212]">
                <v:textbox style="mso-fit-shape-to-text:t">
                  <w:txbxContent>
                    <w:p w14:paraId="72CA7229" w14:textId="77777777" w:rsidR="0022403C" w:rsidRPr="00975258" w:rsidRDefault="0022403C" w:rsidP="003F4ABB">
                      <w:pPr>
                        <w:rPr>
                          <w:rFonts w:ascii="Cambria Math" w:hAnsi="Cambria Math"/>
                          <w:sz w:val="24"/>
                          <w:szCs w:val="24"/>
                        </w:rPr>
                      </w:pPr>
                      <w:r w:rsidRPr="00975258">
                        <w:rPr>
                          <w:rFonts w:ascii="Cambria Math" w:hAnsi="Cambria Math"/>
                          <w:sz w:val="24"/>
                          <w:szCs w:val="24"/>
                        </w:rPr>
                        <w:t>waktu edar</w:t>
                      </w:r>
                    </w:p>
                    <w:p w14:paraId="5B8A90D2" w14:textId="77777777" w:rsidR="0022403C" w:rsidRPr="00975258" w:rsidRDefault="0022403C" w:rsidP="003F4ABB">
                      <w:pPr>
                        <w:rPr>
                          <w:rFonts w:ascii="Cambria Math" w:hAnsi="Cambria Math"/>
                          <w:sz w:val="24"/>
                          <w:szCs w:val="24"/>
                        </w:rPr>
                      </w:pPr>
                      <w:r w:rsidRPr="00975258">
                        <w:rPr>
                          <w:rFonts w:ascii="Cambria Math" w:hAnsi="Cambria Math"/>
                          <w:sz w:val="24"/>
                          <w:szCs w:val="24"/>
                        </w:rPr>
                        <w:t xml:space="preserve">        n</w:t>
                      </w:r>
                    </w:p>
                  </w:txbxContent>
                </v:textbox>
              </v:shape>
            </w:pict>
          </mc:Fallback>
        </mc:AlternateContent>
      </w:r>
    </w:p>
    <w:p w14:paraId="25B097AF" w14:textId="6FB40435" w:rsidR="003F4ABB" w:rsidRPr="003F4ABB" w:rsidRDefault="008679EE">
      <w:pPr>
        <w:shd w:val="clear" w:color="auto" w:fill="FFFF00"/>
        <w:ind w:firstLine="360"/>
        <w:jc w:val="both"/>
        <w:pPrChange w:id="60" w:author="Microsoft account" w:date="2025-11-26T12:32:00Z">
          <w:pPr>
            <w:ind w:firstLine="360"/>
            <w:jc w:val="both"/>
          </w:pPr>
        </w:pPrChange>
      </w:pPr>
      <w:r w:rsidRPr="003F4ABB">
        <w:rPr>
          <w:noProof/>
          <w:lang w:val="en-US"/>
        </w:rPr>
        <mc:AlternateContent>
          <mc:Choice Requires="wps">
            <w:drawing>
              <wp:anchor distT="0" distB="0" distL="114300" distR="114300" simplePos="0" relativeHeight="251658240" behindDoc="0" locked="0" layoutInCell="1" allowOverlap="1" wp14:anchorId="4DA3B33B" wp14:editId="4BBA78AD">
                <wp:simplePos x="0" y="0"/>
                <wp:positionH relativeFrom="column">
                  <wp:posOffset>625868</wp:posOffset>
                </wp:positionH>
                <wp:positionV relativeFrom="paragraph">
                  <wp:posOffset>139494</wp:posOffset>
                </wp:positionV>
                <wp:extent cx="637540" cy="0"/>
                <wp:effectExtent l="0" t="0" r="10160" b="19050"/>
                <wp:wrapNone/>
                <wp:docPr id="20" name="Straight Connector 20"/>
                <wp:cNvGraphicFramePr/>
                <a:graphic xmlns:a="http://schemas.openxmlformats.org/drawingml/2006/main">
                  <a:graphicData uri="http://schemas.microsoft.com/office/word/2010/wordprocessingShape">
                    <wps:wsp>
                      <wps:cNvCnPr/>
                      <wps:spPr>
                        <a:xfrm>
                          <a:off x="0" y="0"/>
                          <a:ext cx="6375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1939A" id="Straight Connector 20"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9.3pt,11pt" to="9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" strokecolor="black [3213]" strokeweight="2pt"/>
            </w:pict>
          </mc:Fallback>
        </mc:AlternateContent>
      </w:r>
      <w:r w:rsidR="003F4ABB" w:rsidRPr="003F4ABB">
        <w:rPr>
          <w:rFonts w:ascii="Cambria Math" w:hAnsi="Cambria Math" w:cs="Cambria Math"/>
        </w:rPr>
        <w:t>𝐶𝑇</w:t>
      </w:r>
      <w:r w:rsidR="003F4ABB" w:rsidRPr="003F4ABB">
        <w:t xml:space="preserve"> =    </w:t>
      </w:r>
    </w:p>
    <w:p w14:paraId="64393EAC" w14:textId="22F01721" w:rsidR="003F4ABB" w:rsidRPr="003F4ABB" w:rsidRDefault="003F4ABB">
      <w:pPr>
        <w:shd w:val="clear" w:color="auto" w:fill="FFFF00"/>
        <w:jc w:val="both"/>
        <w:pPrChange w:id="61" w:author="Microsoft account" w:date="2025-11-26T12:32:00Z">
          <w:pPr>
            <w:jc w:val="both"/>
          </w:pPr>
        </w:pPrChange>
      </w:pPr>
    </w:p>
    <w:p w14:paraId="03263EE7" w14:textId="020FB3A4" w:rsidR="003F4ABB" w:rsidRPr="003F4ABB" w:rsidRDefault="003F4ABB">
      <w:pPr>
        <w:shd w:val="clear" w:color="auto" w:fill="FFFF00"/>
        <w:jc w:val="both"/>
        <w:pPrChange w:id="62" w:author="Microsoft account" w:date="2025-11-26T12:32:00Z">
          <w:pPr>
            <w:jc w:val="both"/>
          </w:pPr>
        </w:pPrChange>
      </w:pPr>
    </w:p>
    <w:p w14:paraId="02B7EABF" w14:textId="56766C86" w:rsidR="003F4ABB" w:rsidRPr="003F4ABB" w:rsidRDefault="003F4ABB">
      <w:pPr>
        <w:shd w:val="clear" w:color="auto" w:fill="FFFF00"/>
        <w:spacing w:line="360" w:lineRule="auto"/>
        <w:jc w:val="both"/>
        <w:pPrChange w:id="63" w:author="Microsoft account" w:date="2025-11-26T12:32:00Z">
          <w:pPr>
            <w:spacing w:line="360" w:lineRule="auto"/>
            <w:jc w:val="both"/>
          </w:pPr>
        </w:pPrChange>
      </w:pPr>
      <w:r>
        <w:t xml:space="preserve"> </w:t>
      </w:r>
      <w:commentRangeStart w:id="64"/>
      <w:r w:rsidRPr="003F4ABB">
        <w:t>Ket</w:t>
      </w:r>
      <w:r>
        <w:tab/>
      </w:r>
      <w:r w:rsidRPr="003F4ABB">
        <w:t xml:space="preserve">= </w:t>
      </w:r>
      <w:r w:rsidRPr="003F4ABB">
        <w:tab/>
        <w:t xml:space="preserve">CT </w:t>
      </w:r>
      <w:r w:rsidRPr="003F4ABB">
        <w:tab/>
        <w:t xml:space="preserve">= </w:t>
      </w:r>
      <w:r w:rsidR="00462467">
        <w:t>Waktu Siklus ( Menit )</w:t>
      </w:r>
    </w:p>
    <w:p w14:paraId="64B55084" w14:textId="7EC022D6" w:rsidR="003F4ABB" w:rsidRPr="003F4ABB" w:rsidRDefault="003F4ABB">
      <w:pPr>
        <w:pStyle w:val="ListParagraph"/>
        <w:shd w:val="clear" w:color="auto" w:fill="FFFF00"/>
        <w:spacing w:line="360" w:lineRule="auto"/>
        <w:ind w:left="720" w:firstLine="720"/>
        <w:jc w:val="both"/>
        <w:pPrChange w:id="65" w:author="Microsoft account" w:date="2025-11-26T12:32:00Z">
          <w:pPr>
            <w:pStyle w:val="ListParagraph"/>
            <w:spacing w:line="360" w:lineRule="auto"/>
            <w:ind w:left="720" w:firstLine="720"/>
            <w:jc w:val="both"/>
          </w:pPr>
        </w:pPrChange>
      </w:pPr>
      <w:r w:rsidRPr="003F4ABB">
        <w:t xml:space="preserve">Waktu edar </w:t>
      </w:r>
      <w:r w:rsidRPr="003F4ABB">
        <w:tab/>
        <w:t xml:space="preserve">= Total waktu edar  </w:t>
      </w:r>
    </w:p>
    <w:p w14:paraId="1ADEBB76" w14:textId="77777777" w:rsidR="003F4ABB" w:rsidRPr="003F4ABB" w:rsidRDefault="003F4ABB">
      <w:pPr>
        <w:pStyle w:val="ListParagraph"/>
        <w:shd w:val="clear" w:color="auto" w:fill="FFFF00"/>
        <w:spacing w:line="360" w:lineRule="auto"/>
        <w:ind w:left="720" w:firstLine="720"/>
        <w:jc w:val="both"/>
        <w:pPrChange w:id="66" w:author="Microsoft account" w:date="2025-11-26T12:32:00Z">
          <w:pPr>
            <w:pStyle w:val="ListParagraph"/>
            <w:spacing w:line="360" w:lineRule="auto"/>
            <w:ind w:left="720" w:firstLine="720"/>
            <w:jc w:val="both"/>
          </w:pPr>
        </w:pPrChange>
      </w:pPr>
      <w:r w:rsidRPr="003F4ABB">
        <w:t xml:space="preserve">n </w:t>
      </w:r>
      <w:r w:rsidRPr="003F4ABB">
        <w:tab/>
      </w:r>
      <w:r w:rsidRPr="003F4ABB">
        <w:tab/>
        <w:t>= jumlah alat berat</w:t>
      </w:r>
      <w:commentRangeEnd w:id="64"/>
      <w:r w:rsidR="0022403C">
        <w:rPr>
          <w:rStyle w:val="CommentReference"/>
        </w:rPr>
        <w:commentReference w:id="64"/>
      </w:r>
    </w:p>
    <w:commentRangeEnd w:id="58"/>
    <w:p w14:paraId="5A4D78C8" w14:textId="77777777" w:rsidR="003F4ABB" w:rsidRDefault="008679EE">
      <w:pPr>
        <w:shd w:val="clear" w:color="auto" w:fill="FFFF00"/>
        <w:tabs>
          <w:tab w:val="left" w:pos="567"/>
        </w:tabs>
        <w:spacing w:line="276" w:lineRule="auto"/>
        <w:ind w:left="170" w:right="-283"/>
        <w:rPr>
          <w:lang w:val="en-US"/>
        </w:rPr>
        <w:pPrChange w:id="67" w:author="Microsoft account" w:date="2025-11-26T12:32:00Z">
          <w:pPr>
            <w:tabs>
              <w:tab w:val="left" w:pos="567"/>
            </w:tabs>
            <w:spacing w:line="276" w:lineRule="auto"/>
            <w:ind w:left="170" w:right="-283"/>
          </w:pPr>
        </w:pPrChange>
      </w:pPr>
      <w:r>
        <w:rPr>
          <w:rStyle w:val="CommentReference"/>
        </w:rPr>
        <w:commentReference w:id="58"/>
      </w:r>
      <w:commentRangeStart w:id="68"/>
    </w:p>
    <w:p w14:paraId="43EA5F58" w14:textId="77777777" w:rsidR="003F4ABB" w:rsidRDefault="003F4ABB">
      <w:pPr>
        <w:shd w:val="clear" w:color="auto" w:fill="FFFF00"/>
        <w:tabs>
          <w:tab w:val="left" w:pos="567"/>
        </w:tabs>
        <w:spacing w:line="276" w:lineRule="auto"/>
        <w:ind w:left="170" w:right="-283"/>
        <w:rPr>
          <w:lang w:val="en-US"/>
        </w:rPr>
        <w:pPrChange w:id="69" w:author="Microsoft account" w:date="2025-11-26T12:32:00Z">
          <w:pPr>
            <w:tabs>
              <w:tab w:val="left" w:pos="567"/>
            </w:tabs>
            <w:spacing w:line="276" w:lineRule="auto"/>
            <w:ind w:left="170" w:right="-283"/>
          </w:pPr>
        </w:pPrChange>
      </w:pPr>
    </w:p>
    <w:p w14:paraId="115897DD" w14:textId="77777777" w:rsidR="003F4ABB" w:rsidRDefault="003F4ABB">
      <w:pPr>
        <w:shd w:val="clear" w:color="auto" w:fill="FFFF00"/>
        <w:tabs>
          <w:tab w:val="left" w:pos="567"/>
        </w:tabs>
        <w:spacing w:line="276" w:lineRule="auto"/>
        <w:ind w:left="170" w:right="-283"/>
        <w:rPr>
          <w:lang w:val="en-US"/>
        </w:rPr>
        <w:pPrChange w:id="70" w:author="Microsoft account" w:date="2025-11-26T12:32:00Z">
          <w:pPr>
            <w:tabs>
              <w:tab w:val="left" w:pos="567"/>
            </w:tabs>
            <w:spacing w:line="276" w:lineRule="auto"/>
            <w:ind w:left="170" w:right="-283"/>
          </w:pPr>
        </w:pPrChange>
      </w:pPr>
    </w:p>
    <w:commentRangeEnd w:id="68"/>
    <w:p w14:paraId="1085A9A9" w14:textId="77777777" w:rsidR="003F4ABB" w:rsidRDefault="008679EE">
      <w:pPr>
        <w:shd w:val="clear" w:color="auto" w:fill="FFFF00"/>
        <w:tabs>
          <w:tab w:val="left" w:pos="567"/>
        </w:tabs>
        <w:spacing w:line="276" w:lineRule="auto"/>
        <w:ind w:left="170" w:right="-283"/>
        <w:rPr>
          <w:lang w:val="en-US"/>
        </w:rPr>
        <w:pPrChange w:id="71" w:author="Microsoft account" w:date="2025-11-26T12:32:00Z">
          <w:pPr>
            <w:tabs>
              <w:tab w:val="left" w:pos="567"/>
            </w:tabs>
            <w:spacing w:line="276" w:lineRule="auto"/>
            <w:ind w:left="170" w:right="-283"/>
          </w:pPr>
        </w:pPrChange>
      </w:pPr>
      <w:r>
        <w:rPr>
          <w:rStyle w:val="CommentReference"/>
        </w:rPr>
        <w:commentReference w:id="68"/>
      </w:r>
    </w:p>
    <w:p w14:paraId="56A38459" w14:textId="77777777" w:rsidR="003F4ABB" w:rsidRPr="003F4ABB" w:rsidRDefault="003F4ABB" w:rsidP="003F4ABB">
      <w:pPr>
        <w:pStyle w:val="Heading2"/>
        <w:spacing w:before="200" w:after="120" w:line="240" w:lineRule="auto"/>
        <w:ind w:firstLine="170"/>
        <w:rPr>
          <w:rFonts w:cs="Times New Roman"/>
          <w:b/>
          <w:color w:val="auto"/>
          <w:sz w:val="22"/>
          <w:szCs w:val="22"/>
        </w:rPr>
      </w:pPr>
      <w:bookmarkStart w:id="72" w:name="_Toc162171101"/>
      <w:r w:rsidRPr="003F4ABB">
        <w:rPr>
          <w:rFonts w:cs="Times New Roman"/>
          <w:b/>
          <w:color w:val="auto"/>
          <w:sz w:val="22"/>
          <w:szCs w:val="22"/>
        </w:rPr>
        <w:t>Produktivitas</w:t>
      </w:r>
      <w:bookmarkEnd w:id="72"/>
      <w:r w:rsidRPr="003F4ABB">
        <w:rPr>
          <w:rFonts w:cs="Times New Roman"/>
          <w:b/>
          <w:color w:val="auto"/>
          <w:sz w:val="22"/>
          <w:szCs w:val="22"/>
        </w:rPr>
        <w:t xml:space="preserve"> </w:t>
      </w:r>
    </w:p>
    <w:p w14:paraId="1222F6EF" w14:textId="512EB3CE" w:rsidR="003F4ABB" w:rsidRPr="003F4ABB" w:rsidRDefault="003F4ABB" w:rsidP="00F9160B">
      <w:pPr>
        <w:tabs>
          <w:tab w:val="left" w:pos="567"/>
        </w:tabs>
        <w:spacing w:line="276" w:lineRule="auto"/>
        <w:ind w:left="170" w:right="-283"/>
        <w:jc w:val="both"/>
      </w:pPr>
      <w:r>
        <w:tab/>
      </w:r>
      <w:r w:rsidRPr="003F4ABB">
        <w:t>Produktivitas adalah perbandingan antara hasil yang dicapai (</w:t>
      </w:r>
      <w:r w:rsidRPr="003F4ABB">
        <w:rPr>
          <w:i/>
        </w:rPr>
        <w:t>output</w:t>
      </w:r>
      <w:r w:rsidRPr="003F4ABB">
        <w:t>) dengan seluruh sumber daya yang digunakan (</w:t>
      </w:r>
      <w:r w:rsidRPr="003F4ABB">
        <w:rPr>
          <w:i/>
        </w:rPr>
        <w:t>input</w:t>
      </w:r>
      <w:r w:rsidRPr="003F4ABB">
        <w:t xml:space="preserve">) </w:t>
      </w:r>
      <w:commentRangeStart w:id="73"/>
      <w:r w:rsidRPr="003F4ABB">
        <w:t>(Alifen,2012)</w:t>
      </w:r>
      <w:commentRangeEnd w:id="73"/>
      <w:r w:rsidR="0022403C">
        <w:rPr>
          <w:rStyle w:val="CommentReference"/>
        </w:rPr>
        <w:commentReference w:id="73"/>
      </w:r>
      <w:r w:rsidRPr="003F4ABB">
        <w:t>. Produktivitas pekerjaan galian tanah dipengaruhi oleh efisiensi alat berat yang memerlukan estimasi akurat mengenai kuantitas pekerjaan tanah, kondisi pengerjaan, dan ketepatan dalam memilih alat yang digunakan serta kompetensi dari manajemennya.</w:t>
      </w:r>
    </w:p>
    <w:p w14:paraId="302D0FBE" w14:textId="77777777" w:rsidR="003F4ABB" w:rsidRPr="003F4ABB" w:rsidRDefault="003F4ABB" w:rsidP="00623374">
      <w:pPr>
        <w:pStyle w:val="Heading3"/>
        <w:keepNext/>
        <w:keepLines/>
        <w:widowControl/>
        <w:numPr>
          <w:ilvl w:val="0"/>
          <w:numId w:val="32"/>
        </w:numPr>
        <w:autoSpaceDE/>
        <w:autoSpaceDN/>
        <w:spacing w:before="200" w:line="480" w:lineRule="auto"/>
        <w:ind w:left="426" w:hanging="284"/>
        <w:jc w:val="both"/>
        <w:rPr>
          <w:sz w:val="20"/>
          <w:szCs w:val="22"/>
        </w:rPr>
      </w:pPr>
      <w:bookmarkStart w:id="74" w:name="_Toc162171102"/>
      <w:r w:rsidRPr="003F4ABB">
        <w:rPr>
          <w:sz w:val="20"/>
          <w:szCs w:val="22"/>
        </w:rPr>
        <w:t>Produktivitas Alat Berat Excavator Di Darat</w:t>
      </w:r>
      <w:bookmarkEnd w:id="74"/>
    </w:p>
    <w:p w14:paraId="4BC1BF1E" w14:textId="77777777" w:rsidR="003F4ABB" w:rsidRDefault="003F4ABB">
      <w:pPr>
        <w:shd w:val="clear" w:color="auto" w:fill="FFFF00"/>
        <w:spacing w:line="276" w:lineRule="auto"/>
        <w:ind w:left="142" w:firstLine="425"/>
        <w:jc w:val="both"/>
        <w:pPrChange w:id="75" w:author="Microsoft account" w:date="2025-11-26T12:28:00Z">
          <w:pPr>
            <w:spacing w:line="276" w:lineRule="auto"/>
            <w:ind w:left="142" w:firstLine="425"/>
            <w:jc w:val="both"/>
          </w:pPr>
        </w:pPrChange>
      </w:pPr>
      <w:r w:rsidRPr="003F4ABB">
        <w:t xml:space="preserve">Produktivitas alat muat khususnya </w:t>
      </w:r>
      <w:r w:rsidRPr="003F4ABB">
        <w:rPr>
          <w:i/>
        </w:rPr>
        <w:t>excavator</w:t>
      </w:r>
      <w:r w:rsidRPr="003F4ABB">
        <w:t xml:space="preserve"> di darat dapat dihitung dengan menggunakan persamaan berikut. (2.3) Menurut Permen PUPR No. 28/PRT/M/2016. </w:t>
      </w:r>
      <w:commentRangeStart w:id="76"/>
    </w:p>
    <w:p w14:paraId="22E566C5" w14:textId="0C60D3A4" w:rsidR="003F4ABB" w:rsidRPr="003F4ABB" w:rsidRDefault="003F4ABB">
      <w:pPr>
        <w:shd w:val="clear" w:color="auto" w:fill="FFFF00"/>
        <w:spacing w:line="276" w:lineRule="auto"/>
        <w:ind w:firstLine="720"/>
        <w:jc w:val="both"/>
        <w:pPrChange w:id="77" w:author="Microsoft account" w:date="2025-11-26T12:28:00Z">
          <w:pPr>
            <w:spacing w:line="276" w:lineRule="auto"/>
            <w:ind w:firstLine="720"/>
            <w:jc w:val="both"/>
          </w:pPr>
        </w:pPrChange>
      </w:pPr>
      <w:r w:rsidRPr="00A32176">
        <w:rPr>
          <w:noProof/>
          <w:sz w:val="24"/>
          <w:szCs w:val="24"/>
          <w:lang w:val="en-US"/>
        </w:rPr>
        <mc:AlternateContent>
          <mc:Choice Requires="wps">
            <w:drawing>
              <wp:anchor distT="0" distB="0" distL="114300" distR="114300" simplePos="0" relativeHeight="251660288" behindDoc="0" locked="0" layoutInCell="1" allowOverlap="1" wp14:anchorId="3163D843" wp14:editId="0A647382">
                <wp:simplePos x="0" y="0"/>
                <wp:positionH relativeFrom="column">
                  <wp:posOffset>1168087</wp:posOffset>
                </wp:positionH>
                <wp:positionV relativeFrom="paragraph">
                  <wp:posOffset>25970</wp:posOffset>
                </wp:positionV>
                <wp:extent cx="1323340" cy="498764"/>
                <wp:effectExtent l="0" t="0" r="10160" b="1587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340" cy="498764"/>
                        </a:xfrm>
                        <a:prstGeom prst="rect">
                          <a:avLst/>
                        </a:prstGeom>
                        <a:solidFill>
                          <a:srgbClr val="FFFFFF"/>
                        </a:solidFill>
                        <a:ln w="9525">
                          <a:solidFill>
                            <a:schemeClr val="bg1"/>
                          </a:solidFill>
                          <a:miter lim="800000"/>
                          <a:headEnd/>
                          <a:tailEnd/>
                        </a:ln>
                      </wps:spPr>
                      <wps:txbx>
                        <w:txbxContent>
                          <w:p w14:paraId="7295077E" w14:textId="77777777" w:rsidR="0022403C" w:rsidRPr="00895B21" w:rsidRDefault="0022403C" w:rsidP="003F4ABB">
                            <w:pPr>
                              <w:rPr>
                                <w:noProof/>
                                <w:szCs w:val="24"/>
                              </w:rPr>
                            </w:pPr>
                            <w:r w:rsidRPr="00895B21">
                              <w:rPr>
                                <w:szCs w:val="24"/>
                              </w:rPr>
                              <w:t xml:space="preserve">  V x Fb x Fa x 60   </w:t>
                            </w:r>
                          </w:p>
                          <w:p w14:paraId="5A4D6DF3" w14:textId="77777777" w:rsidR="0022403C" w:rsidRDefault="0022403C" w:rsidP="003F4ABB">
                            <w:r w:rsidRPr="00895B21">
                              <w:rPr>
                                <w:szCs w:val="24"/>
                              </w:rPr>
                              <w:t xml:space="preserve">        Ts1 x Fk</w:t>
                            </w:r>
                            <w:r w:rsidRPr="00895B21">
                              <w:rPr>
                                <w:szCs w:val="24"/>
                              </w:rPr>
                              <w:tab/>
                            </w:r>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3D843" id="_x0000_s1035" type="#_x0000_t202" style="position:absolute;left:0;text-align:left;margin-left:92pt;margin-top:2.05pt;width:104.2pt;height:3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" strokecolor="white [3212]">
                <v:textbox>
                  <w:txbxContent>
                    <w:p w14:paraId="7295077E" w14:textId="77777777" w:rsidR="0022403C" w:rsidRPr="00895B21" w:rsidRDefault="0022403C" w:rsidP="003F4ABB">
                      <w:pPr>
                        <w:rPr>
                          <w:noProof/>
                          <w:szCs w:val="24"/>
                        </w:rPr>
                      </w:pPr>
                      <w:r w:rsidRPr="00895B21">
                        <w:rPr>
                          <w:szCs w:val="24"/>
                        </w:rPr>
                        <w:t xml:space="preserve">  V x Fb x Fa x 60   </w:t>
                      </w:r>
                    </w:p>
                    <w:p w14:paraId="5A4D6DF3" w14:textId="77777777" w:rsidR="0022403C" w:rsidRDefault="0022403C" w:rsidP="003F4ABB">
                      <w:r w:rsidRPr="00895B21">
                        <w:rPr>
                          <w:szCs w:val="24"/>
                        </w:rPr>
                        <w:t xml:space="preserve">        Ts1 x Fk</w:t>
                      </w:r>
                      <w:r w:rsidRPr="00895B21">
                        <w:rPr>
                          <w:szCs w:val="24"/>
                        </w:rPr>
                        <w:tab/>
                      </w:r>
                      <w:r>
                        <w:rPr>
                          <w:sz w:val="24"/>
                          <w:szCs w:val="24"/>
                        </w:rPr>
                        <w:t xml:space="preserve">       </w:t>
                      </w:r>
                    </w:p>
                  </w:txbxContent>
                </v:textbox>
              </v:shape>
            </w:pict>
          </mc:Fallback>
        </mc:AlternateContent>
      </w:r>
    </w:p>
    <w:p w14:paraId="62CDCC98" w14:textId="3190F9D1" w:rsidR="003F4ABB" w:rsidRPr="00895B21" w:rsidRDefault="003F4ABB">
      <w:pPr>
        <w:shd w:val="clear" w:color="auto" w:fill="FFFF00"/>
        <w:jc w:val="both"/>
        <w:rPr>
          <w:szCs w:val="24"/>
        </w:rPr>
        <w:pPrChange w:id="78" w:author="Microsoft account" w:date="2025-11-26T12:28:00Z">
          <w:pPr>
            <w:jc w:val="both"/>
          </w:pPr>
        </w:pPrChange>
      </w:pPr>
      <w:r w:rsidRPr="00895B21">
        <w:rPr>
          <w:noProof/>
          <w:szCs w:val="24"/>
          <w:lang w:val="en-US"/>
        </w:rPr>
        <mc:AlternateContent>
          <mc:Choice Requires="wps">
            <w:drawing>
              <wp:anchor distT="0" distB="0" distL="114300" distR="114300" simplePos="0" relativeHeight="251662336" behindDoc="0" locked="0" layoutInCell="1" allowOverlap="1" wp14:anchorId="7DB1A709" wp14:editId="0CC03A52">
                <wp:simplePos x="0" y="0"/>
                <wp:positionH relativeFrom="column">
                  <wp:posOffset>1276928</wp:posOffset>
                </wp:positionH>
                <wp:positionV relativeFrom="paragraph">
                  <wp:posOffset>70279</wp:posOffset>
                </wp:positionV>
                <wp:extent cx="1214158" cy="0"/>
                <wp:effectExtent l="0" t="0" r="24130" b="19050"/>
                <wp:wrapNone/>
                <wp:docPr id="14" name="Straight Connector 14"/>
                <wp:cNvGraphicFramePr/>
                <a:graphic xmlns:a="http://schemas.openxmlformats.org/drawingml/2006/main">
                  <a:graphicData uri="http://schemas.microsoft.com/office/word/2010/wordprocessingShape">
                    <wps:wsp>
                      <wps:cNvCnPr/>
                      <wps:spPr>
                        <a:xfrm>
                          <a:off x="0" y="0"/>
                          <a:ext cx="1214158"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84B42" id="Straight Connector 1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5pt,5.55pt" to="196.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" strokecolor="black [3213]" strokeweight="2pt"/>
            </w:pict>
          </mc:Fallback>
        </mc:AlternateContent>
      </w:r>
      <w:r w:rsidR="00623374">
        <w:rPr>
          <w:szCs w:val="24"/>
        </w:rPr>
        <w:t xml:space="preserve">  </w:t>
      </w:r>
      <w:r w:rsidRPr="00895B21">
        <w:rPr>
          <w:szCs w:val="24"/>
        </w:rPr>
        <w:t xml:space="preserve">Q1 (M³/Jam)  </w:t>
      </w:r>
      <w:r w:rsidRPr="00895B21">
        <w:rPr>
          <w:szCs w:val="24"/>
        </w:rPr>
        <w:tab/>
        <w:t xml:space="preserve">:                         </w:t>
      </w:r>
    </w:p>
    <w:p w14:paraId="0C2ED63D" w14:textId="77777777" w:rsidR="003F4ABB" w:rsidRPr="00895B21" w:rsidRDefault="003F4ABB">
      <w:pPr>
        <w:shd w:val="clear" w:color="auto" w:fill="FFFF00"/>
        <w:rPr>
          <w:szCs w:val="24"/>
        </w:rPr>
        <w:pPrChange w:id="79" w:author="Microsoft account" w:date="2025-11-26T12:28:00Z">
          <w:pPr/>
        </w:pPrChange>
      </w:pPr>
    </w:p>
    <w:commentRangeEnd w:id="76"/>
    <w:p w14:paraId="40A7BD38" w14:textId="77777777" w:rsidR="00895B21" w:rsidRDefault="008679EE">
      <w:pPr>
        <w:shd w:val="clear" w:color="auto" w:fill="FFFF00"/>
        <w:tabs>
          <w:tab w:val="left" w:pos="2143"/>
        </w:tabs>
        <w:spacing w:line="360" w:lineRule="auto"/>
        <w:jc w:val="both"/>
        <w:rPr>
          <w:szCs w:val="24"/>
        </w:rPr>
        <w:pPrChange w:id="80" w:author="Microsoft account" w:date="2025-11-26T12:28:00Z">
          <w:pPr>
            <w:tabs>
              <w:tab w:val="left" w:pos="2143"/>
            </w:tabs>
            <w:spacing w:line="360" w:lineRule="auto"/>
            <w:jc w:val="both"/>
          </w:pPr>
        </w:pPrChange>
      </w:pPr>
      <w:r>
        <w:rPr>
          <w:rStyle w:val="CommentReference"/>
        </w:rPr>
        <w:commentReference w:id="76"/>
      </w:r>
    </w:p>
    <w:p w14:paraId="7BDD8EAA" w14:textId="2106297F" w:rsidR="003F4ABB" w:rsidRPr="00895B21" w:rsidRDefault="00623374">
      <w:pPr>
        <w:shd w:val="clear" w:color="auto" w:fill="FFFF00"/>
        <w:tabs>
          <w:tab w:val="left" w:pos="2143"/>
        </w:tabs>
        <w:spacing w:line="360" w:lineRule="auto"/>
        <w:jc w:val="both"/>
        <w:rPr>
          <w:szCs w:val="24"/>
        </w:rPr>
        <w:pPrChange w:id="81" w:author="Microsoft account" w:date="2025-11-26T12:29:00Z">
          <w:pPr>
            <w:tabs>
              <w:tab w:val="left" w:pos="2143"/>
            </w:tabs>
            <w:spacing w:line="360" w:lineRule="auto"/>
            <w:jc w:val="both"/>
          </w:pPr>
        </w:pPrChange>
      </w:pPr>
      <w:commentRangeStart w:id="82"/>
      <w:r>
        <w:rPr>
          <w:szCs w:val="24"/>
        </w:rPr>
        <w:t xml:space="preserve">  </w:t>
      </w:r>
      <w:r w:rsidR="003F4ABB" w:rsidRPr="00895B21">
        <w:rPr>
          <w:szCs w:val="24"/>
        </w:rPr>
        <w:t>Ket</w:t>
      </w:r>
      <w:r>
        <w:rPr>
          <w:szCs w:val="24"/>
        </w:rPr>
        <w:t xml:space="preserve"> : </w:t>
      </w:r>
      <w:r w:rsidR="00895B21" w:rsidRPr="00895B21">
        <w:rPr>
          <w:szCs w:val="24"/>
        </w:rPr>
        <w:t xml:space="preserve">Q1 = </w:t>
      </w:r>
      <w:r w:rsidR="003F4ABB" w:rsidRPr="00895B21">
        <w:rPr>
          <w:szCs w:val="24"/>
        </w:rPr>
        <w:t xml:space="preserve">Kapasitas Produksitivitas </w:t>
      </w:r>
      <w:r w:rsidR="00895B21" w:rsidRPr="00895B21">
        <w:rPr>
          <w:szCs w:val="24"/>
        </w:rPr>
        <w:t xml:space="preserve"> </w:t>
      </w:r>
      <w:r w:rsidR="00895B21" w:rsidRPr="00895B21">
        <w:rPr>
          <w:szCs w:val="24"/>
        </w:rPr>
        <w:br/>
        <w:t xml:space="preserve">                            </w:t>
      </w:r>
      <w:r w:rsidR="00895B21">
        <w:rPr>
          <w:szCs w:val="24"/>
        </w:rPr>
        <w:t xml:space="preserve">       </w:t>
      </w:r>
      <w:r w:rsidR="00895B21" w:rsidRPr="00895B21">
        <w:rPr>
          <w:szCs w:val="24"/>
        </w:rPr>
        <w:t xml:space="preserve">  </w:t>
      </w:r>
      <w:r w:rsidR="003F4ABB" w:rsidRPr="00895B21">
        <w:rPr>
          <w:szCs w:val="24"/>
        </w:rPr>
        <w:t>excavator di darat (m³/ jam)</w:t>
      </w:r>
    </w:p>
    <w:p w14:paraId="7DB70BE9" w14:textId="362A5D72" w:rsidR="003F4ABB" w:rsidRPr="00895B21" w:rsidRDefault="00895B21">
      <w:pPr>
        <w:shd w:val="clear" w:color="auto" w:fill="FFFF00"/>
        <w:spacing w:line="360" w:lineRule="auto"/>
        <w:ind w:firstLine="720"/>
        <w:jc w:val="both"/>
        <w:rPr>
          <w:szCs w:val="24"/>
        </w:rPr>
        <w:pPrChange w:id="83" w:author="Microsoft account" w:date="2025-11-26T12:29:00Z">
          <w:pPr>
            <w:spacing w:line="360" w:lineRule="auto"/>
            <w:ind w:firstLine="720"/>
            <w:jc w:val="both"/>
          </w:pPr>
        </w:pPrChange>
      </w:pPr>
      <w:r w:rsidRPr="00895B21">
        <w:rPr>
          <w:szCs w:val="24"/>
        </w:rPr>
        <w:t xml:space="preserve">     </w:t>
      </w:r>
      <w:r w:rsidR="003F4ABB" w:rsidRPr="00895B21">
        <w:rPr>
          <w:szCs w:val="24"/>
        </w:rPr>
        <w:t xml:space="preserve">V </w:t>
      </w:r>
      <w:r w:rsidRPr="00895B21">
        <w:rPr>
          <w:szCs w:val="24"/>
        </w:rPr>
        <w:t xml:space="preserve">   </w:t>
      </w:r>
      <w:r>
        <w:rPr>
          <w:szCs w:val="24"/>
        </w:rPr>
        <w:t xml:space="preserve"> </w:t>
      </w:r>
      <w:r w:rsidR="003F4ABB" w:rsidRPr="00895B21">
        <w:rPr>
          <w:szCs w:val="24"/>
        </w:rPr>
        <w:t xml:space="preserve"> </w:t>
      </w:r>
      <w:r>
        <w:rPr>
          <w:szCs w:val="24"/>
        </w:rPr>
        <w:t xml:space="preserve">  </w:t>
      </w:r>
      <w:r w:rsidR="003F4ABB" w:rsidRPr="00895B21">
        <w:rPr>
          <w:szCs w:val="24"/>
        </w:rPr>
        <w:t>= Kapasitas Bucket (M³)</w:t>
      </w:r>
    </w:p>
    <w:p w14:paraId="7250E918" w14:textId="124FBD80" w:rsidR="003F4ABB" w:rsidRPr="00895B21" w:rsidRDefault="003F4ABB">
      <w:pPr>
        <w:shd w:val="clear" w:color="auto" w:fill="FFFF00"/>
        <w:spacing w:line="360" w:lineRule="auto"/>
        <w:jc w:val="both"/>
        <w:rPr>
          <w:szCs w:val="24"/>
        </w:rPr>
        <w:pPrChange w:id="84" w:author="Microsoft account" w:date="2025-11-26T12:29:00Z">
          <w:pPr>
            <w:spacing w:line="360" w:lineRule="auto"/>
            <w:jc w:val="both"/>
          </w:pPr>
        </w:pPrChange>
      </w:pPr>
      <w:r w:rsidRPr="00895B21">
        <w:rPr>
          <w:szCs w:val="24"/>
        </w:rPr>
        <w:t xml:space="preserve"> </w:t>
      </w:r>
      <w:r w:rsidR="00895B21" w:rsidRPr="00895B21">
        <w:rPr>
          <w:szCs w:val="24"/>
        </w:rPr>
        <w:t xml:space="preserve">            </w:t>
      </w:r>
      <w:r w:rsidR="00895B21">
        <w:rPr>
          <w:szCs w:val="24"/>
        </w:rPr>
        <w:t xml:space="preserve"> </w:t>
      </w:r>
      <w:r w:rsidR="00895B21" w:rsidRPr="00895B21">
        <w:rPr>
          <w:szCs w:val="24"/>
        </w:rPr>
        <w:t xml:space="preserve">    </w:t>
      </w:r>
      <w:r w:rsidRPr="00895B21">
        <w:rPr>
          <w:szCs w:val="24"/>
        </w:rPr>
        <w:t xml:space="preserve">Fa </w:t>
      </w:r>
      <w:r w:rsidR="00895B21">
        <w:rPr>
          <w:szCs w:val="24"/>
        </w:rPr>
        <w:t xml:space="preserve">      </w:t>
      </w:r>
      <w:r w:rsidRPr="00895B21">
        <w:rPr>
          <w:szCs w:val="24"/>
        </w:rPr>
        <w:t>= Faktor Efisiensi Alat</w:t>
      </w:r>
    </w:p>
    <w:p w14:paraId="250B3CE0" w14:textId="18259E3C" w:rsidR="003F4ABB" w:rsidRPr="00895B21" w:rsidRDefault="00895B21">
      <w:pPr>
        <w:shd w:val="clear" w:color="auto" w:fill="FFFF00"/>
        <w:spacing w:line="360" w:lineRule="auto"/>
        <w:jc w:val="both"/>
        <w:rPr>
          <w:szCs w:val="24"/>
        </w:rPr>
        <w:pPrChange w:id="85" w:author="Microsoft account" w:date="2025-11-26T12:29:00Z">
          <w:pPr>
            <w:spacing w:line="360" w:lineRule="auto"/>
            <w:jc w:val="both"/>
          </w:pPr>
        </w:pPrChange>
      </w:pPr>
      <w:r w:rsidRPr="00895B21">
        <w:rPr>
          <w:szCs w:val="24"/>
        </w:rPr>
        <w:t xml:space="preserve">               </w:t>
      </w:r>
      <w:r>
        <w:rPr>
          <w:szCs w:val="24"/>
        </w:rPr>
        <w:t xml:space="preserve"> </w:t>
      </w:r>
      <w:r w:rsidRPr="00895B21">
        <w:rPr>
          <w:szCs w:val="24"/>
        </w:rPr>
        <w:t xml:space="preserve"> </w:t>
      </w:r>
      <w:r w:rsidR="003F4ABB" w:rsidRPr="00895B21">
        <w:rPr>
          <w:szCs w:val="24"/>
        </w:rPr>
        <w:t xml:space="preserve"> Fb </w:t>
      </w:r>
      <w:r>
        <w:rPr>
          <w:szCs w:val="24"/>
        </w:rPr>
        <w:t xml:space="preserve">      </w:t>
      </w:r>
      <w:r w:rsidR="003F4ABB" w:rsidRPr="00895B21">
        <w:rPr>
          <w:szCs w:val="24"/>
        </w:rPr>
        <w:t>= Faktor bucket</w:t>
      </w:r>
    </w:p>
    <w:p w14:paraId="3B2B1A4B" w14:textId="76342941" w:rsidR="003F4ABB" w:rsidRPr="00895B21" w:rsidRDefault="00895B21">
      <w:pPr>
        <w:shd w:val="clear" w:color="auto" w:fill="FFFF00"/>
        <w:spacing w:line="360" w:lineRule="auto"/>
        <w:jc w:val="both"/>
        <w:rPr>
          <w:szCs w:val="24"/>
        </w:rPr>
        <w:pPrChange w:id="86" w:author="Microsoft account" w:date="2025-11-26T12:29:00Z">
          <w:pPr>
            <w:spacing w:line="360" w:lineRule="auto"/>
            <w:jc w:val="both"/>
          </w:pPr>
        </w:pPrChange>
      </w:pPr>
      <w:r w:rsidRPr="00895B21">
        <w:rPr>
          <w:szCs w:val="24"/>
        </w:rPr>
        <w:t xml:space="preserve">               </w:t>
      </w:r>
      <w:r w:rsidR="003F4ABB" w:rsidRPr="00895B21">
        <w:rPr>
          <w:szCs w:val="24"/>
        </w:rPr>
        <w:t xml:space="preserve"> </w:t>
      </w:r>
      <w:r>
        <w:rPr>
          <w:szCs w:val="24"/>
        </w:rPr>
        <w:t xml:space="preserve">  </w:t>
      </w:r>
      <w:r w:rsidR="003F4ABB" w:rsidRPr="00895B21">
        <w:rPr>
          <w:szCs w:val="24"/>
        </w:rPr>
        <w:t xml:space="preserve">Ts1 </w:t>
      </w:r>
      <w:r>
        <w:rPr>
          <w:szCs w:val="24"/>
        </w:rPr>
        <w:t xml:space="preserve">    </w:t>
      </w:r>
      <w:r w:rsidR="003F4ABB" w:rsidRPr="00895B21">
        <w:rPr>
          <w:szCs w:val="24"/>
        </w:rPr>
        <w:t>= Waktu Siklus (menit)</w:t>
      </w:r>
    </w:p>
    <w:p w14:paraId="2F628BAC" w14:textId="4A1F8B10" w:rsidR="003F4ABB" w:rsidRPr="00895B21" w:rsidRDefault="003F4ABB">
      <w:pPr>
        <w:shd w:val="clear" w:color="auto" w:fill="FFFF00"/>
        <w:tabs>
          <w:tab w:val="left" w:pos="567"/>
        </w:tabs>
        <w:spacing w:line="276" w:lineRule="auto"/>
        <w:ind w:left="170" w:right="-283"/>
        <w:rPr>
          <w:szCs w:val="24"/>
        </w:rPr>
        <w:pPrChange w:id="87" w:author="Microsoft account" w:date="2025-11-26T12:29:00Z">
          <w:pPr>
            <w:tabs>
              <w:tab w:val="left" w:pos="567"/>
            </w:tabs>
            <w:spacing w:line="276" w:lineRule="auto"/>
            <w:ind w:left="170" w:right="-283"/>
          </w:pPr>
        </w:pPrChange>
      </w:pPr>
      <w:r w:rsidRPr="00895B21">
        <w:rPr>
          <w:szCs w:val="24"/>
        </w:rPr>
        <w:t xml:space="preserve"> </w:t>
      </w:r>
      <w:r w:rsidR="00895B21" w:rsidRPr="00895B21">
        <w:rPr>
          <w:szCs w:val="24"/>
        </w:rPr>
        <w:t xml:space="preserve">             </w:t>
      </w:r>
      <w:r w:rsidR="00895B21">
        <w:rPr>
          <w:szCs w:val="24"/>
        </w:rPr>
        <w:t xml:space="preserve"> </w:t>
      </w:r>
      <w:r w:rsidR="00895B21" w:rsidRPr="00895B21">
        <w:rPr>
          <w:szCs w:val="24"/>
        </w:rPr>
        <w:t xml:space="preserve"> </w:t>
      </w:r>
      <w:r w:rsidRPr="00895B21">
        <w:rPr>
          <w:szCs w:val="24"/>
        </w:rPr>
        <w:t xml:space="preserve">Fk </w:t>
      </w:r>
      <w:r w:rsidR="00895B21">
        <w:rPr>
          <w:szCs w:val="24"/>
        </w:rPr>
        <w:t xml:space="preserve">     </w:t>
      </w:r>
      <w:r w:rsidRPr="00895B21">
        <w:rPr>
          <w:szCs w:val="24"/>
        </w:rPr>
        <w:t>= Faktor konversi (kedalaman)</w:t>
      </w:r>
      <w:commentRangeEnd w:id="82"/>
      <w:r w:rsidR="008679EE">
        <w:rPr>
          <w:rStyle w:val="CommentReference"/>
        </w:rPr>
        <w:commentReference w:id="82"/>
      </w:r>
    </w:p>
    <w:p w14:paraId="7544E53C" w14:textId="77777777" w:rsidR="00895B21" w:rsidRPr="00895B21" w:rsidRDefault="00895B21" w:rsidP="00623374">
      <w:pPr>
        <w:pStyle w:val="Heading3"/>
        <w:keepNext/>
        <w:keepLines/>
        <w:widowControl/>
        <w:numPr>
          <w:ilvl w:val="0"/>
          <w:numId w:val="32"/>
        </w:numPr>
        <w:autoSpaceDE/>
        <w:autoSpaceDN/>
        <w:spacing w:before="200" w:line="480" w:lineRule="auto"/>
        <w:ind w:left="426" w:hanging="284"/>
        <w:jc w:val="both"/>
        <w:rPr>
          <w:sz w:val="20"/>
          <w:szCs w:val="22"/>
        </w:rPr>
      </w:pPr>
      <w:bookmarkStart w:id="88" w:name="_Toc162171103"/>
      <w:r w:rsidRPr="00895B21">
        <w:rPr>
          <w:sz w:val="20"/>
          <w:szCs w:val="22"/>
        </w:rPr>
        <w:t>Produktivitas Alat berat Excavator bersama Ponton Di Air</w:t>
      </w:r>
      <w:bookmarkEnd w:id="88"/>
    </w:p>
    <w:p w14:paraId="6F1B2601" w14:textId="6B977583" w:rsidR="00895B21" w:rsidRDefault="00895B21" w:rsidP="00623374">
      <w:pPr>
        <w:spacing w:line="276" w:lineRule="auto"/>
        <w:ind w:left="142" w:firstLine="720"/>
        <w:jc w:val="both"/>
        <w:rPr>
          <w:szCs w:val="24"/>
        </w:rPr>
      </w:pPr>
      <w:r w:rsidRPr="00895B21">
        <w:rPr>
          <w:szCs w:val="24"/>
        </w:rPr>
        <w:t xml:space="preserve">Pada perhitungan dalam mencari produktivitas </w:t>
      </w:r>
      <w:r w:rsidRPr="00895B21">
        <w:rPr>
          <w:i/>
          <w:szCs w:val="24"/>
        </w:rPr>
        <w:t>excavator</w:t>
      </w:r>
      <w:r w:rsidRPr="00895B21">
        <w:rPr>
          <w:szCs w:val="24"/>
        </w:rPr>
        <w:t xml:space="preserve"> bersama ponton di air</w:t>
      </w:r>
      <w:r w:rsidRPr="00895B21">
        <w:rPr>
          <w:i/>
          <w:szCs w:val="24"/>
        </w:rPr>
        <w:t xml:space="preserve">  </w:t>
      </w:r>
      <w:r w:rsidRPr="00895B21">
        <w:rPr>
          <w:szCs w:val="24"/>
        </w:rPr>
        <w:t>dipakai persamaan (2.4) Menurut Permen PUPR No. 28/PRT/M/2016.</w:t>
      </w:r>
    </w:p>
    <w:p w14:paraId="1AE87B7E" w14:textId="2C8424BE" w:rsidR="00895B21" w:rsidRPr="00A32176" w:rsidRDefault="00895B21" w:rsidP="00895B21">
      <w:pPr>
        <w:spacing w:line="276" w:lineRule="auto"/>
        <w:ind w:firstLine="720"/>
        <w:jc w:val="both"/>
        <w:rPr>
          <w:sz w:val="24"/>
          <w:szCs w:val="24"/>
        </w:rPr>
      </w:pPr>
      <w:r w:rsidRPr="00895B21">
        <w:rPr>
          <w:noProof/>
          <w:szCs w:val="24"/>
          <w:lang w:val="en-US"/>
        </w:rPr>
        <mc:AlternateContent>
          <mc:Choice Requires="wps">
            <w:drawing>
              <wp:anchor distT="0" distB="0" distL="114300" distR="114300" simplePos="0" relativeHeight="251664384" behindDoc="1" locked="0" layoutInCell="1" allowOverlap="1" wp14:anchorId="6FBAE009" wp14:editId="12BA01CE">
                <wp:simplePos x="0" y="0"/>
                <wp:positionH relativeFrom="column">
                  <wp:posOffset>979805</wp:posOffset>
                </wp:positionH>
                <wp:positionV relativeFrom="paragraph">
                  <wp:posOffset>109030</wp:posOffset>
                </wp:positionV>
                <wp:extent cx="1339215" cy="680085"/>
                <wp:effectExtent l="0" t="0" r="13335" b="2476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680085"/>
                        </a:xfrm>
                        <a:prstGeom prst="rect">
                          <a:avLst/>
                        </a:prstGeom>
                        <a:solidFill>
                          <a:srgbClr val="FFFFFF"/>
                        </a:solidFill>
                        <a:ln w="9525">
                          <a:solidFill>
                            <a:schemeClr val="bg1"/>
                          </a:solidFill>
                          <a:miter lim="800000"/>
                          <a:headEnd/>
                          <a:tailEnd/>
                        </a:ln>
                      </wps:spPr>
                      <wps:txbx>
                        <w:txbxContent>
                          <w:p w14:paraId="4E9A646E" w14:textId="77777777" w:rsidR="0022403C" w:rsidRDefault="0022403C" w:rsidP="00895B21">
                            <w:pPr>
                              <w:rPr>
                                <w:noProof/>
                                <w:sz w:val="24"/>
                                <w:szCs w:val="24"/>
                              </w:rPr>
                            </w:pPr>
                            <w:r w:rsidRPr="00B82E8A">
                              <w:rPr>
                                <w:sz w:val="24"/>
                                <w:szCs w:val="24"/>
                              </w:rPr>
                              <w:t>V x Fb x Fa x 60</w:t>
                            </w:r>
                          </w:p>
                          <w:p w14:paraId="140BA9CE" w14:textId="77777777" w:rsidR="0022403C" w:rsidRDefault="0022403C" w:rsidP="00895B21">
                            <w:r>
                              <w:rPr>
                                <w:sz w:val="24"/>
                                <w:szCs w:val="24"/>
                              </w:rPr>
                              <w:t xml:space="preserve">      Ts2</w:t>
                            </w:r>
                            <w:r w:rsidRPr="00B82E8A">
                              <w:rPr>
                                <w:sz w:val="24"/>
                                <w:szCs w:val="24"/>
                              </w:rPr>
                              <w:t xml:space="preserve"> x Fk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E009" id="_x0000_s1036" type="#_x0000_t202" style="position:absolute;left:0;text-align:left;margin-left:77.15pt;margin-top:8.6pt;width:105.45pt;height:53.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" strokecolor="white [3212]">
                <v:textbox>
                  <w:txbxContent>
                    <w:p w14:paraId="4E9A646E" w14:textId="77777777" w:rsidR="0022403C" w:rsidRDefault="0022403C" w:rsidP="00895B21">
                      <w:pPr>
                        <w:rPr>
                          <w:noProof/>
                          <w:sz w:val="24"/>
                          <w:szCs w:val="24"/>
                        </w:rPr>
                      </w:pPr>
                      <w:r w:rsidRPr="00B82E8A">
                        <w:rPr>
                          <w:sz w:val="24"/>
                          <w:szCs w:val="24"/>
                        </w:rPr>
                        <w:t>V x Fb x Fa x 60</w:t>
                      </w:r>
                    </w:p>
                    <w:p w14:paraId="140BA9CE" w14:textId="77777777" w:rsidR="0022403C" w:rsidRDefault="0022403C" w:rsidP="00895B21">
                      <w:r>
                        <w:rPr>
                          <w:sz w:val="24"/>
                          <w:szCs w:val="24"/>
                        </w:rPr>
                        <w:t xml:space="preserve">      Ts2</w:t>
                      </w:r>
                      <w:r w:rsidRPr="00B82E8A">
                        <w:rPr>
                          <w:sz w:val="24"/>
                          <w:szCs w:val="24"/>
                        </w:rPr>
                        <w:t xml:space="preserve"> x Fk</w:t>
                      </w:r>
                    </w:p>
                  </w:txbxContent>
                </v:textbox>
              </v:shape>
            </w:pict>
          </mc:Fallback>
        </mc:AlternateContent>
      </w:r>
    </w:p>
    <w:p w14:paraId="7F8DF443" w14:textId="60518EFF" w:rsidR="00895B21" w:rsidRPr="00A32176" w:rsidRDefault="00895B21" w:rsidP="00623374">
      <w:pPr>
        <w:ind w:left="142"/>
        <w:rPr>
          <w:sz w:val="24"/>
          <w:szCs w:val="24"/>
        </w:rPr>
      </w:pPr>
      <w:r w:rsidRPr="00A32176">
        <w:rPr>
          <w:noProof/>
          <w:sz w:val="24"/>
          <w:szCs w:val="24"/>
          <w:lang w:val="en-US"/>
        </w:rPr>
        <mc:AlternateContent>
          <mc:Choice Requires="wps">
            <w:drawing>
              <wp:anchor distT="0" distB="0" distL="114300" distR="114300" simplePos="0" relativeHeight="251663360" behindDoc="0" locked="0" layoutInCell="1" allowOverlap="1" wp14:anchorId="607D15F3" wp14:editId="06F7E75D">
                <wp:simplePos x="0" y="0"/>
                <wp:positionH relativeFrom="column">
                  <wp:posOffset>1045845</wp:posOffset>
                </wp:positionH>
                <wp:positionV relativeFrom="paragraph">
                  <wp:posOffset>127190</wp:posOffset>
                </wp:positionV>
                <wp:extent cx="1038225" cy="0"/>
                <wp:effectExtent l="0" t="0" r="9525" b="19050"/>
                <wp:wrapNone/>
                <wp:docPr id="31" name="Straight Connector 31"/>
                <wp:cNvGraphicFramePr/>
                <a:graphic xmlns:a="http://schemas.openxmlformats.org/drawingml/2006/main">
                  <a:graphicData uri="http://schemas.microsoft.com/office/word/2010/wordprocessingShape">
                    <wps:wsp>
                      <wps:cNvCnPr/>
                      <wps:spPr>
                        <a:xfrm>
                          <a:off x="0" y="0"/>
                          <a:ext cx="1038225"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E31A4A" id="Straight Connector 3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2.35pt,10pt" to="164.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" strokecolor="black [3213]" strokeweight="2pt"/>
            </w:pict>
          </mc:Fallback>
        </mc:AlternateContent>
      </w:r>
      <w:r w:rsidRPr="00A32176">
        <w:rPr>
          <w:sz w:val="24"/>
          <w:szCs w:val="24"/>
        </w:rPr>
        <w:t xml:space="preserve">Q2(M³/Jam)  : </w:t>
      </w:r>
      <w:r>
        <w:rPr>
          <w:sz w:val="24"/>
          <w:szCs w:val="24"/>
        </w:rPr>
        <w:t xml:space="preserve">                               </w:t>
      </w:r>
    </w:p>
    <w:p w14:paraId="3D090A53" w14:textId="77777777" w:rsidR="00895B21" w:rsidRDefault="00895B21" w:rsidP="00895B21">
      <w:pPr>
        <w:spacing w:line="480" w:lineRule="auto"/>
        <w:jc w:val="both"/>
        <w:rPr>
          <w:sz w:val="24"/>
          <w:szCs w:val="24"/>
        </w:rPr>
      </w:pPr>
    </w:p>
    <w:p w14:paraId="127F8734" w14:textId="69242FC4" w:rsidR="00895B21" w:rsidRPr="00895B21" w:rsidRDefault="00895B21" w:rsidP="00F9160B">
      <w:pPr>
        <w:tabs>
          <w:tab w:val="left" w:pos="2143"/>
        </w:tabs>
        <w:spacing w:line="360" w:lineRule="auto"/>
        <w:ind w:left="142"/>
        <w:rPr>
          <w:szCs w:val="24"/>
        </w:rPr>
      </w:pPr>
      <w:r w:rsidRPr="00895B21">
        <w:rPr>
          <w:szCs w:val="24"/>
        </w:rPr>
        <w:t xml:space="preserve">Ket: </w:t>
      </w:r>
      <w:r w:rsidR="00F9160B">
        <w:rPr>
          <w:szCs w:val="24"/>
        </w:rPr>
        <w:t xml:space="preserve">       </w:t>
      </w:r>
      <w:commentRangeStart w:id="89"/>
      <w:r w:rsidR="00F9160B" w:rsidRPr="00EA7C19">
        <w:rPr>
          <w:szCs w:val="24"/>
          <w:shd w:val="clear" w:color="auto" w:fill="FFFF00"/>
          <w:rPrChange w:id="90" w:author="Microsoft account" w:date="2025-11-26T15:05:00Z">
            <w:rPr>
              <w:szCs w:val="24"/>
            </w:rPr>
          </w:rPrChange>
        </w:rPr>
        <w:t>Q1       =</w:t>
      </w:r>
      <w:r w:rsidRPr="00EA7C19">
        <w:rPr>
          <w:szCs w:val="24"/>
          <w:shd w:val="clear" w:color="auto" w:fill="FFFF00"/>
          <w:rPrChange w:id="91" w:author="Microsoft account" w:date="2025-11-26T15:05:00Z">
            <w:rPr>
              <w:szCs w:val="24"/>
            </w:rPr>
          </w:rPrChange>
        </w:rPr>
        <w:t xml:space="preserve">Kapasitas Produksitivitas  </w:t>
      </w:r>
      <w:r w:rsidRPr="00EA7C19">
        <w:rPr>
          <w:szCs w:val="24"/>
          <w:shd w:val="clear" w:color="auto" w:fill="FFFF00"/>
          <w:rPrChange w:id="92" w:author="Microsoft account" w:date="2025-11-26T15:05:00Z">
            <w:rPr>
              <w:szCs w:val="24"/>
            </w:rPr>
          </w:rPrChange>
        </w:rPr>
        <w:br/>
        <w:t xml:space="preserve">                              excavator di darat (m³/ jam)</w:t>
      </w:r>
      <w:commentRangeEnd w:id="89"/>
      <w:r w:rsidR="00EA7C19">
        <w:rPr>
          <w:rStyle w:val="CommentReference"/>
        </w:rPr>
        <w:commentReference w:id="89"/>
      </w:r>
    </w:p>
    <w:p w14:paraId="417291AF" w14:textId="77777777" w:rsidR="00895B21" w:rsidRPr="00895B21" w:rsidRDefault="00895B21" w:rsidP="00895B21">
      <w:pPr>
        <w:spacing w:line="360" w:lineRule="auto"/>
        <w:ind w:firstLine="720"/>
        <w:jc w:val="both"/>
        <w:rPr>
          <w:szCs w:val="24"/>
        </w:rPr>
      </w:pPr>
      <w:r w:rsidRPr="00895B21">
        <w:rPr>
          <w:szCs w:val="24"/>
        </w:rPr>
        <w:t xml:space="preserve">     V    </w:t>
      </w:r>
      <w:r>
        <w:rPr>
          <w:szCs w:val="24"/>
        </w:rPr>
        <w:t xml:space="preserve"> </w:t>
      </w:r>
      <w:r w:rsidRPr="00895B21">
        <w:rPr>
          <w:szCs w:val="24"/>
        </w:rPr>
        <w:t xml:space="preserve"> </w:t>
      </w:r>
      <w:r>
        <w:rPr>
          <w:szCs w:val="24"/>
        </w:rPr>
        <w:t xml:space="preserve">  </w:t>
      </w:r>
      <w:r w:rsidRPr="00895B21">
        <w:rPr>
          <w:szCs w:val="24"/>
        </w:rPr>
        <w:t>= Kapasitas Bucket (M³)</w:t>
      </w:r>
    </w:p>
    <w:p w14:paraId="634BBE77" w14:textId="77777777" w:rsidR="00895B21"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    Fa </w:t>
      </w:r>
      <w:r>
        <w:rPr>
          <w:szCs w:val="24"/>
        </w:rPr>
        <w:t xml:space="preserve">      </w:t>
      </w:r>
      <w:r w:rsidRPr="00895B21">
        <w:rPr>
          <w:szCs w:val="24"/>
        </w:rPr>
        <w:t>= Faktor Efisiensi Alat</w:t>
      </w:r>
    </w:p>
    <w:p w14:paraId="6BD6B78A" w14:textId="77777777" w:rsidR="00895B21"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  Fb </w:t>
      </w:r>
      <w:r>
        <w:rPr>
          <w:szCs w:val="24"/>
        </w:rPr>
        <w:t xml:space="preserve">      </w:t>
      </w:r>
      <w:r w:rsidRPr="00895B21">
        <w:rPr>
          <w:szCs w:val="24"/>
        </w:rPr>
        <w:t>= Faktor bucket</w:t>
      </w:r>
    </w:p>
    <w:p w14:paraId="274C20F2" w14:textId="77777777" w:rsidR="00895B21"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Ts1 </w:t>
      </w:r>
      <w:r>
        <w:rPr>
          <w:szCs w:val="24"/>
        </w:rPr>
        <w:t xml:space="preserve">    </w:t>
      </w:r>
      <w:r w:rsidRPr="00895B21">
        <w:rPr>
          <w:szCs w:val="24"/>
        </w:rPr>
        <w:t>= Waktu Siklus (menit)</w:t>
      </w:r>
    </w:p>
    <w:p w14:paraId="2E98A87A" w14:textId="77777777" w:rsidR="00895B21" w:rsidRPr="00895B21" w:rsidRDefault="00895B21" w:rsidP="00895B21">
      <w:pPr>
        <w:tabs>
          <w:tab w:val="left" w:pos="567"/>
        </w:tabs>
        <w:spacing w:line="276" w:lineRule="auto"/>
        <w:ind w:left="170" w:right="-283"/>
        <w:rPr>
          <w:szCs w:val="24"/>
        </w:rPr>
      </w:pPr>
      <w:r w:rsidRPr="00895B21">
        <w:rPr>
          <w:szCs w:val="24"/>
        </w:rPr>
        <w:t xml:space="preserve">              </w:t>
      </w:r>
      <w:r>
        <w:rPr>
          <w:szCs w:val="24"/>
        </w:rPr>
        <w:t xml:space="preserve"> </w:t>
      </w:r>
      <w:r w:rsidRPr="00895B21">
        <w:rPr>
          <w:szCs w:val="24"/>
        </w:rPr>
        <w:t xml:space="preserve"> Fk </w:t>
      </w:r>
      <w:r>
        <w:rPr>
          <w:szCs w:val="24"/>
        </w:rPr>
        <w:t xml:space="preserve">     </w:t>
      </w:r>
      <w:r w:rsidRPr="00895B21">
        <w:rPr>
          <w:szCs w:val="24"/>
        </w:rPr>
        <w:t>= Faktor konversi (kedalaman)</w:t>
      </w:r>
    </w:p>
    <w:p w14:paraId="5240EF89" w14:textId="77777777" w:rsidR="00895B21" w:rsidRPr="00A32176" w:rsidRDefault="00895B21" w:rsidP="00895B21">
      <w:pPr>
        <w:spacing w:line="276" w:lineRule="auto"/>
        <w:jc w:val="both"/>
        <w:rPr>
          <w:sz w:val="24"/>
          <w:szCs w:val="24"/>
        </w:rPr>
      </w:pPr>
      <w:r w:rsidRPr="00A32176">
        <w:rPr>
          <w:sz w:val="24"/>
          <w:szCs w:val="24"/>
        </w:rPr>
        <w:t xml:space="preserve">Untuk menentukan volume galian sebagai berikut : </w:t>
      </w:r>
    </w:p>
    <w:p w14:paraId="2032385B" w14:textId="1EDDF330" w:rsidR="00895B21" w:rsidRPr="009860EF" w:rsidRDefault="00895B21" w:rsidP="00895B21">
      <w:pPr>
        <w:spacing w:line="276" w:lineRule="auto"/>
        <w:jc w:val="both"/>
        <w:rPr>
          <w:szCs w:val="24"/>
        </w:rPr>
      </w:pPr>
      <w:r w:rsidRPr="009860EF">
        <w:rPr>
          <w:szCs w:val="24"/>
        </w:rPr>
        <w:t>V = P × L x T</w:t>
      </w:r>
    </w:p>
    <w:p w14:paraId="41A8CFE1" w14:textId="43C73488" w:rsidR="00895B21" w:rsidRPr="009860EF" w:rsidRDefault="00895B21" w:rsidP="00895B21">
      <w:pPr>
        <w:spacing w:line="276" w:lineRule="auto"/>
        <w:jc w:val="both"/>
        <w:rPr>
          <w:szCs w:val="24"/>
        </w:rPr>
      </w:pPr>
      <w:r w:rsidRPr="009860EF">
        <w:rPr>
          <w:szCs w:val="24"/>
        </w:rPr>
        <w:t xml:space="preserve">Ket : </w:t>
      </w:r>
      <w:r w:rsidRPr="009860EF">
        <w:rPr>
          <w:szCs w:val="24"/>
        </w:rPr>
        <w:tab/>
        <w:t>P = Panjang Danau (m)</w:t>
      </w:r>
    </w:p>
    <w:p w14:paraId="043BB5E5" w14:textId="77777777" w:rsidR="00895B21" w:rsidRPr="009860EF" w:rsidRDefault="00895B21" w:rsidP="00895B21">
      <w:pPr>
        <w:spacing w:line="276" w:lineRule="auto"/>
        <w:ind w:firstLine="720"/>
        <w:jc w:val="both"/>
        <w:rPr>
          <w:szCs w:val="24"/>
        </w:rPr>
      </w:pPr>
      <w:r w:rsidRPr="009860EF">
        <w:rPr>
          <w:szCs w:val="24"/>
        </w:rPr>
        <w:t>L = Lebar Danau (m)</w:t>
      </w:r>
    </w:p>
    <w:p w14:paraId="01BDCCCA" w14:textId="77777777" w:rsidR="00895B21" w:rsidRDefault="00895B21" w:rsidP="00895B21">
      <w:pPr>
        <w:spacing w:line="276" w:lineRule="auto"/>
        <w:ind w:firstLine="720"/>
        <w:jc w:val="both"/>
        <w:rPr>
          <w:szCs w:val="24"/>
        </w:rPr>
      </w:pPr>
      <w:r w:rsidRPr="009860EF">
        <w:rPr>
          <w:szCs w:val="24"/>
        </w:rPr>
        <w:t>T = Tinggi Danau (m)</w:t>
      </w:r>
    </w:p>
    <w:p w14:paraId="09AB449E" w14:textId="77777777" w:rsidR="009860EF" w:rsidRPr="009860EF" w:rsidRDefault="009860EF" w:rsidP="00895B21">
      <w:pPr>
        <w:spacing w:line="276" w:lineRule="auto"/>
        <w:ind w:firstLine="720"/>
        <w:jc w:val="both"/>
        <w:rPr>
          <w:szCs w:val="24"/>
        </w:rPr>
      </w:pPr>
    </w:p>
    <w:p w14:paraId="69661681" w14:textId="77777777" w:rsidR="00895B21" w:rsidRPr="009860EF" w:rsidRDefault="00895B21" w:rsidP="00895B21">
      <w:pPr>
        <w:spacing w:line="276" w:lineRule="auto"/>
        <w:jc w:val="both"/>
        <w:rPr>
          <w:szCs w:val="24"/>
        </w:rPr>
      </w:pPr>
      <w:r w:rsidRPr="009860EF">
        <w:rPr>
          <w:szCs w:val="24"/>
        </w:rPr>
        <w:t xml:space="preserve">Untuk Produktivitas Efektif alat berat per-hari dengan menggunakan rumus sebagai berikut : </w:t>
      </w:r>
    </w:p>
    <w:p w14:paraId="3854F6BE" w14:textId="77777777" w:rsidR="00895B21" w:rsidRPr="009860EF" w:rsidRDefault="00895B21" w:rsidP="00895B21">
      <w:pPr>
        <w:spacing w:line="276" w:lineRule="auto"/>
        <w:jc w:val="both"/>
        <w:rPr>
          <w:szCs w:val="24"/>
        </w:rPr>
      </w:pPr>
    </w:p>
    <w:p w14:paraId="0C7A4AC1" w14:textId="04E3F5AF" w:rsidR="00895B21" w:rsidRPr="009860EF" w:rsidRDefault="00895B21" w:rsidP="00895B21">
      <w:pPr>
        <w:spacing w:line="276" w:lineRule="auto"/>
        <w:jc w:val="both"/>
        <w:rPr>
          <w:szCs w:val="24"/>
        </w:rPr>
      </w:pPr>
      <w:r w:rsidRPr="009860EF">
        <w:rPr>
          <w:szCs w:val="24"/>
        </w:rPr>
        <w:t>PE = produktivitas per-jam x jam kerja efektif</w:t>
      </w:r>
    </w:p>
    <w:p w14:paraId="2E8AAB65" w14:textId="63EC9325" w:rsidR="00895B21" w:rsidRPr="009860EF" w:rsidRDefault="00895B21" w:rsidP="00895B21">
      <w:pPr>
        <w:spacing w:line="276" w:lineRule="auto"/>
        <w:jc w:val="both"/>
        <w:rPr>
          <w:szCs w:val="24"/>
        </w:rPr>
      </w:pPr>
    </w:p>
    <w:p w14:paraId="4A928A35" w14:textId="0E8AA7E3" w:rsidR="00895B21" w:rsidRPr="009860EF" w:rsidRDefault="00895B21" w:rsidP="00895B21">
      <w:pPr>
        <w:spacing w:line="276" w:lineRule="auto"/>
        <w:jc w:val="both"/>
        <w:rPr>
          <w:szCs w:val="24"/>
        </w:rPr>
      </w:pPr>
      <w:r w:rsidRPr="009860EF">
        <w:rPr>
          <w:szCs w:val="24"/>
        </w:rPr>
        <w:t xml:space="preserve">Untuk menentukan jumlah alat berat yang dibutuhkan dengan menggunakan rumus sebagai berikut : </w:t>
      </w:r>
    </w:p>
    <w:p w14:paraId="191B6161" w14:textId="78577452" w:rsidR="00895B21" w:rsidRPr="009860EF" w:rsidRDefault="00895B21">
      <w:pPr>
        <w:shd w:val="clear" w:color="auto" w:fill="FFFF00"/>
        <w:spacing w:line="276" w:lineRule="auto"/>
        <w:jc w:val="both"/>
        <w:rPr>
          <w:szCs w:val="24"/>
        </w:rPr>
        <w:pPrChange w:id="93" w:author="Microsoft account" w:date="2025-11-26T12:28:00Z">
          <w:pPr>
            <w:spacing w:line="276" w:lineRule="auto"/>
            <w:jc w:val="both"/>
          </w:pPr>
        </w:pPrChange>
      </w:pPr>
      <w:r w:rsidRPr="009860EF">
        <w:rPr>
          <w:noProof/>
          <w:szCs w:val="24"/>
          <w:lang w:val="en-US"/>
        </w:rPr>
        <mc:AlternateContent>
          <mc:Choice Requires="wps">
            <w:drawing>
              <wp:anchor distT="0" distB="0" distL="114300" distR="114300" simplePos="0" relativeHeight="251665408" behindDoc="0" locked="0" layoutInCell="1" allowOverlap="1" wp14:anchorId="1215FDF4" wp14:editId="33B1CAE9">
                <wp:simplePos x="0" y="0"/>
                <wp:positionH relativeFrom="column">
                  <wp:posOffset>1942465</wp:posOffset>
                </wp:positionH>
                <wp:positionV relativeFrom="paragraph">
                  <wp:posOffset>110935</wp:posOffset>
                </wp:positionV>
                <wp:extent cx="1569085" cy="680085"/>
                <wp:effectExtent l="0" t="0" r="12065" b="2476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680085"/>
                        </a:xfrm>
                        <a:prstGeom prst="rect">
                          <a:avLst/>
                        </a:prstGeom>
                        <a:solidFill>
                          <a:srgbClr val="FFFFFF"/>
                        </a:solidFill>
                        <a:ln w="9525">
                          <a:solidFill>
                            <a:schemeClr val="bg1"/>
                          </a:solidFill>
                          <a:miter lim="800000"/>
                          <a:headEnd/>
                          <a:tailEnd/>
                        </a:ln>
                      </wps:spPr>
                      <wps:txbx>
                        <w:txbxContent>
                          <w:p w14:paraId="604C37D4" w14:textId="77777777" w:rsidR="0022403C" w:rsidRPr="009860EF" w:rsidRDefault="0022403C" w:rsidP="00895B21">
                            <w:pPr>
                              <w:jc w:val="center"/>
                              <w:rPr>
                                <w:szCs w:val="24"/>
                              </w:rPr>
                            </w:pPr>
                            <w:r w:rsidRPr="009860EF">
                              <w:rPr>
                                <w:szCs w:val="24"/>
                              </w:rPr>
                              <w:t>Volume galian</w:t>
                            </w:r>
                          </w:p>
                          <w:p w14:paraId="6706B49A" w14:textId="77777777" w:rsidR="0022403C" w:rsidRPr="009860EF" w:rsidRDefault="0022403C" w:rsidP="00895B21">
                            <w:pPr>
                              <w:jc w:val="center"/>
                              <w:rPr>
                                <w:szCs w:val="24"/>
                              </w:rPr>
                            </w:pPr>
                            <w:r w:rsidRPr="009860EF">
                              <w:rPr>
                                <w:szCs w:val="24"/>
                              </w:rPr>
                              <w:t>Produktitas per jam</w:t>
                            </w:r>
                          </w:p>
                          <w:p w14:paraId="074B6A11" w14:textId="77777777" w:rsidR="0022403C" w:rsidRDefault="0022403C" w:rsidP="00895B21">
                            <w:pPr>
                              <w:rPr>
                                <w:sz w:val="24"/>
                                <w:szCs w:val="24"/>
                              </w:rPr>
                            </w:pPr>
                          </w:p>
                          <w:p w14:paraId="7330B3C9" w14:textId="77777777" w:rsidR="0022403C" w:rsidRDefault="0022403C" w:rsidP="00895B21">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5FDF4" id="_x0000_s1037" type="#_x0000_t202" style="position:absolute;left:0;text-align:left;margin-left:152.95pt;margin-top:8.75pt;width:123.55pt;height:5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" strokecolor="white [3212]">
                <v:textbox>
                  <w:txbxContent>
                    <w:p w14:paraId="604C37D4" w14:textId="77777777" w:rsidR="0022403C" w:rsidRPr="009860EF" w:rsidRDefault="0022403C" w:rsidP="00895B21">
                      <w:pPr>
                        <w:jc w:val="center"/>
                        <w:rPr>
                          <w:szCs w:val="24"/>
                        </w:rPr>
                      </w:pPr>
                      <w:r w:rsidRPr="009860EF">
                        <w:rPr>
                          <w:szCs w:val="24"/>
                        </w:rPr>
                        <w:t>Volume galian</w:t>
                      </w:r>
                    </w:p>
                    <w:p w14:paraId="6706B49A" w14:textId="77777777" w:rsidR="0022403C" w:rsidRPr="009860EF" w:rsidRDefault="0022403C" w:rsidP="00895B21">
                      <w:pPr>
                        <w:jc w:val="center"/>
                        <w:rPr>
                          <w:szCs w:val="24"/>
                        </w:rPr>
                      </w:pPr>
                      <w:r w:rsidRPr="009860EF">
                        <w:rPr>
                          <w:szCs w:val="24"/>
                        </w:rPr>
                        <w:t>Produktitas per jam</w:t>
                      </w:r>
                    </w:p>
                    <w:p w14:paraId="074B6A11" w14:textId="77777777" w:rsidR="0022403C" w:rsidRDefault="0022403C" w:rsidP="00895B21">
                      <w:pPr>
                        <w:rPr>
                          <w:sz w:val="24"/>
                          <w:szCs w:val="24"/>
                        </w:rPr>
                      </w:pPr>
                    </w:p>
                    <w:p w14:paraId="7330B3C9" w14:textId="77777777" w:rsidR="0022403C" w:rsidRDefault="0022403C" w:rsidP="00895B21">
                      <w:r>
                        <w:rPr>
                          <w:sz w:val="24"/>
                          <w:szCs w:val="24"/>
                        </w:rPr>
                        <w:t xml:space="preserve">       </w:t>
                      </w:r>
                    </w:p>
                  </w:txbxContent>
                </v:textbox>
              </v:shape>
            </w:pict>
          </mc:Fallback>
        </mc:AlternateContent>
      </w:r>
    </w:p>
    <w:p w14:paraId="72CCE0A7" w14:textId="654A54EA" w:rsidR="00895B21" w:rsidRPr="009860EF" w:rsidRDefault="00895B21">
      <w:pPr>
        <w:shd w:val="clear" w:color="auto" w:fill="FFFF00"/>
        <w:spacing w:line="276" w:lineRule="auto"/>
        <w:jc w:val="both"/>
        <w:rPr>
          <w:rFonts w:eastAsiaTheme="minorEastAsia"/>
          <w:szCs w:val="24"/>
        </w:rPr>
        <w:pPrChange w:id="94" w:author="Microsoft account" w:date="2025-11-26T12:28:00Z">
          <w:pPr>
            <w:spacing w:line="276" w:lineRule="auto"/>
            <w:jc w:val="both"/>
          </w:pPr>
        </w:pPrChange>
      </w:pPr>
      <w:r w:rsidRPr="009860EF">
        <w:rPr>
          <w:noProof/>
          <w:szCs w:val="24"/>
          <w:lang w:val="en-US"/>
        </w:rPr>
        <mc:AlternateContent>
          <mc:Choice Requires="wps">
            <w:drawing>
              <wp:anchor distT="0" distB="0" distL="114300" distR="114300" simplePos="0" relativeHeight="251666432" behindDoc="0" locked="0" layoutInCell="1" allowOverlap="1" wp14:anchorId="7DFEEADC" wp14:editId="30D33938">
                <wp:simplePos x="0" y="0"/>
                <wp:positionH relativeFrom="column">
                  <wp:posOffset>2111753</wp:posOffset>
                </wp:positionH>
                <wp:positionV relativeFrom="paragraph">
                  <wp:posOffset>154305</wp:posOffset>
                </wp:positionV>
                <wp:extent cx="1282889" cy="0"/>
                <wp:effectExtent l="0" t="0" r="12700" b="19050"/>
                <wp:wrapNone/>
                <wp:docPr id="33" name="Straight Connector 33"/>
                <wp:cNvGraphicFramePr/>
                <a:graphic xmlns:a="http://schemas.openxmlformats.org/drawingml/2006/main">
                  <a:graphicData uri="http://schemas.microsoft.com/office/word/2010/wordprocessingShape">
                    <wps:wsp>
                      <wps:cNvCnPr/>
                      <wps:spPr>
                        <a:xfrm>
                          <a:off x="0" y="0"/>
                          <a:ext cx="1282889"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D839CC" id="Straight Connector 3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3pt,12.15pt" to="267.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" strokecolor="black [3213]" strokeweight="2pt"/>
            </w:pict>
          </mc:Fallback>
        </mc:AlternateContent>
      </w:r>
      <w:r w:rsidRPr="009860EF">
        <w:rPr>
          <w:rFonts w:eastAsiaTheme="minorEastAsia"/>
          <w:szCs w:val="24"/>
        </w:rPr>
        <w:t xml:space="preserve">Jam Kerja yang dibutuhkan  =   = </w:t>
      </w:r>
      <w:r w:rsidRPr="009860EF">
        <w:rPr>
          <w:rFonts w:eastAsiaTheme="minorEastAsia"/>
          <w:szCs w:val="24"/>
        </w:rPr>
        <w:tab/>
      </w:r>
      <w:r w:rsidRPr="009860EF">
        <w:rPr>
          <w:rFonts w:eastAsiaTheme="minorEastAsia"/>
          <w:szCs w:val="24"/>
        </w:rPr>
        <w:tab/>
      </w:r>
      <w:r w:rsidRPr="009860EF">
        <w:rPr>
          <w:rFonts w:eastAsiaTheme="minorEastAsia"/>
          <w:szCs w:val="24"/>
        </w:rPr>
        <w:tab/>
        <w:t xml:space="preserve">         </w:t>
      </w:r>
    </w:p>
    <w:p w14:paraId="494E54BB" w14:textId="77777777" w:rsidR="00895B21" w:rsidRPr="009860EF" w:rsidRDefault="00895B21">
      <w:pPr>
        <w:shd w:val="clear" w:color="auto" w:fill="FFFF00"/>
        <w:spacing w:line="276" w:lineRule="auto"/>
        <w:jc w:val="both"/>
        <w:rPr>
          <w:rFonts w:eastAsiaTheme="minorEastAsia"/>
          <w:szCs w:val="24"/>
        </w:rPr>
        <w:pPrChange w:id="95" w:author="Microsoft account" w:date="2025-11-26T12:28:00Z">
          <w:pPr>
            <w:spacing w:line="276" w:lineRule="auto"/>
            <w:jc w:val="both"/>
          </w:pPr>
        </w:pPrChange>
      </w:pPr>
    </w:p>
    <w:p w14:paraId="38D358DC" w14:textId="2EF00721" w:rsidR="00895B21" w:rsidRPr="009860EF" w:rsidRDefault="00895B21" w:rsidP="00895B21">
      <w:pPr>
        <w:spacing w:line="276" w:lineRule="auto"/>
        <w:jc w:val="both"/>
        <w:rPr>
          <w:szCs w:val="24"/>
        </w:rPr>
      </w:pPr>
      <w:r w:rsidRPr="009860EF">
        <w:rPr>
          <w:szCs w:val="24"/>
        </w:rPr>
        <w:t>Waktu yang tersedia  = Jam kerja efektif x Jumlah hari Pekerjaan</w:t>
      </w:r>
    </w:p>
    <w:p w14:paraId="16E9A864" w14:textId="5F314041" w:rsidR="00895B21" w:rsidRPr="009860EF" w:rsidRDefault="00895B21" w:rsidP="00895B21">
      <w:pPr>
        <w:spacing w:line="276" w:lineRule="auto"/>
        <w:jc w:val="both"/>
        <w:rPr>
          <w:szCs w:val="24"/>
        </w:rPr>
      </w:pPr>
    </w:p>
    <w:p w14:paraId="1F04C2DF" w14:textId="6EDCB2DF" w:rsidR="00895B21" w:rsidRPr="009860EF" w:rsidRDefault="00895B21" w:rsidP="00895B21">
      <w:pPr>
        <w:spacing w:line="276" w:lineRule="auto"/>
        <w:jc w:val="both"/>
        <w:rPr>
          <w:szCs w:val="24"/>
        </w:rPr>
      </w:pPr>
      <w:r w:rsidRPr="009860EF">
        <w:rPr>
          <w:szCs w:val="24"/>
        </w:rPr>
        <w:t>Maka Rumus yang digunakan untuk menghitung jumlah alat yang dibutuhkan sebagai berikut :</w:t>
      </w:r>
    </w:p>
    <w:p w14:paraId="548EC65A" w14:textId="23C709AD" w:rsidR="00895B21" w:rsidRPr="009860EF" w:rsidRDefault="00895B21">
      <w:pPr>
        <w:shd w:val="clear" w:color="auto" w:fill="FFFF00"/>
        <w:spacing w:line="276" w:lineRule="auto"/>
        <w:jc w:val="both"/>
        <w:rPr>
          <w:szCs w:val="24"/>
        </w:rPr>
        <w:pPrChange w:id="96" w:author="Microsoft account" w:date="2025-11-26T12:28:00Z">
          <w:pPr>
            <w:spacing w:line="276" w:lineRule="auto"/>
            <w:jc w:val="both"/>
          </w:pPr>
        </w:pPrChange>
      </w:pPr>
      <w:r w:rsidRPr="009860EF">
        <w:rPr>
          <w:noProof/>
          <w:szCs w:val="24"/>
          <w:lang w:val="en-US"/>
        </w:rPr>
        <mc:AlternateContent>
          <mc:Choice Requires="wps">
            <w:drawing>
              <wp:anchor distT="0" distB="0" distL="114300" distR="114300" simplePos="0" relativeHeight="251667456" behindDoc="0" locked="0" layoutInCell="1" allowOverlap="1" wp14:anchorId="03D86B3D" wp14:editId="541E5D55">
                <wp:simplePos x="0" y="0"/>
                <wp:positionH relativeFrom="column">
                  <wp:posOffset>1444625</wp:posOffset>
                </wp:positionH>
                <wp:positionV relativeFrom="paragraph">
                  <wp:posOffset>67120</wp:posOffset>
                </wp:positionV>
                <wp:extent cx="1951355" cy="680085"/>
                <wp:effectExtent l="0" t="0" r="10795" b="24765"/>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680085"/>
                        </a:xfrm>
                        <a:prstGeom prst="rect">
                          <a:avLst/>
                        </a:prstGeom>
                        <a:solidFill>
                          <a:srgbClr val="FFFFFF"/>
                        </a:solidFill>
                        <a:ln w="9525">
                          <a:solidFill>
                            <a:schemeClr val="bg1"/>
                          </a:solidFill>
                          <a:miter lim="800000"/>
                          <a:headEnd/>
                          <a:tailEnd/>
                        </a:ln>
                      </wps:spPr>
                      <wps:txbx>
                        <w:txbxContent>
                          <w:p w14:paraId="53CB5E4C" w14:textId="77777777" w:rsidR="0022403C" w:rsidRPr="009860EF" w:rsidRDefault="0022403C" w:rsidP="00895B21">
                            <w:pPr>
                              <w:jc w:val="center"/>
                              <w:rPr>
                                <w:szCs w:val="24"/>
                              </w:rPr>
                            </w:pPr>
                            <w:r w:rsidRPr="009860EF">
                              <w:rPr>
                                <w:szCs w:val="24"/>
                              </w:rPr>
                              <w:t>Jam Kerja</w:t>
                            </w:r>
                          </w:p>
                          <w:p w14:paraId="3BED6639" w14:textId="77777777" w:rsidR="0022403C" w:rsidRPr="009860EF" w:rsidRDefault="0022403C" w:rsidP="00895B21">
                            <w:pPr>
                              <w:jc w:val="center"/>
                              <w:rPr>
                                <w:szCs w:val="24"/>
                              </w:rPr>
                            </w:pPr>
                            <w:r w:rsidRPr="009860EF">
                              <w:rPr>
                                <w:szCs w:val="24"/>
                              </w:rPr>
                              <w:t>Waktu kerja yang tersedia</w:t>
                            </w:r>
                          </w:p>
                          <w:p w14:paraId="1D775FAB" w14:textId="77777777" w:rsidR="0022403C" w:rsidRDefault="0022403C" w:rsidP="00895B21">
                            <w:pPr>
                              <w:rPr>
                                <w:sz w:val="24"/>
                                <w:szCs w:val="24"/>
                              </w:rPr>
                            </w:pPr>
                          </w:p>
                          <w:p w14:paraId="079DD720" w14:textId="77777777" w:rsidR="0022403C" w:rsidRDefault="0022403C" w:rsidP="00895B21">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86B3D" id="_x0000_s1038" type="#_x0000_t202" style="position:absolute;left:0;text-align:left;margin-left:113.75pt;margin-top:5.3pt;width:153.65pt;height:5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" strokecolor="white [3212]">
                <v:textbox>
                  <w:txbxContent>
                    <w:p w14:paraId="53CB5E4C" w14:textId="77777777" w:rsidR="0022403C" w:rsidRPr="009860EF" w:rsidRDefault="0022403C" w:rsidP="00895B21">
                      <w:pPr>
                        <w:jc w:val="center"/>
                        <w:rPr>
                          <w:szCs w:val="24"/>
                        </w:rPr>
                      </w:pPr>
                      <w:r w:rsidRPr="009860EF">
                        <w:rPr>
                          <w:szCs w:val="24"/>
                        </w:rPr>
                        <w:t>Jam Kerja</w:t>
                      </w:r>
                    </w:p>
                    <w:p w14:paraId="3BED6639" w14:textId="77777777" w:rsidR="0022403C" w:rsidRPr="009860EF" w:rsidRDefault="0022403C" w:rsidP="00895B21">
                      <w:pPr>
                        <w:jc w:val="center"/>
                        <w:rPr>
                          <w:szCs w:val="24"/>
                        </w:rPr>
                      </w:pPr>
                      <w:r w:rsidRPr="009860EF">
                        <w:rPr>
                          <w:szCs w:val="24"/>
                        </w:rPr>
                        <w:t>Waktu kerja yang tersedia</w:t>
                      </w:r>
                    </w:p>
                    <w:p w14:paraId="1D775FAB" w14:textId="77777777" w:rsidR="0022403C" w:rsidRDefault="0022403C" w:rsidP="00895B21">
                      <w:pPr>
                        <w:rPr>
                          <w:sz w:val="24"/>
                          <w:szCs w:val="24"/>
                        </w:rPr>
                      </w:pPr>
                    </w:p>
                    <w:p w14:paraId="079DD720" w14:textId="77777777" w:rsidR="0022403C" w:rsidRDefault="0022403C" w:rsidP="00895B21">
                      <w:r>
                        <w:rPr>
                          <w:sz w:val="24"/>
                          <w:szCs w:val="24"/>
                        </w:rPr>
                        <w:t xml:space="preserve">       </w:t>
                      </w:r>
                    </w:p>
                  </w:txbxContent>
                </v:textbox>
              </v:shape>
            </w:pict>
          </mc:Fallback>
        </mc:AlternateContent>
      </w:r>
    </w:p>
    <w:p w14:paraId="0456B40D" w14:textId="7AE532BC" w:rsidR="00895B21" w:rsidRDefault="00895B21">
      <w:pPr>
        <w:shd w:val="clear" w:color="auto" w:fill="FFFF00"/>
        <w:tabs>
          <w:tab w:val="left" w:pos="4965"/>
        </w:tabs>
        <w:spacing w:line="480" w:lineRule="auto"/>
        <w:jc w:val="both"/>
        <w:rPr>
          <w:rFonts w:eastAsiaTheme="minorEastAsia"/>
          <w:sz w:val="24"/>
          <w:szCs w:val="24"/>
        </w:rPr>
        <w:pPrChange w:id="97" w:author="Microsoft account" w:date="2025-11-26T12:28:00Z">
          <w:pPr>
            <w:tabs>
              <w:tab w:val="left" w:pos="4965"/>
            </w:tabs>
            <w:spacing w:line="480" w:lineRule="auto"/>
            <w:jc w:val="both"/>
          </w:pPr>
        </w:pPrChange>
      </w:pPr>
      <w:r w:rsidRPr="009860EF">
        <w:rPr>
          <w:noProof/>
          <w:szCs w:val="24"/>
          <w:lang w:val="en-US"/>
        </w:rPr>
        <mc:AlternateContent>
          <mc:Choice Requires="wps">
            <w:drawing>
              <wp:anchor distT="0" distB="0" distL="114300" distR="114300" simplePos="0" relativeHeight="251668480" behindDoc="0" locked="0" layoutInCell="1" allowOverlap="1" wp14:anchorId="4F5F8E9B" wp14:editId="1009FC20">
                <wp:simplePos x="0" y="0"/>
                <wp:positionH relativeFrom="column">
                  <wp:posOffset>1595120</wp:posOffset>
                </wp:positionH>
                <wp:positionV relativeFrom="paragraph">
                  <wp:posOffset>113220</wp:posOffset>
                </wp:positionV>
                <wp:extent cx="1665027" cy="0"/>
                <wp:effectExtent l="0" t="0" r="11430" b="19050"/>
                <wp:wrapNone/>
                <wp:docPr id="295" name="Straight Connector 295"/>
                <wp:cNvGraphicFramePr/>
                <a:graphic xmlns:a="http://schemas.openxmlformats.org/drawingml/2006/main">
                  <a:graphicData uri="http://schemas.microsoft.com/office/word/2010/wordprocessingShape">
                    <wps:wsp>
                      <wps:cNvCnPr/>
                      <wps:spPr>
                        <a:xfrm>
                          <a:off x="0" y="0"/>
                          <a:ext cx="1665027"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AAB4EF" id="Straight Connector 295"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6pt,8.9pt" to="256.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" strokecolor="black [3213]" strokeweight="2pt"/>
            </w:pict>
          </mc:Fallback>
        </mc:AlternateContent>
      </w:r>
      <w:r w:rsidRPr="009860EF">
        <w:rPr>
          <w:szCs w:val="24"/>
        </w:rPr>
        <w:t xml:space="preserve">Jumlah Alat (Unit)  = </w:t>
      </w:r>
      <w:r w:rsidRPr="009860EF">
        <w:rPr>
          <w:szCs w:val="24"/>
        </w:rPr>
        <w:tab/>
      </w:r>
      <w:r w:rsidRPr="00A32176">
        <w:rPr>
          <w:rFonts w:eastAsiaTheme="minorEastAsia"/>
          <w:sz w:val="24"/>
          <w:szCs w:val="24"/>
        </w:rPr>
        <w:t xml:space="preserve">       </w:t>
      </w:r>
    </w:p>
    <w:p w14:paraId="0D46148B" w14:textId="5EC3B4F9" w:rsidR="00895B21" w:rsidRDefault="009860EF" w:rsidP="00895B21">
      <w:pPr>
        <w:tabs>
          <w:tab w:val="left" w:pos="4965"/>
        </w:tabs>
        <w:spacing w:line="480" w:lineRule="auto"/>
        <w:jc w:val="both"/>
        <w:rPr>
          <w:sz w:val="24"/>
          <w:szCs w:val="24"/>
        </w:rPr>
      </w:pPr>
      <w:r>
        <w:rPr>
          <w:noProof/>
          <w:lang w:val="en-US"/>
        </w:rPr>
        <w:drawing>
          <wp:anchor distT="0" distB="0" distL="114300" distR="114300" simplePos="0" relativeHeight="487603712" behindDoc="0" locked="0" layoutInCell="1" allowOverlap="1" wp14:anchorId="79226238" wp14:editId="3E399C4B">
            <wp:simplePos x="0" y="0"/>
            <wp:positionH relativeFrom="column">
              <wp:posOffset>5715</wp:posOffset>
            </wp:positionH>
            <wp:positionV relativeFrom="paragraph">
              <wp:posOffset>81622</wp:posOffset>
            </wp:positionV>
            <wp:extent cx="2956956" cy="3453466"/>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55818" t="22776" r="20886" b="17566"/>
                    <a:stretch/>
                  </pic:blipFill>
                  <pic:spPr bwMode="auto">
                    <a:xfrm>
                      <a:off x="0" y="0"/>
                      <a:ext cx="2956956" cy="3453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F6EB5" w14:textId="77777777" w:rsidR="00895B21" w:rsidRDefault="00895B21" w:rsidP="00895B21">
      <w:pPr>
        <w:tabs>
          <w:tab w:val="left" w:pos="4965"/>
        </w:tabs>
        <w:spacing w:line="480" w:lineRule="auto"/>
        <w:jc w:val="both"/>
        <w:rPr>
          <w:sz w:val="24"/>
          <w:szCs w:val="24"/>
        </w:rPr>
      </w:pPr>
    </w:p>
    <w:p w14:paraId="1B76CDA7" w14:textId="77777777" w:rsidR="00895B21" w:rsidRDefault="00895B21" w:rsidP="00895B21">
      <w:pPr>
        <w:tabs>
          <w:tab w:val="left" w:pos="4965"/>
        </w:tabs>
        <w:spacing w:line="480" w:lineRule="auto"/>
        <w:jc w:val="both"/>
        <w:rPr>
          <w:sz w:val="24"/>
          <w:szCs w:val="24"/>
        </w:rPr>
      </w:pPr>
    </w:p>
    <w:p w14:paraId="37BC467A" w14:textId="77777777" w:rsidR="00895B21" w:rsidRDefault="00895B21" w:rsidP="00895B21">
      <w:pPr>
        <w:tabs>
          <w:tab w:val="left" w:pos="4965"/>
        </w:tabs>
        <w:spacing w:line="480" w:lineRule="auto"/>
        <w:jc w:val="both"/>
        <w:rPr>
          <w:sz w:val="24"/>
          <w:szCs w:val="24"/>
        </w:rPr>
      </w:pPr>
    </w:p>
    <w:p w14:paraId="4CE882BF" w14:textId="77777777" w:rsidR="00895B21" w:rsidRDefault="00895B21" w:rsidP="00895B21">
      <w:pPr>
        <w:tabs>
          <w:tab w:val="left" w:pos="4965"/>
        </w:tabs>
        <w:spacing w:line="480" w:lineRule="auto"/>
        <w:jc w:val="both"/>
        <w:rPr>
          <w:sz w:val="24"/>
          <w:szCs w:val="24"/>
        </w:rPr>
      </w:pPr>
    </w:p>
    <w:p w14:paraId="0EECBDB8" w14:textId="77777777" w:rsidR="00895B21" w:rsidRDefault="00895B21" w:rsidP="00895B21">
      <w:pPr>
        <w:tabs>
          <w:tab w:val="left" w:pos="4965"/>
        </w:tabs>
        <w:spacing w:line="480" w:lineRule="auto"/>
        <w:jc w:val="both"/>
        <w:rPr>
          <w:sz w:val="24"/>
          <w:szCs w:val="24"/>
        </w:rPr>
      </w:pPr>
    </w:p>
    <w:p w14:paraId="2B36F7A3" w14:textId="77777777" w:rsidR="00895B21" w:rsidRDefault="00895B21" w:rsidP="00895B21">
      <w:pPr>
        <w:tabs>
          <w:tab w:val="left" w:pos="4965"/>
        </w:tabs>
        <w:spacing w:line="480" w:lineRule="auto"/>
        <w:jc w:val="both"/>
        <w:rPr>
          <w:sz w:val="24"/>
          <w:szCs w:val="24"/>
        </w:rPr>
      </w:pPr>
    </w:p>
    <w:p w14:paraId="76C7001A" w14:textId="77777777" w:rsidR="00895B21" w:rsidRDefault="00895B21" w:rsidP="00895B21">
      <w:pPr>
        <w:tabs>
          <w:tab w:val="left" w:pos="4965"/>
        </w:tabs>
        <w:spacing w:line="480" w:lineRule="auto"/>
        <w:jc w:val="both"/>
        <w:rPr>
          <w:sz w:val="24"/>
          <w:szCs w:val="24"/>
        </w:rPr>
      </w:pPr>
    </w:p>
    <w:p w14:paraId="4B5BE81F" w14:textId="77777777" w:rsidR="00895B21" w:rsidRDefault="00895B21" w:rsidP="00895B21">
      <w:pPr>
        <w:tabs>
          <w:tab w:val="left" w:pos="4965"/>
        </w:tabs>
        <w:spacing w:line="480" w:lineRule="auto"/>
        <w:jc w:val="both"/>
        <w:rPr>
          <w:sz w:val="24"/>
          <w:szCs w:val="24"/>
        </w:rPr>
      </w:pPr>
    </w:p>
    <w:p w14:paraId="30847838" w14:textId="77777777" w:rsidR="009860EF" w:rsidRDefault="009860EF" w:rsidP="009860EF">
      <w:pPr>
        <w:pStyle w:val="Heading4"/>
        <w:widowControl/>
        <w:autoSpaceDE/>
        <w:autoSpaceDN/>
        <w:spacing w:before="320" w:after="120" w:line="276" w:lineRule="auto"/>
        <w:jc w:val="both"/>
        <w:rPr>
          <w:color w:val="auto"/>
        </w:rPr>
      </w:pPr>
      <w:r w:rsidRPr="009860EF">
        <w:rPr>
          <w:color w:val="auto"/>
        </w:rPr>
        <w:t>Perhitungan Kapasitas Produktivitas Alat Berat Excavator Didarat Dengan Merek Hitachi ZX210 LC - 5G</w:t>
      </w:r>
    </w:p>
    <w:p w14:paraId="63BDDB6A" w14:textId="77777777" w:rsidR="009860EF" w:rsidRPr="009860EF" w:rsidRDefault="009860EF" w:rsidP="009860EF"/>
    <w:p w14:paraId="6504C94B" w14:textId="0554581F" w:rsidR="009860EF" w:rsidRPr="009860EF" w:rsidRDefault="009860EF">
      <w:pPr>
        <w:pStyle w:val="ListParagraph"/>
        <w:widowControl/>
        <w:numPr>
          <w:ilvl w:val="0"/>
          <w:numId w:val="33"/>
        </w:numPr>
        <w:shd w:val="clear" w:color="auto" w:fill="FFFF00"/>
        <w:autoSpaceDE/>
        <w:autoSpaceDN/>
        <w:spacing w:line="276" w:lineRule="auto"/>
        <w:ind w:left="0" w:firstLine="0"/>
        <w:contextualSpacing/>
        <w:jc w:val="both"/>
        <w:pPrChange w:id="98" w:author="Microsoft account" w:date="2025-11-26T12:39:00Z">
          <w:pPr>
            <w:pStyle w:val="ListParagraph"/>
            <w:widowControl/>
            <w:numPr>
              <w:numId w:val="33"/>
            </w:numPr>
            <w:autoSpaceDE/>
            <w:autoSpaceDN/>
            <w:spacing w:line="276" w:lineRule="auto"/>
            <w:ind w:left="720" w:hanging="360"/>
            <w:contextualSpacing/>
            <w:jc w:val="both"/>
          </w:pPr>
        </w:pPrChange>
      </w:pPr>
      <w:commentRangeStart w:id="99"/>
      <w:r w:rsidRPr="009860EF">
        <w:rPr>
          <w:noProof/>
          <w:lang w:val="en-US"/>
        </w:rPr>
        <mc:AlternateContent>
          <mc:Choice Requires="wps">
            <w:drawing>
              <wp:anchor distT="0" distB="0" distL="114300" distR="114300" simplePos="0" relativeHeight="251687936" behindDoc="0" locked="0" layoutInCell="1" allowOverlap="1" wp14:anchorId="728C0406" wp14:editId="77C6A36F">
                <wp:simplePos x="0" y="0"/>
                <wp:positionH relativeFrom="column">
                  <wp:posOffset>1188720</wp:posOffset>
                </wp:positionH>
                <wp:positionV relativeFrom="paragraph">
                  <wp:posOffset>506540</wp:posOffset>
                </wp:positionV>
                <wp:extent cx="1472540" cy="570015"/>
                <wp:effectExtent l="0" t="0" r="13970" b="20955"/>
                <wp:wrapNone/>
                <wp:docPr id="7170" name="Rectangle 7170"/>
                <wp:cNvGraphicFramePr/>
                <a:graphic xmlns:a="http://schemas.openxmlformats.org/drawingml/2006/main">
                  <a:graphicData uri="http://schemas.microsoft.com/office/word/2010/wordprocessingShape">
                    <wps:wsp>
                      <wps:cNvSpPr/>
                      <wps:spPr>
                        <a:xfrm>
                          <a:off x="0" y="0"/>
                          <a:ext cx="1472540" cy="57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7A6736" w14:textId="1FEAE64F" w:rsidR="0022403C" w:rsidRPr="009860EF" w:rsidRDefault="0022403C" w:rsidP="009860EF">
                            <w:pPr>
                              <w:spacing w:line="360" w:lineRule="auto"/>
                            </w:pPr>
                            <w:r>
                              <w:t xml:space="preserve"> </w:t>
                            </w:r>
                            <w:r w:rsidRPr="009860EF">
                              <w:t xml:space="preserve">V </w:t>
                            </w:r>
                            <w:r w:rsidRPr="009860EF">
                              <w:rPr>
                                <w:rFonts w:ascii="Cambria Math" w:hAnsi="Cambria Math" w:cs="Cambria Math"/>
                              </w:rPr>
                              <w:t>𝑥</w:t>
                            </w:r>
                            <w:r w:rsidRPr="009860EF">
                              <w:t xml:space="preserve"> Fa x Fb </w:t>
                            </w:r>
                            <w:r>
                              <w:t>x 60</w:t>
                            </w:r>
                          </w:p>
                          <w:p w14:paraId="65D64C92" w14:textId="740DECC6" w:rsidR="0022403C" w:rsidRPr="009860EF" w:rsidRDefault="0022403C" w:rsidP="009860EF">
                            <w:r>
                              <w:t xml:space="preserve">       </w:t>
                            </w:r>
                            <w:r w:rsidRPr="009860EF">
                              <w:t>CT   x Fk</w:t>
                            </w:r>
                          </w:p>
                          <w:p w14:paraId="69446197" w14:textId="2F948158" w:rsidR="0022403C" w:rsidRPr="009860EF" w:rsidRDefault="0022403C" w:rsidP="009860EF">
                            <w:pPr>
                              <w:rPr>
                                <w14:textOutline w14:w="9525" w14:cap="rnd" w14:cmpd="sng" w14:algn="ctr">
                                  <w14:solidFill>
                                    <w14:srgbClr w14:val="000000"/>
                                  </w14:solidFill>
                                  <w14:prstDash w14:val="solid"/>
                                  <w14:bevel/>
                                </w14:textOutline>
                              </w:rPr>
                            </w:pPr>
                            <w:r w:rsidRPr="009860EF">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C0406" id="Rectangle 7170" o:spid="_x0000_s1039" style="position:absolute;left:0;text-align:left;margin-left:93.6pt;margin-top:39.9pt;width:115.95pt;height:44.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" fillcolor="white [3201]" strokecolor="white [3212]" strokeweight="2pt">
                <v:textbox>
                  <w:txbxContent>
                    <w:p w14:paraId="0F7A6736" w14:textId="1FEAE64F" w:rsidR="0022403C" w:rsidRPr="009860EF" w:rsidRDefault="0022403C" w:rsidP="009860EF">
                      <w:pPr>
                        <w:spacing w:line="360" w:lineRule="auto"/>
                      </w:pPr>
                      <w:r>
                        <w:t xml:space="preserve"> </w:t>
                      </w:r>
                      <w:r w:rsidRPr="009860EF">
                        <w:t xml:space="preserve">V </w:t>
                      </w:r>
                      <w:r w:rsidRPr="009860EF">
                        <w:rPr>
                          <w:rFonts w:ascii="Cambria Math" w:hAnsi="Cambria Math" w:cs="Cambria Math"/>
                        </w:rPr>
                        <w:t>𝑥</w:t>
                      </w:r>
                      <w:r w:rsidRPr="009860EF">
                        <w:t xml:space="preserve"> Fa x Fb </w:t>
                      </w:r>
                      <w:r>
                        <w:t>x 60</w:t>
                      </w:r>
                    </w:p>
                    <w:p w14:paraId="65D64C92" w14:textId="740DECC6" w:rsidR="0022403C" w:rsidRPr="009860EF" w:rsidRDefault="0022403C" w:rsidP="009860EF">
                      <w:r>
                        <w:t xml:space="preserve">       </w:t>
                      </w:r>
                      <w:r w:rsidRPr="009860EF">
                        <w:t>CT   x Fk</w:t>
                      </w:r>
                    </w:p>
                    <w:p w14:paraId="69446197" w14:textId="2F948158" w:rsidR="0022403C" w:rsidRPr="009860EF" w:rsidRDefault="0022403C" w:rsidP="009860EF">
                      <w:pPr>
                        <w:rPr>
                          <w14:textOutline w14:w="9525" w14:cap="rnd" w14:cmpd="sng" w14:algn="ctr">
                            <w14:solidFill>
                              <w14:srgbClr w14:val="000000"/>
                            </w14:solidFill>
                            <w14:prstDash w14:val="solid"/>
                            <w14:bevel/>
                          </w14:textOutline>
                        </w:rPr>
                      </w:pPr>
                      <w:r w:rsidRPr="009860EF">
                        <w:t xml:space="preserve">         </w:t>
                      </w:r>
                      <w:r>
                        <w:t xml:space="preserve"> </w:t>
                      </w:r>
                    </w:p>
                  </w:txbxContent>
                </v:textbox>
              </v:rect>
            </w:pict>
          </mc:Fallback>
        </mc:AlternateContent>
      </w:r>
      <w:r w:rsidRPr="009860EF">
        <w:t>Perhitungan produktivitas alat berat excavator didarat menggunakan rumus persamaan (2.3)  :</w:t>
      </w:r>
    </w:p>
    <w:p w14:paraId="03AB30FE" w14:textId="08F6F652" w:rsidR="009860EF" w:rsidRPr="009860EF" w:rsidRDefault="009860EF">
      <w:pPr>
        <w:shd w:val="clear" w:color="auto" w:fill="FFFF00"/>
        <w:spacing w:line="276" w:lineRule="auto"/>
        <w:jc w:val="both"/>
        <w:pPrChange w:id="100" w:author="Microsoft account" w:date="2025-11-26T12:39:00Z">
          <w:pPr>
            <w:spacing w:line="276" w:lineRule="auto"/>
            <w:jc w:val="both"/>
          </w:pPr>
        </w:pPrChange>
      </w:pPr>
    </w:p>
    <w:p w14:paraId="59834595" w14:textId="792249E1" w:rsidR="009860EF" w:rsidRPr="009860EF" w:rsidRDefault="009860EF">
      <w:pPr>
        <w:shd w:val="clear" w:color="auto" w:fill="FFFF00"/>
        <w:spacing w:line="276" w:lineRule="auto"/>
        <w:jc w:val="both"/>
        <w:pPrChange w:id="101" w:author="Microsoft account" w:date="2025-11-26T12:39:00Z">
          <w:pPr>
            <w:spacing w:line="276" w:lineRule="auto"/>
            <w:jc w:val="both"/>
          </w:pPr>
        </w:pPrChange>
      </w:pPr>
      <w:r w:rsidRPr="009860EF">
        <w:rPr>
          <w:noProof/>
          <w:lang w:val="en-US"/>
        </w:rPr>
        <mc:AlternateContent>
          <mc:Choice Requires="wps">
            <w:drawing>
              <wp:anchor distT="0" distB="0" distL="114300" distR="114300" simplePos="0" relativeHeight="251689984" behindDoc="0" locked="0" layoutInCell="1" allowOverlap="1" wp14:anchorId="60EF4C18" wp14:editId="120AD883">
                <wp:simplePos x="0" y="0"/>
                <wp:positionH relativeFrom="column">
                  <wp:posOffset>1306640</wp:posOffset>
                </wp:positionH>
                <wp:positionV relativeFrom="paragraph">
                  <wp:posOffset>8255</wp:posOffset>
                </wp:positionV>
                <wp:extent cx="1030605" cy="0"/>
                <wp:effectExtent l="0" t="0" r="17145" b="19050"/>
                <wp:wrapNone/>
                <wp:docPr id="7172" name="Straight Connector 7172"/>
                <wp:cNvGraphicFramePr/>
                <a:graphic xmlns:a="http://schemas.openxmlformats.org/drawingml/2006/main">
                  <a:graphicData uri="http://schemas.microsoft.com/office/word/2010/wordprocessingShape">
                    <wps:wsp>
                      <wps:cNvCnPr/>
                      <wps:spPr>
                        <a:xfrm>
                          <a:off x="0" y="0"/>
                          <a:ext cx="103060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DD3C76" id="Straight Connector 7172"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9pt,.65pt" to="184.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" strokecolor="black [3213]" strokeweight="2pt"/>
            </w:pict>
          </mc:Fallback>
        </mc:AlternateContent>
      </w:r>
      <w:r>
        <w:t xml:space="preserve">Q1 (M3/Jam)  </w:t>
      </w:r>
      <w:r>
        <w:tab/>
        <w:t xml:space="preserve"> </w:t>
      </w:r>
      <w:r w:rsidRPr="009860EF">
        <w:t xml:space="preserve"> = </w:t>
      </w:r>
    </w:p>
    <w:p w14:paraId="1C113FA5" w14:textId="7EC9DD53" w:rsidR="009860EF" w:rsidRPr="009860EF" w:rsidRDefault="009860EF">
      <w:pPr>
        <w:shd w:val="clear" w:color="auto" w:fill="FFFF00"/>
        <w:tabs>
          <w:tab w:val="left" w:pos="5693"/>
        </w:tabs>
        <w:spacing w:line="276" w:lineRule="auto"/>
        <w:jc w:val="both"/>
        <w:pPrChange w:id="102" w:author="Microsoft account" w:date="2025-11-26T12:39:00Z">
          <w:pPr>
            <w:tabs>
              <w:tab w:val="left" w:pos="5693"/>
            </w:tabs>
            <w:spacing w:line="276" w:lineRule="auto"/>
            <w:jc w:val="both"/>
          </w:pPr>
        </w:pPrChange>
      </w:pPr>
      <w:r w:rsidRPr="009860EF">
        <w:rPr>
          <w:noProof/>
          <w:lang w:val="en-US"/>
        </w:rPr>
        <mc:AlternateContent>
          <mc:Choice Requires="wps">
            <w:drawing>
              <wp:anchor distT="0" distB="0" distL="114300" distR="114300" simplePos="0" relativeHeight="251678720" behindDoc="0" locked="0" layoutInCell="1" allowOverlap="1" wp14:anchorId="5CD54C4F" wp14:editId="789DE947">
                <wp:simplePos x="0" y="0"/>
                <wp:positionH relativeFrom="column">
                  <wp:posOffset>1118680</wp:posOffset>
                </wp:positionH>
                <wp:positionV relativeFrom="paragraph">
                  <wp:posOffset>90805</wp:posOffset>
                </wp:positionV>
                <wp:extent cx="2221865" cy="563245"/>
                <wp:effectExtent l="0" t="0" r="26035" b="27305"/>
                <wp:wrapNone/>
                <wp:docPr id="15" name="Rectangle 15"/>
                <wp:cNvGraphicFramePr/>
                <a:graphic xmlns:a="http://schemas.openxmlformats.org/drawingml/2006/main">
                  <a:graphicData uri="http://schemas.microsoft.com/office/word/2010/wordprocessingShape">
                    <wps:wsp>
                      <wps:cNvSpPr/>
                      <wps:spPr>
                        <a:xfrm>
                          <a:off x="0" y="0"/>
                          <a:ext cx="2221865" cy="5632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F60D4EA" w14:textId="77777777" w:rsidR="0022403C" w:rsidRPr="009F6247" w:rsidRDefault="0022403C" w:rsidP="009860EF">
                            <w:pPr>
                              <w:spacing w:line="360" w:lineRule="auto"/>
                              <w:jc w:val="center"/>
                              <w:rPr>
                                <w:sz w:val="24"/>
                              </w:rPr>
                            </w:pPr>
                            <w:r>
                              <w:rPr>
                                <w:sz w:val="24"/>
                              </w:rPr>
                              <w:t>0,50</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40D506E6"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rPr>
                              <w:t>0,25 x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54C4F" id="Rectangle 15" o:spid="_x0000_s1040" style="position:absolute;left:0;text-align:left;margin-left:88.1pt;margin-top:7.15pt;width:174.95pt;height:44.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" fillcolor="white [3201]" strokecolor="white [3212]" strokeweight="2pt">
                <v:textbox>
                  <w:txbxContent>
                    <w:p w14:paraId="7F60D4EA" w14:textId="77777777" w:rsidR="0022403C" w:rsidRPr="009F6247" w:rsidRDefault="0022403C" w:rsidP="009860EF">
                      <w:pPr>
                        <w:spacing w:line="360" w:lineRule="auto"/>
                        <w:jc w:val="center"/>
                        <w:rPr>
                          <w:sz w:val="24"/>
                        </w:rPr>
                      </w:pPr>
                      <w:r>
                        <w:rPr>
                          <w:sz w:val="24"/>
                        </w:rPr>
                        <w:t>0,50</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40D506E6"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rPr>
                        <w:t>0,25 x 1</w:t>
                      </w:r>
                    </w:p>
                  </w:txbxContent>
                </v:textbox>
              </v:rect>
            </w:pict>
          </mc:Fallback>
        </mc:AlternateContent>
      </w:r>
    </w:p>
    <w:p w14:paraId="1A78D27C" w14:textId="68EB1454" w:rsidR="009860EF" w:rsidRDefault="009860EF">
      <w:pPr>
        <w:shd w:val="clear" w:color="auto" w:fill="FFFF00"/>
        <w:tabs>
          <w:tab w:val="left" w:pos="5693"/>
        </w:tabs>
        <w:spacing w:line="276" w:lineRule="auto"/>
        <w:ind w:firstLine="1440"/>
        <w:jc w:val="both"/>
        <w:pPrChange w:id="103" w:author="Microsoft account" w:date="2025-11-26T12:39:00Z">
          <w:pPr>
            <w:tabs>
              <w:tab w:val="left" w:pos="5693"/>
            </w:tabs>
            <w:spacing w:line="276" w:lineRule="auto"/>
            <w:ind w:firstLine="1440"/>
            <w:jc w:val="both"/>
          </w:pPr>
        </w:pPrChange>
      </w:pPr>
      <w:r>
        <w:t xml:space="preserve">  </w:t>
      </w:r>
    </w:p>
    <w:p w14:paraId="5CC3609A" w14:textId="1D77CF08" w:rsidR="009860EF" w:rsidRPr="009860EF" w:rsidRDefault="009860EF">
      <w:pPr>
        <w:shd w:val="clear" w:color="auto" w:fill="FFFF00"/>
        <w:tabs>
          <w:tab w:val="left" w:pos="5693"/>
        </w:tabs>
        <w:spacing w:line="276" w:lineRule="auto"/>
        <w:ind w:firstLine="1440"/>
        <w:jc w:val="both"/>
        <w:pPrChange w:id="104" w:author="Microsoft account" w:date="2025-11-26T12:39:00Z">
          <w:pPr>
            <w:tabs>
              <w:tab w:val="left" w:pos="5693"/>
            </w:tabs>
            <w:spacing w:line="276" w:lineRule="auto"/>
            <w:ind w:firstLine="1440"/>
            <w:jc w:val="both"/>
          </w:pPr>
        </w:pPrChange>
      </w:pPr>
      <w:r w:rsidRPr="009860EF">
        <w:rPr>
          <w:noProof/>
          <w:lang w:val="en-US"/>
        </w:rPr>
        <mc:AlternateContent>
          <mc:Choice Requires="wps">
            <w:drawing>
              <wp:anchor distT="0" distB="0" distL="114300" distR="114300" simplePos="0" relativeHeight="251680768" behindDoc="0" locked="0" layoutInCell="1" allowOverlap="1" wp14:anchorId="2F43CAFE" wp14:editId="438B5D35">
                <wp:simplePos x="0" y="0"/>
                <wp:positionH relativeFrom="column">
                  <wp:posOffset>1305370</wp:posOffset>
                </wp:positionH>
                <wp:positionV relativeFrom="paragraph">
                  <wp:posOffset>-3175</wp:posOffset>
                </wp:positionV>
                <wp:extent cx="1775460" cy="0"/>
                <wp:effectExtent l="0" t="0" r="15240" b="19050"/>
                <wp:wrapNone/>
                <wp:docPr id="304" name="Straight Connector 304"/>
                <wp:cNvGraphicFramePr/>
                <a:graphic xmlns:a="http://schemas.openxmlformats.org/drawingml/2006/main">
                  <a:graphicData uri="http://schemas.microsoft.com/office/word/2010/wordprocessingShape">
                    <wps:wsp>
                      <wps:cNvCnPr/>
                      <wps:spPr>
                        <a:xfrm>
                          <a:off x="0" y="0"/>
                          <a:ext cx="1775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600470" id="Straight Connector 304"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8pt,-.25pt" to="242.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" strokecolor="black [3213]" strokeweight="2pt"/>
            </w:pict>
          </mc:Fallback>
        </mc:AlternateContent>
      </w:r>
      <w:r>
        <w:t xml:space="preserve">   </w:t>
      </w:r>
      <w:r w:rsidRPr="009860EF">
        <w:t>=</w:t>
      </w:r>
      <w:r w:rsidRPr="009860EF">
        <w:tab/>
      </w:r>
    </w:p>
    <w:p w14:paraId="4E5DCE9C" w14:textId="77777777" w:rsidR="009860EF" w:rsidRPr="009860EF" w:rsidRDefault="009860EF">
      <w:pPr>
        <w:shd w:val="clear" w:color="auto" w:fill="FFFF00"/>
        <w:tabs>
          <w:tab w:val="left" w:pos="5693"/>
        </w:tabs>
        <w:spacing w:line="276" w:lineRule="auto"/>
        <w:jc w:val="both"/>
        <w:pPrChange w:id="105" w:author="Microsoft account" w:date="2025-11-26T12:39:00Z">
          <w:pPr>
            <w:tabs>
              <w:tab w:val="left" w:pos="5693"/>
            </w:tabs>
            <w:spacing w:line="276" w:lineRule="auto"/>
            <w:jc w:val="both"/>
          </w:pPr>
        </w:pPrChange>
      </w:pPr>
    </w:p>
    <w:p w14:paraId="7FCC0844" w14:textId="16C5C844" w:rsidR="009860EF" w:rsidRDefault="009860EF">
      <w:pPr>
        <w:shd w:val="clear" w:color="auto" w:fill="FFFF00"/>
        <w:spacing w:line="276" w:lineRule="auto"/>
        <w:ind w:left="589"/>
        <w:jc w:val="both"/>
        <w:pPrChange w:id="106" w:author="Microsoft account" w:date="2025-11-26T12:39:00Z">
          <w:pPr>
            <w:spacing w:line="276" w:lineRule="auto"/>
            <w:ind w:left="589"/>
            <w:jc w:val="both"/>
          </w:pPr>
        </w:pPrChange>
      </w:pPr>
      <w:r w:rsidRPr="009860EF">
        <w:t xml:space="preserve">         </w:t>
      </w:r>
      <w:r>
        <w:t xml:space="preserve">         </w:t>
      </w:r>
      <w:r w:rsidRPr="009860EF">
        <w:t xml:space="preserve"> =  </w:t>
      </w:r>
      <w:r w:rsidRPr="009860EF">
        <w:tab/>
      </w:r>
      <w:r w:rsidRPr="009860EF">
        <w:tab/>
        <w:t>93,72  M³/Jam</w:t>
      </w:r>
    </w:p>
    <w:p w14:paraId="3CA08E81" w14:textId="77777777" w:rsidR="009860EF" w:rsidRPr="009860EF" w:rsidRDefault="009860EF">
      <w:pPr>
        <w:shd w:val="clear" w:color="auto" w:fill="FFFF00"/>
        <w:spacing w:line="276" w:lineRule="auto"/>
        <w:ind w:left="589"/>
        <w:jc w:val="both"/>
        <w:rPr>
          <w:b/>
        </w:rPr>
        <w:pPrChange w:id="107" w:author="Microsoft account" w:date="2025-11-26T12:39:00Z">
          <w:pPr>
            <w:spacing w:line="276" w:lineRule="auto"/>
            <w:ind w:left="589"/>
            <w:jc w:val="both"/>
          </w:pPr>
        </w:pPrChange>
      </w:pPr>
    </w:p>
    <w:p w14:paraId="5166117D" w14:textId="77777777" w:rsidR="009860EF" w:rsidRPr="009860EF" w:rsidRDefault="009860EF">
      <w:pPr>
        <w:shd w:val="clear" w:color="auto" w:fill="FFFF00"/>
        <w:spacing w:line="276" w:lineRule="auto"/>
        <w:jc w:val="both"/>
        <w:pPrChange w:id="108" w:author="Microsoft account" w:date="2025-11-26T12:39:00Z">
          <w:pPr>
            <w:spacing w:line="276" w:lineRule="auto"/>
            <w:jc w:val="both"/>
          </w:pPr>
        </w:pPrChange>
      </w:pPr>
      <w:r w:rsidRPr="009860EF">
        <w:t xml:space="preserve">Untuk Produktivitas per hari alat berat Excavator didarat dengan merek Hitachi dengan menggunakan rumus persamaan (2.6) : </w:t>
      </w:r>
    </w:p>
    <w:p w14:paraId="53B9BAC1" w14:textId="6A46AFAA" w:rsidR="009860EF" w:rsidRPr="009860EF" w:rsidRDefault="009860EF">
      <w:pPr>
        <w:shd w:val="clear" w:color="auto" w:fill="FFFF00"/>
        <w:spacing w:line="276" w:lineRule="auto"/>
        <w:jc w:val="both"/>
        <w:pPrChange w:id="109" w:author="Microsoft account" w:date="2025-11-26T12:39:00Z">
          <w:pPr>
            <w:spacing w:line="276" w:lineRule="auto"/>
            <w:jc w:val="both"/>
          </w:pPr>
        </w:pPrChange>
      </w:pPr>
      <w:r>
        <w:t xml:space="preserve">Pe  </w:t>
      </w:r>
      <w:r w:rsidRPr="009860EF">
        <w:t>=</w:t>
      </w:r>
      <w:r w:rsidRPr="009860EF">
        <w:tab/>
        <w:t xml:space="preserve"> Produktivitas per-jam x Jam kerja efektif </w:t>
      </w:r>
    </w:p>
    <w:p w14:paraId="173E6FDB" w14:textId="34CDFAFA" w:rsidR="009860EF" w:rsidRPr="009860EF" w:rsidRDefault="009860EF">
      <w:pPr>
        <w:shd w:val="clear" w:color="auto" w:fill="FFFF00"/>
        <w:spacing w:line="276" w:lineRule="auto"/>
        <w:jc w:val="both"/>
        <w:pPrChange w:id="110" w:author="Microsoft account" w:date="2025-11-26T12:39:00Z">
          <w:pPr>
            <w:spacing w:line="276" w:lineRule="auto"/>
            <w:jc w:val="both"/>
          </w:pPr>
        </w:pPrChange>
      </w:pPr>
      <w:r>
        <w:t xml:space="preserve">      </w:t>
      </w:r>
      <w:r w:rsidRPr="009860EF">
        <w:t xml:space="preserve">= </w:t>
      </w:r>
      <w:r w:rsidRPr="009860EF">
        <w:tab/>
        <w:t>93,72 m³/jam x 7 jam</w:t>
      </w:r>
    </w:p>
    <w:p w14:paraId="5155F40F" w14:textId="5D222A13" w:rsidR="009860EF" w:rsidRDefault="009860EF">
      <w:pPr>
        <w:shd w:val="clear" w:color="auto" w:fill="FFFF00"/>
        <w:spacing w:line="276" w:lineRule="auto"/>
        <w:jc w:val="both"/>
        <w:pPrChange w:id="111" w:author="Microsoft account" w:date="2025-11-26T12:39:00Z">
          <w:pPr>
            <w:spacing w:line="276" w:lineRule="auto"/>
            <w:jc w:val="both"/>
          </w:pPr>
        </w:pPrChange>
      </w:pPr>
      <w:r>
        <w:t xml:space="preserve">      </w:t>
      </w:r>
      <w:r w:rsidRPr="009860EF">
        <w:t xml:space="preserve">= </w:t>
      </w:r>
      <w:r w:rsidRPr="009860EF">
        <w:tab/>
        <w:t>656,04 m³/hari</w:t>
      </w:r>
    </w:p>
    <w:p w14:paraId="02B51244" w14:textId="77777777" w:rsidR="009860EF" w:rsidRPr="009860EF" w:rsidRDefault="009860EF">
      <w:pPr>
        <w:shd w:val="clear" w:color="auto" w:fill="FFFF00"/>
        <w:spacing w:line="276" w:lineRule="auto"/>
        <w:jc w:val="both"/>
        <w:rPr>
          <w:b/>
        </w:rPr>
        <w:pPrChange w:id="112" w:author="Microsoft account" w:date="2025-11-26T12:39:00Z">
          <w:pPr>
            <w:spacing w:line="276" w:lineRule="auto"/>
            <w:jc w:val="both"/>
          </w:pPr>
        </w:pPrChange>
      </w:pPr>
    </w:p>
    <w:p w14:paraId="094F840D" w14:textId="30514CFA" w:rsidR="009860EF" w:rsidRPr="009860EF" w:rsidRDefault="009860EF">
      <w:pPr>
        <w:pStyle w:val="ListParagraph"/>
        <w:widowControl/>
        <w:numPr>
          <w:ilvl w:val="0"/>
          <w:numId w:val="33"/>
        </w:numPr>
        <w:shd w:val="clear" w:color="auto" w:fill="FFFF00"/>
        <w:autoSpaceDE/>
        <w:autoSpaceDN/>
        <w:spacing w:line="276" w:lineRule="auto"/>
        <w:ind w:hanging="720"/>
        <w:contextualSpacing/>
        <w:jc w:val="both"/>
        <w:rPr>
          <w:b/>
        </w:rPr>
        <w:pPrChange w:id="113" w:author="Microsoft account" w:date="2025-11-26T12:39:00Z">
          <w:pPr>
            <w:pStyle w:val="ListParagraph"/>
            <w:widowControl/>
            <w:numPr>
              <w:numId w:val="33"/>
            </w:numPr>
            <w:autoSpaceDE/>
            <w:autoSpaceDN/>
            <w:spacing w:line="276" w:lineRule="auto"/>
            <w:ind w:left="720" w:hanging="720"/>
            <w:contextualSpacing/>
            <w:jc w:val="both"/>
          </w:pPr>
        </w:pPrChange>
      </w:pPr>
      <w:r w:rsidRPr="009860EF">
        <w:t>Untuk menghitung jumlah alat berat yang dibutuhkan pada Excavator</w:t>
      </w:r>
      <w:r>
        <w:t xml:space="preserve"> </w:t>
      </w:r>
      <w:r w:rsidRPr="009860EF">
        <w:t xml:space="preserve">didarat dengan merek Hitachi dengan menggunakan rumus persamaan (2.9) : </w:t>
      </w:r>
    </w:p>
    <w:p w14:paraId="3A02E88A" w14:textId="77777777" w:rsidR="009860EF" w:rsidRPr="009860EF" w:rsidRDefault="009860EF">
      <w:pPr>
        <w:pStyle w:val="ListParagraph"/>
        <w:widowControl/>
        <w:shd w:val="clear" w:color="auto" w:fill="FFFF00"/>
        <w:autoSpaceDE/>
        <w:autoSpaceDN/>
        <w:spacing w:line="276" w:lineRule="auto"/>
        <w:ind w:left="720"/>
        <w:contextualSpacing/>
        <w:jc w:val="both"/>
        <w:rPr>
          <w:b/>
        </w:rPr>
        <w:pPrChange w:id="114" w:author="Microsoft account" w:date="2025-11-26T12:39:00Z">
          <w:pPr>
            <w:pStyle w:val="ListParagraph"/>
            <w:widowControl/>
            <w:autoSpaceDE/>
            <w:autoSpaceDN/>
            <w:spacing w:line="276" w:lineRule="auto"/>
            <w:ind w:left="720"/>
            <w:contextualSpacing/>
            <w:jc w:val="both"/>
          </w:pPr>
        </w:pPrChange>
      </w:pPr>
    </w:p>
    <w:p w14:paraId="4A89A79C" w14:textId="4F47DE5A" w:rsidR="009860EF" w:rsidRPr="009860EF" w:rsidRDefault="005E4170">
      <w:pPr>
        <w:shd w:val="clear" w:color="auto" w:fill="FFFF00"/>
        <w:spacing w:line="276" w:lineRule="auto"/>
        <w:jc w:val="both"/>
        <w:pPrChange w:id="115" w:author="Microsoft account" w:date="2025-11-26T12:39:00Z">
          <w:pPr>
            <w:spacing w:line="276" w:lineRule="auto"/>
            <w:jc w:val="both"/>
          </w:pPr>
        </w:pPrChange>
      </w:pPr>
      <w:r w:rsidRPr="009860EF">
        <w:rPr>
          <w:noProof/>
          <w:lang w:val="en-US"/>
        </w:rPr>
        <mc:AlternateContent>
          <mc:Choice Requires="wps">
            <w:drawing>
              <wp:anchor distT="0" distB="0" distL="114300" distR="114300" simplePos="0" relativeHeight="251694080" behindDoc="0" locked="0" layoutInCell="1" allowOverlap="1" wp14:anchorId="69CA44A7" wp14:editId="79FD862E">
                <wp:simplePos x="0" y="0"/>
                <wp:positionH relativeFrom="column">
                  <wp:posOffset>1392555</wp:posOffset>
                </wp:positionH>
                <wp:positionV relativeFrom="paragraph">
                  <wp:posOffset>164020</wp:posOffset>
                </wp:positionV>
                <wp:extent cx="1520190" cy="0"/>
                <wp:effectExtent l="0" t="0" r="22860" b="19050"/>
                <wp:wrapNone/>
                <wp:docPr id="57" name="Straight Connector 57"/>
                <wp:cNvGraphicFramePr/>
                <a:graphic xmlns:a="http://schemas.openxmlformats.org/drawingml/2006/main">
                  <a:graphicData uri="http://schemas.microsoft.com/office/word/2010/wordprocessingShape">
                    <wps:wsp>
                      <wps:cNvCnPr/>
                      <wps:spPr>
                        <a:xfrm>
                          <a:off x="0" y="0"/>
                          <a:ext cx="152019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5DFC7C" id="Straight Connector 57"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65pt,12.9pt" to="229.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" strokecolor="black [3213]" strokeweight="2pt"/>
            </w:pict>
          </mc:Fallback>
        </mc:AlternateContent>
      </w:r>
      <w:r w:rsidR="009860EF">
        <w:t xml:space="preserve">Jam kerja yang Efektif = </w:t>
      </w:r>
      <w:r w:rsidR="009860EF" w:rsidRPr="009860EF">
        <w:t xml:space="preserve">Volume tanah yang digali </w:t>
      </w:r>
    </w:p>
    <w:p w14:paraId="1DEFF10D" w14:textId="133765C4" w:rsidR="009860EF" w:rsidRPr="009860EF" w:rsidRDefault="009860EF">
      <w:pPr>
        <w:shd w:val="clear" w:color="auto" w:fill="FFFF00"/>
        <w:spacing w:line="276" w:lineRule="auto"/>
        <w:ind w:left="2268"/>
        <w:jc w:val="both"/>
        <w:pPrChange w:id="116" w:author="Microsoft account" w:date="2025-11-26T12:39:00Z">
          <w:pPr>
            <w:spacing w:line="276" w:lineRule="auto"/>
            <w:ind w:left="2268"/>
            <w:jc w:val="both"/>
          </w:pPr>
        </w:pPrChange>
      </w:pPr>
      <w:r w:rsidRPr="009860EF">
        <w:t>Produktivitas per jam</w:t>
      </w:r>
      <w:r w:rsidRPr="009860EF">
        <w:rPr>
          <w:noProof/>
        </w:rPr>
        <w:t xml:space="preserve"> </w:t>
      </w:r>
      <w:r w:rsidRPr="009860EF">
        <w:t xml:space="preserve"> </w:t>
      </w:r>
      <w:r w:rsidRPr="009860EF">
        <w:tab/>
        <w:t xml:space="preserve">    </w:t>
      </w:r>
    </w:p>
    <w:p w14:paraId="18FF5059" w14:textId="77777777" w:rsidR="009860EF" w:rsidRPr="009860EF" w:rsidRDefault="009860EF">
      <w:pPr>
        <w:shd w:val="clear" w:color="auto" w:fill="FFFF00"/>
        <w:spacing w:line="276" w:lineRule="auto"/>
        <w:jc w:val="both"/>
        <w:pPrChange w:id="117" w:author="Microsoft account" w:date="2025-11-26T12:39:00Z">
          <w:pPr>
            <w:spacing w:line="276" w:lineRule="auto"/>
            <w:jc w:val="both"/>
          </w:pPr>
        </w:pPrChange>
      </w:pPr>
    </w:p>
    <w:p w14:paraId="52F8EFDC" w14:textId="1B9EB29C" w:rsidR="005E4170" w:rsidRDefault="005E4170">
      <w:pPr>
        <w:shd w:val="clear" w:color="auto" w:fill="FFFF00"/>
        <w:spacing w:line="276" w:lineRule="auto"/>
        <w:ind w:left="1440"/>
        <w:jc w:val="both"/>
        <w:pPrChange w:id="118" w:author="Microsoft account" w:date="2025-11-26T12:39:00Z">
          <w:pPr>
            <w:spacing w:line="276" w:lineRule="auto"/>
            <w:ind w:left="1440"/>
            <w:jc w:val="both"/>
          </w:pPr>
        </w:pPrChange>
      </w:pPr>
      <w:r>
        <w:t xml:space="preserve">      </w:t>
      </w:r>
      <w:r w:rsidR="009860EF" w:rsidRPr="009860EF">
        <w:t xml:space="preserve">      =        98.350 M³</w:t>
      </w:r>
      <w:r w:rsidR="009860EF" w:rsidRPr="009860EF">
        <w:tab/>
        <w:t xml:space="preserve">     </w:t>
      </w:r>
    </w:p>
    <w:p w14:paraId="0548CF33" w14:textId="56BE90CD" w:rsidR="005E4170" w:rsidRDefault="005E4170">
      <w:pPr>
        <w:shd w:val="clear" w:color="auto" w:fill="FFFF00"/>
        <w:spacing w:line="276" w:lineRule="auto"/>
        <w:ind w:left="1440"/>
        <w:jc w:val="both"/>
        <w:pPrChange w:id="119" w:author="Microsoft account" w:date="2025-11-26T12:39:00Z">
          <w:pPr>
            <w:spacing w:line="276" w:lineRule="auto"/>
            <w:ind w:left="1440"/>
            <w:jc w:val="both"/>
          </w:pPr>
        </w:pPrChange>
      </w:pPr>
      <w:r w:rsidRPr="009860EF">
        <w:rPr>
          <w:noProof/>
          <w:lang w:val="en-US"/>
        </w:rPr>
        <mc:AlternateContent>
          <mc:Choice Requires="wps">
            <w:drawing>
              <wp:anchor distT="0" distB="0" distL="114300" distR="114300" simplePos="0" relativeHeight="251692032" behindDoc="0" locked="0" layoutInCell="1" allowOverlap="1" wp14:anchorId="3B2B229A" wp14:editId="7AE7156E">
                <wp:simplePos x="0" y="0"/>
                <wp:positionH relativeFrom="column">
                  <wp:posOffset>1600835</wp:posOffset>
                </wp:positionH>
                <wp:positionV relativeFrom="paragraph">
                  <wp:posOffset>-4445</wp:posOffset>
                </wp:positionV>
                <wp:extent cx="775970" cy="0"/>
                <wp:effectExtent l="0" t="0" r="24130" b="19050"/>
                <wp:wrapNone/>
                <wp:docPr id="305" name="Straight Connector 305"/>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916709" id="Straight Connector 30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05pt,-.35pt" to="187.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" strokecolor="black [3213]" strokeweight="2pt"/>
            </w:pict>
          </mc:Fallback>
        </mc:AlternateContent>
      </w:r>
      <w:r>
        <w:tab/>
        <w:t xml:space="preserve">      93,72 </w:t>
      </w:r>
      <w:r w:rsidRPr="009860EF">
        <w:t>M³/ jam</w:t>
      </w:r>
    </w:p>
    <w:p w14:paraId="15BA2AE5" w14:textId="2C877BFA" w:rsidR="009860EF" w:rsidRPr="009860EF" w:rsidRDefault="005E4170">
      <w:pPr>
        <w:shd w:val="clear" w:color="auto" w:fill="FFFF00"/>
        <w:spacing w:line="276" w:lineRule="auto"/>
        <w:ind w:left="1571"/>
        <w:jc w:val="both"/>
        <w:rPr>
          <w:b/>
        </w:rPr>
        <w:pPrChange w:id="120" w:author="Microsoft account" w:date="2025-11-26T12:39:00Z">
          <w:pPr>
            <w:spacing w:line="276" w:lineRule="auto"/>
            <w:ind w:left="1571"/>
            <w:jc w:val="both"/>
          </w:pPr>
        </w:pPrChange>
      </w:pPr>
      <w:r>
        <w:t xml:space="preserve">        </w:t>
      </w:r>
      <w:r w:rsidR="009860EF" w:rsidRPr="009860EF">
        <w:t xml:space="preserve"> =  </w:t>
      </w:r>
      <w:r>
        <w:t xml:space="preserve">       </w:t>
      </w:r>
      <w:r w:rsidR="009860EF" w:rsidRPr="009860EF">
        <w:t>1.049,40 jam</w:t>
      </w:r>
    </w:p>
    <w:p w14:paraId="4D27F279" w14:textId="77777777" w:rsidR="009860EF" w:rsidRPr="009860EF" w:rsidRDefault="009860EF">
      <w:pPr>
        <w:shd w:val="clear" w:color="auto" w:fill="FFFF00"/>
        <w:spacing w:line="276" w:lineRule="auto"/>
        <w:jc w:val="both"/>
        <w:pPrChange w:id="121" w:author="Microsoft account" w:date="2025-11-26T12:39:00Z">
          <w:pPr>
            <w:spacing w:line="276" w:lineRule="auto"/>
            <w:jc w:val="both"/>
          </w:pPr>
        </w:pPrChange>
      </w:pPr>
    </w:p>
    <w:p w14:paraId="108DE2E1" w14:textId="7FF33E05" w:rsidR="009860EF" w:rsidRPr="009860EF" w:rsidRDefault="005E4170">
      <w:pPr>
        <w:shd w:val="clear" w:color="auto" w:fill="FFFF00"/>
        <w:spacing w:line="276" w:lineRule="auto"/>
        <w:jc w:val="both"/>
        <w:pPrChange w:id="122" w:author="Microsoft account" w:date="2025-11-26T12:39:00Z">
          <w:pPr>
            <w:spacing w:line="276" w:lineRule="auto"/>
            <w:jc w:val="both"/>
          </w:pPr>
        </w:pPrChange>
      </w:pPr>
      <w:r>
        <w:t>Waktu kerja yang tersedia =</w:t>
      </w:r>
      <w:r w:rsidR="009860EF" w:rsidRPr="009860EF">
        <w:t>Total Hari Pekerjaan x jam kerja</w:t>
      </w:r>
    </w:p>
    <w:p w14:paraId="2E4579D4" w14:textId="319F4D23" w:rsidR="009860EF" w:rsidRPr="009860EF" w:rsidRDefault="005E4170">
      <w:pPr>
        <w:shd w:val="clear" w:color="auto" w:fill="FFFF00"/>
        <w:spacing w:line="276" w:lineRule="auto"/>
        <w:ind w:left="2160"/>
        <w:jc w:val="both"/>
        <w:pPrChange w:id="123" w:author="Microsoft account" w:date="2025-11-26T12:39:00Z">
          <w:pPr>
            <w:spacing w:line="276" w:lineRule="auto"/>
            <w:ind w:left="2160"/>
            <w:jc w:val="both"/>
          </w:pPr>
        </w:pPrChange>
      </w:pPr>
      <w:r>
        <w:t xml:space="preserve">     </w:t>
      </w:r>
      <w:r w:rsidR="009860EF" w:rsidRPr="009860EF">
        <w:t xml:space="preserve">= </w:t>
      </w:r>
      <w:r w:rsidR="009860EF" w:rsidRPr="009860EF">
        <w:tab/>
        <w:t>35 x 7 = 245 jam</w:t>
      </w:r>
    </w:p>
    <w:p w14:paraId="3A5F744F" w14:textId="50D86831" w:rsidR="009860EF" w:rsidRPr="009860EF" w:rsidRDefault="005E4170">
      <w:pPr>
        <w:shd w:val="clear" w:color="auto" w:fill="FFFF00"/>
        <w:spacing w:line="276" w:lineRule="auto"/>
        <w:jc w:val="both"/>
        <w:pPrChange w:id="124" w:author="Microsoft account" w:date="2025-11-26T12:39:00Z">
          <w:pPr>
            <w:spacing w:line="276" w:lineRule="auto"/>
            <w:jc w:val="both"/>
          </w:pPr>
        </w:pPrChange>
      </w:pPr>
      <w:r w:rsidRPr="009860EF">
        <w:rPr>
          <w:noProof/>
          <w:lang w:val="en-US"/>
        </w:rPr>
        <mc:AlternateContent>
          <mc:Choice Requires="wps">
            <w:drawing>
              <wp:anchor distT="0" distB="0" distL="114300" distR="114300" simplePos="0" relativeHeight="251682816" behindDoc="0" locked="0" layoutInCell="1" allowOverlap="1" wp14:anchorId="74ABDABA" wp14:editId="7F80F41B">
                <wp:simplePos x="0" y="0"/>
                <wp:positionH relativeFrom="column">
                  <wp:posOffset>1793875</wp:posOffset>
                </wp:positionH>
                <wp:positionV relativeFrom="paragraph">
                  <wp:posOffset>155385</wp:posOffset>
                </wp:positionV>
                <wp:extent cx="775970" cy="0"/>
                <wp:effectExtent l="0" t="0" r="24130" b="19050"/>
                <wp:wrapNone/>
                <wp:docPr id="306" name="Straight Connector 306"/>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69525A" id="Straight Connector 306"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25pt,12.25pt" to="202.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" strokecolor="black [3213]" strokeweight="2pt"/>
            </w:pict>
          </mc:Fallback>
        </mc:AlternateContent>
      </w:r>
      <w:r>
        <w:t xml:space="preserve">Excavator yang dibutuhkan </w:t>
      </w:r>
      <w:r w:rsidR="009860EF" w:rsidRPr="009860EF">
        <w:t>=</w:t>
      </w:r>
      <w:r w:rsidR="009860EF" w:rsidRPr="009860EF">
        <w:tab/>
        <w:t xml:space="preserve"> Jam kerja</w:t>
      </w:r>
    </w:p>
    <w:p w14:paraId="7AFDE0AC" w14:textId="13CC342E" w:rsidR="009860EF" w:rsidRPr="009860EF" w:rsidRDefault="005E4170">
      <w:pPr>
        <w:shd w:val="clear" w:color="auto" w:fill="FFFF00"/>
        <w:spacing w:line="276" w:lineRule="auto"/>
        <w:ind w:left="851"/>
        <w:jc w:val="both"/>
        <w:pPrChange w:id="125" w:author="Microsoft account" w:date="2025-11-26T12:39:00Z">
          <w:pPr>
            <w:spacing w:line="276" w:lineRule="auto"/>
            <w:ind w:left="851"/>
            <w:jc w:val="both"/>
          </w:pPr>
        </w:pPrChange>
      </w:pPr>
      <w:r w:rsidRPr="009860EF">
        <w:rPr>
          <w:noProof/>
          <w:lang w:val="en-US"/>
        </w:rPr>
        <mc:AlternateContent>
          <mc:Choice Requires="wps">
            <w:drawing>
              <wp:anchor distT="0" distB="0" distL="114300" distR="114300" simplePos="0" relativeHeight="251686912" behindDoc="1" locked="0" layoutInCell="1" allowOverlap="1" wp14:anchorId="29AA857A" wp14:editId="085452B4">
                <wp:simplePos x="0" y="0"/>
                <wp:positionH relativeFrom="column">
                  <wp:posOffset>1680400</wp:posOffset>
                </wp:positionH>
                <wp:positionV relativeFrom="paragraph">
                  <wp:posOffset>76200</wp:posOffset>
                </wp:positionV>
                <wp:extent cx="1052195" cy="584200"/>
                <wp:effectExtent l="0" t="0" r="14605" b="25400"/>
                <wp:wrapNone/>
                <wp:docPr id="308" name="Rectangle 308"/>
                <wp:cNvGraphicFramePr/>
                <a:graphic xmlns:a="http://schemas.openxmlformats.org/drawingml/2006/main">
                  <a:graphicData uri="http://schemas.microsoft.com/office/word/2010/wordprocessingShape">
                    <wps:wsp>
                      <wps:cNvSpPr/>
                      <wps:spPr>
                        <a:xfrm>
                          <a:off x="0" y="0"/>
                          <a:ext cx="1052195" cy="584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7682FD" w14:textId="77777777" w:rsidR="0022403C" w:rsidRDefault="0022403C" w:rsidP="009860EF">
                            <w:pPr>
                              <w:jc w:val="center"/>
                              <w:rPr>
                                <w:sz w:val="24"/>
                                <w:szCs w:val="24"/>
                              </w:rPr>
                            </w:pPr>
                            <w:r>
                              <w:rPr>
                                <w:sz w:val="24"/>
                                <w:szCs w:val="24"/>
                              </w:rPr>
                              <w:t>1.049,40</w:t>
                            </w:r>
                            <w:r w:rsidRPr="00DB398F">
                              <w:rPr>
                                <w:sz w:val="24"/>
                                <w:szCs w:val="24"/>
                              </w:rPr>
                              <w:t xml:space="preserve"> jam</w:t>
                            </w:r>
                          </w:p>
                          <w:p w14:paraId="288C1128"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A857A" id="Rectangle 308" o:spid="_x0000_s1041" style="position:absolute;left:0;text-align:left;margin-left:132.3pt;margin-top:6pt;width:82.85pt;height:4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" fillcolor="white [3201]" strokecolor="white [3212]" strokeweight="2pt">
                <v:textbox>
                  <w:txbxContent>
                    <w:p w14:paraId="477682FD" w14:textId="77777777" w:rsidR="0022403C" w:rsidRDefault="0022403C" w:rsidP="009860EF">
                      <w:pPr>
                        <w:jc w:val="center"/>
                        <w:rPr>
                          <w:sz w:val="24"/>
                          <w:szCs w:val="24"/>
                        </w:rPr>
                      </w:pPr>
                      <w:r>
                        <w:rPr>
                          <w:sz w:val="24"/>
                          <w:szCs w:val="24"/>
                        </w:rPr>
                        <w:t>1.049,40</w:t>
                      </w:r>
                      <w:r w:rsidRPr="00DB398F">
                        <w:rPr>
                          <w:sz w:val="24"/>
                          <w:szCs w:val="24"/>
                        </w:rPr>
                        <w:t xml:space="preserve"> jam</w:t>
                      </w:r>
                    </w:p>
                    <w:p w14:paraId="288C1128"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v:textbox>
              </v:rect>
            </w:pict>
          </mc:Fallback>
        </mc:AlternateContent>
      </w:r>
      <w:r>
        <w:t xml:space="preserve">  </w:t>
      </w:r>
      <w:r>
        <w:tab/>
      </w:r>
      <w:r>
        <w:tab/>
      </w:r>
      <w:r w:rsidR="009860EF" w:rsidRPr="009860EF">
        <w:t xml:space="preserve">  </w:t>
      </w:r>
      <w:r w:rsidR="009860EF" w:rsidRPr="009860EF">
        <w:tab/>
        <w:t>Waktu kerja</w:t>
      </w:r>
    </w:p>
    <w:p w14:paraId="569D9B7D" w14:textId="0D8B3588" w:rsidR="005E4170" w:rsidRDefault="005E4170">
      <w:pPr>
        <w:shd w:val="clear" w:color="auto" w:fill="FFFF00"/>
        <w:spacing w:line="276" w:lineRule="auto"/>
        <w:ind w:left="2160"/>
        <w:jc w:val="both"/>
        <w:pPrChange w:id="126" w:author="Microsoft account" w:date="2025-11-26T12:39:00Z">
          <w:pPr>
            <w:spacing w:line="276" w:lineRule="auto"/>
            <w:ind w:left="2160"/>
            <w:jc w:val="both"/>
          </w:pPr>
        </w:pPrChange>
      </w:pPr>
      <w:r>
        <w:t xml:space="preserve">     </w:t>
      </w:r>
      <w:r w:rsidR="009860EF" w:rsidRPr="009860EF">
        <w:t xml:space="preserve">=   </w:t>
      </w:r>
      <w:r w:rsidR="009860EF" w:rsidRPr="009860EF">
        <w:tab/>
      </w:r>
      <w:r w:rsidR="009860EF" w:rsidRPr="009860EF">
        <w:tab/>
        <w:t xml:space="preserve">       </w:t>
      </w:r>
      <w:r w:rsidR="009860EF" w:rsidRPr="009860EF">
        <w:tab/>
      </w:r>
    </w:p>
    <w:p w14:paraId="2884D54B" w14:textId="309167CB" w:rsidR="005E4170" w:rsidRDefault="005E4170">
      <w:pPr>
        <w:shd w:val="clear" w:color="auto" w:fill="FFFF00"/>
        <w:spacing w:line="276" w:lineRule="auto"/>
        <w:ind w:left="2160"/>
        <w:jc w:val="both"/>
        <w:pPrChange w:id="127" w:author="Microsoft account" w:date="2025-11-26T12:39:00Z">
          <w:pPr>
            <w:spacing w:line="276" w:lineRule="auto"/>
            <w:ind w:left="2160"/>
            <w:jc w:val="both"/>
          </w:pPr>
        </w:pPrChange>
      </w:pPr>
      <w:r w:rsidRPr="009860EF">
        <w:rPr>
          <w:noProof/>
          <w:lang w:val="en-US"/>
        </w:rPr>
        <mc:AlternateContent>
          <mc:Choice Requires="wps">
            <w:drawing>
              <wp:anchor distT="0" distB="0" distL="114300" distR="114300" simplePos="0" relativeHeight="251684864" behindDoc="0" locked="0" layoutInCell="1" allowOverlap="1" wp14:anchorId="69794976" wp14:editId="554791DD">
                <wp:simplePos x="0" y="0"/>
                <wp:positionH relativeFrom="column">
                  <wp:posOffset>1884680</wp:posOffset>
                </wp:positionH>
                <wp:positionV relativeFrom="paragraph">
                  <wp:posOffset>3175</wp:posOffset>
                </wp:positionV>
                <wp:extent cx="648335" cy="0"/>
                <wp:effectExtent l="0" t="0" r="18415" b="19050"/>
                <wp:wrapNone/>
                <wp:docPr id="309" name="Straight Connector 309"/>
                <wp:cNvGraphicFramePr/>
                <a:graphic xmlns:a="http://schemas.openxmlformats.org/drawingml/2006/main">
                  <a:graphicData uri="http://schemas.microsoft.com/office/word/2010/wordprocessingShape">
                    <wps:wsp>
                      <wps:cNvCnPr/>
                      <wps:spPr>
                        <a:xfrm>
                          <a:off x="0" y="0"/>
                          <a:ext cx="64833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0A5A60" id="Straight Connector 309"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4pt,.25pt" to="199.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" strokecolor="black [3213]" strokeweight="2pt"/>
            </w:pict>
          </mc:Fallback>
        </mc:AlternateContent>
      </w:r>
    </w:p>
    <w:p w14:paraId="49A1597A" w14:textId="77777777" w:rsidR="005E4170" w:rsidRDefault="005E4170">
      <w:pPr>
        <w:shd w:val="clear" w:color="auto" w:fill="FFFF00"/>
        <w:spacing w:line="276" w:lineRule="auto"/>
        <w:ind w:left="2160"/>
        <w:jc w:val="both"/>
        <w:pPrChange w:id="128" w:author="Microsoft account" w:date="2025-11-26T12:39:00Z">
          <w:pPr>
            <w:spacing w:line="276" w:lineRule="auto"/>
            <w:ind w:left="2160"/>
            <w:jc w:val="both"/>
          </w:pPr>
        </w:pPrChange>
      </w:pPr>
    </w:p>
    <w:p w14:paraId="78A12EDA" w14:textId="4DF26B65" w:rsidR="009860EF" w:rsidRPr="009860EF" w:rsidRDefault="005E4170">
      <w:pPr>
        <w:shd w:val="clear" w:color="auto" w:fill="FFFF00"/>
        <w:spacing w:line="276" w:lineRule="auto"/>
        <w:ind w:left="2160"/>
        <w:jc w:val="both"/>
        <w:pPrChange w:id="129" w:author="Microsoft account" w:date="2025-11-26T12:39:00Z">
          <w:pPr>
            <w:spacing w:line="276" w:lineRule="auto"/>
            <w:ind w:left="2160"/>
            <w:jc w:val="both"/>
          </w:pPr>
        </w:pPrChange>
      </w:pPr>
      <w:r>
        <w:t xml:space="preserve">     </w:t>
      </w:r>
      <w:r w:rsidR="009860EF" w:rsidRPr="009860EF">
        <w:t xml:space="preserve">= 4,28  </w:t>
      </w:r>
      <w:r w:rsidR="009860EF" w:rsidRPr="009860EF">
        <w:rPr>
          <w:shd w:val="clear" w:color="auto" w:fill="FFFFFF"/>
        </w:rPr>
        <w:t xml:space="preserve">≈ </w:t>
      </w:r>
      <w:r w:rsidR="009860EF" w:rsidRPr="009860EF">
        <w:t>5 Unit</w:t>
      </w:r>
    </w:p>
    <w:p w14:paraId="5A8F5183" w14:textId="77777777" w:rsidR="009860EF" w:rsidRPr="009860EF" w:rsidRDefault="009860EF">
      <w:pPr>
        <w:shd w:val="clear" w:color="auto" w:fill="FFFF00"/>
        <w:spacing w:line="276" w:lineRule="auto"/>
        <w:jc w:val="both"/>
        <w:pPrChange w:id="130" w:author="Microsoft account" w:date="2025-11-26T12:39:00Z">
          <w:pPr>
            <w:spacing w:line="276" w:lineRule="auto"/>
            <w:jc w:val="both"/>
          </w:pPr>
        </w:pPrChange>
      </w:pPr>
    </w:p>
    <w:p w14:paraId="221D8303" w14:textId="77777777" w:rsidR="009860EF" w:rsidRDefault="009860EF">
      <w:pPr>
        <w:pStyle w:val="Heading4"/>
        <w:widowControl/>
        <w:shd w:val="clear" w:color="auto" w:fill="FFFF00"/>
        <w:autoSpaceDE/>
        <w:autoSpaceDN/>
        <w:spacing w:before="320" w:after="120" w:line="276" w:lineRule="auto"/>
        <w:jc w:val="both"/>
        <w:rPr>
          <w:color w:val="auto"/>
        </w:rPr>
        <w:pPrChange w:id="131" w:author="Microsoft account" w:date="2025-11-26T12:39:00Z">
          <w:pPr>
            <w:pStyle w:val="Heading4"/>
            <w:widowControl/>
            <w:autoSpaceDE/>
            <w:autoSpaceDN/>
            <w:spacing w:before="320" w:after="120" w:line="276" w:lineRule="auto"/>
            <w:jc w:val="both"/>
          </w:pPr>
        </w:pPrChange>
      </w:pPr>
      <w:r w:rsidRPr="009860EF">
        <w:rPr>
          <w:color w:val="auto"/>
        </w:rPr>
        <w:t>Perhitungan Kapasitas Produktivitas Alat Berat Excavator bersama Ponton Diair dengan Merek Sumitomo SH210 LC – 5 LR</w:t>
      </w:r>
    </w:p>
    <w:p w14:paraId="680EE5DE" w14:textId="77777777" w:rsidR="005E4170" w:rsidRPr="005E4170" w:rsidRDefault="005E4170">
      <w:pPr>
        <w:shd w:val="clear" w:color="auto" w:fill="FFFF00"/>
        <w:pPrChange w:id="132" w:author="Microsoft account" w:date="2025-11-26T12:39:00Z">
          <w:pPr/>
        </w:pPrChange>
      </w:pPr>
    </w:p>
    <w:p w14:paraId="6137D17F" w14:textId="0A4DE7E8" w:rsidR="009860EF" w:rsidRPr="009860EF" w:rsidRDefault="005E4170">
      <w:pPr>
        <w:pStyle w:val="ListParagraph"/>
        <w:widowControl/>
        <w:numPr>
          <w:ilvl w:val="0"/>
          <w:numId w:val="34"/>
        </w:numPr>
        <w:shd w:val="clear" w:color="auto" w:fill="FFFF00"/>
        <w:autoSpaceDE/>
        <w:autoSpaceDN/>
        <w:spacing w:line="276" w:lineRule="auto"/>
        <w:ind w:left="0" w:firstLine="0"/>
        <w:contextualSpacing/>
        <w:jc w:val="both"/>
        <w:pPrChange w:id="133" w:author="Microsoft account" w:date="2025-11-26T12:39:00Z">
          <w:pPr>
            <w:pStyle w:val="ListParagraph"/>
            <w:widowControl/>
            <w:numPr>
              <w:numId w:val="34"/>
            </w:numPr>
            <w:autoSpaceDE/>
            <w:autoSpaceDN/>
            <w:spacing w:line="276" w:lineRule="auto"/>
            <w:ind w:left="720" w:hanging="360"/>
            <w:contextualSpacing/>
            <w:jc w:val="both"/>
          </w:pPr>
        </w:pPrChange>
      </w:pPr>
      <w:r w:rsidRPr="009860EF">
        <w:rPr>
          <w:noProof/>
          <w:lang w:val="en-US"/>
        </w:rPr>
        <mc:AlternateContent>
          <mc:Choice Requires="wps">
            <w:drawing>
              <wp:anchor distT="0" distB="0" distL="114300" distR="114300" simplePos="0" relativeHeight="251674624" behindDoc="0" locked="0" layoutInCell="1" allowOverlap="1" wp14:anchorId="5490B0BF" wp14:editId="79C61609">
                <wp:simplePos x="0" y="0"/>
                <wp:positionH relativeFrom="column">
                  <wp:posOffset>944088</wp:posOffset>
                </wp:positionH>
                <wp:positionV relativeFrom="paragraph">
                  <wp:posOffset>377956</wp:posOffset>
                </wp:positionV>
                <wp:extent cx="1261407" cy="664523"/>
                <wp:effectExtent l="0" t="0" r="15240" b="21590"/>
                <wp:wrapNone/>
                <wp:docPr id="7178" name="Rectangle 7178"/>
                <wp:cNvGraphicFramePr/>
                <a:graphic xmlns:a="http://schemas.openxmlformats.org/drawingml/2006/main">
                  <a:graphicData uri="http://schemas.microsoft.com/office/word/2010/wordprocessingShape">
                    <wps:wsp>
                      <wps:cNvSpPr/>
                      <wps:spPr>
                        <a:xfrm>
                          <a:off x="0" y="0"/>
                          <a:ext cx="1261407" cy="66452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07AFEEE" w14:textId="32E08952" w:rsidR="0022403C" w:rsidRPr="009F6247" w:rsidRDefault="0022403C" w:rsidP="005E4170">
                            <w:pPr>
                              <w:spacing w:line="360" w:lineRule="auto"/>
                              <w:rPr>
                                <w:sz w:val="24"/>
                              </w:rPr>
                            </w:pPr>
                            <w:r w:rsidRPr="009F6247">
                              <w:rPr>
                                <w:sz w:val="24"/>
                              </w:rPr>
                              <w:t xml:space="preserve">V </w:t>
                            </w:r>
                            <w:r w:rsidRPr="009F6247">
                              <w:rPr>
                                <w:rFonts w:ascii="Cambria Math" w:hAnsi="Cambria Math" w:cs="Cambria Math"/>
                                <w:sz w:val="24"/>
                              </w:rPr>
                              <w:t>𝑥</w:t>
                            </w:r>
                            <w:r w:rsidRPr="009F6247">
                              <w:rPr>
                                <w:sz w:val="24"/>
                              </w:rPr>
                              <w:t xml:space="preserve"> Fa x Fb </w:t>
                            </w:r>
                            <w:r>
                              <w:rPr>
                                <w:sz w:val="24"/>
                              </w:rPr>
                              <w:t>x 60</w:t>
                            </w:r>
                          </w:p>
                          <w:p w14:paraId="7A9C54DD" w14:textId="6C7BE8A3" w:rsidR="0022403C" w:rsidRPr="005E4170" w:rsidRDefault="0022403C" w:rsidP="009860EF">
                            <w:pPr>
                              <w:rPr>
                                <w:sz w:val="24"/>
                              </w:rPr>
                            </w:pPr>
                            <w:r>
                              <w:rPr>
                                <w:sz w:val="24"/>
                              </w:rPr>
                              <w:t xml:space="preserve">      </w:t>
                            </w:r>
                            <w:r w:rsidRPr="009F6247">
                              <w:rPr>
                                <w:sz w:val="24"/>
                              </w:rPr>
                              <w:t xml:space="preserve">CT </w:t>
                            </w:r>
                            <w:r>
                              <w:rPr>
                                <w:sz w:val="24"/>
                              </w:rPr>
                              <w:t xml:space="preserve">  </w:t>
                            </w:r>
                            <w:r w:rsidRPr="009F6247">
                              <w:rPr>
                                <w:sz w:val="24"/>
                              </w:rPr>
                              <w:t>x Fk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0B0BF" id="Rectangle 7178" o:spid="_x0000_s1042" style="position:absolute;left:0;text-align:left;margin-left:74.35pt;margin-top:29.75pt;width:99.3pt;height:5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" fillcolor="white [3201]" strokecolor="white [3212]" strokeweight="2pt">
                <v:textbox>
                  <w:txbxContent>
                    <w:p w14:paraId="207AFEEE" w14:textId="32E08952" w:rsidR="0022403C" w:rsidRPr="009F6247" w:rsidRDefault="0022403C" w:rsidP="005E4170">
                      <w:pPr>
                        <w:spacing w:line="360" w:lineRule="auto"/>
                        <w:rPr>
                          <w:sz w:val="24"/>
                        </w:rPr>
                      </w:pPr>
                      <w:r w:rsidRPr="009F6247">
                        <w:rPr>
                          <w:sz w:val="24"/>
                        </w:rPr>
                        <w:t xml:space="preserve">V </w:t>
                      </w:r>
                      <w:r w:rsidRPr="009F6247">
                        <w:rPr>
                          <w:rFonts w:ascii="Cambria Math" w:hAnsi="Cambria Math" w:cs="Cambria Math"/>
                          <w:sz w:val="24"/>
                        </w:rPr>
                        <w:t>𝑥</w:t>
                      </w:r>
                      <w:r w:rsidRPr="009F6247">
                        <w:rPr>
                          <w:sz w:val="24"/>
                        </w:rPr>
                        <w:t xml:space="preserve"> Fa x Fb </w:t>
                      </w:r>
                      <w:r>
                        <w:rPr>
                          <w:sz w:val="24"/>
                        </w:rPr>
                        <w:t>x 60</w:t>
                      </w:r>
                    </w:p>
                    <w:p w14:paraId="7A9C54DD" w14:textId="6C7BE8A3" w:rsidR="0022403C" w:rsidRPr="005E4170" w:rsidRDefault="0022403C" w:rsidP="009860EF">
                      <w:pPr>
                        <w:rPr>
                          <w:sz w:val="24"/>
                        </w:rPr>
                      </w:pPr>
                      <w:r>
                        <w:rPr>
                          <w:sz w:val="24"/>
                        </w:rPr>
                        <w:t xml:space="preserve">      </w:t>
                      </w:r>
                      <w:r w:rsidRPr="009F6247">
                        <w:rPr>
                          <w:sz w:val="24"/>
                        </w:rPr>
                        <w:t xml:space="preserve">CT </w:t>
                      </w:r>
                      <w:r>
                        <w:rPr>
                          <w:sz w:val="24"/>
                        </w:rPr>
                        <w:t xml:space="preserve">  </w:t>
                      </w:r>
                      <w:r w:rsidRPr="009F6247">
                        <w:rPr>
                          <w:sz w:val="24"/>
                        </w:rPr>
                        <w:t>x Fk</w:t>
                      </w:r>
                    </w:p>
                  </w:txbxContent>
                </v:textbox>
              </v:rect>
            </w:pict>
          </mc:Fallback>
        </mc:AlternateContent>
      </w:r>
      <w:r w:rsidR="009860EF" w:rsidRPr="009860EF">
        <w:t>Perhitungan produktivitas alat berat excavator bersama ponton menggunakan persamaan (2.4),</w:t>
      </w:r>
    </w:p>
    <w:p w14:paraId="356CD2F3" w14:textId="2B6DE83F" w:rsidR="009860EF" w:rsidRPr="009860EF" w:rsidRDefault="005E4170">
      <w:pPr>
        <w:shd w:val="clear" w:color="auto" w:fill="FFFF00"/>
        <w:spacing w:line="276" w:lineRule="auto"/>
        <w:jc w:val="both"/>
        <w:pPrChange w:id="134" w:author="Microsoft account" w:date="2025-11-26T12:39:00Z">
          <w:pPr>
            <w:spacing w:line="276" w:lineRule="auto"/>
            <w:jc w:val="both"/>
          </w:pPr>
        </w:pPrChange>
      </w:pPr>
      <w:r w:rsidRPr="009860EF">
        <w:rPr>
          <w:noProof/>
          <w:lang w:val="en-US"/>
        </w:rPr>
        <mc:AlternateContent>
          <mc:Choice Requires="wps">
            <w:drawing>
              <wp:anchor distT="0" distB="0" distL="114300" distR="114300" simplePos="0" relativeHeight="251676672" behindDoc="0" locked="0" layoutInCell="1" allowOverlap="1" wp14:anchorId="2919A292" wp14:editId="50801954">
                <wp:simplePos x="0" y="0"/>
                <wp:positionH relativeFrom="column">
                  <wp:posOffset>1080325</wp:posOffset>
                </wp:positionH>
                <wp:positionV relativeFrom="paragraph">
                  <wp:posOffset>147320</wp:posOffset>
                </wp:positionV>
                <wp:extent cx="1030605" cy="0"/>
                <wp:effectExtent l="0" t="0" r="17145" b="19050"/>
                <wp:wrapNone/>
                <wp:docPr id="7179" name="Straight Connector 7179"/>
                <wp:cNvGraphicFramePr/>
                <a:graphic xmlns:a="http://schemas.openxmlformats.org/drawingml/2006/main">
                  <a:graphicData uri="http://schemas.microsoft.com/office/word/2010/wordprocessingShape">
                    <wps:wsp>
                      <wps:cNvCnPr/>
                      <wps:spPr>
                        <a:xfrm>
                          <a:off x="0" y="0"/>
                          <a:ext cx="103060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0F74EC" id="Straight Connector 7179"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05pt,11.6pt" to="166.2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" strokecolor="black [3213]" strokeweight="2pt"/>
            </w:pict>
          </mc:Fallback>
        </mc:AlternateContent>
      </w:r>
      <w:r w:rsidR="009860EF" w:rsidRPr="009860EF">
        <w:t xml:space="preserve">Q1 (M3/Jam)  = </w:t>
      </w:r>
    </w:p>
    <w:p w14:paraId="2AE577A4" w14:textId="065FFCB2" w:rsidR="009860EF" w:rsidRPr="009860EF" w:rsidRDefault="009860EF">
      <w:pPr>
        <w:shd w:val="clear" w:color="auto" w:fill="FFFF00"/>
        <w:spacing w:line="276" w:lineRule="auto"/>
        <w:jc w:val="both"/>
        <w:pPrChange w:id="135" w:author="Microsoft account" w:date="2025-11-26T12:39:00Z">
          <w:pPr>
            <w:spacing w:line="276" w:lineRule="auto"/>
            <w:jc w:val="both"/>
          </w:pPr>
        </w:pPrChange>
      </w:pPr>
    </w:p>
    <w:p w14:paraId="33181800" w14:textId="014BE401" w:rsidR="005E4170" w:rsidRDefault="005E4170">
      <w:pPr>
        <w:shd w:val="clear" w:color="auto" w:fill="FFFF00"/>
        <w:spacing w:line="276" w:lineRule="auto"/>
        <w:ind w:left="2160"/>
        <w:jc w:val="both"/>
        <w:pPrChange w:id="136" w:author="Microsoft account" w:date="2025-11-26T12:39:00Z">
          <w:pPr>
            <w:spacing w:line="276" w:lineRule="auto"/>
            <w:ind w:left="2160"/>
            <w:jc w:val="both"/>
          </w:pPr>
        </w:pPrChange>
      </w:pPr>
      <w:r w:rsidRPr="009860EF">
        <w:rPr>
          <w:noProof/>
          <w:lang w:val="en-US"/>
        </w:rPr>
        <mc:AlternateContent>
          <mc:Choice Requires="wps">
            <w:drawing>
              <wp:anchor distT="0" distB="0" distL="114300" distR="114300" simplePos="0" relativeHeight="251670528" behindDoc="0" locked="0" layoutInCell="1" allowOverlap="1" wp14:anchorId="2C5C21D8" wp14:editId="0E22CC17">
                <wp:simplePos x="0" y="0"/>
                <wp:positionH relativeFrom="column">
                  <wp:posOffset>999490</wp:posOffset>
                </wp:positionH>
                <wp:positionV relativeFrom="paragraph">
                  <wp:posOffset>54420</wp:posOffset>
                </wp:positionV>
                <wp:extent cx="1924050" cy="563245"/>
                <wp:effectExtent l="0" t="0" r="19050" b="27305"/>
                <wp:wrapNone/>
                <wp:docPr id="7180" name="Rectangle 7180"/>
                <wp:cNvGraphicFramePr/>
                <a:graphic xmlns:a="http://schemas.openxmlformats.org/drawingml/2006/main">
                  <a:graphicData uri="http://schemas.microsoft.com/office/word/2010/wordprocessingShape">
                    <wps:wsp>
                      <wps:cNvSpPr/>
                      <wps:spPr>
                        <a:xfrm>
                          <a:off x="0" y="0"/>
                          <a:ext cx="1924050" cy="5632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A709D04" w14:textId="77777777" w:rsidR="0022403C" w:rsidRPr="009F6247" w:rsidRDefault="0022403C" w:rsidP="009860EF">
                            <w:pPr>
                              <w:spacing w:line="360" w:lineRule="auto"/>
                              <w:jc w:val="center"/>
                              <w:rPr>
                                <w:sz w:val="24"/>
                              </w:rPr>
                            </w:pPr>
                            <w:r>
                              <w:rPr>
                                <w:sz w:val="24"/>
                              </w:rPr>
                              <w:t>0,45</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2D4490AD"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rPr>
                              <w:t>0,25 x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C21D8" id="Rectangle 7180" o:spid="_x0000_s1043" style="position:absolute;left:0;text-align:left;margin-left:78.7pt;margin-top:4.3pt;width:151.5pt;height:4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" fillcolor="white [3201]" strokecolor="white [3212]" strokeweight="2pt">
                <v:textbox>
                  <w:txbxContent>
                    <w:p w14:paraId="5A709D04" w14:textId="77777777" w:rsidR="0022403C" w:rsidRPr="009F6247" w:rsidRDefault="0022403C" w:rsidP="009860EF">
                      <w:pPr>
                        <w:spacing w:line="360" w:lineRule="auto"/>
                        <w:jc w:val="center"/>
                        <w:rPr>
                          <w:sz w:val="24"/>
                        </w:rPr>
                      </w:pPr>
                      <w:r>
                        <w:rPr>
                          <w:sz w:val="24"/>
                        </w:rPr>
                        <w:t>0,45</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2D4490AD"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rPr>
                        <w:t>0,25 x 1</w:t>
                      </w:r>
                    </w:p>
                  </w:txbxContent>
                </v:textbox>
              </v:rect>
            </w:pict>
          </mc:Fallback>
        </mc:AlternateContent>
      </w:r>
      <w:r w:rsidR="009860EF" w:rsidRPr="009860EF">
        <w:t xml:space="preserve">       </w:t>
      </w:r>
      <w:r>
        <w:t>=</w:t>
      </w:r>
      <w:r w:rsidR="009860EF" w:rsidRPr="009860EF">
        <w:t xml:space="preserve"> </w:t>
      </w:r>
      <w:r>
        <w:t xml:space="preserve">  </w:t>
      </w:r>
      <w:r w:rsidR="009860EF" w:rsidRPr="009860EF">
        <w:tab/>
        <w:t xml:space="preserve">     </w:t>
      </w:r>
    </w:p>
    <w:p w14:paraId="6B2F2148" w14:textId="2E483C14" w:rsidR="005E4170" w:rsidRDefault="005E4170">
      <w:pPr>
        <w:shd w:val="clear" w:color="auto" w:fill="FFFF00"/>
        <w:spacing w:line="276" w:lineRule="auto"/>
        <w:ind w:firstLine="720"/>
        <w:jc w:val="both"/>
        <w:pPrChange w:id="137" w:author="Microsoft account" w:date="2025-11-26T12:39:00Z">
          <w:pPr>
            <w:spacing w:line="276" w:lineRule="auto"/>
            <w:ind w:firstLine="720"/>
            <w:jc w:val="both"/>
          </w:pPr>
        </w:pPrChange>
      </w:pPr>
      <w:r w:rsidRPr="009860EF">
        <w:rPr>
          <w:noProof/>
          <w:lang w:val="en-US"/>
        </w:rPr>
        <mc:AlternateContent>
          <mc:Choice Requires="wps">
            <w:drawing>
              <wp:anchor distT="0" distB="0" distL="114300" distR="114300" simplePos="0" relativeHeight="251672576" behindDoc="0" locked="0" layoutInCell="1" allowOverlap="1" wp14:anchorId="75B1BA16" wp14:editId="7C90BE73">
                <wp:simplePos x="0" y="0"/>
                <wp:positionH relativeFrom="column">
                  <wp:posOffset>957580</wp:posOffset>
                </wp:positionH>
                <wp:positionV relativeFrom="paragraph">
                  <wp:posOffset>159385</wp:posOffset>
                </wp:positionV>
                <wp:extent cx="1775460" cy="0"/>
                <wp:effectExtent l="0" t="0" r="15240" b="19050"/>
                <wp:wrapNone/>
                <wp:docPr id="7182" name="Straight Connector 7182"/>
                <wp:cNvGraphicFramePr/>
                <a:graphic xmlns:a="http://schemas.openxmlformats.org/drawingml/2006/main">
                  <a:graphicData uri="http://schemas.microsoft.com/office/word/2010/wordprocessingShape">
                    <wps:wsp>
                      <wps:cNvCnPr/>
                      <wps:spPr>
                        <a:xfrm>
                          <a:off x="0" y="0"/>
                          <a:ext cx="1775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B6AC16" id="Straight Connector 7182"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4pt,12.55pt" to="215.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" strokecolor="black [3213]" strokeweight="2pt"/>
            </w:pict>
          </mc:Fallback>
        </mc:AlternateContent>
      </w:r>
      <w:r>
        <w:t xml:space="preserve">           =</w:t>
      </w:r>
    </w:p>
    <w:p w14:paraId="0A1CC351" w14:textId="77777777" w:rsidR="005E4170" w:rsidRDefault="005E4170">
      <w:pPr>
        <w:shd w:val="clear" w:color="auto" w:fill="FFFF00"/>
        <w:spacing w:line="276" w:lineRule="auto"/>
        <w:ind w:left="720" w:firstLine="720"/>
        <w:jc w:val="both"/>
        <w:pPrChange w:id="138" w:author="Microsoft account" w:date="2025-11-26T12:39:00Z">
          <w:pPr>
            <w:spacing w:line="276" w:lineRule="auto"/>
            <w:ind w:left="720" w:firstLine="720"/>
            <w:jc w:val="both"/>
          </w:pPr>
        </w:pPrChange>
      </w:pPr>
    </w:p>
    <w:p w14:paraId="55C0BFAB" w14:textId="77777777" w:rsidR="005E4170" w:rsidRDefault="005E4170">
      <w:pPr>
        <w:shd w:val="clear" w:color="auto" w:fill="FFFF00"/>
        <w:spacing w:line="276" w:lineRule="auto"/>
        <w:ind w:left="720"/>
        <w:jc w:val="both"/>
        <w:pPrChange w:id="139" w:author="Microsoft account" w:date="2025-11-26T12:39:00Z">
          <w:pPr>
            <w:spacing w:line="276" w:lineRule="auto"/>
            <w:ind w:left="720"/>
            <w:jc w:val="both"/>
          </w:pPr>
        </w:pPrChange>
      </w:pPr>
      <w:r>
        <w:t xml:space="preserve">           </w:t>
      </w:r>
    </w:p>
    <w:p w14:paraId="402B8D5E" w14:textId="690E5FDE" w:rsidR="009860EF" w:rsidRPr="009860EF" w:rsidRDefault="005E4170">
      <w:pPr>
        <w:shd w:val="clear" w:color="auto" w:fill="FFFF00"/>
        <w:spacing w:line="276" w:lineRule="auto"/>
        <w:ind w:left="720"/>
        <w:pPrChange w:id="140" w:author="Microsoft account" w:date="2025-11-26T12:39:00Z">
          <w:pPr>
            <w:spacing w:line="276" w:lineRule="auto"/>
            <w:ind w:left="720"/>
          </w:pPr>
        </w:pPrChange>
      </w:pPr>
      <w:r>
        <w:t xml:space="preserve">            </w:t>
      </w:r>
      <w:r w:rsidR="009860EF" w:rsidRPr="009860EF">
        <w:t>= 84,35 M³/Jam</w:t>
      </w:r>
      <w:r w:rsidR="009860EF" w:rsidRPr="009860EF">
        <w:br/>
      </w:r>
      <w:commentRangeEnd w:id="99"/>
      <w:r w:rsidR="00151812">
        <w:rPr>
          <w:rStyle w:val="CommentReference"/>
        </w:rPr>
        <w:commentReference w:id="99"/>
      </w:r>
    </w:p>
    <w:p w14:paraId="61DB313A" w14:textId="77777777" w:rsidR="009860EF" w:rsidRPr="009860EF" w:rsidRDefault="009860EF" w:rsidP="009860EF">
      <w:pPr>
        <w:spacing w:line="276" w:lineRule="auto"/>
        <w:jc w:val="both"/>
      </w:pPr>
      <w:r w:rsidRPr="009860EF">
        <w:t xml:space="preserve">Untuk produktivitas efektif per hari alat berat Excavator bersama ponton dengan merek sumitomo menggunakan persamaan (2.6) : </w:t>
      </w:r>
    </w:p>
    <w:p w14:paraId="30FC755B" w14:textId="43500223" w:rsidR="009860EF" w:rsidRPr="009860EF" w:rsidRDefault="005E4170" w:rsidP="009860EF">
      <w:pPr>
        <w:spacing w:line="276" w:lineRule="auto"/>
        <w:jc w:val="both"/>
      </w:pPr>
      <w:r>
        <w:t xml:space="preserve">Pe  </w:t>
      </w:r>
      <w:r w:rsidR="009860EF" w:rsidRPr="009860EF">
        <w:t>=</w:t>
      </w:r>
      <w:r w:rsidR="009860EF" w:rsidRPr="009860EF">
        <w:tab/>
        <w:t xml:space="preserve">Produktivitas per-jam x Jam kerja efektif </w:t>
      </w:r>
    </w:p>
    <w:p w14:paraId="602F047D" w14:textId="6F6EE2A9" w:rsidR="009860EF" w:rsidRPr="009860EF" w:rsidRDefault="005E4170" w:rsidP="005E4170">
      <w:pPr>
        <w:spacing w:line="276" w:lineRule="auto"/>
        <w:jc w:val="both"/>
      </w:pPr>
      <w:r>
        <w:t xml:space="preserve">      </w:t>
      </w:r>
      <w:r w:rsidR="009860EF" w:rsidRPr="009860EF">
        <w:t xml:space="preserve">= </w:t>
      </w:r>
      <w:r w:rsidR="009860EF" w:rsidRPr="009860EF">
        <w:tab/>
        <w:t>84,35 m³/jam x 7 jam</w:t>
      </w:r>
    </w:p>
    <w:p w14:paraId="06CC26DA" w14:textId="0FFA83D8" w:rsidR="009860EF" w:rsidRPr="009860EF" w:rsidRDefault="005E4170" w:rsidP="005E4170">
      <w:pPr>
        <w:spacing w:line="276" w:lineRule="auto"/>
      </w:pPr>
      <w:r>
        <w:t xml:space="preserve">      </w:t>
      </w:r>
      <w:r w:rsidR="009860EF" w:rsidRPr="009860EF">
        <w:t xml:space="preserve">= </w:t>
      </w:r>
      <w:r w:rsidR="009860EF" w:rsidRPr="009860EF">
        <w:tab/>
        <w:t>590,45 m³/hari</w:t>
      </w:r>
      <w:r w:rsidR="009860EF" w:rsidRPr="009860EF">
        <w:br/>
      </w:r>
    </w:p>
    <w:p w14:paraId="60FB1AD6" w14:textId="77777777" w:rsidR="009860EF" w:rsidRPr="009860EF" w:rsidRDefault="009860EF" w:rsidP="009860EF">
      <w:pPr>
        <w:pStyle w:val="ListParagraph"/>
        <w:widowControl/>
        <w:numPr>
          <w:ilvl w:val="0"/>
          <w:numId w:val="34"/>
        </w:numPr>
        <w:autoSpaceDE/>
        <w:autoSpaceDN/>
        <w:spacing w:after="200" w:line="276" w:lineRule="auto"/>
        <w:ind w:left="0" w:firstLine="0"/>
        <w:contextualSpacing/>
        <w:jc w:val="both"/>
      </w:pPr>
      <w:r w:rsidRPr="009860EF">
        <w:t xml:space="preserve">Untuk menghitung jumlah alat berat yang dibutuhkan pada Excavator bersama ponton dengan merek Sumitomo dengan menggunakan rumus persamaan (2.9) : </w:t>
      </w:r>
    </w:p>
    <w:p w14:paraId="1C4172F0" w14:textId="1C51A8EC" w:rsidR="009860EF" w:rsidRPr="009860EF" w:rsidRDefault="005E4170" w:rsidP="009860EF">
      <w:pPr>
        <w:spacing w:line="276" w:lineRule="auto"/>
        <w:jc w:val="both"/>
      </w:pPr>
      <w:r w:rsidRPr="009860EF">
        <w:rPr>
          <w:noProof/>
          <w:lang w:val="en-US"/>
        </w:rPr>
        <mc:AlternateContent>
          <mc:Choice Requires="wps">
            <w:drawing>
              <wp:anchor distT="0" distB="0" distL="114300" distR="114300" simplePos="0" relativeHeight="487606784" behindDoc="0" locked="0" layoutInCell="1" allowOverlap="1" wp14:anchorId="3D171917" wp14:editId="0B65ABB8">
                <wp:simplePos x="0" y="0"/>
                <wp:positionH relativeFrom="column">
                  <wp:posOffset>1478915</wp:posOffset>
                </wp:positionH>
                <wp:positionV relativeFrom="paragraph">
                  <wp:posOffset>175705</wp:posOffset>
                </wp:positionV>
                <wp:extent cx="1520190" cy="0"/>
                <wp:effectExtent l="0" t="0" r="22860" b="19050"/>
                <wp:wrapNone/>
                <wp:docPr id="28689" name="Straight Connector 28689"/>
                <wp:cNvGraphicFramePr/>
                <a:graphic xmlns:a="http://schemas.openxmlformats.org/drawingml/2006/main">
                  <a:graphicData uri="http://schemas.microsoft.com/office/word/2010/wordprocessingShape">
                    <wps:wsp>
                      <wps:cNvCnPr/>
                      <wps:spPr>
                        <a:xfrm>
                          <a:off x="0" y="0"/>
                          <a:ext cx="152019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C7B1C1" id="Straight Connector 28689" o:spid="_x0000_s1026" style="position:absolute;z-index:48760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45pt,13.85pt" to="236.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" strokecolor="black [3213]" strokeweight="2pt"/>
            </w:pict>
          </mc:Fallback>
        </mc:AlternateContent>
      </w:r>
      <w:r>
        <w:t xml:space="preserve">Jam kerja yang Efektif </w:t>
      </w:r>
      <w:r>
        <w:tab/>
        <w:t xml:space="preserve">= </w:t>
      </w:r>
      <w:r w:rsidR="009860EF" w:rsidRPr="009860EF">
        <w:t xml:space="preserve">Volume tanah yang digali </w:t>
      </w:r>
    </w:p>
    <w:p w14:paraId="15E329F2" w14:textId="0763D792" w:rsidR="009860EF" w:rsidRPr="009860EF" w:rsidRDefault="009860EF" w:rsidP="005E4170">
      <w:pPr>
        <w:spacing w:line="276" w:lineRule="auto"/>
        <w:ind w:left="2410" w:hanging="601"/>
        <w:jc w:val="both"/>
      </w:pPr>
      <w:r w:rsidRPr="009860EF">
        <w:t xml:space="preserve"> </w:t>
      </w:r>
      <w:r w:rsidRPr="009860EF">
        <w:tab/>
        <w:t xml:space="preserve">    Produktivitas per jam</w:t>
      </w:r>
    </w:p>
    <w:p w14:paraId="46CCEAB3" w14:textId="77777777" w:rsidR="009860EF" w:rsidRPr="009860EF" w:rsidRDefault="009860EF" w:rsidP="009860EF">
      <w:pPr>
        <w:spacing w:line="276" w:lineRule="auto"/>
        <w:jc w:val="both"/>
      </w:pPr>
    </w:p>
    <w:p w14:paraId="5679597B" w14:textId="5115E72A" w:rsidR="005E4170" w:rsidRDefault="005E4170" w:rsidP="005E4170">
      <w:pPr>
        <w:spacing w:line="276" w:lineRule="auto"/>
        <w:ind w:left="2160"/>
        <w:jc w:val="both"/>
      </w:pPr>
      <w:r w:rsidRPr="009860EF">
        <w:rPr>
          <w:noProof/>
          <w:lang w:val="en-US"/>
        </w:rPr>
        <mc:AlternateContent>
          <mc:Choice Requires="wps">
            <w:drawing>
              <wp:anchor distT="0" distB="0" distL="114300" distR="114300" simplePos="0" relativeHeight="487605760" behindDoc="0" locked="0" layoutInCell="1" allowOverlap="1" wp14:anchorId="035BD552" wp14:editId="7E10E0E2">
                <wp:simplePos x="0" y="0"/>
                <wp:positionH relativeFrom="column">
                  <wp:posOffset>1754950</wp:posOffset>
                </wp:positionH>
                <wp:positionV relativeFrom="paragraph">
                  <wp:posOffset>168275</wp:posOffset>
                </wp:positionV>
                <wp:extent cx="775970" cy="0"/>
                <wp:effectExtent l="0" t="0" r="24130" b="19050"/>
                <wp:wrapNone/>
                <wp:docPr id="28690" name="Straight Connector 28690"/>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6090F8" id="Straight Connector 28690" o:spid="_x0000_s1026" style="position:absolute;z-index:48760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2pt,13.25pt" to="199.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" strokecolor="black [3213]" strokeweight="2pt"/>
            </w:pict>
          </mc:Fallback>
        </mc:AlternateContent>
      </w:r>
      <w:r w:rsidR="009860EF" w:rsidRPr="009860EF">
        <w:t xml:space="preserve">=           98.350  M³         </w:t>
      </w:r>
    </w:p>
    <w:p w14:paraId="7DAB4987" w14:textId="4B20BE2F" w:rsidR="005E4170" w:rsidRDefault="005E4170" w:rsidP="005E4170">
      <w:pPr>
        <w:spacing w:line="276" w:lineRule="auto"/>
        <w:ind w:left="2160" w:firstLine="720"/>
        <w:jc w:val="both"/>
      </w:pPr>
      <w:r>
        <w:t xml:space="preserve">84,35 </w:t>
      </w:r>
      <w:r w:rsidRPr="009860EF">
        <w:t>M³/ jam</w:t>
      </w:r>
    </w:p>
    <w:p w14:paraId="2F30C62A" w14:textId="77777777" w:rsidR="005E4170" w:rsidRDefault="005E4170" w:rsidP="005E4170">
      <w:pPr>
        <w:spacing w:line="276" w:lineRule="auto"/>
        <w:ind w:left="2160"/>
        <w:jc w:val="both"/>
      </w:pPr>
    </w:p>
    <w:p w14:paraId="3E54C14D" w14:textId="422CF448" w:rsidR="009860EF" w:rsidRPr="009860EF" w:rsidRDefault="009860EF" w:rsidP="005E4170">
      <w:pPr>
        <w:spacing w:line="276" w:lineRule="auto"/>
        <w:ind w:left="2160"/>
        <w:jc w:val="both"/>
      </w:pPr>
      <w:r w:rsidRPr="009860EF">
        <w:t>=  1.165,98 jam</w:t>
      </w:r>
    </w:p>
    <w:p w14:paraId="54886C81" w14:textId="6BB5CB84" w:rsidR="009860EF" w:rsidRPr="009860EF" w:rsidRDefault="005E4170" w:rsidP="009860EF">
      <w:pPr>
        <w:spacing w:line="276" w:lineRule="auto"/>
        <w:ind w:left="851"/>
        <w:jc w:val="both"/>
      </w:pPr>
      <w:r>
        <w:t xml:space="preserve">        </w:t>
      </w:r>
      <w:r>
        <w:tab/>
      </w:r>
      <w:r>
        <w:tab/>
      </w:r>
      <w:r>
        <w:tab/>
      </w:r>
    </w:p>
    <w:p w14:paraId="10B78049" w14:textId="0D68D05D" w:rsidR="009860EF" w:rsidRPr="009860EF" w:rsidRDefault="005E4170" w:rsidP="009860EF">
      <w:pPr>
        <w:spacing w:line="276" w:lineRule="auto"/>
        <w:jc w:val="both"/>
      </w:pPr>
      <w:r>
        <w:t xml:space="preserve">Waktu kerja yang tersedia = </w:t>
      </w:r>
      <w:r w:rsidR="009860EF" w:rsidRPr="009860EF">
        <w:t>Total Hari Pekerjaan x jam kerja</w:t>
      </w:r>
    </w:p>
    <w:p w14:paraId="6AC127D0" w14:textId="1157A1B8" w:rsidR="009860EF" w:rsidRPr="009860EF" w:rsidRDefault="005E4170" w:rsidP="005E4170">
      <w:pPr>
        <w:spacing w:line="276" w:lineRule="auto"/>
        <w:ind w:left="2160"/>
        <w:jc w:val="both"/>
      </w:pPr>
      <w:r>
        <w:t xml:space="preserve">     </w:t>
      </w:r>
      <w:r w:rsidR="009860EF" w:rsidRPr="009860EF">
        <w:t xml:space="preserve">= </w:t>
      </w:r>
      <w:r w:rsidR="009860EF" w:rsidRPr="009860EF">
        <w:tab/>
        <w:t>35 x 7 = 245 jam</w:t>
      </w:r>
    </w:p>
    <w:p w14:paraId="0F2158B7" w14:textId="5DFE3B8B" w:rsidR="009860EF" w:rsidRPr="009860EF" w:rsidRDefault="005E4170" w:rsidP="009860EF">
      <w:pPr>
        <w:spacing w:line="276" w:lineRule="auto"/>
        <w:jc w:val="both"/>
      </w:pPr>
      <w:r w:rsidRPr="009860EF">
        <w:rPr>
          <w:noProof/>
          <w:lang w:val="en-US"/>
        </w:rPr>
        <mc:AlternateContent>
          <mc:Choice Requires="wps">
            <w:drawing>
              <wp:anchor distT="0" distB="0" distL="114300" distR="114300" simplePos="0" relativeHeight="487607808" behindDoc="0" locked="0" layoutInCell="1" allowOverlap="1" wp14:anchorId="00D8221D" wp14:editId="3F1F8B5A">
                <wp:simplePos x="0" y="0"/>
                <wp:positionH relativeFrom="column">
                  <wp:posOffset>1654175</wp:posOffset>
                </wp:positionH>
                <wp:positionV relativeFrom="paragraph">
                  <wp:posOffset>167450</wp:posOffset>
                </wp:positionV>
                <wp:extent cx="775970" cy="0"/>
                <wp:effectExtent l="0" t="0" r="24130" b="19050"/>
                <wp:wrapNone/>
                <wp:docPr id="28691" name="Straight Connector 28691"/>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43652D" id="Straight Connector 28691" o:spid="_x0000_s1026" style="position:absolute;z-index:48760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25pt,13.2pt" to="191.3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" strokecolor="black [3213]" strokeweight="2pt"/>
            </w:pict>
          </mc:Fallback>
        </mc:AlternateContent>
      </w:r>
      <w:r>
        <w:t xml:space="preserve">Excavator yang dibutuhkan = </w:t>
      </w:r>
      <w:r w:rsidR="009860EF" w:rsidRPr="009860EF">
        <w:t xml:space="preserve"> Jam kerja</w:t>
      </w:r>
    </w:p>
    <w:p w14:paraId="0D552B84" w14:textId="0C4AD98B" w:rsidR="009860EF" w:rsidRPr="009860EF" w:rsidRDefault="005E4170" w:rsidP="009860EF">
      <w:pPr>
        <w:spacing w:line="276" w:lineRule="auto"/>
        <w:ind w:left="851"/>
        <w:jc w:val="both"/>
      </w:pPr>
      <w:r w:rsidRPr="009860EF">
        <w:rPr>
          <w:noProof/>
          <w:lang w:val="en-US"/>
        </w:rPr>
        <mc:AlternateContent>
          <mc:Choice Requires="wps">
            <w:drawing>
              <wp:anchor distT="0" distB="0" distL="114300" distR="114300" simplePos="0" relativeHeight="487609856" behindDoc="1" locked="0" layoutInCell="1" allowOverlap="1" wp14:anchorId="12EFBA74" wp14:editId="3F79DA55">
                <wp:simplePos x="0" y="0"/>
                <wp:positionH relativeFrom="column">
                  <wp:posOffset>1635760</wp:posOffset>
                </wp:positionH>
                <wp:positionV relativeFrom="paragraph">
                  <wp:posOffset>154115</wp:posOffset>
                </wp:positionV>
                <wp:extent cx="1022985" cy="584200"/>
                <wp:effectExtent l="0" t="0" r="24765" b="25400"/>
                <wp:wrapNone/>
                <wp:docPr id="28692" name="Rectangle 28692"/>
                <wp:cNvGraphicFramePr/>
                <a:graphic xmlns:a="http://schemas.openxmlformats.org/drawingml/2006/main">
                  <a:graphicData uri="http://schemas.microsoft.com/office/word/2010/wordprocessingShape">
                    <wps:wsp>
                      <wps:cNvSpPr/>
                      <wps:spPr>
                        <a:xfrm>
                          <a:off x="0" y="0"/>
                          <a:ext cx="1022985" cy="584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6EF7BE" w14:textId="77777777" w:rsidR="0022403C" w:rsidRDefault="0022403C" w:rsidP="009860EF">
                            <w:pPr>
                              <w:jc w:val="center"/>
                              <w:rPr>
                                <w:sz w:val="24"/>
                                <w:szCs w:val="24"/>
                              </w:rPr>
                            </w:pPr>
                            <w:r>
                              <w:rPr>
                                <w:sz w:val="24"/>
                                <w:szCs w:val="24"/>
                              </w:rPr>
                              <w:t>1.165,98</w:t>
                            </w:r>
                            <w:r w:rsidRPr="00DB398F">
                              <w:rPr>
                                <w:sz w:val="24"/>
                                <w:szCs w:val="24"/>
                              </w:rPr>
                              <w:t xml:space="preserve"> jam</w:t>
                            </w:r>
                          </w:p>
                          <w:p w14:paraId="4E230505"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FBA74" id="Rectangle 28692" o:spid="_x0000_s1044" style="position:absolute;left:0;text-align:left;margin-left:128.8pt;margin-top:12.15pt;width:80.55pt;height:46pt;z-index:-157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" fillcolor="white [3201]" strokecolor="white [3212]" strokeweight="2pt">
                <v:textbox>
                  <w:txbxContent>
                    <w:p w14:paraId="3A6EF7BE" w14:textId="77777777" w:rsidR="0022403C" w:rsidRDefault="0022403C" w:rsidP="009860EF">
                      <w:pPr>
                        <w:jc w:val="center"/>
                        <w:rPr>
                          <w:sz w:val="24"/>
                          <w:szCs w:val="24"/>
                        </w:rPr>
                      </w:pPr>
                      <w:r>
                        <w:rPr>
                          <w:sz w:val="24"/>
                          <w:szCs w:val="24"/>
                        </w:rPr>
                        <w:t>1.165,98</w:t>
                      </w:r>
                      <w:r w:rsidRPr="00DB398F">
                        <w:rPr>
                          <w:sz w:val="24"/>
                          <w:szCs w:val="24"/>
                        </w:rPr>
                        <w:t xml:space="preserve"> jam</w:t>
                      </w:r>
                    </w:p>
                    <w:p w14:paraId="4E230505" w14:textId="77777777" w:rsidR="0022403C" w:rsidRPr="009F6247" w:rsidRDefault="0022403C"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v:textbox>
              </v:rect>
            </w:pict>
          </mc:Fallback>
        </mc:AlternateContent>
      </w:r>
      <w:r>
        <w:t xml:space="preserve">  </w:t>
      </w:r>
      <w:r>
        <w:tab/>
      </w:r>
      <w:r>
        <w:tab/>
        <w:t xml:space="preserve">         </w:t>
      </w:r>
      <w:r w:rsidR="009860EF" w:rsidRPr="009860EF">
        <w:t>Waktu kerja</w:t>
      </w:r>
    </w:p>
    <w:p w14:paraId="3831D95B" w14:textId="423AF9B9" w:rsidR="005E4170" w:rsidRDefault="005E4170" w:rsidP="005E4170">
      <w:pPr>
        <w:spacing w:line="276" w:lineRule="auto"/>
        <w:ind w:left="2160"/>
        <w:jc w:val="both"/>
      </w:pPr>
    </w:p>
    <w:p w14:paraId="22AB7292" w14:textId="472FD7C5" w:rsidR="005E4170" w:rsidRDefault="005E4170" w:rsidP="005E4170">
      <w:pPr>
        <w:spacing w:line="276" w:lineRule="auto"/>
        <w:ind w:left="2160"/>
        <w:jc w:val="both"/>
      </w:pPr>
      <w:r w:rsidRPr="009860EF">
        <w:rPr>
          <w:noProof/>
          <w:lang w:val="en-US"/>
        </w:rPr>
        <mc:AlternateContent>
          <mc:Choice Requires="wps">
            <w:drawing>
              <wp:anchor distT="0" distB="0" distL="114300" distR="114300" simplePos="0" relativeHeight="487608832" behindDoc="0" locked="0" layoutInCell="1" allowOverlap="1" wp14:anchorId="0D4523DE" wp14:editId="270C6C82">
                <wp:simplePos x="0" y="0"/>
                <wp:positionH relativeFrom="column">
                  <wp:posOffset>1776095</wp:posOffset>
                </wp:positionH>
                <wp:positionV relativeFrom="paragraph">
                  <wp:posOffset>85535</wp:posOffset>
                </wp:positionV>
                <wp:extent cx="648335" cy="0"/>
                <wp:effectExtent l="0" t="0" r="18415" b="19050"/>
                <wp:wrapNone/>
                <wp:docPr id="28693" name="Straight Connector 28693"/>
                <wp:cNvGraphicFramePr/>
                <a:graphic xmlns:a="http://schemas.openxmlformats.org/drawingml/2006/main">
                  <a:graphicData uri="http://schemas.microsoft.com/office/word/2010/wordprocessingShape">
                    <wps:wsp>
                      <wps:cNvCnPr/>
                      <wps:spPr>
                        <a:xfrm>
                          <a:off x="0" y="0"/>
                          <a:ext cx="64833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BF8F19" id="Straight Connector 28693" o:spid="_x0000_s1026" style="position:absolute;z-index:48760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85pt,6.75pt" to="190.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" strokecolor="black [3213]" strokeweight="2pt"/>
            </w:pict>
          </mc:Fallback>
        </mc:AlternateContent>
      </w:r>
      <w:r>
        <w:t xml:space="preserve">     </w:t>
      </w:r>
      <w:r w:rsidR="009860EF" w:rsidRPr="009860EF">
        <w:t xml:space="preserve">=   </w:t>
      </w:r>
      <w:r w:rsidR="009860EF" w:rsidRPr="009860EF">
        <w:tab/>
      </w:r>
      <w:r w:rsidR="009860EF" w:rsidRPr="009860EF">
        <w:tab/>
        <w:t xml:space="preserve">       </w:t>
      </w:r>
      <w:r w:rsidR="009860EF" w:rsidRPr="009860EF">
        <w:tab/>
      </w:r>
    </w:p>
    <w:p w14:paraId="775FA6B8" w14:textId="77777777" w:rsidR="005E4170" w:rsidRDefault="005E4170" w:rsidP="005E4170">
      <w:pPr>
        <w:spacing w:line="276" w:lineRule="auto"/>
        <w:ind w:left="2160"/>
        <w:jc w:val="both"/>
      </w:pPr>
    </w:p>
    <w:p w14:paraId="177321ED" w14:textId="44B63EB1" w:rsidR="009860EF" w:rsidRPr="009860EF" w:rsidRDefault="005E4170" w:rsidP="005E4170">
      <w:pPr>
        <w:spacing w:line="276" w:lineRule="auto"/>
        <w:ind w:left="2160"/>
        <w:jc w:val="both"/>
      </w:pPr>
      <w:r>
        <w:t xml:space="preserve">      </w:t>
      </w:r>
      <w:r w:rsidR="009860EF" w:rsidRPr="009860EF">
        <w:t xml:space="preserve">= 4,75  </w:t>
      </w:r>
      <w:r w:rsidR="009860EF" w:rsidRPr="009860EF">
        <w:rPr>
          <w:shd w:val="clear" w:color="auto" w:fill="FFFFFF"/>
        </w:rPr>
        <w:t xml:space="preserve">≈ </w:t>
      </w:r>
      <w:r w:rsidR="009860EF" w:rsidRPr="009860EF">
        <w:t>5 Unit</w:t>
      </w:r>
    </w:p>
    <w:p w14:paraId="36E932B3" w14:textId="77777777" w:rsidR="009860EF" w:rsidRPr="009860EF" w:rsidRDefault="009860EF" w:rsidP="009860EF">
      <w:pPr>
        <w:spacing w:line="276" w:lineRule="auto"/>
        <w:ind w:left="3600"/>
        <w:jc w:val="both"/>
      </w:pPr>
      <w:r w:rsidRPr="009860EF">
        <w:t xml:space="preserve">     </w:t>
      </w:r>
    </w:p>
    <w:p w14:paraId="2575109B" w14:textId="77777777" w:rsidR="00895B21" w:rsidRDefault="00895B21" w:rsidP="00895B21">
      <w:pPr>
        <w:tabs>
          <w:tab w:val="left" w:pos="4965"/>
        </w:tabs>
        <w:spacing w:line="480" w:lineRule="auto"/>
        <w:jc w:val="both"/>
        <w:rPr>
          <w:sz w:val="24"/>
          <w:szCs w:val="24"/>
        </w:rPr>
      </w:pPr>
    </w:p>
    <w:p w14:paraId="5D2B6006" w14:textId="77777777" w:rsidR="00D66F40" w:rsidRPr="00D66F40" w:rsidRDefault="00D66F40" w:rsidP="00D66F40">
      <w:pPr>
        <w:pStyle w:val="Heading2"/>
        <w:spacing w:before="200" w:after="120" w:line="276" w:lineRule="auto"/>
        <w:jc w:val="both"/>
        <w:rPr>
          <w:rFonts w:ascii="Times New Roman" w:hAnsi="Times New Roman" w:cs="Times New Roman"/>
          <w:b/>
          <w:color w:val="auto"/>
          <w:sz w:val="22"/>
          <w:szCs w:val="22"/>
        </w:rPr>
      </w:pPr>
      <w:bookmarkStart w:id="141" w:name="_Toc162171120"/>
      <w:r w:rsidRPr="00D66F40">
        <w:rPr>
          <w:rFonts w:ascii="Times New Roman" w:hAnsi="Times New Roman" w:cs="Times New Roman"/>
          <w:b/>
          <w:color w:val="auto"/>
          <w:sz w:val="22"/>
          <w:szCs w:val="22"/>
        </w:rPr>
        <w:t>Analisis Perhitungan Produktivitas Alat Berat</w:t>
      </w:r>
      <w:bookmarkEnd w:id="141"/>
    </w:p>
    <w:p w14:paraId="640FAF01" w14:textId="77777777" w:rsidR="00D66F40" w:rsidRPr="00D66F40" w:rsidRDefault="00D66F40" w:rsidP="00D66F40">
      <w:pPr>
        <w:spacing w:line="276" w:lineRule="auto"/>
        <w:ind w:firstLine="480"/>
        <w:jc w:val="both"/>
      </w:pPr>
      <w:commentRangeStart w:id="142"/>
      <w:r w:rsidRPr="00D66F40">
        <w:t xml:space="preserve">Analisis dari Perhitungan Produktivitas Alat berat Excavator di darat Merek Hitachi ZX210  LC – 5 G dan Excavator bersama Ponton di air merek Sumitomo SH 210 LC – 6 LR dimuat pada Tabel 4.7 </w:t>
      </w:r>
    </w:p>
    <w:p w14:paraId="48B9979F" w14:textId="77777777" w:rsidR="00D66F40" w:rsidRPr="00D66F40" w:rsidRDefault="00D66F40" w:rsidP="00D66F40">
      <w:pPr>
        <w:spacing w:line="276" w:lineRule="auto"/>
        <w:jc w:val="both"/>
      </w:pPr>
    </w:p>
    <w:p w14:paraId="12FA9BEF" w14:textId="74CE2501" w:rsidR="00D66F40" w:rsidRPr="00D66F40" w:rsidRDefault="00D66F40" w:rsidP="00D66F40">
      <w:pPr>
        <w:spacing w:line="276" w:lineRule="auto"/>
        <w:jc w:val="both"/>
      </w:pPr>
      <w:r w:rsidRPr="00D66F40">
        <w:t>Tabel 4.7 Hasil Analisis data Alat Berat Excavator di Darat Merk Hitachi ZX210  LC – 5 G dan Excavator merek Sumitomo SH 210 LC – 6 LR</w:t>
      </w:r>
    </w:p>
    <w:tbl>
      <w:tblPr>
        <w:tblStyle w:val="TableGrid"/>
        <w:tblpPr w:leftFromText="180" w:rightFromText="180" w:vertAnchor="page" w:horzAnchor="margin" w:tblpY="5275"/>
        <w:tblW w:w="4928" w:type="dxa"/>
        <w:tblLook w:val="04A0" w:firstRow="1" w:lastRow="0" w:firstColumn="1" w:lastColumn="0" w:noHBand="0" w:noVBand="1"/>
      </w:tblPr>
      <w:tblGrid>
        <w:gridCol w:w="1390"/>
        <w:gridCol w:w="1491"/>
        <w:gridCol w:w="2047"/>
      </w:tblGrid>
      <w:tr w:rsidR="00D66F40" w:rsidRPr="00D66F40" w14:paraId="33870408" w14:textId="77777777" w:rsidTr="00D66F40">
        <w:trPr>
          <w:trHeight w:val="457"/>
        </w:trPr>
        <w:tc>
          <w:tcPr>
            <w:tcW w:w="1390" w:type="dxa"/>
          </w:tcPr>
          <w:p w14:paraId="156AFC59" w14:textId="77777777" w:rsidR="00D66F40" w:rsidRPr="00D66F40" w:rsidRDefault="00D66F40" w:rsidP="00D66F40">
            <w:pPr>
              <w:pStyle w:val="BodyText"/>
              <w:spacing w:before="10" w:line="276" w:lineRule="auto"/>
              <w:jc w:val="both"/>
              <w:rPr>
                <w:sz w:val="22"/>
                <w:szCs w:val="22"/>
              </w:rPr>
            </w:pPr>
            <w:r w:rsidRPr="00D66F40">
              <w:rPr>
                <w:sz w:val="22"/>
                <w:szCs w:val="22"/>
              </w:rPr>
              <w:t>Merek alat</w:t>
            </w:r>
          </w:p>
        </w:tc>
        <w:tc>
          <w:tcPr>
            <w:tcW w:w="1836" w:type="dxa"/>
          </w:tcPr>
          <w:p w14:paraId="445F9D9A"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Hitachi ZX210 </w:t>
            </w:r>
            <w:r w:rsidRPr="00D66F40">
              <w:rPr>
                <w:sz w:val="22"/>
                <w:szCs w:val="22"/>
              </w:rPr>
              <w:br/>
              <w:t xml:space="preserve"> LC – 5 G</w:t>
            </w:r>
          </w:p>
        </w:tc>
        <w:tc>
          <w:tcPr>
            <w:tcW w:w="1702" w:type="dxa"/>
          </w:tcPr>
          <w:p w14:paraId="232DEA6C" w14:textId="77777777" w:rsidR="00D66F40" w:rsidRPr="00D66F40" w:rsidRDefault="00D66F40" w:rsidP="00D66F40">
            <w:pPr>
              <w:pStyle w:val="BodyText"/>
              <w:spacing w:before="10" w:line="276" w:lineRule="auto"/>
              <w:jc w:val="both"/>
              <w:rPr>
                <w:sz w:val="22"/>
                <w:szCs w:val="22"/>
              </w:rPr>
            </w:pPr>
            <w:r w:rsidRPr="00D66F40">
              <w:rPr>
                <w:sz w:val="22"/>
                <w:szCs w:val="22"/>
              </w:rPr>
              <w:t>Sumitomo SH 210 LC – 6 LR</w:t>
            </w:r>
          </w:p>
        </w:tc>
      </w:tr>
      <w:tr w:rsidR="00D66F40" w:rsidRPr="00D66F40" w14:paraId="4BD9E986" w14:textId="77777777" w:rsidTr="00D66F40">
        <w:trPr>
          <w:trHeight w:val="410"/>
        </w:trPr>
        <w:tc>
          <w:tcPr>
            <w:tcW w:w="1390" w:type="dxa"/>
          </w:tcPr>
          <w:p w14:paraId="5DB275BB" w14:textId="77777777" w:rsidR="00D66F40" w:rsidRPr="00D66F40" w:rsidRDefault="00D66F40" w:rsidP="00D66F40">
            <w:pPr>
              <w:pStyle w:val="BodyText"/>
              <w:spacing w:before="10" w:line="276" w:lineRule="auto"/>
              <w:jc w:val="both"/>
              <w:rPr>
                <w:sz w:val="22"/>
                <w:szCs w:val="22"/>
              </w:rPr>
            </w:pPr>
            <w:r w:rsidRPr="00D66F40">
              <w:rPr>
                <w:sz w:val="22"/>
                <w:szCs w:val="22"/>
              </w:rPr>
              <w:t>Kapasitas bucket (V)</w:t>
            </w:r>
          </w:p>
        </w:tc>
        <w:tc>
          <w:tcPr>
            <w:tcW w:w="1836" w:type="dxa"/>
          </w:tcPr>
          <w:p w14:paraId="225B6412" w14:textId="77777777" w:rsidR="00D66F40" w:rsidRPr="00D66F40" w:rsidRDefault="00D66F40" w:rsidP="00D66F40">
            <w:pPr>
              <w:pStyle w:val="BodyText"/>
              <w:spacing w:before="10" w:line="276" w:lineRule="auto"/>
              <w:jc w:val="both"/>
              <w:rPr>
                <w:sz w:val="22"/>
                <w:szCs w:val="22"/>
              </w:rPr>
            </w:pPr>
            <w:r w:rsidRPr="00D66F40">
              <w:rPr>
                <w:sz w:val="22"/>
                <w:szCs w:val="22"/>
              </w:rPr>
              <w:t>0,50</w:t>
            </w:r>
            <m:oMath>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3</m:t>
                  </m:r>
                </m:sup>
              </m:sSup>
            </m:oMath>
          </w:p>
        </w:tc>
        <w:tc>
          <w:tcPr>
            <w:tcW w:w="1702" w:type="dxa"/>
          </w:tcPr>
          <w:p w14:paraId="271AD7EA" w14:textId="77777777" w:rsidR="00D66F40" w:rsidRPr="00D66F40" w:rsidRDefault="00D66F40" w:rsidP="00D66F40">
            <w:pPr>
              <w:pStyle w:val="BodyText"/>
              <w:spacing w:before="10" w:line="276" w:lineRule="auto"/>
              <w:jc w:val="both"/>
              <w:rPr>
                <w:sz w:val="22"/>
                <w:szCs w:val="22"/>
              </w:rPr>
            </w:pPr>
            <w:r w:rsidRPr="00D66F40">
              <w:rPr>
                <w:sz w:val="22"/>
                <w:szCs w:val="22"/>
              </w:rPr>
              <w:t>0,45</w:t>
            </w:r>
            <m:oMath>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3</m:t>
                  </m:r>
                </m:sup>
              </m:sSup>
            </m:oMath>
          </w:p>
        </w:tc>
      </w:tr>
      <w:tr w:rsidR="00D66F40" w:rsidRPr="00D66F40" w14:paraId="30682C90" w14:textId="77777777" w:rsidTr="00D66F40">
        <w:trPr>
          <w:trHeight w:val="422"/>
        </w:trPr>
        <w:tc>
          <w:tcPr>
            <w:tcW w:w="1390" w:type="dxa"/>
          </w:tcPr>
          <w:p w14:paraId="7BCF7961" w14:textId="77777777" w:rsidR="00D66F40" w:rsidRPr="00D66F40" w:rsidRDefault="00D66F40" w:rsidP="00D66F40">
            <w:pPr>
              <w:pStyle w:val="BodyText"/>
              <w:spacing w:before="10" w:line="276" w:lineRule="auto"/>
              <w:jc w:val="both"/>
              <w:rPr>
                <w:sz w:val="22"/>
                <w:szCs w:val="22"/>
              </w:rPr>
            </w:pPr>
            <w:r w:rsidRPr="00D66F40">
              <w:rPr>
                <w:sz w:val="22"/>
                <w:szCs w:val="22"/>
              </w:rPr>
              <w:t>Total Hari Pekerjaan</w:t>
            </w:r>
          </w:p>
        </w:tc>
        <w:tc>
          <w:tcPr>
            <w:tcW w:w="3538" w:type="dxa"/>
            <w:gridSpan w:val="2"/>
          </w:tcPr>
          <w:p w14:paraId="6170688F" w14:textId="77777777" w:rsidR="00D66F40" w:rsidRPr="00D66F40" w:rsidRDefault="00D66F40" w:rsidP="00D66F40">
            <w:pPr>
              <w:pStyle w:val="BodyText"/>
              <w:spacing w:before="10" w:line="276" w:lineRule="auto"/>
              <w:jc w:val="center"/>
              <w:rPr>
                <w:sz w:val="22"/>
                <w:szCs w:val="22"/>
              </w:rPr>
            </w:pPr>
            <w:r w:rsidRPr="00D66F40">
              <w:rPr>
                <w:sz w:val="22"/>
                <w:szCs w:val="22"/>
              </w:rPr>
              <w:t>35 Hari</w:t>
            </w:r>
          </w:p>
        </w:tc>
      </w:tr>
      <w:tr w:rsidR="00D66F40" w:rsidRPr="00D66F40" w14:paraId="0281A869" w14:textId="77777777" w:rsidTr="00D66F40">
        <w:trPr>
          <w:trHeight w:val="419"/>
        </w:trPr>
        <w:tc>
          <w:tcPr>
            <w:tcW w:w="1390" w:type="dxa"/>
          </w:tcPr>
          <w:p w14:paraId="27825865"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Jam kerja  </w:t>
            </w:r>
          </w:p>
        </w:tc>
        <w:tc>
          <w:tcPr>
            <w:tcW w:w="3538" w:type="dxa"/>
            <w:gridSpan w:val="2"/>
          </w:tcPr>
          <w:p w14:paraId="4E85EA7D" w14:textId="77777777" w:rsidR="00D66F40" w:rsidRPr="00D66F40" w:rsidRDefault="00D66F40" w:rsidP="00D66F40">
            <w:pPr>
              <w:pStyle w:val="BodyText"/>
              <w:spacing w:before="10" w:line="276" w:lineRule="auto"/>
              <w:jc w:val="center"/>
              <w:rPr>
                <w:sz w:val="22"/>
                <w:szCs w:val="22"/>
              </w:rPr>
            </w:pPr>
            <w:r w:rsidRPr="00D66F40">
              <w:rPr>
                <w:sz w:val="22"/>
                <w:szCs w:val="22"/>
              </w:rPr>
              <w:t>7 jam</w:t>
            </w:r>
          </w:p>
        </w:tc>
      </w:tr>
      <w:tr w:rsidR="00D66F40" w:rsidRPr="00D66F40" w14:paraId="3DE30549" w14:textId="77777777" w:rsidTr="00D66F40">
        <w:trPr>
          <w:trHeight w:val="419"/>
        </w:trPr>
        <w:tc>
          <w:tcPr>
            <w:tcW w:w="1390" w:type="dxa"/>
          </w:tcPr>
          <w:p w14:paraId="4326864E" w14:textId="77777777" w:rsidR="00D66F40" w:rsidRPr="00D66F40" w:rsidRDefault="00D66F40" w:rsidP="00D66F40">
            <w:pPr>
              <w:pStyle w:val="BodyText"/>
              <w:spacing w:before="10" w:line="276" w:lineRule="auto"/>
              <w:jc w:val="both"/>
              <w:rPr>
                <w:sz w:val="22"/>
                <w:szCs w:val="22"/>
              </w:rPr>
            </w:pPr>
            <w:r w:rsidRPr="00D66F40">
              <w:rPr>
                <w:sz w:val="22"/>
                <w:szCs w:val="22"/>
              </w:rPr>
              <w:t>Waktu Siklus (CT)</w:t>
            </w:r>
          </w:p>
        </w:tc>
        <w:tc>
          <w:tcPr>
            <w:tcW w:w="3538" w:type="dxa"/>
            <w:gridSpan w:val="2"/>
          </w:tcPr>
          <w:p w14:paraId="37FB4717" w14:textId="77777777" w:rsidR="00D66F40" w:rsidRPr="00D66F40" w:rsidRDefault="00D66F40" w:rsidP="00D66F40">
            <w:pPr>
              <w:pStyle w:val="BodyText"/>
              <w:spacing w:before="10" w:line="276" w:lineRule="auto"/>
              <w:jc w:val="center"/>
              <w:rPr>
                <w:sz w:val="22"/>
                <w:szCs w:val="22"/>
              </w:rPr>
            </w:pPr>
            <w:r w:rsidRPr="00D66F40">
              <w:rPr>
                <w:sz w:val="22"/>
                <w:szCs w:val="22"/>
              </w:rPr>
              <w:t>0,25 Menit</w:t>
            </w:r>
          </w:p>
        </w:tc>
      </w:tr>
      <w:tr w:rsidR="00D66F40" w:rsidRPr="00D66F40" w14:paraId="04264B55" w14:textId="77777777" w:rsidTr="00D66F40">
        <w:trPr>
          <w:trHeight w:val="419"/>
        </w:trPr>
        <w:tc>
          <w:tcPr>
            <w:tcW w:w="1390" w:type="dxa"/>
          </w:tcPr>
          <w:p w14:paraId="494EA9BF" w14:textId="77777777" w:rsidR="00D66F40" w:rsidRPr="00D66F40" w:rsidRDefault="00D66F40" w:rsidP="00D66F40">
            <w:pPr>
              <w:pStyle w:val="BodyText"/>
              <w:spacing w:before="10" w:line="276" w:lineRule="auto"/>
              <w:jc w:val="both"/>
              <w:rPr>
                <w:sz w:val="22"/>
                <w:szCs w:val="22"/>
              </w:rPr>
            </w:pPr>
            <w:r w:rsidRPr="00D66F40">
              <w:rPr>
                <w:sz w:val="22"/>
                <w:szCs w:val="22"/>
              </w:rPr>
              <w:t>Produktivitas per jam (Q)</w:t>
            </w:r>
          </w:p>
        </w:tc>
        <w:tc>
          <w:tcPr>
            <w:tcW w:w="1836" w:type="dxa"/>
          </w:tcPr>
          <w:p w14:paraId="69D2D143" w14:textId="77777777" w:rsidR="00D66F40" w:rsidRPr="00D66F40" w:rsidRDefault="00D66F40" w:rsidP="00D66F40">
            <w:pPr>
              <w:pStyle w:val="BodyText"/>
              <w:spacing w:before="10" w:line="276" w:lineRule="auto"/>
              <w:jc w:val="both"/>
              <w:rPr>
                <w:sz w:val="22"/>
                <w:szCs w:val="22"/>
              </w:rPr>
            </w:pPr>
            <w:r w:rsidRPr="00D66F40">
              <w:rPr>
                <w:sz w:val="22"/>
                <w:szCs w:val="22"/>
              </w:rPr>
              <w:t>93,72  M³/Jam</w:t>
            </w:r>
          </w:p>
        </w:tc>
        <w:tc>
          <w:tcPr>
            <w:tcW w:w="1702" w:type="dxa"/>
          </w:tcPr>
          <w:p w14:paraId="57B2DF1D" w14:textId="77777777" w:rsidR="00D66F40" w:rsidRPr="00D66F40" w:rsidRDefault="00D66F40" w:rsidP="00D66F40">
            <w:pPr>
              <w:pStyle w:val="BodyText"/>
              <w:spacing w:before="10" w:line="276" w:lineRule="auto"/>
              <w:jc w:val="both"/>
              <w:rPr>
                <w:sz w:val="22"/>
                <w:szCs w:val="22"/>
              </w:rPr>
            </w:pPr>
            <w:r w:rsidRPr="00D66F40">
              <w:rPr>
                <w:sz w:val="22"/>
                <w:szCs w:val="22"/>
              </w:rPr>
              <w:t>84,35  M³/Jam</w:t>
            </w:r>
          </w:p>
        </w:tc>
      </w:tr>
      <w:tr w:rsidR="00D66F40" w:rsidRPr="00D66F40" w14:paraId="55160130" w14:textId="77777777" w:rsidTr="00D66F40">
        <w:trPr>
          <w:trHeight w:val="419"/>
        </w:trPr>
        <w:tc>
          <w:tcPr>
            <w:tcW w:w="1390" w:type="dxa"/>
          </w:tcPr>
          <w:p w14:paraId="4C24AFA7" w14:textId="77777777" w:rsidR="00D66F40" w:rsidRPr="00D66F40" w:rsidRDefault="00D66F40" w:rsidP="00D66F40">
            <w:pPr>
              <w:pStyle w:val="BodyText"/>
              <w:spacing w:before="10" w:line="276" w:lineRule="auto"/>
              <w:jc w:val="both"/>
              <w:rPr>
                <w:sz w:val="22"/>
                <w:szCs w:val="22"/>
              </w:rPr>
            </w:pPr>
            <w:r w:rsidRPr="00D66F40">
              <w:rPr>
                <w:sz w:val="22"/>
                <w:szCs w:val="22"/>
              </w:rPr>
              <w:t>Produktivitas per hari</w:t>
            </w:r>
          </w:p>
        </w:tc>
        <w:tc>
          <w:tcPr>
            <w:tcW w:w="1836" w:type="dxa"/>
          </w:tcPr>
          <w:p w14:paraId="36738737" w14:textId="77777777" w:rsidR="00D66F40" w:rsidRPr="00D66F40" w:rsidRDefault="00D66F40" w:rsidP="00D66F40">
            <w:pPr>
              <w:pStyle w:val="BodyText"/>
              <w:spacing w:before="10" w:line="276" w:lineRule="auto"/>
              <w:jc w:val="both"/>
              <w:rPr>
                <w:sz w:val="22"/>
                <w:szCs w:val="22"/>
              </w:rPr>
            </w:pPr>
            <w:r w:rsidRPr="00D66F40">
              <w:rPr>
                <w:sz w:val="22"/>
                <w:szCs w:val="22"/>
              </w:rPr>
              <w:t>656,04 M³/hari</w:t>
            </w:r>
          </w:p>
        </w:tc>
        <w:tc>
          <w:tcPr>
            <w:tcW w:w="1702" w:type="dxa"/>
          </w:tcPr>
          <w:p w14:paraId="091711E4" w14:textId="77777777" w:rsidR="00D66F40" w:rsidRPr="00D66F40" w:rsidRDefault="00D66F40" w:rsidP="00D66F40">
            <w:pPr>
              <w:pStyle w:val="BodyText"/>
              <w:spacing w:before="10" w:line="276" w:lineRule="auto"/>
              <w:jc w:val="both"/>
              <w:rPr>
                <w:sz w:val="22"/>
                <w:szCs w:val="22"/>
              </w:rPr>
            </w:pPr>
            <w:r w:rsidRPr="00D66F40">
              <w:rPr>
                <w:sz w:val="22"/>
                <w:szCs w:val="22"/>
              </w:rPr>
              <w:t>590,45 M³/hari</w:t>
            </w:r>
          </w:p>
        </w:tc>
      </w:tr>
      <w:tr w:rsidR="00D66F40" w:rsidRPr="00D66F40" w14:paraId="57CE5890" w14:textId="77777777" w:rsidTr="00D66F40">
        <w:trPr>
          <w:trHeight w:val="419"/>
        </w:trPr>
        <w:tc>
          <w:tcPr>
            <w:tcW w:w="1390" w:type="dxa"/>
          </w:tcPr>
          <w:p w14:paraId="48387277" w14:textId="77777777" w:rsidR="00D66F40" w:rsidRPr="00D66F40" w:rsidRDefault="00D66F40" w:rsidP="00D66F40">
            <w:pPr>
              <w:pStyle w:val="BodyText"/>
              <w:spacing w:before="10" w:line="276" w:lineRule="auto"/>
              <w:jc w:val="both"/>
              <w:rPr>
                <w:sz w:val="22"/>
                <w:szCs w:val="22"/>
              </w:rPr>
            </w:pPr>
            <w:commentRangeStart w:id="143"/>
            <w:commentRangeStart w:id="144"/>
            <w:commentRangeStart w:id="145"/>
            <w:r w:rsidRPr="00D66F40">
              <w:rPr>
                <w:sz w:val="22"/>
                <w:szCs w:val="22"/>
              </w:rPr>
              <w:t>Jumlah Alat</w:t>
            </w:r>
          </w:p>
        </w:tc>
        <w:tc>
          <w:tcPr>
            <w:tcW w:w="1836" w:type="dxa"/>
          </w:tcPr>
          <w:p w14:paraId="388C2BE1"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4,28  </w:t>
            </w:r>
            <w:r w:rsidRPr="00D66F40">
              <w:rPr>
                <w:sz w:val="22"/>
                <w:szCs w:val="22"/>
                <w:shd w:val="clear" w:color="auto" w:fill="FFFFFF"/>
              </w:rPr>
              <w:t xml:space="preserve">≈ </w:t>
            </w:r>
            <w:r w:rsidRPr="00D66F40">
              <w:rPr>
                <w:sz w:val="22"/>
                <w:szCs w:val="22"/>
              </w:rPr>
              <w:t>5 Unit</w:t>
            </w:r>
          </w:p>
        </w:tc>
        <w:tc>
          <w:tcPr>
            <w:tcW w:w="1702" w:type="dxa"/>
          </w:tcPr>
          <w:p w14:paraId="747C18BF"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4,76  </w:t>
            </w:r>
            <w:r w:rsidRPr="00D66F40">
              <w:rPr>
                <w:sz w:val="22"/>
                <w:szCs w:val="22"/>
                <w:shd w:val="clear" w:color="auto" w:fill="FFFFFF"/>
              </w:rPr>
              <w:t xml:space="preserve">≈ </w:t>
            </w:r>
            <w:r w:rsidRPr="00D66F40">
              <w:rPr>
                <w:sz w:val="22"/>
                <w:szCs w:val="22"/>
              </w:rPr>
              <w:t>5 Unit</w:t>
            </w:r>
            <w:commentRangeEnd w:id="143"/>
            <w:r w:rsidR="0022403C">
              <w:rPr>
                <w:rStyle w:val="CommentReference"/>
              </w:rPr>
              <w:commentReference w:id="143"/>
            </w:r>
            <w:commentRangeEnd w:id="144"/>
            <w:r w:rsidR="008679EE">
              <w:rPr>
                <w:rStyle w:val="CommentReference"/>
              </w:rPr>
              <w:commentReference w:id="144"/>
            </w:r>
            <w:commentRangeEnd w:id="145"/>
            <w:r w:rsidR="008679EE">
              <w:rPr>
                <w:rStyle w:val="CommentReference"/>
              </w:rPr>
              <w:commentReference w:id="145"/>
            </w:r>
          </w:p>
        </w:tc>
      </w:tr>
    </w:tbl>
    <w:p w14:paraId="3E5D4368" w14:textId="77777777" w:rsidR="00D66F40" w:rsidRPr="00D66F40" w:rsidRDefault="00D66F40" w:rsidP="00D66F40">
      <w:pPr>
        <w:spacing w:line="276" w:lineRule="auto"/>
        <w:jc w:val="both"/>
        <w:rPr>
          <w:b/>
        </w:rPr>
      </w:pPr>
    </w:p>
    <w:p w14:paraId="5C398612" w14:textId="77777777" w:rsidR="00D66F40" w:rsidRDefault="00D66F40" w:rsidP="00D66F40">
      <w:pPr>
        <w:tabs>
          <w:tab w:val="left" w:pos="567"/>
        </w:tabs>
        <w:spacing w:line="276" w:lineRule="auto"/>
        <w:ind w:left="170" w:right="-283"/>
        <w:jc w:val="both"/>
      </w:pPr>
    </w:p>
    <w:p w14:paraId="4DB6FE9A" w14:textId="77777777" w:rsidR="008679EE" w:rsidRDefault="00D66F40" w:rsidP="00D66F40">
      <w:pPr>
        <w:tabs>
          <w:tab w:val="left" w:pos="567"/>
        </w:tabs>
        <w:spacing w:line="276" w:lineRule="auto"/>
        <w:ind w:right="-283"/>
        <w:jc w:val="both"/>
        <w:rPr>
          <w:ins w:id="146" w:author="Microsoft account" w:date="2025-11-26T12:34:00Z"/>
        </w:rPr>
      </w:pPr>
      <w:r w:rsidRPr="00D66F40">
        <w:t>Dari Tabel diatas bahwa Alat berat Merek Hitach</w:t>
      </w:r>
      <w:commentRangeEnd w:id="142"/>
      <w:r w:rsidR="0022403C">
        <w:rPr>
          <w:rStyle w:val="CommentReference"/>
        </w:rPr>
        <w:commentReference w:id="142"/>
      </w:r>
      <w:r w:rsidRPr="00D66F40">
        <w:t xml:space="preserve">i </w:t>
      </w:r>
    </w:p>
    <w:p w14:paraId="5F8B7DF2" w14:textId="77777777" w:rsidR="008679EE" w:rsidRDefault="008679EE" w:rsidP="00D66F40">
      <w:pPr>
        <w:tabs>
          <w:tab w:val="left" w:pos="567"/>
        </w:tabs>
        <w:spacing w:line="276" w:lineRule="auto"/>
        <w:ind w:right="-283"/>
        <w:jc w:val="both"/>
        <w:rPr>
          <w:ins w:id="147" w:author="Microsoft account" w:date="2025-11-26T12:34:00Z"/>
        </w:rPr>
      </w:pPr>
    </w:p>
    <w:p w14:paraId="54FA3C0A" w14:textId="00522A1F" w:rsidR="005E4170" w:rsidRDefault="00D66F40">
      <w:pPr>
        <w:shd w:val="clear" w:color="auto" w:fill="FFFF00"/>
        <w:tabs>
          <w:tab w:val="left" w:pos="567"/>
        </w:tabs>
        <w:spacing w:line="276" w:lineRule="auto"/>
        <w:ind w:right="-283"/>
        <w:jc w:val="both"/>
        <w:pPrChange w:id="148" w:author="Microsoft account" w:date="2025-11-26T12:45:00Z">
          <w:pPr>
            <w:tabs>
              <w:tab w:val="left" w:pos="567"/>
            </w:tabs>
            <w:spacing w:line="276" w:lineRule="auto"/>
            <w:ind w:right="-283"/>
            <w:jc w:val="both"/>
          </w:pPr>
        </w:pPrChange>
      </w:pPr>
      <w:commentRangeStart w:id="149"/>
      <w:r>
        <w:t>ZX210</w:t>
      </w:r>
      <w:r w:rsidRPr="00D66F40">
        <w:t xml:space="preserve"> LC – 5 G mempunyai kapasitas lebih besar dibandingkan dengan Merek Sumitomo SH 210 LC – 6 LR. Maka  produktivitas per jam dan perhari dari dua alat berat tersebut berbanding 9 M³/jam dan 66,11 M³/hari. Untuk jumlah alat berat  yang dibutuhkan jika dibulatkan mendapatkan nilai yang sama yaitu 5 Unit Alat Berat Excavator Merek Hitachi ZX210 LC – 5 G dan 5 Unit Alat Berat Excavator Merek Sumitomo SH 210 LC – 6 LR.</w:t>
      </w:r>
    </w:p>
    <w:p w14:paraId="5EBC040D" w14:textId="77777777" w:rsidR="00D66F40" w:rsidRDefault="00D66F40">
      <w:pPr>
        <w:shd w:val="clear" w:color="auto" w:fill="FFFF00"/>
        <w:tabs>
          <w:tab w:val="left" w:pos="567"/>
        </w:tabs>
        <w:spacing w:line="276" w:lineRule="auto"/>
        <w:ind w:left="170" w:right="-283"/>
        <w:jc w:val="both"/>
        <w:pPrChange w:id="150" w:author="Microsoft account" w:date="2025-11-26T12:45:00Z">
          <w:pPr>
            <w:tabs>
              <w:tab w:val="left" w:pos="567"/>
            </w:tabs>
            <w:spacing w:line="276" w:lineRule="auto"/>
            <w:ind w:left="170" w:right="-283"/>
            <w:jc w:val="both"/>
          </w:pPr>
        </w:pPrChange>
      </w:pPr>
    </w:p>
    <w:p w14:paraId="34AB33C2" w14:textId="43F547E5" w:rsidR="00D66F40" w:rsidDel="00151812" w:rsidRDefault="00D66F40">
      <w:pPr>
        <w:shd w:val="clear" w:color="auto" w:fill="FFFF00"/>
        <w:tabs>
          <w:tab w:val="left" w:pos="567"/>
        </w:tabs>
        <w:spacing w:line="276" w:lineRule="auto"/>
        <w:ind w:right="-283"/>
        <w:jc w:val="both"/>
        <w:rPr>
          <w:del w:id="151" w:author="Microsoft account" w:date="2025-11-26T12:40:00Z"/>
        </w:rPr>
        <w:pPrChange w:id="152" w:author="Microsoft account" w:date="2025-11-26T12:45:00Z">
          <w:pPr>
            <w:tabs>
              <w:tab w:val="left" w:pos="567"/>
            </w:tabs>
            <w:spacing w:line="276" w:lineRule="auto"/>
            <w:ind w:right="-283"/>
            <w:jc w:val="both"/>
          </w:pPr>
        </w:pPrChange>
      </w:pPr>
    </w:p>
    <w:p w14:paraId="3ED5A071" w14:textId="77777777" w:rsidR="00D66F40" w:rsidRDefault="00D66F40">
      <w:pPr>
        <w:pStyle w:val="Heading3"/>
        <w:shd w:val="clear" w:color="auto" w:fill="FFFF00"/>
        <w:spacing w:line="276" w:lineRule="auto"/>
        <w:ind w:left="0"/>
        <w:jc w:val="both"/>
        <w:rPr>
          <w:sz w:val="22"/>
          <w:szCs w:val="22"/>
          <w:lang w:val="en-US"/>
        </w:rPr>
        <w:pPrChange w:id="153" w:author="Microsoft account" w:date="2025-11-26T12:45:00Z">
          <w:pPr>
            <w:pStyle w:val="Heading3"/>
            <w:spacing w:line="276" w:lineRule="auto"/>
            <w:ind w:left="0"/>
            <w:jc w:val="both"/>
          </w:pPr>
        </w:pPrChange>
      </w:pPr>
      <w:r w:rsidRPr="00D66F40">
        <w:rPr>
          <w:sz w:val="22"/>
          <w:szCs w:val="22"/>
        </w:rPr>
        <w:t>Kesimpulan</w:t>
      </w:r>
    </w:p>
    <w:p w14:paraId="04F06DA1" w14:textId="77777777" w:rsidR="00D66F40" w:rsidRPr="00D66F40" w:rsidRDefault="00D66F40">
      <w:pPr>
        <w:pStyle w:val="Heading3"/>
        <w:shd w:val="clear" w:color="auto" w:fill="FFFF00"/>
        <w:spacing w:line="276" w:lineRule="auto"/>
        <w:ind w:left="0"/>
        <w:jc w:val="both"/>
        <w:rPr>
          <w:sz w:val="22"/>
          <w:szCs w:val="22"/>
          <w:lang w:val="en-US"/>
        </w:rPr>
        <w:pPrChange w:id="154" w:author="Microsoft account" w:date="2025-11-26T12:45:00Z">
          <w:pPr>
            <w:pStyle w:val="Heading3"/>
            <w:spacing w:line="276" w:lineRule="auto"/>
            <w:ind w:left="0"/>
            <w:jc w:val="both"/>
          </w:pPr>
        </w:pPrChange>
      </w:pPr>
    </w:p>
    <w:p w14:paraId="2478E884" w14:textId="77777777" w:rsidR="00D66F40" w:rsidRPr="00D66F40" w:rsidRDefault="00D66F40">
      <w:pPr>
        <w:pStyle w:val="ListParagraph"/>
        <w:widowControl/>
        <w:numPr>
          <w:ilvl w:val="0"/>
          <w:numId w:val="36"/>
        </w:numPr>
        <w:shd w:val="clear" w:color="auto" w:fill="FFFF00"/>
        <w:autoSpaceDE/>
        <w:autoSpaceDN/>
        <w:spacing w:line="276" w:lineRule="auto"/>
        <w:contextualSpacing/>
        <w:jc w:val="both"/>
        <w:pPrChange w:id="155" w:author="Microsoft account" w:date="2025-11-26T12:45:00Z">
          <w:pPr>
            <w:pStyle w:val="ListParagraph"/>
            <w:widowControl/>
            <w:numPr>
              <w:numId w:val="36"/>
            </w:numPr>
            <w:autoSpaceDE/>
            <w:autoSpaceDN/>
            <w:spacing w:line="276" w:lineRule="auto"/>
            <w:ind w:left="720" w:hanging="360"/>
            <w:contextualSpacing/>
            <w:jc w:val="both"/>
          </w:pPr>
        </w:pPrChange>
      </w:pPr>
      <w:r w:rsidRPr="00D66F40">
        <w:t>Produktivitas alat berat excavator di darat menggunakan merek Hitachi yaitu 93,72 m³/Jam sedangkan produktivitas alat berat excavator bersama ponton menggunakan merek Sumitomo yaitu 84,35 m³/Jam.</w:t>
      </w:r>
    </w:p>
    <w:p w14:paraId="4D7CE525" w14:textId="4FEB04CE" w:rsidR="00D66F40" w:rsidRPr="00D66F40" w:rsidRDefault="00D66F40">
      <w:pPr>
        <w:pStyle w:val="ListParagraph"/>
        <w:widowControl/>
        <w:numPr>
          <w:ilvl w:val="0"/>
          <w:numId w:val="36"/>
        </w:numPr>
        <w:shd w:val="clear" w:color="auto" w:fill="FFFF00"/>
        <w:autoSpaceDE/>
        <w:autoSpaceDN/>
        <w:spacing w:line="276" w:lineRule="auto"/>
        <w:contextualSpacing/>
        <w:jc w:val="both"/>
        <w:rPr>
          <w:b/>
        </w:rPr>
        <w:pPrChange w:id="156" w:author="Microsoft account" w:date="2025-11-26T12:45:00Z">
          <w:pPr>
            <w:pStyle w:val="ListParagraph"/>
            <w:widowControl/>
            <w:numPr>
              <w:numId w:val="36"/>
            </w:numPr>
            <w:autoSpaceDE/>
            <w:autoSpaceDN/>
            <w:spacing w:line="276" w:lineRule="auto"/>
            <w:ind w:left="720" w:hanging="360"/>
            <w:contextualSpacing/>
            <w:jc w:val="both"/>
          </w:pPr>
        </w:pPrChange>
      </w:pPr>
      <w:r w:rsidRPr="00D66F40">
        <w:t>Jumlah excavator yang dibutuhkan yaitu 10 unit terdiri dari 5 unit excavator didarat dengan menggunakan alat berat excavator merek Hitachi dan 5 unit excavator bersama ponton di air dengan menggunakan alat berat excavator merek Sumitomo.</w:t>
      </w:r>
    </w:p>
    <w:p w14:paraId="4B6FAA70" w14:textId="543D9A1F" w:rsidR="00D66F40" w:rsidRDefault="00D66F40">
      <w:pPr>
        <w:pStyle w:val="Heading3"/>
        <w:shd w:val="clear" w:color="auto" w:fill="FFFF00"/>
        <w:spacing w:line="276" w:lineRule="auto"/>
        <w:ind w:left="0"/>
        <w:jc w:val="both"/>
        <w:rPr>
          <w:sz w:val="22"/>
          <w:szCs w:val="22"/>
          <w:lang w:val="en-US"/>
        </w:rPr>
        <w:pPrChange w:id="157" w:author="Microsoft account" w:date="2025-11-26T12:45:00Z">
          <w:pPr>
            <w:pStyle w:val="Heading3"/>
            <w:spacing w:line="276" w:lineRule="auto"/>
            <w:ind w:left="0"/>
            <w:jc w:val="both"/>
          </w:pPr>
        </w:pPrChange>
      </w:pPr>
      <w:bookmarkStart w:id="158" w:name="_Toc160476190"/>
      <w:bookmarkStart w:id="159" w:name="_Toc161298482"/>
      <w:bookmarkStart w:id="160" w:name="_Toc162171124"/>
      <w:r w:rsidRPr="00D66F40">
        <w:rPr>
          <w:sz w:val="22"/>
          <w:szCs w:val="22"/>
        </w:rPr>
        <w:t xml:space="preserve"> Saran</w:t>
      </w:r>
      <w:bookmarkEnd w:id="158"/>
      <w:bookmarkEnd w:id="159"/>
      <w:bookmarkEnd w:id="160"/>
    </w:p>
    <w:p w14:paraId="6532D59A" w14:textId="77777777" w:rsidR="00D66F40" w:rsidRPr="00D66F40" w:rsidRDefault="00D66F40">
      <w:pPr>
        <w:pStyle w:val="Heading3"/>
        <w:shd w:val="clear" w:color="auto" w:fill="FFFF00"/>
        <w:spacing w:line="276" w:lineRule="auto"/>
        <w:ind w:left="0"/>
        <w:jc w:val="both"/>
        <w:rPr>
          <w:sz w:val="22"/>
          <w:szCs w:val="22"/>
          <w:lang w:val="en-US"/>
        </w:rPr>
        <w:pPrChange w:id="161" w:author="Microsoft account" w:date="2025-11-26T12:45:00Z">
          <w:pPr>
            <w:pStyle w:val="Heading3"/>
            <w:spacing w:line="276" w:lineRule="auto"/>
            <w:ind w:left="0"/>
            <w:jc w:val="both"/>
          </w:pPr>
        </w:pPrChange>
      </w:pPr>
    </w:p>
    <w:p w14:paraId="15EA570B" w14:textId="77777777" w:rsidR="00D66F40" w:rsidRPr="00D66F40" w:rsidRDefault="00D66F40">
      <w:pPr>
        <w:pStyle w:val="ListParagraph"/>
        <w:widowControl/>
        <w:numPr>
          <w:ilvl w:val="0"/>
          <w:numId w:val="37"/>
        </w:numPr>
        <w:shd w:val="clear" w:color="auto" w:fill="FFFF00"/>
        <w:autoSpaceDE/>
        <w:autoSpaceDN/>
        <w:spacing w:line="276" w:lineRule="auto"/>
        <w:contextualSpacing/>
        <w:jc w:val="both"/>
        <w:rPr>
          <w:color w:val="000000"/>
        </w:rPr>
        <w:pPrChange w:id="162" w:author="Microsoft account" w:date="2025-11-26T12:45:00Z">
          <w:pPr>
            <w:pStyle w:val="ListParagraph"/>
            <w:widowControl/>
            <w:numPr>
              <w:numId w:val="37"/>
            </w:numPr>
            <w:autoSpaceDE/>
            <w:autoSpaceDN/>
            <w:spacing w:line="276" w:lineRule="auto"/>
            <w:ind w:left="720" w:hanging="360"/>
            <w:contextualSpacing/>
            <w:jc w:val="both"/>
          </w:pPr>
        </w:pPrChange>
      </w:pPr>
      <w:r w:rsidRPr="00D66F40">
        <w:t xml:space="preserve">Peneliti selanjutnya dalam melakukan perhitungan analisis produktivitas alat berat menggunakan metode yang berbeda dan data-data alat berat harus betul-betul di perhatikan dari kapasitas </w:t>
      </w:r>
      <w:commentRangeStart w:id="163"/>
      <w:r w:rsidRPr="00151812">
        <w:rPr>
          <w:shd w:val="clear" w:color="auto" w:fill="FFFF00"/>
          <w:rPrChange w:id="164" w:author="Microsoft account" w:date="2025-11-26T12:38:00Z">
            <w:rPr/>
          </w:rPrChange>
        </w:rPr>
        <w:t>bucket</w:t>
      </w:r>
      <w:commentRangeEnd w:id="163"/>
      <w:r w:rsidR="00151812">
        <w:rPr>
          <w:rStyle w:val="CommentReference"/>
        </w:rPr>
        <w:commentReference w:id="163"/>
      </w:r>
      <w:r w:rsidRPr="00D66F40">
        <w:t>, faktor efisiensi alat, jenis material dan waktu siklus. Karena hal tersebut akan menentukan seberapa baik produksi alat yang digunakan.</w:t>
      </w:r>
      <w:commentRangeEnd w:id="149"/>
      <w:r w:rsidR="00151812">
        <w:rPr>
          <w:rStyle w:val="CommentReference"/>
        </w:rPr>
        <w:commentReference w:id="149"/>
      </w:r>
    </w:p>
    <w:p w14:paraId="5A19F7FE" w14:textId="77777777" w:rsidR="00D66F40" w:rsidRDefault="00D66F40">
      <w:pPr>
        <w:pStyle w:val="ListParagraph"/>
        <w:widowControl/>
        <w:numPr>
          <w:ilvl w:val="0"/>
          <w:numId w:val="37"/>
        </w:numPr>
        <w:shd w:val="clear" w:color="auto" w:fill="FFFF00"/>
        <w:autoSpaceDE/>
        <w:autoSpaceDN/>
        <w:spacing w:after="200" w:line="276" w:lineRule="auto"/>
        <w:contextualSpacing/>
        <w:jc w:val="both"/>
        <w:pPrChange w:id="165" w:author="Microsoft account" w:date="2025-11-26T12:38:00Z">
          <w:pPr>
            <w:pStyle w:val="ListParagraph"/>
            <w:widowControl/>
            <w:numPr>
              <w:numId w:val="37"/>
            </w:numPr>
            <w:autoSpaceDE/>
            <w:autoSpaceDN/>
            <w:spacing w:after="200" w:line="276" w:lineRule="auto"/>
            <w:ind w:left="720" w:hanging="360"/>
            <w:contextualSpacing/>
            <w:jc w:val="both"/>
          </w:pPr>
        </w:pPrChange>
      </w:pPr>
      <w:commentRangeStart w:id="166"/>
      <w:r w:rsidRPr="00D66F40">
        <w:t>Pelaksana dilapangan harus memperhitungkan sedimentasi terlebih dahulu sebelum melakukan pekerjaan normalisasi danau agar pada saat pemilihan alat berat dengan menggunakan kapasitas bucket yang lebih besar untuk mendapatkan produktivitas lebih besar.</w:t>
      </w:r>
      <w:commentRangeEnd w:id="166"/>
      <w:r w:rsidR="00151812">
        <w:rPr>
          <w:rStyle w:val="CommentReference"/>
        </w:rPr>
        <w:commentReference w:id="166"/>
      </w:r>
    </w:p>
    <w:p w14:paraId="26ED6335" w14:textId="77777777" w:rsidR="00D66F40" w:rsidRDefault="00D66F40" w:rsidP="00D66F40">
      <w:pPr>
        <w:widowControl/>
        <w:autoSpaceDE/>
        <w:autoSpaceDN/>
        <w:spacing w:after="200" w:line="276" w:lineRule="auto"/>
        <w:contextualSpacing/>
        <w:jc w:val="both"/>
      </w:pPr>
    </w:p>
    <w:p w14:paraId="03F55A5B" w14:textId="77777777" w:rsidR="00D66F40" w:rsidRDefault="00D66F40" w:rsidP="00D66F40">
      <w:pPr>
        <w:widowControl/>
        <w:autoSpaceDE/>
        <w:autoSpaceDN/>
        <w:spacing w:after="200" w:line="276" w:lineRule="auto"/>
        <w:contextualSpacing/>
        <w:jc w:val="both"/>
      </w:pPr>
    </w:p>
    <w:p w14:paraId="76981651" w14:textId="77777777" w:rsidR="00D66F40" w:rsidRPr="00D66F40" w:rsidRDefault="00D66F40" w:rsidP="00D66F40">
      <w:pPr>
        <w:widowControl/>
        <w:autoSpaceDE/>
        <w:autoSpaceDN/>
        <w:spacing w:after="200" w:line="276" w:lineRule="auto"/>
        <w:contextualSpacing/>
        <w:jc w:val="both"/>
      </w:pPr>
    </w:p>
    <w:p w14:paraId="36B8F30A" w14:textId="77777777" w:rsidR="00D66F40" w:rsidRDefault="00D66F40" w:rsidP="00D66F40">
      <w:pPr>
        <w:tabs>
          <w:tab w:val="left" w:pos="567"/>
        </w:tabs>
        <w:spacing w:line="276" w:lineRule="auto"/>
        <w:ind w:left="170" w:right="-283"/>
        <w:jc w:val="both"/>
      </w:pPr>
    </w:p>
    <w:p w14:paraId="1D817AA3" w14:textId="77777777" w:rsidR="00D66F40" w:rsidRDefault="00D66F40" w:rsidP="00D66F40">
      <w:pPr>
        <w:tabs>
          <w:tab w:val="left" w:pos="567"/>
        </w:tabs>
        <w:spacing w:line="276" w:lineRule="auto"/>
        <w:ind w:left="170" w:right="-283"/>
        <w:jc w:val="both"/>
      </w:pPr>
    </w:p>
    <w:p w14:paraId="0B4A7AC9" w14:textId="77777777" w:rsidR="00D66F40" w:rsidRDefault="00D66F40" w:rsidP="00D66F40">
      <w:pPr>
        <w:tabs>
          <w:tab w:val="left" w:pos="567"/>
        </w:tabs>
        <w:spacing w:line="276" w:lineRule="auto"/>
        <w:ind w:left="170" w:right="-283"/>
        <w:jc w:val="both"/>
      </w:pPr>
    </w:p>
    <w:p w14:paraId="43553401" w14:textId="77777777" w:rsidR="00D66F40" w:rsidRPr="005764CE" w:rsidRDefault="00D66F40" w:rsidP="00D66F40">
      <w:pPr>
        <w:tabs>
          <w:tab w:val="left" w:pos="567"/>
        </w:tabs>
        <w:spacing w:line="276" w:lineRule="auto"/>
        <w:ind w:left="170" w:right="-283"/>
        <w:jc w:val="both"/>
      </w:pPr>
    </w:p>
    <w:p w14:paraId="3FFDA5F1" w14:textId="77777777" w:rsidR="00EF21F5" w:rsidRPr="005764CE" w:rsidRDefault="00EF21F5" w:rsidP="00793675">
      <w:pPr>
        <w:adjustRightInd w:val="0"/>
        <w:spacing w:line="276" w:lineRule="auto"/>
        <w:ind w:left="284" w:right="333" w:firstLine="436"/>
        <w:jc w:val="both"/>
      </w:pPr>
    </w:p>
    <w:p w14:paraId="4A09E03F" w14:textId="77777777" w:rsidR="00D66F40" w:rsidRDefault="00D66F40" w:rsidP="00793675">
      <w:pPr>
        <w:adjustRightInd w:val="0"/>
        <w:spacing w:line="276" w:lineRule="auto"/>
        <w:ind w:left="284" w:right="333" w:firstLine="436"/>
        <w:jc w:val="both"/>
        <w:rPr>
          <w:lang w:val="es-ES" w:bidi="he-IL"/>
        </w:rPr>
        <w:sectPr w:rsidR="00D66F40" w:rsidSect="00EF21F5">
          <w:type w:val="continuous"/>
          <w:pgSz w:w="12240" w:h="15840"/>
          <w:pgMar w:top="1134" w:right="1134" w:bottom="1134" w:left="1134" w:header="720" w:footer="720" w:gutter="0"/>
          <w:cols w:num="2" w:space="720"/>
        </w:sectPr>
      </w:pPr>
    </w:p>
    <w:p w14:paraId="77ECAE3F" w14:textId="77777777" w:rsidR="00D66F40" w:rsidRDefault="00D66F40" w:rsidP="00A229A2">
      <w:pPr>
        <w:adjustRightInd w:val="0"/>
        <w:spacing w:line="276" w:lineRule="auto"/>
        <w:ind w:right="-93" w:firstLine="436"/>
        <w:jc w:val="both"/>
        <w:rPr>
          <w:lang w:val="es-ES" w:bidi="he-IL"/>
        </w:rPr>
      </w:pPr>
    </w:p>
    <w:p w14:paraId="6DF5E5E4" w14:textId="77777777" w:rsidR="00D66F40" w:rsidRDefault="00D66F40" w:rsidP="00A229A2">
      <w:pPr>
        <w:adjustRightInd w:val="0"/>
        <w:spacing w:line="276" w:lineRule="auto"/>
        <w:ind w:right="-93" w:firstLine="436"/>
        <w:jc w:val="both"/>
        <w:rPr>
          <w:lang w:val="es-ES" w:bidi="he-IL"/>
        </w:rPr>
      </w:pPr>
    </w:p>
    <w:p w14:paraId="0D814F4C" w14:textId="77777777" w:rsidR="00D66F40" w:rsidRDefault="00D66F40" w:rsidP="00A229A2">
      <w:pPr>
        <w:adjustRightInd w:val="0"/>
        <w:spacing w:line="276" w:lineRule="auto"/>
        <w:ind w:right="-93" w:firstLine="436"/>
        <w:jc w:val="both"/>
        <w:rPr>
          <w:lang w:val="es-ES" w:bidi="he-IL"/>
        </w:rPr>
      </w:pPr>
    </w:p>
    <w:p w14:paraId="34CBC6A4" w14:textId="77777777" w:rsidR="00D66F40" w:rsidRDefault="00D66F40" w:rsidP="00A229A2">
      <w:pPr>
        <w:adjustRightInd w:val="0"/>
        <w:spacing w:line="276" w:lineRule="auto"/>
        <w:ind w:right="-93" w:firstLine="436"/>
        <w:jc w:val="both"/>
        <w:rPr>
          <w:lang w:val="es-ES" w:bidi="he-IL"/>
        </w:rPr>
      </w:pPr>
    </w:p>
    <w:p w14:paraId="0890459E" w14:textId="77777777" w:rsidR="00D66F40" w:rsidRDefault="00D66F40" w:rsidP="00A229A2">
      <w:pPr>
        <w:adjustRightInd w:val="0"/>
        <w:spacing w:line="276" w:lineRule="auto"/>
        <w:ind w:right="-93" w:firstLine="436"/>
        <w:jc w:val="both"/>
        <w:rPr>
          <w:lang w:val="es-ES" w:bidi="he-IL"/>
        </w:rPr>
      </w:pPr>
    </w:p>
    <w:p w14:paraId="21CB6F2E" w14:textId="77777777" w:rsidR="00D66F40" w:rsidRDefault="00D66F40" w:rsidP="00A229A2">
      <w:pPr>
        <w:adjustRightInd w:val="0"/>
        <w:spacing w:line="276" w:lineRule="auto"/>
        <w:ind w:right="-93" w:firstLine="436"/>
        <w:jc w:val="both"/>
        <w:rPr>
          <w:lang w:val="es-ES" w:bidi="he-IL"/>
        </w:rPr>
      </w:pPr>
    </w:p>
    <w:p w14:paraId="1474F4B5" w14:textId="77777777" w:rsidR="00D66F40" w:rsidRDefault="00D66F40" w:rsidP="00A229A2">
      <w:pPr>
        <w:adjustRightInd w:val="0"/>
        <w:spacing w:line="276" w:lineRule="auto"/>
        <w:ind w:right="-93" w:firstLine="436"/>
        <w:jc w:val="both"/>
        <w:rPr>
          <w:lang w:val="es-ES" w:bidi="he-IL"/>
        </w:rPr>
      </w:pPr>
    </w:p>
    <w:p w14:paraId="65DC71AF" w14:textId="77777777" w:rsidR="00D66F40" w:rsidRDefault="00D66F40" w:rsidP="00A229A2">
      <w:pPr>
        <w:adjustRightInd w:val="0"/>
        <w:spacing w:line="276" w:lineRule="auto"/>
        <w:ind w:right="-93" w:firstLine="436"/>
        <w:jc w:val="both"/>
        <w:rPr>
          <w:lang w:val="es-ES" w:bidi="he-IL"/>
        </w:rPr>
      </w:pPr>
    </w:p>
    <w:p w14:paraId="55022DAD" w14:textId="77777777" w:rsidR="00D66F40" w:rsidRDefault="00D66F40" w:rsidP="00A229A2">
      <w:pPr>
        <w:adjustRightInd w:val="0"/>
        <w:spacing w:line="276" w:lineRule="auto"/>
        <w:ind w:right="-93" w:firstLine="436"/>
        <w:jc w:val="both"/>
        <w:rPr>
          <w:lang w:val="es-ES" w:bidi="he-IL"/>
        </w:rPr>
      </w:pPr>
    </w:p>
    <w:p w14:paraId="4F9F1D4A" w14:textId="77777777" w:rsidR="00D66F40" w:rsidRDefault="00D66F40" w:rsidP="00A229A2">
      <w:pPr>
        <w:adjustRightInd w:val="0"/>
        <w:spacing w:line="276" w:lineRule="auto"/>
        <w:ind w:right="-93" w:firstLine="436"/>
        <w:jc w:val="both"/>
        <w:rPr>
          <w:lang w:val="es-ES" w:bidi="he-IL"/>
        </w:rPr>
      </w:pPr>
    </w:p>
    <w:p w14:paraId="243B3873" w14:textId="77777777" w:rsidR="00D66F40" w:rsidRPr="004F25D2" w:rsidRDefault="00D66F40" w:rsidP="00D66F40">
      <w:pPr>
        <w:rPr>
          <w:b/>
          <w:sz w:val="24"/>
          <w:szCs w:val="24"/>
        </w:rPr>
      </w:pPr>
      <w:r w:rsidRPr="004F25D2">
        <w:rPr>
          <w:b/>
          <w:sz w:val="24"/>
          <w:szCs w:val="24"/>
        </w:rPr>
        <w:t>DAFTAR PUSTAKA</w:t>
      </w:r>
    </w:p>
    <w:p w14:paraId="0EF1532C" w14:textId="77777777" w:rsidR="00D66F40" w:rsidRPr="004F25D2" w:rsidRDefault="00D66F40" w:rsidP="00D66F40">
      <w:pPr>
        <w:jc w:val="center"/>
        <w:rPr>
          <w:b/>
          <w:sz w:val="24"/>
          <w:szCs w:val="24"/>
        </w:rPr>
      </w:pPr>
    </w:p>
    <w:p w14:paraId="5B1065B9" w14:textId="02D69141" w:rsidR="00D66F40" w:rsidRPr="00623374" w:rsidRDefault="00623374">
      <w:pPr>
        <w:shd w:val="clear" w:color="auto" w:fill="FFFF00"/>
        <w:jc w:val="both"/>
        <w:pPrChange w:id="167" w:author="Microsoft account" w:date="2025-11-26T12:35:00Z">
          <w:pPr>
            <w:jc w:val="both"/>
          </w:pPr>
        </w:pPrChange>
      </w:pPr>
      <w:commentRangeStart w:id="168"/>
      <w:r>
        <w:t xml:space="preserve">Alifen, </w:t>
      </w:r>
      <w:r w:rsidR="00D66F40" w:rsidRPr="00623374">
        <w:t xml:space="preserve">Ratna S. (2012). Diktat Teknik </w:t>
      </w:r>
      <w:r w:rsidR="00D66F40" w:rsidRPr="00623374">
        <w:br/>
        <w:t xml:space="preserve"> </w:t>
      </w:r>
      <w:r w:rsidR="00D66F40" w:rsidRPr="00623374">
        <w:tab/>
        <w:t xml:space="preserve">  Pelaksanaan dan Peralatan, </w:t>
      </w:r>
      <w:r w:rsidR="00D66F40" w:rsidRPr="00623374">
        <w:br/>
        <w:t xml:space="preserve"> </w:t>
      </w:r>
      <w:r w:rsidR="00D66F40" w:rsidRPr="00623374">
        <w:tab/>
        <w:t xml:space="preserve">  Universitas Kristen Petra.</w:t>
      </w:r>
    </w:p>
    <w:p w14:paraId="7387381B" w14:textId="791AD5EA" w:rsidR="00D66F40" w:rsidRPr="00623374" w:rsidRDefault="00D66F40">
      <w:pPr>
        <w:shd w:val="clear" w:color="auto" w:fill="FFFF00"/>
        <w:jc w:val="both"/>
        <w:pPrChange w:id="169" w:author="Microsoft account" w:date="2025-11-26T12:35:00Z">
          <w:pPr>
            <w:jc w:val="both"/>
          </w:pPr>
        </w:pPrChange>
      </w:pPr>
      <w:r w:rsidRPr="00623374">
        <w:t xml:space="preserve">Erivianto, W . I. (2002). Manajemen Proyek </w:t>
      </w:r>
      <w:r w:rsidRPr="00623374">
        <w:br/>
        <w:t xml:space="preserve"> </w:t>
      </w:r>
      <w:r w:rsidRPr="00623374">
        <w:tab/>
        <w:t xml:space="preserve">  Konstruksi, Penerbit Andi, </w:t>
      </w:r>
      <w:r w:rsidRPr="00623374">
        <w:br/>
        <w:t xml:space="preserve"> </w:t>
      </w:r>
      <w:r w:rsidRPr="00623374">
        <w:tab/>
        <w:t xml:space="preserve">  Yogyakarta.</w:t>
      </w:r>
    </w:p>
    <w:p w14:paraId="25806570" w14:textId="57722113" w:rsidR="00D66F40" w:rsidRPr="00623374" w:rsidRDefault="00D66F40">
      <w:pPr>
        <w:shd w:val="clear" w:color="auto" w:fill="FFFF00"/>
        <w:jc w:val="both"/>
        <w:pPrChange w:id="170" w:author="Microsoft account" w:date="2025-11-26T12:35:00Z">
          <w:pPr>
            <w:jc w:val="both"/>
          </w:pPr>
        </w:pPrChange>
      </w:pPr>
      <w:r w:rsidRPr="00623374">
        <w:t xml:space="preserve">F. Saputra (2018), “Kajian Produktivitas Alat </w:t>
      </w:r>
      <w:r w:rsidRPr="00623374">
        <w:br/>
        <w:t xml:space="preserve"> </w:t>
      </w:r>
      <w:r w:rsidRPr="00623374">
        <w:tab/>
        <w:t xml:space="preserve"> </w:t>
      </w:r>
      <w:r w:rsidR="00623374">
        <w:t xml:space="preserve"> </w:t>
      </w:r>
      <w:r w:rsidRPr="00623374">
        <w:t xml:space="preserve">Muat dan Alat Angkut pada </w:t>
      </w:r>
      <w:r w:rsidRPr="00623374">
        <w:br/>
        <w:t xml:space="preserve"> </w:t>
      </w:r>
      <w:r w:rsidRPr="00623374">
        <w:tab/>
      </w:r>
      <w:r w:rsidR="00623374">
        <w:t xml:space="preserve"> </w:t>
      </w:r>
      <w:r w:rsidRPr="00623374">
        <w:t xml:space="preserve"> Pengupasan Overburden di PIT S5 </w:t>
      </w:r>
      <w:r w:rsidRPr="00623374">
        <w:br/>
        <w:t xml:space="preserve"> </w:t>
      </w:r>
      <w:r w:rsidRPr="00623374">
        <w:tab/>
      </w:r>
      <w:r w:rsidR="00623374">
        <w:t xml:space="preserve"> </w:t>
      </w:r>
      <w:r w:rsidRPr="00623374">
        <w:t xml:space="preserve"> Selatan,” Indonesian Mining and </w:t>
      </w:r>
      <w:r w:rsidRPr="00623374">
        <w:br/>
        <w:t xml:space="preserve"> </w:t>
      </w:r>
      <w:r w:rsidRPr="00623374">
        <w:tab/>
      </w:r>
      <w:r w:rsidR="00623374">
        <w:t xml:space="preserve"> </w:t>
      </w:r>
      <w:r w:rsidRPr="00623374">
        <w:t xml:space="preserve"> Energy Journal,pp.  29 -39</w:t>
      </w:r>
    </w:p>
    <w:p w14:paraId="4DE58D2A" w14:textId="1DC7B79B" w:rsidR="00D66F40" w:rsidRPr="00623374" w:rsidRDefault="00D66F40">
      <w:pPr>
        <w:shd w:val="clear" w:color="auto" w:fill="FFFF00"/>
        <w:adjustRightInd w:val="0"/>
        <w:spacing w:line="276" w:lineRule="auto"/>
        <w:ind w:right="-93"/>
        <w:jc w:val="both"/>
        <w:pPrChange w:id="171" w:author="Microsoft account" w:date="2025-11-26T12:35:00Z">
          <w:pPr>
            <w:adjustRightInd w:val="0"/>
            <w:spacing w:line="276" w:lineRule="auto"/>
            <w:ind w:right="-93"/>
            <w:jc w:val="both"/>
          </w:pPr>
        </w:pPrChange>
      </w:pPr>
      <w:r w:rsidRPr="00623374">
        <w:t xml:space="preserve">Ilahi, R.R., Eddy I. &amp; Fuad R.S.. (2014). Kajian </w:t>
      </w:r>
      <w:r w:rsidRPr="00623374">
        <w:br/>
        <w:t xml:space="preserve"> </w:t>
      </w:r>
      <w:r w:rsidRPr="00623374">
        <w:tab/>
      </w:r>
      <w:r w:rsidR="00623374">
        <w:t xml:space="preserve"> </w:t>
      </w:r>
      <w:r w:rsidRPr="00623374">
        <w:t xml:space="preserve">Teknis Produktivitas Alat Gali </w:t>
      </w:r>
      <w:r w:rsidRPr="00623374">
        <w:br/>
        <w:t xml:space="preserve">            </w:t>
      </w:r>
      <w:r w:rsidR="00623374">
        <w:t xml:space="preserve"> </w:t>
      </w:r>
      <w:r w:rsidRPr="00623374">
        <w:t xml:space="preserve"> Muat (Excavator) Dan Alat Angkut </w:t>
      </w:r>
      <w:r w:rsidRPr="00623374">
        <w:br/>
        <w:t xml:space="preserve"> </w:t>
      </w:r>
      <w:r w:rsidR="00623374">
        <w:t xml:space="preserve"> </w:t>
      </w:r>
      <w:r w:rsidRPr="00623374">
        <w:tab/>
      </w:r>
      <w:r w:rsidR="00623374">
        <w:t xml:space="preserve"> </w:t>
      </w:r>
      <w:r w:rsidRPr="00623374">
        <w:t xml:space="preserve">(Dumptruck) Pada Pengupasan Tanah </w:t>
      </w:r>
      <w:r w:rsidRPr="00623374">
        <w:br/>
        <w:t xml:space="preserve">           </w:t>
      </w:r>
      <w:r w:rsidR="00623374">
        <w:t xml:space="preserve">  </w:t>
      </w:r>
      <w:r w:rsidRPr="00623374">
        <w:t xml:space="preserve"> Penutup Bulan September 2013 Di Pit 3 </w:t>
      </w:r>
      <w:r w:rsidRPr="00623374">
        <w:br/>
        <w:t xml:space="preserve"> </w:t>
      </w:r>
      <w:r w:rsidRPr="00623374">
        <w:tab/>
      </w:r>
      <w:r w:rsidR="00623374">
        <w:t xml:space="preserve"> </w:t>
      </w:r>
      <w:r w:rsidRPr="00623374">
        <w:t xml:space="preserve">Banko Barat PT. Bukit Asam </w:t>
      </w:r>
      <w:r w:rsidRPr="00623374">
        <w:br/>
        <w:t xml:space="preserve">             </w:t>
      </w:r>
      <w:r w:rsidR="00623374">
        <w:t xml:space="preserve"> </w:t>
      </w:r>
      <w:r w:rsidRPr="00623374">
        <w:t xml:space="preserve">(Persero) Tbk. UPTE. Universitas </w:t>
      </w:r>
      <w:r w:rsidRPr="00623374">
        <w:br/>
        <w:t xml:space="preserve"> </w:t>
      </w:r>
      <w:r w:rsidRPr="00623374">
        <w:tab/>
      </w:r>
      <w:r w:rsidR="00623374">
        <w:t xml:space="preserve"> </w:t>
      </w:r>
      <w:r w:rsidRPr="00623374">
        <w:t>Sriwijaya: Indralaya.</w:t>
      </w:r>
    </w:p>
    <w:p w14:paraId="6A61B3F6" w14:textId="11DB86D5" w:rsidR="00623374" w:rsidRPr="00623374" w:rsidRDefault="00623374">
      <w:pPr>
        <w:shd w:val="clear" w:color="auto" w:fill="FFFF00"/>
        <w:spacing w:line="360" w:lineRule="auto"/>
        <w:jc w:val="both"/>
        <w:pPrChange w:id="172" w:author="Microsoft account" w:date="2025-11-26T12:35:00Z">
          <w:pPr>
            <w:spacing w:line="360" w:lineRule="auto"/>
            <w:jc w:val="both"/>
          </w:pPr>
        </w:pPrChange>
      </w:pPr>
      <w:r w:rsidRPr="00623374">
        <w:t xml:space="preserve">Kerzner.(2006), Panduan Aplikasi Proyek </w:t>
      </w:r>
      <w:r w:rsidRPr="00623374">
        <w:br/>
        <w:t xml:space="preserve"> </w:t>
      </w:r>
      <w:r w:rsidRPr="00623374">
        <w:tab/>
      </w:r>
      <w:r>
        <w:t xml:space="preserve"> </w:t>
      </w:r>
      <w:r w:rsidRPr="00623374">
        <w:t>Konstruksi, Yudhistira, Jakarta</w:t>
      </w:r>
    </w:p>
    <w:p w14:paraId="3EC017E6" w14:textId="2DD064D5" w:rsidR="00623374" w:rsidRPr="00623374" w:rsidRDefault="00623374">
      <w:pPr>
        <w:shd w:val="clear" w:color="auto" w:fill="FFFF00"/>
        <w:adjustRightInd w:val="0"/>
        <w:spacing w:line="276" w:lineRule="auto"/>
        <w:ind w:right="-93"/>
        <w:jc w:val="both"/>
        <w:rPr>
          <w:lang w:val="es-ES" w:bidi="he-IL"/>
        </w:rPr>
        <w:pPrChange w:id="173" w:author="Microsoft account" w:date="2025-11-26T12:35:00Z">
          <w:pPr>
            <w:adjustRightInd w:val="0"/>
            <w:spacing w:line="276" w:lineRule="auto"/>
            <w:ind w:right="-93"/>
            <w:jc w:val="both"/>
          </w:pPr>
        </w:pPrChange>
      </w:pPr>
      <w:r w:rsidRPr="00623374">
        <w:t xml:space="preserve">Kholil, A. (2012). Alat Berat. PT Remaja </w:t>
      </w:r>
      <w:r w:rsidRPr="00623374">
        <w:br/>
        <w:t xml:space="preserve"> </w:t>
      </w:r>
      <w:r w:rsidRPr="00623374">
        <w:tab/>
      </w:r>
      <w:r>
        <w:t xml:space="preserve"> </w:t>
      </w:r>
      <w:r w:rsidRPr="00623374">
        <w:t>Rosdakarya. Bandung.</w:t>
      </w:r>
    </w:p>
    <w:p w14:paraId="7A655BD9" w14:textId="2EB915D9" w:rsidR="00D66F40" w:rsidRDefault="00623374">
      <w:pPr>
        <w:shd w:val="clear" w:color="auto" w:fill="FFFF00"/>
        <w:adjustRightInd w:val="0"/>
        <w:spacing w:line="276" w:lineRule="auto"/>
        <w:ind w:right="-93"/>
        <w:jc w:val="both"/>
        <w:rPr>
          <w:shd w:val="clear" w:color="auto" w:fill="FFFFFF"/>
        </w:rPr>
        <w:pPrChange w:id="174" w:author="Microsoft account" w:date="2025-11-26T12:35:00Z">
          <w:pPr>
            <w:adjustRightInd w:val="0"/>
            <w:spacing w:line="276" w:lineRule="auto"/>
            <w:ind w:right="-93"/>
            <w:jc w:val="both"/>
          </w:pPr>
        </w:pPrChange>
      </w:pPr>
      <w:r w:rsidRPr="00623374">
        <w:rPr>
          <w:rStyle w:val="personname"/>
          <w:shd w:val="clear" w:color="auto" w:fill="FFFFFF"/>
        </w:rPr>
        <w:t>Lydianingtias</w:t>
      </w:r>
      <w:r w:rsidRPr="00623374">
        <w:rPr>
          <w:shd w:val="clear" w:color="auto" w:fill="FFFFFF"/>
        </w:rPr>
        <w:t> and </w:t>
      </w:r>
      <w:r w:rsidRPr="00623374">
        <w:rPr>
          <w:rStyle w:val="personname"/>
          <w:shd w:val="clear" w:color="auto" w:fill="FFFFFF"/>
        </w:rPr>
        <w:t xml:space="preserve">Suhariyanto, </w:t>
      </w:r>
      <w:r w:rsidRPr="00623374">
        <w:rPr>
          <w:shd w:val="clear" w:color="auto" w:fill="FFFFFF"/>
        </w:rPr>
        <w:t>(2018) </w:t>
      </w:r>
      <w:r w:rsidRPr="00623374">
        <w:rPr>
          <w:rStyle w:val="Emphasis"/>
          <w:shd w:val="clear" w:color="auto" w:fill="FFFFFF"/>
        </w:rPr>
        <w:t xml:space="preserve">Alat </w:t>
      </w:r>
      <w:r w:rsidRPr="00623374">
        <w:rPr>
          <w:rStyle w:val="Emphasis"/>
          <w:shd w:val="clear" w:color="auto" w:fill="FFFFFF"/>
        </w:rPr>
        <w:br/>
        <w:t xml:space="preserve"> </w:t>
      </w:r>
      <w:r w:rsidRPr="00623374">
        <w:rPr>
          <w:rStyle w:val="Emphasis"/>
          <w:shd w:val="clear" w:color="auto" w:fill="FFFFFF"/>
        </w:rPr>
        <w:tab/>
      </w:r>
      <w:r>
        <w:rPr>
          <w:rStyle w:val="Emphasis"/>
          <w:shd w:val="clear" w:color="auto" w:fill="FFFFFF"/>
        </w:rPr>
        <w:t xml:space="preserve"> </w:t>
      </w:r>
      <w:r w:rsidRPr="00623374">
        <w:rPr>
          <w:rStyle w:val="Emphasis"/>
          <w:shd w:val="clear" w:color="auto" w:fill="FFFFFF"/>
        </w:rPr>
        <w:t>berat, P</w:t>
      </w:r>
      <w:r w:rsidRPr="00623374">
        <w:rPr>
          <w:shd w:val="clear" w:color="auto" w:fill="FFFFFF"/>
        </w:rPr>
        <w:t>OLINEMA PRESS</w:t>
      </w:r>
    </w:p>
    <w:p w14:paraId="065B6665" w14:textId="6F6B2063" w:rsidR="00623374" w:rsidRPr="00623374" w:rsidRDefault="00623374">
      <w:pPr>
        <w:shd w:val="clear" w:color="auto" w:fill="FFFF00"/>
        <w:spacing w:line="276" w:lineRule="auto"/>
        <w:jc w:val="both"/>
        <w:pPrChange w:id="175" w:author="Microsoft account" w:date="2025-11-26T12:35:00Z">
          <w:pPr>
            <w:spacing w:line="276" w:lineRule="auto"/>
            <w:jc w:val="both"/>
          </w:pPr>
        </w:pPrChange>
      </w:pPr>
      <w:r w:rsidRPr="00623374">
        <w:t xml:space="preserve">Nunnally, S.W. (2007). Construction Methods </w:t>
      </w:r>
      <w:r w:rsidRPr="00623374">
        <w:br/>
        <w:t xml:space="preserve"> </w:t>
      </w:r>
      <w:r w:rsidRPr="00623374">
        <w:tab/>
        <w:t xml:space="preserve"> and Management, Seventh Edition. </w:t>
      </w:r>
      <w:r w:rsidRPr="00623374">
        <w:br/>
        <w:t xml:space="preserve"> </w:t>
      </w:r>
      <w:r w:rsidRPr="00623374">
        <w:tab/>
        <w:t xml:space="preserve"> Prentice Hall, Inc. </w:t>
      </w:r>
    </w:p>
    <w:p w14:paraId="7B73E729" w14:textId="454B0C0F" w:rsidR="00623374" w:rsidRPr="00623374" w:rsidRDefault="00623374">
      <w:pPr>
        <w:shd w:val="clear" w:color="auto" w:fill="FFFF00"/>
        <w:spacing w:line="276" w:lineRule="auto"/>
        <w:pPrChange w:id="176" w:author="Microsoft account" w:date="2025-11-26T12:35:00Z">
          <w:pPr>
            <w:spacing w:line="276" w:lineRule="auto"/>
          </w:pPr>
        </w:pPrChange>
      </w:pPr>
      <w:r w:rsidRPr="00623374">
        <w:t xml:space="preserve">Permen No.28 PRT/M/2016 . Analisis Harga </w:t>
      </w:r>
      <w:r>
        <w:t xml:space="preserve"> </w:t>
      </w:r>
      <w:r w:rsidRPr="00623374">
        <w:t xml:space="preserve">Satuan </w:t>
      </w:r>
      <w:r>
        <w:br/>
        <w:t xml:space="preserve"> </w:t>
      </w:r>
      <w:r>
        <w:tab/>
        <w:t xml:space="preserve"> </w:t>
      </w:r>
      <w:r w:rsidRPr="00623374">
        <w:t>Perkerjaan.</w:t>
      </w:r>
    </w:p>
    <w:p w14:paraId="2878121F" w14:textId="35AB4791" w:rsidR="00623374" w:rsidRPr="00623374" w:rsidRDefault="00623374">
      <w:pPr>
        <w:shd w:val="clear" w:color="auto" w:fill="FFFF00"/>
        <w:spacing w:line="276" w:lineRule="auto"/>
        <w:pPrChange w:id="177" w:author="Microsoft account" w:date="2025-11-26T12:35:00Z">
          <w:pPr>
            <w:spacing w:line="276" w:lineRule="auto"/>
          </w:pPr>
        </w:pPrChange>
      </w:pPr>
      <w:r w:rsidRPr="00623374">
        <w:t xml:space="preserve">Peurifoy, R.L. </w:t>
      </w:r>
      <w:r>
        <w:t>(2006). Construction, Planning,</w:t>
      </w:r>
      <w:r>
        <w:br/>
        <w:t xml:space="preserve"> </w:t>
      </w:r>
      <w:r>
        <w:tab/>
        <w:t xml:space="preserve">  </w:t>
      </w:r>
      <w:r w:rsidRPr="00623374">
        <w:t xml:space="preserve">Equipment, and </w:t>
      </w:r>
      <w:r>
        <w:t xml:space="preserve">Methods, Seventh </w:t>
      </w:r>
      <w:r w:rsidRPr="00623374">
        <w:t xml:space="preserve">Edition. </w:t>
      </w:r>
      <w:r>
        <w:br/>
        <w:t xml:space="preserve"> </w:t>
      </w:r>
      <w:r>
        <w:tab/>
        <w:t xml:space="preserve">  </w:t>
      </w:r>
      <w:r w:rsidRPr="00623374">
        <w:t>Mc Graw Hill, Inc.</w:t>
      </w:r>
    </w:p>
    <w:p w14:paraId="6115904A" w14:textId="220D9928" w:rsidR="00623374" w:rsidRPr="00623374" w:rsidRDefault="00623374">
      <w:pPr>
        <w:pStyle w:val="Heading1"/>
        <w:shd w:val="clear" w:color="auto" w:fill="FFFF00"/>
        <w:spacing w:before="0" w:line="276" w:lineRule="auto"/>
        <w:jc w:val="both"/>
        <w:rPr>
          <w:b w:val="0"/>
          <w:color w:val="auto"/>
          <w:sz w:val="22"/>
          <w:szCs w:val="22"/>
        </w:rPr>
        <w:pPrChange w:id="178" w:author="Microsoft account" w:date="2025-11-26T12:35:00Z">
          <w:pPr>
            <w:pStyle w:val="Heading1"/>
            <w:shd w:val="clear" w:color="auto" w:fill="FFFFFF"/>
            <w:spacing w:before="0" w:line="276" w:lineRule="auto"/>
            <w:jc w:val="both"/>
          </w:pPr>
        </w:pPrChange>
      </w:pPr>
      <w:r w:rsidRPr="00623374">
        <w:rPr>
          <w:rStyle w:val="name"/>
          <w:b w:val="0"/>
          <w:bCs w:val="0"/>
          <w:color w:val="auto"/>
          <w:sz w:val="22"/>
          <w:szCs w:val="22"/>
        </w:rPr>
        <w:t xml:space="preserve">R. Anisari, (2016) </w:t>
      </w:r>
      <w:r w:rsidRPr="00623374">
        <w:rPr>
          <w:b w:val="0"/>
          <w:color w:val="auto"/>
          <w:sz w:val="22"/>
          <w:szCs w:val="22"/>
        </w:rPr>
        <w:t xml:space="preserve">Produktivitas Alat Muat Dan </w:t>
      </w:r>
      <w:r w:rsidRPr="00623374">
        <w:rPr>
          <w:b w:val="0"/>
          <w:color w:val="auto"/>
          <w:sz w:val="22"/>
          <w:szCs w:val="22"/>
        </w:rPr>
        <w:br/>
        <w:t xml:space="preserve"> </w:t>
      </w:r>
      <w:r w:rsidRPr="00623374">
        <w:rPr>
          <w:b w:val="0"/>
          <w:color w:val="auto"/>
          <w:sz w:val="22"/>
          <w:szCs w:val="22"/>
        </w:rPr>
        <w:tab/>
        <w:t xml:space="preserve">  Angkut Pada Pengupasan Lapisan </w:t>
      </w:r>
      <w:r w:rsidRPr="00623374">
        <w:rPr>
          <w:b w:val="0"/>
          <w:color w:val="auto"/>
          <w:sz w:val="22"/>
          <w:szCs w:val="22"/>
        </w:rPr>
        <w:br/>
        <w:t xml:space="preserve"> </w:t>
      </w:r>
      <w:r w:rsidRPr="00623374">
        <w:rPr>
          <w:b w:val="0"/>
          <w:color w:val="auto"/>
          <w:sz w:val="22"/>
          <w:szCs w:val="22"/>
        </w:rPr>
        <w:tab/>
        <w:t xml:space="preserve">  Tanah Penutup Di Pit 8 Fleet D Pt. </w:t>
      </w:r>
      <w:r w:rsidRPr="00623374">
        <w:rPr>
          <w:b w:val="0"/>
          <w:color w:val="auto"/>
          <w:sz w:val="22"/>
          <w:szCs w:val="22"/>
        </w:rPr>
        <w:br/>
        <w:t xml:space="preserve"> </w:t>
      </w:r>
      <w:r w:rsidRPr="00623374">
        <w:rPr>
          <w:b w:val="0"/>
          <w:color w:val="auto"/>
          <w:sz w:val="22"/>
          <w:szCs w:val="22"/>
        </w:rPr>
        <w:tab/>
        <w:t xml:space="preserve">   Jhonlin Baratama Jobsite Satui </w:t>
      </w:r>
      <w:r w:rsidRPr="00623374">
        <w:rPr>
          <w:b w:val="0"/>
          <w:color w:val="auto"/>
          <w:sz w:val="22"/>
          <w:szCs w:val="22"/>
        </w:rPr>
        <w:br/>
        <w:t xml:space="preserve"> </w:t>
      </w:r>
      <w:r w:rsidRPr="00623374">
        <w:rPr>
          <w:b w:val="0"/>
          <w:color w:val="auto"/>
          <w:sz w:val="22"/>
          <w:szCs w:val="22"/>
        </w:rPr>
        <w:tab/>
        <w:t xml:space="preserve">   Kalimantan Selatan</w:t>
      </w:r>
    </w:p>
    <w:p w14:paraId="134D5D59" w14:textId="06E554A7" w:rsidR="00623374" w:rsidRPr="00623374" w:rsidRDefault="00623374">
      <w:pPr>
        <w:shd w:val="clear" w:color="auto" w:fill="FFFF00"/>
        <w:spacing w:line="276" w:lineRule="auto"/>
        <w:jc w:val="both"/>
        <w:pPrChange w:id="179" w:author="Microsoft account" w:date="2025-11-26T12:35:00Z">
          <w:pPr>
            <w:spacing w:line="276" w:lineRule="auto"/>
            <w:jc w:val="both"/>
          </w:pPr>
        </w:pPrChange>
      </w:pPr>
      <w:r w:rsidRPr="00623374">
        <w:t xml:space="preserve">Rostiyanti, F, S. Ir, (2002).  Alat Berat untuk </w:t>
      </w:r>
      <w:r w:rsidRPr="00623374">
        <w:br/>
        <w:t xml:space="preserve"> </w:t>
      </w:r>
      <w:r w:rsidRPr="00623374">
        <w:tab/>
        <w:t xml:space="preserve">   Proyek Konstruksi. Rineka Cipta. </w:t>
      </w:r>
      <w:r w:rsidRPr="00623374">
        <w:br/>
        <w:t xml:space="preserve">               </w:t>
      </w:r>
      <w:r>
        <w:t xml:space="preserve"> </w:t>
      </w:r>
      <w:r w:rsidRPr="00623374">
        <w:t>Jakarta.</w:t>
      </w:r>
    </w:p>
    <w:p w14:paraId="1A02D97B" w14:textId="37C9E520" w:rsidR="00623374" w:rsidRPr="00623374" w:rsidRDefault="00623374">
      <w:pPr>
        <w:shd w:val="clear" w:color="auto" w:fill="FFFF00"/>
        <w:spacing w:before="100" w:beforeAutospacing="1" w:after="300" w:line="276" w:lineRule="auto"/>
        <w:jc w:val="both"/>
        <w:rPr>
          <w:shd w:val="clear" w:color="auto" w:fill="FFFFFF"/>
        </w:rPr>
        <w:pPrChange w:id="180" w:author="Microsoft account" w:date="2025-11-26T12:35:00Z">
          <w:pPr>
            <w:shd w:val="clear" w:color="auto" w:fill="FFFFFF"/>
            <w:spacing w:before="100" w:beforeAutospacing="1" w:after="300" w:line="276" w:lineRule="auto"/>
            <w:jc w:val="both"/>
          </w:pPr>
        </w:pPrChange>
      </w:pPr>
      <w:r w:rsidRPr="00623374">
        <w:rPr>
          <w:rStyle w:val="Emphasis"/>
          <w:bCs/>
          <w:shd w:val="clear" w:color="auto" w:fill="FFFFFF"/>
        </w:rPr>
        <w:t>Tenriajeng</w:t>
      </w:r>
      <w:r w:rsidRPr="00623374">
        <w:rPr>
          <w:shd w:val="clear" w:color="auto" w:fill="FFFFFF"/>
        </w:rPr>
        <w:t>, A. T. (</w:t>
      </w:r>
      <w:r w:rsidRPr="00623374">
        <w:rPr>
          <w:rStyle w:val="Emphasis"/>
          <w:bCs/>
          <w:shd w:val="clear" w:color="auto" w:fill="FFFFFF"/>
        </w:rPr>
        <w:t>2003</w:t>
      </w:r>
      <w:r w:rsidRPr="00623374">
        <w:rPr>
          <w:shd w:val="clear" w:color="auto" w:fill="FFFFFF"/>
        </w:rPr>
        <w:t>). Pemindahan Tanah</w:t>
      </w:r>
      <w:r>
        <w:rPr>
          <w:shd w:val="clear" w:color="auto" w:fill="FFFFFF"/>
        </w:rPr>
        <w:br/>
        <w:t xml:space="preserve"> </w:t>
      </w:r>
      <w:r>
        <w:rPr>
          <w:shd w:val="clear" w:color="auto" w:fill="FFFFFF"/>
        </w:rPr>
        <w:tab/>
        <w:t xml:space="preserve">   </w:t>
      </w:r>
      <w:r w:rsidRPr="00623374">
        <w:rPr>
          <w:shd w:val="clear" w:color="auto" w:fill="FFFFFF"/>
        </w:rPr>
        <w:t>Mekanis. Jakarta: Gunadarma.</w:t>
      </w:r>
    </w:p>
    <w:p w14:paraId="7A5DF55C" w14:textId="02032EEF" w:rsidR="00623374" w:rsidRPr="00623374" w:rsidRDefault="00623374">
      <w:pPr>
        <w:shd w:val="clear" w:color="auto" w:fill="FFFF00"/>
        <w:spacing w:line="276" w:lineRule="auto"/>
        <w:jc w:val="both"/>
        <w:pPrChange w:id="181" w:author="Microsoft account" w:date="2025-11-26T12:35:00Z">
          <w:pPr>
            <w:spacing w:line="276" w:lineRule="auto"/>
            <w:jc w:val="both"/>
          </w:pPr>
        </w:pPrChange>
      </w:pPr>
      <w:r w:rsidRPr="00623374">
        <w:t>Wilopo, Djoko., (2011). Metode Konstruksi dan Alat-</w:t>
      </w:r>
      <w:r>
        <w:br/>
        <w:t xml:space="preserve"> </w:t>
      </w:r>
      <w:r>
        <w:tab/>
        <w:t xml:space="preserve">  </w:t>
      </w:r>
      <w:r w:rsidRPr="00623374">
        <w:t xml:space="preserve">alat Berat. Penerbit Universitas Indonesia </w:t>
      </w:r>
      <w:r>
        <w:br/>
        <w:t xml:space="preserve"> </w:t>
      </w:r>
      <w:r>
        <w:tab/>
        <w:t xml:space="preserve">  </w:t>
      </w:r>
      <w:r w:rsidRPr="00623374">
        <w:t>(UI press). Jakarta.</w:t>
      </w:r>
    </w:p>
    <w:p w14:paraId="0D87F0D7" w14:textId="369A198C" w:rsidR="00623374" w:rsidRPr="00623374" w:rsidRDefault="00623374">
      <w:pPr>
        <w:shd w:val="clear" w:color="auto" w:fill="FFFF00"/>
        <w:adjustRightInd w:val="0"/>
        <w:spacing w:line="276" w:lineRule="auto"/>
        <w:ind w:right="-93"/>
        <w:jc w:val="both"/>
        <w:rPr>
          <w:lang w:val="es-ES" w:bidi="he-IL"/>
        </w:rPr>
        <w:pPrChange w:id="182" w:author="Microsoft account" w:date="2025-11-26T12:35:00Z">
          <w:pPr>
            <w:adjustRightInd w:val="0"/>
            <w:spacing w:line="276" w:lineRule="auto"/>
            <w:ind w:right="-93"/>
            <w:jc w:val="both"/>
          </w:pPr>
        </w:pPrChange>
      </w:pPr>
      <w:r w:rsidRPr="00623374">
        <w:t xml:space="preserve">Yanto Indonesianto, (2005), ”Pemindahan Tanah </w:t>
      </w:r>
      <w:r>
        <w:br/>
        <w:t xml:space="preserve"> </w:t>
      </w:r>
      <w:r>
        <w:tab/>
        <w:t xml:space="preserve">  Mekanis”,UPN </w:t>
      </w:r>
      <w:r w:rsidRPr="00623374">
        <w:t>“</w:t>
      </w:r>
      <w:r>
        <w:t xml:space="preserve"> </w:t>
      </w:r>
      <w:r w:rsidRPr="00623374">
        <w:t>Veteran”Yogyakarta</w:t>
      </w:r>
      <w:commentRangeEnd w:id="168"/>
      <w:r w:rsidR="0022403C">
        <w:rPr>
          <w:rStyle w:val="CommentReference"/>
        </w:rPr>
        <w:commentReference w:id="168"/>
      </w:r>
    </w:p>
    <w:p w14:paraId="1AEA89D8" w14:textId="77777777" w:rsidR="002203A3" w:rsidRDefault="002203A3">
      <w:pPr>
        <w:widowControl/>
        <w:shd w:val="clear" w:color="auto" w:fill="FFFF00"/>
        <w:autoSpaceDE/>
        <w:autoSpaceDN/>
        <w:spacing w:line="360" w:lineRule="auto"/>
        <w:jc w:val="both"/>
        <w:rPr>
          <w:rFonts w:eastAsia="Calibri"/>
          <w:i/>
          <w:iCs/>
          <w:sz w:val="24"/>
          <w:szCs w:val="24"/>
          <w:lang w:val="es-ES"/>
        </w:rPr>
        <w:sectPr w:rsidR="002203A3" w:rsidSect="002203A3">
          <w:type w:val="continuous"/>
          <w:pgSz w:w="12240" w:h="15840"/>
          <w:pgMar w:top="1134" w:right="1134" w:bottom="1134" w:left="1134" w:header="720" w:footer="720" w:gutter="0"/>
          <w:cols w:num="2" w:space="332"/>
        </w:sectPr>
        <w:pPrChange w:id="183" w:author="Microsoft account" w:date="2025-11-26T12:35:00Z">
          <w:pPr>
            <w:widowControl/>
            <w:autoSpaceDE/>
            <w:autoSpaceDN/>
            <w:spacing w:line="360" w:lineRule="auto"/>
            <w:jc w:val="both"/>
          </w:pPr>
        </w:pPrChange>
      </w:pPr>
    </w:p>
    <w:p w14:paraId="1388D33D" w14:textId="77777777" w:rsidR="00AF66E3" w:rsidRPr="00AF66E3" w:rsidRDefault="00AF66E3" w:rsidP="00AF66E3">
      <w:pPr>
        <w:widowControl/>
        <w:autoSpaceDE/>
        <w:autoSpaceDN/>
        <w:spacing w:line="360" w:lineRule="auto"/>
        <w:jc w:val="both"/>
        <w:rPr>
          <w:rFonts w:eastAsia="Calibri"/>
          <w:i/>
          <w:iCs/>
          <w:sz w:val="24"/>
          <w:szCs w:val="24"/>
          <w:lang w:val="es-ES"/>
        </w:rPr>
      </w:pPr>
    </w:p>
    <w:p w14:paraId="40E2FF4D" w14:textId="77777777" w:rsidR="00D7774C" w:rsidRPr="002F5BF1" w:rsidRDefault="00D7774C" w:rsidP="002F5BF1">
      <w:pPr>
        <w:widowControl/>
        <w:tabs>
          <w:tab w:val="left" w:pos="284"/>
        </w:tabs>
        <w:autoSpaceDE/>
        <w:autoSpaceDN/>
        <w:spacing w:after="160" w:line="276" w:lineRule="auto"/>
        <w:ind w:left="720" w:hanging="436"/>
        <w:jc w:val="both"/>
        <w:rPr>
          <w:bCs/>
          <w:i/>
          <w:iCs/>
          <w:lang w:val="es-ES"/>
        </w:rPr>
      </w:pPr>
    </w:p>
    <w:p w14:paraId="47DDAA00" w14:textId="77777777" w:rsidR="002F5BF1" w:rsidRPr="00794304" w:rsidRDefault="002F5BF1" w:rsidP="002F5BF1">
      <w:pPr>
        <w:widowControl/>
        <w:tabs>
          <w:tab w:val="left" w:pos="284"/>
        </w:tabs>
        <w:autoSpaceDE/>
        <w:autoSpaceDN/>
        <w:spacing w:after="160" w:line="276" w:lineRule="auto"/>
        <w:ind w:left="284"/>
        <w:jc w:val="both"/>
        <w:rPr>
          <w:bCs/>
          <w:lang w:val="en-ID"/>
        </w:rPr>
      </w:pPr>
    </w:p>
    <w:p w14:paraId="235D19B5" w14:textId="77777777" w:rsidR="00794304" w:rsidRPr="0043548B" w:rsidRDefault="00794304" w:rsidP="00794304">
      <w:pPr>
        <w:pStyle w:val="BodyText"/>
        <w:spacing w:line="276" w:lineRule="auto"/>
        <w:ind w:left="709" w:right="296"/>
        <w:rPr>
          <w:bCs/>
          <w:sz w:val="22"/>
          <w:szCs w:val="22"/>
          <w:lang w:val="en-ID"/>
        </w:rPr>
      </w:pPr>
    </w:p>
    <w:p w14:paraId="49276C60" w14:textId="77777777" w:rsidR="0043548B" w:rsidRPr="0043548B" w:rsidRDefault="0043548B" w:rsidP="0043548B">
      <w:pPr>
        <w:pStyle w:val="BodyText"/>
        <w:spacing w:line="276" w:lineRule="auto"/>
        <w:ind w:left="284" w:right="296" w:firstLine="520"/>
        <w:rPr>
          <w:bCs/>
          <w:sz w:val="22"/>
          <w:szCs w:val="22"/>
          <w:lang w:val="en-ID"/>
        </w:rPr>
      </w:pPr>
    </w:p>
    <w:p w14:paraId="5F482A93" w14:textId="77777777" w:rsidR="0043548B" w:rsidRPr="001454F6" w:rsidRDefault="0043548B" w:rsidP="001454F6">
      <w:pPr>
        <w:pStyle w:val="BodyText"/>
        <w:spacing w:line="276" w:lineRule="auto"/>
        <w:ind w:left="284" w:right="296" w:firstLine="520"/>
        <w:jc w:val="both"/>
        <w:rPr>
          <w:sz w:val="22"/>
          <w:szCs w:val="22"/>
          <w:lang w:val="en-ID"/>
        </w:rPr>
      </w:pPr>
    </w:p>
    <w:p w14:paraId="04FDB15B" w14:textId="1389997F" w:rsidR="007E033E" w:rsidRDefault="007E033E" w:rsidP="00570600">
      <w:pPr>
        <w:pStyle w:val="BodyText"/>
        <w:spacing w:line="276" w:lineRule="auto"/>
        <w:ind w:left="284" w:right="296" w:firstLine="520"/>
        <w:jc w:val="both"/>
        <w:rPr>
          <w:sz w:val="22"/>
          <w:szCs w:val="22"/>
          <w:lang w:val="en-US"/>
        </w:rPr>
      </w:pPr>
    </w:p>
    <w:p w14:paraId="20D261C6" w14:textId="41FDAB17" w:rsidR="007E033E" w:rsidRDefault="007E033E" w:rsidP="00570600">
      <w:pPr>
        <w:pStyle w:val="BodyText"/>
        <w:spacing w:line="276" w:lineRule="auto"/>
        <w:ind w:left="284" w:right="296" w:firstLine="520"/>
        <w:jc w:val="both"/>
        <w:rPr>
          <w:sz w:val="22"/>
          <w:szCs w:val="22"/>
          <w:lang w:val="en-US"/>
        </w:rPr>
      </w:pPr>
    </w:p>
    <w:p w14:paraId="3B997A1B" w14:textId="09EE351B" w:rsidR="007E033E" w:rsidRDefault="007E033E" w:rsidP="00570600">
      <w:pPr>
        <w:pStyle w:val="BodyText"/>
        <w:spacing w:line="276" w:lineRule="auto"/>
        <w:ind w:left="284" w:right="296" w:firstLine="520"/>
        <w:jc w:val="both"/>
        <w:rPr>
          <w:sz w:val="22"/>
          <w:szCs w:val="22"/>
          <w:lang w:val="en-US"/>
        </w:rPr>
      </w:pPr>
    </w:p>
    <w:p w14:paraId="1277F160" w14:textId="1E73BBEE" w:rsidR="007E033E" w:rsidRDefault="007E033E" w:rsidP="00570600">
      <w:pPr>
        <w:pStyle w:val="BodyText"/>
        <w:spacing w:line="276" w:lineRule="auto"/>
        <w:ind w:left="284" w:right="296" w:firstLine="520"/>
        <w:jc w:val="both"/>
        <w:rPr>
          <w:sz w:val="22"/>
          <w:szCs w:val="22"/>
          <w:lang w:val="en-US"/>
        </w:rPr>
      </w:pPr>
    </w:p>
    <w:p w14:paraId="58FD5AF2" w14:textId="0A96ECAE" w:rsidR="007E033E" w:rsidRDefault="007E033E" w:rsidP="00570600">
      <w:pPr>
        <w:pStyle w:val="BodyText"/>
        <w:spacing w:line="276" w:lineRule="auto"/>
        <w:ind w:left="284" w:right="296" w:firstLine="520"/>
        <w:jc w:val="both"/>
        <w:rPr>
          <w:sz w:val="22"/>
          <w:szCs w:val="22"/>
          <w:lang w:val="en-US"/>
        </w:rPr>
      </w:pPr>
    </w:p>
    <w:p w14:paraId="5B027EDD" w14:textId="09C9D235" w:rsidR="007E033E" w:rsidRDefault="007E033E" w:rsidP="00570600">
      <w:pPr>
        <w:pStyle w:val="BodyText"/>
        <w:spacing w:line="276" w:lineRule="auto"/>
        <w:ind w:left="284" w:right="296" w:firstLine="520"/>
        <w:jc w:val="both"/>
        <w:rPr>
          <w:sz w:val="22"/>
          <w:szCs w:val="22"/>
          <w:lang w:val="en-US"/>
        </w:rPr>
      </w:pPr>
    </w:p>
    <w:p w14:paraId="1E9200A4" w14:textId="622F4EB2" w:rsidR="007E033E" w:rsidRDefault="007E033E" w:rsidP="00570600">
      <w:pPr>
        <w:pStyle w:val="BodyText"/>
        <w:spacing w:line="276" w:lineRule="auto"/>
        <w:ind w:left="284" w:right="296" w:firstLine="520"/>
        <w:jc w:val="both"/>
        <w:rPr>
          <w:sz w:val="22"/>
          <w:szCs w:val="22"/>
          <w:lang w:val="en-US"/>
        </w:rPr>
      </w:pPr>
    </w:p>
    <w:p w14:paraId="4BEAE891" w14:textId="0DE8DDB8" w:rsidR="007E033E" w:rsidRDefault="007E033E" w:rsidP="00570600">
      <w:pPr>
        <w:pStyle w:val="BodyText"/>
        <w:spacing w:line="276" w:lineRule="auto"/>
        <w:ind w:left="284" w:right="296" w:firstLine="520"/>
        <w:jc w:val="both"/>
        <w:rPr>
          <w:sz w:val="22"/>
          <w:szCs w:val="22"/>
          <w:lang w:val="en-US"/>
        </w:rPr>
      </w:pPr>
    </w:p>
    <w:p w14:paraId="398E838E" w14:textId="2B59C2C4" w:rsidR="007E033E" w:rsidRDefault="007E033E" w:rsidP="00570600">
      <w:pPr>
        <w:pStyle w:val="BodyText"/>
        <w:spacing w:line="276" w:lineRule="auto"/>
        <w:ind w:left="284" w:right="296" w:firstLine="520"/>
        <w:jc w:val="both"/>
        <w:rPr>
          <w:sz w:val="22"/>
          <w:szCs w:val="22"/>
          <w:lang w:val="en-US"/>
        </w:rPr>
      </w:pPr>
    </w:p>
    <w:p w14:paraId="2D91AD6D" w14:textId="48B6E85E" w:rsidR="007E033E" w:rsidRDefault="007E033E" w:rsidP="00570600">
      <w:pPr>
        <w:pStyle w:val="BodyText"/>
        <w:spacing w:line="276" w:lineRule="auto"/>
        <w:ind w:left="284" w:right="296" w:firstLine="520"/>
        <w:jc w:val="both"/>
        <w:rPr>
          <w:sz w:val="22"/>
          <w:szCs w:val="22"/>
          <w:lang w:val="en-US"/>
        </w:rPr>
      </w:pPr>
    </w:p>
    <w:p w14:paraId="2BFD39B6" w14:textId="2C9BD39C" w:rsidR="007E033E" w:rsidRDefault="007E033E" w:rsidP="00570600">
      <w:pPr>
        <w:pStyle w:val="BodyText"/>
        <w:spacing w:line="276" w:lineRule="auto"/>
        <w:ind w:left="284" w:right="296" w:firstLine="520"/>
        <w:jc w:val="both"/>
        <w:rPr>
          <w:sz w:val="22"/>
          <w:szCs w:val="22"/>
          <w:lang w:val="en-US"/>
        </w:rPr>
      </w:pPr>
    </w:p>
    <w:p w14:paraId="7111CF00" w14:textId="533F3034" w:rsidR="007E033E" w:rsidRDefault="007E033E" w:rsidP="00570600">
      <w:pPr>
        <w:pStyle w:val="BodyText"/>
        <w:spacing w:line="276" w:lineRule="auto"/>
        <w:ind w:left="284" w:right="296" w:firstLine="520"/>
        <w:jc w:val="both"/>
        <w:rPr>
          <w:sz w:val="22"/>
          <w:szCs w:val="22"/>
          <w:lang w:val="en-US"/>
        </w:rPr>
      </w:pPr>
    </w:p>
    <w:p w14:paraId="6705CF5F" w14:textId="77777777" w:rsidR="008F3C4F" w:rsidRDefault="008F3C4F" w:rsidP="002203A3">
      <w:pPr>
        <w:pStyle w:val="BodyText"/>
        <w:spacing w:line="276" w:lineRule="auto"/>
        <w:ind w:right="296"/>
        <w:jc w:val="both"/>
        <w:rPr>
          <w:sz w:val="22"/>
          <w:szCs w:val="22"/>
        </w:rPr>
      </w:pPr>
    </w:p>
    <w:sectPr w:rsidR="008F3C4F" w:rsidSect="002F5BF1">
      <w:type w:val="continuous"/>
      <w:pgSz w:w="12240" w:h="15840"/>
      <w:pgMar w:top="1134" w:right="1134" w:bottom="1134" w:left="1134"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icrosoft account" w:date="2025-11-26T12:41:00Z" w:initials="Ma">
    <w:p w14:paraId="74977E1F" w14:textId="7BF5DEF9" w:rsidR="00151812" w:rsidRPr="00151812" w:rsidRDefault="00151812">
      <w:pPr>
        <w:pStyle w:val="CommentText"/>
        <w:rPr>
          <w:lang w:val="id-ID"/>
        </w:rPr>
      </w:pPr>
      <w:r>
        <w:rPr>
          <w:rStyle w:val="CommentReference"/>
        </w:rPr>
        <w:annotationRef/>
      </w:r>
      <w:r>
        <w:rPr>
          <w:lang w:val="id-ID"/>
        </w:rPr>
        <w:t>Kalimat bahasa asing dibuat jadi miring</w:t>
      </w:r>
    </w:p>
  </w:comment>
  <w:comment w:id="5" w:author="Microsoft account" w:date="2025-11-26T12:06:00Z" w:initials="Ma">
    <w:p w14:paraId="5D663E54" w14:textId="67E4B1B0" w:rsidR="0022403C" w:rsidRPr="009C796C" w:rsidRDefault="0022403C">
      <w:pPr>
        <w:pStyle w:val="CommentText"/>
        <w:rPr>
          <w:lang w:val="id-ID"/>
        </w:rPr>
      </w:pPr>
      <w:r>
        <w:rPr>
          <w:rStyle w:val="CommentReference"/>
        </w:rPr>
        <w:annotationRef/>
      </w:r>
      <w:r>
        <w:rPr>
          <w:lang w:val="id-ID"/>
        </w:rPr>
        <w:t>Sesuaikan kata-kata dengan KBBI</w:t>
      </w:r>
    </w:p>
  </w:comment>
  <w:comment w:id="4" w:author="Microsoft account" w:date="2025-11-26T12:08:00Z" w:initials="Ma">
    <w:p w14:paraId="60CA729F" w14:textId="0736339E" w:rsidR="0022403C" w:rsidRPr="009C796C" w:rsidRDefault="0022403C">
      <w:pPr>
        <w:pStyle w:val="CommentText"/>
        <w:rPr>
          <w:lang w:val="id-ID"/>
        </w:rPr>
      </w:pPr>
      <w:r>
        <w:rPr>
          <w:rStyle w:val="CommentReference"/>
        </w:rPr>
        <w:annotationRef/>
      </w:r>
      <w:r>
        <w:rPr>
          <w:lang w:val="id-ID"/>
        </w:rPr>
        <w:t>Perbaiki posisi paragraf</w:t>
      </w:r>
    </w:p>
  </w:comment>
  <w:comment w:id="7" w:author="Microsoft account" w:date="2025-11-26T12:04:00Z" w:initials="Ma">
    <w:p w14:paraId="5D122D65" w14:textId="223BD445" w:rsidR="0022403C" w:rsidRPr="009C796C" w:rsidRDefault="0022403C">
      <w:pPr>
        <w:pStyle w:val="CommentText"/>
        <w:rPr>
          <w:lang w:val="id-ID"/>
        </w:rPr>
      </w:pPr>
      <w:r>
        <w:rPr>
          <w:rStyle w:val="CommentReference"/>
        </w:rPr>
        <w:annotationRef/>
      </w:r>
      <w:r>
        <w:rPr>
          <w:lang w:val="id-ID"/>
        </w:rPr>
        <w:t>Seharusnya tidak ada jarak antar paragraf</w:t>
      </w:r>
    </w:p>
  </w:comment>
  <w:comment w:id="9" w:author="Microsoft account" w:date="2025-11-26T12:07:00Z" w:initials="Ma">
    <w:p w14:paraId="55C81E6B" w14:textId="7943CEB4" w:rsidR="0022403C" w:rsidRDefault="0022403C">
      <w:pPr>
        <w:pStyle w:val="CommentText"/>
      </w:pPr>
      <w:r>
        <w:rPr>
          <w:rStyle w:val="CommentReference"/>
        </w:rPr>
        <w:annotationRef/>
      </w:r>
    </w:p>
  </w:comment>
  <w:comment w:id="11" w:author="Microsoft account" w:date="2025-11-26T12:06:00Z" w:initials="Ma">
    <w:p w14:paraId="71450042" w14:textId="63B05D93" w:rsidR="0022403C" w:rsidRPr="009C796C" w:rsidRDefault="0022403C">
      <w:pPr>
        <w:pStyle w:val="CommentText"/>
        <w:rPr>
          <w:lang w:val="id-ID"/>
        </w:rPr>
      </w:pPr>
      <w:r>
        <w:rPr>
          <w:rStyle w:val="CommentReference"/>
        </w:rPr>
        <w:annotationRef/>
      </w:r>
      <w:r>
        <w:rPr>
          <w:lang w:val="id-ID"/>
        </w:rPr>
        <w:t>Perbaiki sitasi kalimat</w:t>
      </w:r>
    </w:p>
  </w:comment>
  <w:comment w:id="10" w:author="Microsoft account" w:date="2025-11-26T12:09:00Z" w:initials="Ma">
    <w:p w14:paraId="718B7D18" w14:textId="6096D238" w:rsidR="0022403C" w:rsidRPr="009C796C" w:rsidRDefault="0022403C" w:rsidP="009C796C">
      <w:pPr>
        <w:pStyle w:val="CommentText"/>
        <w:shd w:val="clear" w:color="auto" w:fill="FFFF00"/>
        <w:rPr>
          <w:lang w:val="id-ID"/>
        </w:rPr>
      </w:pPr>
      <w:r>
        <w:rPr>
          <w:rStyle w:val="CommentReference"/>
        </w:rPr>
        <w:annotationRef/>
      </w:r>
      <w:r>
        <w:rPr>
          <w:lang w:val="id-ID"/>
        </w:rPr>
        <w:t>Perbaiki posisi paragraf</w:t>
      </w:r>
    </w:p>
  </w:comment>
  <w:comment w:id="32" w:author="Microsoft account" w:date="2025-11-26T12:16:00Z" w:initials="Ma">
    <w:p w14:paraId="18A4500F" w14:textId="3C626CAB" w:rsidR="0022403C" w:rsidRPr="0022403C" w:rsidRDefault="0022403C">
      <w:pPr>
        <w:pStyle w:val="CommentText"/>
        <w:rPr>
          <w:lang w:val="id-ID"/>
        </w:rPr>
      </w:pPr>
      <w:r>
        <w:rPr>
          <w:rStyle w:val="CommentReference"/>
        </w:rPr>
        <w:annotationRef/>
      </w:r>
      <w:r>
        <w:rPr>
          <w:lang w:val="id-ID"/>
        </w:rPr>
        <w:t>Line spacing di sesuaikan</w:t>
      </w:r>
    </w:p>
  </w:comment>
  <w:comment w:id="34" w:author="Microsoft account" w:date="2025-11-26T12:17:00Z" w:initials="Ma">
    <w:p w14:paraId="10467157" w14:textId="52100B1B" w:rsidR="0022403C" w:rsidRPr="0022403C" w:rsidRDefault="0022403C">
      <w:pPr>
        <w:pStyle w:val="CommentText"/>
        <w:rPr>
          <w:lang w:val="id-ID"/>
        </w:rPr>
      </w:pPr>
      <w:r>
        <w:rPr>
          <w:rStyle w:val="CommentReference"/>
        </w:rPr>
        <w:annotationRef/>
      </w:r>
      <w:r>
        <w:rPr>
          <w:lang w:val="id-ID"/>
        </w:rPr>
        <w:t>Kalimat/kata asing di buat miring (Italic)</w:t>
      </w:r>
    </w:p>
  </w:comment>
  <w:comment w:id="36" w:author="Microsoft account" w:date="2025-11-26T12:11:00Z" w:initials="Ma">
    <w:p w14:paraId="1693F5DE" w14:textId="77152B8C" w:rsidR="0022403C" w:rsidRPr="009C796C" w:rsidRDefault="0022403C">
      <w:pPr>
        <w:pStyle w:val="CommentText"/>
        <w:rPr>
          <w:lang w:val="id-ID"/>
        </w:rPr>
      </w:pPr>
      <w:r>
        <w:rPr>
          <w:rStyle w:val="CommentReference"/>
        </w:rPr>
        <w:annotationRef/>
      </w:r>
      <w:r>
        <w:rPr>
          <w:lang w:val="id-ID"/>
        </w:rPr>
        <w:t>Penulisan nama penulis harus konsisten, apakah diawal kalimat semua atau di akhir kalimat semua</w:t>
      </w:r>
    </w:p>
  </w:comment>
  <w:comment w:id="38" w:author="Microsoft account" w:date="2025-11-26T12:12:00Z" w:initials="Ma">
    <w:p w14:paraId="39D50DC7" w14:textId="486F9FF8" w:rsidR="0022403C" w:rsidRPr="009C796C" w:rsidRDefault="0022403C">
      <w:pPr>
        <w:pStyle w:val="CommentText"/>
        <w:rPr>
          <w:lang w:val="id-ID"/>
        </w:rPr>
      </w:pPr>
      <w:r>
        <w:rPr>
          <w:rStyle w:val="CommentReference"/>
        </w:rPr>
        <w:annotationRef/>
      </w:r>
      <w:r>
        <w:rPr>
          <w:lang w:val="id-ID"/>
        </w:rPr>
        <w:t>Ukuran Huruf disesuaikan</w:t>
      </w:r>
    </w:p>
  </w:comment>
  <w:comment w:id="41" w:author="Microsoft account" w:date="2025-11-26T12:13:00Z" w:initials="Ma">
    <w:p w14:paraId="30D7C9DD" w14:textId="6EE63989" w:rsidR="0022403C" w:rsidRPr="009C796C" w:rsidRDefault="0022403C">
      <w:pPr>
        <w:pStyle w:val="CommentText"/>
        <w:rPr>
          <w:lang w:val="id-ID"/>
        </w:rPr>
      </w:pPr>
      <w:r>
        <w:rPr>
          <w:rStyle w:val="CommentReference"/>
        </w:rPr>
        <w:annotationRef/>
      </w:r>
      <w:r>
        <w:rPr>
          <w:lang w:val="id-ID"/>
        </w:rPr>
        <w:t>Ukuran huruf disesuaikan</w:t>
      </w:r>
    </w:p>
  </w:comment>
  <w:comment w:id="46" w:author="Microsoft account" w:date="2025-11-26T12:14:00Z" w:initials="Ma">
    <w:p w14:paraId="1213918B" w14:textId="58297C0E" w:rsidR="0022403C" w:rsidRPr="0022403C" w:rsidRDefault="0022403C">
      <w:pPr>
        <w:pStyle w:val="CommentText"/>
        <w:rPr>
          <w:lang w:val="id-ID"/>
        </w:rPr>
      </w:pPr>
      <w:r>
        <w:rPr>
          <w:rStyle w:val="CommentReference"/>
        </w:rPr>
        <w:annotationRef/>
      </w:r>
      <w:r>
        <w:rPr>
          <w:lang w:val="id-ID"/>
        </w:rPr>
        <w:t>Tolong dibuat tabel, bukan hasil screenshot</w:t>
      </w:r>
    </w:p>
  </w:comment>
  <w:comment w:id="49" w:author="Microsoft account" w:date="2025-11-26T12:14:00Z" w:initials="Ma">
    <w:p w14:paraId="4C2CB965" w14:textId="78C4875E" w:rsidR="0022403C" w:rsidRPr="0022403C" w:rsidRDefault="0022403C">
      <w:pPr>
        <w:pStyle w:val="CommentText"/>
        <w:rPr>
          <w:lang w:val="id-ID"/>
        </w:rPr>
      </w:pPr>
      <w:r>
        <w:rPr>
          <w:rStyle w:val="CommentReference"/>
        </w:rPr>
        <w:annotationRef/>
      </w:r>
      <w:r>
        <w:rPr>
          <w:lang w:val="id-ID"/>
        </w:rPr>
        <w:t>Line spacing tolong disesuaikan menjadi 1,5</w:t>
      </w:r>
    </w:p>
  </w:comment>
  <w:comment w:id="53" w:author="Microsoft account" w:date="2025-11-26T12:21:00Z" w:initials="Ma">
    <w:p w14:paraId="31371BC1" w14:textId="41D3D2A5" w:rsidR="0022403C" w:rsidRPr="0022403C" w:rsidRDefault="0022403C">
      <w:pPr>
        <w:pStyle w:val="CommentText"/>
        <w:rPr>
          <w:lang w:val="id-ID"/>
        </w:rPr>
      </w:pPr>
      <w:r>
        <w:rPr>
          <w:rStyle w:val="CommentReference"/>
        </w:rPr>
        <w:annotationRef/>
      </w:r>
      <w:r>
        <w:rPr>
          <w:lang w:val="id-ID"/>
        </w:rPr>
        <w:t>Konsistensi penulisan nama penulis apakah di depan kalimat atau belakang kalimat?</w:t>
      </w:r>
    </w:p>
  </w:comment>
  <w:comment w:id="64" w:author="Microsoft account" w:date="2025-11-26T12:16:00Z" w:initials="Ma">
    <w:p w14:paraId="06449A65" w14:textId="332862F3" w:rsidR="0022403C" w:rsidRPr="0022403C" w:rsidRDefault="0022403C">
      <w:pPr>
        <w:pStyle w:val="CommentText"/>
        <w:rPr>
          <w:lang w:val="id-ID"/>
        </w:rPr>
      </w:pPr>
      <w:r>
        <w:rPr>
          <w:rStyle w:val="CommentReference"/>
        </w:rPr>
        <w:annotationRef/>
      </w:r>
      <w:r>
        <w:rPr>
          <w:lang w:val="id-ID"/>
        </w:rPr>
        <w:t>Tolong dirapikan lagi</w:t>
      </w:r>
    </w:p>
  </w:comment>
  <w:comment w:id="58" w:author="Microsoft account" w:date="2025-11-26T12:30:00Z" w:initials="Ma">
    <w:p w14:paraId="02E8BEE3" w14:textId="2082AD08" w:rsidR="008679EE" w:rsidRDefault="008679EE">
      <w:pPr>
        <w:pStyle w:val="CommentText"/>
        <w:rPr>
          <w:lang w:val="id-ID"/>
        </w:rPr>
      </w:pPr>
      <w:r>
        <w:rPr>
          <w:rStyle w:val="CommentReference"/>
        </w:rPr>
        <w:annotationRef/>
      </w:r>
      <w:r>
        <w:rPr>
          <w:lang w:val="id-ID"/>
        </w:rPr>
        <w:t>Rumus menggunakan equation</w:t>
      </w:r>
    </w:p>
    <w:p w14:paraId="63F7E482" w14:textId="1C21EA41" w:rsidR="008679EE" w:rsidRPr="008679EE" w:rsidRDefault="008679EE">
      <w:pPr>
        <w:pStyle w:val="CommentText"/>
        <w:rPr>
          <w:lang w:val="id-ID"/>
        </w:rPr>
      </w:pPr>
      <w:r>
        <w:rPr>
          <w:lang w:val="id-ID"/>
        </w:rPr>
        <w:t>Kata keterangan tidah boleh disingkat</w:t>
      </w:r>
    </w:p>
  </w:comment>
  <w:comment w:id="68" w:author="Microsoft account" w:date="2025-11-26T12:31:00Z" w:initials="Ma">
    <w:p w14:paraId="2E703D97" w14:textId="706A8540" w:rsidR="008679EE" w:rsidRPr="008679EE" w:rsidRDefault="008679EE" w:rsidP="008679EE">
      <w:pPr>
        <w:pStyle w:val="CommentText"/>
        <w:shd w:val="clear" w:color="auto" w:fill="FFFF00"/>
        <w:rPr>
          <w:lang w:val="id-ID"/>
        </w:rPr>
      </w:pPr>
      <w:r>
        <w:rPr>
          <w:rStyle w:val="CommentReference"/>
        </w:rPr>
        <w:annotationRef/>
      </w:r>
      <w:r>
        <w:rPr>
          <w:lang w:val="id-ID"/>
        </w:rPr>
        <w:t>Terlalu banyak spasi</w:t>
      </w:r>
    </w:p>
  </w:comment>
  <w:comment w:id="73" w:author="Microsoft account" w:date="2025-11-26T12:16:00Z" w:initials="Ma">
    <w:p w14:paraId="0CC13794" w14:textId="59379E7D" w:rsidR="0022403C" w:rsidRPr="0022403C" w:rsidRDefault="0022403C">
      <w:pPr>
        <w:pStyle w:val="CommentText"/>
        <w:rPr>
          <w:lang w:val="id-ID"/>
        </w:rPr>
      </w:pPr>
      <w:r>
        <w:rPr>
          <w:rStyle w:val="CommentReference"/>
        </w:rPr>
        <w:annotationRef/>
      </w:r>
      <w:r>
        <w:rPr>
          <w:lang w:val="id-ID"/>
        </w:rPr>
        <w:t>Sebaiknya nama penulis diletakkan di akhir setiap paragraf</w:t>
      </w:r>
    </w:p>
  </w:comment>
  <w:comment w:id="76" w:author="Microsoft account" w:date="2025-11-26T12:28:00Z" w:initials="Ma">
    <w:p w14:paraId="32F100E1" w14:textId="07CC19E9" w:rsidR="008679EE" w:rsidRPr="008679EE" w:rsidRDefault="008679EE">
      <w:pPr>
        <w:pStyle w:val="CommentText"/>
        <w:rPr>
          <w:lang w:val="id-ID"/>
        </w:rPr>
      </w:pPr>
      <w:r>
        <w:rPr>
          <w:rStyle w:val="CommentReference"/>
        </w:rPr>
        <w:annotationRef/>
      </w:r>
      <w:r>
        <w:rPr>
          <w:lang w:val="id-ID"/>
        </w:rPr>
        <w:t>Rumus harus menggunakan equation, bukan text box</w:t>
      </w:r>
    </w:p>
  </w:comment>
  <w:comment w:id="82" w:author="Microsoft account" w:date="2025-11-26T12:28:00Z" w:initials="Ma">
    <w:p w14:paraId="31522EB8" w14:textId="07BF5376" w:rsidR="008679EE" w:rsidRPr="008679EE" w:rsidRDefault="008679EE">
      <w:pPr>
        <w:pStyle w:val="CommentText"/>
        <w:rPr>
          <w:lang w:val="id-ID"/>
        </w:rPr>
      </w:pPr>
      <w:r>
        <w:rPr>
          <w:rStyle w:val="CommentReference"/>
        </w:rPr>
        <w:annotationRef/>
      </w:r>
      <w:r>
        <w:rPr>
          <w:lang w:val="id-ID"/>
        </w:rPr>
        <w:t>Kalimat tidak boleh disingkat (kalau Ket, harus dibuat jelas; Keterangan)</w:t>
      </w:r>
    </w:p>
  </w:comment>
  <w:comment w:id="89" w:author="Microsoft account" w:date="2025-11-26T15:06:00Z" w:initials="Ma">
    <w:p w14:paraId="4BC752D1" w14:textId="34162E2D" w:rsidR="00EA7C19" w:rsidRPr="00EA7C19" w:rsidRDefault="00EA7C19">
      <w:pPr>
        <w:pStyle w:val="CommentText"/>
        <w:rPr>
          <w:lang w:val="id-ID"/>
        </w:rPr>
      </w:pPr>
      <w:r>
        <w:rPr>
          <w:rStyle w:val="CommentReference"/>
        </w:rPr>
        <w:annotationRef/>
      </w:r>
      <w:r>
        <w:rPr>
          <w:lang w:val="id-ID"/>
        </w:rPr>
        <w:t>Ini Q1 atau Q2????</w:t>
      </w:r>
    </w:p>
  </w:comment>
  <w:comment w:id="99" w:author="Microsoft account" w:date="2025-11-26T12:39:00Z" w:initials="Ma">
    <w:p w14:paraId="4B16D938" w14:textId="3E047DC3" w:rsidR="00151812" w:rsidRDefault="00151812">
      <w:pPr>
        <w:pStyle w:val="CommentText"/>
        <w:rPr>
          <w:lang w:val="id-ID"/>
        </w:rPr>
      </w:pPr>
      <w:r>
        <w:rPr>
          <w:rStyle w:val="CommentReference"/>
        </w:rPr>
        <w:annotationRef/>
      </w:r>
      <w:r>
        <w:rPr>
          <w:lang w:val="id-ID"/>
        </w:rPr>
        <w:t>Rumus menggunakan equation</w:t>
      </w:r>
    </w:p>
    <w:p w14:paraId="3777D0A4" w14:textId="1D413324" w:rsidR="00151812" w:rsidRPr="00151812" w:rsidRDefault="00151812">
      <w:pPr>
        <w:pStyle w:val="CommentText"/>
        <w:rPr>
          <w:lang w:val="id-ID"/>
        </w:rPr>
      </w:pPr>
      <w:r>
        <w:rPr>
          <w:lang w:val="id-ID"/>
        </w:rPr>
        <w:t>Perhatikan lagi penulisan kalimat dan perapian paragraf</w:t>
      </w:r>
    </w:p>
  </w:comment>
  <w:comment w:id="143" w:author="Microsoft account" w:date="2025-11-26T12:18:00Z" w:initials="Ma">
    <w:p w14:paraId="1585B590" w14:textId="40E9B36D" w:rsidR="0022403C" w:rsidRPr="0022403C" w:rsidRDefault="0022403C">
      <w:pPr>
        <w:pStyle w:val="CommentText"/>
        <w:rPr>
          <w:lang w:val="id-ID"/>
        </w:rPr>
      </w:pPr>
      <w:r>
        <w:rPr>
          <w:rStyle w:val="CommentReference"/>
        </w:rPr>
        <w:annotationRef/>
      </w:r>
      <w:r>
        <w:rPr>
          <w:lang w:val="id-ID"/>
        </w:rPr>
        <w:t>Tabel no berapa dan judul tabelnya apa??????</w:t>
      </w:r>
    </w:p>
  </w:comment>
  <w:comment w:id="144" w:author="Microsoft account" w:date="2025-11-26T12:35:00Z" w:initials="Ma">
    <w:p w14:paraId="5798D979" w14:textId="286DA0CA" w:rsidR="008679EE" w:rsidRPr="008679EE" w:rsidRDefault="008679EE">
      <w:pPr>
        <w:pStyle w:val="CommentText"/>
        <w:rPr>
          <w:lang w:val="id-ID"/>
        </w:rPr>
      </w:pPr>
      <w:r>
        <w:rPr>
          <w:rStyle w:val="CommentReference"/>
        </w:rPr>
        <w:annotationRef/>
      </w:r>
      <w:r>
        <w:rPr>
          <w:lang w:val="id-ID"/>
        </w:rPr>
        <w:t>Ukuran tulisan dalam tabel lebih kecil daripada penulisan paragraf (10 pt)</w:t>
      </w:r>
    </w:p>
  </w:comment>
  <w:comment w:id="145" w:author="Microsoft account" w:date="2025-11-26T12:36:00Z" w:initials="Ma">
    <w:p w14:paraId="17BD8C12" w14:textId="5DB35E43" w:rsidR="008679EE" w:rsidRDefault="008679EE">
      <w:pPr>
        <w:pStyle w:val="CommentText"/>
      </w:pPr>
      <w:r>
        <w:rPr>
          <w:rStyle w:val="CommentReference"/>
        </w:rPr>
        <w:annotationRef/>
      </w:r>
    </w:p>
  </w:comment>
  <w:comment w:id="142" w:author="Microsoft account" w:date="2025-11-26T12:19:00Z" w:initials="Ma">
    <w:p w14:paraId="49587321" w14:textId="6B92960A" w:rsidR="0022403C" w:rsidRPr="0022403C" w:rsidRDefault="0022403C">
      <w:pPr>
        <w:pStyle w:val="CommentText"/>
        <w:rPr>
          <w:lang w:val="id-ID"/>
        </w:rPr>
      </w:pPr>
      <w:r>
        <w:rPr>
          <w:rStyle w:val="CommentReference"/>
        </w:rPr>
        <w:annotationRef/>
      </w:r>
      <w:r>
        <w:rPr>
          <w:lang w:val="id-ID"/>
        </w:rPr>
        <w:t>Rapikan posisi judul tabel dan kalimat analisisnya</w:t>
      </w:r>
      <w:r>
        <w:rPr>
          <w:lang w:val="id-ID"/>
        </w:rPr>
        <w:br/>
        <w:t>gunakan bahasa yang baku</w:t>
      </w:r>
    </w:p>
  </w:comment>
  <w:comment w:id="163" w:author="Microsoft account" w:date="2025-11-26T12:38:00Z" w:initials="Ma">
    <w:p w14:paraId="2A6CD3D0" w14:textId="73CB0F50" w:rsidR="00151812" w:rsidRPr="00151812" w:rsidRDefault="00151812">
      <w:pPr>
        <w:pStyle w:val="CommentText"/>
        <w:rPr>
          <w:lang w:val="id-ID"/>
        </w:rPr>
      </w:pPr>
      <w:r>
        <w:rPr>
          <w:rStyle w:val="CommentReference"/>
        </w:rPr>
        <w:annotationRef/>
      </w:r>
      <w:r>
        <w:rPr>
          <w:lang w:val="id-ID"/>
        </w:rPr>
        <w:t>dimiringkan</w:t>
      </w:r>
    </w:p>
  </w:comment>
  <w:comment w:id="149" w:author="Microsoft account" w:date="2025-11-26T12:45:00Z" w:initials="Ma">
    <w:p w14:paraId="786F41ED" w14:textId="73DCFCD7" w:rsidR="00151812" w:rsidRPr="00151812" w:rsidRDefault="00151812">
      <w:pPr>
        <w:pStyle w:val="CommentText"/>
        <w:rPr>
          <w:lang w:val="id-ID"/>
        </w:rPr>
      </w:pPr>
      <w:r>
        <w:rPr>
          <w:rStyle w:val="CommentReference"/>
        </w:rPr>
        <w:annotationRef/>
      </w:r>
      <w:r>
        <w:rPr>
          <w:lang w:val="id-ID"/>
        </w:rPr>
        <w:t>perhatikan teknik penulisan dan kalimat bakunya</w:t>
      </w:r>
    </w:p>
  </w:comment>
  <w:comment w:id="166" w:author="Microsoft account" w:date="2025-11-26T12:38:00Z" w:initials="Ma">
    <w:p w14:paraId="16AF8FA8" w14:textId="7C85CA85" w:rsidR="00151812" w:rsidRPr="00151812" w:rsidRDefault="00151812" w:rsidP="00151812">
      <w:pPr>
        <w:pStyle w:val="CommentText"/>
        <w:shd w:val="clear" w:color="auto" w:fill="FFFF00"/>
        <w:rPr>
          <w:lang w:val="id-ID"/>
        </w:rPr>
      </w:pPr>
      <w:r>
        <w:rPr>
          <w:rStyle w:val="CommentReference"/>
        </w:rPr>
        <w:annotationRef/>
      </w:r>
      <w:r>
        <w:rPr>
          <w:lang w:val="id-ID"/>
        </w:rPr>
        <w:t>Teknik penulisan lebih diperhatikan lagi</w:t>
      </w:r>
    </w:p>
  </w:comment>
  <w:comment w:id="168" w:author="Microsoft account" w:date="2025-11-26T12:17:00Z" w:initials="Ma">
    <w:p w14:paraId="42195F90" w14:textId="78F6381B" w:rsidR="0022403C" w:rsidRPr="0022403C" w:rsidRDefault="0022403C">
      <w:pPr>
        <w:pStyle w:val="CommentText"/>
        <w:rPr>
          <w:lang w:val="id-ID"/>
        </w:rPr>
      </w:pPr>
      <w:r>
        <w:rPr>
          <w:rStyle w:val="CommentReference"/>
        </w:rPr>
        <w:annotationRef/>
      </w:r>
      <w:r>
        <w:rPr>
          <w:lang w:val="id-ID"/>
        </w:rPr>
        <w:t>Tolong dirapikan lagi penulisannya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4977E1F" w15:done="0"/>
  <w15:commentEx w15:paraId="5D663E54" w15:done="0"/>
  <w15:commentEx w15:paraId="60CA729F" w15:done="0"/>
  <w15:commentEx w15:paraId="5D122D65" w15:done="0"/>
  <w15:commentEx w15:paraId="55C81E6B" w15:done="0"/>
  <w15:commentEx w15:paraId="71450042" w15:done="0"/>
  <w15:commentEx w15:paraId="718B7D18" w15:done="0"/>
  <w15:commentEx w15:paraId="18A4500F" w15:done="0"/>
  <w15:commentEx w15:paraId="10467157" w15:done="0"/>
  <w15:commentEx w15:paraId="1693F5DE" w15:done="0"/>
  <w15:commentEx w15:paraId="39D50DC7" w15:done="0"/>
  <w15:commentEx w15:paraId="30D7C9DD" w15:done="0"/>
  <w15:commentEx w15:paraId="1213918B" w15:done="0"/>
  <w15:commentEx w15:paraId="4C2CB965" w15:done="0"/>
  <w15:commentEx w15:paraId="31371BC1" w15:done="0"/>
  <w15:commentEx w15:paraId="06449A65" w15:done="0"/>
  <w15:commentEx w15:paraId="63F7E482" w15:done="0"/>
  <w15:commentEx w15:paraId="2E703D97" w15:done="0"/>
  <w15:commentEx w15:paraId="0CC13794" w15:done="0"/>
  <w15:commentEx w15:paraId="32F100E1" w15:done="0"/>
  <w15:commentEx w15:paraId="31522EB8" w15:done="0"/>
  <w15:commentEx w15:paraId="4BC752D1" w15:done="0"/>
  <w15:commentEx w15:paraId="3777D0A4" w15:done="0"/>
  <w15:commentEx w15:paraId="1585B590" w15:done="0"/>
  <w15:commentEx w15:paraId="5798D979" w15:done="0"/>
  <w15:commentEx w15:paraId="17BD8C12" w15:done="0"/>
  <w15:commentEx w15:paraId="49587321" w15:done="0"/>
  <w15:commentEx w15:paraId="2A6CD3D0" w15:done="0"/>
  <w15:commentEx w15:paraId="786F41ED" w15:done="0"/>
  <w15:commentEx w15:paraId="16AF8FA8" w15:done="0"/>
  <w15:commentEx w15:paraId="42195F9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1DFD32" w14:textId="77777777" w:rsidR="00F06C60" w:rsidRDefault="00F06C60" w:rsidP="002858BB">
      <w:r>
        <w:separator/>
      </w:r>
    </w:p>
  </w:endnote>
  <w:endnote w:type="continuationSeparator" w:id="0">
    <w:p w14:paraId="56F14EC1" w14:textId="77777777" w:rsidR="00F06C60" w:rsidRDefault="00F06C6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199BEF" w14:textId="028623DE" w:rsidR="0022403C" w:rsidRDefault="00682E4F">
    <w:pPr>
      <w:pStyle w:val="Footer"/>
      <w:jc w:val="center"/>
    </w:pPr>
    <w:sdt>
      <w:sdtPr>
        <w:id w:val="-566960045"/>
        <w:docPartObj>
          <w:docPartGallery w:val="Page Numbers (Bottom of Page)"/>
          <w:docPartUnique/>
        </w:docPartObj>
      </w:sdtPr>
      <w:sdtEndPr>
        <w:rPr>
          <w:noProof/>
        </w:rPr>
      </w:sdtEndPr>
      <w:sdtContent>
        <w:r w:rsidR="0022403C">
          <w:fldChar w:fldCharType="begin"/>
        </w:r>
        <w:r w:rsidR="0022403C">
          <w:instrText xml:space="preserve"> PAGE   \* MERGEFORMAT </w:instrText>
        </w:r>
        <w:r w:rsidR="0022403C">
          <w:fldChar w:fldCharType="separate"/>
        </w:r>
        <w:r w:rsidR="00F06C60">
          <w:rPr>
            <w:noProof/>
          </w:rPr>
          <w:t>1</w:t>
        </w:r>
        <w:r w:rsidR="0022403C">
          <w:rPr>
            <w:noProof/>
          </w:rPr>
          <w:fldChar w:fldCharType="end"/>
        </w:r>
      </w:sdtContent>
    </w:sdt>
  </w:p>
  <w:p w14:paraId="1BB90E17" w14:textId="77777777" w:rsidR="0022403C" w:rsidRDefault="002240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ECE69" w14:textId="77777777" w:rsidR="00F06C60" w:rsidRDefault="00F06C60" w:rsidP="002858BB">
      <w:r>
        <w:separator/>
      </w:r>
    </w:p>
  </w:footnote>
  <w:footnote w:type="continuationSeparator" w:id="0">
    <w:p w14:paraId="0A68F09A" w14:textId="77777777" w:rsidR="00F06C60" w:rsidRDefault="00F06C60"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BA0461" w14:textId="7A1D2E8C" w:rsidR="0022403C" w:rsidRDefault="0022403C">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1"/>
    <w:multiLevelType w:val="hybridMultilevel"/>
    <w:tmpl w:val="AA6A2744"/>
    <w:lvl w:ilvl="0" w:tplc="2A94D98E">
      <w:start w:val="1"/>
      <w:numFmt w:val="decimal"/>
      <w:lvlText w:val="%1."/>
      <w:lvlJc w:val="left"/>
      <w:pPr>
        <w:ind w:left="810" w:hanging="360"/>
      </w:pPr>
      <w:rPr>
        <w:rFonts w:hint="default"/>
        <w:color w:val="auto"/>
        <w:sz w:val="24"/>
      </w:rPr>
    </w:lvl>
    <w:lvl w:ilvl="1" w:tplc="04090019">
      <w:start w:val="1"/>
      <w:numFmt w:val="lowerLetter"/>
      <w:lvlRestart w:val="0"/>
      <w:lvlText w:val="%2."/>
      <w:lvlJc w:val="left"/>
      <w:pPr>
        <w:ind w:left="1530" w:hanging="360"/>
      </w:pPr>
    </w:lvl>
    <w:lvl w:ilvl="2" w:tplc="0409001B">
      <w:start w:val="1"/>
      <w:numFmt w:val="lowerRoman"/>
      <w:lvlRestart w:val="0"/>
      <w:lvlText w:val="%3."/>
      <w:lvlJc w:val="right"/>
      <w:pPr>
        <w:ind w:left="2250" w:hanging="180"/>
      </w:pPr>
    </w:lvl>
    <w:lvl w:ilvl="3" w:tplc="0409000F">
      <w:start w:val="1"/>
      <w:numFmt w:val="decimal"/>
      <w:lvlRestart w:val="0"/>
      <w:lvlText w:val="%4."/>
      <w:lvlJc w:val="left"/>
      <w:pPr>
        <w:ind w:left="2970" w:hanging="360"/>
      </w:pPr>
    </w:lvl>
    <w:lvl w:ilvl="4" w:tplc="04090019">
      <w:start w:val="1"/>
      <w:numFmt w:val="lowerLetter"/>
      <w:lvlRestart w:val="0"/>
      <w:lvlText w:val="%5."/>
      <w:lvlJc w:val="left"/>
      <w:pPr>
        <w:ind w:left="3690" w:hanging="360"/>
      </w:pPr>
    </w:lvl>
    <w:lvl w:ilvl="5" w:tplc="0409001B">
      <w:start w:val="1"/>
      <w:numFmt w:val="lowerRoman"/>
      <w:lvlRestart w:val="0"/>
      <w:lvlText w:val="%6."/>
      <w:lvlJc w:val="right"/>
      <w:pPr>
        <w:ind w:left="4410" w:hanging="180"/>
      </w:pPr>
    </w:lvl>
    <w:lvl w:ilvl="6" w:tplc="0409000F">
      <w:start w:val="1"/>
      <w:numFmt w:val="decimal"/>
      <w:lvlRestart w:val="0"/>
      <w:lvlText w:val="%7."/>
      <w:lvlJc w:val="left"/>
      <w:pPr>
        <w:ind w:left="5130" w:hanging="360"/>
      </w:pPr>
    </w:lvl>
    <w:lvl w:ilvl="7" w:tplc="04090019">
      <w:start w:val="1"/>
      <w:numFmt w:val="lowerLetter"/>
      <w:lvlRestart w:val="0"/>
      <w:lvlText w:val="%8."/>
      <w:lvlJc w:val="left"/>
      <w:pPr>
        <w:ind w:left="5850" w:hanging="360"/>
      </w:pPr>
    </w:lvl>
    <w:lvl w:ilvl="8" w:tplc="0409001B">
      <w:start w:val="1"/>
      <w:numFmt w:val="lowerRoman"/>
      <w:lvlRestart w:val="0"/>
      <w:lvlText w:val="%9."/>
      <w:lvlJc w:val="right"/>
      <w:pPr>
        <w:ind w:left="6570" w:hanging="180"/>
      </w:pPr>
    </w:lvl>
  </w:abstractNum>
  <w:abstractNum w:abstractNumId="1" w15:restartNumberingAfterBreak="0">
    <w:nsid w:val="00AF5F49"/>
    <w:multiLevelType w:val="hybridMultilevel"/>
    <w:tmpl w:val="5B2411E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17D4E06"/>
    <w:multiLevelType w:val="hybridMultilevel"/>
    <w:tmpl w:val="6E4CCB4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846EC"/>
    <w:multiLevelType w:val="hybridMultilevel"/>
    <w:tmpl w:val="C902DA68"/>
    <w:lvl w:ilvl="0" w:tplc="A93CED3C">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15:restartNumberingAfterBreak="0">
    <w:nsid w:val="06760E37"/>
    <w:multiLevelType w:val="hybridMultilevel"/>
    <w:tmpl w:val="92D21F40"/>
    <w:lvl w:ilvl="0" w:tplc="04210019">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83D4BAF"/>
    <w:multiLevelType w:val="hybridMultilevel"/>
    <w:tmpl w:val="62B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922E4"/>
    <w:multiLevelType w:val="multilevel"/>
    <w:tmpl w:val="1DC2EC2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2.%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C0F4718"/>
    <w:multiLevelType w:val="multilevel"/>
    <w:tmpl w:val="8D8467E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115511FD"/>
    <w:multiLevelType w:val="hybridMultilevel"/>
    <w:tmpl w:val="D23E3E5A"/>
    <w:lvl w:ilvl="0" w:tplc="6AE2FF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21783F"/>
    <w:multiLevelType w:val="multilevel"/>
    <w:tmpl w:val="09A0C162"/>
    <w:lvl w:ilvl="0">
      <w:start w:val="1"/>
      <w:numFmt w:val="decimal"/>
      <w:lvlText w:val="%1."/>
      <w:lvlJc w:val="left"/>
      <w:pPr>
        <w:ind w:left="1020" w:hanging="360"/>
      </w:pPr>
      <w:rPr>
        <w:rFonts w:ascii="Times New Roman" w:eastAsiaTheme="minorHAnsi" w:hAnsi="Times New Roman" w:cs="Times New Roman"/>
      </w:rPr>
    </w:lvl>
    <w:lvl w:ilvl="1">
      <w:start w:val="6"/>
      <w:numFmt w:val="decimal"/>
      <w:isLgl/>
      <w:lvlText w:val="%1.%2"/>
      <w:lvlJc w:val="left"/>
      <w:pPr>
        <w:ind w:left="1020" w:hanging="360"/>
      </w:pPr>
      <w:rPr>
        <w:rFonts w:hint="default"/>
      </w:rPr>
    </w:lvl>
    <w:lvl w:ilvl="2">
      <w:start w:val="1"/>
      <w:numFmt w:val="decimal"/>
      <w:isLgl/>
      <w:lvlText w:val="%1.%2.%3"/>
      <w:lvlJc w:val="left"/>
      <w:pPr>
        <w:ind w:left="138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100" w:hanging="1440"/>
      </w:pPr>
      <w:rPr>
        <w:rFonts w:hint="default"/>
      </w:rPr>
    </w:lvl>
    <w:lvl w:ilvl="8">
      <w:start w:val="1"/>
      <w:numFmt w:val="decimal"/>
      <w:isLgl/>
      <w:lvlText w:val="%1.%2.%3.%4.%5.%6.%7.%8.%9"/>
      <w:lvlJc w:val="left"/>
      <w:pPr>
        <w:ind w:left="2460" w:hanging="1800"/>
      </w:pPr>
      <w:rPr>
        <w:rFonts w:hint="default"/>
      </w:rPr>
    </w:lvl>
  </w:abstractNum>
  <w:abstractNum w:abstractNumId="10" w15:restartNumberingAfterBreak="0">
    <w:nsid w:val="22123637"/>
    <w:multiLevelType w:val="multilevel"/>
    <w:tmpl w:val="2FA88A2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CF68CB"/>
    <w:multiLevelType w:val="hybridMultilevel"/>
    <w:tmpl w:val="1AE06F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557A48"/>
    <w:multiLevelType w:val="hybridMultilevel"/>
    <w:tmpl w:val="CDF266BC"/>
    <w:lvl w:ilvl="0" w:tplc="F322FF74">
      <w:start w:val="1"/>
      <w:numFmt w:val="upperLetter"/>
      <w:lvlText w:val="%1."/>
      <w:lvlJc w:val="left"/>
      <w:pPr>
        <w:ind w:left="1080" w:hanging="360"/>
      </w:pPr>
      <w:rPr>
        <w:rFonts w:eastAsia="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E2918BB"/>
    <w:multiLevelType w:val="hybridMultilevel"/>
    <w:tmpl w:val="CBAABF22"/>
    <w:lvl w:ilvl="0" w:tplc="230CD7E4">
      <w:start w:val="1"/>
      <w:numFmt w:val="decimal"/>
      <w:lvlText w:val="1.%1"/>
      <w:lvlJc w:val="left"/>
      <w:pPr>
        <w:ind w:left="920" w:hanging="360"/>
      </w:pPr>
      <w:rPr>
        <w:rFonts w:hint="default"/>
      </w:rPr>
    </w:lvl>
    <w:lvl w:ilvl="1" w:tplc="38090019">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14" w15:restartNumberingAfterBreak="0">
    <w:nsid w:val="2F3E0A7C"/>
    <w:multiLevelType w:val="multilevel"/>
    <w:tmpl w:val="F120EA4C"/>
    <w:lvl w:ilvl="0">
      <w:start w:val="1"/>
      <w:numFmt w:val="decimal"/>
      <w:lvlText w:val="%1"/>
      <w:lvlJc w:val="left"/>
      <w:pPr>
        <w:ind w:left="360" w:hanging="360"/>
      </w:pPr>
      <w:rPr>
        <w:rFonts w:hint="default"/>
      </w:rPr>
    </w:lvl>
    <w:lvl w:ilvl="1">
      <w:start w:val="1"/>
      <w:numFmt w:val="decimal"/>
      <w:lvlText w:val="%1.%2"/>
      <w:lvlJc w:val="left"/>
      <w:pPr>
        <w:ind w:left="2000" w:hanging="360"/>
      </w:pPr>
      <w:rPr>
        <w:rFonts w:hint="default"/>
      </w:rPr>
    </w:lvl>
    <w:lvl w:ilvl="2">
      <w:start w:val="1"/>
      <w:numFmt w:val="decimal"/>
      <w:lvlText w:val="%1.%2.%3"/>
      <w:lvlJc w:val="left"/>
      <w:pPr>
        <w:ind w:left="4000" w:hanging="720"/>
      </w:pPr>
      <w:rPr>
        <w:rFonts w:hint="default"/>
      </w:rPr>
    </w:lvl>
    <w:lvl w:ilvl="3">
      <w:start w:val="1"/>
      <w:numFmt w:val="decimal"/>
      <w:lvlText w:val="%1.%2.%3.%4"/>
      <w:lvlJc w:val="left"/>
      <w:pPr>
        <w:ind w:left="5640" w:hanging="720"/>
      </w:pPr>
      <w:rPr>
        <w:rFonts w:hint="default"/>
      </w:rPr>
    </w:lvl>
    <w:lvl w:ilvl="4">
      <w:start w:val="1"/>
      <w:numFmt w:val="decimal"/>
      <w:lvlText w:val="%1.%2.%3.%4.%5"/>
      <w:lvlJc w:val="left"/>
      <w:pPr>
        <w:ind w:left="7640" w:hanging="1080"/>
      </w:pPr>
      <w:rPr>
        <w:rFonts w:hint="default"/>
      </w:rPr>
    </w:lvl>
    <w:lvl w:ilvl="5">
      <w:start w:val="1"/>
      <w:numFmt w:val="decimal"/>
      <w:lvlText w:val="%1.%2.%3.%4.%5.%6"/>
      <w:lvlJc w:val="left"/>
      <w:pPr>
        <w:ind w:left="9280" w:hanging="1080"/>
      </w:pPr>
      <w:rPr>
        <w:rFonts w:hint="default"/>
      </w:rPr>
    </w:lvl>
    <w:lvl w:ilvl="6">
      <w:start w:val="1"/>
      <w:numFmt w:val="decimal"/>
      <w:lvlText w:val="%1.%2.%3.%4.%5.%6.%7"/>
      <w:lvlJc w:val="left"/>
      <w:pPr>
        <w:ind w:left="11280" w:hanging="1440"/>
      </w:pPr>
      <w:rPr>
        <w:rFonts w:hint="default"/>
      </w:rPr>
    </w:lvl>
    <w:lvl w:ilvl="7">
      <w:start w:val="1"/>
      <w:numFmt w:val="decimal"/>
      <w:lvlText w:val="%1.%2.%3.%4.%5.%6.%7.%8"/>
      <w:lvlJc w:val="left"/>
      <w:pPr>
        <w:ind w:left="12920" w:hanging="1440"/>
      </w:pPr>
      <w:rPr>
        <w:rFonts w:hint="default"/>
      </w:rPr>
    </w:lvl>
    <w:lvl w:ilvl="8">
      <w:start w:val="1"/>
      <w:numFmt w:val="decimal"/>
      <w:lvlText w:val="%1.%2.%3.%4.%5.%6.%7.%8.%9"/>
      <w:lvlJc w:val="left"/>
      <w:pPr>
        <w:ind w:left="14560" w:hanging="1440"/>
      </w:pPr>
      <w:rPr>
        <w:rFonts w:hint="default"/>
      </w:rPr>
    </w:lvl>
  </w:abstractNum>
  <w:abstractNum w:abstractNumId="15" w15:restartNumberingAfterBreak="0">
    <w:nsid w:val="30975389"/>
    <w:multiLevelType w:val="multilevel"/>
    <w:tmpl w:val="BBFAFE98"/>
    <w:lvl w:ilvl="0">
      <w:start w:val="2"/>
      <w:numFmt w:val="decimal"/>
      <w:lvlText w:val="%1"/>
      <w:lvlJc w:val="left"/>
      <w:pPr>
        <w:ind w:left="480" w:hanging="480"/>
      </w:pPr>
      <w:rPr>
        <w:rFonts w:hint="default"/>
      </w:rPr>
    </w:lvl>
    <w:lvl w:ilvl="1">
      <w:start w:val="10"/>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5065ACC"/>
    <w:multiLevelType w:val="hybridMultilevel"/>
    <w:tmpl w:val="1324A034"/>
    <w:lvl w:ilvl="0" w:tplc="45B21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859D3"/>
    <w:multiLevelType w:val="hybridMultilevel"/>
    <w:tmpl w:val="8FB22B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DE54887"/>
    <w:multiLevelType w:val="hybridMultilevel"/>
    <w:tmpl w:val="34667D2E"/>
    <w:lvl w:ilvl="0" w:tplc="119C153A">
      <w:start w:val="1"/>
      <w:numFmt w:val="decimal"/>
      <w:lvlText w:val="2.1.%1"/>
      <w:lvlJc w:val="right"/>
      <w:pPr>
        <w:ind w:left="720" w:hanging="360"/>
      </w:pPr>
      <w:rPr>
        <w:rFonts w:hint="default"/>
      </w:rPr>
    </w:lvl>
    <w:lvl w:ilvl="1" w:tplc="3809000F">
      <w:start w:val="1"/>
      <w:numFmt w:val="decimal"/>
      <w:lvlText w:val="%2."/>
      <w:lvlJc w:val="left"/>
      <w:pPr>
        <w:ind w:left="645"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5436CB4"/>
    <w:multiLevelType w:val="hybridMultilevel"/>
    <w:tmpl w:val="D8FCB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C2AC1"/>
    <w:multiLevelType w:val="multilevel"/>
    <w:tmpl w:val="CCDEDE4C"/>
    <w:lvl w:ilvl="0">
      <w:start w:val="1"/>
      <w:numFmt w:val="decimal"/>
      <w:lvlText w:val="%1"/>
      <w:lvlJc w:val="left"/>
      <w:pPr>
        <w:ind w:left="360" w:hanging="360"/>
      </w:pPr>
      <w:rPr>
        <w:rFonts w:hint="default"/>
      </w:rPr>
    </w:lvl>
    <w:lvl w:ilvl="1">
      <w:start w:val="1"/>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040" w:hanging="1440"/>
      </w:pPr>
      <w:rPr>
        <w:rFonts w:hint="default"/>
      </w:rPr>
    </w:lvl>
  </w:abstractNum>
  <w:abstractNum w:abstractNumId="21" w15:restartNumberingAfterBreak="0">
    <w:nsid w:val="493541AC"/>
    <w:multiLevelType w:val="hybridMultilevel"/>
    <w:tmpl w:val="EE62EFAE"/>
    <w:lvl w:ilvl="0" w:tplc="3809000F">
      <w:start w:val="1"/>
      <w:numFmt w:val="decimal"/>
      <w:lvlText w:val="%1."/>
      <w:lvlJc w:val="left"/>
      <w:pPr>
        <w:ind w:left="645" w:hanging="360"/>
      </w:pPr>
    </w:lvl>
    <w:lvl w:ilvl="1" w:tplc="38090019" w:tentative="1">
      <w:start w:val="1"/>
      <w:numFmt w:val="lowerLetter"/>
      <w:lvlText w:val="%2."/>
      <w:lvlJc w:val="left"/>
      <w:pPr>
        <w:ind w:left="1365" w:hanging="360"/>
      </w:pPr>
    </w:lvl>
    <w:lvl w:ilvl="2" w:tplc="3809001B" w:tentative="1">
      <w:start w:val="1"/>
      <w:numFmt w:val="lowerRoman"/>
      <w:lvlText w:val="%3."/>
      <w:lvlJc w:val="right"/>
      <w:pPr>
        <w:ind w:left="2085" w:hanging="180"/>
      </w:pPr>
    </w:lvl>
    <w:lvl w:ilvl="3" w:tplc="3809000F" w:tentative="1">
      <w:start w:val="1"/>
      <w:numFmt w:val="decimal"/>
      <w:lvlText w:val="%4."/>
      <w:lvlJc w:val="left"/>
      <w:pPr>
        <w:ind w:left="2805" w:hanging="360"/>
      </w:pPr>
    </w:lvl>
    <w:lvl w:ilvl="4" w:tplc="38090019" w:tentative="1">
      <w:start w:val="1"/>
      <w:numFmt w:val="lowerLetter"/>
      <w:lvlText w:val="%5."/>
      <w:lvlJc w:val="left"/>
      <w:pPr>
        <w:ind w:left="3525" w:hanging="360"/>
      </w:pPr>
    </w:lvl>
    <w:lvl w:ilvl="5" w:tplc="3809001B" w:tentative="1">
      <w:start w:val="1"/>
      <w:numFmt w:val="lowerRoman"/>
      <w:lvlText w:val="%6."/>
      <w:lvlJc w:val="right"/>
      <w:pPr>
        <w:ind w:left="4245" w:hanging="180"/>
      </w:pPr>
    </w:lvl>
    <w:lvl w:ilvl="6" w:tplc="3809000F" w:tentative="1">
      <w:start w:val="1"/>
      <w:numFmt w:val="decimal"/>
      <w:lvlText w:val="%7."/>
      <w:lvlJc w:val="left"/>
      <w:pPr>
        <w:ind w:left="4965" w:hanging="360"/>
      </w:pPr>
    </w:lvl>
    <w:lvl w:ilvl="7" w:tplc="38090019" w:tentative="1">
      <w:start w:val="1"/>
      <w:numFmt w:val="lowerLetter"/>
      <w:lvlText w:val="%8."/>
      <w:lvlJc w:val="left"/>
      <w:pPr>
        <w:ind w:left="5685" w:hanging="360"/>
      </w:pPr>
    </w:lvl>
    <w:lvl w:ilvl="8" w:tplc="3809001B" w:tentative="1">
      <w:start w:val="1"/>
      <w:numFmt w:val="lowerRoman"/>
      <w:lvlText w:val="%9."/>
      <w:lvlJc w:val="right"/>
      <w:pPr>
        <w:ind w:left="6405" w:hanging="180"/>
      </w:pPr>
    </w:lvl>
  </w:abstractNum>
  <w:abstractNum w:abstractNumId="22" w15:restartNumberingAfterBreak="0">
    <w:nsid w:val="49C30F92"/>
    <w:multiLevelType w:val="hybridMultilevel"/>
    <w:tmpl w:val="852ECBD6"/>
    <w:lvl w:ilvl="0" w:tplc="74381DEE">
      <w:start w:val="1"/>
      <w:numFmt w:val="upp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 w15:restartNumberingAfterBreak="0">
    <w:nsid w:val="55433126"/>
    <w:multiLevelType w:val="multilevel"/>
    <w:tmpl w:val="3E862D50"/>
    <w:lvl w:ilvl="0">
      <w:start w:val="1"/>
      <w:numFmt w:val="decimal"/>
      <w:lvlText w:val="%1."/>
      <w:lvlJc w:val="left"/>
      <w:pPr>
        <w:ind w:left="634" w:hanging="360"/>
      </w:pPr>
    </w:lvl>
    <w:lvl w:ilvl="1">
      <w:start w:val="5"/>
      <w:numFmt w:val="decimal"/>
      <w:isLgl/>
      <w:lvlText w:val="%1.%2"/>
      <w:lvlJc w:val="left"/>
      <w:pPr>
        <w:ind w:left="634" w:hanging="360"/>
      </w:pPr>
      <w:rPr>
        <w:rFonts w:hint="default"/>
      </w:rPr>
    </w:lvl>
    <w:lvl w:ilvl="2">
      <w:start w:val="1"/>
      <w:numFmt w:val="decimal"/>
      <w:isLgl/>
      <w:lvlText w:val="%1.%2.%3"/>
      <w:lvlJc w:val="left"/>
      <w:pPr>
        <w:ind w:left="994" w:hanging="720"/>
      </w:pPr>
      <w:rPr>
        <w:rFonts w:hint="default"/>
      </w:rPr>
    </w:lvl>
    <w:lvl w:ilvl="3">
      <w:start w:val="1"/>
      <w:numFmt w:val="decimal"/>
      <w:isLgl/>
      <w:lvlText w:val="%1.%2.%3.%4"/>
      <w:lvlJc w:val="left"/>
      <w:pPr>
        <w:ind w:left="994" w:hanging="720"/>
      </w:pPr>
      <w:rPr>
        <w:rFonts w:hint="default"/>
      </w:rPr>
    </w:lvl>
    <w:lvl w:ilvl="4">
      <w:start w:val="1"/>
      <w:numFmt w:val="decimal"/>
      <w:isLgl/>
      <w:lvlText w:val="%1.%2.%3.%4.%5"/>
      <w:lvlJc w:val="left"/>
      <w:pPr>
        <w:ind w:left="1354" w:hanging="1080"/>
      </w:pPr>
      <w:rPr>
        <w:rFonts w:hint="default"/>
      </w:rPr>
    </w:lvl>
    <w:lvl w:ilvl="5">
      <w:start w:val="1"/>
      <w:numFmt w:val="decimal"/>
      <w:isLgl/>
      <w:lvlText w:val="%1.%2.%3.%4.%5.%6"/>
      <w:lvlJc w:val="left"/>
      <w:pPr>
        <w:ind w:left="1354" w:hanging="1080"/>
      </w:pPr>
      <w:rPr>
        <w:rFonts w:hint="default"/>
      </w:rPr>
    </w:lvl>
    <w:lvl w:ilvl="6">
      <w:start w:val="1"/>
      <w:numFmt w:val="decimal"/>
      <w:isLgl/>
      <w:lvlText w:val="%1.%2.%3.%4.%5.%6.%7"/>
      <w:lvlJc w:val="left"/>
      <w:pPr>
        <w:ind w:left="1714" w:hanging="1440"/>
      </w:pPr>
      <w:rPr>
        <w:rFonts w:hint="default"/>
      </w:rPr>
    </w:lvl>
    <w:lvl w:ilvl="7">
      <w:start w:val="1"/>
      <w:numFmt w:val="decimal"/>
      <w:isLgl/>
      <w:lvlText w:val="%1.%2.%3.%4.%5.%6.%7.%8"/>
      <w:lvlJc w:val="left"/>
      <w:pPr>
        <w:ind w:left="1714" w:hanging="1440"/>
      </w:pPr>
      <w:rPr>
        <w:rFonts w:hint="default"/>
      </w:rPr>
    </w:lvl>
    <w:lvl w:ilvl="8">
      <w:start w:val="1"/>
      <w:numFmt w:val="decimal"/>
      <w:isLgl/>
      <w:lvlText w:val="%1.%2.%3.%4.%5.%6.%7.%8.%9"/>
      <w:lvlJc w:val="left"/>
      <w:pPr>
        <w:ind w:left="2074" w:hanging="1800"/>
      </w:pPr>
      <w:rPr>
        <w:rFonts w:hint="default"/>
      </w:rPr>
    </w:lvl>
  </w:abstractNum>
  <w:abstractNum w:abstractNumId="24" w15:restartNumberingAfterBreak="0">
    <w:nsid w:val="5C126622"/>
    <w:multiLevelType w:val="hybridMultilevel"/>
    <w:tmpl w:val="7BA4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E61C5"/>
    <w:multiLevelType w:val="hybridMultilevel"/>
    <w:tmpl w:val="F0F4567C"/>
    <w:lvl w:ilvl="0" w:tplc="B85058D8">
      <w:start w:val="1"/>
      <w:numFmt w:val="upp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5E3154D6"/>
    <w:multiLevelType w:val="hybridMultilevel"/>
    <w:tmpl w:val="BEE630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51235D"/>
    <w:multiLevelType w:val="multilevel"/>
    <w:tmpl w:val="8940E2E0"/>
    <w:lvl w:ilvl="0">
      <w:start w:val="1"/>
      <w:numFmt w:val="decimal"/>
      <w:lvlText w:val="%1."/>
      <w:lvlJc w:val="left"/>
      <w:pPr>
        <w:ind w:left="1080" w:hanging="360"/>
      </w:pPr>
      <w:rPr>
        <w:rFonts w:hint="default"/>
      </w:rPr>
    </w:lvl>
    <w:lvl w:ilvl="1">
      <w:start w:val="2"/>
      <w:numFmt w:val="decimal"/>
      <w:isLgl/>
      <w:lvlText w:val="%1.%2"/>
      <w:lvlJc w:val="left"/>
      <w:pPr>
        <w:ind w:left="1397" w:hanging="36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2391" w:hanging="72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385" w:hanging="1080"/>
      </w:pPr>
      <w:rPr>
        <w:rFonts w:hint="default"/>
      </w:rPr>
    </w:lvl>
    <w:lvl w:ilvl="6">
      <w:start w:val="1"/>
      <w:numFmt w:val="decimal"/>
      <w:isLgl/>
      <w:lvlText w:val="%1.%2.%3.%4.%5.%6.%7"/>
      <w:lvlJc w:val="left"/>
      <w:pPr>
        <w:ind w:left="4062" w:hanging="1440"/>
      </w:pPr>
      <w:rPr>
        <w:rFonts w:hint="default"/>
      </w:rPr>
    </w:lvl>
    <w:lvl w:ilvl="7">
      <w:start w:val="1"/>
      <w:numFmt w:val="decimal"/>
      <w:isLgl/>
      <w:lvlText w:val="%1.%2.%3.%4.%5.%6.%7.%8"/>
      <w:lvlJc w:val="left"/>
      <w:pPr>
        <w:ind w:left="4379" w:hanging="1440"/>
      </w:pPr>
      <w:rPr>
        <w:rFonts w:hint="default"/>
      </w:rPr>
    </w:lvl>
    <w:lvl w:ilvl="8">
      <w:start w:val="1"/>
      <w:numFmt w:val="decimal"/>
      <w:isLgl/>
      <w:lvlText w:val="%1.%2.%3.%4.%5.%6.%7.%8.%9"/>
      <w:lvlJc w:val="left"/>
      <w:pPr>
        <w:ind w:left="5056" w:hanging="1800"/>
      </w:pPr>
      <w:rPr>
        <w:rFonts w:hint="default"/>
      </w:rPr>
    </w:lvl>
  </w:abstractNum>
  <w:abstractNum w:abstractNumId="28" w15:restartNumberingAfterBreak="0">
    <w:nsid w:val="6A9527E8"/>
    <w:multiLevelType w:val="hybridMultilevel"/>
    <w:tmpl w:val="3C1C79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6CCA4B2B"/>
    <w:multiLevelType w:val="hybridMultilevel"/>
    <w:tmpl w:val="751AF16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6E0B7A3F"/>
    <w:multiLevelType w:val="hybridMultilevel"/>
    <w:tmpl w:val="EEA8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E41C8"/>
    <w:multiLevelType w:val="hybridMultilevel"/>
    <w:tmpl w:val="9F6A4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F64460"/>
    <w:multiLevelType w:val="hybridMultilevel"/>
    <w:tmpl w:val="FCBA0086"/>
    <w:lvl w:ilvl="0" w:tplc="3809000F">
      <w:start w:val="1"/>
      <w:numFmt w:val="decimal"/>
      <w:lvlText w:val="%1."/>
      <w:lvlJc w:val="left"/>
      <w:pPr>
        <w:ind w:left="720" w:hanging="360"/>
      </w:pPr>
      <w:rPr>
        <w:rFonts w:hint="default"/>
      </w:rPr>
    </w:lvl>
    <w:lvl w:ilvl="1" w:tplc="3809000F">
      <w:start w:val="1"/>
      <w:numFmt w:val="decimal"/>
      <w:lvlText w:val="%2."/>
      <w:lvlJc w:val="left"/>
      <w:pPr>
        <w:ind w:left="72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3EA1D91"/>
    <w:multiLevelType w:val="hybridMultilevel"/>
    <w:tmpl w:val="751AF16E"/>
    <w:lvl w:ilvl="0" w:tplc="3809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4" w15:restartNumberingAfterBreak="0">
    <w:nsid w:val="76DB735B"/>
    <w:multiLevelType w:val="multilevel"/>
    <w:tmpl w:val="82685A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5" w15:restartNumberingAfterBreak="0">
    <w:nsid w:val="7A9615BC"/>
    <w:multiLevelType w:val="hybridMultilevel"/>
    <w:tmpl w:val="BEF07C60"/>
    <w:lvl w:ilvl="0" w:tplc="E6B6892C">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6" w15:restartNumberingAfterBreak="0">
    <w:nsid w:val="7D8F339E"/>
    <w:multiLevelType w:val="hybridMultilevel"/>
    <w:tmpl w:val="725490B8"/>
    <w:lvl w:ilvl="0" w:tplc="69B6F8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2"/>
  </w:num>
  <w:num w:numId="3">
    <w:abstractNumId w:val="21"/>
  </w:num>
  <w:num w:numId="4">
    <w:abstractNumId w:val="23"/>
  </w:num>
  <w:num w:numId="5">
    <w:abstractNumId w:val="13"/>
  </w:num>
  <w:num w:numId="6">
    <w:abstractNumId w:val="20"/>
  </w:num>
  <w:num w:numId="7">
    <w:abstractNumId w:val="14"/>
  </w:num>
  <w:num w:numId="8">
    <w:abstractNumId w:val="11"/>
  </w:num>
  <w:num w:numId="9">
    <w:abstractNumId w:val="18"/>
  </w:num>
  <w:num w:numId="10">
    <w:abstractNumId w:val="34"/>
  </w:num>
  <w:num w:numId="11">
    <w:abstractNumId w:val="26"/>
  </w:num>
  <w:num w:numId="12">
    <w:abstractNumId w:val="15"/>
  </w:num>
  <w:num w:numId="13">
    <w:abstractNumId w:val="33"/>
  </w:num>
  <w:num w:numId="14">
    <w:abstractNumId w:val="30"/>
  </w:num>
  <w:num w:numId="15">
    <w:abstractNumId w:val="29"/>
  </w:num>
  <w:num w:numId="16">
    <w:abstractNumId w:val="31"/>
  </w:num>
  <w:num w:numId="17">
    <w:abstractNumId w:val="4"/>
  </w:num>
  <w:num w:numId="18">
    <w:abstractNumId w:val="9"/>
  </w:num>
  <w:num w:numId="19">
    <w:abstractNumId w:val="24"/>
  </w:num>
  <w:num w:numId="20">
    <w:abstractNumId w:val="0"/>
  </w:num>
  <w:num w:numId="21">
    <w:abstractNumId w:val="28"/>
  </w:num>
  <w:num w:numId="22">
    <w:abstractNumId w:val="1"/>
  </w:num>
  <w:num w:numId="23">
    <w:abstractNumId w:val="7"/>
  </w:num>
  <w:num w:numId="24">
    <w:abstractNumId w:val="12"/>
  </w:num>
  <w:num w:numId="25">
    <w:abstractNumId w:val="3"/>
  </w:num>
  <w:num w:numId="26">
    <w:abstractNumId w:val="35"/>
  </w:num>
  <w:num w:numId="27">
    <w:abstractNumId w:val="22"/>
  </w:num>
  <w:num w:numId="28">
    <w:abstractNumId w:val="25"/>
  </w:num>
  <w:num w:numId="29">
    <w:abstractNumId w:val="17"/>
  </w:num>
  <w:num w:numId="30">
    <w:abstractNumId w:val="6"/>
  </w:num>
  <w:num w:numId="31">
    <w:abstractNumId w:val="27"/>
  </w:num>
  <w:num w:numId="32">
    <w:abstractNumId w:val="2"/>
  </w:num>
  <w:num w:numId="33">
    <w:abstractNumId w:val="5"/>
  </w:num>
  <w:num w:numId="34">
    <w:abstractNumId w:val="19"/>
  </w:num>
  <w:num w:numId="35">
    <w:abstractNumId w:val="10"/>
  </w:num>
  <w:num w:numId="36">
    <w:abstractNumId w:val="36"/>
  </w:num>
  <w:num w:numId="37">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6f5ce9e52c061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06E3D"/>
    <w:rsid w:val="00026E79"/>
    <w:rsid w:val="00035251"/>
    <w:rsid w:val="00044363"/>
    <w:rsid w:val="00076889"/>
    <w:rsid w:val="00087D1F"/>
    <w:rsid w:val="000B6286"/>
    <w:rsid w:val="00131789"/>
    <w:rsid w:val="001355D4"/>
    <w:rsid w:val="001454F6"/>
    <w:rsid w:val="00151812"/>
    <w:rsid w:val="00174DA6"/>
    <w:rsid w:val="001D0F39"/>
    <w:rsid w:val="001E50AE"/>
    <w:rsid w:val="001E62F2"/>
    <w:rsid w:val="002203A3"/>
    <w:rsid w:val="0022403C"/>
    <w:rsid w:val="002412B6"/>
    <w:rsid w:val="00243593"/>
    <w:rsid w:val="00275475"/>
    <w:rsid w:val="002858BB"/>
    <w:rsid w:val="002971A1"/>
    <w:rsid w:val="002F2D47"/>
    <w:rsid w:val="002F5BF1"/>
    <w:rsid w:val="003014A0"/>
    <w:rsid w:val="00307E6E"/>
    <w:rsid w:val="00367306"/>
    <w:rsid w:val="003712C0"/>
    <w:rsid w:val="00393705"/>
    <w:rsid w:val="003D2423"/>
    <w:rsid w:val="003D2CD7"/>
    <w:rsid w:val="003F4ABB"/>
    <w:rsid w:val="00403167"/>
    <w:rsid w:val="0043548B"/>
    <w:rsid w:val="00442F1C"/>
    <w:rsid w:val="00462467"/>
    <w:rsid w:val="00483F51"/>
    <w:rsid w:val="004857F0"/>
    <w:rsid w:val="004B028A"/>
    <w:rsid w:val="00516044"/>
    <w:rsid w:val="005661DA"/>
    <w:rsid w:val="00570600"/>
    <w:rsid w:val="00570720"/>
    <w:rsid w:val="005764CE"/>
    <w:rsid w:val="00583BA2"/>
    <w:rsid w:val="005849A1"/>
    <w:rsid w:val="00590E89"/>
    <w:rsid w:val="00596C88"/>
    <w:rsid w:val="005A474E"/>
    <w:rsid w:val="005A7893"/>
    <w:rsid w:val="005E4170"/>
    <w:rsid w:val="006057FC"/>
    <w:rsid w:val="00614B60"/>
    <w:rsid w:val="00616C16"/>
    <w:rsid w:val="00623374"/>
    <w:rsid w:val="006275CA"/>
    <w:rsid w:val="00630034"/>
    <w:rsid w:val="00656754"/>
    <w:rsid w:val="006574C4"/>
    <w:rsid w:val="00680649"/>
    <w:rsid w:val="00682E4F"/>
    <w:rsid w:val="00692C37"/>
    <w:rsid w:val="006E4504"/>
    <w:rsid w:val="006F3891"/>
    <w:rsid w:val="00747AFA"/>
    <w:rsid w:val="007536A7"/>
    <w:rsid w:val="00793675"/>
    <w:rsid w:val="00794304"/>
    <w:rsid w:val="007C0353"/>
    <w:rsid w:val="007C545B"/>
    <w:rsid w:val="007D3A3E"/>
    <w:rsid w:val="007E033E"/>
    <w:rsid w:val="00822F03"/>
    <w:rsid w:val="00824D62"/>
    <w:rsid w:val="00842324"/>
    <w:rsid w:val="008679EE"/>
    <w:rsid w:val="00891693"/>
    <w:rsid w:val="00895B21"/>
    <w:rsid w:val="008A7BE1"/>
    <w:rsid w:val="008C4665"/>
    <w:rsid w:val="008F3C4F"/>
    <w:rsid w:val="00916F60"/>
    <w:rsid w:val="00917159"/>
    <w:rsid w:val="00947637"/>
    <w:rsid w:val="009523EB"/>
    <w:rsid w:val="009524B9"/>
    <w:rsid w:val="00961F7E"/>
    <w:rsid w:val="0098397A"/>
    <w:rsid w:val="009860EF"/>
    <w:rsid w:val="009916F0"/>
    <w:rsid w:val="009C796C"/>
    <w:rsid w:val="009D50A6"/>
    <w:rsid w:val="009E7B03"/>
    <w:rsid w:val="009F5B0D"/>
    <w:rsid w:val="00A16F6E"/>
    <w:rsid w:val="00A229A2"/>
    <w:rsid w:val="00A25F16"/>
    <w:rsid w:val="00A3085B"/>
    <w:rsid w:val="00A6039A"/>
    <w:rsid w:val="00A77960"/>
    <w:rsid w:val="00A85953"/>
    <w:rsid w:val="00AF66E3"/>
    <w:rsid w:val="00B26144"/>
    <w:rsid w:val="00B30BDF"/>
    <w:rsid w:val="00B4411E"/>
    <w:rsid w:val="00B52F7C"/>
    <w:rsid w:val="00B9541C"/>
    <w:rsid w:val="00BA6859"/>
    <w:rsid w:val="00BE4BD5"/>
    <w:rsid w:val="00C0497B"/>
    <w:rsid w:val="00C13AD7"/>
    <w:rsid w:val="00C201BD"/>
    <w:rsid w:val="00C27B59"/>
    <w:rsid w:val="00C3742A"/>
    <w:rsid w:val="00C3799D"/>
    <w:rsid w:val="00C469D9"/>
    <w:rsid w:val="00C654BC"/>
    <w:rsid w:val="00C91975"/>
    <w:rsid w:val="00CA39B4"/>
    <w:rsid w:val="00CB3A45"/>
    <w:rsid w:val="00CC7E89"/>
    <w:rsid w:val="00CD1304"/>
    <w:rsid w:val="00CD3FC0"/>
    <w:rsid w:val="00CD60A2"/>
    <w:rsid w:val="00CE58E9"/>
    <w:rsid w:val="00CF3BB2"/>
    <w:rsid w:val="00D00FE6"/>
    <w:rsid w:val="00D433B2"/>
    <w:rsid w:val="00D452F1"/>
    <w:rsid w:val="00D66F40"/>
    <w:rsid w:val="00D7774C"/>
    <w:rsid w:val="00DA5A33"/>
    <w:rsid w:val="00DB0820"/>
    <w:rsid w:val="00DB139C"/>
    <w:rsid w:val="00DC604B"/>
    <w:rsid w:val="00DE65A7"/>
    <w:rsid w:val="00E067B3"/>
    <w:rsid w:val="00E31C36"/>
    <w:rsid w:val="00E555A2"/>
    <w:rsid w:val="00E763E6"/>
    <w:rsid w:val="00E97EBE"/>
    <w:rsid w:val="00EA7C19"/>
    <w:rsid w:val="00EF21F5"/>
    <w:rsid w:val="00EF4858"/>
    <w:rsid w:val="00EF4B79"/>
    <w:rsid w:val="00EF6721"/>
    <w:rsid w:val="00F06C60"/>
    <w:rsid w:val="00F26EC3"/>
    <w:rsid w:val="00F5514E"/>
    <w:rsid w:val="00F9160B"/>
    <w:rsid w:val="00FE121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DEDB8EC8-BC0E-41B1-99E4-89383AA6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E450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0600"/>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link w:val="Heading3Char"/>
    <w:uiPriority w:val="1"/>
    <w:unhideWhenUsed/>
    <w:qFormat/>
    <w:rsid w:val="00C3799D"/>
    <w:pPr>
      <w:ind w:left="1267"/>
      <w:outlineLvl w:val="2"/>
    </w:pPr>
    <w:rPr>
      <w:b/>
      <w:bCs/>
      <w:sz w:val="24"/>
      <w:szCs w:val="24"/>
      <w:lang w:val="id-ID" w:eastAsia="id-ID"/>
    </w:rPr>
  </w:style>
  <w:style w:type="paragraph" w:styleId="Heading4">
    <w:name w:val="heading 4"/>
    <w:basedOn w:val="Normal"/>
    <w:next w:val="Normal"/>
    <w:link w:val="Heading4Char"/>
    <w:uiPriority w:val="9"/>
    <w:semiHidden/>
    <w:unhideWhenUsed/>
    <w:qFormat/>
    <w:rsid w:val="009860E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822F03"/>
    <w:rPr>
      <w:color w:val="0000FF" w:themeColor="hyperlink"/>
      <w:u w:val="single"/>
    </w:rPr>
  </w:style>
  <w:style w:type="character" w:customStyle="1" w:styleId="UnresolvedMention1">
    <w:name w:val="Unresolved Mention1"/>
    <w:basedOn w:val="DefaultParagraphFont"/>
    <w:uiPriority w:val="99"/>
    <w:semiHidden/>
    <w:unhideWhenUsed/>
    <w:rsid w:val="00822F03"/>
    <w:rPr>
      <w:color w:val="605E5C"/>
      <w:shd w:val="clear" w:color="auto" w:fill="E1DFDD"/>
    </w:rPr>
  </w:style>
  <w:style w:type="character" w:customStyle="1" w:styleId="Heading2Char">
    <w:name w:val="Heading 2 Char"/>
    <w:basedOn w:val="DefaultParagraphFont"/>
    <w:link w:val="Heading2"/>
    <w:uiPriority w:val="9"/>
    <w:rsid w:val="00570600"/>
    <w:rPr>
      <w:rFonts w:asciiTheme="majorHAnsi" w:eastAsiaTheme="majorEastAsia" w:hAnsiTheme="majorHAnsi" w:cstheme="majorBidi"/>
      <w:color w:val="365F91" w:themeColor="accent1" w:themeShade="BF"/>
      <w:sz w:val="26"/>
      <w:szCs w:val="26"/>
    </w:rPr>
  </w:style>
  <w:style w:type="paragraph" w:customStyle="1" w:styleId="Default">
    <w:name w:val="Default"/>
    <w:rsid w:val="00570600"/>
    <w:pPr>
      <w:widowControl/>
      <w:adjustRightInd w:val="0"/>
    </w:pPr>
    <w:rPr>
      <w:rFonts w:ascii="Times New Roman" w:hAnsi="Times New Roman" w:cs="Times New Roman"/>
      <w:color w:val="000000"/>
      <w:sz w:val="24"/>
      <w:szCs w:val="24"/>
      <w:lang w:val="en-ID"/>
    </w:rPr>
  </w:style>
  <w:style w:type="character" w:customStyle="1" w:styleId="ListParagraphChar">
    <w:name w:val="List Paragraph Char"/>
    <w:aliases w:val="kepala Char,List Paragraph1 Char,Dalam Tabel Char,First Level Outline Char,TABEL Char"/>
    <w:link w:val="ListParagraph"/>
    <w:uiPriority w:val="34"/>
    <w:qFormat/>
    <w:locked/>
    <w:rsid w:val="00B30BDF"/>
    <w:rPr>
      <w:rFonts w:ascii="Times New Roman" w:eastAsia="Times New Roman" w:hAnsi="Times New Roman" w:cs="Times New Roman"/>
      <w:lang w:val="id"/>
    </w:rPr>
  </w:style>
  <w:style w:type="character" w:customStyle="1" w:styleId="Heading3Char">
    <w:name w:val="Heading 3 Char"/>
    <w:basedOn w:val="DefaultParagraphFont"/>
    <w:link w:val="Heading3"/>
    <w:uiPriority w:val="1"/>
    <w:rsid w:val="00C3799D"/>
    <w:rPr>
      <w:rFonts w:ascii="Times New Roman" w:eastAsia="Times New Roman" w:hAnsi="Times New Roman" w:cs="Times New Roman"/>
      <w:b/>
      <w:bCs/>
      <w:sz w:val="24"/>
      <w:szCs w:val="24"/>
      <w:lang w:val="id-ID" w:eastAsia="id-ID"/>
    </w:rPr>
  </w:style>
  <w:style w:type="table" w:styleId="TableGrid">
    <w:name w:val="Table Grid"/>
    <w:basedOn w:val="TableNormal"/>
    <w:uiPriority w:val="59"/>
    <w:qFormat/>
    <w:rsid w:val="00FE1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03167"/>
    <w:rPr>
      <w:rFonts w:ascii="Tahoma" w:hAnsi="Tahoma" w:cs="Tahoma"/>
      <w:sz w:val="16"/>
      <w:szCs w:val="16"/>
    </w:rPr>
  </w:style>
  <w:style w:type="character" w:customStyle="1" w:styleId="BalloonTextChar">
    <w:name w:val="Balloon Text Char"/>
    <w:basedOn w:val="DefaultParagraphFont"/>
    <w:link w:val="BalloonText"/>
    <w:uiPriority w:val="99"/>
    <w:semiHidden/>
    <w:rsid w:val="00403167"/>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E4504"/>
    <w:rPr>
      <w:rFonts w:asciiTheme="majorHAnsi" w:eastAsiaTheme="majorEastAsia" w:hAnsiTheme="majorHAnsi" w:cstheme="majorBidi"/>
      <w:b/>
      <w:bCs/>
      <w:color w:val="365F91" w:themeColor="accent1" w:themeShade="BF"/>
      <w:sz w:val="28"/>
      <w:szCs w:val="28"/>
      <w:lang w:val="id"/>
    </w:rPr>
  </w:style>
  <w:style w:type="paragraph" w:styleId="Caption">
    <w:name w:val="caption"/>
    <w:basedOn w:val="Normal"/>
    <w:next w:val="Normal"/>
    <w:uiPriority w:val="35"/>
    <w:unhideWhenUsed/>
    <w:qFormat/>
    <w:rsid w:val="006E4504"/>
    <w:pPr>
      <w:widowControl/>
      <w:autoSpaceDE/>
      <w:autoSpaceDN/>
      <w:spacing w:after="200"/>
    </w:pPr>
    <w:rPr>
      <w:rFonts w:asciiTheme="minorHAnsi" w:eastAsiaTheme="minorHAnsi" w:hAnsiTheme="minorHAnsi" w:cstheme="minorBidi"/>
      <w:b/>
      <w:bCs/>
      <w:color w:val="4F81BD" w:themeColor="accent1"/>
      <w:sz w:val="18"/>
      <w:szCs w:val="18"/>
      <w:lang w:val="en-US"/>
    </w:rPr>
  </w:style>
  <w:style w:type="character" w:customStyle="1" w:styleId="Heading4Char">
    <w:name w:val="Heading 4 Char"/>
    <w:basedOn w:val="DefaultParagraphFont"/>
    <w:link w:val="Heading4"/>
    <w:uiPriority w:val="9"/>
    <w:semiHidden/>
    <w:rsid w:val="009860EF"/>
    <w:rPr>
      <w:rFonts w:asciiTheme="majorHAnsi" w:eastAsiaTheme="majorEastAsia" w:hAnsiTheme="majorHAnsi" w:cstheme="majorBidi"/>
      <w:b/>
      <w:bCs/>
      <w:i/>
      <w:iCs/>
      <w:color w:val="4F81BD" w:themeColor="accent1"/>
      <w:lang w:val="id"/>
    </w:rPr>
  </w:style>
  <w:style w:type="character" w:styleId="Strong">
    <w:name w:val="Strong"/>
    <w:basedOn w:val="DefaultParagraphFont"/>
    <w:uiPriority w:val="22"/>
    <w:qFormat/>
    <w:rsid w:val="00D66F40"/>
    <w:rPr>
      <w:b/>
      <w:bCs/>
    </w:rPr>
  </w:style>
  <w:style w:type="character" w:customStyle="1" w:styleId="personname">
    <w:name w:val="person_name"/>
    <w:basedOn w:val="DefaultParagraphFont"/>
    <w:rsid w:val="00623374"/>
  </w:style>
  <w:style w:type="character" w:styleId="Emphasis">
    <w:name w:val="Emphasis"/>
    <w:basedOn w:val="DefaultParagraphFont"/>
    <w:uiPriority w:val="20"/>
    <w:qFormat/>
    <w:rsid w:val="00623374"/>
    <w:rPr>
      <w:i/>
      <w:iCs/>
    </w:rPr>
  </w:style>
  <w:style w:type="character" w:customStyle="1" w:styleId="name">
    <w:name w:val="name"/>
    <w:basedOn w:val="DefaultParagraphFont"/>
    <w:rsid w:val="00623374"/>
  </w:style>
  <w:style w:type="paragraph" w:styleId="Revision">
    <w:name w:val="Revision"/>
    <w:hidden/>
    <w:uiPriority w:val="99"/>
    <w:semiHidden/>
    <w:rsid w:val="009C796C"/>
    <w:pPr>
      <w:widowControl/>
      <w:autoSpaceDE/>
      <w:autoSpaceDN/>
    </w:pPr>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9C796C"/>
    <w:rPr>
      <w:sz w:val="16"/>
      <w:szCs w:val="16"/>
    </w:rPr>
  </w:style>
  <w:style w:type="paragraph" w:styleId="CommentText">
    <w:name w:val="annotation text"/>
    <w:basedOn w:val="Normal"/>
    <w:link w:val="CommentTextChar"/>
    <w:uiPriority w:val="99"/>
    <w:semiHidden/>
    <w:unhideWhenUsed/>
    <w:rsid w:val="009C796C"/>
    <w:rPr>
      <w:sz w:val="20"/>
      <w:szCs w:val="20"/>
    </w:rPr>
  </w:style>
  <w:style w:type="character" w:customStyle="1" w:styleId="CommentTextChar">
    <w:name w:val="Comment Text Char"/>
    <w:basedOn w:val="DefaultParagraphFont"/>
    <w:link w:val="CommentText"/>
    <w:uiPriority w:val="99"/>
    <w:semiHidden/>
    <w:rsid w:val="009C796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9C796C"/>
    <w:rPr>
      <w:b/>
      <w:bCs/>
    </w:rPr>
  </w:style>
  <w:style w:type="character" w:customStyle="1" w:styleId="CommentSubjectChar">
    <w:name w:val="Comment Subject Char"/>
    <w:basedOn w:val="CommentTextChar"/>
    <w:link w:val="CommentSubject"/>
    <w:uiPriority w:val="99"/>
    <w:semiHidden/>
    <w:rsid w:val="009C796C"/>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8</Pages>
  <Words>2496</Words>
  <Characters>14228</Characters>
  <Application>Microsoft Office Word</Application>
  <DocSecurity>0</DocSecurity>
  <Lines>118</Lines>
  <Paragraphs>33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vt:lpstr>        Kapasitas Bucket </vt:lpstr>
      <vt:lpstr>        Faktor Pengisian Bucket</vt:lpstr>
      <vt:lpstr>        Efesiensi Kerja dan Efesiensi Alat </vt:lpstr>
      <vt:lpstr>        Faktor konversi galian  </vt:lpstr>
      <vt:lpstr>        Waktu Siklus </vt:lpstr>
      <vt:lpstr>    Produktivitas </vt:lpstr>
      <vt:lpstr>        Produktivitas Alat Berat Excavator Di Darat</vt:lpstr>
      <vt:lpstr>        Produktivitas Alat berat Excavator bersama Ponton Di Air</vt:lpstr>
      <vt:lpstr>    Analisis Perhitungan Produktivitas Alat Berat</vt:lpstr>
      <vt:lpstr>        Kesimpulan</vt:lpstr>
      <vt:lpstr>        </vt:lpstr>
      <vt:lpstr>        Saran</vt:lpstr>
      <vt:lpstr>        </vt:lpstr>
      <vt:lpstr>R. Anisari, (2016) Produktivitas Alat Muat Dan   	  Angkut Pada Pengupasan Lapis</vt:lpstr>
    </vt:vector>
  </TitlesOfParts>
  <Company>home</Company>
  <LinksUpToDate>false</LinksUpToDate>
  <CharactersWithSpaces>16691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Microsoft account</cp:lastModifiedBy>
  <cp:revision>1</cp:revision>
  <dcterms:created xsi:type="dcterms:W3CDTF">2024-03-27T02:12:00Z</dcterms:created>
  <dcterms:modified xsi:type="dcterms:W3CDTF">2025-11-26T23:32:00Z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