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1637B" w14:textId="77777777" w:rsidR="0028670E" w:rsidRDefault="00000000">
      <w:pPr>
        <w:jc w:val="center"/>
        <w:rPr>
          <w:rFonts w:ascii="Times New Roman" w:hAnsi="Times New Roman"/>
          <w:b/>
          <w:lang w:val="en-GB"/>
        </w:rPr>
      </w:pPr>
      <w:r>
        <w:rPr>
          <w:rFonts w:ascii="Times New Roman" w:hAnsi="Times New Roman"/>
          <w:b/>
          <w:lang w:val="en-GB"/>
        </w:rPr>
        <w:t>COLLABORATIVE WRITING WITH PADLET: A STRATEGY FOR IMPROVING WRITING SKILL IN SENIOR HIGH SCHOOL</w:t>
      </w:r>
    </w:p>
    <w:p w14:paraId="02F217A1" w14:textId="77777777" w:rsidR="0028670E" w:rsidRDefault="0028670E">
      <w:pPr>
        <w:contextualSpacing/>
        <w:jc w:val="center"/>
        <w:rPr>
          <w:rFonts w:ascii="Times New Roman" w:hAnsi="Times New Roman"/>
          <w:b/>
          <w:sz w:val="24"/>
          <w:szCs w:val="24"/>
        </w:rPr>
      </w:pPr>
    </w:p>
    <w:p w14:paraId="5715FCD0" w14:textId="77777777" w:rsidR="0028670E" w:rsidRDefault="0028670E">
      <w:pPr>
        <w:ind w:right="283"/>
        <w:jc w:val="center"/>
        <w:rPr>
          <w:rFonts w:ascii="Times New Roman" w:hAnsi="Times New Roman"/>
          <w:b/>
          <w:lang w:val="en-GB"/>
        </w:rPr>
      </w:pPr>
    </w:p>
    <w:p w14:paraId="01909873" w14:textId="2B9E8E0F" w:rsidR="0028670E" w:rsidRDefault="00000000">
      <w:pPr>
        <w:tabs>
          <w:tab w:val="left" w:pos="8647"/>
        </w:tabs>
        <w:ind w:left="540" w:right="429"/>
        <w:jc w:val="both"/>
        <w:rPr>
          <w:rFonts w:ascii="Times New Roman" w:hAnsi="Times New Roman"/>
          <w:lang w:val="en-GB"/>
        </w:rPr>
      </w:pPr>
      <w:r>
        <w:rPr>
          <w:rFonts w:ascii="Times New Roman" w:hAnsi="Times New Roman"/>
          <w:b/>
        </w:rPr>
        <w:t>ABSTRACT:</w:t>
      </w:r>
      <w:r>
        <w:rPr>
          <w:rFonts w:ascii="Times New Roman" w:hAnsi="Times New Roman"/>
          <w:b/>
          <w:lang w:val="en-GB"/>
        </w:rPr>
        <w:t xml:space="preserve"> </w:t>
      </w:r>
      <w:r>
        <w:rPr>
          <w:rFonts w:ascii="Times New Roman" w:hAnsi="Times New Roman"/>
        </w:rPr>
        <w:t xml:space="preserve">Collaborative </w:t>
      </w:r>
      <w:del w:id="0" w:author="Cold Brew" w:date="2026-05-01T08:19:00Z" w16du:dateUtc="2026-05-01T01:19:00Z">
        <w:r w:rsidDel="00497D9F">
          <w:rPr>
            <w:rFonts w:ascii="Times New Roman" w:hAnsi="Times New Roman"/>
          </w:rPr>
          <w:delText xml:space="preserve">Writing </w:delText>
        </w:r>
      </w:del>
      <w:ins w:id="1" w:author="Cold Brew" w:date="2026-05-01T08:19:00Z" w16du:dateUtc="2026-05-01T01:19:00Z">
        <w:r w:rsidR="00497D9F">
          <w:rPr>
            <w:rFonts w:ascii="Times New Roman" w:hAnsi="Times New Roman"/>
          </w:rPr>
          <w:t>writing</w:t>
        </w:r>
        <w:r w:rsidR="00497D9F">
          <w:rPr>
            <w:rFonts w:ascii="Times New Roman" w:hAnsi="Times New Roman"/>
          </w:rPr>
          <w:t xml:space="preserve"> </w:t>
        </w:r>
      </w:ins>
      <w:r>
        <w:rPr>
          <w:rFonts w:ascii="Times New Roman" w:hAnsi="Times New Roman"/>
        </w:rPr>
        <w:t>is a method where students work in pairs or small groups to generate ideas, provide feedback to one another, and construct written texts together</w:t>
      </w:r>
      <w:r>
        <w:rPr>
          <w:rFonts w:ascii="Times New Roman" w:hAnsi="Times New Roman"/>
          <w:lang w:val="en-GB"/>
        </w:rPr>
        <w:t>. The purposes of th</w:t>
      </w:r>
      <w:r w:rsidR="008449F5">
        <w:rPr>
          <w:rFonts w:ascii="Times New Roman" w:hAnsi="Times New Roman"/>
          <w:lang w:val="en-GB"/>
        </w:rPr>
        <w:t>is</w:t>
      </w:r>
      <w:r>
        <w:rPr>
          <w:rFonts w:ascii="Times New Roman" w:hAnsi="Times New Roman"/>
          <w:lang w:val="en-GB"/>
        </w:rPr>
        <w:t xml:space="preserve"> research</w:t>
      </w:r>
      <w:r w:rsidR="004F1D0C">
        <w:rPr>
          <w:rFonts w:ascii="Times New Roman" w:hAnsi="Times New Roman"/>
          <w:lang w:val="en-GB"/>
        </w:rPr>
        <w:t xml:space="preserve"> </w:t>
      </w:r>
      <w:del w:id="2" w:author="Cold Brew" w:date="2026-05-01T08:36:00Z" w16du:dateUtc="2026-05-01T01:36:00Z">
        <w:r w:rsidR="004F1D0C" w:rsidDel="00A8026A">
          <w:rPr>
            <w:rFonts w:ascii="Times New Roman" w:hAnsi="Times New Roman"/>
            <w:lang w:val="en-GB"/>
          </w:rPr>
          <w:delText>w</w:delText>
        </w:r>
      </w:del>
      <w:ins w:id="3" w:author="Cold Brew" w:date="2026-05-01T08:38:00Z" w16du:dateUtc="2026-05-01T01:38:00Z">
        <w:r w:rsidR="00A8026A">
          <w:rPr>
            <w:rFonts w:ascii="Times New Roman" w:hAnsi="Times New Roman"/>
            <w:lang w:val="en-GB"/>
          </w:rPr>
          <w:t xml:space="preserve"> </w:t>
        </w:r>
      </w:ins>
      <w:del w:id="4" w:author="Cold Brew" w:date="2026-05-01T08:36:00Z" w16du:dateUtc="2026-05-01T01:36:00Z">
        <w:r w:rsidR="004F1D0C" w:rsidDel="00A8026A">
          <w:rPr>
            <w:rFonts w:ascii="Times New Roman" w:hAnsi="Times New Roman"/>
            <w:lang w:val="en-GB"/>
          </w:rPr>
          <w:delText>ere</w:delText>
        </w:r>
        <w:r w:rsidDel="00A8026A">
          <w:rPr>
            <w:rFonts w:ascii="Times New Roman" w:hAnsi="Times New Roman"/>
            <w:lang w:val="en-GB"/>
          </w:rPr>
          <w:delText>: (1)</w:delText>
        </w:r>
      </w:del>
      <w:ins w:id="5" w:author="Cold Brew" w:date="2026-05-01T08:36:00Z" w16du:dateUtc="2026-05-01T01:36:00Z">
        <w:r w:rsidR="00A8026A">
          <w:rPr>
            <w:rFonts w:ascii="Times New Roman" w:hAnsi="Times New Roman"/>
            <w:lang w:val="en-GB"/>
          </w:rPr>
          <w:t>were (1)</w:t>
        </w:r>
      </w:ins>
      <w:r>
        <w:rPr>
          <w:rFonts w:ascii="Times New Roman" w:hAnsi="Times New Roman"/>
          <w:lang w:val="en-GB"/>
        </w:rPr>
        <w:t xml:space="preserve"> </w:t>
      </w:r>
      <w:r>
        <w:rPr>
          <w:rFonts w:ascii="Times New Roman" w:hAnsi="Times New Roman"/>
        </w:rPr>
        <w:t>to find out whether or not it was effective to improve students’ writing skill achievement through collaborative writing using Padle</w:t>
      </w:r>
      <w:r>
        <w:rPr>
          <w:rFonts w:ascii="Times New Roman" w:hAnsi="Times New Roman"/>
          <w:lang w:val="en-GB"/>
        </w:rPr>
        <w:t>t</w:t>
      </w:r>
      <w:del w:id="6" w:author="Cold Brew" w:date="2026-05-01T08:37:00Z" w16du:dateUtc="2026-05-01T01:37:00Z">
        <w:r w:rsidDel="00A8026A">
          <w:rPr>
            <w:rFonts w:ascii="Times New Roman" w:hAnsi="Times New Roman"/>
          </w:rPr>
          <w:delText>,</w:delText>
        </w:r>
      </w:del>
      <w:r>
        <w:rPr>
          <w:rFonts w:ascii="Times New Roman" w:hAnsi="Times New Roman"/>
        </w:rPr>
        <w:t xml:space="preserve"> </w:t>
      </w:r>
      <w:ins w:id="7" w:author="Cold Brew" w:date="2026-05-01T08:37:00Z" w16du:dateUtc="2026-05-01T01:37:00Z">
        <w:r w:rsidR="00A8026A">
          <w:rPr>
            <w:rFonts w:ascii="Times New Roman" w:hAnsi="Times New Roman"/>
          </w:rPr>
          <w:t xml:space="preserve">and </w:t>
        </w:r>
      </w:ins>
      <w:r>
        <w:rPr>
          <w:rFonts w:ascii="Times New Roman" w:hAnsi="Times New Roman"/>
        </w:rPr>
        <w:t xml:space="preserve">(2) to find out whether or not there was any significant difference </w:t>
      </w:r>
      <w:del w:id="8" w:author="Cold Brew" w:date="2026-05-01T08:37:00Z" w16du:dateUtc="2026-05-01T01:37:00Z">
        <w:r w:rsidR="00BF02CA" w:rsidDel="00A8026A">
          <w:rPr>
            <w:rFonts w:ascii="Times New Roman" w:hAnsi="Times New Roman"/>
          </w:rPr>
          <w:delText xml:space="preserve">on </w:delText>
        </w:r>
      </w:del>
      <w:ins w:id="9" w:author="Cold Brew" w:date="2026-05-01T08:37:00Z" w16du:dateUtc="2026-05-01T01:37:00Z">
        <w:r w:rsidR="00A8026A">
          <w:rPr>
            <w:rFonts w:ascii="Times New Roman" w:hAnsi="Times New Roman"/>
          </w:rPr>
          <w:t>in</w:t>
        </w:r>
        <w:r w:rsidR="00A8026A">
          <w:rPr>
            <w:rFonts w:ascii="Times New Roman" w:hAnsi="Times New Roman"/>
          </w:rPr>
          <w:t xml:space="preserve"> </w:t>
        </w:r>
      </w:ins>
      <w:r>
        <w:rPr>
          <w:rFonts w:ascii="Times New Roman" w:hAnsi="Times New Roman"/>
        </w:rPr>
        <w:t>students’ writing skill achievement between students who were taught through collaborative writing using Padlet and those who were not</w:t>
      </w:r>
      <w:r>
        <w:rPr>
          <w:rFonts w:ascii="Times New Roman" w:hAnsi="Times New Roman"/>
          <w:lang w:val="en-GB"/>
        </w:rPr>
        <w:t>. A quasi-experimental design was applied in this research.</w:t>
      </w:r>
      <w:r>
        <w:t xml:space="preserve"> </w:t>
      </w:r>
      <w:r>
        <w:rPr>
          <w:rFonts w:ascii="Times New Roman" w:hAnsi="Times New Roman"/>
          <w:lang w:val="en-GB"/>
        </w:rPr>
        <w:t xml:space="preserve">The population </w:t>
      </w:r>
      <w:r w:rsidR="008449F5">
        <w:rPr>
          <w:rFonts w:ascii="Times New Roman" w:hAnsi="Times New Roman"/>
          <w:lang w:val="en-GB"/>
        </w:rPr>
        <w:t>involved</w:t>
      </w:r>
      <w:r>
        <w:rPr>
          <w:rFonts w:ascii="Times New Roman" w:hAnsi="Times New Roman"/>
          <w:lang w:val="en-GB"/>
        </w:rPr>
        <w:t xml:space="preserve"> all tenth-grade students of SMA Negeri 11 Palembang during the 2024/2025 academic year. </w:t>
      </w:r>
      <w:del w:id="10" w:author="Cold Brew" w:date="2026-05-01T08:37:00Z" w16du:dateUtc="2026-05-01T01:37:00Z">
        <w:r w:rsidDel="00A8026A">
          <w:rPr>
            <w:rFonts w:ascii="Times New Roman" w:hAnsi="Times New Roman"/>
            <w:lang w:val="en-GB"/>
          </w:rPr>
          <w:delText xml:space="preserve"> </w:delText>
        </w:r>
      </w:del>
      <w:r>
        <w:rPr>
          <w:rFonts w:ascii="Times New Roman" w:hAnsi="Times New Roman"/>
          <w:lang w:val="en-GB"/>
        </w:rPr>
        <w:t>A total of 70 students were</w:t>
      </w:r>
      <w:r w:rsidR="00BF02CA">
        <w:rPr>
          <w:rFonts w:ascii="Times New Roman" w:hAnsi="Times New Roman"/>
          <w:lang w:val="en-GB"/>
        </w:rPr>
        <w:t xml:space="preserve"> </w:t>
      </w:r>
      <w:del w:id="11" w:author="Cold Brew" w:date="2026-05-01T08:19:00Z" w16du:dateUtc="2026-05-01T01:19:00Z">
        <w:r w:rsidR="00BF02CA" w:rsidDel="00497D9F">
          <w:rPr>
            <w:rFonts w:ascii="Times New Roman" w:hAnsi="Times New Roman"/>
            <w:lang w:val="en-GB"/>
          </w:rPr>
          <w:delText xml:space="preserve">the sample of this study </w:delText>
        </w:r>
        <w:r w:rsidDel="00497D9F">
          <w:rPr>
            <w:rFonts w:ascii="Times New Roman" w:hAnsi="Times New Roman"/>
            <w:lang w:val="en-GB"/>
          </w:rPr>
          <w:delText>selected</w:delText>
        </w:r>
      </w:del>
      <w:ins w:id="12" w:author="Cold Brew" w:date="2026-05-01T08:19:00Z" w16du:dateUtc="2026-05-01T01:19:00Z">
        <w:r w:rsidR="00497D9F">
          <w:rPr>
            <w:rFonts w:ascii="Times New Roman" w:hAnsi="Times New Roman"/>
            <w:lang w:val="en-GB"/>
          </w:rPr>
          <w:t>selected as the sample of this study</w:t>
        </w:r>
      </w:ins>
      <w:r>
        <w:rPr>
          <w:rFonts w:ascii="Times New Roman" w:hAnsi="Times New Roman"/>
          <w:lang w:val="en-GB"/>
        </w:rPr>
        <w:t xml:space="preserve"> </w:t>
      </w:r>
      <w:r w:rsidR="00C91B58">
        <w:rPr>
          <w:rFonts w:ascii="Times New Roman" w:hAnsi="Times New Roman"/>
          <w:lang w:val="en-GB"/>
        </w:rPr>
        <w:t>using</w:t>
      </w:r>
      <w:r>
        <w:rPr>
          <w:rFonts w:ascii="Times New Roman" w:hAnsi="Times New Roman"/>
          <w:lang w:val="en-GB"/>
        </w:rPr>
        <w:t xml:space="preserve"> </w:t>
      </w:r>
      <w:ins w:id="13" w:author="Cold Brew" w:date="2026-05-01T08:19:00Z" w16du:dateUtc="2026-05-01T01:19:00Z">
        <w:r w:rsidR="00497D9F">
          <w:rPr>
            <w:rFonts w:ascii="Times New Roman" w:hAnsi="Times New Roman"/>
            <w:lang w:val="en-GB"/>
          </w:rPr>
          <w:t xml:space="preserve">a </w:t>
        </w:r>
      </w:ins>
      <w:r>
        <w:rPr>
          <w:rFonts w:ascii="Times New Roman" w:hAnsi="Times New Roman"/>
          <w:lang w:val="en-GB"/>
        </w:rPr>
        <w:t xml:space="preserve">purposive sampling </w:t>
      </w:r>
      <w:r w:rsidR="00BF02CA">
        <w:rPr>
          <w:rFonts w:ascii="Times New Roman" w:hAnsi="Times New Roman"/>
          <w:lang w:val="en-GB"/>
        </w:rPr>
        <w:t xml:space="preserve">technique </w:t>
      </w:r>
      <w:r>
        <w:rPr>
          <w:rFonts w:ascii="Times New Roman" w:hAnsi="Times New Roman"/>
          <w:lang w:val="en-GB"/>
        </w:rPr>
        <w:t xml:space="preserve">and assigned to experimental and control groups. Writing tests were administered as </w:t>
      </w:r>
      <w:ins w:id="14" w:author="Cold Brew" w:date="2026-05-01T08:19:00Z" w16du:dateUtc="2026-05-01T01:19:00Z">
        <w:r w:rsidR="00497D9F">
          <w:rPr>
            <w:rFonts w:ascii="Times New Roman" w:hAnsi="Times New Roman"/>
            <w:lang w:val="en-GB"/>
          </w:rPr>
          <w:t xml:space="preserve">a </w:t>
        </w:r>
      </w:ins>
      <w:r>
        <w:rPr>
          <w:rFonts w:ascii="Times New Roman" w:hAnsi="Times New Roman"/>
          <w:lang w:val="en-GB"/>
        </w:rPr>
        <w:t>pre-test and post-test to collect the data. The</w:t>
      </w:r>
      <w:r w:rsidR="008449F5">
        <w:rPr>
          <w:rFonts w:ascii="Times New Roman" w:hAnsi="Times New Roman"/>
          <w:lang w:val="en-GB"/>
        </w:rPr>
        <w:t xml:space="preserve"> obtained</w:t>
      </w:r>
      <w:r>
        <w:rPr>
          <w:rFonts w:ascii="Times New Roman" w:hAnsi="Times New Roman"/>
          <w:lang w:val="en-GB"/>
        </w:rPr>
        <w:t xml:space="preserve"> data were </w:t>
      </w:r>
      <w:del w:id="15" w:author="Cold Brew" w:date="2026-05-01T08:38:00Z" w16du:dateUtc="2026-05-01T01:38:00Z">
        <w:r w:rsidR="008449F5" w:rsidDel="00A8026A">
          <w:rPr>
            <w:rFonts w:ascii="Times New Roman" w:hAnsi="Times New Roman"/>
            <w:lang w:val="en-GB"/>
          </w:rPr>
          <w:delText>analysed</w:delText>
        </w:r>
        <w:r w:rsidDel="00A8026A">
          <w:rPr>
            <w:rFonts w:ascii="Times New Roman" w:hAnsi="Times New Roman"/>
            <w:lang w:val="en-GB"/>
          </w:rPr>
          <w:delText xml:space="preserve"> </w:delText>
        </w:r>
      </w:del>
      <w:ins w:id="16" w:author="Cold Brew" w:date="2026-05-01T08:38:00Z" w16du:dateUtc="2026-05-01T01:38:00Z">
        <w:r w:rsidR="00A8026A">
          <w:rPr>
            <w:rFonts w:ascii="Times New Roman" w:hAnsi="Times New Roman"/>
            <w:lang w:val="en-GB"/>
          </w:rPr>
          <w:t>analyzed</w:t>
        </w:r>
        <w:r w:rsidR="00A8026A">
          <w:rPr>
            <w:rFonts w:ascii="Times New Roman" w:hAnsi="Times New Roman"/>
            <w:lang w:val="en-GB"/>
          </w:rPr>
          <w:t xml:space="preserve"> </w:t>
        </w:r>
      </w:ins>
      <w:r>
        <w:rPr>
          <w:rFonts w:ascii="Times New Roman" w:hAnsi="Times New Roman"/>
          <w:lang w:val="en-GB"/>
        </w:rPr>
        <w:t xml:space="preserve">using </w:t>
      </w:r>
      <w:del w:id="17" w:author="Cold Brew" w:date="2026-05-01T08:38:00Z" w16du:dateUtc="2026-05-01T01:38:00Z">
        <w:r w:rsidDel="00A8026A">
          <w:rPr>
            <w:rFonts w:ascii="Times New Roman" w:hAnsi="Times New Roman"/>
            <w:lang w:val="en-GB"/>
          </w:rPr>
          <w:delText xml:space="preserve">paired </w:delText>
        </w:r>
      </w:del>
      <w:ins w:id="18" w:author="Cold Brew" w:date="2026-05-01T08:38:00Z" w16du:dateUtc="2026-05-01T01:38:00Z">
        <w:r w:rsidR="00A8026A">
          <w:rPr>
            <w:rFonts w:ascii="Times New Roman" w:hAnsi="Times New Roman"/>
            <w:lang w:val="en-GB"/>
          </w:rPr>
          <w:t>a paired</w:t>
        </w:r>
        <w:r w:rsidR="00A8026A">
          <w:rPr>
            <w:rFonts w:ascii="Times New Roman" w:hAnsi="Times New Roman"/>
            <w:lang w:val="en-GB"/>
          </w:rPr>
          <w:t xml:space="preserve"> </w:t>
        </w:r>
      </w:ins>
      <w:r>
        <w:rPr>
          <w:rFonts w:ascii="Times New Roman" w:hAnsi="Times New Roman"/>
          <w:lang w:val="en-GB"/>
        </w:rPr>
        <w:t xml:space="preserve">sample t-test and </w:t>
      </w:r>
      <w:del w:id="19" w:author="Cold Brew" w:date="2026-05-01T08:38:00Z" w16du:dateUtc="2026-05-01T01:38:00Z">
        <w:r w:rsidDel="00A8026A">
          <w:rPr>
            <w:rFonts w:ascii="Times New Roman" w:hAnsi="Times New Roman"/>
            <w:lang w:val="en-GB"/>
          </w:rPr>
          <w:delText xml:space="preserve">independent </w:delText>
        </w:r>
      </w:del>
      <w:ins w:id="20" w:author="Cold Brew" w:date="2026-05-01T08:38:00Z" w16du:dateUtc="2026-05-01T01:38:00Z">
        <w:r w:rsidR="00A8026A">
          <w:rPr>
            <w:rFonts w:ascii="Times New Roman" w:hAnsi="Times New Roman"/>
            <w:lang w:val="en-GB"/>
          </w:rPr>
          <w:t>an independent</w:t>
        </w:r>
        <w:r w:rsidR="00A8026A">
          <w:rPr>
            <w:rFonts w:ascii="Times New Roman" w:hAnsi="Times New Roman"/>
            <w:lang w:val="en-GB"/>
          </w:rPr>
          <w:t xml:space="preserve"> </w:t>
        </w:r>
      </w:ins>
      <w:r>
        <w:rPr>
          <w:rFonts w:ascii="Times New Roman" w:hAnsi="Times New Roman"/>
          <w:lang w:val="en-GB"/>
        </w:rPr>
        <w:t xml:space="preserve">sample t-test. </w:t>
      </w:r>
      <w:commentRangeStart w:id="21"/>
      <w:r>
        <w:rPr>
          <w:rFonts w:ascii="Times New Roman" w:hAnsi="Times New Roman"/>
          <w:lang w:val="en-GB"/>
        </w:rPr>
        <w:t>The result of the paired sample t-test showed that the t-</w:t>
      </w:r>
      <w:r>
        <w:rPr>
          <w:rFonts w:ascii="Times New Roman" w:hAnsi="Times New Roman"/>
          <w:sz w:val="18"/>
          <w:szCs w:val="18"/>
          <w:lang w:val="en-GB"/>
        </w:rPr>
        <w:t>obtained</w:t>
      </w:r>
      <w:r w:rsidR="001C3022">
        <w:rPr>
          <w:rFonts w:ascii="Times New Roman" w:hAnsi="Times New Roman"/>
          <w:sz w:val="18"/>
          <w:szCs w:val="18"/>
          <w:lang w:val="en-GB"/>
        </w:rPr>
        <w:t xml:space="preserve"> was</w:t>
      </w:r>
      <w:r>
        <w:rPr>
          <w:rFonts w:ascii="Times New Roman" w:hAnsi="Times New Roman"/>
          <w:lang w:val="en-GB"/>
        </w:rPr>
        <w:t xml:space="preserve"> (19.210) &gt; t-</w:t>
      </w:r>
      <w:r>
        <w:rPr>
          <w:rFonts w:ascii="Times New Roman" w:hAnsi="Times New Roman"/>
          <w:sz w:val="18"/>
          <w:szCs w:val="18"/>
          <w:lang w:val="en-GB"/>
        </w:rPr>
        <w:t xml:space="preserve">table </w:t>
      </w:r>
      <w:r>
        <w:rPr>
          <w:rFonts w:ascii="Times New Roman" w:hAnsi="Times New Roman"/>
          <w:lang w:val="en-GB"/>
        </w:rPr>
        <w:t xml:space="preserve">(2.0322). </w:t>
      </w:r>
      <w:r w:rsidR="00C91B58">
        <w:rPr>
          <w:rFonts w:ascii="Times New Roman" w:hAnsi="Times New Roman"/>
          <w:lang w:val="en-GB"/>
        </w:rPr>
        <w:t>Then, t</w:t>
      </w:r>
      <w:r>
        <w:rPr>
          <w:rFonts w:ascii="Times New Roman" w:hAnsi="Times New Roman"/>
          <w:lang w:val="en-GB"/>
        </w:rPr>
        <w:t xml:space="preserve">he independent sample t-test </w:t>
      </w:r>
      <w:r w:rsidR="00C91B58">
        <w:rPr>
          <w:rFonts w:ascii="Times New Roman" w:hAnsi="Times New Roman"/>
          <w:lang w:val="en-GB"/>
        </w:rPr>
        <w:t>revealed that</w:t>
      </w:r>
      <w:r>
        <w:rPr>
          <w:rFonts w:ascii="Times New Roman" w:hAnsi="Times New Roman"/>
          <w:lang w:val="en-GB"/>
        </w:rPr>
        <w:t xml:space="preserve"> t-</w:t>
      </w:r>
      <w:r>
        <w:rPr>
          <w:rFonts w:ascii="Times New Roman" w:hAnsi="Times New Roman"/>
          <w:sz w:val="18"/>
          <w:szCs w:val="18"/>
          <w:lang w:val="en-GB"/>
        </w:rPr>
        <w:t>obtained</w:t>
      </w:r>
      <w:r w:rsidR="001C3022">
        <w:rPr>
          <w:rFonts w:ascii="Times New Roman" w:hAnsi="Times New Roman"/>
          <w:sz w:val="18"/>
          <w:szCs w:val="18"/>
          <w:lang w:val="en-GB"/>
        </w:rPr>
        <w:t xml:space="preserve"> </w:t>
      </w:r>
      <w:del w:id="22" w:author="Cold Brew" w:date="2026-05-01T08:38:00Z" w16du:dateUtc="2026-05-01T01:38:00Z">
        <w:r w:rsidR="001C3022" w:rsidDel="00A8026A">
          <w:rPr>
            <w:rFonts w:ascii="Times New Roman" w:hAnsi="Times New Roman"/>
            <w:sz w:val="18"/>
            <w:szCs w:val="18"/>
            <w:lang w:val="en-GB"/>
          </w:rPr>
          <w:delText>was</w:delText>
        </w:r>
        <w:r w:rsidDel="00A8026A">
          <w:rPr>
            <w:rFonts w:ascii="Times New Roman" w:hAnsi="Times New Roman"/>
            <w:lang w:val="en-GB"/>
          </w:rPr>
          <w:delText xml:space="preserve"> </w:delText>
        </w:r>
      </w:del>
      <w:ins w:id="23" w:author="Cold Brew" w:date="2026-05-01T08:38:00Z" w16du:dateUtc="2026-05-01T01:38:00Z">
        <w:r w:rsidR="00A8026A">
          <w:rPr>
            <w:rFonts w:ascii="Times New Roman" w:hAnsi="Times New Roman"/>
            <w:shd w:val="pct15" w:color="auto" w:fill="FFFFFF"/>
            <w:lang w:val="en-GB"/>
          </w:rPr>
          <w:t>was</w:t>
        </w:r>
      </w:ins>
      <w:r>
        <w:rPr>
          <w:rFonts w:ascii="Times New Roman" w:hAnsi="Times New Roman"/>
          <w:lang w:val="en-GB"/>
        </w:rPr>
        <w:t>(6.956) &gt; t-</w:t>
      </w:r>
      <w:r>
        <w:rPr>
          <w:rFonts w:ascii="Times New Roman" w:hAnsi="Times New Roman"/>
          <w:sz w:val="18"/>
          <w:szCs w:val="18"/>
          <w:lang w:val="en-GB"/>
        </w:rPr>
        <w:t>table</w:t>
      </w:r>
      <w:r>
        <w:rPr>
          <w:rFonts w:ascii="Times New Roman" w:hAnsi="Times New Roman"/>
          <w:lang w:val="en-GB"/>
        </w:rPr>
        <w:t xml:space="preserve"> (1.995). </w:t>
      </w:r>
      <w:commentRangeEnd w:id="21"/>
      <w:r w:rsidR="001A49EE">
        <w:rPr>
          <w:rStyle w:val="CommentReference"/>
          <w:rFonts w:ascii="Times New Roman" w:hAnsi="Times New Roman"/>
          <w:sz w:val="22"/>
          <w:szCs w:val="22"/>
        </w:rPr>
        <w:commentReference w:id="21"/>
      </w:r>
      <w:r>
        <w:rPr>
          <w:rFonts w:ascii="Times New Roman" w:hAnsi="Times New Roman"/>
        </w:rPr>
        <w:t>In</w:t>
      </w:r>
      <w:r>
        <w:rPr>
          <w:rFonts w:ascii="Times New Roman" w:hAnsi="Times New Roman"/>
          <w:lang w:val="en-GB"/>
        </w:rPr>
        <w:t xml:space="preserve"> other words</w:t>
      </w:r>
      <w:r>
        <w:rPr>
          <w:rFonts w:ascii="Times New Roman" w:hAnsi="Times New Roman"/>
        </w:rPr>
        <w:t>,</w:t>
      </w:r>
      <w:r>
        <w:rPr>
          <w:rFonts w:ascii="Times New Roman" w:hAnsi="Times New Roman"/>
          <w:lang w:val="en-GB"/>
        </w:rPr>
        <w:t xml:space="preserve"> </w:t>
      </w:r>
      <w:r>
        <w:rPr>
          <w:rFonts w:ascii="Times New Roman" w:hAnsi="Times New Roman"/>
        </w:rPr>
        <w:t>the</w:t>
      </w:r>
      <w:r w:rsidR="008449F5">
        <w:rPr>
          <w:rFonts w:ascii="Times New Roman" w:hAnsi="Times New Roman"/>
        </w:rPr>
        <w:t xml:space="preserve"> results of this study </w:t>
      </w:r>
      <w:r w:rsidR="00C91B58">
        <w:rPr>
          <w:rFonts w:ascii="Times New Roman" w:hAnsi="Times New Roman"/>
        </w:rPr>
        <w:t>indicated</w:t>
      </w:r>
      <w:r>
        <w:rPr>
          <w:rFonts w:ascii="Times New Roman" w:hAnsi="Times New Roman"/>
        </w:rPr>
        <w:t xml:space="preserve"> that it was effective to improve students’ writing skill achievement through collaborative writing using Padlet.</w:t>
      </w:r>
      <w:r>
        <w:rPr>
          <w:rFonts w:ascii="Times New Roman" w:hAnsi="Times New Roman"/>
          <w:lang w:val="en-GB"/>
        </w:rPr>
        <w:t xml:space="preserve"> Furthermore, </w:t>
      </w:r>
      <w:r>
        <w:rPr>
          <w:rFonts w:ascii="Times New Roman" w:hAnsi="Times New Roman"/>
        </w:rPr>
        <w:t xml:space="preserve">there was </w:t>
      </w:r>
      <w:r w:rsidR="00C91B58">
        <w:rPr>
          <w:rFonts w:ascii="Times New Roman" w:hAnsi="Times New Roman"/>
        </w:rPr>
        <w:t xml:space="preserve">also </w:t>
      </w:r>
      <w:r w:rsidR="008449F5">
        <w:rPr>
          <w:rFonts w:ascii="Times New Roman" w:hAnsi="Times New Roman"/>
        </w:rPr>
        <w:t>a</w:t>
      </w:r>
      <w:r>
        <w:rPr>
          <w:rFonts w:ascii="Times New Roman" w:hAnsi="Times New Roman"/>
        </w:rPr>
        <w:t xml:space="preserve"> significant difference </w:t>
      </w:r>
      <w:del w:id="24" w:author="Cold Brew" w:date="2026-05-01T08:40:00Z" w16du:dateUtc="2026-05-01T01:40:00Z">
        <w:r w:rsidDel="001A49EE">
          <w:rPr>
            <w:rFonts w:ascii="Times New Roman" w:hAnsi="Times New Roman"/>
          </w:rPr>
          <w:delText xml:space="preserve">on </w:delText>
        </w:r>
      </w:del>
      <w:ins w:id="25" w:author="Cold Brew" w:date="2026-05-01T08:40:00Z" w16du:dateUtc="2026-05-01T01:40:00Z">
        <w:r w:rsidR="001A49EE">
          <w:rPr>
            <w:rFonts w:ascii="Times New Roman" w:hAnsi="Times New Roman"/>
          </w:rPr>
          <w:t>in</w:t>
        </w:r>
        <w:r w:rsidR="001A49EE">
          <w:rPr>
            <w:rFonts w:ascii="Times New Roman" w:hAnsi="Times New Roman"/>
          </w:rPr>
          <w:t xml:space="preserve"> </w:t>
        </w:r>
      </w:ins>
      <w:r>
        <w:rPr>
          <w:rFonts w:ascii="Times New Roman" w:hAnsi="Times New Roman"/>
        </w:rPr>
        <w:t>students’ writing skill achievement between students</w:t>
      </w:r>
      <w:del w:id="26" w:author="Cold Brew" w:date="2026-05-01T08:19:00Z" w16du:dateUtc="2026-05-01T01:19:00Z">
        <w:r w:rsidDel="00497D9F">
          <w:rPr>
            <w:rFonts w:ascii="Times New Roman" w:hAnsi="Times New Roman"/>
          </w:rPr>
          <w:delText>’</w:delText>
        </w:r>
      </w:del>
      <w:r>
        <w:rPr>
          <w:rFonts w:ascii="Times New Roman" w:hAnsi="Times New Roman"/>
        </w:rPr>
        <w:t xml:space="preserve"> who were taught through collaborative writing using Padlet and those who were not</w:t>
      </w:r>
      <w:r>
        <w:rPr>
          <w:rFonts w:ascii="Times New Roman" w:hAnsi="Times New Roman"/>
          <w:lang w:val="en-GB"/>
        </w:rPr>
        <w:t>.</w:t>
      </w:r>
    </w:p>
    <w:p w14:paraId="233521EF" w14:textId="42419D1C" w:rsidR="0028670E" w:rsidRDefault="00000000">
      <w:pPr>
        <w:spacing w:before="240"/>
        <w:ind w:left="540" w:right="429"/>
        <w:jc w:val="both"/>
        <w:rPr>
          <w:rFonts w:ascii="Times New Roman" w:hAnsi="Times New Roman"/>
          <w:i/>
          <w:lang w:val="en-GB"/>
        </w:rPr>
      </w:pPr>
      <w:r>
        <w:rPr>
          <w:rFonts w:ascii="Times New Roman" w:hAnsi="Times New Roman"/>
          <w:b/>
        </w:rPr>
        <w:t>Keywords</w:t>
      </w:r>
      <w:r>
        <w:rPr>
          <w:rFonts w:ascii="Times New Roman" w:hAnsi="Times New Roman"/>
        </w:rPr>
        <w:t>:</w:t>
      </w:r>
      <w:r>
        <w:rPr>
          <w:rFonts w:ascii="Times New Roman" w:hAnsi="Times New Roman"/>
          <w:i/>
        </w:rPr>
        <w:t xml:space="preserve"> </w:t>
      </w:r>
      <w:del w:id="27" w:author="Cold Brew" w:date="2026-05-01T08:41:00Z" w16du:dateUtc="2026-05-01T01:41:00Z">
        <w:r w:rsidDel="001A49EE">
          <w:rPr>
            <w:rFonts w:ascii="Times New Roman" w:hAnsi="Times New Roman"/>
            <w:i/>
          </w:rPr>
          <w:delText xml:space="preserve"> </w:delText>
        </w:r>
      </w:del>
      <w:ins w:id="28" w:author="Cold Brew" w:date="2026-05-01T08:21:00Z" w16du:dateUtc="2026-05-01T01:21:00Z">
        <w:r w:rsidR="00497D9F">
          <w:rPr>
            <w:rFonts w:ascii="Times New Roman" w:hAnsi="Times New Roman"/>
            <w:i/>
            <w:lang w:val="en-GB"/>
          </w:rPr>
          <w:t>w</w:t>
        </w:r>
      </w:ins>
      <w:del w:id="29" w:author="Cold Brew" w:date="2026-05-01T08:21:00Z" w16du:dateUtc="2026-05-01T01:21:00Z">
        <w:r w:rsidDel="00497D9F">
          <w:rPr>
            <w:rFonts w:ascii="Times New Roman" w:hAnsi="Times New Roman"/>
            <w:i/>
            <w:lang w:val="en-GB"/>
          </w:rPr>
          <w:delText>W</w:delText>
        </w:r>
      </w:del>
      <w:r>
        <w:rPr>
          <w:rFonts w:ascii="Times New Roman" w:hAnsi="Times New Roman"/>
          <w:i/>
          <w:lang w:val="en-GB"/>
        </w:rPr>
        <w:t xml:space="preserve">riting </w:t>
      </w:r>
      <w:ins w:id="30" w:author="Cold Brew" w:date="2026-05-01T08:21:00Z" w16du:dateUtc="2026-05-01T01:21:00Z">
        <w:r w:rsidR="00497D9F">
          <w:rPr>
            <w:rFonts w:ascii="Times New Roman" w:hAnsi="Times New Roman"/>
            <w:i/>
            <w:lang w:val="en-GB"/>
          </w:rPr>
          <w:t>s</w:t>
        </w:r>
      </w:ins>
      <w:del w:id="31" w:author="Cold Brew" w:date="2026-05-01T08:21:00Z" w16du:dateUtc="2026-05-01T01:21:00Z">
        <w:r w:rsidDel="00497D9F">
          <w:rPr>
            <w:rFonts w:ascii="Times New Roman" w:hAnsi="Times New Roman"/>
            <w:i/>
            <w:lang w:val="en-GB"/>
          </w:rPr>
          <w:delText>S</w:delText>
        </w:r>
      </w:del>
      <w:r>
        <w:rPr>
          <w:rFonts w:ascii="Times New Roman" w:hAnsi="Times New Roman"/>
          <w:i/>
          <w:lang w:val="en-GB"/>
        </w:rPr>
        <w:t xml:space="preserve">kill, </w:t>
      </w:r>
      <w:ins w:id="32" w:author="Cold Brew" w:date="2026-05-01T08:21:00Z" w16du:dateUtc="2026-05-01T01:21:00Z">
        <w:r w:rsidR="00497D9F">
          <w:rPr>
            <w:rFonts w:ascii="Times New Roman" w:hAnsi="Times New Roman"/>
            <w:i/>
            <w:lang w:val="en-GB"/>
          </w:rPr>
          <w:t xml:space="preserve">collaborative </w:t>
        </w:r>
      </w:ins>
      <w:ins w:id="33" w:author="Cold Brew" w:date="2026-05-01T08:41:00Z" w16du:dateUtc="2026-05-01T01:41:00Z">
        <w:r w:rsidR="001A49EE">
          <w:rPr>
            <w:rFonts w:ascii="Times New Roman" w:hAnsi="Times New Roman"/>
            <w:i/>
            <w:lang w:val="en-GB"/>
          </w:rPr>
          <w:t>writing</w:t>
        </w:r>
      </w:ins>
      <w:del w:id="34" w:author="Cold Brew" w:date="2026-05-01T08:21:00Z" w16du:dateUtc="2026-05-01T01:21:00Z">
        <w:r w:rsidDel="00497D9F">
          <w:rPr>
            <w:rFonts w:ascii="Times New Roman" w:hAnsi="Times New Roman"/>
            <w:i/>
            <w:lang w:val="en-GB"/>
          </w:rPr>
          <w:delText>Collaborative Writing,</w:delText>
        </w:r>
      </w:del>
      <w:r>
        <w:rPr>
          <w:rFonts w:ascii="Times New Roman" w:hAnsi="Times New Roman"/>
          <w:i/>
          <w:lang w:val="en-GB"/>
        </w:rPr>
        <w:t xml:space="preserve"> Padlet</w:t>
      </w:r>
    </w:p>
    <w:p w14:paraId="4863A378" w14:textId="77777777" w:rsidR="0028670E" w:rsidRDefault="0028670E">
      <w:pPr>
        <w:contextualSpacing/>
        <w:rPr>
          <w:rFonts w:ascii="Times New Roman" w:hAnsi="Times New Roman"/>
          <w:color w:val="FF0000"/>
        </w:rPr>
      </w:pPr>
    </w:p>
    <w:p w14:paraId="3183092D" w14:textId="77777777" w:rsidR="0028670E" w:rsidRDefault="00000000">
      <w:pPr>
        <w:contextualSpacing/>
        <w:rPr>
          <w:rFonts w:ascii="Times New Roman" w:hAnsi="Times New Roman"/>
          <w:color w:val="FF0000"/>
        </w:rPr>
      </w:pPr>
      <w:r>
        <w:rPr>
          <w:noProof/>
          <w:lang w:val="en-ID" w:eastAsia="en-ID"/>
        </w:rPr>
        <mc:AlternateContent>
          <mc:Choice Requires="wpg">
            <w:drawing>
              <wp:anchor distT="0" distB="0" distL="0" distR="0" simplePos="0" relativeHeight="3" behindDoc="0" locked="0" layoutInCell="1" allowOverlap="1" wp14:anchorId="3FE9AF9E" wp14:editId="1AA587BE">
                <wp:simplePos x="0" y="0"/>
                <wp:positionH relativeFrom="margin">
                  <wp:posOffset>0</wp:posOffset>
                </wp:positionH>
                <wp:positionV relativeFrom="paragraph">
                  <wp:posOffset>102235</wp:posOffset>
                </wp:positionV>
                <wp:extent cx="5467350" cy="28575"/>
                <wp:effectExtent l="0" t="0" r="19050" b="28575"/>
                <wp:wrapNone/>
                <wp:docPr id="1026"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51336152" name="Straight Connector 151336152"/>
                        <wps:cNvCnPr/>
                        <wps:spPr>
                          <a:xfrm>
                            <a:off x="0" y="0"/>
                            <a:ext cx="5467350" cy="0"/>
                          </a:xfrm>
                          <a:prstGeom prst="line">
                            <a:avLst/>
                          </a:prstGeom>
                          <a:ln w="19050" cap="flat" cmpd="sng">
                            <a:solidFill>
                              <a:srgbClr val="000000"/>
                            </a:solidFill>
                            <a:prstDash val="solid"/>
                            <a:miter/>
                            <a:headEnd type="none" w="med" len="med"/>
                            <a:tailEnd type="none" w="med" len="med"/>
                          </a:ln>
                        </wps:spPr>
                        <wps:bodyPr/>
                      </wps:wsp>
                      <wps:wsp>
                        <wps:cNvPr id="822059637" name="Straight Connector 822059637"/>
                        <wps:cNvCnPr/>
                        <wps:spPr>
                          <a:xfrm>
                            <a:off x="0" y="28575"/>
                            <a:ext cx="5467350" cy="0"/>
                          </a:xfrm>
                          <a:prstGeom prst="line">
                            <a:avLst/>
                          </a:prstGeom>
                          <a:ln w="9525" cap="flat" cmpd="sng">
                            <a:solidFill>
                              <a:srgbClr val="000000"/>
                            </a:solidFill>
                            <a:prstDash val="solid"/>
                            <a:miter/>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394EA14F" id="Group 11" o:spid="_x0000_s1026" style="position:absolute;margin-left:0;margin-top:8.05pt;width:430.5pt;height:2.25pt;z-index:3;mso-wrap-distance-left:0;mso-wrap-distance-right: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">
                <v:line id="Straight Connector 15133615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" strokeweight="1.5pt">
                  <v:stroke joinstyle="miter"/>
                </v:line>
                <v:line id="Straight Connector 822059637"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">
                  <v:stroke joinstyle="miter"/>
                </v:line>
                <w10:wrap anchorx="margin"/>
              </v:group>
            </w:pict>
          </mc:Fallback>
        </mc:AlternateContent>
      </w:r>
    </w:p>
    <w:p w14:paraId="0B03C596" w14:textId="77777777" w:rsidR="0028670E" w:rsidRDefault="0028670E">
      <w:pPr>
        <w:rPr>
          <w:rFonts w:ascii="Times New Roman" w:hAnsi="Times New Roman"/>
          <w:b/>
          <w:sz w:val="24"/>
          <w:szCs w:val="24"/>
        </w:rPr>
      </w:pPr>
    </w:p>
    <w:p w14:paraId="2ABFD4D9" w14:textId="77777777" w:rsidR="0028670E" w:rsidRDefault="00000000">
      <w:pPr>
        <w:tabs>
          <w:tab w:val="left" w:pos="8647"/>
        </w:tabs>
        <w:spacing w:before="240"/>
        <w:ind w:left="540" w:right="429"/>
        <w:jc w:val="center"/>
        <w:rPr>
          <w:rFonts w:ascii="Times New Roman" w:hAnsi="Times New Roman"/>
          <w:b/>
          <w:sz w:val="24"/>
        </w:rPr>
      </w:pPr>
      <w:r>
        <w:rPr>
          <w:rFonts w:ascii="Times New Roman" w:hAnsi="Times New Roman"/>
          <w:b/>
          <w:sz w:val="24"/>
        </w:rPr>
        <w:t>MENULIS KOLABORATIF DENGAN PADLET: STRATEGI UNTUK MENINGKATKAN KETERAMPILAN MENULIS DI SEKOLAH MENENGAH ATAS</w:t>
      </w:r>
    </w:p>
    <w:p w14:paraId="1C555C01" w14:textId="241F6435" w:rsidR="0028670E" w:rsidRDefault="00000000">
      <w:pPr>
        <w:tabs>
          <w:tab w:val="left" w:pos="8647"/>
        </w:tabs>
        <w:spacing w:before="240"/>
        <w:ind w:left="540" w:right="429"/>
        <w:jc w:val="both"/>
        <w:rPr>
          <w:rFonts w:ascii="Times New Roman" w:hAnsi="Times New Roman"/>
          <w:lang w:val="en-GB"/>
        </w:rPr>
      </w:pPr>
      <w:r>
        <w:rPr>
          <w:rFonts w:ascii="Times New Roman" w:hAnsi="Times New Roman"/>
          <w:b/>
        </w:rPr>
        <w:t>ABSTRAK:</w:t>
      </w:r>
      <w:r>
        <w:rPr>
          <w:rFonts w:ascii="Times New Roman" w:hAnsi="Times New Roman"/>
          <w:b/>
          <w:lang w:val="en-GB"/>
        </w:rPr>
        <w:t xml:space="preserve"> </w:t>
      </w:r>
      <w:r>
        <w:rPr>
          <w:rFonts w:ascii="Times New Roman" w:hAnsi="Times New Roman"/>
          <w:lang w:val="en-GB"/>
        </w:rPr>
        <w:t xml:space="preserve">Penulisan Kolaboratif adalah metode </w:t>
      </w:r>
      <w:ins w:id="35" w:author="Cold Brew" w:date="2026-05-01T08:41:00Z" w16du:dateUtc="2026-05-01T01:41:00Z">
        <w:r w:rsidR="001A49EE">
          <w:rPr>
            <w:rFonts w:ascii="Times New Roman" w:hAnsi="Times New Roman"/>
            <w:lang w:val="en-GB"/>
          </w:rPr>
          <w:t>di mana</w:t>
        </w:r>
      </w:ins>
      <w:del w:id="36" w:author="Cold Brew" w:date="2026-05-01T08:41:00Z" w16du:dateUtc="2026-05-01T01:41:00Z">
        <w:r w:rsidDel="001A49EE">
          <w:rPr>
            <w:rFonts w:ascii="Times New Roman" w:hAnsi="Times New Roman"/>
            <w:lang w:val="en-GB"/>
          </w:rPr>
          <w:delText>dimana</w:delText>
        </w:r>
      </w:del>
      <w:r>
        <w:rPr>
          <w:rFonts w:ascii="Times New Roman" w:hAnsi="Times New Roman"/>
          <w:lang w:val="en-GB"/>
        </w:rPr>
        <w:t xml:space="preserve"> siswa bekerja d</w:t>
      </w:r>
      <w:r w:rsidR="00CE5A4C">
        <w:rPr>
          <w:rFonts w:ascii="Times New Roman" w:hAnsi="Times New Roman"/>
          <w:lang w:val="en-GB"/>
        </w:rPr>
        <w:t xml:space="preserve">engan </w:t>
      </w:r>
      <w:r>
        <w:rPr>
          <w:rFonts w:ascii="Times New Roman" w:hAnsi="Times New Roman"/>
          <w:lang w:val="en-GB"/>
        </w:rPr>
        <w:t>pasangan atau kelompok kecil untuk menghasilkan ide, memberikan umpan balik satu sama lain, dan membangun teks tertulis bersama-sama. Tujuan penelitian ini</w:t>
      </w:r>
      <w:r w:rsidR="00CE5A4C">
        <w:rPr>
          <w:rFonts w:ascii="Times New Roman" w:hAnsi="Times New Roman"/>
          <w:lang w:val="en-GB"/>
        </w:rPr>
        <w:t xml:space="preserve"> adalah</w:t>
      </w:r>
      <w:r>
        <w:rPr>
          <w:rFonts w:ascii="Times New Roman" w:hAnsi="Times New Roman"/>
          <w:lang w:val="en-GB"/>
        </w:rPr>
        <w:t>: (1) untuk mengetahui apakah penulisan kolaboratif menggunakan Padlet efektif dalam meningkatka</w:t>
      </w:r>
      <w:r w:rsidR="00CE5A4C">
        <w:rPr>
          <w:rFonts w:ascii="Times New Roman" w:hAnsi="Times New Roman"/>
          <w:lang w:val="en-GB"/>
        </w:rPr>
        <w:t>n</w:t>
      </w:r>
      <w:r>
        <w:rPr>
          <w:rFonts w:ascii="Times New Roman" w:hAnsi="Times New Roman"/>
          <w:lang w:val="en-GB"/>
        </w:rPr>
        <w:t xml:space="preserve"> keterampilan menulis siswa, (2) untuk mengetahui apakah terdapat perbedaan yang signifikan dalam keterampilan menulis siswa antara siswa yang diajarkan melalui penulisan kolaboratif menggunakan Padlet dan yang tidak. Desain quasi-eksperimental diterapkan dalam penelitian ini. Populasi penelitian meli</w:t>
      </w:r>
      <w:r w:rsidR="00CE5A4C">
        <w:rPr>
          <w:rFonts w:ascii="Times New Roman" w:hAnsi="Times New Roman"/>
          <w:lang w:val="en-GB"/>
        </w:rPr>
        <w:t>batkan</w:t>
      </w:r>
      <w:r>
        <w:rPr>
          <w:rFonts w:ascii="Times New Roman" w:hAnsi="Times New Roman"/>
          <w:lang w:val="en-GB"/>
        </w:rPr>
        <w:t xml:space="preserve"> semua siswa kelas X SMA Negeri 11 Palembang pada tahun ajaran 2024/2025. Sebanyak 70 siswa </w:t>
      </w:r>
      <w:r w:rsidR="00CE5A4C">
        <w:rPr>
          <w:rFonts w:ascii="Times New Roman" w:hAnsi="Times New Roman"/>
          <w:lang w:val="en-GB"/>
        </w:rPr>
        <w:t xml:space="preserve">menjadi sampel penelitian ini yang </w:t>
      </w:r>
      <w:r>
        <w:rPr>
          <w:rFonts w:ascii="Times New Roman" w:hAnsi="Times New Roman"/>
          <w:lang w:val="en-GB"/>
        </w:rPr>
        <w:t xml:space="preserve">dipilih melalui </w:t>
      </w:r>
      <w:r w:rsidR="00CE5A4C">
        <w:rPr>
          <w:rFonts w:ascii="Times New Roman" w:hAnsi="Times New Roman"/>
          <w:lang w:val="en-GB"/>
        </w:rPr>
        <w:t xml:space="preserve">teknik pengambilan sampel </w:t>
      </w:r>
      <w:r>
        <w:rPr>
          <w:rFonts w:ascii="Times New Roman" w:hAnsi="Times New Roman"/>
          <w:lang w:val="en-GB"/>
        </w:rPr>
        <w:t xml:space="preserve">purposif dan dibagi ke dalam kelompok eksperimen dan kontrol. </w:t>
      </w:r>
      <w:r w:rsidR="00CE5A4C">
        <w:rPr>
          <w:rFonts w:ascii="Times New Roman" w:hAnsi="Times New Roman"/>
          <w:lang w:val="en-GB"/>
        </w:rPr>
        <w:t>Tes</w:t>
      </w:r>
      <w:r>
        <w:rPr>
          <w:rFonts w:ascii="Times New Roman" w:hAnsi="Times New Roman"/>
          <w:lang w:val="en-GB"/>
        </w:rPr>
        <w:t xml:space="preserve"> menulis diberikan sebagai pre-test dan post-test untuk mengumpulkan data. Data</w:t>
      </w:r>
      <w:r w:rsidR="00CE5A4C">
        <w:rPr>
          <w:rFonts w:ascii="Times New Roman" w:hAnsi="Times New Roman"/>
          <w:lang w:val="en-GB"/>
        </w:rPr>
        <w:t xml:space="preserve"> yang diperoleh</w:t>
      </w:r>
      <w:r>
        <w:rPr>
          <w:rFonts w:ascii="Times New Roman" w:hAnsi="Times New Roman"/>
          <w:lang w:val="en-GB"/>
        </w:rPr>
        <w:t xml:space="preserve"> dianalisis menggunakan uji t sampel berpasangan dan uji t sampel independen. </w:t>
      </w:r>
      <w:r w:rsidR="001C3022">
        <w:rPr>
          <w:rFonts w:ascii="Times New Roman" w:hAnsi="Times New Roman"/>
          <w:lang w:val="en-GB"/>
        </w:rPr>
        <w:t>H</w:t>
      </w:r>
      <w:r>
        <w:rPr>
          <w:rFonts w:ascii="Times New Roman" w:hAnsi="Times New Roman"/>
          <w:lang w:val="en-GB"/>
        </w:rPr>
        <w:t xml:space="preserve">asil uji t sampel berpasangan menunjukkan bahwa t-obtained </w:t>
      </w:r>
      <w:r w:rsidR="001C3022">
        <w:rPr>
          <w:rFonts w:ascii="Times New Roman" w:hAnsi="Times New Roman"/>
          <w:lang w:val="en-GB"/>
        </w:rPr>
        <w:t xml:space="preserve">adalah </w:t>
      </w:r>
      <w:r>
        <w:rPr>
          <w:rFonts w:ascii="Times New Roman" w:hAnsi="Times New Roman"/>
          <w:lang w:val="en-GB"/>
        </w:rPr>
        <w:t xml:space="preserve">(19,210) &gt; t-table (2,0322). </w:t>
      </w:r>
      <w:r w:rsidR="001C3022">
        <w:rPr>
          <w:rFonts w:ascii="Times New Roman" w:hAnsi="Times New Roman"/>
          <w:lang w:val="en-GB"/>
        </w:rPr>
        <w:t>Kemudian, hasil u</w:t>
      </w:r>
      <w:r>
        <w:rPr>
          <w:rFonts w:ascii="Times New Roman" w:hAnsi="Times New Roman"/>
          <w:lang w:val="en-GB"/>
        </w:rPr>
        <w:t xml:space="preserve">ji t sampel independen menunjukkan t-obtained </w:t>
      </w:r>
      <w:r w:rsidR="001C3022">
        <w:rPr>
          <w:rFonts w:ascii="Times New Roman" w:hAnsi="Times New Roman"/>
          <w:lang w:val="en-GB"/>
        </w:rPr>
        <w:t xml:space="preserve">adalah </w:t>
      </w:r>
      <w:r>
        <w:rPr>
          <w:rFonts w:ascii="Times New Roman" w:hAnsi="Times New Roman"/>
          <w:lang w:val="en-GB"/>
        </w:rPr>
        <w:t xml:space="preserve">(6,956) &gt; t-table (1,995). Dengan kata lain, hasil </w:t>
      </w:r>
      <w:r w:rsidR="001C3022">
        <w:rPr>
          <w:rFonts w:ascii="Times New Roman" w:hAnsi="Times New Roman"/>
          <w:lang w:val="en-GB"/>
        </w:rPr>
        <w:t xml:space="preserve">penelitian mengindikasikan </w:t>
      </w:r>
      <w:r>
        <w:rPr>
          <w:rFonts w:ascii="Times New Roman" w:hAnsi="Times New Roman"/>
          <w:lang w:val="en-GB"/>
        </w:rPr>
        <w:t xml:space="preserve">bahwa penggunaan penulisan kolaboratif dengan Padlet </w:t>
      </w:r>
      <w:r>
        <w:rPr>
          <w:rFonts w:ascii="Times New Roman" w:hAnsi="Times New Roman"/>
          <w:lang w:val="en-GB"/>
        </w:rPr>
        <w:lastRenderedPageBreak/>
        <w:t>efektif dalam meningkatkan keterampilan menulis siswa. Selain itu, terdapat perbedaan yang signifikan pada keterampilan menulis siswa antara mereka yang diajarkan melalui penulisan kolaboratif dengan Padlet dan mereka yang tidak.</w:t>
      </w:r>
    </w:p>
    <w:p w14:paraId="11B75DAB" w14:textId="67E86FE4" w:rsidR="0028670E" w:rsidRDefault="00000000">
      <w:pPr>
        <w:tabs>
          <w:tab w:val="left" w:pos="8647"/>
        </w:tabs>
        <w:spacing w:before="240"/>
        <w:ind w:left="540" w:right="429"/>
        <w:rPr>
          <w:rFonts w:ascii="Times New Roman" w:hAnsi="Times New Roman"/>
          <w:i/>
          <w:lang w:val="en-GB"/>
        </w:rPr>
        <w:sectPr w:rsidR="0028670E">
          <w:headerReference w:type="default" r:id="rId12"/>
          <w:footerReference w:type="default" r:id="rId13"/>
          <w:type w:val="nextColumn"/>
          <w:pgSz w:w="11907" w:h="16840" w:code="9"/>
          <w:pgMar w:top="1701" w:right="1701" w:bottom="1701" w:left="1701" w:header="720" w:footer="720" w:gutter="0"/>
          <w:cols w:space="708"/>
          <w:docGrid w:linePitch="299"/>
        </w:sectPr>
      </w:pPr>
      <w:r>
        <w:rPr>
          <w:noProof/>
          <w:lang w:val="en-ID" w:eastAsia="en-ID"/>
        </w:rPr>
        <mc:AlternateContent>
          <mc:Choice Requires="wpg">
            <w:drawing>
              <wp:anchor distT="0" distB="0" distL="0" distR="0" simplePos="0" relativeHeight="4" behindDoc="0" locked="0" layoutInCell="1" allowOverlap="1" wp14:anchorId="2669267C" wp14:editId="5B554DD4">
                <wp:simplePos x="0" y="0"/>
                <wp:positionH relativeFrom="margin">
                  <wp:posOffset>37465</wp:posOffset>
                </wp:positionH>
                <wp:positionV relativeFrom="paragraph">
                  <wp:posOffset>488314</wp:posOffset>
                </wp:positionV>
                <wp:extent cx="5467350" cy="28575"/>
                <wp:effectExtent l="0" t="0" r="19050" b="28575"/>
                <wp:wrapNone/>
                <wp:docPr id="102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870402689" name="Straight Connector 870402689"/>
                        <wps:cNvCnPr/>
                        <wps:spPr>
                          <a:xfrm>
                            <a:off x="0" y="0"/>
                            <a:ext cx="5467350" cy="0"/>
                          </a:xfrm>
                          <a:prstGeom prst="line">
                            <a:avLst/>
                          </a:prstGeom>
                          <a:ln w="19050" cap="flat" cmpd="sng">
                            <a:solidFill>
                              <a:srgbClr val="000000"/>
                            </a:solidFill>
                            <a:prstDash val="solid"/>
                            <a:miter/>
                            <a:headEnd type="none" w="med" len="med"/>
                            <a:tailEnd type="none" w="med" len="med"/>
                          </a:ln>
                        </wps:spPr>
                        <wps:bodyPr/>
                      </wps:wsp>
                      <wps:wsp>
                        <wps:cNvPr id="1243376122" name="Straight Connector 1243376122"/>
                        <wps:cNvCnPr/>
                        <wps:spPr>
                          <a:xfrm>
                            <a:off x="0" y="28575"/>
                            <a:ext cx="5467350" cy="0"/>
                          </a:xfrm>
                          <a:prstGeom prst="line">
                            <a:avLst/>
                          </a:prstGeom>
                          <a:ln w="9525" cap="flat" cmpd="sng">
                            <a:solidFill>
                              <a:srgbClr val="000000"/>
                            </a:solidFill>
                            <a:prstDash val="solid"/>
                            <a:miter/>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543C1634" id="Group 1" o:spid="_x0000_s1026" style="position:absolute;margin-left:2.95pt;margin-top:38.45pt;width:430.5pt;height:2.25pt;z-index:4;mso-wrap-distance-left:0;mso-wrap-distance-right: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">
                <v:line id="Straight Connector 870402689"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" strokeweight="1.5pt">
                  <v:stroke joinstyle="miter"/>
                </v:line>
                <v:line id="Straight Connector 1243376122"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">
                  <v:stroke joinstyle="miter"/>
                </v:line>
                <w10:wrap anchorx="margin"/>
              </v:group>
            </w:pict>
          </mc:Fallback>
        </mc:AlternateContent>
      </w:r>
      <w:r>
        <w:rPr>
          <w:rFonts w:ascii="Times New Roman" w:hAnsi="Times New Roman"/>
          <w:b/>
        </w:rPr>
        <w:t>Kata Kunci:</w:t>
      </w:r>
      <w:r>
        <w:rPr>
          <w:rFonts w:ascii="Times New Roman" w:hAnsi="Times New Roman"/>
          <w:i/>
        </w:rPr>
        <w:t xml:space="preserve">  </w:t>
      </w:r>
      <w:ins w:id="37" w:author="Cold Brew" w:date="2026-05-01T08:21:00Z" w16du:dateUtc="2026-05-01T01:21:00Z">
        <w:r w:rsidR="00497D9F">
          <w:rPr>
            <w:rFonts w:ascii="Times New Roman" w:hAnsi="Times New Roman"/>
            <w:i/>
            <w:lang w:val="en-GB"/>
          </w:rPr>
          <w:t>k</w:t>
        </w:r>
      </w:ins>
      <w:del w:id="38" w:author="Cold Brew" w:date="2026-05-01T08:21:00Z" w16du:dateUtc="2026-05-01T01:21:00Z">
        <w:r w:rsidDel="00497D9F">
          <w:rPr>
            <w:rFonts w:ascii="Times New Roman" w:hAnsi="Times New Roman"/>
            <w:i/>
            <w:lang w:val="en-GB"/>
          </w:rPr>
          <w:delText>K</w:delText>
        </w:r>
      </w:del>
      <w:r>
        <w:rPr>
          <w:rFonts w:ascii="Times New Roman" w:hAnsi="Times New Roman"/>
          <w:i/>
          <w:lang w:val="en-GB"/>
        </w:rPr>
        <w:t xml:space="preserve">eterampilan </w:t>
      </w:r>
      <w:ins w:id="39" w:author="Cold Brew" w:date="2026-05-01T08:21:00Z" w16du:dateUtc="2026-05-01T01:21:00Z">
        <w:r w:rsidR="00497D9F">
          <w:rPr>
            <w:rFonts w:ascii="Times New Roman" w:hAnsi="Times New Roman"/>
            <w:i/>
            <w:lang w:val="en-GB"/>
          </w:rPr>
          <w:t>m</w:t>
        </w:r>
      </w:ins>
      <w:del w:id="40" w:author="Cold Brew" w:date="2026-05-01T08:21:00Z" w16du:dateUtc="2026-05-01T01:21:00Z">
        <w:r w:rsidDel="00497D9F">
          <w:rPr>
            <w:rFonts w:ascii="Times New Roman" w:hAnsi="Times New Roman"/>
            <w:i/>
            <w:lang w:val="en-GB"/>
          </w:rPr>
          <w:delText>M</w:delText>
        </w:r>
      </w:del>
      <w:r>
        <w:rPr>
          <w:rFonts w:ascii="Times New Roman" w:hAnsi="Times New Roman"/>
          <w:i/>
          <w:lang w:val="en-GB"/>
        </w:rPr>
        <w:t xml:space="preserve">enulis, </w:t>
      </w:r>
      <w:ins w:id="41" w:author="Cold Brew" w:date="2026-05-01T08:21:00Z" w16du:dateUtc="2026-05-01T01:21:00Z">
        <w:r w:rsidR="00497D9F">
          <w:rPr>
            <w:rFonts w:ascii="Times New Roman" w:hAnsi="Times New Roman"/>
            <w:i/>
            <w:lang w:val="en-GB"/>
          </w:rPr>
          <w:t>m</w:t>
        </w:r>
      </w:ins>
      <w:del w:id="42" w:author="Cold Brew" w:date="2026-05-01T08:21:00Z" w16du:dateUtc="2026-05-01T01:21:00Z">
        <w:r w:rsidDel="00497D9F">
          <w:rPr>
            <w:rFonts w:ascii="Times New Roman" w:hAnsi="Times New Roman"/>
            <w:i/>
            <w:lang w:val="en-GB"/>
          </w:rPr>
          <w:delText>M</w:delText>
        </w:r>
      </w:del>
      <w:r>
        <w:rPr>
          <w:rFonts w:ascii="Times New Roman" w:hAnsi="Times New Roman"/>
          <w:i/>
          <w:lang w:val="en-GB"/>
        </w:rPr>
        <w:t xml:space="preserve">enulis </w:t>
      </w:r>
      <w:ins w:id="43" w:author="Cold Brew" w:date="2026-05-01T08:21:00Z" w16du:dateUtc="2026-05-01T01:21:00Z">
        <w:r w:rsidR="00497D9F">
          <w:rPr>
            <w:rFonts w:ascii="Times New Roman" w:hAnsi="Times New Roman"/>
            <w:i/>
            <w:lang w:val="en-GB"/>
          </w:rPr>
          <w:t>k</w:t>
        </w:r>
      </w:ins>
      <w:del w:id="44" w:author="Cold Brew" w:date="2026-05-01T08:21:00Z" w16du:dateUtc="2026-05-01T01:21:00Z">
        <w:r w:rsidDel="00497D9F">
          <w:rPr>
            <w:rFonts w:ascii="Times New Roman" w:hAnsi="Times New Roman"/>
            <w:i/>
            <w:lang w:val="en-GB"/>
          </w:rPr>
          <w:delText>K</w:delText>
        </w:r>
      </w:del>
      <w:r>
        <w:rPr>
          <w:rFonts w:ascii="Times New Roman" w:hAnsi="Times New Roman"/>
          <w:i/>
          <w:lang w:val="en-GB"/>
        </w:rPr>
        <w:t>olaborasi , Padlet</w:t>
      </w:r>
    </w:p>
    <w:p w14:paraId="429131A7" w14:textId="77777777" w:rsidR="0028670E" w:rsidRDefault="00000000">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572AA6EA" w14:textId="77777777" w:rsidR="0028670E" w:rsidRDefault="00000000">
      <w:pPr>
        <w:keepNext/>
        <w:framePr w:dropCap="drop" w:lines="3" w:wrap="around" w:vAnchor="text" w:hAnchor="text"/>
        <w:spacing w:line="827" w:lineRule="exact"/>
        <w:ind w:firstLine="680"/>
        <w:jc w:val="both"/>
        <w:textAlignment w:val="baseline"/>
        <w:rPr>
          <w:rFonts w:ascii="Times New Roman" w:hAnsi="Times New Roman"/>
          <w:position w:val="-11"/>
          <w:sz w:val="109"/>
          <w:szCs w:val="24"/>
        </w:rPr>
      </w:pPr>
      <w:r>
        <w:rPr>
          <w:rFonts w:ascii="Times New Roman" w:hAnsi="Times New Roman"/>
          <w:position w:val="-11"/>
          <w:sz w:val="109"/>
          <w:szCs w:val="24"/>
        </w:rPr>
        <w:t>A</w:t>
      </w:r>
    </w:p>
    <w:p w14:paraId="1A523148" w14:textId="30E4C6B6" w:rsidR="0028670E" w:rsidRDefault="00000000">
      <w:pPr>
        <w:jc w:val="both"/>
        <w:rPr>
          <w:rFonts w:ascii="Times New Roman" w:hAnsi="Times New Roman"/>
          <w:sz w:val="24"/>
          <w:szCs w:val="24"/>
          <w:lang w:val="en-GB"/>
        </w:rPr>
      </w:pPr>
      <w:r>
        <w:rPr>
          <w:rFonts w:ascii="Times New Roman" w:hAnsi="Times New Roman"/>
          <w:sz w:val="24"/>
          <w:szCs w:val="24"/>
        </w:rPr>
        <w:t>mong the commonly used languages in the world, English ranks as the key global means of communication worldwide. This results from English serving as an international medium for interaction, linking people across various nations (Utami et al., 2022, p. 1).</w:t>
      </w:r>
      <w:r w:rsidR="00630346">
        <w:rPr>
          <w:rFonts w:ascii="Times New Roman" w:hAnsi="Times New Roman"/>
          <w:sz w:val="24"/>
          <w:szCs w:val="24"/>
        </w:rPr>
        <w:t xml:space="preserve"> </w:t>
      </w:r>
      <w:r>
        <w:rPr>
          <w:rFonts w:ascii="Times New Roman" w:hAnsi="Times New Roman"/>
          <w:sz w:val="24"/>
          <w:szCs w:val="24"/>
        </w:rPr>
        <w:t xml:space="preserve">In English language learning, </w:t>
      </w:r>
      <w:r>
        <w:rPr>
          <w:rFonts w:ascii="Times New Roman" w:hAnsi="Times New Roman"/>
          <w:sz w:val="24"/>
          <w:szCs w:val="24"/>
          <w:lang w:val="en-GB"/>
        </w:rPr>
        <w:t>t</w:t>
      </w:r>
      <w:r>
        <w:rPr>
          <w:rFonts w:ascii="Times New Roman" w:hAnsi="Times New Roman"/>
          <w:sz w:val="24"/>
          <w:szCs w:val="24"/>
        </w:rPr>
        <w:t>here are four essential language skills that must be mastered: speaking, writing, listening, and reading. Among these, writing in English is a crucial tool for expressing ideas (Kusuma, 2021, p. 1). In addition, Tanjung (2014, p. 8) argues that writing is an activity through which a writer expresses thoughts by organizing words into sentences, sentences into paragraphs, and paragraphs into a complete essay</w:t>
      </w:r>
      <w:r>
        <w:rPr>
          <w:rFonts w:ascii="Times New Roman" w:hAnsi="Times New Roman"/>
          <w:sz w:val="24"/>
          <w:szCs w:val="24"/>
          <w:lang w:val="en-GB"/>
        </w:rPr>
        <w:t>.</w:t>
      </w:r>
    </w:p>
    <w:p w14:paraId="5E395B90" w14:textId="29EB3722" w:rsidR="0028670E" w:rsidRDefault="00000000">
      <w:pPr>
        <w:ind w:right="-46" w:firstLine="720"/>
        <w:jc w:val="both"/>
        <w:rPr>
          <w:rFonts w:ascii="Times New Roman" w:hAnsi="Times New Roman"/>
          <w:sz w:val="24"/>
          <w:szCs w:val="24"/>
          <w:lang w:val="en-GB"/>
        </w:rPr>
      </w:pPr>
      <w:r>
        <w:rPr>
          <w:rFonts w:ascii="Times New Roman" w:hAnsi="Times New Roman"/>
          <w:sz w:val="24"/>
          <w:szCs w:val="24"/>
        </w:rPr>
        <w:t>In essence, writing is the act of transforming spoken ideas into written text. This takes effort as it involves arranging, expressing, and refining thoughts in a way that readers can easily understand.</w:t>
      </w:r>
      <w:r>
        <w:rPr>
          <w:rFonts w:ascii="Times New Roman" w:hAnsi="Times New Roman"/>
          <w:sz w:val="24"/>
          <w:szCs w:val="24"/>
          <w:lang w:val="en-GB"/>
        </w:rPr>
        <w:t xml:space="preserve"> According to Harmer </w:t>
      </w:r>
      <w:r>
        <w:rPr>
          <w:rFonts w:ascii="Times New Roman" w:hAnsi="Times New Roman"/>
          <w:sz w:val="24"/>
          <w:szCs w:val="24"/>
        </w:rPr>
        <w:t>(2004), writing is a skill aimed at conveying someone's thoughts and emotions through language. It requires a certain level of understanding to effectively translate these thoughts and feelings into written form. Additionally, writing skills are vital and are often seen as some of the most difficult to master compared to other aspects of language. Writing is crucial for students' academic achievements, as it</w:t>
      </w:r>
      <w:r>
        <w:rPr>
          <w:rFonts w:ascii="Times New Roman" w:hAnsi="Times New Roman"/>
          <w:sz w:val="24"/>
          <w:szCs w:val="24"/>
          <w:lang w:val="en-GB"/>
        </w:rPr>
        <w:t xml:space="preserve"> </w:t>
      </w:r>
      <w:r>
        <w:rPr>
          <w:rFonts w:ascii="Times New Roman" w:hAnsi="Times New Roman"/>
          <w:sz w:val="24"/>
          <w:szCs w:val="24"/>
        </w:rPr>
        <w:t>helps them solidify their grasp of grammar, enhance their vocabulary, develop cohesive academic structures in both speech and writing, and bolster their abilities in other language areas like listening, speaking, and reading (Javed et al</w:t>
      </w:r>
      <w:r>
        <w:rPr>
          <w:rFonts w:ascii="Times New Roman" w:hAnsi="Times New Roman"/>
          <w:sz w:val="24"/>
          <w:szCs w:val="24"/>
          <w:lang w:val="en-GB"/>
        </w:rPr>
        <w:t xml:space="preserve">., </w:t>
      </w:r>
      <w:r>
        <w:rPr>
          <w:rFonts w:ascii="Times New Roman" w:hAnsi="Times New Roman"/>
          <w:sz w:val="24"/>
          <w:szCs w:val="24"/>
        </w:rPr>
        <w:t>2013).</w:t>
      </w:r>
      <w:r>
        <w:rPr>
          <w:rFonts w:ascii="Times New Roman" w:hAnsi="Times New Roman"/>
          <w:sz w:val="24"/>
          <w:szCs w:val="24"/>
          <w:lang w:val="en-GB"/>
        </w:rPr>
        <w:t xml:space="preserve"> </w:t>
      </w:r>
      <w:del w:id="45" w:author="Cold Brew" w:date="2026-05-01T08:57:00Z" w16du:dateUtc="2026-05-01T01:57:00Z">
        <w:r w:rsidDel="009D1996">
          <w:rPr>
            <w:rFonts w:ascii="Times New Roman" w:hAnsi="Times New Roman"/>
            <w:sz w:val="24"/>
            <w:szCs w:val="24"/>
            <w:lang w:val="en-GB"/>
          </w:rPr>
          <w:delText>Morever,</w:delText>
        </w:r>
      </w:del>
      <w:ins w:id="46" w:author="Cold Brew" w:date="2026-05-01T08:57:00Z" w16du:dateUtc="2026-05-01T01:57:00Z">
        <w:r w:rsidR="009D1996">
          <w:rPr>
            <w:rFonts w:ascii="Times New Roman" w:hAnsi="Times New Roman"/>
            <w:sz w:val="24"/>
            <w:szCs w:val="24"/>
            <w:lang w:val="en-GB"/>
          </w:rPr>
          <w:t>Moreover,</w:t>
        </w:r>
      </w:ins>
      <w:r>
        <w:rPr>
          <w:rFonts w:ascii="Times New Roman" w:hAnsi="Times New Roman"/>
          <w:sz w:val="24"/>
          <w:szCs w:val="24"/>
          <w:lang w:val="en-GB"/>
        </w:rPr>
        <w:t xml:space="preserve"> </w:t>
      </w:r>
      <w:r>
        <w:rPr>
          <w:rFonts w:ascii="Times New Roman" w:hAnsi="Times New Roman"/>
          <w:sz w:val="24"/>
          <w:szCs w:val="24"/>
        </w:rPr>
        <w:t>writing functions as a way for writers to connect with readers and explore topics in depth. Through writing, authors can share their thoughts and emotions without the pressures of direct communication</w:t>
      </w:r>
      <w:r>
        <w:rPr>
          <w:rFonts w:ascii="Times New Roman" w:hAnsi="Times New Roman"/>
          <w:sz w:val="24"/>
          <w:szCs w:val="24"/>
          <w:lang w:val="en-GB"/>
        </w:rPr>
        <w:t xml:space="preserve"> (</w:t>
      </w:r>
      <w:r>
        <w:rPr>
          <w:rFonts w:ascii="Times New Roman" w:hAnsi="Times New Roman"/>
          <w:sz w:val="24"/>
          <w:szCs w:val="24"/>
        </w:rPr>
        <w:t>Hossain</w:t>
      </w:r>
      <w:r>
        <w:rPr>
          <w:rFonts w:ascii="Times New Roman" w:hAnsi="Times New Roman"/>
          <w:sz w:val="24"/>
          <w:szCs w:val="24"/>
          <w:lang w:val="en-GB"/>
        </w:rPr>
        <w:t xml:space="preserve">, </w:t>
      </w:r>
      <w:r>
        <w:rPr>
          <w:rFonts w:ascii="Times New Roman" w:hAnsi="Times New Roman"/>
          <w:sz w:val="24"/>
          <w:szCs w:val="24"/>
        </w:rPr>
        <w:t>2015</w:t>
      </w:r>
      <w:r>
        <w:rPr>
          <w:rFonts w:ascii="Times New Roman" w:hAnsi="Times New Roman"/>
          <w:sz w:val="24"/>
          <w:szCs w:val="24"/>
          <w:lang w:val="en-GB"/>
        </w:rPr>
        <w:t>).</w:t>
      </w:r>
    </w:p>
    <w:p w14:paraId="597A9D4B" w14:textId="2A1E76D4" w:rsidR="0028670E" w:rsidRDefault="00000000">
      <w:pPr>
        <w:ind w:right="-46" w:firstLine="720"/>
        <w:jc w:val="both"/>
        <w:rPr>
          <w:rFonts w:ascii="Times New Roman" w:hAnsi="Times New Roman"/>
          <w:sz w:val="24"/>
          <w:szCs w:val="24"/>
          <w:lang w:val="en-GB"/>
        </w:rPr>
      </w:pPr>
      <w:r>
        <w:rPr>
          <w:rFonts w:ascii="Times New Roman" w:hAnsi="Times New Roman"/>
          <w:sz w:val="24"/>
          <w:szCs w:val="24"/>
          <w:lang w:val="en-GB"/>
        </w:rPr>
        <w:t xml:space="preserve">In writing, there are important aspects involved in producing well-structured sentences. </w:t>
      </w:r>
      <w:commentRangeStart w:id="47"/>
      <w:r>
        <w:rPr>
          <w:rFonts w:ascii="Times New Roman" w:hAnsi="Times New Roman"/>
          <w:sz w:val="24"/>
          <w:szCs w:val="24"/>
        </w:rPr>
        <w:t>According to Heaton</w:t>
      </w:r>
      <w:ins w:id="48" w:author="Cold Brew" w:date="2026-05-01T08:23:00Z" w16du:dateUtc="2026-05-01T01:23:00Z">
        <w:r w:rsidR="00497D9F">
          <w:rPr>
            <w:rFonts w:ascii="Times New Roman" w:hAnsi="Times New Roman"/>
            <w:sz w:val="24"/>
            <w:szCs w:val="24"/>
          </w:rPr>
          <w:t>,</w:t>
        </w:r>
      </w:ins>
      <w:r>
        <w:rPr>
          <w:rFonts w:ascii="Times New Roman" w:hAnsi="Times New Roman"/>
          <w:sz w:val="24"/>
          <w:szCs w:val="24"/>
        </w:rPr>
        <w:t xml:space="preserve"> as cited in Asn</w:t>
      </w:r>
      <w:r w:rsidR="00630346">
        <w:rPr>
          <w:rFonts w:ascii="Times New Roman" w:hAnsi="Times New Roman"/>
          <w:sz w:val="24"/>
          <w:szCs w:val="24"/>
        </w:rPr>
        <w:t xml:space="preserve">i </w:t>
      </w:r>
      <w:r>
        <w:rPr>
          <w:rFonts w:ascii="Times New Roman" w:hAnsi="Times New Roman"/>
          <w:sz w:val="24"/>
          <w:szCs w:val="24"/>
        </w:rPr>
        <w:fldChar w:fldCharType="begin"/>
      </w:r>
      <w:r>
        <w:rPr>
          <w:rFonts w:ascii="Times New Roman" w:hAnsi="Times New Roman"/>
          <w:sz w:val="24"/>
          <w:szCs w:val="24"/>
        </w:rPr>
        <w:instrText>ADDIN CSL_CITATION {"citationItems":[{"id":"ITEM-1","itemData":{"abstract":"This research aimed at finding out whether or not the use of Jeopardy Game improves students’ writing in write descriptive text. The research applied pre-experimental design by one group pretest and posttest. The sample of the research was one class with using purposive sampling technique. The instrument of the research was writing test. The population of the research was the eight grade student of MTS Miftahul Jannah and the number of sample was 20 students. The result of the research showed the percentage improvement in writing descriptive text in term of content and mechanis were in content 79.39 %. It was proven by students’ score in pretest was 33 and posttest was 59.2. It indicated that posttest was higher than pretest (59.2 &gt; 33). While, the students improvement in term of mechanics was 70.80%. The students score in posttest (69.6) was higher than pretest (40.75). The hypothesis t-test value was 16.995 and t-table 1.721, it meant that H1 was accepted. Based on the t-test, the researcher found that there were significance difference between the result of pretest and posttest. In other words, using Jeopardy Game in descriptive text improved the students' writing. Based on the result findings, it was concluded that the student’s by using Jeopardy Game was improve in writing descriptive text text.","author":[{"dropping-particle":"","family":"Asni","given":"","non-dropping-particle":"","parse-names":false,"suffix":""}],"id":"ITEM-1","issued":{"date-parts":[["2018"]]},"number-of-pages":"1-98","publisher":"Undergraduate thesis, University Makassar","title":"The Use of Jeopardy Game to Improve Descriptive Text Writing (Pre-Experimental at the Eight Grade Students of MTS Miftahul Jannah Gowa)","type":"thesis"},"suppress-author":1,"uris":["http://www.mendeley.com/documents/?uuid=86653e5e-2e93-4ea8-b4f3-61cceafd0ca8"]}],"mendeley":{"formattedCitation":"(2018)","plainTextFormattedCitation":"(2018)","previouslyFormattedCitation":"(2018)"},"properties":{"noteIndex":0},"schema":"https://github.com/citation-style-language/schema/raw/master/csl-citation.json"}</w:instrText>
      </w:r>
      <w:r>
        <w:rPr>
          <w:rFonts w:ascii="Times New Roman" w:hAnsi="Times New Roman"/>
          <w:sz w:val="24"/>
          <w:szCs w:val="24"/>
        </w:rPr>
        <w:fldChar w:fldCharType="separate"/>
      </w:r>
      <w:r>
        <w:rPr>
          <w:rFonts w:ascii="Times New Roman" w:hAnsi="Times New Roman"/>
          <w:sz w:val="24"/>
          <w:szCs w:val="24"/>
        </w:rPr>
        <w:t>(2018)</w:t>
      </w:r>
      <w:r>
        <w:rPr>
          <w:rFonts w:ascii="Times New Roman" w:hAnsi="Times New Roman"/>
          <w:sz w:val="24"/>
          <w:szCs w:val="24"/>
        </w:rPr>
        <w:fldChar w:fldCharType="end"/>
      </w:r>
      <w:r>
        <w:rPr>
          <w:rFonts w:ascii="Times New Roman" w:hAnsi="Times New Roman"/>
          <w:sz w:val="24"/>
          <w:szCs w:val="24"/>
        </w:rPr>
        <w:t xml:space="preserve">, </w:t>
      </w:r>
      <w:commentRangeEnd w:id="47"/>
      <w:r w:rsidR="009D1996">
        <w:rPr>
          <w:rStyle w:val="CommentReference"/>
          <w:rFonts w:ascii="Times New Roman" w:hAnsi="Times New Roman"/>
          <w:sz w:val="24"/>
          <w:szCs w:val="24"/>
        </w:rPr>
        <w:commentReference w:id="47"/>
      </w:r>
      <w:del w:id="49" w:author="Cold Brew" w:date="2026-05-01T08:23:00Z" w16du:dateUtc="2026-05-01T01:23:00Z">
        <w:r w:rsidDel="00497D9F">
          <w:rPr>
            <w:rFonts w:ascii="Times New Roman" w:hAnsi="Times New Roman"/>
            <w:sz w:val="24"/>
            <w:szCs w:val="24"/>
          </w:rPr>
          <w:delText xml:space="preserve">writing </w:delText>
        </w:r>
      </w:del>
      <w:ins w:id="50" w:author="Cold Brew" w:date="2026-05-01T08:23:00Z" w16du:dateUtc="2026-05-01T01:23:00Z">
        <w:r w:rsidR="00497D9F">
          <w:rPr>
            <w:rFonts w:ascii="Times New Roman" w:hAnsi="Times New Roman"/>
            <w:sz w:val="24"/>
            <w:szCs w:val="24"/>
          </w:rPr>
          <w:t>Writing</w:t>
        </w:r>
        <w:r w:rsidR="00497D9F">
          <w:rPr>
            <w:rFonts w:ascii="Times New Roman" w:hAnsi="Times New Roman"/>
            <w:sz w:val="24"/>
            <w:szCs w:val="24"/>
          </w:rPr>
          <w:t xml:space="preserve"> </w:t>
        </w:r>
      </w:ins>
      <w:r>
        <w:rPr>
          <w:rFonts w:ascii="Times New Roman" w:hAnsi="Times New Roman"/>
          <w:sz w:val="24"/>
          <w:szCs w:val="24"/>
        </w:rPr>
        <w:t>components consist of five elements</w:t>
      </w:r>
      <w:del w:id="51" w:author="Cold Brew" w:date="2026-05-01T08:23:00Z" w16du:dateUtc="2026-05-01T01:23:00Z">
        <w:r w:rsidR="00630346" w:rsidDel="00497D9F">
          <w:rPr>
            <w:rFonts w:ascii="Times New Roman" w:hAnsi="Times New Roman"/>
            <w:sz w:val="24"/>
            <w:szCs w:val="24"/>
          </w:rPr>
          <w:delText>, they are</w:delText>
        </w:r>
        <w:r w:rsidDel="00497D9F">
          <w:rPr>
            <w:rFonts w:ascii="Times New Roman" w:hAnsi="Times New Roman"/>
            <w:sz w:val="24"/>
            <w:szCs w:val="24"/>
          </w:rPr>
          <w:delText>:</w:delText>
        </w:r>
      </w:del>
      <w:ins w:id="52" w:author="Cold Brew" w:date="2026-05-01T08:23:00Z" w16du:dateUtc="2026-05-01T01:23:00Z">
        <w:r w:rsidR="00497D9F">
          <w:rPr>
            <w:rFonts w:ascii="Times New Roman" w:hAnsi="Times New Roman"/>
            <w:sz w:val="24"/>
            <w:szCs w:val="24"/>
          </w:rPr>
          <w:t>:</w:t>
        </w:r>
      </w:ins>
      <w:r>
        <w:rPr>
          <w:rFonts w:ascii="Times New Roman" w:hAnsi="Times New Roman"/>
          <w:sz w:val="24"/>
          <w:szCs w:val="24"/>
          <w:lang w:val="en-GB"/>
        </w:rPr>
        <w:t xml:space="preserve"> (1) </w:t>
      </w:r>
      <w:ins w:id="53" w:author="Cold Brew" w:date="2026-05-01T08:24:00Z" w16du:dateUtc="2026-05-01T01:24:00Z">
        <w:r w:rsidR="00497D9F">
          <w:rPr>
            <w:rFonts w:ascii="Times New Roman" w:hAnsi="Times New Roman"/>
            <w:sz w:val="24"/>
            <w:szCs w:val="24"/>
            <w:lang w:val="en-GB"/>
          </w:rPr>
          <w:t>c</w:t>
        </w:r>
      </w:ins>
      <w:del w:id="54" w:author="Cold Brew" w:date="2026-05-01T08:23:00Z" w16du:dateUtc="2026-05-01T01:23:00Z">
        <w:r w:rsidR="00152C32" w:rsidDel="00497D9F">
          <w:rPr>
            <w:rFonts w:ascii="Times New Roman" w:hAnsi="Times New Roman"/>
            <w:sz w:val="24"/>
            <w:szCs w:val="24"/>
            <w:lang w:val="en-GB"/>
          </w:rPr>
          <w:delText>c</w:delText>
        </w:r>
      </w:del>
      <w:r>
        <w:rPr>
          <w:rFonts w:ascii="Times New Roman" w:hAnsi="Times New Roman"/>
          <w:sz w:val="24"/>
          <w:szCs w:val="24"/>
          <w:lang w:val="en-GB"/>
        </w:rPr>
        <w:t>ontent</w:t>
      </w:r>
      <w:r w:rsidR="00152C32">
        <w:rPr>
          <w:rFonts w:ascii="Times New Roman" w:hAnsi="Times New Roman"/>
          <w:sz w:val="24"/>
          <w:szCs w:val="24"/>
          <w:lang w:val="en-GB"/>
        </w:rPr>
        <w:t>,</w:t>
      </w:r>
      <w:r>
        <w:rPr>
          <w:rFonts w:ascii="Times New Roman" w:hAnsi="Times New Roman"/>
          <w:sz w:val="24"/>
          <w:szCs w:val="24"/>
          <w:lang w:val="en-GB"/>
        </w:rPr>
        <w:t xml:space="preserve"> </w:t>
      </w:r>
      <w:del w:id="55" w:author="Cold Brew" w:date="2026-05-01T08:23:00Z" w16du:dateUtc="2026-05-01T01:23:00Z">
        <w:r w:rsidDel="00497D9F">
          <w:rPr>
            <w:rFonts w:ascii="Times New Roman" w:hAnsi="Times New Roman"/>
            <w:sz w:val="24"/>
            <w:szCs w:val="24"/>
            <w:lang w:val="en-GB"/>
          </w:rPr>
          <w:delText xml:space="preserve">refers </w:delText>
        </w:r>
      </w:del>
      <w:ins w:id="56" w:author="Cold Brew" w:date="2026-05-01T08:23:00Z" w16du:dateUtc="2026-05-01T01:23:00Z">
        <w:r w:rsidR="00497D9F">
          <w:rPr>
            <w:rFonts w:ascii="Times New Roman" w:hAnsi="Times New Roman"/>
            <w:sz w:val="24"/>
            <w:szCs w:val="24"/>
            <w:lang w:val="en-GB"/>
          </w:rPr>
          <w:t>referring</w:t>
        </w:r>
        <w:r w:rsidR="00497D9F">
          <w:rPr>
            <w:rFonts w:ascii="Times New Roman" w:hAnsi="Times New Roman"/>
            <w:sz w:val="24"/>
            <w:szCs w:val="24"/>
            <w:lang w:val="en-GB"/>
          </w:rPr>
          <w:t xml:space="preserve"> </w:t>
        </w:r>
      </w:ins>
      <w:r>
        <w:rPr>
          <w:rFonts w:ascii="Times New Roman" w:hAnsi="Times New Roman"/>
          <w:sz w:val="24"/>
          <w:szCs w:val="24"/>
          <w:lang w:val="en-GB"/>
        </w:rPr>
        <w:t>to the completeness and unity of a paragraph, ensuring that the reader can clearly grasp the intended message</w:t>
      </w:r>
      <w:del w:id="57" w:author="Cold Brew" w:date="2026-05-01T08:24:00Z" w16du:dateUtc="2026-05-01T01:24:00Z">
        <w:r w:rsidDel="00497D9F">
          <w:rPr>
            <w:rFonts w:ascii="Times New Roman" w:hAnsi="Times New Roman"/>
            <w:sz w:val="24"/>
            <w:szCs w:val="24"/>
            <w:lang w:val="en-GB"/>
          </w:rPr>
          <w:delText xml:space="preserve">. </w:delText>
        </w:r>
      </w:del>
      <w:r>
        <w:rPr>
          <w:rFonts w:ascii="Times New Roman" w:hAnsi="Times New Roman"/>
          <w:sz w:val="24"/>
          <w:szCs w:val="24"/>
          <w:lang w:val="en-GB"/>
        </w:rPr>
        <w:t xml:space="preserve">(2) </w:t>
      </w:r>
      <w:del w:id="58" w:author="Cold Brew" w:date="2026-05-01T08:23:00Z" w16du:dateUtc="2026-05-01T01:23:00Z">
        <w:r w:rsidR="00152C32" w:rsidDel="00497D9F">
          <w:rPr>
            <w:rFonts w:ascii="Times New Roman" w:hAnsi="Times New Roman"/>
            <w:sz w:val="24"/>
            <w:szCs w:val="24"/>
            <w:lang w:val="en-GB"/>
          </w:rPr>
          <w:delText>o</w:delText>
        </w:r>
        <w:r w:rsidDel="00497D9F">
          <w:rPr>
            <w:rFonts w:ascii="Times New Roman" w:hAnsi="Times New Roman"/>
            <w:sz w:val="24"/>
            <w:szCs w:val="24"/>
            <w:lang w:val="en-GB"/>
          </w:rPr>
          <w:delText>rganization</w:delText>
        </w:r>
        <w:r w:rsidR="00152C32" w:rsidDel="00497D9F">
          <w:rPr>
            <w:rFonts w:ascii="Times New Roman" w:hAnsi="Times New Roman"/>
            <w:sz w:val="24"/>
            <w:szCs w:val="24"/>
            <w:lang w:val="en-GB"/>
          </w:rPr>
          <w:delText>,</w:delText>
        </w:r>
      </w:del>
      <w:ins w:id="59" w:author="Cold Brew" w:date="2026-05-01T08:25:00Z" w16du:dateUtc="2026-05-01T01:25:00Z">
        <w:r w:rsidR="00497D9F">
          <w:rPr>
            <w:rFonts w:ascii="Times New Roman" w:hAnsi="Times New Roman"/>
            <w:sz w:val="24"/>
            <w:szCs w:val="24"/>
            <w:lang w:val="en-GB"/>
          </w:rPr>
          <w:t xml:space="preserve"> </w:t>
        </w:r>
      </w:ins>
      <w:ins w:id="60" w:author="Cold Brew" w:date="2026-05-01T08:24:00Z" w16du:dateUtc="2026-05-01T01:24:00Z">
        <w:r w:rsidR="00497D9F">
          <w:rPr>
            <w:rFonts w:ascii="Times New Roman" w:hAnsi="Times New Roman"/>
            <w:sz w:val="24"/>
            <w:szCs w:val="24"/>
            <w:lang w:val="en-GB"/>
          </w:rPr>
          <w:t>o</w:t>
        </w:r>
      </w:ins>
      <w:ins w:id="61" w:author="Cold Brew" w:date="2026-05-01T08:23:00Z" w16du:dateUtc="2026-05-01T01:23:00Z">
        <w:r w:rsidR="00497D9F">
          <w:rPr>
            <w:rFonts w:ascii="Times New Roman" w:hAnsi="Times New Roman"/>
            <w:sz w:val="24"/>
            <w:szCs w:val="24"/>
            <w:lang w:val="en-GB"/>
          </w:rPr>
          <w:t>rganization</w:t>
        </w:r>
      </w:ins>
      <w:r w:rsidR="00630346">
        <w:rPr>
          <w:rFonts w:ascii="Times New Roman" w:hAnsi="Times New Roman"/>
          <w:sz w:val="24"/>
          <w:szCs w:val="24"/>
          <w:lang w:val="en-GB"/>
        </w:rPr>
        <w:t xml:space="preserve"> </w:t>
      </w:r>
      <w:r>
        <w:rPr>
          <w:rFonts w:ascii="Times New Roman" w:hAnsi="Times New Roman"/>
          <w:sz w:val="24"/>
          <w:szCs w:val="24"/>
          <w:lang w:val="en-GB"/>
        </w:rPr>
        <w:t>relates to coherence, which is achieved when sentences are logically connected within a well-arranged paragraph. Coherence means that each sentence naturally flows into the next, maintaining the overall meaning by systematically arranging ideas</w:t>
      </w:r>
      <w:del w:id="62" w:author="Cold Brew" w:date="2026-05-01T08:24:00Z" w16du:dateUtc="2026-05-01T01:24:00Z">
        <w:r w:rsidDel="00497D9F">
          <w:rPr>
            <w:rFonts w:ascii="Times New Roman" w:hAnsi="Times New Roman"/>
            <w:sz w:val="24"/>
            <w:szCs w:val="24"/>
            <w:lang w:val="en-GB"/>
          </w:rPr>
          <w:delText xml:space="preserve">. </w:delText>
        </w:r>
      </w:del>
      <w:ins w:id="63" w:author="Cold Brew" w:date="2026-05-01T08:24:00Z" w16du:dateUtc="2026-05-01T01:24:00Z">
        <w:r w:rsidR="00497D9F">
          <w:rPr>
            <w:rFonts w:ascii="Times New Roman" w:hAnsi="Times New Roman"/>
            <w:sz w:val="24"/>
            <w:szCs w:val="24"/>
            <w:lang w:val="en-GB"/>
          </w:rPr>
          <w:t>;</w:t>
        </w:r>
        <w:r w:rsidR="00497D9F">
          <w:rPr>
            <w:rFonts w:ascii="Times New Roman" w:hAnsi="Times New Roman"/>
            <w:sz w:val="24"/>
            <w:szCs w:val="24"/>
            <w:lang w:val="en-GB"/>
          </w:rPr>
          <w:t xml:space="preserve"> </w:t>
        </w:r>
      </w:ins>
      <w:r>
        <w:rPr>
          <w:rFonts w:ascii="Times New Roman" w:hAnsi="Times New Roman"/>
          <w:sz w:val="24"/>
          <w:szCs w:val="24"/>
          <w:lang w:val="en-GB"/>
        </w:rPr>
        <w:t xml:space="preserve">(3) </w:t>
      </w:r>
      <w:del w:id="64" w:author="Cold Brew" w:date="2026-05-01T08:25:00Z" w16du:dateUtc="2026-05-01T01:25:00Z">
        <w:r w:rsidR="00152C32" w:rsidDel="00497D9F">
          <w:rPr>
            <w:rFonts w:ascii="Times New Roman" w:hAnsi="Times New Roman"/>
            <w:sz w:val="24"/>
            <w:szCs w:val="24"/>
            <w:lang w:val="en-GB"/>
          </w:rPr>
          <w:delText>g</w:delText>
        </w:r>
        <w:r w:rsidDel="00497D9F">
          <w:rPr>
            <w:rFonts w:ascii="Times New Roman" w:hAnsi="Times New Roman"/>
            <w:sz w:val="24"/>
            <w:szCs w:val="24"/>
            <w:lang w:val="en-GB"/>
          </w:rPr>
          <w:delText>rammar</w:delText>
        </w:r>
      </w:del>
      <w:ins w:id="65" w:author="Cold Brew" w:date="2026-05-01T08:25:00Z" w16du:dateUtc="2026-05-01T01:25:00Z">
        <w:r w:rsidR="00497D9F">
          <w:rPr>
            <w:rFonts w:ascii="Times New Roman" w:hAnsi="Times New Roman"/>
            <w:sz w:val="24"/>
            <w:szCs w:val="24"/>
            <w:lang w:val="en-GB"/>
          </w:rPr>
          <w:t>Grammar</w:t>
        </w:r>
      </w:ins>
      <w:del w:id="66" w:author="Cold Brew" w:date="2026-05-01T08:24:00Z" w16du:dateUtc="2026-05-01T01:24:00Z">
        <w:r w:rsidR="00152C32" w:rsidDel="00497D9F">
          <w:rPr>
            <w:rFonts w:ascii="Times New Roman" w:hAnsi="Times New Roman"/>
            <w:sz w:val="24"/>
            <w:szCs w:val="24"/>
            <w:lang w:val="en-GB"/>
          </w:rPr>
          <w:delText>,</w:delText>
        </w:r>
      </w:del>
      <w:r>
        <w:rPr>
          <w:rFonts w:ascii="Times New Roman" w:hAnsi="Times New Roman"/>
          <w:sz w:val="24"/>
          <w:szCs w:val="24"/>
          <w:lang w:val="en-GB"/>
        </w:rPr>
        <w:t xml:space="preserve"> concerns</w:t>
      </w:r>
      <w:r w:rsidR="00630346">
        <w:rPr>
          <w:rFonts w:ascii="Times New Roman" w:hAnsi="Times New Roman"/>
          <w:sz w:val="24"/>
          <w:szCs w:val="24"/>
          <w:lang w:val="en-GB"/>
        </w:rPr>
        <w:t xml:space="preserve"> </w:t>
      </w:r>
      <w:del w:id="67" w:author="Cold Brew" w:date="2026-05-01T08:24:00Z" w16du:dateUtc="2026-05-01T01:24:00Z">
        <w:r w:rsidR="00630346" w:rsidDel="00497D9F">
          <w:rPr>
            <w:rFonts w:ascii="Times New Roman" w:hAnsi="Times New Roman"/>
            <w:sz w:val="24"/>
            <w:szCs w:val="24"/>
            <w:lang w:val="en-GB"/>
          </w:rPr>
          <w:delText>with</w:delText>
        </w:r>
        <w:r w:rsidDel="00497D9F">
          <w:rPr>
            <w:rFonts w:ascii="Times New Roman" w:hAnsi="Times New Roman"/>
            <w:sz w:val="24"/>
            <w:szCs w:val="24"/>
            <w:lang w:val="en-GB"/>
          </w:rPr>
          <w:delText xml:space="preserve"> </w:delText>
        </w:r>
      </w:del>
      <w:r>
        <w:rPr>
          <w:rFonts w:ascii="Times New Roman" w:hAnsi="Times New Roman"/>
          <w:sz w:val="24"/>
          <w:szCs w:val="24"/>
          <w:lang w:val="en-GB"/>
        </w:rPr>
        <w:t>the structure of sentences. A complete sentence must contain a subject and a verb, and it may also include adjectives and adverbs. Proper use of tenses, such as the simple present, enhances the clarity of meaning in a text through correct grammar</w:t>
      </w:r>
      <w:del w:id="68" w:author="Cold Brew" w:date="2026-05-01T08:24:00Z" w16du:dateUtc="2026-05-01T01:24:00Z">
        <w:r w:rsidDel="00497D9F">
          <w:rPr>
            <w:rFonts w:ascii="Times New Roman" w:hAnsi="Times New Roman"/>
            <w:sz w:val="24"/>
            <w:szCs w:val="24"/>
            <w:lang w:val="en-GB"/>
          </w:rPr>
          <w:delText>.</w:delText>
        </w:r>
      </w:del>
      <w:r>
        <w:rPr>
          <w:rFonts w:ascii="Times New Roman" w:hAnsi="Times New Roman"/>
          <w:sz w:val="24"/>
          <w:szCs w:val="24"/>
          <w:lang w:val="en-GB"/>
        </w:rPr>
        <w:t xml:space="preserve"> (4) </w:t>
      </w:r>
      <w:r w:rsidR="00152C32">
        <w:rPr>
          <w:rFonts w:ascii="Times New Roman" w:hAnsi="Times New Roman"/>
          <w:sz w:val="24"/>
          <w:szCs w:val="24"/>
          <w:lang w:val="en-GB"/>
        </w:rPr>
        <w:t>m</w:t>
      </w:r>
      <w:r>
        <w:rPr>
          <w:rFonts w:ascii="Times New Roman" w:hAnsi="Times New Roman"/>
          <w:sz w:val="24"/>
          <w:szCs w:val="24"/>
          <w:lang w:val="en-GB"/>
        </w:rPr>
        <w:t>echanics</w:t>
      </w:r>
      <w:del w:id="69" w:author="Cold Brew" w:date="2026-05-01T08:24:00Z" w16du:dateUtc="2026-05-01T01:24:00Z">
        <w:r w:rsidR="00152C32" w:rsidDel="00497D9F">
          <w:rPr>
            <w:rFonts w:ascii="Times New Roman" w:hAnsi="Times New Roman"/>
            <w:sz w:val="24"/>
            <w:szCs w:val="24"/>
            <w:lang w:val="en-GB"/>
          </w:rPr>
          <w:delText>,</w:delText>
        </w:r>
      </w:del>
      <w:r>
        <w:rPr>
          <w:rFonts w:ascii="Times New Roman" w:hAnsi="Times New Roman"/>
          <w:sz w:val="24"/>
          <w:szCs w:val="24"/>
          <w:lang w:val="en-GB"/>
        </w:rPr>
        <w:t xml:space="preserve"> involves correct punctuation, spelling, and capitalization, as mistakes in these areas can disrupt the meaning of a sentence</w:t>
      </w:r>
      <w:del w:id="70" w:author="Cold Brew" w:date="2026-05-01T08:24:00Z" w16du:dateUtc="2026-05-01T01:24:00Z">
        <w:r w:rsidDel="00497D9F">
          <w:rPr>
            <w:rFonts w:ascii="Times New Roman" w:hAnsi="Times New Roman"/>
            <w:sz w:val="24"/>
            <w:szCs w:val="24"/>
            <w:lang w:val="en-GB"/>
          </w:rPr>
          <w:delText>.</w:delText>
        </w:r>
      </w:del>
      <w:r>
        <w:rPr>
          <w:rFonts w:ascii="Times New Roman" w:hAnsi="Times New Roman"/>
          <w:sz w:val="24"/>
          <w:szCs w:val="24"/>
          <w:lang w:val="en-GB"/>
        </w:rPr>
        <w:t xml:space="preserve"> (5) </w:t>
      </w:r>
      <w:del w:id="71" w:author="Cold Brew" w:date="2026-05-01T08:24:00Z" w16du:dateUtc="2026-05-01T01:24:00Z">
        <w:r w:rsidR="00152C32" w:rsidDel="00497D9F">
          <w:rPr>
            <w:rFonts w:ascii="Times New Roman" w:hAnsi="Times New Roman"/>
            <w:sz w:val="24"/>
            <w:szCs w:val="24"/>
            <w:lang w:val="en-GB"/>
          </w:rPr>
          <w:delText>v</w:delText>
        </w:r>
        <w:r w:rsidDel="00497D9F">
          <w:rPr>
            <w:rFonts w:ascii="Times New Roman" w:hAnsi="Times New Roman"/>
            <w:sz w:val="24"/>
            <w:szCs w:val="24"/>
            <w:lang w:val="en-GB"/>
          </w:rPr>
          <w:delText>ocabulary</w:delText>
        </w:r>
      </w:del>
      <w:ins w:id="72" w:author="Cold Brew" w:date="2026-05-01T08:24:00Z" w16du:dateUtc="2026-05-01T01:24:00Z">
        <w:r w:rsidR="00497D9F">
          <w:rPr>
            <w:rFonts w:ascii="Times New Roman" w:hAnsi="Times New Roman"/>
            <w:sz w:val="24"/>
            <w:szCs w:val="24"/>
            <w:lang w:val="en-GB"/>
          </w:rPr>
          <w:t>vocabulary</w:t>
        </w:r>
      </w:ins>
      <w:r w:rsidR="00152C32">
        <w:rPr>
          <w:rFonts w:ascii="Times New Roman" w:hAnsi="Times New Roman"/>
          <w:sz w:val="24"/>
          <w:szCs w:val="24"/>
          <w:lang w:val="en-GB"/>
        </w:rPr>
        <w:t>,</w:t>
      </w:r>
      <w:r>
        <w:rPr>
          <w:rFonts w:ascii="Times New Roman" w:hAnsi="Times New Roman"/>
          <w:sz w:val="24"/>
          <w:szCs w:val="24"/>
          <w:lang w:val="en-GB"/>
        </w:rPr>
        <w:t xml:space="preserve"> refers to word choice, where selecting appropriate words is essential for effective communication. Using uncommon or inappropriate words may result </w:t>
      </w:r>
      <w:ins w:id="73" w:author="Cold Brew" w:date="2026-05-01T08:25:00Z" w16du:dateUtc="2026-05-01T01:25:00Z">
        <w:r w:rsidR="00497D9F">
          <w:rPr>
            <w:rFonts w:ascii="Times New Roman" w:hAnsi="Times New Roman"/>
            <w:sz w:val="24"/>
            <w:szCs w:val="24"/>
            <w:lang w:val="en-GB"/>
          </w:rPr>
          <w:t xml:space="preserve">in </w:t>
        </w:r>
      </w:ins>
      <w:r>
        <w:rPr>
          <w:rFonts w:ascii="Times New Roman" w:hAnsi="Times New Roman"/>
          <w:sz w:val="24"/>
          <w:szCs w:val="24"/>
          <w:lang w:val="en-GB"/>
        </w:rPr>
        <w:t>unclear sentences.</w:t>
      </w:r>
    </w:p>
    <w:p w14:paraId="4FF13B5C" w14:textId="05E9BD1D" w:rsidR="0028670E" w:rsidRDefault="00000000">
      <w:pPr>
        <w:ind w:right="-46" w:firstLine="720"/>
        <w:jc w:val="both"/>
      </w:pPr>
      <w:r>
        <w:rPr>
          <w:rFonts w:ascii="Times New Roman" w:hAnsi="Times New Roman"/>
          <w:sz w:val="24"/>
          <w:szCs w:val="24"/>
          <w:lang w:val="en-GB"/>
        </w:rPr>
        <w:t xml:space="preserve">Despite these established components, students still face numerous problems in the writing process. </w:t>
      </w:r>
      <w:commentRangeStart w:id="74"/>
      <w:ins w:id="75" w:author="Cold Brew" w:date="2026-05-01T08:43:00Z" w16du:dateUtc="2026-05-01T01:43:00Z">
        <w:r w:rsidR="001A49EE">
          <w:rPr>
            <w:rFonts w:ascii="Times New Roman" w:hAnsi="Times New Roman"/>
            <w:sz w:val="24"/>
            <w:szCs w:val="24"/>
            <w:lang w:val="en-GB"/>
          </w:rPr>
          <w:t>Msanjila,</w:t>
        </w:r>
      </w:ins>
      <w:del w:id="76" w:author="Cold Brew" w:date="2026-05-01T08:43:00Z" w16du:dateUtc="2026-05-01T01:43:00Z">
        <w:r w:rsidDel="001A49EE">
          <w:rPr>
            <w:rFonts w:ascii="Times New Roman" w:hAnsi="Times New Roman"/>
            <w:sz w:val="24"/>
            <w:szCs w:val="24"/>
            <w:lang w:val="en-GB"/>
          </w:rPr>
          <w:delText>Msanjila</w:delText>
        </w:r>
      </w:del>
      <w:r>
        <w:rPr>
          <w:rFonts w:ascii="Times New Roman" w:hAnsi="Times New Roman"/>
          <w:sz w:val="24"/>
          <w:szCs w:val="24"/>
          <w:lang w:val="en-GB"/>
        </w:rPr>
        <w:t xml:space="preserve"> as cited in Sari (2017), </w:t>
      </w:r>
      <w:commentRangeEnd w:id="74"/>
      <w:r w:rsidR="009D1996">
        <w:rPr>
          <w:rStyle w:val="CommentReference"/>
          <w:rFonts w:ascii="Times New Roman" w:hAnsi="Times New Roman"/>
          <w:sz w:val="24"/>
          <w:szCs w:val="24"/>
          <w:lang w:val="en-GB"/>
        </w:rPr>
        <w:commentReference w:id="74"/>
      </w:r>
      <w:r>
        <w:rPr>
          <w:rFonts w:ascii="Times New Roman" w:hAnsi="Times New Roman"/>
          <w:sz w:val="24"/>
          <w:szCs w:val="24"/>
          <w:lang w:val="en-GB"/>
        </w:rPr>
        <w:t>states that students have common writing problems</w:t>
      </w:r>
      <w:ins w:id="77" w:author="Cold Brew" w:date="2026-05-01T08:43:00Z" w16du:dateUtc="2026-05-01T01:43:00Z">
        <w:r w:rsidR="001A49EE">
          <w:rPr>
            <w:rFonts w:ascii="Times New Roman" w:hAnsi="Times New Roman"/>
            <w:sz w:val="24"/>
            <w:szCs w:val="24"/>
            <w:lang w:val="en-GB"/>
          </w:rPr>
          <w:t>,</w:t>
        </w:r>
      </w:ins>
      <w:r>
        <w:rPr>
          <w:rFonts w:ascii="Times New Roman" w:hAnsi="Times New Roman"/>
          <w:sz w:val="24"/>
          <w:szCs w:val="24"/>
          <w:lang w:val="en-GB"/>
        </w:rPr>
        <w:t xml:space="preserve"> which can be classified into some categories as follows: 1)</w:t>
      </w:r>
      <w:r w:rsidR="007C4A5E">
        <w:rPr>
          <w:rFonts w:ascii="Times New Roman" w:hAnsi="Times New Roman"/>
          <w:sz w:val="24"/>
          <w:szCs w:val="24"/>
          <w:lang w:val="en-GB"/>
        </w:rPr>
        <w:t xml:space="preserve"> A</w:t>
      </w:r>
      <w:r>
        <w:rPr>
          <w:rFonts w:ascii="Times New Roman" w:hAnsi="Times New Roman"/>
          <w:sz w:val="24"/>
          <w:szCs w:val="24"/>
        </w:rPr>
        <w:t xml:space="preserve"> fail</w:t>
      </w:r>
      <w:r w:rsidR="007C4A5E">
        <w:rPr>
          <w:rFonts w:ascii="Times New Roman" w:hAnsi="Times New Roman"/>
          <w:sz w:val="24"/>
          <w:szCs w:val="24"/>
        </w:rPr>
        <w:t>ure</w:t>
      </w:r>
      <w:r>
        <w:rPr>
          <w:rFonts w:ascii="Times New Roman" w:hAnsi="Times New Roman"/>
          <w:sz w:val="24"/>
          <w:szCs w:val="24"/>
        </w:rPr>
        <w:t xml:space="preserve"> to capitalize the first word of a sentence or incorrectly capitalize words within a </w:t>
      </w:r>
      <w:del w:id="78" w:author="Cold Brew" w:date="2026-05-01T08:44:00Z" w16du:dateUtc="2026-05-01T01:44:00Z">
        <w:r w:rsidDel="001A49EE">
          <w:rPr>
            <w:rFonts w:ascii="Times New Roman" w:hAnsi="Times New Roman"/>
            <w:sz w:val="24"/>
            <w:szCs w:val="24"/>
          </w:rPr>
          <w:delText>sentence</w:delText>
        </w:r>
        <w:r w:rsidDel="001A49EE">
          <w:rPr>
            <w:rFonts w:ascii="Times New Roman" w:hAnsi="Times New Roman"/>
            <w:sz w:val="24"/>
            <w:szCs w:val="24"/>
            <w:lang w:val="en-GB"/>
          </w:rPr>
          <w:delText>,</w:delText>
        </w:r>
      </w:del>
      <w:ins w:id="79" w:author="Cold Brew" w:date="2026-05-01T08:44:00Z" w16du:dateUtc="2026-05-01T01:44:00Z">
        <w:r w:rsidR="001A49EE">
          <w:rPr>
            <w:rFonts w:ascii="Times New Roman" w:hAnsi="Times New Roman"/>
            <w:sz w:val="24"/>
            <w:szCs w:val="24"/>
          </w:rPr>
          <w:t>sentence and</w:t>
        </w:r>
      </w:ins>
      <w:r>
        <w:rPr>
          <w:rFonts w:ascii="Times New Roman" w:hAnsi="Times New Roman"/>
          <w:sz w:val="24"/>
          <w:szCs w:val="24"/>
          <w:lang w:val="en-GB"/>
        </w:rPr>
        <w:t xml:space="preserve"> 2) </w:t>
      </w:r>
      <w:r>
        <w:rPr>
          <w:rFonts w:ascii="Times New Roman" w:hAnsi="Times New Roman"/>
          <w:sz w:val="24"/>
          <w:szCs w:val="24"/>
        </w:rPr>
        <w:t>punctuation errors, particularly in the use or omission of commas, frequently occur and may lead to misunderstandings, as students often do not recognize that commas are essential for conveying meaning, while periods signify a complete though</w:t>
      </w:r>
      <w:r>
        <w:rPr>
          <w:rFonts w:ascii="Times New Roman" w:hAnsi="Times New Roman"/>
          <w:sz w:val="24"/>
          <w:szCs w:val="24"/>
          <w:lang w:val="en-GB"/>
        </w:rPr>
        <w:t>t, 3)</w:t>
      </w:r>
      <w:r>
        <w:rPr>
          <w:rFonts w:ascii="Times New Roman" w:hAnsi="Times New Roman"/>
          <w:sz w:val="24"/>
          <w:szCs w:val="24"/>
        </w:rPr>
        <w:t xml:space="preserve"> struggle</w:t>
      </w:r>
      <w:r w:rsidR="007C4A5E">
        <w:rPr>
          <w:rFonts w:ascii="Times New Roman" w:hAnsi="Times New Roman"/>
          <w:sz w:val="24"/>
          <w:szCs w:val="24"/>
        </w:rPr>
        <w:t>s</w:t>
      </w:r>
      <w:r>
        <w:rPr>
          <w:rFonts w:ascii="Times New Roman" w:hAnsi="Times New Roman"/>
          <w:sz w:val="24"/>
          <w:szCs w:val="24"/>
        </w:rPr>
        <w:t xml:space="preserve"> to arrange ideas </w:t>
      </w:r>
      <w:del w:id="80" w:author="Cold Brew" w:date="2026-05-01T08:25:00Z" w16du:dateUtc="2026-05-01T01:25:00Z">
        <w:r w:rsidDel="00497D9F">
          <w:rPr>
            <w:rFonts w:ascii="Times New Roman" w:hAnsi="Times New Roman"/>
            <w:sz w:val="24"/>
            <w:szCs w:val="24"/>
          </w:rPr>
          <w:delText>in a logical and coherent manner</w:delText>
        </w:r>
      </w:del>
      <w:ins w:id="81" w:author="Cold Brew" w:date="2026-05-01T08:25:00Z" w16du:dateUtc="2026-05-01T01:25:00Z">
        <w:r w:rsidR="00497D9F">
          <w:rPr>
            <w:rFonts w:ascii="Times New Roman" w:hAnsi="Times New Roman"/>
            <w:sz w:val="24"/>
            <w:szCs w:val="24"/>
          </w:rPr>
          <w:t>logically and coherently</w:t>
        </w:r>
      </w:ins>
      <w:r>
        <w:rPr>
          <w:rFonts w:ascii="Times New Roman" w:hAnsi="Times New Roman"/>
          <w:sz w:val="24"/>
          <w:szCs w:val="24"/>
        </w:rPr>
        <w:t>, resulting in disorganized writing that confuses readers</w:t>
      </w:r>
      <w:r>
        <w:rPr>
          <w:rFonts w:ascii="Times New Roman" w:hAnsi="Times New Roman"/>
          <w:sz w:val="24"/>
          <w:szCs w:val="24"/>
          <w:lang w:val="en-GB"/>
        </w:rPr>
        <w:t>, 4)</w:t>
      </w:r>
      <w:r>
        <w:rPr>
          <w:rFonts w:ascii="Times New Roman" w:hAnsi="Times New Roman"/>
          <w:sz w:val="24"/>
          <w:szCs w:val="24"/>
        </w:rPr>
        <w:t xml:space="preserve"> spelling </w:t>
      </w:r>
      <w:r>
        <w:rPr>
          <w:rFonts w:ascii="Times New Roman" w:hAnsi="Times New Roman"/>
          <w:sz w:val="24"/>
          <w:szCs w:val="24"/>
        </w:rPr>
        <w:lastRenderedPageBreak/>
        <w:t>difficulties arise due to substantial differences between English and Indonesian spelling rules</w:t>
      </w:r>
      <w:r>
        <w:rPr>
          <w:rFonts w:ascii="Times New Roman" w:hAnsi="Times New Roman"/>
          <w:sz w:val="24"/>
          <w:szCs w:val="24"/>
          <w:lang w:val="en-GB"/>
        </w:rPr>
        <w:t xml:space="preserve">, 5) </w:t>
      </w:r>
      <w:r>
        <w:rPr>
          <w:rFonts w:ascii="Times New Roman" w:hAnsi="Times New Roman"/>
          <w:sz w:val="24"/>
          <w:szCs w:val="24"/>
        </w:rPr>
        <w:t xml:space="preserve">grammatical errors, especially in the correct use of tenses, present a significant challenge for students </w:t>
      </w:r>
      <w:r w:rsidR="00F90107">
        <w:rPr>
          <w:rFonts w:ascii="Times New Roman" w:hAnsi="Times New Roman"/>
          <w:sz w:val="24"/>
          <w:szCs w:val="24"/>
        </w:rPr>
        <w:t xml:space="preserve">to </w:t>
      </w:r>
      <w:r>
        <w:rPr>
          <w:rFonts w:ascii="Times New Roman" w:hAnsi="Times New Roman"/>
          <w:sz w:val="24"/>
          <w:szCs w:val="24"/>
        </w:rPr>
        <w:t>produc</w:t>
      </w:r>
      <w:r w:rsidR="00F90107">
        <w:rPr>
          <w:rFonts w:ascii="Times New Roman" w:hAnsi="Times New Roman"/>
          <w:sz w:val="24"/>
          <w:szCs w:val="24"/>
        </w:rPr>
        <w:t>e</w:t>
      </w:r>
      <w:r>
        <w:rPr>
          <w:rFonts w:ascii="Times New Roman" w:hAnsi="Times New Roman"/>
          <w:sz w:val="24"/>
          <w:szCs w:val="24"/>
        </w:rPr>
        <w:t xml:space="preserve"> accurate and effective writing.</w:t>
      </w:r>
    </w:p>
    <w:p w14:paraId="747F0E96" w14:textId="77777777" w:rsidR="0028670E" w:rsidRDefault="00000000">
      <w:pPr>
        <w:ind w:right="-46" w:firstLine="720"/>
        <w:jc w:val="both"/>
        <w:rPr>
          <w:rFonts w:ascii="Times New Roman" w:hAnsi="Times New Roman"/>
          <w:sz w:val="24"/>
          <w:szCs w:val="24"/>
          <w:lang w:val="en-GB"/>
        </w:rPr>
      </w:pPr>
      <w:r>
        <w:rPr>
          <w:rFonts w:ascii="Times New Roman" w:hAnsi="Times New Roman"/>
          <w:sz w:val="24"/>
          <w:szCs w:val="24"/>
        </w:rPr>
        <w:t>To address these problems, teachers can employ various writing strategies to assist students in mastering the writing process</w:t>
      </w:r>
      <w:r>
        <w:rPr>
          <w:rFonts w:ascii="Times New Roman" w:hAnsi="Times New Roman"/>
          <w:sz w:val="24"/>
          <w:szCs w:val="24"/>
          <w:lang w:val="en-GB"/>
        </w:rPr>
        <w:t>. One effective approach is collaborative writing, where learners work together in pairs or small groups to exchange ideas, provide mutual feedback, and co-construct a written text. This method supports students throughout the stages of the writing process, including drafting, revising, and editing. According to Lowry et al. (2004), collaborative writing involves a social process in which group members collectively pursue a shared objective through negotiation, cooperation, and active discussion to produce a unified written work.</w:t>
      </w:r>
    </w:p>
    <w:p w14:paraId="495F8C59" w14:textId="6B9EC2F9" w:rsidR="0028670E" w:rsidRDefault="00000000">
      <w:pPr>
        <w:ind w:right="-46" w:firstLine="720"/>
        <w:jc w:val="both"/>
        <w:rPr>
          <w:rFonts w:ascii="Times New Roman" w:hAnsi="Times New Roman"/>
          <w:sz w:val="24"/>
          <w:szCs w:val="24"/>
          <w:lang w:val="en-US"/>
        </w:rPr>
      </w:pPr>
      <w:r>
        <w:rPr>
          <w:rFonts w:ascii="Times New Roman" w:hAnsi="Times New Roman"/>
          <w:sz w:val="24"/>
          <w:szCs w:val="24"/>
          <w:lang w:val="en-GB"/>
        </w:rPr>
        <w:t xml:space="preserve">In line with this strategy, one platform that supports collaborative writing is Padlet. Padlet is a free internet platform that serves as a virtual bulletin board, allowing both educators and learners to share notes. These notes may contain hyperlinks, videos, images, or documents (Dollah et al., 2021). Padlet is a flexible educational tool that enables the gathering of </w:t>
      </w:r>
      <w:del w:id="82" w:author="Cold Brew" w:date="2026-05-01T08:25:00Z" w16du:dateUtc="2026-05-01T01:25:00Z">
        <w:r w:rsidDel="00497D9F">
          <w:rPr>
            <w:rFonts w:ascii="Times New Roman" w:hAnsi="Times New Roman"/>
            <w:sz w:val="24"/>
            <w:szCs w:val="24"/>
            <w:lang w:val="en-GB"/>
          </w:rPr>
          <w:delText>student</w:delText>
        </w:r>
        <w:r w:rsidR="00F90107" w:rsidDel="00497D9F">
          <w:rPr>
            <w:rFonts w:ascii="Times New Roman" w:hAnsi="Times New Roman"/>
            <w:sz w:val="24"/>
            <w:szCs w:val="24"/>
            <w:lang w:val="en-GB"/>
          </w:rPr>
          <w:delText>’s</w:delText>
        </w:r>
        <w:r w:rsidDel="00497D9F">
          <w:rPr>
            <w:rFonts w:ascii="Times New Roman" w:hAnsi="Times New Roman"/>
            <w:sz w:val="24"/>
            <w:szCs w:val="24"/>
            <w:lang w:val="en-GB"/>
          </w:rPr>
          <w:delText xml:space="preserve"> </w:delText>
        </w:r>
      </w:del>
      <w:ins w:id="83" w:author="Cold Brew" w:date="2026-05-01T08:25:00Z" w16du:dateUtc="2026-05-01T01:25:00Z">
        <w:r w:rsidR="00497D9F">
          <w:rPr>
            <w:rFonts w:ascii="Times New Roman" w:hAnsi="Times New Roman"/>
            <w:sz w:val="24"/>
            <w:szCs w:val="24"/>
            <w:lang w:val="en-GB"/>
          </w:rPr>
          <w:t>students’</w:t>
        </w:r>
        <w:r w:rsidR="00497D9F">
          <w:rPr>
            <w:rFonts w:ascii="Times New Roman" w:hAnsi="Times New Roman"/>
            <w:sz w:val="24"/>
            <w:szCs w:val="24"/>
            <w:lang w:val="en-GB"/>
          </w:rPr>
          <w:t xml:space="preserve"> </w:t>
        </w:r>
      </w:ins>
      <w:r>
        <w:rPr>
          <w:rFonts w:ascii="Times New Roman" w:hAnsi="Times New Roman"/>
          <w:sz w:val="24"/>
          <w:szCs w:val="24"/>
          <w:lang w:val="en-GB"/>
        </w:rPr>
        <w:t xml:space="preserve">feedback and can be used on various devices, including smartphones and computers </w:t>
      </w:r>
      <w:r w:rsidR="00F90107">
        <w:rPr>
          <w:rFonts w:ascii="Times New Roman" w:hAnsi="Times New Roman"/>
          <w:sz w:val="24"/>
          <w:szCs w:val="24"/>
          <w:lang w:val="en-GB"/>
        </w:rPr>
        <w:t xml:space="preserve">with </w:t>
      </w:r>
      <w:r>
        <w:rPr>
          <w:rFonts w:ascii="Times New Roman" w:hAnsi="Times New Roman"/>
          <w:sz w:val="24"/>
          <w:szCs w:val="24"/>
          <w:lang w:val="en-GB"/>
        </w:rPr>
        <w:t xml:space="preserve">an internet connection (Jong and Tan, 2021). </w:t>
      </w:r>
    </w:p>
    <w:p w14:paraId="719815E9" w14:textId="0420E8E0" w:rsidR="0028670E" w:rsidRDefault="00000000">
      <w:pPr>
        <w:ind w:right="-46" w:firstLine="720"/>
        <w:jc w:val="both"/>
        <w:rPr>
          <w:rFonts w:ascii="Times New Roman" w:hAnsi="Times New Roman"/>
          <w:sz w:val="24"/>
          <w:szCs w:val="24"/>
          <w:lang w:val="en-US"/>
        </w:rPr>
      </w:pPr>
      <w:r>
        <w:rPr>
          <w:rFonts w:ascii="Times New Roman" w:hAnsi="Times New Roman"/>
          <w:sz w:val="24"/>
          <w:szCs w:val="24"/>
          <w:lang w:val="en-US"/>
        </w:rPr>
        <w:t xml:space="preserve">Padlet </w:t>
      </w:r>
      <w:del w:id="84" w:author="Cold Brew" w:date="2026-05-01T08:25:00Z" w16du:dateUtc="2026-05-01T01:25:00Z">
        <w:r w:rsidDel="00497D9F">
          <w:rPr>
            <w:rFonts w:ascii="Times New Roman" w:hAnsi="Times New Roman"/>
            <w:sz w:val="24"/>
            <w:szCs w:val="24"/>
            <w:lang w:val="en-US"/>
          </w:rPr>
          <w:delText>has been shown to be</w:delText>
        </w:r>
      </w:del>
      <w:ins w:id="85" w:author="Cold Brew" w:date="2026-05-01T08:25:00Z" w16du:dateUtc="2026-05-01T01:25:00Z">
        <w:r w:rsidR="00497D9F">
          <w:rPr>
            <w:rFonts w:ascii="Times New Roman" w:hAnsi="Times New Roman"/>
            <w:sz w:val="24"/>
            <w:szCs w:val="24"/>
            <w:lang w:val="en-US"/>
          </w:rPr>
          <w:t>is</w:t>
        </w:r>
      </w:ins>
      <w:r>
        <w:rPr>
          <w:rFonts w:ascii="Times New Roman" w:hAnsi="Times New Roman"/>
          <w:sz w:val="24"/>
          <w:szCs w:val="24"/>
          <w:lang w:val="en-US"/>
        </w:rPr>
        <w:t xml:space="preserve"> effective in collaborative writing. Utami et al. (2022) found that the use of Padlet in collaborative writing significantly enhanced students’ ability to organize ideas and develop descriptive texts. </w:t>
      </w:r>
      <w:r w:rsidR="00F90107">
        <w:rPr>
          <w:rFonts w:ascii="Times New Roman" w:hAnsi="Times New Roman"/>
          <w:sz w:val="24"/>
          <w:szCs w:val="24"/>
          <w:lang w:val="en-US"/>
        </w:rPr>
        <w:t xml:space="preserve">In addition, </w:t>
      </w:r>
      <w:r>
        <w:rPr>
          <w:rFonts w:ascii="Times New Roman" w:hAnsi="Times New Roman"/>
          <w:sz w:val="24"/>
          <w:szCs w:val="24"/>
          <w:lang w:val="en-US"/>
        </w:rPr>
        <w:t xml:space="preserve">Devi and Puspitasari (2023) reported that Padlet facilitated peer feedback, allowing students to revise their work and improve their argumentative writing. Likewise, Rashid et al. (2019) </w:t>
      </w:r>
      <w:r w:rsidR="00F90107">
        <w:rPr>
          <w:rFonts w:ascii="Times New Roman" w:hAnsi="Times New Roman"/>
          <w:sz w:val="24"/>
          <w:szCs w:val="24"/>
          <w:lang w:val="en-US"/>
        </w:rPr>
        <w:t>found</w:t>
      </w:r>
      <w:r>
        <w:rPr>
          <w:rFonts w:ascii="Times New Roman" w:hAnsi="Times New Roman"/>
          <w:sz w:val="24"/>
          <w:szCs w:val="24"/>
          <w:lang w:val="en-US"/>
        </w:rPr>
        <w:t xml:space="preserve"> that Padlet not only improved students’ writing performance but also increased their motivation and engagement in the learning process. </w:t>
      </w:r>
    </w:p>
    <w:p w14:paraId="728D74D7" w14:textId="29B02BD0" w:rsidR="0028670E" w:rsidRDefault="00000000">
      <w:pPr>
        <w:ind w:right="-46" w:firstLine="720"/>
        <w:jc w:val="both"/>
        <w:rPr>
          <w:rFonts w:ascii="Times New Roman" w:hAnsi="Times New Roman"/>
          <w:sz w:val="24"/>
          <w:szCs w:val="24"/>
          <w:lang w:val="en-GB"/>
        </w:rPr>
      </w:pPr>
      <w:r>
        <w:rPr>
          <w:rFonts w:ascii="Times New Roman" w:hAnsi="Times New Roman"/>
          <w:sz w:val="24"/>
          <w:szCs w:val="24"/>
          <w:lang w:val="en-US"/>
        </w:rPr>
        <w:t>However, most of these studies employed qualitative approaches or were conducted in different contexts, such as among university students or within blended learning environments.</w:t>
      </w:r>
      <w:r w:rsidR="00F90107">
        <w:rPr>
          <w:rFonts w:ascii="Times New Roman" w:hAnsi="Times New Roman"/>
          <w:sz w:val="24"/>
          <w:szCs w:val="24"/>
          <w:lang w:val="en-US"/>
        </w:rPr>
        <w:t xml:space="preserve"> In other words</w:t>
      </w:r>
      <w:r>
        <w:rPr>
          <w:rFonts w:ascii="Times New Roman" w:hAnsi="Times New Roman"/>
          <w:sz w:val="24"/>
          <w:szCs w:val="24"/>
          <w:lang w:val="en-US"/>
        </w:rPr>
        <w:t>, there is still limited quantitative evidence regarding the effectiveness of Padlet for senior high school students in fully face-to-face classrooms.</w:t>
      </w:r>
      <w:r w:rsidR="006B4844">
        <w:rPr>
          <w:rFonts w:ascii="Times New Roman" w:hAnsi="Times New Roman"/>
          <w:sz w:val="24"/>
          <w:szCs w:val="24"/>
          <w:lang w:val="en-US"/>
        </w:rPr>
        <w:t xml:space="preserve"> </w:t>
      </w:r>
      <w:r>
        <w:rPr>
          <w:rFonts w:ascii="Times New Roman" w:hAnsi="Times New Roman"/>
          <w:sz w:val="24"/>
          <w:szCs w:val="24"/>
          <w:lang w:val="en-US"/>
        </w:rPr>
        <w:t>Therefore, the present study applies a quantitative quasi-experimental design to address this gap by examining the effectiveness of Padlet among tenth-grade students in a face-to-face learning setting.</w:t>
      </w:r>
    </w:p>
    <w:p w14:paraId="37C85D35" w14:textId="06CCBB4F" w:rsidR="0028670E" w:rsidRDefault="00000000">
      <w:pPr>
        <w:ind w:right="-46" w:firstLine="720"/>
        <w:jc w:val="both"/>
        <w:rPr>
          <w:rFonts w:ascii="Times New Roman" w:hAnsi="Times New Roman"/>
          <w:sz w:val="24"/>
          <w:szCs w:val="24"/>
          <w:lang w:val="en-GB"/>
        </w:rPr>
      </w:pPr>
      <w:r>
        <w:rPr>
          <w:rFonts w:ascii="Times New Roman" w:hAnsi="Times New Roman"/>
          <w:sz w:val="24"/>
          <w:szCs w:val="24"/>
          <w:lang w:val="en-GB"/>
        </w:rPr>
        <w:t>Considering th</w:t>
      </w:r>
      <w:r w:rsidR="006B4844">
        <w:rPr>
          <w:rFonts w:ascii="Times New Roman" w:hAnsi="Times New Roman"/>
          <w:sz w:val="24"/>
          <w:szCs w:val="24"/>
          <w:lang w:val="en-GB"/>
        </w:rPr>
        <w:t xml:space="preserve">e above </w:t>
      </w:r>
      <w:r w:rsidR="00BF6E38">
        <w:rPr>
          <w:rFonts w:ascii="Times New Roman" w:hAnsi="Times New Roman"/>
          <w:sz w:val="24"/>
          <w:szCs w:val="24"/>
          <w:lang w:val="en-GB"/>
        </w:rPr>
        <w:t>previous studies</w:t>
      </w:r>
      <w:r w:rsidR="006B4844">
        <w:rPr>
          <w:rFonts w:ascii="Times New Roman" w:hAnsi="Times New Roman"/>
          <w:sz w:val="24"/>
          <w:szCs w:val="24"/>
          <w:lang w:val="en-GB"/>
        </w:rPr>
        <w:t xml:space="preserve">, the researchers were interested </w:t>
      </w:r>
      <w:ins w:id="86" w:author="Cold Brew" w:date="2026-05-01T08:44:00Z" w16du:dateUtc="2026-05-01T01:44:00Z">
        <w:r w:rsidR="001A49EE">
          <w:rPr>
            <w:rFonts w:ascii="Times New Roman" w:hAnsi="Times New Roman"/>
            <w:sz w:val="24"/>
            <w:szCs w:val="24"/>
            <w:lang w:val="en-GB"/>
          </w:rPr>
          <w:t>in conducting</w:t>
        </w:r>
      </w:ins>
      <w:del w:id="87" w:author="Cold Brew" w:date="2026-05-01T08:44:00Z" w16du:dateUtc="2026-05-01T01:44:00Z">
        <w:r w:rsidR="006B4844" w:rsidDel="001A49EE">
          <w:rPr>
            <w:rFonts w:ascii="Times New Roman" w:hAnsi="Times New Roman"/>
            <w:sz w:val="24"/>
            <w:szCs w:val="24"/>
            <w:lang w:val="en-GB"/>
          </w:rPr>
          <w:delText>to conduct</w:delText>
        </w:r>
      </w:del>
      <w:r w:rsidR="006B4844">
        <w:rPr>
          <w:rFonts w:ascii="Times New Roman" w:hAnsi="Times New Roman"/>
          <w:sz w:val="24"/>
          <w:szCs w:val="24"/>
          <w:lang w:val="en-GB"/>
        </w:rPr>
        <w:t xml:space="preserve"> this </w:t>
      </w:r>
      <w:r>
        <w:rPr>
          <w:rFonts w:ascii="Times New Roman" w:hAnsi="Times New Roman"/>
          <w:sz w:val="24"/>
          <w:szCs w:val="24"/>
          <w:lang w:val="en-GB"/>
        </w:rPr>
        <w:t>research</w:t>
      </w:r>
      <w:ins w:id="88" w:author="Cold Brew" w:date="2026-05-01T08:26:00Z" w16du:dateUtc="2026-05-01T01:26:00Z">
        <w:r w:rsidR="00497D9F">
          <w:rPr>
            <w:rFonts w:ascii="Times New Roman" w:hAnsi="Times New Roman"/>
            <w:sz w:val="24"/>
            <w:szCs w:val="24"/>
            <w:lang w:val="en-GB"/>
          </w:rPr>
          <w:t>,</w:t>
        </w:r>
      </w:ins>
      <w:r w:rsidR="006B4844">
        <w:rPr>
          <w:rFonts w:ascii="Times New Roman" w:hAnsi="Times New Roman"/>
          <w:sz w:val="24"/>
          <w:szCs w:val="24"/>
          <w:lang w:val="en-GB"/>
        </w:rPr>
        <w:t xml:space="preserve"> which</w:t>
      </w:r>
      <w:r>
        <w:rPr>
          <w:rFonts w:ascii="Times New Roman" w:hAnsi="Times New Roman"/>
          <w:sz w:val="24"/>
          <w:szCs w:val="24"/>
          <w:lang w:val="en-GB"/>
        </w:rPr>
        <w:t xml:space="preserve"> </w:t>
      </w:r>
      <w:r w:rsidR="006B4844">
        <w:rPr>
          <w:rFonts w:ascii="Times New Roman" w:hAnsi="Times New Roman"/>
          <w:sz w:val="24"/>
          <w:szCs w:val="24"/>
          <w:lang w:val="en-GB"/>
        </w:rPr>
        <w:t xml:space="preserve">aims to </w:t>
      </w:r>
      <w:r>
        <w:rPr>
          <w:rFonts w:ascii="Times New Roman" w:hAnsi="Times New Roman"/>
          <w:sz w:val="24"/>
          <w:szCs w:val="24"/>
          <w:lang w:val="en-GB"/>
        </w:rPr>
        <w:t xml:space="preserve">investigate the effectiveness of collaborative writing using </w:t>
      </w:r>
      <w:del w:id="89" w:author="Cold Brew" w:date="2026-05-01T08:26:00Z" w16du:dateUtc="2026-05-01T01:26:00Z">
        <w:r w:rsidDel="00497D9F">
          <w:rPr>
            <w:rFonts w:ascii="Times New Roman" w:hAnsi="Times New Roman"/>
            <w:sz w:val="24"/>
            <w:szCs w:val="24"/>
            <w:lang w:val="en-GB"/>
          </w:rPr>
          <w:delText xml:space="preserve">padlet </w:delText>
        </w:r>
      </w:del>
      <w:ins w:id="90" w:author="Cold Brew" w:date="2026-05-01T08:26:00Z" w16du:dateUtc="2026-05-01T01:26:00Z">
        <w:r w:rsidR="00497D9F">
          <w:rPr>
            <w:rFonts w:ascii="Times New Roman" w:hAnsi="Times New Roman"/>
            <w:sz w:val="24"/>
            <w:szCs w:val="24"/>
            <w:lang w:val="en-GB"/>
          </w:rPr>
          <w:t>Padlet</w:t>
        </w:r>
        <w:r w:rsidR="00497D9F">
          <w:rPr>
            <w:rFonts w:ascii="Times New Roman" w:hAnsi="Times New Roman"/>
            <w:sz w:val="24"/>
            <w:szCs w:val="24"/>
            <w:lang w:val="en-GB"/>
          </w:rPr>
          <w:t xml:space="preserve"> </w:t>
        </w:r>
      </w:ins>
      <w:r>
        <w:rPr>
          <w:rFonts w:ascii="Times New Roman" w:hAnsi="Times New Roman"/>
          <w:sz w:val="24"/>
          <w:szCs w:val="24"/>
          <w:lang w:val="en-GB"/>
        </w:rPr>
        <w:t xml:space="preserve">in improving students’ writing skill achievement. </w:t>
      </w:r>
      <w:r w:rsidR="006B4844">
        <w:rPr>
          <w:rFonts w:ascii="Times New Roman" w:hAnsi="Times New Roman"/>
          <w:sz w:val="24"/>
          <w:szCs w:val="24"/>
          <w:lang w:val="en-GB"/>
        </w:rPr>
        <w:t>This study is expected to overcome</w:t>
      </w:r>
      <w:r>
        <w:rPr>
          <w:rFonts w:ascii="Times New Roman" w:hAnsi="Times New Roman"/>
          <w:sz w:val="24"/>
          <w:szCs w:val="24"/>
          <w:lang w:val="en-GB"/>
        </w:rPr>
        <w:t xml:space="preserve"> the students’ problems</w:t>
      </w:r>
      <w:r w:rsidR="006B4844">
        <w:rPr>
          <w:rFonts w:ascii="Times New Roman" w:hAnsi="Times New Roman"/>
          <w:sz w:val="24"/>
          <w:szCs w:val="24"/>
          <w:lang w:val="en-GB"/>
        </w:rPr>
        <w:t xml:space="preserve"> in writing by employing </w:t>
      </w:r>
      <w:r>
        <w:rPr>
          <w:rFonts w:ascii="Times New Roman" w:hAnsi="Times New Roman"/>
          <w:sz w:val="24"/>
          <w:szCs w:val="24"/>
          <w:lang w:val="en-GB"/>
        </w:rPr>
        <w:t>collaborative writing using Padlet to develop</w:t>
      </w:r>
      <w:r w:rsidR="006B4844" w:rsidRPr="006B4844">
        <w:rPr>
          <w:rFonts w:ascii="Times New Roman" w:hAnsi="Times New Roman"/>
          <w:sz w:val="24"/>
          <w:szCs w:val="24"/>
          <w:lang w:val="en-GB"/>
        </w:rPr>
        <w:t xml:space="preserve"> </w:t>
      </w:r>
      <w:r w:rsidR="006B4844">
        <w:rPr>
          <w:rFonts w:ascii="Times New Roman" w:hAnsi="Times New Roman"/>
          <w:sz w:val="24"/>
          <w:szCs w:val="24"/>
          <w:lang w:val="en-GB"/>
        </w:rPr>
        <w:t>the tenth-grade</w:t>
      </w:r>
      <w:r>
        <w:rPr>
          <w:rFonts w:ascii="Times New Roman" w:hAnsi="Times New Roman"/>
          <w:sz w:val="24"/>
          <w:szCs w:val="24"/>
          <w:lang w:val="en-GB"/>
        </w:rPr>
        <w:t xml:space="preserve"> students’ writing </w:t>
      </w:r>
      <w:del w:id="91" w:author="Cold Brew" w:date="2026-05-01T08:26:00Z" w16du:dateUtc="2026-05-01T01:26:00Z">
        <w:r w:rsidDel="00497D9F">
          <w:rPr>
            <w:rFonts w:ascii="Times New Roman" w:hAnsi="Times New Roman"/>
            <w:sz w:val="24"/>
            <w:szCs w:val="24"/>
            <w:lang w:val="en-GB"/>
          </w:rPr>
          <w:delText>skill</w:delText>
        </w:r>
        <w:r w:rsidR="006B4844" w:rsidDel="00497D9F">
          <w:rPr>
            <w:rFonts w:ascii="Times New Roman" w:hAnsi="Times New Roman"/>
            <w:sz w:val="24"/>
            <w:szCs w:val="24"/>
            <w:lang w:val="en-GB"/>
          </w:rPr>
          <w:delText xml:space="preserve"> of</w:delText>
        </w:r>
      </w:del>
      <w:ins w:id="92" w:author="Cold Brew" w:date="2026-05-01T08:26:00Z" w16du:dateUtc="2026-05-01T01:26:00Z">
        <w:r w:rsidR="00497D9F">
          <w:rPr>
            <w:rFonts w:ascii="Times New Roman" w:hAnsi="Times New Roman"/>
            <w:sz w:val="24"/>
            <w:szCs w:val="24"/>
            <w:lang w:val="en-GB"/>
          </w:rPr>
          <w:t>skills at</w:t>
        </w:r>
      </w:ins>
      <w:r w:rsidR="006B4844">
        <w:rPr>
          <w:rFonts w:ascii="Times New Roman" w:hAnsi="Times New Roman"/>
          <w:sz w:val="24"/>
          <w:szCs w:val="24"/>
          <w:lang w:val="en-GB"/>
        </w:rPr>
        <w:t xml:space="preserve"> SMA Negeri 11 Palembang.</w:t>
      </w:r>
    </w:p>
    <w:p w14:paraId="542BED77" w14:textId="77777777" w:rsidR="0028670E" w:rsidRDefault="0028670E">
      <w:pPr>
        <w:ind w:right="-46" w:firstLine="720"/>
        <w:jc w:val="both"/>
        <w:rPr>
          <w:rFonts w:ascii="Times New Roman" w:hAnsi="Times New Roman"/>
          <w:sz w:val="24"/>
          <w:szCs w:val="24"/>
          <w:lang w:val="en-GB"/>
        </w:rPr>
      </w:pPr>
    </w:p>
    <w:p w14:paraId="3441DCD3" w14:textId="77777777" w:rsidR="0028670E" w:rsidRDefault="0028670E">
      <w:pPr>
        <w:ind w:right="-46" w:firstLine="720"/>
        <w:jc w:val="both"/>
        <w:rPr>
          <w:rFonts w:ascii="Times New Roman" w:hAnsi="Times New Roman"/>
          <w:sz w:val="24"/>
          <w:szCs w:val="24"/>
          <w:lang w:val="en-GB"/>
        </w:rPr>
      </w:pPr>
    </w:p>
    <w:p w14:paraId="5DC16863" w14:textId="77777777" w:rsidR="0028670E" w:rsidRDefault="0028670E">
      <w:pPr>
        <w:ind w:right="-46" w:firstLine="720"/>
        <w:jc w:val="both"/>
        <w:rPr>
          <w:rFonts w:ascii="Times New Roman" w:hAnsi="Times New Roman"/>
          <w:sz w:val="24"/>
          <w:szCs w:val="24"/>
          <w:lang w:val="en-GB"/>
        </w:rPr>
      </w:pPr>
    </w:p>
    <w:p w14:paraId="5FCE80B8" w14:textId="77777777" w:rsidR="0028670E" w:rsidRDefault="0028670E">
      <w:pPr>
        <w:ind w:right="-46" w:firstLine="720"/>
        <w:jc w:val="both"/>
        <w:rPr>
          <w:rFonts w:ascii="Times New Roman" w:hAnsi="Times New Roman"/>
          <w:sz w:val="24"/>
          <w:szCs w:val="24"/>
          <w:lang w:val="en-GB"/>
        </w:rPr>
      </w:pPr>
    </w:p>
    <w:p w14:paraId="102CFC1F" w14:textId="77777777" w:rsidR="0028670E" w:rsidRDefault="0028670E">
      <w:pPr>
        <w:ind w:right="-46" w:firstLine="720"/>
        <w:jc w:val="both"/>
        <w:rPr>
          <w:rFonts w:ascii="Times New Roman" w:hAnsi="Times New Roman"/>
          <w:sz w:val="24"/>
          <w:szCs w:val="24"/>
          <w:lang w:val="en-GB"/>
        </w:rPr>
      </w:pPr>
    </w:p>
    <w:p w14:paraId="28D0EC9B" w14:textId="77777777" w:rsidR="0028670E" w:rsidRDefault="0028670E">
      <w:pPr>
        <w:ind w:right="-46" w:firstLine="720"/>
        <w:jc w:val="both"/>
        <w:rPr>
          <w:rFonts w:ascii="Times New Roman" w:hAnsi="Times New Roman"/>
          <w:sz w:val="24"/>
          <w:szCs w:val="24"/>
          <w:lang w:val="en-GB"/>
        </w:rPr>
      </w:pPr>
    </w:p>
    <w:p w14:paraId="7211CAC0" w14:textId="77777777" w:rsidR="0028670E" w:rsidRDefault="0028670E">
      <w:pPr>
        <w:ind w:right="-46" w:firstLine="720"/>
        <w:jc w:val="both"/>
        <w:rPr>
          <w:rFonts w:ascii="Times New Roman" w:hAnsi="Times New Roman"/>
          <w:sz w:val="24"/>
          <w:szCs w:val="24"/>
          <w:lang w:val="en-GB"/>
        </w:rPr>
      </w:pPr>
    </w:p>
    <w:p w14:paraId="2F9C1CCA" w14:textId="77777777" w:rsidR="0028670E" w:rsidRDefault="0028670E">
      <w:pPr>
        <w:ind w:right="-46" w:firstLine="720"/>
        <w:jc w:val="both"/>
        <w:rPr>
          <w:rFonts w:ascii="Times New Roman" w:hAnsi="Times New Roman"/>
          <w:sz w:val="24"/>
          <w:szCs w:val="24"/>
          <w:lang w:val="en-GB"/>
        </w:rPr>
      </w:pPr>
    </w:p>
    <w:p w14:paraId="130940BC" w14:textId="77777777" w:rsidR="0028670E" w:rsidRDefault="0028670E">
      <w:pPr>
        <w:ind w:right="-46" w:firstLine="720"/>
        <w:jc w:val="both"/>
        <w:rPr>
          <w:rFonts w:ascii="Times New Roman" w:hAnsi="Times New Roman"/>
          <w:sz w:val="24"/>
          <w:szCs w:val="24"/>
          <w:lang w:val="en-GB"/>
        </w:rPr>
      </w:pPr>
    </w:p>
    <w:p w14:paraId="65052D7C" w14:textId="77777777" w:rsidR="0028670E" w:rsidRDefault="0028670E">
      <w:pPr>
        <w:ind w:right="-46" w:firstLine="720"/>
        <w:jc w:val="both"/>
        <w:rPr>
          <w:rFonts w:ascii="Times New Roman" w:hAnsi="Times New Roman"/>
          <w:sz w:val="24"/>
          <w:szCs w:val="24"/>
          <w:lang w:val="en-GB"/>
        </w:rPr>
      </w:pPr>
    </w:p>
    <w:p w14:paraId="12AEC8F0" w14:textId="77777777" w:rsidR="0028670E" w:rsidRDefault="0028670E">
      <w:pPr>
        <w:ind w:right="-46" w:firstLine="720"/>
        <w:jc w:val="both"/>
        <w:rPr>
          <w:rFonts w:ascii="Times New Roman" w:hAnsi="Times New Roman"/>
          <w:sz w:val="24"/>
          <w:szCs w:val="24"/>
          <w:lang w:val="en-GB"/>
        </w:rPr>
      </w:pPr>
    </w:p>
    <w:p w14:paraId="565F5F53" w14:textId="77777777" w:rsidR="0028670E" w:rsidRDefault="0028670E">
      <w:pPr>
        <w:ind w:right="-46" w:firstLine="720"/>
        <w:jc w:val="both"/>
        <w:rPr>
          <w:rFonts w:ascii="Times New Roman" w:hAnsi="Times New Roman"/>
          <w:sz w:val="24"/>
          <w:szCs w:val="24"/>
          <w:lang w:val="en-GB"/>
        </w:rPr>
      </w:pPr>
    </w:p>
    <w:p w14:paraId="04742EF0" w14:textId="77777777" w:rsidR="0028670E" w:rsidRDefault="00000000">
      <w:pPr>
        <w:spacing w:line="360" w:lineRule="auto"/>
        <w:jc w:val="both"/>
        <w:rPr>
          <w:rFonts w:ascii="Times New Roman" w:hAnsi="Times New Roman"/>
          <w:b/>
          <w:color w:val="000000"/>
          <w:sz w:val="24"/>
          <w:szCs w:val="24"/>
        </w:rPr>
      </w:pPr>
      <w:r>
        <w:rPr>
          <w:rFonts w:ascii="Times New Roman" w:hAnsi="Times New Roman"/>
          <w:b/>
          <w:color w:val="000000"/>
          <w:sz w:val="24"/>
          <w:szCs w:val="24"/>
        </w:rPr>
        <w:t>METHODOLOGY</w:t>
      </w:r>
    </w:p>
    <w:p w14:paraId="78395845" w14:textId="77777777" w:rsidR="0028670E" w:rsidRDefault="00000000">
      <w:pPr>
        <w:pStyle w:val="E-JOURNALBody"/>
        <w:numPr>
          <w:ilvl w:val="0"/>
          <w:numId w:val="1"/>
        </w:numPr>
        <w:spacing w:after="240"/>
        <w:ind w:left="426" w:hanging="426"/>
        <w:contextualSpacing/>
        <w:rPr>
          <w:sz w:val="24"/>
          <w:lang w:val="en-GB"/>
        </w:rPr>
      </w:pPr>
      <w:r>
        <w:rPr>
          <w:sz w:val="24"/>
          <w:lang w:val="en-GB"/>
        </w:rPr>
        <w:t>R</w:t>
      </w:r>
      <w:r>
        <w:rPr>
          <w:sz w:val="24"/>
        </w:rPr>
        <w:t>ese</w:t>
      </w:r>
      <w:r>
        <w:rPr>
          <w:sz w:val="24"/>
          <w:lang w:val="en-GB"/>
        </w:rPr>
        <w:t>arch Design</w:t>
      </w:r>
    </w:p>
    <w:p w14:paraId="7E43550F" w14:textId="3800D469" w:rsidR="00E33879" w:rsidRDefault="00000000">
      <w:pPr>
        <w:pStyle w:val="E-JOURNALBody"/>
        <w:spacing w:after="240"/>
        <w:ind w:firstLine="426"/>
        <w:contextualSpacing/>
        <w:rPr>
          <w:sz w:val="24"/>
          <w:lang w:val="en-GB"/>
        </w:rPr>
      </w:pPr>
      <w:r>
        <w:rPr>
          <w:sz w:val="24"/>
        </w:rPr>
        <w:t xml:space="preserve">This </w:t>
      </w:r>
      <w:r>
        <w:rPr>
          <w:sz w:val="24"/>
          <w:lang w:val="en-GB"/>
        </w:rPr>
        <w:t>research</w:t>
      </w:r>
      <w:r>
        <w:rPr>
          <w:sz w:val="24"/>
        </w:rPr>
        <w:t xml:space="preserve"> </w:t>
      </w:r>
      <w:r w:rsidR="001028B6">
        <w:rPr>
          <w:sz w:val="24"/>
        </w:rPr>
        <w:t>utilized</w:t>
      </w:r>
      <w:r>
        <w:rPr>
          <w:sz w:val="24"/>
        </w:rPr>
        <w:t xml:space="preserve"> a quantitative </w:t>
      </w:r>
      <w:r w:rsidR="008F7591">
        <w:rPr>
          <w:sz w:val="24"/>
        </w:rPr>
        <w:t xml:space="preserve">study </w:t>
      </w:r>
      <w:r w:rsidR="00DC77E8">
        <w:rPr>
          <w:sz w:val="24"/>
        </w:rPr>
        <w:t>that</w:t>
      </w:r>
      <w:r w:rsidR="00BB56F3">
        <w:rPr>
          <w:sz w:val="24"/>
        </w:rPr>
        <w:t xml:space="preserve"> </w:t>
      </w:r>
      <w:r>
        <w:rPr>
          <w:sz w:val="24"/>
        </w:rPr>
        <w:t xml:space="preserve">employed a quasi-experimental </w:t>
      </w:r>
      <w:r w:rsidR="00BB56F3">
        <w:rPr>
          <w:sz w:val="24"/>
        </w:rPr>
        <w:t>method</w:t>
      </w:r>
      <w:r>
        <w:rPr>
          <w:sz w:val="24"/>
        </w:rPr>
        <w:t xml:space="preserve">. According to Creswell (2012), a quasi-experimental </w:t>
      </w:r>
      <w:r w:rsidR="00BB56F3">
        <w:rPr>
          <w:sz w:val="24"/>
        </w:rPr>
        <w:t>method</w:t>
      </w:r>
      <w:r>
        <w:rPr>
          <w:sz w:val="24"/>
        </w:rPr>
        <w:t xml:space="preserve"> includes group assignments but does not involve the random assignment of individuals to groups. The research design consist</w:t>
      </w:r>
      <w:r w:rsidR="00BB56F3">
        <w:rPr>
          <w:sz w:val="24"/>
        </w:rPr>
        <w:t>s</w:t>
      </w:r>
      <w:r>
        <w:rPr>
          <w:sz w:val="24"/>
        </w:rPr>
        <w:t xml:space="preserve"> of both </w:t>
      </w:r>
      <w:ins w:id="93" w:author="Cold Brew" w:date="2026-05-01T08:26:00Z" w16du:dateUtc="2026-05-01T01:26:00Z">
        <w:r w:rsidR="00497D9F">
          <w:rPr>
            <w:sz w:val="24"/>
          </w:rPr>
          <w:t xml:space="preserve">a </w:t>
        </w:r>
      </w:ins>
      <w:r>
        <w:rPr>
          <w:sz w:val="24"/>
        </w:rPr>
        <w:t xml:space="preserve">pre-test and </w:t>
      </w:r>
      <w:ins w:id="94" w:author="Cold Brew" w:date="2026-05-01T08:26:00Z" w16du:dateUtc="2026-05-01T01:26:00Z">
        <w:r w:rsidR="00497D9F">
          <w:rPr>
            <w:sz w:val="24"/>
          </w:rPr>
          <w:t xml:space="preserve">a </w:t>
        </w:r>
      </w:ins>
      <w:r>
        <w:rPr>
          <w:sz w:val="24"/>
        </w:rPr>
        <w:t xml:space="preserve">post-test. </w:t>
      </w:r>
      <w:r w:rsidR="00BB56F3">
        <w:rPr>
          <w:sz w:val="24"/>
        </w:rPr>
        <w:t>In this study, t</w:t>
      </w:r>
      <w:r>
        <w:rPr>
          <w:sz w:val="24"/>
        </w:rPr>
        <w:t>wo classes were selected as samples, representing the experimental and control groups. The experimental group received treatment through collaborative writing using Padlet, while the control group was taught using the conventional lecturing method employed by the teacher.</w:t>
      </w:r>
      <w:r>
        <w:rPr>
          <w:sz w:val="24"/>
          <w:lang w:val="en-GB"/>
        </w:rPr>
        <w:t xml:space="preserve"> </w:t>
      </w:r>
    </w:p>
    <w:p w14:paraId="4AFC39EA" w14:textId="465D8DD3" w:rsidR="0028670E" w:rsidRDefault="00000000" w:rsidP="00E33879">
      <w:pPr>
        <w:pStyle w:val="E-JOURNALBody"/>
        <w:spacing w:after="240"/>
        <w:ind w:firstLine="0"/>
        <w:contextualSpacing/>
        <w:rPr>
          <w:sz w:val="24"/>
          <w:lang w:val="en-GB"/>
        </w:rPr>
      </w:pPr>
      <w:r>
        <w:rPr>
          <w:sz w:val="24"/>
          <w:lang w:val="en-GB"/>
        </w:rPr>
        <w:t xml:space="preserve">The research design can be illustrated in </w:t>
      </w:r>
      <w:r w:rsidR="00152C32">
        <w:rPr>
          <w:sz w:val="24"/>
          <w:lang w:val="en-GB"/>
        </w:rPr>
        <w:t>F</w:t>
      </w:r>
      <w:r>
        <w:rPr>
          <w:sz w:val="24"/>
          <w:lang w:val="en-GB"/>
        </w:rPr>
        <w:t>igure</w:t>
      </w:r>
      <w:r>
        <w:rPr>
          <w:sz w:val="24"/>
          <w:lang w:val="en-US"/>
        </w:rPr>
        <w:t xml:space="preserve"> </w:t>
      </w:r>
      <w:r>
        <w:rPr>
          <w:sz w:val="24"/>
          <w:lang w:val="en-GB"/>
        </w:rPr>
        <w:t>1.</w:t>
      </w:r>
    </w:p>
    <w:p w14:paraId="4946A0BF" w14:textId="2C07E77D" w:rsidR="0028670E" w:rsidRDefault="0028670E">
      <w:pPr>
        <w:pStyle w:val="E-JOURNALBody"/>
        <w:spacing w:after="240"/>
        <w:ind w:firstLine="426"/>
        <w:contextualSpacing/>
        <w:rPr>
          <w:sz w:val="24"/>
          <w:lang w:val="en-GB"/>
        </w:rPr>
      </w:pPr>
    </w:p>
    <w:p w14:paraId="359197F4" w14:textId="0E16AF66" w:rsidR="0028670E" w:rsidRDefault="00497D9F">
      <w:pPr>
        <w:pStyle w:val="E-JOURNALBody"/>
        <w:spacing w:after="240"/>
        <w:ind w:firstLine="426"/>
        <w:contextualSpacing/>
        <w:rPr>
          <w:sz w:val="24"/>
          <w:lang w:val="en-GB"/>
        </w:rPr>
      </w:pPr>
      <w:r>
        <w:rPr>
          <w:noProof/>
          <w:sz w:val="24"/>
          <w:lang w:val="en-ID" w:eastAsia="en-ID"/>
        </w:rPr>
        <w:drawing>
          <wp:anchor distT="0" distB="0" distL="114300" distR="114300" simplePos="0" relativeHeight="2" behindDoc="1" locked="0" layoutInCell="1" allowOverlap="1" wp14:anchorId="405D3DBD" wp14:editId="3C12070E">
            <wp:simplePos x="0" y="0"/>
            <wp:positionH relativeFrom="page">
              <wp:posOffset>1778000</wp:posOffset>
            </wp:positionH>
            <wp:positionV relativeFrom="page">
              <wp:posOffset>3594100</wp:posOffset>
            </wp:positionV>
            <wp:extent cx="2941320" cy="1609725"/>
            <wp:effectExtent l="0" t="0" r="0" b="9525"/>
            <wp:wrapTight wrapText="bothSides">
              <wp:wrapPolygon edited="0">
                <wp:start x="280" y="0"/>
                <wp:lineTo x="0" y="767"/>
                <wp:lineTo x="0" y="20705"/>
                <wp:lineTo x="280" y="21472"/>
                <wp:lineTo x="21124" y="21472"/>
                <wp:lineTo x="21404" y="20705"/>
                <wp:lineTo x="21404" y="767"/>
                <wp:lineTo x="21124" y="0"/>
                <wp:lineTo x="280" y="0"/>
              </wp:wrapPolygon>
            </wp:wrapTight>
            <wp:docPr id="103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4" cstate="print"/>
                    <a:srcRect/>
                    <a:stretch/>
                  </pic:blipFill>
                  <pic:spPr>
                    <a:xfrm>
                      <a:off x="0" y="0"/>
                      <a:ext cx="2941320" cy="1609725"/>
                    </a:xfrm>
                    <a:prstGeom prst="rect">
                      <a:avLst/>
                    </a:prstGeom>
                    <a:ln>
                      <a:noFill/>
                    </a:ln>
                    <a:effectLst>
                      <a:softEdge rad="101600"/>
                    </a:effectLst>
                  </pic:spPr>
                </pic:pic>
              </a:graphicData>
            </a:graphic>
            <wp14:sizeRelV relativeFrom="margin">
              <wp14:pctHeight>0</wp14:pctHeight>
            </wp14:sizeRelV>
          </wp:anchor>
        </w:drawing>
      </w:r>
    </w:p>
    <w:p w14:paraId="2D7F39F1" w14:textId="77777777" w:rsidR="0028670E" w:rsidRDefault="0028670E">
      <w:pPr>
        <w:pStyle w:val="E-JOURNALBody"/>
        <w:spacing w:after="240"/>
        <w:ind w:firstLine="426"/>
        <w:contextualSpacing/>
        <w:rPr>
          <w:sz w:val="24"/>
          <w:lang w:val="en-GB"/>
        </w:rPr>
      </w:pPr>
    </w:p>
    <w:p w14:paraId="04DEA547" w14:textId="77777777" w:rsidR="0028670E" w:rsidRDefault="0028670E">
      <w:pPr>
        <w:pStyle w:val="E-JOURNALBody"/>
        <w:spacing w:after="240"/>
        <w:ind w:firstLine="426"/>
        <w:contextualSpacing/>
        <w:rPr>
          <w:sz w:val="24"/>
          <w:lang w:val="en-GB"/>
        </w:rPr>
      </w:pPr>
    </w:p>
    <w:p w14:paraId="6C773649" w14:textId="77777777" w:rsidR="0028670E" w:rsidRDefault="0028670E">
      <w:pPr>
        <w:pStyle w:val="E-JOURNALBody"/>
        <w:spacing w:after="240"/>
        <w:ind w:firstLine="0"/>
        <w:contextualSpacing/>
        <w:rPr>
          <w:sz w:val="24"/>
          <w:lang w:val="en-GB"/>
        </w:rPr>
      </w:pPr>
    </w:p>
    <w:p w14:paraId="346A6FC7" w14:textId="77777777" w:rsidR="0028670E" w:rsidRDefault="0028670E">
      <w:pPr>
        <w:pStyle w:val="E-JOURNALBody"/>
        <w:spacing w:after="240"/>
        <w:ind w:firstLine="0"/>
        <w:contextualSpacing/>
        <w:rPr>
          <w:sz w:val="24"/>
          <w:lang w:val="en-GB"/>
        </w:rPr>
      </w:pPr>
    </w:p>
    <w:p w14:paraId="724EF670" w14:textId="77777777" w:rsidR="0028670E" w:rsidRDefault="00000000">
      <w:pPr>
        <w:pStyle w:val="E-JOURNALBody"/>
        <w:spacing w:after="240"/>
        <w:ind w:firstLine="0"/>
        <w:contextualSpacing/>
        <w:rPr>
          <w:sz w:val="24"/>
          <w:lang w:val="en-US"/>
        </w:rPr>
      </w:pPr>
      <w:r>
        <w:rPr>
          <w:sz w:val="24"/>
          <w:lang w:val="en-US"/>
        </w:rPr>
        <w:t xml:space="preserve">                             </w:t>
      </w:r>
    </w:p>
    <w:p w14:paraId="5E9C2225" w14:textId="77777777" w:rsidR="00BB56F3" w:rsidRDefault="00BB56F3" w:rsidP="00BB56F3">
      <w:pPr>
        <w:pStyle w:val="E-JOURNALBody"/>
        <w:ind w:left="426" w:firstLine="0"/>
        <w:contextualSpacing/>
        <w:rPr>
          <w:sz w:val="24"/>
          <w:lang w:val="en-GB"/>
        </w:rPr>
      </w:pPr>
    </w:p>
    <w:p w14:paraId="180A781B" w14:textId="77777777" w:rsidR="00BB56F3" w:rsidRDefault="00BB56F3" w:rsidP="00BB56F3">
      <w:pPr>
        <w:pStyle w:val="E-JOURNALBody"/>
        <w:ind w:left="426" w:firstLine="0"/>
        <w:contextualSpacing/>
        <w:rPr>
          <w:sz w:val="24"/>
          <w:lang w:val="en-GB"/>
        </w:rPr>
      </w:pPr>
    </w:p>
    <w:p w14:paraId="11A7828E" w14:textId="77777777" w:rsidR="00BB56F3" w:rsidRDefault="00BB56F3" w:rsidP="00BB56F3">
      <w:pPr>
        <w:pStyle w:val="E-JOURNALBody"/>
        <w:ind w:left="426" w:firstLine="0"/>
        <w:contextualSpacing/>
        <w:rPr>
          <w:sz w:val="24"/>
          <w:lang w:val="en-GB"/>
        </w:rPr>
      </w:pPr>
    </w:p>
    <w:p w14:paraId="065981CD" w14:textId="77777777" w:rsidR="00BB56F3" w:rsidRDefault="00BB56F3" w:rsidP="00BB56F3">
      <w:pPr>
        <w:pStyle w:val="E-JOURNALBody"/>
        <w:ind w:left="426" w:firstLine="0"/>
        <w:contextualSpacing/>
        <w:rPr>
          <w:sz w:val="24"/>
          <w:lang w:val="en-GB"/>
        </w:rPr>
      </w:pPr>
    </w:p>
    <w:p w14:paraId="74926E41" w14:textId="7EB88A43" w:rsidR="00E33879" w:rsidRDefault="00BB56F3" w:rsidP="00BB56F3">
      <w:pPr>
        <w:pStyle w:val="E-JOURNALBody"/>
        <w:spacing w:after="240"/>
        <w:ind w:firstLine="0"/>
        <w:contextualSpacing/>
        <w:rPr>
          <w:b/>
          <w:bCs/>
          <w:szCs w:val="22"/>
          <w:lang w:val="en-US"/>
        </w:rPr>
      </w:pPr>
      <w:commentRangeStart w:id="95"/>
      <w:r>
        <w:rPr>
          <w:szCs w:val="22"/>
          <w:lang w:val="en-US"/>
        </w:rPr>
        <w:t>F</w:t>
      </w:r>
      <w:r>
        <w:rPr>
          <w:b/>
          <w:bCs/>
          <w:szCs w:val="22"/>
          <w:lang w:val="en-US"/>
        </w:rPr>
        <w:t>igure 1. Non</w:t>
      </w:r>
      <w:ins w:id="96" w:author="Cold Brew" w:date="2026-05-01T08:44:00Z" w16du:dateUtc="2026-05-01T01:44:00Z">
        <w:r w:rsidR="001A49EE">
          <w:rPr>
            <w:b/>
            <w:bCs/>
            <w:szCs w:val="22"/>
            <w:lang w:val="en-US"/>
          </w:rPr>
          <w:t>-equivalent</w:t>
        </w:r>
      </w:ins>
      <w:del w:id="97" w:author="Cold Brew" w:date="2026-05-01T08:44:00Z" w16du:dateUtc="2026-05-01T01:44:00Z">
        <w:r w:rsidDel="001A49EE">
          <w:rPr>
            <w:b/>
            <w:bCs/>
            <w:szCs w:val="22"/>
            <w:lang w:val="en-US"/>
          </w:rPr>
          <w:delText xml:space="preserve"> equivalent</w:delText>
        </w:r>
      </w:del>
      <w:r>
        <w:rPr>
          <w:b/>
          <w:bCs/>
          <w:szCs w:val="22"/>
          <w:lang w:val="en-US"/>
        </w:rPr>
        <w:t xml:space="preserve"> (pre-test and post-test) control group design</w:t>
      </w:r>
    </w:p>
    <w:p w14:paraId="55EA8CC4" w14:textId="0DCB9C34" w:rsidR="00BB56F3" w:rsidRDefault="001A49EE" w:rsidP="00BB56F3">
      <w:pPr>
        <w:pStyle w:val="E-JOURNALBody"/>
        <w:spacing w:after="240"/>
        <w:ind w:firstLine="0"/>
        <w:contextualSpacing/>
        <w:rPr>
          <w:b/>
          <w:bCs/>
          <w:sz w:val="24"/>
          <w:lang w:val="en-GB"/>
        </w:rPr>
      </w:pPr>
      <w:ins w:id="98" w:author="Cold Brew" w:date="2026-05-01T08:44:00Z" w16du:dateUtc="2026-05-01T01:44:00Z">
        <w:r>
          <w:rPr>
            <w:b/>
            <w:bCs/>
            <w:szCs w:val="22"/>
            <w:lang w:val="en-US"/>
          </w:rPr>
          <w:t>(Source:</w:t>
        </w:r>
      </w:ins>
      <w:del w:id="99" w:author="Cold Brew" w:date="2026-05-01T08:44:00Z" w16du:dateUtc="2026-05-01T01:44:00Z">
        <w:r w:rsidR="00BB56F3" w:rsidDel="001A49EE">
          <w:rPr>
            <w:b/>
            <w:bCs/>
            <w:szCs w:val="22"/>
            <w:lang w:val="en-US"/>
          </w:rPr>
          <w:delText xml:space="preserve"> (Source:</w:delText>
        </w:r>
      </w:del>
      <w:r w:rsidR="00BB56F3">
        <w:rPr>
          <w:b/>
          <w:bCs/>
          <w:szCs w:val="22"/>
          <w:lang w:val="en-US"/>
        </w:rPr>
        <w:t xml:space="preserve"> Creswell, 2014,</w:t>
      </w:r>
      <w:r w:rsidR="00E33879">
        <w:rPr>
          <w:b/>
          <w:bCs/>
          <w:szCs w:val="22"/>
          <w:lang w:val="en-US"/>
        </w:rPr>
        <w:t xml:space="preserve"> </w:t>
      </w:r>
      <w:r w:rsidR="00BB56F3">
        <w:rPr>
          <w:b/>
          <w:bCs/>
          <w:szCs w:val="22"/>
          <w:lang w:val="en-US"/>
        </w:rPr>
        <w:t>p.172)</w:t>
      </w:r>
      <w:commentRangeEnd w:id="95"/>
      <w:r w:rsidR="00497D9F">
        <w:rPr>
          <w:rStyle w:val="CommentReference"/>
          <w:b/>
          <w:bCs/>
          <w:sz w:val="24"/>
          <w:szCs w:val="24"/>
          <w:lang w:val="en-GB"/>
        </w:rPr>
        <w:commentReference w:id="95"/>
      </w:r>
    </w:p>
    <w:p w14:paraId="23772BB0" w14:textId="77777777" w:rsidR="00BB56F3" w:rsidRDefault="00BB56F3" w:rsidP="00BB56F3">
      <w:pPr>
        <w:pStyle w:val="E-JOURNALBody"/>
        <w:ind w:left="426" w:firstLine="0"/>
        <w:contextualSpacing/>
        <w:rPr>
          <w:sz w:val="24"/>
          <w:lang w:val="en-GB"/>
        </w:rPr>
      </w:pPr>
    </w:p>
    <w:p w14:paraId="74ACFD66" w14:textId="18C03B43" w:rsidR="0028670E" w:rsidRDefault="00000000">
      <w:pPr>
        <w:pStyle w:val="E-JOURNALBody"/>
        <w:numPr>
          <w:ilvl w:val="0"/>
          <w:numId w:val="1"/>
        </w:numPr>
        <w:ind w:left="426" w:hanging="426"/>
        <w:contextualSpacing/>
        <w:rPr>
          <w:sz w:val="24"/>
          <w:lang w:val="en-GB"/>
        </w:rPr>
      </w:pPr>
      <w:r>
        <w:rPr>
          <w:sz w:val="24"/>
          <w:lang w:val="en-GB"/>
        </w:rPr>
        <w:t>Research Participants</w:t>
      </w:r>
    </w:p>
    <w:p w14:paraId="2B822F7C" w14:textId="4D4BF53E" w:rsidR="0028670E" w:rsidRDefault="00000000">
      <w:pPr>
        <w:pStyle w:val="E-JOURNALBody"/>
        <w:ind w:firstLine="426"/>
        <w:contextualSpacing/>
        <w:rPr>
          <w:sz w:val="24"/>
          <w:lang w:val="en-GB"/>
        </w:rPr>
      </w:pPr>
      <w:r>
        <w:rPr>
          <w:sz w:val="24"/>
          <w:lang w:val="en-US"/>
        </w:rPr>
        <w:t xml:space="preserve">The population of the research was the tenth-grade students of SMA Negeri 11 Palembang in the academic year 2025/2026, which consisted of 413 students from twelve classes. Purposive sampling was used as the technique to </w:t>
      </w:r>
      <w:r w:rsidR="004008DB">
        <w:rPr>
          <w:sz w:val="24"/>
          <w:lang w:val="en-US"/>
        </w:rPr>
        <w:t>determin</w:t>
      </w:r>
      <w:r>
        <w:rPr>
          <w:sz w:val="24"/>
          <w:lang w:val="en-US"/>
        </w:rPr>
        <w:t xml:space="preserve">e the research sample. The criteria for selecting the sample were based on students' writing skill. </w:t>
      </w:r>
      <w:r w:rsidR="004008DB">
        <w:rPr>
          <w:sz w:val="24"/>
          <w:lang w:val="en-US"/>
        </w:rPr>
        <w:t>The t</w:t>
      </w:r>
      <w:r>
        <w:rPr>
          <w:sz w:val="24"/>
          <w:lang w:val="en-US"/>
        </w:rPr>
        <w:t xml:space="preserve">wo classes were chosen because they had relatively low writing scores compared to other classes, making them suitable for measuring improvement after the treatment. Based on </w:t>
      </w:r>
      <w:r w:rsidR="004008DB">
        <w:rPr>
          <w:sz w:val="24"/>
          <w:lang w:val="en-US"/>
        </w:rPr>
        <w:t xml:space="preserve">preliminary </w:t>
      </w:r>
      <w:r>
        <w:rPr>
          <w:sz w:val="24"/>
          <w:lang w:val="en-US"/>
        </w:rPr>
        <w:t xml:space="preserve">observations, the selected classes were X.6 and </w:t>
      </w:r>
      <w:del w:id="100" w:author="Cold Brew" w:date="2026-05-01T08:27:00Z" w16du:dateUtc="2026-05-01T01:27:00Z">
        <w:r w:rsidDel="00497D9F">
          <w:rPr>
            <w:sz w:val="24"/>
            <w:lang w:val="en-US"/>
          </w:rPr>
          <w:delText>X.</w:delText>
        </w:r>
      </w:del>
      <w:ins w:id="101" w:author="Cold Brew" w:date="2026-05-01T08:27:00Z" w16du:dateUtc="2026-05-01T01:27:00Z">
        <w:r w:rsidR="00497D9F">
          <w:rPr>
            <w:sz w:val="24"/>
            <w:lang w:val="en-US"/>
          </w:rPr>
          <w:t xml:space="preserve">X. </w:t>
        </w:r>
      </w:ins>
      <w:r>
        <w:rPr>
          <w:sz w:val="24"/>
          <w:lang w:val="en-US"/>
        </w:rPr>
        <w:t>12. These classes were then grouped</w:t>
      </w:r>
      <w:r w:rsidR="004008DB">
        <w:rPr>
          <w:sz w:val="24"/>
          <w:lang w:val="en-US"/>
        </w:rPr>
        <w:t>, one class</w:t>
      </w:r>
      <w:r>
        <w:rPr>
          <w:sz w:val="24"/>
          <w:lang w:val="en-US"/>
        </w:rPr>
        <w:t xml:space="preserve"> into </w:t>
      </w:r>
      <w:r w:rsidR="004008DB">
        <w:rPr>
          <w:sz w:val="24"/>
          <w:lang w:val="en-US"/>
        </w:rPr>
        <w:t xml:space="preserve">an </w:t>
      </w:r>
      <w:r>
        <w:rPr>
          <w:sz w:val="24"/>
          <w:lang w:val="en-US"/>
        </w:rPr>
        <w:t>experimental group and</w:t>
      </w:r>
      <w:r w:rsidR="004008DB">
        <w:rPr>
          <w:sz w:val="24"/>
          <w:lang w:val="en-US"/>
        </w:rPr>
        <w:t xml:space="preserve"> the other class into</w:t>
      </w:r>
      <w:r>
        <w:rPr>
          <w:sz w:val="24"/>
          <w:lang w:val="en-US"/>
        </w:rPr>
        <w:t xml:space="preserve"> </w:t>
      </w:r>
      <w:r w:rsidR="004008DB">
        <w:rPr>
          <w:sz w:val="24"/>
          <w:lang w:val="en-US"/>
        </w:rPr>
        <w:t xml:space="preserve">a </w:t>
      </w:r>
      <w:r>
        <w:rPr>
          <w:sz w:val="24"/>
          <w:lang w:val="en-US"/>
        </w:rPr>
        <w:t xml:space="preserve">control group. Class X.6 was assigned as the experimental </w:t>
      </w:r>
      <w:ins w:id="102" w:author="Cold Brew" w:date="2026-05-01T08:45:00Z" w16du:dateUtc="2026-05-01T01:45:00Z">
        <w:r w:rsidR="001A49EE">
          <w:rPr>
            <w:sz w:val="24"/>
            <w:lang w:val="en-US"/>
          </w:rPr>
          <w:t>group,</w:t>
        </w:r>
      </w:ins>
      <w:del w:id="103" w:author="Cold Brew" w:date="2026-05-01T08:27:00Z" w16du:dateUtc="2026-05-01T01:27:00Z">
        <w:r w:rsidDel="00497D9F">
          <w:rPr>
            <w:sz w:val="24"/>
            <w:lang w:val="en-US"/>
          </w:rPr>
          <w:delText>group, and</w:delText>
        </w:r>
      </w:del>
      <w:ins w:id="104" w:author="Cold Brew" w:date="2026-05-01T08:27:00Z" w16du:dateUtc="2026-05-01T01:27:00Z">
        <w:r w:rsidR="00497D9F">
          <w:rPr>
            <w:sz w:val="24"/>
            <w:lang w:val="en-US"/>
          </w:rPr>
          <w:t>group and</w:t>
        </w:r>
      </w:ins>
      <w:r>
        <w:rPr>
          <w:sz w:val="24"/>
          <w:lang w:val="en-US"/>
        </w:rPr>
        <w:t xml:space="preserve"> class X.12 as the control group.</w:t>
      </w:r>
    </w:p>
    <w:p w14:paraId="3C648495" w14:textId="77777777" w:rsidR="0028670E" w:rsidRDefault="0028670E">
      <w:pPr>
        <w:pStyle w:val="E-JOURNALBody"/>
        <w:ind w:firstLine="426"/>
        <w:contextualSpacing/>
        <w:rPr>
          <w:sz w:val="24"/>
          <w:lang w:val="en-GB"/>
        </w:rPr>
      </w:pPr>
    </w:p>
    <w:p w14:paraId="773F2E7A" w14:textId="180D17F3" w:rsidR="0028670E" w:rsidRDefault="001A49EE">
      <w:pPr>
        <w:pStyle w:val="E-JOURNALBody"/>
        <w:numPr>
          <w:ilvl w:val="0"/>
          <w:numId w:val="1"/>
        </w:numPr>
        <w:ind w:left="284" w:hanging="284"/>
        <w:contextualSpacing/>
        <w:rPr>
          <w:sz w:val="24"/>
          <w:lang w:val="en-GB"/>
        </w:rPr>
      </w:pPr>
      <w:ins w:id="105" w:author="Cold Brew" w:date="2026-05-01T08:45:00Z" w16du:dateUtc="2026-05-01T01:45:00Z">
        <w:r>
          <w:rPr>
            <w:sz w:val="24"/>
            <w:lang w:val="en-GB"/>
          </w:rPr>
          <w:t>Technique</w:t>
        </w:r>
      </w:ins>
      <w:del w:id="106" w:author="Cold Brew" w:date="2026-05-01T08:45:00Z" w16du:dateUtc="2026-05-01T01:45:00Z">
        <w:r w:rsidR="00000000" w:rsidDel="001A49EE">
          <w:rPr>
            <w:sz w:val="24"/>
            <w:lang w:val="en-GB"/>
          </w:rPr>
          <w:delText xml:space="preserve">  Technique</w:delText>
        </w:r>
      </w:del>
      <w:r w:rsidR="00000000">
        <w:rPr>
          <w:sz w:val="24"/>
          <w:lang w:val="en-GB"/>
        </w:rPr>
        <w:t xml:space="preserve"> for Collecting Data</w:t>
      </w:r>
    </w:p>
    <w:p w14:paraId="32716469" w14:textId="07477246" w:rsidR="0028670E" w:rsidRPr="00970725" w:rsidRDefault="00000000" w:rsidP="00970725">
      <w:pPr>
        <w:pStyle w:val="E-JOURNALBody"/>
        <w:ind w:firstLine="426"/>
        <w:contextualSpacing/>
        <w:rPr>
          <w:sz w:val="24"/>
          <w:lang w:val="en-GB"/>
        </w:rPr>
      </w:pPr>
      <w:r>
        <w:rPr>
          <w:sz w:val="24"/>
        </w:rPr>
        <w:t xml:space="preserve">In this research, the researcher administered a written test to collect data on students’ writing skills. The test consisted of a pre-test and a post-test. Students were instructed to write a recount text about their </w:t>
      </w:r>
      <w:r>
        <w:rPr>
          <w:sz w:val="24"/>
          <w:lang w:val="en-US"/>
        </w:rPr>
        <w:t>"la</w:t>
      </w:r>
      <w:r>
        <w:rPr>
          <w:sz w:val="24"/>
        </w:rPr>
        <w:t xml:space="preserve">st </w:t>
      </w:r>
      <w:del w:id="107" w:author="Cold Brew" w:date="2026-05-01T08:28:00Z" w16du:dateUtc="2026-05-01T01:28:00Z">
        <w:r w:rsidDel="00497D9F">
          <w:rPr>
            <w:sz w:val="24"/>
          </w:rPr>
          <w:delText>holiday</w:delText>
        </w:r>
        <w:r w:rsidDel="00497D9F">
          <w:rPr>
            <w:sz w:val="24"/>
            <w:lang w:val="en-US"/>
          </w:rPr>
          <w:delText>"</w:delText>
        </w:r>
        <w:r w:rsidDel="00497D9F">
          <w:rPr>
            <w:sz w:val="24"/>
          </w:rPr>
          <w:delText>,</w:delText>
        </w:r>
      </w:del>
      <w:ins w:id="108" w:author="Cold Brew" w:date="2026-05-01T08:28:00Z" w16du:dateUtc="2026-05-01T01:28:00Z">
        <w:r w:rsidR="00497D9F">
          <w:rPr>
            <w:sz w:val="24"/>
          </w:rPr>
          <w:t>holiday,”</w:t>
        </w:r>
      </w:ins>
      <w:r>
        <w:rPr>
          <w:sz w:val="24"/>
        </w:rPr>
        <w:t xml:space="preserve"> consisting of at least 150 words, and were given 60 minutes to </w:t>
      </w:r>
      <w:del w:id="109" w:author="Cold Brew" w:date="2026-05-01T08:28:00Z" w16du:dateUtc="2026-05-01T01:28:00Z">
        <w:r w:rsidR="004008DB" w:rsidDel="00497D9F">
          <w:rPr>
            <w:sz w:val="24"/>
          </w:rPr>
          <w:delText>accomplish</w:delText>
        </w:r>
      </w:del>
      <w:ins w:id="110" w:author="Cold Brew" w:date="2026-05-01T08:28:00Z" w16du:dateUtc="2026-05-01T01:28:00Z">
        <w:r w:rsidR="00497D9F">
          <w:rPr>
            <w:sz w:val="24"/>
          </w:rPr>
          <w:t>complete</w:t>
        </w:r>
      </w:ins>
      <w:ins w:id="111" w:author="Cold Brew" w:date="2026-05-01T08:45:00Z" w16du:dateUtc="2026-05-01T01:45:00Z">
        <w:r w:rsidR="001A49EE">
          <w:rPr>
            <w:sz w:val="24"/>
          </w:rPr>
          <w:t xml:space="preserve"> it</w:t>
        </w:r>
      </w:ins>
      <w:r>
        <w:rPr>
          <w:sz w:val="24"/>
        </w:rPr>
        <w:t>.</w:t>
      </w:r>
      <w:r>
        <w:rPr>
          <w:sz w:val="24"/>
          <w:lang w:val="en-GB"/>
        </w:rPr>
        <w:t xml:space="preserve"> </w:t>
      </w:r>
      <w:r w:rsidR="00970725">
        <w:rPr>
          <w:sz w:val="24"/>
          <w:lang w:val="en-GB"/>
        </w:rPr>
        <w:t>T</w:t>
      </w:r>
      <w:r>
        <w:rPr>
          <w:sz w:val="24"/>
          <w:lang w:val="en-GB"/>
        </w:rPr>
        <w:t xml:space="preserve">he researcher used content validity. Content validity refers to how well </w:t>
      </w:r>
      <w:ins w:id="112" w:author="Cold Brew" w:date="2026-05-01T08:28:00Z" w16du:dateUtc="2026-05-01T01:28:00Z">
        <w:r w:rsidR="00497D9F">
          <w:rPr>
            <w:sz w:val="24"/>
            <w:lang w:val="en-GB"/>
          </w:rPr>
          <w:t xml:space="preserve">the </w:t>
        </w:r>
      </w:ins>
      <w:r>
        <w:rPr>
          <w:sz w:val="24"/>
          <w:lang w:val="en-GB"/>
        </w:rPr>
        <w:t>measure</w:t>
      </w:r>
      <w:r w:rsidR="004008DB">
        <w:rPr>
          <w:sz w:val="24"/>
          <w:lang w:val="en-GB"/>
        </w:rPr>
        <w:t>ment</w:t>
      </w:r>
      <w:r>
        <w:rPr>
          <w:sz w:val="24"/>
          <w:lang w:val="en-GB"/>
        </w:rPr>
        <w:t xml:space="preserve"> precisely reflects </w:t>
      </w:r>
      <w:del w:id="113" w:author="Cold Brew" w:date="2026-05-01T08:45:00Z" w16du:dateUtc="2026-05-01T01:45:00Z">
        <w:r w:rsidDel="001A49EE">
          <w:rPr>
            <w:sz w:val="24"/>
            <w:lang w:val="en-GB"/>
          </w:rPr>
          <w:delText xml:space="preserve">specific </w:delText>
        </w:r>
      </w:del>
      <w:ins w:id="114" w:author="Cold Brew" w:date="2026-05-01T08:45:00Z" w16du:dateUtc="2026-05-01T01:45:00Z">
        <w:r w:rsidR="001A49EE">
          <w:rPr>
            <w:sz w:val="24"/>
            <w:lang w:val="en-GB"/>
          </w:rPr>
          <w:t>a specific</w:t>
        </w:r>
        <w:r w:rsidR="001A49EE">
          <w:rPr>
            <w:sz w:val="24"/>
            <w:lang w:val="en-GB"/>
          </w:rPr>
          <w:t xml:space="preserve"> </w:t>
        </w:r>
      </w:ins>
      <w:r>
        <w:rPr>
          <w:sz w:val="24"/>
          <w:lang w:val="en-GB"/>
        </w:rPr>
        <w:t xml:space="preserve">area within </w:t>
      </w:r>
      <w:ins w:id="115" w:author="Cold Brew" w:date="2026-05-01T08:28:00Z" w16du:dateUtc="2026-05-01T01:28:00Z">
        <w:r w:rsidR="00497D9F">
          <w:rPr>
            <w:sz w:val="24"/>
            <w:lang w:val="en-GB"/>
          </w:rPr>
          <w:t xml:space="preserve">the </w:t>
        </w:r>
      </w:ins>
      <w:r>
        <w:rPr>
          <w:sz w:val="24"/>
          <w:lang w:val="en-GB"/>
        </w:rPr>
        <w:t>content that it is intended to assess. Therefore, expert judgment was needed to validate the instrument. Two validators were involved to ensure the content validity of the writing test</w:t>
      </w:r>
      <w:r>
        <w:rPr>
          <w:sz w:val="24"/>
          <w:lang w:val="en-US"/>
        </w:rPr>
        <w:t xml:space="preserve">, </w:t>
      </w:r>
      <w:r w:rsidR="004008DB">
        <w:rPr>
          <w:sz w:val="24"/>
          <w:lang w:val="en-US"/>
        </w:rPr>
        <w:t>involving</w:t>
      </w:r>
      <w:r>
        <w:rPr>
          <w:sz w:val="24"/>
          <w:lang w:val="en-US"/>
        </w:rPr>
        <w:t xml:space="preserve"> </w:t>
      </w:r>
      <w:r w:rsidR="00970725">
        <w:rPr>
          <w:sz w:val="24"/>
          <w:lang w:val="en-US"/>
        </w:rPr>
        <w:t xml:space="preserve">a </w:t>
      </w:r>
      <w:r>
        <w:rPr>
          <w:sz w:val="24"/>
          <w:lang w:val="en-US"/>
        </w:rPr>
        <w:t xml:space="preserve">lecturer in </w:t>
      </w:r>
      <w:del w:id="116" w:author="Cold Brew" w:date="2026-05-01T08:45:00Z" w16du:dateUtc="2026-05-01T01:45:00Z">
        <w:r w:rsidDel="001A49EE">
          <w:rPr>
            <w:sz w:val="24"/>
            <w:lang w:val="en-US"/>
          </w:rPr>
          <w:delText xml:space="preserve">English </w:delText>
        </w:r>
      </w:del>
      <w:ins w:id="117" w:author="Cold Brew" w:date="2026-05-01T08:45:00Z" w16du:dateUtc="2026-05-01T01:45:00Z">
        <w:r w:rsidR="001A49EE">
          <w:rPr>
            <w:sz w:val="24"/>
            <w:lang w:val="en-US"/>
          </w:rPr>
          <w:t>the English</w:t>
        </w:r>
        <w:r w:rsidR="001A49EE">
          <w:rPr>
            <w:sz w:val="24"/>
            <w:lang w:val="en-US"/>
          </w:rPr>
          <w:t xml:space="preserve"> </w:t>
        </w:r>
      </w:ins>
      <w:r>
        <w:rPr>
          <w:sz w:val="24"/>
          <w:lang w:val="en-US"/>
        </w:rPr>
        <w:t>education</w:t>
      </w:r>
      <w:r w:rsidR="00DC77E8">
        <w:rPr>
          <w:sz w:val="24"/>
          <w:lang w:val="en-US"/>
        </w:rPr>
        <w:t xml:space="preserve"> </w:t>
      </w:r>
      <w:r w:rsidR="00DC77E8">
        <w:rPr>
          <w:sz w:val="24"/>
          <w:lang w:val="en-US"/>
        </w:rPr>
        <w:lastRenderedPageBreak/>
        <w:t>department</w:t>
      </w:r>
      <w:r w:rsidR="00970725">
        <w:rPr>
          <w:sz w:val="24"/>
          <w:lang w:val="en-US"/>
        </w:rPr>
        <w:t xml:space="preserve"> at </w:t>
      </w:r>
      <w:del w:id="118" w:author="Cold Brew" w:date="2026-05-01T08:45:00Z" w16du:dateUtc="2026-05-01T01:45:00Z">
        <w:r w:rsidR="00970725" w:rsidDel="001A49EE">
          <w:rPr>
            <w:sz w:val="24"/>
            <w:lang w:val="en-US"/>
          </w:rPr>
          <w:delText xml:space="preserve">University </w:delText>
        </w:r>
      </w:del>
      <w:ins w:id="119" w:author="Cold Brew" w:date="2026-05-01T08:45:00Z" w16du:dateUtc="2026-05-01T01:45:00Z">
        <w:r w:rsidR="001A49EE">
          <w:rPr>
            <w:sz w:val="24"/>
            <w:lang w:val="en-US"/>
          </w:rPr>
          <w:t>the University</w:t>
        </w:r>
        <w:r w:rsidR="001A49EE">
          <w:rPr>
            <w:sz w:val="24"/>
            <w:lang w:val="en-US"/>
          </w:rPr>
          <w:t xml:space="preserve"> </w:t>
        </w:r>
      </w:ins>
      <w:r w:rsidR="00970725">
        <w:rPr>
          <w:sz w:val="24"/>
          <w:lang w:val="en-US"/>
        </w:rPr>
        <w:t xml:space="preserve">of </w:t>
      </w:r>
      <w:del w:id="120" w:author="Cold Brew" w:date="2026-05-01T08:45:00Z" w16du:dateUtc="2026-05-01T01:45:00Z">
        <w:r w:rsidR="00970725" w:rsidDel="001A49EE">
          <w:rPr>
            <w:sz w:val="24"/>
            <w:lang w:val="en-US"/>
          </w:rPr>
          <w:delText>Tridinanti</w:delText>
        </w:r>
        <w:r w:rsidDel="001A49EE">
          <w:rPr>
            <w:sz w:val="24"/>
            <w:lang w:val="en-US"/>
          </w:rPr>
          <w:delText xml:space="preserve"> </w:delText>
        </w:r>
      </w:del>
      <w:ins w:id="121" w:author="Cold Brew" w:date="2026-05-01T08:45:00Z" w16du:dateUtc="2026-05-01T01:45:00Z">
        <w:r w:rsidR="001A49EE">
          <w:rPr>
            <w:sz w:val="24"/>
            <w:lang w:val="en-US"/>
          </w:rPr>
          <w:t>Tri</w:t>
        </w:r>
      </w:ins>
      <w:ins w:id="122" w:author="Cold Brew" w:date="2026-05-01T08:46:00Z" w16du:dateUtc="2026-05-01T01:46:00Z">
        <w:r w:rsidR="001A49EE">
          <w:rPr>
            <w:sz w:val="24"/>
            <w:lang w:val="en-US"/>
          </w:rPr>
          <w:t>dinanti,</w:t>
        </w:r>
      </w:ins>
      <w:ins w:id="123" w:author="Cold Brew" w:date="2026-05-01T08:45:00Z" w16du:dateUtc="2026-05-01T01:45:00Z">
        <w:r w:rsidR="001A49EE">
          <w:rPr>
            <w:sz w:val="24"/>
            <w:lang w:val="en-US"/>
          </w:rPr>
          <w:t xml:space="preserve"> </w:t>
        </w:r>
      </w:ins>
      <w:r>
        <w:rPr>
          <w:sz w:val="24"/>
          <w:lang w:val="en-US"/>
        </w:rPr>
        <w:t xml:space="preserve">and </w:t>
      </w:r>
      <w:r w:rsidR="00970725">
        <w:rPr>
          <w:sz w:val="24"/>
          <w:lang w:val="en-US"/>
        </w:rPr>
        <w:t>the other validator was a teacher of</w:t>
      </w:r>
      <w:r>
        <w:rPr>
          <w:sz w:val="24"/>
          <w:lang w:val="en-US"/>
        </w:rPr>
        <w:t xml:space="preserve"> English </w:t>
      </w:r>
      <w:r w:rsidR="00970725">
        <w:rPr>
          <w:sz w:val="24"/>
          <w:lang w:val="en-US"/>
        </w:rPr>
        <w:t xml:space="preserve">at </w:t>
      </w:r>
      <w:del w:id="124" w:author="Cold Brew" w:date="2026-05-01T08:28:00Z" w16du:dateUtc="2026-05-01T01:28:00Z">
        <w:r w:rsidR="00970725" w:rsidDel="00497D9F">
          <w:rPr>
            <w:sz w:val="24"/>
            <w:lang w:val="en-US"/>
          </w:rPr>
          <w:delText xml:space="preserve">senior </w:delText>
        </w:r>
      </w:del>
      <w:ins w:id="125" w:author="Cold Brew" w:date="2026-05-01T08:28:00Z" w16du:dateUtc="2026-05-01T01:28:00Z">
        <w:r w:rsidR="00497D9F">
          <w:rPr>
            <w:sz w:val="24"/>
            <w:lang w:val="en-US"/>
          </w:rPr>
          <w:t>a senior</w:t>
        </w:r>
        <w:r w:rsidR="00497D9F">
          <w:rPr>
            <w:sz w:val="24"/>
            <w:lang w:val="en-US"/>
          </w:rPr>
          <w:t xml:space="preserve"> </w:t>
        </w:r>
      </w:ins>
      <w:r w:rsidR="00970725">
        <w:rPr>
          <w:sz w:val="24"/>
          <w:lang w:val="en-US"/>
        </w:rPr>
        <w:t>high school</w:t>
      </w:r>
      <w:r>
        <w:rPr>
          <w:sz w:val="24"/>
          <w:lang w:val="en-US"/>
        </w:rPr>
        <w:t xml:space="preserve">. </w:t>
      </w:r>
      <w:r w:rsidR="00970725">
        <w:rPr>
          <w:sz w:val="24"/>
          <w:lang w:val="en-US"/>
        </w:rPr>
        <w:t xml:space="preserve">The researchers chose them by considering both their educational background and their teaching experiences in the area of English language teaching, especially in the field of academic writing. </w:t>
      </w:r>
    </w:p>
    <w:p w14:paraId="6C527D2D" w14:textId="1075BA94" w:rsidR="0028670E" w:rsidRDefault="00000000">
      <w:pPr>
        <w:pStyle w:val="E-JOURNALBody"/>
        <w:ind w:firstLine="426"/>
        <w:contextualSpacing/>
        <w:rPr>
          <w:sz w:val="24"/>
          <w:lang w:val="en-GB"/>
        </w:rPr>
      </w:pPr>
      <w:r>
        <w:rPr>
          <w:sz w:val="24"/>
          <w:lang w:val="en-GB"/>
        </w:rPr>
        <w:t>After the students completed the t</w:t>
      </w:r>
      <w:r w:rsidR="00970725">
        <w:rPr>
          <w:sz w:val="24"/>
          <w:lang w:val="en-GB"/>
        </w:rPr>
        <w:t>ests</w:t>
      </w:r>
      <w:r>
        <w:rPr>
          <w:sz w:val="24"/>
          <w:lang w:val="en-GB"/>
        </w:rPr>
        <w:t>, their writing</w:t>
      </w:r>
      <w:r w:rsidR="00970725">
        <w:rPr>
          <w:sz w:val="24"/>
          <w:lang w:val="en-GB"/>
        </w:rPr>
        <w:t>s were</w:t>
      </w:r>
      <w:r>
        <w:rPr>
          <w:sz w:val="24"/>
          <w:lang w:val="en-GB"/>
        </w:rPr>
        <w:t xml:space="preserve"> scored by two raters using </w:t>
      </w:r>
      <w:commentRangeStart w:id="126"/>
      <w:r>
        <w:rPr>
          <w:sz w:val="24"/>
          <w:lang w:val="en-GB"/>
        </w:rPr>
        <w:t xml:space="preserve">a rubric adapted from Brown (2007, p. 352). </w:t>
      </w:r>
      <w:commentRangeEnd w:id="126"/>
      <w:r w:rsidR="009D1996">
        <w:rPr>
          <w:rStyle w:val="CommentReference"/>
          <w:sz w:val="24"/>
          <w:szCs w:val="24"/>
          <w:lang w:val="en-GB"/>
        </w:rPr>
        <w:commentReference w:id="126"/>
      </w:r>
      <w:r>
        <w:rPr>
          <w:sz w:val="24"/>
          <w:lang w:val="en-GB"/>
        </w:rPr>
        <w:t>The scores were then analyzed and classified into specific levels using percentage analysis.</w:t>
      </w:r>
      <w:r w:rsidR="00970725">
        <w:rPr>
          <w:sz w:val="24"/>
          <w:lang w:val="en-GB"/>
        </w:rPr>
        <w:t xml:space="preserve"> </w:t>
      </w:r>
      <w:r>
        <w:rPr>
          <w:sz w:val="24"/>
          <w:lang w:val="en-GB"/>
        </w:rPr>
        <w:t xml:space="preserve">To measure the consistency of the scores, this research </w:t>
      </w:r>
      <w:r w:rsidR="00970725">
        <w:rPr>
          <w:sz w:val="24"/>
          <w:lang w:val="en-GB"/>
        </w:rPr>
        <w:t>used</w:t>
      </w:r>
      <w:r>
        <w:rPr>
          <w:sz w:val="24"/>
          <w:lang w:val="en-GB"/>
        </w:rPr>
        <w:t xml:space="preserve"> inter-rater reliability. According to Fraenkel et al. (2012), reliability refers to the consistency of results across different raters or occasions. The reliability</w:t>
      </w:r>
      <w:r w:rsidR="00970725">
        <w:rPr>
          <w:sz w:val="24"/>
          <w:lang w:val="en-GB"/>
        </w:rPr>
        <w:t xml:space="preserve"> measurement</w:t>
      </w:r>
      <w:r>
        <w:rPr>
          <w:sz w:val="24"/>
          <w:lang w:val="en-GB"/>
        </w:rPr>
        <w:t xml:space="preserve"> was calculated using the Pearson Product-Moment formula.</w:t>
      </w:r>
      <w:r w:rsidR="00970725">
        <w:rPr>
          <w:sz w:val="24"/>
          <w:lang w:val="en-GB"/>
        </w:rPr>
        <w:t xml:space="preserve"> After</w:t>
      </w:r>
      <w:r>
        <w:rPr>
          <w:sz w:val="24"/>
          <w:lang w:val="en-GB"/>
        </w:rPr>
        <w:t xml:space="preserve"> </w:t>
      </w:r>
      <w:ins w:id="127" w:author="Cold Brew" w:date="2026-05-01T08:46:00Z" w16du:dateUtc="2026-05-01T01:46:00Z">
        <w:r w:rsidR="001A49EE">
          <w:rPr>
            <w:sz w:val="24"/>
            <w:lang w:val="en-GB"/>
          </w:rPr>
          <w:t>analyzing</w:t>
        </w:r>
      </w:ins>
      <w:del w:id="128" w:author="Cold Brew" w:date="2026-05-01T08:46:00Z" w16du:dateUtc="2026-05-01T01:46:00Z">
        <w:r w:rsidR="0011110E" w:rsidDel="001A49EE">
          <w:rPr>
            <w:sz w:val="24"/>
            <w:lang w:val="en-GB"/>
          </w:rPr>
          <w:delText>analysing</w:delText>
        </w:r>
      </w:del>
      <w:r>
        <w:rPr>
          <w:sz w:val="24"/>
          <w:lang w:val="en-GB"/>
        </w:rPr>
        <w:t xml:space="preserve"> the data, it was found that the correlation coefficient for the experimental group’s pre-test was </w:t>
      </w:r>
      <w:del w:id="129" w:author="Cold Brew" w:date="2026-05-01T08:28:00Z" w16du:dateUtc="2026-05-01T01:28:00Z">
        <w:r w:rsidDel="00497D9F">
          <w:rPr>
            <w:sz w:val="24"/>
            <w:lang w:val="en-GB"/>
          </w:rPr>
          <w:delText>(</w:delText>
        </w:r>
      </w:del>
      <w:r>
        <w:rPr>
          <w:sz w:val="24"/>
          <w:lang w:val="en-GB"/>
        </w:rPr>
        <w:t>0.88</w:t>
      </w:r>
      <w:del w:id="130" w:author="Cold Brew" w:date="2026-05-01T08:28:00Z" w16du:dateUtc="2026-05-01T01:28:00Z">
        <w:r w:rsidDel="00497D9F">
          <w:rPr>
            <w:sz w:val="24"/>
            <w:lang w:val="en-GB"/>
          </w:rPr>
          <w:delText>)</w:delText>
        </w:r>
      </w:del>
      <w:r>
        <w:rPr>
          <w:sz w:val="24"/>
          <w:lang w:val="en-GB"/>
        </w:rPr>
        <w:t xml:space="preserve">, while the post-test showed a value of </w:t>
      </w:r>
      <w:del w:id="131" w:author="Cold Brew" w:date="2026-05-01T08:28:00Z" w16du:dateUtc="2026-05-01T01:28:00Z">
        <w:r w:rsidDel="00497D9F">
          <w:rPr>
            <w:sz w:val="24"/>
            <w:lang w:val="en-GB"/>
          </w:rPr>
          <w:delText>(</w:delText>
        </w:r>
      </w:del>
      <w:r>
        <w:rPr>
          <w:sz w:val="24"/>
          <w:lang w:val="en-GB"/>
        </w:rPr>
        <w:t>0.80</w:t>
      </w:r>
      <w:del w:id="132" w:author="Cold Brew" w:date="2026-05-01T08:28:00Z" w16du:dateUtc="2026-05-01T01:28:00Z">
        <w:r w:rsidDel="00497D9F">
          <w:rPr>
            <w:sz w:val="24"/>
            <w:lang w:val="en-GB"/>
          </w:rPr>
          <w:delText>)</w:delText>
        </w:r>
      </w:del>
      <w:r>
        <w:rPr>
          <w:sz w:val="24"/>
          <w:lang w:val="en-GB"/>
        </w:rPr>
        <w:t>. For the control group, the correlation values were (0.76) in the pre-test and (0.75) in the post-test.</w:t>
      </w:r>
      <w:r w:rsidR="0011110E">
        <w:rPr>
          <w:sz w:val="24"/>
          <w:lang w:val="en-GB"/>
        </w:rPr>
        <w:t xml:space="preserve"> </w:t>
      </w:r>
      <w:r>
        <w:rPr>
          <w:sz w:val="24"/>
          <w:lang w:val="en-US"/>
        </w:rPr>
        <w:t>Since the coefficients were higher than 0.70, the scores were considered reliable.</w:t>
      </w:r>
    </w:p>
    <w:p w14:paraId="33990AA1" w14:textId="77777777" w:rsidR="0028670E" w:rsidRDefault="0028670E">
      <w:pPr>
        <w:pStyle w:val="E-JOURNALBody"/>
        <w:ind w:firstLine="0"/>
        <w:contextualSpacing/>
        <w:rPr>
          <w:sz w:val="24"/>
          <w:lang w:val="en-GB"/>
        </w:rPr>
      </w:pPr>
    </w:p>
    <w:p w14:paraId="11398FE4" w14:textId="77777777" w:rsidR="0028670E" w:rsidRDefault="00000000">
      <w:pPr>
        <w:pStyle w:val="E-JOURNALBody"/>
        <w:numPr>
          <w:ilvl w:val="0"/>
          <w:numId w:val="1"/>
        </w:numPr>
        <w:ind w:left="426" w:hanging="426"/>
        <w:contextualSpacing/>
        <w:rPr>
          <w:sz w:val="24"/>
          <w:lang w:val="en-GB"/>
        </w:rPr>
      </w:pPr>
      <w:r>
        <w:rPr>
          <w:sz w:val="24"/>
          <w:lang w:val="en-GB"/>
        </w:rPr>
        <w:t>Technique for Analyzing Data</w:t>
      </w:r>
    </w:p>
    <w:p w14:paraId="6851E9A7" w14:textId="277C7C55" w:rsidR="0028670E" w:rsidRDefault="00000000">
      <w:pPr>
        <w:pStyle w:val="E-JOURNALBody"/>
        <w:ind w:firstLine="426"/>
        <w:contextualSpacing/>
        <w:rPr>
          <w:sz w:val="24"/>
          <w:lang w:val="en-GB"/>
        </w:rPr>
      </w:pPr>
      <w:r>
        <w:rPr>
          <w:sz w:val="24"/>
          <w:lang w:val="en-GB"/>
        </w:rPr>
        <w:t xml:space="preserve">To confirm the research objectives, the collected data were analyzed using the Paired Sample T-Test and the Independent Sample T-Test. The paired sample t-test was used to compare the mean scores of sample groups before and after a treatment. This analysis was also a useful means to find out whether it was effective to improve students’ writing skill achievement through collaborative writing using Padlet. In addition, the independent sample t-test technique was used to compare the difference in writing skill between the experimental and control </w:t>
      </w:r>
      <w:ins w:id="133" w:author="Cold Brew" w:date="2026-05-01T08:46:00Z" w16du:dateUtc="2026-05-01T01:46:00Z">
        <w:r w:rsidR="001A49EE">
          <w:rPr>
            <w:sz w:val="24"/>
            <w:lang w:val="en-GB"/>
          </w:rPr>
          <w:t>groups</w:t>
        </w:r>
      </w:ins>
      <w:del w:id="134" w:author="Cold Brew" w:date="2026-05-01T08:46:00Z" w16du:dateUtc="2026-05-01T01:46:00Z">
        <w:r w:rsidDel="001A49EE">
          <w:rPr>
            <w:sz w:val="24"/>
            <w:lang w:val="en-GB"/>
          </w:rPr>
          <w:delText>group</w:delText>
        </w:r>
      </w:del>
      <w:r>
        <w:rPr>
          <w:sz w:val="24"/>
          <w:lang w:val="en-GB"/>
        </w:rPr>
        <w:t xml:space="preserve"> in order to find out whether or </w:t>
      </w:r>
      <w:r w:rsidR="002D339B">
        <w:rPr>
          <w:sz w:val="24"/>
          <w:lang w:val="en-GB"/>
        </w:rPr>
        <w:t xml:space="preserve">not </w:t>
      </w:r>
      <w:r>
        <w:rPr>
          <w:sz w:val="24"/>
          <w:lang w:val="en-GB"/>
        </w:rPr>
        <w:t>there was a</w:t>
      </w:r>
      <w:r w:rsidR="002D339B">
        <w:rPr>
          <w:sz w:val="24"/>
          <w:lang w:val="en-GB"/>
        </w:rPr>
        <w:t>ny</w:t>
      </w:r>
      <w:r>
        <w:rPr>
          <w:sz w:val="24"/>
          <w:lang w:val="en-GB"/>
        </w:rPr>
        <w:t xml:space="preserve"> significant difference </w:t>
      </w:r>
      <w:r w:rsidR="003F20D4">
        <w:rPr>
          <w:sz w:val="24"/>
          <w:lang w:val="en-GB"/>
        </w:rPr>
        <w:t>i</w:t>
      </w:r>
      <w:r>
        <w:rPr>
          <w:sz w:val="24"/>
          <w:lang w:val="en-GB"/>
        </w:rPr>
        <w:t>n students’ writing skill achievement between students who were taught through collaborative writing using Padlet and those who were not.</w:t>
      </w:r>
    </w:p>
    <w:p w14:paraId="297DA4FB" w14:textId="77777777" w:rsidR="0028670E" w:rsidRDefault="0028670E">
      <w:pPr>
        <w:pStyle w:val="E-JOURNALBody"/>
        <w:ind w:firstLine="426"/>
        <w:contextualSpacing/>
        <w:rPr>
          <w:sz w:val="24"/>
          <w:lang w:val="en-GB"/>
        </w:rPr>
      </w:pPr>
    </w:p>
    <w:p w14:paraId="542EE795" w14:textId="77777777" w:rsidR="0028670E" w:rsidRDefault="00000000">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26771406" w14:textId="77777777" w:rsidR="0028670E" w:rsidRDefault="00000000">
      <w:pPr>
        <w:pStyle w:val="E-JOURNALBody"/>
        <w:numPr>
          <w:ilvl w:val="0"/>
          <w:numId w:val="5"/>
        </w:numPr>
        <w:ind w:left="426" w:hanging="426"/>
        <w:contextualSpacing/>
        <w:rPr>
          <w:sz w:val="24"/>
          <w:lang w:val="en-GB"/>
        </w:rPr>
      </w:pPr>
      <w:r>
        <w:rPr>
          <w:sz w:val="24"/>
          <w:lang w:val="en-GB"/>
        </w:rPr>
        <w:t xml:space="preserve">Descriptive Analysis Results of </w:t>
      </w:r>
      <w:r>
        <w:t xml:space="preserve">the Students’ </w:t>
      </w:r>
      <w:r>
        <w:rPr>
          <w:lang w:val="en-GB"/>
        </w:rPr>
        <w:t>Writing</w:t>
      </w:r>
      <w:r>
        <w:t xml:space="preserve"> Skill</w:t>
      </w:r>
    </w:p>
    <w:p w14:paraId="4147FC4D" w14:textId="77777777" w:rsidR="0028670E" w:rsidRDefault="00000000">
      <w:pPr>
        <w:pStyle w:val="E-JOURNALBody"/>
        <w:ind w:firstLine="426"/>
        <w:contextualSpacing/>
        <w:rPr>
          <w:sz w:val="24"/>
          <w:lang w:val="en-GB"/>
        </w:rPr>
      </w:pPr>
      <w:r>
        <w:rPr>
          <w:sz w:val="24"/>
          <w:lang w:val="en-GB"/>
        </w:rPr>
        <w:t>Based on the pre-test results of the experimental group, the highest score was 75, the lowest was 25, and the mean score was 44.11. The standard deviation was 12.628. After the treatment, in the post-test, the highest score increased to 98, the lowest was 71, and the mean score became 83.57, with a standard deviation of 5.782.</w:t>
      </w:r>
    </w:p>
    <w:p w14:paraId="01A6F2D0" w14:textId="77777777" w:rsidR="0028670E" w:rsidRDefault="00000000">
      <w:pPr>
        <w:pStyle w:val="ListParagraph"/>
        <w:ind w:left="0" w:firstLine="284"/>
        <w:jc w:val="both"/>
      </w:pPr>
      <w:r>
        <w:t>In the control group, the pre-test results showed that the highest score was 58, the lowest was 25, and the mean score was 39.14. The standard deviation was 9.589. In the post-test, the highest score was 83, the lowest was 60, and the mean score was 73.91, with a standard deviation of 5.833. Table 1 shows a summary of the pre-test and post-test scores of both experimental and control groups.</w:t>
      </w:r>
    </w:p>
    <w:p w14:paraId="4C5BA2CF" w14:textId="77777777" w:rsidR="00525B81" w:rsidRDefault="00525B81">
      <w:pPr>
        <w:pStyle w:val="ListParagraph"/>
        <w:ind w:left="0" w:firstLine="284"/>
        <w:jc w:val="both"/>
      </w:pPr>
    </w:p>
    <w:p w14:paraId="7CBDCB0F" w14:textId="77777777" w:rsidR="0028670E" w:rsidRDefault="00000000">
      <w:pPr>
        <w:pStyle w:val="E-JOURNALBody"/>
        <w:ind w:firstLine="0"/>
        <w:contextualSpacing/>
        <w:rPr>
          <w:sz w:val="24"/>
          <w:lang w:val="en-GB"/>
        </w:rPr>
      </w:pPr>
      <w:commentRangeStart w:id="135"/>
      <w:r>
        <w:rPr>
          <w:i/>
          <w:sz w:val="24"/>
          <w:lang w:val="en-GB"/>
        </w:rPr>
        <w:t>Table 1.</w:t>
      </w:r>
      <w:r>
        <w:rPr>
          <w:sz w:val="24"/>
          <w:lang w:val="en-GB"/>
        </w:rPr>
        <w:t xml:space="preserve"> The Summary </w:t>
      </w:r>
      <w:r>
        <w:t>of the Descriptive Analysis Results</w:t>
      </w:r>
    </w:p>
    <w:tbl>
      <w:tblPr>
        <w:tblStyle w:val="PlainTable21"/>
        <w:tblW w:w="0" w:type="auto"/>
        <w:tblLook w:val="04A0" w:firstRow="1" w:lastRow="0" w:firstColumn="1" w:lastColumn="0" w:noHBand="0" w:noVBand="1"/>
      </w:tblPr>
      <w:tblGrid>
        <w:gridCol w:w="2076"/>
        <w:gridCol w:w="979"/>
        <w:gridCol w:w="1383"/>
        <w:gridCol w:w="1392"/>
        <w:gridCol w:w="1129"/>
        <w:gridCol w:w="1545"/>
      </w:tblGrid>
      <w:tr w:rsidR="0028670E" w14:paraId="3626FE63" w14:textId="77777777" w:rsidTr="002867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6"/>
          </w:tcPr>
          <w:p w14:paraId="1823F2D1" w14:textId="77777777" w:rsidR="0028670E" w:rsidRDefault="00000000">
            <w:pPr>
              <w:jc w:val="center"/>
              <w:rPr>
                <w:rFonts w:ascii="Times New Roman" w:hAnsi="Times New Roman"/>
                <w:sz w:val="24"/>
                <w:szCs w:val="24"/>
              </w:rPr>
            </w:pPr>
            <w:r>
              <w:rPr>
                <w:rFonts w:ascii="Times New Roman" w:hAnsi="Times New Roman"/>
                <w:b w:val="0"/>
                <w:sz w:val="24"/>
                <w:szCs w:val="24"/>
              </w:rPr>
              <w:t>Descriptive Statistics</w:t>
            </w:r>
          </w:p>
        </w:tc>
      </w:tr>
      <w:tr w:rsidR="0028670E" w14:paraId="34DD3859"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gridSpan w:val="2"/>
          </w:tcPr>
          <w:p w14:paraId="10F9FA3A" w14:textId="77777777" w:rsidR="0028670E" w:rsidRDefault="00000000">
            <w:pPr>
              <w:jc w:val="center"/>
              <w:rPr>
                <w:rFonts w:ascii="Times New Roman" w:hAnsi="Times New Roman"/>
                <w:sz w:val="24"/>
                <w:szCs w:val="24"/>
              </w:rPr>
            </w:pPr>
            <w:r>
              <w:rPr>
                <w:rFonts w:ascii="Times New Roman" w:hAnsi="Times New Roman"/>
                <w:b w:val="0"/>
                <w:sz w:val="24"/>
                <w:szCs w:val="24"/>
              </w:rPr>
              <w:t xml:space="preserve">                            N</w:t>
            </w:r>
          </w:p>
        </w:tc>
        <w:tc>
          <w:tcPr>
            <w:tcW w:w="1408" w:type="dxa"/>
          </w:tcPr>
          <w:p w14:paraId="610149E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Minimum</w:t>
            </w:r>
          </w:p>
        </w:tc>
        <w:tc>
          <w:tcPr>
            <w:tcW w:w="1413" w:type="dxa"/>
          </w:tcPr>
          <w:p w14:paraId="097C092B"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Maximum</w:t>
            </w:r>
          </w:p>
        </w:tc>
        <w:tc>
          <w:tcPr>
            <w:tcW w:w="1173" w:type="dxa"/>
          </w:tcPr>
          <w:p w14:paraId="76787495"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Mean</w:t>
            </w:r>
          </w:p>
        </w:tc>
        <w:tc>
          <w:tcPr>
            <w:tcW w:w="1591" w:type="dxa"/>
          </w:tcPr>
          <w:p w14:paraId="061D80A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Std. Deviation</w:t>
            </w:r>
          </w:p>
        </w:tc>
      </w:tr>
      <w:tr w:rsidR="0028670E" w14:paraId="6B14E707" w14:textId="77777777" w:rsidTr="0028670E">
        <w:tc>
          <w:tcPr>
            <w:cnfStyle w:val="001000000000" w:firstRow="0" w:lastRow="0" w:firstColumn="1" w:lastColumn="0" w:oddVBand="0" w:evenVBand="0" w:oddHBand="0" w:evenHBand="0" w:firstRowFirstColumn="0" w:firstRowLastColumn="0" w:lastRowFirstColumn="0" w:lastRowLastColumn="0"/>
            <w:tcW w:w="2093" w:type="dxa"/>
          </w:tcPr>
          <w:p w14:paraId="25C77238" w14:textId="77777777" w:rsidR="0028670E" w:rsidRDefault="00000000">
            <w:pPr>
              <w:rPr>
                <w:rFonts w:ascii="Times New Roman" w:hAnsi="Times New Roman"/>
                <w:sz w:val="24"/>
                <w:szCs w:val="24"/>
              </w:rPr>
            </w:pPr>
            <w:r>
              <w:rPr>
                <w:rFonts w:ascii="Times New Roman" w:hAnsi="Times New Roman"/>
                <w:color w:val="264A60"/>
                <w:sz w:val="24"/>
                <w:szCs w:val="24"/>
                <w:lang w:val="en-ID"/>
              </w:rPr>
              <w:t>Pretest_EXP</w:t>
            </w:r>
          </w:p>
        </w:tc>
        <w:tc>
          <w:tcPr>
            <w:tcW w:w="1042" w:type="dxa"/>
          </w:tcPr>
          <w:p w14:paraId="6F75978C"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35</w:t>
            </w:r>
          </w:p>
        </w:tc>
        <w:tc>
          <w:tcPr>
            <w:tcW w:w="1408" w:type="dxa"/>
          </w:tcPr>
          <w:p w14:paraId="0D43C176"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25</w:t>
            </w:r>
          </w:p>
        </w:tc>
        <w:tc>
          <w:tcPr>
            <w:tcW w:w="1413" w:type="dxa"/>
          </w:tcPr>
          <w:p w14:paraId="7B61790C"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75</w:t>
            </w:r>
          </w:p>
        </w:tc>
        <w:tc>
          <w:tcPr>
            <w:tcW w:w="1173" w:type="dxa"/>
          </w:tcPr>
          <w:p w14:paraId="656DAF81"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44.11</w:t>
            </w:r>
          </w:p>
        </w:tc>
        <w:tc>
          <w:tcPr>
            <w:tcW w:w="1591" w:type="dxa"/>
          </w:tcPr>
          <w:p w14:paraId="3BF2C24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12.628</w:t>
            </w:r>
          </w:p>
        </w:tc>
      </w:tr>
      <w:tr w:rsidR="0028670E" w14:paraId="2407E7EB"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BEFD654" w14:textId="77777777" w:rsidR="0028670E" w:rsidRDefault="00000000">
            <w:pPr>
              <w:rPr>
                <w:rFonts w:ascii="Times New Roman" w:hAnsi="Times New Roman"/>
                <w:sz w:val="24"/>
                <w:szCs w:val="24"/>
              </w:rPr>
            </w:pPr>
            <w:r>
              <w:rPr>
                <w:rFonts w:ascii="Times New Roman" w:hAnsi="Times New Roman"/>
                <w:color w:val="264A60"/>
                <w:sz w:val="24"/>
                <w:szCs w:val="24"/>
                <w:lang w:val="en-ID"/>
              </w:rPr>
              <w:t>Posttest_EXP</w:t>
            </w:r>
          </w:p>
        </w:tc>
        <w:tc>
          <w:tcPr>
            <w:tcW w:w="1042" w:type="dxa"/>
          </w:tcPr>
          <w:p w14:paraId="5AFE25D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35</w:t>
            </w:r>
          </w:p>
        </w:tc>
        <w:tc>
          <w:tcPr>
            <w:tcW w:w="1408" w:type="dxa"/>
          </w:tcPr>
          <w:p w14:paraId="62FD7979"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71</w:t>
            </w:r>
          </w:p>
        </w:tc>
        <w:tc>
          <w:tcPr>
            <w:tcW w:w="1413" w:type="dxa"/>
          </w:tcPr>
          <w:p w14:paraId="3129F9CA"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98</w:t>
            </w:r>
          </w:p>
        </w:tc>
        <w:tc>
          <w:tcPr>
            <w:tcW w:w="1173" w:type="dxa"/>
          </w:tcPr>
          <w:p w14:paraId="32608443"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83.57</w:t>
            </w:r>
          </w:p>
        </w:tc>
        <w:tc>
          <w:tcPr>
            <w:tcW w:w="1591" w:type="dxa"/>
          </w:tcPr>
          <w:p w14:paraId="3BBEDBED"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5.782</w:t>
            </w:r>
          </w:p>
        </w:tc>
      </w:tr>
      <w:tr w:rsidR="0028670E" w14:paraId="039A6B40" w14:textId="77777777" w:rsidTr="0028670E">
        <w:tc>
          <w:tcPr>
            <w:cnfStyle w:val="001000000000" w:firstRow="0" w:lastRow="0" w:firstColumn="1" w:lastColumn="0" w:oddVBand="0" w:evenVBand="0" w:oddHBand="0" w:evenHBand="0" w:firstRowFirstColumn="0" w:firstRowLastColumn="0" w:lastRowFirstColumn="0" w:lastRowLastColumn="0"/>
            <w:tcW w:w="2093" w:type="dxa"/>
          </w:tcPr>
          <w:p w14:paraId="5E58ED86" w14:textId="77777777" w:rsidR="0028670E" w:rsidRDefault="00000000">
            <w:pPr>
              <w:rPr>
                <w:rFonts w:ascii="Times New Roman" w:hAnsi="Times New Roman"/>
                <w:sz w:val="24"/>
                <w:szCs w:val="24"/>
              </w:rPr>
            </w:pPr>
            <w:r>
              <w:rPr>
                <w:rFonts w:ascii="Times New Roman" w:hAnsi="Times New Roman"/>
                <w:color w:val="264A60"/>
                <w:sz w:val="24"/>
                <w:szCs w:val="24"/>
                <w:lang w:val="en-ID"/>
              </w:rPr>
              <w:t>Pretest_Control</w:t>
            </w:r>
          </w:p>
        </w:tc>
        <w:tc>
          <w:tcPr>
            <w:tcW w:w="1042" w:type="dxa"/>
          </w:tcPr>
          <w:p w14:paraId="149D0EA4"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35</w:t>
            </w:r>
          </w:p>
        </w:tc>
        <w:tc>
          <w:tcPr>
            <w:tcW w:w="1408" w:type="dxa"/>
          </w:tcPr>
          <w:p w14:paraId="68475EB3"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25</w:t>
            </w:r>
          </w:p>
        </w:tc>
        <w:tc>
          <w:tcPr>
            <w:tcW w:w="1413" w:type="dxa"/>
          </w:tcPr>
          <w:p w14:paraId="1508F0EA"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58</w:t>
            </w:r>
          </w:p>
        </w:tc>
        <w:tc>
          <w:tcPr>
            <w:tcW w:w="1173" w:type="dxa"/>
          </w:tcPr>
          <w:p w14:paraId="130F0C7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39.14</w:t>
            </w:r>
          </w:p>
        </w:tc>
        <w:tc>
          <w:tcPr>
            <w:tcW w:w="1591" w:type="dxa"/>
          </w:tcPr>
          <w:p w14:paraId="435DE156"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9.589</w:t>
            </w:r>
          </w:p>
        </w:tc>
      </w:tr>
      <w:tr w:rsidR="0028670E" w14:paraId="2AA8ED6E"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61122E8" w14:textId="77777777" w:rsidR="0028670E" w:rsidRDefault="00000000">
            <w:pPr>
              <w:rPr>
                <w:rFonts w:ascii="Times New Roman" w:hAnsi="Times New Roman"/>
                <w:sz w:val="24"/>
                <w:szCs w:val="24"/>
              </w:rPr>
            </w:pPr>
            <w:r>
              <w:rPr>
                <w:rFonts w:ascii="Times New Roman" w:hAnsi="Times New Roman"/>
                <w:color w:val="264A60"/>
                <w:sz w:val="24"/>
                <w:szCs w:val="24"/>
                <w:lang w:val="en-ID"/>
              </w:rPr>
              <w:t>Posttest_Control</w:t>
            </w:r>
          </w:p>
        </w:tc>
        <w:tc>
          <w:tcPr>
            <w:tcW w:w="1042" w:type="dxa"/>
          </w:tcPr>
          <w:p w14:paraId="6A750202"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35</w:t>
            </w:r>
          </w:p>
        </w:tc>
        <w:tc>
          <w:tcPr>
            <w:tcW w:w="1408" w:type="dxa"/>
          </w:tcPr>
          <w:p w14:paraId="25DAFDDD"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60</w:t>
            </w:r>
          </w:p>
        </w:tc>
        <w:tc>
          <w:tcPr>
            <w:tcW w:w="1413" w:type="dxa"/>
          </w:tcPr>
          <w:p w14:paraId="5D49D9C8"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83</w:t>
            </w:r>
          </w:p>
        </w:tc>
        <w:tc>
          <w:tcPr>
            <w:tcW w:w="1173" w:type="dxa"/>
          </w:tcPr>
          <w:p w14:paraId="7534A6F8"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73.91</w:t>
            </w:r>
          </w:p>
        </w:tc>
        <w:tc>
          <w:tcPr>
            <w:tcW w:w="1591" w:type="dxa"/>
          </w:tcPr>
          <w:p w14:paraId="7FF665B6"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5.833</w:t>
            </w:r>
          </w:p>
        </w:tc>
      </w:tr>
      <w:tr w:rsidR="0028670E" w14:paraId="101E5B71" w14:textId="77777777" w:rsidTr="0028670E">
        <w:tc>
          <w:tcPr>
            <w:cnfStyle w:val="001000000000" w:firstRow="0" w:lastRow="0" w:firstColumn="1" w:lastColumn="0" w:oddVBand="0" w:evenVBand="0" w:oddHBand="0" w:evenHBand="0" w:firstRowFirstColumn="0" w:firstRowLastColumn="0" w:lastRowFirstColumn="0" w:lastRowLastColumn="0"/>
            <w:tcW w:w="2093" w:type="dxa"/>
          </w:tcPr>
          <w:p w14:paraId="2DA9679C" w14:textId="77777777" w:rsidR="0028670E" w:rsidRDefault="00000000">
            <w:pPr>
              <w:rPr>
                <w:rFonts w:ascii="Times New Roman" w:hAnsi="Times New Roman"/>
                <w:color w:val="264A60"/>
                <w:sz w:val="24"/>
                <w:szCs w:val="24"/>
              </w:rPr>
            </w:pPr>
            <w:r>
              <w:rPr>
                <w:rFonts w:ascii="Times New Roman" w:hAnsi="Times New Roman"/>
                <w:color w:val="264A60"/>
                <w:sz w:val="24"/>
                <w:szCs w:val="24"/>
                <w:lang w:val="en-ID"/>
              </w:rPr>
              <w:lastRenderedPageBreak/>
              <w:t>Valid N (listwise)</w:t>
            </w:r>
          </w:p>
        </w:tc>
        <w:tc>
          <w:tcPr>
            <w:tcW w:w="1042" w:type="dxa"/>
          </w:tcPr>
          <w:p w14:paraId="56F88C8F"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35</w:t>
            </w:r>
          </w:p>
        </w:tc>
        <w:tc>
          <w:tcPr>
            <w:tcW w:w="1408" w:type="dxa"/>
          </w:tcPr>
          <w:p w14:paraId="18352F54"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1413" w:type="dxa"/>
          </w:tcPr>
          <w:p w14:paraId="4B657A23"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1173" w:type="dxa"/>
          </w:tcPr>
          <w:p w14:paraId="0F0B7BA4"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1591" w:type="dxa"/>
          </w:tcPr>
          <w:p w14:paraId="4692FDC5"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bl>
    <w:commentRangeEnd w:id="135"/>
    <w:p w14:paraId="77A6AE9A" w14:textId="77777777" w:rsidR="0028670E" w:rsidRDefault="00A8026A">
      <w:pPr>
        <w:spacing w:line="360" w:lineRule="auto"/>
        <w:jc w:val="both"/>
        <w:rPr>
          <w:rFonts w:ascii="Times New Roman" w:hAnsi="Times New Roman"/>
          <w:sz w:val="24"/>
          <w:szCs w:val="24"/>
          <w:lang w:val="en-ID"/>
        </w:rPr>
      </w:pPr>
      <w:r>
        <w:rPr>
          <w:rStyle w:val="CommentReference"/>
          <w:rFonts w:ascii="Times New Roman" w:hAnsi="Times New Roman"/>
          <w:sz w:val="24"/>
          <w:szCs w:val="24"/>
          <w:lang w:val="en-ID"/>
        </w:rPr>
        <w:commentReference w:id="135"/>
      </w:r>
    </w:p>
    <w:p w14:paraId="7559C9AA" w14:textId="77777777" w:rsidR="00525B81" w:rsidRDefault="00525B81">
      <w:pPr>
        <w:spacing w:line="360" w:lineRule="auto"/>
        <w:jc w:val="both"/>
        <w:rPr>
          <w:rFonts w:ascii="Times New Roman" w:hAnsi="Times New Roman"/>
          <w:sz w:val="24"/>
          <w:szCs w:val="24"/>
          <w:lang w:val="en-ID"/>
        </w:rPr>
      </w:pPr>
    </w:p>
    <w:p w14:paraId="10C3839A" w14:textId="77777777" w:rsidR="00525B81" w:rsidRDefault="00525B81">
      <w:pPr>
        <w:spacing w:line="360" w:lineRule="auto"/>
        <w:jc w:val="both"/>
        <w:rPr>
          <w:rFonts w:ascii="Times New Roman" w:hAnsi="Times New Roman"/>
          <w:sz w:val="24"/>
          <w:szCs w:val="24"/>
          <w:lang w:val="en-ID"/>
        </w:rPr>
      </w:pPr>
    </w:p>
    <w:p w14:paraId="50853EC2" w14:textId="5C8BB5C4" w:rsidR="0028670E" w:rsidRDefault="001A49EE">
      <w:pPr>
        <w:pStyle w:val="ListParagraph"/>
        <w:numPr>
          <w:ilvl w:val="0"/>
          <w:numId w:val="5"/>
        </w:numPr>
        <w:ind w:left="284" w:hanging="284"/>
        <w:jc w:val="both"/>
        <w:rPr>
          <w:i/>
        </w:rPr>
      </w:pPr>
      <w:ins w:id="136" w:author="Cold Brew" w:date="2026-05-01T08:46:00Z" w16du:dateUtc="2026-05-01T01:46:00Z">
        <w:r>
          <w:t>Frequency</w:t>
        </w:r>
      </w:ins>
      <w:del w:id="137" w:author="Cold Brew" w:date="2026-05-01T08:46:00Z" w16du:dateUtc="2026-05-01T01:46:00Z">
        <w:r w:rsidR="00000000" w:rsidDel="001A49EE">
          <w:delText xml:space="preserve">  Frequency</w:delText>
        </w:r>
      </w:del>
      <w:r w:rsidR="00000000">
        <w:t xml:space="preserve"> Analysis Results</w:t>
      </w:r>
    </w:p>
    <w:p w14:paraId="22C57936" w14:textId="7B53B864" w:rsidR="0028670E" w:rsidRDefault="00000000">
      <w:pPr>
        <w:ind w:firstLine="426"/>
        <w:jc w:val="both"/>
        <w:rPr>
          <w:rFonts w:ascii="Times New Roman" w:hAnsi="Times New Roman"/>
          <w:sz w:val="24"/>
          <w:szCs w:val="24"/>
        </w:rPr>
      </w:pPr>
      <w:r>
        <w:rPr>
          <w:rFonts w:ascii="Times New Roman" w:hAnsi="Times New Roman"/>
          <w:sz w:val="24"/>
          <w:szCs w:val="24"/>
        </w:rPr>
        <w:t xml:space="preserve">Based on the frequency analysis of the experimental group's pre-test results, 13 students (37.2%) were at </w:t>
      </w:r>
      <w:del w:id="138" w:author="Cold Brew" w:date="2026-05-01T08:30:00Z" w16du:dateUtc="2026-05-01T01:30:00Z">
        <w:r w:rsidDel="00A8026A">
          <w:rPr>
            <w:rFonts w:ascii="Times New Roman" w:hAnsi="Times New Roman"/>
            <w:sz w:val="24"/>
            <w:szCs w:val="24"/>
          </w:rPr>
          <w:delText xml:space="preserve">poor </w:delText>
        </w:r>
      </w:del>
      <w:ins w:id="139" w:author="Cold Brew" w:date="2026-05-01T08:30:00Z" w16du:dateUtc="2026-05-01T01:30:00Z">
        <w:r w:rsidR="00A8026A">
          <w:rPr>
            <w:rFonts w:ascii="Times New Roman" w:hAnsi="Times New Roman"/>
            <w:sz w:val="24"/>
            <w:szCs w:val="24"/>
          </w:rPr>
          <w:t>a poor</w:t>
        </w:r>
        <w:r w:rsidR="00A8026A">
          <w:rPr>
            <w:rFonts w:ascii="Times New Roman" w:hAnsi="Times New Roman"/>
            <w:sz w:val="24"/>
            <w:szCs w:val="24"/>
          </w:rPr>
          <w:t xml:space="preserve"> </w:t>
        </w:r>
      </w:ins>
      <w:r>
        <w:rPr>
          <w:rFonts w:ascii="Times New Roman" w:hAnsi="Times New Roman"/>
          <w:sz w:val="24"/>
          <w:szCs w:val="24"/>
        </w:rPr>
        <w:t xml:space="preserve">level, 17 students (48.8%) were at </w:t>
      </w:r>
      <w:del w:id="140" w:author="Cold Brew" w:date="2026-05-01T08:30:00Z" w16du:dateUtc="2026-05-01T01:30:00Z">
        <w:r w:rsidDel="00A8026A">
          <w:rPr>
            <w:rFonts w:ascii="Times New Roman" w:hAnsi="Times New Roman"/>
            <w:sz w:val="24"/>
            <w:szCs w:val="24"/>
          </w:rPr>
          <w:delText xml:space="preserve">low </w:delText>
        </w:r>
      </w:del>
      <w:ins w:id="141" w:author="Cold Brew" w:date="2026-05-01T08:30:00Z" w16du:dateUtc="2026-05-01T01:30:00Z">
        <w:r w:rsidR="00A8026A">
          <w:rPr>
            <w:rFonts w:ascii="Times New Roman" w:hAnsi="Times New Roman"/>
            <w:sz w:val="24"/>
            <w:szCs w:val="24"/>
          </w:rPr>
          <w:t>a low</w:t>
        </w:r>
        <w:r w:rsidR="00A8026A">
          <w:rPr>
            <w:rFonts w:ascii="Times New Roman" w:hAnsi="Times New Roman"/>
            <w:sz w:val="24"/>
            <w:szCs w:val="24"/>
          </w:rPr>
          <w:t xml:space="preserve"> </w:t>
        </w:r>
      </w:ins>
      <w:r>
        <w:rPr>
          <w:rFonts w:ascii="Times New Roman" w:hAnsi="Times New Roman"/>
          <w:sz w:val="24"/>
          <w:szCs w:val="24"/>
        </w:rPr>
        <w:t xml:space="preserve">level, 3 students (8.7%) were at </w:t>
      </w:r>
      <w:ins w:id="142" w:author="Cold Brew" w:date="2026-05-01T08:47:00Z" w16du:dateUtc="2026-05-01T01:47:00Z">
        <w:r w:rsidR="001A49EE">
          <w:rPr>
            <w:rFonts w:ascii="Times New Roman" w:hAnsi="Times New Roman"/>
            <w:sz w:val="24"/>
            <w:szCs w:val="24"/>
          </w:rPr>
          <w:t xml:space="preserve">an </w:t>
        </w:r>
      </w:ins>
      <w:r>
        <w:rPr>
          <w:rFonts w:ascii="Times New Roman" w:hAnsi="Times New Roman"/>
          <w:sz w:val="24"/>
          <w:szCs w:val="24"/>
        </w:rPr>
        <w:t xml:space="preserve">enough level, and 2 </w:t>
      </w:r>
      <w:del w:id="143" w:author="Cold Brew" w:date="2026-05-01T08:30:00Z" w16du:dateUtc="2026-05-01T01:30:00Z">
        <w:r w:rsidDel="00A8026A">
          <w:rPr>
            <w:rFonts w:ascii="Times New Roman" w:hAnsi="Times New Roman"/>
            <w:sz w:val="24"/>
            <w:szCs w:val="24"/>
          </w:rPr>
          <w:delText xml:space="preserve">student </w:delText>
        </w:r>
      </w:del>
      <w:ins w:id="144" w:author="Cold Brew" w:date="2026-05-01T08:30:00Z" w16du:dateUtc="2026-05-01T01:30:00Z">
        <w:r w:rsidR="00A8026A">
          <w:rPr>
            <w:rFonts w:ascii="Times New Roman" w:hAnsi="Times New Roman"/>
            <w:sz w:val="24"/>
            <w:szCs w:val="24"/>
          </w:rPr>
          <w:t>students</w:t>
        </w:r>
        <w:r w:rsidR="00A8026A">
          <w:rPr>
            <w:rFonts w:ascii="Times New Roman" w:hAnsi="Times New Roman"/>
            <w:sz w:val="24"/>
            <w:szCs w:val="24"/>
          </w:rPr>
          <w:t xml:space="preserve"> </w:t>
        </w:r>
      </w:ins>
      <w:r>
        <w:rPr>
          <w:rFonts w:ascii="Times New Roman" w:hAnsi="Times New Roman"/>
          <w:sz w:val="24"/>
          <w:szCs w:val="24"/>
        </w:rPr>
        <w:t xml:space="preserve">(5.7%) </w:t>
      </w:r>
      <w:del w:id="145" w:author="Cold Brew" w:date="2026-05-01T08:47:00Z" w16du:dateUtc="2026-05-01T01:47:00Z">
        <w:r w:rsidDel="001A49EE">
          <w:rPr>
            <w:rFonts w:ascii="Times New Roman" w:hAnsi="Times New Roman"/>
            <w:sz w:val="24"/>
            <w:szCs w:val="24"/>
          </w:rPr>
          <w:delText xml:space="preserve">was </w:delText>
        </w:r>
      </w:del>
      <w:ins w:id="146" w:author="Cold Brew" w:date="2026-05-01T08:47:00Z" w16du:dateUtc="2026-05-01T01:47:00Z">
        <w:r w:rsidR="001A49EE">
          <w:rPr>
            <w:rFonts w:ascii="Times New Roman" w:hAnsi="Times New Roman"/>
            <w:sz w:val="24"/>
            <w:szCs w:val="24"/>
          </w:rPr>
          <w:t>were</w:t>
        </w:r>
        <w:r w:rsidR="001A49EE">
          <w:rPr>
            <w:rFonts w:ascii="Times New Roman" w:hAnsi="Times New Roman"/>
            <w:sz w:val="24"/>
            <w:szCs w:val="24"/>
          </w:rPr>
          <w:t xml:space="preserve"> </w:t>
        </w:r>
      </w:ins>
      <w:r>
        <w:rPr>
          <w:rFonts w:ascii="Times New Roman" w:hAnsi="Times New Roman"/>
          <w:sz w:val="24"/>
          <w:szCs w:val="24"/>
        </w:rPr>
        <w:t xml:space="preserve">at </w:t>
      </w:r>
      <w:ins w:id="147" w:author="Cold Brew" w:date="2026-05-01T08:47:00Z" w16du:dateUtc="2026-05-01T01:47:00Z">
        <w:r w:rsidR="001A49EE">
          <w:rPr>
            <w:rFonts w:ascii="Times New Roman" w:hAnsi="Times New Roman"/>
            <w:sz w:val="24"/>
            <w:szCs w:val="24"/>
          </w:rPr>
          <w:t xml:space="preserve">a </w:t>
        </w:r>
      </w:ins>
      <w:r>
        <w:rPr>
          <w:rFonts w:ascii="Times New Roman" w:hAnsi="Times New Roman"/>
          <w:sz w:val="24"/>
          <w:szCs w:val="24"/>
        </w:rPr>
        <w:t>good level. In the post-test results, 22 students (63.1%) were at</w:t>
      </w:r>
      <w:ins w:id="148" w:author="Cold Brew" w:date="2026-05-01T08:49:00Z" w16du:dateUtc="2026-05-01T01:49:00Z">
        <w:r w:rsidR="001A49EE">
          <w:rPr>
            <w:rFonts w:ascii="Times New Roman" w:hAnsi="Times New Roman"/>
            <w:sz w:val="24"/>
            <w:szCs w:val="24"/>
          </w:rPr>
          <w:t xml:space="preserve"> a</w:t>
        </w:r>
      </w:ins>
      <w:r>
        <w:rPr>
          <w:rFonts w:ascii="Times New Roman" w:hAnsi="Times New Roman"/>
          <w:sz w:val="24"/>
          <w:szCs w:val="24"/>
        </w:rPr>
        <w:t xml:space="preserve"> good level</w:t>
      </w:r>
      <w:ins w:id="149" w:author="Cold Brew" w:date="2026-05-01T08:49:00Z" w16du:dateUtc="2026-05-01T01:49:00Z">
        <w:r w:rsidR="001A49EE">
          <w:rPr>
            <w:rFonts w:ascii="Times New Roman" w:hAnsi="Times New Roman"/>
            <w:sz w:val="24"/>
            <w:szCs w:val="24"/>
          </w:rPr>
          <w:t>,</w:t>
        </w:r>
      </w:ins>
      <w:r>
        <w:rPr>
          <w:rFonts w:ascii="Times New Roman" w:hAnsi="Times New Roman"/>
          <w:sz w:val="24"/>
          <w:szCs w:val="24"/>
        </w:rPr>
        <w:t xml:space="preserve"> and 13 students (37.3%) were at </w:t>
      </w:r>
      <w:ins w:id="150" w:author="Cold Brew" w:date="2026-05-01T08:48:00Z" w16du:dateUtc="2026-05-01T01:48:00Z">
        <w:r w:rsidR="001A49EE">
          <w:rPr>
            <w:rFonts w:ascii="Times New Roman" w:hAnsi="Times New Roman"/>
            <w:sz w:val="24"/>
            <w:szCs w:val="24"/>
          </w:rPr>
          <w:t xml:space="preserve">an </w:t>
        </w:r>
      </w:ins>
      <w:r>
        <w:rPr>
          <w:rFonts w:ascii="Times New Roman" w:hAnsi="Times New Roman"/>
          <w:sz w:val="24"/>
          <w:szCs w:val="24"/>
        </w:rPr>
        <w:t xml:space="preserve">excellent level. The summary of students' writing </w:t>
      </w:r>
      <w:del w:id="151" w:author="Cold Brew" w:date="2026-05-01T08:49:00Z" w16du:dateUtc="2026-05-01T01:49:00Z">
        <w:r w:rsidDel="001A49EE">
          <w:rPr>
            <w:rFonts w:ascii="Times New Roman" w:hAnsi="Times New Roman"/>
            <w:sz w:val="24"/>
            <w:szCs w:val="24"/>
          </w:rPr>
          <w:delText xml:space="preserve">skill </w:delText>
        </w:r>
      </w:del>
      <w:ins w:id="152" w:author="Cold Brew" w:date="2026-05-01T08:49:00Z" w16du:dateUtc="2026-05-01T01:49:00Z">
        <w:r w:rsidR="001A49EE">
          <w:rPr>
            <w:rFonts w:ascii="Times New Roman" w:hAnsi="Times New Roman"/>
            <w:sz w:val="24"/>
            <w:szCs w:val="24"/>
          </w:rPr>
          <w:t>skills</w:t>
        </w:r>
        <w:r w:rsidR="001A49EE">
          <w:rPr>
            <w:rFonts w:ascii="Times New Roman" w:hAnsi="Times New Roman"/>
            <w:sz w:val="24"/>
            <w:szCs w:val="24"/>
          </w:rPr>
          <w:t xml:space="preserve"> </w:t>
        </w:r>
      </w:ins>
      <w:r>
        <w:rPr>
          <w:rFonts w:ascii="Times New Roman" w:hAnsi="Times New Roman"/>
          <w:sz w:val="24"/>
          <w:szCs w:val="24"/>
        </w:rPr>
        <w:t>for the experimental group is presented in Table 2 below.</w:t>
      </w:r>
    </w:p>
    <w:p w14:paraId="06073997" w14:textId="77777777" w:rsidR="00525B81" w:rsidRDefault="00525B81">
      <w:pPr>
        <w:ind w:firstLine="426"/>
        <w:jc w:val="both"/>
        <w:rPr>
          <w:rFonts w:ascii="Times New Roman" w:hAnsi="Times New Roman"/>
          <w:sz w:val="24"/>
          <w:szCs w:val="24"/>
        </w:rPr>
      </w:pPr>
    </w:p>
    <w:p w14:paraId="0CC7D334" w14:textId="77777777" w:rsidR="0028670E" w:rsidRDefault="00000000">
      <w:pPr>
        <w:jc w:val="both"/>
        <w:rPr>
          <w:rFonts w:ascii="Times New Roman" w:hAnsi="Times New Roman"/>
          <w:sz w:val="24"/>
          <w:szCs w:val="24"/>
          <w:lang w:val="en-GB"/>
        </w:rPr>
      </w:pPr>
      <w:commentRangeStart w:id="153"/>
      <w:r>
        <w:rPr>
          <w:rFonts w:ascii="Times New Roman" w:hAnsi="Times New Roman"/>
          <w:i/>
          <w:sz w:val="24"/>
          <w:szCs w:val="24"/>
          <w:lang w:val="en-GB"/>
        </w:rPr>
        <w:t>Table 2.</w:t>
      </w:r>
      <w:r>
        <w:rPr>
          <w:rFonts w:ascii="Times New Roman" w:hAnsi="Times New Roman"/>
          <w:sz w:val="24"/>
          <w:szCs w:val="24"/>
          <w:lang w:val="en-GB"/>
        </w:rPr>
        <w:t xml:space="preserve"> The Results of Percentage Analysis</w:t>
      </w:r>
    </w:p>
    <w:tbl>
      <w:tblPr>
        <w:tblStyle w:val="PlainTable21"/>
        <w:tblW w:w="9072" w:type="dxa"/>
        <w:tblLook w:val="04A0" w:firstRow="1" w:lastRow="0" w:firstColumn="1" w:lastColumn="0" w:noHBand="0" w:noVBand="1"/>
      </w:tblPr>
      <w:tblGrid>
        <w:gridCol w:w="1276"/>
        <w:gridCol w:w="1418"/>
        <w:gridCol w:w="1417"/>
        <w:gridCol w:w="1559"/>
        <w:gridCol w:w="1560"/>
        <w:gridCol w:w="1842"/>
      </w:tblGrid>
      <w:tr w:rsidR="0028670E" w14:paraId="3683E6F8" w14:textId="77777777" w:rsidTr="002867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val="restart"/>
          </w:tcPr>
          <w:p w14:paraId="68FE2969" w14:textId="77777777" w:rsidR="0028670E" w:rsidRDefault="0028670E">
            <w:pPr>
              <w:jc w:val="center"/>
              <w:rPr>
                <w:rFonts w:ascii="Times New Roman" w:hAnsi="Times New Roman"/>
                <w:sz w:val="24"/>
                <w:szCs w:val="24"/>
              </w:rPr>
            </w:pPr>
          </w:p>
          <w:p w14:paraId="798791D5" w14:textId="77777777" w:rsidR="0028670E" w:rsidRDefault="00000000">
            <w:pPr>
              <w:jc w:val="center"/>
              <w:rPr>
                <w:rFonts w:ascii="Times New Roman" w:hAnsi="Times New Roman"/>
                <w:sz w:val="24"/>
                <w:szCs w:val="24"/>
              </w:rPr>
            </w:pPr>
            <w:r>
              <w:rPr>
                <w:rFonts w:ascii="Times New Roman" w:hAnsi="Times New Roman"/>
                <w:sz w:val="24"/>
                <w:szCs w:val="24"/>
              </w:rPr>
              <w:t>Score</w:t>
            </w:r>
          </w:p>
        </w:tc>
        <w:tc>
          <w:tcPr>
            <w:tcW w:w="1418" w:type="dxa"/>
            <w:vMerge w:val="restart"/>
          </w:tcPr>
          <w:p w14:paraId="60F29FC6" w14:textId="77777777" w:rsidR="0028670E" w:rsidRDefault="0028670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p>
          <w:p w14:paraId="56E85176" w14:textId="77777777" w:rsidR="0028670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Category</w:t>
            </w:r>
          </w:p>
        </w:tc>
        <w:tc>
          <w:tcPr>
            <w:tcW w:w="2976" w:type="dxa"/>
            <w:gridSpan w:val="2"/>
          </w:tcPr>
          <w:p w14:paraId="2989F03D" w14:textId="77777777" w:rsidR="0028670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Pre-Test</w:t>
            </w:r>
          </w:p>
        </w:tc>
        <w:tc>
          <w:tcPr>
            <w:tcW w:w="3402" w:type="dxa"/>
            <w:gridSpan w:val="2"/>
          </w:tcPr>
          <w:p w14:paraId="2BD21BDE" w14:textId="77777777" w:rsidR="0028670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Post-Test</w:t>
            </w:r>
          </w:p>
        </w:tc>
      </w:tr>
      <w:tr w:rsidR="0028670E" w14:paraId="3406F9DF"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tcPr>
          <w:p w14:paraId="7D409154" w14:textId="77777777" w:rsidR="0028670E" w:rsidRDefault="0028670E">
            <w:pPr>
              <w:jc w:val="center"/>
              <w:rPr>
                <w:rFonts w:ascii="Times New Roman" w:hAnsi="Times New Roman"/>
                <w:sz w:val="24"/>
                <w:szCs w:val="24"/>
              </w:rPr>
            </w:pPr>
          </w:p>
        </w:tc>
        <w:tc>
          <w:tcPr>
            <w:tcW w:w="1418" w:type="dxa"/>
            <w:vMerge/>
          </w:tcPr>
          <w:p w14:paraId="31145088" w14:textId="77777777" w:rsidR="0028670E" w:rsidRDefault="002867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1417" w:type="dxa"/>
          </w:tcPr>
          <w:p w14:paraId="7362458C"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559" w:type="dxa"/>
          </w:tcPr>
          <w:p w14:paraId="1C130B64"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c>
          <w:tcPr>
            <w:tcW w:w="1560" w:type="dxa"/>
          </w:tcPr>
          <w:p w14:paraId="21A8B4CD"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842" w:type="dxa"/>
          </w:tcPr>
          <w:p w14:paraId="602CDC29"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r>
      <w:tr w:rsidR="0028670E" w14:paraId="754FE54B" w14:textId="77777777" w:rsidTr="0028670E">
        <w:tc>
          <w:tcPr>
            <w:cnfStyle w:val="001000000000" w:firstRow="0" w:lastRow="0" w:firstColumn="1" w:lastColumn="0" w:oddVBand="0" w:evenVBand="0" w:oddHBand="0" w:evenHBand="0" w:firstRowFirstColumn="0" w:firstRowLastColumn="0" w:lastRowFirstColumn="0" w:lastRowLastColumn="0"/>
            <w:tcW w:w="1276" w:type="dxa"/>
          </w:tcPr>
          <w:p w14:paraId="0AACA5D9" w14:textId="77777777" w:rsidR="0028670E" w:rsidRDefault="00000000">
            <w:pPr>
              <w:jc w:val="center"/>
              <w:rPr>
                <w:rFonts w:ascii="Times New Roman" w:hAnsi="Times New Roman"/>
                <w:sz w:val="24"/>
                <w:szCs w:val="24"/>
              </w:rPr>
            </w:pPr>
            <w:r>
              <w:rPr>
                <w:rFonts w:ascii="Times New Roman" w:hAnsi="Times New Roman"/>
                <w:sz w:val="24"/>
                <w:szCs w:val="24"/>
              </w:rPr>
              <w:t>0-40</w:t>
            </w:r>
          </w:p>
        </w:tc>
        <w:tc>
          <w:tcPr>
            <w:tcW w:w="1418" w:type="dxa"/>
          </w:tcPr>
          <w:p w14:paraId="1C633466"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Poor</w:t>
            </w:r>
          </w:p>
        </w:tc>
        <w:tc>
          <w:tcPr>
            <w:tcW w:w="1417" w:type="dxa"/>
          </w:tcPr>
          <w:p w14:paraId="24DDFA3C"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w:t>
            </w:r>
          </w:p>
        </w:tc>
        <w:tc>
          <w:tcPr>
            <w:tcW w:w="1559" w:type="dxa"/>
          </w:tcPr>
          <w:p w14:paraId="72D586B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37,2%</w:t>
            </w:r>
          </w:p>
        </w:tc>
        <w:tc>
          <w:tcPr>
            <w:tcW w:w="1560" w:type="dxa"/>
          </w:tcPr>
          <w:p w14:paraId="049E2028"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842" w:type="dxa"/>
          </w:tcPr>
          <w:p w14:paraId="414453CE"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28670E" w14:paraId="5F4B1F7F"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51C57D3" w14:textId="77777777" w:rsidR="0028670E" w:rsidRDefault="00000000">
            <w:pPr>
              <w:jc w:val="center"/>
              <w:rPr>
                <w:rFonts w:ascii="Times New Roman" w:hAnsi="Times New Roman"/>
                <w:sz w:val="24"/>
                <w:szCs w:val="24"/>
              </w:rPr>
            </w:pPr>
            <w:r>
              <w:rPr>
                <w:rFonts w:ascii="Times New Roman" w:hAnsi="Times New Roman"/>
                <w:sz w:val="24"/>
                <w:szCs w:val="24"/>
              </w:rPr>
              <w:t>41-55</w:t>
            </w:r>
          </w:p>
        </w:tc>
        <w:tc>
          <w:tcPr>
            <w:tcW w:w="1418" w:type="dxa"/>
          </w:tcPr>
          <w:p w14:paraId="7B61EA94"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Low</w:t>
            </w:r>
          </w:p>
        </w:tc>
        <w:tc>
          <w:tcPr>
            <w:tcW w:w="1417" w:type="dxa"/>
          </w:tcPr>
          <w:p w14:paraId="7671210E"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17</w:t>
            </w:r>
          </w:p>
        </w:tc>
        <w:tc>
          <w:tcPr>
            <w:tcW w:w="1559" w:type="dxa"/>
          </w:tcPr>
          <w:p w14:paraId="6D0E088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48.8%</w:t>
            </w:r>
          </w:p>
        </w:tc>
        <w:tc>
          <w:tcPr>
            <w:tcW w:w="1560" w:type="dxa"/>
          </w:tcPr>
          <w:p w14:paraId="4E68FE6D"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842" w:type="dxa"/>
          </w:tcPr>
          <w:p w14:paraId="2CF5730A"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28670E" w14:paraId="27D64634" w14:textId="77777777" w:rsidTr="0028670E">
        <w:tc>
          <w:tcPr>
            <w:cnfStyle w:val="001000000000" w:firstRow="0" w:lastRow="0" w:firstColumn="1" w:lastColumn="0" w:oddVBand="0" w:evenVBand="0" w:oddHBand="0" w:evenHBand="0" w:firstRowFirstColumn="0" w:firstRowLastColumn="0" w:lastRowFirstColumn="0" w:lastRowLastColumn="0"/>
            <w:tcW w:w="1276" w:type="dxa"/>
          </w:tcPr>
          <w:p w14:paraId="6004354F" w14:textId="77777777" w:rsidR="0028670E" w:rsidRDefault="00000000">
            <w:pPr>
              <w:jc w:val="center"/>
              <w:rPr>
                <w:rFonts w:ascii="Times New Roman" w:hAnsi="Times New Roman"/>
                <w:sz w:val="24"/>
                <w:szCs w:val="24"/>
              </w:rPr>
            </w:pPr>
            <w:r>
              <w:rPr>
                <w:rFonts w:ascii="Times New Roman" w:hAnsi="Times New Roman"/>
                <w:sz w:val="24"/>
                <w:szCs w:val="24"/>
              </w:rPr>
              <w:t>56-70</w:t>
            </w:r>
          </w:p>
        </w:tc>
        <w:tc>
          <w:tcPr>
            <w:tcW w:w="1418" w:type="dxa"/>
          </w:tcPr>
          <w:p w14:paraId="1C7E004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Enough</w:t>
            </w:r>
          </w:p>
        </w:tc>
        <w:tc>
          <w:tcPr>
            <w:tcW w:w="1417" w:type="dxa"/>
          </w:tcPr>
          <w:p w14:paraId="28DE5354"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559" w:type="dxa"/>
          </w:tcPr>
          <w:p w14:paraId="742F90AF"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8.7%</w:t>
            </w:r>
          </w:p>
        </w:tc>
        <w:tc>
          <w:tcPr>
            <w:tcW w:w="1560" w:type="dxa"/>
          </w:tcPr>
          <w:p w14:paraId="5FCE7B3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842" w:type="dxa"/>
          </w:tcPr>
          <w:p w14:paraId="0F5AC222"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28670E" w14:paraId="135ECB6B"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250070A" w14:textId="77777777" w:rsidR="0028670E" w:rsidRDefault="00000000">
            <w:pPr>
              <w:jc w:val="center"/>
              <w:rPr>
                <w:rFonts w:ascii="Times New Roman" w:hAnsi="Times New Roman"/>
                <w:sz w:val="24"/>
                <w:szCs w:val="24"/>
              </w:rPr>
            </w:pPr>
            <w:r>
              <w:rPr>
                <w:rFonts w:ascii="Times New Roman" w:hAnsi="Times New Roman"/>
                <w:sz w:val="24"/>
                <w:szCs w:val="24"/>
              </w:rPr>
              <w:t>71-85</w:t>
            </w:r>
          </w:p>
        </w:tc>
        <w:tc>
          <w:tcPr>
            <w:tcW w:w="1418" w:type="dxa"/>
          </w:tcPr>
          <w:p w14:paraId="332AF5C8"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Good</w:t>
            </w:r>
          </w:p>
        </w:tc>
        <w:tc>
          <w:tcPr>
            <w:tcW w:w="1417" w:type="dxa"/>
          </w:tcPr>
          <w:p w14:paraId="1223C9C2"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559" w:type="dxa"/>
          </w:tcPr>
          <w:p w14:paraId="01FFD1A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5.7%</w:t>
            </w:r>
          </w:p>
        </w:tc>
        <w:tc>
          <w:tcPr>
            <w:tcW w:w="1560" w:type="dxa"/>
          </w:tcPr>
          <w:p w14:paraId="4E1998CD"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22</w:t>
            </w:r>
          </w:p>
        </w:tc>
        <w:tc>
          <w:tcPr>
            <w:tcW w:w="1842" w:type="dxa"/>
          </w:tcPr>
          <w:p w14:paraId="4707DAB9"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63.1%</w:t>
            </w:r>
          </w:p>
        </w:tc>
      </w:tr>
      <w:tr w:rsidR="0028670E" w14:paraId="0DB975DB" w14:textId="77777777" w:rsidTr="0028670E">
        <w:tc>
          <w:tcPr>
            <w:cnfStyle w:val="001000000000" w:firstRow="0" w:lastRow="0" w:firstColumn="1" w:lastColumn="0" w:oddVBand="0" w:evenVBand="0" w:oddHBand="0" w:evenHBand="0" w:firstRowFirstColumn="0" w:firstRowLastColumn="0" w:lastRowFirstColumn="0" w:lastRowLastColumn="0"/>
            <w:tcW w:w="1276" w:type="dxa"/>
          </w:tcPr>
          <w:p w14:paraId="36AE840A" w14:textId="77777777" w:rsidR="0028670E" w:rsidRDefault="00000000">
            <w:pPr>
              <w:jc w:val="center"/>
              <w:rPr>
                <w:rFonts w:ascii="Times New Roman" w:hAnsi="Times New Roman"/>
                <w:sz w:val="24"/>
                <w:szCs w:val="24"/>
              </w:rPr>
            </w:pPr>
            <w:r>
              <w:rPr>
                <w:rFonts w:ascii="Times New Roman" w:hAnsi="Times New Roman"/>
                <w:sz w:val="24"/>
                <w:szCs w:val="24"/>
              </w:rPr>
              <w:t>86-10</w:t>
            </w:r>
          </w:p>
        </w:tc>
        <w:tc>
          <w:tcPr>
            <w:tcW w:w="1418" w:type="dxa"/>
          </w:tcPr>
          <w:p w14:paraId="600C4800"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Excellent</w:t>
            </w:r>
          </w:p>
        </w:tc>
        <w:tc>
          <w:tcPr>
            <w:tcW w:w="1417" w:type="dxa"/>
          </w:tcPr>
          <w:p w14:paraId="52331612"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59" w:type="dxa"/>
          </w:tcPr>
          <w:p w14:paraId="0CE283D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60" w:type="dxa"/>
          </w:tcPr>
          <w:p w14:paraId="68E96829"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w:t>
            </w:r>
          </w:p>
        </w:tc>
        <w:tc>
          <w:tcPr>
            <w:tcW w:w="1842" w:type="dxa"/>
          </w:tcPr>
          <w:p w14:paraId="5D4DD38B"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37.3%</w:t>
            </w:r>
          </w:p>
        </w:tc>
      </w:tr>
      <w:tr w:rsidR="0028670E" w14:paraId="1F1E00AE"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gridSpan w:val="2"/>
          </w:tcPr>
          <w:p w14:paraId="1EEB1DCA" w14:textId="77777777" w:rsidR="0028670E" w:rsidRDefault="00000000">
            <w:pPr>
              <w:jc w:val="center"/>
              <w:rPr>
                <w:rFonts w:ascii="Times New Roman" w:hAnsi="Times New Roman"/>
                <w:sz w:val="24"/>
                <w:szCs w:val="24"/>
              </w:rPr>
            </w:pPr>
            <w:r>
              <w:rPr>
                <w:rFonts w:ascii="Times New Roman" w:hAnsi="Times New Roman"/>
                <w:sz w:val="24"/>
                <w:szCs w:val="24"/>
              </w:rPr>
              <w:t>Total</w:t>
            </w:r>
          </w:p>
        </w:tc>
        <w:tc>
          <w:tcPr>
            <w:tcW w:w="1417" w:type="dxa"/>
          </w:tcPr>
          <w:p w14:paraId="3CE28FF2"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35</w:t>
            </w:r>
          </w:p>
        </w:tc>
        <w:tc>
          <w:tcPr>
            <w:tcW w:w="1559" w:type="dxa"/>
          </w:tcPr>
          <w:p w14:paraId="5AB90E4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100%</w:t>
            </w:r>
          </w:p>
        </w:tc>
        <w:tc>
          <w:tcPr>
            <w:tcW w:w="1560" w:type="dxa"/>
          </w:tcPr>
          <w:p w14:paraId="0865B20E"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35</w:t>
            </w:r>
          </w:p>
        </w:tc>
        <w:tc>
          <w:tcPr>
            <w:tcW w:w="1842" w:type="dxa"/>
          </w:tcPr>
          <w:p w14:paraId="406C8B04"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100%</w:t>
            </w:r>
          </w:p>
        </w:tc>
      </w:tr>
    </w:tbl>
    <w:commentRangeEnd w:id="153"/>
    <w:p w14:paraId="4CB7B898" w14:textId="77777777" w:rsidR="00525B81" w:rsidRDefault="00A8026A">
      <w:pPr>
        <w:pStyle w:val="ListParagraph"/>
        <w:ind w:left="0" w:firstLine="284"/>
        <w:jc w:val="both"/>
      </w:pPr>
      <w:r>
        <w:rPr>
          <w:rStyle w:val="CommentReference"/>
          <w:sz w:val="24"/>
          <w:szCs w:val="24"/>
        </w:rPr>
        <w:commentReference w:id="153"/>
      </w:r>
    </w:p>
    <w:p w14:paraId="5D0CE016" w14:textId="6C42BDE8" w:rsidR="0028670E" w:rsidRDefault="00000000">
      <w:pPr>
        <w:pStyle w:val="ListParagraph"/>
        <w:ind w:left="0" w:firstLine="284"/>
        <w:jc w:val="both"/>
      </w:pPr>
      <w:r>
        <w:t xml:space="preserve">Meanwhile, the level of students' writing </w:t>
      </w:r>
      <w:del w:id="154" w:author="Cold Brew" w:date="2026-05-01T08:31:00Z" w16du:dateUtc="2026-05-01T01:31:00Z">
        <w:r w:rsidDel="00A8026A">
          <w:delText xml:space="preserve">skill </w:delText>
        </w:r>
      </w:del>
      <w:ins w:id="155" w:author="Cold Brew" w:date="2026-05-01T08:31:00Z" w16du:dateUtc="2026-05-01T01:31:00Z">
        <w:r w:rsidR="00A8026A">
          <w:t>skills</w:t>
        </w:r>
        <w:r w:rsidR="00A8026A">
          <w:t xml:space="preserve"> </w:t>
        </w:r>
      </w:ins>
      <w:r>
        <w:t xml:space="preserve">on </w:t>
      </w:r>
      <w:del w:id="156" w:author="Cold Brew" w:date="2026-05-01T08:31:00Z" w16du:dateUtc="2026-05-01T01:31:00Z">
        <w:r w:rsidDel="00A8026A">
          <w:delText>pre-test</w:delText>
        </w:r>
      </w:del>
      <w:ins w:id="157" w:author="Cold Brew" w:date="2026-05-01T08:31:00Z" w16du:dateUtc="2026-05-01T01:31:00Z">
        <w:r w:rsidR="00A8026A">
          <w:t>the pre-test</w:t>
        </w:r>
      </w:ins>
      <w:r>
        <w:t xml:space="preserve"> </w:t>
      </w:r>
      <w:del w:id="158" w:author="Cold Brew" w:date="2026-05-01T08:50:00Z" w16du:dateUtc="2026-05-01T01:50:00Z">
        <w:r w:rsidDel="009D1996">
          <w:delText xml:space="preserve">at </w:delText>
        </w:r>
      </w:del>
      <w:ins w:id="159" w:author="Cold Brew" w:date="2026-05-01T08:50:00Z" w16du:dateUtc="2026-05-01T01:50:00Z">
        <w:r w:rsidR="009D1996">
          <w:t>in</w:t>
        </w:r>
        <w:r w:rsidR="009D1996">
          <w:t xml:space="preserve"> </w:t>
        </w:r>
      </w:ins>
      <w:ins w:id="160" w:author="Cold Brew" w:date="2026-05-01T08:32:00Z" w16du:dateUtc="2026-05-01T01:32:00Z">
        <w:r w:rsidR="00A8026A">
          <w:t xml:space="preserve">the </w:t>
        </w:r>
      </w:ins>
      <w:r>
        <w:t>control group is as follow</w:t>
      </w:r>
      <w:r w:rsidR="00525B81">
        <w:t>s</w:t>
      </w:r>
      <w:del w:id="161" w:author="Cold Brew" w:date="2026-05-01T08:32:00Z" w16du:dateUtc="2026-05-01T01:32:00Z">
        <w:r w:rsidDel="00A8026A">
          <w:delText xml:space="preserve">, </w:delText>
        </w:r>
      </w:del>
      <w:ins w:id="162" w:author="Cold Brew" w:date="2026-05-01T08:48:00Z" w16du:dateUtc="2026-05-01T01:48:00Z">
        <w:r w:rsidR="001A49EE">
          <w:t>:</w:t>
        </w:r>
      </w:ins>
      <w:ins w:id="163" w:author="Cold Brew" w:date="2026-05-01T08:32:00Z" w16du:dateUtc="2026-05-01T01:32:00Z">
        <w:r w:rsidR="00A8026A">
          <w:t xml:space="preserve"> </w:t>
        </w:r>
      </w:ins>
      <w:r>
        <w:t xml:space="preserve">19 students (54.5%) were at </w:t>
      </w:r>
      <w:ins w:id="164" w:author="Cold Brew" w:date="2026-05-01T08:32:00Z" w16du:dateUtc="2026-05-01T01:32:00Z">
        <w:r w:rsidR="00A8026A">
          <w:t xml:space="preserve">a </w:t>
        </w:r>
      </w:ins>
      <w:r>
        <w:t xml:space="preserve">poor level, 13 students (37.4%) were at </w:t>
      </w:r>
      <w:del w:id="165" w:author="Cold Brew" w:date="2026-05-01T08:48:00Z" w16du:dateUtc="2026-05-01T01:48:00Z">
        <w:r w:rsidDel="001A49EE">
          <w:delText xml:space="preserve">low </w:delText>
        </w:r>
      </w:del>
      <w:ins w:id="166" w:author="Cold Brew" w:date="2026-05-01T08:48:00Z" w16du:dateUtc="2026-05-01T01:48:00Z">
        <w:r w:rsidR="001A49EE">
          <w:t>a low</w:t>
        </w:r>
        <w:r w:rsidR="001A49EE">
          <w:t xml:space="preserve"> </w:t>
        </w:r>
      </w:ins>
      <w:r>
        <w:t xml:space="preserve">level and 3 students (8.6%) were at </w:t>
      </w:r>
      <w:del w:id="167" w:author="Cold Brew" w:date="2026-05-01T08:48:00Z" w16du:dateUtc="2026-05-01T01:48:00Z">
        <w:r w:rsidDel="001A49EE">
          <w:delText xml:space="preserve">enough </w:delText>
        </w:r>
      </w:del>
      <w:ins w:id="168" w:author="Cold Brew" w:date="2026-05-01T08:48:00Z" w16du:dateUtc="2026-05-01T01:48:00Z">
        <w:r w:rsidR="001A49EE">
          <w:t>an enough</w:t>
        </w:r>
        <w:r w:rsidR="001A49EE">
          <w:t xml:space="preserve"> </w:t>
        </w:r>
      </w:ins>
      <w:r>
        <w:t xml:space="preserve">level. Next, based on the post-test result, it was found that 8 students (23.1%) were at </w:t>
      </w:r>
      <w:del w:id="169" w:author="Cold Brew" w:date="2026-05-01T08:48:00Z" w16du:dateUtc="2026-05-01T01:48:00Z">
        <w:r w:rsidDel="001A49EE">
          <w:delText xml:space="preserve">enough </w:delText>
        </w:r>
      </w:del>
      <w:ins w:id="170" w:author="Cold Brew" w:date="2026-05-01T08:48:00Z" w16du:dateUtc="2026-05-01T01:48:00Z">
        <w:r w:rsidR="001A49EE">
          <w:t>an enough</w:t>
        </w:r>
        <w:r w:rsidR="001A49EE">
          <w:t xml:space="preserve"> </w:t>
        </w:r>
      </w:ins>
      <w:r>
        <w:t xml:space="preserve">level, and 27 students (77.3%). The summary of the students' writing </w:t>
      </w:r>
      <w:del w:id="171" w:author="Cold Brew" w:date="2026-05-01T08:48:00Z" w16du:dateUtc="2026-05-01T01:48:00Z">
        <w:r w:rsidDel="001A49EE">
          <w:delText xml:space="preserve">skill </w:delText>
        </w:r>
      </w:del>
      <w:ins w:id="172" w:author="Cold Brew" w:date="2026-05-01T08:48:00Z" w16du:dateUtc="2026-05-01T01:48:00Z">
        <w:r w:rsidR="001A49EE">
          <w:t>skills</w:t>
        </w:r>
        <w:r w:rsidR="001A49EE">
          <w:t xml:space="preserve"> </w:t>
        </w:r>
      </w:ins>
      <w:r>
        <w:t xml:space="preserve">for </w:t>
      </w:r>
      <w:del w:id="173" w:author="Cold Brew" w:date="2026-05-01T08:48:00Z" w16du:dateUtc="2026-05-01T01:48:00Z">
        <w:r w:rsidDel="001A49EE">
          <w:delText xml:space="preserve">experimental </w:delText>
        </w:r>
      </w:del>
      <w:ins w:id="174" w:author="Cold Brew" w:date="2026-05-01T08:48:00Z" w16du:dateUtc="2026-05-01T01:48:00Z">
        <w:r w:rsidR="001A49EE">
          <w:t>the experimental</w:t>
        </w:r>
        <w:r w:rsidR="001A49EE">
          <w:t xml:space="preserve"> </w:t>
        </w:r>
      </w:ins>
      <w:r>
        <w:t>group is presented in Table 3.</w:t>
      </w:r>
    </w:p>
    <w:p w14:paraId="4A4550B4" w14:textId="77777777" w:rsidR="00525B81" w:rsidRDefault="00525B81">
      <w:pPr>
        <w:pStyle w:val="ListParagraph"/>
        <w:ind w:left="0" w:firstLine="284"/>
        <w:jc w:val="both"/>
      </w:pPr>
    </w:p>
    <w:p w14:paraId="51FD93C4" w14:textId="77777777" w:rsidR="0028670E" w:rsidRDefault="00000000">
      <w:pPr>
        <w:jc w:val="both"/>
        <w:rPr>
          <w:rFonts w:ascii="Times New Roman" w:hAnsi="Times New Roman"/>
          <w:sz w:val="24"/>
          <w:szCs w:val="24"/>
          <w:lang w:val="en-GB"/>
        </w:rPr>
      </w:pPr>
      <w:commentRangeStart w:id="175"/>
      <w:r>
        <w:rPr>
          <w:rFonts w:ascii="Times New Roman" w:hAnsi="Times New Roman"/>
          <w:i/>
          <w:sz w:val="24"/>
          <w:szCs w:val="24"/>
          <w:lang w:val="en-GB"/>
        </w:rPr>
        <w:t>Table 3.</w:t>
      </w:r>
      <w:r>
        <w:rPr>
          <w:rFonts w:ascii="Times New Roman" w:hAnsi="Times New Roman"/>
          <w:sz w:val="24"/>
          <w:szCs w:val="24"/>
          <w:lang w:val="en-GB"/>
        </w:rPr>
        <w:t xml:space="preserve"> The Results of Percantage Analysis</w:t>
      </w:r>
    </w:p>
    <w:tbl>
      <w:tblPr>
        <w:tblStyle w:val="PlainTable21"/>
        <w:tblW w:w="9067" w:type="dxa"/>
        <w:tblLook w:val="04A0" w:firstRow="1" w:lastRow="0" w:firstColumn="1" w:lastColumn="0" w:noHBand="0" w:noVBand="1"/>
      </w:tblPr>
      <w:tblGrid>
        <w:gridCol w:w="1167"/>
        <w:gridCol w:w="1663"/>
        <w:gridCol w:w="1560"/>
        <w:gridCol w:w="1417"/>
        <w:gridCol w:w="1559"/>
        <w:gridCol w:w="1701"/>
      </w:tblGrid>
      <w:tr w:rsidR="0028670E" w14:paraId="60EC8693" w14:textId="77777777" w:rsidTr="002867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vMerge w:val="restart"/>
          </w:tcPr>
          <w:p w14:paraId="081AB600" w14:textId="77777777" w:rsidR="0028670E" w:rsidRDefault="0028670E">
            <w:pPr>
              <w:jc w:val="center"/>
              <w:rPr>
                <w:rFonts w:ascii="Times New Roman" w:hAnsi="Times New Roman"/>
                <w:sz w:val="24"/>
                <w:szCs w:val="24"/>
              </w:rPr>
            </w:pPr>
          </w:p>
          <w:p w14:paraId="03C4D1C8" w14:textId="77777777" w:rsidR="0028670E" w:rsidRDefault="00000000">
            <w:pPr>
              <w:jc w:val="center"/>
              <w:rPr>
                <w:rFonts w:ascii="Times New Roman" w:hAnsi="Times New Roman"/>
                <w:sz w:val="24"/>
                <w:szCs w:val="24"/>
              </w:rPr>
            </w:pPr>
            <w:r>
              <w:rPr>
                <w:rFonts w:ascii="Times New Roman" w:hAnsi="Times New Roman"/>
                <w:sz w:val="24"/>
                <w:szCs w:val="24"/>
              </w:rPr>
              <w:t>Score</w:t>
            </w:r>
          </w:p>
        </w:tc>
        <w:tc>
          <w:tcPr>
            <w:tcW w:w="1663" w:type="dxa"/>
            <w:vMerge w:val="restart"/>
          </w:tcPr>
          <w:p w14:paraId="30B0867A" w14:textId="77777777" w:rsidR="0028670E" w:rsidRDefault="0028670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p>
          <w:p w14:paraId="7F23BF39" w14:textId="77777777" w:rsidR="0028670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Category</w:t>
            </w:r>
          </w:p>
        </w:tc>
        <w:tc>
          <w:tcPr>
            <w:tcW w:w="2977" w:type="dxa"/>
            <w:gridSpan w:val="2"/>
          </w:tcPr>
          <w:p w14:paraId="196BE3CC" w14:textId="77777777" w:rsidR="0028670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Pre-Test</w:t>
            </w:r>
          </w:p>
        </w:tc>
        <w:tc>
          <w:tcPr>
            <w:tcW w:w="3260" w:type="dxa"/>
            <w:gridSpan w:val="2"/>
          </w:tcPr>
          <w:p w14:paraId="5B0EC6C6" w14:textId="77777777" w:rsidR="0028670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Post-Test</w:t>
            </w:r>
          </w:p>
        </w:tc>
      </w:tr>
      <w:tr w:rsidR="0028670E" w14:paraId="4CEE0344"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vMerge/>
          </w:tcPr>
          <w:p w14:paraId="6CF39DC6" w14:textId="77777777" w:rsidR="0028670E" w:rsidRDefault="0028670E">
            <w:pPr>
              <w:jc w:val="center"/>
              <w:rPr>
                <w:rFonts w:ascii="Times New Roman" w:hAnsi="Times New Roman"/>
                <w:sz w:val="24"/>
                <w:szCs w:val="24"/>
              </w:rPr>
            </w:pPr>
          </w:p>
        </w:tc>
        <w:tc>
          <w:tcPr>
            <w:tcW w:w="1663" w:type="dxa"/>
            <w:vMerge/>
          </w:tcPr>
          <w:p w14:paraId="58F8B61B" w14:textId="77777777" w:rsidR="0028670E" w:rsidRDefault="002867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1560" w:type="dxa"/>
          </w:tcPr>
          <w:p w14:paraId="586F095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417" w:type="dxa"/>
          </w:tcPr>
          <w:p w14:paraId="36C63F26"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c>
          <w:tcPr>
            <w:tcW w:w="1559" w:type="dxa"/>
          </w:tcPr>
          <w:p w14:paraId="6E7167E6"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701" w:type="dxa"/>
          </w:tcPr>
          <w:p w14:paraId="0FABCD41"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r>
      <w:tr w:rsidR="0028670E" w14:paraId="53C47074" w14:textId="77777777" w:rsidTr="0028670E">
        <w:tc>
          <w:tcPr>
            <w:cnfStyle w:val="001000000000" w:firstRow="0" w:lastRow="0" w:firstColumn="1" w:lastColumn="0" w:oddVBand="0" w:evenVBand="0" w:oddHBand="0" w:evenHBand="0" w:firstRowFirstColumn="0" w:firstRowLastColumn="0" w:lastRowFirstColumn="0" w:lastRowLastColumn="0"/>
            <w:tcW w:w="1167" w:type="dxa"/>
          </w:tcPr>
          <w:p w14:paraId="62001A92" w14:textId="77777777" w:rsidR="0028670E" w:rsidRDefault="00000000">
            <w:pPr>
              <w:jc w:val="center"/>
              <w:rPr>
                <w:rFonts w:ascii="Times New Roman" w:hAnsi="Times New Roman"/>
                <w:sz w:val="24"/>
                <w:szCs w:val="24"/>
              </w:rPr>
            </w:pPr>
            <w:r>
              <w:rPr>
                <w:rFonts w:ascii="Times New Roman" w:hAnsi="Times New Roman"/>
                <w:sz w:val="24"/>
                <w:szCs w:val="24"/>
              </w:rPr>
              <w:t>0-40</w:t>
            </w:r>
          </w:p>
        </w:tc>
        <w:tc>
          <w:tcPr>
            <w:tcW w:w="1663" w:type="dxa"/>
          </w:tcPr>
          <w:p w14:paraId="39084F32"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Poor</w:t>
            </w:r>
          </w:p>
        </w:tc>
        <w:tc>
          <w:tcPr>
            <w:tcW w:w="1560" w:type="dxa"/>
          </w:tcPr>
          <w:p w14:paraId="0ED30A2F"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1417" w:type="dxa"/>
          </w:tcPr>
          <w:p w14:paraId="513A5875"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54.5%</w:t>
            </w:r>
          </w:p>
        </w:tc>
        <w:tc>
          <w:tcPr>
            <w:tcW w:w="1559" w:type="dxa"/>
          </w:tcPr>
          <w:p w14:paraId="466060D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01" w:type="dxa"/>
          </w:tcPr>
          <w:p w14:paraId="7A70C863"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28670E" w14:paraId="2C492F02"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tcPr>
          <w:p w14:paraId="321B00F6" w14:textId="77777777" w:rsidR="0028670E" w:rsidRDefault="00000000">
            <w:pPr>
              <w:jc w:val="center"/>
              <w:rPr>
                <w:rFonts w:ascii="Times New Roman" w:hAnsi="Times New Roman"/>
                <w:sz w:val="24"/>
                <w:szCs w:val="24"/>
              </w:rPr>
            </w:pPr>
            <w:r>
              <w:rPr>
                <w:rFonts w:ascii="Times New Roman" w:hAnsi="Times New Roman"/>
                <w:sz w:val="24"/>
                <w:szCs w:val="24"/>
              </w:rPr>
              <w:t>41-55</w:t>
            </w:r>
          </w:p>
        </w:tc>
        <w:tc>
          <w:tcPr>
            <w:tcW w:w="1663" w:type="dxa"/>
          </w:tcPr>
          <w:p w14:paraId="5100A9A5"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Low</w:t>
            </w:r>
          </w:p>
        </w:tc>
        <w:tc>
          <w:tcPr>
            <w:tcW w:w="1560" w:type="dxa"/>
          </w:tcPr>
          <w:p w14:paraId="2178F556"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w:t>
            </w:r>
          </w:p>
        </w:tc>
        <w:tc>
          <w:tcPr>
            <w:tcW w:w="1417" w:type="dxa"/>
          </w:tcPr>
          <w:p w14:paraId="3868A84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37.4%</w:t>
            </w:r>
          </w:p>
        </w:tc>
        <w:tc>
          <w:tcPr>
            <w:tcW w:w="1559" w:type="dxa"/>
          </w:tcPr>
          <w:p w14:paraId="220C82F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01" w:type="dxa"/>
          </w:tcPr>
          <w:p w14:paraId="5507EE2E"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28670E" w14:paraId="3C2103AA" w14:textId="77777777" w:rsidTr="0028670E">
        <w:tc>
          <w:tcPr>
            <w:cnfStyle w:val="001000000000" w:firstRow="0" w:lastRow="0" w:firstColumn="1" w:lastColumn="0" w:oddVBand="0" w:evenVBand="0" w:oddHBand="0" w:evenHBand="0" w:firstRowFirstColumn="0" w:firstRowLastColumn="0" w:lastRowFirstColumn="0" w:lastRowLastColumn="0"/>
            <w:tcW w:w="1167" w:type="dxa"/>
          </w:tcPr>
          <w:p w14:paraId="0E9D2078" w14:textId="77777777" w:rsidR="0028670E" w:rsidRDefault="00000000">
            <w:pPr>
              <w:jc w:val="center"/>
              <w:rPr>
                <w:rFonts w:ascii="Times New Roman" w:hAnsi="Times New Roman"/>
                <w:sz w:val="24"/>
                <w:szCs w:val="24"/>
              </w:rPr>
            </w:pPr>
            <w:r>
              <w:rPr>
                <w:rFonts w:ascii="Times New Roman" w:hAnsi="Times New Roman"/>
                <w:sz w:val="24"/>
                <w:szCs w:val="24"/>
              </w:rPr>
              <w:t>56-70</w:t>
            </w:r>
          </w:p>
        </w:tc>
        <w:tc>
          <w:tcPr>
            <w:tcW w:w="1663" w:type="dxa"/>
          </w:tcPr>
          <w:p w14:paraId="3CF34CAC"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Enough</w:t>
            </w:r>
          </w:p>
        </w:tc>
        <w:tc>
          <w:tcPr>
            <w:tcW w:w="1560" w:type="dxa"/>
          </w:tcPr>
          <w:p w14:paraId="5CD13B59"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417" w:type="dxa"/>
          </w:tcPr>
          <w:p w14:paraId="61DEAF81"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8.6%</w:t>
            </w:r>
          </w:p>
        </w:tc>
        <w:tc>
          <w:tcPr>
            <w:tcW w:w="1559" w:type="dxa"/>
          </w:tcPr>
          <w:p w14:paraId="36FFD07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w:t>
            </w:r>
          </w:p>
        </w:tc>
        <w:tc>
          <w:tcPr>
            <w:tcW w:w="1701" w:type="dxa"/>
          </w:tcPr>
          <w:p w14:paraId="0EED2E9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23.1%</w:t>
            </w:r>
          </w:p>
        </w:tc>
      </w:tr>
      <w:tr w:rsidR="0028670E" w14:paraId="2D2F736D"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tcPr>
          <w:p w14:paraId="59965C0F" w14:textId="77777777" w:rsidR="0028670E" w:rsidRDefault="00000000">
            <w:pPr>
              <w:jc w:val="center"/>
              <w:rPr>
                <w:rFonts w:ascii="Times New Roman" w:hAnsi="Times New Roman"/>
                <w:sz w:val="24"/>
                <w:szCs w:val="24"/>
              </w:rPr>
            </w:pPr>
            <w:r>
              <w:rPr>
                <w:rFonts w:ascii="Times New Roman" w:hAnsi="Times New Roman"/>
                <w:sz w:val="24"/>
                <w:szCs w:val="24"/>
              </w:rPr>
              <w:t>71-85</w:t>
            </w:r>
          </w:p>
        </w:tc>
        <w:tc>
          <w:tcPr>
            <w:tcW w:w="1663" w:type="dxa"/>
          </w:tcPr>
          <w:p w14:paraId="78569A5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Good</w:t>
            </w:r>
          </w:p>
        </w:tc>
        <w:tc>
          <w:tcPr>
            <w:tcW w:w="1560" w:type="dxa"/>
          </w:tcPr>
          <w:p w14:paraId="2D6BF53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417" w:type="dxa"/>
          </w:tcPr>
          <w:p w14:paraId="21AB1154"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59" w:type="dxa"/>
          </w:tcPr>
          <w:p w14:paraId="3AC48EE5"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27</w:t>
            </w:r>
          </w:p>
        </w:tc>
        <w:tc>
          <w:tcPr>
            <w:tcW w:w="1701" w:type="dxa"/>
          </w:tcPr>
          <w:p w14:paraId="21AAB6B1"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77.3%</w:t>
            </w:r>
          </w:p>
        </w:tc>
      </w:tr>
      <w:tr w:rsidR="0028670E" w14:paraId="1F010A5C" w14:textId="77777777" w:rsidTr="0028670E">
        <w:tc>
          <w:tcPr>
            <w:cnfStyle w:val="001000000000" w:firstRow="0" w:lastRow="0" w:firstColumn="1" w:lastColumn="0" w:oddVBand="0" w:evenVBand="0" w:oddHBand="0" w:evenHBand="0" w:firstRowFirstColumn="0" w:firstRowLastColumn="0" w:lastRowFirstColumn="0" w:lastRowLastColumn="0"/>
            <w:tcW w:w="1167" w:type="dxa"/>
          </w:tcPr>
          <w:p w14:paraId="106BEF3F" w14:textId="77777777" w:rsidR="0028670E" w:rsidRDefault="00000000">
            <w:pPr>
              <w:jc w:val="center"/>
              <w:rPr>
                <w:rFonts w:ascii="Times New Roman" w:hAnsi="Times New Roman"/>
                <w:sz w:val="24"/>
                <w:szCs w:val="24"/>
              </w:rPr>
            </w:pPr>
            <w:r>
              <w:rPr>
                <w:rFonts w:ascii="Times New Roman" w:hAnsi="Times New Roman"/>
                <w:sz w:val="24"/>
                <w:szCs w:val="24"/>
              </w:rPr>
              <w:t>86-100</w:t>
            </w:r>
          </w:p>
        </w:tc>
        <w:tc>
          <w:tcPr>
            <w:tcW w:w="1663" w:type="dxa"/>
          </w:tcPr>
          <w:p w14:paraId="17C604C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Excellent</w:t>
            </w:r>
          </w:p>
        </w:tc>
        <w:tc>
          <w:tcPr>
            <w:tcW w:w="1560" w:type="dxa"/>
          </w:tcPr>
          <w:p w14:paraId="22B2054F"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417" w:type="dxa"/>
          </w:tcPr>
          <w:p w14:paraId="22827853"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59" w:type="dxa"/>
          </w:tcPr>
          <w:p w14:paraId="024ECCB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01" w:type="dxa"/>
          </w:tcPr>
          <w:p w14:paraId="241043A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28670E" w14:paraId="7D7FCC9E"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gridSpan w:val="2"/>
          </w:tcPr>
          <w:p w14:paraId="05F732FB" w14:textId="77777777" w:rsidR="0028670E" w:rsidRDefault="00000000">
            <w:pPr>
              <w:jc w:val="center"/>
              <w:rPr>
                <w:rFonts w:ascii="Times New Roman" w:hAnsi="Times New Roman"/>
                <w:sz w:val="24"/>
                <w:szCs w:val="24"/>
              </w:rPr>
            </w:pPr>
            <w:r>
              <w:rPr>
                <w:rFonts w:ascii="Times New Roman" w:hAnsi="Times New Roman"/>
                <w:sz w:val="24"/>
                <w:szCs w:val="24"/>
              </w:rPr>
              <w:t>Total</w:t>
            </w:r>
          </w:p>
        </w:tc>
        <w:tc>
          <w:tcPr>
            <w:tcW w:w="1560" w:type="dxa"/>
          </w:tcPr>
          <w:p w14:paraId="776B8C9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35</w:t>
            </w:r>
          </w:p>
        </w:tc>
        <w:tc>
          <w:tcPr>
            <w:tcW w:w="1417" w:type="dxa"/>
          </w:tcPr>
          <w:p w14:paraId="73FC7828"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100%</w:t>
            </w:r>
          </w:p>
        </w:tc>
        <w:tc>
          <w:tcPr>
            <w:tcW w:w="1559" w:type="dxa"/>
          </w:tcPr>
          <w:p w14:paraId="379A7C82"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35</w:t>
            </w:r>
          </w:p>
        </w:tc>
        <w:tc>
          <w:tcPr>
            <w:tcW w:w="1701" w:type="dxa"/>
          </w:tcPr>
          <w:p w14:paraId="3CA7694F"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100%</w:t>
            </w:r>
          </w:p>
        </w:tc>
      </w:tr>
    </w:tbl>
    <w:commentRangeEnd w:id="175"/>
    <w:p w14:paraId="2AD9D032" w14:textId="77777777" w:rsidR="0028670E" w:rsidRDefault="00A8026A">
      <w:pPr>
        <w:jc w:val="both"/>
        <w:rPr>
          <w:rFonts w:ascii="Times New Roman" w:hAnsi="Times New Roman"/>
          <w:sz w:val="24"/>
          <w:szCs w:val="24"/>
          <w:lang w:val="en-GB"/>
        </w:rPr>
      </w:pPr>
      <w:r>
        <w:rPr>
          <w:rStyle w:val="CommentReference"/>
          <w:rFonts w:ascii="Times New Roman" w:hAnsi="Times New Roman"/>
          <w:sz w:val="24"/>
          <w:szCs w:val="24"/>
          <w:lang w:val="en-GB"/>
        </w:rPr>
        <w:commentReference w:id="175"/>
      </w:r>
    </w:p>
    <w:p w14:paraId="0114DF51" w14:textId="77777777" w:rsidR="0028670E" w:rsidRDefault="00000000">
      <w:pPr>
        <w:pStyle w:val="ListParagraph"/>
        <w:numPr>
          <w:ilvl w:val="0"/>
          <w:numId w:val="5"/>
        </w:numPr>
        <w:ind w:left="284" w:hanging="284"/>
        <w:jc w:val="both"/>
      </w:pPr>
      <w:r>
        <w:t>Paired Sample T-Test Result</w:t>
      </w:r>
    </w:p>
    <w:p w14:paraId="18C7CF0A" w14:textId="6A3D53D9" w:rsidR="0028670E" w:rsidRDefault="00000000">
      <w:pPr>
        <w:ind w:firstLine="284"/>
        <w:jc w:val="both"/>
        <w:rPr>
          <w:rFonts w:ascii="Times New Roman" w:hAnsi="Times New Roman"/>
          <w:sz w:val="24"/>
          <w:szCs w:val="24"/>
        </w:rPr>
      </w:pPr>
      <w:r>
        <w:rPr>
          <w:rFonts w:ascii="Times New Roman" w:hAnsi="Times New Roman"/>
          <w:sz w:val="24"/>
          <w:szCs w:val="24"/>
          <w:lang w:val="en-GB"/>
        </w:rPr>
        <w:t xml:space="preserve">The mean scores of the experimental group before and after the treatment were analyzed using a paired sample t-test. This statistical test was </w:t>
      </w:r>
      <w:r w:rsidR="00525B81">
        <w:rPr>
          <w:rFonts w:ascii="Times New Roman" w:hAnsi="Times New Roman"/>
          <w:sz w:val="24"/>
          <w:szCs w:val="24"/>
          <w:lang w:val="en-GB"/>
        </w:rPr>
        <w:t>applied</w:t>
      </w:r>
      <w:r>
        <w:rPr>
          <w:rFonts w:ascii="Times New Roman" w:hAnsi="Times New Roman"/>
          <w:sz w:val="24"/>
          <w:szCs w:val="24"/>
          <w:lang w:val="en-GB"/>
        </w:rPr>
        <w:t xml:space="preserve"> to determine whether </w:t>
      </w:r>
      <w:r w:rsidR="00525B81">
        <w:rPr>
          <w:rFonts w:ascii="Times New Roman" w:hAnsi="Times New Roman"/>
          <w:sz w:val="24"/>
          <w:szCs w:val="24"/>
          <w:lang w:val="en-GB"/>
        </w:rPr>
        <w:t xml:space="preserve">or not </w:t>
      </w:r>
      <w:r>
        <w:rPr>
          <w:rFonts w:ascii="Times New Roman" w:hAnsi="Times New Roman"/>
          <w:sz w:val="24"/>
          <w:szCs w:val="24"/>
          <w:lang w:val="en-GB"/>
        </w:rPr>
        <w:t xml:space="preserve">there was a significant improvement </w:t>
      </w:r>
      <w:r w:rsidR="00525B81">
        <w:rPr>
          <w:rFonts w:ascii="Times New Roman" w:hAnsi="Times New Roman"/>
          <w:sz w:val="24"/>
          <w:szCs w:val="24"/>
          <w:lang w:val="en-GB"/>
        </w:rPr>
        <w:t>o</w:t>
      </w:r>
      <w:r>
        <w:rPr>
          <w:rFonts w:ascii="Times New Roman" w:hAnsi="Times New Roman"/>
          <w:sz w:val="24"/>
          <w:szCs w:val="24"/>
          <w:lang w:val="en-GB"/>
        </w:rPr>
        <w:t xml:space="preserve">n students' performance within both the experimental and control groups. </w:t>
      </w:r>
      <w:r>
        <w:rPr>
          <w:rFonts w:ascii="Times New Roman" w:hAnsi="Times New Roman"/>
          <w:sz w:val="24"/>
          <w:szCs w:val="24"/>
        </w:rPr>
        <w:t>Based on the results of the paired sample t-test, the t-</w:t>
      </w:r>
      <w:r>
        <w:rPr>
          <w:rFonts w:ascii="Times New Roman" w:hAnsi="Times New Roman"/>
          <w:sz w:val="18"/>
          <w:szCs w:val="18"/>
        </w:rPr>
        <w:t xml:space="preserve">obtained </w:t>
      </w:r>
      <w:r>
        <w:rPr>
          <w:rFonts w:ascii="Times New Roman" w:hAnsi="Times New Roman"/>
          <w:sz w:val="24"/>
          <w:szCs w:val="24"/>
        </w:rPr>
        <w:t>value was</w:t>
      </w:r>
      <w:r>
        <w:rPr>
          <w:rFonts w:ascii="Times New Roman" w:hAnsi="Times New Roman"/>
          <w:sz w:val="24"/>
          <w:szCs w:val="24"/>
          <w:lang w:val="en-GB"/>
        </w:rPr>
        <w:t xml:space="preserve"> </w:t>
      </w:r>
      <w:r>
        <w:rPr>
          <w:rFonts w:ascii="Times New Roman" w:hAnsi="Times New Roman"/>
          <w:sz w:val="24"/>
          <w:szCs w:val="24"/>
        </w:rPr>
        <w:t>19.210, which was higher than the t-</w:t>
      </w:r>
      <w:r>
        <w:rPr>
          <w:rFonts w:ascii="Times New Roman" w:hAnsi="Times New Roman"/>
          <w:sz w:val="18"/>
          <w:szCs w:val="18"/>
        </w:rPr>
        <w:t>table</w:t>
      </w:r>
      <w:r>
        <w:rPr>
          <w:rFonts w:ascii="Times New Roman" w:hAnsi="Times New Roman"/>
          <w:sz w:val="24"/>
          <w:szCs w:val="24"/>
        </w:rPr>
        <w:t xml:space="preserve"> value of 2.0322. Also, the </w:t>
      </w:r>
      <w:r>
        <w:rPr>
          <w:rFonts w:ascii="Times New Roman" w:hAnsi="Times New Roman"/>
          <w:sz w:val="24"/>
          <w:szCs w:val="24"/>
        </w:rPr>
        <w:lastRenderedPageBreak/>
        <w:t xml:space="preserve">significance value (Sig. 2-tailed) was 0.000, which was lower than the alpha value of 0.05. </w:t>
      </w:r>
      <w:r w:rsidR="00525B81">
        <w:rPr>
          <w:rFonts w:ascii="Times New Roman" w:hAnsi="Times New Roman"/>
          <w:sz w:val="24"/>
          <w:szCs w:val="24"/>
        </w:rPr>
        <w:t>In other words, i</w:t>
      </w:r>
      <w:r>
        <w:rPr>
          <w:rFonts w:ascii="Times New Roman" w:hAnsi="Times New Roman"/>
          <w:sz w:val="24"/>
          <w:szCs w:val="24"/>
        </w:rPr>
        <w:t>t indicated that it was effective to improve students’ writing skill achievement through collaborative writing using Padlet.</w:t>
      </w:r>
    </w:p>
    <w:p w14:paraId="55D1B455" w14:textId="77777777" w:rsidR="00525B81" w:rsidRDefault="00525B81">
      <w:pPr>
        <w:ind w:firstLine="284"/>
        <w:jc w:val="both"/>
        <w:rPr>
          <w:rFonts w:ascii="Times New Roman" w:hAnsi="Times New Roman"/>
          <w:sz w:val="24"/>
          <w:szCs w:val="24"/>
        </w:rPr>
      </w:pPr>
    </w:p>
    <w:p w14:paraId="433EA89B" w14:textId="77777777" w:rsidR="00525B81" w:rsidRDefault="00525B81">
      <w:pPr>
        <w:ind w:firstLine="284"/>
        <w:jc w:val="both"/>
        <w:rPr>
          <w:rFonts w:ascii="Times New Roman" w:hAnsi="Times New Roman"/>
          <w:sz w:val="24"/>
          <w:szCs w:val="24"/>
        </w:rPr>
      </w:pPr>
    </w:p>
    <w:p w14:paraId="3788192D" w14:textId="77777777" w:rsidR="00525B81" w:rsidRDefault="00525B81">
      <w:pPr>
        <w:ind w:firstLine="284"/>
        <w:jc w:val="both"/>
        <w:rPr>
          <w:rFonts w:ascii="Times New Roman" w:hAnsi="Times New Roman"/>
          <w:sz w:val="24"/>
          <w:szCs w:val="24"/>
        </w:rPr>
      </w:pPr>
    </w:p>
    <w:p w14:paraId="1554F923" w14:textId="77777777" w:rsidR="00525B81" w:rsidRDefault="00525B81">
      <w:pPr>
        <w:ind w:firstLine="284"/>
        <w:jc w:val="both"/>
        <w:rPr>
          <w:rFonts w:ascii="Times New Roman" w:hAnsi="Times New Roman"/>
          <w:sz w:val="24"/>
          <w:szCs w:val="24"/>
        </w:rPr>
      </w:pPr>
    </w:p>
    <w:p w14:paraId="445E7758" w14:textId="77777777" w:rsidR="0028670E" w:rsidRDefault="00000000">
      <w:pPr>
        <w:jc w:val="both"/>
        <w:rPr>
          <w:rFonts w:ascii="Times New Roman" w:hAnsi="Times New Roman"/>
          <w:sz w:val="24"/>
          <w:szCs w:val="24"/>
          <w:lang w:val="en-GB"/>
        </w:rPr>
      </w:pPr>
      <w:commentRangeStart w:id="176"/>
      <w:r>
        <w:rPr>
          <w:rFonts w:ascii="Times New Roman" w:hAnsi="Times New Roman"/>
          <w:i/>
          <w:sz w:val="24"/>
          <w:szCs w:val="24"/>
          <w:lang w:val="en-GB"/>
        </w:rPr>
        <w:t>Table 4</w:t>
      </w:r>
      <w:r>
        <w:rPr>
          <w:rFonts w:ascii="Times New Roman" w:hAnsi="Times New Roman"/>
          <w:sz w:val="24"/>
          <w:szCs w:val="24"/>
          <w:lang w:val="en-GB"/>
        </w:rPr>
        <w:t>. Paired-Sample T-test Result</w:t>
      </w:r>
    </w:p>
    <w:tbl>
      <w:tblPr>
        <w:tblStyle w:val="PlainTable21"/>
        <w:tblW w:w="0" w:type="auto"/>
        <w:tblLayout w:type="fixed"/>
        <w:tblLook w:val="04A0" w:firstRow="1" w:lastRow="0" w:firstColumn="1" w:lastColumn="0" w:noHBand="0" w:noVBand="1"/>
      </w:tblPr>
      <w:tblGrid>
        <w:gridCol w:w="1070"/>
        <w:gridCol w:w="1023"/>
        <w:gridCol w:w="992"/>
        <w:gridCol w:w="1134"/>
        <w:gridCol w:w="992"/>
        <w:gridCol w:w="993"/>
        <w:gridCol w:w="992"/>
        <w:gridCol w:w="599"/>
        <w:gridCol w:w="925"/>
      </w:tblGrid>
      <w:tr w:rsidR="0028670E" w14:paraId="0535C3D3" w14:textId="77777777" w:rsidTr="002867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9"/>
          </w:tcPr>
          <w:p w14:paraId="77153F99" w14:textId="77777777" w:rsidR="0028670E" w:rsidRDefault="00000000">
            <w:pPr>
              <w:jc w:val="center"/>
              <w:rPr>
                <w:rFonts w:ascii="Times New Roman" w:hAnsi="Times New Roman"/>
                <w:sz w:val="24"/>
                <w:szCs w:val="24"/>
                <w:lang w:val="en-GB"/>
              </w:rPr>
            </w:pPr>
            <w:r>
              <w:rPr>
                <w:rFonts w:ascii="Times New Roman" w:hAnsi="Times New Roman"/>
                <w:sz w:val="24"/>
                <w:szCs w:val="24"/>
                <w:lang w:val="en-GB"/>
              </w:rPr>
              <w:t>Paired Samples Test</w:t>
            </w:r>
          </w:p>
        </w:tc>
      </w:tr>
      <w:tr w:rsidR="0028670E" w14:paraId="55A11059"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9"/>
            <w:tcBorders>
              <w:bottom w:val="nil"/>
            </w:tcBorders>
          </w:tcPr>
          <w:p w14:paraId="7AA63736" w14:textId="77777777" w:rsidR="0028670E" w:rsidRDefault="00000000">
            <w:pPr>
              <w:jc w:val="center"/>
              <w:rPr>
                <w:rFonts w:ascii="Times New Roman" w:hAnsi="Times New Roman"/>
                <w:sz w:val="24"/>
                <w:szCs w:val="24"/>
                <w:lang w:val="en-GB"/>
              </w:rPr>
            </w:pPr>
            <w:r>
              <w:rPr>
                <w:rFonts w:ascii="Times New Roman" w:hAnsi="Times New Roman"/>
                <w:b w:val="0"/>
                <w:sz w:val="24"/>
                <w:szCs w:val="24"/>
                <w:lang w:val="en-GB"/>
              </w:rPr>
              <w:t>Paired Differences</w:t>
            </w:r>
          </w:p>
        </w:tc>
      </w:tr>
      <w:tr w:rsidR="0028670E" w14:paraId="63CF22FB" w14:textId="77777777" w:rsidTr="0028670E">
        <w:trPr>
          <w:trHeight w:val="406"/>
        </w:trPr>
        <w:tc>
          <w:tcPr>
            <w:cnfStyle w:val="001000000000" w:firstRow="0" w:lastRow="0" w:firstColumn="1" w:lastColumn="0" w:oddVBand="0" w:evenVBand="0" w:oddHBand="0" w:evenHBand="0" w:firstRowFirstColumn="0" w:firstRowLastColumn="0" w:lastRowFirstColumn="0" w:lastRowLastColumn="0"/>
            <w:tcW w:w="1070" w:type="dxa"/>
            <w:vMerge w:val="restart"/>
          </w:tcPr>
          <w:p w14:paraId="1EFCF861" w14:textId="77777777" w:rsidR="0028670E" w:rsidRDefault="0028670E">
            <w:pPr>
              <w:jc w:val="center"/>
              <w:rPr>
                <w:rFonts w:ascii="Times New Roman" w:hAnsi="Times New Roman"/>
                <w:sz w:val="24"/>
                <w:szCs w:val="24"/>
              </w:rPr>
            </w:pPr>
          </w:p>
        </w:tc>
        <w:tc>
          <w:tcPr>
            <w:tcW w:w="1023" w:type="dxa"/>
            <w:vMerge w:val="restart"/>
            <w:tcBorders>
              <w:top w:val="nil"/>
            </w:tcBorders>
          </w:tcPr>
          <w:p w14:paraId="69D1771B"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lang w:val="en-GB"/>
              </w:rPr>
            </w:pPr>
          </w:p>
          <w:p w14:paraId="23D326CB"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7684075E"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Mean</w:t>
            </w:r>
          </w:p>
        </w:tc>
        <w:tc>
          <w:tcPr>
            <w:tcW w:w="992" w:type="dxa"/>
            <w:vMerge w:val="restart"/>
          </w:tcPr>
          <w:p w14:paraId="421BA83F" w14:textId="77777777" w:rsidR="0028670E" w:rsidRDefault="002867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3A123F8B"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Std. Deviation</w:t>
            </w:r>
          </w:p>
        </w:tc>
        <w:tc>
          <w:tcPr>
            <w:tcW w:w="1134" w:type="dxa"/>
            <w:vMerge w:val="restart"/>
          </w:tcPr>
          <w:p w14:paraId="691C9C59" w14:textId="77777777" w:rsidR="0028670E" w:rsidRDefault="002867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09A6EEE8"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Std. Error Mean</w:t>
            </w:r>
          </w:p>
        </w:tc>
        <w:tc>
          <w:tcPr>
            <w:tcW w:w="1985" w:type="dxa"/>
            <w:gridSpan w:val="2"/>
          </w:tcPr>
          <w:p w14:paraId="6427F553"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95% Confidence Interval of the Difference</w:t>
            </w:r>
          </w:p>
        </w:tc>
        <w:tc>
          <w:tcPr>
            <w:tcW w:w="992" w:type="dxa"/>
            <w:vMerge w:val="restart"/>
          </w:tcPr>
          <w:p w14:paraId="6BFB5016"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233C3B27"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8B61504"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C51301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t</w:t>
            </w:r>
          </w:p>
        </w:tc>
        <w:tc>
          <w:tcPr>
            <w:tcW w:w="599" w:type="dxa"/>
            <w:vMerge w:val="restart"/>
          </w:tcPr>
          <w:p w14:paraId="31AEC2F0"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18795033"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0106744C"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6FA82AD3"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df</w:t>
            </w:r>
          </w:p>
        </w:tc>
        <w:tc>
          <w:tcPr>
            <w:tcW w:w="925" w:type="dxa"/>
            <w:vMerge w:val="restart"/>
          </w:tcPr>
          <w:p w14:paraId="217FC8BB"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3E44787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Sig. (2-tailed)</w:t>
            </w:r>
          </w:p>
        </w:tc>
      </w:tr>
      <w:tr w:rsidR="0028670E" w14:paraId="1815F853"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vMerge/>
          </w:tcPr>
          <w:p w14:paraId="1C7DF3A4" w14:textId="77777777" w:rsidR="0028670E" w:rsidRDefault="0028670E">
            <w:pPr>
              <w:jc w:val="both"/>
              <w:rPr>
                <w:rFonts w:ascii="Times New Roman" w:hAnsi="Times New Roman"/>
                <w:sz w:val="24"/>
                <w:szCs w:val="24"/>
              </w:rPr>
            </w:pPr>
          </w:p>
        </w:tc>
        <w:tc>
          <w:tcPr>
            <w:tcW w:w="1023" w:type="dxa"/>
            <w:vMerge/>
            <w:tcBorders>
              <w:top w:val="nil"/>
            </w:tcBorders>
          </w:tcPr>
          <w:p w14:paraId="26F8A91B" w14:textId="77777777" w:rsidR="0028670E" w:rsidRDefault="002867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92" w:type="dxa"/>
            <w:vMerge/>
          </w:tcPr>
          <w:p w14:paraId="2C7C3213" w14:textId="77777777" w:rsidR="0028670E" w:rsidRDefault="002867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1134" w:type="dxa"/>
            <w:vMerge/>
          </w:tcPr>
          <w:p w14:paraId="3399BE66" w14:textId="77777777" w:rsidR="0028670E" w:rsidRDefault="002867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92" w:type="dxa"/>
          </w:tcPr>
          <w:p w14:paraId="2C2A0B13" w14:textId="77777777" w:rsidR="0028670E"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Lower</w:t>
            </w:r>
          </w:p>
        </w:tc>
        <w:tc>
          <w:tcPr>
            <w:tcW w:w="993" w:type="dxa"/>
          </w:tcPr>
          <w:p w14:paraId="63F79E55" w14:textId="77777777" w:rsidR="0028670E"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Upper</w:t>
            </w:r>
          </w:p>
        </w:tc>
        <w:tc>
          <w:tcPr>
            <w:tcW w:w="992" w:type="dxa"/>
            <w:vMerge/>
          </w:tcPr>
          <w:p w14:paraId="2D821931" w14:textId="77777777" w:rsidR="0028670E" w:rsidRDefault="002867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599" w:type="dxa"/>
            <w:vMerge/>
          </w:tcPr>
          <w:p w14:paraId="730D3F5E" w14:textId="77777777" w:rsidR="0028670E" w:rsidRDefault="002867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25" w:type="dxa"/>
            <w:vMerge/>
          </w:tcPr>
          <w:p w14:paraId="5E44FFCB" w14:textId="77777777" w:rsidR="0028670E" w:rsidRDefault="002867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r>
      <w:tr w:rsidR="0028670E" w14:paraId="5576D4A5" w14:textId="77777777" w:rsidTr="0028670E">
        <w:tc>
          <w:tcPr>
            <w:cnfStyle w:val="001000000000" w:firstRow="0" w:lastRow="0" w:firstColumn="1" w:lastColumn="0" w:oddVBand="0" w:evenVBand="0" w:oddHBand="0" w:evenHBand="0" w:firstRowFirstColumn="0" w:firstRowLastColumn="0" w:lastRowFirstColumn="0" w:lastRowLastColumn="0"/>
            <w:tcW w:w="1070" w:type="dxa"/>
          </w:tcPr>
          <w:p w14:paraId="1DE43902" w14:textId="77777777" w:rsidR="0028670E" w:rsidRDefault="00000000">
            <w:pPr>
              <w:rPr>
                <w:rFonts w:ascii="Times New Roman" w:hAnsi="Times New Roman"/>
                <w:sz w:val="24"/>
                <w:szCs w:val="24"/>
                <w:lang w:val="en-GB"/>
              </w:rPr>
            </w:pPr>
            <w:r>
              <w:rPr>
                <w:rFonts w:ascii="Times New Roman" w:hAnsi="Times New Roman"/>
                <w:b w:val="0"/>
                <w:sz w:val="24"/>
                <w:szCs w:val="24"/>
                <w:lang w:val="en-GB"/>
              </w:rPr>
              <w:t>Pair 1 PostExp-PreExp</w:t>
            </w:r>
          </w:p>
        </w:tc>
        <w:tc>
          <w:tcPr>
            <w:tcW w:w="1023" w:type="dxa"/>
          </w:tcPr>
          <w:p w14:paraId="576BC5AF"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5C8BC11C"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39.457</w:t>
            </w:r>
          </w:p>
        </w:tc>
        <w:tc>
          <w:tcPr>
            <w:tcW w:w="992" w:type="dxa"/>
          </w:tcPr>
          <w:p w14:paraId="787C36A5"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50495239"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12.152</w:t>
            </w:r>
          </w:p>
        </w:tc>
        <w:tc>
          <w:tcPr>
            <w:tcW w:w="1134" w:type="dxa"/>
          </w:tcPr>
          <w:p w14:paraId="27E43F55"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7A5E658F"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2.054</w:t>
            </w:r>
          </w:p>
        </w:tc>
        <w:tc>
          <w:tcPr>
            <w:tcW w:w="992" w:type="dxa"/>
          </w:tcPr>
          <w:p w14:paraId="126B1C4F"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3229B1D5"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35.283</w:t>
            </w:r>
          </w:p>
        </w:tc>
        <w:tc>
          <w:tcPr>
            <w:tcW w:w="993" w:type="dxa"/>
          </w:tcPr>
          <w:p w14:paraId="0497F586"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4B2D18C"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43.631</w:t>
            </w:r>
          </w:p>
        </w:tc>
        <w:tc>
          <w:tcPr>
            <w:tcW w:w="992" w:type="dxa"/>
          </w:tcPr>
          <w:p w14:paraId="6B1DC6B7"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705D5908"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19.210</w:t>
            </w:r>
          </w:p>
        </w:tc>
        <w:tc>
          <w:tcPr>
            <w:tcW w:w="599" w:type="dxa"/>
          </w:tcPr>
          <w:p w14:paraId="482D802A"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149AB9A1"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34</w:t>
            </w:r>
          </w:p>
        </w:tc>
        <w:tc>
          <w:tcPr>
            <w:tcW w:w="925" w:type="dxa"/>
          </w:tcPr>
          <w:p w14:paraId="0ED01E52"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6127F88B"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.000</w:t>
            </w:r>
          </w:p>
        </w:tc>
      </w:tr>
    </w:tbl>
    <w:commentRangeEnd w:id="176"/>
    <w:p w14:paraId="4AC8AA36" w14:textId="77777777" w:rsidR="0028670E" w:rsidRDefault="00A8026A">
      <w:pPr>
        <w:jc w:val="both"/>
        <w:rPr>
          <w:rFonts w:ascii="Times New Roman" w:hAnsi="Times New Roman"/>
          <w:sz w:val="24"/>
          <w:szCs w:val="24"/>
        </w:rPr>
      </w:pPr>
      <w:r>
        <w:rPr>
          <w:rStyle w:val="CommentReference"/>
          <w:rFonts w:ascii="Times New Roman" w:hAnsi="Times New Roman"/>
          <w:sz w:val="24"/>
          <w:szCs w:val="24"/>
        </w:rPr>
        <w:commentReference w:id="176"/>
      </w:r>
    </w:p>
    <w:p w14:paraId="0F36C584" w14:textId="77777777" w:rsidR="0028670E" w:rsidRDefault="00000000">
      <w:pPr>
        <w:pStyle w:val="ListParagraph"/>
        <w:numPr>
          <w:ilvl w:val="0"/>
          <w:numId w:val="5"/>
        </w:numPr>
        <w:ind w:left="426" w:hanging="426"/>
        <w:jc w:val="both"/>
        <w:rPr>
          <w:b/>
          <w:lang w:val="en-GB"/>
        </w:rPr>
      </w:pPr>
      <w:r>
        <w:t xml:space="preserve"> Independent Sample T-Test Result</w:t>
      </w:r>
    </w:p>
    <w:p w14:paraId="43442202" w14:textId="0D204D35" w:rsidR="0028670E" w:rsidRDefault="00000000">
      <w:pPr>
        <w:ind w:firstLine="426"/>
        <w:jc w:val="both"/>
        <w:rPr>
          <w:rFonts w:ascii="Times New Roman" w:hAnsi="Times New Roman"/>
          <w:sz w:val="24"/>
          <w:szCs w:val="24"/>
          <w:lang w:val="en-GB"/>
        </w:rPr>
      </w:pPr>
      <w:r>
        <w:rPr>
          <w:rFonts w:ascii="Times New Roman" w:hAnsi="Times New Roman"/>
          <w:sz w:val="24"/>
          <w:szCs w:val="24"/>
        </w:rPr>
        <w:t xml:space="preserve">The results of the independent sample t-test </w:t>
      </w:r>
      <w:r w:rsidR="00022F0F">
        <w:rPr>
          <w:rFonts w:ascii="Times New Roman" w:hAnsi="Times New Roman"/>
          <w:sz w:val="24"/>
          <w:szCs w:val="24"/>
        </w:rPr>
        <w:t>revealed</w:t>
      </w:r>
      <w:r>
        <w:rPr>
          <w:rFonts w:ascii="Times New Roman" w:hAnsi="Times New Roman"/>
          <w:sz w:val="24"/>
          <w:szCs w:val="24"/>
        </w:rPr>
        <w:t xml:space="preserve"> that the t-</w:t>
      </w:r>
      <w:r>
        <w:rPr>
          <w:rFonts w:ascii="Times New Roman" w:hAnsi="Times New Roman"/>
          <w:sz w:val="18"/>
          <w:szCs w:val="18"/>
        </w:rPr>
        <w:t>obtained</w:t>
      </w:r>
      <w:r>
        <w:rPr>
          <w:rFonts w:ascii="Times New Roman" w:hAnsi="Times New Roman"/>
          <w:sz w:val="24"/>
          <w:szCs w:val="24"/>
        </w:rPr>
        <w:t xml:space="preserve"> value was 6.956, which was higher than the t-</w:t>
      </w:r>
      <w:r>
        <w:rPr>
          <w:rFonts w:ascii="Times New Roman" w:hAnsi="Times New Roman"/>
          <w:sz w:val="18"/>
          <w:szCs w:val="18"/>
        </w:rPr>
        <w:t>table</w:t>
      </w:r>
      <w:r>
        <w:rPr>
          <w:rFonts w:ascii="Times New Roman" w:hAnsi="Times New Roman"/>
          <w:sz w:val="24"/>
          <w:szCs w:val="24"/>
        </w:rPr>
        <w:t xml:space="preserve"> value of 1.995. The significance level was 0.000, which was lower than the alpha value of 0.05. </w:t>
      </w:r>
      <w:r w:rsidR="00022F0F">
        <w:rPr>
          <w:rFonts w:ascii="Times New Roman" w:hAnsi="Times New Roman"/>
          <w:sz w:val="24"/>
          <w:szCs w:val="24"/>
        </w:rPr>
        <w:t>In short, i</w:t>
      </w:r>
      <w:r>
        <w:rPr>
          <w:rFonts w:ascii="Times New Roman" w:hAnsi="Times New Roman"/>
          <w:sz w:val="24"/>
          <w:szCs w:val="24"/>
        </w:rPr>
        <w:t xml:space="preserve">t indicated that there was a significant difference </w:t>
      </w:r>
      <w:del w:id="177" w:author="Cold Brew" w:date="2026-05-01T08:33:00Z" w16du:dateUtc="2026-05-01T01:33:00Z">
        <w:r w:rsidDel="00A8026A">
          <w:rPr>
            <w:rFonts w:ascii="Times New Roman" w:hAnsi="Times New Roman"/>
            <w:sz w:val="24"/>
            <w:szCs w:val="24"/>
          </w:rPr>
          <w:delText xml:space="preserve">on </w:delText>
        </w:r>
      </w:del>
      <w:ins w:id="178" w:author="Cold Brew" w:date="2026-05-01T08:33:00Z" w16du:dateUtc="2026-05-01T01:33:00Z">
        <w:r w:rsidR="00A8026A">
          <w:rPr>
            <w:rFonts w:ascii="Times New Roman" w:hAnsi="Times New Roman"/>
            <w:sz w:val="24"/>
            <w:szCs w:val="24"/>
          </w:rPr>
          <w:t>in</w:t>
        </w:r>
        <w:r w:rsidR="00A8026A">
          <w:rPr>
            <w:rFonts w:ascii="Times New Roman" w:hAnsi="Times New Roman"/>
            <w:sz w:val="24"/>
            <w:szCs w:val="24"/>
          </w:rPr>
          <w:t xml:space="preserve"> </w:t>
        </w:r>
      </w:ins>
      <w:r>
        <w:rPr>
          <w:rFonts w:ascii="Times New Roman" w:hAnsi="Times New Roman"/>
          <w:sz w:val="24"/>
          <w:szCs w:val="24"/>
        </w:rPr>
        <w:t xml:space="preserve">students’ writing skill achievement between </w:t>
      </w:r>
      <w:del w:id="179" w:author="Cold Brew" w:date="2026-05-01T08:33:00Z" w16du:dateUtc="2026-05-01T01:33:00Z">
        <w:r w:rsidDel="00A8026A">
          <w:rPr>
            <w:rFonts w:ascii="Times New Roman" w:hAnsi="Times New Roman"/>
            <w:sz w:val="24"/>
            <w:szCs w:val="24"/>
          </w:rPr>
          <w:delText>students’ who</w:delText>
        </w:r>
      </w:del>
      <w:ins w:id="180" w:author="Cold Brew" w:date="2026-05-01T08:51:00Z" w16du:dateUtc="2026-05-01T01:51:00Z">
        <w:r w:rsidR="009D1996">
          <w:rPr>
            <w:rFonts w:ascii="Times New Roman" w:hAnsi="Times New Roman"/>
            <w:sz w:val="24"/>
            <w:szCs w:val="24"/>
          </w:rPr>
          <w:t>students</w:t>
        </w:r>
      </w:ins>
      <w:ins w:id="181" w:author="Cold Brew" w:date="2026-05-01T08:33:00Z" w16du:dateUtc="2026-05-01T01:33:00Z">
        <w:r w:rsidR="00A8026A">
          <w:rPr>
            <w:rFonts w:ascii="Times New Roman" w:hAnsi="Times New Roman"/>
            <w:sz w:val="24"/>
            <w:szCs w:val="24"/>
          </w:rPr>
          <w:t xml:space="preserve"> who</w:t>
        </w:r>
      </w:ins>
      <w:r>
        <w:rPr>
          <w:rFonts w:ascii="Times New Roman" w:hAnsi="Times New Roman"/>
          <w:sz w:val="24"/>
          <w:szCs w:val="24"/>
        </w:rPr>
        <w:t xml:space="preserve"> were taught through collaborative writing using Padlet and those who were not </w:t>
      </w:r>
      <w:del w:id="182" w:author="Cold Brew" w:date="2026-05-01T08:51:00Z" w16du:dateUtc="2026-05-01T01:51:00Z">
        <w:r w:rsidDel="009D1996">
          <w:rPr>
            <w:rFonts w:ascii="Times New Roman" w:hAnsi="Times New Roman"/>
            <w:sz w:val="24"/>
            <w:szCs w:val="24"/>
          </w:rPr>
          <w:delText xml:space="preserve">at </w:delText>
        </w:r>
      </w:del>
      <w:ins w:id="183" w:author="Cold Brew" w:date="2026-05-01T08:51:00Z" w16du:dateUtc="2026-05-01T01:51:00Z">
        <w:r w:rsidR="009D1996">
          <w:rPr>
            <w:rFonts w:ascii="Times New Roman" w:hAnsi="Times New Roman"/>
            <w:sz w:val="24"/>
            <w:szCs w:val="24"/>
          </w:rPr>
          <w:t>in</w:t>
        </w:r>
        <w:r w:rsidR="009D1996">
          <w:rPr>
            <w:rFonts w:ascii="Times New Roman" w:hAnsi="Times New Roman"/>
            <w:sz w:val="24"/>
            <w:szCs w:val="24"/>
          </w:rPr>
          <w:t xml:space="preserve"> </w:t>
        </w:r>
      </w:ins>
      <w:r>
        <w:rPr>
          <w:rFonts w:ascii="Times New Roman" w:hAnsi="Times New Roman"/>
          <w:sz w:val="24"/>
          <w:szCs w:val="24"/>
        </w:rPr>
        <w:t>the tenth grade of SMA Negeri 11 Palembang</w:t>
      </w:r>
      <w:r>
        <w:rPr>
          <w:rFonts w:ascii="Times New Roman" w:hAnsi="Times New Roman"/>
          <w:sz w:val="24"/>
          <w:szCs w:val="24"/>
          <w:lang w:val="en-GB"/>
        </w:rPr>
        <w:t>.</w:t>
      </w:r>
    </w:p>
    <w:p w14:paraId="166BB79D" w14:textId="77777777" w:rsidR="00022F0F" w:rsidRDefault="00022F0F">
      <w:pPr>
        <w:ind w:firstLine="426"/>
        <w:jc w:val="both"/>
        <w:rPr>
          <w:rFonts w:ascii="Times New Roman" w:hAnsi="Times New Roman"/>
          <w:sz w:val="24"/>
          <w:szCs w:val="24"/>
          <w:lang w:val="en-GB"/>
        </w:rPr>
      </w:pPr>
    </w:p>
    <w:p w14:paraId="27D98464" w14:textId="77777777" w:rsidR="0028670E" w:rsidRDefault="00000000">
      <w:pPr>
        <w:jc w:val="both"/>
        <w:rPr>
          <w:rFonts w:ascii="Times New Roman" w:hAnsi="Times New Roman"/>
          <w:sz w:val="24"/>
          <w:szCs w:val="24"/>
          <w:lang w:val="en-GB"/>
        </w:rPr>
      </w:pPr>
      <w:commentRangeStart w:id="184"/>
      <w:r>
        <w:rPr>
          <w:rFonts w:ascii="Times New Roman" w:hAnsi="Times New Roman"/>
          <w:i/>
          <w:sz w:val="24"/>
          <w:szCs w:val="24"/>
          <w:lang w:val="en-GB"/>
        </w:rPr>
        <w:t>Table 6.</w:t>
      </w:r>
      <w:r>
        <w:rPr>
          <w:rFonts w:ascii="Times New Roman" w:hAnsi="Times New Roman"/>
          <w:sz w:val="24"/>
          <w:szCs w:val="24"/>
          <w:lang w:val="en-GB"/>
        </w:rPr>
        <w:t xml:space="preserve"> The Result of the Independent Sample T-Test</w:t>
      </w:r>
    </w:p>
    <w:tbl>
      <w:tblPr>
        <w:tblStyle w:val="PlainTable21"/>
        <w:tblW w:w="9073" w:type="dxa"/>
        <w:tblInd w:w="-176" w:type="dxa"/>
        <w:tblLook w:val="04A0" w:firstRow="1" w:lastRow="0" w:firstColumn="1" w:lastColumn="0" w:noHBand="0" w:noVBand="1"/>
      </w:tblPr>
      <w:tblGrid>
        <w:gridCol w:w="830"/>
        <w:gridCol w:w="1123"/>
        <w:gridCol w:w="636"/>
        <w:gridCol w:w="636"/>
        <w:gridCol w:w="756"/>
        <w:gridCol w:w="876"/>
        <w:gridCol w:w="830"/>
        <w:gridCol w:w="1242"/>
        <w:gridCol w:w="1242"/>
        <w:gridCol w:w="843"/>
        <w:gridCol w:w="876"/>
      </w:tblGrid>
      <w:tr w:rsidR="0028670E" w14:paraId="6CBBA425" w14:textId="77777777" w:rsidTr="002867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3" w:type="dxa"/>
            <w:gridSpan w:val="11"/>
          </w:tcPr>
          <w:p w14:paraId="5EB8A5C0" w14:textId="77777777" w:rsidR="0028670E" w:rsidRDefault="00000000">
            <w:pPr>
              <w:jc w:val="center"/>
              <w:rPr>
                <w:rFonts w:ascii="Times New Roman" w:hAnsi="Times New Roman"/>
                <w:sz w:val="24"/>
                <w:szCs w:val="24"/>
              </w:rPr>
            </w:pPr>
            <w:r>
              <w:rPr>
                <w:rFonts w:ascii="Times New Roman" w:hAnsi="Times New Roman"/>
                <w:b w:val="0"/>
                <w:sz w:val="24"/>
                <w:szCs w:val="24"/>
              </w:rPr>
              <w:t>Independent Samples Test</w:t>
            </w:r>
          </w:p>
        </w:tc>
      </w:tr>
      <w:tr w:rsidR="0028670E" w14:paraId="7AC05A33"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gridSpan w:val="2"/>
          </w:tcPr>
          <w:p w14:paraId="759500C5" w14:textId="77777777" w:rsidR="0028670E" w:rsidRDefault="0028670E">
            <w:pPr>
              <w:rPr>
                <w:rFonts w:ascii="Times New Roman" w:hAnsi="Times New Roman"/>
                <w:sz w:val="24"/>
                <w:szCs w:val="24"/>
              </w:rPr>
            </w:pPr>
          </w:p>
        </w:tc>
        <w:tc>
          <w:tcPr>
            <w:tcW w:w="0" w:type="auto"/>
            <w:gridSpan w:val="2"/>
          </w:tcPr>
          <w:p w14:paraId="704B83F8"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Levene’s</w:t>
            </w:r>
          </w:p>
          <w:p w14:paraId="1C12AB6B"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Test for</w:t>
            </w:r>
          </w:p>
          <w:p w14:paraId="1346F81F"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Equality of</w:t>
            </w:r>
          </w:p>
          <w:p w14:paraId="24A98558"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Variances</w:t>
            </w:r>
          </w:p>
        </w:tc>
        <w:tc>
          <w:tcPr>
            <w:tcW w:w="6128" w:type="dxa"/>
            <w:gridSpan w:val="7"/>
          </w:tcPr>
          <w:p w14:paraId="166D50C5"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t-test for Equality of Means</w:t>
            </w:r>
          </w:p>
        </w:tc>
      </w:tr>
      <w:tr w:rsidR="0028670E" w14:paraId="28F32519" w14:textId="77777777" w:rsidTr="0028670E">
        <w:tc>
          <w:tcPr>
            <w:cnfStyle w:val="001000000000" w:firstRow="0" w:lastRow="0" w:firstColumn="1" w:lastColumn="0" w:oddVBand="0" w:evenVBand="0" w:oddHBand="0" w:evenHBand="0" w:firstRowFirstColumn="0" w:firstRowLastColumn="0" w:lastRowFirstColumn="0" w:lastRowLastColumn="0"/>
            <w:tcW w:w="1721" w:type="dxa"/>
            <w:gridSpan w:val="2"/>
            <w:vMerge w:val="restart"/>
          </w:tcPr>
          <w:p w14:paraId="40513F0D" w14:textId="77777777" w:rsidR="0028670E" w:rsidRDefault="0028670E">
            <w:pPr>
              <w:rPr>
                <w:rFonts w:ascii="Times New Roman" w:hAnsi="Times New Roman"/>
                <w:sz w:val="24"/>
                <w:szCs w:val="24"/>
              </w:rPr>
            </w:pPr>
          </w:p>
          <w:p w14:paraId="07ECBE8D" w14:textId="77777777" w:rsidR="0028670E" w:rsidRDefault="0028670E">
            <w:pPr>
              <w:rPr>
                <w:rFonts w:ascii="Times New Roman" w:hAnsi="Times New Roman"/>
                <w:sz w:val="24"/>
                <w:szCs w:val="24"/>
              </w:rPr>
            </w:pPr>
          </w:p>
        </w:tc>
        <w:tc>
          <w:tcPr>
            <w:tcW w:w="0" w:type="auto"/>
            <w:vMerge w:val="restart"/>
          </w:tcPr>
          <w:p w14:paraId="2056DF1F"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3FBA6F12"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F</w:t>
            </w:r>
          </w:p>
        </w:tc>
        <w:tc>
          <w:tcPr>
            <w:tcW w:w="0" w:type="auto"/>
            <w:vMerge w:val="restart"/>
          </w:tcPr>
          <w:p w14:paraId="6E43D1F7"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3ADAD50F"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Sig</w:t>
            </w:r>
          </w:p>
        </w:tc>
        <w:tc>
          <w:tcPr>
            <w:tcW w:w="0" w:type="auto"/>
            <w:vMerge w:val="restart"/>
          </w:tcPr>
          <w:p w14:paraId="782C82AD"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5E9E2C12"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t</w:t>
            </w:r>
          </w:p>
        </w:tc>
        <w:tc>
          <w:tcPr>
            <w:tcW w:w="0" w:type="auto"/>
            <w:vMerge w:val="restart"/>
          </w:tcPr>
          <w:p w14:paraId="750D86E0"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22FC4580"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df</w:t>
            </w:r>
          </w:p>
        </w:tc>
        <w:tc>
          <w:tcPr>
            <w:tcW w:w="0" w:type="auto"/>
            <w:vMerge w:val="restart"/>
          </w:tcPr>
          <w:p w14:paraId="4302F85F"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63FF292E"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Sig. (2-tailed)</w:t>
            </w:r>
          </w:p>
        </w:tc>
        <w:tc>
          <w:tcPr>
            <w:tcW w:w="0" w:type="auto"/>
            <w:vMerge w:val="restart"/>
          </w:tcPr>
          <w:p w14:paraId="4EDBAD4A"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5C93D915"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Mean </w:t>
            </w:r>
          </w:p>
          <w:p w14:paraId="2EFBD55E"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Difference</w:t>
            </w:r>
          </w:p>
        </w:tc>
        <w:tc>
          <w:tcPr>
            <w:tcW w:w="0" w:type="auto"/>
            <w:vMerge w:val="restart"/>
          </w:tcPr>
          <w:p w14:paraId="0E354FB8"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2E3FEDC8"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Std. Error Difference</w:t>
            </w:r>
          </w:p>
        </w:tc>
        <w:tc>
          <w:tcPr>
            <w:tcW w:w="1717" w:type="dxa"/>
            <w:gridSpan w:val="2"/>
          </w:tcPr>
          <w:p w14:paraId="6591E460"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95% Confidence Interval of the Difference</w:t>
            </w:r>
          </w:p>
        </w:tc>
      </w:tr>
      <w:tr w:rsidR="0028670E" w14:paraId="0FE1AF0F"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gridSpan w:val="2"/>
            <w:vMerge/>
          </w:tcPr>
          <w:p w14:paraId="12E2EAFB" w14:textId="77777777" w:rsidR="0028670E" w:rsidRDefault="0028670E">
            <w:pPr>
              <w:rPr>
                <w:rFonts w:ascii="Times New Roman" w:hAnsi="Times New Roman"/>
                <w:sz w:val="24"/>
                <w:szCs w:val="24"/>
              </w:rPr>
            </w:pPr>
          </w:p>
        </w:tc>
        <w:tc>
          <w:tcPr>
            <w:tcW w:w="0" w:type="auto"/>
            <w:vMerge/>
          </w:tcPr>
          <w:p w14:paraId="265D49D2"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63E5BE53"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7FC36977"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06B1E8FA"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72438447"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2336803F"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7CE2AC74"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1EFEC77E" w14:textId="77777777" w:rsidR="002867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Lower</w:t>
            </w:r>
          </w:p>
        </w:tc>
        <w:tc>
          <w:tcPr>
            <w:tcW w:w="947" w:type="dxa"/>
          </w:tcPr>
          <w:p w14:paraId="2F37EF3C" w14:textId="77777777" w:rsidR="002867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Upper</w:t>
            </w:r>
          </w:p>
        </w:tc>
      </w:tr>
      <w:tr w:rsidR="0028670E" w14:paraId="31AF9AD3" w14:textId="77777777" w:rsidTr="0028670E">
        <w:tc>
          <w:tcPr>
            <w:cnfStyle w:val="001000000000" w:firstRow="0" w:lastRow="0" w:firstColumn="1" w:lastColumn="0" w:oddVBand="0" w:evenVBand="0" w:oddHBand="0" w:evenHBand="0" w:firstRowFirstColumn="0" w:firstRowLastColumn="0" w:lastRowFirstColumn="0" w:lastRowLastColumn="0"/>
            <w:tcW w:w="793" w:type="dxa"/>
            <w:vMerge w:val="restart"/>
          </w:tcPr>
          <w:p w14:paraId="60059941" w14:textId="77777777" w:rsidR="0028670E" w:rsidRDefault="00000000">
            <w:pPr>
              <w:rPr>
                <w:rFonts w:ascii="Times New Roman" w:hAnsi="Times New Roman"/>
                <w:sz w:val="24"/>
                <w:szCs w:val="24"/>
              </w:rPr>
            </w:pPr>
            <w:r>
              <w:rPr>
                <w:rFonts w:ascii="Times New Roman" w:hAnsi="Times New Roman"/>
                <w:b w:val="0"/>
                <w:sz w:val="24"/>
                <w:szCs w:val="24"/>
              </w:rPr>
              <w:t>Result</w:t>
            </w:r>
          </w:p>
        </w:tc>
        <w:tc>
          <w:tcPr>
            <w:tcW w:w="0" w:type="auto"/>
          </w:tcPr>
          <w:p w14:paraId="51D54567"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Equal variances assumed</w:t>
            </w:r>
          </w:p>
        </w:tc>
        <w:tc>
          <w:tcPr>
            <w:tcW w:w="0" w:type="auto"/>
          </w:tcPr>
          <w:p w14:paraId="7DD464BE"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.000</w:t>
            </w:r>
          </w:p>
        </w:tc>
        <w:tc>
          <w:tcPr>
            <w:tcW w:w="0" w:type="auto"/>
          </w:tcPr>
          <w:p w14:paraId="5829D58B"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.999</w:t>
            </w:r>
          </w:p>
        </w:tc>
        <w:tc>
          <w:tcPr>
            <w:tcW w:w="0" w:type="auto"/>
          </w:tcPr>
          <w:p w14:paraId="57F20D89"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6.956</w:t>
            </w:r>
          </w:p>
        </w:tc>
        <w:tc>
          <w:tcPr>
            <w:tcW w:w="0" w:type="auto"/>
          </w:tcPr>
          <w:p w14:paraId="7BFE2B04"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68</w:t>
            </w:r>
          </w:p>
        </w:tc>
        <w:tc>
          <w:tcPr>
            <w:tcW w:w="0" w:type="auto"/>
          </w:tcPr>
          <w:p w14:paraId="60C52805"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.000</w:t>
            </w:r>
          </w:p>
        </w:tc>
        <w:tc>
          <w:tcPr>
            <w:tcW w:w="0" w:type="auto"/>
          </w:tcPr>
          <w:p w14:paraId="069D337E"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9.657</w:t>
            </w:r>
          </w:p>
        </w:tc>
        <w:tc>
          <w:tcPr>
            <w:tcW w:w="0" w:type="auto"/>
          </w:tcPr>
          <w:p w14:paraId="57CD1CEC"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1.388</w:t>
            </w:r>
          </w:p>
        </w:tc>
        <w:tc>
          <w:tcPr>
            <w:tcW w:w="0" w:type="auto"/>
          </w:tcPr>
          <w:p w14:paraId="72DB73C1"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6.887</w:t>
            </w:r>
          </w:p>
        </w:tc>
        <w:tc>
          <w:tcPr>
            <w:tcW w:w="947" w:type="dxa"/>
          </w:tcPr>
          <w:p w14:paraId="67F4B423"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12.427</w:t>
            </w:r>
          </w:p>
        </w:tc>
      </w:tr>
      <w:tr w:rsidR="0028670E" w14:paraId="4A40C129"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vMerge/>
          </w:tcPr>
          <w:p w14:paraId="38D37103" w14:textId="77777777" w:rsidR="0028670E" w:rsidRDefault="0028670E">
            <w:pPr>
              <w:rPr>
                <w:rFonts w:ascii="Times New Roman" w:hAnsi="Times New Roman"/>
                <w:sz w:val="24"/>
                <w:szCs w:val="24"/>
              </w:rPr>
            </w:pPr>
          </w:p>
        </w:tc>
        <w:tc>
          <w:tcPr>
            <w:tcW w:w="0" w:type="auto"/>
          </w:tcPr>
          <w:p w14:paraId="22A34A32" w14:textId="77777777" w:rsidR="002867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Equal variances not assumed</w:t>
            </w:r>
          </w:p>
        </w:tc>
        <w:tc>
          <w:tcPr>
            <w:tcW w:w="0" w:type="auto"/>
          </w:tcPr>
          <w:p w14:paraId="6D622C4A" w14:textId="77777777" w:rsidR="0028670E" w:rsidRDefault="002867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6A4A01B3" w14:textId="77777777" w:rsidR="0028670E" w:rsidRDefault="002867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343022BE"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6.956</w:t>
            </w:r>
          </w:p>
        </w:tc>
        <w:tc>
          <w:tcPr>
            <w:tcW w:w="0" w:type="auto"/>
          </w:tcPr>
          <w:p w14:paraId="35B1B063"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67.995</w:t>
            </w:r>
          </w:p>
        </w:tc>
        <w:tc>
          <w:tcPr>
            <w:tcW w:w="0" w:type="auto"/>
          </w:tcPr>
          <w:p w14:paraId="7CC885E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.000</w:t>
            </w:r>
          </w:p>
        </w:tc>
        <w:tc>
          <w:tcPr>
            <w:tcW w:w="0" w:type="auto"/>
          </w:tcPr>
          <w:p w14:paraId="33C4E041"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9.657</w:t>
            </w:r>
          </w:p>
        </w:tc>
        <w:tc>
          <w:tcPr>
            <w:tcW w:w="0" w:type="auto"/>
          </w:tcPr>
          <w:p w14:paraId="22DBFD73"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1.388</w:t>
            </w:r>
          </w:p>
        </w:tc>
        <w:tc>
          <w:tcPr>
            <w:tcW w:w="0" w:type="auto"/>
          </w:tcPr>
          <w:p w14:paraId="6C96E47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6.887</w:t>
            </w:r>
          </w:p>
        </w:tc>
        <w:tc>
          <w:tcPr>
            <w:tcW w:w="947" w:type="dxa"/>
          </w:tcPr>
          <w:p w14:paraId="73C79234"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6.887</w:t>
            </w:r>
          </w:p>
        </w:tc>
      </w:tr>
    </w:tbl>
    <w:commentRangeEnd w:id="184"/>
    <w:p w14:paraId="313F2DDE" w14:textId="77777777" w:rsidR="0028670E" w:rsidRDefault="00A8026A">
      <w:pPr>
        <w:jc w:val="both"/>
        <w:rPr>
          <w:rFonts w:ascii="Times New Roman" w:hAnsi="Times New Roman"/>
          <w:sz w:val="24"/>
          <w:szCs w:val="24"/>
          <w:lang w:val="en-GB"/>
        </w:rPr>
      </w:pPr>
      <w:r>
        <w:rPr>
          <w:rStyle w:val="CommentReference"/>
          <w:rFonts w:ascii="Times New Roman" w:hAnsi="Times New Roman"/>
          <w:sz w:val="24"/>
          <w:szCs w:val="24"/>
          <w:lang w:val="en-GB"/>
        </w:rPr>
        <w:commentReference w:id="184"/>
      </w:r>
    </w:p>
    <w:p w14:paraId="5FCF6DAC" w14:textId="77777777" w:rsidR="0028670E" w:rsidRDefault="00000000">
      <w:pPr>
        <w:jc w:val="both"/>
        <w:rPr>
          <w:rFonts w:ascii="Times New Roman" w:hAnsi="Times New Roman"/>
          <w:sz w:val="24"/>
          <w:szCs w:val="24"/>
          <w:lang w:val="en-GB"/>
        </w:rPr>
      </w:pPr>
      <w:r>
        <w:rPr>
          <w:rFonts w:ascii="Times New Roman" w:hAnsi="Times New Roman"/>
          <w:sz w:val="24"/>
          <w:szCs w:val="24"/>
          <w:lang w:val="en-GB"/>
        </w:rPr>
        <w:t>Discussion</w:t>
      </w:r>
    </w:p>
    <w:p w14:paraId="33AF3906" w14:textId="3C460314" w:rsidR="0028670E" w:rsidRDefault="00000000" w:rsidP="00152C32">
      <w:pPr>
        <w:ind w:firstLine="426"/>
        <w:jc w:val="both"/>
        <w:rPr>
          <w:rFonts w:ascii="Times New Roman" w:hAnsi="Times New Roman"/>
          <w:sz w:val="24"/>
          <w:szCs w:val="24"/>
          <w:lang w:val="en-GB"/>
        </w:rPr>
      </w:pPr>
      <w:r>
        <w:rPr>
          <w:rFonts w:ascii="Times New Roman" w:hAnsi="Times New Roman"/>
          <w:sz w:val="24"/>
          <w:szCs w:val="24"/>
          <w:lang w:val="en-GB"/>
        </w:rPr>
        <w:lastRenderedPageBreak/>
        <w:t>Based on the research findings,</w:t>
      </w:r>
      <w:r w:rsidR="00961AC7">
        <w:rPr>
          <w:rFonts w:ascii="Times New Roman" w:hAnsi="Times New Roman"/>
          <w:sz w:val="24"/>
          <w:szCs w:val="24"/>
          <w:lang w:val="en-GB"/>
        </w:rPr>
        <w:t xml:space="preserve"> it was found that:</w:t>
      </w:r>
      <w:r w:rsidR="00152C32">
        <w:rPr>
          <w:rFonts w:ascii="Times New Roman" w:hAnsi="Times New Roman"/>
          <w:sz w:val="24"/>
          <w:szCs w:val="24"/>
          <w:lang w:val="en-GB"/>
        </w:rPr>
        <w:t xml:space="preserve"> </w:t>
      </w:r>
      <w:r>
        <w:rPr>
          <w:rFonts w:ascii="Times New Roman" w:hAnsi="Times New Roman"/>
          <w:sz w:val="24"/>
          <w:szCs w:val="24"/>
          <w:lang w:val="en-GB"/>
        </w:rPr>
        <w:t>First</w:t>
      </w:r>
      <w:r w:rsidR="002250D2">
        <w:rPr>
          <w:rFonts w:ascii="Times New Roman" w:hAnsi="Times New Roman"/>
          <w:sz w:val="24"/>
          <w:szCs w:val="24"/>
          <w:lang w:val="en-GB"/>
        </w:rPr>
        <w:t>,</w:t>
      </w:r>
      <w:r>
        <w:rPr>
          <w:rFonts w:ascii="Times New Roman" w:hAnsi="Times New Roman"/>
          <w:sz w:val="24"/>
          <w:szCs w:val="24"/>
          <w:lang w:val="en-GB"/>
        </w:rPr>
        <w:t xml:space="preserve"> the students’ writing </w:t>
      </w:r>
      <w:del w:id="185" w:author="Cold Brew" w:date="2026-05-01T08:34:00Z" w16du:dateUtc="2026-05-01T01:34:00Z">
        <w:r w:rsidDel="00A8026A">
          <w:rPr>
            <w:rFonts w:ascii="Times New Roman" w:hAnsi="Times New Roman"/>
            <w:sz w:val="24"/>
            <w:szCs w:val="24"/>
            <w:lang w:val="en-GB"/>
          </w:rPr>
          <w:delText xml:space="preserve">skill </w:delText>
        </w:r>
      </w:del>
      <w:ins w:id="186" w:author="Cold Brew" w:date="2026-05-01T08:34:00Z" w16du:dateUtc="2026-05-01T01:34:00Z">
        <w:r w:rsidR="00A8026A">
          <w:rPr>
            <w:rFonts w:ascii="Times New Roman" w:hAnsi="Times New Roman"/>
            <w:sz w:val="24"/>
            <w:szCs w:val="24"/>
            <w:lang w:val="en-GB"/>
          </w:rPr>
          <w:t>skills</w:t>
        </w:r>
        <w:r w:rsidR="00A8026A">
          <w:rPr>
            <w:rFonts w:ascii="Times New Roman" w:hAnsi="Times New Roman"/>
            <w:sz w:val="24"/>
            <w:szCs w:val="24"/>
            <w:lang w:val="en-GB"/>
          </w:rPr>
          <w:t xml:space="preserve"> </w:t>
        </w:r>
      </w:ins>
      <w:r>
        <w:rPr>
          <w:rFonts w:ascii="Times New Roman" w:hAnsi="Times New Roman"/>
          <w:sz w:val="24"/>
          <w:szCs w:val="24"/>
          <w:lang w:val="en-GB"/>
        </w:rPr>
        <w:t xml:space="preserve">improved after they were given treatment using </w:t>
      </w:r>
      <w:del w:id="187" w:author="Cold Brew" w:date="2026-05-01T08:34:00Z" w16du:dateUtc="2026-05-01T01:34:00Z">
        <w:r w:rsidDel="00A8026A">
          <w:rPr>
            <w:rFonts w:ascii="Times New Roman" w:hAnsi="Times New Roman"/>
            <w:sz w:val="24"/>
            <w:szCs w:val="24"/>
            <w:lang w:val="en-GB"/>
          </w:rPr>
          <w:delText>Collaborative Writing</w:delText>
        </w:r>
      </w:del>
      <w:ins w:id="188" w:author="Cold Brew" w:date="2026-05-01T08:34:00Z" w16du:dateUtc="2026-05-01T01:34:00Z">
        <w:r w:rsidR="00A8026A">
          <w:rPr>
            <w:rFonts w:ascii="Times New Roman" w:hAnsi="Times New Roman"/>
            <w:sz w:val="24"/>
            <w:szCs w:val="24"/>
            <w:lang w:val="en-GB"/>
          </w:rPr>
          <w:t>collaborative writing</w:t>
        </w:r>
      </w:ins>
      <w:r>
        <w:rPr>
          <w:rFonts w:ascii="Times New Roman" w:hAnsi="Times New Roman"/>
          <w:sz w:val="24"/>
          <w:szCs w:val="24"/>
          <w:lang w:val="en-GB"/>
        </w:rPr>
        <w:t xml:space="preserve"> using Padlet, as evidenced by the results of the paired sample t-test. It indicates that it was effective to improve students’ writing skill achievement through collaborative writing using Padlet </w:t>
      </w:r>
      <w:del w:id="189" w:author="Cold Brew" w:date="2026-05-01T08:51:00Z" w16du:dateUtc="2026-05-01T01:51:00Z">
        <w:r w:rsidDel="009D1996">
          <w:rPr>
            <w:rFonts w:ascii="Times New Roman" w:hAnsi="Times New Roman"/>
            <w:sz w:val="24"/>
            <w:szCs w:val="24"/>
            <w:lang w:val="en-GB"/>
          </w:rPr>
          <w:delText xml:space="preserve">at </w:delText>
        </w:r>
      </w:del>
      <w:ins w:id="190" w:author="Cold Brew" w:date="2026-05-01T08:51:00Z" w16du:dateUtc="2026-05-01T01:51:00Z">
        <w:r w:rsidR="009D1996">
          <w:rPr>
            <w:rFonts w:ascii="Times New Roman" w:hAnsi="Times New Roman"/>
            <w:sz w:val="24"/>
            <w:szCs w:val="24"/>
            <w:lang w:val="en-GB"/>
          </w:rPr>
          <w:t>in</w:t>
        </w:r>
        <w:r w:rsidR="009D1996">
          <w:rPr>
            <w:rFonts w:ascii="Times New Roman" w:hAnsi="Times New Roman"/>
            <w:sz w:val="24"/>
            <w:szCs w:val="24"/>
            <w:lang w:val="en-GB"/>
          </w:rPr>
          <w:t xml:space="preserve"> </w:t>
        </w:r>
      </w:ins>
      <w:r>
        <w:rPr>
          <w:rFonts w:ascii="Times New Roman" w:hAnsi="Times New Roman"/>
          <w:sz w:val="24"/>
          <w:szCs w:val="24"/>
          <w:lang w:val="en-GB"/>
        </w:rPr>
        <w:t>the tenth grade of SMA Negeri 11 Palembang. The effectiveness c</w:t>
      </w:r>
      <w:r w:rsidR="002250D2">
        <w:rPr>
          <w:rFonts w:ascii="Times New Roman" w:hAnsi="Times New Roman"/>
          <w:sz w:val="24"/>
          <w:szCs w:val="24"/>
          <w:lang w:val="en-GB"/>
        </w:rPr>
        <w:t>ould</w:t>
      </w:r>
      <w:r>
        <w:rPr>
          <w:rFonts w:ascii="Times New Roman" w:hAnsi="Times New Roman"/>
          <w:sz w:val="24"/>
          <w:szCs w:val="24"/>
          <w:lang w:val="en-GB"/>
        </w:rPr>
        <w:t xml:space="preserve"> be attributed to the collaborative writing process, which provid</w:t>
      </w:r>
      <w:r w:rsidR="002250D2">
        <w:rPr>
          <w:rFonts w:ascii="Times New Roman" w:hAnsi="Times New Roman"/>
          <w:sz w:val="24"/>
          <w:szCs w:val="24"/>
          <w:lang w:val="en-GB"/>
        </w:rPr>
        <w:t>ed</w:t>
      </w:r>
      <w:r>
        <w:rPr>
          <w:rFonts w:ascii="Times New Roman" w:hAnsi="Times New Roman"/>
          <w:sz w:val="24"/>
          <w:szCs w:val="24"/>
          <w:lang w:val="en-GB"/>
        </w:rPr>
        <w:t xml:space="preserve"> students with meaningful opportunities to strengthen their writing abilities through structured practice. According to Ismail et al. (2020), collaborative writing engages students in small-group work, discussion, joint text construction, and shared responsibility for the final output. Similarly, Devi and Puspitasari (2023) emphasize that the use of Padlet in writing activities facilitates collaboration, enhances students’ engagement, and supports the development of their writing performance</w:t>
      </w:r>
      <w:r>
        <w:rPr>
          <w:rFonts w:ascii="Times New Roman" w:hAnsi="Times New Roman"/>
          <w:sz w:val="24"/>
          <w:szCs w:val="24"/>
          <w:lang w:val="en-US"/>
        </w:rPr>
        <w:t>. In t</w:t>
      </w:r>
      <w:r>
        <w:rPr>
          <w:rFonts w:ascii="Times New Roman" w:hAnsi="Times New Roman"/>
          <w:sz w:val="24"/>
          <w:szCs w:val="24"/>
          <w:lang w:val="en-GB"/>
        </w:rPr>
        <w:t xml:space="preserve">his research, Padlet served as a supportive digital tool that facilitated the collaborative writing process. </w:t>
      </w:r>
      <w:r w:rsidR="002250D2">
        <w:rPr>
          <w:rFonts w:ascii="Times New Roman" w:hAnsi="Times New Roman"/>
          <w:sz w:val="24"/>
          <w:szCs w:val="24"/>
          <w:lang w:val="en-GB"/>
        </w:rPr>
        <w:t xml:space="preserve">In relation to the previous idea, </w:t>
      </w:r>
      <w:r>
        <w:rPr>
          <w:rFonts w:ascii="Times New Roman" w:hAnsi="Times New Roman"/>
          <w:sz w:val="24"/>
          <w:szCs w:val="24"/>
          <w:lang w:val="en-GB"/>
        </w:rPr>
        <w:t xml:space="preserve">Utami et al. (2022) found that using Padlet in collaborative writing helped students better organize ideas and work together effectively, resulting in improved writing outcomes. Therefore, </w:t>
      </w:r>
      <w:del w:id="191" w:author="Cold Brew" w:date="2026-05-01T08:34:00Z" w16du:dateUtc="2026-05-01T01:34:00Z">
        <w:r w:rsidDel="00A8026A">
          <w:rPr>
            <w:rFonts w:ascii="Times New Roman" w:hAnsi="Times New Roman"/>
            <w:sz w:val="24"/>
            <w:szCs w:val="24"/>
            <w:lang w:val="en-GB"/>
          </w:rPr>
          <w:delText>Collaborative Writing</w:delText>
        </w:r>
      </w:del>
      <w:ins w:id="192" w:author="Cold Brew" w:date="2026-05-01T08:34:00Z" w16du:dateUtc="2026-05-01T01:34:00Z">
        <w:r w:rsidR="00A8026A">
          <w:rPr>
            <w:rFonts w:ascii="Times New Roman" w:hAnsi="Times New Roman"/>
            <w:sz w:val="24"/>
            <w:szCs w:val="24"/>
            <w:lang w:val="en-GB"/>
          </w:rPr>
          <w:t>collaborative writing</w:t>
        </w:r>
      </w:ins>
      <w:r>
        <w:rPr>
          <w:rFonts w:ascii="Times New Roman" w:hAnsi="Times New Roman"/>
          <w:sz w:val="24"/>
          <w:szCs w:val="24"/>
          <w:lang w:val="en-GB"/>
        </w:rPr>
        <w:t xml:space="preserve"> using Padlet was found to be an effective strategy for improving students’ writing skill achievement.</w:t>
      </w:r>
    </w:p>
    <w:p w14:paraId="7456D45F" w14:textId="483C9925" w:rsidR="002250D2" w:rsidRDefault="00000000">
      <w:pPr>
        <w:ind w:firstLine="426"/>
        <w:jc w:val="both"/>
        <w:rPr>
          <w:rFonts w:ascii="Times New Roman" w:hAnsi="Times New Roman"/>
          <w:sz w:val="24"/>
          <w:szCs w:val="24"/>
        </w:rPr>
      </w:pPr>
      <w:r>
        <w:rPr>
          <w:rFonts w:ascii="Times New Roman" w:hAnsi="Times New Roman"/>
          <w:sz w:val="24"/>
          <w:szCs w:val="24"/>
        </w:rPr>
        <w:t xml:space="preserve">Second, </w:t>
      </w:r>
      <w:r>
        <w:rPr>
          <w:rFonts w:ascii="Times New Roman" w:hAnsi="Times New Roman"/>
          <w:sz w:val="24"/>
          <w:szCs w:val="24"/>
          <w:lang w:val="en-GB"/>
        </w:rPr>
        <w:t>t</w:t>
      </w:r>
      <w:r>
        <w:rPr>
          <w:rFonts w:ascii="Times New Roman" w:hAnsi="Times New Roman"/>
          <w:sz w:val="24"/>
          <w:szCs w:val="24"/>
        </w:rPr>
        <w:t>he</w:t>
      </w:r>
      <w:r>
        <w:rPr>
          <w:rFonts w:ascii="Times New Roman" w:hAnsi="Times New Roman"/>
          <w:sz w:val="24"/>
          <w:szCs w:val="24"/>
          <w:lang w:val="en-GB"/>
        </w:rPr>
        <w:t xml:space="preserve"> research </w:t>
      </w:r>
      <w:r>
        <w:rPr>
          <w:rFonts w:ascii="Times New Roman" w:hAnsi="Times New Roman"/>
          <w:sz w:val="24"/>
          <w:szCs w:val="24"/>
        </w:rPr>
        <w:t>results also revealed a significant difference between the experimental and control groups regarding the students’ writing performance following the implementation of the treatment. As previously explained through statistical analysis, the results of the independent sample t-test showed that the t-</w:t>
      </w:r>
      <w:r>
        <w:rPr>
          <w:rFonts w:ascii="Times New Roman" w:hAnsi="Times New Roman"/>
          <w:sz w:val="18"/>
          <w:szCs w:val="18"/>
        </w:rPr>
        <w:t>obtained</w:t>
      </w:r>
      <w:r>
        <w:rPr>
          <w:rFonts w:ascii="Times New Roman" w:hAnsi="Times New Roman"/>
          <w:sz w:val="24"/>
          <w:szCs w:val="24"/>
        </w:rPr>
        <w:t xml:space="preserve"> value was higher than the t-</w:t>
      </w:r>
      <w:r>
        <w:rPr>
          <w:rFonts w:ascii="Times New Roman" w:hAnsi="Times New Roman"/>
          <w:sz w:val="18"/>
          <w:szCs w:val="18"/>
        </w:rPr>
        <w:t>table</w:t>
      </w:r>
      <w:r>
        <w:rPr>
          <w:rFonts w:ascii="Times New Roman" w:hAnsi="Times New Roman"/>
          <w:sz w:val="24"/>
          <w:szCs w:val="24"/>
        </w:rPr>
        <w:t xml:space="preserve"> value</w:t>
      </w:r>
      <w:r>
        <w:rPr>
          <w:rFonts w:ascii="Times New Roman" w:hAnsi="Times New Roman"/>
          <w:sz w:val="24"/>
          <w:szCs w:val="24"/>
          <w:lang w:val="en-GB"/>
        </w:rPr>
        <w:t xml:space="preserve">. </w:t>
      </w:r>
      <w:r>
        <w:rPr>
          <w:rFonts w:ascii="Times New Roman" w:hAnsi="Times New Roman"/>
          <w:sz w:val="24"/>
          <w:szCs w:val="24"/>
        </w:rPr>
        <w:t xml:space="preserve">Moreover, the t-obtained value in the experimental group was higher than that in the control group, which confirmed that the treatment contributed positively to enhancing students’ </w:t>
      </w:r>
      <w:r w:rsidR="002250D2">
        <w:rPr>
          <w:rFonts w:ascii="Times New Roman" w:hAnsi="Times New Roman"/>
          <w:sz w:val="24"/>
          <w:szCs w:val="24"/>
        </w:rPr>
        <w:t>achievement</w:t>
      </w:r>
      <w:r>
        <w:rPr>
          <w:rFonts w:ascii="Times New Roman" w:hAnsi="Times New Roman"/>
          <w:sz w:val="24"/>
          <w:szCs w:val="24"/>
        </w:rPr>
        <w:t xml:space="preserve"> in writing. The improvement c</w:t>
      </w:r>
      <w:r w:rsidR="002250D2">
        <w:rPr>
          <w:rFonts w:ascii="Times New Roman" w:hAnsi="Times New Roman"/>
          <w:sz w:val="24"/>
          <w:szCs w:val="24"/>
        </w:rPr>
        <w:t>ould</w:t>
      </w:r>
      <w:r>
        <w:rPr>
          <w:rFonts w:ascii="Times New Roman" w:hAnsi="Times New Roman"/>
          <w:sz w:val="24"/>
          <w:szCs w:val="24"/>
        </w:rPr>
        <w:t xml:space="preserve"> be linked to the fact that the experimental group was taught using </w:t>
      </w:r>
      <w:del w:id="193" w:author="Cold Brew" w:date="2026-05-01T08:34:00Z" w16du:dateUtc="2026-05-01T01:34:00Z">
        <w:r w:rsidDel="00A8026A">
          <w:rPr>
            <w:rFonts w:ascii="Times New Roman" w:hAnsi="Times New Roman"/>
            <w:sz w:val="24"/>
            <w:szCs w:val="24"/>
          </w:rPr>
          <w:delText>Collaborative Writing</w:delText>
        </w:r>
      </w:del>
      <w:ins w:id="194" w:author="Cold Brew" w:date="2026-05-01T08:34:00Z" w16du:dateUtc="2026-05-01T01:34:00Z">
        <w:r w:rsidR="00A8026A">
          <w:rPr>
            <w:rFonts w:ascii="Times New Roman" w:hAnsi="Times New Roman"/>
            <w:sz w:val="24"/>
            <w:szCs w:val="24"/>
          </w:rPr>
          <w:t>collaborative writing</w:t>
        </w:r>
      </w:ins>
      <w:r>
        <w:rPr>
          <w:rFonts w:ascii="Times New Roman" w:hAnsi="Times New Roman"/>
          <w:sz w:val="24"/>
          <w:szCs w:val="24"/>
        </w:rPr>
        <w:t xml:space="preserve"> with Padlet, while the control group received instruction through </w:t>
      </w:r>
      <w:r w:rsidR="002250D2">
        <w:rPr>
          <w:rFonts w:ascii="Times New Roman" w:hAnsi="Times New Roman"/>
          <w:sz w:val="24"/>
          <w:szCs w:val="24"/>
        </w:rPr>
        <w:t>conventional</w:t>
      </w:r>
      <w:r>
        <w:rPr>
          <w:rFonts w:ascii="Times New Roman" w:hAnsi="Times New Roman"/>
          <w:sz w:val="24"/>
          <w:szCs w:val="24"/>
        </w:rPr>
        <w:t xml:space="preserve"> methods. </w:t>
      </w:r>
    </w:p>
    <w:p w14:paraId="728E2E7A" w14:textId="09761A32" w:rsidR="0028670E" w:rsidRDefault="00000000" w:rsidP="00961AC7">
      <w:pPr>
        <w:ind w:firstLine="426"/>
        <w:jc w:val="both"/>
        <w:rPr>
          <w:rFonts w:ascii="Times New Roman" w:hAnsi="Times New Roman"/>
          <w:sz w:val="24"/>
          <w:szCs w:val="24"/>
          <w:lang w:val="en-US"/>
        </w:rPr>
      </w:pPr>
      <w:r>
        <w:rPr>
          <w:rFonts w:ascii="Times New Roman" w:hAnsi="Times New Roman"/>
          <w:sz w:val="24"/>
          <w:szCs w:val="24"/>
        </w:rPr>
        <w:t xml:space="preserve">Furthermore, frequency analysis revealed </w:t>
      </w:r>
      <w:ins w:id="195" w:author="Cold Brew" w:date="2026-05-01T08:34:00Z" w16du:dateUtc="2026-05-01T01:34:00Z">
        <w:r w:rsidR="00A8026A">
          <w:rPr>
            <w:rFonts w:ascii="Times New Roman" w:hAnsi="Times New Roman"/>
            <w:sz w:val="24"/>
            <w:szCs w:val="24"/>
          </w:rPr>
          <w:t xml:space="preserve">that </w:t>
        </w:r>
      </w:ins>
      <w:r>
        <w:rPr>
          <w:rFonts w:ascii="Times New Roman" w:hAnsi="Times New Roman"/>
          <w:sz w:val="24"/>
          <w:szCs w:val="24"/>
        </w:rPr>
        <w:t xml:space="preserve">most students in </w:t>
      </w:r>
      <w:ins w:id="196" w:author="Cold Brew" w:date="2026-05-01T08:34:00Z" w16du:dateUtc="2026-05-01T01:34:00Z">
        <w:r w:rsidR="00A8026A">
          <w:rPr>
            <w:rFonts w:ascii="Times New Roman" w:hAnsi="Times New Roman"/>
            <w:sz w:val="24"/>
            <w:szCs w:val="24"/>
          </w:rPr>
          <w:t xml:space="preserve">the </w:t>
        </w:r>
      </w:ins>
      <w:r>
        <w:rPr>
          <w:rFonts w:ascii="Times New Roman" w:hAnsi="Times New Roman"/>
          <w:sz w:val="24"/>
          <w:szCs w:val="24"/>
        </w:rPr>
        <w:t>experimental group achieved good and excellent levels in the post-test, whereas students in control group mostly achieved enough and good levels. It means that</w:t>
      </w:r>
      <w:del w:id="197" w:author="Cold Brew" w:date="2026-05-01T08:35:00Z" w16du:dateUtc="2026-05-01T01:35:00Z">
        <w:r w:rsidDel="00A8026A">
          <w:rPr>
            <w:rFonts w:ascii="Times New Roman" w:hAnsi="Times New Roman"/>
            <w:sz w:val="24"/>
            <w:szCs w:val="24"/>
            <w:lang w:val="en-GB"/>
          </w:rPr>
          <w:delText>,</w:delText>
        </w:r>
      </w:del>
      <w:r>
        <w:rPr>
          <w:rFonts w:ascii="Times New Roman" w:hAnsi="Times New Roman"/>
          <w:sz w:val="24"/>
          <w:szCs w:val="24"/>
        </w:rPr>
        <w:t xml:space="preserve"> there was a significant difference </w:t>
      </w:r>
      <w:del w:id="198" w:author="Cold Brew" w:date="2026-05-01T08:35:00Z" w16du:dateUtc="2026-05-01T01:35:00Z">
        <w:r w:rsidR="002250D2" w:rsidDel="00A8026A">
          <w:rPr>
            <w:rFonts w:ascii="Times New Roman" w:hAnsi="Times New Roman"/>
            <w:sz w:val="24"/>
            <w:szCs w:val="24"/>
          </w:rPr>
          <w:delText xml:space="preserve">on </w:delText>
        </w:r>
      </w:del>
      <w:ins w:id="199" w:author="Cold Brew" w:date="2026-05-01T08:35:00Z" w16du:dateUtc="2026-05-01T01:35:00Z">
        <w:r w:rsidR="00A8026A">
          <w:rPr>
            <w:rFonts w:ascii="Times New Roman" w:hAnsi="Times New Roman"/>
            <w:sz w:val="24"/>
            <w:szCs w:val="24"/>
          </w:rPr>
          <w:t>in</w:t>
        </w:r>
        <w:r w:rsidR="00A8026A">
          <w:rPr>
            <w:rFonts w:ascii="Times New Roman" w:hAnsi="Times New Roman"/>
            <w:sz w:val="24"/>
            <w:szCs w:val="24"/>
          </w:rPr>
          <w:t xml:space="preserve"> </w:t>
        </w:r>
      </w:ins>
      <w:r w:rsidR="002250D2">
        <w:rPr>
          <w:rFonts w:ascii="Times New Roman" w:hAnsi="Times New Roman"/>
          <w:sz w:val="24"/>
          <w:szCs w:val="24"/>
        </w:rPr>
        <w:t xml:space="preserve">students’ writing skill achievement </w:t>
      </w:r>
      <w:r>
        <w:rPr>
          <w:rFonts w:ascii="Times New Roman" w:hAnsi="Times New Roman"/>
          <w:sz w:val="24"/>
          <w:szCs w:val="24"/>
        </w:rPr>
        <w:t xml:space="preserve">between the students who were taught using Collaborative Writing using Padlet and those who were not. </w:t>
      </w:r>
      <w:r w:rsidR="00961AC7">
        <w:rPr>
          <w:rFonts w:ascii="Times New Roman" w:hAnsi="Times New Roman"/>
          <w:sz w:val="24"/>
          <w:szCs w:val="24"/>
        </w:rPr>
        <w:t xml:space="preserve">In other words, it indicates that there was a difference </w:t>
      </w:r>
      <w:del w:id="200" w:author="Cold Brew" w:date="2026-05-01T08:35:00Z" w16du:dateUtc="2026-05-01T01:35:00Z">
        <w:r w:rsidR="00961AC7" w:rsidDel="00A8026A">
          <w:rPr>
            <w:rFonts w:ascii="Times New Roman" w:hAnsi="Times New Roman"/>
            <w:sz w:val="24"/>
            <w:szCs w:val="24"/>
          </w:rPr>
          <w:delText xml:space="preserve">on </w:delText>
        </w:r>
      </w:del>
      <w:ins w:id="201" w:author="Cold Brew" w:date="2026-05-01T08:35:00Z" w16du:dateUtc="2026-05-01T01:35:00Z">
        <w:r w:rsidR="00A8026A">
          <w:rPr>
            <w:rFonts w:ascii="Times New Roman" w:hAnsi="Times New Roman"/>
            <w:sz w:val="24"/>
            <w:szCs w:val="24"/>
          </w:rPr>
          <w:t>in</w:t>
        </w:r>
        <w:r w:rsidR="00A8026A">
          <w:rPr>
            <w:rFonts w:ascii="Times New Roman" w:hAnsi="Times New Roman"/>
            <w:sz w:val="24"/>
            <w:szCs w:val="24"/>
          </w:rPr>
          <w:t xml:space="preserve"> </w:t>
        </w:r>
      </w:ins>
      <w:r w:rsidR="00961AC7">
        <w:rPr>
          <w:rFonts w:ascii="Times New Roman" w:hAnsi="Times New Roman"/>
          <w:sz w:val="24"/>
          <w:szCs w:val="24"/>
        </w:rPr>
        <w:t xml:space="preserve">students’ performance on writing skill achivement after </w:t>
      </w:r>
      <w:ins w:id="202" w:author="Cold Brew" w:date="2026-05-01T08:35:00Z" w16du:dateUtc="2026-05-01T01:35:00Z">
        <w:r w:rsidR="00A8026A">
          <w:rPr>
            <w:rFonts w:ascii="Times New Roman" w:hAnsi="Times New Roman"/>
            <w:sz w:val="24"/>
            <w:szCs w:val="24"/>
          </w:rPr>
          <w:t xml:space="preserve">being </w:t>
        </w:r>
      </w:ins>
      <w:r w:rsidR="00961AC7">
        <w:rPr>
          <w:rFonts w:ascii="Times New Roman" w:hAnsi="Times New Roman"/>
          <w:sz w:val="24"/>
          <w:szCs w:val="24"/>
        </w:rPr>
        <w:t xml:space="preserve">given the treatment. </w:t>
      </w:r>
      <w:r>
        <w:rPr>
          <w:rFonts w:ascii="Times New Roman" w:hAnsi="Times New Roman"/>
          <w:sz w:val="24"/>
          <w:szCs w:val="24"/>
        </w:rPr>
        <w:t>These results</w:t>
      </w:r>
      <w:r w:rsidR="00961AC7">
        <w:rPr>
          <w:rFonts w:ascii="Times New Roman" w:hAnsi="Times New Roman"/>
          <w:sz w:val="24"/>
          <w:szCs w:val="24"/>
        </w:rPr>
        <w:t xml:space="preserve"> are</w:t>
      </w:r>
      <w:r>
        <w:rPr>
          <w:rFonts w:ascii="Times New Roman" w:hAnsi="Times New Roman"/>
          <w:sz w:val="24"/>
          <w:szCs w:val="24"/>
        </w:rPr>
        <w:t xml:space="preserve"> align</w:t>
      </w:r>
      <w:r w:rsidR="00961AC7">
        <w:rPr>
          <w:rFonts w:ascii="Times New Roman" w:hAnsi="Times New Roman"/>
          <w:sz w:val="24"/>
          <w:szCs w:val="24"/>
        </w:rPr>
        <w:t>ed</w:t>
      </w:r>
      <w:r>
        <w:rPr>
          <w:rFonts w:ascii="Times New Roman" w:hAnsi="Times New Roman"/>
          <w:sz w:val="24"/>
          <w:szCs w:val="24"/>
        </w:rPr>
        <w:t xml:space="preserve"> with Moonma and </w:t>
      </w:r>
      <w:commentRangeStart w:id="203"/>
      <w:r>
        <w:rPr>
          <w:rFonts w:ascii="Times New Roman" w:hAnsi="Times New Roman"/>
          <w:sz w:val="24"/>
          <w:szCs w:val="24"/>
        </w:rPr>
        <w:t>Kawera</w:t>
      </w:r>
      <w:commentRangeEnd w:id="203"/>
      <w:r w:rsidR="009302F8">
        <w:rPr>
          <w:rStyle w:val="CommentReference"/>
          <w:rFonts w:ascii="Times New Roman" w:hAnsi="Times New Roman"/>
          <w:sz w:val="24"/>
          <w:szCs w:val="24"/>
        </w:rPr>
        <w:commentReference w:id="203"/>
      </w:r>
      <w:r>
        <w:rPr>
          <w:rFonts w:ascii="Times New Roman" w:hAnsi="Times New Roman"/>
          <w:sz w:val="24"/>
          <w:szCs w:val="24"/>
        </w:rPr>
        <w:t xml:space="preserve"> (2021), who state that collaborative writing promotes higher engagement and writing quality. Likewise, </w:t>
      </w:r>
      <w:r>
        <w:rPr>
          <w:rFonts w:ascii="Times New Roman" w:hAnsi="Times New Roman"/>
          <w:sz w:val="24"/>
          <w:szCs w:val="24"/>
          <w:lang w:val="en-US"/>
        </w:rPr>
        <w:t>Sugiarni et al.</w:t>
      </w:r>
      <w:del w:id="204" w:author="Cold Brew" w:date="2026-05-01T08:35:00Z" w16du:dateUtc="2026-05-01T01:35:00Z">
        <w:r w:rsidDel="00A8026A">
          <w:rPr>
            <w:rFonts w:ascii="Times New Roman" w:hAnsi="Times New Roman"/>
            <w:sz w:val="24"/>
            <w:szCs w:val="24"/>
            <w:lang w:val="en-US"/>
          </w:rPr>
          <w:delText>,</w:delText>
        </w:r>
      </w:del>
      <w:r>
        <w:rPr>
          <w:rFonts w:ascii="Times New Roman" w:hAnsi="Times New Roman"/>
          <w:sz w:val="24"/>
          <w:szCs w:val="24"/>
          <w:lang w:val="en-US"/>
        </w:rPr>
        <w:t xml:space="preserve"> </w:t>
      </w:r>
      <w:r w:rsidR="00961AC7">
        <w:rPr>
          <w:rFonts w:ascii="Times New Roman" w:hAnsi="Times New Roman"/>
          <w:sz w:val="24"/>
          <w:szCs w:val="24"/>
          <w:lang w:val="en-US"/>
        </w:rPr>
        <w:t>(</w:t>
      </w:r>
      <w:r>
        <w:rPr>
          <w:rFonts w:ascii="Times New Roman" w:hAnsi="Times New Roman"/>
          <w:sz w:val="24"/>
          <w:szCs w:val="24"/>
          <w:lang w:val="en-US"/>
        </w:rPr>
        <w:t>2025</w:t>
      </w:r>
      <w:r w:rsidR="00961AC7">
        <w:rPr>
          <w:rFonts w:ascii="Times New Roman" w:hAnsi="Times New Roman"/>
          <w:sz w:val="24"/>
          <w:szCs w:val="24"/>
          <w:lang w:val="en-US"/>
        </w:rPr>
        <w:t>) also</w:t>
      </w:r>
      <w:r>
        <w:rPr>
          <w:rFonts w:ascii="Times New Roman" w:hAnsi="Times New Roman"/>
          <w:sz w:val="24"/>
          <w:szCs w:val="24"/>
          <w:lang w:val="en-US"/>
        </w:rPr>
        <w:t xml:space="preserve"> found that the use of Padlet in collaborative writing significantly improves students’ writing</w:t>
      </w:r>
      <w:r w:rsidR="00961AC7">
        <w:rPr>
          <w:rFonts w:ascii="Times New Roman" w:hAnsi="Times New Roman"/>
          <w:sz w:val="24"/>
          <w:szCs w:val="24"/>
          <w:lang w:val="en-US"/>
        </w:rPr>
        <w:t xml:space="preserve"> skill</w:t>
      </w:r>
      <w:r>
        <w:rPr>
          <w:rFonts w:ascii="Times New Roman" w:hAnsi="Times New Roman"/>
          <w:sz w:val="24"/>
          <w:szCs w:val="24"/>
          <w:lang w:val="en-US"/>
        </w:rPr>
        <w:t xml:space="preserve"> achievement</w:t>
      </w:r>
      <w:r w:rsidR="00961AC7">
        <w:rPr>
          <w:rFonts w:ascii="Times New Roman" w:hAnsi="Times New Roman"/>
          <w:sz w:val="24"/>
          <w:szCs w:val="24"/>
          <w:lang w:val="en-US"/>
        </w:rPr>
        <w:t xml:space="preserve">. </w:t>
      </w:r>
      <w:r>
        <w:rPr>
          <w:rFonts w:ascii="Times New Roman" w:hAnsi="Times New Roman"/>
          <w:sz w:val="24"/>
          <w:szCs w:val="24"/>
          <w:lang w:val="en-US"/>
        </w:rPr>
        <w:t xml:space="preserve"> </w:t>
      </w:r>
    </w:p>
    <w:p w14:paraId="2FA9DDAA" w14:textId="77777777" w:rsidR="00961AC7" w:rsidRDefault="00961AC7" w:rsidP="00961AC7">
      <w:pPr>
        <w:ind w:firstLine="426"/>
        <w:jc w:val="both"/>
        <w:rPr>
          <w:rFonts w:ascii="Times New Roman" w:hAnsi="Times New Roman"/>
          <w:b/>
          <w:sz w:val="24"/>
          <w:szCs w:val="24"/>
        </w:rPr>
      </w:pPr>
    </w:p>
    <w:p w14:paraId="5399F169" w14:textId="77777777" w:rsidR="0028670E" w:rsidRDefault="00000000">
      <w:pPr>
        <w:spacing w:line="360" w:lineRule="auto"/>
        <w:jc w:val="both"/>
        <w:rPr>
          <w:rFonts w:ascii="Times New Roman" w:hAnsi="Times New Roman"/>
          <w:b/>
          <w:sz w:val="24"/>
          <w:szCs w:val="24"/>
        </w:rPr>
      </w:pPr>
      <w:r>
        <w:rPr>
          <w:rFonts w:ascii="Times New Roman" w:hAnsi="Times New Roman"/>
          <w:b/>
          <w:sz w:val="24"/>
          <w:szCs w:val="24"/>
        </w:rPr>
        <w:t>CONCLUSION</w:t>
      </w:r>
    </w:p>
    <w:p w14:paraId="53CF22FC" w14:textId="1001A755" w:rsidR="0028670E" w:rsidRDefault="00000000">
      <w:pPr>
        <w:pStyle w:val="E-JOURNALBody"/>
        <w:contextualSpacing/>
        <w:rPr>
          <w:sz w:val="24"/>
        </w:rPr>
      </w:pPr>
      <w:r>
        <w:rPr>
          <w:sz w:val="24"/>
        </w:rPr>
        <w:t>Based on the findings and interpretation of this research,</w:t>
      </w:r>
      <w:r w:rsidR="00961AC7">
        <w:rPr>
          <w:sz w:val="24"/>
        </w:rPr>
        <w:t xml:space="preserve"> there were</w:t>
      </w:r>
      <w:r>
        <w:rPr>
          <w:sz w:val="24"/>
        </w:rPr>
        <w:t xml:space="preserve"> two main conclusions </w:t>
      </w:r>
      <w:r w:rsidR="00961AC7">
        <w:rPr>
          <w:sz w:val="24"/>
        </w:rPr>
        <w:t xml:space="preserve">that could be summarized as follows: </w:t>
      </w:r>
      <w:r>
        <w:rPr>
          <w:sz w:val="24"/>
        </w:rPr>
        <w:t xml:space="preserve">First, it was effective to improve students’ writing skill achievement through collaborative writing using Padlet at the tenth grade of SMA Negeri 11 Palembang. Second, there was a significant difference </w:t>
      </w:r>
      <w:del w:id="205" w:author="Cold Brew" w:date="2026-05-01T08:35:00Z" w16du:dateUtc="2026-05-01T01:35:00Z">
        <w:r w:rsidDel="00A8026A">
          <w:rPr>
            <w:sz w:val="24"/>
          </w:rPr>
          <w:delText xml:space="preserve">on </w:delText>
        </w:r>
      </w:del>
      <w:ins w:id="206" w:author="Cold Brew" w:date="2026-05-01T08:35:00Z" w16du:dateUtc="2026-05-01T01:35:00Z">
        <w:r w:rsidR="00A8026A">
          <w:rPr>
            <w:sz w:val="24"/>
          </w:rPr>
          <w:t>in</w:t>
        </w:r>
        <w:r w:rsidR="00A8026A">
          <w:rPr>
            <w:sz w:val="24"/>
          </w:rPr>
          <w:t xml:space="preserve"> </w:t>
        </w:r>
      </w:ins>
      <w:r>
        <w:rPr>
          <w:sz w:val="24"/>
        </w:rPr>
        <w:t xml:space="preserve">students’ writing skill achievement between students who were taught through collaborative writing using Padlet and those who were not. The students in the experimental group performed better than those in the control group. Based on the comparison of test scores, students in the experimental group showed greater improvement in writing recount texts than students in the control group. </w:t>
      </w:r>
      <w:r>
        <w:rPr>
          <w:sz w:val="24"/>
          <w:lang w:val="en-US"/>
        </w:rPr>
        <w:t xml:space="preserve">Therefore, </w:t>
      </w:r>
      <w:r>
        <w:rPr>
          <w:sz w:val="24"/>
          <w:lang w:val="en-US"/>
        </w:rPr>
        <w:lastRenderedPageBreak/>
        <w:t>English teachers are highly encouraged to use collaborative writing through Padlet in their writing classes to create a more interactive and meaningful learning experience, as it</w:t>
      </w:r>
      <w:r w:rsidR="00961AC7">
        <w:rPr>
          <w:sz w:val="24"/>
          <w:lang w:val="en-US"/>
        </w:rPr>
        <w:t xml:space="preserve"> also</w:t>
      </w:r>
      <w:r>
        <w:rPr>
          <w:sz w:val="24"/>
          <w:lang w:val="en-US"/>
        </w:rPr>
        <w:t xml:space="preserve"> allows students to work together, exchange ideas, and provide feedback to improve their writing skills.</w:t>
      </w:r>
    </w:p>
    <w:p w14:paraId="4C7DEF38" w14:textId="77777777" w:rsidR="0028670E" w:rsidRDefault="0028670E">
      <w:pPr>
        <w:jc w:val="both"/>
        <w:rPr>
          <w:rFonts w:ascii="Times New Roman" w:hAnsi="Times New Roman"/>
          <w:b/>
          <w:sz w:val="24"/>
          <w:szCs w:val="24"/>
        </w:rPr>
      </w:pPr>
    </w:p>
    <w:p w14:paraId="5B771E77" w14:textId="77777777" w:rsidR="00961AC7" w:rsidRDefault="00961AC7">
      <w:pPr>
        <w:jc w:val="both"/>
        <w:rPr>
          <w:rFonts w:ascii="Times New Roman" w:hAnsi="Times New Roman"/>
          <w:b/>
          <w:sz w:val="24"/>
          <w:szCs w:val="24"/>
        </w:rPr>
      </w:pPr>
    </w:p>
    <w:p w14:paraId="29E3C24B" w14:textId="77777777" w:rsidR="00961AC7" w:rsidRDefault="00961AC7">
      <w:pPr>
        <w:jc w:val="both"/>
        <w:rPr>
          <w:rFonts w:ascii="Times New Roman" w:hAnsi="Times New Roman"/>
          <w:b/>
          <w:sz w:val="24"/>
          <w:szCs w:val="24"/>
        </w:rPr>
      </w:pPr>
    </w:p>
    <w:p w14:paraId="4E30CBB3" w14:textId="77777777" w:rsidR="00961AC7" w:rsidRDefault="00961AC7">
      <w:pPr>
        <w:jc w:val="both"/>
        <w:rPr>
          <w:rFonts w:ascii="Times New Roman" w:hAnsi="Times New Roman"/>
          <w:b/>
          <w:sz w:val="24"/>
          <w:szCs w:val="24"/>
        </w:rPr>
      </w:pPr>
    </w:p>
    <w:p w14:paraId="164F10BC" w14:textId="21A1907D" w:rsidR="0028670E" w:rsidRDefault="00000000">
      <w:pPr>
        <w:jc w:val="both"/>
        <w:rPr>
          <w:rFonts w:ascii="Times New Roman" w:hAnsi="Times New Roman"/>
          <w:b/>
          <w:sz w:val="24"/>
          <w:szCs w:val="24"/>
          <w:lang w:val="en-GB"/>
        </w:rPr>
      </w:pPr>
      <w:commentRangeStart w:id="207"/>
      <w:r>
        <w:rPr>
          <w:rFonts w:ascii="Times New Roman" w:hAnsi="Times New Roman"/>
          <w:b/>
          <w:sz w:val="24"/>
          <w:szCs w:val="24"/>
        </w:rPr>
        <w:t>REFERENCE</w:t>
      </w:r>
      <w:r>
        <w:rPr>
          <w:rFonts w:ascii="Times New Roman" w:hAnsi="Times New Roman"/>
          <w:b/>
          <w:sz w:val="24"/>
          <w:szCs w:val="24"/>
          <w:lang w:val="en-GB"/>
        </w:rPr>
        <w:t>S</w:t>
      </w:r>
      <w:commentRangeEnd w:id="207"/>
      <w:r w:rsidR="009302F8">
        <w:rPr>
          <w:rStyle w:val="CommentReference"/>
          <w:rFonts w:ascii="Times New Roman" w:hAnsi="Times New Roman"/>
          <w:b/>
          <w:sz w:val="24"/>
          <w:szCs w:val="24"/>
          <w:lang w:val="en-GB"/>
        </w:rPr>
        <w:commentReference w:id="207"/>
      </w:r>
    </w:p>
    <w:p w14:paraId="7241CA85" w14:textId="77777777" w:rsidR="0028670E" w:rsidRDefault="0028670E">
      <w:pPr>
        <w:jc w:val="both"/>
        <w:rPr>
          <w:rFonts w:ascii="Times New Roman" w:hAnsi="Times New Roman"/>
          <w:b/>
          <w:sz w:val="24"/>
          <w:szCs w:val="24"/>
          <w:lang w:val="en-GB"/>
        </w:rPr>
      </w:pPr>
    </w:p>
    <w:p w14:paraId="6103426E"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Asni. (2018). </w:t>
      </w:r>
      <w:r>
        <w:rPr>
          <w:rFonts w:ascii="Times New Roman" w:hAnsi="Times New Roman"/>
          <w:i/>
          <w:iCs/>
          <w:sz w:val="24"/>
          <w:szCs w:val="24"/>
        </w:rPr>
        <w:t>The use of Jeopardy game to improve descriptive text writing: Pre-experimental at the eighth grade students of MTS Miftahul Jannah Gowa.</w:t>
      </w:r>
      <w:r>
        <w:rPr>
          <w:rFonts w:ascii="Times New Roman" w:hAnsi="Times New Roman"/>
          <w:sz w:val="24"/>
          <w:szCs w:val="24"/>
        </w:rPr>
        <w:t xml:space="preserve"> (Undergraduate thesis, University of Makassar).</w:t>
      </w:r>
    </w:p>
    <w:p w14:paraId="55186860"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Brown, H.D (2007). </w:t>
      </w:r>
      <w:r>
        <w:rPr>
          <w:rFonts w:ascii="Times New Roman" w:hAnsi="Times New Roman"/>
          <w:i/>
          <w:iCs/>
          <w:sz w:val="24"/>
          <w:szCs w:val="24"/>
        </w:rPr>
        <w:t>Teaching by principles: an interactive approach to language pedagogy. (3</w:t>
      </w:r>
      <w:r>
        <w:rPr>
          <w:rFonts w:ascii="Times New Roman" w:hAnsi="Times New Roman"/>
          <w:i/>
          <w:iCs/>
          <w:sz w:val="24"/>
          <w:szCs w:val="24"/>
          <w:vertAlign w:val="superscript"/>
        </w:rPr>
        <w:t>th</w:t>
      </w:r>
      <w:r>
        <w:rPr>
          <w:rFonts w:ascii="Times New Roman" w:hAnsi="Times New Roman"/>
          <w:i/>
          <w:iCs/>
          <w:sz w:val="24"/>
          <w:szCs w:val="24"/>
        </w:rPr>
        <w:t xml:space="preserve"> ed)</w:t>
      </w:r>
      <w:r>
        <w:rPr>
          <w:rFonts w:ascii="Times New Roman" w:hAnsi="Times New Roman"/>
          <w:sz w:val="24"/>
          <w:szCs w:val="24"/>
        </w:rPr>
        <w:t>.</w:t>
      </w:r>
      <w:r>
        <w:rPr>
          <w:rFonts w:ascii="Times New Roman" w:hAnsi="Times New Roman"/>
          <w:sz w:val="24"/>
          <w:szCs w:val="24"/>
          <w:lang w:val="en-GB"/>
        </w:rPr>
        <w:t xml:space="preserve"> New York: Logman.</w:t>
      </w:r>
      <w:r>
        <w:rPr>
          <w:rFonts w:ascii="Times New Roman" w:hAnsi="Times New Roman"/>
          <w:sz w:val="24"/>
          <w:szCs w:val="24"/>
        </w:rPr>
        <w:t xml:space="preserve"> </w:t>
      </w:r>
    </w:p>
    <w:p w14:paraId="6E0039F7"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Creswell, John W. (2012). </w:t>
      </w:r>
      <w:r>
        <w:rPr>
          <w:rFonts w:ascii="Times New Roman" w:hAnsi="Times New Roman"/>
          <w:i/>
          <w:iCs/>
          <w:sz w:val="24"/>
          <w:szCs w:val="24"/>
        </w:rPr>
        <w:t>Educational research planning, conducting, and evaluating quantitative and qualitative research.</w:t>
      </w:r>
      <w:r>
        <w:rPr>
          <w:rFonts w:ascii="Times New Roman" w:hAnsi="Times New Roman"/>
          <w:sz w:val="24"/>
          <w:szCs w:val="24"/>
        </w:rPr>
        <w:t xml:space="preserve"> Boston: Pearson Education, Inc.</w:t>
      </w:r>
    </w:p>
    <w:p w14:paraId="777CE117" w14:textId="3E309867" w:rsidR="0028670E" w:rsidRDefault="00000000">
      <w:pPr>
        <w:spacing w:after="120"/>
        <w:ind w:left="284" w:hanging="284"/>
        <w:jc w:val="both"/>
        <w:rPr>
          <w:rFonts w:ascii="Times New Roman" w:hAnsi="Times New Roman"/>
          <w:sz w:val="24"/>
          <w:szCs w:val="24"/>
        </w:rPr>
      </w:pPr>
      <w:r>
        <w:rPr>
          <w:rFonts w:ascii="Times New Roman" w:hAnsi="Times New Roman"/>
          <w:sz w:val="24"/>
          <w:szCs w:val="24"/>
          <w:lang w:val="en-US"/>
        </w:rPr>
        <w:t>Devi, A. P., &amp; Puspitasari, R. (2023). Digital collaborative writing technique using Padlet in</w:t>
      </w:r>
      <w:r w:rsidR="003D5915">
        <w:rPr>
          <w:rFonts w:ascii="Times New Roman" w:hAnsi="Times New Roman"/>
          <w:sz w:val="24"/>
          <w:szCs w:val="24"/>
          <w:lang w:val="en-US"/>
        </w:rPr>
        <w:t xml:space="preserve"> </w:t>
      </w:r>
      <w:r>
        <w:rPr>
          <w:rFonts w:ascii="Times New Roman" w:hAnsi="Times New Roman"/>
          <w:sz w:val="24"/>
          <w:szCs w:val="24"/>
          <w:lang w:val="en-US"/>
        </w:rPr>
        <w:t>essay writing classroom.</w:t>
      </w:r>
      <w:r w:rsidR="003D5915">
        <w:rPr>
          <w:rFonts w:ascii="Times New Roman" w:hAnsi="Times New Roman"/>
          <w:sz w:val="24"/>
          <w:szCs w:val="24"/>
          <w:lang w:val="en-US"/>
        </w:rPr>
        <w:t xml:space="preserve"> </w:t>
      </w:r>
      <w:r>
        <w:rPr>
          <w:rFonts w:ascii="Times New Roman" w:hAnsi="Times New Roman"/>
          <w:i/>
          <w:iCs/>
          <w:sz w:val="24"/>
          <w:szCs w:val="24"/>
          <w:lang w:val="en-US"/>
        </w:rPr>
        <w:t>ELT in Focu</w:t>
      </w:r>
      <w:r w:rsidR="003D5915">
        <w:rPr>
          <w:rFonts w:ascii="Times New Roman" w:hAnsi="Times New Roman"/>
          <w:i/>
          <w:iCs/>
          <w:sz w:val="24"/>
          <w:szCs w:val="24"/>
          <w:lang w:val="en-US"/>
        </w:rPr>
        <w:t xml:space="preserve">s, </w:t>
      </w:r>
      <w:r>
        <w:rPr>
          <w:rFonts w:ascii="Times New Roman" w:hAnsi="Times New Roman"/>
          <w:i/>
          <w:iCs/>
          <w:sz w:val="24"/>
          <w:szCs w:val="24"/>
          <w:lang w:val="en-US"/>
        </w:rPr>
        <w:t>6</w:t>
      </w:r>
      <w:r>
        <w:rPr>
          <w:rFonts w:ascii="Times New Roman" w:hAnsi="Times New Roman"/>
          <w:sz w:val="24"/>
          <w:szCs w:val="24"/>
          <w:lang w:val="en-US"/>
        </w:rPr>
        <w:t>(2), 82-94.</w:t>
      </w:r>
    </w:p>
    <w:p w14:paraId="0CD41B1B"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Dollah, S., Sehuddin, M., &amp; Sakkir, G. (2021). Motivating EFL learners to write using Padlet application. </w:t>
      </w:r>
      <w:r>
        <w:rPr>
          <w:rFonts w:ascii="Times New Roman" w:hAnsi="Times New Roman"/>
          <w:i/>
          <w:iCs/>
          <w:sz w:val="24"/>
          <w:szCs w:val="24"/>
        </w:rPr>
        <w:t>ELT Worldwide, 8</w:t>
      </w:r>
      <w:r>
        <w:rPr>
          <w:rFonts w:ascii="Times New Roman" w:hAnsi="Times New Roman"/>
          <w:sz w:val="24"/>
          <w:szCs w:val="24"/>
        </w:rPr>
        <w:t>(2), 240-254.</w:t>
      </w:r>
    </w:p>
    <w:p w14:paraId="40209614"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Fraenkel, Jack R, &amp; Wallen. (2012). </w:t>
      </w:r>
      <w:r>
        <w:rPr>
          <w:rFonts w:ascii="Times New Roman" w:hAnsi="Times New Roman"/>
          <w:i/>
          <w:iCs/>
          <w:sz w:val="24"/>
          <w:szCs w:val="24"/>
        </w:rPr>
        <w:t>How to Design and Evaluate Research in Education. (8</w:t>
      </w:r>
      <w:r>
        <w:rPr>
          <w:rFonts w:ascii="Times New Roman" w:hAnsi="Times New Roman"/>
          <w:i/>
          <w:iCs/>
          <w:sz w:val="24"/>
          <w:szCs w:val="24"/>
          <w:vertAlign w:val="superscript"/>
        </w:rPr>
        <w:t>th</w:t>
      </w:r>
      <w:r>
        <w:rPr>
          <w:rFonts w:ascii="Times New Roman" w:hAnsi="Times New Roman"/>
          <w:i/>
          <w:iCs/>
          <w:sz w:val="24"/>
          <w:szCs w:val="24"/>
        </w:rPr>
        <w:t xml:space="preserve">  ed.). </w:t>
      </w:r>
      <w:r>
        <w:rPr>
          <w:rFonts w:ascii="Times New Roman" w:hAnsi="Times New Roman"/>
          <w:iCs/>
          <w:sz w:val="24"/>
          <w:szCs w:val="24"/>
        </w:rPr>
        <w:t>New York</w:t>
      </w:r>
      <w:r>
        <w:rPr>
          <w:rFonts w:ascii="Times New Roman" w:hAnsi="Times New Roman"/>
          <w:sz w:val="24"/>
          <w:szCs w:val="24"/>
        </w:rPr>
        <w:t>: McGraw Hill Companies, Inc.</w:t>
      </w:r>
    </w:p>
    <w:p w14:paraId="3D2A4ABE"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Harmer, J. (2004). </w:t>
      </w:r>
      <w:r>
        <w:rPr>
          <w:rFonts w:ascii="Times New Roman" w:hAnsi="Times New Roman"/>
          <w:i/>
          <w:sz w:val="24"/>
          <w:szCs w:val="24"/>
        </w:rPr>
        <w:t>How to teach writing</w:t>
      </w:r>
      <w:r>
        <w:rPr>
          <w:rFonts w:ascii="Times New Roman" w:hAnsi="Times New Roman"/>
          <w:sz w:val="24"/>
          <w:szCs w:val="24"/>
        </w:rPr>
        <w:t>. England: Pearson Education Limited.</w:t>
      </w:r>
    </w:p>
    <w:p w14:paraId="1A822DD2"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Hossain, M. I. (2015). </w:t>
      </w:r>
      <w:r>
        <w:rPr>
          <w:rFonts w:ascii="Times New Roman" w:hAnsi="Times New Roman"/>
          <w:i/>
          <w:iCs/>
          <w:sz w:val="24"/>
          <w:szCs w:val="24"/>
        </w:rPr>
        <w:t>Teaching Productive Skills to the Students: A Secondary Level Scenario</w:t>
      </w:r>
      <w:r>
        <w:rPr>
          <w:rFonts w:ascii="Times New Roman" w:hAnsi="Times New Roman"/>
          <w:sz w:val="24"/>
          <w:szCs w:val="24"/>
        </w:rPr>
        <w:t>. Bangladesh:  BRAC University.</w:t>
      </w:r>
    </w:p>
    <w:p w14:paraId="0F24A01E"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Ismail, A., Lustyantie, N., &amp; Emzir, E. (2020). EFL students’ and lecturer’s perceptions on collaborative writing. </w:t>
      </w:r>
      <w:r>
        <w:rPr>
          <w:rFonts w:ascii="Times New Roman" w:hAnsi="Times New Roman"/>
          <w:i/>
          <w:sz w:val="24"/>
          <w:szCs w:val="24"/>
        </w:rPr>
        <w:t>International journal of multicultural and multireligious understanding, 7</w:t>
      </w:r>
      <w:r>
        <w:rPr>
          <w:rFonts w:ascii="Times New Roman" w:hAnsi="Times New Roman"/>
          <w:sz w:val="24"/>
          <w:szCs w:val="24"/>
        </w:rPr>
        <w:t>(11), 83-95.</w:t>
      </w:r>
    </w:p>
    <w:p w14:paraId="0B1F55AD"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Javed, M., Juan, W. X., &amp; Nazli, S. (2013). A study of students’ assessment in writing skills of the English language. </w:t>
      </w:r>
      <w:r>
        <w:rPr>
          <w:rFonts w:ascii="Times New Roman" w:hAnsi="Times New Roman"/>
          <w:i/>
          <w:iCs/>
          <w:sz w:val="24"/>
          <w:szCs w:val="24"/>
        </w:rPr>
        <w:t>International journal of instruction</w:t>
      </w:r>
      <w:r>
        <w:rPr>
          <w:rFonts w:ascii="Times New Roman" w:hAnsi="Times New Roman"/>
          <w:sz w:val="24"/>
          <w:szCs w:val="24"/>
        </w:rPr>
        <w:t>, </w:t>
      </w:r>
      <w:r>
        <w:rPr>
          <w:rFonts w:ascii="Times New Roman" w:hAnsi="Times New Roman"/>
          <w:i/>
          <w:iCs/>
          <w:sz w:val="24"/>
          <w:szCs w:val="24"/>
        </w:rPr>
        <w:t>6</w:t>
      </w:r>
      <w:r>
        <w:rPr>
          <w:rFonts w:ascii="Times New Roman" w:hAnsi="Times New Roman"/>
          <w:sz w:val="24"/>
          <w:szCs w:val="24"/>
        </w:rPr>
        <w:t>(2), 129-144.</w:t>
      </w:r>
    </w:p>
    <w:p w14:paraId="4C2678DB"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Jong, B., &amp; Tan, K. H. (2021). Using Padlet as a technological tool for assessment of students' writing skills in online classroom settings. </w:t>
      </w:r>
      <w:r>
        <w:rPr>
          <w:rFonts w:ascii="Times New Roman" w:hAnsi="Times New Roman"/>
          <w:i/>
          <w:iCs/>
          <w:sz w:val="24"/>
          <w:szCs w:val="24"/>
        </w:rPr>
        <w:t>International Journal of Education and Practice</w:t>
      </w:r>
      <w:r>
        <w:rPr>
          <w:rFonts w:ascii="Times New Roman" w:hAnsi="Times New Roman"/>
          <w:sz w:val="24"/>
          <w:szCs w:val="24"/>
        </w:rPr>
        <w:t>, </w:t>
      </w:r>
      <w:r>
        <w:rPr>
          <w:rFonts w:ascii="Times New Roman" w:hAnsi="Times New Roman"/>
          <w:i/>
          <w:iCs/>
          <w:sz w:val="24"/>
          <w:szCs w:val="24"/>
        </w:rPr>
        <w:t>9</w:t>
      </w:r>
      <w:r>
        <w:rPr>
          <w:rFonts w:ascii="Times New Roman" w:hAnsi="Times New Roman"/>
          <w:sz w:val="24"/>
          <w:szCs w:val="24"/>
        </w:rPr>
        <w:t>(2), 411-423.</w:t>
      </w:r>
    </w:p>
    <w:p w14:paraId="7AF74D6F"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Kusuma, R. C., &amp; Retnaningsih, W. (2021). </w:t>
      </w:r>
      <w:r>
        <w:rPr>
          <w:rFonts w:ascii="Times New Roman" w:hAnsi="Times New Roman"/>
          <w:i/>
          <w:sz w:val="24"/>
          <w:szCs w:val="24"/>
        </w:rPr>
        <w:t xml:space="preserve">Improving Students’ Writing Skill by Using Mind Mapping (A Classroom Action Research at the Eighth Grade of SMP N 2 Karangmalang). </w:t>
      </w:r>
      <w:r>
        <w:rPr>
          <w:rFonts w:ascii="Times New Roman" w:hAnsi="Times New Roman"/>
          <w:sz w:val="24"/>
          <w:szCs w:val="24"/>
        </w:rPr>
        <w:t>Surakarta: UIN Surakarta.</w:t>
      </w:r>
    </w:p>
    <w:p w14:paraId="7C62A065"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Lowry, P., Curtis, A., &amp; Lowry, M. (2004). Building a taxon-omy and nomenclature of collaborative writing to improve interdisciplinary research and practice</w:t>
      </w:r>
      <w:r>
        <w:rPr>
          <w:rFonts w:ascii="Times New Roman" w:hAnsi="Times New Roman"/>
          <w:i/>
          <w:iCs/>
          <w:sz w:val="24"/>
          <w:szCs w:val="24"/>
        </w:rPr>
        <w:t>. Journal of Business Communication, 41</w:t>
      </w:r>
      <w:r>
        <w:rPr>
          <w:rFonts w:ascii="Times New Roman" w:hAnsi="Times New Roman"/>
          <w:sz w:val="24"/>
          <w:szCs w:val="24"/>
        </w:rPr>
        <w:t>(1), 66–99.</w:t>
      </w:r>
    </w:p>
    <w:p w14:paraId="6EB0334E"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lastRenderedPageBreak/>
        <w:t>Moonma, J., &amp; Kaweera, C. (2021). Collaborative writing in EFL classroom: comparison on group, pair, and individual writing activities in argumentative Tasks. </w:t>
      </w:r>
      <w:r>
        <w:rPr>
          <w:rFonts w:ascii="Times New Roman" w:hAnsi="Times New Roman"/>
          <w:i/>
          <w:iCs/>
          <w:sz w:val="24"/>
          <w:szCs w:val="24"/>
        </w:rPr>
        <w:t>Asian Journal of Education and Training</w:t>
      </w:r>
      <w:r>
        <w:rPr>
          <w:rFonts w:ascii="Times New Roman" w:hAnsi="Times New Roman"/>
          <w:sz w:val="24"/>
          <w:szCs w:val="24"/>
        </w:rPr>
        <w:t>, </w:t>
      </w:r>
      <w:r>
        <w:rPr>
          <w:rFonts w:ascii="Times New Roman" w:hAnsi="Times New Roman"/>
          <w:i/>
          <w:iCs/>
          <w:sz w:val="24"/>
          <w:szCs w:val="24"/>
        </w:rPr>
        <w:t>7</w:t>
      </w:r>
      <w:r>
        <w:rPr>
          <w:rFonts w:ascii="Times New Roman" w:hAnsi="Times New Roman"/>
          <w:sz w:val="24"/>
          <w:szCs w:val="24"/>
        </w:rPr>
        <w:t>(3), 179-188.</w:t>
      </w:r>
    </w:p>
    <w:p w14:paraId="7EBCC042" w14:textId="098FD98C" w:rsidR="003D5915" w:rsidRDefault="003D5915">
      <w:pPr>
        <w:spacing w:after="120"/>
        <w:ind w:left="284" w:hanging="284"/>
        <w:jc w:val="both"/>
        <w:rPr>
          <w:rFonts w:ascii="Times New Roman" w:hAnsi="Times New Roman"/>
          <w:sz w:val="24"/>
          <w:szCs w:val="24"/>
        </w:rPr>
      </w:pPr>
      <w:r>
        <w:rPr>
          <w:rFonts w:ascii="Times New Roman" w:hAnsi="Times New Roman"/>
          <w:sz w:val="24"/>
          <w:szCs w:val="24"/>
        </w:rPr>
        <w:t xml:space="preserve">Rashid, A.A., Yunus, M.M, &amp; Wahi,W. (2019). Using Padlet for collaborative writing among ESL Learners. </w:t>
      </w:r>
      <w:r w:rsidRPr="003D5915">
        <w:rPr>
          <w:rFonts w:ascii="Times New Roman" w:hAnsi="Times New Roman"/>
          <w:i/>
          <w:iCs/>
          <w:sz w:val="24"/>
          <w:szCs w:val="24"/>
        </w:rPr>
        <w:t>Creative Education</w:t>
      </w:r>
      <w:r>
        <w:rPr>
          <w:rFonts w:ascii="Times New Roman" w:hAnsi="Times New Roman"/>
          <w:sz w:val="24"/>
          <w:szCs w:val="24"/>
        </w:rPr>
        <w:t>, 10(3),610-620</w:t>
      </w:r>
    </w:p>
    <w:p w14:paraId="78AD37D6"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Sari, M. K. (2017). An analysis of students’ problem in writing recount text. </w:t>
      </w:r>
      <w:r>
        <w:rPr>
          <w:rFonts w:ascii="Times New Roman" w:hAnsi="Times New Roman"/>
          <w:i/>
          <w:iCs/>
          <w:sz w:val="24"/>
          <w:szCs w:val="24"/>
        </w:rPr>
        <w:t>Jurnal Educative: Journal of Educational Studies</w:t>
      </w:r>
      <w:r>
        <w:rPr>
          <w:rFonts w:ascii="Times New Roman" w:hAnsi="Times New Roman"/>
          <w:sz w:val="24"/>
          <w:szCs w:val="24"/>
        </w:rPr>
        <w:t>, </w:t>
      </w:r>
      <w:r>
        <w:rPr>
          <w:rFonts w:ascii="Times New Roman" w:hAnsi="Times New Roman"/>
          <w:i/>
          <w:iCs/>
          <w:sz w:val="24"/>
          <w:szCs w:val="24"/>
        </w:rPr>
        <w:t>2</w:t>
      </w:r>
      <w:r>
        <w:rPr>
          <w:rFonts w:ascii="Times New Roman" w:hAnsi="Times New Roman"/>
          <w:sz w:val="24"/>
          <w:szCs w:val="24"/>
        </w:rPr>
        <w:t>(1), 14-21</w:t>
      </w:r>
      <w:r>
        <w:rPr>
          <w:rFonts w:ascii="Times New Roman" w:hAnsi="Times New Roman"/>
          <w:sz w:val="24"/>
          <w:szCs w:val="24"/>
          <w:lang w:val="en-US"/>
        </w:rPr>
        <w:t>.</w:t>
      </w:r>
    </w:p>
    <w:p w14:paraId="2843FA5D"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lang w:val="en-US"/>
        </w:rPr>
        <w:t>Sugiarni, S., Tahrun, T., &amp; Firdaus, M. (2025). Padlet and process writing: A collaborative way for improving students' writing achievement. Celtic:</w:t>
      </w:r>
      <w:r>
        <w:rPr>
          <w:rFonts w:ascii="Times New Roman" w:hAnsi="Times New Roman"/>
          <w:i/>
          <w:iCs/>
          <w:sz w:val="24"/>
          <w:szCs w:val="24"/>
          <w:lang w:val="en-US"/>
        </w:rPr>
        <w:t xml:space="preserve"> A Journal of Culture, English Language Teaching, Literature and Linguistics, 12</w:t>
      </w:r>
      <w:r>
        <w:rPr>
          <w:rFonts w:ascii="Times New Roman" w:hAnsi="Times New Roman"/>
          <w:sz w:val="24"/>
          <w:szCs w:val="24"/>
          <w:lang w:val="en-US"/>
        </w:rPr>
        <w:t>(1), 369-383.</w:t>
      </w:r>
    </w:p>
    <w:p w14:paraId="52E891BC" w14:textId="2CE5910B"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Tanjung, A. (2014). </w:t>
      </w:r>
      <w:r>
        <w:rPr>
          <w:rFonts w:ascii="Times New Roman" w:hAnsi="Times New Roman"/>
          <w:i/>
          <w:sz w:val="24"/>
          <w:szCs w:val="24"/>
        </w:rPr>
        <w:t>The Use of Haiku Technique to Improve the Students’ Ability in Writing Descriptive Paragraph</w:t>
      </w:r>
      <w:r>
        <w:rPr>
          <w:rFonts w:ascii="Times New Roman" w:hAnsi="Times New Roman"/>
          <w:sz w:val="24"/>
          <w:szCs w:val="24"/>
        </w:rPr>
        <w:t>. Makassar: Universitas Muhammadiyah Makassar.</w:t>
      </w:r>
    </w:p>
    <w:p w14:paraId="3F2BABDE"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lang w:val="sv-SE"/>
        </w:rPr>
        <w:t xml:space="preserve">Utami, P. P., Barathayomi, W., &amp; Evenddy, S. S. (2022). </w:t>
      </w:r>
      <w:r>
        <w:rPr>
          <w:rFonts w:ascii="Times New Roman" w:hAnsi="Times New Roman"/>
          <w:sz w:val="24"/>
          <w:szCs w:val="24"/>
        </w:rPr>
        <w:t>Implementation of collaborative writing by using Padlet to improve writing descriptive text. </w:t>
      </w:r>
      <w:r>
        <w:rPr>
          <w:rFonts w:ascii="Times New Roman" w:hAnsi="Times New Roman"/>
          <w:i/>
          <w:iCs/>
          <w:sz w:val="24"/>
          <w:szCs w:val="24"/>
        </w:rPr>
        <w:t>Journal of Linguistics, Literacy, and Pedagogy</w:t>
      </w:r>
      <w:r>
        <w:rPr>
          <w:rFonts w:ascii="Times New Roman" w:hAnsi="Times New Roman"/>
          <w:sz w:val="24"/>
          <w:szCs w:val="24"/>
        </w:rPr>
        <w:t>, </w:t>
      </w:r>
      <w:r>
        <w:rPr>
          <w:rFonts w:ascii="Times New Roman" w:hAnsi="Times New Roman"/>
          <w:i/>
          <w:iCs/>
          <w:sz w:val="24"/>
          <w:szCs w:val="24"/>
        </w:rPr>
        <w:t>1</w:t>
      </w:r>
      <w:r>
        <w:rPr>
          <w:rFonts w:ascii="Times New Roman" w:hAnsi="Times New Roman"/>
          <w:sz w:val="24"/>
          <w:szCs w:val="24"/>
        </w:rPr>
        <w:t>(1), 1-10.</w:t>
      </w:r>
    </w:p>
    <w:sectPr w:rsidR="0028670E">
      <w:headerReference w:type="even" r:id="rId15"/>
      <w:headerReference w:type="default" r:id="rId16"/>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Cold Brew" w:date="2026-05-01T08:40:00Z" w:initials="CB">
    <w:p w14:paraId="050D442F" w14:textId="77777777" w:rsidR="001A49EE" w:rsidRDefault="001A49EE" w:rsidP="001A49EE">
      <w:pPr>
        <w:pStyle w:val="CommentText"/>
      </w:pPr>
      <w:r>
        <w:rPr>
          <w:rStyle w:val="CommentReference"/>
        </w:rPr>
        <w:annotationRef/>
      </w:r>
      <w:r>
        <w:t>Please refine the finding restatements. Avoid providing numerical data in the journal’s abstract. Please interpret the results descriptively.</w:t>
      </w:r>
    </w:p>
  </w:comment>
  <w:comment w:id="47" w:author="Cold Brew" w:date="2026-05-01T08:59:00Z" w:initials="CB">
    <w:p w14:paraId="3921103C" w14:textId="77777777" w:rsidR="009D1996" w:rsidRDefault="009D1996" w:rsidP="009D1996">
      <w:pPr>
        <w:pStyle w:val="CommentText"/>
      </w:pPr>
      <w:r>
        <w:rPr>
          <w:rStyle w:val="CommentReference"/>
        </w:rPr>
        <w:annotationRef/>
      </w:r>
      <w:r>
        <w:rPr>
          <w:i/>
          <w:iCs/>
        </w:rPr>
        <w:t>Heaton (cited in Asni, 2018)</w:t>
      </w:r>
      <w:r>
        <w:t xml:space="preserve"> and </w:t>
      </w:r>
      <w:r>
        <w:rPr>
          <w:i/>
          <w:iCs/>
        </w:rPr>
        <w:t>Msanjila (cited in Sari, 2017)</w:t>
      </w:r>
      <w:r>
        <w:t xml:space="preserve"> are not in the reference list. Keep them as secondary citations but make it clear in-text (e.g., “Heaton, as cited in Asni, 2018”). </w:t>
      </w:r>
    </w:p>
  </w:comment>
  <w:comment w:id="74" w:author="Cold Brew" w:date="2026-05-01T08:59:00Z" w:initials="CB">
    <w:p w14:paraId="637B8436" w14:textId="77777777" w:rsidR="009D1996" w:rsidRDefault="009D1996" w:rsidP="009D1996">
      <w:pPr>
        <w:pStyle w:val="CommentText"/>
      </w:pPr>
      <w:r>
        <w:rPr>
          <w:rStyle w:val="CommentReference"/>
        </w:rPr>
        <w:annotationRef/>
      </w:r>
      <w:r>
        <w:rPr>
          <w:i/>
          <w:iCs/>
        </w:rPr>
        <w:t>Heaton (cited in Asni, 2018)</w:t>
      </w:r>
      <w:r>
        <w:t xml:space="preserve"> and </w:t>
      </w:r>
      <w:r>
        <w:rPr>
          <w:i/>
          <w:iCs/>
        </w:rPr>
        <w:t>Msanjila (cited in Sari, 2017)</w:t>
      </w:r>
      <w:r>
        <w:t xml:space="preserve"> are not in the reference list. Keep them as secondary citations but make it clear in-text (e.g., “Heaton, as cited in Asni, 2018”). </w:t>
      </w:r>
    </w:p>
  </w:comment>
  <w:comment w:id="95" w:author="Cold Brew" w:date="2026-05-01T08:27:00Z" w:initials="CB">
    <w:p w14:paraId="729794A1" w14:textId="77777777" w:rsidR="00497D9F" w:rsidRDefault="00497D9F" w:rsidP="00497D9F">
      <w:pPr>
        <w:pStyle w:val="CommentText"/>
      </w:pPr>
      <w:r>
        <w:rPr>
          <w:rStyle w:val="CommentReference"/>
        </w:rPr>
        <w:annotationRef/>
      </w:r>
      <w:r>
        <w:t>Please check the Didascein journal template and refine it.</w:t>
      </w:r>
    </w:p>
  </w:comment>
  <w:comment w:id="126" w:author="Cold Brew" w:date="2026-05-01T08:56:00Z" w:initials="CB">
    <w:p w14:paraId="5BFA3681" w14:textId="77777777" w:rsidR="009D1996" w:rsidRDefault="009D1996" w:rsidP="009D1996">
      <w:pPr>
        <w:pStyle w:val="CommentText"/>
      </w:pPr>
      <w:r>
        <w:rPr>
          <w:rStyle w:val="CommentReference"/>
        </w:rPr>
        <w:annotationRef/>
      </w:r>
      <w:r>
        <w:rPr>
          <w:i/>
          <w:iCs/>
        </w:rPr>
        <w:t>Brown (2007)</w:t>
      </w:r>
      <w:r>
        <w:t xml:space="preserve"> is listed in the references but only mentioned in the methodology. It should be cited properly in-text when describing the rubric. Please elaborate on the ideas of the writing aspects are measured using Brown’s rubric.</w:t>
      </w:r>
    </w:p>
  </w:comment>
  <w:comment w:id="135" w:author="Cold Brew" w:date="2026-05-01T08:30:00Z" w:initials="CB">
    <w:p w14:paraId="491777C3" w14:textId="77777777" w:rsidR="00A8026A" w:rsidRDefault="00A8026A" w:rsidP="00A8026A">
      <w:pPr>
        <w:pStyle w:val="CommentText"/>
      </w:pPr>
      <w:r>
        <w:rPr>
          <w:rStyle w:val="CommentReference"/>
        </w:rPr>
        <w:annotationRef/>
      </w:r>
      <w:r>
        <w:t>Please reformat the table. See and follow the Didascein journal template: the font size, the title of the table, the borders, etc.</w:t>
      </w:r>
    </w:p>
  </w:comment>
  <w:comment w:id="153" w:author="Cold Brew" w:date="2026-05-01T08:31:00Z" w:initials="CB">
    <w:p w14:paraId="297F09C5" w14:textId="77777777" w:rsidR="00A8026A" w:rsidRDefault="00A8026A" w:rsidP="00A8026A">
      <w:pPr>
        <w:pStyle w:val="CommentText"/>
      </w:pPr>
      <w:r>
        <w:rPr>
          <w:rStyle w:val="CommentReference"/>
        </w:rPr>
        <w:annotationRef/>
      </w:r>
      <w:r>
        <w:t>Follow the Didascein journal and refine the table format</w:t>
      </w:r>
    </w:p>
  </w:comment>
  <w:comment w:id="175" w:author="Cold Brew" w:date="2026-05-01T08:32:00Z" w:initials="CB">
    <w:p w14:paraId="52772EA5" w14:textId="77777777" w:rsidR="00A8026A" w:rsidRDefault="00A8026A" w:rsidP="00A8026A">
      <w:pPr>
        <w:pStyle w:val="CommentText"/>
      </w:pPr>
      <w:r>
        <w:rPr>
          <w:rStyle w:val="CommentReference"/>
        </w:rPr>
        <w:annotationRef/>
      </w:r>
      <w:r>
        <w:t>Reformat the table based on the Didascein journal template</w:t>
      </w:r>
    </w:p>
  </w:comment>
  <w:comment w:id="176" w:author="Cold Brew" w:date="2026-05-01T08:33:00Z" w:initials="CB">
    <w:p w14:paraId="5D6397E7" w14:textId="77777777" w:rsidR="00A8026A" w:rsidRDefault="00A8026A" w:rsidP="00A8026A">
      <w:pPr>
        <w:pStyle w:val="CommentText"/>
      </w:pPr>
      <w:r>
        <w:rPr>
          <w:rStyle w:val="CommentReference"/>
        </w:rPr>
        <w:annotationRef/>
      </w:r>
      <w:r>
        <w:t>Refine the table format. Follow the Didascein journal template</w:t>
      </w:r>
    </w:p>
  </w:comment>
  <w:comment w:id="184" w:author="Cold Brew" w:date="2026-05-01T08:34:00Z" w:initials="CB">
    <w:p w14:paraId="0146467A" w14:textId="77777777" w:rsidR="00A8026A" w:rsidRDefault="00A8026A" w:rsidP="00A8026A">
      <w:pPr>
        <w:pStyle w:val="CommentText"/>
      </w:pPr>
      <w:r>
        <w:rPr>
          <w:rStyle w:val="CommentReference"/>
        </w:rPr>
        <w:annotationRef/>
      </w:r>
      <w:r>
        <w:t>Please refine the table format. Follow the Didascein journal</w:t>
      </w:r>
    </w:p>
  </w:comment>
  <w:comment w:id="203" w:author="Cold Brew" w:date="2026-05-01T09:05:00Z" w:initials="CB">
    <w:p w14:paraId="283B52D0" w14:textId="471F9166" w:rsidR="009302F8" w:rsidRDefault="009302F8" w:rsidP="009302F8">
      <w:pPr>
        <w:pStyle w:val="CommentText"/>
      </w:pPr>
      <w:r>
        <w:rPr>
          <w:rStyle w:val="CommentReference"/>
        </w:rPr>
        <w:annotationRef/>
      </w:r>
      <w:r>
        <w:t>Please be consistent, Kaweera or Kawera?</w:t>
      </w:r>
    </w:p>
  </w:comment>
  <w:comment w:id="207" w:author="Cold Brew" w:date="2026-05-01T09:03:00Z" w:initials="CB">
    <w:p w14:paraId="3C5D0448" w14:textId="77777777" w:rsidR="009302F8" w:rsidRDefault="009302F8" w:rsidP="009302F8">
      <w:pPr>
        <w:pStyle w:val="CommentText"/>
      </w:pPr>
      <w:r>
        <w:rPr>
          <w:rStyle w:val="CommentReference"/>
        </w:rPr>
        <w:annotationRef/>
      </w:r>
      <w:r>
        <w:rPr>
          <w:b/>
          <w:bCs/>
        </w:rPr>
        <w:t>Formatting &amp; Consistency</w:t>
      </w:r>
    </w:p>
    <w:p w14:paraId="577A0C61" w14:textId="77777777" w:rsidR="009302F8" w:rsidRDefault="009302F8" w:rsidP="009302F8">
      <w:pPr>
        <w:pStyle w:val="CommentText"/>
        <w:numPr>
          <w:ilvl w:val="0"/>
          <w:numId w:val="8"/>
        </w:numPr>
      </w:pPr>
      <w:r>
        <w:rPr>
          <w:b/>
          <w:bCs/>
        </w:rPr>
        <w:t>Correct author name discrepancies</w:t>
      </w:r>
    </w:p>
    <w:p w14:paraId="0039D75C" w14:textId="77777777" w:rsidR="009302F8" w:rsidRDefault="009302F8" w:rsidP="009302F8">
      <w:pPr>
        <w:pStyle w:val="CommentText"/>
      </w:pPr>
      <w:r>
        <w:t>Ensure “Kaweera” vs “Kawera” is consistent across text and references.</w:t>
      </w:r>
    </w:p>
    <w:p w14:paraId="46078A09" w14:textId="77777777" w:rsidR="009302F8" w:rsidRDefault="009302F8" w:rsidP="009302F8">
      <w:pPr>
        <w:pStyle w:val="CommentText"/>
      </w:pPr>
      <w:r>
        <w:rPr>
          <w:b/>
          <w:bCs/>
        </w:rPr>
        <w:t>2) Fix typographical errors</w:t>
      </w:r>
    </w:p>
    <w:p w14:paraId="2A475C28" w14:textId="77777777" w:rsidR="009302F8" w:rsidRDefault="009302F8" w:rsidP="009302F8">
      <w:pPr>
        <w:pStyle w:val="CommentText"/>
      </w:pPr>
      <w:r>
        <w:t>Table 2 category “86–10” should be “86–100.”</w:t>
      </w:r>
    </w:p>
    <w:p w14:paraId="0EA72714" w14:textId="77777777" w:rsidR="009302F8" w:rsidRDefault="009302F8" w:rsidP="009302F8">
      <w:pPr>
        <w:pStyle w:val="CommentText"/>
      </w:pPr>
      <w:r>
        <w:rPr>
          <w:b/>
          <w:bCs/>
        </w:rPr>
        <w:t>3) APA 7th edition formatting</w:t>
      </w:r>
    </w:p>
    <w:p w14:paraId="3D92D4C0" w14:textId="77777777" w:rsidR="009302F8" w:rsidRDefault="009302F8" w:rsidP="009302F8">
      <w:pPr>
        <w:pStyle w:val="CommentText"/>
        <w:numPr>
          <w:ilvl w:val="0"/>
          <w:numId w:val="9"/>
        </w:numPr>
      </w:pPr>
      <w:r>
        <w:t>Italicize book and journal titles.</w:t>
      </w:r>
    </w:p>
    <w:p w14:paraId="44F8A337" w14:textId="77777777" w:rsidR="009302F8" w:rsidRDefault="009302F8" w:rsidP="009302F8">
      <w:pPr>
        <w:pStyle w:val="CommentText"/>
        <w:numPr>
          <w:ilvl w:val="0"/>
          <w:numId w:val="9"/>
        </w:numPr>
      </w:pPr>
      <w:r>
        <w:t>Capitalize only the first word of titles and subtitles (plus proper nouns).</w:t>
      </w:r>
    </w:p>
    <w:p w14:paraId="119A4A2D" w14:textId="77777777" w:rsidR="009302F8" w:rsidRDefault="009302F8" w:rsidP="009302F8">
      <w:pPr>
        <w:pStyle w:val="CommentText"/>
        <w:numPr>
          <w:ilvl w:val="0"/>
          <w:numId w:val="9"/>
        </w:numPr>
      </w:pPr>
      <w:r>
        <w:t>Add DOIs or URLs where available.</w:t>
      </w:r>
    </w:p>
    <w:p w14:paraId="671C67FA" w14:textId="77777777" w:rsidR="009302F8" w:rsidRDefault="009302F8" w:rsidP="009302F8">
      <w:pPr>
        <w:pStyle w:val="CommentText"/>
      </w:pPr>
      <w:r>
        <w:t>Ensure uniform punctuation (commas, periods, spacing).</w:t>
      </w:r>
      <w:r>
        <w:br/>
      </w:r>
      <w:r>
        <w:br/>
      </w:r>
      <w:r>
        <w:rPr>
          <w:b/>
          <w:bCs/>
        </w:rPr>
        <w:t>Streamlining the Reference List</w:t>
      </w:r>
    </w:p>
    <w:p w14:paraId="47CDD489" w14:textId="77777777" w:rsidR="009302F8" w:rsidRDefault="009302F8" w:rsidP="009302F8">
      <w:pPr>
        <w:pStyle w:val="CommentText"/>
      </w:pPr>
      <w:r>
        <w:rPr>
          <w:b/>
          <w:bCs/>
        </w:rPr>
        <w:t>4) Remove unused references</w:t>
      </w:r>
    </w:p>
    <w:p w14:paraId="3E5F6921" w14:textId="77777777" w:rsidR="009302F8" w:rsidRDefault="009302F8" w:rsidP="009302F8">
      <w:pPr>
        <w:pStyle w:val="CommentText"/>
        <w:numPr>
          <w:ilvl w:val="0"/>
          <w:numId w:val="10"/>
        </w:numPr>
      </w:pPr>
      <w:r>
        <w:t>Any sources not cited in-text should be deleted from the reference list. Be consistent. All references you use in text-citation must be listed in the reference list and vice versa.</w:t>
      </w:r>
    </w:p>
    <w:p w14:paraId="6D50FD43" w14:textId="77777777" w:rsidR="009302F8" w:rsidRDefault="009302F8" w:rsidP="009302F8">
      <w:pPr>
        <w:pStyle w:val="CommentText"/>
      </w:pPr>
      <w:r>
        <w:rPr>
          <w:b/>
          <w:bCs/>
        </w:rPr>
        <w:t>5) Ensure balance</w:t>
      </w:r>
    </w:p>
    <w:p w14:paraId="5710F138" w14:textId="77777777" w:rsidR="009302F8" w:rsidRDefault="009302F8" w:rsidP="009302F8">
      <w:pPr>
        <w:pStyle w:val="CommentText"/>
        <w:numPr>
          <w:ilvl w:val="0"/>
          <w:numId w:val="11"/>
        </w:numPr>
      </w:pPr>
      <w:r>
        <w:t>Keep references that directly support the study’s rationale, methodology, or findings.</w:t>
      </w:r>
    </w:p>
    <w:p w14:paraId="2252CFF9" w14:textId="77777777" w:rsidR="009302F8" w:rsidRDefault="009302F8" w:rsidP="009302F8">
      <w:pPr>
        <w:pStyle w:val="CommentText"/>
        <w:numPr>
          <w:ilvl w:val="0"/>
          <w:numId w:val="11"/>
        </w:numPr>
      </w:pPr>
      <w:r>
        <w:t>Avoid overloading with minor or redundant sources.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0D442F" w15:done="0"/>
  <w15:commentEx w15:paraId="3921103C" w15:done="0"/>
  <w15:commentEx w15:paraId="637B8436" w15:done="0"/>
  <w15:commentEx w15:paraId="729794A1" w15:done="0"/>
  <w15:commentEx w15:paraId="5BFA3681" w15:done="0"/>
  <w15:commentEx w15:paraId="491777C3" w15:done="0"/>
  <w15:commentEx w15:paraId="297F09C5" w15:done="0"/>
  <w15:commentEx w15:paraId="52772EA5" w15:done="0"/>
  <w15:commentEx w15:paraId="5D6397E7" w15:done="0"/>
  <w15:commentEx w15:paraId="0146467A" w15:done="0"/>
  <w15:commentEx w15:paraId="283B52D0" w15:done="0"/>
  <w15:commentEx w15:paraId="2252CF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4C2058" w16cex:dateUtc="2026-05-01T01:40:00Z"/>
  <w16cex:commentExtensible w16cex:durableId="7CC6840A" w16cex:dateUtc="2026-05-01T01:59:00Z"/>
  <w16cex:commentExtensible w16cex:durableId="7903D02B" w16cex:dateUtc="2026-05-01T01:59:00Z"/>
  <w16cex:commentExtensible w16cex:durableId="652668C5" w16cex:dateUtc="2026-05-01T01:27:00Z"/>
  <w16cex:commentExtensible w16cex:durableId="227A21F1" w16cex:dateUtc="2026-05-01T01:56:00Z"/>
  <w16cex:commentExtensible w16cex:durableId="78E9E5D5" w16cex:dateUtc="2026-05-01T01:30:00Z"/>
  <w16cex:commentExtensible w16cex:durableId="159C03D1" w16cex:dateUtc="2026-05-01T01:31:00Z"/>
  <w16cex:commentExtensible w16cex:durableId="70CFF750" w16cex:dateUtc="2026-05-01T01:32:00Z"/>
  <w16cex:commentExtensible w16cex:durableId="49940093" w16cex:dateUtc="2026-05-01T01:33:00Z"/>
  <w16cex:commentExtensible w16cex:durableId="479E2086" w16cex:dateUtc="2026-05-01T01:34:00Z"/>
  <w16cex:commentExtensible w16cex:durableId="5A1A1F4D" w16cex:dateUtc="2026-05-01T02:05:00Z"/>
  <w16cex:commentExtensible w16cex:durableId="14887A2E" w16cex:dateUtc="2026-05-01T0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0D442F" w16cid:durableId="534C2058"/>
  <w16cid:commentId w16cid:paraId="3921103C" w16cid:durableId="7CC6840A"/>
  <w16cid:commentId w16cid:paraId="637B8436" w16cid:durableId="7903D02B"/>
  <w16cid:commentId w16cid:paraId="729794A1" w16cid:durableId="652668C5"/>
  <w16cid:commentId w16cid:paraId="5BFA3681" w16cid:durableId="227A21F1"/>
  <w16cid:commentId w16cid:paraId="491777C3" w16cid:durableId="78E9E5D5"/>
  <w16cid:commentId w16cid:paraId="297F09C5" w16cid:durableId="159C03D1"/>
  <w16cid:commentId w16cid:paraId="52772EA5" w16cid:durableId="70CFF750"/>
  <w16cid:commentId w16cid:paraId="5D6397E7" w16cid:durableId="49940093"/>
  <w16cid:commentId w16cid:paraId="0146467A" w16cid:durableId="479E2086"/>
  <w16cid:commentId w16cid:paraId="283B52D0" w16cid:durableId="5A1A1F4D"/>
  <w16cid:commentId w16cid:paraId="2252CFF9" w16cid:durableId="14887A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92E40" w14:textId="77777777" w:rsidR="006A2D88" w:rsidRDefault="006A2D88">
      <w:r>
        <w:separator/>
      </w:r>
    </w:p>
  </w:endnote>
  <w:endnote w:type="continuationSeparator" w:id="0">
    <w:p w14:paraId="6FC88E3C" w14:textId="77777777" w:rsidR="006A2D88" w:rsidRDefault="006A2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F0598" w14:textId="77777777" w:rsidR="0028670E" w:rsidRDefault="00000000">
    <w:pPr>
      <w:pStyle w:val="Footer"/>
      <w:jc w:val="right"/>
    </w:pPr>
    <w:r>
      <w:fldChar w:fldCharType="begin"/>
    </w:r>
    <w:r>
      <w:instrText xml:space="preserve"> PAGE   \* MERGEFORMAT </w:instrText>
    </w:r>
    <w:r>
      <w:fldChar w:fldCharType="separate"/>
    </w:r>
    <w:r>
      <w:rPr>
        <w:noProof/>
      </w:rPr>
      <w:t>5</w:t>
    </w:r>
    <w:r>
      <w:rPr>
        <w:noProof/>
      </w:rPr>
      <w:fldChar w:fldCharType="end"/>
    </w:r>
  </w:p>
  <w:p w14:paraId="26867BCD" w14:textId="77777777" w:rsidR="0028670E" w:rsidRDefault="0028670E">
    <w:pPr>
      <w:pStyle w:val="Footer"/>
      <w:jc w:val="right"/>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CD8C5" w14:textId="77777777" w:rsidR="006A2D88" w:rsidRDefault="006A2D88">
      <w:r>
        <w:separator/>
      </w:r>
    </w:p>
  </w:footnote>
  <w:footnote w:type="continuationSeparator" w:id="0">
    <w:p w14:paraId="0D7F455C" w14:textId="77777777" w:rsidR="006A2D88" w:rsidRDefault="006A2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11A0" w14:textId="77777777" w:rsidR="0028670E"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p>
  <w:p w14:paraId="43E12B99" w14:textId="77777777" w:rsidR="0028670E" w:rsidRDefault="00000000">
    <w:pPr>
      <w:pStyle w:val="Header"/>
      <w:tabs>
        <w:tab w:val="right" w:pos="8505"/>
      </w:tabs>
      <w:rPr>
        <w:rFonts w:ascii="Calibri" w:hAnsi="Calibri" w:cs="Calibri"/>
      </w:rPr>
    </w:pPr>
    <w:r>
      <w:rPr>
        <w:noProof/>
        <w:lang w:val="en-ID" w:eastAsia="en-ID"/>
      </w:rPr>
      <mc:AlternateContent>
        <mc:Choice Requires="wps">
          <w:drawing>
            <wp:anchor distT="0" distB="0" distL="0" distR="0" simplePos="0" relativeHeight="2" behindDoc="0" locked="0" layoutInCell="1" allowOverlap="1" wp14:anchorId="2EA9D603" wp14:editId="4483F20D">
              <wp:simplePos x="0" y="0"/>
              <wp:positionH relativeFrom="column">
                <wp:posOffset>36195</wp:posOffset>
              </wp:positionH>
              <wp:positionV relativeFrom="paragraph">
                <wp:posOffset>40004</wp:posOffset>
              </wp:positionV>
              <wp:extent cx="5380990" cy="0"/>
              <wp:effectExtent l="0" t="0" r="10160" b="19050"/>
              <wp:wrapNone/>
              <wp:docPr id="4097"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80990" cy="0"/>
                      </a:xfrm>
                      <a:prstGeom prst="straightConnector1">
                        <a:avLst/>
                      </a:prstGeom>
                      <a:ln w="1905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type id="_x0000_t32" coordsize="21600,21600" o:spt="32" o:oned="t" path="m,l21600,21600e">
              <v:path arrowok="t" fillok="f" o:connecttype="none"/>
              <o:lock v:ext="edit" shapetype="t"/>
            </v:shapetype>
            <v:shape id="4097" type="#_x0000_t32" filled="f" style="position:absolute;margin-left:2.85pt;margin-top:3.15pt;width:423.7pt;height:0.0pt;z-index:2;mso-position-horizontal-relative:text;mso-position-vertical-relative:text;mso-width-percent:0;mso-height-percent:0;mso-width-relative:page;mso-height-relative:page;mso-wrap-distance-left:0.0pt;mso-wrap-distance-right:0.0pt;visibility:visible;">
              <v:stroke weight="1.5pt"/>
              <v:fill/>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F370" w14:textId="77777777" w:rsidR="0028670E" w:rsidRDefault="0028670E">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8D3EA" w14:textId="77777777" w:rsidR="0028670E"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5CB68ABB" w14:textId="77777777" w:rsidR="0028670E" w:rsidRDefault="00000000">
    <w:pPr>
      <w:pStyle w:val="Header"/>
      <w:tabs>
        <w:tab w:val="right" w:pos="8505"/>
      </w:tabs>
      <w:rPr>
        <w:rFonts w:ascii="Calibri" w:hAnsi="Calibri" w:cs="Calibri"/>
        <w:lang w:val="id-ID"/>
      </w:rPr>
    </w:pPr>
    <w:r>
      <w:rPr>
        <w:noProof/>
        <w:lang w:val="en-ID" w:eastAsia="en-ID"/>
      </w:rPr>
      <mc:AlternateContent>
        <mc:Choice Requires="wps">
          <w:drawing>
            <wp:anchor distT="0" distB="0" distL="0" distR="0" simplePos="0" relativeHeight="3" behindDoc="0" locked="0" layoutInCell="1" allowOverlap="1" wp14:anchorId="14E9C912" wp14:editId="67D3840A">
              <wp:simplePos x="0" y="0"/>
              <wp:positionH relativeFrom="column">
                <wp:posOffset>36195</wp:posOffset>
              </wp:positionH>
              <wp:positionV relativeFrom="paragraph">
                <wp:posOffset>40004</wp:posOffset>
              </wp:positionV>
              <wp:extent cx="5380990" cy="0"/>
              <wp:effectExtent l="0" t="0" r="10160" b="19050"/>
              <wp:wrapNone/>
              <wp:docPr id="4098"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80990" cy="0"/>
                      </a:xfrm>
                      <a:prstGeom prst="straightConnector1">
                        <a:avLst/>
                      </a:prstGeom>
                      <a:ln w="1905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type id="_x0000_t32" coordsize="21600,21600" o:spt="32" o:oned="t" path="m,l21600,21600e">
              <v:path arrowok="t" fillok="f" o:connecttype="none"/>
              <o:lock v:ext="edit" shapetype="t"/>
            </v:shapetype>
            <v:shape id="4098" type="#_x0000_t32" filled="f" style="position:absolute;margin-left:2.85pt;margin-top:3.15pt;width:423.7pt;height:0.0pt;z-index:3;mso-position-horizontal-relative:text;mso-position-vertical-relative:text;mso-width-percent:0;mso-height-percent:0;mso-width-relative:page;mso-height-relative:page;mso-wrap-distance-left:0.0pt;mso-wrap-distance-right:0.0pt;visibility:visible;">
              <v:stroke weight="1.5pt"/>
              <v:fill/>
            </v:shap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0000002"/>
    <w:multiLevelType w:val="hybridMultilevel"/>
    <w:tmpl w:val="43684DC6"/>
    <w:lvl w:ilvl="0" w:tplc="0F1A9FF8">
      <w:start w:val="5"/>
      <w:numFmt w:val="upperLetter"/>
      <w:lvlText w:val="%1."/>
      <w:lvlJc w:val="left"/>
      <w:pPr>
        <w:tabs>
          <w:tab w:val="left" w:pos="360"/>
        </w:tabs>
        <w:ind w:left="360" w:hanging="360"/>
      </w:pPr>
      <w:rPr>
        <w:rFonts w:hint="default"/>
      </w:rPr>
    </w:lvl>
    <w:lvl w:ilvl="1" w:tplc="04090019" w:tentative="1">
      <w:start w:val="1"/>
      <w:numFmt w:val="lowerLetter"/>
      <w:lvlText w:val="%2."/>
      <w:lvlJc w:val="left"/>
      <w:pPr>
        <w:tabs>
          <w:tab w:val="left" w:pos="1080"/>
        </w:tabs>
        <w:ind w:left="1080" w:hanging="360"/>
      </w:pPr>
    </w:lvl>
    <w:lvl w:ilvl="2" w:tplc="0409001B" w:tentative="1">
      <w:start w:val="1"/>
      <w:numFmt w:val="lowerRoman"/>
      <w:lvlText w:val="%3."/>
      <w:lvlJc w:val="right"/>
      <w:pPr>
        <w:tabs>
          <w:tab w:val="left" w:pos="1800"/>
        </w:tabs>
        <w:ind w:left="1800" w:hanging="180"/>
      </w:pPr>
    </w:lvl>
    <w:lvl w:ilvl="3" w:tplc="0409000F" w:tentative="1">
      <w:start w:val="1"/>
      <w:numFmt w:val="decimal"/>
      <w:lvlText w:val="%4."/>
      <w:lvlJc w:val="left"/>
      <w:pPr>
        <w:tabs>
          <w:tab w:val="left" w:pos="2520"/>
        </w:tabs>
        <w:ind w:left="2520" w:hanging="360"/>
      </w:pPr>
    </w:lvl>
    <w:lvl w:ilvl="4" w:tplc="04090019" w:tentative="1">
      <w:start w:val="1"/>
      <w:numFmt w:val="lowerLetter"/>
      <w:lvlText w:val="%5."/>
      <w:lvlJc w:val="left"/>
      <w:pPr>
        <w:tabs>
          <w:tab w:val="left" w:pos="3240"/>
        </w:tabs>
        <w:ind w:left="3240" w:hanging="360"/>
      </w:pPr>
    </w:lvl>
    <w:lvl w:ilvl="5" w:tplc="0409001B" w:tentative="1">
      <w:start w:val="1"/>
      <w:numFmt w:val="lowerRoman"/>
      <w:lvlText w:val="%6."/>
      <w:lvlJc w:val="right"/>
      <w:pPr>
        <w:tabs>
          <w:tab w:val="left" w:pos="3960"/>
        </w:tabs>
        <w:ind w:left="3960" w:hanging="180"/>
      </w:pPr>
    </w:lvl>
    <w:lvl w:ilvl="6" w:tplc="0409000F" w:tentative="1">
      <w:start w:val="1"/>
      <w:numFmt w:val="decimal"/>
      <w:lvlText w:val="%7."/>
      <w:lvlJc w:val="left"/>
      <w:pPr>
        <w:tabs>
          <w:tab w:val="left" w:pos="4680"/>
        </w:tabs>
        <w:ind w:left="4680" w:hanging="360"/>
      </w:pPr>
    </w:lvl>
    <w:lvl w:ilvl="7" w:tplc="04090019" w:tentative="1">
      <w:start w:val="1"/>
      <w:numFmt w:val="lowerLetter"/>
      <w:lvlText w:val="%8."/>
      <w:lvlJc w:val="left"/>
      <w:pPr>
        <w:tabs>
          <w:tab w:val="left" w:pos="5400"/>
        </w:tabs>
        <w:ind w:left="5400" w:hanging="360"/>
      </w:pPr>
    </w:lvl>
    <w:lvl w:ilvl="8" w:tplc="0409001B" w:tentative="1">
      <w:start w:val="1"/>
      <w:numFmt w:val="lowerRoman"/>
      <w:lvlText w:val="%9."/>
      <w:lvlJc w:val="right"/>
      <w:pPr>
        <w:tabs>
          <w:tab w:val="left" w:pos="6120"/>
        </w:tabs>
        <w:ind w:left="6120" w:hanging="180"/>
      </w:pPr>
    </w:lvl>
  </w:abstractNum>
  <w:abstractNum w:abstractNumId="2" w15:restartNumberingAfterBreak="0">
    <w:nsid w:val="00000003"/>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0000004"/>
    <w:multiLevelType w:val="hybridMultilevel"/>
    <w:tmpl w:val="3CEEE9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67708B4"/>
    <w:multiLevelType w:val="hybridMultilevel"/>
    <w:tmpl w:val="3EFCC4F6"/>
    <w:lvl w:ilvl="0" w:tplc="86923186">
      <w:start w:val="1"/>
      <w:numFmt w:val="decimal"/>
      <w:lvlText w:val="%1)"/>
      <w:lvlJc w:val="left"/>
      <w:pPr>
        <w:ind w:left="1020" w:hanging="360"/>
      </w:pPr>
    </w:lvl>
    <w:lvl w:ilvl="1" w:tplc="72BABFA4">
      <w:start w:val="1"/>
      <w:numFmt w:val="decimal"/>
      <w:lvlText w:val="%2)"/>
      <w:lvlJc w:val="left"/>
      <w:pPr>
        <w:ind w:left="1020" w:hanging="360"/>
      </w:pPr>
    </w:lvl>
    <w:lvl w:ilvl="2" w:tplc="9EC6AF54">
      <w:start w:val="1"/>
      <w:numFmt w:val="decimal"/>
      <w:lvlText w:val="%3)"/>
      <w:lvlJc w:val="left"/>
      <w:pPr>
        <w:ind w:left="1020" w:hanging="360"/>
      </w:pPr>
    </w:lvl>
    <w:lvl w:ilvl="3" w:tplc="BDDC1ABE">
      <w:start w:val="1"/>
      <w:numFmt w:val="decimal"/>
      <w:lvlText w:val="%4)"/>
      <w:lvlJc w:val="left"/>
      <w:pPr>
        <w:ind w:left="1020" w:hanging="360"/>
      </w:pPr>
    </w:lvl>
    <w:lvl w:ilvl="4" w:tplc="4A02B2BE">
      <w:start w:val="1"/>
      <w:numFmt w:val="decimal"/>
      <w:lvlText w:val="%5)"/>
      <w:lvlJc w:val="left"/>
      <w:pPr>
        <w:ind w:left="1020" w:hanging="360"/>
      </w:pPr>
    </w:lvl>
    <w:lvl w:ilvl="5" w:tplc="D3FC138C">
      <w:start w:val="1"/>
      <w:numFmt w:val="decimal"/>
      <w:lvlText w:val="%6)"/>
      <w:lvlJc w:val="left"/>
      <w:pPr>
        <w:ind w:left="1020" w:hanging="360"/>
      </w:pPr>
    </w:lvl>
    <w:lvl w:ilvl="6" w:tplc="49E2E7F6">
      <w:start w:val="1"/>
      <w:numFmt w:val="decimal"/>
      <w:lvlText w:val="%7)"/>
      <w:lvlJc w:val="left"/>
      <w:pPr>
        <w:ind w:left="1020" w:hanging="360"/>
      </w:pPr>
    </w:lvl>
    <w:lvl w:ilvl="7" w:tplc="5352C90C">
      <w:start w:val="1"/>
      <w:numFmt w:val="decimal"/>
      <w:lvlText w:val="%8)"/>
      <w:lvlJc w:val="left"/>
      <w:pPr>
        <w:ind w:left="1020" w:hanging="360"/>
      </w:pPr>
    </w:lvl>
    <w:lvl w:ilvl="8" w:tplc="4F2E1688">
      <w:start w:val="1"/>
      <w:numFmt w:val="decimal"/>
      <w:lvlText w:val="%9)"/>
      <w:lvlJc w:val="left"/>
      <w:pPr>
        <w:ind w:left="1020" w:hanging="360"/>
      </w:pPr>
    </w:lvl>
  </w:abstractNum>
  <w:abstractNum w:abstractNumId="5" w15:restartNumberingAfterBreak="0">
    <w:nsid w:val="22A018E4"/>
    <w:multiLevelType w:val="hybridMultilevel"/>
    <w:tmpl w:val="203C0E74"/>
    <w:lvl w:ilvl="0" w:tplc="DE10CE14">
      <w:start w:val="1"/>
      <w:numFmt w:val="decimal"/>
      <w:lvlText w:val="%1)"/>
      <w:lvlJc w:val="left"/>
      <w:pPr>
        <w:ind w:left="1020" w:hanging="360"/>
      </w:pPr>
    </w:lvl>
    <w:lvl w:ilvl="1" w:tplc="76306C1E">
      <w:start w:val="1"/>
      <w:numFmt w:val="decimal"/>
      <w:lvlText w:val="%2)"/>
      <w:lvlJc w:val="left"/>
      <w:pPr>
        <w:ind w:left="1020" w:hanging="360"/>
      </w:pPr>
    </w:lvl>
    <w:lvl w:ilvl="2" w:tplc="278C85D6">
      <w:start w:val="1"/>
      <w:numFmt w:val="decimal"/>
      <w:lvlText w:val="%3)"/>
      <w:lvlJc w:val="left"/>
      <w:pPr>
        <w:ind w:left="1020" w:hanging="360"/>
      </w:pPr>
    </w:lvl>
    <w:lvl w:ilvl="3" w:tplc="E73456A4">
      <w:start w:val="1"/>
      <w:numFmt w:val="decimal"/>
      <w:lvlText w:val="%4)"/>
      <w:lvlJc w:val="left"/>
      <w:pPr>
        <w:ind w:left="1020" w:hanging="360"/>
      </w:pPr>
    </w:lvl>
    <w:lvl w:ilvl="4" w:tplc="2C8EBAA6">
      <w:start w:val="1"/>
      <w:numFmt w:val="decimal"/>
      <w:lvlText w:val="%5)"/>
      <w:lvlJc w:val="left"/>
      <w:pPr>
        <w:ind w:left="1020" w:hanging="360"/>
      </w:pPr>
    </w:lvl>
    <w:lvl w:ilvl="5" w:tplc="F18E7940">
      <w:start w:val="1"/>
      <w:numFmt w:val="decimal"/>
      <w:lvlText w:val="%6)"/>
      <w:lvlJc w:val="left"/>
      <w:pPr>
        <w:ind w:left="1020" w:hanging="360"/>
      </w:pPr>
    </w:lvl>
    <w:lvl w:ilvl="6" w:tplc="05FAB226">
      <w:start w:val="1"/>
      <w:numFmt w:val="decimal"/>
      <w:lvlText w:val="%7)"/>
      <w:lvlJc w:val="left"/>
      <w:pPr>
        <w:ind w:left="1020" w:hanging="360"/>
      </w:pPr>
    </w:lvl>
    <w:lvl w:ilvl="7" w:tplc="EFAEAA34">
      <w:start w:val="1"/>
      <w:numFmt w:val="decimal"/>
      <w:lvlText w:val="%8)"/>
      <w:lvlJc w:val="left"/>
      <w:pPr>
        <w:ind w:left="1020" w:hanging="360"/>
      </w:pPr>
    </w:lvl>
    <w:lvl w:ilvl="8" w:tplc="1A601438">
      <w:start w:val="1"/>
      <w:numFmt w:val="decimal"/>
      <w:lvlText w:val="%9)"/>
      <w:lvlJc w:val="left"/>
      <w:pPr>
        <w:ind w:left="1020" w:hanging="360"/>
      </w:pPr>
    </w:lvl>
  </w:abstractNum>
  <w:abstractNum w:abstractNumId="6" w15:restartNumberingAfterBreak="0">
    <w:nsid w:val="324374F8"/>
    <w:multiLevelType w:val="hybridMultilevel"/>
    <w:tmpl w:val="560C6C7C"/>
    <w:lvl w:ilvl="0" w:tplc="6DB8A0FE">
      <w:start w:val="1"/>
      <w:numFmt w:val="bullet"/>
      <w:lvlText w:val=""/>
      <w:lvlJc w:val="left"/>
      <w:pPr>
        <w:ind w:left="720" w:hanging="360"/>
      </w:pPr>
      <w:rPr>
        <w:rFonts w:ascii="Symbol" w:hAnsi="Symbol"/>
      </w:rPr>
    </w:lvl>
    <w:lvl w:ilvl="1" w:tplc="9E268D44">
      <w:start w:val="1"/>
      <w:numFmt w:val="bullet"/>
      <w:lvlText w:val=""/>
      <w:lvlJc w:val="left"/>
      <w:pPr>
        <w:ind w:left="720" w:hanging="360"/>
      </w:pPr>
      <w:rPr>
        <w:rFonts w:ascii="Symbol" w:hAnsi="Symbol"/>
      </w:rPr>
    </w:lvl>
    <w:lvl w:ilvl="2" w:tplc="FA788A0A">
      <w:start w:val="1"/>
      <w:numFmt w:val="bullet"/>
      <w:lvlText w:val=""/>
      <w:lvlJc w:val="left"/>
      <w:pPr>
        <w:ind w:left="720" w:hanging="360"/>
      </w:pPr>
      <w:rPr>
        <w:rFonts w:ascii="Symbol" w:hAnsi="Symbol"/>
      </w:rPr>
    </w:lvl>
    <w:lvl w:ilvl="3" w:tplc="278690D8">
      <w:start w:val="1"/>
      <w:numFmt w:val="bullet"/>
      <w:lvlText w:val=""/>
      <w:lvlJc w:val="left"/>
      <w:pPr>
        <w:ind w:left="720" w:hanging="360"/>
      </w:pPr>
      <w:rPr>
        <w:rFonts w:ascii="Symbol" w:hAnsi="Symbol"/>
      </w:rPr>
    </w:lvl>
    <w:lvl w:ilvl="4" w:tplc="1780E586">
      <w:start w:val="1"/>
      <w:numFmt w:val="bullet"/>
      <w:lvlText w:val=""/>
      <w:lvlJc w:val="left"/>
      <w:pPr>
        <w:ind w:left="720" w:hanging="360"/>
      </w:pPr>
      <w:rPr>
        <w:rFonts w:ascii="Symbol" w:hAnsi="Symbol"/>
      </w:rPr>
    </w:lvl>
    <w:lvl w:ilvl="5" w:tplc="C8341EEE">
      <w:start w:val="1"/>
      <w:numFmt w:val="bullet"/>
      <w:lvlText w:val=""/>
      <w:lvlJc w:val="left"/>
      <w:pPr>
        <w:ind w:left="720" w:hanging="360"/>
      </w:pPr>
      <w:rPr>
        <w:rFonts w:ascii="Symbol" w:hAnsi="Symbol"/>
      </w:rPr>
    </w:lvl>
    <w:lvl w:ilvl="6" w:tplc="151C2D60">
      <w:start w:val="1"/>
      <w:numFmt w:val="bullet"/>
      <w:lvlText w:val=""/>
      <w:lvlJc w:val="left"/>
      <w:pPr>
        <w:ind w:left="720" w:hanging="360"/>
      </w:pPr>
      <w:rPr>
        <w:rFonts w:ascii="Symbol" w:hAnsi="Symbol"/>
      </w:rPr>
    </w:lvl>
    <w:lvl w:ilvl="7" w:tplc="19C63B8E">
      <w:start w:val="1"/>
      <w:numFmt w:val="bullet"/>
      <w:lvlText w:val=""/>
      <w:lvlJc w:val="left"/>
      <w:pPr>
        <w:ind w:left="720" w:hanging="360"/>
      </w:pPr>
      <w:rPr>
        <w:rFonts w:ascii="Symbol" w:hAnsi="Symbol"/>
      </w:rPr>
    </w:lvl>
    <w:lvl w:ilvl="8" w:tplc="11380796">
      <w:start w:val="1"/>
      <w:numFmt w:val="bullet"/>
      <w:lvlText w:val=""/>
      <w:lvlJc w:val="left"/>
      <w:pPr>
        <w:ind w:left="720" w:hanging="360"/>
      </w:pPr>
      <w:rPr>
        <w:rFonts w:ascii="Symbol" w:hAnsi="Symbol"/>
      </w:rPr>
    </w:lvl>
  </w:abstractNum>
  <w:abstractNum w:abstractNumId="7" w15:restartNumberingAfterBreak="0">
    <w:nsid w:val="35A70AD3"/>
    <w:multiLevelType w:val="hybridMultilevel"/>
    <w:tmpl w:val="DD9E7FAE"/>
    <w:lvl w:ilvl="0" w:tplc="C46CD948">
      <w:start w:val="1"/>
      <w:numFmt w:val="bullet"/>
      <w:lvlText w:val=""/>
      <w:lvlJc w:val="left"/>
      <w:pPr>
        <w:ind w:left="720" w:hanging="360"/>
      </w:pPr>
      <w:rPr>
        <w:rFonts w:ascii="Symbol" w:hAnsi="Symbol"/>
      </w:rPr>
    </w:lvl>
    <w:lvl w:ilvl="1" w:tplc="409867A2">
      <w:start w:val="1"/>
      <w:numFmt w:val="bullet"/>
      <w:lvlText w:val=""/>
      <w:lvlJc w:val="left"/>
      <w:pPr>
        <w:ind w:left="720" w:hanging="360"/>
      </w:pPr>
      <w:rPr>
        <w:rFonts w:ascii="Symbol" w:hAnsi="Symbol"/>
      </w:rPr>
    </w:lvl>
    <w:lvl w:ilvl="2" w:tplc="31BAF2FA">
      <w:start w:val="1"/>
      <w:numFmt w:val="bullet"/>
      <w:lvlText w:val=""/>
      <w:lvlJc w:val="left"/>
      <w:pPr>
        <w:ind w:left="720" w:hanging="360"/>
      </w:pPr>
      <w:rPr>
        <w:rFonts w:ascii="Symbol" w:hAnsi="Symbol"/>
      </w:rPr>
    </w:lvl>
    <w:lvl w:ilvl="3" w:tplc="0D9ED922">
      <w:start w:val="1"/>
      <w:numFmt w:val="bullet"/>
      <w:lvlText w:val=""/>
      <w:lvlJc w:val="left"/>
      <w:pPr>
        <w:ind w:left="720" w:hanging="360"/>
      </w:pPr>
      <w:rPr>
        <w:rFonts w:ascii="Symbol" w:hAnsi="Symbol"/>
      </w:rPr>
    </w:lvl>
    <w:lvl w:ilvl="4" w:tplc="AFA61D34">
      <w:start w:val="1"/>
      <w:numFmt w:val="bullet"/>
      <w:lvlText w:val=""/>
      <w:lvlJc w:val="left"/>
      <w:pPr>
        <w:ind w:left="720" w:hanging="360"/>
      </w:pPr>
      <w:rPr>
        <w:rFonts w:ascii="Symbol" w:hAnsi="Symbol"/>
      </w:rPr>
    </w:lvl>
    <w:lvl w:ilvl="5" w:tplc="95508674">
      <w:start w:val="1"/>
      <w:numFmt w:val="bullet"/>
      <w:lvlText w:val=""/>
      <w:lvlJc w:val="left"/>
      <w:pPr>
        <w:ind w:left="720" w:hanging="360"/>
      </w:pPr>
      <w:rPr>
        <w:rFonts w:ascii="Symbol" w:hAnsi="Symbol"/>
      </w:rPr>
    </w:lvl>
    <w:lvl w:ilvl="6" w:tplc="9DA42C0C">
      <w:start w:val="1"/>
      <w:numFmt w:val="bullet"/>
      <w:lvlText w:val=""/>
      <w:lvlJc w:val="left"/>
      <w:pPr>
        <w:ind w:left="720" w:hanging="360"/>
      </w:pPr>
      <w:rPr>
        <w:rFonts w:ascii="Symbol" w:hAnsi="Symbol"/>
      </w:rPr>
    </w:lvl>
    <w:lvl w:ilvl="7" w:tplc="1302B5C8">
      <w:start w:val="1"/>
      <w:numFmt w:val="bullet"/>
      <w:lvlText w:val=""/>
      <w:lvlJc w:val="left"/>
      <w:pPr>
        <w:ind w:left="720" w:hanging="360"/>
      </w:pPr>
      <w:rPr>
        <w:rFonts w:ascii="Symbol" w:hAnsi="Symbol"/>
      </w:rPr>
    </w:lvl>
    <w:lvl w:ilvl="8" w:tplc="6F38301E">
      <w:start w:val="1"/>
      <w:numFmt w:val="bullet"/>
      <w:lvlText w:val=""/>
      <w:lvlJc w:val="left"/>
      <w:pPr>
        <w:ind w:left="720" w:hanging="360"/>
      </w:pPr>
      <w:rPr>
        <w:rFonts w:ascii="Symbol" w:hAnsi="Symbol"/>
      </w:rPr>
    </w:lvl>
  </w:abstractNum>
  <w:abstractNum w:abstractNumId="8" w15:restartNumberingAfterBreak="0">
    <w:nsid w:val="4CA05972"/>
    <w:multiLevelType w:val="hybridMultilevel"/>
    <w:tmpl w:val="44003A22"/>
    <w:lvl w:ilvl="0" w:tplc="B05C603C">
      <w:start w:val="1"/>
      <w:numFmt w:val="bullet"/>
      <w:lvlText w:val=""/>
      <w:lvlJc w:val="left"/>
      <w:pPr>
        <w:ind w:left="720" w:hanging="360"/>
      </w:pPr>
      <w:rPr>
        <w:rFonts w:ascii="Symbol" w:hAnsi="Symbol"/>
      </w:rPr>
    </w:lvl>
    <w:lvl w:ilvl="1" w:tplc="5E7C178C">
      <w:start w:val="1"/>
      <w:numFmt w:val="bullet"/>
      <w:lvlText w:val=""/>
      <w:lvlJc w:val="left"/>
      <w:pPr>
        <w:ind w:left="720" w:hanging="360"/>
      </w:pPr>
      <w:rPr>
        <w:rFonts w:ascii="Symbol" w:hAnsi="Symbol"/>
      </w:rPr>
    </w:lvl>
    <w:lvl w:ilvl="2" w:tplc="C9149808">
      <w:start w:val="1"/>
      <w:numFmt w:val="bullet"/>
      <w:lvlText w:val=""/>
      <w:lvlJc w:val="left"/>
      <w:pPr>
        <w:ind w:left="720" w:hanging="360"/>
      </w:pPr>
      <w:rPr>
        <w:rFonts w:ascii="Symbol" w:hAnsi="Symbol"/>
      </w:rPr>
    </w:lvl>
    <w:lvl w:ilvl="3" w:tplc="E78A2130">
      <w:start w:val="1"/>
      <w:numFmt w:val="bullet"/>
      <w:lvlText w:val=""/>
      <w:lvlJc w:val="left"/>
      <w:pPr>
        <w:ind w:left="720" w:hanging="360"/>
      </w:pPr>
      <w:rPr>
        <w:rFonts w:ascii="Symbol" w:hAnsi="Symbol"/>
      </w:rPr>
    </w:lvl>
    <w:lvl w:ilvl="4" w:tplc="B994D31C">
      <w:start w:val="1"/>
      <w:numFmt w:val="bullet"/>
      <w:lvlText w:val=""/>
      <w:lvlJc w:val="left"/>
      <w:pPr>
        <w:ind w:left="720" w:hanging="360"/>
      </w:pPr>
      <w:rPr>
        <w:rFonts w:ascii="Symbol" w:hAnsi="Symbol"/>
      </w:rPr>
    </w:lvl>
    <w:lvl w:ilvl="5" w:tplc="632ADC82">
      <w:start w:val="1"/>
      <w:numFmt w:val="bullet"/>
      <w:lvlText w:val=""/>
      <w:lvlJc w:val="left"/>
      <w:pPr>
        <w:ind w:left="720" w:hanging="360"/>
      </w:pPr>
      <w:rPr>
        <w:rFonts w:ascii="Symbol" w:hAnsi="Symbol"/>
      </w:rPr>
    </w:lvl>
    <w:lvl w:ilvl="6" w:tplc="19C63C6A">
      <w:start w:val="1"/>
      <w:numFmt w:val="bullet"/>
      <w:lvlText w:val=""/>
      <w:lvlJc w:val="left"/>
      <w:pPr>
        <w:ind w:left="720" w:hanging="360"/>
      </w:pPr>
      <w:rPr>
        <w:rFonts w:ascii="Symbol" w:hAnsi="Symbol"/>
      </w:rPr>
    </w:lvl>
    <w:lvl w:ilvl="7" w:tplc="050E4BCE">
      <w:start w:val="1"/>
      <w:numFmt w:val="bullet"/>
      <w:lvlText w:val=""/>
      <w:lvlJc w:val="left"/>
      <w:pPr>
        <w:ind w:left="720" w:hanging="360"/>
      </w:pPr>
      <w:rPr>
        <w:rFonts w:ascii="Symbol" w:hAnsi="Symbol"/>
      </w:rPr>
    </w:lvl>
    <w:lvl w:ilvl="8" w:tplc="76503FC8">
      <w:start w:val="1"/>
      <w:numFmt w:val="bullet"/>
      <w:lvlText w:val=""/>
      <w:lvlJc w:val="left"/>
      <w:pPr>
        <w:ind w:left="720" w:hanging="360"/>
      </w:pPr>
      <w:rPr>
        <w:rFonts w:ascii="Symbol" w:hAnsi="Symbol"/>
      </w:rPr>
    </w:lvl>
  </w:abstractNum>
  <w:abstractNum w:abstractNumId="9" w15:restartNumberingAfterBreak="0">
    <w:nsid w:val="5C6E201A"/>
    <w:multiLevelType w:val="hybridMultilevel"/>
    <w:tmpl w:val="22101110"/>
    <w:lvl w:ilvl="0" w:tplc="E54C4892">
      <w:start w:val="1"/>
      <w:numFmt w:val="decimal"/>
      <w:lvlText w:val="%1."/>
      <w:lvlJc w:val="left"/>
      <w:pPr>
        <w:ind w:left="720" w:hanging="360"/>
      </w:pPr>
      <w:rPr>
        <w:rFonts w:hint="default"/>
        <w:b w:val="0"/>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4104D6A"/>
    <w:multiLevelType w:val="hybridMultilevel"/>
    <w:tmpl w:val="3AB0E63A"/>
    <w:lvl w:ilvl="0" w:tplc="FFBEAE04">
      <w:start w:val="1"/>
      <w:numFmt w:val="bullet"/>
      <w:lvlText w:val=""/>
      <w:lvlJc w:val="left"/>
      <w:pPr>
        <w:ind w:left="720" w:hanging="360"/>
      </w:pPr>
      <w:rPr>
        <w:rFonts w:ascii="Symbol" w:hAnsi="Symbol"/>
      </w:rPr>
    </w:lvl>
    <w:lvl w:ilvl="1" w:tplc="6A98A08E">
      <w:start w:val="1"/>
      <w:numFmt w:val="bullet"/>
      <w:lvlText w:val=""/>
      <w:lvlJc w:val="left"/>
      <w:pPr>
        <w:ind w:left="720" w:hanging="360"/>
      </w:pPr>
      <w:rPr>
        <w:rFonts w:ascii="Symbol" w:hAnsi="Symbol"/>
      </w:rPr>
    </w:lvl>
    <w:lvl w:ilvl="2" w:tplc="02C8020C">
      <w:start w:val="1"/>
      <w:numFmt w:val="bullet"/>
      <w:lvlText w:val=""/>
      <w:lvlJc w:val="left"/>
      <w:pPr>
        <w:ind w:left="720" w:hanging="360"/>
      </w:pPr>
      <w:rPr>
        <w:rFonts w:ascii="Symbol" w:hAnsi="Symbol"/>
      </w:rPr>
    </w:lvl>
    <w:lvl w:ilvl="3" w:tplc="C914A650">
      <w:start w:val="1"/>
      <w:numFmt w:val="bullet"/>
      <w:lvlText w:val=""/>
      <w:lvlJc w:val="left"/>
      <w:pPr>
        <w:ind w:left="720" w:hanging="360"/>
      </w:pPr>
      <w:rPr>
        <w:rFonts w:ascii="Symbol" w:hAnsi="Symbol"/>
      </w:rPr>
    </w:lvl>
    <w:lvl w:ilvl="4" w:tplc="CDA6D56C">
      <w:start w:val="1"/>
      <w:numFmt w:val="bullet"/>
      <w:lvlText w:val=""/>
      <w:lvlJc w:val="left"/>
      <w:pPr>
        <w:ind w:left="720" w:hanging="360"/>
      </w:pPr>
      <w:rPr>
        <w:rFonts w:ascii="Symbol" w:hAnsi="Symbol"/>
      </w:rPr>
    </w:lvl>
    <w:lvl w:ilvl="5" w:tplc="332A4552">
      <w:start w:val="1"/>
      <w:numFmt w:val="bullet"/>
      <w:lvlText w:val=""/>
      <w:lvlJc w:val="left"/>
      <w:pPr>
        <w:ind w:left="720" w:hanging="360"/>
      </w:pPr>
      <w:rPr>
        <w:rFonts w:ascii="Symbol" w:hAnsi="Symbol"/>
      </w:rPr>
    </w:lvl>
    <w:lvl w:ilvl="6" w:tplc="CA8E35EE">
      <w:start w:val="1"/>
      <w:numFmt w:val="bullet"/>
      <w:lvlText w:val=""/>
      <w:lvlJc w:val="left"/>
      <w:pPr>
        <w:ind w:left="720" w:hanging="360"/>
      </w:pPr>
      <w:rPr>
        <w:rFonts w:ascii="Symbol" w:hAnsi="Symbol"/>
      </w:rPr>
    </w:lvl>
    <w:lvl w:ilvl="7" w:tplc="461AD872">
      <w:start w:val="1"/>
      <w:numFmt w:val="bullet"/>
      <w:lvlText w:val=""/>
      <w:lvlJc w:val="left"/>
      <w:pPr>
        <w:ind w:left="720" w:hanging="360"/>
      </w:pPr>
      <w:rPr>
        <w:rFonts w:ascii="Symbol" w:hAnsi="Symbol"/>
      </w:rPr>
    </w:lvl>
    <w:lvl w:ilvl="8" w:tplc="35461922">
      <w:start w:val="1"/>
      <w:numFmt w:val="bullet"/>
      <w:lvlText w:val=""/>
      <w:lvlJc w:val="left"/>
      <w:pPr>
        <w:ind w:left="720" w:hanging="360"/>
      </w:pPr>
      <w:rPr>
        <w:rFonts w:ascii="Symbol" w:hAnsi="Symbol"/>
      </w:rPr>
    </w:lvl>
  </w:abstractNum>
  <w:num w:numId="1" w16cid:durableId="2145854631">
    <w:abstractNumId w:val="3"/>
  </w:num>
  <w:num w:numId="2" w16cid:durableId="371807276">
    <w:abstractNumId w:val="1"/>
  </w:num>
  <w:num w:numId="3" w16cid:durableId="1429815398">
    <w:abstractNumId w:val="0"/>
  </w:num>
  <w:num w:numId="4" w16cid:durableId="1342855268">
    <w:abstractNumId w:val="2"/>
  </w:num>
  <w:num w:numId="5" w16cid:durableId="1796487865">
    <w:abstractNumId w:val="9"/>
  </w:num>
  <w:num w:numId="6" w16cid:durableId="1875146936">
    <w:abstractNumId w:val="4"/>
  </w:num>
  <w:num w:numId="7" w16cid:durableId="1121722936">
    <w:abstractNumId w:val="10"/>
  </w:num>
  <w:num w:numId="8" w16cid:durableId="135074622">
    <w:abstractNumId w:val="5"/>
  </w:num>
  <w:num w:numId="9" w16cid:durableId="727916588">
    <w:abstractNumId w:val="8"/>
  </w:num>
  <w:num w:numId="10" w16cid:durableId="551380405">
    <w:abstractNumId w:val="7"/>
  </w:num>
  <w:num w:numId="11" w16cid:durableId="100879870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d Brew">
    <w15:presenceInfo w15:providerId="Windows Live" w15:userId="853d5126557301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70E"/>
    <w:rsid w:val="00004922"/>
    <w:rsid w:val="00022F0F"/>
    <w:rsid w:val="000E56F0"/>
    <w:rsid w:val="001028B6"/>
    <w:rsid w:val="0011110E"/>
    <w:rsid w:val="00152C32"/>
    <w:rsid w:val="001A49EE"/>
    <w:rsid w:val="001C3022"/>
    <w:rsid w:val="002250D2"/>
    <w:rsid w:val="0028670E"/>
    <w:rsid w:val="002D0E0E"/>
    <w:rsid w:val="002D339B"/>
    <w:rsid w:val="003D5915"/>
    <w:rsid w:val="003F20D4"/>
    <w:rsid w:val="004008DB"/>
    <w:rsid w:val="00497D9F"/>
    <w:rsid w:val="004F1D0C"/>
    <w:rsid w:val="00525B81"/>
    <w:rsid w:val="005E7047"/>
    <w:rsid w:val="00620244"/>
    <w:rsid w:val="00630346"/>
    <w:rsid w:val="006A2D88"/>
    <w:rsid w:val="006B4844"/>
    <w:rsid w:val="00764FA7"/>
    <w:rsid w:val="007A78EA"/>
    <w:rsid w:val="007B076F"/>
    <w:rsid w:val="007C4A5E"/>
    <w:rsid w:val="008449F5"/>
    <w:rsid w:val="008F7591"/>
    <w:rsid w:val="009302F8"/>
    <w:rsid w:val="00961AC7"/>
    <w:rsid w:val="00970725"/>
    <w:rsid w:val="009D1996"/>
    <w:rsid w:val="00A650F6"/>
    <w:rsid w:val="00A677B6"/>
    <w:rsid w:val="00A8026A"/>
    <w:rsid w:val="00BB56F3"/>
    <w:rsid w:val="00BF02CA"/>
    <w:rsid w:val="00BF6E38"/>
    <w:rsid w:val="00C91B58"/>
    <w:rsid w:val="00CE5A4C"/>
    <w:rsid w:val="00DC77E8"/>
    <w:rsid w:val="00DD2043"/>
    <w:rsid w:val="00E33879"/>
    <w:rsid w:val="00F132C9"/>
    <w:rsid w:val="00F90107"/>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FAE7F"/>
  <w15:docId w15:val="{C8EEB658-CEA0-4D7B-99F6-5CFF1AE7A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semiHidden/>
    <w:unhideWhenUsed/>
    <w:qFormat/>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semiHidden/>
    <w:unhideWhenUsed/>
    <w:qFormat/>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semiHidden/>
    <w:unhideWhenUsed/>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autoSpaceDE w:val="0"/>
      <w:autoSpaceDN w:val="0"/>
      <w:adjustRightInd w:val="0"/>
    </w:pPr>
    <w:rPr>
      <w:rFonts w:cs="Arial"/>
      <w:color w:val="000000"/>
      <w:sz w:val="24"/>
      <w:szCs w:val="24"/>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styleId="PageNumber">
    <w:name w:val="page number"/>
    <w:basedOn w:val="DefaultParagraphFont"/>
    <w:uiPriority w:val="99"/>
  </w:style>
  <w:style w:type="paragraph" w:styleId="Title">
    <w:name w:val="Title"/>
    <w:basedOn w:val="Normal"/>
    <w:link w:val="TitleChar"/>
    <w:uiPriority w:val="10"/>
    <w:qFormat/>
    <w:pPr>
      <w:jc w:val="center"/>
    </w:pPr>
    <w:rPr>
      <w:rFonts w:eastAsia="Times New Roman"/>
      <w:b/>
      <w:sz w:val="26"/>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paragraph" w:styleId="BodyText">
    <w:name w:val="Body Text"/>
    <w:basedOn w:val="Normal"/>
    <w:link w:val="BodyTextChar"/>
    <w:pPr>
      <w:spacing w:line="360" w:lineRule="auto"/>
      <w:jc w:val="both"/>
    </w:pPr>
    <w:rPr>
      <w:rFonts w:eastAsia="Times New Roman"/>
      <w:sz w:val="24"/>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paragraph" w:styleId="BodyTextIndent">
    <w:name w:val="Body Text Indent"/>
    <w:basedOn w:val="Normal"/>
    <w:link w:val="BodyTextIndentChar"/>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character" w:customStyle="1" w:styleId="BodyText2Char">
    <w:name w:val="Body Text 2 Char"/>
    <w:link w:val="BodyText2"/>
    <w:rPr>
      <w:rFonts w:ascii="Arial" w:eastAsia="Times New Roman" w:hAnsi="Arial" w:cs="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styleId="Hyperlink">
    <w:name w:val="Hyperlink"/>
    <w:uiPriority w:val="99"/>
    <w:rPr>
      <w:color w:val="0000FF"/>
      <w:u w:val="single"/>
    </w:rPr>
  </w:style>
  <w:style w:type="character" w:styleId="FollowedHyperlink">
    <w:name w:val="FollowedHyperlink"/>
    <w:basedOn w:val="DefaultParagraphFont"/>
    <w:uiPriority w:val="99"/>
    <w:rPr>
      <w:color w:val="954F72"/>
      <w:u w:val="single"/>
    </w:rPr>
  </w:style>
  <w:style w:type="paragraph" w:styleId="NormalWeb">
    <w:name w:val="Normal (Web)"/>
    <w:basedOn w:val="Normal"/>
    <w:uiPriority w:val="99"/>
    <w:pPr>
      <w:spacing w:before="100" w:beforeAutospacing="1" w:after="100" w:afterAutospacing="1"/>
    </w:pPr>
    <w:rPr>
      <w:rFonts w:ascii="Times New Roman" w:eastAsia="SimSun" w:hAnsi="Times New Roman"/>
      <w:sz w:val="24"/>
      <w:szCs w:val="24"/>
      <w:lang w:eastAsia="id-ID"/>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eastAsia="Calibri" w:hAnsi="Tahoma" w:cs="Tahoma"/>
      <w:sz w:val="16"/>
      <w:szCs w:val="16"/>
    </w:rPr>
  </w:style>
  <w:style w:type="table" w:styleId="TableGrid">
    <w:name w:val="Table Grid"/>
    <w:basedOn w:val="TableNormal"/>
    <w:uiPriority w:val="39"/>
    <w:qFormat/>
    <w:rPr>
      <w:rFonts w:ascii="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Pr>
      <w:rFonts w:ascii="Calibri" w:eastAsia="Times New Roman" w:hAnsi="Calibri"/>
      <w:lang w:val="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qFormat/>
    <w:pPr>
      <w:keepLines/>
      <w:spacing w:before="240" w:line="259" w:lineRule="auto"/>
      <w:ind w:left="0" w:firstLine="0"/>
      <w:jc w:val="left"/>
      <w:outlineLvl w:val="9"/>
    </w:pPr>
    <w:rPr>
      <w:rFonts w:ascii="Calibri Light" w:eastAsia="SimSun" w:hAnsi="Calibri Light" w:cs="SimSun"/>
      <w:b w:val="0"/>
      <w:color w:val="2E74B5"/>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noProof/>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paragraph" w:styleId="CommentSubject">
    <w:name w:val="annotation subject"/>
    <w:basedOn w:val="CommentText"/>
    <w:next w:val="CommentText"/>
    <w:link w:val="CommentSubjectChar"/>
    <w:uiPriority w:val="99"/>
    <w:rPr>
      <w:rFonts w:ascii="Arial" w:eastAsia="Calibri" w:hAnsi="Arial"/>
      <w:b/>
      <w:bCs/>
      <w:lang w:val="id-ID"/>
    </w:rPr>
  </w:style>
  <w:style w:type="character" w:customStyle="1" w:styleId="CommentSubjectChar">
    <w:name w:val="Comment Subject Char"/>
    <w:basedOn w:val="CommentTextChar"/>
    <w:link w:val="CommentSubject"/>
    <w:uiPriority w:val="99"/>
    <w:rPr>
      <w:rFonts w:ascii="Times New Roman" w:eastAsia="Times New Roman" w:hAnsi="Times New Roman"/>
      <w:b/>
      <w:bCs/>
      <w:sz w:val="20"/>
      <w:szCs w:val="20"/>
      <w:lang w:val="en-US"/>
    </w:rPr>
  </w:style>
  <w:style w:type="character" w:customStyle="1" w:styleId="ListParagraphChar">
    <w:name w:val="List Paragraph Char"/>
    <w:link w:val="ListParagraph"/>
    <w:uiPriority w:val="34"/>
    <w:rPr>
      <w:rFonts w:ascii="Times New Roman" w:eastAsia="Times New Roman" w:hAnsi="Times New Roman"/>
      <w:sz w:val="24"/>
      <w:szCs w:val="24"/>
      <w:lang w:val="en-US"/>
    </w:r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
    <w:name w:val="Plain Table 21"/>
    <w:basedOn w:val="TableNormal"/>
    <w:uiPriority w:val="4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UnresolvedMention">
    <w:name w:val="Unresolved Mention"/>
    <w:basedOn w:val="DefaultParagraphFont"/>
    <w:uiPriority w:val="99"/>
    <w:semiHidden/>
    <w:unhideWhenUsed/>
    <w:rsid w:val="004F1D0C"/>
    <w:rPr>
      <w:color w:val="605E5C"/>
      <w:shd w:val="clear" w:color="auto" w:fill="E1DFDD"/>
    </w:rPr>
  </w:style>
  <w:style w:type="paragraph" w:styleId="Revision">
    <w:name w:val="Revision"/>
    <w:hidden/>
    <w:uiPriority w:val="99"/>
    <w:semiHidden/>
    <w:rsid w:val="00497D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C1562D-4F55-42CA-832A-54D89513125F}">
  <we:reference id="wa200000368" version="1.0.0.0" store="en-US" storeType="OMEX"/>
  <we:alternateReferences>
    <we:reference id="WA200000368" version="1.0.0.0" store="" storeType="OMEX"/>
  </we:alternateReferences>
  <we:properties>
    <we:property name="documentId" value="&quot;33165dd6306b087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C161A-184C-47C3-8777-A2F63197D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Pages>
  <Words>4357</Words>
  <Characters>24840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Cold Brew</cp:lastModifiedBy>
  <cp:revision>23</cp:revision>
  <cp:lastPrinted>2025-08-13T12:51:00Z</cp:lastPrinted>
  <dcterms:created xsi:type="dcterms:W3CDTF">2026-04-28T04:42:00Z</dcterms:created>
  <dcterms:modified xsi:type="dcterms:W3CDTF">2026-05-01T02:10:00Z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2f0e5ccc979a45a296cd9c99814b0984</vt:lpwstr>
  </property>
  <property fmtid="{D5CDD505-2E9C-101B-9397-08002B2CF9AE}" pid="3" name="GrammarlyDocumentId">
    <vt:lpwstr>af100631-6a26-4946-8bed-ced552090b53</vt:lpwstr>
  </property>
</Properties>
</file>