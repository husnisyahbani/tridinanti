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C5870" w14:textId="7DA46550" w:rsidR="0046406C" w:rsidRPr="009049CD" w:rsidRDefault="009049CD">
      <w:pPr>
        <w:pBdr>
          <w:top w:val="nil"/>
          <w:left w:val="nil"/>
          <w:bottom w:val="nil"/>
          <w:right w:val="nil"/>
          <w:between w:val="nil"/>
        </w:pBdr>
        <w:spacing w:line="240" w:lineRule="auto"/>
        <w:ind w:left="1" w:hanging="3"/>
        <w:jc w:val="center"/>
        <w:rPr>
          <w:b/>
          <w:color w:val="000000"/>
          <w:sz w:val="28"/>
          <w:szCs w:val="28"/>
          <w:lang w:val="id-ID"/>
        </w:rPr>
      </w:pPr>
      <w:r w:rsidRPr="006B57C5">
        <w:rPr>
          <w:b/>
          <w:color w:val="000000"/>
          <w:sz w:val="28"/>
          <w:szCs w:val="28"/>
          <w:highlight w:val="green"/>
          <w:lang w:val="id-ID"/>
        </w:rPr>
        <w:t xml:space="preserve">LANGUAGE </w:t>
      </w:r>
      <w:r w:rsidR="004A14B9" w:rsidRPr="006B57C5">
        <w:rPr>
          <w:b/>
          <w:color w:val="000000"/>
          <w:sz w:val="28"/>
          <w:szCs w:val="28"/>
          <w:highlight w:val="green"/>
          <w:lang w:val="id-ID"/>
        </w:rPr>
        <w:t>VARIATION AND IDENTITY NEGOTIATION IN COLLEGE STUDENT</w:t>
      </w:r>
      <w:r w:rsidR="00D922F4" w:rsidRPr="006B57C5">
        <w:rPr>
          <w:b/>
          <w:color w:val="000000"/>
          <w:sz w:val="28"/>
          <w:szCs w:val="28"/>
          <w:highlight w:val="green"/>
          <w:lang w:val="id-ID"/>
        </w:rPr>
        <w:t>S’ SOCIAL AND DIGITAL COMMUNICATION</w:t>
      </w:r>
    </w:p>
    <w:p w14:paraId="4ED98BC4" w14:textId="77777777" w:rsidR="0046406C" w:rsidRDefault="0046406C">
      <w:pPr>
        <w:pBdr>
          <w:top w:val="nil"/>
          <w:left w:val="nil"/>
          <w:bottom w:val="nil"/>
          <w:right w:val="nil"/>
          <w:between w:val="nil"/>
        </w:pBdr>
        <w:spacing w:line="240" w:lineRule="auto"/>
        <w:ind w:left="0" w:hanging="2"/>
        <w:jc w:val="center"/>
        <w:rPr>
          <w:color w:val="000000"/>
        </w:rPr>
      </w:pPr>
    </w:p>
    <w:p w14:paraId="2FC20C4C" w14:textId="77777777" w:rsidR="0046406C" w:rsidRPr="008B66FC" w:rsidRDefault="0046406C">
      <w:pPr>
        <w:pBdr>
          <w:top w:val="nil"/>
          <w:left w:val="nil"/>
          <w:bottom w:val="nil"/>
          <w:right w:val="nil"/>
          <w:between w:val="nil"/>
        </w:pBdr>
        <w:spacing w:line="240" w:lineRule="auto"/>
        <w:ind w:left="0" w:hanging="2"/>
        <w:jc w:val="center"/>
        <w:rPr>
          <w:color w:val="000000"/>
          <w:sz w:val="20"/>
          <w:szCs w:val="20"/>
        </w:rPr>
      </w:pPr>
    </w:p>
    <w:p w14:paraId="425E8B4A" w14:textId="77777777" w:rsidR="0046406C" w:rsidRDefault="0046406C">
      <w:pPr>
        <w:pBdr>
          <w:top w:val="nil"/>
          <w:left w:val="nil"/>
          <w:bottom w:val="nil"/>
          <w:right w:val="nil"/>
          <w:between w:val="nil"/>
        </w:pBdr>
        <w:spacing w:line="240" w:lineRule="auto"/>
        <w:ind w:left="0" w:hanging="2"/>
        <w:jc w:val="center"/>
        <w:rPr>
          <w:b/>
          <w:color w:val="000000"/>
          <w:sz w:val="18"/>
          <w:szCs w:val="18"/>
        </w:rPr>
      </w:pPr>
    </w:p>
    <w:p w14:paraId="40125AE4" w14:textId="77777777" w:rsidR="0046406C" w:rsidRDefault="004C7434" w:rsidP="008F73C5">
      <w:pPr>
        <w:pBdr>
          <w:top w:val="nil"/>
          <w:left w:val="nil"/>
          <w:bottom w:val="nil"/>
          <w:right w:val="nil"/>
          <w:between w:val="nil"/>
        </w:pBdr>
        <w:tabs>
          <w:tab w:val="left" w:pos="8505"/>
        </w:tabs>
        <w:spacing w:line="240" w:lineRule="auto"/>
        <w:ind w:left="0" w:right="521" w:hanging="2"/>
        <w:jc w:val="center"/>
        <w:rPr>
          <w:b/>
          <w:color w:val="000000"/>
        </w:rPr>
      </w:pPr>
      <w:commentRangeStart w:id="0"/>
      <w:r w:rsidRPr="00172635">
        <w:rPr>
          <w:b/>
          <w:color w:val="000000"/>
          <w:highlight w:val="green"/>
        </w:rPr>
        <w:t>Abstract</w:t>
      </w:r>
      <w:commentRangeEnd w:id="0"/>
      <w:r w:rsidR="00490EEA">
        <w:rPr>
          <w:rStyle w:val="CommentReference"/>
          <w:b/>
          <w:color w:val="000000"/>
          <w:sz w:val="24"/>
          <w:szCs w:val="24"/>
        </w:rPr>
        <w:commentReference w:id="0"/>
      </w:r>
    </w:p>
    <w:p w14:paraId="7859DC85" w14:textId="460127C0" w:rsidR="009A216C" w:rsidRPr="00232EF0" w:rsidRDefault="007642B2" w:rsidP="00232EF0">
      <w:pPr>
        <w:ind w:leftChars="412" w:left="991" w:right="1229" w:hanging="2"/>
        <w:jc w:val="both"/>
        <w:rPr>
          <w:color w:val="000000"/>
        </w:rPr>
      </w:pPr>
      <w:commentRangeStart w:id="1"/>
      <w:r w:rsidRPr="007642B2">
        <w:rPr>
          <w:color w:val="000000"/>
        </w:rPr>
        <w:t>This study examines the dynamics of language use among students from a sociolinguistic perspective, focusing on how language variation emerges and functions within campus and digital environments. The campus context, as a multicultural and technology-driven space, facilitates diverse linguistic practices that reflect identity construction, social interaction, and communication strategies among students.</w:t>
      </w:r>
      <w:r w:rsidR="00232EF0">
        <w:rPr>
          <w:color w:val="000000"/>
        </w:rPr>
        <w:t xml:space="preserve"> </w:t>
      </w:r>
      <w:r w:rsidRPr="007642B2">
        <w:rPr>
          <w:color w:val="000000"/>
        </w:rPr>
        <w:t>Using a literature review method involving 15 relevant scientific articles, the findings show that language variation among students emerges through continuous interaction in both direct communication and digital media. Forms of variation such as code-switching, code-mixing, dialect variation, slang, and lexical innovation are shaped by social interaction, cultural background, peer influence, and technological exposure.</w:t>
      </w:r>
      <w:r w:rsidR="00232EF0">
        <w:rPr>
          <w:color w:val="000000"/>
        </w:rPr>
        <w:t xml:space="preserve"> </w:t>
      </w:r>
      <w:r w:rsidRPr="007642B2">
        <w:rPr>
          <w:color w:val="000000"/>
        </w:rPr>
        <w:t>The study also reveals that language variation is closely linked to identity negotiation processes, where students actively construct and express their social identities through linguistic choices depending on context, interlocutors, and communication platforms. In addition, speech communities within the campus environment contribute to the formation of dynamic language norms influenced by ethnicity, gender, education, and digital culture.</w:t>
      </w:r>
      <w:r w:rsidR="00232EF0">
        <w:rPr>
          <w:color w:val="000000"/>
        </w:rPr>
        <w:t xml:space="preserve"> </w:t>
      </w:r>
      <w:r w:rsidRPr="007642B2">
        <w:rPr>
          <w:color w:val="000000"/>
        </w:rPr>
        <w:t>Overall, these findings highlight that language use in student communities is not only a communicative tool but also a social practice through which identity is continuously negotiated and reconstructed in response to social and technological changes.</w:t>
      </w:r>
    </w:p>
    <w:p w14:paraId="2A6DD9D9" w14:textId="7344DC1E" w:rsidR="0046406C" w:rsidRPr="004C076F" w:rsidRDefault="004C7434" w:rsidP="009A216C">
      <w:pPr>
        <w:pBdr>
          <w:top w:val="nil"/>
          <w:left w:val="nil"/>
          <w:bottom w:val="nil"/>
          <w:right w:val="nil"/>
          <w:between w:val="nil"/>
        </w:pBdr>
        <w:tabs>
          <w:tab w:val="left" w:pos="7513"/>
        </w:tabs>
        <w:spacing w:line="240" w:lineRule="auto"/>
        <w:ind w:leftChars="412" w:left="991" w:right="1229" w:hanging="2"/>
        <w:jc w:val="both"/>
        <w:rPr>
          <w:color w:val="000000"/>
          <w:lang w:val="id-ID"/>
        </w:rPr>
      </w:pPr>
      <w:r>
        <w:rPr>
          <w:b/>
          <w:color w:val="000000"/>
        </w:rPr>
        <w:t xml:space="preserve">Keywords: </w:t>
      </w:r>
      <w:bookmarkStart w:id="2" w:name="_heading=h.gjdgxs" w:colFirst="0" w:colLast="0"/>
      <w:bookmarkEnd w:id="2"/>
      <w:r w:rsidR="009A216C" w:rsidRPr="009A216C">
        <w:rPr>
          <w:color w:val="000000"/>
        </w:rPr>
        <w:t xml:space="preserve">Language </w:t>
      </w:r>
      <w:r w:rsidR="007A48C9">
        <w:rPr>
          <w:color w:val="000000"/>
        </w:rPr>
        <w:t>variation</w:t>
      </w:r>
      <w:r w:rsidR="009A216C" w:rsidRPr="009A216C">
        <w:rPr>
          <w:color w:val="000000"/>
        </w:rPr>
        <w:t>, students, code</w:t>
      </w:r>
      <w:r w:rsidR="007A48C9">
        <w:rPr>
          <w:color w:val="000000"/>
        </w:rPr>
        <w:t>-</w:t>
      </w:r>
      <w:r w:rsidR="009A216C" w:rsidRPr="009A216C">
        <w:rPr>
          <w:color w:val="000000"/>
        </w:rPr>
        <w:t xml:space="preserve">switching, social identity, </w:t>
      </w:r>
      <w:r w:rsidR="007A48C9">
        <w:rPr>
          <w:color w:val="000000"/>
        </w:rPr>
        <w:t xml:space="preserve">social media, </w:t>
      </w:r>
      <w:r w:rsidR="009A216C" w:rsidRPr="009A216C">
        <w:rPr>
          <w:color w:val="000000"/>
        </w:rPr>
        <w:t>sociolinguistics</w:t>
      </w:r>
      <w:commentRangeEnd w:id="1"/>
      <w:r w:rsidR="00490EEA" w:rsidRPr="004C076F">
        <w:rPr>
          <w:rStyle w:val="CommentReference"/>
          <w:color w:val="000000"/>
          <w:sz w:val="24"/>
          <w:szCs w:val="24"/>
          <w:lang w:val="id-ID"/>
        </w:rPr>
        <w:commentReference w:id="1"/>
      </w:r>
    </w:p>
    <w:p w14:paraId="534B134D" w14:textId="77777777" w:rsidR="0046406C" w:rsidRDefault="0046406C">
      <w:pPr>
        <w:pBdr>
          <w:top w:val="nil"/>
          <w:left w:val="nil"/>
          <w:bottom w:val="nil"/>
          <w:right w:val="nil"/>
          <w:between w:val="nil"/>
        </w:pBdr>
        <w:spacing w:line="240" w:lineRule="auto"/>
        <w:ind w:left="0" w:hanging="2"/>
        <w:jc w:val="both"/>
        <w:rPr>
          <w:b/>
          <w:color w:val="000000"/>
        </w:rPr>
      </w:pPr>
    </w:p>
    <w:p w14:paraId="02305707" w14:textId="77777777" w:rsidR="00DD663A" w:rsidRPr="00DD663A" w:rsidRDefault="004C7434" w:rsidP="00DD663A">
      <w:pPr>
        <w:pBdr>
          <w:top w:val="nil"/>
          <w:left w:val="nil"/>
          <w:bottom w:val="nil"/>
          <w:right w:val="nil"/>
          <w:between w:val="nil"/>
        </w:pBdr>
        <w:spacing w:line="360" w:lineRule="auto"/>
        <w:ind w:left="0" w:hanging="2"/>
        <w:jc w:val="both"/>
        <w:rPr>
          <w:b/>
          <w:color w:val="000000"/>
          <w:lang w:val="id-ID"/>
        </w:rPr>
      </w:pPr>
      <w:r>
        <w:rPr>
          <w:b/>
          <w:color w:val="000000"/>
        </w:rPr>
        <w:t>INTRODUCTION</w:t>
      </w:r>
    </w:p>
    <w:p w14:paraId="13876A28" w14:textId="08F0B894" w:rsidR="000806C9" w:rsidRDefault="000948E1" w:rsidP="000806C9">
      <w:pPr>
        <w:pBdr>
          <w:top w:val="nil"/>
          <w:left w:val="nil"/>
          <w:bottom w:val="nil"/>
          <w:right w:val="nil"/>
          <w:between w:val="nil"/>
        </w:pBdr>
        <w:spacing w:line="240" w:lineRule="auto"/>
        <w:ind w:left="-2" w:firstLineChars="236" w:firstLine="566"/>
        <w:jc w:val="both"/>
        <w:rPr>
          <w:color w:val="000000"/>
          <w:lang w:val="id-ID"/>
        </w:rPr>
      </w:pPr>
      <w:r w:rsidRPr="000948E1">
        <w:rPr>
          <w:color w:val="000000"/>
          <w:lang w:val="id-ID"/>
        </w:rPr>
        <w:t xml:space="preserve">Language use is closely related to the formation of individual or group social identities. The </w:t>
      </w:r>
      <w:r w:rsidR="00A10525">
        <w:rPr>
          <w:color w:val="000000"/>
          <w:lang w:val="id-ID"/>
        </w:rPr>
        <w:t xml:space="preserve">college </w:t>
      </w:r>
      <w:r w:rsidRPr="000948E1">
        <w:rPr>
          <w:color w:val="000000"/>
          <w:lang w:val="id-ID"/>
        </w:rPr>
        <w:t>student environment is a pluralistic environment</w:t>
      </w:r>
      <w:r w:rsidR="00DD09E3">
        <w:rPr>
          <w:color w:val="000000"/>
          <w:lang w:val="id-ID"/>
        </w:rPr>
        <w:t>,</w:t>
      </w:r>
      <w:r w:rsidRPr="000948E1">
        <w:rPr>
          <w:color w:val="000000"/>
          <w:lang w:val="id-ID"/>
        </w:rPr>
        <w:t xml:space="preserve"> so the language used is often varied and flexible. This shows that language is not only a means of exchanging </w:t>
      </w:r>
      <w:del w:id="3" w:author="Cold Brew" w:date="2026-04-26T07:06:00Z" w16du:dateUtc="2026-04-26T00:06:00Z">
        <w:r w:rsidRPr="000948E1" w:rsidDel="00490EEA">
          <w:rPr>
            <w:color w:val="000000"/>
            <w:lang w:val="id-ID"/>
          </w:rPr>
          <w:delText>information, but</w:delText>
        </w:r>
      </w:del>
      <w:ins w:id="4" w:author="Cold Brew" w:date="2026-04-26T07:06:00Z" w16du:dateUtc="2026-04-26T00:06:00Z">
        <w:r w:rsidR="00490EEA">
          <w:rPr>
            <w:color w:val="000000"/>
            <w:lang w:val="id-ID"/>
          </w:rPr>
          <w:t>information but</w:t>
        </w:r>
      </w:ins>
      <w:r w:rsidRPr="000948E1">
        <w:rPr>
          <w:color w:val="000000"/>
          <w:lang w:val="id-ID"/>
        </w:rPr>
        <w:t xml:space="preserve"> also a medium for </w:t>
      </w:r>
      <w:r w:rsidR="00A10525">
        <w:rPr>
          <w:color w:val="000000"/>
          <w:lang w:val="id-ID"/>
        </w:rPr>
        <w:t xml:space="preserve">college </w:t>
      </w:r>
      <w:r w:rsidRPr="000948E1">
        <w:rPr>
          <w:color w:val="000000"/>
          <w:lang w:val="id-ID"/>
        </w:rPr>
        <w:t>students to express their identities</w:t>
      </w:r>
      <w:r w:rsidR="00DD09E3">
        <w:rPr>
          <w:color w:val="000000"/>
          <w:lang w:val="id-ID"/>
        </w:rPr>
        <w:t>,</w:t>
      </w:r>
      <w:r w:rsidRPr="000948E1">
        <w:rPr>
          <w:color w:val="000000"/>
          <w:lang w:val="id-ID"/>
        </w:rPr>
        <w:t xml:space="preserve"> which are influenced by </w:t>
      </w:r>
      <w:del w:id="5" w:author="Cold Brew" w:date="2026-04-26T07:06:00Z" w16du:dateUtc="2026-04-26T00:06:00Z">
        <w:r w:rsidRPr="000948E1" w:rsidDel="00490EEA">
          <w:rPr>
            <w:color w:val="000000"/>
            <w:lang w:val="id-ID"/>
          </w:rPr>
          <w:delText>social,</w:delText>
        </w:r>
      </w:del>
      <w:ins w:id="6" w:author="Cold Brew" w:date="2026-04-26T07:06:00Z" w16du:dateUtc="2026-04-26T00:06:00Z">
        <w:r w:rsidR="00490EEA">
          <w:rPr>
            <w:color w:val="000000"/>
            <w:lang w:val="id-ID"/>
          </w:rPr>
          <w:t>social and</w:t>
        </w:r>
      </w:ins>
      <w:r w:rsidRPr="000948E1">
        <w:rPr>
          <w:color w:val="000000"/>
          <w:lang w:val="id-ID"/>
        </w:rPr>
        <w:t xml:space="preserve"> cultural </w:t>
      </w:r>
      <w:del w:id="7" w:author="Cold Brew" w:date="2026-04-26T07:06:00Z" w16du:dateUtc="2026-04-26T00:06:00Z">
        <w:r w:rsidRPr="000948E1" w:rsidDel="00490EEA">
          <w:rPr>
            <w:color w:val="000000"/>
            <w:lang w:val="id-ID"/>
          </w:rPr>
          <w:delText>backgrounds, and</w:delText>
        </w:r>
      </w:del>
      <w:ins w:id="8" w:author="Cold Brew" w:date="2026-04-26T07:06:00Z" w16du:dateUtc="2026-04-26T00:06:00Z">
        <w:r w:rsidR="00490EEA">
          <w:rPr>
            <w:color w:val="000000"/>
            <w:lang w:val="id-ID"/>
          </w:rPr>
          <w:t>backgrounds and</w:t>
        </w:r>
      </w:ins>
      <w:r w:rsidRPr="000948E1">
        <w:rPr>
          <w:color w:val="000000"/>
          <w:lang w:val="id-ID"/>
        </w:rPr>
        <w:t xml:space="preserve"> technological developments. This community is often a pioneer in language change through the interactions they carry out in various spaces, both formal and informal. Therefore, this study is important in understanding language practices in the </w:t>
      </w:r>
      <w:r w:rsidR="00A10525">
        <w:rPr>
          <w:color w:val="000000"/>
          <w:lang w:val="id-ID"/>
        </w:rPr>
        <w:t xml:space="preserve">college </w:t>
      </w:r>
      <w:r w:rsidRPr="000948E1">
        <w:rPr>
          <w:color w:val="000000"/>
          <w:lang w:val="id-ID"/>
        </w:rPr>
        <w:t xml:space="preserve">student community through a sociolinguistic perspective. This study is relevant because language is a space for </w:t>
      </w:r>
      <w:r w:rsidR="00A10525">
        <w:rPr>
          <w:color w:val="000000"/>
          <w:lang w:val="id-ID"/>
        </w:rPr>
        <w:t xml:space="preserve">college </w:t>
      </w:r>
      <w:r w:rsidRPr="000948E1">
        <w:rPr>
          <w:color w:val="000000"/>
          <w:lang w:val="id-ID"/>
        </w:rPr>
        <w:t>students to express and adapt to the environment they face.</w:t>
      </w:r>
      <w:commentRangeStart w:id="9"/>
      <w:r w:rsidR="009C7CE1">
        <w:rPr>
          <w:rStyle w:val="FootnoteReference"/>
          <w:color w:val="000000"/>
          <w:lang w:val="id-ID"/>
        </w:rPr>
        <w:footnoteReference w:id="1"/>
      </w:r>
      <w:r w:rsidR="000806C9" w:rsidRPr="000948E1">
        <w:rPr>
          <w:color w:val="000000"/>
          <w:lang w:val="id-ID"/>
        </w:rPr>
        <w:t xml:space="preserve"> </w:t>
      </w:r>
      <w:commentRangeEnd w:id="9"/>
      <w:r w:rsidR="00490EEA">
        <w:rPr>
          <w:rStyle w:val="CommentReference"/>
          <w:color w:val="000000"/>
          <w:sz w:val="24"/>
          <w:szCs w:val="24"/>
          <w:lang w:val="id-ID"/>
        </w:rPr>
        <w:commentReference w:id="9"/>
      </w:r>
    </w:p>
    <w:p w14:paraId="4D00465E" w14:textId="3736A095" w:rsidR="000948E1" w:rsidRDefault="000948E1" w:rsidP="009C7CE1">
      <w:pPr>
        <w:pBdr>
          <w:top w:val="nil"/>
          <w:left w:val="nil"/>
          <w:bottom w:val="nil"/>
          <w:right w:val="nil"/>
          <w:between w:val="nil"/>
        </w:pBdr>
        <w:spacing w:line="240" w:lineRule="auto"/>
        <w:ind w:left="-2" w:firstLineChars="236" w:firstLine="566"/>
        <w:jc w:val="both"/>
        <w:rPr>
          <w:color w:val="000000"/>
          <w:lang w:val="id-ID"/>
        </w:rPr>
      </w:pPr>
      <w:r w:rsidRPr="000948E1">
        <w:rPr>
          <w:color w:val="000000"/>
          <w:lang w:val="id-ID"/>
        </w:rPr>
        <w:t xml:space="preserve">The dynamics of language in the </w:t>
      </w:r>
      <w:r w:rsidR="00A10525">
        <w:rPr>
          <w:color w:val="000000"/>
          <w:lang w:val="id-ID"/>
        </w:rPr>
        <w:t xml:space="preserve">college </w:t>
      </w:r>
      <w:r w:rsidRPr="000948E1">
        <w:rPr>
          <w:color w:val="000000"/>
          <w:lang w:val="id-ID"/>
        </w:rPr>
        <w:t xml:space="preserve">student environment develop through various social interactions, </w:t>
      </w:r>
      <w:r w:rsidRPr="00612A9D">
        <w:rPr>
          <w:lang w:val="id-ID"/>
        </w:rPr>
        <w:t>both direct</w:t>
      </w:r>
      <w:r w:rsidR="003C3F40" w:rsidRPr="00612A9D">
        <w:rPr>
          <w:lang w:val="id-ID"/>
        </w:rPr>
        <w:t xml:space="preserve"> interactions</w:t>
      </w:r>
      <w:r w:rsidRPr="00612A9D">
        <w:rPr>
          <w:lang w:val="id-ID"/>
        </w:rPr>
        <w:t xml:space="preserve"> </w:t>
      </w:r>
      <w:r w:rsidR="003C3F40" w:rsidRPr="00612A9D">
        <w:rPr>
          <w:lang w:val="id-ID"/>
        </w:rPr>
        <w:t>and indirect</w:t>
      </w:r>
      <w:r w:rsidRPr="00612A9D">
        <w:rPr>
          <w:lang w:val="id-ID"/>
        </w:rPr>
        <w:t xml:space="preserve"> interactions </w:t>
      </w:r>
      <w:r w:rsidRPr="000948E1">
        <w:rPr>
          <w:color w:val="000000"/>
          <w:lang w:val="id-ID"/>
        </w:rPr>
        <w:t>through digital media. These interactions cover various contexts such as the academic world, friendships, organizational activities, and the use of social media in everyday life.</w:t>
      </w:r>
      <w:r w:rsidR="003C3F40">
        <w:rPr>
          <w:rStyle w:val="FootnoteReference"/>
          <w:color w:val="000000"/>
          <w:lang w:val="id-ID"/>
        </w:rPr>
        <w:footnoteReference w:id="2"/>
      </w:r>
      <w:r w:rsidRPr="000948E1">
        <w:rPr>
          <w:color w:val="000000"/>
          <w:lang w:val="id-ID"/>
        </w:rPr>
        <w:t xml:space="preserve"> In these interactions, </w:t>
      </w:r>
      <w:r w:rsidR="00A10525">
        <w:rPr>
          <w:color w:val="000000"/>
          <w:lang w:val="id-ID"/>
        </w:rPr>
        <w:lastRenderedPageBreak/>
        <w:t xml:space="preserve">college </w:t>
      </w:r>
      <w:r w:rsidRPr="000948E1">
        <w:rPr>
          <w:color w:val="000000"/>
          <w:lang w:val="id-ID"/>
        </w:rPr>
        <w:t xml:space="preserve">students often use borrowing foreign terms, mixing languages, and changing languages ​​as a form of adjustment to the interlocutor and the situation at hand. In addition, technological developments also make the language style used by </w:t>
      </w:r>
      <w:r w:rsidR="00A10525">
        <w:rPr>
          <w:color w:val="000000"/>
          <w:lang w:val="id-ID"/>
        </w:rPr>
        <w:t xml:space="preserve">college </w:t>
      </w:r>
      <w:r w:rsidRPr="000948E1">
        <w:rPr>
          <w:color w:val="000000"/>
          <w:lang w:val="id-ID"/>
        </w:rPr>
        <w:t xml:space="preserve">students more flexible, efficient, and responsive. Through these interactions, language becomes an important means for </w:t>
      </w:r>
      <w:r w:rsidR="00A10525">
        <w:rPr>
          <w:color w:val="000000"/>
          <w:lang w:val="id-ID"/>
        </w:rPr>
        <w:t xml:space="preserve">college </w:t>
      </w:r>
      <w:r w:rsidRPr="000948E1">
        <w:rPr>
          <w:color w:val="000000"/>
          <w:lang w:val="id-ID"/>
        </w:rPr>
        <w:t>students to show their identity, strengthen social relationships, and position their status in the social environment.</w:t>
      </w:r>
      <w:r w:rsidR="009C7CE1">
        <w:rPr>
          <w:rStyle w:val="FootnoteReference"/>
          <w:color w:val="000000"/>
          <w:lang w:val="id-ID"/>
        </w:rPr>
        <w:footnoteReference w:id="3"/>
      </w:r>
    </w:p>
    <w:p w14:paraId="1E9859B8" w14:textId="42E7A9A7" w:rsidR="000948E1" w:rsidRDefault="000948E1" w:rsidP="009C7CE1">
      <w:pPr>
        <w:pBdr>
          <w:top w:val="nil"/>
          <w:left w:val="nil"/>
          <w:bottom w:val="nil"/>
          <w:right w:val="nil"/>
          <w:between w:val="nil"/>
        </w:pBdr>
        <w:spacing w:line="240" w:lineRule="auto"/>
        <w:ind w:left="-2" w:firstLineChars="236" w:firstLine="566"/>
        <w:jc w:val="both"/>
        <w:rPr>
          <w:color w:val="000000"/>
          <w:lang w:val="id-ID"/>
        </w:rPr>
      </w:pPr>
      <w:r w:rsidRPr="000948E1">
        <w:rPr>
          <w:color w:val="000000"/>
          <w:lang w:val="id-ID"/>
        </w:rPr>
        <w:t xml:space="preserve">Language changes in the </w:t>
      </w:r>
      <w:r w:rsidR="00A10525">
        <w:rPr>
          <w:color w:val="000000"/>
          <w:lang w:val="id-ID"/>
        </w:rPr>
        <w:t xml:space="preserve">college </w:t>
      </w:r>
      <w:r w:rsidRPr="000948E1">
        <w:rPr>
          <w:color w:val="000000"/>
          <w:lang w:val="id-ID"/>
        </w:rPr>
        <w:t xml:space="preserve">student environment are influenced by the communication methods used. For example, face-to-face discussions in class or organizational meetings allow </w:t>
      </w:r>
      <w:r w:rsidR="00A10525">
        <w:rPr>
          <w:color w:val="000000"/>
          <w:lang w:val="id-ID"/>
        </w:rPr>
        <w:t xml:space="preserve">college </w:t>
      </w:r>
      <w:r w:rsidRPr="000948E1">
        <w:rPr>
          <w:color w:val="000000"/>
          <w:lang w:val="id-ID"/>
        </w:rPr>
        <w:t>students to directly form and adjust meaning in interactions. Meanwhile, indirect communication</w:t>
      </w:r>
      <w:r w:rsidR="00DD09E3">
        <w:rPr>
          <w:color w:val="000000"/>
          <w:lang w:val="id-ID"/>
        </w:rPr>
        <w:t>,</w:t>
      </w:r>
      <w:r w:rsidRPr="000948E1">
        <w:rPr>
          <w:color w:val="000000"/>
          <w:lang w:val="id-ID"/>
        </w:rPr>
        <w:t xml:space="preserve"> such as online forums or social </w:t>
      </w:r>
      <w:del w:id="10" w:author="Cold Brew" w:date="2026-04-26T07:07:00Z" w16du:dateUtc="2026-04-26T00:07:00Z">
        <w:r w:rsidRPr="000948E1" w:rsidDel="00490EEA">
          <w:rPr>
            <w:color w:val="000000"/>
            <w:lang w:val="id-ID"/>
          </w:rPr>
          <w:delText xml:space="preserve">media </w:delText>
        </w:r>
      </w:del>
      <w:ins w:id="11" w:author="Cold Brew" w:date="2026-04-26T07:07:00Z" w16du:dateUtc="2026-04-26T00:07:00Z">
        <w:r w:rsidR="00490EEA">
          <w:rPr>
            <w:color w:val="000000"/>
            <w:lang w:val="id-ID"/>
          </w:rPr>
          <w:t>media,</w:t>
        </w:r>
        <w:r w:rsidR="00490EEA" w:rsidRPr="000948E1">
          <w:rPr>
            <w:color w:val="000000"/>
            <w:lang w:val="id-ID"/>
          </w:rPr>
          <w:t xml:space="preserve"> </w:t>
        </w:r>
      </w:ins>
      <w:r w:rsidRPr="000948E1">
        <w:rPr>
          <w:color w:val="000000"/>
          <w:lang w:val="id-ID"/>
        </w:rPr>
        <w:t xml:space="preserve">gives </w:t>
      </w:r>
      <w:r w:rsidR="00A10525">
        <w:rPr>
          <w:color w:val="000000"/>
          <w:lang w:val="id-ID"/>
        </w:rPr>
        <w:t xml:space="preserve">college </w:t>
      </w:r>
      <w:r w:rsidRPr="000948E1">
        <w:rPr>
          <w:color w:val="000000"/>
          <w:lang w:val="id-ID"/>
        </w:rPr>
        <w:t xml:space="preserve">students more time to think before </w:t>
      </w:r>
      <w:del w:id="12" w:author="Cold Brew" w:date="2026-04-26T07:07:00Z" w16du:dateUtc="2026-04-26T00:07:00Z">
        <w:r w:rsidRPr="000948E1" w:rsidDel="00490EEA">
          <w:rPr>
            <w:color w:val="000000"/>
            <w:lang w:val="id-ID"/>
          </w:rPr>
          <w:delText>responding, so</w:delText>
        </w:r>
      </w:del>
      <w:ins w:id="13" w:author="Cold Brew" w:date="2026-04-26T07:07:00Z" w16du:dateUtc="2026-04-26T00:07:00Z">
        <w:r w:rsidR="00490EEA">
          <w:rPr>
            <w:color w:val="000000"/>
            <w:lang w:val="id-ID"/>
          </w:rPr>
          <w:t>responding so</w:t>
        </w:r>
      </w:ins>
      <w:r w:rsidRPr="000948E1">
        <w:rPr>
          <w:color w:val="000000"/>
          <w:lang w:val="id-ID"/>
        </w:rPr>
        <w:t xml:space="preserve"> that language use becomes more systematic. Both of these methods shape and influence how </w:t>
      </w:r>
      <w:r w:rsidR="00A10525">
        <w:rPr>
          <w:color w:val="000000"/>
          <w:lang w:val="id-ID"/>
        </w:rPr>
        <w:t xml:space="preserve">college </w:t>
      </w:r>
      <w:r w:rsidRPr="000948E1">
        <w:rPr>
          <w:color w:val="000000"/>
          <w:lang w:val="id-ID"/>
        </w:rPr>
        <w:t>students adapt and build their identities in the community.</w:t>
      </w:r>
      <w:r w:rsidR="009C7CE1">
        <w:rPr>
          <w:rStyle w:val="FootnoteReference"/>
          <w:color w:val="000000"/>
          <w:lang w:val="id-ID"/>
        </w:rPr>
        <w:footnoteReference w:id="4"/>
      </w:r>
    </w:p>
    <w:p w14:paraId="55B6ABF4" w14:textId="00300C81" w:rsidR="00CF07CC" w:rsidRPr="000948E1" w:rsidRDefault="00CF07CC" w:rsidP="00A10525">
      <w:pPr>
        <w:pBdr>
          <w:top w:val="nil"/>
          <w:left w:val="nil"/>
          <w:bottom w:val="nil"/>
          <w:right w:val="nil"/>
          <w:between w:val="nil"/>
        </w:pBdr>
        <w:spacing w:line="240" w:lineRule="auto"/>
        <w:ind w:left="-2" w:firstLineChars="236" w:firstLine="566"/>
        <w:jc w:val="both"/>
        <w:rPr>
          <w:color w:val="000000"/>
          <w:lang w:val="id-ID"/>
        </w:rPr>
      </w:pPr>
      <w:r w:rsidRPr="00CF07CC">
        <w:rPr>
          <w:color w:val="000000"/>
          <w:lang w:val="id-ID"/>
        </w:rPr>
        <w:t xml:space="preserve">Although various studies have discussed the dynamics of language in </w:t>
      </w:r>
      <w:r w:rsidR="00A10525">
        <w:rPr>
          <w:color w:val="000000"/>
          <w:lang w:val="id-ID"/>
        </w:rPr>
        <w:t xml:space="preserve">college </w:t>
      </w:r>
      <w:r w:rsidRPr="00CF07CC">
        <w:rPr>
          <w:color w:val="000000"/>
          <w:lang w:val="id-ID"/>
        </w:rPr>
        <w:t>student communities, most of them are still focused on the formal realm of education or language variations in learning contexts. In addition, several studies discuss the use of language in social media, but few have examined in more depth how the combination of direct and indirect interactions shapes</w:t>
      </w:r>
      <w:r w:rsidR="00A10525">
        <w:rPr>
          <w:color w:val="000000"/>
          <w:lang w:val="id-ID"/>
        </w:rPr>
        <w:t xml:space="preserve"> college</w:t>
      </w:r>
      <w:r w:rsidRPr="00CF07CC">
        <w:rPr>
          <w:color w:val="000000"/>
          <w:lang w:val="id-ID"/>
        </w:rPr>
        <w:t xml:space="preserve"> students' social identities and language strategies</w:t>
      </w:r>
      <w:r w:rsidRPr="00767626">
        <w:rPr>
          <w:color w:val="000000"/>
          <w:highlight w:val="green"/>
          <w:lang w:val="id-ID"/>
        </w:rPr>
        <w:t xml:space="preserve">. </w:t>
      </w:r>
      <w:r w:rsidR="00767626" w:rsidRPr="00612A9D">
        <w:rPr>
          <w:color w:val="000000"/>
          <w:lang w:val="id-ID"/>
        </w:rPr>
        <w:t>Therefore, this study aims to examine how language practices among college students are shaped by different types of communication, particularly direct and indirect interactions, within various social contexts. It also seeks to explore how these language practices contribute to the construction of students’ social identities.</w:t>
      </w:r>
    </w:p>
    <w:p w14:paraId="5BEF8DC0" w14:textId="77777777" w:rsidR="00A10525" w:rsidRPr="00A10525" w:rsidRDefault="00A10525">
      <w:pPr>
        <w:pBdr>
          <w:top w:val="nil"/>
          <w:left w:val="nil"/>
          <w:bottom w:val="nil"/>
          <w:right w:val="nil"/>
          <w:between w:val="nil"/>
        </w:pBdr>
        <w:spacing w:line="240" w:lineRule="auto"/>
        <w:ind w:left="0" w:hanging="2"/>
        <w:jc w:val="both"/>
        <w:rPr>
          <w:color w:val="000000"/>
          <w:lang w:val="id-ID"/>
        </w:rPr>
      </w:pPr>
    </w:p>
    <w:p w14:paraId="101DDDFD" w14:textId="3530AF66" w:rsidR="00A10525" w:rsidRDefault="00CF07CC" w:rsidP="00DD663A">
      <w:pPr>
        <w:pBdr>
          <w:top w:val="nil"/>
          <w:left w:val="nil"/>
          <w:bottom w:val="nil"/>
          <w:right w:val="nil"/>
          <w:between w:val="nil"/>
        </w:pBdr>
        <w:spacing w:line="360" w:lineRule="auto"/>
        <w:ind w:left="0" w:hanging="2"/>
        <w:jc w:val="both"/>
        <w:rPr>
          <w:b/>
          <w:color w:val="000000"/>
          <w:lang w:val="id-ID"/>
        </w:rPr>
      </w:pPr>
      <w:r>
        <w:rPr>
          <w:b/>
          <w:color w:val="000000"/>
          <w:lang w:val="id-ID"/>
        </w:rPr>
        <w:t>LITERATURE REVIEW</w:t>
      </w:r>
    </w:p>
    <w:p w14:paraId="64D9E137" w14:textId="77777777" w:rsidR="00DD3D95" w:rsidRPr="00A10525" w:rsidRDefault="00DD663A" w:rsidP="00DD663A">
      <w:pPr>
        <w:pStyle w:val="ListParagraph"/>
        <w:numPr>
          <w:ilvl w:val="0"/>
          <w:numId w:val="1"/>
        </w:numPr>
        <w:pBdr>
          <w:top w:val="nil"/>
          <w:left w:val="nil"/>
          <w:bottom w:val="nil"/>
          <w:right w:val="nil"/>
          <w:between w:val="nil"/>
        </w:pBdr>
        <w:spacing w:line="240" w:lineRule="auto"/>
        <w:ind w:leftChars="0" w:firstLineChars="0"/>
        <w:jc w:val="both"/>
        <w:rPr>
          <w:b/>
          <w:color w:val="000000"/>
          <w:lang w:val="id-ID"/>
        </w:rPr>
      </w:pPr>
      <w:r>
        <w:rPr>
          <w:b/>
          <w:color w:val="000000"/>
          <w:lang w:val="id-ID"/>
        </w:rPr>
        <w:t>Sociolinguistics and Language in C</w:t>
      </w:r>
      <w:r w:rsidRPr="00DD663A">
        <w:rPr>
          <w:b/>
          <w:color w:val="000000"/>
          <w:lang w:val="id-ID"/>
        </w:rPr>
        <w:t>ommunity</w:t>
      </w:r>
    </w:p>
    <w:p w14:paraId="15A1DE90" w14:textId="19044B63" w:rsidR="00530DF3" w:rsidRDefault="00530DF3" w:rsidP="00530DF3">
      <w:pPr>
        <w:pBdr>
          <w:top w:val="nil"/>
          <w:left w:val="nil"/>
          <w:bottom w:val="nil"/>
          <w:right w:val="nil"/>
          <w:between w:val="nil"/>
        </w:pBdr>
        <w:spacing w:line="240" w:lineRule="auto"/>
        <w:ind w:left="-2" w:firstLineChars="0" w:firstLine="569"/>
        <w:jc w:val="both"/>
        <w:rPr>
          <w:color w:val="000000"/>
          <w:lang w:val="id-ID"/>
        </w:rPr>
      </w:pPr>
      <w:r w:rsidRPr="00530DF3">
        <w:rPr>
          <w:color w:val="000000"/>
          <w:lang w:val="id-ID"/>
        </w:rPr>
        <w:t>Sociolinguistics is a branch of linguistics that studies the relationship between language and s</w:t>
      </w:r>
      <w:r w:rsidR="003A70F8">
        <w:rPr>
          <w:color w:val="000000"/>
          <w:lang w:val="id-ID"/>
        </w:rPr>
        <w:t>ociety.</w:t>
      </w:r>
      <w:r w:rsidR="009C7CE1">
        <w:rPr>
          <w:rStyle w:val="FootnoteReference"/>
          <w:color w:val="000000"/>
          <w:lang w:val="id-ID"/>
        </w:rPr>
        <w:footnoteReference w:id="5"/>
      </w:r>
      <w:r w:rsidR="003A70F8">
        <w:rPr>
          <w:color w:val="000000"/>
          <w:lang w:val="id-ID"/>
        </w:rPr>
        <w:t xml:space="preserve"> According to Holmes (201</w:t>
      </w:r>
      <w:r w:rsidRPr="00530DF3">
        <w:rPr>
          <w:color w:val="000000"/>
          <w:lang w:val="id-ID"/>
        </w:rPr>
        <w:t xml:space="preserve">3), </w:t>
      </w:r>
      <w:r w:rsidR="00490EEA">
        <w:rPr>
          <w:color w:val="000000"/>
          <w:lang w:val="id-ID"/>
        </w:rPr>
        <w:t>sociolinguistics</w:t>
      </w:r>
      <w:r w:rsidRPr="00530DF3">
        <w:rPr>
          <w:color w:val="000000"/>
          <w:lang w:val="id-ID"/>
        </w:rPr>
        <w:t xml:space="preserve"> focuses on how language choice is influenced by various factors such as age, gender, social status, and cultural background. Thus, language is not only a means of </w:t>
      </w:r>
      <w:r w:rsidR="00490EEA">
        <w:rPr>
          <w:color w:val="000000"/>
          <w:lang w:val="id-ID"/>
        </w:rPr>
        <w:t>communication but</w:t>
      </w:r>
      <w:r w:rsidRPr="00530DF3">
        <w:rPr>
          <w:color w:val="000000"/>
          <w:lang w:val="id-ID"/>
        </w:rPr>
        <w:t xml:space="preserve"> also a tool to reflect social dynamics in a community. In the </w:t>
      </w:r>
      <w:r w:rsidR="002B2E5A">
        <w:rPr>
          <w:color w:val="000000"/>
          <w:lang w:val="id-ID"/>
        </w:rPr>
        <w:t xml:space="preserve">college </w:t>
      </w:r>
      <w:r w:rsidRPr="00530DF3">
        <w:rPr>
          <w:color w:val="000000"/>
          <w:lang w:val="id-ID"/>
        </w:rPr>
        <w:t>student environment, social influences are very visible in the way of communicating, word choice, and adaptation to community norms. This shows that language cannot be separated from social life because its existence is always tied to the social structure in which the language develops.</w:t>
      </w:r>
    </w:p>
    <w:p w14:paraId="17F523DA" w14:textId="77777777" w:rsidR="00612A9D" w:rsidRDefault="00612A9D" w:rsidP="00530DF3">
      <w:pPr>
        <w:pBdr>
          <w:top w:val="nil"/>
          <w:left w:val="nil"/>
          <w:bottom w:val="nil"/>
          <w:right w:val="nil"/>
          <w:between w:val="nil"/>
        </w:pBdr>
        <w:spacing w:line="240" w:lineRule="auto"/>
        <w:ind w:left="-2" w:firstLineChars="0" w:firstLine="569"/>
        <w:jc w:val="both"/>
        <w:rPr>
          <w:color w:val="000000"/>
          <w:lang w:val="id-ID"/>
        </w:rPr>
      </w:pPr>
    </w:p>
    <w:p w14:paraId="69855EC4" w14:textId="6193CBD3" w:rsidR="006F039E" w:rsidRPr="00612A9D" w:rsidRDefault="006F039E" w:rsidP="006F039E">
      <w:pPr>
        <w:pStyle w:val="ListParagraph"/>
        <w:numPr>
          <w:ilvl w:val="0"/>
          <w:numId w:val="1"/>
        </w:numPr>
        <w:pBdr>
          <w:top w:val="nil"/>
          <w:left w:val="nil"/>
          <w:bottom w:val="nil"/>
          <w:right w:val="nil"/>
          <w:between w:val="nil"/>
        </w:pBdr>
        <w:spacing w:line="240" w:lineRule="auto"/>
        <w:ind w:leftChars="0" w:firstLineChars="0"/>
        <w:jc w:val="both"/>
        <w:rPr>
          <w:b/>
          <w:bCs/>
          <w:color w:val="000000"/>
          <w:lang w:val="id-ID"/>
        </w:rPr>
      </w:pPr>
      <w:r w:rsidRPr="00612A9D">
        <w:rPr>
          <w:b/>
          <w:bCs/>
          <w:color w:val="000000"/>
          <w:lang w:val="id-ID"/>
        </w:rPr>
        <w:t>Language Variation and Identity</w:t>
      </w:r>
    </w:p>
    <w:p w14:paraId="3AB89E50" w14:textId="7BBBB255" w:rsidR="006F039E" w:rsidRDefault="00491551" w:rsidP="00530DF3">
      <w:pPr>
        <w:pBdr>
          <w:top w:val="nil"/>
          <w:left w:val="nil"/>
          <w:bottom w:val="nil"/>
          <w:right w:val="nil"/>
          <w:between w:val="nil"/>
        </w:pBdr>
        <w:spacing w:line="240" w:lineRule="auto"/>
        <w:ind w:left="-2" w:firstLineChars="0" w:firstLine="569"/>
        <w:jc w:val="both"/>
        <w:rPr>
          <w:ins w:id="14" w:author="Cold Brew" w:date="2026-04-26T07:07:00Z" w16du:dateUtc="2026-04-26T00:07:00Z"/>
          <w:color w:val="000000"/>
          <w:lang w:val="id-ID"/>
        </w:rPr>
      </w:pPr>
      <w:r w:rsidRPr="00F66238">
        <w:rPr>
          <w:color w:val="000000"/>
          <w:lang w:val="id-ID"/>
        </w:rPr>
        <w:t xml:space="preserve">Language variation is closely linked to the construction and expression of social identity, particularly within dynamic communities such as college students. (Eckert &amp; </w:t>
      </w:r>
      <w:r w:rsidRPr="00F66238">
        <w:t>McConnell-Ginet, 1992</w:t>
      </w:r>
      <w:r w:rsidRPr="00F66238">
        <w:rPr>
          <w:color w:val="000000"/>
          <w:lang w:val="id-ID"/>
        </w:rPr>
        <w:t xml:space="preserve">) In sociolinguistic perspectives, individuals tend to adjust their language use based on social contexts, interlocutors, and communicative purposes. College students, as part of a pluralistic and socially active community, frequently employ various linguistic strategies such as code-switching, borrowing, and language mixing to reflect their identities and adapt to different interactional settings. These variations are not merely linguistic phenomena but also represent social meanings, including group affiliation, cultural background, and social positioning. Furthermore, the increasing influence of digital communication has expanded the </w:t>
      </w:r>
      <w:r w:rsidRPr="00F66238">
        <w:rPr>
          <w:color w:val="000000"/>
          <w:lang w:val="id-ID"/>
        </w:rPr>
        <w:lastRenderedPageBreak/>
        <w:t>forms of language variation, making them more flexible and responsive to situational demands. Therefore, language variation becomes a crucial medium through which college students negotiate and construct their social identities in both direct and mediated interactions.</w:t>
      </w:r>
    </w:p>
    <w:p w14:paraId="507A7185" w14:textId="77777777" w:rsidR="00490EEA" w:rsidRPr="00F66238" w:rsidRDefault="00490EEA" w:rsidP="00530DF3">
      <w:pPr>
        <w:pBdr>
          <w:top w:val="nil"/>
          <w:left w:val="nil"/>
          <w:bottom w:val="nil"/>
          <w:right w:val="nil"/>
          <w:between w:val="nil"/>
        </w:pBdr>
        <w:spacing w:line="240" w:lineRule="auto"/>
        <w:ind w:left="-2" w:firstLineChars="0" w:firstLine="569"/>
        <w:jc w:val="both"/>
        <w:rPr>
          <w:color w:val="000000"/>
          <w:lang w:val="id-ID"/>
        </w:rPr>
      </w:pPr>
    </w:p>
    <w:p w14:paraId="7DE3FD25" w14:textId="77777777" w:rsidR="002B2E5A" w:rsidRDefault="00D52564" w:rsidP="00491551">
      <w:pPr>
        <w:pStyle w:val="ListParagraph"/>
        <w:keepNext/>
        <w:keepLines/>
        <w:widowControl w:val="0"/>
        <w:numPr>
          <w:ilvl w:val="0"/>
          <w:numId w:val="1"/>
        </w:numPr>
        <w:pBdr>
          <w:top w:val="nil"/>
          <w:left w:val="nil"/>
          <w:bottom w:val="nil"/>
          <w:right w:val="nil"/>
          <w:between w:val="nil"/>
        </w:pBdr>
        <w:spacing w:line="240" w:lineRule="auto"/>
        <w:ind w:leftChars="0" w:firstLineChars="0"/>
        <w:jc w:val="both"/>
        <w:rPr>
          <w:b/>
          <w:bCs/>
          <w:color w:val="000000"/>
          <w:lang w:val="id-ID"/>
        </w:rPr>
      </w:pPr>
      <w:r w:rsidRPr="00D52564">
        <w:rPr>
          <w:b/>
          <w:bCs/>
          <w:color w:val="000000"/>
          <w:lang w:val="id-ID"/>
        </w:rPr>
        <w:t>Language</w:t>
      </w:r>
      <w:r>
        <w:rPr>
          <w:b/>
          <w:bCs/>
          <w:color w:val="000000"/>
          <w:lang w:val="id-ID"/>
        </w:rPr>
        <w:t xml:space="preserve"> Variation and Code Switching</w:t>
      </w:r>
    </w:p>
    <w:p w14:paraId="2E73758B" w14:textId="77777777" w:rsidR="00D52564" w:rsidRDefault="00D52564" w:rsidP="00491551">
      <w:pPr>
        <w:keepNext/>
        <w:keepLines/>
        <w:widowControl w:val="0"/>
        <w:pBdr>
          <w:top w:val="nil"/>
          <w:left w:val="nil"/>
          <w:bottom w:val="nil"/>
          <w:right w:val="nil"/>
          <w:between w:val="nil"/>
        </w:pBdr>
        <w:spacing w:line="240" w:lineRule="auto"/>
        <w:ind w:leftChars="0" w:left="-2" w:firstLineChars="0" w:firstLine="569"/>
        <w:jc w:val="both"/>
        <w:rPr>
          <w:ins w:id="15" w:author="Cold Brew" w:date="2026-04-26T07:07:00Z" w16du:dateUtc="2026-04-26T00:07:00Z"/>
          <w:color w:val="000000"/>
          <w:lang w:val="id-ID"/>
        </w:rPr>
      </w:pPr>
      <w:r w:rsidRPr="00D52564">
        <w:rPr>
          <w:color w:val="000000"/>
          <w:lang w:val="id-ID"/>
        </w:rPr>
        <w:t>Students are part of a social community that often exhibits flexible and contextual language practices. According to Wardhaugh and Fuller (2015), variations in these language practices include aspects such as dialect, speaking style, register, and the use of</w:t>
      </w:r>
      <w:r w:rsidR="009C7CE1">
        <w:rPr>
          <w:color w:val="000000"/>
          <w:lang w:val="id-ID"/>
        </w:rPr>
        <w:t xml:space="preserve"> code mixing and code switching.</w:t>
      </w:r>
      <w:r w:rsidR="009C7CE1">
        <w:rPr>
          <w:rStyle w:val="FootnoteReference"/>
          <w:color w:val="000000"/>
          <w:lang w:val="id-ID"/>
        </w:rPr>
        <w:footnoteReference w:id="6"/>
      </w:r>
      <w:r w:rsidR="009C7CE1">
        <w:rPr>
          <w:color w:val="000000"/>
          <w:lang w:val="id-ID"/>
        </w:rPr>
        <w:t xml:space="preserve"> </w:t>
      </w:r>
      <w:r w:rsidRPr="00D52564">
        <w:rPr>
          <w:color w:val="000000"/>
          <w:lang w:val="id-ID"/>
        </w:rPr>
        <w:t>This phenomenon is often influenced by the background of the interaction, the purpose of speaking, and the relationship between speakers. In a campus environment, language adjustments by students are clearly visible depending on the context and who they are interacting with.</w:t>
      </w:r>
    </w:p>
    <w:p w14:paraId="60BA1BDA" w14:textId="77777777" w:rsidR="00490EEA" w:rsidRPr="00D52564" w:rsidRDefault="00490EEA" w:rsidP="00491551">
      <w:pPr>
        <w:keepNext/>
        <w:keepLines/>
        <w:widowControl w:val="0"/>
        <w:pBdr>
          <w:top w:val="nil"/>
          <w:left w:val="nil"/>
          <w:bottom w:val="nil"/>
          <w:right w:val="nil"/>
          <w:between w:val="nil"/>
        </w:pBdr>
        <w:spacing w:line="240" w:lineRule="auto"/>
        <w:ind w:leftChars="0" w:left="-2" w:firstLineChars="0" w:firstLine="569"/>
        <w:jc w:val="both"/>
        <w:rPr>
          <w:color w:val="000000"/>
          <w:lang w:val="id-ID"/>
        </w:rPr>
      </w:pPr>
    </w:p>
    <w:p w14:paraId="1E712E23" w14:textId="77777777" w:rsidR="00D52564" w:rsidRDefault="00D52564" w:rsidP="002B2E5A">
      <w:pPr>
        <w:pStyle w:val="ListParagraph"/>
        <w:numPr>
          <w:ilvl w:val="0"/>
          <w:numId w:val="1"/>
        </w:numPr>
        <w:pBdr>
          <w:top w:val="nil"/>
          <w:left w:val="nil"/>
          <w:bottom w:val="nil"/>
          <w:right w:val="nil"/>
          <w:between w:val="nil"/>
        </w:pBdr>
        <w:spacing w:line="240" w:lineRule="auto"/>
        <w:ind w:leftChars="0" w:firstLineChars="0"/>
        <w:jc w:val="both"/>
        <w:rPr>
          <w:b/>
          <w:bCs/>
          <w:color w:val="000000"/>
          <w:lang w:val="id-ID"/>
        </w:rPr>
      </w:pPr>
      <w:r>
        <w:rPr>
          <w:b/>
          <w:bCs/>
          <w:color w:val="000000"/>
          <w:lang w:val="id-ID"/>
        </w:rPr>
        <w:t>Speech Communities and Language Dynamics</w:t>
      </w:r>
    </w:p>
    <w:p w14:paraId="7703C9FB" w14:textId="4CC7F49D" w:rsidR="00403A2B" w:rsidRDefault="00403A2B" w:rsidP="00403A2B">
      <w:pPr>
        <w:pBdr>
          <w:top w:val="nil"/>
          <w:left w:val="nil"/>
          <w:bottom w:val="nil"/>
          <w:right w:val="nil"/>
          <w:between w:val="nil"/>
        </w:pBdr>
        <w:spacing w:line="240" w:lineRule="auto"/>
        <w:ind w:leftChars="0" w:left="-2" w:firstLineChars="0" w:firstLine="569"/>
        <w:jc w:val="both"/>
        <w:rPr>
          <w:ins w:id="16" w:author="Cold Brew" w:date="2026-04-26T07:07:00Z" w16du:dateUtc="2026-04-26T00:07:00Z"/>
          <w:color w:val="000000"/>
          <w:lang w:val="id-ID"/>
        </w:rPr>
      </w:pPr>
      <w:r w:rsidRPr="00403A2B">
        <w:rPr>
          <w:color w:val="000000"/>
          <w:lang w:val="id-ID"/>
        </w:rPr>
        <w:t xml:space="preserve">The speech community theory developed by Hymes (1974) states that each community has its own linguistic norms and rules. In the context of students, speech communities can be formed through academic departments, campus organizations, or informal social groups. Each of these communities develops a distinctive form of language as part of </w:t>
      </w:r>
      <w:r w:rsidR="00DD09E3">
        <w:rPr>
          <w:color w:val="000000"/>
          <w:lang w:val="id-ID"/>
        </w:rPr>
        <w:t>its</w:t>
      </w:r>
      <w:r w:rsidRPr="00403A2B">
        <w:rPr>
          <w:color w:val="000000"/>
          <w:lang w:val="id-ID"/>
        </w:rPr>
        <w:t xml:space="preserve"> collective identity. The uniqueness of this language emerges through repeated interactions and social values ​​that are built and shared</w:t>
      </w:r>
      <w:del w:id="17" w:author="Cold Brew" w:date="2026-04-26T07:07:00Z" w16du:dateUtc="2026-04-26T00:07:00Z">
        <w:r w:rsidRPr="00403A2B" w:rsidDel="00490EEA">
          <w:rPr>
            <w:color w:val="000000"/>
            <w:lang w:val="id-ID"/>
          </w:rPr>
          <w:delText xml:space="preserve"> together</w:delText>
        </w:r>
      </w:del>
      <w:r w:rsidRPr="00403A2B">
        <w:rPr>
          <w:color w:val="000000"/>
          <w:lang w:val="id-ID"/>
        </w:rPr>
        <w:t>.</w:t>
      </w:r>
      <w:r w:rsidR="009C7CE1">
        <w:rPr>
          <w:rStyle w:val="FootnoteReference"/>
          <w:color w:val="000000"/>
          <w:lang w:val="id-ID"/>
        </w:rPr>
        <w:footnoteReference w:id="7"/>
      </w:r>
    </w:p>
    <w:p w14:paraId="199AE020" w14:textId="77777777" w:rsidR="00490EEA" w:rsidRPr="00403A2B" w:rsidRDefault="00490EEA" w:rsidP="00403A2B">
      <w:pPr>
        <w:pBdr>
          <w:top w:val="nil"/>
          <w:left w:val="nil"/>
          <w:bottom w:val="nil"/>
          <w:right w:val="nil"/>
          <w:between w:val="nil"/>
        </w:pBdr>
        <w:spacing w:line="240" w:lineRule="auto"/>
        <w:ind w:leftChars="0" w:left="-2" w:firstLineChars="0" w:firstLine="569"/>
        <w:jc w:val="both"/>
        <w:rPr>
          <w:color w:val="000000"/>
          <w:lang w:val="id-ID"/>
        </w:rPr>
      </w:pPr>
    </w:p>
    <w:p w14:paraId="67689725" w14:textId="77777777" w:rsidR="00D52564" w:rsidRDefault="00D52564" w:rsidP="002B2E5A">
      <w:pPr>
        <w:pStyle w:val="ListParagraph"/>
        <w:numPr>
          <w:ilvl w:val="0"/>
          <w:numId w:val="1"/>
        </w:numPr>
        <w:pBdr>
          <w:top w:val="nil"/>
          <w:left w:val="nil"/>
          <w:bottom w:val="nil"/>
          <w:right w:val="nil"/>
          <w:between w:val="nil"/>
        </w:pBdr>
        <w:spacing w:line="240" w:lineRule="auto"/>
        <w:ind w:leftChars="0" w:firstLineChars="0"/>
        <w:jc w:val="both"/>
        <w:rPr>
          <w:b/>
          <w:bCs/>
          <w:color w:val="000000"/>
          <w:lang w:val="id-ID"/>
        </w:rPr>
      </w:pPr>
      <w:r>
        <w:rPr>
          <w:b/>
          <w:bCs/>
          <w:color w:val="000000"/>
          <w:lang w:val="id-ID"/>
        </w:rPr>
        <w:t>Community of Practice and Language Formation</w:t>
      </w:r>
    </w:p>
    <w:p w14:paraId="327B551D" w14:textId="70B0F15F" w:rsidR="00403A2B" w:rsidRDefault="00403A2B" w:rsidP="00403A2B">
      <w:pPr>
        <w:pBdr>
          <w:top w:val="nil"/>
          <w:left w:val="nil"/>
          <w:bottom w:val="nil"/>
          <w:right w:val="nil"/>
          <w:between w:val="nil"/>
        </w:pBdr>
        <w:spacing w:line="240" w:lineRule="auto"/>
        <w:ind w:leftChars="0" w:left="-2" w:firstLineChars="0" w:firstLine="569"/>
        <w:jc w:val="both"/>
        <w:rPr>
          <w:color w:val="000000"/>
          <w:lang w:val="id-ID"/>
        </w:rPr>
      </w:pPr>
      <w:r w:rsidRPr="00403A2B">
        <w:rPr>
          <w:color w:val="000000"/>
          <w:lang w:val="id-ID"/>
        </w:rPr>
        <w:t>Eckert and McConnell-Ginet (1992) introduced the concept of community of practice to show that language practices are formed through active participation in social activities carried out together.</w:t>
      </w:r>
      <w:r w:rsidR="009C7CE1">
        <w:rPr>
          <w:rStyle w:val="FootnoteReference"/>
          <w:color w:val="000000"/>
          <w:lang w:val="id-ID"/>
        </w:rPr>
        <w:footnoteReference w:id="8"/>
      </w:r>
      <w:r w:rsidRPr="00403A2B">
        <w:rPr>
          <w:color w:val="000000"/>
          <w:lang w:val="id-ID"/>
        </w:rPr>
        <w:t xml:space="preserve"> In the campus environment, this concept is reflected in various activities such as classroom discussions, involvement in student organizations, and interactions on social media. The language used in the community of practice not only reflects the existing social </w:t>
      </w:r>
      <w:del w:id="18" w:author="Cold Brew" w:date="2026-04-26T07:09:00Z" w16du:dateUtc="2026-04-26T00:09:00Z">
        <w:r w:rsidRPr="00403A2B" w:rsidDel="00490EEA">
          <w:rPr>
            <w:color w:val="000000"/>
            <w:lang w:val="id-ID"/>
          </w:rPr>
          <w:delText>structure</w:delText>
        </w:r>
      </w:del>
      <w:del w:id="19" w:author="Cold Brew" w:date="2026-04-26T07:07:00Z" w16du:dateUtc="2026-04-26T00:07:00Z">
        <w:r w:rsidRPr="00403A2B" w:rsidDel="00490EEA">
          <w:rPr>
            <w:color w:val="000000"/>
            <w:lang w:val="id-ID"/>
          </w:rPr>
          <w:delText>,</w:delText>
        </w:r>
      </w:del>
      <w:del w:id="20" w:author="Cold Brew" w:date="2026-04-26T07:09:00Z" w16du:dateUtc="2026-04-26T00:09:00Z">
        <w:r w:rsidRPr="00403A2B" w:rsidDel="00490EEA">
          <w:rPr>
            <w:color w:val="000000"/>
            <w:lang w:val="id-ID"/>
          </w:rPr>
          <w:delText xml:space="preserve"> but</w:delText>
        </w:r>
      </w:del>
      <w:ins w:id="21" w:author="Cold Brew" w:date="2026-04-26T07:09:00Z" w16du:dateUtc="2026-04-26T00:09:00Z">
        <w:r w:rsidR="00490EEA">
          <w:rPr>
            <w:color w:val="000000"/>
            <w:lang w:val="id-ID"/>
          </w:rPr>
          <w:t>but</w:t>
        </w:r>
      </w:ins>
      <w:r w:rsidRPr="00403A2B">
        <w:rPr>
          <w:color w:val="000000"/>
          <w:lang w:val="id-ID"/>
        </w:rPr>
        <w:t xml:space="preserve"> also plays a role in shaping the identity of individuals as members of the community.</w:t>
      </w:r>
    </w:p>
    <w:p w14:paraId="407CF7E0" w14:textId="77777777" w:rsidR="00403A2B" w:rsidRPr="00403A2B" w:rsidRDefault="00403A2B" w:rsidP="00403A2B">
      <w:pPr>
        <w:pBdr>
          <w:top w:val="nil"/>
          <w:left w:val="nil"/>
          <w:bottom w:val="nil"/>
          <w:right w:val="nil"/>
          <w:between w:val="nil"/>
        </w:pBdr>
        <w:spacing w:line="240" w:lineRule="auto"/>
        <w:ind w:leftChars="0" w:left="0" w:firstLineChars="0" w:firstLine="0"/>
        <w:jc w:val="both"/>
        <w:rPr>
          <w:color w:val="000000"/>
          <w:lang w:val="id-ID"/>
        </w:rPr>
      </w:pPr>
    </w:p>
    <w:p w14:paraId="153E2B03" w14:textId="77777777" w:rsidR="0046406C" w:rsidRDefault="004C7434" w:rsidP="002B2E5A">
      <w:pPr>
        <w:pBdr>
          <w:top w:val="nil"/>
          <w:left w:val="nil"/>
          <w:bottom w:val="nil"/>
          <w:right w:val="nil"/>
          <w:between w:val="nil"/>
        </w:pBdr>
        <w:spacing w:line="360" w:lineRule="auto"/>
        <w:ind w:left="0" w:hanging="2"/>
        <w:jc w:val="both"/>
        <w:rPr>
          <w:b/>
          <w:color w:val="000000"/>
          <w:lang w:val="id-ID"/>
        </w:rPr>
      </w:pPr>
      <w:r>
        <w:rPr>
          <w:b/>
          <w:color w:val="000000"/>
        </w:rPr>
        <w:t>METHODS</w:t>
      </w:r>
    </w:p>
    <w:p w14:paraId="05B66457" w14:textId="3B96D91D" w:rsidR="007B30EB" w:rsidRDefault="00403A2B" w:rsidP="00403A2B">
      <w:pPr>
        <w:pBdr>
          <w:top w:val="nil"/>
          <w:left w:val="nil"/>
          <w:bottom w:val="nil"/>
          <w:right w:val="nil"/>
          <w:between w:val="nil"/>
        </w:pBdr>
        <w:spacing w:line="240" w:lineRule="auto"/>
        <w:ind w:left="-2" w:firstLineChars="236" w:firstLine="566"/>
        <w:jc w:val="both"/>
        <w:rPr>
          <w:bCs/>
          <w:color w:val="000000"/>
          <w:lang w:val="id-ID"/>
        </w:rPr>
      </w:pPr>
      <w:r w:rsidRPr="00403A2B">
        <w:rPr>
          <w:bCs/>
          <w:color w:val="000000"/>
          <w:lang w:val="id-ID"/>
        </w:rPr>
        <w:t xml:space="preserve">This study uses a literature review method with a qualitative approach to examine </w:t>
      </w:r>
      <w:r w:rsidRPr="00612A9D">
        <w:rPr>
          <w:bCs/>
          <w:color w:val="000000"/>
          <w:lang w:val="id-ID"/>
        </w:rPr>
        <w:t>language dynamics in student communities from a sociolinguistic perspective. According to Ferdiansyah</w:t>
      </w:r>
      <w:r w:rsidRPr="00403A2B">
        <w:rPr>
          <w:bCs/>
          <w:color w:val="000000"/>
          <w:lang w:val="id-ID"/>
        </w:rPr>
        <w:t xml:space="preserve"> (2024), a literature review is a research process that involves reviewing and critically evaluating existing literature sources.</w:t>
      </w:r>
      <w:r w:rsidR="009C7CE1">
        <w:rPr>
          <w:rStyle w:val="FootnoteReference"/>
          <w:bCs/>
          <w:color w:val="000000"/>
          <w:lang w:val="id-ID"/>
        </w:rPr>
        <w:footnoteReference w:id="9"/>
      </w:r>
      <w:r w:rsidRPr="00403A2B">
        <w:rPr>
          <w:bCs/>
          <w:color w:val="000000"/>
          <w:lang w:val="id-ID"/>
        </w:rPr>
        <w:t xml:space="preserve"> The main objective is to understand and describe the current state of research in the field related to the topic being studied. In this context, </w:t>
      </w:r>
      <w:r w:rsidRPr="00612A9D">
        <w:rPr>
          <w:bCs/>
          <w:color w:val="000000"/>
          <w:lang w:val="id-ID"/>
        </w:rPr>
        <w:t xml:space="preserve">15 relevant scientific articles were selected from </w:t>
      </w:r>
      <w:r w:rsidR="007B30EB" w:rsidRPr="00612A9D">
        <w:rPr>
          <w:bCs/>
          <w:color w:val="000000"/>
          <w:lang w:val="id-ID"/>
        </w:rPr>
        <w:t>accredited journals and academic publications that discuss language variation, language change, and social factors influencing language use in student environments. To provide a clearer and more systematic overview, these studies are categorized based on key sociolinguistic themes, as presented in Table 1.</w:t>
      </w:r>
    </w:p>
    <w:p w14:paraId="05522660" w14:textId="77777777" w:rsidR="007B30EB" w:rsidRDefault="007B30EB" w:rsidP="00403A2B">
      <w:pPr>
        <w:pBdr>
          <w:top w:val="nil"/>
          <w:left w:val="nil"/>
          <w:bottom w:val="nil"/>
          <w:right w:val="nil"/>
          <w:between w:val="nil"/>
        </w:pBdr>
        <w:spacing w:line="240" w:lineRule="auto"/>
        <w:ind w:left="-2" w:firstLineChars="236" w:firstLine="566"/>
        <w:jc w:val="both"/>
        <w:rPr>
          <w:bCs/>
          <w:color w:val="000000"/>
          <w:lang w:val="id-ID"/>
        </w:rPr>
      </w:pPr>
    </w:p>
    <w:p w14:paraId="32C7EA82" w14:textId="78F5C8FC" w:rsidR="0063048B" w:rsidRDefault="0063048B" w:rsidP="0063048B">
      <w:pPr>
        <w:pBdr>
          <w:top w:val="nil"/>
          <w:left w:val="nil"/>
          <w:bottom w:val="nil"/>
          <w:right w:val="nil"/>
          <w:between w:val="nil"/>
        </w:pBdr>
        <w:spacing w:after="240" w:line="240" w:lineRule="auto"/>
        <w:ind w:left="-2" w:firstLineChars="0" w:firstLine="2"/>
        <w:jc w:val="center"/>
        <w:rPr>
          <w:bCs/>
          <w:color w:val="000000"/>
          <w:lang w:val="id-ID"/>
        </w:rPr>
      </w:pPr>
      <w:commentRangeStart w:id="22"/>
      <w:r>
        <w:rPr>
          <w:bCs/>
          <w:color w:val="000000"/>
          <w:lang w:val="id-ID"/>
        </w:rPr>
        <w:t>Tabel 1. Articles Categorization</w:t>
      </w:r>
    </w:p>
    <w:tbl>
      <w:tblPr>
        <w:tblStyle w:val="PlainTable3"/>
        <w:tblW w:w="0" w:type="auto"/>
        <w:tblLook w:val="04A0" w:firstRow="1" w:lastRow="0" w:firstColumn="1" w:lastColumn="0" w:noHBand="0" w:noVBand="1"/>
      </w:tblPr>
      <w:tblGrid>
        <w:gridCol w:w="510"/>
        <w:gridCol w:w="2067"/>
        <w:gridCol w:w="2256"/>
        <w:gridCol w:w="2412"/>
        <w:gridCol w:w="1781"/>
      </w:tblGrid>
      <w:tr w:rsidR="0063048B" w:rsidRPr="0063048B" w14:paraId="58992A64" w14:textId="77777777" w:rsidTr="0063048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6D96B2B" w14:textId="3F02A334" w:rsidR="0063048B" w:rsidRPr="0063048B" w:rsidRDefault="009C2BAC" w:rsidP="0063048B">
            <w:pPr>
              <w:suppressAutoHyphens w:val="0"/>
              <w:spacing w:line="240" w:lineRule="auto"/>
              <w:ind w:leftChars="0" w:left="0" w:firstLineChars="0" w:firstLine="0"/>
              <w:jc w:val="center"/>
              <w:textDirection w:val="lrTb"/>
              <w:textAlignment w:val="auto"/>
              <w:outlineLvl w:val="9"/>
              <w:rPr>
                <w:position w:val="0"/>
                <w:lang w:val="en-ID" w:eastAsia="en-ID"/>
              </w:rPr>
            </w:pPr>
            <w:r w:rsidRPr="0063048B">
              <w:rPr>
                <w:caps w:val="0"/>
                <w:position w:val="0"/>
                <w:lang w:val="en-ID" w:eastAsia="en-ID"/>
              </w:rPr>
              <w:t>No</w:t>
            </w:r>
          </w:p>
        </w:tc>
        <w:tc>
          <w:tcPr>
            <w:tcW w:w="0" w:type="auto"/>
            <w:hideMark/>
          </w:tcPr>
          <w:p w14:paraId="6DF13134" w14:textId="242FD2CE" w:rsidR="0063048B" w:rsidRPr="0063048B" w:rsidRDefault="009C2BAC" w:rsidP="0063048B">
            <w:pPr>
              <w:suppressAutoHyphens w:val="0"/>
              <w:spacing w:line="240" w:lineRule="auto"/>
              <w:ind w:leftChars="0" w:left="0" w:firstLineChars="0" w:firstLine="0"/>
              <w:jc w:val="center"/>
              <w:textDirection w:val="lrTb"/>
              <w:textAlignment w:val="auto"/>
              <w:outlineLvl w:val="9"/>
              <w:cnfStyle w:val="100000000000" w:firstRow="1" w:lastRow="0" w:firstColumn="0" w:lastColumn="0" w:oddVBand="0" w:evenVBand="0" w:oddHBand="0" w:evenHBand="0" w:firstRowFirstColumn="0" w:firstRowLastColumn="0" w:lastRowFirstColumn="0" w:lastRowLastColumn="0"/>
              <w:rPr>
                <w:position w:val="0"/>
                <w:lang w:val="en-ID" w:eastAsia="en-ID"/>
              </w:rPr>
            </w:pPr>
            <w:r w:rsidRPr="0063048B">
              <w:rPr>
                <w:caps w:val="0"/>
                <w:position w:val="0"/>
                <w:lang w:val="en-ID" w:eastAsia="en-ID"/>
              </w:rPr>
              <w:t>Author(</w:t>
            </w:r>
            <w:r>
              <w:rPr>
                <w:caps w:val="0"/>
                <w:position w:val="0"/>
                <w:lang w:val="en-ID" w:eastAsia="en-ID"/>
              </w:rPr>
              <w:t>s</w:t>
            </w:r>
            <w:r w:rsidRPr="0063048B">
              <w:rPr>
                <w:caps w:val="0"/>
                <w:position w:val="0"/>
                <w:lang w:val="en-ID" w:eastAsia="en-ID"/>
              </w:rPr>
              <w:t>) &amp; Year</w:t>
            </w:r>
          </w:p>
        </w:tc>
        <w:tc>
          <w:tcPr>
            <w:tcW w:w="0" w:type="auto"/>
            <w:hideMark/>
          </w:tcPr>
          <w:p w14:paraId="58F976E6" w14:textId="2BE552E1" w:rsidR="0063048B" w:rsidRPr="0063048B" w:rsidRDefault="009C2BAC" w:rsidP="0063048B">
            <w:pPr>
              <w:suppressAutoHyphens w:val="0"/>
              <w:spacing w:line="240" w:lineRule="auto"/>
              <w:ind w:leftChars="0" w:left="0" w:firstLineChars="0" w:firstLine="0"/>
              <w:jc w:val="center"/>
              <w:textDirection w:val="lrTb"/>
              <w:textAlignment w:val="auto"/>
              <w:outlineLvl w:val="9"/>
              <w:cnfStyle w:val="100000000000" w:firstRow="1" w:lastRow="0" w:firstColumn="0" w:lastColumn="0" w:oddVBand="0" w:evenVBand="0" w:oddHBand="0" w:evenHBand="0" w:firstRowFirstColumn="0" w:firstRowLastColumn="0" w:lastRowFirstColumn="0" w:lastRowLastColumn="0"/>
              <w:rPr>
                <w:position w:val="0"/>
                <w:lang w:val="en-ID" w:eastAsia="en-ID"/>
              </w:rPr>
            </w:pPr>
            <w:r w:rsidRPr="0063048B">
              <w:rPr>
                <w:caps w:val="0"/>
                <w:position w:val="0"/>
                <w:lang w:val="en-ID" w:eastAsia="en-ID"/>
              </w:rPr>
              <w:t>Focus</w:t>
            </w:r>
          </w:p>
        </w:tc>
        <w:tc>
          <w:tcPr>
            <w:tcW w:w="0" w:type="auto"/>
            <w:hideMark/>
          </w:tcPr>
          <w:p w14:paraId="75533BAE" w14:textId="57506CC1" w:rsidR="0063048B" w:rsidRPr="0063048B" w:rsidRDefault="009C2BAC" w:rsidP="0063048B">
            <w:pPr>
              <w:suppressAutoHyphens w:val="0"/>
              <w:spacing w:line="240" w:lineRule="auto"/>
              <w:ind w:leftChars="0" w:left="0" w:firstLineChars="0" w:firstLine="0"/>
              <w:jc w:val="center"/>
              <w:textDirection w:val="lrTb"/>
              <w:textAlignment w:val="auto"/>
              <w:outlineLvl w:val="9"/>
              <w:cnfStyle w:val="100000000000" w:firstRow="1" w:lastRow="0" w:firstColumn="0" w:lastColumn="0" w:oddVBand="0" w:evenVBand="0" w:oddHBand="0" w:evenHBand="0" w:firstRowFirstColumn="0" w:firstRowLastColumn="0" w:lastRowFirstColumn="0" w:lastRowLastColumn="0"/>
              <w:rPr>
                <w:position w:val="0"/>
                <w:lang w:val="en-ID" w:eastAsia="en-ID"/>
              </w:rPr>
            </w:pPr>
            <w:r w:rsidRPr="0063048B">
              <w:rPr>
                <w:caps w:val="0"/>
                <w:position w:val="0"/>
                <w:lang w:val="en-ID" w:eastAsia="en-ID"/>
              </w:rPr>
              <w:t>Key Findings</w:t>
            </w:r>
          </w:p>
        </w:tc>
        <w:tc>
          <w:tcPr>
            <w:tcW w:w="0" w:type="auto"/>
            <w:hideMark/>
          </w:tcPr>
          <w:p w14:paraId="15257228" w14:textId="31E3B821" w:rsidR="0063048B" w:rsidRPr="0063048B" w:rsidRDefault="009C2BAC" w:rsidP="0063048B">
            <w:pPr>
              <w:suppressAutoHyphens w:val="0"/>
              <w:spacing w:line="240" w:lineRule="auto"/>
              <w:ind w:leftChars="0" w:left="0" w:firstLineChars="0" w:firstLine="0"/>
              <w:jc w:val="center"/>
              <w:textDirection w:val="lrTb"/>
              <w:textAlignment w:val="auto"/>
              <w:outlineLvl w:val="9"/>
              <w:cnfStyle w:val="100000000000" w:firstRow="1" w:lastRow="0" w:firstColumn="0" w:lastColumn="0" w:oddVBand="0" w:evenVBand="0" w:oddHBand="0" w:evenHBand="0" w:firstRowFirstColumn="0" w:firstRowLastColumn="0" w:lastRowFirstColumn="0" w:lastRowLastColumn="0"/>
              <w:rPr>
                <w:position w:val="0"/>
                <w:lang w:val="en-ID" w:eastAsia="en-ID"/>
              </w:rPr>
            </w:pPr>
            <w:r w:rsidRPr="0063048B">
              <w:rPr>
                <w:caps w:val="0"/>
                <w:position w:val="0"/>
                <w:lang w:val="en-ID" w:eastAsia="en-ID"/>
              </w:rPr>
              <w:t>Category</w:t>
            </w:r>
          </w:p>
        </w:tc>
      </w:tr>
      <w:tr w:rsidR="0063048B" w:rsidRPr="0063048B" w14:paraId="2E228219" w14:textId="77777777" w:rsidTr="00630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C3192" w14:textId="77777777" w:rsidR="0063048B" w:rsidRPr="0063048B" w:rsidRDefault="0063048B" w:rsidP="0063048B">
            <w:pPr>
              <w:suppressAutoHyphens w:val="0"/>
              <w:spacing w:line="240" w:lineRule="auto"/>
              <w:ind w:leftChars="0" w:left="0" w:firstLineChars="0" w:firstLine="0"/>
              <w:textDirection w:val="lrTb"/>
              <w:textAlignment w:val="auto"/>
              <w:outlineLvl w:val="9"/>
              <w:rPr>
                <w:position w:val="0"/>
                <w:lang w:val="en-ID" w:eastAsia="en-ID"/>
              </w:rPr>
            </w:pPr>
            <w:r w:rsidRPr="0063048B">
              <w:rPr>
                <w:position w:val="0"/>
                <w:lang w:val="en-ID" w:eastAsia="en-ID"/>
              </w:rPr>
              <w:lastRenderedPageBreak/>
              <w:t>1</w:t>
            </w:r>
          </w:p>
        </w:tc>
        <w:tc>
          <w:tcPr>
            <w:tcW w:w="0" w:type="auto"/>
            <w:hideMark/>
          </w:tcPr>
          <w:p w14:paraId="14066F74"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Aditiawarman et al. (2025)</w:t>
            </w:r>
          </w:p>
        </w:tc>
        <w:tc>
          <w:tcPr>
            <w:tcW w:w="0" w:type="auto"/>
            <w:hideMark/>
          </w:tcPr>
          <w:p w14:paraId="55EE7E92"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Youth language &amp; media</w:t>
            </w:r>
          </w:p>
        </w:tc>
        <w:tc>
          <w:tcPr>
            <w:tcW w:w="0" w:type="auto"/>
            <w:hideMark/>
          </w:tcPr>
          <w:p w14:paraId="397A812E"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Language influenced by digital interaction</w:t>
            </w:r>
          </w:p>
        </w:tc>
        <w:tc>
          <w:tcPr>
            <w:tcW w:w="0" w:type="auto"/>
            <w:hideMark/>
          </w:tcPr>
          <w:p w14:paraId="2BBA88E5"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Speech Style / Social Factors</w:t>
            </w:r>
          </w:p>
        </w:tc>
      </w:tr>
      <w:tr w:rsidR="0063048B" w:rsidRPr="0063048B" w14:paraId="62CC9165" w14:textId="77777777" w:rsidTr="0063048B">
        <w:tc>
          <w:tcPr>
            <w:cnfStyle w:val="001000000000" w:firstRow="0" w:lastRow="0" w:firstColumn="1" w:lastColumn="0" w:oddVBand="0" w:evenVBand="0" w:oddHBand="0" w:evenHBand="0" w:firstRowFirstColumn="0" w:firstRowLastColumn="0" w:lastRowFirstColumn="0" w:lastRowLastColumn="0"/>
            <w:tcW w:w="0" w:type="auto"/>
            <w:hideMark/>
          </w:tcPr>
          <w:p w14:paraId="7CE5C8CD" w14:textId="77777777" w:rsidR="0063048B" w:rsidRPr="0063048B" w:rsidRDefault="0063048B" w:rsidP="0063048B">
            <w:pPr>
              <w:suppressAutoHyphens w:val="0"/>
              <w:spacing w:line="240" w:lineRule="auto"/>
              <w:ind w:leftChars="0" w:left="0" w:firstLineChars="0" w:firstLine="0"/>
              <w:textDirection w:val="lrTb"/>
              <w:textAlignment w:val="auto"/>
              <w:outlineLvl w:val="9"/>
              <w:rPr>
                <w:position w:val="0"/>
                <w:lang w:val="en-ID" w:eastAsia="en-ID"/>
              </w:rPr>
            </w:pPr>
            <w:r w:rsidRPr="0063048B">
              <w:rPr>
                <w:position w:val="0"/>
                <w:lang w:val="en-ID" w:eastAsia="en-ID"/>
              </w:rPr>
              <w:t>2</w:t>
            </w:r>
          </w:p>
        </w:tc>
        <w:tc>
          <w:tcPr>
            <w:tcW w:w="0" w:type="auto"/>
            <w:hideMark/>
          </w:tcPr>
          <w:p w14:paraId="16556ADE"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Putri &amp; Putra (2024)</w:t>
            </w:r>
          </w:p>
        </w:tc>
        <w:tc>
          <w:tcPr>
            <w:tcW w:w="0" w:type="auto"/>
            <w:hideMark/>
          </w:tcPr>
          <w:p w14:paraId="65F18D01"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Language in social media</w:t>
            </w:r>
          </w:p>
        </w:tc>
        <w:tc>
          <w:tcPr>
            <w:tcW w:w="0" w:type="auto"/>
            <w:hideMark/>
          </w:tcPr>
          <w:p w14:paraId="7EBB4EB4"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Language mixing in online context</w:t>
            </w:r>
          </w:p>
        </w:tc>
        <w:tc>
          <w:tcPr>
            <w:tcW w:w="0" w:type="auto"/>
            <w:hideMark/>
          </w:tcPr>
          <w:p w14:paraId="72C74C71"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Speech Style</w:t>
            </w:r>
          </w:p>
        </w:tc>
      </w:tr>
      <w:tr w:rsidR="0063048B" w:rsidRPr="0063048B" w14:paraId="5CC2412A" w14:textId="77777777" w:rsidTr="00630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F2C3C1" w14:textId="77777777" w:rsidR="0063048B" w:rsidRPr="0063048B" w:rsidRDefault="0063048B" w:rsidP="0063048B">
            <w:pPr>
              <w:suppressAutoHyphens w:val="0"/>
              <w:spacing w:line="240" w:lineRule="auto"/>
              <w:ind w:leftChars="0" w:left="0" w:firstLineChars="0" w:firstLine="0"/>
              <w:textDirection w:val="lrTb"/>
              <w:textAlignment w:val="auto"/>
              <w:outlineLvl w:val="9"/>
              <w:rPr>
                <w:position w:val="0"/>
                <w:lang w:val="en-ID" w:eastAsia="en-ID"/>
              </w:rPr>
            </w:pPr>
            <w:r w:rsidRPr="0063048B">
              <w:rPr>
                <w:position w:val="0"/>
                <w:lang w:val="en-ID" w:eastAsia="en-ID"/>
              </w:rPr>
              <w:t>3</w:t>
            </w:r>
          </w:p>
        </w:tc>
        <w:tc>
          <w:tcPr>
            <w:tcW w:w="0" w:type="auto"/>
            <w:hideMark/>
          </w:tcPr>
          <w:p w14:paraId="684CAAD0"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Putri (2024)</w:t>
            </w:r>
          </w:p>
        </w:tc>
        <w:tc>
          <w:tcPr>
            <w:tcW w:w="0" w:type="auto"/>
            <w:hideMark/>
          </w:tcPr>
          <w:p w14:paraId="6041D663"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Student language variation</w:t>
            </w:r>
          </w:p>
        </w:tc>
        <w:tc>
          <w:tcPr>
            <w:tcW w:w="0" w:type="auto"/>
            <w:hideMark/>
          </w:tcPr>
          <w:p w14:paraId="58CA7239"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Variation reflects context</w:t>
            </w:r>
          </w:p>
        </w:tc>
        <w:tc>
          <w:tcPr>
            <w:tcW w:w="0" w:type="auto"/>
            <w:hideMark/>
          </w:tcPr>
          <w:p w14:paraId="698CE1E0"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Dialect Variation</w:t>
            </w:r>
          </w:p>
        </w:tc>
      </w:tr>
      <w:tr w:rsidR="0063048B" w:rsidRPr="0063048B" w14:paraId="4E06990D" w14:textId="77777777" w:rsidTr="0063048B">
        <w:tc>
          <w:tcPr>
            <w:cnfStyle w:val="001000000000" w:firstRow="0" w:lastRow="0" w:firstColumn="1" w:lastColumn="0" w:oddVBand="0" w:evenVBand="0" w:oddHBand="0" w:evenHBand="0" w:firstRowFirstColumn="0" w:firstRowLastColumn="0" w:lastRowFirstColumn="0" w:lastRowLastColumn="0"/>
            <w:tcW w:w="0" w:type="auto"/>
            <w:hideMark/>
          </w:tcPr>
          <w:p w14:paraId="234ACC97" w14:textId="77777777" w:rsidR="0063048B" w:rsidRPr="0063048B" w:rsidRDefault="0063048B" w:rsidP="0063048B">
            <w:pPr>
              <w:suppressAutoHyphens w:val="0"/>
              <w:spacing w:line="240" w:lineRule="auto"/>
              <w:ind w:leftChars="0" w:left="0" w:firstLineChars="0" w:firstLine="0"/>
              <w:textDirection w:val="lrTb"/>
              <w:textAlignment w:val="auto"/>
              <w:outlineLvl w:val="9"/>
              <w:rPr>
                <w:position w:val="0"/>
                <w:lang w:val="en-ID" w:eastAsia="en-ID"/>
              </w:rPr>
            </w:pPr>
            <w:r w:rsidRPr="0063048B">
              <w:rPr>
                <w:position w:val="0"/>
                <w:lang w:val="en-ID" w:eastAsia="en-ID"/>
              </w:rPr>
              <w:t>4</w:t>
            </w:r>
          </w:p>
        </w:tc>
        <w:tc>
          <w:tcPr>
            <w:tcW w:w="0" w:type="auto"/>
            <w:hideMark/>
          </w:tcPr>
          <w:p w14:paraId="079778A7"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Safitri &amp; Tamrin (2025)</w:t>
            </w:r>
          </w:p>
        </w:tc>
        <w:tc>
          <w:tcPr>
            <w:tcW w:w="0" w:type="auto"/>
            <w:hideMark/>
          </w:tcPr>
          <w:p w14:paraId="58FC5032"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Identity negotiation</w:t>
            </w:r>
          </w:p>
        </w:tc>
        <w:tc>
          <w:tcPr>
            <w:tcW w:w="0" w:type="auto"/>
            <w:hideMark/>
          </w:tcPr>
          <w:p w14:paraId="629D6A79"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Language constructs identity</w:t>
            </w:r>
          </w:p>
        </w:tc>
        <w:tc>
          <w:tcPr>
            <w:tcW w:w="0" w:type="auto"/>
            <w:hideMark/>
          </w:tcPr>
          <w:p w14:paraId="4C0A9BC4"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Social Identity</w:t>
            </w:r>
          </w:p>
        </w:tc>
      </w:tr>
      <w:tr w:rsidR="0063048B" w:rsidRPr="0063048B" w14:paraId="1C630E46" w14:textId="77777777" w:rsidTr="00630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A624F" w14:textId="77777777" w:rsidR="0063048B" w:rsidRPr="0063048B" w:rsidRDefault="0063048B" w:rsidP="0063048B">
            <w:pPr>
              <w:suppressAutoHyphens w:val="0"/>
              <w:spacing w:line="240" w:lineRule="auto"/>
              <w:ind w:leftChars="0" w:left="0" w:firstLineChars="0" w:firstLine="0"/>
              <w:textDirection w:val="lrTb"/>
              <w:textAlignment w:val="auto"/>
              <w:outlineLvl w:val="9"/>
              <w:rPr>
                <w:position w:val="0"/>
                <w:lang w:val="en-ID" w:eastAsia="en-ID"/>
              </w:rPr>
            </w:pPr>
            <w:r w:rsidRPr="0063048B">
              <w:rPr>
                <w:position w:val="0"/>
                <w:lang w:val="en-ID" w:eastAsia="en-ID"/>
              </w:rPr>
              <w:t>5</w:t>
            </w:r>
          </w:p>
        </w:tc>
        <w:tc>
          <w:tcPr>
            <w:tcW w:w="0" w:type="auto"/>
            <w:hideMark/>
          </w:tcPr>
          <w:p w14:paraId="6B0A61B0"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Septiana (2024)</w:t>
            </w:r>
          </w:p>
        </w:tc>
        <w:tc>
          <w:tcPr>
            <w:tcW w:w="0" w:type="auto"/>
            <w:hideMark/>
          </w:tcPr>
          <w:p w14:paraId="085299D9"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Code-switching YouTube</w:t>
            </w:r>
          </w:p>
        </w:tc>
        <w:tc>
          <w:tcPr>
            <w:tcW w:w="0" w:type="auto"/>
            <w:hideMark/>
          </w:tcPr>
          <w:p w14:paraId="63E4C583"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Mixing language in interaction</w:t>
            </w:r>
          </w:p>
        </w:tc>
        <w:tc>
          <w:tcPr>
            <w:tcW w:w="0" w:type="auto"/>
            <w:hideMark/>
          </w:tcPr>
          <w:p w14:paraId="5A7A2ED2"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Speech Style</w:t>
            </w:r>
          </w:p>
        </w:tc>
      </w:tr>
      <w:tr w:rsidR="0063048B" w:rsidRPr="0063048B" w14:paraId="59E43022" w14:textId="77777777" w:rsidTr="0063048B">
        <w:tc>
          <w:tcPr>
            <w:cnfStyle w:val="001000000000" w:firstRow="0" w:lastRow="0" w:firstColumn="1" w:lastColumn="0" w:oddVBand="0" w:evenVBand="0" w:oddHBand="0" w:evenHBand="0" w:firstRowFirstColumn="0" w:firstRowLastColumn="0" w:lastRowFirstColumn="0" w:lastRowLastColumn="0"/>
            <w:tcW w:w="0" w:type="auto"/>
            <w:hideMark/>
          </w:tcPr>
          <w:p w14:paraId="1F27610F" w14:textId="77777777" w:rsidR="0063048B" w:rsidRPr="0063048B" w:rsidRDefault="0063048B" w:rsidP="0063048B">
            <w:pPr>
              <w:suppressAutoHyphens w:val="0"/>
              <w:spacing w:line="240" w:lineRule="auto"/>
              <w:ind w:leftChars="0" w:left="0" w:firstLineChars="0" w:firstLine="0"/>
              <w:textDirection w:val="lrTb"/>
              <w:textAlignment w:val="auto"/>
              <w:outlineLvl w:val="9"/>
              <w:rPr>
                <w:position w:val="0"/>
                <w:lang w:val="en-ID" w:eastAsia="en-ID"/>
              </w:rPr>
            </w:pPr>
            <w:r w:rsidRPr="0063048B">
              <w:rPr>
                <w:position w:val="0"/>
                <w:lang w:val="en-ID" w:eastAsia="en-ID"/>
              </w:rPr>
              <w:t>6</w:t>
            </w:r>
          </w:p>
        </w:tc>
        <w:tc>
          <w:tcPr>
            <w:tcW w:w="0" w:type="auto"/>
            <w:hideMark/>
          </w:tcPr>
          <w:p w14:paraId="44C336D2"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Tarigan &amp; Sihombing (2024)</w:t>
            </w:r>
          </w:p>
        </w:tc>
        <w:tc>
          <w:tcPr>
            <w:tcW w:w="0" w:type="auto"/>
            <w:hideMark/>
          </w:tcPr>
          <w:p w14:paraId="101ADCE0"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Social environment</w:t>
            </w:r>
          </w:p>
        </w:tc>
        <w:tc>
          <w:tcPr>
            <w:tcW w:w="0" w:type="auto"/>
            <w:hideMark/>
          </w:tcPr>
          <w:p w14:paraId="719834E5"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Environment affects language</w:t>
            </w:r>
          </w:p>
        </w:tc>
        <w:tc>
          <w:tcPr>
            <w:tcW w:w="0" w:type="auto"/>
            <w:hideMark/>
          </w:tcPr>
          <w:p w14:paraId="773225E1"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Social Factors</w:t>
            </w:r>
          </w:p>
        </w:tc>
      </w:tr>
      <w:tr w:rsidR="0063048B" w:rsidRPr="0063048B" w14:paraId="04089369" w14:textId="77777777" w:rsidTr="00630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176AE2" w14:textId="77777777" w:rsidR="0063048B" w:rsidRPr="0063048B" w:rsidRDefault="0063048B" w:rsidP="0063048B">
            <w:pPr>
              <w:suppressAutoHyphens w:val="0"/>
              <w:spacing w:line="240" w:lineRule="auto"/>
              <w:ind w:leftChars="0" w:left="0" w:firstLineChars="0" w:firstLine="0"/>
              <w:textDirection w:val="lrTb"/>
              <w:textAlignment w:val="auto"/>
              <w:outlineLvl w:val="9"/>
              <w:rPr>
                <w:position w:val="0"/>
                <w:lang w:val="en-ID" w:eastAsia="en-ID"/>
              </w:rPr>
            </w:pPr>
            <w:r w:rsidRPr="0063048B">
              <w:rPr>
                <w:position w:val="0"/>
                <w:lang w:val="en-ID" w:eastAsia="en-ID"/>
              </w:rPr>
              <w:t>7</w:t>
            </w:r>
          </w:p>
        </w:tc>
        <w:tc>
          <w:tcPr>
            <w:tcW w:w="0" w:type="auto"/>
            <w:hideMark/>
          </w:tcPr>
          <w:p w14:paraId="776C3478"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Vusyk et al. (2023)</w:t>
            </w:r>
          </w:p>
        </w:tc>
        <w:tc>
          <w:tcPr>
            <w:tcW w:w="0" w:type="auto"/>
            <w:hideMark/>
          </w:tcPr>
          <w:p w14:paraId="0D25CDAB"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Speech practices</w:t>
            </w:r>
          </w:p>
        </w:tc>
        <w:tc>
          <w:tcPr>
            <w:tcW w:w="0" w:type="auto"/>
            <w:hideMark/>
          </w:tcPr>
          <w:p w14:paraId="7E4FC626"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Language reflects community</w:t>
            </w:r>
          </w:p>
        </w:tc>
        <w:tc>
          <w:tcPr>
            <w:tcW w:w="0" w:type="auto"/>
            <w:hideMark/>
          </w:tcPr>
          <w:p w14:paraId="5571A660"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Speech Style</w:t>
            </w:r>
          </w:p>
        </w:tc>
      </w:tr>
      <w:tr w:rsidR="0063048B" w:rsidRPr="0063048B" w14:paraId="2BDA35E8" w14:textId="77777777" w:rsidTr="0063048B">
        <w:tc>
          <w:tcPr>
            <w:cnfStyle w:val="001000000000" w:firstRow="0" w:lastRow="0" w:firstColumn="1" w:lastColumn="0" w:oddVBand="0" w:evenVBand="0" w:oddHBand="0" w:evenHBand="0" w:firstRowFirstColumn="0" w:firstRowLastColumn="0" w:lastRowFirstColumn="0" w:lastRowLastColumn="0"/>
            <w:tcW w:w="0" w:type="auto"/>
            <w:hideMark/>
          </w:tcPr>
          <w:p w14:paraId="580BD126" w14:textId="77777777" w:rsidR="0063048B" w:rsidRPr="0063048B" w:rsidRDefault="0063048B" w:rsidP="0063048B">
            <w:pPr>
              <w:suppressAutoHyphens w:val="0"/>
              <w:spacing w:line="240" w:lineRule="auto"/>
              <w:ind w:leftChars="0" w:left="0" w:firstLineChars="0" w:firstLine="0"/>
              <w:textDirection w:val="lrTb"/>
              <w:textAlignment w:val="auto"/>
              <w:outlineLvl w:val="9"/>
              <w:rPr>
                <w:position w:val="0"/>
                <w:lang w:val="en-ID" w:eastAsia="en-ID"/>
              </w:rPr>
            </w:pPr>
            <w:r w:rsidRPr="0063048B">
              <w:rPr>
                <w:position w:val="0"/>
                <w:lang w:val="en-ID" w:eastAsia="en-ID"/>
              </w:rPr>
              <w:t>8</w:t>
            </w:r>
          </w:p>
        </w:tc>
        <w:tc>
          <w:tcPr>
            <w:tcW w:w="0" w:type="auto"/>
            <w:hideMark/>
          </w:tcPr>
          <w:p w14:paraId="58638CE0"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Hanny (2016)</w:t>
            </w:r>
          </w:p>
        </w:tc>
        <w:tc>
          <w:tcPr>
            <w:tcW w:w="0" w:type="auto"/>
            <w:hideMark/>
          </w:tcPr>
          <w:p w14:paraId="7E2040B1"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Discourse community</w:t>
            </w:r>
          </w:p>
        </w:tc>
        <w:tc>
          <w:tcPr>
            <w:tcW w:w="0" w:type="auto"/>
            <w:hideMark/>
          </w:tcPr>
          <w:p w14:paraId="365EC5E8"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Language &amp; professional identity</w:t>
            </w:r>
          </w:p>
        </w:tc>
        <w:tc>
          <w:tcPr>
            <w:tcW w:w="0" w:type="auto"/>
            <w:hideMark/>
          </w:tcPr>
          <w:p w14:paraId="6CDB15A4"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Social Identity</w:t>
            </w:r>
          </w:p>
        </w:tc>
      </w:tr>
      <w:tr w:rsidR="0063048B" w:rsidRPr="0063048B" w14:paraId="58891850" w14:textId="77777777" w:rsidTr="00630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52CC89" w14:textId="77777777" w:rsidR="0063048B" w:rsidRPr="0063048B" w:rsidRDefault="0063048B" w:rsidP="0063048B">
            <w:pPr>
              <w:suppressAutoHyphens w:val="0"/>
              <w:spacing w:line="240" w:lineRule="auto"/>
              <w:ind w:leftChars="0" w:left="0" w:firstLineChars="0" w:firstLine="0"/>
              <w:textDirection w:val="lrTb"/>
              <w:textAlignment w:val="auto"/>
              <w:outlineLvl w:val="9"/>
              <w:rPr>
                <w:position w:val="0"/>
                <w:lang w:val="en-ID" w:eastAsia="en-ID"/>
              </w:rPr>
            </w:pPr>
            <w:r w:rsidRPr="0063048B">
              <w:rPr>
                <w:position w:val="0"/>
                <w:lang w:val="en-ID" w:eastAsia="en-ID"/>
              </w:rPr>
              <w:t>9</w:t>
            </w:r>
          </w:p>
        </w:tc>
        <w:tc>
          <w:tcPr>
            <w:tcW w:w="0" w:type="auto"/>
            <w:hideMark/>
          </w:tcPr>
          <w:p w14:paraId="1C7D9A02"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Crystal (2006)</w:t>
            </w:r>
          </w:p>
        </w:tc>
        <w:tc>
          <w:tcPr>
            <w:tcW w:w="0" w:type="auto"/>
            <w:hideMark/>
          </w:tcPr>
          <w:p w14:paraId="198A0A7B"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Internet language</w:t>
            </w:r>
          </w:p>
        </w:tc>
        <w:tc>
          <w:tcPr>
            <w:tcW w:w="0" w:type="auto"/>
            <w:hideMark/>
          </w:tcPr>
          <w:p w14:paraId="5FC0DCA9"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Digital media shapes language</w:t>
            </w:r>
          </w:p>
        </w:tc>
        <w:tc>
          <w:tcPr>
            <w:tcW w:w="0" w:type="auto"/>
            <w:hideMark/>
          </w:tcPr>
          <w:p w14:paraId="04DE2048"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Social Factors</w:t>
            </w:r>
          </w:p>
        </w:tc>
      </w:tr>
      <w:tr w:rsidR="0063048B" w:rsidRPr="0063048B" w14:paraId="13B3422D" w14:textId="77777777" w:rsidTr="0063048B">
        <w:tc>
          <w:tcPr>
            <w:cnfStyle w:val="001000000000" w:firstRow="0" w:lastRow="0" w:firstColumn="1" w:lastColumn="0" w:oddVBand="0" w:evenVBand="0" w:oddHBand="0" w:evenHBand="0" w:firstRowFirstColumn="0" w:firstRowLastColumn="0" w:lastRowFirstColumn="0" w:lastRowLastColumn="0"/>
            <w:tcW w:w="0" w:type="auto"/>
            <w:hideMark/>
          </w:tcPr>
          <w:p w14:paraId="1E768AB5" w14:textId="77777777" w:rsidR="0063048B" w:rsidRPr="0063048B" w:rsidRDefault="0063048B" w:rsidP="0063048B">
            <w:pPr>
              <w:suppressAutoHyphens w:val="0"/>
              <w:spacing w:line="240" w:lineRule="auto"/>
              <w:ind w:leftChars="0" w:left="0" w:firstLineChars="0" w:firstLine="0"/>
              <w:textDirection w:val="lrTb"/>
              <w:textAlignment w:val="auto"/>
              <w:outlineLvl w:val="9"/>
              <w:rPr>
                <w:position w:val="0"/>
                <w:lang w:val="en-ID" w:eastAsia="en-ID"/>
              </w:rPr>
            </w:pPr>
            <w:r w:rsidRPr="0063048B">
              <w:rPr>
                <w:position w:val="0"/>
                <w:lang w:val="en-ID" w:eastAsia="en-ID"/>
              </w:rPr>
              <w:t>10</w:t>
            </w:r>
          </w:p>
        </w:tc>
        <w:tc>
          <w:tcPr>
            <w:tcW w:w="0" w:type="auto"/>
            <w:hideMark/>
          </w:tcPr>
          <w:p w14:paraId="44B40CD5"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Eckert (2000)</w:t>
            </w:r>
          </w:p>
        </w:tc>
        <w:tc>
          <w:tcPr>
            <w:tcW w:w="0" w:type="auto"/>
            <w:hideMark/>
          </w:tcPr>
          <w:p w14:paraId="4A5D215E"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Variation &amp; identity</w:t>
            </w:r>
          </w:p>
        </w:tc>
        <w:tc>
          <w:tcPr>
            <w:tcW w:w="0" w:type="auto"/>
            <w:hideMark/>
          </w:tcPr>
          <w:p w14:paraId="71D5F2C1"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Language tied to identity</w:t>
            </w:r>
          </w:p>
        </w:tc>
        <w:tc>
          <w:tcPr>
            <w:tcW w:w="0" w:type="auto"/>
            <w:hideMark/>
          </w:tcPr>
          <w:p w14:paraId="37CECDA0"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Social Identity</w:t>
            </w:r>
          </w:p>
        </w:tc>
      </w:tr>
      <w:tr w:rsidR="0063048B" w:rsidRPr="0063048B" w14:paraId="5B8805FF" w14:textId="77777777" w:rsidTr="00630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FE8406" w14:textId="77777777" w:rsidR="0063048B" w:rsidRPr="0063048B" w:rsidRDefault="0063048B" w:rsidP="0063048B">
            <w:pPr>
              <w:suppressAutoHyphens w:val="0"/>
              <w:spacing w:line="240" w:lineRule="auto"/>
              <w:ind w:leftChars="0" w:left="0" w:firstLineChars="0" w:firstLine="0"/>
              <w:textDirection w:val="lrTb"/>
              <w:textAlignment w:val="auto"/>
              <w:outlineLvl w:val="9"/>
              <w:rPr>
                <w:position w:val="0"/>
                <w:lang w:val="en-ID" w:eastAsia="en-ID"/>
              </w:rPr>
            </w:pPr>
            <w:r w:rsidRPr="0063048B">
              <w:rPr>
                <w:position w:val="0"/>
                <w:lang w:val="en-ID" w:eastAsia="en-ID"/>
              </w:rPr>
              <w:t>11</w:t>
            </w:r>
          </w:p>
        </w:tc>
        <w:tc>
          <w:tcPr>
            <w:tcW w:w="0" w:type="auto"/>
            <w:hideMark/>
          </w:tcPr>
          <w:p w14:paraId="651BC58D"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Wardhaugh &amp; Fuller (2015)</w:t>
            </w:r>
          </w:p>
        </w:tc>
        <w:tc>
          <w:tcPr>
            <w:tcW w:w="0" w:type="auto"/>
            <w:hideMark/>
          </w:tcPr>
          <w:p w14:paraId="75769739"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Sociolinguistics theory</w:t>
            </w:r>
          </w:p>
        </w:tc>
        <w:tc>
          <w:tcPr>
            <w:tcW w:w="0" w:type="auto"/>
            <w:hideMark/>
          </w:tcPr>
          <w:p w14:paraId="61946037"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Language variation in society</w:t>
            </w:r>
          </w:p>
        </w:tc>
        <w:tc>
          <w:tcPr>
            <w:tcW w:w="0" w:type="auto"/>
            <w:hideMark/>
          </w:tcPr>
          <w:p w14:paraId="143BF739"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Dialect Variation</w:t>
            </w:r>
          </w:p>
        </w:tc>
      </w:tr>
      <w:tr w:rsidR="0063048B" w:rsidRPr="0063048B" w14:paraId="36D7E840" w14:textId="77777777" w:rsidTr="0063048B">
        <w:tc>
          <w:tcPr>
            <w:cnfStyle w:val="001000000000" w:firstRow="0" w:lastRow="0" w:firstColumn="1" w:lastColumn="0" w:oddVBand="0" w:evenVBand="0" w:oddHBand="0" w:evenHBand="0" w:firstRowFirstColumn="0" w:firstRowLastColumn="0" w:lastRowFirstColumn="0" w:lastRowLastColumn="0"/>
            <w:tcW w:w="0" w:type="auto"/>
            <w:hideMark/>
          </w:tcPr>
          <w:p w14:paraId="0C5ADBA3" w14:textId="77777777" w:rsidR="0063048B" w:rsidRPr="0063048B" w:rsidRDefault="0063048B" w:rsidP="0063048B">
            <w:pPr>
              <w:suppressAutoHyphens w:val="0"/>
              <w:spacing w:line="240" w:lineRule="auto"/>
              <w:ind w:leftChars="0" w:left="0" w:firstLineChars="0" w:firstLine="0"/>
              <w:textDirection w:val="lrTb"/>
              <w:textAlignment w:val="auto"/>
              <w:outlineLvl w:val="9"/>
              <w:rPr>
                <w:position w:val="0"/>
                <w:lang w:val="en-ID" w:eastAsia="en-ID"/>
              </w:rPr>
            </w:pPr>
            <w:r w:rsidRPr="0063048B">
              <w:rPr>
                <w:position w:val="0"/>
                <w:lang w:val="en-ID" w:eastAsia="en-ID"/>
              </w:rPr>
              <w:t>12</w:t>
            </w:r>
          </w:p>
        </w:tc>
        <w:tc>
          <w:tcPr>
            <w:tcW w:w="0" w:type="auto"/>
            <w:hideMark/>
          </w:tcPr>
          <w:p w14:paraId="14A8A115"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Holmes (2013)</w:t>
            </w:r>
          </w:p>
        </w:tc>
        <w:tc>
          <w:tcPr>
            <w:tcW w:w="0" w:type="auto"/>
            <w:hideMark/>
          </w:tcPr>
          <w:p w14:paraId="24386431"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Social language use</w:t>
            </w:r>
          </w:p>
        </w:tc>
        <w:tc>
          <w:tcPr>
            <w:tcW w:w="0" w:type="auto"/>
            <w:hideMark/>
          </w:tcPr>
          <w:p w14:paraId="2268832B"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Context affects language</w:t>
            </w:r>
          </w:p>
        </w:tc>
        <w:tc>
          <w:tcPr>
            <w:tcW w:w="0" w:type="auto"/>
            <w:hideMark/>
          </w:tcPr>
          <w:p w14:paraId="1E7CDA85"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Social Factors</w:t>
            </w:r>
          </w:p>
        </w:tc>
      </w:tr>
      <w:tr w:rsidR="0063048B" w:rsidRPr="0063048B" w14:paraId="7093913C" w14:textId="77777777" w:rsidTr="00630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5A11D" w14:textId="77777777" w:rsidR="0063048B" w:rsidRPr="0063048B" w:rsidRDefault="0063048B" w:rsidP="0063048B">
            <w:pPr>
              <w:suppressAutoHyphens w:val="0"/>
              <w:spacing w:line="240" w:lineRule="auto"/>
              <w:ind w:leftChars="0" w:left="0" w:firstLineChars="0" w:firstLine="0"/>
              <w:textDirection w:val="lrTb"/>
              <w:textAlignment w:val="auto"/>
              <w:outlineLvl w:val="9"/>
              <w:rPr>
                <w:position w:val="0"/>
                <w:lang w:val="en-ID" w:eastAsia="en-ID"/>
              </w:rPr>
            </w:pPr>
            <w:r w:rsidRPr="0063048B">
              <w:rPr>
                <w:position w:val="0"/>
                <w:lang w:val="en-ID" w:eastAsia="en-ID"/>
              </w:rPr>
              <w:t>13</w:t>
            </w:r>
          </w:p>
        </w:tc>
        <w:tc>
          <w:tcPr>
            <w:tcW w:w="0" w:type="auto"/>
            <w:hideMark/>
          </w:tcPr>
          <w:p w14:paraId="5132A269"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Hymes (1974)</w:t>
            </w:r>
          </w:p>
        </w:tc>
        <w:tc>
          <w:tcPr>
            <w:tcW w:w="0" w:type="auto"/>
            <w:hideMark/>
          </w:tcPr>
          <w:p w14:paraId="1E8D7DEC"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Ethnography of communication</w:t>
            </w:r>
          </w:p>
        </w:tc>
        <w:tc>
          <w:tcPr>
            <w:tcW w:w="0" w:type="auto"/>
            <w:hideMark/>
          </w:tcPr>
          <w:p w14:paraId="3524902A"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Context-based language use</w:t>
            </w:r>
          </w:p>
        </w:tc>
        <w:tc>
          <w:tcPr>
            <w:tcW w:w="0" w:type="auto"/>
            <w:hideMark/>
          </w:tcPr>
          <w:p w14:paraId="56BB7565"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Social Factors</w:t>
            </w:r>
          </w:p>
        </w:tc>
      </w:tr>
      <w:tr w:rsidR="0063048B" w:rsidRPr="0063048B" w14:paraId="10D5EA64" w14:textId="77777777" w:rsidTr="0063048B">
        <w:tc>
          <w:tcPr>
            <w:cnfStyle w:val="001000000000" w:firstRow="0" w:lastRow="0" w:firstColumn="1" w:lastColumn="0" w:oddVBand="0" w:evenVBand="0" w:oddHBand="0" w:evenHBand="0" w:firstRowFirstColumn="0" w:firstRowLastColumn="0" w:lastRowFirstColumn="0" w:lastRowLastColumn="0"/>
            <w:tcW w:w="0" w:type="auto"/>
            <w:hideMark/>
          </w:tcPr>
          <w:p w14:paraId="68379A10" w14:textId="77777777" w:rsidR="0063048B" w:rsidRPr="0063048B" w:rsidRDefault="0063048B" w:rsidP="0063048B">
            <w:pPr>
              <w:suppressAutoHyphens w:val="0"/>
              <w:spacing w:line="240" w:lineRule="auto"/>
              <w:ind w:leftChars="0" w:left="0" w:firstLineChars="0" w:firstLine="0"/>
              <w:textDirection w:val="lrTb"/>
              <w:textAlignment w:val="auto"/>
              <w:outlineLvl w:val="9"/>
              <w:rPr>
                <w:position w:val="0"/>
                <w:lang w:val="en-ID" w:eastAsia="en-ID"/>
              </w:rPr>
            </w:pPr>
            <w:r w:rsidRPr="0063048B">
              <w:rPr>
                <w:position w:val="0"/>
                <w:lang w:val="en-ID" w:eastAsia="en-ID"/>
              </w:rPr>
              <w:t>14</w:t>
            </w:r>
          </w:p>
        </w:tc>
        <w:tc>
          <w:tcPr>
            <w:tcW w:w="0" w:type="auto"/>
            <w:hideMark/>
          </w:tcPr>
          <w:p w14:paraId="381E4DFA"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Wenger (1998)</w:t>
            </w:r>
          </w:p>
        </w:tc>
        <w:tc>
          <w:tcPr>
            <w:tcW w:w="0" w:type="auto"/>
            <w:hideMark/>
          </w:tcPr>
          <w:p w14:paraId="7DA23474"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Community of practice</w:t>
            </w:r>
          </w:p>
        </w:tc>
        <w:tc>
          <w:tcPr>
            <w:tcW w:w="0" w:type="auto"/>
            <w:hideMark/>
          </w:tcPr>
          <w:p w14:paraId="52C32EAA"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Identity via interaction</w:t>
            </w:r>
          </w:p>
        </w:tc>
        <w:tc>
          <w:tcPr>
            <w:tcW w:w="0" w:type="auto"/>
            <w:hideMark/>
          </w:tcPr>
          <w:p w14:paraId="24E21896"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Social Identity</w:t>
            </w:r>
          </w:p>
        </w:tc>
      </w:tr>
      <w:tr w:rsidR="0063048B" w:rsidRPr="0063048B" w14:paraId="133046A8" w14:textId="77777777" w:rsidTr="00630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8DC522" w14:textId="77777777" w:rsidR="0063048B" w:rsidRPr="0063048B" w:rsidRDefault="0063048B" w:rsidP="0063048B">
            <w:pPr>
              <w:suppressAutoHyphens w:val="0"/>
              <w:spacing w:line="240" w:lineRule="auto"/>
              <w:ind w:leftChars="0" w:left="0" w:firstLineChars="0" w:firstLine="0"/>
              <w:textDirection w:val="lrTb"/>
              <w:textAlignment w:val="auto"/>
              <w:outlineLvl w:val="9"/>
              <w:rPr>
                <w:position w:val="0"/>
                <w:lang w:val="en-ID" w:eastAsia="en-ID"/>
              </w:rPr>
            </w:pPr>
            <w:r w:rsidRPr="0063048B">
              <w:rPr>
                <w:position w:val="0"/>
                <w:lang w:val="en-ID" w:eastAsia="en-ID"/>
              </w:rPr>
              <w:t>15</w:t>
            </w:r>
          </w:p>
        </w:tc>
        <w:tc>
          <w:tcPr>
            <w:tcW w:w="0" w:type="auto"/>
            <w:hideMark/>
          </w:tcPr>
          <w:p w14:paraId="4ED09C24"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Mujiono &amp; Herawati (2021)</w:t>
            </w:r>
          </w:p>
        </w:tc>
        <w:tc>
          <w:tcPr>
            <w:tcW w:w="0" w:type="auto"/>
            <w:hideMark/>
          </w:tcPr>
          <w:p w14:paraId="3402F568"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Sociolinguistic competence</w:t>
            </w:r>
          </w:p>
        </w:tc>
        <w:tc>
          <w:tcPr>
            <w:tcW w:w="0" w:type="auto"/>
            <w:hideMark/>
          </w:tcPr>
          <w:p w14:paraId="708D78EF"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Language shaped by learning context</w:t>
            </w:r>
          </w:p>
        </w:tc>
        <w:tc>
          <w:tcPr>
            <w:tcW w:w="0" w:type="auto"/>
            <w:hideMark/>
          </w:tcPr>
          <w:p w14:paraId="7E656713"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Social Factors</w:t>
            </w:r>
          </w:p>
        </w:tc>
      </w:tr>
    </w:tbl>
    <w:commentRangeEnd w:id="22"/>
    <w:p w14:paraId="61E286BC" w14:textId="77777777" w:rsidR="0063048B" w:rsidRDefault="00490EEA" w:rsidP="00403A2B">
      <w:pPr>
        <w:pBdr>
          <w:top w:val="nil"/>
          <w:left w:val="nil"/>
          <w:bottom w:val="nil"/>
          <w:right w:val="nil"/>
          <w:between w:val="nil"/>
        </w:pBdr>
        <w:spacing w:line="240" w:lineRule="auto"/>
        <w:ind w:left="-2" w:firstLineChars="236" w:firstLine="566"/>
        <w:jc w:val="both"/>
        <w:rPr>
          <w:bCs/>
          <w:color w:val="000000"/>
          <w:lang w:val="id-ID"/>
        </w:rPr>
      </w:pPr>
      <w:r>
        <w:rPr>
          <w:rStyle w:val="CommentReference"/>
          <w:bCs/>
          <w:color w:val="000000"/>
          <w:sz w:val="24"/>
          <w:szCs w:val="24"/>
          <w:lang w:val="id-ID"/>
        </w:rPr>
        <w:commentReference w:id="22"/>
      </w:r>
    </w:p>
    <w:p w14:paraId="0D04D561" w14:textId="3A34B466" w:rsidR="00403A2B" w:rsidRDefault="00462B64" w:rsidP="00403A2B">
      <w:pPr>
        <w:pBdr>
          <w:top w:val="nil"/>
          <w:left w:val="nil"/>
          <w:bottom w:val="nil"/>
          <w:right w:val="nil"/>
          <w:between w:val="nil"/>
        </w:pBdr>
        <w:spacing w:line="240" w:lineRule="auto"/>
        <w:ind w:left="-2" w:firstLineChars="236" w:firstLine="566"/>
        <w:jc w:val="both"/>
        <w:rPr>
          <w:bCs/>
          <w:color w:val="000000"/>
          <w:lang w:val="id-ID"/>
        </w:rPr>
      </w:pPr>
      <w:r>
        <w:rPr>
          <w:bCs/>
          <w:color w:val="000000"/>
          <w:lang w:val="id-ID"/>
        </w:rPr>
        <w:t xml:space="preserve"> </w:t>
      </w:r>
      <w:r w:rsidR="00403A2B" w:rsidRPr="00403A2B">
        <w:rPr>
          <w:bCs/>
          <w:color w:val="000000"/>
          <w:lang w:val="id-ID"/>
        </w:rPr>
        <w:t xml:space="preserve"> Data were collected through a systematic search in academic databases using keywords such as "language dynamics in </w:t>
      </w:r>
      <w:del w:id="23" w:author="Cold Brew" w:date="2026-04-26T07:08:00Z" w16du:dateUtc="2026-04-26T00:08:00Z">
        <w:r w:rsidR="00403A2B" w:rsidRPr="00403A2B" w:rsidDel="00490EEA">
          <w:rPr>
            <w:bCs/>
            <w:color w:val="000000"/>
            <w:lang w:val="id-ID"/>
          </w:rPr>
          <w:delText>communities",</w:delText>
        </w:r>
      </w:del>
      <w:ins w:id="24" w:author="Cold Brew" w:date="2026-04-26T07:08:00Z" w16du:dateUtc="2026-04-26T00:08:00Z">
        <w:r w:rsidR="00490EEA">
          <w:rPr>
            <w:bCs/>
            <w:color w:val="000000"/>
            <w:lang w:val="id-ID"/>
          </w:rPr>
          <w:t>communities,”</w:t>
        </w:r>
      </w:ins>
      <w:r w:rsidR="00403A2B" w:rsidRPr="00403A2B">
        <w:rPr>
          <w:bCs/>
          <w:color w:val="000000"/>
          <w:lang w:val="id-ID"/>
        </w:rPr>
        <w:t xml:space="preserve"> "student </w:t>
      </w:r>
      <w:del w:id="25" w:author="Cold Brew" w:date="2026-04-26T07:08:00Z" w16du:dateUtc="2026-04-26T00:08:00Z">
        <w:r w:rsidR="00403A2B" w:rsidRPr="00403A2B" w:rsidDel="00490EEA">
          <w:rPr>
            <w:bCs/>
            <w:color w:val="000000"/>
            <w:lang w:val="id-ID"/>
          </w:rPr>
          <w:delText>sociolinguistics",</w:delText>
        </w:r>
      </w:del>
      <w:ins w:id="26" w:author="Cold Brew" w:date="2026-04-26T07:08:00Z" w16du:dateUtc="2026-04-26T00:08:00Z">
        <w:r w:rsidR="00490EEA">
          <w:rPr>
            <w:bCs/>
            <w:color w:val="000000"/>
            <w:lang w:val="id-ID"/>
          </w:rPr>
          <w:t>sociolinguistics,”</w:t>
        </w:r>
      </w:ins>
      <w:r w:rsidR="00403A2B" w:rsidRPr="00403A2B">
        <w:rPr>
          <w:bCs/>
          <w:color w:val="000000"/>
          <w:lang w:val="id-ID"/>
        </w:rPr>
        <w:t xml:space="preserve"> and "language change among </w:t>
      </w:r>
      <w:del w:id="27" w:author="Cold Brew" w:date="2026-04-26T07:08:00Z" w16du:dateUtc="2026-04-26T00:08:00Z">
        <w:r w:rsidR="00403A2B" w:rsidRPr="00403A2B" w:rsidDel="00490EEA">
          <w:rPr>
            <w:bCs/>
            <w:color w:val="000000"/>
            <w:lang w:val="id-ID"/>
          </w:rPr>
          <w:delText>students".</w:delText>
        </w:r>
      </w:del>
      <w:ins w:id="28" w:author="Cold Brew" w:date="2026-04-26T07:08:00Z" w16du:dateUtc="2026-04-26T00:08:00Z">
        <w:r w:rsidR="00490EEA">
          <w:rPr>
            <w:bCs/>
            <w:color w:val="000000"/>
            <w:lang w:val="id-ID"/>
          </w:rPr>
          <w:t>students.”</w:t>
        </w:r>
      </w:ins>
      <w:r w:rsidR="00403A2B" w:rsidRPr="00403A2B">
        <w:rPr>
          <w:bCs/>
          <w:color w:val="000000"/>
          <w:lang w:val="id-ID"/>
        </w:rPr>
        <w:t xml:space="preserve"> Data analysis was carried out descriptively and thematically by grouping the main findings of each article into categories related to dialect variation, speech style, diglossia, and the influence of social factors such as environment, language situation, and social identity. </w:t>
      </w:r>
      <w:r w:rsidR="0063048B" w:rsidRPr="00612A9D">
        <w:rPr>
          <w:bCs/>
          <w:color w:val="000000"/>
          <w:lang w:val="id-ID"/>
        </w:rPr>
        <w:t>The selection prioritized studies that address language variation, language change, and social factors influencing language use, particularly in student contexts, with an emphasis on relevant research.</w:t>
      </w:r>
      <w:r w:rsidR="00403A2B" w:rsidRPr="00403A2B">
        <w:rPr>
          <w:bCs/>
          <w:color w:val="000000"/>
          <w:lang w:val="id-ID"/>
        </w:rPr>
        <w:t xml:space="preserve"> This method allows for an in-depth understanding of language dynamics in student communities and provides a basis for further development of sociolinguistic studies.</w:t>
      </w:r>
    </w:p>
    <w:p w14:paraId="0D7AA210" w14:textId="77777777" w:rsidR="00403A2B" w:rsidRPr="00403A2B" w:rsidRDefault="00403A2B" w:rsidP="00403A2B">
      <w:pPr>
        <w:pBdr>
          <w:top w:val="nil"/>
          <w:left w:val="nil"/>
          <w:bottom w:val="nil"/>
          <w:right w:val="nil"/>
          <w:between w:val="nil"/>
        </w:pBdr>
        <w:spacing w:line="240" w:lineRule="auto"/>
        <w:ind w:left="-2" w:firstLineChars="236" w:firstLine="566"/>
        <w:jc w:val="both"/>
        <w:rPr>
          <w:bCs/>
          <w:color w:val="000000"/>
          <w:lang w:val="id-ID"/>
        </w:rPr>
      </w:pPr>
    </w:p>
    <w:p w14:paraId="34A7FFA7" w14:textId="77777777" w:rsidR="003F6E55" w:rsidRDefault="003F6E55" w:rsidP="007F77BF">
      <w:pPr>
        <w:pBdr>
          <w:top w:val="nil"/>
          <w:left w:val="nil"/>
          <w:bottom w:val="nil"/>
          <w:right w:val="nil"/>
          <w:between w:val="nil"/>
        </w:pBdr>
        <w:spacing w:line="360" w:lineRule="auto"/>
        <w:ind w:left="0" w:hanging="2"/>
        <w:jc w:val="both"/>
        <w:rPr>
          <w:b/>
          <w:color w:val="000000"/>
          <w:lang w:val="id-ID"/>
        </w:rPr>
      </w:pPr>
      <w:r>
        <w:rPr>
          <w:b/>
          <w:color w:val="000000"/>
        </w:rPr>
        <w:t>FINDINGS AND DISCUSSION</w:t>
      </w:r>
    </w:p>
    <w:p w14:paraId="2C077A38" w14:textId="24FCA4DC" w:rsidR="002B2E5A" w:rsidRPr="00612A9D" w:rsidRDefault="002B2E5A" w:rsidP="002B2E5A">
      <w:pPr>
        <w:pStyle w:val="ListParagraph"/>
        <w:numPr>
          <w:ilvl w:val="0"/>
          <w:numId w:val="2"/>
        </w:numPr>
        <w:pBdr>
          <w:top w:val="nil"/>
          <w:left w:val="nil"/>
          <w:bottom w:val="nil"/>
          <w:right w:val="nil"/>
          <w:between w:val="nil"/>
        </w:pBdr>
        <w:spacing w:line="240" w:lineRule="auto"/>
        <w:ind w:leftChars="0" w:firstLineChars="0"/>
        <w:jc w:val="both"/>
        <w:rPr>
          <w:b/>
          <w:bCs/>
          <w:color w:val="000000"/>
          <w:lang w:val="id-ID"/>
        </w:rPr>
      </w:pPr>
      <w:r w:rsidRPr="00612A9D">
        <w:rPr>
          <w:b/>
          <w:bCs/>
          <w:color w:val="000000"/>
          <w:lang w:val="id-ID"/>
        </w:rPr>
        <w:t xml:space="preserve">Language </w:t>
      </w:r>
      <w:r w:rsidR="0063048B" w:rsidRPr="00612A9D">
        <w:rPr>
          <w:b/>
          <w:bCs/>
          <w:color w:val="000000"/>
          <w:lang w:val="id-ID"/>
        </w:rPr>
        <w:t>Variation as a Representation of Students’ Identity</w:t>
      </w:r>
    </w:p>
    <w:p w14:paraId="35E873F0" w14:textId="2FC856CF" w:rsidR="00EF6CAE" w:rsidRPr="00612A9D" w:rsidRDefault="00EF6CAE" w:rsidP="002B1FA0">
      <w:pPr>
        <w:pStyle w:val="NormalWeb"/>
        <w:spacing w:before="0" w:beforeAutospacing="0" w:after="0" w:afterAutospacing="0" w:line="240" w:lineRule="auto"/>
        <w:ind w:left="-2" w:firstLineChars="236" w:firstLine="566"/>
        <w:jc w:val="both"/>
        <w:rPr>
          <w:lang w:val="id-ID"/>
        </w:rPr>
      </w:pPr>
      <w:r w:rsidRPr="00612A9D">
        <w:t>Language functions not only as a means of communication but also as a medium to express the speaker's social identity</w:t>
      </w:r>
      <w:r w:rsidR="002B1FA0" w:rsidRPr="00612A9D">
        <w:rPr>
          <w:lang w:val="id-ID"/>
        </w:rPr>
        <w:t>.</w:t>
      </w:r>
      <w:r w:rsidR="002B1FA0" w:rsidRPr="00612A9D">
        <w:rPr>
          <w:rStyle w:val="FootnoteReference"/>
          <w:lang w:val="id-ID"/>
        </w:rPr>
        <w:footnoteReference w:id="10"/>
      </w:r>
      <w:r w:rsidRPr="00612A9D">
        <w:rPr>
          <w:lang w:val="id-ID"/>
        </w:rPr>
        <w:t xml:space="preserve"> </w:t>
      </w:r>
      <w:r w:rsidRPr="00612A9D">
        <w:t xml:space="preserve">In the context of multicultural university life, students who come from diverse cultural, regional, ethnic, and social backgrounds contribute to the emergence of various language variations. </w:t>
      </w:r>
      <w:r w:rsidR="00612A9D" w:rsidRPr="00612A9D">
        <w:t>These language variations</w:t>
      </w:r>
      <w:r w:rsidRPr="00612A9D">
        <w:t xml:space="preserve"> are not only indicative of </w:t>
      </w:r>
      <w:r w:rsidRPr="00612A9D">
        <w:lastRenderedPageBreak/>
        <w:t xml:space="preserve">a person's cultural origin but also reflect their </w:t>
      </w:r>
      <w:r w:rsidR="00D109F9" w:rsidRPr="00612A9D">
        <w:t xml:space="preserve">linguistic </w:t>
      </w:r>
      <w:r w:rsidRPr="00612A9D">
        <w:t>choices and group affiliations. For example, students from Medan, Jakarta, Papua, and Java often show differences in communication, such as in dialect, vocabulary, and even in their unique language structures. A</w:t>
      </w:r>
      <w:r>
        <w:t xml:space="preserve"> </w:t>
      </w:r>
      <w:r w:rsidRPr="00612A9D">
        <w:t xml:space="preserve">study by </w:t>
      </w:r>
      <w:r w:rsidR="009C2BAC" w:rsidRPr="00612A9D">
        <w:t>Putri (2024)</w:t>
      </w:r>
      <w:r w:rsidRPr="00612A9D">
        <w:t xml:space="preserve"> found that students often blend local dialects, slang, and code-switching in their social media</w:t>
      </w:r>
      <w:r w:rsidR="003405B7" w:rsidRPr="00612A9D">
        <w:t xml:space="preserve"> interactions</w:t>
      </w:r>
      <w:r w:rsidRPr="00612A9D">
        <w:t>, which can directly reflect their social position</w:t>
      </w:r>
      <w:r w:rsidR="003405B7" w:rsidRPr="00612A9D">
        <w:t>ing</w:t>
      </w:r>
      <w:r w:rsidRPr="00612A9D">
        <w:t xml:space="preserve"> and ethnic identity in digital environments.</w:t>
      </w:r>
      <w:r w:rsidR="002B1FA0" w:rsidRPr="00612A9D">
        <w:rPr>
          <w:rStyle w:val="FootnoteReference"/>
        </w:rPr>
        <w:footnoteReference w:id="11"/>
      </w:r>
    </w:p>
    <w:p w14:paraId="31B47D81" w14:textId="4DCEBBCF" w:rsidR="003F6E55" w:rsidRPr="00612A9D" w:rsidRDefault="003F6E55" w:rsidP="002B1FA0">
      <w:pPr>
        <w:spacing w:line="240" w:lineRule="auto"/>
        <w:ind w:left="-2" w:firstLineChars="236" w:firstLine="566"/>
        <w:jc w:val="both"/>
        <w:rPr>
          <w:lang w:val="id-ID"/>
        </w:rPr>
      </w:pPr>
      <w:r w:rsidRPr="00612A9D">
        <w:t>Furthermore, these language variations also function as a strategy for identity negotiation among multilingual urban students. According to Safitri and Tamrin</w:t>
      </w:r>
      <w:r w:rsidR="003405B7" w:rsidRPr="00612A9D">
        <w:t xml:space="preserve"> (2025),</w:t>
      </w:r>
      <w:r w:rsidRPr="00612A9D">
        <w:t xml:space="preserve"> these students use code-switching, language hybridity, and linguistic innovation as means to adapt and assert their social positions. Language serves as a symbol of group solidarity as well as a tool to resist cultural homogenization. For example, the use of terms like “gue” and “lo” in informal interactions is not only a marker of speech style but also a bond with a relaxed and agile urban lifestyle. On the other hand, when interacting formally with lecturers or in academic forums, students use standard and formal language as a sign of respect and formal identity.</w:t>
      </w:r>
      <w:r w:rsidR="002B1FA0" w:rsidRPr="00612A9D">
        <w:rPr>
          <w:rStyle w:val="FootnoteReference"/>
        </w:rPr>
        <w:footnoteReference w:id="12"/>
      </w:r>
    </w:p>
    <w:p w14:paraId="743F83FE" w14:textId="77777777" w:rsidR="002B1FA0" w:rsidRPr="00612A9D" w:rsidRDefault="003F6E55" w:rsidP="002B1FA0">
      <w:pPr>
        <w:spacing w:line="240" w:lineRule="auto"/>
        <w:ind w:left="-2" w:firstLineChars="236" w:firstLine="566"/>
        <w:jc w:val="both"/>
        <w:rPr>
          <w:lang w:val="id-ID"/>
        </w:rPr>
      </w:pPr>
      <w:r w:rsidRPr="00612A9D">
        <w:t>According to a study by Aditiawarman et al. (2025) analyzing the podcast #</w:t>
      </w:r>
      <w:r w:rsidRPr="00612A9D">
        <w:rPr>
          <w:i/>
        </w:rPr>
        <w:t>BeritaAkhirPekan</w:t>
      </w:r>
      <w:r w:rsidRPr="00612A9D">
        <w:t xml:space="preserve"> about language phenomena used by urban teenagers, especially in South Jakarta, Aditiawarman et al. noted the occurrence of code-mixing between Indonesian and English, which is frequently used to convey an image of competence, modernity, and global awareness, as well as to signal lifestyle and social strata. Although this study does not specifically focus on university students, these usage patterns are also found among students in large urban areas who are close to popular culture and digital media. For example, a phrase like “this is so ugly, nggak sesuai sama selera I” shows a blend of local and global languages.</w:t>
      </w:r>
      <w:r w:rsidR="002B1FA0" w:rsidRPr="00612A9D">
        <w:rPr>
          <w:rStyle w:val="FootnoteReference"/>
        </w:rPr>
        <w:footnoteReference w:id="13"/>
      </w:r>
    </w:p>
    <w:p w14:paraId="43B7A813" w14:textId="36E190CA" w:rsidR="003F6E55" w:rsidRDefault="003F6E55" w:rsidP="003F6E55">
      <w:pPr>
        <w:spacing w:line="240" w:lineRule="auto"/>
        <w:ind w:left="-2" w:firstLineChars="236" w:firstLine="566"/>
        <w:jc w:val="both"/>
      </w:pPr>
      <w:r w:rsidRPr="00612A9D">
        <w:t>From a theoretical perspective, Eckert</w:t>
      </w:r>
      <w:r w:rsidR="003405B7" w:rsidRPr="00612A9D">
        <w:t xml:space="preserve"> (2000)</w:t>
      </w:r>
      <w:r w:rsidRPr="00612A9D">
        <w:t xml:space="preserve"> states that language variation not only reflects social group membership but also creates social categories of its own. The language choices made by students do not merely indicate who they are but also establish their position within the social structure of the campus. The diverse speaking styles among students can create symbolic boundaries, such as between those </w:t>
      </w:r>
      <w:r w:rsidR="003405B7" w:rsidRPr="00612A9D">
        <w:t>perceived as “intellectuals” and those associated with more casual social groups, or between “campus activists” and less academically engaged students.</w:t>
      </w:r>
      <w:r w:rsidRPr="00612A9D">
        <w:t xml:space="preserve"> </w:t>
      </w:r>
      <w:r w:rsidR="00196BEB" w:rsidRPr="00612A9D">
        <w:t>Thus, language variation among university students plays a crucial role in expressing and shaping their social identities. Through strategies such as code-switching and language mixing, students negotiate their social positions, group affiliations, and cultural backgrounds within diverse social contexts.</w:t>
      </w:r>
      <w:r w:rsidR="002B1FA0" w:rsidRPr="00612A9D">
        <w:rPr>
          <w:rStyle w:val="FootnoteReference"/>
        </w:rPr>
        <w:footnoteReference w:id="14"/>
      </w:r>
    </w:p>
    <w:p w14:paraId="0F8C20B8" w14:textId="77777777" w:rsidR="00612A9D" w:rsidRPr="00612A9D" w:rsidRDefault="00612A9D" w:rsidP="003F6E55">
      <w:pPr>
        <w:spacing w:line="240" w:lineRule="auto"/>
        <w:ind w:left="-2" w:firstLineChars="236" w:firstLine="566"/>
        <w:jc w:val="both"/>
        <w:rPr>
          <w:lang w:val="id-ID"/>
        </w:rPr>
      </w:pPr>
    </w:p>
    <w:p w14:paraId="77B7C408" w14:textId="69E38275" w:rsidR="002B2E5A" w:rsidRPr="00612A9D" w:rsidRDefault="002B2E5A" w:rsidP="00040494">
      <w:pPr>
        <w:pStyle w:val="ListParagraph"/>
        <w:numPr>
          <w:ilvl w:val="0"/>
          <w:numId w:val="2"/>
        </w:numPr>
        <w:pBdr>
          <w:top w:val="nil"/>
          <w:left w:val="nil"/>
          <w:bottom w:val="nil"/>
          <w:right w:val="nil"/>
          <w:between w:val="nil"/>
        </w:pBdr>
        <w:spacing w:line="240" w:lineRule="auto"/>
        <w:ind w:leftChars="0" w:firstLineChars="0"/>
        <w:rPr>
          <w:b/>
          <w:bCs/>
          <w:color w:val="000000"/>
          <w:lang w:val="id-ID"/>
        </w:rPr>
      </w:pPr>
      <w:r w:rsidRPr="00612A9D">
        <w:rPr>
          <w:b/>
          <w:bCs/>
          <w:color w:val="000000"/>
          <w:lang w:val="id-ID"/>
        </w:rPr>
        <w:t>Campus</w:t>
      </w:r>
      <w:r w:rsidR="00196BEB" w:rsidRPr="00612A9D">
        <w:rPr>
          <w:b/>
          <w:bCs/>
          <w:color w:val="000000"/>
          <w:lang w:val="id-ID"/>
        </w:rPr>
        <w:t xml:space="preserve"> Social Spaces for Constructing Language Norms</w:t>
      </w:r>
    </w:p>
    <w:p w14:paraId="5FE84CA8" w14:textId="1263E6C8" w:rsidR="007F77BF" w:rsidRDefault="007F77BF" w:rsidP="007F77BF">
      <w:pPr>
        <w:ind w:leftChars="0" w:left="-2" w:firstLineChars="0" w:firstLine="569"/>
        <w:jc w:val="both"/>
        <w:rPr>
          <w:lang w:val="id-ID"/>
        </w:rPr>
      </w:pPr>
      <w:r w:rsidRPr="00612A9D">
        <w:t>The speech community in the campus environment is a social s</w:t>
      </w:r>
      <w:r w:rsidR="00196BEB" w:rsidRPr="00612A9D">
        <w:t>etting</w:t>
      </w:r>
      <w:r w:rsidRPr="00612A9D">
        <w:t xml:space="preserve"> where </w:t>
      </w:r>
      <w:del w:id="29" w:author="Cold Brew" w:date="2026-04-26T07:09:00Z" w16du:dateUtc="2026-04-26T00:09:00Z">
        <w:r w:rsidRPr="00612A9D" w:rsidDel="005C2F80">
          <w:delText xml:space="preserve">language </w:delText>
        </w:r>
      </w:del>
      <w:r w:rsidR="00196BEB" w:rsidRPr="00612A9D">
        <w:t>linguistic n</w:t>
      </w:r>
      <w:r w:rsidRPr="00612A9D">
        <w:t>orms are formed and developed through intense verbal interactions between community members</w:t>
      </w:r>
      <w:r w:rsidR="00A94304" w:rsidRPr="00612A9D">
        <w:t>,</w:t>
      </w:r>
      <w:r w:rsidRPr="00612A9D">
        <w:t xml:space="preserve"> such as students, lecturers, and staff. According to research conducted at Khmelnytsky National University (2023), a speech community is not just a collection of individuals who use a shared </w:t>
      </w:r>
      <w:del w:id="30" w:author="Cold Brew" w:date="2026-04-26T07:11:00Z" w16du:dateUtc="2026-04-26T00:11:00Z">
        <w:r w:rsidRPr="00612A9D" w:rsidDel="005C2F80">
          <w:delText>language, but</w:delText>
        </w:r>
      </w:del>
      <w:ins w:id="31" w:author="Cold Brew" w:date="2026-04-26T07:11:00Z" w16du:dateUtc="2026-04-26T00:11:00Z">
        <w:r w:rsidR="005C2F80">
          <w:t>language but</w:t>
        </w:r>
      </w:ins>
      <w:r w:rsidRPr="00612A9D">
        <w:t xml:space="preserve"> a dynamic community of practice, </w:t>
      </w:r>
      <w:r w:rsidRPr="00612A9D">
        <w:lastRenderedPageBreak/>
        <w:t>where power, legitimacy, and social identit</w:t>
      </w:r>
      <w:r w:rsidR="000E76DD" w:rsidRPr="00612A9D">
        <w:t>ies</w:t>
      </w:r>
      <w:r w:rsidRPr="00612A9D">
        <w:t xml:space="preserve"> are negotiated through everyday language use.</w:t>
      </w:r>
      <w:r w:rsidRPr="00612A9D">
        <w:rPr>
          <w:lang w:val="id-ID"/>
        </w:rPr>
        <w:t xml:space="preserve"> </w:t>
      </w:r>
      <w:r w:rsidRPr="00612A9D">
        <w:t>Various social and cultural factors influence the formation of l</w:t>
      </w:r>
      <w:r w:rsidR="000E76DD" w:rsidRPr="00612A9D">
        <w:t>inguistic</w:t>
      </w:r>
      <w:r w:rsidRPr="00612A9D">
        <w:t xml:space="preserve"> norms </w:t>
      </w:r>
      <w:r w:rsidR="000E76DD" w:rsidRPr="00612A9D">
        <w:t>within</w:t>
      </w:r>
      <w:r w:rsidRPr="00612A9D">
        <w:t xml:space="preserve"> campus speech communities</w:t>
      </w:r>
      <w:r w:rsidR="000E76DD" w:rsidRPr="00612A9D">
        <w:t>.</w:t>
      </w:r>
      <w:r w:rsidRPr="00612A9D">
        <w:t xml:space="preserve"> </w:t>
      </w:r>
      <w:r w:rsidR="000E76DD" w:rsidRPr="00612A9D">
        <w:t xml:space="preserve">Vusyk et al. </w:t>
      </w:r>
      <w:r w:rsidRPr="00612A9D">
        <w:t>(2023) stated that ethnicity plays a role in creating distinctive linguistic variations, especially when the majority language is mixed with the language of a</w:t>
      </w:r>
      <w:r>
        <w:t xml:space="preserve"> minority group, resulting in a unique and sometimes complex language variety. In addition, </w:t>
      </w:r>
      <w:r w:rsidRPr="000E76DD">
        <w:rPr>
          <w:highlight w:val="green"/>
        </w:rPr>
        <w:t>gender</w:t>
      </w:r>
      <w:r w:rsidR="000E76DD" w:rsidRPr="000E76DD">
        <w:rPr>
          <w:highlight w:val="green"/>
        </w:rPr>
        <w:t>-based</w:t>
      </w:r>
      <w:r w:rsidRPr="000E76DD">
        <w:rPr>
          <w:highlight w:val="green"/>
        </w:rPr>
        <w:t xml:space="preserve"> differences</w:t>
      </w:r>
      <w:r w:rsidR="000E76DD" w:rsidRPr="000E76DD">
        <w:rPr>
          <w:highlight w:val="green"/>
        </w:rPr>
        <w:t xml:space="preserve"> in language use</w:t>
      </w:r>
      <w:r>
        <w:t xml:space="preserve"> also affect communication patterns, where stereotypes and social expectations shape differences in the way men and women speak. Geographical background also determines the emergence of different dialects and accents, especially in the campus environment</w:t>
      </w:r>
      <w:r w:rsidR="00A94304">
        <w:t>,</w:t>
      </w:r>
      <w:r>
        <w:t xml:space="preserve"> which is a meeting place for students from various regions with diverse language varieties</w:t>
      </w:r>
      <w:r>
        <w:rPr>
          <w:lang w:val="id-ID"/>
        </w:rPr>
        <w:t>.</w:t>
      </w:r>
    </w:p>
    <w:p w14:paraId="6DD1BCA5" w14:textId="602D148F" w:rsidR="007F77BF" w:rsidRDefault="009B42E4" w:rsidP="007F77BF">
      <w:pPr>
        <w:ind w:leftChars="0" w:left="-2" w:firstLineChars="0" w:firstLine="569"/>
        <w:jc w:val="both"/>
        <w:rPr>
          <w:lang w:val="id-ID"/>
        </w:rPr>
      </w:pPr>
      <w:r>
        <w:t xml:space="preserve">Social identity is an important aspect </w:t>
      </w:r>
      <w:r w:rsidR="00A94304">
        <w:t>of</w:t>
      </w:r>
      <w:r>
        <w:t xml:space="preserve"> the campus speech community. Language is used as a tool to mark social boundaries and distinguish certain groups, for example</w:t>
      </w:r>
      <w:r w:rsidR="00A94304">
        <w:t>,</w:t>
      </w:r>
      <w:r>
        <w:t xml:space="preserve"> through jargon or special terms that are only understood by members of the community. Education and fields of study also contribute significantly to the variation in language used, as students from various disciplines develop language styles and vocabulary that are appropriate to their fields of study</w:t>
      </w:r>
      <w:r>
        <w:rPr>
          <w:lang w:val="id-ID"/>
        </w:rPr>
        <w:t xml:space="preserve">. </w:t>
      </w:r>
      <w:r w:rsidRPr="000E76DD">
        <w:rPr>
          <w:highlight w:val="green"/>
        </w:rPr>
        <w:t>L</w:t>
      </w:r>
      <w:r w:rsidR="000E76DD" w:rsidRPr="000E76DD">
        <w:rPr>
          <w:highlight w:val="green"/>
        </w:rPr>
        <w:t>inguistic</w:t>
      </w:r>
      <w:r w:rsidRPr="000E76DD">
        <w:rPr>
          <w:highlight w:val="green"/>
        </w:rPr>
        <w:t xml:space="preserve"> norms</w:t>
      </w:r>
      <w:r>
        <w:t xml:space="preserve"> in the campus speech community are formed through daily interactions in various academic and social activities, such as group discussions, lectures, and research projects. </w:t>
      </w:r>
      <w:r w:rsidR="004C1172" w:rsidRPr="004C1172">
        <w:rPr>
          <w:highlight w:val="green"/>
        </w:rPr>
        <w:t>Through these interactions, students continuously adapt their language use by shifting between formal and informal styles depending on the context and interlocutors. The use of foreign languages, such as English and German, often emerges in these interactions, further contributing to the development of dynamic and evolving language norms on campus.</w:t>
      </w:r>
      <w:r w:rsidR="00B07FBF">
        <w:rPr>
          <w:rStyle w:val="FootnoteReference"/>
          <w:lang w:val="id-ID"/>
        </w:rPr>
        <w:footnoteReference w:id="15"/>
      </w:r>
    </w:p>
    <w:p w14:paraId="62AB5B80" w14:textId="41A041B6" w:rsidR="009B42E4" w:rsidRDefault="009B42E4" w:rsidP="005C2F80">
      <w:pPr>
        <w:tabs>
          <w:tab w:val="left" w:pos="3828"/>
        </w:tabs>
        <w:ind w:left="-2" w:firstLineChars="236" w:firstLine="566"/>
        <w:jc w:val="both"/>
        <w:rPr>
          <w:lang w:val="id-ID"/>
        </w:rPr>
        <w:pPrChange w:id="32" w:author="Cold Brew" w:date="2026-04-26T07:11:00Z" w16du:dateUtc="2026-04-26T00:11:00Z">
          <w:pPr>
            <w:ind w:left="-2" w:firstLineChars="236" w:firstLine="566"/>
            <w:jc w:val="both"/>
          </w:pPr>
        </w:pPrChange>
      </w:pPr>
      <w:r>
        <w:t xml:space="preserve">In addition, campus speech communities are also influenced by the wider social environment, such as the development of digital technology and urbanization. A study at Dormitory Saint Anna, Tanjung Balai </w:t>
      </w:r>
      <w:del w:id="33" w:author="Cold Brew" w:date="2026-04-26T07:11:00Z" w16du:dateUtc="2026-04-26T00:11:00Z">
        <w:r w:rsidDel="005C2F80">
          <w:delText>(2023)</w:delText>
        </w:r>
      </w:del>
      <w:ins w:id="34" w:author="Cold Brew" w:date="2026-04-26T07:11:00Z" w16du:dateUtc="2026-04-26T00:11:00Z">
        <w:r w:rsidR="005C2F80">
          <w:t>(2023),</w:t>
        </w:r>
      </w:ins>
      <w:r>
        <w:t xml:space="preserve"> explains that the digital era has created an online speech community whose language and communication norms are developing very rapidly, influenced by social media and digital culture. Urbanization brings multicultural influences that enrich the language variations in campus speech communities. Migration and diaspora also play a role in maintaining linguistic traditions while introducing new elements from other cultures. In this context, campus speech communities become a place for ongoing language negotiation and innovation</w:t>
      </w:r>
      <w:r>
        <w:rPr>
          <w:lang w:val="id-ID"/>
        </w:rPr>
        <w:t xml:space="preserve">. Besides that, </w:t>
      </w:r>
      <w:del w:id="35" w:author="Cold Brew" w:date="2026-04-26T07:11:00Z" w16du:dateUtc="2026-04-26T00:11:00Z">
        <w:r w:rsidDel="005C2F80">
          <w:delText xml:space="preserve">Slang </w:delText>
        </w:r>
      </w:del>
      <w:ins w:id="36" w:author="Cold Brew" w:date="2026-04-26T07:11:00Z" w16du:dateUtc="2026-04-26T00:11:00Z">
        <w:r w:rsidR="005C2F80">
          <w:t>slang</w:t>
        </w:r>
        <w:r w:rsidR="005C2F80">
          <w:t xml:space="preserve"> </w:t>
        </w:r>
      </w:ins>
      <w:r>
        <w:t xml:space="preserve">and linguistic innovation are also an important part of language norms in campus speech communities. </w:t>
      </w:r>
      <w:r>
        <w:rPr>
          <w:lang w:val="id-ID"/>
        </w:rPr>
        <w:t>S</w:t>
      </w:r>
      <w:r>
        <w:t xml:space="preserve">lang that develops among students is a form of creativity and group identity that continues to change and adapt to the social context. The use of slang can strengthen a sense of togetherness as well as </w:t>
      </w:r>
      <w:ins w:id="37" w:author="Cold Brew" w:date="2026-04-26T07:11:00Z" w16du:dateUtc="2026-04-26T00:11:00Z">
        <w:r w:rsidR="005C2F80">
          <w:t xml:space="preserve">be </w:t>
        </w:r>
      </w:ins>
      <w:r>
        <w:t>a tool for negotiating social identity in the community.</w:t>
      </w:r>
      <w:r w:rsidR="00B07FBF">
        <w:rPr>
          <w:rStyle w:val="FootnoteReference"/>
        </w:rPr>
        <w:footnoteReference w:id="16"/>
      </w:r>
    </w:p>
    <w:p w14:paraId="62E22772" w14:textId="4444179E" w:rsidR="00040494" w:rsidRDefault="00040494" w:rsidP="00040494">
      <w:pPr>
        <w:ind w:left="-2" w:firstLineChars="236" w:firstLine="566"/>
        <w:jc w:val="both"/>
        <w:rPr>
          <w:ins w:id="38" w:author="Cold Brew" w:date="2026-04-26T07:11:00Z" w16du:dateUtc="2026-04-26T00:11:00Z"/>
        </w:rPr>
      </w:pPr>
      <w:r>
        <w:t>The concept of a community of practice emphasizes that power and legitimacy in language use are not static or simply hierarchical. Eckert (2013) explains that legitimacy is obtained through active participation in community practices and joint negotiations regarding recognized language competence.</w:t>
      </w:r>
      <w:r w:rsidR="00373F9B" w:rsidRPr="00373F9B">
        <w:t xml:space="preserve"> </w:t>
      </w:r>
      <w:r w:rsidR="00373F9B" w:rsidRPr="00373F9B">
        <w:rPr>
          <w:highlight w:val="green"/>
        </w:rPr>
        <w:t>Through this process, community members construct their social identities and develop language styles that reflect their membership and participation within the community</w:t>
      </w:r>
      <w:r>
        <w:rPr>
          <w:lang w:val="id-ID"/>
        </w:rPr>
        <w:t xml:space="preserve">. </w:t>
      </w:r>
      <w:r>
        <w:t xml:space="preserve">Overall, the campus speech community is a place where diverse, dynamic, and inclusive language norms are formed. These norms are formed through complex social interactions, where factors of ethnicity, gender, geography, education, special needs, and the influence of technology and urbanization interact with each other. Language norms in this community not only function as a means of communication, but also as a medium for forming </w:t>
      </w:r>
      <w:r>
        <w:lastRenderedPageBreak/>
        <w:t>social and cultural identities that support the success of academic and social communication in the campus environment.</w:t>
      </w:r>
    </w:p>
    <w:p w14:paraId="377CB458" w14:textId="77777777" w:rsidR="005C2F80" w:rsidRDefault="005C2F80" w:rsidP="00040494">
      <w:pPr>
        <w:ind w:left="-2" w:firstLineChars="236" w:firstLine="566"/>
        <w:jc w:val="both"/>
      </w:pPr>
    </w:p>
    <w:p w14:paraId="1A61DBB6" w14:textId="65E5D4BC" w:rsidR="001302B8" w:rsidRPr="00F33AC4" w:rsidRDefault="00040494" w:rsidP="00F33AC4">
      <w:pPr>
        <w:pStyle w:val="ListParagraph"/>
        <w:keepNext/>
        <w:keepLines/>
        <w:widowControl w:val="0"/>
        <w:numPr>
          <w:ilvl w:val="0"/>
          <w:numId w:val="2"/>
        </w:numPr>
        <w:pBdr>
          <w:top w:val="nil"/>
          <w:left w:val="nil"/>
          <w:bottom w:val="nil"/>
          <w:right w:val="nil"/>
          <w:between w:val="nil"/>
        </w:pBdr>
        <w:spacing w:line="240" w:lineRule="auto"/>
        <w:ind w:leftChars="0" w:firstLineChars="0"/>
        <w:jc w:val="both"/>
        <w:rPr>
          <w:b/>
          <w:bCs/>
          <w:color w:val="000000"/>
          <w:highlight w:val="green"/>
          <w:lang w:val="id-ID"/>
        </w:rPr>
      </w:pPr>
      <w:r w:rsidRPr="00F33AC4">
        <w:rPr>
          <w:b/>
          <w:bCs/>
          <w:color w:val="000000"/>
          <w:highlight w:val="green"/>
          <w:lang w:val="id-ID"/>
        </w:rPr>
        <w:t>Campus Speech Community: Language Variation</w:t>
      </w:r>
      <w:r w:rsidR="00F33AC4" w:rsidRPr="00F33AC4">
        <w:rPr>
          <w:b/>
          <w:bCs/>
          <w:color w:val="000000"/>
          <w:highlight w:val="green"/>
          <w:lang w:val="id-ID"/>
        </w:rPr>
        <w:t>, Politeness, and Diversity</w:t>
      </w:r>
      <w:r w:rsidRPr="00F33AC4">
        <w:rPr>
          <w:b/>
          <w:bCs/>
          <w:color w:val="000000"/>
          <w:highlight w:val="green"/>
          <w:lang w:val="id-ID"/>
        </w:rPr>
        <w:t xml:space="preserve"> in Academic Contexts</w:t>
      </w:r>
    </w:p>
    <w:p w14:paraId="1EA009AD" w14:textId="2F3C2E9B" w:rsidR="00403A2B" w:rsidRDefault="00403A2B" w:rsidP="00F33AC4">
      <w:pPr>
        <w:keepNext/>
        <w:keepLines/>
        <w:widowControl w:val="0"/>
        <w:pBdr>
          <w:top w:val="nil"/>
          <w:left w:val="nil"/>
          <w:bottom w:val="nil"/>
          <w:right w:val="nil"/>
          <w:between w:val="nil"/>
        </w:pBdr>
        <w:spacing w:line="240" w:lineRule="auto"/>
        <w:ind w:leftChars="0" w:left="-2" w:firstLineChars="0" w:firstLine="569"/>
        <w:jc w:val="both"/>
        <w:rPr>
          <w:color w:val="000000"/>
          <w:lang w:val="id-ID"/>
        </w:rPr>
      </w:pPr>
      <w:r w:rsidRPr="00403A2B">
        <w:rPr>
          <w:color w:val="000000"/>
          <w:lang w:val="id-ID"/>
        </w:rPr>
        <w:t xml:space="preserve">According to Septiana (2024), </w:t>
      </w:r>
      <w:r w:rsidR="00F66238" w:rsidRPr="00F66238">
        <w:rPr>
          <w:color w:val="000000"/>
          <w:lang w:val="id-ID"/>
        </w:rPr>
        <w:t>code-switching and code-mixing are common in digital communication contexts. While the study focuses on online interactions, similar linguistic practices can also be observed in face-to-face academic settings, including campus environments. In this context, students frequently use code-switching</w:t>
      </w:r>
      <w:r w:rsidR="00F66238">
        <w:rPr>
          <w:color w:val="000000"/>
          <w:lang w:val="id-ID"/>
        </w:rPr>
        <w:t xml:space="preserve"> </w:t>
      </w:r>
      <w:r w:rsidR="00F66238" w:rsidRPr="00F66238">
        <w:rPr>
          <w:color w:val="000000"/>
          <w:lang w:val="id-ID"/>
        </w:rPr>
        <w:t>when interacting with peers and lecturers, shifting between Indonesian, local languages, and English. This practice not only reflects linguistic diversity but also serves as a strategy to adjust levels of formality and express politeness in academic communication. The use of appropriate diction and controlled intonation is often associated with respectful interaction, particularly in formal academic situations. Therefore, code-switching can indicate students’ awareness of social norms, their linguistic competence, and their efforts to maintain politeness within the campus speech community.</w:t>
      </w:r>
      <w:r w:rsidR="008B36E3">
        <w:rPr>
          <w:rStyle w:val="FootnoteReference"/>
          <w:color w:val="000000"/>
          <w:lang w:val="id-ID"/>
        </w:rPr>
        <w:footnoteReference w:id="17"/>
      </w:r>
    </w:p>
    <w:p w14:paraId="7CA003E4" w14:textId="7FF9C650" w:rsidR="00403A2B" w:rsidRDefault="00F66238" w:rsidP="00040494">
      <w:pPr>
        <w:pBdr>
          <w:top w:val="nil"/>
          <w:left w:val="nil"/>
          <w:bottom w:val="nil"/>
          <w:right w:val="nil"/>
          <w:between w:val="nil"/>
        </w:pBdr>
        <w:spacing w:line="240" w:lineRule="auto"/>
        <w:ind w:leftChars="0" w:left="-2" w:firstLineChars="0" w:firstLine="569"/>
        <w:jc w:val="both"/>
        <w:rPr>
          <w:color w:val="000000"/>
          <w:lang w:val="id-ID"/>
        </w:rPr>
      </w:pPr>
      <w:r w:rsidRPr="00F66238">
        <w:rPr>
          <w:color w:val="000000"/>
          <w:lang w:val="id-ID"/>
        </w:rPr>
        <w:t>Furthermore, language variation among students in English as a Foreign Language (EFL) contexts is influenced by factors such as topic, social relationships, and academic environment. A study published in the Getsempena English Education Journal (2024) shows that students frequently combine local dialects, Bahasa Indonesia, and English in classroom interactions and academic discussions. This practice reflects the diverse linguistic backgrounds within the campus speech community and demonstrates how students adapt their language use depending on the level of formality and their interlocutors. In addition, the use of non-standard English forms may arise due to the influence of the mother tongue and habitual language use. These variations illustrate how students negotiate meaning, express identity, and maintain politeness within academic communication</w:t>
      </w:r>
      <w:r w:rsidR="00403A2B" w:rsidRPr="00403A2B">
        <w:rPr>
          <w:color w:val="000000"/>
          <w:lang w:val="id-ID"/>
        </w:rPr>
        <w:t>.</w:t>
      </w:r>
      <w:r w:rsidR="008B36E3">
        <w:rPr>
          <w:rStyle w:val="FootnoteReference"/>
          <w:color w:val="000000"/>
          <w:lang w:val="id-ID"/>
        </w:rPr>
        <w:footnoteReference w:id="18"/>
      </w:r>
    </w:p>
    <w:p w14:paraId="45E6774F" w14:textId="6C78F74E" w:rsidR="00F66238" w:rsidRDefault="009C2BAC" w:rsidP="009C2BAC">
      <w:pPr>
        <w:pBdr>
          <w:top w:val="nil"/>
          <w:left w:val="nil"/>
          <w:bottom w:val="nil"/>
          <w:right w:val="nil"/>
          <w:between w:val="nil"/>
        </w:pBdr>
        <w:spacing w:line="240" w:lineRule="auto"/>
        <w:ind w:leftChars="0" w:left="-2" w:firstLineChars="0" w:firstLine="569"/>
        <w:jc w:val="both"/>
        <w:rPr>
          <w:ins w:id="39" w:author="Cold Brew" w:date="2026-04-26T07:11:00Z" w16du:dateUtc="2026-04-26T00:11:00Z"/>
          <w:color w:val="000000"/>
          <w:lang w:val="id-ID"/>
        </w:rPr>
      </w:pPr>
      <w:r w:rsidRPr="009C2BAC">
        <w:rPr>
          <w:color w:val="000000"/>
          <w:lang w:val="id-ID"/>
        </w:rPr>
        <w:t>Overall, language variation in campus speech communities reflects students’ ability to adapt their linguistic choices based on academic contexts, social relationships, and levels of formality. Through practices such as code-switching and the use of diverse linguistic resources, students not only express politeness but also construct and negotiate their social identities. This demonstrates that language use in academic settings is both dynamic and socially meaningful, shaped by continuous interaction within the campus environment.</w:t>
      </w:r>
    </w:p>
    <w:p w14:paraId="096B0C75" w14:textId="77777777" w:rsidR="005C2F80" w:rsidRDefault="005C2F80" w:rsidP="009C2BAC">
      <w:pPr>
        <w:pBdr>
          <w:top w:val="nil"/>
          <w:left w:val="nil"/>
          <w:bottom w:val="nil"/>
          <w:right w:val="nil"/>
          <w:between w:val="nil"/>
        </w:pBdr>
        <w:spacing w:line="240" w:lineRule="auto"/>
        <w:ind w:leftChars="0" w:left="-2" w:firstLineChars="0" w:firstLine="569"/>
        <w:jc w:val="both"/>
        <w:rPr>
          <w:color w:val="000000"/>
          <w:lang w:val="id-ID"/>
        </w:rPr>
      </w:pPr>
    </w:p>
    <w:p w14:paraId="598420B1" w14:textId="4F73086B" w:rsidR="002B2E5A" w:rsidRPr="00040494" w:rsidRDefault="002B2E5A" w:rsidP="002B2E5A">
      <w:pPr>
        <w:pStyle w:val="ListParagraph"/>
        <w:numPr>
          <w:ilvl w:val="0"/>
          <w:numId w:val="2"/>
        </w:numPr>
        <w:pBdr>
          <w:top w:val="nil"/>
          <w:left w:val="nil"/>
          <w:bottom w:val="nil"/>
          <w:right w:val="nil"/>
          <w:between w:val="nil"/>
        </w:pBdr>
        <w:spacing w:line="240" w:lineRule="auto"/>
        <w:ind w:leftChars="0" w:firstLineChars="0"/>
        <w:jc w:val="both"/>
        <w:rPr>
          <w:b/>
          <w:bCs/>
          <w:color w:val="000000"/>
          <w:lang w:val="id-ID"/>
        </w:rPr>
      </w:pPr>
      <w:r w:rsidRPr="00040494">
        <w:rPr>
          <w:b/>
          <w:bCs/>
          <w:color w:val="000000"/>
          <w:lang w:val="id-ID"/>
        </w:rPr>
        <w:t xml:space="preserve">The </w:t>
      </w:r>
      <w:r w:rsidR="00352A20">
        <w:rPr>
          <w:b/>
          <w:bCs/>
          <w:color w:val="000000"/>
          <w:lang w:val="id-ID"/>
        </w:rPr>
        <w:t xml:space="preserve">Factors </w:t>
      </w:r>
      <w:r w:rsidRPr="00040494">
        <w:rPr>
          <w:b/>
          <w:bCs/>
          <w:color w:val="000000"/>
          <w:lang w:val="id-ID"/>
        </w:rPr>
        <w:t>Influenc</w:t>
      </w:r>
      <w:r w:rsidR="00352A20">
        <w:rPr>
          <w:b/>
          <w:bCs/>
          <w:color w:val="000000"/>
          <w:lang w:val="id-ID"/>
        </w:rPr>
        <w:t>ing</w:t>
      </w:r>
      <w:r w:rsidRPr="00040494">
        <w:rPr>
          <w:b/>
          <w:bCs/>
          <w:color w:val="000000"/>
          <w:lang w:val="id-ID"/>
        </w:rPr>
        <w:t xml:space="preserve"> </w:t>
      </w:r>
      <w:r w:rsidR="00352A20">
        <w:rPr>
          <w:b/>
          <w:bCs/>
          <w:color w:val="000000"/>
          <w:lang w:val="id-ID"/>
        </w:rPr>
        <w:t xml:space="preserve">Students’ Language Variation in the Use </w:t>
      </w:r>
      <w:r w:rsidRPr="00040494">
        <w:rPr>
          <w:b/>
          <w:bCs/>
          <w:color w:val="000000"/>
          <w:lang w:val="id-ID"/>
        </w:rPr>
        <w:t xml:space="preserve">of </w:t>
      </w:r>
      <w:r w:rsidR="00352A20">
        <w:rPr>
          <w:b/>
          <w:bCs/>
          <w:color w:val="000000"/>
          <w:lang w:val="id-ID"/>
        </w:rPr>
        <w:t xml:space="preserve">Social </w:t>
      </w:r>
      <w:r w:rsidRPr="00040494">
        <w:rPr>
          <w:b/>
          <w:bCs/>
          <w:color w:val="000000"/>
          <w:lang w:val="id-ID"/>
        </w:rPr>
        <w:t>Media</w:t>
      </w:r>
    </w:p>
    <w:p w14:paraId="08322C08" w14:textId="77777777" w:rsidR="00352A20" w:rsidRDefault="00352A20" w:rsidP="005055A1">
      <w:pPr>
        <w:pBdr>
          <w:top w:val="nil"/>
          <w:left w:val="nil"/>
          <w:bottom w:val="nil"/>
          <w:right w:val="nil"/>
          <w:between w:val="nil"/>
        </w:pBdr>
        <w:spacing w:line="240" w:lineRule="auto"/>
        <w:ind w:left="-2" w:firstLineChars="235" w:firstLine="564"/>
        <w:jc w:val="both"/>
        <w:rPr>
          <w:color w:val="000000"/>
        </w:rPr>
      </w:pPr>
      <w:r w:rsidRPr="00352A20">
        <w:rPr>
          <w:color w:val="000000"/>
        </w:rPr>
        <w:t>In the context of the current digital era, social media and communication technology have become integral elements in students’ academic and social life. Interactions that occur through various digital platforms, such as Instagram, YouTube, WhatsApp, and online learning media (e-learning), are frequently used by students for communication and information exchange. These platforms also contribute to shaping students’ language practices, as communication in digital spaces exposes them to diverse linguistic inputs and interactional styles. Thus, media and environment play an important role as factors influencing language variation in academic communities.</w:t>
      </w:r>
    </w:p>
    <w:p w14:paraId="4823A76F" w14:textId="68A9A541" w:rsidR="00352A20" w:rsidRDefault="00352A20" w:rsidP="005055A1">
      <w:pPr>
        <w:pBdr>
          <w:top w:val="nil"/>
          <w:left w:val="nil"/>
          <w:bottom w:val="nil"/>
          <w:right w:val="nil"/>
          <w:between w:val="nil"/>
        </w:pBdr>
        <w:spacing w:line="240" w:lineRule="auto"/>
        <w:ind w:left="-2" w:firstLineChars="235" w:firstLine="564"/>
        <w:jc w:val="both"/>
        <w:rPr>
          <w:color w:val="000000"/>
          <w:lang w:val="id-ID"/>
        </w:rPr>
      </w:pPr>
      <w:r w:rsidRPr="00352A20">
        <w:rPr>
          <w:color w:val="000000"/>
          <w:lang w:val="id-ID"/>
        </w:rPr>
        <w:t xml:space="preserve">In their study, </w:t>
      </w:r>
      <w:r w:rsidRPr="00352A20">
        <w:rPr>
          <w:color w:val="000000"/>
          <w:highlight w:val="green"/>
          <w:lang w:val="id-ID"/>
        </w:rPr>
        <w:t>Aditiawarman et al. (2025)</w:t>
      </w:r>
      <w:r w:rsidRPr="00352A20">
        <w:rPr>
          <w:color w:val="000000"/>
          <w:lang w:val="id-ID"/>
        </w:rPr>
        <w:t xml:space="preserve"> highlighted the dynamics of language among young people in South Jakarta through discourse analysis in the #BeritaAkhirPekan podcast. </w:t>
      </w:r>
      <w:r w:rsidRPr="00352A20">
        <w:rPr>
          <w:color w:val="000000"/>
          <w:lang w:val="id-ID"/>
        </w:rPr>
        <w:lastRenderedPageBreak/>
        <w:t>Using a sociolinguistic approach, this study explores patterns of language variation that reflect the influence of digital culture, urbanization, and social media exposure as key factors in shaping communication styles. The results of the study show that the practice of code-switching between Indonesian and English is a dominant feature in their interactions, both to show familiarity and to construct a modern self-image. This indicates that social media exposure and digital culture contribute significantly to the emergence of flexible and hybrid language use among young speakers.</w:t>
      </w:r>
    </w:p>
    <w:p w14:paraId="04C97915" w14:textId="07E74BFE" w:rsidR="00403A2B" w:rsidRDefault="00277EB5" w:rsidP="005055A1">
      <w:pPr>
        <w:pBdr>
          <w:top w:val="nil"/>
          <w:left w:val="nil"/>
          <w:bottom w:val="nil"/>
          <w:right w:val="nil"/>
          <w:between w:val="nil"/>
        </w:pBdr>
        <w:spacing w:line="240" w:lineRule="auto"/>
        <w:ind w:left="-2" w:firstLineChars="235" w:firstLine="564"/>
        <w:jc w:val="both"/>
        <w:rPr>
          <w:color w:val="000000"/>
          <w:lang w:val="id-ID"/>
        </w:rPr>
      </w:pPr>
      <w:r w:rsidRPr="00277EB5">
        <w:rPr>
          <w:color w:val="000000"/>
          <w:lang w:val="id-ID"/>
        </w:rPr>
        <w:t xml:space="preserve">In addition, the emergence of slang words, digital abbreviations, and expressions typical of online communities illustrates the creative process in the use of language as a tool of identity expression and a symbol of social membership. These linguistic features are influenced by peer interaction in digital environments, where students and young users continuously adapt to trending expressions and communicative practices. These findings indicate that language not only functions as a means of communication but also as a medium of social and cultural expression that continues to transform in accordance with the digital environment. This shows that social media interaction, peer influence, and exposure to online communities are important factors in shaping language variation among students and urban </w:t>
      </w:r>
      <w:del w:id="40" w:author="Cold Brew" w:date="2026-04-26T07:13:00Z" w16du:dateUtc="2026-04-26T00:13:00Z">
        <w:r w:rsidRPr="00277EB5" w:rsidDel="005C2F80">
          <w:rPr>
            <w:color w:val="000000"/>
            <w:lang w:val="id-ID"/>
          </w:rPr>
          <w:delText>youth.</w:delText>
        </w:r>
        <w:r w:rsidR="005055A1" w:rsidRPr="005055A1" w:rsidDel="005C2F80">
          <w:rPr>
            <w:color w:val="000000"/>
            <w:lang w:val="id-ID"/>
          </w:rPr>
          <w:delText>.</w:delText>
        </w:r>
      </w:del>
      <w:ins w:id="41" w:author="Cold Brew" w:date="2026-04-26T07:13:00Z" w16du:dateUtc="2026-04-26T00:13:00Z">
        <w:r w:rsidR="005C2F80">
          <w:rPr>
            <w:color w:val="000000"/>
            <w:lang w:val="id-ID"/>
          </w:rPr>
          <w:t>youth.</w:t>
        </w:r>
      </w:ins>
      <w:r w:rsidR="005055A1">
        <w:rPr>
          <w:rStyle w:val="FootnoteReference"/>
          <w:color w:val="000000"/>
          <w:lang w:val="id-ID"/>
        </w:rPr>
        <w:footnoteReference w:id="19"/>
      </w:r>
    </w:p>
    <w:p w14:paraId="4036CB1C" w14:textId="20031660" w:rsidR="005055A1" w:rsidRDefault="00277EB5" w:rsidP="00040494">
      <w:pPr>
        <w:pBdr>
          <w:top w:val="nil"/>
          <w:left w:val="nil"/>
          <w:bottom w:val="nil"/>
          <w:right w:val="nil"/>
          <w:between w:val="nil"/>
        </w:pBdr>
        <w:spacing w:line="240" w:lineRule="auto"/>
        <w:ind w:left="-2" w:firstLineChars="235" w:firstLine="564"/>
        <w:jc w:val="both"/>
        <w:rPr>
          <w:color w:val="000000"/>
          <w:lang w:val="id-ID"/>
        </w:rPr>
      </w:pPr>
      <w:r w:rsidRPr="00277EB5">
        <w:rPr>
          <w:color w:val="000000"/>
          <w:lang w:val="id-ID"/>
        </w:rPr>
        <w:t>Dorgham (2024) examined the application of sociolinguistic competence development strategies in learning English as a foreign language (EFL). Although the study focuses on language learning strategies, it also highlights the importance of exposure to social and cultural contexts in developing students’ ability to use language appropriately. These aspects can be understood as part of the broader factors that influence students’ awareness of language variation. The results of the study showed that integrating social and cultural elements helps students understand variations in speaking styles, levels of formality, and norms of politeness. Thus, this supports the idea that exposure to diverse communicative contexts, including digital and academic environments, contributes to students’ development of language variation competence</w:t>
      </w:r>
      <w:r w:rsidR="005055A1" w:rsidRPr="005055A1">
        <w:rPr>
          <w:color w:val="000000"/>
          <w:lang w:val="id-ID"/>
        </w:rPr>
        <w:t>.</w:t>
      </w:r>
      <w:r w:rsidR="005055A1">
        <w:rPr>
          <w:rStyle w:val="FootnoteReference"/>
          <w:color w:val="000000"/>
          <w:lang w:val="id-ID"/>
        </w:rPr>
        <w:footnoteReference w:id="20"/>
      </w:r>
    </w:p>
    <w:p w14:paraId="0898D205" w14:textId="29C0EBF9" w:rsidR="005857A8" w:rsidRDefault="00277EB5" w:rsidP="005857A8">
      <w:pPr>
        <w:pBdr>
          <w:top w:val="nil"/>
          <w:left w:val="nil"/>
          <w:bottom w:val="nil"/>
          <w:right w:val="nil"/>
          <w:between w:val="nil"/>
        </w:pBdr>
        <w:spacing w:line="240" w:lineRule="auto"/>
        <w:ind w:left="-2" w:firstLineChars="236" w:firstLine="566"/>
        <w:jc w:val="both"/>
        <w:rPr>
          <w:ins w:id="42" w:author="Cold Brew" w:date="2026-04-26T07:12:00Z" w16du:dateUtc="2026-04-26T00:12:00Z"/>
          <w:color w:val="000000"/>
          <w:lang w:val="id-ID"/>
        </w:rPr>
      </w:pPr>
      <w:r w:rsidRPr="00277EB5">
        <w:rPr>
          <w:color w:val="000000"/>
          <w:lang w:val="id-ID"/>
        </w:rPr>
        <w:t>Overall, these findings indicate that students’ language variation in social media contexts is influenced by several interconnected factors, including social interaction, cultural background, and technological exposure. The use of digital media such as social media platforms and online communication spaces provides opportunities for code-switching practices, the emergence of slang, and the construction of dynamic linguistic identities among students. In addition, exposure to diverse communicative practices in both digital and academic environments contributes to students’ awareness of appropriate language use in different contexts. Thus, language variation within student communities reflects not only linguistic competence but also ongoing adaptation to social and technological changes in the digital era.</w:t>
      </w:r>
    </w:p>
    <w:p w14:paraId="3F66B273" w14:textId="77777777" w:rsidR="005C2F80" w:rsidRDefault="005C2F80" w:rsidP="005857A8">
      <w:pPr>
        <w:pBdr>
          <w:top w:val="nil"/>
          <w:left w:val="nil"/>
          <w:bottom w:val="nil"/>
          <w:right w:val="nil"/>
          <w:between w:val="nil"/>
        </w:pBdr>
        <w:spacing w:line="240" w:lineRule="auto"/>
        <w:ind w:left="-2" w:firstLineChars="236" w:firstLine="566"/>
        <w:jc w:val="both"/>
        <w:rPr>
          <w:color w:val="000000"/>
          <w:lang w:val="id-ID"/>
        </w:rPr>
      </w:pPr>
      <w:commentRangeStart w:id="43"/>
    </w:p>
    <w:p w14:paraId="69BDC8FB" w14:textId="77777777" w:rsidR="0046406C" w:rsidRDefault="004C7434" w:rsidP="005857A8">
      <w:pPr>
        <w:pBdr>
          <w:top w:val="nil"/>
          <w:left w:val="nil"/>
          <w:bottom w:val="nil"/>
          <w:right w:val="nil"/>
          <w:between w:val="nil"/>
        </w:pBdr>
        <w:spacing w:line="360" w:lineRule="auto"/>
        <w:ind w:left="-2" w:firstLineChars="0" w:firstLine="2"/>
        <w:jc w:val="both"/>
        <w:rPr>
          <w:b/>
          <w:color w:val="000000"/>
          <w:lang w:val="id-ID"/>
        </w:rPr>
      </w:pPr>
      <w:r w:rsidRPr="00612A9D">
        <w:rPr>
          <w:b/>
          <w:color w:val="000000"/>
        </w:rPr>
        <w:t>CONCLUSION</w:t>
      </w:r>
      <w:commentRangeEnd w:id="43"/>
      <w:r w:rsidR="005C2F80">
        <w:rPr>
          <w:rStyle w:val="CommentReference"/>
          <w:b/>
          <w:color w:val="000000"/>
          <w:sz w:val="24"/>
          <w:szCs w:val="24"/>
          <w:lang w:val="id-ID"/>
        </w:rPr>
        <w:commentReference w:id="43"/>
      </w:r>
    </w:p>
    <w:p w14:paraId="4F9A7765" w14:textId="77777777" w:rsidR="006575E4" w:rsidRDefault="006575E4" w:rsidP="00254EF0">
      <w:pPr>
        <w:pBdr>
          <w:top w:val="nil"/>
          <w:left w:val="nil"/>
          <w:bottom w:val="nil"/>
          <w:right w:val="nil"/>
          <w:between w:val="nil"/>
        </w:pBdr>
        <w:spacing w:line="240" w:lineRule="auto"/>
        <w:ind w:leftChars="0" w:firstLineChars="0" w:firstLine="568"/>
        <w:jc w:val="both"/>
        <w:rPr>
          <w:bCs/>
          <w:color w:val="000000"/>
          <w:lang w:val="id-ID"/>
        </w:rPr>
      </w:pPr>
      <w:r w:rsidRPr="006575E4">
        <w:rPr>
          <w:bCs/>
          <w:color w:val="000000"/>
          <w:lang w:val="id-ID"/>
        </w:rPr>
        <w:t>This study highlights the dynamics of language use among students, which emerge through continuous interaction in both direct communication and digital media. Language variation develops as students engage in diverse social contexts, where exposure to different linguistic backgrounds, communication technologies, and peer interactions encourages the use of code-switching, code-mixing, dialect variation, and lexical innovation. These practices illustrate how language variation arises as a natural outcome of social interaction within multicultural campus life.</w:t>
      </w:r>
    </w:p>
    <w:p w14:paraId="33901AF2" w14:textId="77777777" w:rsidR="006575E4" w:rsidRDefault="006575E4" w:rsidP="00254EF0">
      <w:pPr>
        <w:pBdr>
          <w:top w:val="nil"/>
          <w:left w:val="nil"/>
          <w:bottom w:val="nil"/>
          <w:right w:val="nil"/>
          <w:between w:val="nil"/>
        </w:pBdr>
        <w:spacing w:line="240" w:lineRule="auto"/>
        <w:ind w:leftChars="0" w:left="0" w:firstLineChars="0" w:firstLine="567"/>
        <w:jc w:val="both"/>
        <w:rPr>
          <w:bCs/>
          <w:color w:val="000000"/>
          <w:lang w:val="id-ID"/>
        </w:rPr>
      </w:pPr>
      <w:r w:rsidRPr="006575E4">
        <w:rPr>
          <w:bCs/>
          <w:color w:val="000000"/>
          <w:lang w:val="id-ID"/>
        </w:rPr>
        <w:lastRenderedPageBreak/>
        <w:t>Speech communities in the campus environment create dynamic language norms that are shaped through ongoing social interactions influenced by ethnic background, gender, region of origin, field of study, as well as technological development and urbanization. Within these communities, identity is continuously negotiated through language choices, as students adjust their linguistic behavior to express belonging, distinction, and social positioning in different contexts. The use of digital media further accelerates this process by providing spaces where new linguistic forms such as slang, internet-specific expressions, and hybrid language use emerge and circulate rapidly among students.</w:t>
      </w:r>
    </w:p>
    <w:p w14:paraId="2E1665B3" w14:textId="5D0535B2" w:rsidR="005857A8" w:rsidRPr="00254EF0" w:rsidRDefault="006575E4" w:rsidP="00254EF0">
      <w:pPr>
        <w:pBdr>
          <w:top w:val="nil"/>
          <w:left w:val="nil"/>
          <w:bottom w:val="nil"/>
          <w:right w:val="nil"/>
          <w:between w:val="nil"/>
        </w:pBdr>
        <w:spacing w:line="240" w:lineRule="auto"/>
        <w:ind w:leftChars="0" w:left="0" w:firstLineChars="0" w:firstLine="567"/>
        <w:jc w:val="both"/>
        <w:rPr>
          <w:bCs/>
          <w:color w:val="000000"/>
          <w:lang w:val="id-ID"/>
        </w:rPr>
      </w:pPr>
      <w:r w:rsidRPr="006575E4">
        <w:rPr>
          <w:bCs/>
          <w:color w:val="000000"/>
          <w:lang w:val="id-ID"/>
        </w:rPr>
        <w:t>In addition, technology-based sociolinguistic learning approaches such as e-learning contribute to students’ awareness of language variation by strengthening their understanding of how language functions in different social and cultural contexts. Overall, language variation among students emerges from the interaction between social environment, digital communication, and identity negotiation processes, where students actively construct and reconstruct their identities through language use in both academic and digital spaces.</w:t>
      </w:r>
    </w:p>
    <w:p w14:paraId="2C48437E" w14:textId="77777777" w:rsidR="008006D3" w:rsidRPr="008006D3" w:rsidRDefault="008006D3">
      <w:pPr>
        <w:pBdr>
          <w:top w:val="nil"/>
          <w:left w:val="nil"/>
          <w:bottom w:val="nil"/>
          <w:right w:val="nil"/>
          <w:between w:val="nil"/>
        </w:pBdr>
        <w:spacing w:line="240" w:lineRule="auto"/>
        <w:ind w:left="0" w:hanging="2"/>
        <w:jc w:val="both"/>
        <w:rPr>
          <w:color w:val="000000"/>
          <w:lang w:val="id-ID"/>
        </w:rPr>
      </w:pPr>
    </w:p>
    <w:p w14:paraId="16CE632D" w14:textId="4060DCCC" w:rsidR="002F134D" w:rsidRPr="00612A9D" w:rsidRDefault="002F134D" w:rsidP="00994F1E">
      <w:pPr>
        <w:pBdr>
          <w:top w:val="nil"/>
          <w:left w:val="nil"/>
          <w:bottom w:val="nil"/>
          <w:right w:val="nil"/>
          <w:between w:val="nil"/>
        </w:pBdr>
        <w:spacing w:line="240" w:lineRule="auto"/>
        <w:ind w:leftChars="0" w:left="0" w:firstLineChars="0" w:firstLine="0"/>
        <w:jc w:val="both"/>
        <w:rPr>
          <w:color w:val="000000"/>
          <w:lang w:val="id-ID"/>
        </w:rPr>
      </w:pPr>
      <w:commentRangeStart w:id="44"/>
      <w:r w:rsidRPr="00612A9D">
        <w:rPr>
          <w:b/>
          <w:color w:val="000000"/>
        </w:rPr>
        <w:t>REFERENCES</w:t>
      </w:r>
      <w:r w:rsidRPr="00612A9D">
        <w:rPr>
          <w:lang w:val="id-ID"/>
        </w:rPr>
        <w:fldChar w:fldCharType="begin"/>
      </w:r>
      <w:r w:rsidRPr="00612A9D">
        <w:rPr>
          <w:lang w:val="id-ID"/>
        </w:rPr>
        <w:instrText xml:space="preserve"> ADDIN ZOTERO_BIBL {"uncited":[],"omitted":[],"custom":[]} CSL_BIBLIOGRAPHY </w:instrText>
      </w:r>
      <w:r w:rsidRPr="00612A9D">
        <w:rPr>
          <w:lang w:val="id-ID"/>
        </w:rPr>
        <w:fldChar w:fldCharType="separate"/>
      </w:r>
      <w:r w:rsidRPr="00612A9D">
        <w:rPr>
          <w:lang w:val="id-ID"/>
        </w:rPr>
        <w:fldChar w:fldCharType="end"/>
      </w:r>
    </w:p>
    <w:p w14:paraId="06BF7DBB" w14:textId="77777777" w:rsidR="0046406C" w:rsidRPr="00612A9D" w:rsidRDefault="0046406C">
      <w:pPr>
        <w:ind w:left="0" w:hanging="2"/>
      </w:pPr>
    </w:p>
    <w:p w14:paraId="23EC2D96" w14:textId="0021C831" w:rsidR="00C17AF5" w:rsidRPr="00612A9D" w:rsidRDefault="00C17AF5" w:rsidP="00C17AF5">
      <w:pPr>
        <w:ind w:left="0" w:hanging="2"/>
      </w:pPr>
      <w:r w:rsidRPr="00612A9D">
        <w:t xml:space="preserve">Aditiawarman, M., Dewirahmadanirwati, D., &amp; Ulya, R. H. (2025). Sociolinguistic insights into youth language phenomena: Patterns and influences in South Jakarta through the lens of #BeritaAkhirPekan podcast. </w:t>
      </w:r>
      <w:r w:rsidRPr="00612A9D">
        <w:rPr>
          <w:i/>
          <w:iCs/>
        </w:rPr>
        <w:t>Al-Ishlah: Jurnal Pendidikan, 17</w:t>
      </w:r>
      <w:r w:rsidRPr="00612A9D">
        <w:t xml:space="preserve">(1). </w:t>
      </w:r>
      <w:hyperlink r:id="rId14" w:history="1">
        <w:r w:rsidRPr="00612A9D">
          <w:rPr>
            <w:rStyle w:val="Hyperlink"/>
          </w:rPr>
          <w:t>https://doi.org/10.35445/alishlah.v17i1.6843</w:t>
        </w:r>
      </w:hyperlink>
      <w:r w:rsidRPr="00612A9D">
        <w:t xml:space="preserve"> </w:t>
      </w:r>
    </w:p>
    <w:p w14:paraId="369D9D26" w14:textId="77777777" w:rsidR="00C17AF5" w:rsidRPr="00612A9D" w:rsidRDefault="00C17AF5" w:rsidP="00C17AF5">
      <w:pPr>
        <w:ind w:left="0" w:hanging="2"/>
      </w:pPr>
    </w:p>
    <w:p w14:paraId="57A2837C" w14:textId="77777777" w:rsidR="00C17AF5" w:rsidRPr="00612A9D" w:rsidRDefault="00C17AF5" w:rsidP="00C17AF5">
      <w:pPr>
        <w:ind w:left="0" w:hanging="2"/>
      </w:pPr>
      <w:r w:rsidRPr="00612A9D">
        <w:t xml:space="preserve">Crystal, D. (2006). </w:t>
      </w:r>
      <w:r w:rsidRPr="00612A9D">
        <w:rPr>
          <w:i/>
          <w:iCs/>
        </w:rPr>
        <w:t>Language and the internet</w:t>
      </w:r>
      <w:r w:rsidRPr="00612A9D">
        <w:t xml:space="preserve"> (2nd ed.). Cambridge University Press.</w:t>
      </w:r>
    </w:p>
    <w:p w14:paraId="109B0D3B" w14:textId="77777777" w:rsidR="00C17AF5" w:rsidRPr="00612A9D" w:rsidRDefault="00C17AF5" w:rsidP="00C17AF5">
      <w:pPr>
        <w:ind w:left="0" w:hanging="2"/>
      </w:pPr>
    </w:p>
    <w:p w14:paraId="27575A77" w14:textId="674EBA59" w:rsidR="00C17AF5" w:rsidRPr="00612A9D" w:rsidRDefault="00C17AF5" w:rsidP="00C17AF5">
      <w:pPr>
        <w:ind w:left="0" w:hanging="2"/>
      </w:pPr>
      <w:r w:rsidRPr="00612A9D">
        <w:t>Dorgham, R. (2024). Implementation of sociolinguistic competence strategies in teaching and learning English as a foreign language</w:t>
      </w:r>
      <w:r w:rsidRPr="00612A9D">
        <w:rPr>
          <w:i/>
          <w:iCs/>
        </w:rPr>
        <w:t>. Journal of Language Teaching and Research, 15</w:t>
      </w:r>
      <w:r w:rsidRPr="00612A9D">
        <w:t xml:space="preserve">(4), 1189–1199. </w:t>
      </w:r>
      <w:hyperlink r:id="rId15" w:history="1">
        <w:r w:rsidRPr="00612A9D">
          <w:rPr>
            <w:rStyle w:val="Hyperlink"/>
          </w:rPr>
          <w:t>https://doi.org/10.17507/jltr.1504.16</w:t>
        </w:r>
      </w:hyperlink>
      <w:r w:rsidRPr="00612A9D">
        <w:t xml:space="preserve"> </w:t>
      </w:r>
    </w:p>
    <w:p w14:paraId="5D364C63" w14:textId="77777777" w:rsidR="00C17AF5" w:rsidRPr="00612A9D" w:rsidRDefault="00C17AF5" w:rsidP="00C17AF5">
      <w:pPr>
        <w:ind w:left="0" w:hanging="2"/>
      </w:pPr>
    </w:p>
    <w:p w14:paraId="071D64E9" w14:textId="77777777" w:rsidR="00C17AF5" w:rsidRPr="00612A9D" w:rsidRDefault="00C17AF5" w:rsidP="00C17AF5">
      <w:pPr>
        <w:ind w:left="0" w:hanging="2"/>
      </w:pPr>
      <w:r w:rsidRPr="00612A9D">
        <w:t xml:space="preserve">Eckert, P. (2000). </w:t>
      </w:r>
      <w:r w:rsidRPr="00612A9D">
        <w:rPr>
          <w:i/>
          <w:iCs/>
        </w:rPr>
        <w:t>Linguistic variation as social practice.</w:t>
      </w:r>
      <w:r w:rsidRPr="00612A9D">
        <w:t xml:space="preserve"> Blackwell.</w:t>
      </w:r>
    </w:p>
    <w:p w14:paraId="0DB4E430" w14:textId="77777777" w:rsidR="00C17AF5" w:rsidRPr="00612A9D" w:rsidRDefault="00C17AF5" w:rsidP="00C17AF5">
      <w:pPr>
        <w:ind w:left="0" w:hanging="2"/>
      </w:pPr>
    </w:p>
    <w:p w14:paraId="6FA2B8FC" w14:textId="17B6A918" w:rsidR="00C17AF5" w:rsidRPr="00612A9D" w:rsidRDefault="00C17AF5" w:rsidP="00C17AF5">
      <w:pPr>
        <w:ind w:left="0" w:hanging="2"/>
      </w:pPr>
      <w:r w:rsidRPr="00612A9D">
        <w:t xml:space="preserve">Eckert, P., &amp; McConnell-Ginet, S. (1992). Think practically and look locally: Language and gender as community-based practice. </w:t>
      </w:r>
      <w:r w:rsidRPr="00612A9D">
        <w:rPr>
          <w:i/>
          <w:iCs/>
        </w:rPr>
        <w:t>Annual Review of Anthropology, 21</w:t>
      </w:r>
      <w:r w:rsidRPr="00612A9D">
        <w:t xml:space="preserve">, 461–490. </w:t>
      </w:r>
      <w:hyperlink r:id="rId16" w:history="1">
        <w:r w:rsidRPr="00612A9D">
          <w:rPr>
            <w:rStyle w:val="Hyperlink"/>
          </w:rPr>
          <w:t>https://doi.org/10.1146/annurev.an.21.100192.002333</w:t>
        </w:r>
      </w:hyperlink>
      <w:r w:rsidRPr="00612A9D">
        <w:t xml:space="preserve"> </w:t>
      </w:r>
    </w:p>
    <w:p w14:paraId="509F9A8D" w14:textId="77777777" w:rsidR="00C17AF5" w:rsidRPr="00612A9D" w:rsidRDefault="00C17AF5" w:rsidP="00C17AF5">
      <w:pPr>
        <w:ind w:left="0" w:hanging="2"/>
      </w:pPr>
    </w:p>
    <w:p w14:paraId="15F8E892" w14:textId="5A79775A" w:rsidR="00C17AF5" w:rsidRPr="00612A9D" w:rsidRDefault="00C17AF5" w:rsidP="00C17AF5">
      <w:pPr>
        <w:ind w:left="0" w:hanging="2"/>
      </w:pPr>
      <w:r w:rsidRPr="00612A9D">
        <w:t xml:space="preserve">Hanny, C. (2016). Imagining new social legal futures: A sociolinguistic analysis of pre-law students’ experiences with discourse communities of legal practice. </w:t>
      </w:r>
      <w:r w:rsidRPr="00612A9D">
        <w:rPr>
          <w:i/>
          <w:iCs/>
        </w:rPr>
        <w:t>International Journal for the Semiotics of Law, 29</w:t>
      </w:r>
      <w:r w:rsidRPr="00612A9D">
        <w:t xml:space="preserve">, 87–120. </w:t>
      </w:r>
      <w:hyperlink r:id="rId17" w:history="1">
        <w:r w:rsidRPr="00612A9D">
          <w:rPr>
            <w:rStyle w:val="Hyperlink"/>
          </w:rPr>
          <w:t>https://doi.org/10.1007/s11196-015-9438-5</w:t>
        </w:r>
      </w:hyperlink>
      <w:r w:rsidRPr="00612A9D">
        <w:t xml:space="preserve"> </w:t>
      </w:r>
    </w:p>
    <w:p w14:paraId="08FED83F" w14:textId="77777777" w:rsidR="00C17AF5" w:rsidRPr="00612A9D" w:rsidRDefault="00C17AF5" w:rsidP="00C17AF5">
      <w:pPr>
        <w:ind w:left="0" w:hanging="2"/>
      </w:pPr>
    </w:p>
    <w:p w14:paraId="33BAACFF" w14:textId="77777777" w:rsidR="00C17AF5" w:rsidRPr="00612A9D" w:rsidRDefault="00C17AF5" w:rsidP="00C17AF5">
      <w:pPr>
        <w:ind w:left="0" w:hanging="2"/>
      </w:pPr>
      <w:r w:rsidRPr="00612A9D">
        <w:t xml:space="preserve">Holmes, J. (2013). </w:t>
      </w:r>
      <w:r w:rsidRPr="00612A9D">
        <w:rPr>
          <w:i/>
          <w:iCs/>
        </w:rPr>
        <w:t>An introduction to sociolinguistics</w:t>
      </w:r>
      <w:r w:rsidRPr="00612A9D">
        <w:t xml:space="preserve"> (4th ed.). Routledge.</w:t>
      </w:r>
    </w:p>
    <w:p w14:paraId="1B8B90C0" w14:textId="77777777" w:rsidR="00C17AF5" w:rsidRPr="00612A9D" w:rsidRDefault="00C17AF5" w:rsidP="00C17AF5">
      <w:pPr>
        <w:ind w:left="0" w:hanging="2"/>
      </w:pPr>
    </w:p>
    <w:p w14:paraId="543CCE9F" w14:textId="77777777" w:rsidR="00C17AF5" w:rsidRPr="00612A9D" w:rsidRDefault="00C17AF5" w:rsidP="00C17AF5">
      <w:pPr>
        <w:ind w:left="0" w:hanging="2"/>
      </w:pPr>
      <w:r w:rsidRPr="00612A9D">
        <w:t xml:space="preserve">Hymes, D. (1974). </w:t>
      </w:r>
      <w:r w:rsidRPr="00612A9D">
        <w:rPr>
          <w:i/>
          <w:iCs/>
        </w:rPr>
        <w:t>Foundations in sociolinguistics: An ethnographic approach</w:t>
      </w:r>
      <w:r w:rsidRPr="00612A9D">
        <w:t>. University of Pennsylvania Press.</w:t>
      </w:r>
    </w:p>
    <w:p w14:paraId="3BCF7E6E" w14:textId="77777777" w:rsidR="00C17AF5" w:rsidRPr="00612A9D" w:rsidRDefault="00C17AF5" w:rsidP="00C17AF5">
      <w:pPr>
        <w:ind w:left="0" w:hanging="2"/>
      </w:pPr>
    </w:p>
    <w:p w14:paraId="2232258B" w14:textId="638C0937" w:rsidR="00C17AF5" w:rsidRPr="00612A9D" w:rsidRDefault="00C17AF5" w:rsidP="00C17AF5">
      <w:pPr>
        <w:ind w:left="0" w:hanging="2"/>
      </w:pPr>
      <w:r w:rsidRPr="00612A9D">
        <w:t xml:space="preserve">Mujiono, M., &amp; Herawati, S. (2021). The effectiveness of e-learning-based sociolinguistic instruction on EFL university students’ sociolinguistic competence. </w:t>
      </w:r>
      <w:r w:rsidRPr="00612A9D">
        <w:rPr>
          <w:i/>
          <w:iCs/>
        </w:rPr>
        <w:t>International Journal of Instruction, 14</w:t>
      </w:r>
      <w:r w:rsidRPr="00612A9D">
        <w:t xml:space="preserve">(4), 627–642. </w:t>
      </w:r>
      <w:hyperlink r:id="rId18" w:history="1">
        <w:r w:rsidRPr="00612A9D">
          <w:rPr>
            <w:rStyle w:val="Hyperlink"/>
          </w:rPr>
          <w:t>https://doi.org/10.29333/iji.2021.14436a</w:t>
        </w:r>
      </w:hyperlink>
      <w:r w:rsidRPr="00612A9D">
        <w:t xml:space="preserve"> </w:t>
      </w:r>
    </w:p>
    <w:p w14:paraId="78D70854" w14:textId="77777777" w:rsidR="00C17AF5" w:rsidRPr="00612A9D" w:rsidRDefault="00C17AF5" w:rsidP="00C17AF5">
      <w:pPr>
        <w:ind w:left="0" w:hanging="2"/>
      </w:pPr>
    </w:p>
    <w:p w14:paraId="6C677F9D" w14:textId="5C620FBB" w:rsidR="00C17AF5" w:rsidRPr="00612A9D" w:rsidRDefault="00C17AF5" w:rsidP="00C17AF5">
      <w:pPr>
        <w:ind w:left="0" w:hanging="2"/>
      </w:pPr>
      <w:r w:rsidRPr="00612A9D">
        <w:t xml:space="preserve">Putri, A. A. (2024). Language variation in college students: Sociolinguistics perspective. </w:t>
      </w:r>
      <w:r w:rsidRPr="00612A9D">
        <w:rPr>
          <w:i/>
          <w:iCs/>
        </w:rPr>
        <w:t>Pragmatika: Journal of Linguistics and Literature, 2</w:t>
      </w:r>
      <w:r w:rsidRPr="00612A9D">
        <w:t xml:space="preserve">(2). </w:t>
      </w:r>
      <w:hyperlink r:id="rId19" w:history="1">
        <w:r w:rsidRPr="00612A9D">
          <w:rPr>
            <w:rStyle w:val="Hyperlink"/>
          </w:rPr>
          <w:t>https://doi.org/10.60153/pragmatica.v2i2.92</w:t>
        </w:r>
      </w:hyperlink>
      <w:r w:rsidRPr="00612A9D">
        <w:t xml:space="preserve"> </w:t>
      </w:r>
    </w:p>
    <w:p w14:paraId="5997A90A" w14:textId="77777777" w:rsidR="00C17AF5" w:rsidRPr="00612A9D" w:rsidRDefault="00C17AF5" w:rsidP="00C17AF5">
      <w:pPr>
        <w:ind w:left="0" w:hanging="2"/>
      </w:pPr>
    </w:p>
    <w:p w14:paraId="2A3CB9FA" w14:textId="08D42AB6" w:rsidR="00C17AF5" w:rsidRPr="00612A9D" w:rsidRDefault="00C17AF5" w:rsidP="00C17AF5">
      <w:pPr>
        <w:ind w:left="0" w:hanging="2"/>
      </w:pPr>
      <w:r w:rsidRPr="00612A9D">
        <w:rPr>
          <w:lang w:val="sv-SE"/>
        </w:rPr>
        <w:t xml:space="preserve">Putri, A. E., &amp; Putra, N. A. J. (2024). </w:t>
      </w:r>
      <w:r w:rsidRPr="00612A9D">
        <w:t xml:space="preserve">Language variation: An analysis of language varieties used by EFL students on social media context. </w:t>
      </w:r>
      <w:r w:rsidRPr="00612A9D">
        <w:rPr>
          <w:i/>
          <w:iCs/>
        </w:rPr>
        <w:t>Getsempena English Education Journal, 11</w:t>
      </w:r>
      <w:r w:rsidRPr="00612A9D">
        <w:t xml:space="preserve">(1). </w:t>
      </w:r>
      <w:hyperlink r:id="rId20" w:history="1">
        <w:r w:rsidRPr="00612A9D">
          <w:rPr>
            <w:rStyle w:val="Hyperlink"/>
          </w:rPr>
          <w:t>https://doi.org/10.46244/geej.v11i1.2758</w:t>
        </w:r>
      </w:hyperlink>
      <w:r w:rsidRPr="00612A9D">
        <w:t xml:space="preserve"> </w:t>
      </w:r>
    </w:p>
    <w:p w14:paraId="76B78163" w14:textId="77777777" w:rsidR="00C17AF5" w:rsidRPr="00612A9D" w:rsidRDefault="00C17AF5" w:rsidP="00C17AF5">
      <w:pPr>
        <w:ind w:left="0" w:hanging="2"/>
      </w:pPr>
    </w:p>
    <w:p w14:paraId="78EB9D6F" w14:textId="7F40BBF3" w:rsidR="00C17AF5" w:rsidRPr="00612A9D" w:rsidRDefault="00C17AF5" w:rsidP="00C17AF5">
      <w:pPr>
        <w:ind w:left="0" w:hanging="2"/>
      </w:pPr>
      <w:r w:rsidRPr="00612A9D">
        <w:t>Safitri, H. W., &amp; Tamrin, A. M. H. (2025). Sociolinguistic variations and identity negotiation among urban youth in multilingual communities</w:t>
      </w:r>
      <w:r w:rsidRPr="00612A9D">
        <w:rPr>
          <w:i/>
          <w:iCs/>
        </w:rPr>
        <w:t>. Journal of Mandalika Social Science, 3</w:t>
      </w:r>
      <w:r w:rsidRPr="00612A9D">
        <w:t xml:space="preserve">(1), 15–20. </w:t>
      </w:r>
      <w:hyperlink r:id="rId21" w:history="1">
        <w:r w:rsidR="00994F1E" w:rsidRPr="00612A9D">
          <w:rPr>
            <w:rStyle w:val="Hyperlink"/>
          </w:rPr>
          <w:t>https://doi.org/10.59613/jomss.v3i1.253</w:t>
        </w:r>
      </w:hyperlink>
      <w:r w:rsidR="00994F1E" w:rsidRPr="00612A9D">
        <w:t xml:space="preserve"> </w:t>
      </w:r>
    </w:p>
    <w:p w14:paraId="0203AFE0" w14:textId="77777777" w:rsidR="00C17AF5" w:rsidRPr="00612A9D" w:rsidRDefault="00C17AF5" w:rsidP="00C17AF5">
      <w:pPr>
        <w:ind w:left="0" w:hanging="2"/>
      </w:pPr>
    </w:p>
    <w:p w14:paraId="627EE449" w14:textId="1BABCF34" w:rsidR="00C17AF5" w:rsidRPr="00612A9D" w:rsidRDefault="00C17AF5" w:rsidP="00C17AF5">
      <w:pPr>
        <w:ind w:left="0" w:hanging="2"/>
        <w:rPr>
          <w:lang w:val="sv-SE"/>
        </w:rPr>
      </w:pPr>
      <w:r w:rsidRPr="00612A9D">
        <w:t xml:space="preserve">Septiana, A. (2024). The dynamics of politeness in online interaction: A study of code-switching and code-mixing on YouTube platform. </w:t>
      </w:r>
      <w:r w:rsidRPr="00612A9D">
        <w:rPr>
          <w:i/>
          <w:iCs/>
          <w:lang w:val="sv-SE"/>
        </w:rPr>
        <w:t>Kagami: Jurnal Pendidikan dan Bahasa Jepang, 15</w:t>
      </w:r>
      <w:r w:rsidRPr="00612A9D">
        <w:rPr>
          <w:lang w:val="sv-SE"/>
        </w:rPr>
        <w:t xml:space="preserve">(2), 100–113. </w:t>
      </w:r>
      <w:hyperlink r:id="rId22" w:history="1">
        <w:r w:rsidR="00994F1E" w:rsidRPr="00612A9D">
          <w:rPr>
            <w:rStyle w:val="Hyperlink"/>
            <w:lang w:val="sv-SE"/>
          </w:rPr>
          <w:t>https://doi.org/10.21009/kagami.152.03</w:t>
        </w:r>
      </w:hyperlink>
      <w:r w:rsidR="00994F1E" w:rsidRPr="00612A9D">
        <w:rPr>
          <w:lang w:val="sv-SE"/>
        </w:rPr>
        <w:t xml:space="preserve"> </w:t>
      </w:r>
    </w:p>
    <w:p w14:paraId="3908C267" w14:textId="77777777" w:rsidR="00C17AF5" w:rsidRPr="00612A9D" w:rsidRDefault="00C17AF5" w:rsidP="00C17AF5">
      <w:pPr>
        <w:ind w:left="0" w:hanging="2"/>
        <w:rPr>
          <w:lang w:val="sv-SE"/>
        </w:rPr>
      </w:pPr>
    </w:p>
    <w:p w14:paraId="2016B9E5" w14:textId="77777777" w:rsidR="00C17AF5" w:rsidRPr="00612A9D" w:rsidRDefault="00C17AF5" w:rsidP="00C17AF5">
      <w:pPr>
        <w:ind w:left="0" w:hanging="2"/>
      </w:pPr>
      <w:r w:rsidRPr="00612A9D">
        <w:rPr>
          <w:lang w:val="sv-SE"/>
        </w:rPr>
        <w:t xml:space="preserve">Tarigan, K. E., &amp; Sihombing, R. (2024). </w:t>
      </w:r>
      <w:r w:rsidRPr="00612A9D">
        <w:t xml:space="preserve">The impact of the social environment on language development within the speech community of Dormitory Saint Anna in Tanjung Balai. </w:t>
      </w:r>
      <w:r w:rsidRPr="00612A9D">
        <w:rPr>
          <w:i/>
          <w:iCs/>
        </w:rPr>
        <w:t>Journal of Science and Social Research, 7</w:t>
      </w:r>
      <w:r w:rsidRPr="00612A9D">
        <w:t>(2).</w:t>
      </w:r>
    </w:p>
    <w:p w14:paraId="22E63CD1" w14:textId="77777777" w:rsidR="00C17AF5" w:rsidRPr="00612A9D" w:rsidRDefault="00C17AF5" w:rsidP="00C17AF5">
      <w:pPr>
        <w:ind w:left="0" w:hanging="2"/>
      </w:pPr>
    </w:p>
    <w:p w14:paraId="75B7E15C" w14:textId="30ABA785" w:rsidR="00C17AF5" w:rsidRPr="00612A9D" w:rsidRDefault="00C17AF5" w:rsidP="00C17AF5">
      <w:pPr>
        <w:ind w:left="0" w:hanging="2"/>
      </w:pPr>
      <w:r w:rsidRPr="00612A9D">
        <w:t xml:space="preserve">Vusyk, H., Kuzmenko, T., Dekalo, O., Kruhlenko, L., &amp; Lievliev, O. (2023). Sociolinguistic aspects of verbal interaction: Exploring language communities and speech practices. </w:t>
      </w:r>
      <w:r w:rsidRPr="00612A9D">
        <w:rPr>
          <w:i/>
          <w:iCs/>
        </w:rPr>
        <w:t>Journal of Kyiv National Linguistic University, 15</w:t>
      </w:r>
      <w:r w:rsidRPr="00612A9D">
        <w:t xml:space="preserve">(40). </w:t>
      </w:r>
      <w:hyperlink r:id="rId23" w:history="1">
        <w:r w:rsidR="00994F1E" w:rsidRPr="00612A9D">
          <w:rPr>
            <w:rStyle w:val="Hyperlink"/>
          </w:rPr>
          <w:t>http://dx.doi.org/10.18316/rcd.v15i40.11247</w:t>
        </w:r>
      </w:hyperlink>
      <w:r w:rsidR="00994F1E" w:rsidRPr="00612A9D">
        <w:t xml:space="preserve"> </w:t>
      </w:r>
    </w:p>
    <w:p w14:paraId="2A4D728C" w14:textId="77777777" w:rsidR="00C17AF5" w:rsidRPr="00612A9D" w:rsidRDefault="00C17AF5" w:rsidP="00C17AF5">
      <w:pPr>
        <w:ind w:left="0" w:hanging="2"/>
      </w:pPr>
    </w:p>
    <w:p w14:paraId="78301C87" w14:textId="77777777" w:rsidR="00C17AF5" w:rsidRPr="00612A9D" w:rsidRDefault="00C17AF5" w:rsidP="00C17AF5">
      <w:pPr>
        <w:ind w:left="0" w:hanging="2"/>
      </w:pPr>
      <w:r w:rsidRPr="00612A9D">
        <w:t xml:space="preserve">Wardhaugh, R., &amp; Fuller, J. M. (2015). </w:t>
      </w:r>
      <w:r w:rsidRPr="00612A9D">
        <w:rPr>
          <w:i/>
          <w:iCs/>
        </w:rPr>
        <w:t>An introduction to sociolinguistics</w:t>
      </w:r>
      <w:r w:rsidRPr="00612A9D">
        <w:t xml:space="preserve"> (7th ed.). Wiley Blackwell.</w:t>
      </w:r>
    </w:p>
    <w:p w14:paraId="68C365AB" w14:textId="77777777" w:rsidR="00C17AF5" w:rsidRPr="00612A9D" w:rsidRDefault="00C17AF5" w:rsidP="00C17AF5">
      <w:pPr>
        <w:ind w:left="0" w:hanging="2"/>
      </w:pPr>
    </w:p>
    <w:p w14:paraId="2B20506D" w14:textId="77777777" w:rsidR="00C17AF5" w:rsidRPr="00612A9D" w:rsidRDefault="00C17AF5" w:rsidP="00C17AF5">
      <w:pPr>
        <w:ind w:left="0" w:hanging="2"/>
      </w:pPr>
      <w:r w:rsidRPr="00612A9D">
        <w:t xml:space="preserve">Wati, S., &amp; Mulyanti, W. (2022). A sociolinguistic study: Language use of students with special needs in English language pedagogy. </w:t>
      </w:r>
      <w:r w:rsidRPr="00612A9D">
        <w:rPr>
          <w:i/>
          <w:iCs/>
        </w:rPr>
        <w:t>International Conference of Humanity and Social Science, 1</w:t>
      </w:r>
      <w:r w:rsidRPr="00612A9D">
        <w:t>(1).</w:t>
      </w:r>
    </w:p>
    <w:p w14:paraId="11BA3061" w14:textId="77777777" w:rsidR="00C17AF5" w:rsidRPr="00612A9D" w:rsidRDefault="00C17AF5" w:rsidP="00C17AF5">
      <w:pPr>
        <w:ind w:left="0" w:hanging="2"/>
      </w:pPr>
    </w:p>
    <w:p w14:paraId="7B47343D" w14:textId="2EDEB75B" w:rsidR="0046406C" w:rsidRDefault="00C17AF5" w:rsidP="00C17AF5">
      <w:pPr>
        <w:ind w:left="0" w:hanging="2"/>
      </w:pPr>
      <w:r w:rsidRPr="00612A9D">
        <w:t xml:space="preserve">Wenger, E. (1998). </w:t>
      </w:r>
      <w:r w:rsidRPr="00612A9D">
        <w:rPr>
          <w:i/>
          <w:iCs/>
        </w:rPr>
        <w:t>Communities of practice: Learning, meaning, and identity</w:t>
      </w:r>
      <w:r w:rsidRPr="00612A9D">
        <w:t>. Cambridge University Press.</w:t>
      </w:r>
      <w:commentRangeEnd w:id="44"/>
      <w:r w:rsidR="005C2F80">
        <w:rPr>
          <w:rStyle w:val="CommentReference"/>
          <w:sz w:val="24"/>
          <w:szCs w:val="24"/>
        </w:rPr>
        <w:commentReference w:id="44"/>
      </w:r>
    </w:p>
    <w:sectPr w:rsidR="0046406C">
      <w:headerReference w:type="even" r:id="rId24"/>
      <w:headerReference w:type="default" r:id="rId25"/>
      <w:footerReference w:type="even" r:id="rId26"/>
      <w:footerReference w:type="default" r:id="rId27"/>
      <w:headerReference w:type="first" r:id="rId28"/>
      <w:footerReference w:type="first" r:id="rId29"/>
      <w:pgSz w:w="11906" w:h="16838"/>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old Brew" w:date="2026-04-26T07:04:00Z" w:initials="CB">
    <w:p w14:paraId="3F0AA071" w14:textId="77777777" w:rsidR="00490EEA" w:rsidRDefault="00490EEA" w:rsidP="00490EEA">
      <w:pPr>
        <w:pStyle w:val="CommentText"/>
        <w:ind w:leftChars="0" w:left="0" w:firstLineChars="0" w:firstLine="0"/>
      </w:pPr>
      <w:r>
        <w:rPr>
          <w:rStyle w:val="CommentReference"/>
        </w:rPr>
        <w:annotationRef/>
      </w:r>
      <w:r>
        <w:t>Add more words. The abstract must be composed of 200 to 250 words.</w:t>
      </w:r>
    </w:p>
  </w:comment>
  <w:comment w:id="1" w:author="Cold Brew" w:date="2026-04-26T07:03:00Z" w:initials="CB">
    <w:p w14:paraId="7362F794" w14:textId="77777777" w:rsidR="00490EEA" w:rsidRDefault="00490EEA" w:rsidP="00490EEA">
      <w:pPr>
        <w:pStyle w:val="CommentText"/>
        <w:ind w:leftChars="0" w:left="0" w:firstLineChars="0" w:firstLine="0"/>
      </w:pPr>
      <w:r>
        <w:rPr>
          <w:rStyle w:val="CommentReference"/>
        </w:rPr>
        <w:annotationRef/>
      </w:r>
      <w:r>
        <w:t xml:space="preserve">Please reformat your manuscript template. Follow the requirement to the Didascein journal template. Check and download the template by this link </w:t>
      </w:r>
      <w:hyperlink r:id="rId1" w:history="1">
        <w:r w:rsidRPr="009557C2">
          <w:rPr>
            <w:rStyle w:val="Hyperlink"/>
          </w:rPr>
          <w:t>DIDASCEIN template.docx - Google Docs</w:t>
        </w:r>
      </w:hyperlink>
      <w:r>
        <w:t xml:space="preserve"> </w:t>
      </w:r>
    </w:p>
  </w:comment>
  <w:comment w:id="9" w:author="Cold Brew" w:date="2026-04-26T07:05:00Z" w:initials="CB">
    <w:p w14:paraId="115CBF95" w14:textId="77777777" w:rsidR="00490EEA" w:rsidRDefault="00490EEA" w:rsidP="00490EEA">
      <w:pPr>
        <w:pStyle w:val="CommentText"/>
        <w:ind w:leftChars="0" w:left="0" w:firstLineChars="0" w:firstLine="0"/>
      </w:pPr>
      <w:r>
        <w:rPr>
          <w:rStyle w:val="CommentReference"/>
        </w:rPr>
        <w:annotationRef/>
      </w:r>
      <w:r>
        <w:t xml:space="preserve">Please omit this and do not use any footnote. The journal uses APA referencing style. </w:t>
      </w:r>
    </w:p>
  </w:comment>
  <w:comment w:id="22" w:author="Cold Brew" w:date="2026-04-26T07:08:00Z" w:initials="CB">
    <w:p w14:paraId="28B67D8C" w14:textId="77777777" w:rsidR="00490EEA" w:rsidRDefault="00490EEA" w:rsidP="00490EEA">
      <w:pPr>
        <w:pStyle w:val="CommentText"/>
        <w:ind w:leftChars="0" w:left="0" w:firstLineChars="0" w:firstLine="0"/>
      </w:pPr>
      <w:r>
        <w:rPr>
          <w:rStyle w:val="CommentReference"/>
        </w:rPr>
        <w:annotationRef/>
      </w:r>
      <w:r>
        <w:t>Reformat the table. Follow the Didascein journal template for formatting the table.</w:t>
      </w:r>
    </w:p>
  </w:comment>
  <w:comment w:id="43" w:author="Cold Brew" w:date="2026-04-26T07:12:00Z" w:initials="CB">
    <w:p w14:paraId="3A3EE619" w14:textId="77777777" w:rsidR="005C2F80" w:rsidRDefault="005C2F80" w:rsidP="005C2F80">
      <w:pPr>
        <w:pStyle w:val="CommentText"/>
        <w:ind w:leftChars="0" w:left="0" w:firstLineChars="0" w:firstLine="0"/>
      </w:pPr>
      <w:r>
        <w:rPr>
          <w:rStyle w:val="CommentReference"/>
        </w:rPr>
        <w:annotationRef/>
      </w:r>
      <w:r>
        <w:t>Add pedagogical recommendations as your closing statement in Conclusion section.</w:t>
      </w:r>
    </w:p>
  </w:comment>
  <w:comment w:id="44" w:author="Cold Brew" w:date="2026-04-26T07:14:00Z" w:initials="CB">
    <w:p w14:paraId="79A6BEFF" w14:textId="77777777" w:rsidR="005C2F80" w:rsidRDefault="005C2F80" w:rsidP="005C2F80">
      <w:pPr>
        <w:pStyle w:val="CommentText"/>
        <w:ind w:leftChars="0" w:left="0" w:firstLineChars="0" w:firstLine="0"/>
      </w:pPr>
      <w:r>
        <w:rPr>
          <w:rStyle w:val="CommentReference"/>
        </w:rPr>
        <w:annotationRef/>
      </w:r>
      <w:r>
        <w:t>Please reformat your reference list. Use the APA 6/7</w:t>
      </w:r>
      <w:r>
        <w:rPr>
          <w:vertAlign w:val="superscript"/>
        </w:rPr>
        <w:t>th</w:t>
      </w:r>
      <w:r>
        <w:t xml:space="preserve"> edition of referencing style. Please check the consistency of your references between the bibliography and in-text citations.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0AA071" w15:done="0"/>
  <w15:commentEx w15:paraId="7362F794" w15:done="0"/>
  <w15:commentEx w15:paraId="115CBF95" w15:done="0"/>
  <w15:commentEx w15:paraId="28B67D8C" w15:done="0"/>
  <w15:commentEx w15:paraId="3A3EE619" w15:done="0"/>
  <w15:commentEx w15:paraId="79A6BE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2C001E" w16cex:dateUtc="2026-04-26T00:04:00Z"/>
  <w16cex:commentExtensible w16cex:durableId="7182C1AD" w16cex:dateUtc="2026-04-26T00:03:00Z"/>
  <w16cex:commentExtensible w16cex:durableId="39F55F15" w16cex:dateUtc="2026-04-26T00:05:00Z"/>
  <w16cex:commentExtensible w16cex:durableId="5982919A" w16cex:dateUtc="2026-04-26T00:08:00Z"/>
  <w16cex:commentExtensible w16cex:durableId="12887EB2" w16cex:dateUtc="2026-04-26T00:12:00Z"/>
  <w16cex:commentExtensible w16cex:durableId="33EF1CA3" w16cex:dateUtc="2026-04-26T00: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0AA071" w16cid:durableId="232C001E"/>
  <w16cid:commentId w16cid:paraId="7362F794" w16cid:durableId="7182C1AD"/>
  <w16cid:commentId w16cid:paraId="115CBF95" w16cid:durableId="39F55F15"/>
  <w16cid:commentId w16cid:paraId="28B67D8C" w16cid:durableId="5982919A"/>
  <w16cid:commentId w16cid:paraId="3A3EE619" w16cid:durableId="12887EB2"/>
  <w16cid:commentId w16cid:paraId="79A6BEFF" w16cid:durableId="33EF1C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D4819" w14:textId="77777777" w:rsidR="00EA07E7" w:rsidRDefault="00EA07E7">
      <w:pPr>
        <w:spacing w:line="240" w:lineRule="auto"/>
        <w:ind w:left="0" w:hanging="2"/>
      </w:pPr>
      <w:r>
        <w:separator/>
      </w:r>
    </w:p>
  </w:endnote>
  <w:endnote w:type="continuationSeparator" w:id="0">
    <w:p w14:paraId="097C2850" w14:textId="77777777" w:rsidR="00EA07E7" w:rsidRDefault="00EA07E7">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E037D" w14:textId="77777777" w:rsidR="0046406C" w:rsidRDefault="004C7434">
    <w:pPr>
      <w:pBdr>
        <w:top w:val="nil"/>
        <w:left w:val="nil"/>
        <w:bottom w:val="nil"/>
        <w:right w:val="nil"/>
        <w:between w:val="nil"/>
      </w:pBdr>
      <w:tabs>
        <w:tab w:val="center" w:pos="4252"/>
        <w:tab w:val="right" w:pos="8504"/>
      </w:tabs>
      <w:spacing w:line="240" w:lineRule="auto"/>
      <w:ind w:left="0" w:hanging="2"/>
      <w:jc w:val="center"/>
      <w:rPr>
        <w:color w:val="000000"/>
      </w:rPr>
    </w:pPr>
    <w:r>
      <w:rPr>
        <w:color w:val="000000"/>
      </w:rPr>
      <w:fldChar w:fldCharType="begin"/>
    </w:r>
    <w:r>
      <w:rPr>
        <w:color w:val="000000"/>
      </w:rPr>
      <w:instrText>PAGE</w:instrText>
    </w:r>
    <w:r>
      <w:rPr>
        <w:color w:val="000000"/>
      </w:rPr>
      <w:fldChar w:fldCharType="end"/>
    </w:r>
  </w:p>
  <w:p w14:paraId="0958D131" w14:textId="77777777" w:rsidR="0046406C" w:rsidRDefault="0046406C">
    <w:pPr>
      <w:pBdr>
        <w:top w:val="nil"/>
        <w:left w:val="nil"/>
        <w:bottom w:val="nil"/>
        <w:right w:val="nil"/>
        <w:between w:val="nil"/>
      </w:pBdr>
      <w:tabs>
        <w:tab w:val="center" w:pos="4252"/>
        <w:tab w:val="right" w:pos="8504"/>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739" w14:textId="77777777" w:rsidR="0046406C" w:rsidRDefault="0046406C">
    <w:pPr>
      <w:pBdr>
        <w:top w:val="nil"/>
        <w:left w:val="nil"/>
        <w:bottom w:val="nil"/>
        <w:right w:val="nil"/>
        <w:between w:val="nil"/>
      </w:pBdr>
      <w:tabs>
        <w:tab w:val="center" w:pos="4252"/>
        <w:tab w:val="right" w:pos="8504"/>
      </w:tabs>
      <w:spacing w:line="240" w:lineRule="auto"/>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5E6A5" w14:textId="77777777" w:rsidR="009049CD" w:rsidRDefault="009049CD" w:rsidP="009049CD">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11447" w14:textId="77777777" w:rsidR="00EA07E7" w:rsidRDefault="00EA07E7">
      <w:pPr>
        <w:spacing w:line="240" w:lineRule="auto"/>
        <w:ind w:left="0" w:hanging="2"/>
      </w:pPr>
      <w:r>
        <w:separator/>
      </w:r>
    </w:p>
  </w:footnote>
  <w:footnote w:type="continuationSeparator" w:id="0">
    <w:p w14:paraId="4F0AFFD9" w14:textId="77777777" w:rsidR="00EA07E7" w:rsidRDefault="00EA07E7">
      <w:pPr>
        <w:spacing w:line="240" w:lineRule="auto"/>
        <w:ind w:left="0" w:hanging="2"/>
      </w:pPr>
      <w:r>
        <w:continuationSeparator/>
      </w:r>
    </w:p>
  </w:footnote>
  <w:footnote w:id="1">
    <w:p w14:paraId="49B9364E" w14:textId="77777777"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{"citationID":"jqgwc6LV","properties":{"formattedCitation":"D. Crystal, {\\i{}Language and the Internet}, 2nd ed. (Cambridge University Press, 2006).","plainCitation":"D. Crystal, Language and the Internet, 2nd ed. (Cambridge University Press, 2006).","noteIndex":1},"citationItems":[{"id":260,"uris":["http://zotero.org/users/16069189/items/PWQQCGTV"],"itemData":{"id":260,"type":"book","edition":"2","publisher":"Cambridge University Press","title":"Language and the Internet","author":[{"family":"Crystal","given":"D."}],"issued":{"date-parts":[["2006"]]}}}],"schema":"https://github.com/citation-style-language/schema/raw/master/csl-citation.json"} </w:instrText>
      </w:r>
      <w:r>
        <w:fldChar w:fldCharType="separate"/>
      </w:r>
      <w:r w:rsidR="002F134D" w:rsidRPr="002F134D">
        <w:rPr>
          <w:szCs w:val="24"/>
        </w:rPr>
        <w:t xml:space="preserve">D. Crystal, </w:t>
      </w:r>
      <w:r w:rsidR="002F134D" w:rsidRPr="002F134D">
        <w:rPr>
          <w:i/>
          <w:iCs/>
          <w:szCs w:val="24"/>
        </w:rPr>
        <w:t>Language and the Internet</w:t>
      </w:r>
      <w:r w:rsidR="002F134D" w:rsidRPr="002F134D">
        <w:rPr>
          <w:szCs w:val="24"/>
        </w:rPr>
        <w:t>, 2nd ed. (Cambridge University Press, 2006).</w:t>
      </w:r>
      <w:r>
        <w:fldChar w:fldCharType="end"/>
      </w:r>
    </w:p>
  </w:footnote>
  <w:footnote w:id="2">
    <w:p w14:paraId="45BB3FBB" w14:textId="7D28C10B" w:rsidR="003C3F40" w:rsidRDefault="003C3F40">
      <w:pPr>
        <w:pStyle w:val="FootnoteText"/>
        <w:ind w:left="0" w:hanging="2"/>
      </w:pPr>
      <w:r>
        <w:rPr>
          <w:rStyle w:val="FootnoteReference"/>
        </w:rPr>
        <w:footnoteRef/>
      </w:r>
      <w:r>
        <w:t xml:space="preserve"> </w:t>
      </w:r>
      <w:r w:rsidR="00491551">
        <w:fldChar w:fldCharType="begin"/>
      </w:r>
      <w:r w:rsidR="00491551">
        <w:instrText xml:space="preserve"> ADDIN ZOTERO_ITEM CSL_CITATION {"citationID":"8zKrAaO7","properties":{"formattedCitation":"R. Wardhaugh and J. M. Fuller, {\\i{}An Introduction to Sociolinguistics}, 7th ed. (Wiley Blackwell, 2015).","plainCitation":"R. Wardhaugh and J. M. Fuller, An Introduction to Sociolinguistics, 7th ed. (Wiley Blackwell, 2015).","noteIndex":5},"citationItems":[{"id":261,"uris":["http://zotero.org/users/16069189/items/YBVBAW6B"],"itemData":{"id":261,"type":"book","edition":"7","publisher":"Wiley Blackwell","title":"An Introduction to Sociolinguistics","author":[{"family":"Wardhaugh","given":"R."},{"family":"Fuller","given":"J. M."}],"issued":{"date-parts":[["2015"]]}}}],"schema":"https://github.com/citation-style-language/schema/raw/master/csl-citation.json"} </w:instrText>
      </w:r>
      <w:r w:rsidR="00491551">
        <w:fldChar w:fldCharType="separate"/>
      </w:r>
      <w:r w:rsidR="00491551" w:rsidRPr="002F134D">
        <w:rPr>
          <w:szCs w:val="24"/>
        </w:rPr>
        <w:t xml:space="preserve">R. Wardhaugh and J. M. Fuller, </w:t>
      </w:r>
      <w:r w:rsidR="00491551" w:rsidRPr="002F134D">
        <w:rPr>
          <w:i/>
          <w:iCs/>
          <w:szCs w:val="24"/>
        </w:rPr>
        <w:t>An Introduction to Sociolinguistics</w:t>
      </w:r>
      <w:r w:rsidR="00491551" w:rsidRPr="002F134D">
        <w:rPr>
          <w:szCs w:val="24"/>
        </w:rPr>
        <w:t>, 7th ed. (Wiley Blackwell, 2015).</w:t>
      </w:r>
      <w:r w:rsidR="00491551">
        <w:fldChar w:fldCharType="end"/>
      </w:r>
    </w:p>
  </w:footnote>
  <w:footnote w:id="3">
    <w:p w14:paraId="6165191D" w14:textId="77777777"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{"citationID":"94La6XOH","properties":{"formattedCitation":"Penelope Eckert and S. McConnell-Ginet, \\uc0\\u8220{}Think Practically and Look Locally: Language and Gender as Comunity-Based Practice,\\uc0\\u8221{} {\\i{}Annual Review of Anthropology}, 1992, 461\\uc0\\u8211{}90, https://doi.org/10.1146/annurev.an.21.100192.002333.","plainCitation":"Penelope Eckert and S. McConnell-Ginet, “Think Practically and Look Locally: Language and Gender as Comunity-Based Practice,” Annual Review of Anthropology, 1992, 461–90, https://doi.org/10.1146/annurev.an.21.100192.002333.","noteIndex":2},"citationItems":[{"id":262,"uris":["http://zotero.org/users/16069189/items/LGIJLXR4"],"itemData":{"id":262,"type":"article-journal","container-title":"Annual Review of Anthropology","DOI":"https://doi.org/10.1146/annurev.an.21.100192.002333","page":"461-490","title":"Think Practically and Look Locally: Language and Gender as Comunity-based Practice","author":[{"family":"Eckert","given":"Penelope"},{"family":"McConnell-Ginet","given":"S."}],"issued":{"date-parts":[["1992"]]}}}],"schema":"https://github.com/citation-style-language/schema/raw/master/csl-citation.json"} </w:instrText>
      </w:r>
      <w:r>
        <w:fldChar w:fldCharType="separate"/>
      </w:r>
      <w:r w:rsidR="002F134D" w:rsidRPr="002F134D">
        <w:rPr>
          <w:szCs w:val="24"/>
        </w:rPr>
        <w:t xml:space="preserve">Penelope Eckert and S. McConnell-Ginet, “Think Practically and Look Locally: Language and Gender as Comunity-Based Practice,” </w:t>
      </w:r>
      <w:r w:rsidR="002F134D" w:rsidRPr="002F134D">
        <w:rPr>
          <w:i/>
          <w:iCs/>
          <w:szCs w:val="24"/>
        </w:rPr>
        <w:t>Annual Review of Anthropology</w:t>
      </w:r>
      <w:r w:rsidR="002F134D" w:rsidRPr="002F134D">
        <w:rPr>
          <w:szCs w:val="24"/>
        </w:rPr>
        <w:t>, 1992, 461–90, https://doi.org/10.1146/annurev.an.21.100192.002333.</w:t>
      </w:r>
      <w:r>
        <w:fldChar w:fldCharType="end"/>
      </w:r>
    </w:p>
  </w:footnote>
  <w:footnote w:id="4">
    <w:p w14:paraId="7E815203" w14:textId="77777777"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{"citationID":"Rn32qANV","properties":{"formattedCitation":"Etienne Wenger, {\\i{}Communities of Practice: Learning, Meaning, and Identity} (Cambridge University Press, 1998).","plainCitation":"Etienne Wenger, Communities of Practice: Learning, Meaning, and Identity (Cambridge University Press, 1998).","noteIndex":3},"citationItems":[{"id":263,"uris":["http://zotero.org/users/16069189/items/F8IJX3IQ"],"itemData":{"id":263,"type":"book","publisher":"Cambridge University Press","title":"Communities of Practice: Learning, Meaning, and Identity","author":[{"family":"Wenger","given":"Etienne"}],"issued":{"date-parts":[["1998"]]}}}],"schema":"https://github.com/citation-style-language/schema/raw/master/csl-citation.json"} </w:instrText>
      </w:r>
      <w:r>
        <w:fldChar w:fldCharType="separate"/>
      </w:r>
      <w:r w:rsidR="002F134D" w:rsidRPr="002F134D">
        <w:rPr>
          <w:szCs w:val="24"/>
        </w:rPr>
        <w:t xml:space="preserve">Etienne Wenger, </w:t>
      </w:r>
      <w:r w:rsidR="002F134D" w:rsidRPr="002F134D">
        <w:rPr>
          <w:i/>
          <w:iCs/>
          <w:szCs w:val="24"/>
        </w:rPr>
        <w:t>Communities of Practice: Learning, Meaning, and Identity</w:t>
      </w:r>
      <w:r w:rsidR="002F134D" w:rsidRPr="002F134D">
        <w:rPr>
          <w:szCs w:val="24"/>
        </w:rPr>
        <w:t xml:space="preserve"> (Cambridge University Press, 1998).</w:t>
      </w:r>
      <w:r>
        <w:fldChar w:fldCharType="end"/>
      </w:r>
    </w:p>
  </w:footnote>
  <w:footnote w:id="5">
    <w:p w14:paraId="42342D2F" w14:textId="77777777"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{"citationID":"27iB5uSQ","properties":{"formattedCitation":"J. Holmes, {\\i{}An Introduction to  Sociolinguistics}, 4th ed. (Rotledge, 2013).","plainCitation":"J. Holmes, An Introduction to  Sociolinguistics, 4th ed. (Rotledge, 2013).","noteIndex":4},"citationItems":[{"id":264,"uris":["http://zotero.org/users/16069189/items/7D9N2RRZ"],"itemData":{"id":264,"type":"book","edition":"4","publisher":"Rotledge","title":"An Introduction to  Sociolinguistics","author":[{"family":"Holmes","given":"J."}],"issued":{"date-parts":[["2013"]]}}}],"schema":"https://github.com/citation-style-language/schema/raw/master/csl-citation.json"} </w:instrText>
      </w:r>
      <w:r>
        <w:fldChar w:fldCharType="separate"/>
      </w:r>
      <w:r w:rsidR="002F134D" w:rsidRPr="002F134D">
        <w:rPr>
          <w:szCs w:val="24"/>
        </w:rPr>
        <w:t xml:space="preserve">J. Holmes, </w:t>
      </w:r>
      <w:r w:rsidR="002F134D" w:rsidRPr="002F134D">
        <w:rPr>
          <w:i/>
          <w:iCs/>
          <w:szCs w:val="24"/>
        </w:rPr>
        <w:t>An Introduction to  Sociolinguistics</w:t>
      </w:r>
      <w:r w:rsidR="002F134D" w:rsidRPr="002F134D">
        <w:rPr>
          <w:szCs w:val="24"/>
        </w:rPr>
        <w:t>, 4th ed. (Rotledge, 2013).</w:t>
      </w:r>
      <w:r>
        <w:fldChar w:fldCharType="end"/>
      </w:r>
    </w:p>
  </w:footnote>
  <w:footnote w:id="6">
    <w:p w14:paraId="66B633B9" w14:textId="28DD59D6"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{"citationID":"8zKrAaO7","properties":{"formattedCitation":"R. Wardhaugh and J. M. Fuller, {\\i{}An Introduction to Sociolinguistics}, 7th ed. (Wiley Blackwell, 2015).","plainCitation":"R. Wardhaugh and J. M. Fuller, An Introduction to Sociolinguistics, 7th ed. (Wiley Blackwell, 2015).","noteIndex":5},"citationItems":[{"id":261,"uris":["http://zotero.org/users/16069189/items/YBVBAW6B"],"itemData":{"id":261,"type":"book","edition":"7","publisher":"Wiley Blackwell","title":"An Introduction to Sociolinguistics","author":[{"family":"Wardhaugh","given":"R."},{"family":"Fuller","given":"J. M."}],"issued":{"date-parts":[["2015"]]}}}],"schema":"https://github.com/citation-style-language/schema/raw/master/csl-citation.json"} </w:instrText>
      </w:r>
      <w:r>
        <w:fldChar w:fldCharType="separate"/>
      </w:r>
      <w:r w:rsidR="002F134D" w:rsidRPr="002F134D">
        <w:rPr>
          <w:szCs w:val="24"/>
        </w:rPr>
        <w:t xml:space="preserve">R. Wardhaugh and J. M. Fuller, </w:t>
      </w:r>
      <w:r w:rsidR="002F134D" w:rsidRPr="002F134D">
        <w:rPr>
          <w:i/>
          <w:iCs/>
          <w:szCs w:val="24"/>
        </w:rPr>
        <w:t>An Introduction to Sociolinguistics</w:t>
      </w:r>
      <w:r w:rsidR="002F134D" w:rsidRPr="002F134D">
        <w:rPr>
          <w:szCs w:val="24"/>
        </w:rPr>
        <w:t>.</w:t>
      </w:r>
      <w:r>
        <w:fldChar w:fldCharType="end"/>
      </w:r>
    </w:p>
  </w:footnote>
  <w:footnote w:id="7">
    <w:p w14:paraId="76EB1D44" w14:textId="77777777"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{"citationID":"V28R8L1w","properties":{"formattedCitation":"Dell Hymes, {\\i{}Foundations in Sociolinguistics: An Ethnographic Approach} (University of Pennsylvania Press, 1974).","plainCitation":"Dell Hymes, Foundations in Sociolinguistics: An Ethnographic Approach (University of Pennsylvania Press, 1974).","noteIndex":6},"citationItems":[{"id":265,"uris":["http://zotero.org/users/16069189/items/KWZPMK55"],"itemData":{"id":265,"type":"book","publisher":"University of Pennsylvania Press","title":"Foundations in Sociolinguistics: An Ethnographic Approach","author":[{"family":"Hymes","given":"Dell"}],"issued":{"date-parts":[["1974"]]}}}],"schema":"https://github.com/citation-style-language/schema/raw/master/csl-citation.json"} </w:instrText>
      </w:r>
      <w:r>
        <w:fldChar w:fldCharType="separate"/>
      </w:r>
      <w:r w:rsidR="002F134D" w:rsidRPr="002F134D">
        <w:rPr>
          <w:szCs w:val="24"/>
        </w:rPr>
        <w:t xml:space="preserve">Dell Hymes, </w:t>
      </w:r>
      <w:r w:rsidR="002F134D" w:rsidRPr="002F134D">
        <w:rPr>
          <w:i/>
          <w:iCs/>
          <w:szCs w:val="24"/>
        </w:rPr>
        <w:t>Foundations in Sociolinguistics: An Ethnographic Approach</w:t>
      </w:r>
      <w:r w:rsidR="002F134D" w:rsidRPr="002F134D">
        <w:rPr>
          <w:szCs w:val="24"/>
        </w:rPr>
        <w:t xml:space="preserve"> (University of Pennsylvania Press, 1974).</w:t>
      </w:r>
      <w:r>
        <w:fldChar w:fldCharType="end"/>
      </w:r>
    </w:p>
  </w:footnote>
  <w:footnote w:id="8">
    <w:p w14:paraId="34CEAA79" w14:textId="77777777"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{"citationID":"ZaP03FZg","properties":{"formattedCitation":"Eckert and McConnell-Ginet, \\uc0\\u8220{}Think Practically and Look Locally: Language and Gender as Comunity-Based Practice.\\uc0\\u8221{}","plainCitation":"Eckert and McConnell-Ginet, “Think Practically and Look Locally: Language and Gender as Comunity-Based Practice.”","noteIndex":7},"citationItems":[{"id":262,"uris":["http://zotero.org/users/16069189/items/LGIJLXR4"],"itemData":{"id":262,"type":"article-journal","container-title":"Annual Review of Anthropology","DOI":"https://doi.org/10.1146/annurev.an.21.100192.002333","page":"461-490","title":"Think Practically and Look Locally: Language and Gender as Comunity-based Practice","author":[{"family":"Eckert","given":"Penelope"},{"family":"McConnell-Ginet","given":"S."}],"issued":{"date-parts":[["1992"]]}}}],"schema":"https://github.com/citation-style-language/schema/raw/master/csl-citation.json"} </w:instrText>
      </w:r>
      <w:r>
        <w:fldChar w:fldCharType="separate"/>
      </w:r>
      <w:r w:rsidR="002F134D" w:rsidRPr="002F134D">
        <w:rPr>
          <w:szCs w:val="24"/>
        </w:rPr>
        <w:t>Eckert and McConnell-Ginet, “Think Practically and Look Locally: Language and Gender as Comunity-Based Practice.”</w:t>
      </w:r>
      <w:r>
        <w:fldChar w:fldCharType="end"/>
      </w:r>
    </w:p>
  </w:footnote>
  <w:footnote w:id="9">
    <w:p w14:paraId="776EA5AB" w14:textId="77777777" w:rsidR="009C7CE1" w:rsidRPr="009C7CE1" w:rsidRDefault="009C7CE1" w:rsidP="009C7CE1">
      <w:pPr>
        <w:pStyle w:val="FootnoteText"/>
        <w:ind w:left="0" w:hanging="2"/>
        <w:rPr>
          <w:lang w:val="id-ID"/>
        </w:rPr>
      </w:pPr>
      <w:r>
        <w:rPr>
          <w:rStyle w:val="FootnoteReference"/>
        </w:rPr>
        <w:footnoteRef/>
      </w:r>
      <w:r w:rsidRPr="008B66FC">
        <w:rPr>
          <w:lang w:val="id-ID"/>
        </w:rPr>
        <w:t xml:space="preserve"> </w:t>
      </w:r>
      <w:r>
        <w:fldChar w:fldCharType="begin"/>
      </w:r>
      <w:r w:rsidRPr="008B66FC">
        <w:rPr>
          <w:lang w:val="id-ID"/>
        </w:rPr>
        <w:instrText xml:space="preserve"> ADDIN ZOTERO_ITEM CSL_CITATION {"citationID":"3gupqukz","properties":{"formattedCitation":"Rudi Ferdiansah, \\uc0\\u8220{}Literature Review\\uc0\\u8239{}: Pengertian, Contoh, Cara Membuat, Manfaat, PDF,\\uc0\\u8221{} {\\i{}Internasional Jornal Labs} (blog), February 27, 2024, https://internationaljournallabs.com/blog/literature-review/.","plainCitation":"Rudi Ferdiansah, “Literature Review : Pengertian, Contoh, Cara Membuat, Manfaat, PDF,” Internasional Jornal Labs (blog), February 27, 2024, https://internationaljournallabs.com/blog/literature-review/.","noteIndex":8},"citationItems":[{"id":258,"uris":["http://zotero.org/users/16069189/items/5MXYXYM2"],"itemData":{"id":258,"type":"post-weblog","abstract":"Dalam artikel ini, kita akan membahas pengertian, metode, dan cara membuat literature review. Silahkan simak sampai habis yah!","container-title":"Internasional Jornal Labs","language":"id","title":"Literature Review : Pengertian, Contoh, Cara Membuat, Manfaat, PDF","title-short":"Literature Review","URL":"https://internationaljournallabs.com/blog/literature-review/","author":[{"family":"Ferdiansah","given":"Rudi"}],"accessed":{"date-parts":[["2025",6,19]]},"issued":{"date-parts":[["2024",2,27]]}}}],"schema":"https://github.com/citation-style-language/schema/raw/master/csl-citation.json"} </w:instrText>
      </w:r>
      <w:r>
        <w:fldChar w:fldCharType="separate"/>
      </w:r>
      <w:r w:rsidR="002F134D" w:rsidRPr="008B66FC">
        <w:rPr>
          <w:szCs w:val="24"/>
          <w:lang w:val="id-ID"/>
        </w:rPr>
        <w:t xml:space="preserve">Rudi Ferdiansah, “Literature Review : Pengertian, Contoh, Cara Membuat, Manfaat, PDF,” </w:t>
      </w:r>
      <w:r w:rsidR="002F134D" w:rsidRPr="008B66FC">
        <w:rPr>
          <w:i/>
          <w:iCs/>
          <w:szCs w:val="24"/>
          <w:lang w:val="id-ID"/>
        </w:rPr>
        <w:t>Internasional Jornal Labs</w:t>
      </w:r>
      <w:r w:rsidR="002F134D" w:rsidRPr="008B66FC">
        <w:rPr>
          <w:szCs w:val="24"/>
          <w:lang w:val="id-ID"/>
        </w:rPr>
        <w:t xml:space="preserve"> (blog), February 27, 2024, https://internationaljournallabs.com/blog/literature-review/.</w:t>
      </w:r>
      <w:r>
        <w:fldChar w:fldCharType="end"/>
      </w:r>
    </w:p>
  </w:footnote>
  <w:footnote w:id="10">
    <w:p w14:paraId="6AD6766C" w14:textId="77777777" w:rsidR="002B1FA0" w:rsidRPr="002B1FA0" w:rsidRDefault="002B1FA0" w:rsidP="002B1FA0">
      <w:pPr>
        <w:pStyle w:val="FootnoteText"/>
        <w:ind w:left="0" w:hanging="2"/>
        <w:rPr>
          <w:lang w:val="id-ID"/>
        </w:rPr>
      </w:pPr>
      <w:r>
        <w:rPr>
          <w:rStyle w:val="FootnoteReference"/>
        </w:rPr>
        <w:footnoteRef/>
      </w:r>
      <w:r>
        <w:t xml:space="preserve"> </w:t>
      </w:r>
      <w:r>
        <w:fldChar w:fldCharType="begin"/>
      </w:r>
      <w:r>
        <w:instrText xml:space="preserve"> ADDIN ZOTERO_ITEM CSL_CITATION {"citationID":"hdJbonM9","properties":{"formattedCitation":"Wardhaugh and Fuller, {\\i{}An Introduction to Sociolinguistics}.","plainCitation":"Wardhaugh and Fuller, An Introduction to Sociolinguistics.","noteIndex":9},"citationItems":[{"id":261,"uris":["http://zotero.org/users/16069189/items/YBVBAW6B"],"itemData":{"id":261,"type":"book","edition":"7","publisher":"Wiley Blackwell","title":"An Introduction to Sociolinguistics","author":[{"family":"Wardhaugh","given":"R."},{"family":"Fuller","given":"J. M."}],"issued":{"date-parts":[["2015"]]}}}],"schema":"https://github.com/citation-style-language/schema/raw/master/csl-citation.json"} </w:instrText>
      </w:r>
      <w:r>
        <w:fldChar w:fldCharType="separate"/>
      </w:r>
      <w:r w:rsidR="002F134D" w:rsidRPr="002F134D">
        <w:rPr>
          <w:szCs w:val="24"/>
        </w:rPr>
        <w:t xml:space="preserve">Wardhaugh and Fuller, </w:t>
      </w:r>
      <w:r w:rsidR="002F134D" w:rsidRPr="002F134D">
        <w:rPr>
          <w:i/>
          <w:iCs/>
          <w:szCs w:val="24"/>
        </w:rPr>
        <w:t>An Introduction to Sociolinguistics</w:t>
      </w:r>
      <w:r w:rsidR="002F134D" w:rsidRPr="002F134D">
        <w:rPr>
          <w:szCs w:val="24"/>
        </w:rPr>
        <w:t>.</w:t>
      </w:r>
      <w:r>
        <w:fldChar w:fldCharType="end"/>
      </w:r>
    </w:p>
  </w:footnote>
  <w:footnote w:id="11">
    <w:p w14:paraId="4089FD41" w14:textId="221DE29F" w:rsidR="002B1FA0" w:rsidRPr="002B1FA0" w:rsidRDefault="002B1FA0" w:rsidP="002B1FA0">
      <w:pPr>
        <w:pStyle w:val="FootnoteText"/>
        <w:ind w:left="0" w:hanging="2"/>
        <w:rPr>
          <w:lang w:val="id-ID"/>
        </w:rPr>
      </w:pPr>
      <w:r>
        <w:rPr>
          <w:rStyle w:val="FootnoteReference"/>
        </w:rPr>
        <w:footnoteRef/>
      </w:r>
      <w:r>
        <w:t xml:space="preserve"> </w:t>
      </w:r>
      <w:r>
        <w:fldChar w:fldCharType="begin"/>
      </w:r>
      <w:r>
        <w:instrText xml:space="preserve"> ADDIN ZOTERO_ITEM CSL_CITATION {"citationID":"QpHHuLAH","properties":{"formattedCitation":"Anisa Anggrainii Putri, \\uc0\\u8220{}Language Variation in College Students: Sociolinguistics Perspective,\\uc0\\u8221{} {\\i{}PRAGMATIKA: JOURNAL OF LINGUSTICS AND LITERATURE} 2, no. 2 (2024), https://doi.org/10.60153/pragmatica.v2i2.92.","plainCitation":"Anisa Anggrainii Putri, “Language Variation in College Students: Sociolinguistics Perspective,” PRAGMATIKA: JOURNAL OF LINGUSTICS AND LITERATURE 2, no. 2 (2024), https://doi.org/10.60153/pragmatica.v2i2.92.","noteIndex":10},"citationItems":[{"id":245,"uris":["http://zotero.org/users/16069189/items/B5IQIIRY"],"itemData":{"id":245,"type":"article-journal","container-title":"PRAGMATIKA: JOURNAL OF LINGUSTICS AND LITERATURE","DOI":"https://doi.org/10.60153/pragmatica.v2i2.92","issue":"2","title":"Language Variation in College Students: Sociolinguistics Perspective","volume":"2","author":[{"family":"Putri","given":"Anisa Anggrainii"}],"issued":{"date-parts":[["2024"]]}}}],"schema":"https://github.com/citation-style-language/schema/raw/master/csl-citation.json"} </w:instrText>
      </w:r>
      <w:r>
        <w:fldChar w:fldCharType="separate"/>
      </w:r>
      <w:r w:rsidR="002F134D" w:rsidRPr="002F134D">
        <w:rPr>
          <w:szCs w:val="24"/>
        </w:rPr>
        <w:t xml:space="preserve">Anisa Anggraini Putri, “Language Variation in College Students: Sociolinguistics Perspective,” </w:t>
      </w:r>
      <w:r w:rsidR="002F134D" w:rsidRPr="002F134D">
        <w:rPr>
          <w:i/>
          <w:iCs/>
          <w:szCs w:val="24"/>
        </w:rPr>
        <w:t>PRAGMATIKA: JOURNAL OF LINGUSTICS AND LITERATURE</w:t>
      </w:r>
      <w:r w:rsidR="002F134D" w:rsidRPr="002F134D">
        <w:rPr>
          <w:szCs w:val="24"/>
        </w:rPr>
        <w:t xml:space="preserve"> 2, no. 2 (2024), https://doi.org/10.60153/pragmatica.v2i2.92.</w:t>
      </w:r>
      <w:r>
        <w:fldChar w:fldCharType="end"/>
      </w:r>
    </w:p>
  </w:footnote>
  <w:footnote w:id="12">
    <w:p w14:paraId="08C56F5F" w14:textId="77777777" w:rsidR="002B1FA0" w:rsidRPr="002B1FA0" w:rsidRDefault="002B1FA0" w:rsidP="002B1FA0">
      <w:pPr>
        <w:pStyle w:val="FootnoteText"/>
        <w:ind w:left="0" w:hanging="2"/>
        <w:rPr>
          <w:lang w:val="id-ID"/>
        </w:rPr>
      </w:pPr>
      <w:r>
        <w:rPr>
          <w:rStyle w:val="FootnoteReference"/>
        </w:rPr>
        <w:footnoteRef/>
      </w:r>
      <w:r>
        <w:t xml:space="preserve"> </w:t>
      </w:r>
      <w:r>
        <w:fldChar w:fldCharType="begin"/>
      </w:r>
      <w:r>
        <w:instrText xml:space="preserve"> ADDIN ZOTERO_ITEM CSL_CITATION {"citationID":"sgNLtwut","properties":{"formattedCitation":"Hikmatul Wahyuni Safitri and Andi Muhammad Husni Tamrin, \\uc0\\u8220{}Sociolinguistic Variations and Identity Negotiation Among Urban Youth in Multilingual Communities,\\uc0\\u8221{} {\\i{}Journal of Mandalika Social Science} 3, no. 1 (2025): 15\\uc0\\u8211{}20, https://doi.org/10.59613/jomss.v3i1.253.","plainCitation":"Hikmatul Wahyuni Safitri and Andi Muhammad Husni Tamrin, “Sociolinguistic Variations and Identity Negotiation Among Urban Youth in Multilingual Communities,” Journal of Mandalika Social Science 3, no. 1 (2025): 15–20, https://doi.org/10.59613/jomss.v3i1.253.","noteIndex":11},"citationItems":[{"id":235,"uris":["http://zotero.org/users/16069189/items/KW675XBU"],"itemData":{"id":235,"type":"article-journal","container-title":"Journal of Mandalika Social Science","DOI":"https://doi.org/10.59613/jomss.v3i1.253","issue":"1","page":"15-20","title":"Sociolinguistic Variations and Identity Negotiation Among Urban Youth in Multilingual Communities","volume":"3","author":[{"family":"Safitri","given":"Hikmatul Wahyuni"},{"family":"Tamrin","given":"Andi Muhammad Husni"}],"issued":{"date-parts":[["2025"]]}}}],"schema":"https://github.com/citation-style-language/schema/raw/master/csl-citation.json"} </w:instrText>
      </w:r>
      <w:r>
        <w:fldChar w:fldCharType="separate"/>
      </w:r>
      <w:r w:rsidR="002F134D" w:rsidRPr="002F134D">
        <w:rPr>
          <w:szCs w:val="24"/>
        </w:rPr>
        <w:t xml:space="preserve">Hikmatul Wahyuni Safitri and Andi Muhammad Husni Tamrin, “Sociolinguistic Variations and Identity Negotiation Among Urban Youth in Multilingual Communities,” </w:t>
      </w:r>
      <w:r w:rsidR="002F134D" w:rsidRPr="002F134D">
        <w:rPr>
          <w:i/>
          <w:iCs/>
          <w:szCs w:val="24"/>
        </w:rPr>
        <w:t>Journal of Mandalika Social Science</w:t>
      </w:r>
      <w:r w:rsidR="002F134D" w:rsidRPr="002F134D">
        <w:rPr>
          <w:szCs w:val="24"/>
        </w:rPr>
        <w:t xml:space="preserve"> 3, no. 1 (2025): 15–20, https://doi.org/10.59613/jomss.v3i1.253.</w:t>
      </w:r>
      <w:r>
        <w:fldChar w:fldCharType="end"/>
      </w:r>
    </w:p>
  </w:footnote>
  <w:footnote w:id="13">
    <w:p w14:paraId="194E514D" w14:textId="77777777" w:rsidR="002B1FA0" w:rsidRPr="002B1FA0" w:rsidRDefault="002B1FA0" w:rsidP="002B1FA0">
      <w:pPr>
        <w:pStyle w:val="FootnoteText"/>
        <w:ind w:left="0" w:hanging="2"/>
        <w:rPr>
          <w:lang w:val="id-ID"/>
        </w:rPr>
      </w:pPr>
      <w:r>
        <w:rPr>
          <w:rStyle w:val="FootnoteReference"/>
        </w:rPr>
        <w:footnoteRef/>
      </w:r>
      <w:r w:rsidRPr="008B66FC">
        <w:rPr>
          <w:lang w:val="id-ID"/>
        </w:rPr>
        <w:t xml:space="preserve"> </w:t>
      </w:r>
      <w:r>
        <w:fldChar w:fldCharType="begin"/>
      </w:r>
      <w:r w:rsidRPr="008B66FC">
        <w:rPr>
          <w:lang w:val="id-ID"/>
        </w:rPr>
        <w:instrText xml:space="preserve"> ADDIN ZOTERO_ITEM CSL_CITATION {"citationID":"WnTACOob","properties":{"formattedCitation":"Mac Aditiawarman, Dewirahmadanirwati Dewirahmadanirwati, and Ridha Hasnul Ulya, \\uc0\\u8220{}Sociolinguistic Insights into Youth Language Phenomena: Patterns and Influences in South Jakarta through the Lens of #BeritaAkhirPekan Podcast,\\uc0\\u8221{} {\\i{}AL-ISHLAH Jurnal Pendidikan} 17, no. 1 (2025), https://doi.org/10.35445/alishlah.v17i1.6843.","plainCitation":"Mac Aditiawarman, Dewirahmadanirwati Dewirahmadanirwati, and Ridha Hasnul Ulya, “Sociolinguistic Insights into Youth Language Phenomena: Patterns and Influences in South Jakarta through the Lens of #BeritaAkhirPekan Podcast,” AL-ISHLAH Jurnal Pendidikan 17, no. 1 (2025), https://doi.org/10.35445/alishlah.v17i1.6843.","noteIndex":12},"citationItems":[{"id":240,"uris":["http://zotero.org/users/16069189/items/8NZX45JZ"],"itemData":{"id":240,"type":"article-journal","container-title":"AL-ISHLAH Jurnal Pendidikan","DOI":"https://doi.org/10.35445/alishlah.v17i1.6843","issue":"1","title":"Sociolinguistic Insights into Youth Language Phenomena: Patterns and Influences in South Jakarta through the Lens of #BeritaAkhirPekan Podcast","volume":"17","author":[{"family":"Aditiawarman","given":"Mac"},{"family":"Dewirahmadanirwati","given":"Dewirahmadanirwati"},{"family":"Ulya","given":"Ridha Hasnul"}],"issued":{"date-parts":[["2025"]]}}}],"schema":"https://github.com/citation-style-language/schema/raw/master/csl-citation.json"} </w:instrText>
      </w:r>
      <w:r>
        <w:fldChar w:fldCharType="separate"/>
      </w:r>
      <w:r w:rsidR="002F134D" w:rsidRPr="008B66FC">
        <w:rPr>
          <w:szCs w:val="24"/>
          <w:lang w:val="id-ID"/>
        </w:rPr>
        <w:t xml:space="preserve">Mac Aditiawarman, Dewirahmadanirwati Dewirahmadanirwati, and Ridha Hasnul Ulya, “Sociolinguistic Insights into Youth Language Phenomena: Patterns and Influences in South Jakarta through the Lens of #BeritaAkhirPekan Podcast,” </w:t>
      </w:r>
      <w:r w:rsidR="002F134D" w:rsidRPr="008B66FC">
        <w:rPr>
          <w:i/>
          <w:iCs/>
          <w:szCs w:val="24"/>
          <w:lang w:val="id-ID"/>
        </w:rPr>
        <w:t>AL-ISHLAH Jurnal Pendidikan</w:t>
      </w:r>
      <w:r w:rsidR="002F134D" w:rsidRPr="008B66FC">
        <w:rPr>
          <w:szCs w:val="24"/>
          <w:lang w:val="id-ID"/>
        </w:rPr>
        <w:t xml:space="preserve"> 17, no. 1 (2025), https://doi.org/10.35445/alishlah.v17i1.6843.</w:t>
      </w:r>
      <w:r>
        <w:fldChar w:fldCharType="end"/>
      </w:r>
    </w:p>
  </w:footnote>
  <w:footnote w:id="14">
    <w:p w14:paraId="6C91BCE1" w14:textId="77777777" w:rsidR="002B1FA0" w:rsidRPr="002B1FA0" w:rsidRDefault="002B1FA0" w:rsidP="002B1FA0">
      <w:pPr>
        <w:pStyle w:val="FootnoteText"/>
        <w:ind w:left="0" w:hanging="2"/>
        <w:rPr>
          <w:lang w:val="id-ID"/>
        </w:rPr>
      </w:pPr>
      <w:r>
        <w:rPr>
          <w:rStyle w:val="FootnoteReference"/>
        </w:rPr>
        <w:footnoteRef/>
      </w:r>
      <w:r>
        <w:t xml:space="preserve"> </w:t>
      </w:r>
      <w:r>
        <w:fldChar w:fldCharType="begin"/>
      </w:r>
      <w:r>
        <w:instrText xml:space="preserve"> ADDIN ZOTERO_ITEM CSL_CITATION {"citationID":"z8fjBend","properties":{"formattedCitation":"Penelope Eckert, {\\i{}Introduction: Variation and Agency}, Linguistic Variation as Social Practice (Oxford: Blackwell, 2000).","plainCitation":"Penelope Eckert, Introduction: Variation and Agency, Linguistic Variation as Social Practice (Oxford: Blackwell, 2000).","noteIndex":13},"citationItems":[{"id":241,"uris":["http://zotero.org/users/16069189/items/EKBA7K6J"],"itemData":{"id":241,"type":"book","collection-title":"Linguistic variation as social practice","publisher":"Oxford: Blackwell","title":"Introduction: Variation and Agency","author":[{"family":"Eckert","given":"Penelope"}],"issued":{"date-parts":[["2000"]]}}}],"schema":"https://github.com/citation-style-language/schema/raw/master/csl-citation.json"} </w:instrText>
      </w:r>
      <w:r>
        <w:fldChar w:fldCharType="separate"/>
      </w:r>
      <w:r w:rsidR="002F134D" w:rsidRPr="002F134D">
        <w:rPr>
          <w:szCs w:val="24"/>
        </w:rPr>
        <w:t xml:space="preserve">Penelope Eckert, </w:t>
      </w:r>
      <w:r w:rsidR="002F134D" w:rsidRPr="002F134D">
        <w:rPr>
          <w:i/>
          <w:iCs/>
          <w:szCs w:val="24"/>
        </w:rPr>
        <w:t>Introduction: Variation and Agency</w:t>
      </w:r>
      <w:r w:rsidR="002F134D" w:rsidRPr="002F134D">
        <w:rPr>
          <w:szCs w:val="24"/>
        </w:rPr>
        <w:t>, Linguistic Variation as Social Practice (Oxford: Blackwell, 2000).</w:t>
      </w:r>
      <w:r>
        <w:fldChar w:fldCharType="end"/>
      </w:r>
    </w:p>
  </w:footnote>
  <w:footnote w:id="15">
    <w:p w14:paraId="2E07EFA3" w14:textId="77777777" w:rsidR="00B07FBF" w:rsidRPr="00B07FBF" w:rsidRDefault="00B07FBF" w:rsidP="00B07FBF">
      <w:pPr>
        <w:pStyle w:val="FootnoteText"/>
        <w:ind w:left="0" w:hanging="2"/>
        <w:rPr>
          <w:lang w:val="id-ID"/>
        </w:rPr>
      </w:pPr>
      <w:r>
        <w:rPr>
          <w:rStyle w:val="FootnoteReference"/>
        </w:rPr>
        <w:footnoteRef/>
      </w:r>
      <w:r>
        <w:t xml:space="preserve"> </w:t>
      </w:r>
      <w:r>
        <w:fldChar w:fldCharType="begin"/>
      </w:r>
      <w:r>
        <w:instrText xml:space="preserve"> ADDIN ZOTERO_ITEM CSL_CITATION {"citationID":"9ZwuDgWE","properties":{"formattedCitation":"Hanna Vusyk et al., \\uc0\\u8220{}SOCIOLINGUISTIC ASPECTS OF VERBAL INTERACTION: EXPLORING LANGUAGE COMMUNITIES AND SPEECH PRACTICES,\\uc0\\u8221{} {\\i{}Kyiv National Linguistic University} 15, no. 40 (2023), http://dx.doi.org/10.18316/rcd.v15i40.11247.","plainCitation":"Hanna Vusyk et al., “SOCIOLINGUISTIC ASPECTS OF VERBAL INTERACTION: EXPLORING LANGUAGE COMMUNITIES AND SPEECH PRACTICES,” Kyiv National Linguistic University 15, no. 40 (2023), http://dx.doi.org/10.18316/rcd.v15i40.11247.","noteIndex":14},"citationItems":[{"id":236,"uris":["http://zotero.org/users/16069189/items/AWZAS3GU"],"itemData":{"id":236,"type":"article-journal","container-title":"Kyiv National Linguistic University","DOI":"http://dx.doi.org/10.18316/rcd.v15i40.11247","issue":"40","title":"SOCIOLINGUISTIC ASPECTS OF VERBAL INTERACTION: EXPLORING LANGUAGE COMMUNITIES AND SPEECH PRACTICES","volume":"15","author":[{"family":"Vusyk","given":"Hanna"},{"family":"Kuzmenko","given":"Tetiana"},{"family":"Dekalo","given":"Olha"},{"family":"Kruhlenko","given":"Lyudmyla"},{"family":"Lievliev","given":"Oleksandr"}],"issued":{"date-parts":[["2023"]]}}}],"schema":"https://github.com/citation-style-language/schema/raw/master/csl-citation.json"} </w:instrText>
      </w:r>
      <w:r>
        <w:fldChar w:fldCharType="separate"/>
      </w:r>
      <w:r w:rsidR="002F134D" w:rsidRPr="002F134D">
        <w:rPr>
          <w:szCs w:val="24"/>
        </w:rPr>
        <w:t xml:space="preserve">Hanna Vusyk et al., “SOCIOLINGUISTIC ASPECTS OF VERBAL INTERACTION: EXPLORING LANGUAGE COMMUNITIES AND SPEECH PRACTICES,” </w:t>
      </w:r>
      <w:r w:rsidR="002F134D" w:rsidRPr="002F134D">
        <w:rPr>
          <w:i/>
          <w:iCs/>
          <w:szCs w:val="24"/>
        </w:rPr>
        <w:t>Kyiv National Linguistic University</w:t>
      </w:r>
      <w:r w:rsidR="002F134D" w:rsidRPr="002F134D">
        <w:rPr>
          <w:szCs w:val="24"/>
        </w:rPr>
        <w:t xml:space="preserve"> 15, no. 40 (2023), http://dx.doi.org/10.18316/rcd.v15i40.11247.</w:t>
      </w:r>
      <w:r>
        <w:fldChar w:fldCharType="end"/>
      </w:r>
    </w:p>
  </w:footnote>
  <w:footnote w:id="16">
    <w:p w14:paraId="4E4D79BA" w14:textId="77777777" w:rsidR="00B07FBF" w:rsidRPr="00B07FBF" w:rsidRDefault="00B07FBF" w:rsidP="00B07FBF">
      <w:pPr>
        <w:pStyle w:val="FootnoteText"/>
        <w:ind w:left="0" w:hanging="2"/>
        <w:rPr>
          <w:lang w:val="id-ID"/>
        </w:rPr>
      </w:pPr>
      <w:r>
        <w:rPr>
          <w:rStyle w:val="FootnoteReference"/>
        </w:rPr>
        <w:footnoteRef/>
      </w:r>
      <w:r>
        <w:t xml:space="preserve"> </w:t>
      </w:r>
      <w:r>
        <w:fldChar w:fldCharType="begin"/>
      </w:r>
      <w:r>
        <w:instrText xml:space="preserve"> ADDIN ZOTERO_ITEM CSL_CITATION {"citationID":"x19NaJUJ","properties":{"formattedCitation":"Karisma E. Tarigan and Rismawati Sihombing, \\uc0\\u8220{}THE IMPACT OF THE SOCIAL ENVIRONMENT ON LANGUAGE DEVELOPMENT WITHIN THE SPEECH COMMUNITY OF DORMITORY SAINT ANNA IN TANJUNG BALAI,\\uc0\\u8221{} {\\i{}Journal of Science and Social Research} 7, no. 2 (2024).","plainCitation":"Karisma E. Tarigan and Rismawati Sihombing, “THE IMPACT OF THE SOCIAL ENVIRONMENT ON LANGUAGE DEVELOPMENT WITHIN THE SPEECH COMMUNITY OF DORMITORY SAINT ANNA IN TANJUNG BALAI,” Journal of Science and Social Research 7, no. 2 (2024).","noteIndex":16},"citationItems":[{"id":242,"uris":["http://zotero.org/users/16069189/items/UIPA2YI4"],"itemData":{"id":242,"type":"article-journal","container-title":"Journal of Science and Social Research","issue":"2","title":"THE IMPACT OF THE SOCIAL ENVIRONMENT ON LANGUAGE DEVELOPMENT WITHIN THE SPEECH COMMUNITY OF DORMITORY SAINT ANNA IN TANJUNG BALAI","volume":"7","author":[{"family":"Tarigan","given":"Karisma E."},{"family":"Sihombing","given":"Rismawati"}],"issued":{"date-parts":[["2024"]]}}}],"schema":"https://github.com/citation-style-language/schema/raw/master/csl-citation.json"} </w:instrText>
      </w:r>
      <w:r>
        <w:fldChar w:fldCharType="separate"/>
      </w:r>
      <w:r w:rsidR="002F134D" w:rsidRPr="002F134D">
        <w:rPr>
          <w:szCs w:val="24"/>
        </w:rPr>
        <w:t xml:space="preserve">Karisma E. Tarigan and Rismawati Sihombing, “THE IMPACT OF THE SOCIAL ENVIRONMENT ON LANGUAGE DEVELOPMENT WITHIN THE SPEECH COMMUNITY OF DORMITORY SAINT ANNA IN TANJUNG BALAI,” </w:t>
      </w:r>
      <w:r w:rsidR="002F134D" w:rsidRPr="002F134D">
        <w:rPr>
          <w:i/>
          <w:iCs/>
          <w:szCs w:val="24"/>
        </w:rPr>
        <w:t>Journal of Science and Social Research</w:t>
      </w:r>
      <w:r w:rsidR="002F134D" w:rsidRPr="002F134D">
        <w:rPr>
          <w:szCs w:val="24"/>
        </w:rPr>
        <w:t xml:space="preserve"> 7, no. 2 (2024).</w:t>
      </w:r>
      <w:r>
        <w:fldChar w:fldCharType="end"/>
      </w:r>
    </w:p>
  </w:footnote>
  <w:footnote w:id="17">
    <w:p w14:paraId="0D43B05D" w14:textId="77777777" w:rsidR="008B36E3" w:rsidRPr="008B36E3" w:rsidRDefault="008B36E3" w:rsidP="008B36E3">
      <w:pPr>
        <w:pStyle w:val="FootnoteText"/>
        <w:ind w:left="0" w:hanging="2"/>
        <w:rPr>
          <w:lang w:val="id-ID"/>
        </w:rPr>
      </w:pPr>
      <w:r>
        <w:rPr>
          <w:rStyle w:val="FootnoteReference"/>
        </w:rPr>
        <w:footnoteRef/>
      </w:r>
      <w:r>
        <w:t xml:space="preserve"> </w:t>
      </w:r>
      <w:r>
        <w:fldChar w:fldCharType="begin"/>
      </w:r>
      <w:r>
        <w:instrText xml:space="preserve"> ADDIN ZOTERO_ITEM CSL_CITATION {"citationID":"8bUnnF1R","properties":{"formattedCitation":"Amelya Septiana, \\uc0\\u8220{}AS The Dynamics of Politeness in Online Interaction: A Study of Code-Switching and Code-Mixing on the Youtube Platform,\\uc0\\u8221{} {\\i{}Kagami\\uc0\\u8239{}: Jurnal Pendidikan Dan Bahasa Jepang} 15, no. 2 (December 30, 2024): 100\\uc0\\u8211{}113, https://doi.org/10.21009/kagami.152.03.","plainCitation":"Amelya Septiana, “AS The Dynamics of Politeness in Online Interaction: A Study of Code-Switching and Code-Mixing on the Youtube Platform,” Kagami : Jurnal Pendidikan Dan Bahasa Jepang 15, no. 2 (December 30, 2024): 100–113, https://doi.org/10.21009/kagami.152.03.","noteIndex":17},"citationItems":[{"id":247,"uris":["http://zotero.org/users/16069189/items/UJIJZATG"],"itemData":{"id":247,"type":"article-journal","abstract":"This study aims to examine the phenomenon of code switching and code mixing in online interactions on the Youtube platform, with data sources in the form of speech taken from the Youtube video channel “Nihongo Mantappu Waseda Boys Trip to Indonesia edition”. The research method used is descriptive qualitative. The results showed the existence of internal code switching between languages, namely from Indonesian to Javanese. In addition, external code switching between languages was also found, namely from Indonesian to Japanese, from Japanese to English, and from Indonesian to English. The code-mixing found in this study includes the addition of particles, words, phrases, and sentences. This research also makes an important contribution in understanding the dynamics of politeness in online interaction, especially in the Youtube platform.","container-title":"Kagami : Jurnal Pendidikan dan Bahasa Jepang","DOI":"10.21009/kagami.152.03","ISSN":"2807-8853","issue":"2","language":"en","license":"Copyright (c) 2024 Amelya Septiana","note":"number: 2","page":"100-113","source":"journal.unj.ac.id","title":"AS The Dynamics of Politeness in Online Interaction: A Study of Code-Switching and Code-Mixing on the Youtube Platform","title-short":"AS The Dynamics of Politeness in Online Interaction","volume":"15","author":[{"family":"Septiana","given":"Amelya"}],"issued":{"date-parts":[["2024",12,30]]}}}],"schema":"https://github.com/citation-style-language/schema/raw/master/csl-citation.json"} </w:instrText>
      </w:r>
      <w:r>
        <w:fldChar w:fldCharType="separate"/>
      </w:r>
      <w:r w:rsidR="002F134D" w:rsidRPr="002F134D">
        <w:rPr>
          <w:szCs w:val="24"/>
        </w:rPr>
        <w:t xml:space="preserve">Amelya Septiana, “AS The Dynamics of Politeness in Online Interaction: A Study of Code-Switching and Code-Mixing on the Youtube Platform,” </w:t>
      </w:r>
      <w:r w:rsidR="002F134D" w:rsidRPr="002F134D">
        <w:rPr>
          <w:i/>
          <w:iCs/>
          <w:szCs w:val="24"/>
        </w:rPr>
        <w:t>Kagami : Jurnal Pendidikan Dan Bahasa Jepang</w:t>
      </w:r>
      <w:r w:rsidR="002F134D" w:rsidRPr="002F134D">
        <w:rPr>
          <w:szCs w:val="24"/>
        </w:rPr>
        <w:t xml:space="preserve"> 15, no. 2 (December 30, 2024): 100–113, https://doi.org/10.21009/kagami.152.03.</w:t>
      </w:r>
      <w:r>
        <w:fldChar w:fldCharType="end"/>
      </w:r>
    </w:p>
  </w:footnote>
  <w:footnote w:id="18">
    <w:p w14:paraId="78D18BEA" w14:textId="77777777" w:rsidR="008B36E3" w:rsidRPr="008B36E3" w:rsidRDefault="008B36E3" w:rsidP="008B36E3">
      <w:pPr>
        <w:pStyle w:val="FootnoteText"/>
        <w:ind w:left="0" w:hanging="2"/>
        <w:rPr>
          <w:lang w:val="id-ID"/>
        </w:rPr>
      </w:pPr>
      <w:r>
        <w:rPr>
          <w:rStyle w:val="FootnoteReference"/>
        </w:rPr>
        <w:footnoteRef/>
      </w:r>
      <w:r>
        <w:t xml:space="preserve"> </w:t>
      </w:r>
      <w:r>
        <w:fldChar w:fldCharType="begin"/>
      </w:r>
      <w:r>
        <w:instrText xml:space="preserve"> ADDIN ZOTERO_ITEM CSL_CITATION {"citationID":"QcX9y1dL","properties":{"formattedCitation":"Ambarwati Emira Putri and Nyoman Adi Jaya Putra, \\uc0\\u8220{}LANGUAGE VARIATION: AN ANALYSIS OF LANGUAGE VARIETIES USED BY EFL STUDENTS ON SOCIAL MEDIA CONTEXT,\\uc0\\u8221{} {\\i{}Getsempena English} 11 (2024), https://doi.org/10.46244/geej.v11i1.2758.","plainCitation":"Ambarwati Emira Putri and Nyoman Adi Jaya Putra, “LANGUAGE VARIATION: AN ANALYSIS OF LANGUAGE VARIETIES USED BY EFL STUDENTS ON SOCIAL MEDIA CONTEXT,” Getsempena English 11 (2024), https://doi.org/10.46244/geej.v11i1.2758.","noteIndex":18},"citationItems":[{"id":251,"uris":["http://zotero.org/users/16069189/items/PWRYY79U"],"itemData":{"id":251,"type":"article-journal","container-title":"Getsempena English","DOI":"https://doi.org/10.46244/geej.v11i1.2758","language":"en","title":"LANGUAGE VARIATION: AN ANALYSIS OF LANGUAGE VARIETIES USED BY EFL STUDENTS ON SOCIAL MEDIA CONTEXT","URL":"https://ejournal.bbg.ac.id/geej/article/view/2758","volume":"11","author":[{"family":"Putri","given":"Ambarwati Emira"},{"family":"Putra","given":"Nyoman Adi Jaya"}],"accessed":{"date-parts":[["2025",6,19]]},"issued":{"date-parts":[["2024"]]}}}],"schema":"https://github.com/citation-style-language/schema/raw/master/csl-citation.json"} </w:instrText>
      </w:r>
      <w:r>
        <w:fldChar w:fldCharType="separate"/>
      </w:r>
      <w:r w:rsidR="002F134D" w:rsidRPr="002F134D">
        <w:rPr>
          <w:szCs w:val="24"/>
        </w:rPr>
        <w:t xml:space="preserve">Ambarwati Emira Putri and Nyoman Adi Jaya Putra, “LANGUAGE VARIATION: AN ANALYSIS OF LANGUAGE VARIETIES USED BY EFL STUDENTS ON SOCIAL MEDIA CONTEXT,” </w:t>
      </w:r>
      <w:r w:rsidR="002F134D" w:rsidRPr="002F134D">
        <w:rPr>
          <w:i/>
          <w:iCs/>
          <w:szCs w:val="24"/>
        </w:rPr>
        <w:t>Getsempena English</w:t>
      </w:r>
      <w:r w:rsidR="002F134D" w:rsidRPr="002F134D">
        <w:rPr>
          <w:szCs w:val="24"/>
        </w:rPr>
        <w:t xml:space="preserve"> 11 (2024), https://doi.org/10.46244/geej.v11i1.2758.</w:t>
      </w:r>
      <w:r>
        <w:fldChar w:fldCharType="end"/>
      </w:r>
    </w:p>
  </w:footnote>
  <w:footnote w:id="19">
    <w:p w14:paraId="63221A31" w14:textId="77777777" w:rsidR="005055A1" w:rsidRPr="005055A1" w:rsidRDefault="005055A1" w:rsidP="005055A1">
      <w:pPr>
        <w:pStyle w:val="FootnoteText"/>
        <w:ind w:left="0" w:hanging="2"/>
        <w:rPr>
          <w:lang w:val="id-ID"/>
        </w:rPr>
      </w:pPr>
      <w:r>
        <w:rPr>
          <w:rStyle w:val="FootnoteReference"/>
        </w:rPr>
        <w:footnoteRef/>
      </w:r>
      <w:r>
        <w:t xml:space="preserve"> </w:t>
      </w:r>
      <w:r>
        <w:fldChar w:fldCharType="begin"/>
      </w:r>
      <w:r>
        <w:instrText xml:space="preserve"> ADDIN ZOTERO_ITEM CSL_CITATION {"citationID":"KKd04IlX","properties":{"formattedCitation":"Aditiawarman, Dewirahmadanirwati, and Ulya, \\uc0\\u8220{}Sociolinguistic Insights into Youth Language Phenomena: Patterns and Influences in South Jakarta through the Lens of #BeritaAkhirPekan Podcast.\\uc0\\u8221{}","plainCitation":"Aditiawarman, Dewirahmadanirwati, and Ulya, “Sociolinguistic Insights into Youth Language Phenomena: Patterns and Influences in South Jakarta through the Lens of #BeritaAkhirPekan Podcast.”","noteIndex":20},"citationItems":[{"id":240,"uris":["http://zotero.org/users/16069189/items/8NZX45JZ"],"itemData":{"id":240,"type":"article-journal","container-title":"AL-ISHLAH Jurnal Pendidikan","DOI":"https://doi.org/10.35445/alishlah.v17i1.6843","issue":"1","title":"Sociolinguistic Insights into Youth Language Phenomena: Patterns and Influences in South Jakarta through the Lens of #BeritaAkhirPekan Podcast","volume":"17","author":[{"family":"Aditiawarman","given":"Mac"},{"family":"Dewirahmadanirwati","given":"Dewirahmadanirwati"},{"family":"Ulya","given":"Ridha Hasnul"}],"issued":{"date-parts":[["2025"]]}}}],"schema":"https://github.com/citation-style-language/schema/raw/master/csl-citation.json"} </w:instrText>
      </w:r>
      <w:r>
        <w:fldChar w:fldCharType="separate"/>
      </w:r>
      <w:r w:rsidR="002F134D" w:rsidRPr="002F134D">
        <w:rPr>
          <w:szCs w:val="24"/>
        </w:rPr>
        <w:t>Aditiawarman, Dewirahmadanirwati, and Ulya, “Sociolinguistic Insights into Youth Language Phenomena: Patterns and Influences in South Jakarta through the Lens of #BeritaAkhirPekan Podcast.”</w:t>
      </w:r>
      <w:r>
        <w:fldChar w:fldCharType="end"/>
      </w:r>
    </w:p>
  </w:footnote>
  <w:footnote w:id="20">
    <w:p w14:paraId="2E53C00A" w14:textId="77777777" w:rsidR="005055A1" w:rsidRPr="005055A1" w:rsidRDefault="005055A1" w:rsidP="005055A1">
      <w:pPr>
        <w:pStyle w:val="FootnoteText"/>
        <w:ind w:left="0" w:hanging="2"/>
        <w:rPr>
          <w:lang w:val="id-ID"/>
        </w:rPr>
      </w:pPr>
      <w:r>
        <w:rPr>
          <w:rStyle w:val="FootnoteReference"/>
        </w:rPr>
        <w:footnoteRef/>
      </w:r>
      <w:r w:rsidRPr="005055A1">
        <w:rPr>
          <w:lang w:val="id-ID"/>
        </w:rPr>
        <w:t xml:space="preserve"> </w:t>
      </w:r>
      <w:r>
        <w:fldChar w:fldCharType="begin"/>
      </w:r>
      <w:r w:rsidRPr="005055A1">
        <w:rPr>
          <w:lang w:val="id-ID"/>
        </w:rPr>
        <w:instrText xml:space="preserve"> ADDIN ZOTERO_ITEM CSL_CITATION {"citationID":"Z3xspTX7","properties":{"formattedCitation":"Rasha Dorgham, \\uc0\\u8220{}Implementation of the Sociolinguistic Competence Strategies in Teaching and Learning English as a Foreign Language,\\uc0\\u8221{} {\\i{}Journal of Language Teaching and Research} 15, no. 4 (July 1, 2024): 1189\\uc0\\u8211{}99, https://doi.org/10.17507/jltr.1504.16.","plainCitation":"Rasha Dorgham, “Implementation of the Sociolinguistic Competence Strategies in Teaching and Learning English as a Foreign Language,” Journal of Language Teaching and Research 15, no. 4 (July 1, 2024): 1189–99, https://doi.org/10.17507/jltr.1504.16.","noteIndex":21},"citationItems":[{"id":249,"uris":["http://zotero.org/users/16069189/items/23LIIVIS"],"itemData":{"id":249,"type":"article-journal","abstract":"Examining the effects of applying sociolinguistic competency teaching strategies on university students' linguistic proficiency and sociological variance among EFL learners is one of the key goals of this study, which aims to investigate one of the major obstacles associated with learning EFL. The research objectives were investigated through the use of a quantitative, descriptive approach. A questionnaire was employed as a means of gathering research data. One hundred fifty EFL students from several universities in Egypt were chosen at random to participate in this study. The data analysis was performed using SPSS. The research findings show that the implementation of sociolinguistic competence teaching strategies has a positive impact on linguistic proficiency and sociological variation as perceived by university EFL students. The results revealed that there are statistically significant differences (</w:instrText>
      </w:r>
      <w:r>
        <w:instrText>α</w:instrText>
      </w:r>
      <w:r w:rsidRPr="005055A1">
        <w:rPr>
          <w:lang w:val="id-ID"/>
        </w:rPr>
        <w:instrText xml:space="preserve"> ≤ 0.05) in the impact of implementing sociolinguistic competence strategies for teaching EFL on linguistic proficiency and sociological variation as perceived by participants according to gender. In addition, the results revealed that there are statistically significant differences (</w:instrText>
      </w:r>
      <w:r>
        <w:instrText>α</w:instrText>
      </w:r>
      <w:r w:rsidRPr="005055A1">
        <w:rPr>
          <w:lang w:val="id-ID"/>
        </w:rPr>
        <w:instrText xml:space="preserve"> ≤ 0.05) in the impact of implementing sociolinguistic competence strategies for teaching EFL on language proficiency and sociological variation as perceived by students according to academic level. The findings of the study demonstrated how crucial it is to use sociolinguistic competency techniques to illustrate linguistic performance and sociological variances in order to achieve sociological realization. Furthermore, the results indicated that this is the primary method used by EFL students in Egyptian universities to develop sociolinguistic competence.","container-title":"Journal of Language Teaching and Research","DOI":"10.17507/jltr.1504.16","ISSN":"2053-0684","issue":"4","language":"en","license":"Copyright (c) 2024 Journal of Language Teaching and Research","note":"number: 4","page":"1189-1199","source":"jltr.academypublication.com","title":"Implementation of the Sociolinguistic Competence Strategies in Teaching and Learning English as a Foreign Language","volume":"15","author":[{"family":"Dorgham","given":"Rasha"}],"issued":{"date-parts":[["2024",7,1]]}}}],"schema":"https://github.com/citation-style-language/schema/raw/master/csl-citation.json"} </w:instrText>
      </w:r>
      <w:r>
        <w:fldChar w:fldCharType="separate"/>
      </w:r>
      <w:r w:rsidR="002F134D" w:rsidRPr="002F134D">
        <w:rPr>
          <w:szCs w:val="24"/>
          <w:lang w:val="id-ID"/>
        </w:rPr>
        <w:t xml:space="preserve">Rasha Dorgham, “Implementation of the Sociolinguistic Competence Strategies in Teaching and Learning English as a Foreign Language,” </w:t>
      </w:r>
      <w:r w:rsidR="002F134D" w:rsidRPr="002F134D">
        <w:rPr>
          <w:i/>
          <w:iCs/>
          <w:szCs w:val="24"/>
          <w:lang w:val="id-ID"/>
        </w:rPr>
        <w:t>Journal of Language Teaching and Research</w:t>
      </w:r>
      <w:r w:rsidR="002F134D" w:rsidRPr="002F134D">
        <w:rPr>
          <w:szCs w:val="24"/>
          <w:lang w:val="id-ID"/>
        </w:rPr>
        <w:t xml:space="preserve"> 15, no. 4 (July 1, 2024): 1189–99, https://doi.org/10.17507/jltr.1504.16.</w:t>
      </w:r>
      <w: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E92E" w14:textId="77777777" w:rsidR="0046406C" w:rsidRDefault="004C7434">
    <w:pPr>
      <w:pBdr>
        <w:top w:val="nil"/>
        <w:left w:val="nil"/>
        <w:bottom w:val="single" w:sz="4" w:space="1" w:color="000000"/>
        <w:right w:val="nil"/>
        <w:between w:val="nil"/>
      </w:pBdr>
      <w:tabs>
        <w:tab w:val="center" w:pos="4252"/>
        <w:tab w:val="right" w:pos="8504"/>
      </w:tabs>
      <w:spacing w:line="240" w:lineRule="auto"/>
      <w:ind w:left="0" w:hanging="2"/>
      <w:rPr>
        <w:rFonts w:ascii="Arial" w:eastAsia="Arial" w:hAnsi="Arial" w:cs="Arial"/>
        <w:color w:val="000000"/>
        <w:sz w:val="16"/>
        <w:szCs w:val="16"/>
      </w:rPr>
    </w:pPr>
    <w:r>
      <w:rPr>
        <w:rFonts w:ascii="Arial" w:eastAsia="Arial" w:hAnsi="Arial" w:cs="Arial"/>
        <w:i/>
        <w:smallCaps/>
        <w:color w:val="000000"/>
        <w:sz w:val="16"/>
        <w:szCs w:val="16"/>
      </w:rPr>
      <w:t>Chapter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1DF7E" w14:textId="77777777" w:rsidR="0046406C" w:rsidRDefault="0046406C">
    <w:pPr>
      <w:pBdr>
        <w:top w:val="nil"/>
        <w:left w:val="nil"/>
        <w:bottom w:val="nil"/>
        <w:right w:val="nil"/>
        <w:between w:val="nil"/>
      </w:pBdr>
      <w:tabs>
        <w:tab w:val="center" w:pos="4252"/>
        <w:tab w:val="right" w:pos="8504"/>
      </w:tabs>
      <w:spacing w:line="240" w:lineRule="auto"/>
      <w:ind w:left="0" w:hanging="2"/>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6FDD" w14:textId="77777777" w:rsidR="0046406C" w:rsidRDefault="0046406C">
    <w:pPr>
      <w:pBdr>
        <w:top w:val="nil"/>
        <w:left w:val="nil"/>
        <w:bottom w:val="nil"/>
        <w:right w:val="nil"/>
        <w:between w:val="nil"/>
      </w:pBdr>
      <w:tabs>
        <w:tab w:val="center" w:pos="4252"/>
        <w:tab w:val="right" w:pos="8504"/>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2065D"/>
    <w:multiLevelType w:val="hybridMultilevel"/>
    <w:tmpl w:val="97868238"/>
    <w:lvl w:ilvl="0" w:tplc="9C1C6936">
      <w:start w:val="1"/>
      <w:numFmt w:val="decimal"/>
      <w:lvlText w:val="%1."/>
      <w:lvlJc w:val="left"/>
      <w:pPr>
        <w:ind w:left="358" w:hanging="360"/>
      </w:pPr>
      <w:rPr>
        <w:rFonts w:hint="default"/>
        <w:b/>
        <w:bCs/>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 w15:restartNumberingAfterBreak="0">
    <w:nsid w:val="7FD25E0D"/>
    <w:multiLevelType w:val="hybridMultilevel"/>
    <w:tmpl w:val="97868238"/>
    <w:lvl w:ilvl="0" w:tplc="9C1C6936">
      <w:start w:val="1"/>
      <w:numFmt w:val="decimal"/>
      <w:lvlText w:val="%1."/>
      <w:lvlJc w:val="left"/>
      <w:pPr>
        <w:ind w:left="358" w:hanging="360"/>
      </w:pPr>
      <w:rPr>
        <w:rFonts w:hint="default"/>
        <w:b/>
        <w:bCs/>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num w:numId="1" w16cid:durableId="395202502">
    <w:abstractNumId w:val="1"/>
  </w:num>
  <w:num w:numId="2" w16cid:durableId="10750737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ld Brew">
    <w15:presenceInfo w15:providerId="Windows Live" w15:userId="853d5126557301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06C"/>
    <w:rsid w:val="00040494"/>
    <w:rsid w:val="00063133"/>
    <w:rsid w:val="000806C9"/>
    <w:rsid w:val="000948E1"/>
    <w:rsid w:val="000C58F2"/>
    <w:rsid w:val="000E76DD"/>
    <w:rsid w:val="001302B8"/>
    <w:rsid w:val="00133BB9"/>
    <w:rsid w:val="001677AA"/>
    <w:rsid w:val="00172635"/>
    <w:rsid w:val="00196BEB"/>
    <w:rsid w:val="00232EF0"/>
    <w:rsid w:val="00254EF0"/>
    <w:rsid w:val="00277EB5"/>
    <w:rsid w:val="002813F7"/>
    <w:rsid w:val="002B1FA0"/>
    <w:rsid w:val="002B2E5A"/>
    <w:rsid w:val="002B7ED7"/>
    <w:rsid w:val="002F134D"/>
    <w:rsid w:val="003035B5"/>
    <w:rsid w:val="003405B7"/>
    <w:rsid w:val="003511AB"/>
    <w:rsid w:val="00352A20"/>
    <w:rsid w:val="003711A4"/>
    <w:rsid w:val="00373F9B"/>
    <w:rsid w:val="00376BAA"/>
    <w:rsid w:val="003A70F8"/>
    <w:rsid w:val="003C3F40"/>
    <w:rsid w:val="003F6E55"/>
    <w:rsid w:val="00403A2B"/>
    <w:rsid w:val="00460209"/>
    <w:rsid w:val="00462B64"/>
    <w:rsid w:val="0046406C"/>
    <w:rsid w:val="00472B68"/>
    <w:rsid w:val="0048680C"/>
    <w:rsid w:val="00490EEA"/>
    <w:rsid w:val="00491551"/>
    <w:rsid w:val="004A04B8"/>
    <w:rsid w:val="004A14B9"/>
    <w:rsid w:val="004C076F"/>
    <w:rsid w:val="004C1172"/>
    <w:rsid w:val="004C7434"/>
    <w:rsid w:val="005055A1"/>
    <w:rsid w:val="00530DF3"/>
    <w:rsid w:val="00531B7C"/>
    <w:rsid w:val="005857A8"/>
    <w:rsid w:val="0059218A"/>
    <w:rsid w:val="00595730"/>
    <w:rsid w:val="005C2F80"/>
    <w:rsid w:val="00612A9D"/>
    <w:rsid w:val="0063048B"/>
    <w:rsid w:val="006575E4"/>
    <w:rsid w:val="006B57C5"/>
    <w:rsid w:val="006D42CF"/>
    <w:rsid w:val="006F039E"/>
    <w:rsid w:val="006F30B6"/>
    <w:rsid w:val="006F6827"/>
    <w:rsid w:val="006F7C6E"/>
    <w:rsid w:val="00716BFE"/>
    <w:rsid w:val="007642B2"/>
    <w:rsid w:val="00767626"/>
    <w:rsid w:val="007A48C9"/>
    <w:rsid w:val="007B30EB"/>
    <w:rsid w:val="007F77BF"/>
    <w:rsid w:val="008006D3"/>
    <w:rsid w:val="00864D9E"/>
    <w:rsid w:val="008B36E3"/>
    <w:rsid w:val="008B66FC"/>
    <w:rsid w:val="008F73C5"/>
    <w:rsid w:val="009049CD"/>
    <w:rsid w:val="009063BD"/>
    <w:rsid w:val="0090682B"/>
    <w:rsid w:val="00915E13"/>
    <w:rsid w:val="00994F1E"/>
    <w:rsid w:val="009A216C"/>
    <w:rsid w:val="009B42E4"/>
    <w:rsid w:val="009C2BAC"/>
    <w:rsid w:val="009C7CE1"/>
    <w:rsid w:val="00A02388"/>
    <w:rsid w:val="00A10525"/>
    <w:rsid w:val="00A772E6"/>
    <w:rsid w:val="00A90B34"/>
    <w:rsid w:val="00A94304"/>
    <w:rsid w:val="00B07FBF"/>
    <w:rsid w:val="00B41268"/>
    <w:rsid w:val="00BE7221"/>
    <w:rsid w:val="00BF4C6F"/>
    <w:rsid w:val="00BF5802"/>
    <w:rsid w:val="00C17AF5"/>
    <w:rsid w:val="00C24495"/>
    <w:rsid w:val="00C540FC"/>
    <w:rsid w:val="00CC3845"/>
    <w:rsid w:val="00CF07CC"/>
    <w:rsid w:val="00D109F9"/>
    <w:rsid w:val="00D52564"/>
    <w:rsid w:val="00D5719E"/>
    <w:rsid w:val="00D705BB"/>
    <w:rsid w:val="00D922F4"/>
    <w:rsid w:val="00D942AC"/>
    <w:rsid w:val="00DD09E3"/>
    <w:rsid w:val="00DD3D95"/>
    <w:rsid w:val="00DD663A"/>
    <w:rsid w:val="00E03F0A"/>
    <w:rsid w:val="00E56178"/>
    <w:rsid w:val="00EA07E7"/>
    <w:rsid w:val="00EC115C"/>
    <w:rsid w:val="00EF0D48"/>
    <w:rsid w:val="00EF6CAE"/>
    <w:rsid w:val="00F053A3"/>
    <w:rsid w:val="00F33AC4"/>
    <w:rsid w:val="00F66238"/>
    <w:rsid w:val="00FF0F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2BC72"/>
  <w15:docId w15:val="{EE01D4DD-0829-4B1D-85E1-2E58F9DA4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spacing w:line="1" w:lineRule="atLeast"/>
      <w:ind w:leftChars="-1" w:left="-1" w:hangingChars="1"/>
      <w:textDirection w:val="btLr"/>
      <w:textAlignment w:val="top"/>
      <w:outlineLvl w:val="0"/>
    </w:pPr>
    <w:rPr>
      <w:position w:val="-1"/>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240" w:after="60"/>
      <w:jc w:val="center"/>
    </w:pPr>
    <w:rPr>
      <w:rFonts w:ascii="Cambria" w:hAnsi="Cambria"/>
      <w:b/>
      <w:bCs/>
      <w:kern w:val="28"/>
      <w:sz w:val="32"/>
      <w:szCs w:val="32"/>
    </w:rPr>
  </w:style>
  <w:style w:type="paragraph" w:styleId="NormalWeb">
    <w:name w:val="Normal (Web)"/>
    <w:basedOn w:val="Normal"/>
    <w:uiPriority w:val="99"/>
    <w:pPr>
      <w:spacing w:before="100" w:beforeAutospacing="1" w:after="100" w:afterAutospacing="1"/>
    </w:pPr>
  </w:style>
  <w:style w:type="paragraph" w:styleId="BalloonText">
    <w:name w:val="Balloon Text"/>
    <w:basedOn w:val="Normal"/>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lang w:val="en-US" w:eastAsia="en-US"/>
    </w:rPr>
  </w:style>
  <w:style w:type="paragraph" w:customStyle="1" w:styleId="BodytextMaJER">
    <w:name w:val="Body text MaJER"/>
    <w:basedOn w:val="Normal"/>
    <w:pPr>
      <w:jc w:val="both"/>
    </w:pPr>
    <w:rPr>
      <w:snapToGrid w:val="0"/>
      <w:lang w:val="en-GB"/>
    </w:rPr>
  </w:style>
  <w:style w:type="paragraph" w:styleId="BodyText3">
    <w:name w:val="Body Text 3"/>
    <w:basedOn w:val="Normal"/>
    <w:pPr>
      <w:spacing w:line="480" w:lineRule="auto"/>
      <w:jc w:val="both"/>
    </w:pPr>
    <w:rPr>
      <w:szCs w:val="20"/>
      <w:lang w:val="en-GB" w:eastAsia="es-ES"/>
    </w:rPr>
  </w:style>
  <w:style w:type="character" w:customStyle="1" w:styleId="BodyText3Char">
    <w:name w:val="Body Text 3 Char"/>
    <w:rPr>
      <w:w w:val="100"/>
      <w:position w:val="-1"/>
      <w:sz w:val="24"/>
      <w:effect w:val="none"/>
      <w:vertAlign w:val="baseline"/>
      <w:cs w:val="0"/>
      <w:em w:val="none"/>
      <w:lang w:eastAsia="es-ES"/>
    </w:rPr>
  </w:style>
  <w:style w:type="paragraph" w:styleId="BodyText">
    <w:name w:val="Body Text"/>
    <w:basedOn w:val="Normal"/>
    <w:pPr>
      <w:spacing w:line="360" w:lineRule="auto"/>
      <w:jc w:val="both"/>
    </w:pPr>
    <w:rPr>
      <w:snapToGrid w:val="0"/>
      <w:lang w:val="en-GB"/>
    </w:rPr>
  </w:style>
  <w:style w:type="character" w:customStyle="1" w:styleId="BodyTextChar">
    <w:name w:val="Body Text Char"/>
    <w:rPr>
      <w:w w:val="100"/>
      <w:position w:val="-1"/>
      <w:sz w:val="24"/>
      <w:szCs w:val="24"/>
      <w:effect w:val="none"/>
      <w:vertAlign w:val="baseline"/>
      <w:cs w:val="0"/>
      <w:em w:val="none"/>
      <w:lang w:val="es-ES" w:eastAsia="es-ES"/>
    </w:rPr>
  </w:style>
  <w:style w:type="character" w:customStyle="1" w:styleId="Emphasis1">
    <w:name w:val="Emphasis1"/>
    <w:rPr>
      <w:rFonts w:ascii="Times New Roman" w:hAnsi="Times New Roman"/>
      <w:b/>
      <w:bCs/>
      <w:w w:val="100"/>
      <w:position w:val="-1"/>
      <w:sz w:val="24"/>
      <w:effect w:val="none"/>
      <w:vertAlign w:val="baseline"/>
      <w:cs w:val="0"/>
      <w:em w:val="none"/>
    </w:rPr>
  </w:style>
  <w:style w:type="paragraph" w:styleId="Footer">
    <w:name w:val="footer"/>
    <w:basedOn w:val="Normal"/>
    <w:pPr>
      <w:tabs>
        <w:tab w:val="center" w:pos="4252"/>
        <w:tab w:val="right" w:pos="8504"/>
      </w:tabs>
    </w:pPr>
    <w:rPr>
      <w:lang w:val="es-ES" w:eastAsia="es-ES"/>
    </w:rPr>
  </w:style>
  <w:style w:type="character" w:customStyle="1" w:styleId="FooterChar5ff78a4d-f462-45e5-8ec7-f174790875b3">
    <w:name w:val="Footer Char_5ff78a4d-f462-45e5-8ec7-f174790875b3"/>
    <w:rPr>
      <w:w w:val="100"/>
      <w:position w:val="-1"/>
      <w:sz w:val="24"/>
      <w:szCs w:val="24"/>
      <w:effect w:val="none"/>
      <w:vertAlign w:val="baseline"/>
      <w:cs w:val="0"/>
      <w:em w:val="none"/>
      <w:lang w:val="es-ES" w:eastAsia="es-ES"/>
    </w:rPr>
  </w:style>
  <w:style w:type="character" w:styleId="PageNumber">
    <w:name w:val="page number"/>
    <w:basedOn w:val="DefaultParagraphFont"/>
    <w:rPr>
      <w:w w:val="100"/>
      <w:position w:val="-1"/>
      <w:effect w:val="none"/>
      <w:vertAlign w:val="baseline"/>
      <w:cs w:val="0"/>
      <w:em w:val="none"/>
    </w:rPr>
  </w:style>
  <w:style w:type="paragraph" w:styleId="Header">
    <w:name w:val="header"/>
    <w:basedOn w:val="Normal"/>
    <w:pPr>
      <w:tabs>
        <w:tab w:val="center" w:pos="4252"/>
        <w:tab w:val="right" w:pos="8504"/>
      </w:tabs>
    </w:pPr>
    <w:rPr>
      <w:lang w:val="es-ES" w:eastAsia="es-ES"/>
    </w:rPr>
  </w:style>
  <w:style w:type="character" w:customStyle="1" w:styleId="HeaderChar056b862b-68c4-4ed8-b3a7-ab0c57f7a47a">
    <w:name w:val="Header Char_056b862b-68c4-4ed8-b3a7-ab0c57f7a47a"/>
    <w:rPr>
      <w:w w:val="100"/>
      <w:position w:val="-1"/>
      <w:sz w:val="24"/>
      <w:szCs w:val="24"/>
      <w:effect w:val="none"/>
      <w:vertAlign w:val="baseline"/>
      <w:cs w:val="0"/>
      <w:em w:val="none"/>
      <w:lang w:val="es-ES" w:eastAsia="es-ES"/>
    </w:rPr>
  </w:style>
  <w:style w:type="paragraph" w:customStyle="1" w:styleId="AUTHORSNAMEMaJER">
    <w:name w:val="AUTHORS NAME MaJER"/>
    <w:basedOn w:val="BodyText"/>
    <w:pPr>
      <w:spacing w:line="240" w:lineRule="auto"/>
      <w:jc w:val="center"/>
    </w:pPr>
    <w:rPr>
      <w:caps/>
    </w:rPr>
  </w:style>
  <w:style w:type="paragraph" w:customStyle="1" w:styleId="Affiliation">
    <w:name w:val="Affiliation"/>
    <w:basedOn w:val="BodyText"/>
    <w:pPr>
      <w:spacing w:line="240" w:lineRule="auto"/>
      <w:jc w:val="center"/>
    </w:pPr>
    <w:rPr>
      <w:i/>
      <w:iCs/>
    </w:rPr>
  </w:style>
  <w:style w:type="paragraph" w:customStyle="1" w:styleId="AbstractTitleMaJER">
    <w:name w:val="Abstract Title MaJER"/>
    <w:basedOn w:val="Normal"/>
    <w:pPr>
      <w:jc w:val="center"/>
    </w:pPr>
    <w:rPr>
      <w:b/>
      <w:lang w:val="en-GB" w:eastAsia="es-ES"/>
    </w:rPr>
  </w:style>
  <w:style w:type="paragraph" w:customStyle="1" w:styleId="TitleMaJER">
    <w:name w:val="Title MaJER"/>
    <w:basedOn w:val="Title"/>
    <w:pPr>
      <w:spacing w:before="0" w:after="0" w:line="360" w:lineRule="auto"/>
      <w:ind w:firstLine="720"/>
      <w:outlineLvl w:val="9"/>
    </w:pPr>
    <w:rPr>
      <w:rFonts w:ascii="Times New Roman" w:hAnsi="Times New Roman"/>
      <w:bCs w:val="0"/>
      <w:kern w:val="0"/>
      <w:lang w:val="en-GB" w:eastAsia="es-ES"/>
    </w:rPr>
  </w:style>
  <w:style w:type="paragraph" w:customStyle="1" w:styleId="AffiliationandCountryMaJER">
    <w:name w:val="Affiliation and Country MaJER"/>
    <w:basedOn w:val="Affiliation"/>
  </w:style>
  <w:style w:type="paragraph" w:customStyle="1" w:styleId="AbstractText">
    <w:name w:val="Abstract Text"/>
    <w:basedOn w:val="Normal"/>
    <w:pPr>
      <w:spacing w:before="120" w:after="120"/>
      <w:jc w:val="both"/>
    </w:pPr>
    <w:rPr>
      <w:lang w:val="en-GB" w:eastAsia="es-ES"/>
    </w:rPr>
  </w:style>
  <w:style w:type="paragraph" w:customStyle="1" w:styleId="KEYWORDSMaJER">
    <w:name w:val="KEYWORDS MaJER"/>
    <w:basedOn w:val="Normal"/>
    <w:rPr>
      <w:b/>
      <w:lang w:val="en-GB" w:eastAsia="es-ES"/>
    </w:rPr>
  </w:style>
  <w:style w:type="paragraph" w:customStyle="1" w:styleId="SectionHeadingMaJER">
    <w:name w:val="Section Heading MaJER"/>
    <w:basedOn w:val="BodyText"/>
    <w:pPr>
      <w:spacing w:before="120"/>
    </w:pPr>
    <w:rPr>
      <w:b/>
      <w:lang w:eastAsia="es-ES"/>
    </w:rPr>
  </w:style>
  <w:style w:type="paragraph" w:customStyle="1" w:styleId="TableandFiguresHeadingMaJER">
    <w:name w:val="Table and Figures Heading MaJER"/>
    <w:basedOn w:val="BodyText3"/>
    <w:pPr>
      <w:spacing w:before="120" w:line="240" w:lineRule="auto"/>
    </w:pPr>
    <w:rPr>
      <w:sz w:val="20"/>
    </w:rPr>
  </w:style>
  <w:style w:type="paragraph" w:customStyle="1" w:styleId="SubsectionheadingsMaJER">
    <w:name w:val="Subsection headings MaJER"/>
    <w:basedOn w:val="BodyText"/>
    <w:pPr>
      <w:spacing w:before="120" w:after="120" w:line="1" w:lineRule="atLeast"/>
    </w:pPr>
    <w:rPr>
      <w:lang w:eastAsia="es-ES"/>
    </w:rPr>
  </w:style>
  <w:style w:type="paragraph" w:customStyle="1" w:styleId="AdditionalsubsectionsMaJER">
    <w:name w:val="Additional sub sections MaJER"/>
    <w:basedOn w:val="SubsectionheadingsMaJER"/>
    <w:rPr>
      <w:i/>
    </w:rPr>
  </w:style>
  <w:style w:type="paragraph" w:customStyle="1" w:styleId="APPENDIXMaJER">
    <w:name w:val="APPENDIX MaJER"/>
    <w:basedOn w:val="Normal"/>
    <w:next w:val="SectionHeadingMaJER"/>
    <w:pPr>
      <w:jc w:val="both"/>
    </w:pPr>
    <w:rPr>
      <w:b/>
      <w:lang w:val="en-GB" w:eastAsia="es-ES"/>
    </w:rPr>
  </w:style>
  <w:style w:type="paragraph" w:customStyle="1" w:styleId="BioDataMaJER">
    <w:name w:val="Bio Data MaJER"/>
    <w:basedOn w:val="SectionHeadingMaJER"/>
    <w:pPr>
      <w:spacing w:line="240" w:lineRule="auto"/>
    </w:pPr>
    <w:rPr>
      <w:snapToGrid/>
    </w:rPr>
  </w:style>
  <w:style w:type="paragraph" w:customStyle="1" w:styleId="ReferencesContentMaJER">
    <w:name w:val="References Content MaJER"/>
    <w:basedOn w:val="Normal"/>
    <w:pPr>
      <w:ind w:left="709" w:hanging="709"/>
      <w:jc w:val="both"/>
    </w:pPr>
    <w:rPr>
      <w:lang w:val="en-GB" w:eastAsia="es-ES"/>
    </w:rPr>
  </w:style>
  <w:style w:type="character" w:customStyle="1" w:styleId="TitleChar6c969574-ecca-46ad-bb6f-06a78f128bb3">
    <w:name w:val="Title Char_6c969574-ecca-46ad-bb6f-06a78f128bb3"/>
    <w:rPr>
      <w:rFonts w:ascii="Cambria" w:eastAsia="Times New Roman" w:hAnsi="Cambria" w:cs="Times New Roman"/>
      <w:b/>
      <w:bCs/>
      <w:w w:val="100"/>
      <w:kern w:val="28"/>
      <w:position w:val="-1"/>
      <w:sz w:val="32"/>
      <w:szCs w:val="32"/>
      <w:effect w:val="none"/>
      <w:vertAlign w:val="baseline"/>
      <w:cs w:val="0"/>
      <w:em w:val="none"/>
      <w:lang w:val="en-US" w:eastAsia="en-US"/>
    </w:rPr>
  </w:style>
  <w:style w:type="character" w:styleId="Hyperlink">
    <w:name w:val="Hyperlink"/>
    <w:rPr>
      <w:color w:val="0000FF"/>
      <w:w w:val="100"/>
      <w:position w:val="-1"/>
      <w:u w:val="single"/>
      <w:effect w:val="none"/>
      <w:vertAlign w:val="baseline"/>
      <w:cs w:val="0"/>
      <w:em w:val="none"/>
    </w:rPr>
  </w:style>
  <w:style w:type="character" w:styleId="FollowedHyperlink">
    <w:name w:val="FollowedHyperlink"/>
    <w:rPr>
      <w:color w:val="800080"/>
      <w:w w:val="100"/>
      <w:position w:val="-1"/>
      <w:u w:val="single"/>
      <w:effect w:val="none"/>
      <w:vertAlign w:val="baseline"/>
      <w:cs w:val="0"/>
      <w:em w:val="none"/>
    </w:rPr>
  </w:style>
  <w:style w:type="paragraph" w:customStyle="1" w:styleId="citation1">
    <w:name w:val="citation1"/>
    <w:basedOn w:val="Normal"/>
    <w:pPr>
      <w:spacing w:line="480" w:lineRule="auto"/>
      <w:ind w:hanging="269"/>
    </w:pPr>
    <w:rPr>
      <w:sz w:val="13"/>
      <w:szCs w:val="13"/>
      <w:lang w:val="en-GB" w:eastAsia="en-GB"/>
    </w:rPr>
  </w:style>
  <w:style w:type="character" w:styleId="CommentReference">
    <w:name w:val="annotation reference"/>
    <w:qFormat/>
    <w:rPr>
      <w:w w:val="100"/>
      <w:position w:val="-1"/>
      <w:sz w:val="16"/>
      <w:szCs w:val="16"/>
      <w:effect w:val="none"/>
      <w:vertAlign w:val="baseline"/>
      <w:cs w:val="0"/>
      <w:em w:val="none"/>
    </w:rPr>
  </w:style>
  <w:style w:type="paragraph" w:styleId="CommentText">
    <w:name w:val="annotation text"/>
    <w:basedOn w:val="Normal"/>
    <w:qFormat/>
    <w:rPr>
      <w:sz w:val="20"/>
      <w:szCs w:val="20"/>
    </w:rPr>
  </w:style>
  <w:style w:type="character" w:customStyle="1" w:styleId="CommentTextChar">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qFormat/>
    <w:rPr>
      <w:b/>
      <w:bCs/>
    </w:rPr>
  </w:style>
  <w:style w:type="character" w:customStyle="1" w:styleId="CommentSubjectChar">
    <w:name w:val="Comment Subject Char"/>
    <w:rPr>
      <w:b/>
      <w:bCs/>
      <w:w w:val="100"/>
      <w:position w:val="-1"/>
      <w:effect w:val="none"/>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A10525"/>
    <w:pPr>
      <w:ind w:left="720"/>
      <w:contextualSpacing/>
    </w:pPr>
  </w:style>
  <w:style w:type="paragraph" w:styleId="FootnoteText">
    <w:name w:val="footnote text"/>
    <w:basedOn w:val="Normal"/>
    <w:link w:val="FootnoteTextChar"/>
    <w:uiPriority w:val="99"/>
    <w:semiHidden/>
    <w:unhideWhenUsed/>
    <w:rsid w:val="000806C9"/>
    <w:pPr>
      <w:spacing w:line="240" w:lineRule="auto"/>
    </w:pPr>
    <w:rPr>
      <w:sz w:val="20"/>
      <w:szCs w:val="20"/>
    </w:rPr>
  </w:style>
  <w:style w:type="character" w:customStyle="1" w:styleId="FootnoteTextChar">
    <w:name w:val="Footnote Text Char"/>
    <w:basedOn w:val="DefaultParagraphFont"/>
    <w:link w:val="FootnoteText"/>
    <w:uiPriority w:val="99"/>
    <w:semiHidden/>
    <w:rsid w:val="000806C9"/>
    <w:rPr>
      <w:position w:val="-1"/>
      <w:sz w:val="20"/>
      <w:szCs w:val="20"/>
    </w:rPr>
  </w:style>
  <w:style w:type="character" w:styleId="FootnoteReference">
    <w:name w:val="footnote reference"/>
    <w:basedOn w:val="DefaultParagraphFont"/>
    <w:uiPriority w:val="99"/>
    <w:semiHidden/>
    <w:unhideWhenUsed/>
    <w:rsid w:val="000806C9"/>
    <w:rPr>
      <w:vertAlign w:val="superscript"/>
    </w:rPr>
  </w:style>
  <w:style w:type="paragraph" w:styleId="Bibliography">
    <w:name w:val="Bibliography"/>
    <w:basedOn w:val="Normal"/>
    <w:next w:val="Normal"/>
    <w:uiPriority w:val="37"/>
    <w:unhideWhenUsed/>
    <w:rsid w:val="002F134D"/>
  </w:style>
  <w:style w:type="character" w:styleId="UnresolvedMention">
    <w:name w:val="Unresolved Mention"/>
    <w:basedOn w:val="DefaultParagraphFont"/>
    <w:uiPriority w:val="99"/>
    <w:semiHidden/>
    <w:unhideWhenUsed/>
    <w:rsid w:val="00C17AF5"/>
    <w:rPr>
      <w:color w:val="605E5C"/>
      <w:shd w:val="clear" w:color="auto" w:fill="E1DFDD"/>
    </w:rPr>
  </w:style>
  <w:style w:type="table" w:styleId="PlainTable3">
    <w:name w:val="Plain Table 3"/>
    <w:basedOn w:val="TableNormal"/>
    <w:uiPriority w:val="43"/>
    <w:rsid w:val="0063048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Revision">
    <w:name w:val="Revision"/>
    <w:hidden/>
    <w:uiPriority w:val="99"/>
    <w:semiHidden/>
    <w:rsid w:val="00490EEA"/>
    <w:pPr>
      <w:ind w:firstLine="0"/>
    </w:pPr>
    <w:rPr>
      <w:positio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0976">
      <w:bodyDiv w:val="1"/>
      <w:marLeft w:val="0"/>
      <w:marRight w:val="0"/>
      <w:marTop w:val="0"/>
      <w:marBottom w:val="0"/>
      <w:divBdr>
        <w:top w:val="none" w:sz="0" w:space="0" w:color="auto"/>
        <w:left w:val="none" w:sz="0" w:space="0" w:color="auto"/>
        <w:bottom w:val="none" w:sz="0" w:space="0" w:color="auto"/>
        <w:right w:val="none" w:sz="0" w:space="0" w:color="auto"/>
      </w:divBdr>
    </w:div>
    <w:div w:id="109516211">
      <w:bodyDiv w:val="1"/>
      <w:marLeft w:val="0"/>
      <w:marRight w:val="0"/>
      <w:marTop w:val="0"/>
      <w:marBottom w:val="0"/>
      <w:divBdr>
        <w:top w:val="none" w:sz="0" w:space="0" w:color="auto"/>
        <w:left w:val="none" w:sz="0" w:space="0" w:color="auto"/>
        <w:bottom w:val="none" w:sz="0" w:space="0" w:color="auto"/>
        <w:right w:val="none" w:sz="0" w:space="0" w:color="auto"/>
      </w:divBdr>
    </w:div>
    <w:div w:id="1058475646">
      <w:bodyDiv w:val="1"/>
      <w:marLeft w:val="0"/>
      <w:marRight w:val="0"/>
      <w:marTop w:val="0"/>
      <w:marBottom w:val="0"/>
      <w:divBdr>
        <w:top w:val="none" w:sz="0" w:space="0" w:color="auto"/>
        <w:left w:val="none" w:sz="0" w:space="0" w:color="auto"/>
        <w:bottom w:val="none" w:sz="0" w:space="0" w:color="auto"/>
        <w:right w:val="none" w:sz="0" w:space="0" w:color="auto"/>
      </w:divBdr>
    </w:div>
    <w:div w:id="1467700150">
      <w:bodyDiv w:val="1"/>
      <w:marLeft w:val="0"/>
      <w:marRight w:val="0"/>
      <w:marTop w:val="0"/>
      <w:marBottom w:val="0"/>
      <w:divBdr>
        <w:top w:val="none" w:sz="0" w:space="0" w:color="auto"/>
        <w:left w:val="none" w:sz="0" w:space="0" w:color="auto"/>
        <w:bottom w:val="none" w:sz="0" w:space="0" w:color="auto"/>
        <w:right w:val="none" w:sz="0" w:space="0" w:color="auto"/>
      </w:divBdr>
    </w:div>
    <w:div w:id="1604726845">
      <w:bodyDiv w:val="1"/>
      <w:marLeft w:val="0"/>
      <w:marRight w:val="0"/>
      <w:marTop w:val="0"/>
      <w:marBottom w:val="0"/>
      <w:divBdr>
        <w:top w:val="none" w:sz="0" w:space="0" w:color="auto"/>
        <w:left w:val="none" w:sz="0" w:space="0" w:color="auto"/>
        <w:bottom w:val="none" w:sz="0" w:space="0" w:color="auto"/>
        <w:right w:val="none" w:sz="0" w:space="0" w:color="auto"/>
      </w:divBdr>
    </w:div>
    <w:div w:id="1635410315">
      <w:bodyDiv w:val="1"/>
      <w:marLeft w:val="0"/>
      <w:marRight w:val="0"/>
      <w:marTop w:val="0"/>
      <w:marBottom w:val="0"/>
      <w:divBdr>
        <w:top w:val="none" w:sz="0" w:space="0" w:color="auto"/>
        <w:left w:val="none" w:sz="0" w:space="0" w:color="auto"/>
        <w:bottom w:val="none" w:sz="0" w:space="0" w:color="auto"/>
        <w:right w:val="none" w:sz="0" w:space="0" w:color="auto"/>
      </w:divBdr>
    </w:div>
    <w:div w:id="1686709670">
      <w:bodyDiv w:val="1"/>
      <w:marLeft w:val="0"/>
      <w:marRight w:val="0"/>
      <w:marTop w:val="0"/>
      <w:marBottom w:val="0"/>
      <w:divBdr>
        <w:top w:val="none" w:sz="0" w:space="0" w:color="auto"/>
        <w:left w:val="none" w:sz="0" w:space="0" w:color="auto"/>
        <w:bottom w:val="none" w:sz="0" w:space="0" w:color="auto"/>
        <w:right w:val="none" w:sz="0" w:space="0" w:color="auto"/>
      </w:divBdr>
    </w:div>
    <w:div w:id="1736123585">
      <w:bodyDiv w:val="1"/>
      <w:marLeft w:val="0"/>
      <w:marRight w:val="0"/>
      <w:marTop w:val="0"/>
      <w:marBottom w:val="0"/>
      <w:divBdr>
        <w:top w:val="none" w:sz="0" w:space="0" w:color="auto"/>
        <w:left w:val="none" w:sz="0" w:space="0" w:color="auto"/>
        <w:bottom w:val="none" w:sz="0" w:space="0" w:color="auto"/>
        <w:right w:val="none" w:sz="0" w:space="0" w:color="auto"/>
      </w:divBdr>
    </w:div>
    <w:div w:id="2036927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cs.google.com/document/d/18wumD49vWGVGHIbMB4Mm_q0p-M2VfGGi/edit?pli=1"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yperlink" Target="https://doi.org/10.29333/iji.2021.14436a"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doi.org/10.59613/jomss.v3i1.253" TargetMode="Externa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s://doi.org/10.1007/s11196-015-9438-5"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doi.org/10.1146/annurev.an.21.100192.002333" TargetMode="External"/><Relationship Id="rId20" Type="http://schemas.openxmlformats.org/officeDocument/2006/relationships/hyperlink" Target="https://doi.org/10.46244/geej.v11i1.2758"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doi.org/10.17507/jltr.1504.16" TargetMode="External"/><Relationship Id="rId23" Type="http://schemas.openxmlformats.org/officeDocument/2006/relationships/hyperlink" Target="http://dx.doi.org/10.18316/rcd.v15i40.11247" TargetMode="External"/><Relationship Id="rId28" Type="http://schemas.openxmlformats.org/officeDocument/2006/relationships/header" Target="header3.xml"/><Relationship Id="rId10" Type="http://schemas.openxmlformats.org/officeDocument/2006/relationships/comments" Target="comments.xml"/><Relationship Id="rId19" Type="http://schemas.openxmlformats.org/officeDocument/2006/relationships/hyperlink" Target="https://doi.org/10.60153/pragmatica.v2i2.92" TargetMode="External"/><Relationship Id="rId31"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i.org/10.35445/alishlah.v17i1.6843" TargetMode="External"/><Relationship Id="rId22" Type="http://schemas.openxmlformats.org/officeDocument/2006/relationships/hyperlink" Target="https://doi.org/10.21009/kagami.152.03" TargetMode="External"/><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78BA0E-7F05-4C20-9924-C7001EBDF9C4}">
  <we:reference id="wa200000368" version="1.0.0.0" store="en-US" storeType="OMEX"/>
  <we:alternateReferences>
    <we:reference id="wa200000368" version="1.0.0.0" store="en-US" storeType="OMEX"/>
  </we:alternateReferences>
  <we:properties>
    <we:property name="documentId" value="&quot;2804df3e4ffc0a6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cd:customData xmlns="http://www.wps.cn/android/officeDocument/2013/mofficeCustomData" xmlns:mcd="http://www.wps.cn/android/officeDocument/2013/mofficeCustomData" version="2">
  <mcd:comments/>
</mcd:customData>
</file>

<file path=customXml/item3.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C489B7C5-A0CD-4391-A1BB-D759CEC866CC}">
  <ds:schemaRefs>
    <ds:schemaRef ds:uri="http://schemas.openxmlformats.org/officeDocument/2006/bibliography"/>
  </ds:schemaRefs>
</ds:datastoreItem>
</file>

<file path=customXml/itemProps2.xml><?xml version="1.0" encoding="utf-8"?>
<ds:datastoreItem xmlns:ds="http://schemas.openxmlformats.org/officeDocument/2006/customXml" ds:itemID="{E1042204-8AD5-4E8E-8367-A67D0C63FEC9}">
  <ds:schemaRefs>
    <ds:schemaRef ds:uri="http://www.wps.cn/android/officeDocument/2013/mofficeCustomData"/>
  </ds:schemaRefs>
</ds:datastoreItem>
</file>

<file path=customXml/itemProps3.xml><?xml version="1.0" encoding="utf-8"?>
<ds:datastoreItem xmlns:ds="http://schemas.openxmlformats.org/officeDocument/2006/customXml" ds:itemID="{F5B7FC25-7A83-4552-9C49-A6DADA858DCE}">
  <ds:schemaRefs>
    <ds:schemaRef ds:uri="http://www.wps.cn/android/officeDocument/2013/moffice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10</Pages>
  <Words>4732</Words>
  <Characters>26979</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dad and mum</dc:creator>
  <cp:lastModifiedBy>Cold Brew</cp:lastModifiedBy>
  <cp:revision>17</cp:revision>
  <dcterms:created xsi:type="dcterms:W3CDTF">2026-04-24T06:57:00Z</dcterms:created>
  <dcterms:modified xsi:type="dcterms:W3CDTF">2026-04-26T00:15:00Z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05a21fabe169484f9bebe5fa914e48aa</vt:lpwstr>
  </property>
  <property fmtid="{D5CDD505-2E9C-101B-9397-08002B2CF9AE}" pid="3" name="ZOTERO_PREF_1">
    <vt:lpwstr>&lt;data data-version="3" zotero-version="7.0.11"&gt;&lt;session id="RwrPikSb"/&gt;&lt;style id="http://www.zotero.org/styles/chicago-fullnote-bibliography" locale="en-US" hasBibliography="1" bibliographyStyleHasBeenSet="1"/&gt;&lt;prefs&gt;&lt;pref name="fieldType" value="Field"/&gt;</vt:lpwstr>
  </property>
  <property fmtid="{D5CDD505-2E9C-101B-9397-08002B2CF9AE}" pid="4" name="ZOTERO_PREF_2">
    <vt:lpwstr>&lt;pref name="noteType" value="1"/&gt;&lt;/prefs&gt;&lt;/data&gt;</vt:lpwstr>
  </property>
  <property fmtid="{D5CDD505-2E9C-101B-9397-08002B2CF9AE}" pid="5" name="GrammarlyDocumentId">
    <vt:lpwstr>673a8368-56b5-467e-9c56-74600c3b93ca</vt:lpwstr>
  </property>
</Properties>
</file>