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Times New Roman" w:hAnsi="Times New Roman" w:cs="Times New Roman"/>
          <w:b/>
          <w:bCs/>
        </w:rPr>
      </w:pPr>
      <w:r>
        <w:rPr>
          <w:rFonts w:ascii="Times New Roman" w:hAnsi="Times New Roman" w:cs="Times New Roman"/>
          <w:b/>
          <w:bCs/>
        </w:rPr>
        <w:t>PRE-SERVICE TEACHER STUDENTS LANGUAGE LEARNING STRATEGIES IN LEARNING ENGLISH</w:t>
      </w:r>
    </w:p>
    <w:p>
      <w:pPr>
        <w:spacing w:line="240" w:lineRule="auto"/>
        <w:jc w:val="center"/>
        <w:rPr>
          <w:rFonts w:ascii="Times New Roman" w:hAnsi="Times New Roman" w:cs="Times New Roman"/>
          <w:b/>
          <w:bCs/>
        </w:rPr>
      </w:pPr>
    </w:p>
    <w:p>
      <w:pPr>
        <w:spacing w:line="240" w:lineRule="auto"/>
        <w:jc w:val="center"/>
        <w:rPr>
          <w:rFonts w:ascii="Times New Roman" w:hAnsi="Times New Roman" w:cs="Times New Roman"/>
          <w:color w:val="FFFFFF" w:themeColor="background1"/>
          <w14:textFill>
            <w14:solidFill>
              <w14:schemeClr w14:val="bg1"/>
            </w14:solidFill>
          </w14:textFill>
        </w:rPr>
      </w:pPr>
      <w:r>
        <w:rPr>
          <w:rFonts w:ascii="Times New Roman" w:hAnsi="Times New Roman" w:cs="Times New Roman"/>
          <w:color w:val="FFFFFF" w:themeColor="background1"/>
          <w14:textFill>
            <w14:solidFill>
              <w14:schemeClr w14:val="bg1"/>
            </w14:solidFill>
          </w14:textFill>
        </w:rPr>
        <w:t>Laila Amalia</w:t>
      </w:r>
      <w:r>
        <w:rPr>
          <w:rFonts w:ascii="Times New Roman" w:hAnsi="Times New Roman" w:cs="Times New Roman"/>
          <w:color w:val="FFFFFF" w:themeColor="background1"/>
          <w:vertAlign w:val="superscript"/>
          <w14:textFill>
            <w14:solidFill>
              <w14:schemeClr w14:val="bg1"/>
            </w14:solidFill>
          </w14:textFill>
        </w:rPr>
        <w:t>1)</w:t>
      </w:r>
      <w:r>
        <w:rPr>
          <w:rFonts w:ascii="Times New Roman" w:hAnsi="Times New Roman" w:cs="Times New Roman"/>
          <w:color w:val="FFFFFF" w:themeColor="background1"/>
          <w14:textFill>
            <w14:solidFill>
              <w14:schemeClr w14:val="bg1"/>
            </w14:solidFill>
          </w14:textFill>
        </w:rPr>
        <w:t>, Jenny Elvina Manurung</w:t>
      </w:r>
      <w:r>
        <w:rPr>
          <w:rFonts w:ascii="Times New Roman" w:hAnsi="Times New Roman" w:cs="Times New Roman"/>
          <w:color w:val="FFFFFF" w:themeColor="background1"/>
          <w:vertAlign w:val="superscript"/>
          <w14:textFill>
            <w14:solidFill>
              <w14:schemeClr w14:val="bg1"/>
            </w14:solidFill>
          </w14:textFill>
        </w:rPr>
        <w:t xml:space="preserve"> 2)</w:t>
      </w:r>
      <w:r>
        <w:rPr>
          <w:rFonts w:ascii="Times New Roman" w:hAnsi="Times New Roman" w:cs="Times New Roman"/>
          <w:color w:val="FFFFFF" w:themeColor="background1"/>
          <w14:textFill>
            <w14:solidFill>
              <w14:schemeClr w14:val="bg1"/>
            </w14:solidFill>
          </w14:textFill>
        </w:rPr>
        <w:t>, Rahma Dianti</w:t>
      </w:r>
      <w:r>
        <w:rPr>
          <w:rFonts w:ascii="Times New Roman" w:hAnsi="Times New Roman" w:cs="Times New Roman"/>
          <w:color w:val="FFFFFF" w:themeColor="background1"/>
          <w:vertAlign w:val="superscript"/>
          <w14:textFill>
            <w14:solidFill>
              <w14:schemeClr w14:val="bg1"/>
            </w14:solidFill>
          </w14:textFill>
        </w:rPr>
        <w:t xml:space="preserve"> 3)</w:t>
      </w:r>
      <w:r>
        <w:rPr>
          <w:rFonts w:ascii="Times New Roman" w:hAnsi="Times New Roman" w:cs="Times New Roman"/>
          <w:color w:val="FFFFFF" w:themeColor="background1"/>
          <w14:textFill>
            <w14:solidFill>
              <w14:schemeClr w14:val="bg1"/>
            </w14:solidFill>
          </w14:textFill>
        </w:rPr>
        <w:t xml:space="preserve"> </w:t>
      </w:r>
    </w:p>
    <w:p>
      <w:pPr>
        <w:spacing w:line="240" w:lineRule="auto"/>
        <w:jc w:val="center"/>
        <w:rPr>
          <w:rFonts w:ascii="Times New Roman" w:hAnsi="Times New Roman" w:cs="Times New Roman"/>
          <w:color w:val="FFFFFF" w:themeColor="background1"/>
          <w14:textFill>
            <w14:solidFill>
              <w14:schemeClr w14:val="bg1"/>
            </w14:solidFill>
          </w14:textFill>
        </w:rPr>
      </w:pPr>
      <w:r>
        <w:rPr>
          <w:rFonts w:ascii="Times New Roman" w:hAnsi="Times New Roman" w:cs="Times New Roman"/>
          <w:color w:val="FFFFFF" w:themeColor="background1"/>
          <w14:textFill>
            <w14:solidFill>
              <w14:schemeClr w14:val="bg1"/>
            </w14:solidFill>
          </w14:textFill>
        </w:rPr>
        <w:t>Universitas Tridinanti</w:t>
      </w:r>
    </w:p>
    <w:p>
      <w:pPr>
        <w:spacing w:line="240" w:lineRule="auto"/>
        <w:jc w:val="center"/>
        <w:rPr>
          <w:rFonts w:ascii="Times New Roman" w:hAnsi="Times New Roman" w:cs="Times New Roman"/>
          <w:color w:val="FFFFFF" w:themeColor="background1"/>
          <w:vertAlign w:val="superscript"/>
          <w14:textFill>
            <w14:solidFill>
              <w14:schemeClr w14:val="bg1"/>
            </w14:solidFill>
          </w14:textFill>
        </w:rPr>
      </w:pPr>
      <w:r>
        <w:fldChar w:fldCharType="begin"/>
      </w:r>
      <w:r>
        <w:instrText xml:space="preserve"> HYPERLINK "mailto:amalialaila1920@gmail.com1" </w:instrText>
      </w:r>
      <w:r>
        <w:fldChar w:fldCharType="separate"/>
      </w:r>
      <w:r>
        <w:rPr>
          <w:rStyle w:val="16"/>
          <w:rFonts w:ascii="Times New Roman" w:hAnsi="Times New Roman" w:cs="Times New Roman"/>
          <w:color w:val="FFFFFF" w:themeColor="background1"/>
          <w14:textFill>
            <w14:solidFill>
              <w14:schemeClr w14:val="bg1"/>
            </w14:solidFill>
          </w14:textFill>
        </w:rPr>
        <w:t>amalialaila1920@gmail.com</w:t>
      </w:r>
      <w:r>
        <w:rPr>
          <w:rStyle w:val="16"/>
          <w:rFonts w:ascii="Times New Roman" w:hAnsi="Times New Roman" w:cs="Times New Roman"/>
          <w:color w:val="FFFFFF" w:themeColor="background1"/>
          <w:vertAlign w:val="superscript"/>
          <w14:textFill>
            <w14:solidFill>
              <w14:schemeClr w14:val="bg1"/>
            </w14:solidFill>
          </w14:textFill>
        </w:rPr>
        <w:t>1</w:t>
      </w:r>
      <w:r>
        <w:rPr>
          <w:rStyle w:val="16"/>
          <w:rFonts w:ascii="Times New Roman" w:hAnsi="Times New Roman" w:cs="Times New Roman"/>
          <w:color w:val="FFFFFF" w:themeColor="background1"/>
          <w:vertAlign w:val="superscript"/>
          <w14:textFill>
            <w14:solidFill>
              <w14:schemeClr w14:val="bg1"/>
            </w14:solidFill>
          </w14:textFill>
        </w:rPr>
        <w:fldChar w:fldCharType="end"/>
      </w:r>
      <w:r>
        <w:rPr>
          <w:rFonts w:ascii="Times New Roman" w:hAnsi="Times New Roman" w:cs="Times New Roman"/>
          <w:color w:val="FFFFFF" w:themeColor="background1"/>
          <w:vertAlign w:val="superscript"/>
          <w14:textFill>
            <w14:solidFill>
              <w14:schemeClr w14:val="bg1"/>
            </w14:solidFill>
          </w14:textFill>
        </w:rPr>
        <w:t>)</w:t>
      </w:r>
      <w:r>
        <w:rPr>
          <w:rFonts w:ascii="Times New Roman" w:hAnsi="Times New Roman" w:cs="Times New Roman"/>
          <w:color w:val="FFFFFF" w:themeColor="background1"/>
          <w14:textFill>
            <w14:solidFill>
              <w14:schemeClr w14:val="bg1"/>
            </w14:solidFill>
          </w14:textFill>
        </w:rPr>
        <w:t xml:space="preserve">, </w:t>
      </w:r>
      <w:r>
        <w:fldChar w:fldCharType="begin"/>
      </w:r>
      <w:r>
        <w:instrText xml:space="preserve"> HYPERLINK "mailto:Jenny.EM@univ-tridinanti.ac.id2" </w:instrText>
      </w:r>
      <w:r>
        <w:fldChar w:fldCharType="separate"/>
      </w:r>
      <w:r>
        <w:rPr>
          <w:rStyle w:val="16"/>
          <w:rFonts w:ascii="Times New Roman" w:hAnsi="Times New Roman" w:cs="Times New Roman"/>
          <w:color w:val="FFFFFF" w:themeColor="background1"/>
          <w14:textFill>
            <w14:solidFill>
              <w14:schemeClr w14:val="bg1"/>
            </w14:solidFill>
          </w14:textFill>
        </w:rPr>
        <w:t>Jenny.EM@univ-tridinanti.ac.id</w:t>
      </w:r>
      <w:r>
        <w:rPr>
          <w:rStyle w:val="16"/>
          <w:rFonts w:ascii="Times New Roman" w:hAnsi="Times New Roman" w:cs="Times New Roman"/>
          <w:color w:val="FFFFFF" w:themeColor="background1"/>
          <w:vertAlign w:val="superscript"/>
          <w14:textFill>
            <w14:solidFill>
              <w14:schemeClr w14:val="bg1"/>
            </w14:solidFill>
          </w14:textFill>
        </w:rPr>
        <w:t>2</w:t>
      </w:r>
      <w:r>
        <w:rPr>
          <w:rStyle w:val="16"/>
          <w:rFonts w:ascii="Times New Roman" w:hAnsi="Times New Roman" w:cs="Times New Roman"/>
          <w:color w:val="FFFFFF" w:themeColor="background1"/>
          <w:vertAlign w:val="superscript"/>
          <w14:textFill>
            <w14:solidFill>
              <w14:schemeClr w14:val="bg1"/>
            </w14:solidFill>
          </w14:textFill>
        </w:rPr>
        <w:fldChar w:fldCharType="end"/>
      </w:r>
      <w:r>
        <w:rPr>
          <w:rFonts w:ascii="Times New Roman" w:hAnsi="Times New Roman" w:cs="Times New Roman"/>
          <w:color w:val="FFFFFF" w:themeColor="background1"/>
          <w:vertAlign w:val="superscript"/>
          <w14:textFill>
            <w14:solidFill>
              <w14:schemeClr w14:val="bg1"/>
            </w14:solidFill>
          </w14:textFill>
        </w:rPr>
        <w:t>)</w:t>
      </w:r>
      <w:r>
        <w:rPr>
          <w:rFonts w:ascii="Times New Roman" w:hAnsi="Times New Roman" w:cs="Times New Roman"/>
          <w:color w:val="FFFFFF" w:themeColor="background1"/>
          <w14:textFill>
            <w14:solidFill>
              <w14:schemeClr w14:val="bg1"/>
            </w14:solidFill>
          </w14:textFill>
        </w:rPr>
        <w:t>, rahma_</w:t>
      </w:r>
      <w:r>
        <w:fldChar w:fldCharType="begin"/>
      </w:r>
      <w:r>
        <w:instrText xml:space="preserve"> HYPERLINK "mailto:dianti@univ-tridinanti.ac.id" </w:instrText>
      </w:r>
      <w:r>
        <w:fldChar w:fldCharType="separate"/>
      </w:r>
      <w:r>
        <w:rPr>
          <w:rStyle w:val="16"/>
          <w:rFonts w:ascii="Times New Roman" w:hAnsi="Times New Roman" w:cs="Times New Roman"/>
          <w:color w:val="FFFFFF" w:themeColor="background1"/>
          <w14:textFill>
            <w14:solidFill>
              <w14:schemeClr w14:val="bg1"/>
            </w14:solidFill>
          </w14:textFill>
        </w:rPr>
        <w:t>dianti@univ-tridinanti.ac.id</w:t>
      </w:r>
      <w:r>
        <w:rPr>
          <w:rStyle w:val="16"/>
          <w:rFonts w:ascii="Times New Roman" w:hAnsi="Times New Roman" w:cs="Times New Roman"/>
          <w:color w:val="FFFFFF" w:themeColor="background1"/>
          <w14:textFill>
            <w14:solidFill>
              <w14:schemeClr w14:val="bg1"/>
            </w14:solidFill>
          </w14:textFill>
        </w:rPr>
        <w:fldChar w:fldCharType="end"/>
      </w:r>
      <w:r>
        <w:rPr>
          <w:rFonts w:ascii="Times New Roman" w:hAnsi="Times New Roman" w:cs="Times New Roman"/>
          <w:color w:val="FFFFFF" w:themeColor="background1"/>
          <w:vertAlign w:val="superscript"/>
          <w14:textFill>
            <w14:solidFill>
              <w14:schemeClr w14:val="bg1"/>
            </w14:solidFill>
          </w14:textFill>
        </w:rPr>
        <w:t>3)</w:t>
      </w:r>
    </w:p>
    <w:p>
      <w:pPr>
        <w:spacing w:after="229" w:line="240" w:lineRule="auto"/>
        <w:jc w:val="both"/>
        <w:rPr>
          <w:rFonts w:ascii="Times New Roman" w:hAnsi="Times New Roman" w:cs="Times New Roman"/>
        </w:rPr>
      </w:pPr>
      <w:bookmarkStart w:id="0" w:name="_Hlk178753441"/>
      <w:r>
        <w:rPr>
          <w:rFonts w:ascii="Times New Roman" w:hAnsi="Times New Roman" w:cs="Times New Roman"/>
          <w:b/>
          <w:bCs/>
        </w:rPr>
        <w:t>ABSTRACT:</w:t>
      </w:r>
      <w:bookmarkEnd w:id="0"/>
      <w:r>
        <w:rPr>
          <w:rFonts w:ascii="Times New Roman" w:hAnsi="Times New Roman" w:cs="Times New Roman"/>
          <w:b/>
          <w:bCs/>
        </w:rPr>
        <w:t xml:space="preserve"> </w:t>
      </w:r>
      <w:commentRangeStart w:id="0"/>
      <w:commentRangeStart w:id="1"/>
      <w:bookmarkStart w:id="1" w:name="_Hlk178957031"/>
      <w:r>
        <w:rPr>
          <w:rFonts w:ascii="Times New Roman" w:hAnsi="Times New Roman" w:cs="Times New Roman"/>
        </w:rPr>
        <w:t>The research intended to investigate which language learning strategies are mostly adopted by the undergraduate students of FKIP at Tridinanti University in learning English</w:t>
      </w:r>
      <w:commentRangeEnd w:id="0"/>
      <w:r>
        <w:commentReference w:id="0"/>
      </w:r>
      <w:r>
        <w:rPr>
          <w:rFonts w:ascii="Times New Roman" w:hAnsi="Times New Roman" w:cs="Times New Roman"/>
        </w:rPr>
        <w:t xml:space="preserve">. The sample was 147 </w:t>
      </w:r>
      <w:commentRangeStart w:id="2"/>
      <w:r>
        <w:rPr>
          <w:rFonts w:ascii="Times New Roman" w:hAnsi="Times New Roman" w:cs="Times New Roman"/>
        </w:rPr>
        <w:t>out of 169 Faculty of Teacher Training and Education at Tridinanti University</w:t>
      </w:r>
      <w:commentRangeEnd w:id="2"/>
      <w:r>
        <w:commentReference w:id="2"/>
      </w:r>
      <w:r>
        <w:rPr>
          <w:rFonts w:ascii="Times New Roman" w:hAnsi="Times New Roman" w:cs="Times New Roman"/>
        </w:rPr>
        <w:t xml:space="preserve"> </w:t>
      </w:r>
      <w:commentRangeStart w:id="3"/>
      <w:r>
        <w:rPr>
          <w:rFonts w:ascii="Times New Roman" w:hAnsi="Times New Roman" w:cs="Times New Roman"/>
        </w:rPr>
        <w:t>students</w:t>
      </w:r>
      <w:commentRangeEnd w:id="3"/>
      <w:r>
        <w:commentReference w:id="3"/>
      </w:r>
      <w:r>
        <w:rPr>
          <w:rFonts w:ascii="Times New Roman" w:hAnsi="Times New Roman" w:cs="Times New Roman"/>
        </w:rPr>
        <w:t xml:space="preserve"> who participated in this research and were selected using total sampling. </w:t>
      </w:r>
      <w:commentRangeStart w:id="4"/>
      <w:r>
        <w:rPr>
          <w:rFonts w:ascii="Times New Roman" w:hAnsi="Times New Roman" w:cs="Times New Roman"/>
        </w:rPr>
        <w:t>Google Forms was used to distribute online surveys in order to gather data. Adopted from Oxford (1990) version 7.0. of the SILL questionnaire</w:t>
      </w:r>
      <w:commentRangeEnd w:id="4"/>
      <w:r>
        <w:commentReference w:id="4"/>
      </w:r>
      <w:r>
        <w:rPr>
          <w:rFonts w:ascii="Times New Roman" w:hAnsi="Times New Roman" w:cs="Times New Roman"/>
        </w:rPr>
        <w:t xml:space="preserve"> has 50 items that are divided into 6 strategies: memory, cognitive, compensation, metacognitive, affective, and social strategies. </w:t>
      </w:r>
      <w:commentRangeStart w:id="5"/>
      <w:r>
        <w:rPr>
          <w:rFonts w:ascii="Times New Roman" w:hAnsi="Times New Roman" w:cs="Times New Roman"/>
        </w:rPr>
        <w:t xml:space="preserve">Each item of the questionnaire has 5 scales that students can select based on their actual situation. </w:t>
      </w:r>
      <w:commentRangeEnd w:id="5"/>
      <w:r>
        <w:commentReference w:id="5"/>
      </w:r>
      <w:commentRangeStart w:id="6"/>
      <w:r>
        <w:rPr>
          <w:rFonts w:ascii="Times New Roman" w:hAnsi="Times New Roman" w:cs="Times New Roman"/>
        </w:rPr>
        <w:t>This research had a quantitative design as the method of the data collected from the questionnaire results.</w:t>
      </w:r>
      <w:commentRangeEnd w:id="6"/>
      <w:r>
        <w:commentReference w:id="6"/>
      </w:r>
      <w:r>
        <w:rPr>
          <w:rFonts w:ascii="Times New Roman" w:hAnsi="Times New Roman" w:cs="Times New Roman"/>
        </w:rPr>
        <w:t xml:space="preserve"> It employed </w:t>
      </w:r>
      <w:commentRangeStart w:id="7"/>
      <w:r>
        <w:rPr>
          <w:rFonts w:ascii="Times New Roman" w:hAnsi="Times New Roman" w:cs="Times New Roman"/>
        </w:rPr>
        <w:t xml:space="preserve">Microsoft Excel </w:t>
      </w:r>
      <w:commentRangeEnd w:id="7"/>
      <w:r>
        <w:commentReference w:id="7"/>
      </w:r>
      <w:r>
        <w:rPr>
          <w:rFonts w:ascii="Times New Roman" w:hAnsi="Times New Roman" w:cs="Times New Roman"/>
        </w:rPr>
        <w:t xml:space="preserve">as a tool to analyze the descriptive analysis </w:t>
      </w:r>
      <w:commentRangeStart w:id="8"/>
      <w:r>
        <w:rPr>
          <w:rFonts w:ascii="Times New Roman" w:hAnsi="Times New Roman" w:cs="Times New Roman"/>
        </w:rPr>
        <w:t>and find the main strategy used by the students to acquire English.</w:t>
      </w:r>
      <w:commentRangeEnd w:id="8"/>
      <w:r>
        <w:commentReference w:id="8"/>
      </w:r>
      <w:r>
        <w:rPr>
          <w:rFonts w:ascii="Times New Roman" w:hAnsi="Times New Roman" w:cs="Times New Roman"/>
        </w:rPr>
        <w:t xml:space="preserve"> </w:t>
      </w:r>
      <w:commentRangeStart w:id="9"/>
      <w:r>
        <w:rPr>
          <w:rFonts w:ascii="Times New Roman" w:hAnsi="Times New Roman" w:cs="Times New Roman"/>
        </w:rPr>
        <w:t>The research findings revealed that the majority of the undergraduate students of FKIP at Tridinanti University mostly adopted a metacognitive strategy with a mean score of 3.625 at a level of high indicating that students usually use metacognitive strategy.</w:t>
      </w:r>
      <w:commentRangeEnd w:id="1"/>
      <w:r>
        <w:commentReference w:id="1"/>
      </w:r>
      <w:r>
        <w:rPr>
          <w:rFonts w:ascii="Times New Roman" w:hAnsi="Times New Roman" w:cs="Times New Roman"/>
        </w:rPr>
        <w:t xml:space="preserve">  </w:t>
      </w:r>
      <w:bookmarkEnd w:id="1"/>
      <w:commentRangeEnd w:id="9"/>
      <w:r>
        <w:commentReference w:id="9"/>
      </w:r>
    </w:p>
    <w:p>
      <w:pPr>
        <w:spacing w:after="229" w:line="240" w:lineRule="auto"/>
        <w:jc w:val="both"/>
        <w:rPr>
          <w:rFonts w:ascii="Times New Roman" w:hAnsi="Times New Roman" w:cs="Times New Roman"/>
          <w:b/>
          <w:bCs/>
        </w:rPr>
      </w:pPr>
      <w:r>
        <w:rPr>
          <w:rFonts w:ascii="Times New Roman" w:hAnsi="Times New Roman" w:cs="Times New Roman"/>
          <w:b/>
          <w:bCs/>
        </w:rPr>
        <w:t xml:space="preserve">Keywords: </w:t>
      </w:r>
      <w:r>
        <w:rPr>
          <w:rFonts w:ascii="Times New Roman" w:hAnsi="Times New Roman" w:cs="Times New Roman"/>
        </w:rPr>
        <w:t xml:space="preserve">language learning strategies, learning strategies, learning English </w:t>
      </w: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pacing w:line="240" w:lineRule="auto"/>
        <w:jc w:val="both"/>
        <w:rPr>
          <w:rFonts w:ascii="Times New Roman" w:hAnsi="Times New Roman" w:cs="Times New Roman"/>
          <w:b/>
          <w:bCs/>
        </w:rPr>
      </w:pPr>
    </w:p>
    <w:p>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eastAsia="Times New Roman" w:cs="Times New Roman"/>
          <w:b/>
          <w:bCs/>
          <w:color w:val="1F1F1F"/>
          <w:sz w:val="24"/>
          <w:szCs w:val="24"/>
          <w:lang w:eastAsia="zh-CN"/>
        </w:rPr>
      </w:pPr>
      <w:commentRangeStart w:id="10"/>
      <w:r>
        <w:rPr>
          <w:rFonts w:ascii="Times New Roman" w:hAnsi="Times New Roman" w:eastAsia="Times New Roman" w:cs="Times New Roman"/>
          <w:b/>
          <w:bCs/>
          <w:color w:val="1F1F1F"/>
          <w:sz w:val="24"/>
          <w:szCs w:val="24"/>
          <w:lang w:val="id-ID" w:eastAsia="zh-CN"/>
        </w:rPr>
        <w:t>STRATEGI PEMBELAJARAN BAHASA SISWA PRA-SERVIS GURU DALAM PEMBELAJARAN BAHASA INGGRIS</w:t>
      </w:r>
    </w:p>
    <w:p>
      <w:pPr>
        <w:spacing w:line="240" w:lineRule="auto"/>
        <w:jc w:val="center"/>
        <w:rPr>
          <w:rFonts w:ascii="Times New Roman" w:hAnsi="Times New Roman" w:cs="Times New Roman"/>
          <w:b/>
          <w:bCs/>
        </w:rPr>
      </w:pPr>
    </w:p>
    <w:p>
      <w:pPr>
        <w:spacing w:after="229" w:line="240" w:lineRule="auto"/>
        <w:jc w:val="both"/>
        <w:rPr>
          <w:rFonts w:ascii="Times New Roman" w:hAnsi="Times New Roman" w:cs="Times New Roman"/>
        </w:rPr>
      </w:pPr>
      <w:r>
        <w:rPr>
          <w:rFonts w:ascii="Times New Roman" w:hAnsi="Times New Roman" w:cs="Times New Roman"/>
          <w:b/>
          <w:bCs/>
        </w:rPr>
        <w:t xml:space="preserve">ABSTRAK: </w:t>
      </w:r>
      <w:r>
        <w:rPr>
          <w:rFonts w:ascii="Times New Roman" w:hAnsi="Times New Roman" w:cs="Times New Roman"/>
        </w:rPr>
        <w:t xml:space="preserve">Penelitian ini bertujuan untuk mengetahui strategi pembelajaran bahasa manakah yang paling banyak diterapkan oleh mahasiswa S1 FKIP Universitas Tridinanti dalam mempelajari bahasa Inggris. Samplenya adalah 147 dari 169 mahasiswa Fakultas Keguruan dan Ilmu Pendidikan Universitas Tridinanti yang mengikuti penelitian ini dan dipilih dengan menggunakan total sampling. Google Formulir digunakan untuk menditribusikan survey online untuk mengumpulkan data. Diadopsi dari Oxford (1990) versi 7.0. kuesioner SILL memiliki 50 item yang dibagi menjadi 6 strategi: strategi memori, kognitif, kompensasi, metakognitif, affectif, dan social. Setiap item angket mempunyai 5 skala yang dapat dipilih siswa berdasarkan kondisi sebenarnya. Penelitian ini mempunyai desain kuantitatif dengan metode pengumpulan data dari hasil kuesioner. Penelitian ini menggunakan Microsoft Excel sebagai alat untuk menganalisis analisis deskriptif dan menemukan strategi utama yang digunakan siswa untuk memperoleh bahasa Inggris. Hasil penelitian menunjukkan bahwa sebagian besar mahasiswa S1 FKIP Universitas Tridinanti sebagian besar menerapkan strategi metakognitif dengan skor rata-rata 3.625 pada level tinggi yang menunjukkan bahwa mahasiswa biasanya menggunakan strategi metakognitif.  </w:t>
      </w:r>
    </w:p>
    <w:p>
      <w:pPr>
        <w:spacing w:before="240" w:line="240" w:lineRule="auto"/>
        <w:jc w:val="both"/>
        <w:rPr>
          <w:rFonts w:ascii="Times New Roman" w:hAnsi="Times New Roman" w:cs="Times New Roman"/>
          <w:lang w:val="sv-SE"/>
        </w:rPr>
      </w:pPr>
      <w:r>
        <w:rPr>
          <w:rFonts w:ascii="Times New Roman" w:hAnsi="Times New Roman" w:cs="Times New Roman"/>
          <w:b/>
          <w:bCs/>
          <w:lang w:val="sv-SE"/>
        </w:rPr>
        <w:t>Kata kunci:</w:t>
      </w:r>
      <w:r>
        <w:rPr>
          <w:rFonts w:ascii="Times New Roman" w:hAnsi="Times New Roman" w:cs="Times New Roman"/>
          <w:lang w:val="sv-SE"/>
        </w:rPr>
        <w:t xml:space="preserve"> strategi pembelajaran bahasa, strategi pembelajaran, pembelajaran bahasa Inggris </w:t>
      </w:r>
      <w:commentRangeEnd w:id="10"/>
      <w:r>
        <w:commentReference w:id="10"/>
      </w:r>
    </w:p>
    <w:p>
      <w:pPr>
        <w:spacing w:before="240" w:line="240" w:lineRule="auto"/>
        <w:jc w:val="both"/>
        <w:rPr>
          <w:rFonts w:ascii="Times New Roman" w:hAnsi="Times New Roman" w:cs="Times New Roman"/>
          <w:lang w:val="sv-SE"/>
        </w:rPr>
      </w:pPr>
    </w:p>
    <w:p>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INTRODUCTION</w:t>
      </w:r>
    </w:p>
    <w:p>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English is now widely recognized as an internal lingua franca. It serves as a common language or communication medium amongst people of different mother tongues (Marlina &amp; Xu, 2018, p.2). Rao (2019) also added that as the first universal language, English is the language that is spoken globally the most for printing books, and other publications, as well as for international trade, diplomacy, mass entertainment, and international telecommunications. In addition, it is critical to learn English in this day of globalization, mastery of English is very important for students and it is crucial for the students to be capable of competing with other nations.</w:t>
      </w:r>
    </w:p>
    <w:p>
      <w:pPr>
        <w:spacing w:line="240" w:lineRule="auto"/>
        <w:ind w:firstLine="720"/>
        <w:jc w:val="both"/>
        <w:rPr>
          <w:rFonts w:ascii="Times New Roman" w:hAnsi="Times New Roman" w:eastAsia="Times New Roman" w:cs="Times New Roman"/>
          <w:color w:val="000000" w:themeColor="text1"/>
          <w:sz w:val="24"/>
          <w:szCs w:val="24"/>
          <w:lang w:eastAsia="zh-CN"/>
          <w14:textFill>
            <w14:solidFill>
              <w14:schemeClr w14:val="tx1"/>
            </w14:solidFill>
          </w14:textFill>
        </w:rPr>
      </w:pPr>
      <w:r>
        <w:rPr>
          <w:rFonts w:ascii="Times New Roman" w:hAnsi="Times New Roman" w:cs="Times New Roman"/>
          <w:sz w:val="24"/>
          <w:szCs w:val="24"/>
        </w:rPr>
        <w:t>In learning a foreign language, especially English we need methods for learning languages as the supporting factors in learning a language</w:t>
      </w:r>
      <w:r>
        <w:rPr>
          <w:rFonts w:ascii="Times New Roman" w:hAnsi="Times New Roman" w:eastAsia="Times New Roman" w:cs="Times New Roman"/>
          <w:color w:val="000000" w:themeColor="text1"/>
          <w:sz w:val="24"/>
          <w:szCs w:val="24"/>
          <w:lang w:eastAsia="zh-CN"/>
          <w14:textFill>
            <w14:solidFill>
              <w14:schemeClr w14:val="tx1"/>
            </w14:solidFill>
          </w14:textFill>
        </w:rPr>
        <w:t xml:space="preserve">. </w:t>
      </w:r>
      <w:commentRangeStart w:id="11"/>
      <w:r>
        <w:rPr>
          <w:rFonts w:ascii="Times New Roman" w:hAnsi="Times New Roman" w:eastAsia="Times New Roman" w:cs="Times New Roman"/>
          <w:color w:val="000000" w:themeColor="text1"/>
          <w:sz w:val="24"/>
          <w:szCs w:val="24"/>
          <w:lang w:eastAsia="zh-CN"/>
          <w14:textFill>
            <w14:solidFill>
              <w14:schemeClr w14:val="tx1"/>
            </w14:solidFill>
          </w14:textFill>
        </w:rPr>
        <w:t>LLS</w:t>
      </w:r>
      <w:commentRangeEnd w:id="11"/>
      <w:r>
        <w:commentReference w:id="11"/>
      </w:r>
      <w:r>
        <w:rPr>
          <w:rFonts w:ascii="Times New Roman" w:hAnsi="Times New Roman" w:eastAsia="Times New Roman" w:cs="Times New Roman"/>
          <w:color w:val="000000" w:themeColor="text1"/>
          <w:sz w:val="24"/>
          <w:szCs w:val="24"/>
          <w:lang w:eastAsia="zh-CN"/>
          <w14:textFill>
            <w14:solidFill>
              <w14:schemeClr w14:val="tx1"/>
            </w14:solidFill>
          </w14:textFill>
        </w:rPr>
        <w:t xml:space="preserve"> is one of the supporting or determining factors for student success in learning a language. According to Teng (2023), learners’ development in a second language can be influenced by variables like age, learning styles, and motivation. Ghani (2003) defined language learning strategies as particular behaviors, procedures, acts, or techniques that students regularly apply to gain skills. Rose (2015, p. 421) stated that the procedures and methods used by language learners to acquire a language more successfully are referred to as language learning strategies. In addition, Hardan (2013), to successfully learn English the learners must use learning strategies. To sum up, language learning strategies are essential for students to succeed in language acquisition because they make the process of learning a language easier for them.</w:t>
      </w:r>
    </w:p>
    <w:p>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Some research has found that language learning strategies have some benefits for students in learning a language. Habok and Magyar (2018) found that the students who employ strategies in learning a foreign language have a better chance of being more proficient language learners. They also believe that the students who use strategies for learning languages offer a positive outlook on language acquisition. Pebriani (2013)</w:t>
      </w:r>
      <w:commentRangeStart w:id="12"/>
      <w:r>
        <w:rPr>
          <w:rFonts w:ascii="Times New Roman" w:hAnsi="Times New Roman" w:cs="Times New Roman"/>
          <w:sz w:val="24"/>
          <w:szCs w:val="24"/>
        </w:rPr>
        <w:t>,</w:t>
      </w:r>
      <w:commentRangeEnd w:id="12"/>
      <w:r>
        <w:commentReference w:id="12"/>
      </w:r>
      <w:r>
        <w:rPr>
          <w:rFonts w:ascii="Times New Roman" w:hAnsi="Times New Roman" w:cs="Times New Roman"/>
          <w:sz w:val="24"/>
          <w:szCs w:val="24"/>
        </w:rPr>
        <w:t xml:space="preserve"> described that the use of language learning strategies helps the learners in terms of storage, understanding, and the use of information related to the target language. She also suggested it can help the students store information related to the target language. In addition, </w:t>
      </w:r>
      <w:r>
        <w:rPr>
          <w:rFonts w:ascii="Times New Roman" w:hAnsi="Times New Roman" w:eastAsia="Times New Roman" w:cs="Times New Roman"/>
          <w:color w:val="000000" w:themeColor="text1"/>
          <w:sz w:val="24"/>
          <w:szCs w:val="24"/>
          <w:lang w:eastAsia="zh-CN"/>
          <w14:textFill>
            <w14:solidFill>
              <w14:schemeClr w14:val="tx1"/>
            </w14:solidFill>
          </w14:textFill>
        </w:rPr>
        <w:t>Teng (2023) stated that less successful language learners could benefit from language learning strategies by using them to deal with and resolves their inner states in individualized ways.</w:t>
      </w:r>
    </w:p>
    <w:p>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Moreover, from the </w:t>
      </w:r>
      <w:commentRangeStart w:id="13"/>
      <w:r>
        <w:rPr>
          <w:rFonts w:ascii="Times New Roman" w:hAnsi="Times New Roman" w:cs="Times New Roman"/>
          <w:sz w:val="24"/>
          <w:szCs w:val="24"/>
        </w:rPr>
        <w:t>description language</w:t>
      </w:r>
      <w:commentRangeEnd w:id="13"/>
      <w:r>
        <w:commentReference w:id="13"/>
      </w:r>
      <w:r>
        <w:rPr>
          <w:rFonts w:ascii="Times New Roman" w:hAnsi="Times New Roman" w:cs="Times New Roman"/>
          <w:sz w:val="24"/>
          <w:szCs w:val="24"/>
        </w:rPr>
        <w:t xml:space="preserve"> previous </w:t>
      </w:r>
      <w:commentRangeStart w:id="14"/>
      <w:r>
        <w:rPr>
          <w:rFonts w:ascii="Times New Roman" w:hAnsi="Times New Roman" w:cs="Times New Roman"/>
          <w:sz w:val="24"/>
          <w:szCs w:val="24"/>
        </w:rPr>
        <w:t>elaboration</w:t>
      </w:r>
      <w:commentRangeEnd w:id="14"/>
      <w:r>
        <w:commentReference w:id="14"/>
      </w:r>
      <w:r>
        <w:rPr>
          <w:rFonts w:ascii="Times New Roman" w:hAnsi="Times New Roman" w:cs="Times New Roman"/>
          <w:sz w:val="24"/>
          <w:szCs w:val="24"/>
        </w:rPr>
        <w:t xml:space="preserve"> </w:t>
      </w:r>
      <w:commentRangeStart w:id="15"/>
      <w:r>
        <w:rPr>
          <w:rFonts w:ascii="Times New Roman" w:hAnsi="Times New Roman" w:cs="Times New Roman"/>
          <w:sz w:val="24"/>
          <w:szCs w:val="24"/>
        </w:rPr>
        <w:t>about</w:t>
      </w:r>
      <w:commentRangeEnd w:id="15"/>
      <w:r>
        <w:commentReference w:id="15"/>
      </w:r>
      <w:r>
        <w:rPr>
          <w:rFonts w:ascii="Times New Roman" w:hAnsi="Times New Roman" w:cs="Times New Roman"/>
          <w:sz w:val="24"/>
          <w:szCs w:val="24"/>
        </w:rPr>
        <w:t xml:space="preserve"> language learning strategies</w:t>
      </w:r>
      <w:commentRangeStart w:id="16"/>
      <w:r>
        <w:rPr>
          <w:rFonts w:ascii="Times New Roman" w:hAnsi="Times New Roman" w:cs="Times New Roman"/>
          <w:sz w:val="24"/>
          <w:szCs w:val="24"/>
        </w:rPr>
        <w:t xml:space="preserve">, it </w:t>
      </w:r>
      <w:commentRangeEnd w:id="16"/>
      <w:r>
        <w:commentReference w:id="16"/>
      </w:r>
      <w:r>
        <w:rPr>
          <w:rFonts w:ascii="Times New Roman" w:hAnsi="Times New Roman" w:cs="Times New Roman"/>
          <w:sz w:val="24"/>
          <w:szCs w:val="24"/>
        </w:rPr>
        <w:t xml:space="preserve">gives impacts in the students’ learning achievement. According to Irmawan (2018), the use of note-taking as a learning strategy could improve the students’ reading comprehension. Next, Zakaria (2019) defined a relationship exists between the students’ performance in reading-focused English classes and the language learning strategies they use. In addition, Anthonysamy (2021) </w:t>
      </w:r>
      <w:commentRangeStart w:id="17"/>
      <w:r>
        <w:rPr>
          <w:rFonts w:ascii="Times New Roman" w:hAnsi="Times New Roman" w:cs="Times New Roman"/>
          <w:sz w:val="24"/>
          <w:szCs w:val="24"/>
        </w:rPr>
        <w:t>defined</w:t>
      </w:r>
      <w:commentRangeEnd w:id="17"/>
      <w:r>
        <w:commentReference w:id="17"/>
      </w:r>
      <w:r>
        <w:rPr>
          <w:rFonts w:ascii="Times New Roman" w:hAnsi="Times New Roman" w:cs="Times New Roman"/>
          <w:sz w:val="24"/>
          <w:szCs w:val="24"/>
        </w:rPr>
        <w:t xml:space="preserve"> </w:t>
      </w:r>
      <w:commentRangeStart w:id="18"/>
      <w:r>
        <w:rPr>
          <w:rFonts w:ascii="Times New Roman" w:hAnsi="Times New Roman" w:cs="Times New Roman"/>
          <w:sz w:val="24"/>
          <w:szCs w:val="24"/>
        </w:rPr>
        <w:t>the use</w:t>
      </w:r>
      <w:commentRangeEnd w:id="18"/>
      <w:r>
        <w:commentReference w:id="18"/>
      </w:r>
      <w:r>
        <w:rPr>
          <w:rFonts w:ascii="Times New Roman" w:hAnsi="Times New Roman" w:cs="Times New Roman"/>
          <w:sz w:val="24"/>
          <w:szCs w:val="24"/>
        </w:rPr>
        <w:t xml:space="preserve"> metacognitive strategies </w:t>
      </w:r>
      <w:commentRangeStart w:id="19"/>
      <w:r>
        <w:rPr>
          <w:rFonts w:ascii="Times New Roman" w:hAnsi="Times New Roman" w:cs="Times New Roman"/>
          <w:sz w:val="24"/>
          <w:szCs w:val="24"/>
        </w:rPr>
        <w:t>has</w:t>
      </w:r>
      <w:commentRangeEnd w:id="19"/>
      <w:r>
        <w:commentReference w:id="19"/>
      </w:r>
      <w:r>
        <w:rPr>
          <w:rFonts w:ascii="Times New Roman" w:hAnsi="Times New Roman" w:cs="Times New Roman"/>
          <w:sz w:val="24"/>
          <w:szCs w:val="24"/>
        </w:rPr>
        <w:t xml:space="preserve"> an impact on university students’ online learning performance. </w:t>
      </w:r>
    </w:p>
    <w:p>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However, the absence of LLS (Language Learning Strategies) among the students negatively affects the students’ process and results of language learning</w:t>
      </w:r>
      <w:r>
        <w:rPr>
          <w:rFonts w:ascii="Times New Roman" w:hAnsi="Times New Roman" w:eastAsia="Times New Roman" w:cs="Times New Roman"/>
          <w:color w:val="000000"/>
          <w:sz w:val="24"/>
          <w:szCs w:val="24"/>
          <w:lang w:eastAsia="zh-CN"/>
        </w:rPr>
        <w:t xml:space="preserve">. Students who do not use strategies are not aware of using the strategies and cannot effectively manage the learning process well (Peacock &amp; Ho, 2003). </w:t>
      </w:r>
      <w:r>
        <w:rPr>
          <w:rFonts w:ascii="Times New Roman" w:hAnsi="Times New Roman" w:eastAsia="Times New Roman" w:cs="Times New Roman"/>
          <w:color w:val="000000" w:themeColor="text1"/>
          <w:sz w:val="24"/>
          <w:szCs w:val="24"/>
          <w:lang w:eastAsia="zh-CN"/>
          <w14:textFill>
            <w14:solidFill>
              <w14:schemeClr w14:val="tx1"/>
            </w14:solidFill>
          </w14:textFill>
        </w:rPr>
        <w:t xml:space="preserve">According to Teng (2023), learners may perform poorly, feel less confident, and experience significant anxiety. </w:t>
      </w:r>
      <w:r>
        <w:rPr>
          <w:rFonts w:ascii="Times New Roman" w:hAnsi="Times New Roman" w:eastAsia="Times New Roman" w:cs="Times New Roman"/>
          <w:color w:val="000000"/>
          <w:sz w:val="24"/>
          <w:szCs w:val="24"/>
          <w:lang w:eastAsia="zh-CN"/>
        </w:rPr>
        <w:t>Students who do not use strategies in language learning can negatively affect language achievement.</w:t>
      </w:r>
      <w:commentRangeStart w:id="20"/>
      <w:r>
        <w:rPr>
          <w:rFonts w:ascii="Times New Roman" w:hAnsi="Times New Roman" w:eastAsia="Times New Roman" w:cs="Times New Roman"/>
          <w:color w:val="000000"/>
          <w:sz w:val="24"/>
          <w:szCs w:val="24"/>
          <w:lang w:eastAsia="zh-CN"/>
        </w:rPr>
        <w:t xml:space="preserve"> </w:t>
      </w:r>
      <w:r>
        <w:rPr>
          <w:rFonts w:ascii="Times New Roman" w:hAnsi="Times New Roman" w:cs="Times New Roman"/>
          <w:sz w:val="24"/>
          <w:szCs w:val="24"/>
        </w:rPr>
        <w:t>In addition, Graham (2004) found that the less students did not aware of the learning techniques in enhancing their language ability.</w:t>
      </w:r>
      <w:commentRangeEnd w:id="20"/>
      <w:r>
        <w:commentReference w:id="20"/>
      </w:r>
      <w:r>
        <w:rPr>
          <w:rFonts w:ascii="Times New Roman" w:hAnsi="Times New Roman" w:cs="Times New Roman"/>
          <w:sz w:val="24"/>
          <w:szCs w:val="24"/>
        </w:rPr>
        <w:t xml:space="preserve"> </w:t>
      </w:r>
      <w:commentRangeStart w:id="21"/>
      <w:r>
        <w:rPr>
          <w:rFonts w:ascii="Times New Roman" w:hAnsi="Times New Roman" w:cs="Times New Roman"/>
          <w:sz w:val="24"/>
          <w:szCs w:val="24"/>
        </w:rPr>
        <w:t>The results from those opinions are that</w:t>
      </w:r>
      <w:commentRangeEnd w:id="21"/>
      <w:r>
        <w:commentReference w:id="21"/>
      </w:r>
      <w:r>
        <w:rPr>
          <w:rFonts w:ascii="Times New Roman" w:hAnsi="Times New Roman" w:cs="Times New Roman"/>
          <w:sz w:val="24"/>
          <w:szCs w:val="24"/>
        </w:rPr>
        <w:t xml:space="preserve"> language learning strategies can affect the students negatively for both sociology and learning results.</w:t>
      </w:r>
    </w:p>
    <w:p>
      <w:pPr>
        <w:spacing w:line="240" w:lineRule="auto"/>
        <w:ind w:firstLine="720"/>
        <w:jc w:val="both"/>
        <w:rPr>
          <w:rFonts w:ascii="Times New Roman" w:hAnsi="Times New Roman" w:cs="Times New Roman"/>
          <w:sz w:val="24"/>
          <w:szCs w:val="24"/>
        </w:rPr>
      </w:pPr>
      <w:r>
        <w:rPr>
          <w:rFonts w:ascii="Times New Roman" w:hAnsi="Times New Roman" w:eastAsia="Times New Roman" w:cs="Times New Roman"/>
          <w:color w:val="000000" w:themeColor="text1"/>
          <w:sz w:val="24"/>
          <w:szCs w:val="24"/>
          <w:lang w:eastAsia="zh-CN"/>
          <w14:textFill>
            <w14:solidFill>
              <w14:schemeClr w14:val="tx1"/>
            </w14:solidFill>
          </w14:textFill>
        </w:rPr>
        <w:t xml:space="preserve">In addition, the research gap between this research and the previous studies </w:t>
      </w:r>
      <w:commentRangeStart w:id="22"/>
      <w:r>
        <w:rPr>
          <w:rFonts w:ascii="Times New Roman" w:hAnsi="Times New Roman" w:eastAsia="Times New Roman" w:cs="Times New Roman"/>
          <w:color w:val="000000" w:themeColor="text1"/>
          <w:sz w:val="24"/>
          <w:szCs w:val="24"/>
          <w:lang w:eastAsia="zh-CN"/>
          <w14:textFill>
            <w14:solidFill>
              <w14:schemeClr w14:val="tx1"/>
            </w14:solidFill>
          </w14:textFill>
        </w:rPr>
        <w:t>before it</w:t>
      </w:r>
      <w:commentRangeEnd w:id="22"/>
      <w:r>
        <w:commentReference w:id="22"/>
      </w:r>
      <w:r>
        <w:rPr>
          <w:rFonts w:ascii="Times New Roman" w:hAnsi="Times New Roman" w:eastAsia="Times New Roman" w:cs="Times New Roman"/>
          <w:color w:val="000000" w:themeColor="text1"/>
          <w:sz w:val="24"/>
          <w:szCs w:val="24"/>
          <w:lang w:eastAsia="zh-CN"/>
          <w14:textFill>
            <w14:solidFill>
              <w14:schemeClr w14:val="tx1"/>
            </w14:solidFill>
          </w14:textFill>
        </w:rPr>
        <w:t xml:space="preserve"> was in this study </w:t>
      </w:r>
      <w:commentRangeStart w:id="23"/>
      <w:r>
        <w:rPr>
          <w:rFonts w:ascii="Times New Roman" w:hAnsi="Times New Roman" w:eastAsia="Times New Roman" w:cs="Times New Roman"/>
          <w:color w:val="000000" w:themeColor="text1"/>
          <w:sz w:val="24"/>
          <w:szCs w:val="24"/>
          <w:lang w:eastAsia="zh-CN"/>
          <w14:textFill>
            <w14:solidFill>
              <w14:schemeClr w14:val="tx1"/>
            </w14:solidFill>
          </w14:textFill>
        </w:rPr>
        <w:t xml:space="preserve">the </w:t>
      </w:r>
      <w:del w:id="0" w:author="gothicinspire" w:date="2024-10-19T11:22:50Z">
        <w:r>
          <w:rPr>
            <w:rFonts w:ascii="Times New Roman" w:hAnsi="Times New Roman" w:eastAsia="Times New Roman" w:cs="Times New Roman"/>
            <w:color w:val="000000" w:themeColor="text1"/>
            <w:sz w:val="24"/>
            <w:szCs w:val="24"/>
            <w:lang w:eastAsia="zh-CN"/>
            <w14:textFill>
              <w14:solidFill>
                <w14:schemeClr w14:val="tx1"/>
              </w14:solidFill>
            </w14:textFill>
          </w:rPr>
          <w:delText>researcher</w:delText>
        </w:r>
      </w:del>
      <w:ins w:id="1" w:author="gothicinspire" w:date="2024-10-19T11:22:50Z">
        <w:r>
          <w:rPr>
            <w:rFonts w:ascii="Times New Roman" w:hAnsi="Times New Roman" w:eastAsia="Times New Roman" w:cs="Times New Roman"/>
            <w:color w:val="000000" w:themeColor="text1"/>
            <w:sz w:val="24"/>
            <w:szCs w:val="24"/>
            <w:lang w:val="en-US" w:eastAsia="zh-CN"/>
            <w14:textFill>
              <w14:solidFill>
                <w14:schemeClr w14:val="tx1"/>
              </w14:solidFill>
            </w14:textFill>
          </w:rPr>
          <w:t>researchers</w:t>
        </w:r>
      </w:ins>
      <w:r>
        <w:rPr>
          <w:rFonts w:ascii="Times New Roman" w:hAnsi="Times New Roman" w:eastAsia="Times New Roman" w:cs="Times New Roman"/>
          <w:color w:val="000000" w:themeColor="text1"/>
          <w:sz w:val="24"/>
          <w:szCs w:val="24"/>
          <w:lang w:eastAsia="zh-CN"/>
          <w14:textFill>
            <w14:solidFill>
              <w14:schemeClr w14:val="tx1"/>
            </w14:solidFill>
          </w14:textFill>
        </w:rPr>
        <w:t xml:space="preserve"> </w:t>
      </w:r>
      <w:commentRangeStart w:id="24"/>
      <w:r>
        <w:rPr>
          <w:rFonts w:ascii="Times New Roman" w:hAnsi="Times New Roman" w:eastAsia="Times New Roman" w:cs="Times New Roman"/>
          <w:color w:val="000000" w:themeColor="text1"/>
          <w:sz w:val="24"/>
          <w:szCs w:val="24"/>
          <w:lang w:eastAsia="zh-CN"/>
          <w14:textFill>
            <w14:solidFill>
              <w14:schemeClr w14:val="tx1"/>
            </w14:solidFill>
          </w14:textFill>
        </w:rPr>
        <w:t>discusse</w:t>
      </w:r>
      <w:commentRangeEnd w:id="24"/>
      <w:r>
        <w:commentReference w:id="24"/>
      </w:r>
      <w:r>
        <w:rPr>
          <w:rFonts w:ascii="Times New Roman" w:hAnsi="Times New Roman" w:eastAsia="Times New Roman" w:cs="Times New Roman"/>
          <w:color w:val="000000" w:themeColor="text1"/>
          <w:sz w:val="24"/>
          <w:szCs w:val="24"/>
          <w:lang w:eastAsia="zh-CN"/>
          <w14:textFill>
            <w14:solidFill>
              <w14:schemeClr w14:val="tx1"/>
            </w14:solidFill>
          </w14:textFill>
        </w:rPr>
        <w:t>s direct and indirect strategies which the most adopted by undergraduate students of FKIP at Tridinanti University in learning English.</w:t>
      </w:r>
      <w:commentRangeEnd w:id="23"/>
      <w:r>
        <w:commentReference w:id="23"/>
      </w:r>
      <w:r>
        <w:rPr>
          <w:rFonts w:ascii="Times New Roman" w:hAnsi="Times New Roman" w:eastAsia="Times New Roman" w:cs="Times New Roman"/>
          <w:color w:val="000000" w:themeColor="text1"/>
          <w:sz w:val="24"/>
          <w:szCs w:val="24"/>
          <w:lang w:eastAsia="zh-CN"/>
          <w14:textFill>
            <w14:solidFill>
              <w14:schemeClr w14:val="tx1"/>
            </w14:solidFill>
          </w14:textFill>
        </w:rPr>
        <w:t xml:space="preserve"> Meanwhile, in the previous studies, the findings only discuss which was language learning strategies that were adopted by the students.</w:t>
      </w:r>
    </w:p>
    <w:p>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Therefore, in the previous paragraph, the </w:t>
      </w:r>
      <w:del w:id="2" w:author="gothicinspire" w:date="2024-10-19T11:22:50Z">
        <w:r>
          <w:rPr>
            <w:rFonts w:ascii="Times New Roman" w:hAnsi="Times New Roman" w:cs="Times New Roman"/>
            <w:sz w:val="24"/>
            <w:szCs w:val="24"/>
          </w:rPr>
          <w:delText>researcher</w:delText>
        </w:r>
      </w:del>
      <w:ins w:id="3" w:author="gothicinspire" w:date="2024-10-19T11:22:50Z">
        <w:r>
          <w:rPr>
            <w:rFonts w:ascii="Times New Roman" w:hAnsi="Times New Roman" w:cs="Times New Roman"/>
            <w:sz w:val="24"/>
            <w:szCs w:val="24"/>
            <w:lang w:val="en-US"/>
          </w:rPr>
          <w:t>researchers</w:t>
        </w:r>
      </w:ins>
      <w:r>
        <w:rPr>
          <w:rFonts w:ascii="Times New Roman" w:hAnsi="Times New Roman" w:cs="Times New Roman"/>
          <w:sz w:val="24"/>
          <w:szCs w:val="24"/>
        </w:rPr>
        <w:t xml:space="preserve"> assumes that actually language learning strategy is the learning factor that helps the students to be successful in the process of learning and learning achievement. Based on the previous explanation, the </w:t>
      </w:r>
      <w:del w:id="4" w:author="gothicinspire" w:date="2024-10-19T11:29:54Z">
        <w:r>
          <w:rPr>
            <w:rFonts w:hint="default" w:ascii="Times New Roman" w:hAnsi="Times New Roman" w:cs="Times New Roman"/>
            <w:sz w:val="24"/>
            <w:szCs w:val="24"/>
            <w:lang w:val="en-US"/>
          </w:rPr>
          <w:delText>writer</w:delText>
        </w:r>
      </w:del>
      <w:ins w:id="5" w:author="gothicinspire" w:date="2024-10-19T11:29:57Z">
        <w:r>
          <w:rPr>
            <w:rFonts w:hint="default" w:ascii="Times New Roman" w:hAnsi="Times New Roman" w:cs="Times New Roman"/>
            <w:sz w:val="24"/>
            <w:szCs w:val="24"/>
            <w:lang w:val="en-US"/>
          </w:rPr>
          <w:t>r</w:t>
        </w:r>
      </w:ins>
      <w:ins w:id="6" w:author="gothicinspire" w:date="2024-10-19T11:29:58Z">
        <w:r>
          <w:rPr>
            <w:rFonts w:hint="default" w:ascii="Times New Roman" w:hAnsi="Times New Roman" w:cs="Times New Roman"/>
            <w:sz w:val="24"/>
            <w:szCs w:val="24"/>
            <w:lang w:val="en-US"/>
          </w:rPr>
          <w:t>esea</w:t>
        </w:r>
      </w:ins>
      <w:ins w:id="7" w:author="gothicinspire" w:date="2024-10-19T11:29:59Z">
        <w:r>
          <w:rPr>
            <w:rFonts w:hint="default" w:ascii="Times New Roman" w:hAnsi="Times New Roman" w:cs="Times New Roman"/>
            <w:sz w:val="24"/>
            <w:szCs w:val="24"/>
            <w:lang w:val="en-US"/>
          </w:rPr>
          <w:t>cr</w:t>
        </w:r>
      </w:ins>
      <w:ins w:id="8" w:author="gothicinspire" w:date="2024-10-19T11:30:00Z">
        <w:r>
          <w:rPr>
            <w:rFonts w:hint="default" w:ascii="Times New Roman" w:hAnsi="Times New Roman" w:cs="Times New Roman"/>
            <w:sz w:val="24"/>
            <w:szCs w:val="24"/>
            <w:lang w:val="en-US"/>
          </w:rPr>
          <w:t>hers</w:t>
        </w:r>
      </w:ins>
      <w:r>
        <w:rPr>
          <w:rFonts w:ascii="Times New Roman" w:hAnsi="Times New Roman" w:cs="Times New Roman"/>
          <w:sz w:val="24"/>
          <w:szCs w:val="24"/>
        </w:rPr>
        <w:t xml:space="preserve"> </w:t>
      </w:r>
      <w:commentRangeStart w:id="25"/>
      <w:r>
        <w:rPr>
          <w:rFonts w:ascii="Times New Roman" w:hAnsi="Times New Roman" w:cs="Times New Roman"/>
          <w:sz w:val="24"/>
          <w:szCs w:val="24"/>
        </w:rPr>
        <w:t>intends</w:t>
      </w:r>
      <w:commentRangeEnd w:id="25"/>
      <w:r>
        <w:commentReference w:id="25"/>
      </w:r>
      <w:r>
        <w:rPr>
          <w:rFonts w:ascii="Times New Roman" w:hAnsi="Times New Roman" w:cs="Times New Roman"/>
          <w:sz w:val="24"/>
          <w:szCs w:val="24"/>
        </w:rPr>
        <w:t xml:space="preserve"> to conduct research entitled “Language Learning Strategies Employed by Undergraduate Students of FKIP at Tridinanti University in Learning English”. </w:t>
      </w:r>
    </w:p>
    <w:p>
      <w:pPr>
        <w:spacing w:line="240" w:lineRule="auto"/>
        <w:jc w:val="both"/>
        <w:rPr>
          <w:rFonts w:ascii="Times New Roman" w:hAnsi="Times New Roman" w:cs="Times New Roman"/>
          <w:b/>
          <w:bCs/>
          <w:sz w:val="24"/>
          <w:szCs w:val="24"/>
        </w:rPr>
      </w:pPr>
    </w:p>
    <w:p>
      <w:pPr>
        <w:spacing w:line="240" w:lineRule="auto"/>
        <w:jc w:val="both"/>
        <w:rPr>
          <w:rFonts w:ascii="Times New Roman" w:hAnsi="Times New Roman" w:cs="Times New Roman"/>
          <w:b/>
          <w:bCs/>
          <w:sz w:val="24"/>
          <w:szCs w:val="24"/>
        </w:rPr>
      </w:pPr>
    </w:p>
    <w:p>
      <w:pPr>
        <w:spacing w:line="240" w:lineRule="auto"/>
        <w:jc w:val="both"/>
        <w:rPr>
          <w:rFonts w:ascii="Times New Roman" w:hAnsi="Times New Roman" w:cs="Times New Roman"/>
          <w:b/>
          <w:bCs/>
          <w:sz w:val="24"/>
          <w:szCs w:val="24"/>
        </w:rPr>
      </w:pPr>
    </w:p>
    <w:p>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Language Learning Strategies</w:t>
      </w:r>
    </w:p>
    <w:p>
      <w:pPr>
        <w:spacing w:after="0" w:line="240" w:lineRule="auto"/>
        <w:ind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With language learning strategies becoming a significant factor the importance of language learning is growing in the present year.</w:t>
      </w:r>
      <w:r>
        <w:rPr>
          <w:rFonts w:ascii="Times New Roman" w:hAnsi="Times New Roman" w:cs="Times New Roman"/>
          <w:color w:val="FFC000"/>
          <w:sz w:val="24"/>
          <w:szCs w:val="24"/>
        </w:rPr>
        <w:t xml:space="preserve"> </w:t>
      </w:r>
      <w:r>
        <w:rPr>
          <w:rFonts w:ascii="Times New Roman" w:hAnsi="Times New Roman" w:cs="Times New Roman"/>
          <w:color w:val="000000" w:themeColor="text1"/>
          <w:sz w:val="24"/>
          <w:szCs w:val="24"/>
          <w14:textFill>
            <w14:solidFill>
              <w14:schemeClr w14:val="tx1"/>
            </w14:solidFill>
          </w14:textFill>
        </w:rPr>
        <w:t>According to Rose (2015,  p. 421), the procedures and methods used by language learners to acquire or utilize a language more successfully are referred to as language learning strategies. According to Andrew (2006), learners are encouraged to acquire and apply a wide range of language-learning strategies employed at different stages of the learning process. Next, language learning behaviors, such as acquiring and controlling the meaning of a second or foreign language, are among the language learning strategies (Weden as cited in Lee, 2010, p.136). According to Chamot (2005) also believed that “learning strategies are procedures that facilitate a learning task. Particularly when starting on a new language assignment, strategies are typically goal-driven and planned. In addition, Chamot (2004) states that language strategies are the concepts and techniques that students use to achieve a learning objectives (p. 14).</w:t>
      </w:r>
    </w:p>
    <w:p>
      <w:pPr>
        <w:spacing w:after="0" w:line="240" w:lineRule="auto"/>
        <w:jc w:val="both"/>
        <w:rPr>
          <w:rFonts w:ascii="Times New Roman" w:hAnsi="Times New Roman" w:cs="Times New Roman"/>
          <w:color w:val="000000" w:themeColor="text1"/>
          <w:sz w:val="24"/>
          <w:szCs w:val="24"/>
          <w14:textFill>
            <w14:solidFill>
              <w14:schemeClr w14:val="tx1"/>
            </w14:solidFill>
          </w14:textFill>
        </w:rPr>
      </w:pPr>
    </w:p>
    <w:p>
      <w:pPr>
        <w:spacing w:line="240" w:lineRule="auto"/>
        <w:rPr>
          <w:rFonts w:ascii="Times New Roman" w:hAnsi="Times New Roman" w:cs="Times New Roman"/>
          <w:b/>
          <w:bCs/>
          <w:sz w:val="24"/>
          <w:szCs w:val="24"/>
        </w:rPr>
      </w:pPr>
      <w:r>
        <w:rPr>
          <w:rFonts w:ascii="Times New Roman" w:hAnsi="Times New Roman" w:cs="Times New Roman"/>
          <w:b/>
          <w:bCs/>
          <w:sz w:val="24"/>
          <w:szCs w:val="24"/>
        </w:rPr>
        <w:t>Classification of Language Learning Strategies</w:t>
      </w:r>
    </w:p>
    <w:p>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There are two kind of language learning strategies for learning a language: direct strategies and indirect strategies. These two sorts of tactics are further developed by Oxford (1990) into six groupings, each of which comprises of a particular thought process and conduct. According to Oxford (1990), direct strategy consists of memory, cognitive, and compensation strategies. Language learners benefit from memory strategies that aid in storing new information, cognitive strategies that facilitate comprehension and multimodal usage of the target language, and compensation strategies that maintain language learners' usage of the target language even in the face of limited proficiency (Oxford, 1990). Metacognitive, affective, and social strategies are the components of indirect strategy (Oxford, 1990). Language learners can independently regulate their cognitive processes thanks to metacognitive strategies, and self-regulation of emotion and motivation is aided by affective strategies and for social strategy make social  interaction by the students  during learn a language. Each of the mentioned strategies is described in the next paragraph.</w:t>
      </w:r>
    </w:p>
    <w:p>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begin with, memory strategies are methods for improving memory as well as retrieving and transferring knowledge necessary for language use in the future. Through memorization, pupils can commit key knowledge they have learned to memory. The second set of cognitive strategies methods involves utilizing all of the processes to assist pupils in correctly manipulating the target language or activity. Third, the compensation strategy that students use compensatory tactics to make up for the lexical gaps in their target language expertise. Even if their vocabulary is restricted, the tactics enable the pupils to write and communicate in the target language. Fourth, students use metacognitive strategies—centering, organizing, planning, and evaluating—to assist them in coordinating the learning process. Fifth, affective strategies assist the students in managing their motivations, emotions, and values. In addition, the social strategy involves the students having a social behavior. </w:t>
      </w:r>
    </w:p>
    <w:p>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Furhermore, the diagram of the dividing of  LLS appears in Figure 1 below. </w:t>
      </w:r>
    </w:p>
    <w:p>
      <w:pPr>
        <w:pStyle w:val="28"/>
        <w:tabs>
          <w:tab w:val="left" w:pos="1843"/>
          <w:tab w:val="left" w:pos="3780"/>
        </w:tabs>
        <w:spacing w:before="240" w:after="0" w:line="24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 </w:t>
      </w:r>
    </w:p>
    <w:p>
      <w:pPr>
        <w:pStyle w:val="28"/>
        <w:tabs>
          <w:tab w:val="left" w:pos="1843"/>
          <w:tab w:val="left" w:pos="3780"/>
        </w:tabs>
        <w:spacing w:before="240" w:after="0" w:line="240" w:lineRule="auto"/>
        <w:ind w:left="1134"/>
        <w:jc w:val="center"/>
        <w:rPr>
          <w:rFonts w:ascii="Times New Roman" w:hAnsi="Times New Roman" w:cs="Times New Roman"/>
          <w:sz w:val="24"/>
          <w:szCs w:val="24"/>
        </w:rPr>
      </w:pPr>
      <w:r>
        <w:rPr>
          <w:rFonts w:ascii="Times New Roman" w:hAnsi="Times New Roman" w:cs="Times New Roman"/>
          <w:sz w:val="24"/>
          <w:szCs w:val="24"/>
          <w:lang w:val="id-ID" w:eastAsia="id-ID"/>
        </w:rPr>
        <w:drawing>
          <wp:inline distT="0" distB="0" distL="0" distR="0">
            <wp:extent cx="3666490" cy="30397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3365" cy="3095650"/>
                    </a:xfrm>
                    <a:prstGeom prst="rect">
                      <a:avLst/>
                    </a:prstGeom>
                  </pic:spPr>
                </pic:pic>
              </a:graphicData>
            </a:graphic>
          </wp:inline>
        </w:drawing>
      </w:r>
    </w:p>
    <w:p>
      <w:pPr>
        <w:pStyle w:val="13"/>
        <w:ind w:left="414" w:firstLine="720"/>
        <w:jc w:val="center"/>
        <w:rPr>
          <w:rFonts w:cs="Times New Roman"/>
          <w:b w:val="0"/>
          <w:bCs/>
          <w:szCs w:val="24"/>
        </w:rPr>
      </w:pPr>
      <w:bookmarkStart w:id="2" w:name="_Toc178178439"/>
      <w:r>
        <w:rPr>
          <w:rFonts w:cs="Times New Roman"/>
          <w:b w:val="0"/>
          <w:bCs/>
          <w:i/>
          <w:iCs w:val="0"/>
          <w:szCs w:val="24"/>
        </w:rPr>
        <w:t xml:space="preserve">Figure </w:t>
      </w:r>
      <w:r>
        <w:rPr>
          <w:rFonts w:cs="Times New Roman"/>
          <w:b w:val="0"/>
          <w:bCs/>
          <w:i/>
          <w:iCs w:val="0"/>
          <w:szCs w:val="24"/>
        </w:rPr>
        <w:fldChar w:fldCharType="begin"/>
      </w:r>
      <w:r>
        <w:rPr>
          <w:rFonts w:cs="Times New Roman"/>
          <w:b w:val="0"/>
          <w:bCs/>
          <w:i/>
          <w:iCs w:val="0"/>
          <w:szCs w:val="24"/>
        </w:rPr>
        <w:instrText xml:space="preserve"> SEQ Figure \* ARABIC </w:instrText>
      </w:r>
      <w:r>
        <w:rPr>
          <w:rFonts w:cs="Times New Roman"/>
          <w:b w:val="0"/>
          <w:bCs/>
          <w:i/>
          <w:iCs w:val="0"/>
          <w:szCs w:val="24"/>
        </w:rPr>
        <w:fldChar w:fldCharType="separate"/>
      </w:r>
      <w:r>
        <w:rPr>
          <w:rFonts w:cs="Times New Roman"/>
          <w:b w:val="0"/>
          <w:bCs/>
          <w:i/>
          <w:iCs w:val="0"/>
          <w:szCs w:val="24"/>
        </w:rPr>
        <w:t>1</w:t>
      </w:r>
      <w:r>
        <w:rPr>
          <w:rFonts w:cs="Times New Roman"/>
          <w:b w:val="0"/>
          <w:bCs/>
          <w:i/>
          <w:iCs w:val="0"/>
          <w:szCs w:val="24"/>
        </w:rPr>
        <w:fldChar w:fldCharType="end"/>
      </w:r>
      <w:r>
        <w:rPr>
          <w:rFonts w:cs="Times New Roman"/>
          <w:b w:val="0"/>
          <w:bCs/>
          <w:szCs w:val="24"/>
        </w:rPr>
        <w:t>. The dividing of Language Learning Strategies</w:t>
      </w:r>
    </w:p>
    <w:p>
      <w:pPr>
        <w:pStyle w:val="13"/>
        <w:ind w:left="414" w:firstLine="720"/>
        <w:jc w:val="center"/>
        <w:rPr>
          <w:rFonts w:cs="Times New Roman"/>
          <w:b w:val="0"/>
          <w:bCs/>
          <w:szCs w:val="24"/>
        </w:rPr>
      </w:pPr>
      <w:r>
        <w:rPr>
          <w:rFonts w:cs="Times New Roman"/>
          <w:b w:val="0"/>
          <w:bCs/>
          <w:szCs w:val="24"/>
        </w:rPr>
        <w:t>(Direct and Indirect Strategies) Source: Oxford (1990)</w:t>
      </w:r>
      <w:bookmarkEnd w:id="2"/>
    </w:p>
    <w:p>
      <w:pPr>
        <w:rPr>
          <w:sz w:val="24"/>
          <w:szCs w:val="24"/>
        </w:rPr>
      </w:pPr>
    </w:p>
    <w:p>
      <w:pPr>
        <w:spacing w:line="24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The Impact Of Language Learning Strategies</w:t>
      </w:r>
    </w:p>
    <w:p>
      <w:pPr>
        <w:spacing w:line="240" w:lineRule="auto"/>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Numerous research have examined language learning strategies in order to determine how these strategies affect students’ English language acquisition process. Pebriani (2013) pointed out that the use of language learning strategies helps the learners in terms of storage related to students’ prior knowledge which is said to be able to help students in storing related with the target language. In addition, Teng (2023) stated that language learning strategies could help L2 in individualized ways to address and deal with their own inner states and could help less successful language learners and language learning strategies also have an impact on student learning results. According to Nurharjanto (2020), the use of language learning strategies could improve the student’s writing abilities. Planning and time management, involvement and focus during instruction, information organization, recording, practice, study environment design, and efficient use of social resources are all examples of academic self-regulated processes (Zimmerman, 1990). Cesur (2011), discovered that LLS such cognitive, memory, and compensation had a direct impact on may predict accomplishment in reading comprehension in a foreign language based on correlation and regression analysis results. In addition, Irmawan (2018) found that the use of note-taking as a learning strategy could improve the student's reading comprehension. Next, </w:t>
      </w:r>
      <w:r>
        <w:rPr>
          <w:rFonts w:ascii="Times New Roman" w:hAnsi="Times New Roman" w:cs="Times New Roman"/>
          <w:sz w:val="24"/>
          <w:szCs w:val="24"/>
          <w:shd w:val="clear" w:color="auto" w:fill="FFFFFF"/>
        </w:rPr>
        <w:t xml:space="preserve">the relationship between cognitive strategy and self-efficacy does not correlate among eleventh-grade students at SMK Kesehatan Kader Bangsa Palembang (Anggraini, 2024). </w:t>
      </w:r>
      <w:r>
        <w:rPr>
          <w:rFonts w:ascii="Times New Roman" w:hAnsi="Times New Roman" w:eastAsia="Times New Roman" w:cs="Times New Roman"/>
          <w:sz w:val="24"/>
          <w:szCs w:val="24"/>
          <w:lang w:eastAsia="zh-CN"/>
        </w:rPr>
        <w:t>In addition, according to the findings of the relationship between vocabulary-learning </w:t>
      </w:r>
      <w:r>
        <w:rPr>
          <w:rFonts w:ascii="Times New Roman" w:hAnsi="Times New Roman" w:cs="Times New Roman"/>
          <w:sz w:val="24"/>
          <w:szCs w:val="24"/>
          <w:shd w:val="clear" w:color="auto" w:fill="FFFFFF"/>
        </w:rPr>
        <w:t xml:space="preserve">strategies and reading comprehension, </w:t>
      </w:r>
      <w:r>
        <w:rPr>
          <w:rFonts w:ascii="Times New Roman" w:hAnsi="Times New Roman" w:eastAsia="Times New Roman" w:cs="Times New Roman"/>
          <w:sz w:val="24"/>
          <w:szCs w:val="24"/>
          <w:lang w:eastAsia="zh-CN"/>
        </w:rPr>
        <w:t>there is a low correlation am</w:t>
      </w:r>
      <w:r>
        <w:rPr>
          <w:rFonts w:ascii="Times New Roman" w:hAnsi="Times New Roman" w:cs="Times New Roman"/>
          <w:sz w:val="24"/>
          <w:szCs w:val="24"/>
          <w:shd w:val="clear" w:color="auto" w:fill="FFFFFF"/>
        </w:rPr>
        <w:t xml:space="preserve">ong the students (Julistri, 2024). </w:t>
      </w:r>
    </w:p>
    <w:p>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p>
      <w:pPr>
        <w:spacing w:line="24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METHODOLOGY</w:t>
      </w:r>
    </w:p>
    <w:p>
      <w:pPr>
        <w:pStyle w:val="3"/>
        <w:numPr>
          <w:ilvl w:val="0"/>
          <w:numId w:val="0"/>
        </w:numPr>
        <w:spacing w:line="240" w:lineRule="auto"/>
        <w:jc w:val="both"/>
        <w:rPr>
          <w:rFonts w:cs="Times New Roman"/>
          <w:szCs w:val="24"/>
        </w:rPr>
      </w:pPr>
      <w:bookmarkStart w:id="3" w:name="_Toc178178416"/>
      <w:bookmarkStart w:id="4" w:name="_Toc178173194"/>
      <w:r>
        <w:rPr>
          <w:rFonts w:cs="Times New Roman"/>
          <w:szCs w:val="24"/>
        </w:rPr>
        <w:t>Research Method and Design</w:t>
      </w:r>
      <w:bookmarkEnd w:id="3"/>
      <w:bookmarkEnd w:id="4"/>
      <w:r>
        <w:rPr>
          <w:rFonts w:cs="Times New Roman"/>
          <w:szCs w:val="24"/>
        </w:rPr>
        <w:t xml:space="preserve"> </w:t>
      </w:r>
    </w:p>
    <w:p>
      <w:pPr>
        <w:pStyle w:val="3"/>
        <w:numPr>
          <w:ilvl w:val="0"/>
          <w:numId w:val="0"/>
        </w:numPr>
        <w:spacing w:line="240" w:lineRule="auto"/>
        <w:ind w:firstLine="720"/>
        <w:jc w:val="both"/>
        <w:rPr>
          <w:rFonts w:hint="default" w:cs="Times New Roman"/>
          <w:b w:val="0"/>
          <w:szCs w:val="24"/>
          <w:lang w:val="en-US"/>
        </w:rPr>
      </w:pPr>
      <w:r>
        <w:rPr>
          <w:rFonts w:cs="Times New Roman"/>
          <w:b w:val="0"/>
          <w:szCs w:val="24"/>
        </w:rPr>
        <w:t xml:space="preserve">This research used a quantitative method. Quantitative research is an inquiry approach useful for describing trends and explaining the relationship among variables found in the literature (Creswell, 2012. The research design for this research was a survey. Survey design is a quantitative research procedure in which the </w:t>
      </w:r>
      <w:del w:id="9" w:author="gothicinspire" w:date="2024-10-19T11:22:50Z">
        <w:r>
          <w:rPr>
            <w:rFonts w:cs="Times New Roman"/>
            <w:b w:val="0"/>
            <w:szCs w:val="24"/>
          </w:rPr>
          <w:delText>researcher</w:delText>
        </w:r>
      </w:del>
      <w:ins w:id="10" w:author="gothicinspire" w:date="2024-10-19T11:22:50Z">
        <w:r>
          <w:rPr>
            <w:rFonts w:cs="Times New Roman"/>
            <w:b w:val="0"/>
            <w:szCs w:val="24"/>
            <w:lang w:val="en-US"/>
          </w:rPr>
          <w:t>researchers</w:t>
        </w:r>
      </w:ins>
      <w:r>
        <w:rPr>
          <w:rFonts w:cs="Times New Roman"/>
          <w:b w:val="0"/>
          <w:szCs w:val="24"/>
        </w:rPr>
        <w:t xml:space="preserve"> administers a survey or questionnaire to a small group of people or sample in order to identify trends in attitudes, opinions, behaviors, or characteristics of a larger group of people or population (Creswell, 2012)</w:t>
      </w:r>
      <w:ins w:id="11" w:author="gothicinspire" w:date="2024-10-19T11:31:38Z">
        <w:r>
          <w:rPr>
            <w:rFonts w:hint="default" w:cs="Times New Roman"/>
            <w:b w:val="0"/>
            <w:szCs w:val="24"/>
            <w:lang w:val="en-US"/>
          </w:rPr>
          <w:t>.</w:t>
        </w:r>
      </w:ins>
      <w:ins w:id="12" w:author="gothicinspire" w:date="2024-10-19T11:31:39Z">
        <w:commentRangeStart w:id="26"/>
        <w:r>
          <w:rPr>
            <w:rFonts w:hint="default" w:cs="Times New Roman"/>
            <w:b w:val="0"/>
            <w:szCs w:val="24"/>
            <w:lang w:val="en-US"/>
          </w:rPr>
          <w:t xml:space="preserve"> </w:t>
        </w:r>
      </w:ins>
      <w:ins w:id="13" w:author="gothicinspire" w:date="2024-10-19T11:31:41Z">
        <w:r>
          <w:rPr>
            <w:rFonts w:hint="default" w:cs="Times New Roman"/>
            <w:b w:val="0"/>
            <w:szCs w:val="24"/>
            <w:lang w:val="en-US"/>
          </w:rPr>
          <w:t>…..</w:t>
        </w:r>
        <w:commentRangeEnd w:id="26"/>
      </w:ins>
      <w:r>
        <w:commentReference w:id="26"/>
      </w:r>
    </w:p>
    <w:p>
      <w:pPr>
        <w:spacing w:line="240" w:lineRule="auto"/>
        <w:rPr>
          <w:rFonts w:ascii="Times New Roman" w:hAnsi="Times New Roman" w:cs="Times New Roman"/>
          <w:b/>
          <w:bCs/>
          <w:sz w:val="24"/>
          <w:szCs w:val="24"/>
        </w:rPr>
      </w:pPr>
    </w:p>
    <w:p>
      <w:pPr>
        <w:spacing w:line="240" w:lineRule="auto"/>
        <w:rPr>
          <w:rFonts w:ascii="Times New Roman" w:hAnsi="Times New Roman" w:cs="Times New Roman"/>
          <w:b/>
          <w:bCs/>
          <w:sz w:val="24"/>
          <w:szCs w:val="24"/>
        </w:rPr>
      </w:pPr>
      <w:r>
        <w:rPr>
          <w:rFonts w:ascii="Times New Roman" w:hAnsi="Times New Roman" w:cs="Times New Roman"/>
          <w:b/>
          <w:bCs/>
          <w:sz w:val="24"/>
          <w:szCs w:val="24"/>
        </w:rPr>
        <w:t>Participants</w:t>
      </w:r>
    </w:p>
    <w:p>
      <w:pPr>
        <w:spacing w:line="240" w:lineRule="auto"/>
        <w:ind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population of this research consisted of all undergraduate students from FKIP at Tridinanti University in the academic year 2023/2024 with a total number of 169 students. This faculty has two study programs namely the English department and Indonesian language and literature department. </w:t>
      </w:r>
      <w:commentRangeStart w:id="27"/>
      <w:r>
        <w:rPr>
          <w:rFonts w:ascii="Times New Roman" w:hAnsi="Times New Roman" w:cs="Times New Roman"/>
          <w:color w:val="000000" w:themeColor="text1"/>
          <w:sz w:val="24"/>
          <w:szCs w:val="24"/>
          <w14:textFill>
            <w14:solidFill>
              <w14:schemeClr w14:val="tx1"/>
            </w14:solidFill>
          </w14:textFill>
        </w:rPr>
        <w:t>For the sample using total sampling for this research</w:t>
      </w:r>
      <w:commentRangeEnd w:id="27"/>
      <w:r>
        <w:commentReference w:id="27"/>
      </w:r>
      <w:r>
        <w:rPr>
          <w:rFonts w:ascii="Times New Roman" w:hAnsi="Times New Roman" w:cs="Times New Roman"/>
          <w:color w:val="000000" w:themeColor="text1"/>
          <w:sz w:val="24"/>
          <w:szCs w:val="24"/>
          <w14:textFill>
            <w14:solidFill>
              <w14:schemeClr w14:val="tx1"/>
            </w14:solidFill>
          </w14:textFill>
        </w:rPr>
        <w:t xml:space="preserve">, the </w:t>
      </w:r>
      <w:del w:id="14" w:author="gothicinspire" w:date="2024-10-19T11:22:50Z">
        <w:r>
          <w:rPr>
            <w:rFonts w:ascii="Times New Roman" w:hAnsi="Times New Roman" w:cs="Times New Roman"/>
            <w:color w:val="000000" w:themeColor="text1"/>
            <w:sz w:val="24"/>
            <w:szCs w:val="24"/>
            <w14:textFill>
              <w14:solidFill>
                <w14:schemeClr w14:val="tx1"/>
              </w14:solidFill>
            </w14:textFill>
          </w:rPr>
          <w:delText>researcher</w:delText>
        </w:r>
      </w:del>
      <w:ins w:id="15" w:author="gothicinspire" w:date="2024-10-19T11:22:50Z">
        <w:r>
          <w:rPr>
            <w:rFonts w:ascii="Times New Roman" w:hAnsi="Times New Roman" w:cs="Times New Roman"/>
            <w:color w:val="000000" w:themeColor="text1"/>
            <w:sz w:val="24"/>
            <w:szCs w:val="24"/>
            <w:lang w:val="en-US"/>
            <w14:textFill>
              <w14:solidFill>
                <w14:schemeClr w14:val="tx1"/>
              </w14:solidFill>
            </w14:textFill>
          </w:rPr>
          <w:t>researchers</w:t>
        </w:r>
      </w:ins>
      <w:r>
        <w:rPr>
          <w:rFonts w:ascii="Times New Roman" w:hAnsi="Times New Roman" w:cs="Times New Roman"/>
          <w:color w:val="000000" w:themeColor="text1"/>
          <w:sz w:val="24"/>
          <w:szCs w:val="24"/>
          <w14:textFill>
            <w14:solidFill>
              <w14:schemeClr w14:val="tx1"/>
            </w14:solidFill>
          </w14:textFill>
        </w:rPr>
        <w:t xml:space="preserve"> used a sample of 147 respondents.</w:t>
      </w:r>
    </w:p>
    <w:p>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p>
      <w:pPr>
        <w:spacing w:line="24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Instrument and Data Collection</w:t>
      </w:r>
    </w:p>
    <w:p>
      <w:pPr>
        <w:spacing w:after="0" w:line="240" w:lineRule="auto"/>
        <w:ind w:firstLine="720"/>
        <w:jc w:val="both"/>
        <w:rPr>
          <w:rFonts w:ascii="Times New Roman" w:hAnsi="Times New Roman" w:cs="Times New Roman"/>
          <w:sz w:val="24"/>
          <w:szCs w:val="24"/>
        </w:rPr>
      </w:pPr>
      <w:r>
        <w:rPr>
          <w:rFonts w:ascii="Times New Roman" w:hAnsi="Times New Roman" w:cs="Times New Roman"/>
          <w:bCs/>
          <w:color w:val="000000" w:themeColor="text1"/>
          <w:sz w:val="24"/>
          <w:szCs w:val="24"/>
          <w14:textFill>
            <w14:solidFill>
              <w14:schemeClr w14:val="tx1"/>
            </w14:solidFill>
          </w14:textFill>
        </w:rPr>
        <w:t xml:space="preserve">The data was obtained using a questionnaire </w:t>
      </w:r>
      <w:r>
        <w:rPr>
          <w:rFonts w:ascii="Times New Roman" w:hAnsi="Times New Roman" w:cs="Times New Roman"/>
          <w:sz w:val="24"/>
          <w:szCs w:val="24"/>
        </w:rPr>
        <w:t xml:space="preserve">from SILL version 7.0., adopted by Oxford (1990) that consisted of 50 items. This questionnaire measured 6 categories of language learning strategies: (a) </w:t>
      </w:r>
      <w:del w:id="16" w:author="gothicinspire" w:date="2024-10-19T11:34:05Z">
        <w:commentRangeStart w:id="28"/>
        <w:r>
          <w:rPr>
            <w:rFonts w:hint="default" w:ascii="Times New Roman" w:hAnsi="Times New Roman" w:cs="Times New Roman"/>
            <w:sz w:val="24"/>
            <w:szCs w:val="24"/>
            <w:lang w:val="en-US"/>
          </w:rPr>
          <w:delText>memory</w:delText>
        </w:r>
      </w:del>
      <w:ins w:id="17" w:author="gothicinspire" w:date="2024-10-19T11:34:05Z">
        <w:r>
          <w:rPr>
            <w:rFonts w:hint="default" w:ascii="Times New Roman" w:hAnsi="Times New Roman" w:cs="Times New Roman"/>
            <w:sz w:val="24"/>
            <w:szCs w:val="24"/>
            <w:lang w:val="en-US"/>
          </w:rPr>
          <w:t>mem</w:t>
        </w:r>
      </w:ins>
      <w:ins w:id="18" w:author="gothicinspire" w:date="2024-10-19T11:34:06Z">
        <w:r>
          <w:rPr>
            <w:rFonts w:hint="default" w:ascii="Times New Roman" w:hAnsi="Times New Roman" w:cs="Times New Roman"/>
            <w:sz w:val="24"/>
            <w:szCs w:val="24"/>
            <w:lang w:val="en-US"/>
          </w:rPr>
          <w:t>o</w:t>
        </w:r>
      </w:ins>
      <w:ins w:id="19" w:author="gothicinspire" w:date="2024-10-19T11:34:07Z">
        <w:r>
          <w:rPr>
            <w:rFonts w:hint="default" w:ascii="Times New Roman" w:hAnsi="Times New Roman" w:cs="Times New Roman"/>
            <w:sz w:val="24"/>
            <w:szCs w:val="24"/>
            <w:lang w:val="en-US"/>
          </w:rPr>
          <w:t>ry</w:t>
        </w:r>
      </w:ins>
      <w:ins w:id="20" w:author="gothicinspire" w:date="2024-10-19T11:34:08Z">
        <w:r>
          <w:rPr>
            <w:rFonts w:hint="default" w:ascii="Times New Roman" w:hAnsi="Times New Roman" w:cs="Times New Roman"/>
            <w:sz w:val="24"/>
            <w:szCs w:val="24"/>
            <w:lang w:val="en-US"/>
          </w:rPr>
          <w:t xml:space="preserve"> strat</w:t>
        </w:r>
      </w:ins>
      <w:ins w:id="21" w:author="gothicinspire" w:date="2024-10-19T11:34:09Z">
        <w:r>
          <w:rPr>
            <w:rFonts w:hint="default" w:ascii="Times New Roman" w:hAnsi="Times New Roman" w:cs="Times New Roman"/>
            <w:sz w:val="24"/>
            <w:szCs w:val="24"/>
            <w:lang w:val="en-US"/>
          </w:rPr>
          <w:t>eg</w:t>
        </w:r>
      </w:ins>
      <w:ins w:id="22" w:author="gothicinspire" w:date="2024-10-19T11:34:10Z">
        <w:r>
          <w:rPr>
            <w:rFonts w:hint="default" w:ascii="Times New Roman" w:hAnsi="Times New Roman" w:cs="Times New Roman"/>
            <w:sz w:val="24"/>
            <w:szCs w:val="24"/>
            <w:lang w:val="en-US"/>
          </w:rPr>
          <w:t>y</w:t>
        </w:r>
      </w:ins>
      <w:r>
        <w:rPr>
          <w:rFonts w:ascii="Times New Roman" w:hAnsi="Times New Roman" w:cs="Times New Roman"/>
          <w:sz w:val="24"/>
          <w:szCs w:val="24"/>
        </w:rPr>
        <w:t xml:space="preserve"> which </w:t>
      </w:r>
      <w:commentRangeStart w:id="29"/>
      <w:r>
        <w:rPr>
          <w:rFonts w:ascii="Times New Roman" w:hAnsi="Times New Roman" w:cs="Times New Roman"/>
          <w:sz w:val="24"/>
          <w:szCs w:val="24"/>
        </w:rPr>
        <w:t>include</w:t>
      </w:r>
      <w:commentRangeEnd w:id="29"/>
      <w:r>
        <w:commentReference w:id="29"/>
      </w:r>
      <w:r>
        <w:rPr>
          <w:rFonts w:ascii="Times New Roman" w:hAnsi="Times New Roman" w:cs="Times New Roman"/>
          <w:sz w:val="24"/>
          <w:szCs w:val="24"/>
        </w:rPr>
        <w:t xml:space="preserve"> 9 items that represent effectively remembering information, (b) </w:t>
      </w:r>
      <w:commentRangeStart w:id="30"/>
      <w:r>
        <w:rPr>
          <w:rFonts w:ascii="Times New Roman" w:hAnsi="Times New Roman" w:cs="Times New Roman"/>
          <w:sz w:val="24"/>
          <w:szCs w:val="24"/>
        </w:rPr>
        <w:t>cognitive</w:t>
      </w:r>
      <w:commentRangeEnd w:id="30"/>
      <w:r>
        <w:commentReference w:id="30"/>
      </w:r>
      <w:r>
        <w:rPr>
          <w:rFonts w:ascii="Times New Roman" w:hAnsi="Times New Roman" w:cs="Times New Roman"/>
          <w:sz w:val="24"/>
          <w:szCs w:val="24"/>
        </w:rPr>
        <w:t xml:space="preserve"> which include 14 items that represent using mental processes, (c) compensation which include 6 items that represent making up for knowledge gaps, (d) metacognitive which include 9 items that represent organizing and evaluating the learning, (e) affective which include 6 items that represent managing emotion, and (f) social which include 6 items that represent gaining knowledge in collaboration with others. </w:t>
      </w:r>
      <w:commentRangeEnd w:id="28"/>
      <w:r>
        <w:commentReference w:id="28"/>
      </w:r>
    </w:p>
    <w:p>
      <w:pPr>
        <w:spacing w:after="0" w:line="240" w:lineRule="auto"/>
        <w:ind w:firstLine="720"/>
        <w:jc w:val="both"/>
        <w:rPr>
          <w:rFonts w:ascii="Times New Roman" w:hAnsi="Times New Roman" w:cs="Times New Roman"/>
          <w:sz w:val="24"/>
          <w:szCs w:val="24"/>
        </w:rPr>
      </w:pPr>
      <w:commentRangeStart w:id="31"/>
      <w:r>
        <w:rPr>
          <w:rFonts w:ascii="Times New Roman" w:hAnsi="Times New Roman" w:cs="Times New Roman"/>
          <w:sz w:val="24"/>
          <w:szCs w:val="24"/>
        </w:rPr>
        <w:t xml:space="preserve">The </w:t>
      </w:r>
      <w:del w:id="23" w:author="gothicinspire" w:date="2024-10-19T11:22:50Z">
        <w:r>
          <w:rPr>
            <w:rFonts w:ascii="Times New Roman" w:hAnsi="Times New Roman" w:cs="Times New Roman"/>
            <w:sz w:val="24"/>
            <w:szCs w:val="24"/>
          </w:rPr>
          <w:delText>researcher</w:delText>
        </w:r>
      </w:del>
      <w:ins w:id="24" w:author="gothicinspire" w:date="2024-10-19T11:22:50Z">
        <w:r>
          <w:rPr>
            <w:rFonts w:ascii="Times New Roman" w:hAnsi="Times New Roman" w:cs="Times New Roman"/>
            <w:sz w:val="24"/>
            <w:szCs w:val="24"/>
            <w:lang w:val="en-US"/>
          </w:rPr>
          <w:t>researchers</w:t>
        </w:r>
      </w:ins>
      <w:r>
        <w:rPr>
          <w:rFonts w:ascii="Times New Roman" w:hAnsi="Times New Roman" w:cs="Times New Roman"/>
          <w:sz w:val="24"/>
          <w:szCs w:val="24"/>
        </w:rPr>
        <w:t xml:space="preserve"> prepares before distributing the questionnaire. To facilitate students’ understanding of the statements, the </w:t>
      </w:r>
      <w:del w:id="25" w:author="gothicinspire" w:date="2024-10-19T11:22:50Z">
        <w:r>
          <w:rPr>
            <w:rFonts w:ascii="Times New Roman" w:hAnsi="Times New Roman" w:cs="Times New Roman"/>
            <w:sz w:val="24"/>
            <w:szCs w:val="24"/>
          </w:rPr>
          <w:delText>researcher</w:delText>
        </w:r>
      </w:del>
      <w:ins w:id="26" w:author="gothicinspire" w:date="2024-10-19T11:22:50Z">
        <w:r>
          <w:rPr>
            <w:rFonts w:ascii="Times New Roman" w:hAnsi="Times New Roman" w:cs="Times New Roman"/>
            <w:sz w:val="24"/>
            <w:szCs w:val="24"/>
            <w:lang w:val="en-US"/>
          </w:rPr>
          <w:t>researchers</w:t>
        </w:r>
      </w:ins>
      <w:r>
        <w:rPr>
          <w:rFonts w:ascii="Times New Roman" w:hAnsi="Times New Roman" w:cs="Times New Roman"/>
          <w:sz w:val="24"/>
          <w:szCs w:val="24"/>
        </w:rPr>
        <w:t xml:space="preserve"> employed translation services in Bahasa Indonesia. When the questionnaire was prepared for distribution, the </w:t>
      </w:r>
      <w:del w:id="27" w:author="gothicinspire" w:date="2024-10-19T11:22:50Z">
        <w:r>
          <w:rPr>
            <w:rFonts w:ascii="Times New Roman" w:hAnsi="Times New Roman" w:cs="Times New Roman"/>
            <w:sz w:val="24"/>
            <w:szCs w:val="24"/>
          </w:rPr>
          <w:delText>researcher</w:delText>
        </w:r>
      </w:del>
      <w:ins w:id="28" w:author="gothicinspire" w:date="2024-10-19T11:22:50Z">
        <w:r>
          <w:rPr>
            <w:rFonts w:ascii="Times New Roman" w:hAnsi="Times New Roman" w:cs="Times New Roman"/>
            <w:sz w:val="24"/>
            <w:szCs w:val="24"/>
            <w:lang w:val="en-US"/>
          </w:rPr>
          <w:t>researchers</w:t>
        </w:r>
      </w:ins>
      <w:r>
        <w:rPr>
          <w:rFonts w:ascii="Times New Roman" w:hAnsi="Times New Roman" w:cs="Times New Roman"/>
          <w:sz w:val="24"/>
          <w:szCs w:val="24"/>
        </w:rPr>
        <w:t xml:space="preserve"> approached the students to gather information. </w:t>
      </w:r>
      <w:commentRangeEnd w:id="31"/>
      <w:r>
        <w:commentReference w:id="31"/>
      </w:r>
      <w:r>
        <w:rPr>
          <w:rFonts w:ascii="Times New Roman" w:hAnsi="Times New Roman" w:cs="Times New Roman"/>
          <w:sz w:val="24"/>
          <w:szCs w:val="24"/>
        </w:rPr>
        <w:t xml:space="preserve">The participants </w:t>
      </w:r>
      <w:del w:id="29" w:author="gothicinspire" w:date="2024-10-19T11:47:29Z">
        <w:r>
          <w:rPr>
            <w:rFonts w:ascii="Times New Roman" w:hAnsi="Times New Roman" w:cs="Times New Roman"/>
            <w:sz w:val="24"/>
            <w:szCs w:val="24"/>
          </w:rPr>
          <w:delText>graded</w:delText>
        </w:r>
      </w:del>
      <w:ins w:id="30" w:author="gothicinspire" w:date="2024-10-19T11:47:29Z">
        <w:r>
          <w:rPr>
            <w:rFonts w:ascii="Times New Roman" w:hAnsi="Times New Roman" w:cs="Times New Roman"/>
            <w:sz w:val="24"/>
            <w:szCs w:val="24"/>
            <w:lang w:val="en-US"/>
          </w:rPr>
          <w:t>responded</w:t>
        </w:r>
      </w:ins>
      <w:r>
        <w:rPr>
          <w:rFonts w:ascii="Times New Roman" w:hAnsi="Times New Roman" w:cs="Times New Roman"/>
          <w:sz w:val="24"/>
          <w:szCs w:val="24"/>
        </w:rPr>
        <w:t xml:space="preserve"> the questionnaire </w:t>
      </w:r>
      <w:commentRangeStart w:id="32"/>
      <w:r>
        <w:rPr>
          <w:rFonts w:ascii="Times New Roman" w:hAnsi="Times New Roman" w:cs="Times New Roman"/>
          <w:sz w:val="24"/>
          <w:szCs w:val="24"/>
        </w:rPr>
        <w:t xml:space="preserve">based on the scale items </w:t>
      </w:r>
      <w:commentRangeEnd w:id="32"/>
      <w:r>
        <w:commentReference w:id="32"/>
      </w:r>
      <w:r>
        <w:rPr>
          <w:rFonts w:ascii="Times New Roman" w:hAnsi="Times New Roman" w:cs="Times New Roman"/>
          <w:sz w:val="24"/>
          <w:szCs w:val="24"/>
        </w:rPr>
        <w:t xml:space="preserve">from </w:t>
      </w:r>
      <w:commentRangeStart w:id="33"/>
      <w:r>
        <w:rPr>
          <w:rFonts w:ascii="Times New Roman" w:hAnsi="Times New Roman" w:cs="Times New Roman"/>
          <w:sz w:val="24"/>
          <w:szCs w:val="24"/>
        </w:rPr>
        <w:t>a scale</w:t>
      </w:r>
      <w:commentRangeEnd w:id="33"/>
      <w:r>
        <w:commentReference w:id="33"/>
      </w:r>
      <w:r>
        <w:rPr>
          <w:rFonts w:ascii="Times New Roman" w:hAnsi="Times New Roman" w:cs="Times New Roman"/>
          <w:sz w:val="24"/>
          <w:szCs w:val="24"/>
        </w:rPr>
        <w:t xml:space="preserve"> 1 to 5, </w:t>
      </w:r>
      <w:commentRangeStart w:id="34"/>
      <w:r>
        <w:rPr>
          <w:rFonts w:ascii="Times New Roman" w:hAnsi="Times New Roman" w:cs="Times New Roman"/>
          <w:sz w:val="24"/>
          <w:szCs w:val="24"/>
        </w:rPr>
        <w:t>namely,</w:t>
      </w:r>
      <w:commentRangeEnd w:id="34"/>
      <w:r>
        <w:commentReference w:id="34"/>
      </w:r>
      <w:r>
        <w:rPr>
          <w:rFonts w:ascii="Times New Roman" w:hAnsi="Times New Roman" w:cs="Times New Roman"/>
          <w:sz w:val="24"/>
          <w:szCs w:val="24"/>
        </w:rPr>
        <w:t xml:space="preserve"> scale 1 indicate never true of me, scale 2 indicates rarely true of me, scale 3 indicates sometimes true of me, scale 4 indicates usually true of me, scale 5 indicate always true of me. </w:t>
      </w: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Data Analysis</w:t>
      </w:r>
    </w:p>
    <w:p>
      <w:pPr>
        <w:spacing w:line="240" w:lineRule="auto"/>
        <w:ind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In this research, the </w:t>
      </w:r>
      <w:del w:id="31" w:author="gothicinspire" w:date="2024-10-19T11:22:50Z">
        <w:r>
          <w:rPr>
            <w:rFonts w:ascii="Times New Roman" w:hAnsi="Times New Roman" w:cs="Times New Roman"/>
            <w:color w:val="000000" w:themeColor="text1"/>
            <w:sz w:val="24"/>
            <w:szCs w:val="24"/>
            <w14:textFill>
              <w14:solidFill>
                <w14:schemeClr w14:val="tx1"/>
              </w14:solidFill>
            </w14:textFill>
          </w:rPr>
          <w:delText>researcher</w:delText>
        </w:r>
      </w:del>
      <w:ins w:id="32" w:author="gothicinspire" w:date="2024-10-19T11:22:50Z">
        <w:r>
          <w:rPr>
            <w:rFonts w:ascii="Times New Roman" w:hAnsi="Times New Roman" w:cs="Times New Roman"/>
            <w:color w:val="000000" w:themeColor="text1"/>
            <w:sz w:val="24"/>
            <w:szCs w:val="24"/>
            <w:lang w:val="en-US"/>
            <w14:textFill>
              <w14:solidFill>
                <w14:schemeClr w14:val="tx1"/>
              </w14:solidFill>
            </w14:textFill>
          </w:rPr>
          <w:t>researchers</w:t>
        </w:r>
      </w:ins>
      <w:r>
        <w:rPr>
          <w:rFonts w:ascii="Times New Roman" w:hAnsi="Times New Roman" w:cs="Times New Roman"/>
          <w:color w:val="000000" w:themeColor="text1"/>
          <w:sz w:val="24"/>
          <w:szCs w:val="24"/>
          <w14:textFill>
            <w14:solidFill>
              <w14:schemeClr w14:val="tx1"/>
            </w14:solidFill>
          </w14:textFill>
        </w:rPr>
        <w:t xml:space="preserve"> employed the data by using descriptive analysis which measures the mean, standard deviation, and range of scores (Creswell, 2014).</w:t>
      </w:r>
    </w:p>
    <w:p>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the data was collected, the </w:t>
      </w:r>
      <w:del w:id="33" w:author="gothicinspire" w:date="2024-10-19T11:22:50Z">
        <w:r>
          <w:rPr>
            <w:rFonts w:ascii="Times New Roman" w:hAnsi="Times New Roman" w:cs="Times New Roman"/>
            <w:sz w:val="24"/>
            <w:szCs w:val="24"/>
          </w:rPr>
          <w:delText>researcher</w:delText>
        </w:r>
      </w:del>
      <w:ins w:id="34" w:author="gothicinspire" w:date="2024-10-19T11:22:50Z">
        <w:r>
          <w:rPr>
            <w:rFonts w:ascii="Times New Roman" w:hAnsi="Times New Roman" w:cs="Times New Roman"/>
            <w:sz w:val="24"/>
            <w:szCs w:val="24"/>
            <w:lang w:val="en-US"/>
          </w:rPr>
          <w:t>researchers</w:t>
        </w:r>
      </w:ins>
      <w:r>
        <w:rPr>
          <w:rFonts w:ascii="Times New Roman" w:hAnsi="Times New Roman" w:cs="Times New Roman"/>
          <w:sz w:val="24"/>
          <w:szCs w:val="24"/>
        </w:rPr>
        <w:t xml:space="preserve"> classified the rate scores according to the following criteria to ascertain which strategy the students most frequently used. </w:t>
      </w:r>
      <w:bookmarkStart w:id="5" w:name="_Hlk178192777"/>
      <w:r>
        <w:rPr>
          <w:rFonts w:ascii="Times New Roman" w:hAnsi="Times New Roman" w:cs="Times New Roman"/>
          <w:sz w:val="24"/>
          <w:szCs w:val="24"/>
        </w:rPr>
        <w:t xml:space="preserve">The mean score used by the students of the language learning strategies was determined using the following score. The classification of the mean score is shown in Table 2. </w:t>
      </w:r>
    </w:p>
    <w:p>
      <w:pPr>
        <w:spacing w:after="0" w:line="240" w:lineRule="auto"/>
        <w:ind w:firstLine="720"/>
        <w:jc w:val="both"/>
        <w:rPr>
          <w:rFonts w:ascii="Times New Roman" w:hAnsi="Times New Roman" w:cs="Times New Roman"/>
          <w:sz w:val="24"/>
          <w:szCs w:val="24"/>
        </w:rPr>
      </w:pPr>
    </w:p>
    <w:p>
      <w:pPr>
        <w:spacing w:after="0" w:line="240" w:lineRule="auto"/>
        <w:ind w:firstLine="720"/>
        <w:jc w:val="both"/>
        <w:rPr>
          <w:rFonts w:ascii="Times New Roman" w:hAnsi="Times New Roman" w:cs="Times New Roman"/>
          <w:sz w:val="24"/>
          <w:szCs w:val="24"/>
        </w:rPr>
      </w:pPr>
    </w:p>
    <w:p>
      <w:pPr>
        <w:spacing w:after="0" w:line="240" w:lineRule="auto"/>
        <w:ind w:firstLine="720"/>
        <w:jc w:val="both"/>
        <w:rPr>
          <w:rFonts w:ascii="Times New Roman" w:hAnsi="Times New Roman" w:cs="Times New Roman"/>
          <w:sz w:val="24"/>
          <w:szCs w:val="24"/>
        </w:rPr>
      </w:pPr>
      <w:commentRangeStart w:id="35"/>
    </w:p>
    <w:p>
      <w:pPr>
        <w:pStyle w:val="13"/>
        <w:jc w:val="center"/>
        <w:rPr>
          <w:rFonts w:cs="Times New Roman"/>
          <w:b w:val="0"/>
          <w:bCs/>
          <w:szCs w:val="24"/>
        </w:rPr>
      </w:pPr>
      <w:bookmarkStart w:id="6" w:name="_Toc178178445"/>
      <w:r>
        <w:rPr>
          <w:rFonts w:cs="Times New Roman"/>
          <w:szCs w:val="24"/>
        </w:rPr>
        <w:t xml:space="preserve">Table </w:t>
      </w:r>
      <w:r>
        <w:rPr>
          <w:rFonts w:cs="Times New Roman"/>
          <w:szCs w:val="24"/>
        </w:rPr>
        <w:fldChar w:fldCharType="begin"/>
      </w:r>
      <w:r>
        <w:rPr>
          <w:rFonts w:cs="Times New Roman"/>
          <w:szCs w:val="24"/>
        </w:rPr>
        <w:instrText xml:space="preserve"> SEQ Table \* ARABIC </w:instrText>
      </w:r>
      <w:r>
        <w:rPr>
          <w:rFonts w:cs="Times New Roman"/>
          <w:szCs w:val="24"/>
        </w:rPr>
        <w:fldChar w:fldCharType="separate"/>
      </w:r>
      <w:r>
        <w:rPr>
          <w:rFonts w:cs="Times New Roman"/>
          <w:szCs w:val="24"/>
        </w:rPr>
        <w:t>1</w:t>
      </w:r>
      <w:r>
        <w:rPr>
          <w:rFonts w:cs="Times New Roman"/>
          <w:szCs w:val="24"/>
        </w:rPr>
        <w:fldChar w:fldCharType="end"/>
      </w:r>
      <w:r>
        <w:rPr>
          <w:rFonts w:cs="Times New Roman"/>
          <w:szCs w:val="24"/>
        </w:rPr>
        <w:t>. The Classification of Rate Scale</w:t>
      </w:r>
      <w:bookmarkEnd w:id="6"/>
    </w:p>
    <w:tbl>
      <w:tblPr>
        <w:tblStyle w:val="17"/>
        <w:tblpPr w:leftFromText="180" w:rightFromText="180" w:vertAnchor="text" w:horzAnchor="page" w:tblpX="3091" w:tblpY="36"/>
        <w:tblW w:w="661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1"/>
        <w:gridCol w:w="2329"/>
        <w:gridCol w:w="22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trPr>
        <w:tc>
          <w:tcPr>
            <w:tcW w:w="2071" w:type="dxa"/>
            <w:tcBorders>
              <w:top w:val="single" w:color="auto" w:sz="4" w:space="0"/>
              <w:bottom w:val="single" w:color="auto" w:sz="4" w:space="0"/>
            </w:tcBorders>
          </w:tcPr>
          <w:p>
            <w:pPr>
              <w:tabs>
                <w:tab w:val="left" w:pos="156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Classification</w:t>
            </w:r>
          </w:p>
        </w:tc>
        <w:tc>
          <w:tcPr>
            <w:tcW w:w="2329" w:type="dxa"/>
            <w:tcBorders>
              <w:top w:val="single" w:color="auto" w:sz="4" w:space="0"/>
              <w:bottom w:val="single" w:color="auto" w:sz="4" w:space="0"/>
            </w:tcBorders>
          </w:tcPr>
          <w:p>
            <w:pPr>
              <w:tabs>
                <w:tab w:val="left" w:pos="156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Frequency of Use</w:t>
            </w:r>
          </w:p>
        </w:tc>
        <w:tc>
          <w:tcPr>
            <w:tcW w:w="2214" w:type="dxa"/>
            <w:tcBorders>
              <w:top w:val="single" w:color="auto" w:sz="4" w:space="0"/>
              <w:bottom w:val="single" w:color="auto" w:sz="4" w:space="0"/>
            </w:tcBorders>
          </w:tcPr>
          <w:p>
            <w:pPr>
              <w:tabs>
                <w:tab w:val="left" w:pos="156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Mean Score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2071" w:type="dxa"/>
            <w:vMerge w:val="restart"/>
            <w:tcBorders>
              <w:top w:val="single" w:color="auto" w:sz="4" w:space="0"/>
            </w:tcBorders>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Low</w:t>
            </w:r>
          </w:p>
        </w:tc>
        <w:tc>
          <w:tcPr>
            <w:tcW w:w="2329" w:type="dxa"/>
            <w:tcBorders>
              <w:top w:val="single" w:color="auto" w:sz="4" w:space="0"/>
            </w:tcBorders>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Never used</w:t>
            </w:r>
          </w:p>
        </w:tc>
        <w:tc>
          <w:tcPr>
            <w:tcW w:w="2214" w:type="dxa"/>
            <w:tcBorders>
              <w:top w:val="single" w:color="auto" w:sz="4" w:space="0"/>
            </w:tcBorders>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1.0 to 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071" w:type="dxa"/>
            <w:vMerge w:val="continue"/>
          </w:tcPr>
          <w:p>
            <w:pPr>
              <w:tabs>
                <w:tab w:val="left" w:pos="1560"/>
              </w:tabs>
              <w:spacing w:after="0" w:line="240" w:lineRule="auto"/>
              <w:jc w:val="center"/>
              <w:rPr>
                <w:rFonts w:ascii="Times New Roman" w:hAnsi="Times New Roman" w:cs="Times New Roman"/>
                <w:sz w:val="24"/>
                <w:szCs w:val="24"/>
              </w:rPr>
            </w:pPr>
          </w:p>
        </w:tc>
        <w:tc>
          <w:tcPr>
            <w:tcW w:w="2329" w:type="dxa"/>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Generally not used</w:t>
            </w:r>
          </w:p>
        </w:tc>
        <w:tc>
          <w:tcPr>
            <w:tcW w:w="2214" w:type="dxa"/>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1.5 to 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trPr>
        <w:tc>
          <w:tcPr>
            <w:tcW w:w="2071" w:type="dxa"/>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2329" w:type="dxa"/>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Sometimes used</w:t>
            </w:r>
          </w:p>
        </w:tc>
        <w:tc>
          <w:tcPr>
            <w:tcW w:w="2214" w:type="dxa"/>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2.5 to 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 w:hRule="atLeast"/>
        </w:trPr>
        <w:tc>
          <w:tcPr>
            <w:tcW w:w="2071" w:type="dxa"/>
            <w:vMerge w:val="restart"/>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2329" w:type="dxa"/>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Usually used</w:t>
            </w:r>
          </w:p>
        </w:tc>
        <w:tc>
          <w:tcPr>
            <w:tcW w:w="2214" w:type="dxa"/>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3.5 to 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2071" w:type="dxa"/>
            <w:vMerge w:val="continue"/>
            <w:tcBorders>
              <w:bottom w:val="single" w:color="auto" w:sz="4" w:space="0"/>
            </w:tcBorders>
          </w:tcPr>
          <w:p>
            <w:pPr>
              <w:tabs>
                <w:tab w:val="left" w:pos="1560"/>
              </w:tabs>
              <w:spacing w:after="0" w:line="240" w:lineRule="auto"/>
              <w:jc w:val="center"/>
              <w:rPr>
                <w:rFonts w:ascii="Times New Roman" w:hAnsi="Times New Roman" w:cs="Times New Roman"/>
                <w:sz w:val="24"/>
                <w:szCs w:val="24"/>
              </w:rPr>
            </w:pPr>
          </w:p>
        </w:tc>
        <w:tc>
          <w:tcPr>
            <w:tcW w:w="2329" w:type="dxa"/>
            <w:tcBorders>
              <w:bottom w:val="single" w:color="auto" w:sz="4" w:space="0"/>
            </w:tcBorders>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Always used</w:t>
            </w:r>
          </w:p>
        </w:tc>
        <w:tc>
          <w:tcPr>
            <w:tcW w:w="2214" w:type="dxa"/>
            <w:tcBorders>
              <w:bottom w:val="single" w:color="auto" w:sz="4" w:space="0"/>
            </w:tcBorders>
          </w:tcPr>
          <w:p>
            <w:pPr>
              <w:tabs>
                <w:tab w:val="left" w:pos="156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4.5 to 5.0</w:t>
            </w:r>
          </w:p>
        </w:tc>
      </w:tr>
    </w:tbl>
    <w:p>
      <w:pPr>
        <w:tabs>
          <w:tab w:val="left" w:pos="1560"/>
        </w:tabs>
        <w:spacing w:line="240" w:lineRule="auto"/>
        <w:rPr>
          <w:rFonts w:ascii="Times New Roman" w:hAnsi="Times New Roman" w:cs="Times New Roman"/>
          <w:i/>
          <w:iCs/>
          <w:sz w:val="24"/>
          <w:szCs w:val="24"/>
          <w:lang w:val="en-US"/>
        </w:rPr>
      </w:pPr>
    </w:p>
    <w:p>
      <w:pPr>
        <w:tabs>
          <w:tab w:val="left" w:pos="1560"/>
        </w:tabs>
        <w:spacing w:line="240" w:lineRule="auto"/>
        <w:rPr>
          <w:rFonts w:ascii="Times New Roman" w:hAnsi="Times New Roman" w:cs="Times New Roman"/>
          <w:i/>
          <w:iCs/>
          <w:sz w:val="24"/>
          <w:szCs w:val="24"/>
          <w:lang w:val="id-ID"/>
        </w:rPr>
      </w:pPr>
      <w:r>
        <w:rPr>
          <w:rFonts w:ascii="Times New Roman" w:hAnsi="Times New Roman" w:cs="Times New Roman"/>
          <w:i/>
          <w:iCs/>
          <w:sz w:val="24"/>
          <w:szCs w:val="24"/>
          <w:lang w:val="en-US"/>
        </w:rPr>
        <w:t xml:space="preserve"> </w:t>
      </w:r>
    </w:p>
    <w:p>
      <w:pPr>
        <w:tabs>
          <w:tab w:val="left" w:pos="1560"/>
        </w:tabs>
        <w:spacing w:line="240" w:lineRule="auto"/>
        <w:rPr>
          <w:rFonts w:ascii="Times New Roman" w:hAnsi="Times New Roman" w:cs="Times New Roman"/>
          <w:i/>
          <w:iCs/>
          <w:sz w:val="24"/>
          <w:szCs w:val="24"/>
          <w:lang w:val="id-ID"/>
        </w:rPr>
      </w:pPr>
    </w:p>
    <w:p>
      <w:pPr>
        <w:tabs>
          <w:tab w:val="left" w:pos="1560"/>
        </w:tabs>
        <w:spacing w:line="240" w:lineRule="auto"/>
        <w:rPr>
          <w:rFonts w:ascii="Times New Roman" w:hAnsi="Times New Roman" w:cs="Times New Roman"/>
          <w:i/>
          <w:iCs/>
          <w:sz w:val="24"/>
          <w:szCs w:val="24"/>
          <w:lang w:val="id-ID"/>
        </w:rPr>
      </w:pPr>
    </w:p>
    <w:p>
      <w:pPr>
        <w:tabs>
          <w:tab w:val="left" w:pos="1560"/>
        </w:tabs>
        <w:spacing w:line="240" w:lineRule="auto"/>
        <w:rPr>
          <w:rFonts w:ascii="Times New Roman" w:hAnsi="Times New Roman" w:cs="Times New Roman"/>
          <w:i/>
          <w:iCs/>
          <w:sz w:val="24"/>
          <w:szCs w:val="24"/>
          <w:lang w:val="id-ID"/>
        </w:rPr>
      </w:pPr>
    </w:p>
    <w:p>
      <w:pPr>
        <w:tabs>
          <w:tab w:val="left" w:pos="1560"/>
        </w:tabs>
        <w:spacing w:line="240" w:lineRule="auto"/>
        <w:rPr>
          <w:rFonts w:ascii="Times New Roman" w:hAnsi="Times New Roman" w:cs="Times New Roman"/>
          <w:i/>
          <w:iCs/>
          <w:sz w:val="24"/>
          <w:szCs w:val="24"/>
        </w:rPr>
      </w:pPr>
      <w:r>
        <w:rPr>
          <w:rFonts w:ascii="Times New Roman" w:hAnsi="Times New Roman" w:cs="Times New Roman"/>
          <w:i/>
          <w:iCs/>
          <w:sz w:val="24"/>
          <w:szCs w:val="24"/>
          <w:lang w:val="id-ID"/>
        </w:rPr>
        <w:tab/>
      </w:r>
      <w:r>
        <w:rPr>
          <w:rFonts w:ascii="Times New Roman" w:hAnsi="Times New Roman" w:cs="Times New Roman"/>
          <w:i/>
          <w:iCs/>
          <w:sz w:val="24"/>
          <w:szCs w:val="24"/>
          <w:lang w:val="id-ID"/>
        </w:rPr>
        <w:tab/>
      </w:r>
      <w:r>
        <w:rPr>
          <w:rFonts w:ascii="Times New Roman" w:hAnsi="Times New Roman" w:cs="Times New Roman"/>
          <w:i/>
          <w:iCs/>
          <w:sz w:val="24"/>
          <w:szCs w:val="24"/>
          <w:lang w:val="id-ID"/>
        </w:rPr>
        <w:tab/>
      </w:r>
      <w:r>
        <w:rPr>
          <w:rFonts w:ascii="Times New Roman" w:hAnsi="Times New Roman" w:cs="Times New Roman"/>
          <w:i/>
          <w:iCs/>
          <w:sz w:val="24"/>
          <w:szCs w:val="24"/>
          <w:lang w:val="en-US"/>
        </w:rPr>
        <w:t xml:space="preserve">  </w:t>
      </w:r>
      <w:r>
        <w:rPr>
          <w:rFonts w:ascii="Times New Roman" w:hAnsi="Times New Roman" w:cs="Times New Roman"/>
          <w:i/>
          <w:iCs/>
          <w:sz w:val="24"/>
          <w:szCs w:val="24"/>
          <w:lang w:val="id-ID"/>
        </w:rPr>
        <w:t xml:space="preserve">Source: </w:t>
      </w:r>
      <w:r>
        <w:rPr>
          <w:rFonts w:ascii="Times New Roman" w:hAnsi="Times New Roman" w:cs="Times New Roman"/>
          <w:i/>
          <w:iCs/>
          <w:sz w:val="24"/>
          <w:szCs w:val="24"/>
        </w:rPr>
        <w:t>Adopted from Oxford (1990)</w:t>
      </w:r>
      <w:commentRangeEnd w:id="35"/>
      <w:r>
        <w:commentReference w:id="35"/>
      </w:r>
    </w:p>
    <w:p>
      <w:pPr>
        <w:tabs>
          <w:tab w:val="left" w:pos="1560"/>
        </w:tabs>
        <w:spacing w:line="240" w:lineRule="auto"/>
        <w:rPr>
          <w:rFonts w:ascii="Times New Roman" w:hAnsi="Times New Roman" w:cs="Times New Roman"/>
          <w:i/>
          <w:iCs/>
          <w:sz w:val="24"/>
          <w:szCs w:val="24"/>
        </w:rPr>
      </w:pPr>
    </w:p>
    <w:bookmarkEnd w:id="5"/>
    <w:p>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FINDINGS AND DISCUSSION</w:t>
      </w:r>
    </w:p>
    <w:p>
      <w:pPr>
        <w:shd w:val="clear" w:color="auto" w:fill="FFFFFF"/>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section presents the analysis result of the data collection process. The data were obtained by distributing the questionnaire of SILL version 7.0. that was adopted by Oxford (1990). The questionnaire consisted of 50 items that measured 6 language learning strategies, namely memory, cognitive, compensation, metacognitive, affective, and social strategies. This research surveyed </w:t>
      </w:r>
      <w:commentRangeStart w:id="36"/>
      <w:r>
        <w:rPr>
          <w:rFonts w:ascii="Times New Roman" w:hAnsi="Times New Roman" w:cs="Times New Roman"/>
          <w:sz w:val="24"/>
          <w:szCs w:val="24"/>
        </w:rPr>
        <w:t xml:space="preserve">of </w:t>
      </w:r>
      <w:commentRangeEnd w:id="36"/>
      <w:r>
        <w:commentReference w:id="36"/>
      </w:r>
      <w:r>
        <w:rPr>
          <w:rFonts w:ascii="Times New Roman" w:hAnsi="Times New Roman" w:cs="Times New Roman"/>
          <w:sz w:val="24"/>
          <w:szCs w:val="24"/>
        </w:rPr>
        <w:t xml:space="preserve">147 samples from 169 population to investigate which language learning strategy was mostly adopted by the undergraduate students of FKIP at Tridinanti University. </w:t>
      </w:r>
    </w:p>
    <w:p>
      <w:pPr>
        <w:pStyle w:val="4"/>
        <w:numPr>
          <w:ilvl w:val="0"/>
          <w:numId w:val="0"/>
        </w:numPr>
        <w:spacing w:line="240" w:lineRule="auto"/>
        <w:ind w:firstLine="720"/>
        <w:jc w:val="both"/>
        <w:rPr>
          <w:rFonts w:cs="Times New Roman"/>
          <w:b w:val="0"/>
          <w:bCs/>
        </w:rPr>
      </w:pPr>
      <w:commentRangeStart w:id="37"/>
      <w:r>
        <w:rPr>
          <w:rFonts w:cs="Times New Roman"/>
          <w:b w:val="0"/>
          <w:bCs/>
        </w:rPr>
        <w:t xml:space="preserve">The </w:t>
      </w:r>
      <w:del w:id="35" w:author="gothicinspire" w:date="2024-10-19T11:22:50Z">
        <w:r>
          <w:rPr>
            <w:rFonts w:cs="Times New Roman"/>
            <w:b w:val="0"/>
            <w:bCs/>
          </w:rPr>
          <w:delText>researcher</w:delText>
        </w:r>
      </w:del>
      <w:ins w:id="36" w:author="gothicinspire" w:date="2024-10-19T11:22:50Z">
        <w:r>
          <w:rPr>
            <w:rFonts w:cs="Times New Roman"/>
            <w:b w:val="0"/>
            <w:bCs/>
            <w:lang w:val="en-US"/>
          </w:rPr>
          <w:t>researchers</w:t>
        </w:r>
      </w:ins>
      <w:r>
        <w:rPr>
          <w:rFonts w:cs="Times New Roman"/>
          <w:b w:val="0"/>
          <w:bCs/>
        </w:rPr>
        <w:t xml:space="preserve"> investigated the language learning strategies mostly employed by undergraduate students of FKIP at Tridinanti University with 147 students as the sample. </w:t>
      </w:r>
      <w:commentRangeEnd w:id="37"/>
      <w:r>
        <w:commentReference w:id="37"/>
      </w:r>
      <w:r>
        <w:rPr>
          <w:rFonts w:cs="Times New Roman"/>
          <w:b w:val="0"/>
          <w:bCs/>
        </w:rPr>
        <w:t>The summary of language learning strategies employed by undergraduate students of FKIP at Tridinanti University as shown in Table 2.</w:t>
      </w:r>
    </w:p>
    <w:p>
      <w:pPr>
        <w:shd w:val="clear" w:color="auto" w:fill="FFFFFF"/>
        <w:spacing w:after="0" w:line="240" w:lineRule="auto"/>
        <w:jc w:val="both"/>
        <w:rPr>
          <w:rFonts w:ascii="Times New Roman" w:hAnsi="Times New Roman" w:cs="Times New Roman"/>
          <w:bCs/>
          <w:sz w:val="24"/>
          <w:szCs w:val="24"/>
        </w:rPr>
      </w:pPr>
    </w:p>
    <w:p>
      <w:pPr>
        <w:shd w:val="clear" w:color="auto" w:fill="FFFFFF"/>
        <w:spacing w:after="0" w:line="240" w:lineRule="auto"/>
        <w:jc w:val="both"/>
        <w:rPr>
          <w:rFonts w:ascii="Times New Roman" w:hAnsi="Times New Roman" w:cs="Times New Roman"/>
          <w:bCs/>
          <w:sz w:val="24"/>
          <w:szCs w:val="24"/>
        </w:rPr>
      </w:pPr>
    </w:p>
    <w:p>
      <w:pPr>
        <w:shd w:val="clear" w:color="auto" w:fill="FFFFFF"/>
        <w:spacing w:after="0" w:line="240" w:lineRule="auto"/>
        <w:jc w:val="both"/>
        <w:rPr>
          <w:rFonts w:ascii="Times New Roman" w:hAnsi="Times New Roman" w:cs="Times New Roman"/>
          <w:bCs/>
          <w:sz w:val="24"/>
          <w:szCs w:val="24"/>
        </w:rPr>
      </w:pPr>
    </w:p>
    <w:p>
      <w:pPr>
        <w:shd w:val="clear" w:color="auto" w:fill="FFFFFF"/>
        <w:spacing w:after="0" w:line="240" w:lineRule="auto"/>
        <w:jc w:val="both"/>
        <w:rPr>
          <w:rFonts w:ascii="Times New Roman" w:hAnsi="Times New Roman" w:cs="Times New Roman"/>
          <w:bCs/>
          <w:sz w:val="24"/>
          <w:szCs w:val="24"/>
        </w:rPr>
      </w:pPr>
    </w:p>
    <w:p>
      <w:pPr>
        <w:shd w:val="clear" w:color="auto" w:fill="FFFFFF"/>
        <w:spacing w:after="0" w:line="240" w:lineRule="auto"/>
        <w:jc w:val="both"/>
        <w:rPr>
          <w:rFonts w:ascii="Times New Roman" w:hAnsi="Times New Roman" w:cs="Times New Roman"/>
          <w:bCs/>
          <w:sz w:val="24"/>
          <w:szCs w:val="24"/>
        </w:rPr>
      </w:pPr>
    </w:p>
    <w:p>
      <w:pPr>
        <w:shd w:val="clear" w:color="auto" w:fill="FFFFFF"/>
        <w:spacing w:after="0" w:line="240" w:lineRule="auto"/>
        <w:jc w:val="both"/>
        <w:rPr>
          <w:rFonts w:ascii="Times New Roman" w:hAnsi="Times New Roman" w:cs="Times New Roman"/>
          <w:bCs/>
          <w:sz w:val="24"/>
          <w:szCs w:val="24"/>
        </w:rPr>
      </w:pPr>
    </w:p>
    <w:p>
      <w:pPr>
        <w:shd w:val="clear" w:color="auto" w:fill="FFFFFF"/>
        <w:spacing w:after="0" w:line="240" w:lineRule="auto"/>
        <w:jc w:val="both"/>
        <w:rPr>
          <w:rFonts w:ascii="Times New Roman" w:hAnsi="Times New Roman" w:cs="Times New Roman"/>
          <w:bCs/>
          <w:sz w:val="24"/>
          <w:szCs w:val="24"/>
        </w:rPr>
      </w:pPr>
    </w:p>
    <w:p>
      <w:pPr>
        <w:shd w:val="clear" w:color="auto" w:fill="FFFFFF"/>
        <w:spacing w:after="0" w:line="240" w:lineRule="auto"/>
        <w:jc w:val="both"/>
        <w:rPr>
          <w:rFonts w:ascii="Times New Roman" w:hAnsi="Times New Roman" w:cs="Times New Roman"/>
          <w:bCs/>
          <w:sz w:val="24"/>
          <w:szCs w:val="24"/>
        </w:rPr>
      </w:pPr>
    </w:p>
    <w:p>
      <w:pPr>
        <w:shd w:val="clear" w:color="auto" w:fill="FFFFFF"/>
        <w:spacing w:after="0" w:line="240" w:lineRule="auto"/>
        <w:jc w:val="both"/>
        <w:rPr>
          <w:rFonts w:ascii="Times New Roman" w:hAnsi="Times New Roman" w:cs="Times New Roman"/>
          <w:bCs/>
          <w:sz w:val="24"/>
          <w:szCs w:val="24"/>
        </w:rPr>
      </w:pPr>
    </w:p>
    <w:p>
      <w:pPr>
        <w:pStyle w:val="13"/>
        <w:jc w:val="center"/>
        <w:rPr>
          <w:rFonts w:cs="Times New Roman"/>
          <w:szCs w:val="24"/>
        </w:rPr>
      </w:pPr>
      <w:bookmarkStart w:id="7" w:name="_Toc178178448"/>
      <w:commentRangeStart w:id="38"/>
      <w:r>
        <w:rPr>
          <w:rFonts w:cs="Times New Roman"/>
          <w:szCs w:val="24"/>
        </w:rPr>
        <w:t xml:space="preserve">Table </w:t>
      </w:r>
      <w:r>
        <w:rPr>
          <w:rFonts w:cs="Times New Roman"/>
          <w:szCs w:val="24"/>
        </w:rPr>
        <w:fldChar w:fldCharType="begin"/>
      </w:r>
      <w:r>
        <w:rPr>
          <w:rFonts w:cs="Times New Roman"/>
          <w:szCs w:val="24"/>
        </w:rPr>
        <w:instrText xml:space="preserve"> SEQ Table \* ARABIC </w:instrText>
      </w:r>
      <w:r>
        <w:rPr>
          <w:rFonts w:cs="Times New Roman"/>
          <w:szCs w:val="24"/>
        </w:rPr>
        <w:fldChar w:fldCharType="separate"/>
      </w:r>
      <w:r>
        <w:rPr>
          <w:rFonts w:cs="Times New Roman"/>
          <w:szCs w:val="24"/>
        </w:rPr>
        <w:t>2</w:t>
      </w:r>
      <w:r>
        <w:rPr>
          <w:rFonts w:cs="Times New Roman"/>
          <w:szCs w:val="24"/>
        </w:rPr>
        <w:fldChar w:fldCharType="end"/>
      </w:r>
      <w:r>
        <w:rPr>
          <w:rFonts w:cs="Times New Roman"/>
          <w:i/>
          <w:iCs w:val="0"/>
          <w:szCs w:val="24"/>
        </w:rPr>
        <w:t>.</w:t>
      </w:r>
      <w:r>
        <w:rPr>
          <w:rFonts w:cs="Times New Roman"/>
          <w:szCs w:val="24"/>
        </w:rPr>
        <w:t xml:space="preserve"> Language Learning Strategies Adopted by Undergraduate Students of FKIP</w:t>
      </w:r>
      <w:bookmarkEnd w:id="7"/>
    </w:p>
    <w:tbl>
      <w:tblPr>
        <w:tblStyle w:val="17"/>
        <w:tblW w:w="4819"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1"/>
        <w:gridCol w:w="1674"/>
        <w:gridCol w:w="784"/>
        <w:gridCol w:w="748"/>
        <w:gridCol w:w="751"/>
        <w:gridCol w:w="1119"/>
        <w:gridCol w:w="12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2038" w:type="pct"/>
            <w:gridSpan w:val="2"/>
            <w:tcBorders>
              <w:top w:val="single" w:color="auto" w:sz="4" w:space="0"/>
              <w:left w:val="nil"/>
              <w:bottom w:val="single" w:color="auto" w:sz="4" w:space="0"/>
              <w:right w:val="nil"/>
            </w:tcBorders>
            <w:vAlign w:val="center"/>
          </w:tcPr>
          <w:p>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Strategy</w:t>
            </w:r>
          </w:p>
        </w:tc>
        <w:tc>
          <w:tcPr>
            <w:tcW w:w="499" w:type="pct"/>
            <w:tcBorders>
              <w:top w:val="single" w:color="auto" w:sz="4" w:space="0"/>
              <w:left w:val="nil"/>
              <w:bottom w:val="single" w:color="auto" w:sz="4" w:space="0"/>
              <w:right w:val="nil"/>
            </w:tcBorders>
            <w:vAlign w:val="center"/>
          </w:tcPr>
          <w:p>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Max</w:t>
            </w:r>
          </w:p>
        </w:tc>
        <w:tc>
          <w:tcPr>
            <w:tcW w:w="476" w:type="pct"/>
            <w:tcBorders>
              <w:top w:val="single" w:color="auto" w:sz="4" w:space="0"/>
              <w:left w:val="nil"/>
              <w:bottom w:val="single" w:color="auto" w:sz="4" w:space="0"/>
              <w:right w:val="nil"/>
            </w:tcBorders>
            <w:vAlign w:val="center"/>
          </w:tcPr>
          <w:p>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Min</w:t>
            </w:r>
          </w:p>
        </w:tc>
        <w:tc>
          <w:tcPr>
            <w:tcW w:w="476" w:type="pct"/>
            <w:tcBorders>
              <w:top w:val="single" w:color="auto" w:sz="4" w:space="0"/>
              <w:left w:val="nil"/>
              <w:bottom w:val="single" w:color="auto" w:sz="4" w:space="0"/>
              <w:right w:val="nil"/>
            </w:tcBorders>
            <w:vAlign w:val="center"/>
          </w:tcPr>
          <w:p>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Std.Dev</w:t>
            </w:r>
          </w:p>
        </w:tc>
        <w:tc>
          <w:tcPr>
            <w:tcW w:w="712" w:type="pct"/>
            <w:tcBorders>
              <w:top w:val="single" w:color="auto" w:sz="4" w:space="0"/>
              <w:left w:val="nil"/>
              <w:bottom w:val="single" w:color="auto" w:sz="4" w:space="0"/>
              <w:right w:val="nil"/>
            </w:tcBorders>
            <w:vAlign w:val="center"/>
          </w:tcPr>
          <w:p>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Mean Score</w:t>
            </w:r>
          </w:p>
        </w:tc>
        <w:tc>
          <w:tcPr>
            <w:tcW w:w="798" w:type="pct"/>
            <w:tcBorders>
              <w:top w:val="single" w:color="auto" w:sz="4" w:space="0"/>
              <w:left w:val="nil"/>
              <w:bottom w:val="single" w:color="auto" w:sz="4" w:space="0"/>
              <w:right w:val="nil"/>
            </w:tcBorders>
            <w:vAlign w:val="center"/>
          </w:tcPr>
          <w:p>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973" w:type="pct"/>
            <w:vMerge w:val="restar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DIRECT</w:t>
            </w:r>
          </w:p>
        </w:tc>
        <w:tc>
          <w:tcPr>
            <w:tcW w:w="1065" w:type="pct"/>
            <w:tcBorders>
              <w:top w:val="single" w:color="auto" w:sz="4" w:space="0"/>
              <w:left w:val="nil"/>
              <w:bottom w:val="nil"/>
              <w:right w:val="nil"/>
            </w:tcBorders>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Memory Strategy</w:t>
            </w:r>
          </w:p>
        </w:tc>
        <w:tc>
          <w:tcPr>
            <w:tcW w:w="499" w:type="pc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4.7</w:t>
            </w:r>
          </w:p>
        </w:tc>
        <w:tc>
          <w:tcPr>
            <w:tcW w:w="476" w:type="pc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476" w:type="pc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0.7</w:t>
            </w:r>
          </w:p>
        </w:tc>
        <w:tc>
          <w:tcPr>
            <w:tcW w:w="712" w:type="pc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3.327</w:t>
            </w:r>
          </w:p>
        </w:tc>
        <w:tc>
          <w:tcPr>
            <w:tcW w:w="798" w:type="pc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973" w:type="pct"/>
            <w:vMerge w:val="continue"/>
            <w:tcBorders>
              <w:top w:val="nil"/>
              <w:left w:val="nil"/>
              <w:bottom w:val="nil"/>
              <w:right w:val="nil"/>
            </w:tcBorders>
          </w:tcPr>
          <w:p>
            <w:pPr>
              <w:spacing w:after="0" w:line="240" w:lineRule="auto"/>
              <w:jc w:val="center"/>
              <w:rPr>
                <w:rFonts w:ascii="Times New Roman" w:hAnsi="Times New Roman" w:cs="Times New Roman"/>
                <w:sz w:val="24"/>
                <w:szCs w:val="24"/>
              </w:rPr>
            </w:pPr>
          </w:p>
        </w:tc>
        <w:tc>
          <w:tcPr>
            <w:tcW w:w="1065" w:type="pct"/>
            <w:tcBorders>
              <w:top w:val="nil"/>
              <w:left w:val="nil"/>
              <w:bottom w:val="nil"/>
              <w:right w:val="nil"/>
            </w:tcBorders>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Cognitive Strategy</w:t>
            </w:r>
          </w:p>
        </w:tc>
        <w:tc>
          <w:tcPr>
            <w:tcW w:w="499"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4.9</w:t>
            </w:r>
          </w:p>
        </w:tc>
        <w:tc>
          <w:tcPr>
            <w:tcW w:w="476"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476"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0.8</w:t>
            </w:r>
          </w:p>
        </w:tc>
        <w:tc>
          <w:tcPr>
            <w:tcW w:w="712"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3.339</w:t>
            </w:r>
          </w:p>
        </w:tc>
        <w:tc>
          <w:tcPr>
            <w:tcW w:w="798"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973" w:type="pct"/>
            <w:vMerge w:val="continue"/>
            <w:tcBorders>
              <w:top w:val="nil"/>
              <w:left w:val="nil"/>
              <w:bottom w:val="nil"/>
              <w:right w:val="nil"/>
            </w:tcBorders>
          </w:tcPr>
          <w:p>
            <w:pPr>
              <w:spacing w:after="0" w:line="240" w:lineRule="auto"/>
              <w:jc w:val="center"/>
              <w:rPr>
                <w:rFonts w:ascii="Times New Roman" w:hAnsi="Times New Roman" w:cs="Times New Roman"/>
                <w:sz w:val="24"/>
                <w:szCs w:val="24"/>
              </w:rPr>
            </w:pPr>
          </w:p>
        </w:tc>
        <w:tc>
          <w:tcPr>
            <w:tcW w:w="1065" w:type="pct"/>
            <w:tcBorders>
              <w:top w:val="nil"/>
              <w:left w:val="nil"/>
              <w:bottom w:val="nil"/>
              <w:right w:val="nil"/>
            </w:tcBorders>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Compensation Strategy</w:t>
            </w:r>
          </w:p>
        </w:tc>
        <w:tc>
          <w:tcPr>
            <w:tcW w:w="499"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476"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476"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0.8</w:t>
            </w:r>
          </w:p>
        </w:tc>
        <w:tc>
          <w:tcPr>
            <w:tcW w:w="712"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3.356</w:t>
            </w:r>
          </w:p>
        </w:tc>
        <w:tc>
          <w:tcPr>
            <w:tcW w:w="798"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73" w:type="pct"/>
            <w:vMerge w:val="continue"/>
            <w:tcBorders>
              <w:top w:val="nil"/>
              <w:left w:val="nil"/>
              <w:bottom w:val="single" w:color="auto" w:sz="4" w:space="0"/>
              <w:right w:val="nil"/>
            </w:tcBorders>
          </w:tcPr>
          <w:p>
            <w:pPr>
              <w:spacing w:after="0" w:line="240" w:lineRule="auto"/>
              <w:jc w:val="center"/>
              <w:rPr>
                <w:rFonts w:ascii="Times New Roman" w:hAnsi="Times New Roman" w:cs="Times New Roman"/>
                <w:sz w:val="24"/>
                <w:szCs w:val="24"/>
              </w:rPr>
            </w:pPr>
          </w:p>
        </w:tc>
        <w:tc>
          <w:tcPr>
            <w:tcW w:w="2518" w:type="pct"/>
            <w:gridSpan w:val="4"/>
            <w:tcBorders>
              <w:top w:val="nil"/>
              <w:left w:val="nil"/>
              <w:bottom w:val="single" w:color="auto" w:sz="4" w:space="0"/>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Mean Score of Direct Strategy</w:t>
            </w:r>
          </w:p>
        </w:tc>
        <w:tc>
          <w:tcPr>
            <w:tcW w:w="712" w:type="pct"/>
            <w:tcBorders>
              <w:top w:val="nil"/>
              <w:left w:val="nil"/>
              <w:bottom w:val="single" w:color="auto" w:sz="4" w:space="0"/>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3.341</w:t>
            </w:r>
          </w:p>
        </w:tc>
        <w:tc>
          <w:tcPr>
            <w:tcW w:w="798" w:type="pct"/>
            <w:tcBorders>
              <w:top w:val="nil"/>
              <w:left w:val="nil"/>
              <w:bottom w:val="single" w:color="auto" w:sz="4" w:space="0"/>
              <w:right w:val="nil"/>
            </w:tcBorders>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973" w:type="pct"/>
            <w:vMerge w:val="restar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p>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INDIRECT</w:t>
            </w:r>
          </w:p>
        </w:tc>
        <w:tc>
          <w:tcPr>
            <w:tcW w:w="1065" w:type="pc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Metacognitive Strategy</w:t>
            </w:r>
          </w:p>
        </w:tc>
        <w:tc>
          <w:tcPr>
            <w:tcW w:w="499" w:type="pc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476" w:type="pc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476" w:type="pc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0.9</w:t>
            </w:r>
          </w:p>
        </w:tc>
        <w:tc>
          <w:tcPr>
            <w:tcW w:w="712" w:type="pc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3.625</w:t>
            </w:r>
          </w:p>
        </w:tc>
        <w:tc>
          <w:tcPr>
            <w:tcW w:w="798" w:type="pct"/>
            <w:tcBorders>
              <w:top w:val="single" w:color="auto" w:sz="4" w:space="0"/>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973" w:type="pct"/>
            <w:vMerge w:val="continue"/>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p>
        </w:tc>
        <w:tc>
          <w:tcPr>
            <w:tcW w:w="1065"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Affective Strategy</w:t>
            </w:r>
          </w:p>
        </w:tc>
        <w:tc>
          <w:tcPr>
            <w:tcW w:w="499"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476"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476"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0.8</w:t>
            </w:r>
          </w:p>
        </w:tc>
        <w:tc>
          <w:tcPr>
            <w:tcW w:w="712"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3.516</w:t>
            </w:r>
          </w:p>
        </w:tc>
        <w:tc>
          <w:tcPr>
            <w:tcW w:w="798"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973" w:type="pct"/>
            <w:vMerge w:val="continue"/>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p>
        </w:tc>
        <w:tc>
          <w:tcPr>
            <w:tcW w:w="1065"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Social Strategy</w:t>
            </w:r>
          </w:p>
        </w:tc>
        <w:tc>
          <w:tcPr>
            <w:tcW w:w="499"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476"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476"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0.9</w:t>
            </w:r>
          </w:p>
        </w:tc>
        <w:tc>
          <w:tcPr>
            <w:tcW w:w="712"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3.329</w:t>
            </w:r>
          </w:p>
        </w:tc>
        <w:tc>
          <w:tcPr>
            <w:tcW w:w="798" w:type="pct"/>
            <w:tcBorders>
              <w:top w:val="nil"/>
              <w:left w:val="nil"/>
              <w:bottom w:val="nil"/>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973" w:type="pct"/>
            <w:vMerge w:val="continue"/>
            <w:tcBorders>
              <w:top w:val="nil"/>
              <w:left w:val="nil"/>
              <w:bottom w:val="single" w:color="auto" w:sz="4" w:space="0"/>
              <w:right w:val="nil"/>
            </w:tcBorders>
            <w:vAlign w:val="center"/>
          </w:tcPr>
          <w:p>
            <w:pPr>
              <w:spacing w:after="0" w:line="240" w:lineRule="auto"/>
              <w:jc w:val="center"/>
              <w:rPr>
                <w:rFonts w:ascii="Times New Roman" w:hAnsi="Times New Roman" w:cs="Times New Roman"/>
                <w:sz w:val="24"/>
                <w:szCs w:val="24"/>
              </w:rPr>
            </w:pPr>
          </w:p>
        </w:tc>
        <w:tc>
          <w:tcPr>
            <w:tcW w:w="2518" w:type="pct"/>
            <w:gridSpan w:val="4"/>
            <w:tcBorders>
              <w:top w:val="nil"/>
              <w:left w:val="nil"/>
              <w:bottom w:val="single" w:color="auto" w:sz="4" w:space="0"/>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Mean Score of Indirect Strategy</w:t>
            </w:r>
          </w:p>
          <w:p>
            <w:pPr>
              <w:spacing w:after="0" w:line="240" w:lineRule="auto"/>
              <w:jc w:val="center"/>
              <w:rPr>
                <w:rFonts w:ascii="Times New Roman" w:hAnsi="Times New Roman" w:cs="Times New Roman"/>
                <w:sz w:val="24"/>
                <w:szCs w:val="24"/>
              </w:rPr>
            </w:pPr>
          </w:p>
        </w:tc>
        <w:tc>
          <w:tcPr>
            <w:tcW w:w="712" w:type="pct"/>
            <w:tcBorders>
              <w:top w:val="nil"/>
              <w:left w:val="nil"/>
              <w:bottom w:val="single" w:color="auto" w:sz="4" w:space="0"/>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3.490</w:t>
            </w:r>
          </w:p>
        </w:tc>
        <w:tc>
          <w:tcPr>
            <w:tcW w:w="798" w:type="pct"/>
            <w:tcBorders>
              <w:top w:val="nil"/>
              <w:left w:val="nil"/>
              <w:bottom w:val="single" w:color="auto" w:sz="4" w:space="0"/>
              <w:right w:val="nil"/>
            </w:tcBorders>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High</w:t>
            </w:r>
            <w:commentRangeEnd w:id="38"/>
            <w:r>
              <w:commentReference w:id="38"/>
            </w:r>
          </w:p>
        </w:tc>
      </w:tr>
    </w:tbl>
    <w:p>
      <w:pPr>
        <w:shd w:val="clear" w:color="auto" w:fill="FFFFFF"/>
        <w:spacing w:after="0" w:line="240" w:lineRule="auto"/>
        <w:jc w:val="both"/>
        <w:rPr>
          <w:rFonts w:ascii="Times New Roman" w:hAnsi="Times New Roman" w:cs="Times New Roman"/>
          <w:sz w:val="24"/>
          <w:szCs w:val="24"/>
        </w:rPr>
      </w:pPr>
    </w:p>
    <w:p>
      <w:pPr>
        <w:shd w:val="clear" w:color="auto" w:fill="FFFFFF"/>
        <w:spacing w:after="0" w:line="24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The table above shows that for memory strategies, the </w:t>
      </w:r>
      <w:r>
        <w:rPr>
          <w:rFonts w:ascii="Times New Roman" w:hAnsi="Times New Roman" w:cs="Times New Roman"/>
          <w:b/>
          <w:bCs/>
          <w:sz w:val="24"/>
          <w:szCs w:val="24"/>
        </w:rPr>
        <w:t xml:space="preserve">maximum </w:t>
      </w:r>
      <w:r>
        <w:rPr>
          <w:rFonts w:ascii="Times New Roman" w:hAnsi="Times New Roman" w:cs="Times New Roman"/>
          <w:sz w:val="24"/>
          <w:szCs w:val="24"/>
        </w:rPr>
        <w:t xml:space="preserve">score was 4.7, the </w:t>
      </w:r>
      <w:r>
        <w:rPr>
          <w:rFonts w:ascii="Times New Roman" w:hAnsi="Times New Roman" w:cs="Times New Roman"/>
          <w:b/>
          <w:bCs/>
          <w:sz w:val="24"/>
          <w:szCs w:val="24"/>
        </w:rPr>
        <w:t xml:space="preserve">minimum </w:t>
      </w:r>
      <w:r>
        <w:rPr>
          <w:rFonts w:ascii="Times New Roman" w:hAnsi="Times New Roman" w:cs="Times New Roman"/>
          <w:sz w:val="24"/>
          <w:szCs w:val="24"/>
        </w:rPr>
        <w:t xml:space="preserve">score was 1.0, the </w:t>
      </w:r>
      <w:r>
        <w:rPr>
          <w:rFonts w:ascii="Times New Roman" w:hAnsi="Times New Roman" w:cs="Times New Roman"/>
          <w:b/>
          <w:bCs/>
          <w:sz w:val="24"/>
          <w:szCs w:val="24"/>
        </w:rPr>
        <w:t>standard deviation</w:t>
      </w:r>
      <w:r>
        <w:rPr>
          <w:rFonts w:ascii="Times New Roman" w:hAnsi="Times New Roman" w:cs="Times New Roman"/>
          <w:sz w:val="24"/>
          <w:szCs w:val="24"/>
        </w:rPr>
        <w:t xml:space="preserve"> was 0,7, and the </w:t>
      </w:r>
      <w:r>
        <w:rPr>
          <w:rFonts w:ascii="Times New Roman" w:hAnsi="Times New Roman" w:cs="Times New Roman"/>
          <w:b/>
          <w:bCs/>
          <w:sz w:val="24"/>
          <w:szCs w:val="24"/>
        </w:rPr>
        <w:t xml:space="preserve">mean </w:t>
      </w:r>
      <w:r>
        <w:rPr>
          <w:rFonts w:ascii="Times New Roman" w:hAnsi="Times New Roman" w:cs="Times New Roman"/>
          <w:sz w:val="24"/>
          <w:szCs w:val="24"/>
        </w:rPr>
        <w:t xml:space="preserve">score was 3.327. The mean score of the memory strategy showed that it was in the </w:t>
      </w:r>
      <w:r>
        <w:rPr>
          <w:rFonts w:ascii="Times New Roman" w:hAnsi="Times New Roman" w:cs="Times New Roman"/>
          <w:b/>
          <w:bCs/>
          <w:sz w:val="24"/>
          <w:szCs w:val="24"/>
        </w:rPr>
        <w:t>medium</w:t>
      </w:r>
      <w:r>
        <w:rPr>
          <w:rFonts w:ascii="Times New Roman" w:hAnsi="Times New Roman" w:cs="Times New Roman"/>
          <w:sz w:val="24"/>
          <w:szCs w:val="24"/>
        </w:rPr>
        <w:t xml:space="preserve"> level indicating that students sometimes employed memory strategy in learning English.</w:t>
      </w:r>
    </w:p>
    <w:p>
      <w:pPr>
        <w:shd w:val="clear" w:color="auto" w:fill="FFFFFF"/>
        <w:spacing w:after="0" w:line="24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For cognitive strategies, the </w:t>
      </w:r>
      <w:r>
        <w:rPr>
          <w:rFonts w:ascii="Times New Roman" w:hAnsi="Times New Roman" w:cs="Times New Roman"/>
          <w:b/>
          <w:bCs/>
          <w:sz w:val="24"/>
          <w:szCs w:val="24"/>
        </w:rPr>
        <w:t>maximum</w:t>
      </w:r>
      <w:r>
        <w:rPr>
          <w:rFonts w:ascii="Times New Roman" w:hAnsi="Times New Roman" w:cs="Times New Roman"/>
          <w:sz w:val="24"/>
          <w:szCs w:val="24"/>
        </w:rPr>
        <w:t xml:space="preserve"> score was 4.9, the </w:t>
      </w:r>
      <w:r>
        <w:rPr>
          <w:rFonts w:ascii="Times New Roman" w:hAnsi="Times New Roman" w:cs="Times New Roman"/>
          <w:b/>
          <w:bCs/>
          <w:sz w:val="24"/>
          <w:szCs w:val="24"/>
        </w:rPr>
        <w:t>minimum</w:t>
      </w:r>
      <w:r>
        <w:rPr>
          <w:rFonts w:ascii="Times New Roman" w:hAnsi="Times New Roman" w:cs="Times New Roman"/>
          <w:sz w:val="24"/>
          <w:szCs w:val="24"/>
        </w:rPr>
        <w:t xml:space="preserve"> score was 1.0, the </w:t>
      </w:r>
      <w:r>
        <w:rPr>
          <w:rFonts w:ascii="Times New Roman" w:hAnsi="Times New Roman" w:cs="Times New Roman"/>
          <w:b/>
          <w:bCs/>
          <w:sz w:val="24"/>
          <w:szCs w:val="24"/>
        </w:rPr>
        <w:t>standard deviation</w:t>
      </w:r>
      <w:r>
        <w:rPr>
          <w:rFonts w:ascii="Times New Roman" w:hAnsi="Times New Roman" w:cs="Times New Roman"/>
          <w:sz w:val="24"/>
          <w:szCs w:val="24"/>
        </w:rPr>
        <w:t xml:space="preserve"> was 0.8, and the </w:t>
      </w:r>
      <w:r>
        <w:rPr>
          <w:rFonts w:ascii="Times New Roman" w:hAnsi="Times New Roman" w:cs="Times New Roman"/>
          <w:b/>
          <w:bCs/>
          <w:sz w:val="24"/>
          <w:szCs w:val="24"/>
        </w:rPr>
        <w:t>mean s</w:t>
      </w:r>
      <w:r>
        <w:rPr>
          <w:rFonts w:ascii="Times New Roman" w:hAnsi="Times New Roman" w:cs="Times New Roman"/>
          <w:sz w:val="24"/>
          <w:szCs w:val="24"/>
        </w:rPr>
        <w:t xml:space="preserve">core was 3.339. The mean score of the cognitive strategy showed that it was in the </w:t>
      </w:r>
      <w:r>
        <w:rPr>
          <w:rFonts w:ascii="Times New Roman" w:hAnsi="Times New Roman" w:cs="Times New Roman"/>
          <w:b/>
          <w:bCs/>
          <w:sz w:val="24"/>
          <w:szCs w:val="24"/>
        </w:rPr>
        <w:t>medium</w:t>
      </w:r>
      <w:r>
        <w:rPr>
          <w:rFonts w:ascii="Times New Roman" w:hAnsi="Times New Roman" w:cs="Times New Roman"/>
          <w:sz w:val="24"/>
          <w:szCs w:val="24"/>
        </w:rPr>
        <w:t xml:space="preserve"> level indicating that students sometimes employed cognitive strategy in learning English. </w:t>
      </w:r>
    </w:p>
    <w:p>
      <w:pPr>
        <w:shd w:val="clear" w:color="auto" w:fill="FFFFFF"/>
        <w:spacing w:after="0" w:line="24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For compensation strategies, the </w:t>
      </w:r>
      <w:r>
        <w:rPr>
          <w:rFonts w:ascii="Times New Roman" w:hAnsi="Times New Roman" w:cs="Times New Roman"/>
          <w:b/>
          <w:bCs/>
          <w:sz w:val="24"/>
          <w:szCs w:val="24"/>
        </w:rPr>
        <w:t>maximum</w:t>
      </w:r>
      <w:r>
        <w:rPr>
          <w:rFonts w:ascii="Times New Roman" w:hAnsi="Times New Roman" w:cs="Times New Roman"/>
          <w:sz w:val="24"/>
          <w:szCs w:val="24"/>
        </w:rPr>
        <w:t xml:space="preserve"> score was 5.0, the </w:t>
      </w:r>
      <w:r>
        <w:rPr>
          <w:rFonts w:ascii="Times New Roman" w:hAnsi="Times New Roman" w:cs="Times New Roman"/>
          <w:b/>
          <w:bCs/>
          <w:sz w:val="24"/>
          <w:szCs w:val="24"/>
        </w:rPr>
        <w:t>minimum</w:t>
      </w:r>
      <w:r>
        <w:rPr>
          <w:rFonts w:ascii="Times New Roman" w:hAnsi="Times New Roman" w:cs="Times New Roman"/>
          <w:sz w:val="24"/>
          <w:szCs w:val="24"/>
        </w:rPr>
        <w:t xml:space="preserve"> score was 1.0, the </w:t>
      </w:r>
      <w:r>
        <w:rPr>
          <w:rFonts w:ascii="Times New Roman" w:hAnsi="Times New Roman" w:cs="Times New Roman"/>
          <w:b/>
          <w:bCs/>
          <w:sz w:val="24"/>
          <w:szCs w:val="24"/>
        </w:rPr>
        <w:t>standard deviation</w:t>
      </w:r>
      <w:r>
        <w:rPr>
          <w:rFonts w:ascii="Times New Roman" w:hAnsi="Times New Roman" w:cs="Times New Roman"/>
          <w:sz w:val="24"/>
          <w:szCs w:val="24"/>
        </w:rPr>
        <w:t xml:space="preserve"> was 0.8, and the mean score was 3.356. The </w:t>
      </w:r>
      <w:r>
        <w:rPr>
          <w:rFonts w:ascii="Times New Roman" w:hAnsi="Times New Roman" w:cs="Times New Roman"/>
          <w:b/>
          <w:bCs/>
          <w:sz w:val="24"/>
          <w:szCs w:val="24"/>
        </w:rPr>
        <w:t>mean</w:t>
      </w:r>
      <w:r>
        <w:rPr>
          <w:rFonts w:ascii="Times New Roman" w:hAnsi="Times New Roman" w:cs="Times New Roman"/>
          <w:sz w:val="24"/>
          <w:szCs w:val="24"/>
        </w:rPr>
        <w:t xml:space="preserve"> score of the compensation strategy showed that it was in the </w:t>
      </w:r>
      <w:r>
        <w:rPr>
          <w:rFonts w:ascii="Times New Roman" w:hAnsi="Times New Roman" w:cs="Times New Roman"/>
          <w:b/>
          <w:bCs/>
          <w:sz w:val="24"/>
          <w:szCs w:val="24"/>
        </w:rPr>
        <w:t>medium</w:t>
      </w:r>
      <w:r>
        <w:rPr>
          <w:rFonts w:ascii="Times New Roman" w:hAnsi="Times New Roman" w:cs="Times New Roman"/>
          <w:sz w:val="24"/>
          <w:szCs w:val="24"/>
        </w:rPr>
        <w:t xml:space="preserve"> level indicating that students sometimes employed compensation strategy in learning English. </w:t>
      </w:r>
    </w:p>
    <w:p>
      <w:pPr>
        <w:shd w:val="clear" w:color="auto" w:fill="FFFFFF"/>
        <w:spacing w:after="0" w:line="24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For metacognitive strategies, the </w:t>
      </w:r>
      <w:r>
        <w:rPr>
          <w:rFonts w:ascii="Times New Roman" w:hAnsi="Times New Roman" w:cs="Times New Roman"/>
          <w:b/>
          <w:bCs/>
          <w:sz w:val="24"/>
          <w:szCs w:val="24"/>
        </w:rPr>
        <w:t>maximum</w:t>
      </w:r>
      <w:r>
        <w:rPr>
          <w:rFonts w:ascii="Times New Roman" w:hAnsi="Times New Roman" w:cs="Times New Roman"/>
          <w:sz w:val="24"/>
          <w:szCs w:val="24"/>
        </w:rPr>
        <w:t xml:space="preserve"> score was 5.0, the </w:t>
      </w:r>
      <w:r>
        <w:rPr>
          <w:rFonts w:ascii="Times New Roman" w:hAnsi="Times New Roman" w:cs="Times New Roman"/>
          <w:b/>
          <w:bCs/>
          <w:sz w:val="24"/>
          <w:szCs w:val="24"/>
        </w:rPr>
        <w:t>minimum</w:t>
      </w:r>
      <w:r>
        <w:rPr>
          <w:rFonts w:ascii="Times New Roman" w:hAnsi="Times New Roman" w:cs="Times New Roman"/>
          <w:sz w:val="24"/>
          <w:szCs w:val="24"/>
        </w:rPr>
        <w:t xml:space="preserve"> score was 1.0, the </w:t>
      </w:r>
      <w:r>
        <w:rPr>
          <w:rFonts w:ascii="Times New Roman" w:hAnsi="Times New Roman" w:cs="Times New Roman"/>
          <w:b/>
          <w:bCs/>
          <w:sz w:val="24"/>
          <w:szCs w:val="24"/>
        </w:rPr>
        <w:t>standard deviation</w:t>
      </w:r>
      <w:r>
        <w:rPr>
          <w:rFonts w:ascii="Times New Roman" w:hAnsi="Times New Roman" w:cs="Times New Roman"/>
          <w:sz w:val="24"/>
          <w:szCs w:val="24"/>
        </w:rPr>
        <w:t xml:space="preserve"> was 0.9, and the mean score was 3.63. The </w:t>
      </w:r>
      <w:r>
        <w:rPr>
          <w:rFonts w:ascii="Times New Roman" w:hAnsi="Times New Roman" w:cs="Times New Roman"/>
          <w:b/>
          <w:bCs/>
          <w:sz w:val="24"/>
          <w:szCs w:val="24"/>
        </w:rPr>
        <w:t xml:space="preserve">mean </w:t>
      </w:r>
      <w:r>
        <w:rPr>
          <w:rFonts w:ascii="Times New Roman" w:hAnsi="Times New Roman" w:cs="Times New Roman"/>
          <w:sz w:val="24"/>
          <w:szCs w:val="24"/>
        </w:rPr>
        <w:t xml:space="preserve">score of the metacognitive strategy showed that it was in the </w:t>
      </w:r>
      <w:r>
        <w:rPr>
          <w:rFonts w:ascii="Times New Roman" w:hAnsi="Times New Roman" w:cs="Times New Roman"/>
          <w:b/>
          <w:bCs/>
          <w:sz w:val="24"/>
          <w:szCs w:val="24"/>
        </w:rPr>
        <w:t>high</w:t>
      </w:r>
      <w:r>
        <w:rPr>
          <w:rFonts w:ascii="Times New Roman" w:hAnsi="Times New Roman" w:cs="Times New Roman"/>
          <w:sz w:val="24"/>
          <w:szCs w:val="24"/>
        </w:rPr>
        <w:t xml:space="preserve"> level meaning that the students frequently employed metacognitive strategy in learning English. </w:t>
      </w:r>
    </w:p>
    <w:p>
      <w:pPr>
        <w:shd w:val="clear" w:color="auto" w:fill="FFFFFF"/>
        <w:spacing w:after="0" w:line="24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For affective strategies, the </w:t>
      </w:r>
      <w:r>
        <w:rPr>
          <w:rFonts w:ascii="Times New Roman" w:hAnsi="Times New Roman" w:cs="Times New Roman"/>
          <w:b/>
          <w:bCs/>
          <w:sz w:val="24"/>
          <w:szCs w:val="24"/>
        </w:rPr>
        <w:t xml:space="preserve">maximum </w:t>
      </w:r>
      <w:r>
        <w:rPr>
          <w:rFonts w:ascii="Times New Roman" w:hAnsi="Times New Roman" w:cs="Times New Roman"/>
          <w:sz w:val="24"/>
          <w:szCs w:val="24"/>
        </w:rPr>
        <w:t xml:space="preserve">score was 5.0, the </w:t>
      </w:r>
      <w:r>
        <w:rPr>
          <w:rFonts w:ascii="Times New Roman" w:hAnsi="Times New Roman" w:cs="Times New Roman"/>
          <w:b/>
          <w:bCs/>
          <w:sz w:val="24"/>
          <w:szCs w:val="24"/>
        </w:rPr>
        <w:t xml:space="preserve">minimum </w:t>
      </w:r>
      <w:r>
        <w:rPr>
          <w:rFonts w:ascii="Times New Roman" w:hAnsi="Times New Roman" w:cs="Times New Roman"/>
          <w:sz w:val="24"/>
          <w:szCs w:val="24"/>
        </w:rPr>
        <w:t xml:space="preserve">score was 1.0, the </w:t>
      </w:r>
      <w:r>
        <w:rPr>
          <w:rFonts w:ascii="Times New Roman" w:hAnsi="Times New Roman" w:cs="Times New Roman"/>
          <w:b/>
          <w:bCs/>
          <w:sz w:val="24"/>
          <w:szCs w:val="24"/>
        </w:rPr>
        <w:t>standard deviation</w:t>
      </w:r>
      <w:r>
        <w:rPr>
          <w:rFonts w:ascii="Times New Roman" w:hAnsi="Times New Roman" w:cs="Times New Roman"/>
          <w:sz w:val="24"/>
          <w:szCs w:val="24"/>
        </w:rPr>
        <w:t xml:space="preserve"> was 0.8, and the </w:t>
      </w:r>
      <w:r>
        <w:rPr>
          <w:rFonts w:ascii="Times New Roman" w:hAnsi="Times New Roman" w:cs="Times New Roman"/>
          <w:b/>
          <w:bCs/>
          <w:sz w:val="24"/>
          <w:szCs w:val="24"/>
        </w:rPr>
        <w:t>mean</w:t>
      </w:r>
      <w:r>
        <w:rPr>
          <w:rFonts w:ascii="Times New Roman" w:hAnsi="Times New Roman" w:cs="Times New Roman"/>
          <w:sz w:val="24"/>
          <w:szCs w:val="24"/>
        </w:rPr>
        <w:t xml:space="preserve"> score was 3.52. The mean score of the affective strategy showed that it was at a </w:t>
      </w:r>
      <w:r>
        <w:rPr>
          <w:rFonts w:ascii="Times New Roman" w:hAnsi="Times New Roman" w:cs="Times New Roman"/>
          <w:b/>
          <w:bCs/>
          <w:sz w:val="24"/>
          <w:szCs w:val="24"/>
        </w:rPr>
        <w:t>high</w:t>
      </w:r>
      <w:r>
        <w:rPr>
          <w:rFonts w:ascii="Times New Roman" w:hAnsi="Times New Roman" w:cs="Times New Roman"/>
          <w:sz w:val="24"/>
          <w:szCs w:val="24"/>
        </w:rPr>
        <w:t xml:space="preserve"> level indicating that students frequently employed affective strategy in learning English. </w:t>
      </w:r>
    </w:p>
    <w:p>
      <w:pPr>
        <w:shd w:val="clear" w:color="auto" w:fill="FFFFFF"/>
        <w:spacing w:after="0" w:line="24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For social strategies, the </w:t>
      </w:r>
      <w:r>
        <w:rPr>
          <w:rFonts w:ascii="Times New Roman" w:hAnsi="Times New Roman" w:cs="Times New Roman"/>
          <w:b/>
          <w:bCs/>
          <w:sz w:val="24"/>
          <w:szCs w:val="24"/>
        </w:rPr>
        <w:t>maximum</w:t>
      </w:r>
      <w:r>
        <w:rPr>
          <w:rFonts w:ascii="Times New Roman" w:hAnsi="Times New Roman" w:cs="Times New Roman"/>
          <w:sz w:val="24"/>
          <w:szCs w:val="24"/>
        </w:rPr>
        <w:t xml:space="preserve"> score was 5.0 , the </w:t>
      </w:r>
      <w:r>
        <w:rPr>
          <w:rFonts w:ascii="Times New Roman" w:hAnsi="Times New Roman" w:cs="Times New Roman"/>
          <w:b/>
          <w:bCs/>
          <w:sz w:val="24"/>
          <w:szCs w:val="24"/>
        </w:rPr>
        <w:t xml:space="preserve">minimum </w:t>
      </w:r>
      <w:r>
        <w:rPr>
          <w:rFonts w:ascii="Times New Roman" w:hAnsi="Times New Roman" w:cs="Times New Roman"/>
          <w:sz w:val="24"/>
          <w:szCs w:val="24"/>
        </w:rPr>
        <w:t xml:space="preserve">score was 1.0, the </w:t>
      </w:r>
      <w:r>
        <w:rPr>
          <w:rFonts w:ascii="Times New Roman" w:hAnsi="Times New Roman" w:cs="Times New Roman"/>
          <w:b/>
          <w:bCs/>
          <w:sz w:val="24"/>
          <w:szCs w:val="24"/>
        </w:rPr>
        <w:t>standard deviation</w:t>
      </w:r>
      <w:r>
        <w:rPr>
          <w:rFonts w:ascii="Times New Roman" w:hAnsi="Times New Roman" w:cs="Times New Roman"/>
          <w:sz w:val="24"/>
          <w:szCs w:val="24"/>
        </w:rPr>
        <w:t xml:space="preserve"> was 0.9, and the </w:t>
      </w:r>
      <w:r>
        <w:rPr>
          <w:rFonts w:ascii="Times New Roman" w:hAnsi="Times New Roman" w:cs="Times New Roman"/>
          <w:b/>
          <w:bCs/>
          <w:sz w:val="24"/>
          <w:szCs w:val="24"/>
        </w:rPr>
        <w:t xml:space="preserve">mean </w:t>
      </w:r>
      <w:r>
        <w:rPr>
          <w:rFonts w:ascii="Times New Roman" w:hAnsi="Times New Roman" w:cs="Times New Roman"/>
          <w:sz w:val="24"/>
          <w:szCs w:val="24"/>
        </w:rPr>
        <w:t xml:space="preserve">score was 3.33. The mean score of the social strategy showed that it was in the </w:t>
      </w:r>
      <w:r>
        <w:rPr>
          <w:rFonts w:ascii="Times New Roman" w:hAnsi="Times New Roman" w:cs="Times New Roman"/>
          <w:b/>
          <w:bCs/>
          <w:sz w:val="24"/>
          <w:szCs w:val="24"/>
        </w:rPr>
        <w:t xml:space="preserve">medium </w:t>
      </w:r>
      <w:r>
        <w:rPr>
          <w:rFonts w:ascii="Times New Roman" w:hAnsi="Times New Roman" w:cs="Times New Roman"/>
          <w:sz w:val="24"/>
          <w:szCs w:val="24"/>
        </w:rPr>
        <w:t xml:space="preserve">level means that students sometimes employed social strategy in learning English. </w:t>
      </w:r>
    </w:p>
    <w:p>
      <w:pPr>
        <w:shd w:val="clear" w:color="auto" w:fill="FFFFFF"/>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 xml:space="preserve">Based on the mean score of each language learning strategy, it was revealed that metacognitive was the most employed strategy among the undergraduate students of FKIP at Tridinanti University. Following that, affective strategy was also dominant strategy used compared to the four other strategies. The rank of language learning strategies adopted by the undergraduate students of FKIP at Tridinanti university can be seen in Figure 3. </w:t>
      </w:r>
    </w:p>
    <w:p>
      <w:pPr>
        <w:shd w:val="clear" w:color="auto" w:fill="FFFFFF"/>
        <w:spacing w:after="0" w:line="240" w:lineRule="auto"/>
        <w:ind w:left="709" w:firstLine="709"/>
        <w:jc w:val="both"/>
        <w:rPr>
          <w:rFonts w:ascii="Times New Roman" w:hAnsi="Times New Roman" w:cs="Times New Roman"/>
          <w:sz w:val="24"/>
          <w:szCs w:val="24"/>
        </w:rPr>
      </w:pPr>
    </w:p>
    <w:p>
      <w:pPr>
        <w:shd w:val="clear" w:color="auto" w:fill="FFFFFF"/>
        <w:spacing w:after="0" w:line="240" w:lineRule="auto"/>
        <w:ind w:left="709" w:firstLine="709"/>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104640" cy="2201545"/>
            <wp:effectExtent l="0" t="0" r="10160" b="825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pPr>
        <w:pStyle w:val="13"/>
        <w:spacing w:after="0"/>
        <w:ind w:left="698" w:firstLine="720"/>
        <w:jc w:val="center"/>
        <w:rPr>
          <w:rFonts w:cs="Times New Roman"/>
          <w:b w:val="0"/>
          <w:bCs/>
          <w:szCs w:val="24"/>
        </w:rPr>
      </w:pPr>
      <w:bookmarkStart w:id="8" w:name="_Toc178178441"/>
      <w:r>
        <w:rPr>
          <w:rFonts w:cs="Times New Roman"/>
          <w:b w:val="0"/>
          <w:bCs/>
          <w:i/>
          <w:iCs w:val="0"/>
          <w:szCs w:val="24"/>
        </w:rPr>
        <w:t xml:space="preserve">Figure </w:t>
      </w:r>
      <w:r>
        <w:rPr>
          <w:rFonts w:cs="Times New Roman"/>
          <w:b w:val="0"/>
          <w:bCs/>
          <w:i/>
          <w:iCs w:val="0"/>
          <w:szCs w:val="24"/>
        </w:rPr>
        <w:fldChar w:fldCharType="begin"/>
      </w:r>
      <w:r>
        <w:rPr>
          <w:rFonts w:cs="Times New Roman"/>
          <w:b w:val="0"/>
          <w:bCs/>
          <w:i/>
          <w:iCs w:val="0"/>
          <w:szCs w:val="24"/>
        </w:rPr>
        <w:instrText xml:space="preserve"> SEQ Figure \* ARABIC </w:instrText>
      </w:r>
      <w:r>
        <w:rPr>
          <w:rFonts w:cs="Times New Roman"/>
          <w:b w:val="0"/>
          <w:bCs/>
          <w:i/>
          <w:iCs w:val="0"/>
          <w:szCs w:val="24"/>
        </w:rPr>
        <w:fldChar w:fldCharType="separate"/>
      </w:r>
      <w:r>
        <w:rPr>
          <w:rFonts w:cs="Times New Roman"/>
          <w:b w:val="0"/>
          <w:bCs/>
          <w:i/>
          <w:iCs w:val="0"/>
          <w:szCs w:val="24"/>
        </w:rPr>
        <w:t>2</w:t>
      </w:r>
      <w:r>
        <w:rPr>
          <w:rFonts w:cs="Times New Roman"/>
          <w:b w:val="0"/>
          <w:bCs/>
          <w:i/>
          <w:iCs w:val="0"/>
          <w:szCs w:val="24"/>
        </w:rPr>
        <w:fldChar w:fldCharType="end"/>
      </w:r>
      <w:r>
        <w:rPr>
          <w:rFonts w:cs="Times New Roman"/>
          <w:b w:val="0"/>
          <w:bCs/>
          <w:szCs w:val="24"/>
        </w:rPr>
        <w:t>. Language Learning Strategies Adopted by Undergraduate Students of FKIP at Tridinanti University</w:t>
      </w:r>
      <w:bookmarkEnd w:id="8"/>
    </w:p>
    <w:p>
      <w:pPr>
        <w:spacing w:line="240" w:lineRule="auto"/>
        <w:jc w:val="both"/>
        <w:rPr>
          <w:sz w:val="24"/>
          <w:szCs w:val="24"/>
        </w:rPr>
      </w:pPr>
    </w:p>
    <w:p>
      <w:pPr>
        <w:spacing w:line="240" w:lineRule="auto"/>
        <w:jc w:val="both"/>
        <w:rPr>
          <w:rFonts w:ascii="Times New Roman" w:hAnsi="Times New Roman" w:cs="Times New Roman"/>
          <w:b/>
          <w:bCs/>
          <w:sz w:val="24"/>
          <w:szCs w:val="24"/>
        </w:rPr>
      </w:pPr>
    </w:p>
    <w:p>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pPr>
        <w:shd w:val="clear" w:color="auto" w:fill="FFFFFF"/>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From the results and interpretations in the previous chapter, it can be concluded that the undergraduate students of FKIP at Tridinanti University adopted a metacognitive strategy as their language learning strategy with a mean score of 3.625 for high level indicating that students usually used metacognitive strategy in learning English. </w:t>
      </w:r>
    </w:p>
    <w:p>
      <w:pPr>
        <w:shd w:val="clear" w:color="auto" w:fill="FFFFFF"/>
        <w:spacing w:after="0" w:line="240" w:lineRule="auto"/>
        <w:jc w:val="both"/>
        <w:rPr>
          <w:rFonts w:ascii="Times New Roman" w:hAnsi="Times New Roman" w:cs="Times New Roman"/>
          <w:sz w:val="24"/>
          <w:szCs w:val="24"/>
        </w:rPr>
      </w:pPr>
    </w:p>
    <w:p>
      <w:pPr>
        <w:shd w:val="clear" w:color="auto" w:fill="FFFFFF"/>
        <w:spacing w:after="0" w:line="240" w:lineRule="auto"/>
        <w:jc w:val="both"/>
        <w:rPr>
          <w:rFonts w:ascii="Times New Roman" w:hAnsi="Times New Roman" w:cs="Times New Roman"/>
          <w:sz w:val="24"/>
          <w:szCs w:val="24"/>
        </w:rPr>
      </w:pPr>
    </w:p>
    <w:p>
      <w:pPr>
        <w:spacing w:line="240" w:lineRule="auto"/>
        <w:jc w:val="left"/>
        <w:rPr>
          <w:ins w:id="38" w:author="gothicinspire" w:date="2024-10-19T11:58:50Z"/>
          <w:rFonts w:ascii="Times New Roman" w:hAnsi="Times New Roman" w:cs="Times New Roman"/>
          <w:b/>
          <w:bCs/>
          <w:sz w:val="24"/>
          <w:szCs w:val="24"/>
        </w:rPr>
        <w:pPrChange w:id="37" w:author="gothicinspire" w:date="2024-10-19T11:58:50Z">
          <w:pPr>
            <w:spacing w:line="240" w:lineRule="auto"/>
            <w:jc w:val="both"/>
          </w:pPr>
        </w:pPrChange>
      </w:pPr>
      <w:ins w:id="39" w:author="gothicinspire" w:date="2024-10-19T11:58:50Z">
        <w:r>
          <w:rPr>
            <w:rFonts w:ascii="Times New Roman" w:hAnsi="Times New Roman" w:cs="Times New Roman"/>
            <w:b/>
            <w:bCs/>
            <w:sz w:val="24"/>
            <w:szCs w:val="24"/>
          </w:rPr>
          <w:br w:type="page"/>
        </w:r>
      </w:ins>
    </w:p>
    <w:p>
      <w:pPr>
        <w:spacing w:line="240" w:lineRule="auto"/>
        <w:jc w:val="both"/>
        <w:rPr>
          <w:rFonts w:ascii="Times New Roman" w:hAnsi="Times New Roman" w:cs="Times New Roman"/>
          <w:b/>
          <w:bCs/>
          <w:sz w:val="24"/>
          <w:szCs w:val="24"/>
        </w:rPr>
      </w:pPr>
      <w:commentRangeStart w:id="39"/>
      <w:r>
        <w:rPr>
          <w:rFonts w:ascii="Times New Roman" w:hAnsi="Times New Roman" w:cs="Times New Roman"/>
          <w:b/>
          <w:bCs/>
          <w:sz w:val="24"/>
          <w:szCs w:val="24"/>
        </w:rPr>
        <w:t>REFERENCES</w:t>
      </w:r>
      <w:commentRangeEnd w:id="39"/>
      <w:r>
        <w:commentReference w:id="39"/>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Andrews, S. (2006). The evolution of teachers’ language awareness. </w:t>
      </w:r>
      <w:r>
        <w:rPr>
          <w:rFonts w:ascii="Times New Roman" w:hAnsi="Times New Roman" w:cs="Times New Roman"/>
          <w:i/>
          <w:iCs/>
          <w:sz w:val="24"/>
          <w:szCs w:val="24"/>
          <w:shd w:val="clear" w:color="auto" w:fill="FFFFFF"/>
        </w:rPr>
        <w:t>Language Awareness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15</w:t>
      </w:r>
      <w:r>
        <w:rPr>
          <w:rFonts w:ascii="Times New Roman" w:hAnsi="Times New Roman" w:cs="Times New Roman"/>
          <w:sz w:val="24"/>
          <w:szCs w:val="24"/>
          <w:shd w:val="clear" w:color="auto" w:fill="FFFFFF"/>
        </w:rPr>
        <w:t>(1), 1-19.</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color w:val="222222"/>
          <w:sz w:val="24"/>
          <w:szCs w:val="24"/>
          <w:shd w:val="clear" w:color="auto" w:fill="FFFFFF"/>
        </w:rPr>
        <w:t>Anggraini, A. (2024). The Correlation among Self-Efficacy, Cognitive Strategy, and Students’ Speaking Achievement of Eleventh Graders at SMK Kesehatan Kader Bangsa Palembang. </w:t>
      </w:r>
      <w:r>
        <w:rPr>
          <w:rFonts w:ascii="Times New Roman" w:hAnsi="Times New Roman" w:cs="Times New Roman"/>
          <w:i/>
          <w:iCs/>
          <w:color w:val="222222"/>
          <w:sz w:val="24"/>
          <w:szCs w:val="24"/>
          <w:shd w:val="clear" w:color="auto" w:fill="FFFFFF"/>
        </w:rPr>
        <w:t>Didascein: Journal of English Education</w:t>
      </w:r>
      <w:r>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rPr>
        <w:t>5</w:t>
      </w:r>
      <w:r>
        <w:rPr>
          <w:rFonts w:ascii="Times New Roman" w:hAnsi="Times New Roman" w:cs="Times New Roman"/>
          <w:color w:val="222222"/>
          <w:sz w:val="24"/>
          <w:szCs w:val="24"/>
          <w:shd w:val="clear" w:color="auto" w:fill="FFFFFF"/>
        </w:rPr>
        <w:t>(1), 70-77.</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Anthonysamy, L., Ah Choo, K., &amp; Soon Hin, H. (2021). Investigating Self-Regulated Learning Strategies for Digital Learning Relevancy. </w:t>
      </w:r>
      <w:r>
        <w:rPr>
          <w:rFonts w:ascii="Times New Roman" w:hAnsi="Times New Roman" w:cs="Times New Roman"/>
          <w:i/>
          <w:iCs/>
          <w:sz w:val="24"/>
          <w:szCs w:val="24"/>
          <w:shd w:val="clear" w:color="auto" w:fill="FFFFFF"/>
        </w:rPr>
        <w:t>Malaysian Journal of Learning and Instruction</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18</w:t>
      </w:r>
      <w:r>
        <w:rPr>
          <w:rFonts w:ascii="Times New Roman" w:hAnsi="Times New Roman" w:cs="Times New Roman"/>
          <w:sz w:val="24"/>
          <w:szCs w:val="24"/>
          <w:shd w:val="clear" w:color="auto" w:fill="FFFFFF"/>
        </w:rPr>
        <w:t>(1), 29-64.</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Chamot, A. U. (2004). Issues in language learning strategy research and teaching. </w:t>
      </w:r>
      <w:r>
        <w:rPr>
          <w:rFonts w:ascii="Times New Roman" w:hAnsi="Times New Roman" w:cs="Times New Roman"/>
          <w:i/>
          <w:iCs/>
          <w:sz w:val="24"/>
          <w:szCs w:val="24"/>
          <w:shd w:val="clear" w:color="auto" w:fill="FFFFFF"/>
        </w:rPr>
        <w:t>Electronic journal of foreign language teaching</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w:t>
      </w:r>
      <w:r>
        <w:rPr>
          <w:rFonts w:ascii="Times New Roman" w:hAnsi="Times New Roman" w:cs="Times New Roman"/>
          <w:sz w:val="24"/>
          <w:szCs w:val="24"/>
          <w:shd w:val="clear" w:color="auto" w:fill="FFFFFF"/>
        </w:rPr>
        <w:t>(1), 14-26.</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Chamot, A. U. (2005). Language learning strategy instruction: Current issues and research. </w:t>
      </w:r>
      <w:r>
        <w:rPr>
          <w:rFonts w:ascii="Times New Roman" w:hAnsi="Times New Roman" w:cs="Times New Roman"/>
          <w:i/>
          <w:iCs/>
          <w:sz w:val="24"/>
          <w:szCs w:val="24"/>
          <w:shd w:val="clear" w:color="auto" w:fill="FFFFFF"/>
        </w:rPr>
        <w:t>Annual review of applied linguistics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25</w:t>
      </w:r>
      <w:r>
        <w:rPr>
          <w:rFonts w:ascii="Times New Roman" w:hAnsi="Times New Roman" w:cs="Times New Roman"/>
          <w:sz w:val="24"/>
          <w:szCs w:val="24"/>
          <w:shd w:val="clear" w:color="auto" w:fill="FFFFFF"/>
        </w:rPr>
        <w:t>, 112-130.</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Creswell, J. W. (2012). </w:t>
      </w:r>
      <w:r>
        <w:rPr>
          <w:rFonts w:ascii="Times New Roman" w:hAnsi="Times New Roman" w:cs="Times New Roman"/>
          <w:i/>
          <w:iCs/>
          <w:sz w:val="24"/>
          <w:szCs w:val="24"/>
          <w:shd w:val="clear" w:color="auto" w:fill="FFFFFF"/>
        </w:rPr>
        <w:t>Educational research: Planning, conducting, and evaluating quantitative and qualitative research (4</w:t>
      </w:r>
      <w:r>
        <w:rPr>
          <w:rFonts w:ascii="Times New Roman" w:hAnsi="Times New Roman" w:cs="Times New Roman"/>
          <w:i/>
          <w:iCs/>
          <w:sz w:val="24"/>
          <w:szCs w:val="24"/>
          <w:shd w:val="clear" w:color="auto" w:fill="FFFFFF"/>
          <w:vertAlign w:val="superscript"/>
        </w:rPr>
        <w:t>th</w:t>
      </w:r>
      <w:r>
        <w:rPr>
          <w:rFonts w:ascii="Times New Roman" w:hAnsi="Times New Roman" w:cs="Times New Roman"/>
          <w:i/>
          <w:iCs/>
          <w:sz w:val="24"/>
          <w:szCs w:val="24"/>
          <w:shd w:val="clear" w:color="auto" w:fill="FFFFFF"/>
        </w:rPr>
        <w:t xml:space="preserve"> ed). </w:t>
      </w:r>
      <w:r>
        <w:rPr>
          <w:rFonts w:ascii="Times New Roman" w:hAnsi="Times New Roman" w:cs="Times New Roman"/>
          <w:sz w:val="24"/>
          <w:szCs w:val="24"/>
          <w:shd w:val="clear" w:color="auto" w:fill="FFFFFF"/>
        </w:rPr>
        <w:t>Boston, MA: Pearson.</w:t>
      </w:r>
    </w:p>
    <w:p>
      <w:pPr>
        <w:spacing w:after="0" w:line="240" w:lineRule="auto"/>
        <w:ind w:left="720" w:right="282" w:hanging="720"/>
        <w:jc w:val="both"/>
        <w:rPr>
          <w:rFonts w:ascii="Times New Roman" w:hAnsi="Times New Roman" w:cs="Times New Roman"/>
          <w:sz w:val="24"/>
          <w:szCs w:val="24"/>
        </w:rPr>
      </w:pPr>
      <w:r>
        <w:rPr>
          <w:rFonts w:ascii="Times New Roman" w:hAnsi="Times New Roman" w:cs="Times New Roman"/>
          <w:sz w:val="24"/>
          <w:szCs w:val="24"/>
        </w:rPr>
        <w:t>Creswell, J. W. (2014). A concise introduction to mixed methods research. SAGE publications.</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Ghani, M. (2003). Language learning strategies employed by L2 learners. </w:t>
      </w:r>
      <w:r>
        <w:rPr>
          <w:rFonts w:ascii="Times New Roman" w:hAnsi="Times New Roman" w:cs="Times New Roman"/>
          <w:i/>
          <w:iCs/>
          <w:sz w:val="24"/>
          <w:szCs w:val="24"/>
          <w:shd w:val="clear" w:color="auto" w:fill="FFFFFF"/>
        </w:rPr>
        <w:t>Journal of Research (Faculty of Languages &amp; Islamic Studies)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4</w:t>
      </w:r>
      <w:r>
        <w:rPr>
          <w:rFonts w:ascii="Times New Roman" w:hAnsi="Times New Roman" w:cs="Times New Roman"/>
          <w:sz w:val="24"/>
          <w:szCs w:val="24"/>
          <w:shd w:val="clear" w:color="auto" w:fill="FFFFFF"/>
        </w:rPr>
        <w:t>(1), 31-36.</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Habók, A., &amp; Magyar, A. (2018). The effect of language learning strategies on proficiency, attitudes and school achievement. </w:t>
      </w:r>
      <w:r>
        <w:rPr>
          <w:rFonts w:ascii="Times New Roman" w:hAnsi="Times New Roman" w:cs="Times New Roman"/>
          <w:i/>
          <w:iCs/>
          <w:sz w:val="24"/>
          <w:szCs w:val="24"/>
          <w:shd w:val="clear" w:color="auto" w:fill="FFFFFF"/>
        </w:rPr>
        <w:t>Frontiers in psychology</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8</w:t>
      </w:r>
      <w:r>
        <w:rPr>
          <w:rFonts w:ascii="Times New Roman" w:hAnsi="Times New Roman" w:cs="Times New Roman"/>
          <w:sz w:val="24"/>
          <w:szCs w:val="24"/>
          <w:shd w:val="clear" w:color="auto" w:fill="FFFFFF"/>
        </w:rPr>
        <w:t>, 293044.</w:t>
      </w:r>
    </w:p>
    <w:p>
      <w:pPr>
        <w:spacing w:after="0" w:line="240" w:lineRule="auto"/>
        <w:ind w:left="720" w:right="282" w:hanging="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Hardan, A. A. (2013). Language learning strategies: A general overview. </w:t>
      </w:r>
      <w:r>
        <w:rPr>
          <w:rFonts w:ascii="Times New Roman" w:hAnsi="Times New Roman" w:cs="Times New Roman"/>
          <w:i/>
          <w:iCs/>
          <w:color w:val="222222"/>
          <w:sz w:val="24"/>
          <w:szCs w:val="24"/>
          <w:shd w:val="clear" w:color="auto" w:fill="FFFFFF"/>
        </w:rPr>
        <w:t>Procedia-Social and Behavioral Sciences</w:t>
      </w:r>
      <w:r>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rPr>
        <w:t>106</w:t>
      </w:r>
      <w:r>
        <w:rPr>
          <w:rFonts w:ascii="Times New Roman" w:hAnsi="Times New Roman" w:cs="Times New Roman"/>
          <w:color w:val="222222"/>
          <w:sz w:val="24"/>
          <w:szCs w:val="24"/>
          <w:shd w:val="clear" w:color="auto" w:fill="FFFFFF"/>
        </w:rPr>
        <w:t>, 1712-1726.</w:t>
      </w:r>
    </w:p>
    <w:p>
      <w:pPr>
        <w:spacing w:after="0" w:line="240" w:lineRule="auto"/>
        <w:ind w:left="720" w:right="282" w:hanging="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lang w:val="it-IT"/>
        </w:rPr>
        <w:t xml:space="preserve">Julistri, A., Tridinanti, G., &amp; Manurung, J. E. (2024). </w:t>
      </w:r>
      <w:r>
        <w:rPr>
          <w:rFonts w:ascii="Times New Roman" w:hAnsi="Times New Roman" w:cs="Times New Roman"/>
          <w:color w:val="222222"/>
          <w:sz w:val="24"/>
          <w:szCs w:val="24"/>
          <w:shd w:val="clear" w:color="auto" w:fill="FFFFFF"/>
        </w:rPr>
        <w:t>The The Correlation between Vocabulary Learning Strategies and Reading Comprehension. </w:t>
      </w:r>
      <w:r>
        <w:rPr>
          <w:rFonts w:ascii="Times New Roman" w:hAnsi="Times New Roman" w:cs="Times New Roman"/>
          <w:i/>
          <w:iCs/>
          <w:color w:val="222222"/>
          <w:sz w:val="24"/>
          <w:szCs w:val="24"/>
          <w:shd w:val="clear" w:color="auto" w:fill="FFFFFF"/>
        </w:rPr>
        <w:t>Didascein: Journal of English Education</w:t>
      </w:r>
      <w:r>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rPr>
        <w:t>5</w:t>
      </w:r>
      <w:r>
        <w:rPr>
          <w:rFonts w:ascii="Times New Roman" w:hAnsi="Times New Roman" w:cs="Times New Roman"/>
          <w:color w:val="222222"/>
          <w:sz w:val="24"/>
          <w:szCs w:val="24"/>
          <w:shd w:val="clear" w:color="auto" w:fill="FFFFFF"/>
        </w:rPr>
        <w:t>(1), 30-43.</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Lee, C. K. (2010). An overview of language learning strategies. </w:t>
      </w:r>
      <w:r>
        <w:rPr>
          <w:rFonts w:ascii="Times New Roman" w:hAnsi="Times New Roman" w:cs="Times New Roman"/>
          <w:i/>
          <w:iCs/>
          <w:sz w:val="24"/>
          <w:szCs w:val="24"/>
          <w:shd w:val="clear" w:color="auto" w:fill="FFFFFF"/>
        </w:rPr>
        <w:t>Annual Review of Education, Communication &amp; Language Sciences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7</w:t>
      </w:r>
      <w:r>
        <w:rPr>
          <w:rFonts w:ascii="Times New Roman" w:hAnsi="Times New Roman" w:cs="Times New Roman"/>
          <w:sz w:val="24"/>
          <w:szCs w:val="24"/>
          <w:shd w:val="clear" w:color="auto" w:fill="FFFFFF"/>
        </w:rPr>
        <w:t>.</w:t>
      </w:r>
    </w:p>
    <w:p>
      <w:pPr>
        <w:spacing w:after="0" w:line="240" w:lineRule="auto"/>
        <w:ind w:left="720" w:right="282" w:hanging="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Marlina, R., &amp; Xu, Z. (2018). English as a lingua franca. </w:t>
      </w:r>
      <w:r>
        <w:rPr>
          <w:rFonts w:ascii="Times New Roman" w:hAnsi="Times New Roman" w:cs="Times New Roman"/>
          <w:i/>
          <w:iCs/>
          <w:color w:val="222222"/>
          <w:sz w:val="24"/>
          <w:szCs w:val="24"/>
          <w:shd w:val="clear" w:color="auto" w:fill="FFFFFF"/>
        </w:rPr>
        <w:t>The TESOL encyclopedia of English language teaching</w:t>
      </w:r>
      <w:r>
        <w:rPr>
          <w:rFonts w:ascii="Times New Roman" w:hAnsi="Times New Roman" w:cs="Times New Roman"/>
          <w:color w:val="222222"/>
          <w:sz w:val="24"/>
          <w:szCs w:val="24"/>
          <w:shd w:val="clear" w:color="auto" w:fill="FFFFFF"/>
        </w:rPr>
        <w:t>, 1-13.</w:t>
      </w:r>
    </w:p>
    <w:p>
      <w:pPr>
        <w:spacing w:after="0" w:line="240" w:lineRule="auto"/>
        <w:ind w:left="720" w:right="282" w:hanging="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Nurharjanto, A. A., &amp; Widyantoro, A. (2020). The effect of language learning strategy and technology toward students’ writing skills. </w:t>
      </w:r>
      <w:r>
        <w:rPr>
          <w:rFonts w:ascii="Times New Roman" w:hAnsi="Times New Roman" w:cs="Times New Roman"/>
          <w:i/>
          <w:iCs/>
          <w:color w:val="222222"/>
          <w:sz w:val="24"/>
          <w:szCs w:val="24"/>
          <w:shd w:val="clear" w:color="auto" w:fill="FFFFFF"/>
        </w:rPr>
        <w:t>Jurnal Kependidikan Penelitian Inovasi Pembelajaran</w:t>
      </w:r>
      <w:r>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rPr>
        <w:t>4</w:t>
      </w:r>
      <w:r>
        <w:rPr>
          <w:rFonts w:ascii="Times New Roman" w:hAnsi="Times New Roman" w:cs="Times New Roman"/>
          <w:color w:val="222222"/>
          <w:sz w:val="24"/>
          <w:szCs w:val="24"/>
          <w:shd w:val="clear" w:color="auto" w:fill="FFFFFF"/>
        </w:rPr>
        <w:t>(2), 213-225</w:t>
      </w:r>
      <w:r>
        <w:rPr>
          <w:rFonts w:ascii="Arial" w:hAnsi="Arial" w:cs="Arial"/>
          <w:color w:val="222222"/>
          <w:sz w:val="24"/>
          <w:szCs w:val="24"/>
          <w:shd w:val="clear" w:color="auto" w:fill="FFFFFF"/>
        </w:rPr>
        <w:t>.</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Oxford, R. L. (1990). Language learning strategies: What every teacher should know. </w:t>
      </w:r>
      <w:r>
        <w:rPr>
          <w:rFonts w:ascii="Times New Roman" w:hAnsi="Times New Roman" w:cs="Times New Roman"/>
          <w:i/>
          <w:iCs/>
          <w:sz w:val="24"/>
          <w:szCs w:val="24"/>
          <w:shd w:val="clear" w:color="auto" w:fill="FFFFFF"/>
        </w:rPr>
        <w:t>(No Title)</w:t>
      </w:r>
      <w:r>
        <w:rPr>
          <w:rFonts w:ascii="Times New Roman" w:hAnsi="Times New Roman" w:cs="Times New Roman"/>
          <w:sz w:val="24"/>
          <w:szCs w:val="24"/>
          <w:shd w:val="clear" w:color="auto" w:fill="FFFFFF"/>
        </w:rPr>
        <w:t>.</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Oxford, R. L. (1990). Styles, strategies, and aptitude: Connections for language learning. </w:t>
      </w:r>
      <w:r>
        <w:rPr>
          <w:rFonts w:ascii="Times New Roman" w:hAnsi="Times New Roman" w:cs="Times New Roman"/>
          <w:i/>
          <w:iCs/>
          <w:sz w:val="24"/>
          <w:szCs w:val="24"/>
          <w:shd w:val="clear" w:color="auto" w:fill="FFFFFF"/>
        </w:rPr>
        <w:t>Document Resume</w:t>
      </w:r>
      <w:r>
        <w:rPr>
          <w:rFonts w:ascii="Times New Roman" w:hAnsi="Times New Roman" w:cs="Times New Roman"/>
          <w:sz w:val="24"/>
          <w:szCs w:val="24"/>
          <w:shd w:val="clear" w:color="auto" w:fill="FFFFFF"/>
        </w:rPr>
        <w:t>, 73.</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Peacock, M., &amp; Ho, B. (2003). Student language learning strategies across eight disciplines. </w:t>
      </w:r>
      <w:r>
        <w:rPr>
          <w:rFonts w:ascii="Times New Roman" w:hAnsi="Times New Roman" w:cs="Times New Roman"/>
          <w:i/>
          <w:iCs/>
          <w:sz w:val="24"/>
          <w:szCs w:val="24"/>
          <w:shd w:val="clear" w:color="auto" w:fill="FFFFFF"/>
        </w:rPr>
        <w:t>International Journal of Applied Linguistics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13</w:t>
      </w:r>
      <w:r>
        <w:rPr>
          <w:rFonts w:ascii="Times New Roman" w:hAnsi="Times New Roman" w:cs="Times New Roman"/>
          <w:sz w:val="24"/>
          <w:szCs w:val="24"/>
          <w:shd w:val="clear" w:color="auto" w:fill="FFFFFF"/>
        </w:rPr>
        <w:t>(2), 179-200.</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Pebriani, L. K. (2013). </w:t>
      </w:r>
      <w:r>
        <w:rPr>
          <w:rFonts w:ascii="Times New Roman" w:hAnsi="Times New Roman" w:cs="Times New Roman"/>
          <w:i/>
          <w:iCs/>
          <w:sz w:val="24"/>
          <w:szCs w:val="24"/>
          <w:shd w:val="clear" w:color="auto" w:fill="FFFFFF"/>
        </w:rPr>
        <w:t>Language Learning Strategies Used by Learners in SMA N 1 Ungaran</w:t>
      </w:r>
      <w:r>
        <w:rPr>
          <w:rFonts w:ascii="Times New Roman" w:hAnsi="Times New Roman" w:cs="Times New Roman"/>
          <w:sz w:val="24"/>
          <w:szCs w:val="24"/>
          <w:shd w:val="clear" w:color="auto" w:fill="FFFFFF"/>
        </w:rPr>
        <w:t> (Doctoral dissertation, Program Studi Pendidikan Bahasa Inggris FBS-UKSW).</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color w:val="222222"/>
          <w:sz w:val="24"/>
          <w:szCs w:val="24"/>
          <w:shd w:val="clear" w:color="auto" w:fill="FFFFFF"/>
        </w:rPr>
        <w:t>Rao, P. S. (2019). The role of English as a global language. </w:t>
      </w:r>
      <w:r>
        <w:rPr>
          <w:rFonts w:ascii="Times New Roman" w:hAnsi="Times New Roman" w:cs="Times New Roman"/>
          <w:i/>
          <w:iCs/>
          <w:color w:val="222222"/>
          <w:sz w:val="24"/>
          <w:szCs w:val="24"/>
          <w:shd w:val="clear" w:color="auto" w:fill="FFFFFF"/>
        </w:rPr>
        <w:t>Research journal of English</w:t>
      </w:r>
      <w:r>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rPr>
        <w:t>4</w:t>
      </w:r>
      <w:r>
        <w:rPr>
          <w:rFonts w:ascii="Times New Roman" w:hAnsi="Times New Roman" w:cs="Times New Roman"/>
          <w:color w:val="222222"/>
          <w:sz w:val="24"/>
          <w:szCs w:val="24"/>
          <w:shd w:val="clear" w:color="auto" w:fill="FFFFFF"/>
        </w:rPr>
        <w:t>(1), 65-79.</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Rose, H. (2015). Researching language learner strategies. </w:t>
      </w:r>
      <w:r>
        <w:rPr>
          <w:rFonts w:ascii="Times New Roman" w:hAnsi="Times New Roman" w:cs="Times New Roman"/>
          <w:i/>
          <w:iCs/>
          <w:sz w:val="24"/>
          <w:szCs w:val="24"/>
          <w:shd w:val="clear" w:color="auto" w:fill="FFFFFF"/>
        </w:rPr>
        <w:t>Research methods in applied linguistics: A practical resource</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421</w:t>
      </w:r>
      <w:r>
        <w:rPr>
          <w:rFonts w:ascii="Times New Roman" w:hAnsi="Times New Roman" w:cs="Times New Roman"/>
          <w:sz w:val="24"/>
          <w:szCs w:val="24"/>
          <w:shd w:val="clear" w:color="auto" w:fill="FFFFFF"/>
        </w:rPr>
        <w:t>, 437.</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Teng, M. F. (2023). 8 Language Learning Strategies. </w:t>
      </w:r>
      <w:r>
        <w:rPr>
          <w:rFonts w:ascii="Times New Roman" w:hAnsi="Times New Roman" w:cs="Times New Roman"/>
          <w:i/>
          <w:iCs/>
          <w:sz w:val="24"/>
          <w:szCs w:val="24"/>
          <w:shd w:val="clear" w:color="auto" w:fill="FFFFFF"/>
        </w:rPr>
        <w:t>Cognitive Individual Differences in Second Language Acquisition</w:t>
      </w:r>
      <w:r>
        <w:rPr>
          <w:rFonts w:ascii="Times New Roman" w:hAnsi="Times New Roman" w:cs="Times New Roman"/>
          <w:sz w:val="24"/>
          <w:szCs w:val="24"/>
          <w:shd w:val="clear" w:color="auto" w:fill="FFFFFF"/>
        </w:rPr>
        <w:t>, 147.</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Teng, M. F., &amp; Yue, M. (2023). Metacognitive writing strategies, critical thinking skills, and academic writing performance: A structural equation modeling approach. </w:t>
      </w:r>
      <w:r>
        <w:rPr>
          <w:rFonts w:ascii="Times New Roman" w:hAnsi="Times New Roman" w:cs="Times New Roman"/>
          <w:i/>
          <w:iCs/>
          <w:sz w:val="24"/>
          <w:szCs w:val="24"/>
          <w:shd w:val="clear" w:color="auto" w:fill="FFFFFF"/>
        </w:rPr>
        <w:t>Metacognition and Learning</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18</w:t>
      </w:r>
      <w:r>
        <w:rPr>
          <w:rFonts w:ascii="Times New Roman" w:hAnsi="Times New Roman" w:cs="Times New Roman"/>
          <w:sz w:val="24"/>
          <w:szCs w:val="24"/>
          <w:shd w:val="clear" w:color="auto" w:fill="FFFFFF"/>
        </w:rPr>
        <w:t>(1), 237-260.</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Zakaria, N. Y. K., Azmi, N. E., &amp; Hadi, N. A. A. (2019). Improving reading skills using language learning strategies (LLS). </w:t>
      </w:r>
      <w:r>
        <w:rPr>
          <w:rFonts w:ascii="Times New Roman" w:hAnsi="Times New Roman" w:cs="Times New Roman"/>
          <w:i/>
          <w:iCs/>
          <w:sz w:val="24"/>
          <w:szCs w:val="24"/>
          <w:shd w:val="clear" w:color="auto" w:fill="FFFFFF"/>
        </w:rPr>
        <w:t>J. Couns. Educ. Technol</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w:t>
      </w:r>
      <w:r>
        <w:rPr>
          <w:rFonts w:ascii="Times New Roman" w:hAnsi="Times New Roman" w:cs="Times New Roman"/>
          <w:sz w:val="24"/>
          <w:szCs w:val="24"/>
          <w:shd w:val="clear" w:color="auto" w:fill="FFFFFF"/>
        </w:rPr>
        <w:t>, 1-5.</w:t>
      </w:r>
    </w:p>
    <w:p>
      <w:pPr>
        <w:spacing w:after="0" w:line="240" w:lineRule="auto"/>
        <w:ind w:left="720" w:right="282" w:hanging="720"/>
        <w:jc w:val="both"/>
        <w:rPr>
          <w:rFonts w:ascii="Times New Roman" w:hAnsi="Times New Roman" w:cs="Times New Roman"/>
          <w:sz w:val="24"/>
          <w:szCs w:val="24"/>
          <w:shd w:val="clear" w:color="auto" w:fill="FFFFFF"/>
        </w:rPr>
      </w:pPr>
      <w:r>
        <w:rPr>
          <w:rFonts w:ascii="Times New Roman" w:hAnsi="Times New Roman" w:cs="Times New Roman"/>
          <w:color w:val="222222"/>
          <w:sz w:val="24"/>
          <w:szCs w:val="24"/>
          <w:shd w:val="clear" w:color="auto" w:fill="FFFFFF"/>
        </w:rPr>
        <w:t>Zimmerman, B. J. (1990). Self-regulated learning and academic achievement: An overview. </w:t>
      </w:r>
      <w:r>
        <w:rPr>
          <w:rFonts w:ascii="Times New Roman" w:hAnsi="Times New Roman" w:cs="Times New Roman"/>
          <w:i/>
          <w:iCs/>
          <w:color w:val="222222"/>
          <w:sz w:val="24"/>
          <w:szCs w:val="24"/>
          <w:shd w:val="clear" w:color="auto" w:fill="FFFFFF"/>
        </w:rPr>
        <w:t>Educational psychologist</w:t>
      </w:r>
      <w:r>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rPr>
        <w:t>25</w:t>
      </w:r>
      <w:r>
        <w:rPr>
          <w:rFonts w:ascii="Times New Roman" w:hAnsi="Times New Roman" w:cs="Times New Roman"/>
          <w:color w:val="222222"/>
          <w:sz w:val="24"/>
          <w:szCs w:val="24"/>
          <w:shd w:val="clear" w:color="auto" w:fill="FFFFFF"/>
        </w:rPr>
        <w:t>(1), 3-17.</w:t>
      </w:r>
    </w:p>
    <w:p>
      <w:pPr>
        <w:spacing w:line="240" w:lineRule="auto"/>
        <w:jc w:val="both"/>
        <w:rPr>
          <w:rFonts w:ascii="Times New Roman" w:hAnsi="Times New Roman" w:cs="Times New Roman"/>
          <w:b/>
          <w:bCs/>
        </w:rPr>
      </w:pPr>
    </w:p>
    <w:sectPr>
      <w:pgSz w:w="11906" w:h="16838"/>
      <w:pgMar w:top="1701" w:right="1701" w:bottom="1701" w:left="2268"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4-10-19T10:14:04Z" w:initials="">
    <w:p w14:paraId="4D397086">
      <w:pPr>
        <w:pStyle w:val="14"/>
        <w:rPr>
          <w:rFonts w:hint="default"/>
          <w:lang w:val="en-US"/>
        </w:rPr>
      </w:pPr>
      <w:r>
        <w:rPr>
          <w:rFonts w:hint="default"/>
          <w:lang w:val="en-US"/>
        </w:rPr>
        <w:t>Before you address the research objectives, it is highly recommended that you give a brief introduction of language learning strategies.</w:t>
      </w:r>
    </w:p>
  </w:comment>
  <w:comment w:id="2" w:author="gothicinspire" w:date="2024-10-19T10:15:39Z" w:initials="">
    <w:p w14:paraId="0135758D">
      <w:pPr>
        <w:pStyle w:val="14"/>
        <w:rPr>
          <w:rFonts w:hint="default"/>
          <w:lang w:val="en-US"/>
        </w:rPr>
      </w:pPr>
      <w:r>
        <w:rPr>
          <w:rFonts w:hint="default"/>
          <w:lang w:val="en-US"/>
        </w:rPr>
        <w:t>Please omit this</w:t>
      </w:r>
    </w:p>
  </w:comment>
  <w:comment w:id="3" w:author="gothicinspire" w:date="2024-10-19T10:17:32Z" w:initials="">
    <w:p w14:paraId="4B2A5085">
      <w:pPr>
        <w:pStyle w:val="14"/>
        <w:rPr>
          <w:rFonts w:hint="default"/>
          <w:lang w:val="en-US"/>
        </w:rPr>
      </w:pPr>
      <w:r>
        <w:rPr>
          <w:rFonts w:hint="default"/>
          <w:lang w:val="en-US"/>
        </w:rPr>
        <w:t>undergraduate</w:t>
      </w:r>
    </w:p>
  </w:comment>
  <w:comment w:id="4" w:author="gothicinspire" w:date="2024-10-19T10:18:17Z" w:initials="">
    <w:p w14:paraId="7E3E232D">
      <w:pPr>
        <w:pStyle w:val="14"/>
        <w:rPr>
          <w:rFonts w:hint="default"/>
          <w:lang w:val="en-US"/>
        </w:rPr>
      </w:pPr>
      <w:r>
        <w:rPr>
          <w:rFonts w:hint="default"/>
          <w:lang w:val="en-US"/>
        </w:rPr>
        <w:t>Please explain in detailed about the questionnaire as the data collection technique. You don’t have to mention the Google Form as your data collection tool.</w:t>
      </w:r>
    </w:p>
  </w:comment>
  <w:comment w:id="5" w:author="gothicinspire" w:date="2024-10-19T10:19:53Z" w:initials="">
    <w:p w14:paraId="35AB52ED">
      <w:pPr>
        <w:pStyle w:val="14"/>
        <w:rPr>
          <w:rFonts w:hint="default"/>
          <w:lang w:val="en-US"/>
        </w:rPr>
      </w:pPr>
      <w:r>
        <w:rPr>
          <w:rFonts w:hint="default"/>
          <w:lang w:val="en-US"/>
        </w:rPr>
        <w:t>Change into past form</w:t>
      </w:r>
    </w:p>
  </w:comment>
  <w:comment w:id="6" w:author="gothicinspire" w:date="2024-10-19T10:20:25Z" w:initials="">
    <w:p w14:paraId="2C7873C3">
      <w:pPr>
        <w:pStyle w:val="14"/>
        <w:rPr>
          <w:rFonts w:hint="default"/>
          <w:lang w:val="en-US"/>
        </w:rPr>
      </w:pPr>
      <w:r>
        <w:rPr>
          <w:rFonts w:hint="default"/>
          <w:lang w:val="en-US"/>
        </w:rPr>
        <w:t xml:space="preserve">Please specify what research design applied. And please pay attention to your academic writing mechanics: grammatical points, sentence structure, and punctuation usage. </w:t>
      </w:r>
    </w:p>
  </w:comment>
  <w:comment w:id="7" w:author="gothicinspire" w:date="2024-10-19T10:22:07Z" w:initials="">
    <w:p w14:paraId="0C17778F">
      <w:pPr>
        <w:pStyle w:val="14"/>
        <w:rPr>
          <w:rFonts w:hint="default"/>
          <w:lang w:val="en-US"/>
        </w:rPr>
      </w:pPr>
      <w:r>
        <w:rPr>
          <w:rFonts w:hint="default"/>
          <w:lang w:val="en-US"/>
        </w:rPr>
        <w:t>It is not data analysis technique. Please mention and explain what statistical analysis technique you used in analyzing the obtained data.</w:t>
      </w:r>
    </w:p>
  </w:comment>
  <w:comment w:id="8" w:author="gothicinspire" w:date="2024-10-19T10:23:03Z" w:initials="">
    <w:p w14:paraId="30BC2CCB">
      <w:pPr>
        <w:pStyle w:val="14"/>
        <w:rPr>
          <w:rFonts w:hint="default"/>
          <w:lang w:val="en-US"/>
        </w:rPr>
      </w:pPr>
      <w:r>
        <w:rPr>
          <w:rFonts w:hint="default"/>
          <w:lang w:val="en-US"/>
        </w:rPr>
        <w:t>Redundant. Delete it</w:t>
      </w:r>
    </w:p>
  </w:comment>
  <w:comment w:id="1" w:author="gothicinspire" w:date="2024-10-19T10:13:23Z" w:initials="">
    <w:p w14:paraId="19AD2FF0">
      <w:pPr>
        <w:pStyle w:val="14"/>
        <w:rPr>
          <w:rFonts w:hint="default"/>
          <w:lang w:val="en-US"/>
        </w:rPr>
      </w:pPr>
      <w:r>
        <w:rPr>
          <w:rFonts w:hint="default"/>
          <w:lang w:val="en-US"/>
        </w:rPr>
        <w:t>Please add more words for the abstract. See the template requirements.</w:t>
      </w:r>
    </w:p>
  </w:comment>
  <w:comment w:id="9" w:author="gothicinspire" w:date="2024-10-19T10:24:01Z" w:initials="">
    <w:p w14:paraId="2CDF4D18">
      <w:pPr>
        <w:pStyle w:val="14"/>
        <w:rPr>
          <w:rFonts w:hint="default"/>
          <w:lang w:val="en-US"/>
        </w:rPr>
      </w:pPr>
      <w:r>
        <w:rPr>
          <w:rFonts w:hint="default"/>
          <w:lang w:val="en-US"/>
        </w:rPr>
        <w:t>Please make it effective.</w:t>
      </w:r>
    </w:p>
  </w:comment>
  <w:comment w:id="10" w:author="gothicinspire" w:date="2024-10-19T10:24:28Z" w:initials="">
    <w:p w14:paraId="70947B9F">
      <w:pPr>
        <w:pStyle w:val="14"/>
        <w:rPr>
          <w:rFonts w:hint="default"/>
          <w:lang w:val="en-US"/>
        </w:rPr>
      </w:pPr>
      <w:r>
        <w:rPr>
          <w:rFonts w:hint="default"/>
          <w:lang w:val="en-US"/>
        </w:rPr>
        <w:t>Follow the template</w:t>
      </w:r>
    </w:p>
  </w:comment>
  <w:comment w:id="11" w:author="gothicinspire" w:date="2024-10-19T10:29:12Z" w:initials="">
    <w:p w14:paraId="32DA2BCA">
      <w:pPr>
        <w:pStyle w:val="14"/>
        <w:rPr>
          <w:rFonts w:hint="default"/>
          <w:lang w:val="en-US"/>
        </w:rPr>
      </w:pPr>
      <w:r>
        <w:rPr>
          <w:rFonts w:hint="default"/>
          <w:lang w:val="en-US"/>
        </w:rPr>
        <w:t>Don’t abbreviate this one when you mention it for the first time.</w:t>
      </w:r>
    </w:p>
  </w:comment>
  <w:comment w:id="12" w:author="gothicinspire" w:date="2024-10-19T10:31:34Z" w:initials="">
    <w:p w14:paraId="161D1EC5">
      <w:pPr>
        <w:pStyle w:val="14"/>
        <w:rPr>
          <w:rFonts w:hint="default"/>
          <w:lang w:val="en-US"/>
        </w:rPr>
      </w:pPr>
      <w:r>
        <w:rPr>
          <w:rFonts w:hint="default"/>
          <w:lang w:val="en-US"/>
        </w:rPr>
        <w:t>Please pay attention to the punctuation usage. Recheck them and correct the missplaced punctuations.</w:t>
      </w:r>
    </w:p>
  </w:comment>
  <w:comment w:id="13" w:author="gothicinspire" w:date="2024-10-19T10:33:10Z" w:initials="">
    <w:p w14:paraId="7328037A">
      <w:pPr>
        <w:pStyle w:val="14"/>
        <w:rPr>
          <w:rFonts w:hint="default"/>
          <w:lang w:val="en-US"/>
        </w:rPr>
      </w:pPr>
      <w:r>
        <w:rPr>
          <w:rFonts w:hint="default"/>
          <w:lang w:val="en-US"/>
        </w:rPr>
        <w:t>Omit it</w:t>
      </w:r>
    </w:p>
  </w:comment>
  <w:comment w:id="14" w:author="gothicinspire" w:date="2024-10-19T10:34:01Z" w:initials="">
    <w:p w14:paraId="444926FE">
      <w:pPr>
        <w:pStyle w:val="14"/>
        <w:rPr>
          <w:rFonts w:hint="default"/>
          <w:lang w:val="en-US"/>
        </w:rPr>
      </w:pPr>
      <w:r>
        <w:rPr>
          <w:rFonts w:hint="default"/>
          <w:lang w:val="en-US"/>
        </w:rPr>
        <w:t>Add comma</w:t>
      </w:r>
    </w:p>
  </w:comment>
  <w:comment w:id="15" w:author="gothicinspire" w:date="2024-10-19T10:33:38Z" w:initials="">
    <w:p w14:paraId="2A703DB7">
      <w:pPr>
        <w:pStyle w:val="14"/>
        <w:rPr>
          <w:rFonts w:hint="default"/>
          <w:lang w:val="en-US"/>
        </w:rPr>
      </w:pPr>
      <w:r>
        <w:rPr>
          <w:rFonts w:hint="default"/>
          <w:lang w:val="en-US"/>
        </w:rPr>
        <w:t>idem</w:t>
      </w:r>
    </w:p>
  </w:comment>
  <w:comment w:id="16" w:author="gothicinspire" w:date="2024-10-19T10:33:51Z" w:initials="">
    <w:p w14:paraId="648B3267">
      <w:pPr>
        <w:pStyle w:val="14"/>
        <w:rPr>
          <w:rFonts w:hint="default"/>
          <w:lang w:val="en-US"/>
        </w:rPr>
      </w:pPr>
      <w:r>
        <w:rPr>
          <w:rFonts w:hint="default"/>
          <w:lang w:val="en-US"/>
        </w:rPr>
        <w:t>Omit it</w:t>
      </w:r>
    </w:p>
    <w:p w14:paraId="126412B6">
      <w:pPr>
        <w:pStyle w:val="14"/>
        <w:rPr>
          <w:rFonts w:hint="default"/>
          <w:lang w:val="en-US"/>
        </w:rPr>
      </w:pPr>
    </w:p>
    <w:p w14:paraId="27CE2CF9">
      <w:pPr>
        <w:pStyle w:val="14"/>
        <w:rPr>
          <w:rFonts w:hint="default"/>
          <w:lang w:val="en-US"/>
        </w:rPr>
      </w:pPr>
      <w:r>
        <w:rPr>
          <w:rFonts w:hint="default"/>
          <w:lang w:val="en-US"/>
        </w:rPr>
        <w:t>It should be:</w:t>
      </w:r>
      <w:r>
        <w:rPr>
          <w:rFonts w:hint="default"/>
          <w:lang w:val="en-US"/>
        </w:rPr>
        <w:br w:type="textWrapping"/>
      </w:r>
      <w:r>
        <w:rPr>
          <w:rFonts w:hint="default"/>
          <w:lang w:val="en-US"/>
        </w:rPr>
        <w:t xml:space="preserve">language learning strategies impact the students’ learning achievement. </w:t>
      </w:r>
    </w:p>
    <w:p w14:paraId="59E95145">
      <w:pPr>
        <w:pStyle w:val="14"/>
        <w:rPr>
          <w:rFonts w:hint="default"/>
          <w:lang w:val="en-US"/>
        </w:rPr>
      </w:pPr>
    </w:p>
  </w:comment>
  <w:comment w:id="17" w:author="gothicinspire" w:date="2024-10-19T10:35:24Z" w:initials="">
    <w:p w14:paraId="5FBA7815">
      <w:pPr>
        <w:pStyle w:val="14"/>
        <w:rPr>
          <w:rFonts w:hint="default"/>
          <w:lang w:val="en-US"/>
        </w:rPr>
      </w:pPr>
      <w:r>
        <w:rPr>
          <w:rFonts w:hint="default"/>
          <w:lang w:val="en-US"/>
        </w:rPr>
        <w:t>Defined that</w:t>
      </w:r>
    </w:p>
  </w:comment>
  <w:comment w:id="18" w:author="gothicinspire" w:date="2024-10-19T10:35:48Z" w:initials="">
    <w:p w14:paraId="68786301">
      <w:pPr>
        <w:pStyle w:val="14"/>
        <w:rPr>
          <w:rFonts w:hint="default"/>
          <w:lang w:val="en-US"/>
        </w:rPr>
      </w:pPr>
      <w:r>
        <w:rPr>
          <w:rFonts w:hint="default"/>
          <w:lang w:val="en-US"/>
        </w:rPr>
        <w:t>The use of</w:t>
      </w:r>
    </w:p>
  </w:comment>
  <w:comment w:id="19" w:author="gothicinspire" w:date="2024-10-19T10:36:00Z" w:initials="">
    <w:p w14:paraId="7D33305F">
      <w:pPr>
        <w:pStyle w:val="14"/>
        <w:rPr>
          <w:rFonts w:hint="default"/>
          <w:lang w:val="en-US"/>
        </w:rPr>
      </w:pPr>
      <w:r>
        <w:rPr>
          <w:rFonts w:hint="default"/>
          <w:lang w:val="en-US"/>
        </w:rPr>
        <w:t xml:space="preserve">Correct the ungrammatical point. </w:t>
      </w:r>
    </w:p>
  </w:comment>
  <w:comment w:id="20" w:author="gothicinspire" w:date="2024-10-19T11:19:43Z" w:initials="">
    <w:p w14:paraId="70C460C9">
      <w:pPr>
        <w:pStyle w:val="14"/>
        <w:rPr>
          <w:rFonts w:hint="default"/>
          <w:lang w:val="en-US"/>
        </w:rPr>
      </w:pPr>
      <w:r>
        <w:rPr>
          <w:rFonts w:hint="default"/>
          <w:lang w:val="en-US"/>
        </w:rPr>
        <w:t>Please make it clear</w:t>
      </w:r>
    </w:p>
  </w:comment>
  <w:comment w:id="21" w:author="gothicinspire" w:date="2024-10-19T11:20:05Z" w:initials="">
    <w:p w14:paraId="582305D0">
      <w:pPr>
        <w:pStyle w:val="14"/>
        <w:rPr>
          <w:rFonts w:hint="default"/>
          <w:lang w:val="en-US"/>
        </w:rPr>
      </w:pPr>
      <w:r>
        <w:rPr>
          <w:rFonts w:hint="default"/>
          <w:lang w:val="en-US"/>
        </w:rPr>
        <w:t>Change it with transition word for conclusion</w:t>
      </w:r>
    </w:p>
  </w:comment>
  <w:comment w:id="22" w:author="gothicinspire" w:date="2024-10-19T11:20:55Z" w:initials="">
    <w:p w14:paraId="169D4B72">
      <w:pPr>
        <w:pStyle w:val="14"/>
        <w:rPr>
          <w:rFonts w:hint="default"/>
          <w:lang w:val="en-US"/>
        </w:rPr>
      </w:pPr>
      <w:r>
        <w:rPr>
          <w:rFonts w:hint="default"/>
          <w:lang w:val="en-US"/>
        </w:rPr>
        <w:t>Omit it</w:t>
      </w:r>
    </w:p>
  </w:comment>
  <w:comment w:id="24" w:author="gothicinspire" w:date="2024-10-19T11:23:13Z" w:initials="">
    <w:p w14:paraId="247A5A07">
      <w:pPr>
        <w:pStyle w:val="14"/>
        <w:rPr>
          <w:rFonts w:hint="default"/>
          <w:lang w:val="en-US"/>
        </w:rPr>
      </w:pPr>
      <w:r>
        <w:rPr>
          <w:rFonts w:hint="default"/>
          <w:lang w:val="en-US"/>
        </w:rPr>
        <w:t>Past form</w:t>
      </w:r>
    </w:p>
  </w:comment>
  <w:comment w:id="23" w:author="gothicinspire" w:date="2024-10-19T11:27:14Z" w:initials="">
    <w:p w14:paraId="2C143CBC">
      <w:pPr>
        <w:pStyle w:val="14"/>
        <w:rPr>
          <w:rFonts w:hint="default"/>
          <w:lang w:val="en-US"/>
        </w:rPr>
      </w:pPr>
      <w:r>
        <w:rPr>
          <w:rFonts w:hint="default"/>
          <w:lang w:val="en-US"/>
        </w:rPr>
        <w:t>It seems that your objectives only focused on investigating which learning strategies were mostly adopted by the students. So, there was no difference with the previous research. It is highly recommended that you omit this paragraph because in this article you did not discuss about direct and indirect strategies.</w:t>
      </w:r>
    </w:p>
  </w:comment>
  <w:comment w:id="25" w:author="gothicinspire" w:date="2024-10-19T11:30:15Z" w:initials="">
    <w:p w14:paraId="387318E0">
      <w:pPr>
        <w:pStyle w:val="14"/>
        <w:rPr>
          <w:rFonts w:hint="default"/>
          <w:lang w:val="en-US"/>
        </w:rPr>
      </w:pPr>
      <w:r>
        <w:rPr>
          <w:rFonts w:hint="default"/>
          <w:lang w:val="en-US"/>
        </w:rPr>
        <w:t>Correct it. Match with the subject.</w:t>
      </w:r>
    </w:p>
  </w:comment>
  <w:comment w:id="26" w:author="gothicinspire" w:date="2024-10-19T11:32:05Z" w:initials="">
    <w:p w14:paraId="49E02485">
      <w:pPr>
        <w:pStyle w:val="14"/>
        <w:rPr>
          <w:rFonts w:hint="default"/>
          <w:lang w:val="en-US"/>
        </w:rPr>
      </w:pPr>
      <w:r>
        <w:rPr>
          <w:rFonts w:hint="default"/>
          <w:lang w:val="en-US"/>
        </w:rPr>
        <w:t>Please add explanation of the research procedures for survey design here.</w:t>
      </w:r>
    </w:p>
  </w:comment>
  <w:comment w:id="27" w:author="gothicinspire" w:date="2024-10-19T11:33:17Z" w:initials="">
    <w:p w14:paraId="08187F48">
      <w:pPr>
        <w:pStyle w:val="14"/>
        <w:rPr>
          <w:rFonts w:hint="default"/>
          <w:lang w:val="en-US"/>
        </w:rPr>
      </w:pPr>
      <w:r>
        <w:rPr>
          <w:rFonts w:hint="default"/>
          <w:lang w:val="en-US"/>
        </w:rPr>
        <w:t>Please make it clear and complete the sentence.</w:t>
      </w:r>
    </w:p>
  </w:comment>
  <w:comment w:id="29" w:author="gothicinspire" w:date="2024-10-19T11:34:37Z" w:initials="">
    <w:p w14:paraId="4700663D">
      <w:pPr>
        <w:pStyle w:val="14"/>
        <w:rPr>
          <w:rFonts w:hint="default"/>
          <w:lang w:val="en-US"/>
        </w:rPr>
      </w:pPr>
      <w:r>
        <w:rPr>
          <w:rFonts w:hint="default"/>
          <w:lang w:val="en-US"/>
        </w:rPr>
        <w:t>includes</w:t>
      </w:r>
    </w:p>
  </w:comment>
  <w:comment w:id="30" w:author="gothicinspire" w:date="2024-10-19T11:34:18Z" w:initials="">
    <w:p w14:paraId="7A084450">
      <w:pPr>
        <w:pStyle w:val="14"/>
        <w:rPr>
          <w:rFonts w:hint="default"/>
          <w:lang w:val="en-US"/>
        </w:rPr>
      </w:pPr>
      <w:r>
        <w:rPr>
          <w:rFonts w:hint="default"/>
          <w:lang w:val="en-US"/>
        </w:rPr>
        <w:t>cognitive strategy</w:t>
      </w:r>
    </w:p>
  </w:comment>
  <w:comment w:id="28" w:author="gothicinspire" w:date="2024-10-19T11:34:59Z" w:initials="">
    <w:p w14:paraId="53A26A9A">
      <w:pPr>
        <w:pStyle w:val="14"/>
        <w:rPr>
          <w:rFonts w:hint="default"/>
          <w:lang w:val="en-US"/>
        </w:rPr>
      </w:pPr>
      <w:r>
        <w:rPr>
          <w:rFonts w:hint="default"/>
          <w:lang w:val="en-US"/>
        </w:rPr>
        <w:t>Idem</w:t>
      </w:r>
    </w:p>
  </w:comment>
  <w:comment w:id="31" w:author="gothicinspire" w:date="2024-10-19T11:35:24Z" w:initials="">
    <w:p w14:paraId="79785880">
      <w:pPr>
        <w:pStyle w:val="14"/>
        <w:rPr>
          <w:rFonts w:hint="default"/>
          <w:lang w:val="en-US"/>
        </w:rPr>
      </w:pPr>
      <w:r>
        <w:rPr>
          <w:rFonts w:hint="default"/>
          <w:lang w:val="en-US"/>
        </w:rPr>
        <w:t>Delete this</w:t>
      </w:r>
    </w:p>
  </w:comment>
  <w:comment w:id="32" w:author="gothicinspire" w:date="2024-10-19T11:47:59Z" w:initials="">
    <w:p w14:paraId="3B44798D">
      <w:pPr>
        <w:pStyle w:val="14"/>
        <w:rPr>
          <w:rFonts w:hint="default"/>
          <w:lang w:val="en-US"/>
        </w:rPr>
      </w:pPr>
      <w:r>
        <w:rPr>
          <w:rFonts w:hint="default"/>
          <w:lang w:val="en-US"/>
        </w:rPr>
        <w:t>Using rating scale</w:t>
      </w:r>
    </w:p>
  </w:comment>
  <w:comment w:id="33" w:author="gothicinspire" w:date="2024-10-19T11:48:35Z" w:initials="">
    <w:p w14:paraId="69782F6D">
      <w:pPr>
        <w:pStyle w:val="14"/>
        <w:rPr>
          <w:rFonts w:hint="default"/>
          <w:lang w:val="en-US"/>
        </w:rPr>
      </w:pPr>
      <w:r>
        <w:rPr>
          <w:rFonts w:hint="default"/>
          <w:lang w:val="en-US"/>
        </w:rPr>
        <w:t>Omit it</w:t>
      </w:r>
    </w:p>
  </w:comment>
  <w:comment w:id="34" w:author="gothicinspire" w:date="2024-10-19T11:54:55Z" w:initials="">
    <w:p w14:paraId="12197074">
      <w:pPr>
        <w:pStyle w:val="14"/>
        <w:rPr>
          <w:rFonts w:hint="default"/>
          <w:lang w:val="en-US"/>
        </w:rPr>
      </w:pPr>
      <w:r>
        <w:rPr>
          <w:rFonts w:hint="default"/>
          <w:lang w:val="en-US"/>
        </w:rPr>
        <w:t>Omit it</w:t>
      </w:r>
    </w:p>
  </w:comment>
  <w:comment w:id="35" w:author="gothicinspire" w:date="2024-10-19T11:55:29Z" w:initials="">
    <w:p w14:paraId="5D77478D">
      <w:pPr>
        <w:pStyle w:val="14"/>
        <w:rPr>
          <w:rFonts w:hint="default"/>
          <w:lang w:val="en-US"/>
        </w:rPr>
      </w:pPr>
      <w:r>
        <w:rPr>
          <w:rFonts w:hint="default"/>
          <w:lang w:val="en-US"/>
        </w:rPr>
        <w:t>Please see the journal’s template</w:t>
      </w:r>
    </w:p>
  </w:comment>
  <w:comment w:id="36" w:author="gothicinspire" w:date="2024-10-19T11:56:13Z" w:initials="">
    <w:p w14:paraId="51AE2891">
      <w:pPr>
        <w:pStyle w:val="14"/>
        <w:rPr>
          <w:rFonts w:hint="default"/>
          <w:lang w:val="en-US"/>
        </w:rPr>
      </w:pPr>
      <w:r>
        <w:rPr>
          <w:rFonts w:hint="default"/>
          <w:lang w:val="en-US"/>
        </w:rPr>
        <w:t>Omit it</w:t>
      </w:r>
    </w:p>
  </w:comment>
  <w:comment w:id="37" w:author="gothicinspire" w:date="2024-10-19T11:56:41Z" w:initials="">
    <w:p w14:paraId="3B0A644B">
      <w:pPr>
        <w:pStyle w:val="14"/>
        <w:rPr>
          <w:rFonts w:hint="default"/>
          <w:lang w:val="en-US"/>
        </w:rPr>
      </w:pPr>
      <w:r>
        <w:rPr>
          <w:rFonts w:hint="default"/>
          <w:lang w:val="en-US"/>
        </w:rPr>
        <w:t>It seems that you repeated the previous ideas. Please make them effective. Avoid repetition.</w:t>
      </w:r>
    </w:p>
  </w:comment>
  <w:comment w:id="38" w:author="gothicinspire" w:date="2024-10-19T11:57:39Z" w:initials="">
    <w:p w14:paraId="28CD21BB">
      <w:pPr>
        <w:pStyle w:val="14"/>
        <w:rPr>
          <w:rFonts w:hint="default"/>
          <w:lang w:val="en-US"/>
        </w:rPr>
      </w:pPr>
      <w:r>
        <w:rPr>
          <w:rFonts w:hint="default"/>
          <w:lang w:val="en-US"/>
        </w:rPr>
        <w:t>See the journal template: the font size, table format, etc.</w:t>
      </w:r>
    </w:p>
  </w:comment>
  <w:comment w:id="39" w:author="gothicinspire" w:date="2024-10-19T11:58:57Z" w:initials="">
    <w:p w14:paraId="28E92E57">
      <w:pPr>
        <w:pStyle w:val="14"/>
        <w:rPr>
          <w:rFonts w:hint="default"/>
          <w:lang w:val="en-US"/>
        </w:rPr>
      </w:pPr>
      <w:r>
        <w:rPr>
          <w:rFonts w:hint="default"/>
          <w:lang w:val="en-US"/>
        </w:rPr>
        <w:t>Please add two or more sources from Didascein Journal.</w:t>
      </w:r>
      <w:bookmarkStart w:id="9" w:name="_GoBack"/>
      <w:bookmarkEnd w:id="9"/>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397086" w15:done="0"/>
  <w15:commentEx w15:paraId="0135758D" w15:done="0"/>
  <w15:commentEx w15:paraId="4B2A5085" w15:done="0"/>
  <w15:commentEx w15:paraId="7E3E232D" w15:done="0"/>
  <w15:commentEx w15:paraId="35AB52ED" w15:done="0"/>
  <w15:commentEx w15:paraId="2C7873C3" w15:done="0"/>
  <w15:commentEx w15:paraId="0C17778F" w15:done="0"/>
  <w15:commentEx w15:paraId="30BC2CCB" w15:done="0"/>
  <w15:commentEx w15:paraId="19AD2FF0" w15:done="0"/>
  <w15:commentEx w15:paraId="2CDF4D18" w15:done="0"/>
  <w15:commentEx w15:paraId="70947B9F" w15:done="0"/>
  <w15:commentEx w15:paraId="32DA2BCA" w15:done="0"/>
  <w15:commentEx w15:paraId="161D1EC5" w15:done="0"/>
  <w15:commentEx w15:paraId="7328037A" w15:done="0"/>
  <w15:commentEx w15:paraId="444926FE" w15:done="0"/>
  <w15:commentEx w15:paraId="2A703DB7" w15:done="0"/>
  <w15:commentEx w15:paraId="59E95145" w15:done="0"/>
  <w15:commentEx w15:paraId="5FBA7815" w15:done="0"/>
  <w15:commentEx w15:paraId="68786301" w15:done="0"/>
  <w15:commentEx w15:paraId="7D33305F" w15:done="0"/>
  <w15:commentEx w15:paraId="70C460C9" w15:done="0"/>
  <w15:commentEx w15:paraId="582305D0" w15:done="0"/>
  <w15:commentEx w15:paraId="169D4B72" w15:done="0"/>
  <w15:commentEx w15:paraId="247A5A07" w15:done="0"/>
  <w15:commentEx w15:paraId="2C143CBC" w15:done="0"/>
  <w15:commentEx w15:paraId="387318E0" w15:done="0"/>
  <w15:commentEx w15:paraId="49E02485" w15:done="0"/>
  <w15:commentEx w15:paraId="08187F48" w15:done="0"/>
  <w15:commentEx w15:paraId="4700663D" w15:done="0"/>
  <w15:commentEx w15:paraId="7A084450" w15:done="0"/>
  <w15:commentEx w15:paraId="53A26A9A" w15:done="0"/>
  <w15:commentEx w15:paraId="79785880" w15:done="0"/>
  <w15:commentEx w15:paraId="3B44798D" w15:done="0"/>
  <w15:commentEx w15:paraId="69782F6D" w15:done="0"/>
  <w15:commentEx w15:paraId="12197074" w15:done="0"/>
  <w15:commentEx w15:paraId="5D77478D" w15:done="0"/>
  <w15:commentEx w15:paraId="51AE2891" w15:done="0"/>
  <w15:commentEx w15:paraId="3B0A644B" w15:done="0"/>
  <w15:commentEx w15:paraId="28CD21BB" w15:done="0"/>
  <w15:commentEx w15:paraId="28E92E5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DD25D2"/>
    <w:multiLevelType w:val="multilevel"/>
    <w:tmpl w:val="14DD25D2"/>
    <w:lvl w:ilvl="0" w:tentative="0">
      <w:start w:val="1"/>
      <w:numFmt w:val="upperRoman"/>
      <w:lvlText w:val="CHAPTER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7C1"/>
    <w:rsid w:val="00006305"/>
    <w:rsid w:val="000151ED"/>
    <w:rsid w:val="00023392"/>
    <w:rsid w:val="00062382"/>
    <w:rsid w:val="0008733F"/>
    <w:rsid w:val="000A1B26"/>
    <w:rsid w:val="000A2E23"/>
    <w:rsid w:val="000D3409"/>
    <w:rsid w:val="000E4947"/>
    <w:rsid w:val="000F5F80"/>
    <w:rsid w:val="001311F3"/>
    <w:rsid w:val="0015507C"/>
    <w:rsid w:val="00180614"/>
    <w:rsid w:val="0018209D"/>
    <w:rsid w:val="001B2A32"/>
    <w:rsid w:val="001C5858"/>
    <w:rsid w:val="00230145"/>
    <w:rsid w:val="00245151"/>
    <w:rsid w:val="0028148C"/>
    <w:rsid w:val="002C5040"/>
    <w:rsid w:val="00302AC6"/>
    <w:rsid w:val="00303CA5"/>
    <w:rsid w:val="00304F89"/>
    <w:rsid w:val="003437FB"/>
    <w:rsid w:val="00385C3A"/>
    <w:rsid w:val="003972AB"/>
    <w:rsid w:val="003D73A8"/>
    <w:rsid w:val="003F4FD1"/>
    <w:rsid w:val="004262DD"/>
    <w:rsid w:val="0044742E"/>
    <w:rsid w:val="004500D1"/>
    <w:rsid w:val="00476CE2"/>
    <w:rsid w:val="004E73E5"/>
    <w:rsid w:val="00505619"/>
    <w:rsid w:val="00530055"/>
    <w:rsid w:val="00575E4A"/>
    <w:rsid w:val="005979E6"/>
    <w:rsid w:val="005C14A3"/>
    <w:rsid w:val="005E6DAB"/>
    <w:rsid w:val="005F0E15"/>
    <w:rsid w:val="00652274"/>
    <w:rsid w:val="006527B4"/>
    <w:rsid w:val="006A0E97"/>
    <w:rsid w:val="006A280F"/>
    <w:rsid w:val="006D78D8"/>
    <w:rsid w:val="006E75C2"/>
    <w:rsid w:val="006F594F"/>
    <w:rsid w:val="007A2DFC"/>
    <w:rsid w:val="007E26B9"/>
    <w:rsid w:val="0085788E"/>
    <w:rsid w:val="008C2B44"/>
    <w:rsid w:val="008E2D41"/>
    <w:rsid w:val="008F1FE6"/>
    <w:rsid w:val="009217C1"/>
    <w:rsid w:val="00936F64"/>
    <w:rsid w:val="00971778"/>
    <w:rsid w:val="009A0854"/>
    <w:rsid w:val="009A1326"/>
    <w:rsid w:val="009B2E32"/>
    <w:rsid w:val="009C7DC7"/>
    <w:rsid w:val="009D7875"/>
    <w:rsid w:val="00A132BD"/>
    <w:rsid w:val="00A339AA"/>
    <w:rsid w:val="00A34399"/>
    <w:rsid w:val="00AB6252"/>
    <w:rsid w:val="00AE5F43"/>
    <w:rsid w:val="00B3162F"/>
    <w:rsid w:val="00B379F6"/>
    <w:rsid w:val="00B57FA1"/>
    <w:rsid w:val="00B723D4"/>
    <w:rsid w:val="00B77F6C"/>
    <w:rsid w:val="00B962F9"/>
    <w:rsid w:val="00BC701C"/>
    <w:rsid w:val="00BF53B1"/>
    <w:rsid w:val="00C04E66"/>
    <w:rsid w:val="00C310EB"/>
    <w:rsid w:val="00C378A4"/>
    <w:rsid w:val="00C45E9B"/>
    <w:rsid w:val="00C93EBE"/>
    <w:rsid w:val="00CC1ED1"/>
    <w:rsid w:val="00D06012"/>
    <w:rsid w:val="00D56EF6"/>
    <w:rsid w:val="00D630FA"/>
    <w:rsid w:val="00D9146F"/>
    <w:rsid w:val="00E10169"/>
    <w:rsid w:val="00E50089"/>
    <w:rsid w:val="00E709BE"/>
    <w:rsid w:val="00E939C6"/>
    <w:rsid w:val="00EB5628"/>
    <w:rsid w:val="00EE1BED"/>
    <w:rsid w:val="00EF6AC0"/>
    <w:rsid w:val="00F15438"/>
    <w:rsid w:val="00F75890"/>
    <w:rsid w:val="00F96C92"/>
    <w:rsid w:val="4A906C2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link w:val="18"/>
    <w:qFormat/>
    <w:uiPriority w:val="9"/>
    <w:pPr>
      <w:keepNext/>
      <w:keepLines/>
      <w:spacing w:before="240" w:after="0"/>
      <w:outlineLvl w:val="0"/>
    </w:pPr>
    <w:rPr>
      <w:rFonts w:ascii="Times New Roman" w:hAnsi="Times New Roman" w:eastAsiaTheme="majorEastAsia" w:cstheme="majorBidi"/>
      <w:b/>
      <w:color w:val="000000" w:themeColor="text1"/>
      <w:sz w:val="24"/>
      <w:szCs w:val="32"/>
      <w14:textFill>
        <w14:solidFill>
          <w14:schemeClr w14:val="tx1"/>
        </w14:solidFill>
      </w14:textFill>
    </w:rPr>
  </w:style>
  <w:style w:type="paragraph" w:styleId="3">
    <w:name w:val="heading 2"/>
    <w:basedOn w:val="1"/>
    <w:next w:val="1"/>
    <w:link w:val="20"/>
    <w:unhideWhenUsed/>
    <w:qFormat/>
    <w:uiPriority w:val="9"/>
    <w:pPr>
      <w:keepNext/>
      <w:keepLines/>
      <w:numPr>
        <w:ilvl w:val="1"/>
        <w:numId w:val="1"/>
      </w:numPr>
      <w:spacing w:before="40" w:after="0" w:line="480" w:lineRule="auto"/>
      <w:outlineLvl w:val="1"/>
    </w:pPr>
    <w:rPr>
      <w:rFonts w:ascii="Times New Roman" w:hAnsi="Times New Roman" w:eastAsiaTheme="majorEastAsia" w:cstheme="majorBidi"/>
      <w:b/>
      <w:color w:val="000000" w:themeColor="text1"/>
      <w:sz w:val="24"/>
      <w:szCs w:val="26"/>
      <w14:textFill>
        <w14:solidFill>
          <w14:schemeClr w14:val="tx1"/>
        </w14:solidFill>
      </w14:textFill>
    </w:rPr>
  </w:style>
  <w:style w:type="paragraph" w:styleId="4">
    <w:name w:val="heading 3"/>
    <w:basedOn w:val="1"/>
    <w:next w:val="1"/>
    <w:link w:val="21"/>
    <w:unhideWhenUsed/>
    <w:qFormat/>
    <w:uiPriority w:val="9"/>
    <w:pPr>
      <w:keepNext/>
      <w:keepLines/>
      <w:numPr>
        <w:ilvl w:val="2"/>
        <w:numId w:val="1"/>
      </w:numPr>
      <w:spacing w:before="40" w:after="0"/>
      <w:outlineLvl w:val="2"/>
    </w:pPr>
    <w:rPr>
      <w:rFonts w:ascii="Times New Roman" w:hAnsi="Times New Roman" w:eastAsiaTheme="majorEastAsia" w:cstheme="majorBidi"/>
      <w:b/>
      <w:color w:val="000000" w:themeColor="text1"/>
      <w:sz w:val="24"/>
      <w:szCs w:val="24"/>
      <w14:textFill>
        <w14:solidFill>
          <w14:schemeClr w14:val="tx1"/>
        </w14:solidFill>
      </w14:textFill>
    </w:rPr>
  </w:style>
  <w:style w:type="paragraph" w:styleId="5">
    <w:name w:val="heading 4"/>
    <w:basedOn w:val="1"/>
    <w:next w:val="1"/>
    <w:link w:val="22"/>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25"/>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26"/>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rFonts w:ascii="Times New Roman" w:hAnsi="Times New Roman"/>
      <w:b/>
      <w:iCs/>
      <w:color w:val="000000" w:themeColor="text1"/>
      <w:sz w:val="24"/>
      <w:szCs w:val="18"/>
      <w14:textFill>
        <w14:solidFill>
          <w14:schemeClr w14:val="tx1"/>
        </w14:solidFill>
      </w14:textFill>
    </w:rPr>
  </w:style>
  <w:style w:type="paragraph" w:styleId="14">
    <w:name w:val="annotation text"/>
    <w:basedOn w:val="1"/>
    <w:semiHidden/>
    <w:unhideWhenUsed/>
    <w:uiPriority w:val="99"/>
    <w:pPr>
      <w:jc w:val="left"/>
    </w:pPr>
  </w:style>
  <w:style w:type="paragraph" w:styleId="15">
    <w:name w:val="HTML Preformatted"/>
    <w:basedOn w:val="1"/>
    <w:link w:val="3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zh-CN"/>
    </w:r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basedOn w:val="11"/>
    <w:link w:val="2"/>
    <w:qFormat/>
    <w:uiPriority w:val="9"/>
    <w:rPr>
      <w:rFonts w:ascii="Times New Roman" w:hAnsi="Times New Roman" w:eastAsiaTheme="majorEastAsia" w:cstheme="majorBidi"/>
      <w:b/>
      <w:color w:val="000000" w:themeColor="text1"/>
      <w:sz w:val="24"/>
      <w:szCs w:val="32"/>
      <w14:textFill>
        <w14:solidFill>
          <w14:schemeClr w14:val="tx1"/>
        </w14:solidFill>
      </w14:textFill>
    </w:rPr>
  </w:style>
  <w:style w:type="character" w:customStyle="1" w:styleId="19">
    <w:name w:val="Unresolved Mention"/>
    <w:basedOn w:val="11"/>
    <w:semiHidden/>
    <w:unhideWhenUsed/>
    <w:uiPriority w:val="99"/>
    <w:rPr>
      <w:color w:val="605E5C"/>
      <w:shd w:val="clear" w:color="auto" w:fill="E1DFDD"/>
    </w:rPr>
  </w:style>
  <w:style w:type="character" w:customStyle="1" w:styleId="20">
    <w:name w:val="Heading 2 Char"/>
    <w:basedOn w:val="11"/>
    <w:link w:val="3"/>
    <w:qFormat/>
    <w:uiPriority w:val="9"/>
    <w:rPr>
      <w:rFonts w:ascii="Times New Roman" w:hAnsi="Times New Roman" w:eastAsiaTheme="majorEastAsia" w:cstheme="majorBidi"/>
      <w:b/>
      <w:color w:val="000000" w:themeColor="text1"/>
      <w:sz w:val="24"/>
      <w:szCs w:val="26"/>
      <w14:textFill>
        <w14:solidFill>
          <w14:schemeClr w14:val="tx1"/>
        </w14:solidFill>
      </w14:textFill>
    </w:rPr>
  </w:style>
  <w:style w:type="character" w:customStyle="1" w:styleId="21">
    <w:name w:val="Heading 3 Char"/>
    <w:basedOn w:val="11"/>
    <w:link w:val="4"/>
    <w:uiPriority w:val="9"/>
    <w:rPr>
      <w:rFonts w:ascii="Times New Roman" w:hAnsi="Times New Roman" w:eastAsiaTheme="majorEastAsia" w:cstheme="majorBidi"/>
      <w:b/>
      <w:color w:val="000000" w:themeColor="text1"/>
      <w:sz w:val="24"/>
      <w:szCs w:val="24"/>
      <w14:textFill>
        <w14:solidFill>
          <w14:schemeClr w14:val="tx1"/>
        </w14:solidFill>
      </w14:textFill>
    </w:rPr>
  </w:style>
  <w:style w:type="character" w:customStyle="1" w:styleId="22">
    <w:name w:val="Heading 4 Char"/>
    <w:basedOn w:val="11"/>
    <w:link w:val="5"/>
    <w:semiHidden/>
    <w:qFormat/>
    <w:uiPriority w:val="9"/>
    <w:rPr>
      <w:rFonts w:asciiTheme="majorHAnsi" w:hAnsiTheme="majorHAnsi" w:eastAsiaTheme="majorEastAsia" w:cstheme="majorBidi"/>
      <w:i/>
      <w:iCs/>
      <w:color w:val="2F5597" w:themeColor="accent1" w:themeShade="BF"/>
    </w:rPr>
  </w:style>
  <w:style w:type="character" w:customStyle="1" w:styleId="23">
    <w:name w:val="Heading 5 Char"/>
    <w:basedOn w:val="11"/>
    <w:link w:val="6"/>
    <w:semiHidden/>
    <w:uiPriority w:val="9"/>
    <w:rPr>
      <w:rFonts w:asciiTheme="majorHAnsi" w:hAnsiTheme="majorHAnsi" w:eastAsiaTheme="majorEastAsia" w:cstheme="majorBidi"/>
      <w:color w:val="2F5597" w:themeColor="accent1" w:themeShade="BF"/>
    </w:rPr>
  </w:style>
  <w:style w:type="character" w:customStyle="1" w:styleId="24">
    <w:name w:val="Heading 6 Char"/>
    <w:basedOn w:val="11"/>
    <w:link w:val="7"/>
    <w:semiHidden/>
    <w:qFormat/>
    <w:uiPriority w:val="9"/>
    <w:rPr>
      <w:rFonts w:asciiTheme="majorHAnsi" w:hAnsiTheme="majorHAnsi" w:eastAsiaTheme="majorEastAsia" w:cstheme="majorBidi"/>
      <w:color w:val="203864" w:themeColor="accent1" w:themeShade="80"/>
    </w:rPr>
  </w:style>
  <w:style w:type="character" w:customStyle="1" w:styleId="25">
    <w:name w:val="Heading 7 Char"/>
    <w:basedOn w:val="11"/>
    <w:link w:val="8"/>
    <w:semiHidden/>
    <w:qFormat/>
    <w:uiPriority w:val="9"/>
    <w:rPr>
      <w:rFonts w:asciiTheme="majorHAnsi" w:hAnsiTheme="majorHAnsi" w:eastAsiaTheme="majorEastAsia" w:cstheme="majorBidi"/>
      <w:i/>
      <w:iCs/>
      <w:color w:val="203864" w:themeColor="accent1" w:themeShade="80"/>
    </w:rPr>
  </w:style>
  <w:style w:type="character" w:customStyle="1" w:styleId="26">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28">
    <w:name w:val="List Paragraph"/>
    <w:basedOn w:val="1"/>
    <w:qFormat/>
    <w:uiPriority w:val="34"/>
    <w:pPr>
      <w:ind w:left="720"/>
      <w:contextualSpacing/>
    </w:pPr>
  </w:style>
  <w:style w:type="table" w:customStyle="1" w:styleId="29">
    <w:name w:val="Table Grid1"/>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HTML Preformatted Char"/>
    <w:basedOn w:val="11"/>
    <w:link w:val="15"/>
    <w:semiHidden/>
    <w:qFormat/>
    <w:uiPriority w:val="99"/>
    <w:rPr>
      <w:rFonts w:ascii="Courier New" w:hAnsi="Courier New" w:eastAsia="Times New Roman" w:cs="Courier New"/>
      <w:sz w:val="20"/>
      <w:szCs w:val="20"/>
      <w:lang w:eastAsia="zh-CN"/>
    </w:rPr>
  </w:style>
  <w:style w:type="character" w:customStyle="1" w:styleId="31">
    <w:name w:val="y2iqfc"/>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user\OneDrive\Documents\SKRIPSI\SKRIPSI%201,2,3,4,5\REVISI%20SKRIPSI%20BAB%204\DATA%20RESPONDE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Diagram!$E$2</c:f>
              <c:strCache>
                <c:ptCount val="1"/>
                <c:pt idx="0">
                  <c:v>Mean Score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2"/>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2">
                          <a:lumMod val="35000"/>
                          <a:lumOff val="65000"/>
                        </a:schemeClr>
                      </a:solidFill>
                    </a:ln>
                    <a:effectLst/>
                  </c:spPr>
                </c15:leaderLines>
              </c:ext>
            </c:extLst>
          </c:dLbls>
          <c:cat>
            <c:multiLvlStrRef>
              <c:f>Diagram!$A$3:$D$8</c:f>
              <c:multiLvlStrCache>
                <c:ptCount val="6"/>
                <c:lvl>
                  <c:pt idx="0">
                    <c:v>0.7</c:v>
                  </c:pt>
                  <c:pt idx="1">
                    <c:v>0.8</c:v>
                  </c:pt>
                  <c:pt idx="2">
                    <c:v>0.8</c:v>
                  </c:pt>
                  <c:pt idx="3">
                    <c:v>0.9</c:v>
                  </c:pt>
                  <c:pt idx="4">
                    <c:v>0.9</c:v>
                  </c:pt>
                  <c:pt idx="5">
                    <c:v>0.9</c:v>
                  </c:pt>
                </c:lvl>
                <c:lvl>
                  <c:pt idx="0">
                    <c:v>1</c:v>
                  </c:pt>
                  <c:pt idx="1">
                    <c:v>1</c:v>
                  </c:pt>
                  <c:pt idx="2">
                    <c:v>1</c:v>
                  </c:pt>
                  <c:pt idx="3">
                    <c:v>1</c:v>
                  </c:pt>
                  <c:pt idx="4">
                    <c:v>1</c:v>
                  </c:pt>
                  <c:pt idx="5">
                    <c:v>1</c:v>
                  </c:pt>
                </c:lvl>
                <c:lvl>
                  <c:pt idx="0">
                    <c:v>4.7</c:v>
                  </c:pt>
                  <c:pt idx="1">
                    <c:v>4.9</c:v>
                  </c:pt>
                  <c:pt idx="2">
                    <c:v>5</c:v>
                  </c:pt>
                  <c:pt idx="3">
                    <c:v>5</c:v>
                  </c:pt>
                  <c:pt idx="4">
                    <c:v>5</c:v>
                  </c:pt>
                  <c:pt idx="5">
                    <c:v>5</c:v>
                  </c:pt>
                </c:lvl>
                <c:lvl>
                  <c:pt idx="0">
                    <c:v>Memory Strategy</c:v>
                  </c:pt>
                  <c:pt idx="1">
                    <c:v>Cognitive Strategy</c:v>
                  </c:pt>
                  <c:pt idx="2">
                    <c:v>Compensation Strategy </c:v>
                  </c:pt>
                  <c:pt idx="3">
                    <c:v>Metacognitive Strategy</c:v>
                  </c:pt>
                  <c:pt idx="4">
                    <c:v>Affective Strategy</c:v>
                  </c:pt>
                  <c:pt idx="5">
                    <c:v>Social Strategy</c:v>
                  </c:pt>
                </c:lvl>
              </c:multiLvlStrCache>
            </c:multiLvlStrRef>
          </c:cat>
          <c:val>
            <c:numRef>
              <c:f>Diagram!$E$3:$E$8</c:f>
              <c:numCache>
                <c:formatCode>#,##0</c:formatCode>
                <c:ptCount val="6"/>
                <c:pt idx="0">
                  <c:v>3327</c:v>
                </c:pt>
                <c:pt idx="1">
                  <c:v>3339</c:v>
                </c:pt>
                <c:pt idx="2">
                  <c:v>3356</c:v>
                </c:pt>
                <c:pt idx="3">
                  <c:v>3625</c:v>
                </c:pt>
                <c:pt idx="4">
                  <c:v>3516</c:v>
                </c:pt>
                <c:pt idx="5">
                  <c:v>3329</c:v>
                </c:pt>
              </c:numCache>
            </c:numRef>
          </c:val>
        </c:ser>
        <c:dLbls>
          <c:showLegendKey val="0"/>
          <c:showVal val="1"/>
          <c:showCatName val="0"/>
          <c:showSerName val="0"/>
          <c:showPercent val="0"/>
          <c:showBubbleSize val="0"/>
        </c:dLbls>
        <c:gapWidth val="100"/>
        <c:overlap val="-24"/>
        <c:axId val="214108143"/>
        <c:axId val="214237807"/>
      </c:barChart>
      <c:catAx>
        <c:axId val="214108143"/>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tx2"/>
                </a:solidFill>
                <a:latin typeface="+mn-lt"/>
                <a:ea typeface="+mn-ea"/>
                <a:cs typeface="+mn-cs"/>
              </a:defRPr>
            </a:pPr>
          </a:p>
        </c:txPr>
        <c:crossAx val="214237807"/>
        <c:crosses val="autoZero"/>
        <c:auto val="1"/>
        <c:lblAlgn val="ctr"/>
        <c:lblOffset val="100"/>
        <c:noMultiLvlLbl val="0"/>
      </c:catAx>
      <c:valAx>
        <c:axId val="214237807"/>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2"/>
                </a:solidFill>
                <a:latin typeface="+mn-lt"/>
                <a:ea typeface="+mn-ea"/>
                <a:cs typeface="+mn-cs"/>
              </a:defRPr>
            </a:pPr>
          </a:p>
        </c:txPr>
        <c:crossAx val="21410814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2"/>
              </a:solidFill>
              <a:latin typeface="+mn-lt"/>
              <a:ea typeface="+mn-ea"/>
              <a:cs typeface="+mn-cs"/>
            </a:defRPr>
          </a:pPr>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3489</Words>
  <Characters>20690</Characters>
  <Lines>492</Lines>
  <Paragraphs>171</Paragraphs>
  <TotalTime>110</TotalTime>
  <ScaleCrop>false</ScaleCrop>
  <LinksUpToDate>false</LinksUpToDate>
  <CharactersWithSpaces>24008</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2024-10-04T13:07:00Z</dcterms:created>
  <dc:creator>amalialaila1920@gmail.com</dc:creator>
  <cp:lastModifiedBy>gothicinspire</cp:lastModifiedBy>
  <cp:lastPrinted>2024-09-26T00:52:00Z</cp:lastPrinted>
  <dcterms:modified xsi:type="dcterms:W3CDTF">2024-10-19T04:59:22Z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441cb537-9105-49c5-a360-fc5e8b3f5798</vt:lpwstr>
  </property>
  <property fmtid="{D5CDD505-2E9C-101B-9397-08002B2CF9AE}" pid="3" name="KSOProductBuildVer">
    <vt:lpwstr>1033-12.2.0.13472</vt:lpwstr>
  </property>
  <property fmtid="{D5CDD505-2E9C-101B-9397-08002B2CF9AE}" pid="4" name="ICV">
    <vt:lpwstr>01706D906AA54429AB701F595719737E_12</vt:lpwstr>
  </property>
</Properties>
</file>