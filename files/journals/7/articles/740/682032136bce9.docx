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E96A" w14:textId="2E1E0966" w:rsidR="00A33911" w:rsidRDefault="00000000">
      <w:pPr>
        <w:jc w:val="center"/>
        <w:rPr>
          <w:b/>
          <w:sz w:val="24"/>
          <w:szCs w:val="24"/>
          <w:lang w:val="id-ID"/>
        </w:rPr>
      </w:pPr>
      <w:commentRangeStart w:id="0"/>
      <w:r>
        <w:rPr>
          <w:b/>
          <w:sz w:val="24"/>
          <w:szCs w:val="24"/>
        </w:rPr>
        <w:t xml:space="preserve">THE CORRELATION BETWEEN </w:t>
      </w:r>
      <w:r>
        <w:rPr>
          <w:b/>
          <w:sz w:val="24"/>
          <w:szCs w:val="24"/>
          <w:lang w:val="id-ID"/>
        </w:rPr>
        <w:t>STUDENTS’ SELF-ESTEEM</w:t>
      </w:r>
      <w:r>
        <w:rPr>
          <w:b/>
          <w:sz w:val="24"/>
          <w:szCs w:val="24"/>
        </w:rPr>
        <w:t xml:space="preserve"> AND READING COMPREHENSION ACHIEVEMENT </w:t>
      </w:r>
      <w:del w:id="1" w:author="Asus" w:date="2025-05-08T08:43:00Z" w16du:dateUtc="2025-05-08T01:43:00Z">
        <w:r w:rsidDel="00A54189">
          <w:rPr>
            <w:b/>
            <w:sz w:val="24"/>
            <w:szCs w:val="24"/>
          </w:rPr>
          <w:delText>OF THE</w:delText>
        </w:r>
        <w:r w:rsidDel="00A54189">
          <w:rPr>
            <w:b/>
            <w:sz w:val="24"/>
            <w:szCs w:val="24"/>
            <w:lang w:val="id-ID"/>
          </w:rPr>
          <w:delText xml:space="preserve"> TENTH</w:delText>
        </w:r>
        <w:r w:rsidDel="00A54189">
          <w:rPr>
            <w:b/>
            <w:sz w:val="24"/>
            <w:szCs w:val="24"/>
          </w:rPr>
          <w:delText xml:space="preserve"> GRADE </w:delText>
        </w:r>
      </w:del>
      <w:commentRangeEnd w:id="0"/>
      <w:r w:rsidR="00692E24">
        <w:rPr>
          <w:rStyle w:val="CommentReference"/>
        </w:rPr>
        <w:commentReference w:id="0"/>
      </w:r>
    </w:p>
    <w:p w14:paraId="2ED254AF" w14:textId="77777777" w:rsidR="00A33911" w:rsidRDefault="00A33911">
      <w:pPr>
        <w:jc w:val="center"/>
        <w:rPr>
          <w:b/>
          <w:sz w:val="28"/>
          <w:szCs w:val="28"/>
          <w:lang w:val="id-ID"/>
        </w:rPr>
      </w:pPr>
    </w:p>
    <w:p w14:paraId="2D9C2515" w14:textId="77777777" w:rsidR="00A33911" w:rsidRDefault="00A33911">
      <w:pPr>
        <w:jc w:val="center"/>
        <w:rPr>
          <w:sz w:val="24"/>
          <w:szCs w:val="24"/>
          <w:lang w:val="id-ID"/>
        </w:rPr>
      </w:pPr>
    </w:p>
    <w:p w14:paraId="5A4769B9" w14:textId="77777777" w:rsidR="00A33911" w:rsidRDefault="00000000">
      <w:pPr>
        <w:jc w:val="center"/>
        <w:rPr>
          <w:sz w:val="24"/>
          <w:szCs w:val="24"/>
          <w:lang w:val="id-ID"/>
        </w:rPr>
      </w:pPr>
      <w:r>
        <w:rPr>
          <w:sz w:val="24"/>
          <w:szCs w:val="24"/>
          <w:lang w:val="id-ID"/>
        </w:rPr>
        <w:t>Abstract</w:t>
      </w:r>
    </w:p>
    <w:p w14:paraId="00AFC8E9" w14:textId="199CB465" w:rsidR="00A33911" w:rsidRDefault="00000000">
      <w:pPr>
        <w:jc w:val="both"/>
        <w:rPr>
          <w:sz w:val="24"/>
          <w:szCs w:val="24"/>
          <w:lang w:val="id-ID"/>
        </w:rPr>
      </w:pPr>
      <w:commentRangeStart w:id="2"/>
      <w:r>
        <w:rPr>
          <w:sz w:val="24"/>
          <w:szCs w:val="24"/>
          <w:lang w:val="id-ID"/>
        </w:rPr>
        <w:t xml:space="preserve">This study was aimed </w:t>
      </w:r>
      <w:del w:id="3" w:author="Asus" w:date="2025-05-08T08:43:00Z" w16du:dateUtc="2025-05-08T01:43:00Z">
        <w:r w:rsidDel="00A54189">
          <w:rPr>
            <w:sz w:val="24"/>
            <w:szCs w:val="24"/>
            <w:lang w:val="id-ID"/>
          </w:rPr>
          <w:delText>to investigate</w:delText>
        </w:r>
      </w:del>
      <w:ins w:id="4" w:author="Asus" w:date="2025-05-08T08:43:00Z" w16du:dateUtc="2025-05-08T01:43:00Z">
        <w:r w:rsidR="00A54189">
          <w:rPr>
            <w:sz w:val="24"/>
            <w:szCs w:val="24"/>
            <w:lang w:val="id-ID"/>
          </w:rPr>
          <w:t>at investigating</w:t>
        </w:r>
      </w:ins>
      <w:r>
        <w:rPr>
          <w:sz w:val="24"/>
          <w:szCs w:val="24"/>
          <w:lang w:val="id-ID"/>
        </w:rPr>
        <w:t xml:space="preserve"> the correlation between self-esteem and reading comprehension achievement among </w:t>
      </w:r>
      <w:del w:id="5" w:author="Asus" w:date="2025-05-08T08:43:00Z" w16du:dateUtc="2025-05-08T01:43:00Z">
        <w:r w:rsidDel="00A54189">
          <w:rPr>
            <w:sz w:val="24"/>
            <w:szCs w:val="24"/>
            <w:lang w:val="id-ID"/>
          </w:rPr>
          <w:delText>tenth grade</w:delText>
        </w:r>
      </w:del>
      <w:ins w:id="6" w:author="Asus" w:date="2025-05-08T08:43:00Z" w16du:dateUtc="2025-05-08T01:43:00Z">
        <w:r w:rsidR="00A54189">
          <w:rPr>
            <w:sz w:val="24"/>
            <w:szCs w:val="24"/>
            <w:lang w:val="id-ID"/>
          </w:rPr>
          <w:t>tenth-grade</w:t>
        </w:r>
      </w:ins>
      <w:r>
        <w:rPr>
          <w:sz w:val="24"/>
          <w:szCs w:val="24"/>
          <w:lang w:val="id-ID"/>
        </w:rPr>
        <w:t xml:space="preserve"> students at MA Patra Mandiri Palembang. Correlational research method was used to determine the </w:t>
      </w:r>
      <w:del w:id="7" w:author="Asus" w:date="2025-05-08T08:43:00Z" w16du:dateUtc="2025-05-08T01:43:00Z">
        <w:r w:rsidDel="00A54189">
          <w:rPr>
            <w:sz w:val="24"/>
            <w:szCs w:val="24"/>
            <w:lang w:val="id-ID"/>
          </w:rPr>
          <w:delText xml:space="preserve">rcorrelation </w:delText>
        </w:r>
      </w:del>
      <w:ins w:id="8" w:author="Asus" w:date="2025-05-08T08:43:00Z" w16du:dateUtc="2025-05-08T01:43:00Z">
        <w:r w:rsidR="00A54189">
          <w:rPr>
            <w:sz w:val="24"/>
            <w:szCs w:val="24"/>
            <w:lang w:val="id-ID"/>
          </w:rPr>
          <w:t xml:space="preserve">correlation </w:t>
        </w:r>
      </w:ins>
      <w:r>
        <w:rPr>
          <w:sz w:val="24"/>
          <w:szCs w:val="24"/>
          <w:lang w:val="id-ID"/>
        </w:rPr>
        <w:t xml:space="preserve">between students' self-esteem and their reading comprehension achievement. The population consisted of nine classes of </w:t>
      </w:r>
      <w:del w:id="9" w:author="Asus" w:date="2025-05-08T08:43:00Z" w16du:dateUtc="2025-05-08T01:43:00Z">
        <w:r w:rsidDel="00A54189">
          <w:rPr>
            <w:sz w:val="24"/>
            <w:szCs w:val="24"/>
            <w:lang w:val="id-ID"/>
          </w:rPr>
          <w:delText>tenth grade</w:delText>
        </w:r>
      </w:del>
      <w:ins w:id="10" w:author="Asus" w:date="2025-05-08T08:43:00Z" w16du:dateUtc="2025-05-08T01:43:00Z">
        <w:r w:rsidR="00A54189">
          <w:rPr>
            <w:sz w:val="24"/>
            <w:szCs w:val="24"/>
            <w:lang w:val="id-ID"/>
          </w:rPr>
          <w:t>tenth-grade</w:t>
        </w:r>
      </w:ins>
      <w:r>
        <w:rPr>
          <w:sz w:val="24"/>
          <w:szCs w:val="24"/>
          <w:lang w:val="id-ID"/>
        </w:rPr>
        <w:t xml:space="preserve"> students, and a sample of 116 students was selected using convenience sampling. Data were collected using a </w:t>
      </w:r>
      <w:del w:id="11" w:author="Asus" w:date="2025-05-08T08:43:00Z" w16du:dateUtc="2025-05-08T01:43:00Z">
        <w:r w:rsidDel="00A54189">
          <w:rPr>
            <w:sz w:val="24"/>
            <w:szCs w:val="24"/>
            <w:lang w:val="id-ID"/>
          </w:rPr>
          <w:delText>ready made</w:delText>
        </w:r>
      </w:del>
      <w:ins w:id="12" w:author="Asus" w:date="2025-05-08T08:43:00Z" w16du:dateUtc="2025-05-08T01:43:00Z">
        <w:r w:rsidR="00A54189">
          <w:rPr>
            <w:sz w:val="24"/>
            <w:szCs w:val="24"/>
            <w:lang w:val="id-ID"/>
          </w:rPr>
          <w:t>ready-made</w:t>
        </w:r>
      </w:ins>
      <w:r>
        <w:rPr>
          <w:sz w:val="24"/>
          <w:szCs w:val="24"/>
          <w:lang w:val="id-ID"/>
        </w:rPr>
        <w:t xml:space="preserve"> self-esteem questionnaire </w:t>
      </w:r>
      <w:ins w:id="13" w:author="Asus" w:date="2025-05-08T08:44:00Z" w16du:dateUtc="2025-05-08T01:44:00Z">
        <w:r w:rsidR="00A54189">
          <w:rPr>
            <w:sz w:val="24"/>
            <w:szCs w:val="24"/>
            <w:lang w:val="id-ID"/>
          </w:rPr>
          <w:t xml:space="preserve">adopted </w:t>
        </w:r>
      </w:ins>
      <w:r>
        <w:rPr>
          <w:sz w:val="24"/>
          <w:szCs w:val="24"/>
          <w:lang w:val="id-ID"/>
        </w:rPr>
        <w:t xml:space="preserve">by Kartika (2023) and a reading comprehension test. The findings showed that the correlation coefficient (r) was 0.125, which was lower than the critical value of </w:t>
      </w:r>
      <w:ins w:id="14" w:author="Asus" w:date="2025-05-08T08:43:00Z" w16du:dateUtc="2025-05-08T01:43:00Z">
        <w:r w:rsidR="00A54189">
          <w:rPr>
            <w:sz w:val="24"/>
            <w:szCs w:val="24"/>
            <w:lang w:val="id-ID"/>
          </w:rPr>
          <w:t xml:space="preserve">the </w:t>
        </w:r>
      </w:ins>
      <w:r>
        <w:rPr>
          <w:sz w:val="24"/>
          <w:szCs w:val="24"/>
          <w:lang w:val="id-ID"/>
        </w:rPr>
        <w:t xml:space="preserve">r-table (0.180). Based on these results, it can be concluded that there was a low correlation but no significant correlation between self-esteem and reading comprehension achievement of </w:t>
      </w:r>
      <w:del w:id="15" w:author="Asus" w:date="2025-05-08T08:43:00Z" w16du:dateUtc="2025-05-08T01:43:00Z">
        <w:r w:rsidDel="00A54189">
          <w:rPr>
            <w:sz w:val="24"/>
            <w:szCs w:val="24"/>
            <w:lang w:val="id-ID"/>
          </w:rPr>
          <w:delText>tenth grade</w:delText>
        </w:r>
      </w:del>
      <w:ins w:id="16" w:author="Asus" w:date="2025-05-08T08:43:00Z" w16du:dateUtc="2025-05-08T01:43:00Z">
        <w:r w:rsidR="00A54189">
          <w:rPr>
            <w:sz w:val="24"/>
            <w:szCs w:val="24"/>
            <w:lang w:val="id-ID"/>
          </w:rPr>
          <w:t>tenth-grade</w:t>
        </w:r>
      </w:ins>
      <w:r>
        <w:rPr>
          <w:sz w:val="24"/>
          <w:szCs w:val="24"/>
          <w:lang w:val="id-ID"/>
        </w:rPr>
        <w:t xml:space="preserve"> students at MA Patra Mandiri Palembang</w:t>
      </w:r>
      <w:commentRangeEnd w:id="2"/>
      <w:r w:rsidR="00A54189">
        <w:rPr>
          <w:rStyle w:val="CommentReference"/>
        </w:rPr>
        <w:commentReference w:id="2"/>
      </w:r>
      <w:r>
        <w:rPr>
          <w:sz w:val="24"/>
          <w:szCs w:val="24"/>
          <w:lang w:val="id-ID"/>
        </w:rPr>
        <w:t>.</w:t>
      </w:r>
      <w:r>
        <w:rPr>
          <w:sz w:val="24"/>
          <w:szCs w:val="24"/>
          <w:lang w:val="id-ID"/>
        </w:rPr>
        <w:tab/>
      </w:r>
    </w:p>
    <w:p w14:paraId="72BB38EE" w14:textId="77777777" w:rsidR="00A33911" w:rsidRDefault="00000000">
      <w:pPr>
        <w:jc w:val="both"/>
        <w:rPr>
          <w:i/>
          <w:sz w:val="24"/>
          <w:szCs w:val="24"/>
          <w:lang w:val="id-ID"/>
        </w:rPr>
      </w:pPr>
      <w:r>
        <w:rPr>
          <w:sz w:val="24"/>
          <w:szCs w:val="24"/>
          <w:lang w:val="id-ID"/>
        </w:rPr>
        <w:br/>
      </w:r>
      <w:r>
        <w:rPr>
          <w:b/>
          <w:bCs/>
          <w:sz w:val="24"/>
          <w:szCs w:val="24"/>
          <w:lang w:val="id-ID"/>
        </w:rPr>
        <w:t>Keyword</w:t>
      </w:r>
      <w:r>
        <w:rPr>
          <w:sz w:val="24"/>
          <w:szCs w:val="24"/>
          <w:lang w:val="id-ID"/>
        </w:rPr>
        <w:t xml:space="preserve"> : </w:t>
      </w:r>
      <w:r>
        <w:rPr>
          <w:i/>
          <w:sz w:val="24"/>
          <w:szCs w:val="24"/>
          <w:lang w:val="id-ID"/>
        </w:rPr>
        <w:t>self-esteem, reading comprehension achievement</w:t>
      </w:r>
    </w:p>
    <w:p w14:paraId="1383FBB3" w14:textId="77777777" w:rsidR="00A33911" w:rsidRDefault="00A33911">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071"/>
      </w:tblGrid>
      <w:tr w:rsidR="00A33911" w14:paraId="5F6E5A9A" w14:textId="77777777">
        <w:tc>
          <w:tcPr>
            <w:tcW w:w="9287" w:type="dxa"/>
            <w:tcBorders>
              <w:tl2br w:val="nil"/>
              <w:tr2bl w:val="nil"/>
            </w:tcBorders>
          </w:tcPr>
          <w:p w14:paraId="495BBCFF" w14:textId="77777777" w:rsidR="00A33911" w:rsidRDefault="00A33911">
            <w:pPr>
              <w:jc w:val="both"/>
              <w:rPr>
                <w:i/>
                <w:sz w:val="24"/>
                <w:szCs w:val="24"/>
                <w:lang w:val="id-ID"/>
              </w:rPr>
            </w:pPr>
          </w:p>
        </w:tc>
      </w:tr>
    </w:tbl>
    <w:p w14:paraId="2796A93A" w14:textId="77777777" w:rsidR="00A33911" w:rsidRDefault="00A33911">
      <w:pPr>
        <w:jc w:val="both"/>
        <w:rPr>
          <w:i/>
          <w:sz w:val="24"/>
          <w:szCs w:val="24"/>
          <w:lang w:val="id-ID"/>
        </w:rPr>
      </w:pPr>
    </w:p>
    <w:p w14:paraId="59E6E365" w14:textId="77777777" w:rsidR="00A33911" w:rsidRDefault="00A33911">
      <w:pPr>
        <w:jc w:val="both"/>
        <w:rPr>
          <w:sz w:val="24"/>
          <w:szCs w:val="24"/>
          <w:lang w:val="id-ID"/>
        </w:rPr>
      </w:pPr>
    </w:p>
    <w:p w14:paraId="09AE84EB" w14:textId="77777777" w:rsidR="00A33911" w:rsidRDefault="00000000">
      <w:pPr>
        <w:jc w:val="center"/>
        <w:rPr>
          <w:b/>
          <w:bCs/>
          <w:sz w:val="24"/>
          <w:szCs w:val="24"/>
          <w:lang w:val="id-ID"/>
        </w:rPr>
      </w:pPr>
      <w:r>
        <w:rPr>
          <w:b/>
          <w:bCs/>
          <w:sz w:val="24"/>
          <w:szCs w:val="24"/>
          <w:lang w:val="id-ID"/>
        </w:rPr>
        <w:t>HUBUNGAN ANTARA HARGA DIRI SISWA DENGAN HASIL PEMAHAMAN BACAAN SISWA KELAS SEPULUH</w:t>
      </w:r>
    </w:p>
    <w:p w14:paraId="072DDC14" w14:textId="77777777" w:rsidR="00A33911" w:rsidRDefault="00000000">
      <w:pPr>
        <w:jc w:val="both"/>
        <w:rPr>
          <w:i/>
          <w:sz w:val="24"/>
          <w:szCs w:val="24"/>
          <w:lang w:val="id-ID"/>
        </w:rPr>
      </w:pPr>
      <w:r>
        <w:rPr>
          <w:i/>
          <w:sz w:val="24"/>
          <w:szCs w:val="24"/>
          <w:lang w:val="id-ID"/>
        </w:rPr>
        <w:br/>
      </w:r>
      <w:r>
        <w:rPr>
          <w:sz w:val="24"/>
          <w:szCs w:val="24"/>
          <w:lang w:val="id-ID"/>
        </w:rPr>
        <w:t>Penelitian ini bertujuan untuk menyelidiki hubungan antara harga diri dan prestasi pemahaman membaca di antara siswa kelas sepuluh di MA Patra Mandiri Palembang. Metode penelitian korelasional digunakan untuk menentukan hubungan antara harga diri siswa dan prestasi pemahaman membaca mereka. Populasi terdiri dari sembilan kelas siswa kelas sepuluh, dan sampel sebanyak 116 siswa dipilih menggunakan convenience sampling. Data dikumpulkan menggunakan kuesioner harga diri yang sudah disiapkan oleh Kartika (2023) dan tes pemahaman membaca. Hasil penelitian menunjukkan bahwa koefisien korelasi (r) adalah 0,125, yang lebih rendah dari nilai kritis r-tabel (0,180). Berdasarkan hasil ini, dapat disimpulkan bahwa terdapat korelasi rendah namun tidak signifikan antara harga diri dan prestasi pemahaman membaca siswa kelas sepuluh di MA Patra Mandiri Palembang.</w:t>
      </w:r>
      <w:r>
        <w:rPr>
          <w:sz w:val="24"/>
          <w:szCs w:val="24"/>
          <w:lang w:val="id-ID"/>
        </w:rPr>
        <w:br/>
      </w:r>
      <w:r>
        <w:rPr>
          <w:sz w:val="24"/>
          <w:szCs w:val="24"/>
          <w:lang w:val="id-ID"/>
        </w:rPr>
        <w:br/>
      </w:r>
      <w:r>
        <w:rPr>
          <w:b/>
          <w:bCs/>
          <w:i/>
          <w:sz w:val="24"/>
          <w:szCs w:val="24"/>
          <w:lang w:val="id-ID"/>
        </w:rPr>
        <w:t>Kata kunci:</w:t>
      </w:r>
      <w:r>
        <w:rPr>
          <w:i/>
          <w:sz w:val="24"/>
          <w:szCs w:val="24"/>
          <w:lang w:val="id-ID"/>
        </w:rPr>
        <w:t xml:space="preserve"> harga diri, prestasi pemahaman membaca</w:t>
      </w:r>
    </w:p>
    <w:p w14:paraId="0560A14B" w14:textId="77777777" w:rsidR="00A33911" w:rsidRDefault="00A33911">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071"/>
      </w:tblGrid>
      <w:tr w:rsidR="00A33911" w14:paraId="2EFF8656" w14:textId="77777777">
        <w:tc>
          <w:tcPr>
            <w:tcW w:w="9287" w:type="dxa"/>
            <w:tcBorders>
              <w:tl2br w:val="nil"/>
              <w:tr2bl w:val="nil"/>
            </w:tcBorders>
          </w:tcPr>
          <w:p w14:paraId="67186C4C" w14:textId="77777777" w:rsidR="00A33911" w:rsidRDefault="00A33911">
            <w:pPr>
              <w:jc w:val="both"/>
              <w:rPr>
                <w:i/>
                <w:sz w:val="24"/>
                <w:szCs w:val="24"/>
                <w:lang w:val="id-ID"/>
              </w:rPr>
            </w:pPr>
          </w:p>
        </w:tc>
      </w:tr>
    </w:tbl>
    <w:p w14:paraId="1BD16C35" w14:textId="77777777" w:rsidR="00A33911" w:rsidRDefault="00A33911">
      <w:pPr>
        <w:jc w:val="both"/>
        <w:rPr>
          <w:i/>
          <w:sz w:val="24"/>
          <w:szCs w:val="24"/>
          <w:lang w:val="id-ID"/>
        </w:rPr>
      </w:pPr>
    </w:p>
    <w:p w14:paraId="4C30F45C" w14:textId="77777777" w:rsidR="00A33911" w:rsidRDefault="00A33911">
      <w:pPr>
        <w:jc w:val="both"/>
        <w:rPr>
          <w:i/>
          <w:sz w:val="24"/>
          <w:szCs w:val="24"/>
          <w:lang w:val="id-ID"/>
        </w:rPr>
      </w:pPr>
    </w:p>
    <w:p w14:paraId="0D1B55BA" w14:textId="77777777" w:rsidR="00A33911" w:rsidRDefault="00A33911">
      <w:pPr>
        <w:jc w:val="both"/>
        <w:rPr>
          <w:sz w:val="24"/>
          <w:szCs w:val="24"/>
          <w:lang w:val="id-ID"/>
        </w:rPr>
      </w:pPr>
    </w:p>
    <w:p w14:paraId="6CB46E0D" w14:textId="77777777" w:rsidR="00A33911" w:rsidRDefault="00000000">
      <w:pPr>
        <w:widowControl/>
        <w:tabs>
          <w:tab w:val="center" w:pos="4535"/>
        </w:tabs>
        <w:autoSpaceDE/>
        <w:autoSpaceDN/>
        <w:spacing w:after="200" w:line="276" w:lineRule="auto"/>
        <w:rPr>
          <w:sz w:val="24"/>
          <w:szCs w:val="24"/>
          <w:lang w:val="id-ID"/>
        </w:rPr>
      </w:pPr>
      <w:r>
        <w:rPr>
          <w:sz w:val="24"/>
          <w:szCs w:val="24"/>
          <w:lang w:val="id-ID"/>
        </w:rPr>
        <w:br w:type="page"/>
      </w:r>
    </w:p>
    <w:p w14:paraId="60EECC60" w14:textId="77777777" w:rsidR="00A33911" w:rsidRDefault="00000000">
      <w:pPr>
        <w:jc w:val="both"/>
        <w:rPr>
          <w:b/>
          <w:sz w:val="24"/>
          <w:szCs w:val="24"/>
          <w:lang w:val="id-ID"/>
        </w:rPr>
      </w:pPr>
      <w:r>
        <w:rPr>
          <w:b/>
          <w:sz w:val="24"/>
          <w:szCs w:val="24"/>
          <w:lang w:val="id-ID"/>
        </w:rPr>
        <w:lastRenderedPageBreak/>
        <w:t>INTRODUCTION</w:t>
      </w:r>
    </w:p>
    <w:p w14:paraId="44236F31" w14:textId="214A6ECD" w:rsidR="00A33911" w:rsidRDefault="00000000">
      <w:pPr>
        <w:pStyle w:val="NormalWeb"/>
        <w:ind w:firstLine="720"/>
        <w:jc w:val="both"/>
      </w:pPr>
      <w:r>
        <w:rPr>
          <w:sz w:val="52"/>
          <w:szCs w:val="52"/>
        </w:rPr>
        <w:t>E</w:t>
      </w:r>
      <w:r>
        <w:t>nglish is globally recognized as a primary language for international communication (Indrayani, 2014), making it a vital subject in education. Proficiency in both written and spoken English is crucial for students to master (Rianyansa, 2022), as it is the predominant language used worldwide for international interactions. Four skills must be learned when studying English: speaking, reading,</w:t>
      </w:r>
      <w:r>
        <w:rPr>
          <w:spacing w:val="1"/>
        </w:rPr>
        <w:t xml:space="preserve"> </w:t>
      </w:r>
      <w:r>
        <w:t>writing, and listening (Falah, 2022). English plays a significant part in the</w:t>
      </w:r>
      <w:r>
        <w:rPr>
          <w:spacing w:val="1"/>
        </w:rPr>
        <w:t xml:space="preserve"> </w:t>
      </w:r>
      <w:r>
        <w:t>evolution of the academic discipline. The government has included it in the</w:t>
      </w:r>
      <w:r>
        <w:rPr>
          <w:spacing w:val="1"/>
        </w:rPr>
        <w:t xml:space="preserve"> </w:t>
      </w:r>
      <w:r>
        <w:t>curriculum. According to Lestari, et al (2019)</w:t>
      </w:r>
      <w:ins w:id="17" w:author="Asus" w:date="2025-05-08T08:47:00Z" w16du:dateUtc="2025-05-08T01:47:00Z">
        <w:r w:rsidR="00A54189">
          <w:t>,</w:t>
        </w:r>
      </w:ins>
      <w:r>
        <w:t xml:space="preserve"> English is a required subject in</w:t>
      </w:r>
      <w:r>
        <w:rPr>
          <w:spacing w:val="1"/>
        </w:rPr>
        <w:t xml:space="preserve"> </w:t>
      </w:r>
      <w:r>
        <w:t>junior high and senior high school. This incident highlights how crucial it is for</w:t>
      </w:r>
      <w:r>
        <w:rPr>
          <w:spacing w:val="-57"/>
        </w:rPr>
        <w:t xml:space="preserve"> </w:t>
      </w:r>
      <w:r>
        <w:t xml:space="preserve">all students to understand English. All of the abilities must be learned </w:t>
      </w:r>
      <w:del w:id="18" w:author="Asus" w:date="2025-05-08T08:47:00Z" w16du:dateUtc="2025-05-08T01:47:00Z">
        <w:r w:rsidDel="00A54189">
          <w:delText>in order</w:delText>
        </w:r>
        <w:r w:rsidDel="00A54189">
          <w:rPr>
            <w:spacing w:val="1"/>
          </w:rPr>
          <w:delText xml:space="preserve"> </w:delText>
        </w:r>
        <w:r w:rsidDel="00A54189">
          <w:delText>to</w:delText>
        </w:r>
      </w:del>
      <w:ins w:id="19" w:author="Asus" w:date="2025-05-08T08:47:00Z" w16du:dateUtc="2025-05-08T01:47:00Z">
        <w:r w:rsidR="00A54189">
          <w:t>to</w:t>
        </w:r>
      </w:ins>
      <w:r>
        <w:rPr>
          <w:spacing w:val="-6"/>
        </w:rPr>
        <w:t xml:space="preserve"> </w:t>
      </w:r>
      <w:r>
        <w:t>study</w:t>
      </w:r>
      <w:r>
        <w:rPr>
          <w:spacing w:val="-3"/>
        </w:rPr>
        <w:t xml:space="preserve"> </w:t>
      </w:r>
      <w:r>
        <w:t>this language</w:t>
      </w:r>
      <w:r>
        <w:rPr>
          <w:spacing w:val="1"/>
        </w:rPr>
        <w:t xml:space="preserve"> </w:t>
      </w:r>
      <w:r>
        <w:t>correctly.</w:t>
      </w:r>
      <w:ins w:id="20" w:author="Asus" w:date="2025-05-08T08:47:00Z" w16du:dateUtc="2025-05-08T01:47:00Z">
        <w:r w:rsidR="00A54189">
          <w:t xml:space="preserve"> </w:t>
        </w:r>
      </w:ins>
      <w:r>
        <w:t>Reading is emphasized as a critical activity for personal growth and academic achievement (Mutahhara, 2021). Across all academic disciplines, proficiency in reading is essential, particularly when students need to comprehend specialized English vocabulary within their fields. Reading enhances skills in speaking, listening, and writing, as it involves deciphering and understanding written text, interpreting meaning, and decoding words. Various written materials</w:t>
      </w:r>
      <w:ins w:id="21" w:author="Asus" w:date="2025-05-08T08:47:00Z" w16du:dateUtc="2025-05-08T01:47:00Z">
        <w:r w:rsidR="00A54189">
          <w:t>,</w:t>
        </w:r>
      </w:ins>
      <w:r>
        <w:t xml:space="preserve"> such as books, essays, newspapers, and online content</w:t>
      </w:r>
      <w:ins w:id="22" w:author="Asus" w:date="2025-05-08T08:47:00Z" w16du:dateUtc="2025-05-08T01:47:00Z">
        <w:r w:rsidR="00A54189">
          <w:t>,</w:t>
        </w:r>
      </w:ins>
      <w:r>
        <w:t xml:space="preserve"> contribute to this developmental process. Reading</w:t>
      </w:r>
      <w:r>
        <w:rPr>
          <w:spacing w:val="43"/>
        </w:rPr>
        <w:t xml:space="preserve"> </w:t>
      </w:r>
      <w:r>
        <w:t>has</w:t>
      </w:r>
      <w:r>
        <w:rPr>
          <w:spacing w:val="46"/>
        </w:rPr>
        <w:t xml:space="preserve"> </w:t>
      </w:r>
      <w:r>
        <w:t>an</w:t>
      </w:r>
      <w:r>
        <w:rPr>
          <w:spacing w:val="45"/>
        </w:rPr>
        <w:t xml:space="preserve"> </w:t>
      </w:r>
      <w:r>
        <w:t>important</w:t>
      </w:r>
      <w:r>
        <w:rPr>
          <w:spacing w:val="44"/>
        </w:rPr>
        <w:t xml:space="preserve"> </w:t>
      </w:r>
      <w:r>
        <w:t>role</w:t>
      </w:r>
      <w:r>
        <w:rPr>
          <w:spacing w:val="46"/>
        </w:rPr>
        <w:t xml:space="preserve"> </w:t>
      </w:r>
      <w:r>
        <w:t>in</w:t>
      </w:r>
      <w:r>
        <w:rPr>
          <w:spacing w:val="46"/>
        </w:rPr>
        <w:t xml:space="preserve"> </w:t>
      </w:r>
      <w:r>
        <w:t>learning</w:t>
      </w:r>
      <w:r>
        <w:rPr>
          <w:spacing w:val="46"/>
        </w:rPr>
        <w:t xml:space="preserve"> </w:t>
      </w:r>
      <w:r>
        <w:t>a</w:t>
      </w:r>
      <w:r>
        <w:rPr>
          <w:spacing w:val="47"/>
        </w:rPr>
        <w:t xml:space="preserve"> </w:t>
      </w:r>
      <w:r>
        <w:t>language.</w:t>
      </w:r>
      <w:r>
        <w:rPr>
          <w:spacing w:val="48"/>
        </w:rPr>
        <w:t xml:space="preserve"> </w:t>
      </w:r>
      <w:r>
        <w:t>According</w:t>
      </w:r>
      <w:r>
        <w:rPr>
          <w:spacing w:val="47"/>
        </w:rPr>
        <w:t xml:space="preserve"> </w:t>
      </w:r>
      <w:r>
        <w:t>to</w:t>
      </w:r>
      <w:r>
        <w:rPr>
          <w:spacing w:val="43"/>
        </w:rPr>
        <w:t xml:space="preserve"> </w:t>
      </w:r>
      <w:r>
        <w:t>Talebi (2015)</w:t>
      </w:r>
      <w:ins w:id="23" w:author="Asus" w:date="2025-05-08T08:47:00Z" w16du:dateUtc="2025-05-08T01:47:00Z">
        <w:r w:rsidR="00A54189">
          <w:t>,</w:t>
        </w:r>
      </w:ins>
      <w:r>
        <w:t xml:space="preserve"> reading</w:t>
      </w:r>
      <w:r>
        <w:rPr>
          <w:spacing w:val="-1"/>
        </w:rPr>
        <w:t xml:space="preserve"> </w:t>
      </w:r>
      <w:r>
        <w:t>is one of</w:t>
      </w:r>
      <w:r>
        <w:rPr>
          <w:spacing w:val="1"/>
        </w:rPr>
        <w:t xml:space="preserve"> </w:t>
      </w:r>
      <w:r>
        <w:t>the crucial</w:t>
      </w:r>
      <w:r>
        <w:rPr>
          <w:spacing w:val="2"/>
        </w:rPr>
        <w:t xml:space="preserve"> </w:t>
      </w:r>
      <w:r>
        <w:t>abilities</w:t>
      </w:r>
      <w:r>
        <w:rPr>
          <w:spacing w:val="-1"/>
        </w:rPr>
        <w:t xml:space="preserve"> </w:t>
      </w:r>
      <w:r>
        <w:t>in the</w:t>
      </w:r>
      <w:r>
        <w:rPr>
          <w:spacing w:val="-2"/>
        </w:rPr>
        <w:t xml:space="preserve"> </w:t>
      </w:r>
      <w:r>
        <w:t>process</w:t>
      </w:r>
      <w:r>
        <w:rPr>
          <w:spacing w:val="2"/>
        </w:rPr>
        <w:t xml:space="preserve"> </w:t>
      </w:r>
      <w:r>
        <w:t>of</w:t>
      </w:r>
      <w:r>
        <w:rPr>
          <w:spacing w:val="-2"/>
        </w:rPr>
        <w:t xml:space="preserve"> </w:t>
      </w:r>
      <w:r>
        <w:t>learning</w:t>
      </w:r>
      <w:r>
        <w:rPr>
          <w:spacing w:val="2"/>
        </w:rPr>
        <w:t xml:space="preserve"> </w:t>
      </w:r>
      <w:r>
        <w:t>a</w:t>
      </w:r>
      <w:r>
        <w:rPr>
          <w:spacing w:val="1"/>
        </w:rPr>
        <w:t xml:space="preserve"> </w:t>
      </w:r>
      <w:r>
        <w:t>language</w:t>
      </w:r>
      <w:r>
        <w:rPr>
          <w:spacing w:val="23"/>
        </w:rPr>
        <w:t xml:space="preserve"> </w:t>
      </w:r>
      <w:r>
        <w:t>since</w:t>
      </w:r>
      <w:r>
        <w:rPr>
          <w:spacing w:val="21"/>
        </w:rPr>
        <w:t xml:space="preserve"> </w:t>
      </w:r>
      <w:r>
        <w:t>it</w:t>
      </w:r>
      <w:r>
        <w:rPr>
          <w:spacing w:val="22"/>
        </w:rPr>
        <w:t xml:space="preserve"> </w:t>
      </w:r>
      <w:r>
        <w:t>allows</w:t>
      </w:r>
      <w:r>
        <w:rPr>
          <w:spacing w:val="24"/>
        </w:rPr>
        <w:t xml:space="preserve"> </w:t>
      </w:r>
      <w:r>
        <w:t>students</w:t>
      </w:r>
      <w:r>
        <w:rPr>
          <w:spacing w:val="20"/>
        </w:rPr>
        <w:t xml:space="preserve"> </w:t>
      </w:r>
      <w:r>
        <w:t>to</w:t>
      </w:r>
      <w:r>
        <w:rPr>
          <w:spacing w:val="24"/>
        </w:rPr>
        <w:t xml:space="preserve"> </w:t>
      </w:r>
      <w:r>
        <w:t>acquire</w:t>
      </w:r>
      <w:r>
        <w:rPr>
          <w:spacing w:val="28"/>
        </w:rPr>
        <w:t xml:space="preserve"> </w:t>
      </w:r>
      <w:r>
        <w:t>new</w:t>
      </w:r>
      <w:r>
        <w:rPr>
          <w:spacing w:val="31"/>
        </w:rPr>
        <w:t xml:space="preserve"> </w:t>
      </w:r>
      <w:r>
        <w:t>information</w:t>
      </w:r>
      <w:r>
        <w:rPr>
          <w:spacing w:val="17"/>
        </w:rPr>
        <w:t xml:space="preserve"> </w:t>
      </w:r>
      <w:r>
        <w:t>and</w:t>
      </w:r>
      <w:r>
        <w:rPr>
          <w:spacing w:val="30"/>
        </w:rPr>
        <w:t xml:space="preserve"> </w:t>
      </w:r>
      <w:r>
        <w:t>knowledge.</w:t>
      </w:r>
      <w:r>
        <w:tab/>
        <w:t xml:space="preserve"> </w:t>
      </w:r>
      <w:r>
        <w:br/>
        <w:t xml:space="preserve"> </w:t>
      </w:r>
      <w:r>
        <w:tab/>
        <w:t>The Ministry of Education, Culture, Research, and Technology (Mendikbudristek) released the PISA 2022 results on December 5, revealing significant advancements for Indonesia. The country improved its ranking by 5 to 6 positions in literacy compared to PISA 2018, marking its highest achievement in PISA history. This progress highlights Indonesia's education system's resilience amidst pandemic-related learning difficulties. Specifically, Indonesia's rankings in reading, mathematics, and science literacy each rose by 5 to 6 positions. Although there was a slight decrease of 12 points in reading literacy scores, Indonesia exceeded the international average decline of 18 points. Overall, the PISA 2022 results underscore Indonesia's notable strides and resilience in overcoming global educational challenges. Understanding reading involves more than vocabulary knowledge alone. Andres, as cited in Koosha,et.</w:t>
      </w:r>
      <w:ins w:id="24" w:author="Asus" w:date="2025-05-08T08:46:00Z" w16du:dateUtc="2025-05-08T01:46:00Z">
        <w:r w:rsidR="00A54189">
          <w:t xml:space="preserve"> </w:t>
        </w:r>
      </w:ins>
      <w:r>
        <w:t>al (2016), highlights non-linguistic factors that significantly impact the reading process, including reader variables and text characteristics. Reader variables encompass strategies, background knowledge, motivation, personality, and notably, self-esteem, which plays a pivotal role. Moreover, Bagheri and Faghih (2012) emphasize that reader variables and text variables are critical factors influencing both reading and comprehension processes. These variables include strategies, background knowledge, motivation, personality, self-esteem, and gender.</w:t>
      </w:r>
      <w:r>
        <w:tab/>
        <w:t xml:space="preserve"> </w:t>
      </w:r>
      <w:r>
        <w:br/>
        <w:t xml:space="preserve"> </w:t>
      </w:r>
      <w:r>
        <w:tab/>
        <w:t>Self-esteem is an individual's overall evaluation or appraisal of their</w:t>
      </w:r>
      <w:r>
        <w:rPr>
          <w:spacing w:val="1"/>
        </w:rPr>
        <w:t xml:space="preserve"> </w:t>
      </w:r>
      <w:del w:id="25" w:author="Asus" w:date="2025-05-08T08:48:00Z" w16du:dateUtc="2025-05-08T01:48:00Z">
        <w:r w:rsidDel="00A54189">
          <w:delText xml:space="preserve">own </w:delText>
        </w:r>
      </w:del>
      <w:r>
        <w:t>worth. It is the degree to which an individual values, accepts, and respects</w:t>
      </w:r>
      <w:r>
        <w:rPr>
          <w:spacing w:val="1"/>
        </w:rPr>
        <w:t xml:space="preserve"> </w:t>
      </w:r>
      <w:r>
        <w:t xml:space="preserve">themselves.  </w:t>
      </w:r>
      <w:r>
        <w:rPr>
          <w:spacing w:val="1"/>
        </w:rPr>
        <w:t xml:space="preserve"> </w:t>
      </w:r>
      <w:r>
        <w:t>According to Gustaman (2015), self-esteem is concerned with</w:t>
      </w:r>
      <w:r>
        <w:rPr>
          <w:spacing w:val="1"/>
        </w:rPr>
        <w:t xml:space="preserve"> </w:t>
      </w:r>
      <w:r>
        <w:t>how people feel about their abilities to perform tasks successfully. Self-esteem can be influenced by various factors, including past experiences, relationships,</w:t>
      </w:r>
      <w:r>
        <w:rPr>
          <w:spacing w:val="1"/>
        </w:rPr>
        <w:t xml:space="preserve"> </w:t>
      </w:r>
      <w:r>
        <w:t>and personal</w:t>
      </w:r>
      <w:r>
        <w:rPr>
          <w:spacing w:val="1"/>
        </w:rPr>
        <w:t xml:space="preserve"> </w:t>
      </w:r>
      <w:r>
        <w:t>characteristics. Self-esteem is important to learn</w:t>
      </w:r>
      <w:r>
        <w:rPr>
          <w:spacing w:val="60"/>
        </w:rPr>
        <w:t xml:space="preserve"> </w:t>
      </w:r>
      <w:r>
        <w:t>English because</w:t>
      </w:r>
      <w:r>
        <w:rPr>
          <w:spacing w:val="-57"/>
        </w:rPr>
        <w:t xml:space="preserve"> </w:t>
      </w:r>
      <w:r>
        <w:t>it can affect how a person approaches the learning process.</w:t>
      </w:r>
    </w:p>
    <w:p w14:paraId="1E6D8F5B" w14:textId="77777777" w:rsidR="00A33911" w:rsidRDefault="00000000">
      <w:pPr>
        <w:pStyle w:val="z-TopofForm1"/>
        <w:jc w:val="left"/>
      </w:pPr>
      <w:r>
        <w:t>Top of Form</w:t>
      </w:r>
    </w:p>
    <w:p w14:paraId="6C2166C1" w14:textId="77777777" w:rsidR="00A33911" w:rsidRDefault="00000000">
      <w:pPr>
        <w:pStyle w:val="z-BottomofForm1"/>
      </w:pPr>
      <w:r>
        <w:t>Bottom of Form</w:t>
      </w:r>
    </w:p>
    <w:p w14:paraId="586FEC01" w14:textId="77777777" w:rsidR="00A33911" w:rsidRDefault="00000000">
      <w:pPr>
        <w:pStyle w:val="z-TopofForm1"/>
      </w:pPr>
      <w:r>
        <w:t>Top of Form</w:t>
      </w:r>
    </w:p>
    <w:p w14:paraId="58BDBFCC" w14:textId="77777777" w:rsidR="00A33911" w:rsidRDefault="00000000">
      <w:pPr>
        <w:pStyle w:val="z-BottomofForm1"/>
      </w:pPr>
      <w:r>
        <w:t>Bottom of Form</w:t>
      </w:r>
    </w:p>
    <w:p w14:paraId="0273E25C" w14:textId="77777777" w:rsidR="00A33911" w:rsidRDefault="00000000">
      <w:pPr>
        <w:widowControl/>
        <w:pBdr>
          <w:bottom w:val="single" w:sz="6" w:space="1" w:color="auto"/>
        </w:pBdr>
        <w:autoSpaceDE/>
        <w:autoSpaceDN/>
        <w:rPr>
          <w:rFonts w:ascii="Arial" w:hAnsi="Arial" w:cs="Arial"/>
          <w:vanish/>
          <w:sz w:val="16"/>
          <w:szCs w:val="16"/>
          <w:lang w:val="id-ID" w:eastAsia="id-ID"/>
        </w:rPr>
      </w:pPr>
      <w:r>
        <w:rPr>
          <w:rFonts w:ascii="Arial" w:hAnsi="Arial" w:cs="Arial"/>
          <w:vanish/>
          <w:sz w:val="16"/>
          <w:szCs w:val="16"/>
          <w:lang w:val="id-ID" w:eastAsia="id-ID"/>
        </w:rPr>
        <w:t>Top of Form</w:t>
      </w:r>
    </w:p>
    <w:p w14:paraId="32BF9074" w14:textId="77777777" w:rsidR="00A33911" w:rsidRDefault="00000000">
      <w:pPr>
        <w:widowControl/>
        <w:pBdr>
          <w:top w:val="single" w:sz="6" w:space="1" w:color="auto"/>
        </w:pBdr>
        <w:autoSpaceDE/>
        <w:autoSpaceDN/>
        <w:jc w:val="center"/>
        <w:rPr>
          <w:rFonts w:ascii="Arial" w:hAnsi="Arial" w:cs="Arial"/>
          <w:vanish/>
          <w:sz w:val="16"/>
          <w:szCs w:val="16"/>
          <w:lang w:val="id-ID" w:eastAsia="id-ID"/>
        </w:rPr>
      </w:pPr>
      <w:r>
        <w:rPr>
          <w:rFonts w:ascii="Arial" w:hAnsi="Arial" w:cs="Arial"/>
          <w:vanish/>
          <w:sz w:val="16"/>
          <w:szCs w:val="16"/>
          <w:lang w:val="id-ID" w:eastAsia="id-ID"/>
        </w:rPr>
        <w:t>Bottom of Form</w:t>
      </w:r>
    </w:p>
    <w:p w14:paraId="7A159259" w14:textId="77777777" w:rsidR="00A33911" w:rsidRDefault="00A33911">
      <w:pPr>
        <w:jc w:val="both"/>
        <w:rPr>
          <w:lang w:val="id-ID"/>
        </w:rPr>
      </w:pPr>
    </w:p>
    <w:p w14:paraId="289C59DE" w14:textId="77777777" w:rsidR="00A33911" w:rsidRDefault="00A33911">
      <w:pPr>
        <w:jc w:val="both"/>
        <w:rPr>
          <w:lang w:val="id-ID"/>
        </w:rPr>
      </w:pPr>
    </w:p>
    <w:p w14:paraId="1130651B" w14:textId="77777777" w:rsidR="00A33911" w:rsidRDefault="00A33911">
      <w:pPr>
        <w:jc w:val="both"/>
        <w:rPr>
          <w:lang w:val="id-ID"/>
        </w:rPr>
      </w:pPr>
    </w:p>
    <w:p w14:paraId="08A36CEB" w14:textId="77777777" w:rsidR="00A33911" w:rsidRDefault="00A33911">
      <w:pPr>
        <w:jc w:val="both"/>
        <w:rPr>
          <w:lang w:val="id-ID"/>
        </w:rPr>
      </w:pPr>
    </w:p>
    <w:p w14:paraId="1E77E047" w14:textId="77777777" w:rsidR="00A54189" w:rsidRDefault="00A54189">
      <w:pPr>
        <w:widowControl/>
        <w:autoSpaceDE/>
        <w:autoSpaceDN/>
        <w:rPr>
          <w:ins w:id="26" w:author="Asus" w:date="2025-05-08T08:49:00Z" w16du:dateUtc="2025-05-08T01:49:00Z"/>
          <w:b/>
          <w:sz w:val="24"/>
          <w:szCs w:val="24"/>
          <w:lang w:val="id-ID"/>
        </w:rPr>
      </w:pPr>
      <w:ins w:id="27" w:author="Asus" w:date="2025-05-08T08:49:00Z" w16du:dateUtc="2025-05-08T01:49:00Z">
        <w:r>
          <w:rPr>
            <w:b/>
            <w:sz w:val="24"/>
            <w:szCs w:val="24"/>
            <w:lang w:val="id-ID"/>
          </w:rPr>
          <w:br w:type="page"/>
        </w:r>
      </w:ins>
    </w:p>
    <w:p w14:paraId="00961804" w14:textId="03DF0963" w:rsidR="00A33911" w:rsidRDefault="00000000">
      <w:pPr>
        <w:jc w:val="both"/>
        <w:rPr>
          <w:b/>
          <w:sz w:val="24"/>
          <w:szCs w:val="24"/>
          <w:lang w:val="id-ID"/>
        </w:rPr>
      </w:pPr>
      <w:r>
        <w:rPr>
          <w:b/>
          <w:sz w:val="24"/>
          <w:szCs w:val="24"/>
          <w:lang w:val="id-ID"/>
        </w:rPr>
        <w:lastRenderedPageBreak/>
        <w:t>METHODHOLOGY</w:t>
      </w:r>
    </w:p>
    <w:p w14:paraId="1923FE1D" w14:textId="77777777" w:rsidR="00A33911" w:rsidRDefault="00000000">
      <w:pPr>
        <w:jc w:val="both"/>
        <w:rPr>
          <w:b/>
          <w:i/>
          <w:sz w:val="24"/>
          <w:szCs w:val="24"/>
          <w:lang w:val="id-ID"/>
        </w:rPr>
      </w:pPr>
      <w:r>
        <w:rPr>
          <w:b/>
          <w:i/>
          <w:sz w:val="24"/>
          <w:szCs w:val="24"/>
          <w:lang w:val="id-ID"/>
        </w:rPr>
        <w:t>Design</w:t>
      </w:r>
    </w:p>
    <w:p w14:paraId="14D85BE8" w14:textId="0EE5AF8A" w:rsidR="00A33911" w:rsidRDefault="00000000">
      <w:pPr>
        <w:pStyle w:val="NormalWeb"/>
        <w:jc w:val="both"/>
      </w:pPr>
      <w:r>
        <w:t xml:space="preserve"> </w:t>
      </w:r>
      <w:r>
        <w:tab/>
        <w:t xml:space="preserve">In this research, a quantitative approach was employed to reveal the study's findings, utilizing correlational analysis to determine relationships between variables. </w:t>
      </w:r>
      <w:commentRangeStart w:id="28"/>
      <w:del w:id="29" w:author="Asus" w:date="2025-05-08T10:13:00Z" w16du:dateUtc="2025-05-08T03:13:00Z">
        <w:r w:rsidDel="00404F48">
          <w:delText xml:space="preserve">Research design refers to the structure in which researchers select their methods and procedures. </w:delText>
        </w:r>
      </w:del>
      <w:commentRangeEnd w:id="28"/>
      <w:r w:rsidR="00404F48">
        <w:rPr>
          <w:rStyle w:val="CommentReference"/>
          <w:lang w:val="en-US" w:eastAsia="en-US"/>
        </w:rPr>
        <w:commentReference w:id="28"/>
      </w:r>
      <w:r>
        <w:t>The study focuses on investigating</w:t>
      </w:r>
      <w:ins w:id="30" w:author="Asus" w:date="2025-05-08T10:13:00Z" w16du:dateUtc="2025-05-08T03:13:00Z">
        <w:r w:rsidR="00404F48">
          <w:t xml:space="preserve"> the association between</w:t>
        </w:r>
      </w:ins>
      <w:r>
        <w:t xml:space="preserve"> self-esteem and reading comprehension achievement as the variables of interest.</w:t>
      </w:r>
    </w:p>
    <w:p w14:paraId="4B4A8931" w14:textId="77777777" w:rsidR="00A33911" w:rsidRDefault="00000000">
      <w:pPr>
        <w:pStyle w:val="z-TopofForm1"/>
      </w:pPr>
      <w:r>
        <w:t>Top of Form</w:t>
      </w:r>
    </w:p>
    <w:p w14:paraId="057DFDF3" w14:textId="77777777" w:rsidR="00A33911" w:rsidRDefault="00000000">
      <w:pPr>
        <w:pStyle w:val="z-BottomofForm1"/>
      </w:pPr>
      <w:r>
        <w:t>Bottom of Form</w:t>
      </w:r>
    </w:p>
    <w:p w14:paraId="4D8406AD" w14:textId="77777777" w:rsidR="00A33911" w:rsidRDefault="00A33911">
      <w:pPr>
        <w:jc w:val="both"/>
        <w:rPr>
          <w:b/>
          <w:i/>
          <w:sz w:val="24"/>
          <w:szCs w:val="24"/>
          <w:lang w:val="id-ID"/>
        </w:rPr>
      </w:pPr>
    </w:p>
    <w:p w14:paraId="5D010BEA" w14:textId="77777777" w:rsidR="00A33911" w:rsidRDefault="00000000">
      <w:pPr>
        <w:jc w:val="both"/>
        <w:rPr>
          <w:b/>
          <w:i/>
          <w:sz w:val="24"/>
          <w:szCs w:val="24"/>
          <w:lang w:val="id-ID"/>
        </w:rPr>
      </w:pPr>
      <w:r>
        <w:rPr>
          <w:b/>
          <w:i/>
          <w:sz w:val="24"/>
          <w:szCs w:val="24"/>
          <w:lang w:val="id-ID"/>
        </w:rPr>
        <w:t>Sample</w:t>
      </w:r>
    </w:p>
    <w:p w14:paraId="0C32ED86" w14:textId="58C8DE6D" w:rsidR="00A33911" w:rsidRDefault="00000000">
      <w:pPr>
        <w:pStyle w:val="NormalWeb"/>
        <w:jc w:val="both"/>
      </w:pPr>
      <w:r>
        <w:t xml:space="preserve"> </w:t>
      </w:r>
      <w:r>
        <w:tab/>
        <w:t>A population is the entire group of students being studied who share a similar characteristic. In this study, the population include</w:t>
      </w:r>
      <w:del w:id="31" w:author="Asus" w:date="2025-05-08T10:12:00Z" w16du:dateUtc="2025-05-08T03:12:00Z">
        <w:r w:rsidDel="00404F48">
          <w:delText>s</w:delText>
        </w:r>
      </w:del>
      <w:ins w:id="32" w:author="Asus" w:date="2025-05-08T10:12:00Z" w16du:dateUtc="2025-05-08T03:12:00Z">
        <w:r w:rsidR="00404F48">
          <w:t>d</w:t>
        </w:r>
      </w:ins>
      <w:r>
        <w:t xml:space="preserve"> all 236 tenth-grade students at MA Patra Mandiri Palembang. The researchers used </w:t>
      </w:r>
      <w:del w:id="33" w:author="Asus" w:date="2025-05-08T10:12:00Z" w16du:dateUtc="2025-05-08T03:12:00Z">
        <w:r w:rsidDel="00404F48">
          <w:delText xml:space="preserve">a method called </w:delText>
        </w:r>
      </w:del>
      <w:r>
        <w:t>convenience sampling, which means they selected students from classes X A, X B, and X C, totaling 116 participants. As described by Etikan et al. (2016), convenience sampling, also known as opportunity or accidental sampling, is a type of nonprobability sampling method. The sample consisted of Class A with 37 students, Class B with 40 students, and Class C with 39 students.</w:t>
      </w:r>
    </w:p>
    <w:p w14:paraId="18CED52B" w14:textId="77777777" w:rsidR="00A33911" w:rsidRDefault="00000000">
      <w:pPr>
        <w:pStyle w:val="z-TopofForm1"/>
      </w:pPr>
      <w:r>
        <w:t>Top of Form</w:t>
      </w:r>
    </w:p>
    <w:p w14:paraId="51D4A1E5" w14:textId="77777777" w:rsidR="00A33911" w:rsidRDefault="00000000">
      <w:pPr>
        <w:pStyle w:val="z-BottomofForm1"/>
      </w:pPr>
      <w:r>
        <w:t>Bottom of Form</w:t>
      </w:r>
    </w:p>
    <w:p w14:paraId="6553AEC6" w14:textId="77777777" w:rsidR="00A33911" w:rsidRDefault="00A33911">
      <w:pPr>
        <w:jc w:val="both"/>
        <w:rPr>
          <w:b/>
          <w:i/>
          <w:sz w:val="24"/>
          <w:szCs w:val="24"/>
          <w:lang w:val="id-ID"/>
        </w:rPr>
      </w:pPr>
    </w:p>
    <w:p w14:paraId="5664C0F0" w14:textId="77777777" w:rsidR="00A33911" w:rsidRDefault="00000000">
      <w:pPr>
        <w:jc w:val="both"/>
        <w:rPr>
          <w:b/>
          <w:i/>
          <w:sz w:val="24"/>
          <w:szCs w:val="24"/>
          <w:lang w:val="id-ID"/>
        </w:rPr>
      </w:pPr>
      <w:r>
        <w:rPr>
          <w:b/>
          <w:i/>
          <w:sz w:val="24"/>
          <w:szCs w:val="24"/>
          <w:lang w:val="id-ID"/>
        </w:rPr>
        <w:t>Data collecting and analysis</w:t>
      </w:r>
    </w:p>
    <w:p w14:paraId="724A9D50" w14:textId="059DA1D0" w:rsidR="00A33911" w:rsidRDefault="00000000">
      <w:pPr>
        <w:jc w:val="both"/>
        <w:rPr>
          <w:sz w:val="24"/>
          <w:szCs w:val="24"/>
          <w:lang w:val="id-ID" w:eastAsia="id-ID"/>
        </w:rPr>
      </w:pPr>
      <w:r>
        <w:rPr>
          <w:sz w:val="24"/>
          <w:szCs w:val="24"/>
          <w:lang w:val="id-ID"/>
        </w:rPr>
        <w:t xml:space="preserve"> </w:t>
      </w:r>
      <w:r>
        <w:rPr>
          <w:sz w:val="24"/>
          <w:szCs w:val="24"/>
          <w:lang w:val="id-ID"/>
        </w:rPr>
        <w:tab/>
        <w:t xml:space="preserve">There are </w:t>
      </w:r>
      <w:del w:id="34" w:author="Asus" w:date="2025-05-08T08:49:00Z" w16du:dateUtc="2025-05-08T01:49:00Z">
        <w:r w:rsidDel="00A54189">
          <w:rPr>
            <w:sz w:val="24"/>
            <w:szCs w:val="24"/>
            <w:lang w:val="id-ID"/>
          </w:rPr>
          <w:delText xml:space="preserve">to </w:delText>
        </w:r>
      </w:del>
      <w:ins w:id="35" w:author="Asus" w:date="2025-05-08T08:49:00Z" w16du:dateUtc="2025-05-08T01:49:00Z">
        <w:r w:rsidR="00A54189">
          <w:rPr>
            <w:sz w:val="24"/>
            <w:szCs w:val="24"/>
            <w:lang w:val="id-ID"/>
          </w:rPr>
          <w:t xml:space="preserve">two </w:t>
        </w:r>
      </w:ins>
      <w:r>
        <w:rPr>
          <w:sz w:val="24"/>
          <w:szCs w:val="24"/>
          <w:lang w:val="id-ID"/>
        </w:rPr>
        <w:t xml:space="preserve">types of instruments that </w:t>
      </w:r>
      <w:ins w:id="36" w:author="Asus" w:date="2025-05-08T08:49:00Z" w16du:dateUtc="2025-05-08T01:49:00Z">
        <w:r w:rsidR="00A54189">
          <w:rPr>
            <w:sz w:val="24"/>
            <w:szCs w:val="24"/>
            <w:lang w:val="id-ID"/>
          </w:rPr>
          <w:t xml:space="preserve">are </w:t>
        </w:r>
      </w:ins>
      <w:r>
        <w:rPr>
          <w:sz w:val="24"/>
          <w:szCs w:val="24"/>
          <w:lang w:val="id-ID"/>
        </w:rPr>
        <w:t>used to collect the data in this research, that is</w:t>
      </w:r>
      <w:ins w:id="37" w:author="Asus" w:date="2025-05-08T08:49:00Z" w16du:dateUtc="2025-05-08T01:49:00Z">
        <w:r w:rsidR="00A54189">
          <w:rPr>
            <w:sz w:val="24"/>
            <w:szCs w:val="24"/>
            <w:lang w:val="id-ID"/>
          </w:rPr>
          <w:t>,</w:t>
        </w:r>
      </w:ins>
      <w:r>
        <w:rPr>
          <w:sz w:val="24"/>
          <w:szCs w:val="24"/>
          <w:lang w:val="id-ID"/>
        </w:rPr>
        <w:t xml:space="preserve"> a questionnaire for self-esteem and a test for reading comprehension achievement. </w:t>
      </w:r>
      <w:r>
        <w:rPr>
          <w:sz w:val="24"/>
          <w:szCs w:val="24"/>
        </w:rPr>
        <w:t xml:space="preserve">The questionnaire </w:t>
      </w:r>
      <w:ins w:id="38" w:author="Asus" w:date="2025-05-08T10:18:00Z" w16du:dateUtc="2025-05-08T03:18:00Z">
        <w:r w:rsidR="003E6DD1">
          <w:rPr>
            <w:sz w:val="24"/>
            <w:szCs w:val="24"/>
          </w:rPr>
          <w:t xml:space="preserve">was </w:t>
        </w:r>
      </w:ins>
      <w:r>
        <w:rPr>
          <w:sz w:val="24"/>
          <w:szCs w:val="24"/>
        </w:rPr>
        <w:t>originally</w:t>
      </w:r>
      <w:r>
        <w:rPr>
          <w:sz w:val="24"/>
          <w:szCs w:val="24"/>
          <w:lang w:val="id-ID"/>
        </w:rPr>
        <w:t xml:space="preserve"> </w:t>
      </w:r>
      <w:ins w:id="39" w:author="Asus" w:date="2025-05-08T10:19:00Z" w16du:dateUtc="2025-05-08T03:19:00Z">
        <w:r w:rsidR="003E6DD1">
          <w:rPr>
            <w:sz w:val="24"/>
            <w:szCs w:val="24"/>
            <w:lang w:val="id-ID"/>
          </w:rPr>
          <w:t xml:space="preserve">developed </w:t>
        </w:r>
      </w:ins>
      <w:r>
        <w:rPr>
          <w:sz w:val="24"/>
          <w:szCs w:val="24"/>
          <w:lang w:val="id-ID"/>
        </w:rPr>
        <w:t>by Grey-</w:t>
      </w:r>
      <w:r>
        <w:rPr>
          <w:sz w:val="24"/>
          <w:szCs w:val="24"/>
        </w:rPr>
        <w:t xml:space="preserve">Little, Baumeister &amp; </w:t>
      </w:r>
      <w:proofErr w:type="spellStart"/>
      <w:r>
        <w:rPr>
          <w:sz w:val="24"/>
          <w:szCs w:val="24"/>
        </w:rPr>
        <w:t>Ciarrochi</w:t>
      </w:r>
      <w:proofErr w:type="spellEnd"/>
      <w:r>
        <w:rPr>
          <w:sz w:val="24"/>
          <w:szCs w:val="24"/>
        </w:rPr>
        <w:t xml:space="preserve"> (2007) </w:t>
      </w:r>
      <w:ins w:id="40" w:author="Asus" w:date="2025-05-08T10:19:00Z" w16du:dateUtc="2025-05-08T03:19:00Z">
        <w:r w:rsidR="003E6DD1">
          <w:rPr>
            <w:sz w:val="24"/>
            <w:szCs w:val="24"/>
          </w:rPr>
          <w:t xml:space="preserve">and </w:t>
        </w:r>
      </w:ins>
      <w:r>
        <w:rPr>
          <w:sz w:val="24"/>
          <w:szCs w:val="24"/>
        </w:rPr>
        <w:t xml:space="preserve">comprised 24 items, but Kartika </w:t>
      </w:r>
      <w:ins w:id="41" w:author="Asus" w:date="2025-05-08T10:20:00Z" w16du:dateUtc="2025-05-08T03:20:00Z">
        <w:r w:rsidR="003E6DD1">
          <w:rPr>
            <w:sz w:val="24"/>
            <w:szCs w:val="24"/>
          </w:rPr>
          <w:t xml:space="preserve">(2023) </w:t>
        </w:r>
      </w:ins>
      <w:r>
        <w:rPr>
          <w:sz w:val="24"/>
          <w:szCs w:val="24"/>
        </w:rPr>
        <w:t xml:space="preserve">adapted </w:t>
      </w:r>
      <w:del w:id="42" w:author="Asus" w:date="2025-05-08T10:21:00Z" w16du:dateUtc="2025-05-08T03:21:00Z">
        <w:r w:rsidDel="003E6DD1">
          <w:rPr>
            <w:sz w:val="24"/>
            <w:szCs w:val="24"/>
          </w:rPr>
          <w:delText>it</w:delText>
        </w:r>
      </w:del>
      <w:ins w:id="43" w:author="Asus" w:date="2025-05-08T10:21:00Z" w16du:dateUtc="2025-05-08T03:21:00Z">
        <w:r w:rsidR="003E6DD1">
          <w:rPr>
            <w:sz w:val="24"/>
            <w:szCs w:val="24"/>
          </w:rPr>
          <w:t xml:space="preserve"> the questionnaire for</w:t>
        </w:r>
      </w:ins>
      <w:r>
        <w:rPr>
          <w:sz w:val="24"/>
          <w:szCs w:val="24"/>
        </w:rPr>
        <w:t xml:space="preserve"> </w:t>
      </w:r>
      <w:del w:id="44" w:author="Asus" w:date="2025-05-08T10:20:00Z" w16du:dateUtc="2025-05-08T03:20:00Z">
        <w:r w:rsidDel="003E6DD1">
          <w:rPr>
            <w:sz w:val="24"/>
            <w:szCs w:val="24"/>
          </w:rPr>
          <w:delText xml:space="preserve">in 2023 to contain </w:delText>
        </w:r>
      </w:del>
      <w:r>
        <w:rPr>
          <w:sz w:val="24"/>
          <w:szCs w:val="24"/>
        </w:rPr>
        <w:t>only 20 items</w:t>
      </w:r>
      <w:ins w:id="45" w:author="Asus" w:date="2025-05-08T08:49:00Z" w16du:dateUtc="2025-05-08T01:49:00Z">
        <w:r w:rsidR="00A54189">
          <w:rPr>
            <w:sz w:val="24"/>
            <w:szCs w:val="24"/>
          </w:rPr>
          <w:t>,</w:t>
        </w:r>
      </w:ins>
      <w:r>
        <w:rPr>
          <w:sz w:val="24"/>
          <w:szCs w:val="24"/>
          <w:lang w:val="id-ID"/>
        </w:rPr>
        <w:t xml:space="preserve"> and the researcher</w:t>
      </w:r>
      <w:ins w:id="46" w:author="Asus" w:date="2025-05-08T10:23:00Z" w16du:dateUtc="2025-05-08T03:23:00Z">
        <w:r w:rsidR="003E6DD1">
          <w:rPr>
            <w:sz w:val="24"/>
            <w:szCs w:val="24"/>
            <w:lang w:val="id-ID"/>
          </w:rPr>
          <w:t>s</w:t>
        </w:r>
      </w:ins>
      <w:r>
        <w:rPr>
          <w:sz w:val="24"/>
          <w:szCs w:val="24"/>
          <w:lang w:val="id-ID"/>
        </w:rPr>
        <w:t xml:space="preserve"> adopted </w:t>
      </w:r>
      <w:ins w:id="47" w:author="Asus" w:date="2025-05-08T10:23:00Z" w16du:dateUtc="2025-05-08T03:23:00Z">
        <w:r w:rsidR="003E6DD1">
          <w:rPr>
            <w:sz w:val="24"/>
            <w:szCs w:val="24"/>
            <w:lang w:val="id-ID"/>
          </w:rPr>
          <w:t>the questionnaire that was</w:t>
        </w:r>
      </w:ins>
      <w:ins w:id="48" w:author="Asus" w:date="2025-05-08T10:24:00Z" w16du:dateUtc="2025-05-08T03:24:00Z">
        <w:r w:rsidR="003E6DD1">
          <w:rPr>
            <w:sz w:val="24"/>
            <w:szCs w:val="24"/>
            <w:lang w:val="id-ID"/>
          </w:rPr>
          <w:t xml:space="preserve"> adapted </w:t>
        </w:r>
      </w:ins>
      <w:r>
        <w:rPr>
          <w:sz w:val="24"/>
          <w:szCs w:val="24"/>
          <w:lang w:val="id-ID"/>
        </w:rPr>
        <w:t>by Kartika (2023)</w:t>
      </w:r>
      <w:r>
        <w:rPr>
          <w:sz w:val="24"/>
          <w:szCs w:val="24"/>
        </w:rPr>
        <w:t>.</w:t>
      </w:r>
      <w:r>
        <w:rPr>
          <w:sz w:val="24"/>
          <w:szCs w:val="24"/>
          <w:lang w:val="id-ID"/>
        </w:rPr>
        <w:t xml:space="preserve"> </w:t>
      </w:r>
      <w:commentRangeStart w:id="49"/>
      <w:r>
        <w:rPr>
          <w:sz w:val="24"/>
          <w:szCs w:val="24"/>
          <w:lang w:val="id-ID" w:eastAsia="id-ID"/>
        </w:rPr>
        <w:t>There were five response choices for each multiple-choice question on the test; one was the right answer, and the other four were incorrect. This reading comprehension test consisted of 12 reading passages and 50 multiple-choice questions. Students had 50 minutes to complete the test.</w:t>
      </w:r>
      <w:commentRangeEnd w:id="49"/>
      <w:r w:rsidR="003E6DD1">
        <w:rPr>
          <w:rStyle w:val="CommentReference"/>
        </w:rPr>
        <w:commentReference w:id="49"/>
      </w:r>
      <w:commentRangeStart w:id="50"/>
      <w:ins w:id="51" w:author="Asus" w:date="2025-05-08T10:49:00Z" w16du:dateUtc="2025-05-08T03:49:00Z">
        <w:r w:rsidR="00483317">
          <w:rPr>
            <w:sz w:val="24"/>
            <w:szCs w:val="24"/>
            <w:lang w:val="id-ID" w:eastAsia="id-ID"/>
          </w:rPr>
          <w:t xml:space="preserve"> ...</w:t>
        </w:r>
        <w:commentRangeEnd w:id="50"/>
        <w:r w:rsidR="00483317">
          <w:rPr>
            <w:rStyle w:val="CommentReference"/>
          </w:rPr>
          <w:commentReference w:id="50"/>
        </w:r>
      </w:ins>
    </w:p>
    <w:p w14:paraId="3381F602" w14:textId="77777777" w:rsidR="00A33911" w:rsidRDefault="00A33911">
      <w:pPr>
        <w:jc w:val="both"/>
        <w:rPr>
          <w:b/>
          <w:sz w:val="24"/>
          <w:szCs w:val="24"/>
          <w:lang w:val="id-ID"/>
        </w:rPr>
      </w:pPr>
    </w:p>
    <w:p w14:paraId="1BC76C97" w14:textId="77777777" w:rsidR="00A33911" w:rsidRDefault="00000000">
      <w:pPr>
        <w:jc w:val="both"/>
        <w:rPr>
          <w:b/>
          <w:sz w:val="24"/>
          <w:szCs w:val="24"/>
          <w:lang w:val="id-ID"/>
        </w:rPr>
      </w:pPr>
      <w:r>
        <w:rPr>
          <w:b/>
          <w:sz w:val="24"/>
          <w:szCs w:val="24"/>
          <w:lang w:val="id-ID"/>
        </w:rPr>
        <w:t>RESULT AND DISCUSSION</w:t>
      </w:r>
    </w:p>
    <w:p w14:paraId="4C9DA9BB" w14:textId="77777777" w:rsidR="00A33911" w:rsidRDefault="00A33911">
      <w:pPr>
        <w:jc w:val="both"/>
        <w:rPr>
          <w:b/>
          <w:sz w:val="24"/>
          <w:szCs w:val="24"/>
          <w:lang w:val="id-ID"/>
        </w:rPr>
      </w:pPr>
    </w:p>
    <w:p w14:paraId="578552B5" w14:textId="77777777" w:rsidR="00A33911" w:rsidRDefault="00000000">
      <w:pPr>
        <w:jc w:val="both"/>
        <w:rPr>
          <w:b/>
          <w:sz w:val="24"/>
          <w:szCs w:val="24"/>
          <w:lang w:val="id-ID"/>
        </w:rPr>
      </w:pPr>
      <w:r>
        <w:rPr>
          <w:b/>
          <w:sz w:val="24"/>
          <w:szCs w:val="24"/>
          <w:lang w:val="id-ID"/>
        </w:rPr>
        <w:t>Findings and Discussions</w:t>
      </w:r>
    </w:p>
    <w:p w14:paraId="30C2D98C" w14:textId="77777777" w:rsidR="00A33911" w:rsidRDefault="00A33911">
      <w:pPr>
        <w:jc w:val="both"/>
        <w:rPr>
          <w:b/>
          <w:sz w:val="24"/>
          <w:szCs w:val="24"/>
          <w:lang w:val="id-ID"/>
        </w:rPr>
      </w:pPr>
    </w:p>
    <w:p w14:paraId="3E20AA00" w14:textId="77777777" w:rsidR="00A33911" w:rsidRDefault="00000000">
      <w:pPr>
        <w:jc w:val="both"/>
        <w:rPr>
          <w:b/>
          <w:i/>
          <w:sz w:val="24"/>
          <w:szCs w:val="24"/>
          <w:lang w:val="id-ID"/>
        </w:rPr>
      </w:pPr>
      <w:r>
        <w:rPr>
          <w:b/>
          <w:i/>
          <w:sz w:val="24"/>
          <w:szCs w:val="24"/>
          <w:lang w:val="id-ID"/>
        </w:rPr>
        <w:t>Self-esteem</w:t>
      </w:r>
    </w:p>
    <w:p w14:paraId="06268930" w14:textId="002B54DE" w:rsidR="00A33911" w:rsidRDefault="00000000">
      <w:pPr>
        <w:widowControl/>
        <w:autoSpaceDE/>
        <w:autoSpaceDN/>
        <w:jc w:val="both"/>
        <w:rPr>
          <w:sz w:val="24"/>
          <w:szCs w:val="24"/>
          <w:lang w:val="id-ID" w:eastAsia="id-ID"/>
        </w:rPr>
      </w:pPr>
      <w:r>
        <w:rPr>
          <w:sz w:val="24"/>
          <w:szCs w:val="24"/>
          <w:lang w:val="id-ID" w:eastAsia="id-ID"/>
        </w:rPr>
        <w:t xml:space="preserve"> </w:t>
      </w:r>
      <w:r>
        <w:rPr>
          <w:sz w:val="24"/>
          <w:szCs w:val="24"/>
          <w:lang w:val="id-ID" w:eastAsia="id-ID"/>
        </w:rPr>
        <w:tab/>
        <w:t>116</w:t>
      </w:r>
      <w:ins w:id="52" w:author="Asus" w:date="2025-05-08T10:34:00Z" w16du:dateUtc="2025-05-08T03:34:00Z">
        <w:r w:rsidR="00FC0082">
          <w:rPr>
            <w:sz w:val="24"/>
            <w:szCs w:val="24"/>
            <w:lang w:val="id-ID" w:eastAsia="id-ID"/>
          </w:rPr>
          <w:t xml:space="preserve"> tenth-grade</w:t>
        </w:r>
      </w:ins>
      <w:r>
        <w:rPr>
          <w:sz w:val="24"/>
          <w:szCs w:val="24"/>
          <w:lang w:val="id-ID" w:eastAsia="id-ID"/>
        </w:rPr>
        <w:t xml:space="preserve"> students from MA Patra Mandiri Palembang</w:t>
      </w:r>
      <w:del w:id="53" w:author="Asus" w:date="2025-05-08T10:35:00Z" w16du:dateUtc="2025-05-08T03:35:00Z">
        <w:r w:rsidDel="00FC0082">
          <w:rPr>
            <w:sz w:val="24"/>
            <w:szCs w:val="24"/>
            <w:lang w:val="id-ID" w:eastAsia="id-ID"/>
          </w:rPr>
          <w:delText>'s</w:delText>
        </w:r>
      </w:del>
      <w:r>
        <w:rPr>
          <w:sz w:val="24"/>
          <w:szCs w:val="24"/>
          <w:lang w:val="id-ID" w:eastAsia="id-ID"/>
        </w:rPr>
        <w:t xml:space="preserve"> </w:t>
      </w:r>
      <w:del w:id="54" w:author="Asus" w:date="2025-05-08T10:35:00Z" w16du:dateUtc="2025-05-08T03:35:00Z">
        <w:r w:rsidDel="00FC0082">
          <w:rPr>
            <w:sz w:val="24"/>
            <w:szCs w:val="24"/>
            <w:lang w:val="id-ID" w:eastAsia="id-ID"/>
          </w:rPr>
          <w:delText>tenth</w:delText>
        </w:r>
      </w:del>
      <w:del w:id="55" w:author="Asus" w:date="2025-05-08T10:33:00Z" w16du:dateUtc="2025-05-08T03:33:00Z">
        <w:r w:rsidDel="00FC0082">
          <w:rPr>
            <w:sz w:val="24"/>
            <w:szCs w:val="24"/>
            <w:lang w:val="id-ID" w:eastAsia="id-ID"/>
          </w:rPr>
          <w:delText xml:space="preserve"> </w:delText>
        </w:r>
      </w:del>
      <w:del w:id="56" w:author="Asus" w:date="2025-05-08T10:35:00Z" w16du:dateUtc="2025-05-08T03:35:00Z">
        <w:r w:rsidDel="00FC0082">
          <w:rPr>
            <w:sz w:val="24"/>
            <w:szCs w:val="24"/>
            <w:lang w:val="id-ID" w:eastAsia="id-ID"/>
          </w:rPr>
          <w:delText xml:space="preserve">grade </w:delText>
        </w:r>
      </w:del>
      <w:r>
        <w:rPr>
          <w:sz w:val="24"/>
          <w:szCs w:val="24"/>
          <w:lang w:val="id-ID" w:eastAsia="id-ID"/>
        </w:rPr>
        <w:t>answered the 20 items on the self-esteem questionnaire. A Likert scale with a range of 1 t</w:t>
      </w:r>
      <w:del w:id="57" w:author="Asus" w:date="2025-05-08T10:32:00Z" w16du:dateUtc="2025-05-08T03:32:00Z">
        <w:r w:rsidDel="00FC0082">
          <w:rPr>
            <w:sz w:val="24"/>
            <w:szCs w:val="24"/>
            <w:lang w:val="id-ID" w:eastAsia="id-ID"/>
          </w:rPr>
          <w:delText>o</w:delText>
        </w:r>
      </w:del>
      <w:r>
        <w:rPr>
          <w:sz w:val="24"/>
          <w:szCs w:val="24"/>
          <w:lang w:val="id-ID" w:eastAsia="id-ID"/>
        </w:rPr>
        <w:t xml:space="preserve"> 5 was used in this survey. As previously mentioned, the three categories of self-esteem that were employed in this study were Need improvement, Fairly self-esteem, and Good self-esteem.</w:t>
      </w:r>
    </w:p>
    <w:p w14:paraId="0F6998FC" w14:textId="77777777" w:rsidR="00A33911" w:rsidRDefault="00A33911">
      <w:pPr>
        <w:ind w:firstLine="720"/>
        <w:jc w:val="both"/>
        <w:rPr>
          <w:sz w:val="24"/>
          <w:szCs w:val="24"/>
          <w:lang w:val="id-ID"/>
        </w:rPr>
      </w:pPr>
    </w:p>
    <w:p w14:paraId="611EA4E8" w14:textId="77777777" w:rsidR="00A33911" w:rsidRDefault="00000000">
      <w:pPr>
        <w:jc w:val="center"/>
        <w:rPr>
          <w:sz w:val="24"/>
          <w:szCs w:val="24"/>
          <w:lang w:val="id-ID"/>
        </w:rPr>
      </w:pPr>
      <w:commentRangeStart w:id="58"/>
      <w:r>
        <w:rPr>
          <w:sz w:val="24"/>
          <w:szCs w:val="24"/>
          <w:lang w:val="id-ID"/>
        </w:rPr>
        <w:t>Table 1.  Distribution of Self-esteem</w:t>
      </w:r>
    </w:p>
    <w:p w14:paraId="6FA93C4F" w14:textId="77777777" w:rsidR="00A33911" w:rsidRDefault="00A33911">
      <w:pPr>
        <w:ind w:firstLine="720"/>
        <w:jc w:val="both"/>
        <w:rPr>
          <w:sz w:val="24"/>
          <w:szCs w:val="24"/>
          <w:lang w:val="id-ID"/>
        </w:rPr>
      </w:pPr>
    </w:p>
    <w:tbl>
      <w:tblPr>
        <w:tblStyle w:val="TableGrid"/>
        <w:tblW w:w="0" w:type="auto"/>
        <w:tblInd w:w="917" w:type="dxa"/>
        <w:tblLook w:val="04A0" w:firstRow="1" w:lastRow="0" w:firstColumn="1" w:lastColumn="0" w:noHBand="0" w:noVBand="1"/>
      </w:tblPr>
      <w:tblGrid>
        <w:gridCol w:w="2714"/>
        <w:gridCol w:w="2715"/>
        <w:gridCol w:w="2715"/>
      </w:tblGrid>
      <w:tr w:rsidR="00A33911" w14:paraId="79FFF0F8" w14:textId="77777777">
        <w:tc>
          <w:tcPr>
            <w:tcW w:w="2717" w:type="dxa"/>
          </w:tcPr>
          <w:p w14:paraId="4A7B8F58"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Categories</w:t>
            </w:r>
          </w:p>
        </w:tc>
        <w:tc>
          <w:tcPr>
            <w:tcW w:w="2718" w:type="dxa"/>
          </w:tcPr>
          <w:p w14:paraId="01370B7F"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Frequency</w:t>
            </w:r>
          </w:p>
        </w:tc>
        <w:tc>
          <w:tcPr>
            <w:tcW w:w="2718" w:type="dxa"/>
          </w:tcPr>
          <w:p w14:paraId="37C0C986"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Percentage</w:t>
            </w:r>
          </w:p>
        </w:tc>
      </w:tr>
      <w:tr w:rsidR="00A33911" w14:paraId="65ED3F84" w14:textId="77777777">
        <w:tc>
          <w:tcPr>
            <w:tcW w:w="2717" w:type="dxa"/>
          </w:tcPr>
          <w:p w14:paraId="6ACC56D9"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Good self-esteem</w:t>
            </w:r>
          </w:p>
        </w:tc>
        <w:tc>
          <w:tcPr>
            <w:tcW w:w="2718" w:type="dxa"/>
          </w:tcPr>
          <w:p w14:paraId="3C2CAD4E"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9</w:t>
            </w:r>
          </w:p>
        </w:tc>
        <w:tc>
          <w:tcPr>
            <w:tcW w:w="2718" w:type="dxa"/>
          </w:tcPr>
          <w:p w14:paraId="19016786"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7,8%</w:t>
            </w:r>
          </w:p>
        </w:tc>
      </w:tr>
      <w:tr w:rsidR="00A33911" w14:paraId="453AFA3E" w14:textId="77777777">
        <w:tc>
          <w:tcPr>
            <w:tcW w:w="2717" w:type="dxa"/>
          </w:tcPr>
          <w:p w14:paraId="59AAA1DD"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Fairly self-esteem</w:t>
            </w:r>
          </w:p>
        </w:tc>
        <w:tc>
          <w:tcPr>
            <w:tcW w:w="2718" w:type="dxa"/>
          </w:tcPr>
          <w:p w14:paraId="02107F3E"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107</w:t>
            </w:r>
          </w:p>
        </w:tc>
        <w:tc>
          <w:tcPr>
            <w:tcW w:w="2718" w:type="dxa"/>
          </w:tcPr>
          <w:p w14:paraId="4DEE2CD6"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92,2%</w:t>
            </w:r>
          </w:p>
        </w:tc>
      </w:tr>
      <w:tr w:rsidR="00A33911" w14:paraId="74AE1279" w14:textId="77777777">
        <w:tc>
          <w:tcPr>
            <w:tcW w:w="2717" w:type="dxa"/>
          </w:tcPr>
          <w:p w14:paraId="029EE79B"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Need improvement</w:t>
            </w:r>
          </w:p>
        </w:tc>
        <w:tc>
          <w:tcPr>
            <w:tcW w:w="2718" w:type="dxa"/>
          </w:tcPr>
          <w:p w14:paraId="2527D8F0"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0</w:t>
            </w:r>
          </w:p>
        </w:tc>
        <w:tc>
          <w:tcPr>
            <w:tcW w:w="2718" w:type="dxa"/>
          </w:tcPr>
          <w:p w14:paraId="04BA2870"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0,0%</w:t>
            </w:r>
          </w:p>
        </w:tc>
      </w:tr>
      <w:tr w:rsidR="00A33911" w14:paraId="5099B45B" w14:textId="77777777">
        <w:tc>
          <w:tcPr>
            <w:tcW w:w="2717" w:type="dxa"/>
          </w:tcPr>
          <w:p w14:paraId="5507983A"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Total</w:t>
            </w:r>
          </w:p>
        </w:tc>
        <w:tc>
          <w:tcPr>
            <w:tcW w:w="2718" w:type="dxa"/>
          </w:tcPr>
          <w:p w14:paraId="1F67D50B" w14:textId="77777777" w:rsidR="00A33911" w:rsidRDefault="00000000">
            <w:pPr>
              <w:tabs>
                <w:tab w:val="center" w:pos="1251"/>
              </w:tabs>
              <w:adjustRightInd w:val="0"/>
              <w:rPr>
                <w:rFonts w:eastAsia="SimSun"/>
                <w:sz w:val="24"/>
                <w:szCs w:val="24"/>
                <w:lang w:val="id-ID" w:eastAsia="id-ID"/>
              </w:rPr>
            </w:pPr>
            <w:r>
              <w:rPr>
                <w:rFonts w:eastAsia="SimSun"/>
                <w:sz w:val="24"/>
                <w:szCs w:val="24"/>
                <w:lang w:val="id-ID" w:eastAsia="id-ID"/>
              </w:rPr>
              <w:tab/>
              <w:t>116</w:t>
            </w:r>
          </w:p>
        </w:tc>
        <w:tc>
          <w:tcPr>
            <w:tcW w:w="2718" w:type="dxa"/>
          </w:tcPr>
          <w:p w14:paraId="6D64D704"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100,0%</w:t>
            </w:r>
          </w:p>
        </w:tc>
      </w:tr>
    </w:tbl>
    <w:commentRangeEnd w:id="58"/>
    <w:p w14:paraId="33A8E34C" w14:textId="77777777" w:rsidR="00A33911" w:rsidRDefault="00692E24">
      <w:pPr>
        <w:jc w:val="both"/>
        <w:rPr>
          <w:sz w:val="24"/>
          <w:szCs w:val="24"/>
          <w:lang w:val="id-ID"/>
        </w:rPr>
      </w:pPr>
      <w:r>
        <w:rPr>
          <w:rStyle w:val="CommentReference"/>
        </w:rPr>
        <w:commentReference w:id="58"/>
      </w:r>
    </w:p>
    <w:p w14:paraId="7124A516" w14:textId="00BEAB8F" w:rsidR="00A33911" w:rsidRDefault="00000000">
      <w:pPr>
        <w:ind w:firstLine="720"/>
        <w:jc w:val="both"/>
        <w:rPr>
          <w:sz w:val="24"/>
          <w:szCs w:val="24"/>
          <w:lang w:val="id-ID"/>
        </w:rPr>
      </w:pPr>
      <w:r>
        <w:rPr>
          <w:color w:val="222222"/>
          <w:sz w:val="24"/>
          <w:szCs w:val="24"/>
          <w:shd w:val="clear" w:color="auto" w:fill="FFFFFF"/>
        </w:rPr>
        <w:lastRenderedPageBreak/>
        <w:t xml:space="preserve">The result showed that there was </w:t>
      </w:r>
      <w:r>
        <w:rPr>
          <w:color w:val="222222"/>
          <w:sz w:val="24"/>
          <w:szCs w:val="24"/>
          <w:shd w:val="clear" w:color="auto" w:fill="FFFFFF"/>
          <w:lang w:val="id-ID"/>
        </w:rPr>
        <w:t>9</w:t>
      </w:r>
      <w:r>
        <w:rPr>
          <w:color w:val="222222"/>
          <w:sz w:val="24"/>
          <w:szCs w:val="24"/>
          <w:shd w:val="clear" w:color="auto" w:fill="FFFFFF"/>
        </w:rPr>
        <w:t xml:space="preserve"> </w:t>
      </w:r>
      <w:del w:id="59" w:author="Asus" w:date="2025-05-08T08:50:00Z" w16du:dateUtc="2025-05-08T01:50:00Z">
        <w:r w:rsidDel="00A54189">
          <w:rPr>
            <w:color w:val="222222"/>
            <w:sz w:val="24"/>
            <w:szCs w:val="24"/>
            <w:shd w:val="clear" w:color="auto" w:fill="FFFFFF"/>
          </w:rPr>
          <w:delText xml:space="preserve">student </w:delText>
        </w:r>
      </w:del>
      <w:ins w:id="60" w:author="Asus" w:date="2025-05-08T08:50:00Z" w16du:dateUtc="2025-05-08T01:50:00Z">
        <w:r w:rsidR="00A54189">
          <w:rPr>
            <w:color w:val="222222"/>
            <w:sz w:val="24"/>
            <w:szCs w:val="24"/>
            <w:shd w:val="clear" w:color="auto" w:fill="FFFFFF"/>
          </w:rPr>
          <w:t xml:space="preserve">students </w:t>
        </w:r>
      </w:ins>
      <w:r>
        <w:rPr>
          <w:color w:val="222222"/>
          <w:sz w:val="24"/>
          <w:szCs w:val="24"/>
          <w:shd w:val="clear" w:color="auto" w:fill="FFFFFF"/>
        </w:rPr>
        <w:t>(</w:t>
      </w:r>
      <w:r>
        <w:rPr>
          <w:color w:val="222222"/>
          <w:sz w:val="24"/>
          <w:szCs w:val="24"/>
          <w:shd w:val="clear" w:color="auto" w:fill="FFFFFF"/>
          <w:lang w:val="id-ID"/>
        </w:rPr>
        <w:t>7,8</w:t>
      </w:r>
      <w:r>
        <w:rPr>
          <w:color w:val="222222"/>
          <w:sz w:val="24"/>
          <w:szCs w:val="24"/>
          <w:shd w:val="clear" w:color="auto" w:fill="FFFFFF"/>
        </w:rPr>
        <w:t xml:space="preserve">%) was indicated </w:t>
      </w:r>
      <w:r>
        <w:rPr>
          <w:color w:val="222222"/>
          <w:sz w:val="24"/>
          <w:szCs w:val="24"/>
          <w:shd w:val="clear" w:color="auto" w:fill="FFFFFF"/>
          <w:lang w:val="id-ID"/>
        </w:rPr>
        <w:t>good self-esteem</w:t>
      </w:r>
      <w:r>
        <w:rPr>
          <w:color w:val="222222"/>
          <w:sz w:val="24"/>
          <w:szCs w:val="24"/>
          <w:shd w:val="clear" w:color="auto" w:fill="FFFFFF"/>
        </w:rPr>
        <w:t xml:space="preserve">, </w:t>
      </w:r>
      <w:r>
        <w:rPr>
          <w:color w:val="222222"/>
          <w:sz w:val="24"/>
          <w:szCs w:val="24"/>
          <w:shd w:val="clear" w:color="auto" w:fill="FFFFFF"/>
          <w:lang w:val="id-ID"/>
        </w:rPr>
        <w:t>107</w:t>
      </w:r>
      <w:r>
        <w:rPr>
          <w:color w:val="222222"/>
          <w:sz w:val="24"/>
          <w:szCs w:val="24"/>
          <w:shd w:val="clear" w:color="auto" w:fill="FFFFFF"/>
        </w:rPr>
        <w:t xml:space="preserve"> students (</w:t>
      </w:r>
      <w:r>
        <w:rPr>
          <w:color w:val="222222"/>
          <w:sz w:val="24"/>
          <w:szCs w:val="24"/>
          <w:shd w:val="clear" w:color="auto" w:fill="FFFFFF"/>
          <w:lang w:val="id-ID"/>
        </w:rPr>
        <w:t>92,2</w:t>
      </w:r>
      <w:r>
        <w:rPr>
          <w:color w:val="222222"/>
          <w:sz w:val="24"/>
          <w:szCs w:val="24"/>
          <w:shd w:val="clear" w:color="auto" w:fill="FFFFFF"/>
        </w:rPr>
        <w:t xml:space="preserve">%) were in </w:t>
      </w:r>
      <w:r>
        <w:rPr>
          <w:color w:val="222222"/>
          <w:sz w:val="24"/>
          <w:szCs w:val="24"/>
          <w:shd w:val="clear" w:color="auto" w:fill="FFFFFF"/>
          <w:lang w:val="id-ID"/>
        </w:rPr>
        <w:t>fairly self-esteem</w:t>
      </w:r>
      <w:r>
        <w:rPr>
          <w:color w:val="222222"/>
          <w:sz w:val="24"/>
          <w:szCs w:val="24"/>
          <w:shd w:val="clear" w:color="auto" w:fill="FFFFFF"/>
        </w:rPr>
        <w:t xml:space="preserve">, </w:t>
      </w:r>
      <w:r>
        <w:rPr>
          <w:color w:val="222222"/>
          <w:sz w:val="24"/>
          <w:szCs w:val="24"/>
          <w:shd w:val="clear" w:color="auto" w:fill="FFFFFF"/>
          <w:lang w:val="id-ID"/>
        </w:rPr>
        <w:t>0</w:t>
      </w:r>
      <w:r>
        <w:rPr>
          <w:color w:val="222222"/>
          <w:sz w:val="24"/>
          <w:szCs w:val="24"/>
          <w:shd w:val="clear" w:color="auto" w:fill="FFFFFF"/>
        </w:rPr>
        <w:t xml:space="preserve"> students (</w:t>
      </w:r>
      <w:r>
        <w:rPr>
          <w:color w:val="222222"/>
          <w:sz w:val="24"/>
          <w:szCs w:val="24"/>
          <w:shd w:val="clear" w:color="auto" w:fill="FFFFFF"/>
          <w:lang w:val="id-ID"/>
        </w:rPr>
        <w:t>0</w:t>
      </w:r>
      <w:r>
        <w:rPr>
          <w:color w:val="222222"/>
          <w:sz w:val="24"/>
          <w:szCs w:val="24"/>
          <w:shd w:val="clear" w:color="auto" w:fill="FFFFFF"/>
        </w:rPr>
        <w:t xml:space="preserve">%) </w:t>
      </w:r>
      <w:del w:id="61" w:author="Asus" w:date="2025-05-08T10:41:00Z" w16du:dateUtc="2025-05-08T03:41:00Z">
        <w:r w:rsidDel="00692E24">
          <w:rPr>
            <w:color w:val="222222"/>
            <w:sz w:val="24"/>
            <w:szCs w:val="24"/>
            <w:shd w:val="clear" w:color="auto" w:fill="FFFFFF"/>
          </w:rPr>
          <w:delText>were in</w:delText>
        </w:r>
        <w:r w:rsidDel="00692E24">
          <w:rPr>
            <w:color w:val="222222"/>
            <w:sz w:val="24"/>
            <w:szCs w:val="24"/>
            <w:shd w:val="clear" w:color="auto" w:fill="FFFFFF"/>
            <w:lang w:val="id-ID"/>
          </w:rPr>
          <w:delText xml:space="preserve"> need </w:delText>
        </w:r>
      </w:del>
      <w:ins w:id="62" w:author="Asus" w:date="2025-05-08T10:41:00Z" w16du:dateUtc="2025-05-08T03:41:00Z">
        <w:r w:rsidR="00692E24">
          <w:rPr>
            <w:color w:val="222222"/>
            <w:sz w:val="24"/>
            <w:szCs w:val="24"/>
            <w:shd w:val="clear" w:color="auto" w:fill="FFFFFF"/>
          </w:rPr>
          <w:t>needed</w:t>
        </w:r>
      </w:ins>
      <w:ins w:id="63" w:author="Asus" w:date="2025-05-08T08:52:00Z" w16du:dateUtc="2025-05-08T01:52:00Z">
        <w:r w:rsidR="00A54189">
          <w:rPr>
            <w:color w:val="222222"/>
            <w:sz w:val="24"/>
            <w:szCs w:val="24"/>
            <w:shd w:val="clear" w:color="auto" w:fill="FFFFFF"/>
            <w:lang w:val="id-ID"/>
          </w:rPr>
          <w:t xml:space="preserve"> </w:t>
        </w:r>
      </w:ins>
      <w:r>
        <w:rPr>
          <w:color w:val="222222"/>
          <w:sz w:val="24"/>
          <w:szCs w:val="24"/>
          <w:shd w:val="clear" w:color="auto" w:fill="FFFFFF"/>
          <w:lang w:val="id-ID"/>
        </w:rPr>
        <w:t xml:space="preserve">improvement. </w:t>
      </w:r>
      <w:r>
        <w:rPr>
          <w:color w:val="222222"/>
          <w:sz w:val="24"/>
          <w:szCs w:val="24"/>
          <w:shd w:val="clear" w:color="auto" w:fill="FFFFFF"/>
        </w:rPr>
        <w:t xml:space="preserve">In conclusion, it revealed that from </w:t>
      </w:r>
      <w:r>
        <w:rPr>
          <w:color w:val="222222"/>
          <w:sz w:val="24"/>
          <w:szCs w:val="24"/>
          <w:shd w:val="clear" w:color="auto" w:fill="FFFFFF"/>
          <w:lang w:val="id-ID"/>
        </w:rPr>
        <w:t>the self-esteem</w:t>
      </w:r>
      <w:r>
        <w:rPr>
          <w:color w:val="222222"/>
          <w:sz w:val="24"/>
          <w:szCs w:val="24"/>
          <w:shd w:val="clear" w:color="auto" w:fill="FFFFFF"/>
        </w:rPr>
        <w:t xml:space="preserve"> questionnaire test,</w:t>
      </w:r>
      <w:r>
        <w:rPr>
          <w:color w:val="222222"/>
          <w:sz w:val="24"/>
          <w:szCs w:val="24"/>
          <w:shd w:val="clear" w:color="auto" w:fill="FFFFFF"/>
          <w:lang w:val="id-ID"/>
        </w:rPr>
        <w:t xml:space="preserve"> fairly self-esteem</w:t>
      </w:r>
      <w:r>
        <w:rPr>
          <w:color w:val="222222"/>
          <w:sz w:val="24"/>
          <w:szCs w:val="24"/>
          <w:shd w:val="clear" w:color="auto" w:fill="FFFFFF"/>
        </w:rPr>
        <w:t xml:space="preserve"> was the most perceived by the students.</w:t>
      </w:r>
      <w:r>
        <w:rPr>
          <w:color w:val="222222"/>
          <w:sz w:val="24"/>
          <w:szCs w:val="24"/>
          <w:shd w:val="clear" w:color="auto" w:fill="FFFFFF"/>
          <w:lang w:val="id-ID"/>
        </w:rPr>
        <w:tab/>
      </w:r>
      <w:r>
        <w:rPr>
          <w:color w:val="222222"/>
          <w:sz w:val="24"/>
          <w:szCs w:val="24"/>
          <w:shd w:val="clear" w:color="auto" w:fill="FFFFFF"/>
          <w:lang w:val="id-ID"/>
        </w:rPr>
        <w:br/>
      </w:r>
    </w:p>
    <w:p w14:paraId="25DE2BF7" w14:textId="77777777" w:rsidR="00A33911" w:rsidRDefault="00000000">
      <w:pPr>
        <w:jc w:val="center"/>
        <w:rPr>
          <w:sz w:val="24"/>
          <w:szCs w:val="24"/>
          <w:lang w:val="id-ID"/>
        </w:rPr>
      </w:pPr>
      <w:commentRangeStart w:id="64"/>
      <w:r>
        <w:rPr>
          <w:sz w:val="24"/>
          <w:szCs w:val="24"/>
          <w:lang w:val="id-ID"/>
        </w:rPr>
        <w:t>Table 2. Descriptive Statistic of Self-esteem</w:t>
      </w:r>
    </w:p>
    <w:p w14:paraId="574956A8" w14:textId="77777777" w:rsidR="00A33911" w:rsidRDefault="00A33911">
      <w:pPr>
        <w:ind w:firstLine="720"/>
        <w:jc w:val="both"/>
        <w:rPr>
          <w:sz w:val="24"/>
          <w:szCs w:val="24"/>
          <w:lang w:val="id-ID"/>
        </w:rPr>
      </w:pPr>
    </w:p>
    <w:tbl>
      <w:tblPr>
        <w:tblW w:w="0" w:type="auto"/>
        <w:tblInd w:w="1135" w:type="dxa"/>
        <w:tblLayout w:type="fixed"/>
        <w:tblCellMar>
          <w:top w:w="15" w:type="dxa"/>
          <w:left w:w="15" w:type="dxa"/>
          <w:bottom w:w="15" w:type="dxa"/>
          <w:right w:w="15" w:type="dxa"/>
        </w:tblCellMar>
        <w:tblLook w:val="04A0" w:firstRow="1" w:lastRow="0" w:firstColumn="1" w:lastColumn="0" w:noHBand="0" w:noVBand="1"/>
      </w:tblPr>
      <w:tblGrid>
        <w:gridCol w:w="1430"/>
        <w:gridCol w:w="1140"/>
        <w:gridCol w:w="1140"/>
        <w:gridCol w:w="1140"/>
        <w:gridCol w:w="1140"/>
        <w:gridCol w:w="1250"/>
      </w:tblGrid>
      <w:tr w:rsidR="00A33911" w14:paraId="733FD8D4" w14:textId="77777777">
        <w:trPr>
          <w:cantSplit/>
        </w:trPr>
        <w:tc>
          <w:tcPr>
            <w:tcW w:w="7240" w:type="dxa"/>
            <w:gridSpan w:val="6"/>
            <w:tcBorders>
              <w:top w:val="nil"/>
              <w:left w:val="nil"/>
              <w:bottom w:val="nil"/>
              <w:right w:val="nil"/>
            </w:tcBorders>
            <w:shd w:val="clear" w:color="auto" w:fill="FFFFFF"/>
            <w:vAlign w:val="center"/>
          </w:tcPr>
          <w:p w14:paraId="338E4027" w14:textId="77777777" w:rsidR="00A33911" w:rsidRDefault="00000000">
            <w:pPr>
              <w:widowControl/>
              <w:adjustRightInd w:val="0"/>
              <w:spacing w:before="100" w:beforeAutospacing="1" w:after="100" w:afterAutospacing="1"/>
              <w:jc w:val="center"/>
              <w:rPr>
                <w:rFonts w:eastAsia="Calibri"/>
                <w:color w:val="010205"/>
                <w:sz w:val="24"/>
                <w:szCs w:val="24"/>
              </w:rPr>
            </w:pPr>
            <w:r>
              <w:rPr>
                <w:rFonts w:eastAsia="Calibri"/>
                <w:b/>
                <w:bCs/>
                <w:color w:val="010205"/>
              </w:rPr>
              <w:t>Descriptive Statistics</w:t>
            </w:r>
          </w:p>
        </w:tc>
      </w:tr>
      <w:tr w:rsidR="00A33911" w14:paraId="6FB80C96" w14:textId="77777777">
        <w:trPr>
          <w:cantSplit/>
        </w:trPr>
        <w:tc>
          <w:tcPr>
            <w:tcW w:w="1430" w:type="dxa"/>
            <w:tcBorders>
              <w:top w:val="nil"/>
              <w:left w:val="nil"/>
              <w:bottom w:val="outset" w:sz="6" w:space="0" w:color="auto"/>
              <w:right w:val="nil"/>
            </w:tcBorders>
            <w:shd w:val="clear" w:color="auto" w:fill="FFFFFF"/>
            <w:vAlign w:val="bottom"/>
          </w:tcPr>
          <w:p w14:paraId="736E33D9" w14:textId="77777777" w:rsidR="00A33911" w:rsidRDefault="00A33911">
            <w:pPr>
              <w:widowControl/>
              <w:adjustRightInd w:val="0"/>
              <w:spacing w:before="100" w:beforeAutospacing="1" w:after="100" w:afterAutospacing="1"/>
              <w:rPr>
                <w:rFonts w:eastAsia="Calibri"/>
                <w:sz w:val="24"/>
                <w:szCs w:val="24"/>
              </w:rPr>
            </w:pPr>
          </w:p>
        </w:tc>
        <w:tc>
          <w:tcPr>
            <w:tcW w:w="1140" w:type="dxa"/>
            <w:tcBorders>
              <w:top w:val="nil"/>
              <w:left w:val="nil"/>
              <w:bottom w:val="outset" w:sz="6" w:space="0" w:color="auto"/>
              <w:right w:val="outset" w:sz="6" w:space="0" w:color="auto"/>
            </w:tcBorders>
            <w:shd w:val="clear" w:color="auto" w:fill="FFFFFF"/>
            <w:vAlign w:val="bottom"/>
          </w:tcPr>
          <w:p w14:paraId="65C80F54"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N</w:t>
            </w:r>
          </w:p>
        </w:tc>
        <w:tc>
          <w:tcPr>
            <w:tcW w:w="1140" w:type="dxa"/>
            <w:tcBorders>
              <w:top w:val="nil"/>
              <w:left w:val="nil"/>
              <w:bottom w:val="outset" w:sz="6" w:space="0" w:color="auto"/>
              <w:right w:val="outset" w:sz="6" w:space="0" w:color="auto"/>
            </w:tcBorders>
            <w:shd w:val="clear" w:color="auto" w:fill="FFFFFF"/>
            <w:vAlign w:val="bottom"/>
          </w:tcPr>
          <w:p w14:paraId="47010153"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Minimum</w:t>
            </w:r>
          </w:p>
        </w:tc>
        <w:tc>
          <w:tcPr>
            <w:tcW w:w="1140" w:type="dxa"/>
            <w:tcBorders>
              <w:top w:val="nil"/>
              <w:left w:val="nil"/>
              <w:bottom w:val="outset" w:sz="6" w:space="0" w:color="auto"/>
              <w:right w:val="outset" w:sz="6" w:space="0" w:color="auto"/>
            </w:tcBorders>
            <w:shd w:val="clear" w:color="auto" w:fill="FFFFFF"/>
            <w:vAlign w:val="bottom"/>
          </w:tcPr>
          <w:p w14:paraId="0C9CB801"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Maximum</w:t>
            </w:r>
          </w:p>
        </w:tc>
        <w:tc>
          <w:tcPr>
            <w:tcW w:w="1140" w:type="dxa"/>
            <w:tcBorders>
              <w:top w:val="nil"/>
              <w:left w:val="nil"/>
              <w:bottom w:val="outset" w:sz="6" w:space="0" w:color="auto"/>
              <w:right w:val="outset" w:sz="6" w:space="0" w:color="auto"/>
            </w:tcBorders>
            <w:shd w:val="clear" w:color="auto" w:fill="FFFFFF"/>
            <w:vAlign w:val="bottom"/>
          </w:tcPr>
          <w:p w14:paraId="734BB296"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Mean</w:t>
            </w:r>
          </w:p>
        </w:tc>
        <w:tc>
          <w:tcPr>
            <w:tcW w:w="1250" w:type="dxa"/>
            <w:tcBorders>
              <w:top w:val="nil"/>
              <w:left w:val="nil"/>
              <w:bottom w:val="outset" w:sz="6" w:space="0" w:color="auto"/>
              <w:right w:val="nil"/>
            </w:tcBorders>
            <w:shd w:val="clear" w:color="auto" w:fill="FFFFFF"/>
            <w:vAlign w:val="bottom"/>
          </w:tcPr>
          <w:p w14:paraId="3A0F157C"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Std. Deviation</w:t>
            </w:r>
          </w:p>
        </w:tc>
      </w:tr>
      <w:tr w:rsidR="00A33911" w14:paraId="3C0F839F" w14:textId="77777777">
        <w:trPr>
          <w:cantSplit/>
        </w:trPr>
        <w:tc>
          <w:tcPr>
            <w:tcW w:w="1430" w:type="dxa"/>
            <w:tcBorders>
              <w:top w:val="nil"/>
              <w:left w:val="nil"/>
              <w:bottom w:val="outset" w:sz="6" w:space="0" w:color="auto"/>
              <w:right w:val="nil"/>
            </w:tcBorders>
            <w:shd w:val="clear" w:color="auto" w:fill="E0E0E0"/>
          </w:tcPr>
          <w:p w14:paraId="02C7CED5" w14:textId="77777777" w:rsidR="00A33911" w:rsidRDefault="00000000">
            <w:pPr>
              <w:widowControl/>
              <w:adjustRightInd w:val="0"/>
              <w:spacing w:before="100" w:beforeAutospacing="1" w:after="100" w:afterAutospacing="1"/>
              <w:rPr>
                <w:rFonts w:eastAsia="Calibri"/>
                <w:color w:val="264A60"/>
                <w:sz w:val="24"/>
                <w:szCs w:val="24"/>
              </w:rPr>
            </w:pPr>
            <w:r>
              <w:rPr>
                <w:rFonts w:eastAsia="Calibri"/>
                <w:color w:val="264A60"/>
              </w:rPr>
              <w:t>Questionnaire</w:t>
            </w:r>
          </w:p>
        </w:tc>
        <w:tc>
          <w:tcPr>
            <w:tcW w:w="1140" w:type="dxa"/>
            <w:tcBorders>
              <w:top w:val="nil"/>
              <w:left w:val="nil"/>
              <w:bottom w:val="outset" w:sz="6" w:space="0" w:color="auto"/>
              <w:right w:val="outset" w:sz="6" w:space="0" w:color="auto"/>
            </w:tcBorders>
            <w:shd w:val="clear" w:color="auto" w:fill="FFFFFF"/>
          </w:tcPr>
          <w:p w14:paraId="46566A11"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116</w:t>
            </w:r>
          </w:p>
        </w:tc>
        <w:tc>
          <w:tcPr>
            <w:tcW w:w="1140" w:type="dxa"/>
            <w:tcBorders>
              <w:top w:val="nil"/>
              <w:left w:val="nil"/>
              <w:bottom w:val="outset" w:sz="6" w:space="0" w:color="auto"/>
              <w:right w:val="outset" w:sz="6" w:space="0" w:color="auto"/>
            </w:tcBorders>
            <w:shd w:val="clear" w:color="auto" w:fill="FFFFFF"/>
          </w:tcPr>
          <w:p w14:paraId="7C2FD9DA"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51</w:t>
            </w:r>
          </w:p>
        </w:tc>
        <w:tc>
          <w:tcPr>
            <w:tcW w:w="1140" w:type="dxa"/>
            <w:tcBorders>
              <w:top w:val="nil"/>
              <w:left w:val="nil"/>
              <w:bottom w:val="outset" w:sz="6" w:space="0" w:color="auto"/>
              <w:right w:val="outset" w:sz="6" w:space="0" w:color="auto"/>
            </w:tcBorders>
            <w:shd w:val="clear" w:color="auto" w:fill="FFFFFF"/>
          </w:tcPr>
          <w:p w14:paraId="52C58292"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94</w:t>
            </w:r>
          </w:p>
        </w:tc>
        <w:tc>
          <w:tcPr>
            <w:tcW w:w="1140" w:type="dxa"/>
            <w:tcBorders>
              <w:top w:val="nil"/>
              <w:left w:val="nil"/>
              <w:bottom w:val="outset" w:sz="6" w:space="0" w:color="auto"/>
              <w:right w:val="outset" w:sz="6" w:space="0" w:color="auto"/>
            </w:tcBorders>
            <w:shd w:val="clear" w:color="auto" w:fill="FFFFFF"/>
          </w:tcPr>
          <w:p w14:paraId="7E2EF6F9"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highlight w:val="yellow"/>
              </w:rPr>
              <w:t>69.32</w:t>
            </w:r>
          </w:p>
        </w:tc>
        <w:tc>
          <w:tcPr>
            <w:tcW w:w="1250" w:type="dxa"/>
            <w:tcBorders>
              <w:top w:val="nil"/>
              <w:left w:val="nil"/>
              <w:bottom w:val="outset" w:sz="6" w:space="0" w:color="auto"/>
              <w:right w:val="nil"/>
            </w:tcBorders>
            <w:shd w:val="clear" w:color="auto" w:fill="FFFFFF"/>
          </w:tcPr>
          <w:p w14:paraId="6AC5A9C9"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highlight w:val="yellow"/>
              </w:rPr>
              <w:t>7.035</w:t>
            </w:r>
          </w:p>
        </w:tc>
      </w:tr>
      <w:tr w:rsidR="00A33911" w14:paraId="711AF600" w14:textId="77777777">
        <w:trPr>
          <w:cantSplit/>
        </w:trPr>
        <w:tc>
          <w:tcPr>
            <w:tcW w:w="1430" w:type="dxa"/>
            <w:tcBorders>
              <w:top w:val="nil"/>
              <w:left w:val="nil"/>
              <w:bottom w:val="outset" w:sz="6" w:space="0" w:color="auto"/>
              <w:right w:val="nil"/>
            </w:tcBorders>
            <w:shd w:val="clear" w:color="auto" w:fill="E0E0E0"/>
          </w:tcPr>
          <w:p w14:paraId="3A39517D" w14:textId="77777777" w:rsidR="00A33911" w:rsidRDefault="00000000">
            <w:pPr>
              <w:widowControl/>
              <w:adjustRightInd w:val="0"/>
              <w:spacing w:before="100" w:beforeAutospacing="1" w:after="100" w:afterAutospacing="1"/>
              <w:rPr>
                <w:rFonts w:eastAsia="Calibri"/>
                <w:color w:val="264A60"/>
                <w:sz w:val="24"/>
                <w:szCs w:val="24"/>
              </w:rPr>
            </w:pPr>
            <w:r>
              <w:rPr>
                <w:rFonts w:eastAsia="Calibri"/>
                <w:color w:val="264A60"/>
              </w:rPr>
              <w:t>Valid N (listwise)</w:t>
            </w:r>
          </w:p>
        </w:tc>
        <w:tc>
          <w:tcPr>
            <w:tcW w:w="1140" w:type="dxa"/>
            <w:tcBorders>
              <w:top w:val="nil"/>
              <w:left w:val="nil"/>
              <w:bottom w:val="outset" w:sz="6" w:space="0" w:color="auto"/>
              <w:right w:val="outset" w:sz="6" w:space="0" w:color="auto"/>
            </w:tcBorders>
            <w:shd w:val="clear" w:color="auto" w:fill="FFFFFF"/>
          </w:tcPr>
          <w:p w14:paraId="43F80360"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116</w:t>
            </w:r>
          </w:p>
        </w:tc>
        <w:tc>
          <w:tcPr>
            <w:tcW w:w="1140" w:type="dxa"/>
            <w:tcBorders>
              <w:top w:val="nil"/>
              <w:left w:val="nil"/>
              <w:bottom w:val="outset" w:sz="6" w:space="0" w:color="auto"/>
              <w:right w:val="outset" w:sz="6" w:space="0" w:color="auto"/>
            </w:tcBorders>
            <w:shd w:val="clear" w:color="auto" w:fill="FFFFFF"/>
            <w:vAlign w:val="center"/>
          </w:tcPr>
          <w:p w14:paraId="1CA640FC" w14:textId="77777777" w:rsidR="00A33911" w:rsidRDefault="00A33911">
            <w:pPr>
              <w:widowControl/>
              <w:adjustRightInd w:val="0"/>
              <w:spacing w:before="100" w:beforeAutospacing="1" w:after="100" w:afterAutospacing="1"/>
              <w:rPr>
                <w:rFonts w:eastAsia="Calibri"/>
                <w:sz w:val="24"/>
                <w:szCs w:val="24"/>
              </w:rPr>
            </w:pPr>
          </w:p>
        </w:tc>
        <w:tc>
          <w:tcPr>
            <w:tcW w:w="1140" w:type="dxa"/>
            <w:tcBorders>
              <w:top w:val="nil"/>
              <w:left w:val="nil"/>
              <w:bottom w:val="outset" w:sz="6" w:space="0" w:color="auto"/>
              <w:right w:val="outset" w:sz="6" w:space="0" w:color="auto"/>
            </w:tcBorders>
            <w:shd w:val="clear" w:color="auto" w:fill="FFFFFF"/>
            <w:vAlign w:val="center"/>
          </w:tcPr>
          <w:p w14:paraId="3117C57C" w14:textId="77777777" w:rsidR="00A33911" w:rsidRDefault="00A33911">
            <w:pPr>
              <w:widowControl/>
              <w:adjustRightInd w:val="0"/>
              <w:spacing w:before="100" w:beforeAutospacing="1" w:after="100" w:afterAutospacing="1"/>
              <w:rPr>
                <w:rFonts w:eastAsia="Calibri"/>
                <w:sz w:val="24"/>
                <w:szCs w:val="24"/>
              </w:rPr>
            </w:pPr>
          </w:p>
        </w:tc>
        <w:tc>
          <w:tcPr>
            <w:tcW w:w="1140" w:type="dxa"/>
            <w:tcBorders>
              <w:top w:val="nil"/>
              <w:left w:val="nil"/>
              <w:bottom w:val="outset" w:sz="6" w:space="0" w:color="auto"/>
              <w:right w:val="outset" w:sz="6" w:space="0" w:color="auto"/>
            </w:tcBorders>
            <w:shd w:val="clear" w:color="auto" w:fill="FFFFFF"/>
            <w:vAlign w:val="center"/>
          </w:tcPr>
          <w:p w14:paraId="77FFF9E3" w14:textId="77777777" w:rsidR="00A33911" w:rsidRDefault="00A33911">
            <w:pPr>
              <w:widowControl/>
              <w:adjustRightInd w:val="0"/>
              <w:spacing w:before="100" w:beforeAutospacing="1" w:after="100" w:afterAutospacing="1"/>
              <w:rPr>
                <w:rFonts w:eastAsia="Calibri"/>
                <w:sz w:val="24"/>
                <w:szCs w:val="24"/>
              </w:rPr>
            </w:pPr>
          </w:p>
        </w:tc>
        <w:tc>
          <w:tcPr>
            <w:tcW w:w="1250" w:type="dxa"/>
            <w:tcBorders>
              <w:top w:val="nil"/>
              <w:left w:val="nil"/>
              <w:bottom w:val="outset" w:sz="6" w:space="0" w:color="auto"/>
              <w:right w:val="nil"/>
            </w:tcBorders>
            <w:shd w:val="clear" w:color="auto" w:fill="FFFFFF"/>
            <w:vAlign w:val="center"/>
          </w:tcPr>
          <w:p w14:paraId="3222837C" w14:textId="77777777" w:rsidR="00A33911" w:rsidRDefault="00A33911">
            <w:pPr>
              <w:widowControl/>
              <w:adjustRightInd w:val="0"/>
              <w:spacing w:before="100" w:beforeAutospacing="1" w:after="100" w:afterAutospacing="1"/>
              <w:rPr>
                <w:rFonts w:eastAsia="Calibri"/>
                <w:sz w:val="24"/>
                <w:szCs w:val="24"/>
              </w:rPr>
            </w:pPr>
          </w:p>
        </w:tc>
      </w:tr>
    </w:tbl>
    <w:commentRangeEnd w:id="64"/>
    <w:p w14:paraId="325C428E" w14:textId="77777777" w:rsidR="00A33911" w:rsidRDefault="00A54189">
      <w:pPr>
        <w:rPr>
          <w:sz w:val="24"/>
          <w:szCs w:val="24"/>
        </w:rPr>
      </w:pPr>
      <w:r>
        <w:rPr>
          <w:rStyle w:val="CommentReference"/>
        </w:rPr>
        <w:commentReference w:id="64"/>
      </w:r>
      <w:r>
        <w:rPr>
          <w:color w:val="000000"/>
          <w:sz w:val="24"/>
          <w:szCs w:val="24"/>
          <w:lang w:val="id-ID"/>
        </w:rPr>
        <w:br/>
      </w:r>
      <w:r>
        <w:rPr>
          <w:rFonts w:eastAsia="Calibri"/>
          <w:sz w:val="24"/>
          <w:szCs w:val="24"/>
          <w:lang w:val="id-ID"/>
        </w:rPr>
        <w:t xml:space="preserve"> </w:t>
      </w:r>
      <w:r>
        <w:rPr>
          <w:rFonts w:eastAsia="Calibri"/>
          <w:sz w:val="24"/>
          <w:szCs w:val="24"/>
          <w:lang w:val="id-ID"/>
        </w:rPr>
        <w:tab/>
      </w:r>
      <w:r>
        <w:rPr>
          <w:rFonts w:eastAsia="Calibri"/>
          <w:sz w:val="24"/>
          <w:szCs w:val="24"/>
        </w:rPr>
        <w:t>The descriptive statistics of self-esteem reveal a mean value of 69.32 with a standard deviation of 7.035. The relatively high mean suggests that, on average, the self-esteem levels of the respondents tend to be above average. Additionally, the low standard deviation indicates that the majority of self-esteem data cluster closely around the mean value, with minimal variation. This implies that self-esteem within the sample tends to be stable and consistent, with little significant difference among individuals in terms of self-esteem levels.</w:t>
      </w:r>
    </w:p>
    <w:p w14:paraId="18721270" w14:textId="77777777" w:rsidR="00A33911" w:rsidRDefault="00A33911">
      <w:pPr>
        <w:jc w:val="both"/>
        <w:rPr>
          <w:color w:val="000000"/>
          <w:sz w:val="24"/>
          <w:szCs w:val="24"/>
          <w:lang w:val="id-ID"/>
        </w:rPr>
      </w:pPr>
    </w:p>
    <w:p w14:paraId="6B3A05C9" w14:textId="77777777" w:rsidR="00A33911" w:rsidRDefault="00000000">
      <w:pPr>
        <w:jc w:val="both"/>
        <w:rPr>
          <w:b/>
          <w:i/>
          <w:color w:val="000000"/>
          <w:sz w:val="24"/>
          <w:szCs w:val="24"/>
          <w:lang w:val="id-ID"/>
        </w:rPr>
      </w:pPr>
      <w:r>
        <w:rPr>
          <w:b/>
          <w:i/>
          <w:color w:val="000000"/>
          <w:sz w:val="24"/>
          <w:szCs w:val="24"/>
          <w:lang w:val="id-ID"/>
        </w:rPr>
        <w:t>Reading comprehension achievement</w:t>
      </w:r>
    </w:p>
    <w:p w14:paraId="2BFCEB94" w14:textId="42C813AB" w:rsidR="00A33911" w:rsidRDefault="00000000">
      <w:pPr>
        <w:jc w:val="both"/>
        <w:rPr>
          <w:color w:val="000000"/>
          <w:sz w:val="24"/>
          <w:szCs w:val="24"/>
          <w:lang w:val="id-ID"/>
        </w:rPr>
      </w:pPr>
      <w:r>
        <w:rPr>
          <w:rFonts w:eastAsiaTheme="minorHAnsi"/>
          <w:sz w:val="24"/>
          <w:szCs w:val="24"/>
          <w:lang w:val="id-ID"/>
        </w:rPr>
        <w:t>The</w:t>
      </w:r>
      <w:ins w:id="65" w:author="Asus" w:date="2025-05-08T10:42:00Z" w16du:dateUtc="2025-05-08T03:42:00Z">
        <w:r w:rsidR="00692E24">
          <w:rPr>
            <w:rFonts w:eastAsiaTheme="minorHAnsi"/>
            <w:sz w:val="24"/>
            <w:szCs w:val="24"/>
            <w:lang w:val="id-ID"/>
          </w:rPr>
          <w:t xml:space="preserve"> result</w:t>
        </w:r>
      </w:ins>
      <w:r>
        <w:rPr>
          <w:rFonts w:eastAsiaTheme="minorHAnsi"/>
          <w:sz w:val="24"/>
          <w:szCs w:val="24"/>
          <w:lang w:val="id-ID"/>
        </w:rPr>
        <w:t xml:space="preserve"> analysis of the reading test showed that students achieved varying levels across five categories of reading proficiency. "Very Poor" was the most commonly attained category, while "Very Good" was the least attained.</w:t>
      </w:r>
    </w:p>
    <w:p w14:paraId="20E65479" w14:textId="77777777" w:rsidR="00A33911" w:rsidRDefault="00A33911">
      <w:pPr>
        <w:jc w:val="both"/>
        <w:rPr>
          <w:color w:val="000000"/>
          <w:sz w:val="24"/>
          <w:szCs w:val="24"/>
          <w:lang w:val="id-ID"/>
        </w:rPr>
      </w:pPr>
    </w:p>
    <w:p w14:paraId="3F437947" w14:textId="77777777" w:rsidR="00A33911" w:rsidRDefault="00000000">
      <w:pPr>
        <w:jc w:val="center"/>
        <w:rPr>
          <w:color w:val="000000"/>
          <w:sz w:val="24"/>
          <w:szCs w:val="24"/>
          <w:lang w:val="id-ID"/>
        </w:rPr>
      </w:pPr>
      <w:commentRangeStart w:id="66"/>
      <w:r>
        <w:rPr>
          <w:color w:val="000000"/>
          <w:sz w:val="24"/>
          <w:szCs w:val="24"/>
          <w:lang w:val="id-ID"/>
        </w:rPr>
        <w:t>Table 3. Distribution of Reading Comprehension Achievement</w:t>
      </w:r>
    </w:p>
    <w:p w14:paraId="1A907209" w14:textId="77777777" w:rsidR="00A33911" w:rsidRDefault="00A33911">
      <w:pPr>
        <w:jc w:val="both"/>
        <w:rPr>
          <w:color w:val="000000"/>
          <w:sz w:val="24"/>
          <w:szCs w:val="24"/>
          <w:lang w:val="id-ID"/>
        </w:rPr>
      </w:pPr>
    </w:p>
    <w:tbl>
      <w:tblPr>
        <w:tblStyle w:val="TableGrid"/>
        <w:tblW w:w="0" w:type="auto"/>
        <w:tblInd w:w="917" w:type="dxa"/>
        <w:tblLook w:val="04A0" w:firstRow="1" w:lastRow="0" w:firstColumn="1" w:lastColumn="0" w:noHBand="0" w:noVBand="1"/>
      </w:tblPr>
      <w:tblGrid>
        <w:gridCol w:w="2714"/>
        <w:gridCol w:w="2715"/>
        <w:gridCol w:w="2715"/>
      </w:tblGrid>
      <w:tr w:rsidR="00A33911" w14:paraId="0E9A5802" w14:textId="77777777">
        <w:tc>
          <w:tcPr>
            <w:tcW w:w="2717" w:type="dxa"/>
          </w:tcPr>
          <w:p w14:paraId="3273838F"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Categories</w:t>
            </w:r>
          </w:p>
        </w:tc>
        <w:tc>
          <w:tcPr>
            <w:tcW w:w="2718" w:type="dxa"/>
          </w:tcPr>
          <w:p w14:paraId="148AD8F2"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Frequency</w:t>
            </w:r>
          </w:p>
        </w:tc>
        <w:tc>
          <w:tcPr>
            <w:tcW w:w="2718" w:type="dxa"/>
          </w:tcPr>
          <w:p w14:paraId="2DB18725"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Percentage</w:t>
            </w:r>
          </w:p>
        </w:tc>
      </w:tr>
      <w:tr w:rsidR="00A33911" w14:paraId="39065DED" w14:textId="77777777">
        <w:tc>
          <w:tcPr>
            <w:tcW w:w="2717" w:type="dxa"/>
          </w:tcPr>
          <w:p w14:paraId="522EF5BB" w14:textId="77777777" w:rsidR="00A33911" w:rsidRDefault="00000000">
            <w:pPr>
              <w:adjustRightInd w:val="0"/>
              <w:rPr>
                <w:rFonts w:eastAsia="SimSun"/>
                <w:sz w:val="24"/>
                <w:szCs w:val="24"/>
                <w:lang w:val="id-ID" w:eastAsia="id-ID"/>
              </w:rPr>
            </w:pPr>
            <w:r>
              <w:rPr>
                <w:rFonts w:eastAsia="SimSun"/>
                <w:sz w:val="24"/>
                <w:szCs w:val="24"/>
                <w:lang w:val="id-ID" w:eastAsia="id-ID"/>
              </w:rPr>
              <w:t>Very Good</w:t>
            </w:r>
          </w:p>
        </w:tc>
        <w:tc>
          <w:tcPr>
            <w:tcW w:w="2718" w:type="dxa"/>
          </w:tcPr>
          <w:p w14:paraId="6E95D8D4"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3</w:t>
            </w:r>
          </w:p>
        </w:tc>
        <w:tc>
          <w:tcPr>
            <w:tcW w:w="2718" w:type="dxa"/>
          </w:tcPr>
          <w:p w14:paraId="05AC2B50"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2,6%</w:t>
            </w:r>
          </w:p>
        </w:tc>
      </w:tr>
      <w:tr w:rsidR="00A33911" w14:paraId="575D4B36" w14:textId="77777777">
        <w:tc>
          <w:tcPr>
            <w:tcW w:w="2717" w:type="dxa"/>
          </w:tcPr>
          <w:p w14:paraId="444E19F9" w14:textId="77777777" w:rsidR="00A33911" w:rsidRDefault="00000000">
            <w:pPr>
              <w:adjustRightInd w:val="0"/>
              <w:rPr>
                <w:rFonts w:eastAsia="SimSun"/>
                <w:sz w:val="24"/>
                <w:szCs w:val="24"/>
                <w:lang w:val="id-ID" w:eastAsia="id-ID"/>
              </w:rPr>
            </w:pPr>
            <w:r>
              <w:rPr>
                <w:rFonts w:eastAsia="SimSun"/>
                <w:sz w:val="24"/>
                <w:szCs w:val="24"/>
                <w:lang w:val="id-ID" w:eastAsia="id-ID"/>
              </w:rPr>
              <w:t>Good</w:t>
            </w:r>
          </w:p>
        </w:tc>
        <w:tc>
          <w:tcPr>
            <w:tcW w:w="2718" w:type="dxa"/>
          </w:tcPr>
          <w:p w14:paraId="03474D3D"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8</w:t>
            </w:r>
          </w:p>
        </w:tc>
        <w:tc>
          <w:tcPr>
            <w:tcW w:w="2718" w:type="dxa"/>
          </w:tcPr>
          <w:p w14:paraId="616AC03A"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6,9%</w:t>
            </w:r>
          </w:p>
        </w:tc>
      </w:tr>
      <w:tr w:rsidR="00A33911" w14:paraId="3549C1B9" w14:textId="77777777">
        <w:tc>
          <w:tcPr>
            <w:tcW w:w="2717" w:type="dxa"/>
          </w:tcPr>
          <w:p w14:paraId="311B34CE" w14:textId="77777777" w:rsidR="00A33911" w:rsidRDefault="00000000">
            <w:pPr>
              <w:adjustRightInd w:val="0"/>
              <w:rPr>
                <w:rFonts w:eastAsia="SimSun"/>
                <w:sz w:val="24"/>
                <w:szCs w:val="24"/>
                <w:lang w:val="id-ID" w:eastAsia="id-ID"/>
              </w:rPr>
            </w:pPr>
            <w:r>
              <w:rPr>
                <w:rFonts w:eastAsia="SimSun"/>
                <w:sz w:val="24"/>
                <w:szCs w:val="24"/>
                <w:lang w:val="id-ID" w:eastAsia="id-ID"/>
              </w:rPr>
              <w:t>Average</w:t>
            </w:r>
          </w:p>
        </w:tc>
        <w:tc>
          <w:tcPr>
            <w:tcW w:w="2718" w:type="dxa"/>
          </w:tcPr>
          <w:p w14:paraId="7BC582AC"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8</w:t>
            </w:r>
          </w:p>
        </w:tc>
        <w:tc>
          <w:tcPr>
            <w:tcW w:w="2718" w:type="dxa"/>
          </w:tcPr>
          <w:p w14:paraId="6332F765"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6,9%</w:t>
            </w:r>
          </w:p>
        </w:tc>
      </w:tr>
      <w:tr w:rsidR="00A33911" w14:paraId="44CD46EA" w14:textId="77777777">
        <w:tc>
          <w:tcPr>
            <w:tcW w:w="2717" w:type="dxa"/>
          </w:tcPr>
          <w:p w14:paraId="69999C7D" w14:textId="77777777" w:rsidR="00A33911" w:rsidRDefault="00000000">
            <w:pPr>
              <w:adjustRightInd w:val="0"/>
              <w:rPr>
                <w:rFonts w:eastAsia="SimSun"/>
                <w:sz w:val="24"/>
                <w:szCs w:val="24"/>
                <w:lang w:val="id-ID" w:eastAsia="id-ID"/>
              </w:rPr>
            </w:pPr>
            <w:r>
              <w:rPr>
                <w:rFonts w:eastAsia="SimSun"/>
                <w:sz w:val="24"/>
                <w:szCs w:val="24"/>
                <w:lang w:val="id-ID" w:eastAsia="id-ID"/>
              </w:rPr>
              <w:t>Poor</w:t>
            </w:r>
          </w:p>
        </w:tc>
        <w:tc>
          <w:tcPr>
            <w:tcW w:w="2718" w:type="dxa"/>
          </w:tcPr>
          <w:p w14:paraId="45154FC9"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29</w:t>
            </w:r>
          </w:p>
        </w:tc>
        <w:tc>
          <w:tcPr>
            <w:tcW w:w="2718" w:type="dxa"/>
          </w:tcPr>
          <w:p w14:paraId="5DA2ACD5"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25,0%</w:t>
            </w:r>
          </w:p>
        </w:tc>
      </w:tr>
      <w:tr w:rsidR="00A33911" w14:paraId="5BE40575" w14:textId="77777777">
        <w:tc>
          <w:tcPr>
            <w:tcW w:w="2717" w:type="dxa"/>
          </w:tcPr>
          <w:p w14:paraId="12264931" w14:textId="77777777" w:rsidR="00A33911" w:rsidRDefault="00000000">
            <w:pPr>
              <w:adjustRightInd w:val="0"/>
              <w:rPr>
                <w:rFonts w:eastAsia="SimSun"/>
                <w:sz w:val="24"/>
                <w:szCs w:val="24"/>
                <w:lang w:val="id-ID" w:eastAsia="id-ID"/>
              </w:rPr>
            </w:pPr>
            <w:r>
              <w:rPr>
                <w:rFonts w:eastAsia="SimSun"/>
                <w:sz w:val="24"/>
                <w:szCs w:val="24"/>
                <w:lang w:val="id-ID" w:eastAsia="id-ID"/>
              </w:rPr>
              <w:t>Very Poor</w:t>
            </w:r>
          </w:p>
        </w:tc>
        <w:tc>
          <w:tcPr>
            <w:tcW w:w="2718" w:type="dxa"/>
          </w:tcPr>
          <w:p w14:paraId="61D28988"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68</w:t>
            </w:r>
          </w:p>
        </w:tc>
        <w:tc>
          <w:tcPr>
            <w:tcW w:w="2718" w:type="dxa"/>
          </w:tcPr>
          <w:p w14:paraId="64F3111A"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58,6%</w:t>
            </w:r>
          </w:p>
        </w:tc>
      </w:tr>
      <w:tr w:rsidR="00A33911" w14:paraId="12344148" w14:textId="77777777">
        <w:tc>
          <w:tcPr>
            <w:tcW w:w="2717" w:type="dxa"/>
          </w:tcPr>
          <w:p w14:paraId="55B252BD"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Total</w:t>
            </w:r>
          </w:p>
        </w:tc>
        <w:tc>
          <w:tcPr>
            <w:tcW w:w="2718" w:type="dxa"/>
          </w:tcPr>
          <w:p w14:paraId="351CF274"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116</w:t>
            </w:r>
          </w:p>
        </w:tc>
        <w:tc>
          <w:tcPr>
            <w:tcW w:w="2718" w:type="dxa"/>
          </w:tcPr>
          <w:p w14:paraId="328E2528"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100%</w:t>
            </w:r>
          </w:p>
        </w:tc>
      </w:tr>
    </w:tbl>
    <w:commentRangeEnd w:id="66"/>
    <w:p w14:paraId="79B92126" w14:textId="77777777" w:rsidR="00A33911" w:rsidRDefault="00692E24">
      <w:pPr>
        <w:jc w:val="both"/>
        <w:rPr>
          <w:color w:val="000000"/>
          <w:sz w:val="24"/>
          <w:szCs w:val="24"/>
          <w:lang w:val="id-ID"/>
        </w:rPr>
      </w:pPr>
      <w:r>
        <w:rPr>
          <w:rStyle w:val="CommentReference"/>
        </w:rPr>
        <w:commentReference w:id="66"/>
      </w:r>
    </w:p>
    <w:p w14:paraId="4E399F46" w14:textId="55FE4702" w:rsidR="00A33911" w:rsidRDefault="00000000">
      <w:pPr>
        <w:jc w:val="both"/>
        <w:rPr>
          <w:color w:val="000000"/>
          <w:sz w:val="24"/>
          <w:szCs w:val="24"/>
          <w:lang w:val="id-ID"/>
        </w:rPr>
      </w:pPr>
      <w:r>
        <w:rPr>
          <w:color w:val="222222"/>
          <w:sz w:val="24"/>
          <w:szCs w:val="24"/>
          <w:shd w:val="clear" w:color="auto" w:fill="FFFFFF"/>
        </w:rPr>
        <w:t>The result showed that</w:t>
      </w:r>
      <w:del w:id="67" w:author="Asus" w:date="2025-05-11T11:55:00Z" w16du:dateUtc="2025-05-11T04:55:00Z">
        <w:r w:rsidDel="00CA269D">
          <w:rPr>
            <w:color w:val="222222"/>
            <w:sz w:val="24"/>
            <w:szCs w:val="24"/>
            <w:shd w:val="clear" w:color="auto" w:fill="FFFFFF"/>
          </w:rPr>
          <w:delText xml:space="preserve"> there was</w:delText>
        </w:r>
      </w:del>
      <w:r>
        <w:rPr>
          <w:color w:val="222222"/>
          <w:sz w:val="24"/>
          <w:szCs w:val="24"/>
          <w:shd w:val="clear" w:color="auto" w:fill="FFFFFF"/>
        </w:rPr>
        <w:t xml:space="preserve"> </w:t>
      </w:r>
      <w:r>
        <w:rPr>
          <w:color w:val="222222"/>
          <w:sz w:val="24"/>
          <w:szCs w:val="24"/>
          <w:shd w:val="clear" w:color="auto" w:fill="FFFFFF"/>
          <w:lang w:val="id-ID"/>
        </w:rPr>
        <w:t>3</w:t>
      </w:r>
      <w:r>
        <w:rPr>
          <w:color w:val="222222"/>
          <w:sz w:val="24"/>
          <w:szCs w:val="24"/>
          <w:shd w:val="clear" w:color="auto" w:fill="FFFFFF"/>
        </w:rPr>
        <w:t xml:space="preserve"> </w:t>
      </w:r>
      <w:del w:id="68" w:author="Asus" w:date="2025-05-08T08:52:00Z" w16du:dateUtc="2025-05-08T01:52:00Z">
        <w:r w:rsidDel="00A54189">
          <w:rPr>
            <w:color w:val="222222"/>
            <w:sz w:val="24"/>
            <w:szCs w:val="24"/>
            <w:shd w:val="clear" w:color="auto" w:fill="FFFFFF"/>
          </w:rPr>
          <w:delText xml:space="preserve">student </w:delText>
        </w:r>
      </w:del>
      <w:ins w:id="69" w:author="Asus" w:date="2025-05-08T08:52:00Z" w16du:dateUtc="2025-05-08T01:52:00Z">
        <w:r w:rsidR="00A54189">
          <w:rPr>
            <w:color w:val="222222"/>
            <w:sz w:val="24"/>
            <w:szCs w:val="24"/>
            <w:shd w:val="clear" w:color="auto" w:fill="FFFFFF"/>
          </w:rPr>
          <w:t xml:space="preserve">students </w:t>
        </w:r>
      </w:ins>
      <w:r>
        <w:rPr>
          <w:color w:val="222222"/>
          <w:sz w:val="24"/>
          <w:szCs w:val="24"/>
          <w:shd w:val="clear" w:color="auto" w:fill="FFFFFF"/>
        </w:rPr>
        <w:t>(</w:t>
      </w:r>
      <w:r>
        <w:rPr>
          <w:color w:val="222222"/>
          <w:sz w:val="24"/>
          <w:szCs w:val="24"/>
          <w:shd w:val="clear" w:color="auto" w:fill="FFFFFF"/>
          <w:lang w:val="id-ID"/>
        </w:rPr>
        <w:t>2,6</w:t>
      </w:r>
      <w:r>
        <w:rPr>
          <w:color w:val="222222"/>
          <w:sz w:val="24"/>
          <w:szCs w:val="24"/>
          <w:shd w:val="clear" w:color="auto" w:fill="FFFFFF"/>
        </w:rPr>
        <w:t xml:space="preserve">%) </w:t>
      </w:r>
      <w:del w:id="70" w:author="Asus" w:date="2025-05-08T08:52:00Z" w16du:dateUtc="2025-05-08T01:52:00Z">
        <w:r w:rsidDel="00A54189">
          <w:rPr>
            <w:color w:val="222222"/>
            <w:sz w:val="24"/>
            <w:szCs w:val="24"/>
            <w:shd w:val="clear" w:color="auto" w:fill="FFFFFF"/>
          </w:rPr>
          <w:delText xml:space="preserve">was </w:delText>
        </w:r>
      </w:del>
      <w:ins w:id="71" w:author="Asus" w:date="2025-05-08T08:52:00Z" w16du:dateUtc="2025-05-08T01:52:00Z">
        <w:r w:rsidR="00A54189">
          <w:rPr>
            <w:color w:val="222222"/>
            <w:sz w:val="24"/>
            <w:szCs w:val="24"/>
            <w:shd w:val="clear" w:color="auto" w:fill="FFFFFF"/>
          </w:rPr>
          <w:t xml:space="preserve">were </w:t>
        </w:r>
      </w:ins>
      <w:r>
        <w:rPr>
          <w:color w:val="222222"/>
          <w:sz w:val="24"/>
          <w:szCs w:val="24"/>
          <w:shd w:val="clear" w:color="auto" w:fill="FFFFFF"/>
        </w:rPr>
        <w:t xml:space="preserve">indicated very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average</w:t>
      </w:r>
      <w:r>
        <w:rPr>
          <w:color w:val="222222"/>
          <w:sz w:val="24"/>
          <w:szCs w:val="24"/>
          <w:shd w:val="clear" w:color="auto" w:fill="FFFFFF"/>
        </w:rPr>
        <w:t xml:space="preserve">, </w:t>
      </w:r>
      <w:r>
        <w:rPr>
          <w:color w:val="222222"/>
          <w:sz w:val="24"/>
          <w:szCs w:val="24"/>
          <w:shd w:val="clear" w:color="auto" w:fill="FFFFFF"/>
          <w:lang w:val="id-ID"/>
        </w:rPr>
        <w:t>29</w:t>
      </w:r>
      <w:r>
        <w:rPr>
          <w:color w:val="222222"/>
          <w:sz w:val="24"/>
          <w:szCs w:val="24"/>
          <w:shd w:val="clear" w:color="auto" w:fill="FFFFFF"/>
        </w:rPr>
        <w:t xml:space="preserve"> student</w:t>
      </w:r>
      <w:r>
        <w:rPr>
          <w:color w:val="222222"/>
          <w:sz w:val="24"/>
          <w:szCs w:val="24"/>
          <w:shd w:val="clear" w:color="auto" w:fill="FFFFFF"/>
          <w:lang w:val="id-ID"/>
        </w:rPr>
        <w:t>s</w:t>
      </w:r>
      <w:r>
        <w:rPr>
          <w:color w:val="222222"/>
          <w:sz w:val="24"/>
          <w:szCs w:val="24"/>
          <w:shd w:val="clear" w:color="auto" w:fill="FFFFFF"/>
        </w:rPr>
        <w:t xml:space="preserve"> (</w:t>
      </w:r>
      <w:r>
        <w:rPr>
          <w:color w:val="222222"/>
          <w:sz w:val="24"/>
          <w:szCs w:val="24"/>
          <w:shd w:val="clear" w:color="auto" w:fill="FFFFFF"/>
          <w:lang w:val="id-ID"/>
        </w:rPr>
        <w:t>25,0</w:t>
      </w:r>
      <w:r>
        <w:rPr>
          <w:color w:val="222222"/>
          <w:sz w:val="24"/>
          <w:szCs w:val="24"/>
          <w:shd w:val="clear" w:color="auto" w:fill="FFFFFF"/>
        </w:rPr>
        <w:t xml:space="preserve">%) were in </w:t>
      </w:r>
      <w:r>
        <w:rPr>
          <w:color w:val="222222"/>
          <w:sz w:val="24"/>
          <w:szCs w:val="24"/>
          <w:shd w:val="clear" w:color="auto" w:fill="FFFFFF"/>
          <w:lang w:val="id-ID"/>
        </w:rPr>
        <w:t>poor, 68 students (58,6%) were in very poor</w:t>
      </w:r>
      <w:r>
        <w:rPr>
          <w:color w:val="222222"/>
          <w:sz w:val="24"/>
          <w:szCs w:val="24"/>
          <w:shd w:val="clear" w:color="auto" w:fill="FFFFFF"/>
        </w:rPr>
        <w:t xml:space="preserve">. In conclusion, it revealed that from </w:t>
      </w:r>
      <w:r>
        <w:rPr>
          <w:color w:val="222222"/>
          <w:sz w:val="24"/>
          <w:szCs w:val="24"/>
          <w:shd w:val="clear" w:color="auto" w:fill="FFFFFF"/>
          <w:lang w:val="id-ID"/>
        </w:rPr>
        <w:t>the reading comprehension</w:t>
      </w:r>
      <w:r>
        <w:rPr>
          <w:color w:val="222222"/>
          <w:sz w:val="24"/>
          <w:szCs w:val="24"/>
          <w:shd w:val="clear" w:color="auto" w:fill="FFFFFF"/>
        </w:rPr>
        <w:t xml:space="preserve"> test,</w:t>
      </w:r>
      <w:r>
        <w:rPr>
          <w:color w:val="222222"/>
          <w:sz w:val="24"/>
          <w:szCs w:val="24"/>
          <w:shd w:val="clear" w:color="auto" w:fill="FFFFFF"/>
          <w:lang w:val="id-ID"/>
        </w:rPr>
        <w:t xml:space="preserve"> </w:t>
      </w:r>
      <w:ins w:id="72" w:author="Asus" w:date="2025-05-08T08:52:00Z" w16du:dateUtc="2025-05-08T01:52:00Z">
        <w:r w:rsidR="00A54189">
          <w:rPr>
            <w:color w:val="222222"/>
            <w:sz w:val="24"/>
            <w:szCs w:val="24"/>
            <w:shd w:val="clear" w:color="auto" w:fill="FFFFFF"/>
            <w:lang w:val="id-ID"/>
          </w:rPr>
          <w:t xml:space="preserve">a </w:t>
        </w:r>
      </w:ins>
      <w:r>
        <w:rPr>
          <w:color w:val="222222"/>
          <w:sz w:val="24"/>
          <w:szCs w:val="24"/>
          <w:shd w:val="clear" w:color="auto" w:fill="FFFFFF"/>
          <w:lang w:val="id-ID"/>
        </w:rPr>
        <w:t>very poor</w:t>
      </w:r>
      <w:r>
        <w:rPr>
          <w:color w:val="222222"/>
          <w:sz w:val="24"/>
          <w:szCs w:val="24"/>
          <w:shd w:val="clear" w:color="auto" w:fill="FFFFFF"/>
        </w:rPr>
        <w:t xml:space="preserve"> level was the most perceived by the students.</w:t>
      </w:r>
      <w:r>
        <w:rPr>
          <w:color w:val="222222"/>
          <w:sz w:val="24"/>
          <w:szCs w:val="24"/>
          <w:shd w:val="clear" w:color="auto" w:fill="FFFFFF"/>
          <w:lang w:val="id-ID"/>
        </w:rPr>
        <w:tab/>
      </w:r>
      <w:r>
        <w:rPr>
          <w:color w:val="222222"/>
          <w:sz w:val="24"/>
          <w:szCs w:val="24"/>
          <w:shd w:val="clear" w:color="auto" w:fill="FFFFFF"/>
          <w:lang w:val="id-ID"/>
        </w:rPr>
        <w:br/>
      </w:r>
    </w:p>
    <w:p w14:paraId="13A00CA3" w14:textId="77777777" w:rsidR="00A33911" w:rsidRDefault="00000000">
      <w:pPr>
        <w:jc w:val="center"/>
        <w:rPr>
          <w:color w:val="000000"/>
          <w:sz w:val="24"/>
          <w:szCs w:val="24"/>
          <w:lang w:val="id-ID"/>
        </w:rPr>
      </w:pPr>
      <w:commentRangeStart w:id="73"/>
      <w:r>
        <w:rPr>
          <w:color w:val="000000"/>
          <w:sz w:val="24"/>
          <w:szCs w:val="24"/>
          <w:lang w:val="id-ID"/>
        </w:rPr>
        <w:t xml:space="preserve">Table 4.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7E117246" w14:textId="77777777" w:rsidR="00A33911" w:rsidRDefault="00A33911">
      <w:pPr>
        <w:jc w:val="both"/>
        <w:rPr>
          <w:color w:val="000000"/>
          <w:sz w:val="24"/>
          <w:szCs w:val="24"/>
          <w:lang w:val="id-ID"/>
        </w:rPr>
      </w:pPr>
    </w:p>
    <w:tbl>
      <w:tblPr>
        <w:tblW w:w="7875" w:type="dxa"/>
        <w:tblInd w:w="8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59"/>
        <w:gridCol w:w="1249"/>
        <w:gridCol w:w="1249"/>
        <w:gridCol w:w="1249"/>
        <w:gridCol w:w="1249"/>
        <w:gridCol w:w="1320"/>
      </w:tblGrid>
      <w:tr w:rsidR="00A33911" w14:paraId="5771A21E" w14:textId="77777777">
        <w:trPr>
          <w:cantSplit/>
          <w:trHeight w:val="325"/>
        </w:trPr>
        <w:tc>
          <w:tcPr>
            <w:tcW w:w="7875" w:type="dxa"/>
            <w:gridSpan w:val="6"/>
            <w:tcBorders>
              <w:top w:val="nil"/>
              <w:left w:val="nil"/>
              <w:bottom w:val="nil"/>
              <w:right w:val="nil"/>
            </w:tcBorders>
            <w:shd w:val="clear" w:color="auto" w:fill="FFFFFF"/>
            <w:vAlign w:val="center"/>
          </w:tcPr>
          <w:p w14:paraId="7E59D5F2" w14:textId="77777777" w:rsidR="00A33911" w:rsidRDefault="00000000">
            <w:pPr>
              <w:widowControl/>
              <w:adjustRightInd w:val="0"/>
              <w:spacing w:line="320" w:lineRule="atLeast"/>
              <w:ind w:left="60" w:right="60"/>
              <w:jc w:val="center"/>
              <w:rPr>
                <w:rFonts w:ascii="Arial" w:eastAsiaTheme="minorHAnsi" w:hAnsi="Arial" w:cs="Arial"/>
                <w:color w:val="010205"/>
                <w:lang w:val="id-ID"/>
              </w:rPr>
            </w:pPr>
            <w:r>
              <w:rPr>
                <w:rFonts w:ascii="Arial" w:eastAsiaTheme="minorHAnsi" w:hAnsi="Arial" w:cs="Arial"/>
                <w:b/>
                <w:bCs/>
                <w:color w:val="010205"/>
                <w:lang w:val="id-ID"/>
              </w:rPr>
              <w:t>Descriptive Statistics</w:t>
            </w:r>
          </w:p>
        </w:tc>
      </w:tr>
      <w:tr w:rsidR="00A33911" w14:paraId="3925064D" w14:textId="77777777">
        <w:trPr>
          <w:cantSplit/>
          <w:trHeight w:val="325"/>
        </w:trPr>
        <w:tc>
          <w:tcPr>
            <w:tcW w:w="1559" w:type="dxa"/>
            <w:tcBorders>
              <w:top w:val="nil"/>
              <w:left w:val="nil"/>
              <w:bottom w:val="single" w:sz="8" w:space="0" w:color="152935"/>
              <w:right w:val="nil"/>
            </w:tcBorders>
            <w:shd w:val="clear" w:color="auto" w:fill="FFFFFF"/>
            <w:vAlign w:val="bottom"/>
          </w:tcPr>
          <w:p w14:paraId="3D6546D2" w14:textId="77777777" w:rsidR="00A33911" w:rsidRDefault="00A33911">
            <w:pPr>
              <w:widowControl/>
              <w:adjustRightInd w:val="0"/>
              <w:rPr>
                <w:rFonts w:eastAsiaTheme="minorHAnsi"/>
                <w:sz w:val="24"/>
                <w:szCs w:val="24"/>
                <w:lang w:val="id-ID"/>
              </w:rPr>
            </w:pPr>
          </w:p>
        </w:tc>
        <w:tc>
          <w:tcPr>
            <w:tcW w:w="1249" w:type="dxa"/>
            <w:tcBorders>
              <w:top w:val="nil"/>
              <w:left w:val="nil"/>
              <w:bottom w:val="single" w:sz="8" w:space="0" w:color="152935"/>
              <w:right w:val="single" w:sz="8" w:space="0" w:color="E0E0E0"/>
            </w:tcBorders>
            <w:shd w:val="clear" w:color="auto" w:fill="FFFFFF"/>
            <w:vAlign w:val="bottom"/>
          </w:tcPr>
          <w:p w14:paraId="715AABAC"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N</w:t>
            </w:r>
          </w:p>
        </w:tc>
        <w:tc>
          <w:tcPr>
            <w:tcW w:w="1249" w:type="dxa"/>
            <w:tcBorders>
              <w:top w:val="nil"/>
              <w:left w:val="single" w:sz="8" w:space="0" w:color="E0E0E0"/>
              <w:bottom w:val="single" w:sz="8" w:space="0" w:color="152935"/>
              <w:right w:val="single" w:sz="8" w:space="0" w:color="E0E0E0"/>
            </w:tcBorders>
            <w:shd w:val="clear" w:color="auto" w:fill="FFFFFF"/>
            <w:vAlign w:val="bottom"/>
          </w:tcPr>
          <w:p w14:paraId="3E78C6F7"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Minimum</w:t>
            </w:r>
          </w:p>
        </w:tc>
        <w:tc>
          <w:tcPr>
            <w:tcW w:w="1249" w:type="dxa"/>
            <w:tcBorders>
              <w:top w:val="nil"/>
              <w:left w:val="single" w:sz="8" w:space="0" w:color="E0E0E0"/>
              <w:bottom w:val="single" w:sz="8" w:space="0" w:color="152935"/>
              <w:right w:val="single" w:sz="8" w:space="0" w:color="E0E0E0"/>
            </w:tcBorders>
            <w:shd w:val="clear" w:color="auto" w:fill="FFFFFF"/>
            <w:vAlign w:val="bottom"/>
          </w:tcPr>
          <w:p w14:paraId="3A75D7B5"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Maximum</w:t>
            </w:r>
          </w:p>
        </w:tc>
        <w:tc>
          <w:tcPr>
            <w:tcW w:w="1249" w:type="dxa"/>
            <w:tcBorders>
              <w:top w:val="nil"/>
              <w:left w:val="single" w:sz="8" w:space="0" w:color="E0E0E0"/>
              <w:bottom w:val="single" w:sz="8" w:space="0" w:color="152935"/>
              <w:right w:val="single" w:sz="8" w:space="0" w:color="E0E0E0"/>
            </w:tcBorders>
            <w:shd w:val="clear" w:color="auto" w:fill="FFFFFF"/>
            <w:vAlign w:val="bottom"/>
          </w:tcPr>
          <w:p w14:paraId="55E11CC2"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Mean</w:t>
            </w:r>
          </w:p>
        </w:tc>
        <w:tc>
          <w:tcPr>
            <w:tcW w:w="1320" w:type="dxa"/>
            <w:tcBorders>
              <w:top w:val="nil"/>
              <w:left w:val="single" w:sz="8" w:space="0" w:color="E0E0E0"/>
              <w:bottom w:val="single" w:sz="8" w:space="0" w:color="152935"/>
              <w:right w:val="nil"/>
            </w:tcBorders>
            <w:shd w:val="clear" w:color="auto" w:fill="FFFFFF"/>
            <w:vAlign w:val="bottom"/>
          </w:tcPr>
          <w:p w14:paraId="38192ECB"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Std. Deviation</w:t>
            </w:r>
          </w:p>
        </w:tc>
      </w:tr>
      <w:tr w:rsidR="00A33911" w14:paraId="325DB2B7" w14:textId="77777777">
        <w:trPr>
          <w:cantSplit/>
          <w:trHeight w:val="325"/>
        </w:trPr>
        <w:tc>
          <w:tcPr>
            <w:tcW w:w="1559" w:type="dxa"/>
            <w:tcBorders>
              <w:top w:val="single" w:sz="8" w:space="0" w:color="152935"/>
              <w:left w:val="nil"/>
              <w:bottom w:val="single" w:sz="8" w:space="0" w:color="AEAEAE"/>
              <w:right w:val="nil"/>
            </w:tcBorders>
            <w:shd w:val="clear" w:color="auto" w:fill="E0E0E0"/>
          </w:tcPr>
          <w:p w14:paraId="5C6F88AB"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RCA</w:t>
            </w:r>
          </w:p>
        </w:tc>
        <w:tc>
          <w:tcPr>
            <w:tcW w:w="1249" w:type="dxa"/>
            <w:tcBorders>
              <w:top w:val="single" w:sz="8" w:space="0" w:color="152935"/>
              <w:left w:val="nil"/>
              <w:bottom w:val="single" w:sz="8" w:space="0" w:color="AEAEAE"/>
              <w:right w:val="single" w:sz="8" w:space="0" w:color="E0E0E0"/>
            </w:tcBorders>
            <w:shd w:val="clear" w:color="auto" w:fill="FFFFFF"/>
          </w:tcPr>
          <w:p w14:paraId="3DDAFA03"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49" w:type="dxa"/>
            <w:tcBorders>
              <w:top w:val="single" w:sz="8" w:space="0" w:color="152935"/>
              <w:left w:val="single" w:sz="8" w:space="0" w:color="E0E0E0"/>
              <w:bottom w:val="single" w:sz="8" w:space="0" w:color="AEAEAE"/>
              <w:right w:val="single" w:sz="8" w:space="0" w:color="E0E0E0"/>
            </w:tcBorders>
            <w:shd w:val="clear" w:color="auto" w:fill="FFFFFF"/>
          </w:tcPr>
          <w:p w14:paraId="14B62287"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14</w:t>
            </w:r>
          </w:p>
        </w:tc>
        <w:tc>
          <w:tcPr>
            <w:tcW w:w="1249" w:type="dxa"/>
            <w:tcBorders>
              <w:top w:val="single" w:sz="8" w:space="0" w:color="152935"/>
              <w:left w:val="single" w:sz="8" w:space="0" w:color="E0E0E0"/>
              <w:bottom w:val="single" w:sz="8" w:space="0" w:color="AEAEAE"/>
              <w:right w:val="single" w:sz="8" w:space="0" w:color="E0E0E0"/>
            </w:tcBorders>
            <w:shd w:val="clear" w:color="auto" w:fill="FFFFFF"/>
          </w:tcPr>
          <w:p w14:paraId="2A575BE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82</w:t>
            </w:r>
          </w:p>
        </w:tc>
        <w:tc>
          <w:tcPr>
            <w:tcW w:w="1249" w:type="dxa"/>
            <w:tcBorders>
              <w:top w:val="single" w:sz="8" w:space="0" w:color="152935"/>
              <w:left w:val="single" w:sz="8" w:space="0" w:color="E0E0E0"/>
              <w:bottom w:val="single" w:sz="8" w:space="0" w:color="AEAEAE"/>
              <w:right w:val="single" w:sz="8" w:space="0" w:color="E0E0E0"/>
            </w:tcBorders>
            <w:shd w:val="clear" w:color="auto" w:fill="FFFFFF"/>
          </w:tcPr>
          <w:p w14:paraId="746E667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highlight w:val="yellow"/>
                <w:lang w:val="id-ID"/>
              </w:rPr>
              <w:t>44.57</w:t>
            </w:r>
          </w:p>
        </w:tc>
        <w:tc>
          <w:tcPr>
            <w:tcW w:w="1320" w:type="dxa"/>
            <w:tcBorders>
              <w:top w:val="single" w:sz="8" w:space="0" w:color="152935"/>
              <w:left w:val="single" w:sz="8" w:space="0" w:color="E0E0E0"/>
              <w:bottom w:val="single" w:sz="8" w:space="0" w:color="AEAEAE"/>
              <w:right w:val="nil"/>
            </w:tcBorders>
            <w:shd w:val="clear" w:color="auto" w:fill="FFFFFF"/>
          </w:tcPr>
          <w:p w14:paraId="4A5ECFFB"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highlight w:val="yellow"/>
                <w:lang w:val="id-ID"/>
              </w:rPr>
              <w:t>16.256</w:t>
            </w:r>
          </w:p>
        </w:tc>
      </w:tr>
      <w:tr w:rsidR="00A33911" w14:paraId="5F3154FA" w14:textId="77777777">
        <w:trPr>
          <w:cantSplit/>
          <w:trHeight w:val="325"/>
        </w:trPr>
        <w:tc>
          <w:tcPr>
            <w:tcW w:w="1559" w:type="dxa"/>
            <w:tcBorders>
              <w:top w:val="single" w:sz="8" w:space="0" w:color="AEAEAE"/>
              <w:left w:val="nil"/>
              <w:bottom w:val="single" w:sz="8" w:space="0" w:color="152935"/>
              <w:right w:val="nil"/>
            </w:tcBorders>
            <w:shd w:val="clear" w:color="auto" w:fill="E0E0E0"/>
          </w:tcPr>
          <w:p w14:paraId="4F9DEAD9"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Valid N (listwise)</w:t>
            </w:r>
          </w:p>
        </w:tc>
        <w:tc>
          <w:tcPr>
            <w:tcW w:w="1249" w:type="dxa"/>
            <w:tcBorders>
              <w:top w:val="single" w:sz="8" w:space="0" w:color="AEAEAE"/>
              <w:left w:val="nil"/>
              <w:bottom w:val="single" w:sz="8" w:space="0" w:color="152935"/>
              <w:right w:val="single" w:sz="8" w:space="0" w:color="E0E0E0"/>
            </w:tcBorders>
            <w:shd w:val="clear" w:color="auto" w:fill="FFFFFF"/>
          </w:tcPr>
          <w:p w14:paraId="784774E6"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4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85C953C" w14:textId="77777777" w:rsidR="00A33911" w:rsidRDefault="00A33911">
            <w:pPr>
              <w:widowControl/>
              <w:adjustRightInd w:val="0"/>
              <w:rPr>
                <w:rFonts w:eastAsiaTheme="minorHAnsi"/>
                <w:sz w:val="24"/>
                <w:szCs w:val="24"/>
                <w:lang w:val="id-ID"/>
              </w:rPr>
            </w:pPr>
          </w:p>
        </w:tc>
        <w:tc>
          <w:tcPr>
            <w:tcW w:w="124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2D61E66" w14:textId="77777777" w:rsidR="00A33911" w:rsidRDefault="00A33911">
            <w:pPr>
              <w:widowControl/>
              <w:adjustRightInd w:val="0"/>
              <w:rPr>
                <w:rFonts w:eastAsiaTheme="minorHAnsi"/>
                <w:sz w:val="24"/>
                <w:szCs w:val="24"/>
                <w:lang w:val="id-ID"/>
              </w:rPr>
            </w:pPr>
          </w:p>
        </w:tc>
        <w:tc>
          <w:tcPr>
            <w:tcW w:w="124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B5915B5" w14:textId="77777777" w:rsidR="00A33911" w:rsidRDefault="00A33911">
            <w:pPr>
              <w:widowControl/>
              <w:adjustRightInd w:val="0"/>
              <w:rPr>
                <w:rFonts w:eastAsiaTheme="minorHAnsi"/>
                <w:sz w:val="24"/>
                <w:szCs w:val="24"/>
                <w:lang w:val="id-ID"/>
              </w:rPr>
            </w:pPr>
          </w:p>
        </w:tc>
        <w:tc>
          <w:tcPr>
            <w:tcW w:w="1320" w:type="dxa"/>
            <w:tcBorders>
              <w:top w:val="single" w:sz="8" w:space="0" w:color="AEAEAE"/>
              <w:left w:val="single" w:sz="8" w:space="0" w:color="E0E0E0"/>
              <w:bottom w:val="single" w:sz="8" w:space="0" w:color="152935"/>
              <w:right w:val="nil"/>
            </w:tcBorders>
            <w:shd w:val="clear" w:color="auto" w:fill="FFFFFF"/>
            <w:vAlign w:val="center"/>
          </w:tcPr>
          <w:p w14:paraId="13A294C0" w14:textId="77777777" w:rsidR="00A33911" w:rsidRDefault="00A33911">
            <w:pPr>
              <w:widowControl/>
              <w:adjustRightInd w:val="0"/>
              <w:rPr>
                <w:rFonts w:eastAsiaTheme="minorHAnsi"/>
                <w:sz w:val="24"/>
                <w:szCs w:val="24"/>
                <w:lang w:val="id-ID"/>
              </w:rPr>
            </w:pPr>
          </w:p>
        </w:tc>
      </w:tr>
    </w:tbl>
    <w:commentRangeEnd w:id="73"/>
    <w:p w14:paraId="0295E2C0" w14:textId="77777777" w:rsidR="00A33911" w:rsidRDefault="00692E24">
      <w:pPr>
        <w:jc w:val="both"/>
        <w:rPr>
          <w:color w:val="000000"/>
          <w:sz w:val="24"/>
          <w:szCs w:val="24"/>
          <w:lang w:val="id-ID"/>
        </w:rPr>
      </w:pPr>
      <w:r>
        <w:rPr>
          <w:rStyle w:val="CommentReference"/>
        </w:rPr>
        <w:commentReference w:id="73"/>
      </w:r>
    </w:p>
    <w:p w14:paraId="4B2890C1" w14:textId="77777777" w:rsidR="00A33911" w:rsidRDefault="00A33911">
      <w:pPr>
        <w:jc w:val="both"/>
        <w:rPr>
          <w:color w:val="000000"/>
          <w:sz w:val="24"/>
          <w:szCs w:val="24"/>
          <w:lang w:val="id-ID"/>
        </w:rPr>
      </w:pPr>
    </w:p>
    <w:p w14:paraId="6E460E02" w14:textId="77777777" w:rsidR="00A33911" w:rsidRDefault="00000000">
      <w:pPr>
        <w:ind w:firstLine="720"/>
        <w:jc w:val="both"/>
        <w:rPr>
          <w:color w:val="000000"/>
          <w:sz w:val="24"/>
          <w:szCs w:val="24"/>
          <w:lang w:val="id-ID"/>
        </w:rPr>
        <w:pPrChange w:id="74" w:author="Asus" w:date="2025-05-08T10:45:00Z" w16du:dateUtc="2025-05-08T03:45:00Z">
          <w:pPr>
            <w:jc w:val="both"/>
          </w:pPr>
        </w:pPrChange>
      </w:pPr>
      <w:r>
        <w:rPr>
          <w:sz w:val="24"/>
          <w:szCs w:val="24"/>
          <w:lang w:val="id-ID"/>
        </w:rPr>
        <w:lastRenderedPageBreak/>
        <w:t>In this research, a pre-existing reading test consisting of 50 questions was utilized to measure reading achievement. In the descriptive statistical analysis of the participants' reading comprehension test, it was revealed that the highest score attained was 82, while the lowest score was 14. Scores ranged from 0 to 100, with a mean score of 44.57 and a standard deviation of 16.256 among participants.</w:t>
      </w:r>
    </w:p>
    <w:p w14:paraId="10946807" w14:textId="77777777" w:rsidR="00A33911" w:rsidRDefault="00A33911">
      <w:pPr>
        <w:jc w:val="both"/>
        <w:rPr>
          <w:color w:val="000000"/>
          <w:sz w:val="24"/>
          <w:szCs w:val="24"/>
          <w:lang w:val="id-ID"/>
        </w:rPr>
      </w:pPr>
    </w:p>
    <w:p w14:paraId="28678D6A" w14:textId="77777777" w:rsidR="00A33911" w:rsidRDefault="00000000">
      <w:pPr>
        <w:jc w:val="both"/>
        <w:rPr>
          <w:b/>
          <w:color w:val="000000"/>
          <w:sz w:val="24"/>
          <w:szCs w:val="24"/>
          <w:lang w:val="id-ID"/>
        </w:rPr>
      </w:pPr>
      <w:r>
        <w:rPr>
          <w:color w:val="000000"/>
          <w:sz w:val="24"/>
          <w:szCs w:val="24"/>
          <w:lang w:val="id-ID"/>
        </w:rPr>
        <w:t xml:space="preserve"> </w:t>
      </w:r>
      <w:r>
        <w:rPr>
          <w:b/>
          <w:color w:val="000000"/>
          <w:sz w:val="24"/>
          <w:szCs w:val="24"/>
          <w:lang w:val="id-ID"/>
        </w:rPr>
        <w:t>Correlation between Students’ Self-esteem and Their Reading Comprehension Achievement</w:t>
      </w:r>
    </w:p>
    <w:p w14:paraId="27A8F02E" w14:textId="77777777" w:rsidR="00A33911" w:rsidRDefault="00000000">
      <w:pPr>
        <w:ind w:firstLine="720"/>
        <w:jc w:val="both"/>
        <w:rPr>
          <w:color w:val="000000"/>
          <w:sz w:val="24"/>
          <w:szCs w:val="24"/>
          <w:lang w:val="id-ID"/>
        </w:rPr>
      </w:pPr>
      <w:r>
        <w:rPr>
          <w:color w:val="000000"/>
          <w:sz w:val="24"/>
          <w:szCs w:val="24"/>
          <w:lang w:val="id-ID"/>
        </w:rPr>
        <w:t>After obtaining the results regarding students' self-esteem and reading comprehension achievement, the researcher examined the relationship between these variables. It was found that the data did not follow a normal distribution, with a significance value exceeding 0.05. Consequently, the researcher opted to employ non-parametric analysis methods for further investigation.</w:t>
      </w:r>
      <w:r>
        <w:rPr>
          <w:color w:val="000000"/>
          <w:sz w:val="24"/>
          <w:szCs w:val="24"/>
          <w:lang w:val="id-ID"/>
        </w:rPr>
        <w:br/>
      </w:r>
      <w:r>
        <w:rPr>
          <w:color w:val="000000"/>
          <w:sz w:val="24"/>
          <w:szCs w:val="24"/>
          <w:lang w:val="id-ID"/>
        </w:rPr>
        <w:br/>
      </w:r>
    </w:p>
    <w:p w14:paraId="1712D1EE" w14:textId="77777777" w:rsidR="00A33911" w:rsidRDefault="00000000">
      <w:pPr>
        <w:ind w:left="720"/>
        <w:jc w:val="both"/>
        <w:rPr>
          <w:color w:val="000000"/>
          <w:sz w:val="24"/>
          <w:szCs w:val="24"/>
          <w:lang w:val="id-ID"/>
        </w:rPr>
      </w:pPr>
      <w:commentRangeStart w:id="75"/>
      <w:r>
        <w:rPr>
          <w:color w:val="000000"/>
          <w:sz w:val="24"/>
          <w:szCs w:val="24"/>
          <w:lang w:val="id-ID"/>
        </w:rPr>
        <w:t>Table 5. Correlation between self-esteem and reading comprehension achievement</w:t>
      </w:r>
    </w:p>
    <w:p w14:paraId="480C5A4C" w14:textId="77777777" w:rsidR="00A33911" w:rsidRDefault="00A33911">
      <w:pPr>
        <w:ind w:firstLine="720"/>
        <w:jc w:val="both"/>
        <w:rPr>
          <w:color w:val="000000"/>
          <w:sz w:val="24"/>
          <w:szCs w:val="24"/>
          <w:lang w:val="id-ID"/>
        </w:rPr>
      </w:pPr>
    </w:p>
    <w:tbl>
      <w:tblPr>
        <w:tblW w:w="7610" w:type="dxa"/>
        <w:tblInd w:w="99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533"/>
        <w:gridCol w:w="1389"/>
        <w:gridCol w:w="2021"/>
        <w:gridCol w:w="1390"/>
        <w:gridCol w:w="1277"/>
      </w:tblGrid>
      <w:tr w:rsidR="00A33911" w14:paraId="62415EE5" w14:textId="77777777">
        <w:trPr>
          <w:cantSplit/>
          <w:trHeight w:val="327"/>
        </w:trPr>
        <w:tc>
          <w:tcPr>
            <w:tcW w:w="7610" w:type="dxa"/>
            <w:gridSpan w:val="5"/>
            <w:shd w:val="clear" w:color="auto" w:fill="FFFFFF"/>
            <w:vAlign w:val="center"/>
          </w:tcPr>
          <w:p w14:paraId="1CF0F05A" w14:textId="77777777" w:rsidR="00A33911" w:rsidRDefault="00000000">
            <w:pPr>
              <w:widowControl/>
              <w:adjustRightInd w:val="0"/>
              <w:spacing w:line="320" w:lineRule="atLeast"/>
              <w:ind w:left="60" w:right="60"/>
              <w:jc w:val="center"/>
              <w:rPr>
                <w:rFonts w:eastAsiaTheme="minorHAnsi"/>
                <w:color w:val="010205"/>
                <w:lang w:val="id-ID"/>
              </w:rPr>
            </w:pPr>
            <w:r>
              <w:rPr>
                <w:rFonts w:eastAsiaTheme="minorHAnsi"/>
                <w:b/>
                <w:bCs/>
                <w:color w:val="010205"/>
                <w:lang w:val="id-ID"/>
              </w:rPr>
              <w:t>Correlations</w:t>
            </w:r>
          </w:p>
        </w:tc>
      </w:tr>
      <w:tr w:rsidR="00A33911" w14:paraId="703744D8" w14:textId="77777777">
        <w:trPr>
          <w:cantSplit/>
          <w:trHeight w:val="336"/>
        </w:trPr>
        <w:tc>
          <w:tcPr>
            <w:tcW w:w="4943" w:type="dxa"/>
            <w:gridSpan w:val="3"/>
            <w:shd w:val="clear" w:color="auto" w:fill="FFFFFF"/>
            <w:vAlign w:val="bottom"/>
          </w:tcPr>
          <w:p w14:paraId="00E26BDC" w14:textId="77777777" w:rsidR="00A33911" w:rsidRDefault="00A33911">
            <w:pPr>
              <w:widowControl/>
              <w:adjustRightInd w:val="0"/>
              <w:rPr>
                <w:rFonts w:eastAsiaTheme="minorHAnsi"/>
                <w:sz w:val="24"/>
                <w:szCs w:val="24"/>
                <w:lang w:val="id-ID"/>
              </w:rPr>
            </w:pPr>
          </w:p>
        </w:tc>
        <w:tc>
          <w:tcPr>
            <w:tcW w:w="1390" w:type="dxa"/>
            <w:shd w:val="clear" w:color="auto" w:fill="FFFFFF"/>
            <w:vAlign w:val="bottom"/>
          </w:tcPr>
          <w:p w14:paraId="09508348"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Questionnaire</w:t>
            </w:r>
          </w:p>
        </w:tc>
        <w:tc>
          <w:tcPr>
            <w:tcW w:w="1277" w:type="dxa"/>
            <w:shd w:val="clear" w:color="auto" w:fill="FFFFFF"/>
            <w:vAlign w:val="bottom"/>
          </w:tcPr>
          <w:p w14:paraId="70C92903"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RCA</w:t>
            </w:r>
          </w:p>
        </w:tc>
      </w:tr>
      <w:tr w:rsidR="00A33911" w14:paraId="2339C850" w14:textId="77777777">
        <w:trPr>
          <w:cantSplit/>
          <w:trHeight w:val="336"/>
        </w:trPr>
        <w:tc>
          <w:tcPr>
            <w:tcW w:w="1533" w:type="dxa"/>
            <w:vMerge w:val="restart"/>
            <w:shd w:val="clear" w:color="auto" w:fill="E0E0E0"/>
          </w:tcPr>
          <w:p w14:paraId="13591885"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Spearman's rho</w:t>
            </w:r>
          </w:p>
        </w:tc>
        <w:tc>
          <w:tcPr>
            <w:tcW w:w="1389" w:type="dxa"/>
            <w:vMerge w:val="restart"/>
            <w:shd w:val="clear" w:color="auto" w:fill="E0E0E0"/>
          </w:tcPr>
          <w:p w14:paraId="5C0E5824"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Questionnaire</w:t>
            </w:r>
          </w:p>
        </w:tc>
        <w:tc>
          <w:tcPr>
            <w:tcW w:w="2021" w:type="dxa"/>
            <w:shd w:val="clear" w:color="auto" w:fill="E0E0E0"/>
          </w:tcPr>
          <w:p w14:paraId="2D585544"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Correlation Coefficient</w:t>
            </w:r>
          </w:p>
        </w:tc>
        <w:tc>
          <w:tcPr>
            <w:tcW w:w="1390" w:type="dxa"/>
            <w:shd w:val="clear" w:color="auto" w:fill="FFFFFF"/>
          </w:tcPr>
          <w:p w14:paraId="30CBD2AB"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1.000</w:t>
            </w:r>
          </w:p>
        </w:tc>
        <w:tc>
          <w:tcPr>
            <w:tcW w:w="1277" w:type="dxa"/>
            <w:shd w:val="clear" w:color="auto" w:fill="FFFFFF"/>
          </w:tcPr>
          <w:p w14:paraId="165DB01B"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.125</w:t>
            </w:r>
          </w:p>
        </w:tc>
      </w:tr>
      <w:tr w:rsidR="00A33911" w14:paraId="502C7A2A" w14:textId="77777777">
        <w:trPr>
          <w:cantSplit/>
          <w:trHeight w:val="148"/>
        </w:trPr>
        <w:tc>
          <w:tcPr>
            <w:tcW w:w="1533" w:type="dxa"/>
            <w:vMerge/>
            <w:shd w:val="clear" w:color="auto" w:fill="E0E0E0"/>
          </w:tcPr>
          <w:p w14:paraId="7AC669FE"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28DD39AC"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49FA53D3"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Sig. (2-tailed)</w:t>
            </w:r>
          </w:p>
        </w:tc>
        <w:tc>
          <w:tcPr>
            <w:tcW w:w="1390" w:type="dxa"/>
            <w:shd w:val="clear" w:color="auto" w:fill="FFFFFF"/>
          </w:tcPr>
          <w:p w14:paraId="236EA56A"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p>
        </w:tc>
        <w:tc>
          <w:tcPr>
            <w:tcW w:w="1277" w:type="dxa"/>
            <w:shd w:val="clear" w:color="auto" w:fill="FFFFFF"/>
          </w:tcPr>
          <w:p w14:paraId="66CC8C3A"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r>
              <w:rPr>
                <w:rFonts w:ascii="Arial" w:eastAsiaTheme="minorHAnsi" w:hAnsi="Arial" w:cs="Arial"/>
                <w:color w:val="010205"/>
                <w:sz w:val="18"/>
                <w:szCs w:val="18"/>
                <w:highlight w:val="yellow"/>
                <w:lang w:val="id-ID"/>
              </w:rPr>
              <w:t>181</w:t>
            </w:r>
          </w:p>
        </w:tc>
      </w:tr>
      <w:tr w:rsidR="00A33911" w14:paraId="46A84CB2" w14:textId="77777777">
        <w:trPr>
          <w:cantSplit/>
          <w:trHeight w:val="148"/>
        </w:trPr>
        <w:tc>
          <w:tcPr>
            <w:tcW w:w="1533" w:type="dxa"/>
            <w:vMerge/>
            <w:shd w:val="clear" w:color="auto" w:fill="E0E0E0"/>
          </w:tcPr>
          <w:p w14:paraId="55578914"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1A32ACB8"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2518CA44"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N</w:t>
            </w:r>
          </w:p>
        </w:tc>
        <w:tc>
          <w:tcPr>
            <w:tcW w:w="1390" w:type="dxa"/>
            <w:shd w:val="clear" w:color="auto" w:fill="FFFFFF"/>
          </w:tcPr>
          <w:p w14:paraId="431447C1"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77" w:type="dxa"/>
            <w:shd w:val="clear" w:color="auto" w:fill="FFFFFF"/>
          </w:tcPr>
          <w:p w14:paraId="7C1181AA"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r>
      <w:tr w:rsidR="00A33911" w14:paraId="416B16FF" w14:textId="77777777">
        <w:trPr>
          <w:cantSplit/>
          <w:trHeight w:val="148"/>
        </w:trPr>
        <w:tc>
          <w:tcPr>
            <w:tcW w:w="1533" w:type="dxa"/>
            <w:vMerge/>
            <w:shd w:val="clear" w:color="auto" w:fill="E0E0E0"/>
          </w:tcPr>
          <w:p w14:paraId="41931EE8"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val="restart"/>
            <w:shd w:val="clear" w:color="auto" w:fill="E0E0E0"/>
          </w:tcPr>
          <w:p w14:paraId="441586BE"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RCA</w:t>
            </w:r>
          </w:p>
        </w:tc>
        <w:tc>
          <w:tcPr>
            <w:tcW w:w="2021" w:type="dxa"/>
            <w:shd w:val="clear" w:color="auto" w:fill="E0E0E0"/>
          </w:tcPr>
          <w:p w14:paraId="08DF0669"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Correlation Coefficient</w:t>
            </w:r>
          </w:p>
        </w:tc>
        <w:tc>
          <w:tcPr>
            <w:tcW w:w="1390" w:type="dxa"/>
            <w:shd w:val="clear" w:color="auto" w:fill="FFFFFF"/>
          </w:tcPr>
          <w:p w14:paraId="6F05A662"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.125</w:t>
            </w:r>
          </w:p>
        </w:tc>
        <w:tc>
          <w:tcPr>
            <w:tcW w:w="1277" w:type="dxa"/>
            <w:shd w:val="clear" w:color="auto" w:fill="FFFFFF"/>
          </w:tcPr>
          <w:p w14:paraId="46CCFF4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1.000</w:t>
            </w:r>
          </w:p>
        </w:tc>
      </w:tr>
      <w:tr w:rsidR="00A33911" w14:paraId="2861D413" w14:textId="77777777">
        <w:trPr>
          <w:cantSplit/>
          <w:trHeight w:val="148"/>
        </w:trPr>
        <w:tc>
          <w:tcPr>
            <w:tcW w:w="1533" w:type="dxa"/>
            <w:vMerge/>
            <w:shd w:val="clear" w:color="auto" w:fill="E0E0E0"/>
          </w:tcPr>
          <w:p w14:paraId="445E0F4D"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677DCE91"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606A8975"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Sig. (2-tailed)</w:t>
            </w:r>
          </w:p>
        </w:tc>
        <w:tc>
          <w:tcPr>
            <w:tcW w:w="1390" w:type="dxa"/>
            <w:shd w:val="clear" w:color="auto" w:fill="FFFFFF"/>
          </w:tcPr>
          <w:p w14:paraId="72284636"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r>
              <w:rPr>
                <w:rFonts w:ascii="Arial" w:eastAsiaTheme="minorHAnsi" w:hAnsi="Arial" w:cs="Arial"/>
                <w:color w:val="010205"/>
                <w:sz w:val="18"/>
                <w:szCs w:val="18"/>
                <w:highlight w:val="yellow"/>
                <w:lang w:val="id-ID"/>
              </w:rPr>
              <w:t>181</w:t>
            </w:r>
          </w:p>
        </w:tc>
        <w:tc>
          <w:tcPr>
            <w:tcW w:w="1277" w:type="dxa"/>
            <w:shd w:val="clear" w:color="auto" w:fill="FFFFFF"/>
          </w:tcPr>
          <w:p w14:paraId="0E1A775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p>
        </w:tc>
      </w:tr>
      <w:tr w:rsidR="00A33911" w14:paraId="1BC117C9" w14:textId="77777777">
        <w:trPr>
          <w:cantSplit/>
          <w:trHeight w:val="148"/>
        </w:trPr>
        <w:tc>
          <w:tcPr>
            <w:tcW w:w="1533" w:type="dxa"/>
            <w:vMerge/>
            <w:shd w:val="clear" w:color="auto" w:fill="E0E0E0"/>
          </w:tcPr>
          <w:p w14:paraId="4C119399"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59584559"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2A694F56"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N</w:t>
            </w:r>
          </w:p>
        </w:tc>
        <w:tc>
          <w:tcPr>
            <w:tcW w:w="1390" w:type="dxa"/>
            <w:shd w:val="clear" w:color="auto" w:fill="FFFFFF"/>
          </w:tcPr>
          <w:p w14:paraId="25154E37"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77" w:type="dxa"/>
            <w:shd w:val="clear" w:color="auto" w:fill="FFFFFF"/>
          </w:tcPr>
          <w:p w14:paraId="3D6661C2"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r>
    </w:tbl>
    <w:commentRangeEnd w:id="75"/>
    <w:p w14:paraId="59BA385C" w14:textId="77777777" w:rsidR="00A33911" w:rsidRDefault="00483317">
      <w:pPr>
        <w:ind w:firstLine="720"/>
        <w:jc w:val="both"/>
        <w:rPr>
          <w:color w:val="000000"/>
          <w:sz w:val="24"/>
          <w:szCs w:val="24"/>
          <w:lang w:val="id-ID"/>
        </w:rPr>
      </w:pPr>
      <w:r>
        <w:rPr>
          <w:rStyle w:val="CommentReference"/>
        </w:rPr>
        <w:commentReference w:id="75"/>
      </w:r>
    </w:p>
    <w:p w14:paraId="5811000E" w14:textId="77777777" w:rsidR="00A33911" w:rsidRDefault="00A33911">
      <w:pPr>
        <w:ind w:firstLine="720"/>
        <w:jc w:val="both"/>
        <w:rPr>
          <w:color w:val="000000"/>
          <w:sz w:val="24"/>
          <w:szCs w:val="24"/>
          <w:lang w:val="id-ID"/>
        </w:rPr>
      </w:pPr>
    </w:p>
    <w:p w14:paraId="1F3C02BD" w14:textId="77777777" w:rsidR="00A33911" w:rsidRDefault="00000000">
      <w:pPr>
        <w:ind w:firstLine="720"/>
        <w:jc w:val="both"/>
        <w:rPr>
          <w:color w:val="000000"/>
          <w:sz w:val="24"/>
          <w:szCs w:val="24"/>
          <w:lang w:val="id-ID"/>
        </w:rPr>
      </w:pPr>
      <w:r>
        <w:rPr>
          <w:sz w:val="24"/>
          <w:szCs w:val="24"/>
        </w:rPr>
        <w:t xml:space="preserve">The researchers used the Spearman Rank Correlation Coefficient because the data was not normal. The analysis results showed that the obtained correlation coefficient (0.125) was lower than the value considered significant (0.180). Based on the standard interpretation guidelines by Sugiono (2013), indicating a low relationship. Additionally, the significance level (p) was 0.181, meaning that the p-value (0.181) was greater than 0.05. Therefore, it can be concluded that there was no significant relationship between student self-esteem and their reading achievement at MA Patra </w:t>
      </w:r>
      <w:proofErr w:type="spellStart"/>
      <w:r>
        <w:rPr>
          <w:sz w:val="24"/>
          <w:szCs w:val="24"/>
        </w:rPr>
        <w:t>Mandiri</w:t>
      </w:r>
      <w:proofErr w:type="spellEnd"/>
      <w:r>
        <w:rPr>
          <w:sz w:val="24"/>
          <w:szCs w:val="24"/>
        </w:rPr>
        <w:t xml:space="preserve"> Palembang. This conclusion was supported by the fact that the p-value was greater than 0.05, leading to the acceptance of the null hypothesis (Ho) and the rejection of the alternative hypothesis (Hα).</w:t>
      </w:r>
    </w:p>
    <w:p w14:paraId="5C41C47B" w14:textId="77777777" w:rsidR="00A33911" w:rsidRDefault="00A33911">
      <w:pPr>
        <w:jc w:val="both"/>
        <w:rPr>
          <w:color w:val="000000"/>
          <w:sz w:val="24"/>
          <w:szCs w:val="24"/>
          <w:lang w:val="id-ID"/>
        </w:rPr>
      </w:pPr>
    </w:p>
    <w:p w14:paraId="621B88E2" w14:textId="77777777" w:rsidR="00A33911" w:rsidRDefault="00000000">
      <w:pPr>
        <w:jc w:val="both"/>
        <w:rPr>
          <w:b/>
          <w:color w:val="000000"/>
          <w:sz w:val="24"/>
          <w:szCs w:val="24"/>
          <w:lang w:val="id-ID"/>
        </w:rPr>
      </w:pPr>
      <w:r>
        <w:rPr>
          <w:b/>
          <w:color w:val="000000"/>
          <w:sz w:val="24"/>
          <w:szCs w:val="24"/>
          <w:lang w:val="id-ID"/>
        </w:rPr>
        <w:t>CONCLUSIONS</w:t>
      </w:r>
    </w:p>
    <w:p w14:paraId="555F3D03" w14:textId="77777777" w:rsidR="00A33911" w:rsidRDefault="00000000">
      <w:pPr>
        <w:pStyle w:val="NormalWeb"/>
        <w:jc w:val="both"/>
      </w:pPr>
      <w:r>
        <w:t xml:space="preserve"> </w:t>
      </w:r>
      <w:r>
        <w:tab/>
        <w:t xml:space="preserve">The research findings explored the relationship between self-esteem and reading comprehension achievement among tenth-grade students at MA Patra Mandiri Palembang. While a correlation between the two variables was identified, it did not reach statistical significance. The obtained p-value (0.125) was lower than the critical r-table value (0.180), indicating a low correlation that did not meet the threshold for significance. Moreover, the impact of self-esteem on reading comprehension achievement was also found to be non-significant, with a significance value (0.181) exceeding the conventional threshold (0.05). Therefore, it was concluded that self-esteem did not significantly influence reading comprehension achievement among tenth-grade students at MA Patra Mandiri Palembang. </w:t>
      </w:r>
      <w:r>
        <w:lastRenderedPageBreak/>
        <w:t>These findings suggest that other factors may play a more substantial role in determining students' reading comprehension levels at this school.</w:t>
      </w:r>
    </w:p>
    <w:p w14:paraId="41B4800B" w14:textId="77777777" w:rsidR="00A33911" w:rsidRDefault="00000000">
      <w:pPr>
        <w:pStyle w:val="z-TopofForm1"/>
        <w:jc w:val="both"/>
      </w:pPr>
      <w:r>
        <w:t>Top of Form</w:t>
      </w:r>
    </w:p>
    <w:p w14:paraId="44A10BAC" w14:textId="77777777" w:rsidR="00A33911" w:rsidRDefault="00000000">
      <w:pPr>
        <w:pStyle w:val="z-BottomofForm1"/>
        <w:jc w:val="both"/>
      </w:pPr>
      <w:r>
        <w:t>Bottom of Form</w:t>
      </w:r>
    </w:p>
    <w:p w14:paraId="2B35B8F2" w14:textId="56D67848" w:rsidR="00A54189" w:rsidRDefault="00000000">
      <w:pPr>
        <w:pStyle w:val="NormalWeb"/>
        <w:jc w:val="both"/>
        <w:rPr>
          <w:ins w:id="76" w:author="Asus" w:date="2025-05-08T08:46:00Z" w16du:dateUtc="2025-05-08T01:46:00Z"/>
        </w:rPr>
      </w:pPr>
      <w:r>
        <w:t>The researcher</w:t>
      </w:r>
      <w:ins w:id="77" w:author="Asus" w:date="2025-05-11T11:57:00Z" w16du:dateUtc="2025-05-11T04:57:00Z">
        <w:r w:rsidR="00CA269D">
          <w:t>s</w:t>
        </w:r>
      </w:ins>
      <w:r>
        <w:t xml:space="preserve"> inferred from the </w:t>
      </w:r>
      <w:del w:id="78" w:author="Asus" w:date="2025-05-08T10:51:00Z" w16du:dateUtc="2025-05-08T03:51:00Z">
        <w:r w:rsidDel="00483317">
          <w:delText xml:space="preserve">result </w:delText>
        </w:r>
      </w:del>
      <w:ins w:id="79" w:author="Asus" w:date="2025-05-08T10:51:00Z" w16du:dateUtc="2025-05-08T03:51:00Z">
        <w:r w:rsidR="00483317">
          <w:t xml:space="preserve">results </w:t>
        </w:r>
      </w:ins>
      <w:r>
        <w:t>that various factors were influencing both students' self-esteem and their achievement in reading comprehension. Among these factors, motivation emerged as the most significant, as observed during the research</w:t>
      </w:r>
      <w:ins w:id="80" w:author="Asus" w:date="2025-05-08T10:51:00Z" w16du:dateUtc="2025-05-08T03:51:00Z">
        <w:r w:rsidR="00483317">
          <w:t>,</w:t>
        </w:r>
      </w:ins>
      <w:r>
        <w:t xml:space="preserve"> where </w:t>
      </w:r>
      <w:del w:id="81" w:author="Asus" w:date="2025-05-11T11:58:00Z" w16du:dateUtc="2025-05-11T04:58:00Z">
        <w:r w:rsidDel="00CA269D">
          <w:delText>a</w:delText>
        </w:r>
      </w:del>
      <w:r>
        <w:t xml:space="preserve"> majority of students exhibited low motivation during testing. In the previous theoretical explanation, Tus (2019) and Purnama (2020) stated that motivation allows for more influence. Additionally, students encountered challenges in understanding the text due to numerous unfamiliar words in English reading tests, hindering their comprehension. Moreover, some students demonstrated reduced interest in the English subject, particularly in reading, perceiving it as difficult and daunting to learn. Furthermore, limited experience in reading </w:t>
      </w:r>
      <w:del w:id="82" w:author="Asus" w:date="2025-05-08T10:51:00Z" w16du:dateUtc="2025-05-08T03:51:00Z">
        <w:r w:rsidDel="00483317">
          <w:delText xml:space="preserve">exacerbate </w:delText>
        </w:r>
      </w:del>
      <w:ins w:id="83" w:author="Asus" w:date="2025-05-08T10:51:00Z" w16du:dateUtc="2025-05-08T03:51:00Z">
        <w:r w:rsidR="00483317">
          <w:t xml:space="preserve">exacerbates </w:t>
        </w:r>
      </w:ins>
      <w:r>
        <w:t>students' difficulties, leading to lower scores in reading comprehension achievement.</w:t>
      </w:r>
      <w:ins w:id="84" w:author="Asus" w:date="2025-05-08T10:51:00Z" w16du:dateUtc="2025-05-08T03:51:00Z">
        <w:r w:rsidR="00483317">
          <w:t xml:space="preserve"> </w:t>
        </w:r>
        <w:commentRangeStart w:id="85"/>
        <w:r w:rsidR="00483317">
          <w:t>...</w:t>
        </w:r>
        <w:commentRangeEnd w:id="85"/>
        <w:r w:rsidR="00483317">
          <w:rPr>
            <w:rStyle w:val="CommentReference"/>
            <w:lang w:val="en-US" w:eastAsia="en-US"/>
          </w:rPr>
          <w:commentReference w:id="85"/>
        </w:r>
        <w:r w:rsidR="00483317">
          <w:t xml:space="preserve"> </w:t>
        </w:r>
      </w:ins>
    </w:p>
    <w:p w14:paraId="7149B1FA" w14:textId="478A99A9" w:rsidR="00A33911" w:rsidRDefault="00000000">
      <w:pPr>
        <w:pStyle w:val="NormalWeb"/>
        <w:jc w:val="both"/>
      </w:pPr>
      <w:r>
        <w:br/>
      </w:r>
      <w:r>
        <w:br/>
      </w:r>
      <w:commentRangeStart w:id="86"/>
      <w:r>
        <w:rPr>
          <w:b/>
        </w:rPr>
        <w:t>REFERENCES</w:t>
      </w:r>
      <w:commentRangeEnd w:id="86"/>
      <w:r w:rsidR="00A54189">
        <w:rPr>
          <w:rStyle w:val="CommentReference"/>
          <w:lang w:val="en-US" w:eastAsia="en-US"/>
        </w:rPr>
        <w:commentReference w:id="86"/>
      </w:r>
    </w:p>
    <w:p w14:paraId="333DC4A0" w14:textId="77777777" w:rsidR="00A33911" w:rsidRDefault="00000000">
      <w:pPr>
        <w:pStyle w:val="NormalWeb"/>
        <w:ind w:left="720" w:hanging="720"/>
        <w:rPr>
          <w:i/>
        </w:rPr>
      </w:pPr>
      <w:r>
        <w:t xml:space="preserve">Andres, V. D. (2002). The influence of affective variables on EFL/ESL learning and teaching. </w:t>
      </w:r>
      <w:r>
        <w:rPr>
          <w:i/>
        </w:rPr>
        <w:t>The journal of the imagination in language learning and teaching, 7, 1-5.</w:t>
      </w:r>
      <w:r>
        <w:rPr>
          <w:i/>
        </w:rPr>
        <w:tab/>
      </w:r>
    </w:p>
    <w:p w14:paraId="63ACEAE4" w14:textId="77777777" w:rsidR="00A33911" w:rsidRDefault="00000000">
      <w:pPr>
        <w:pStyle w:val="NormalWeb"/>
        <w:ind w:left="720" w:hanging="720"/>
      </w:pPr>
      <w:r>
        <w:t xml:space="preserve">Bagheri, M. S., &amp; Faghih, M. (2012). The relationship between self-esteem, personality type and reading comprehension of Iranian EFL students. </w:t>
      </w:r>
      <w:r>
        <w:rPr>
          <w:i/>
        </w:rPr>
        <w:t>Theory and practice in language studies,</w:t>
      </w:r>
      <w:r>
        <w:t xml:space="preserve"> </w:t>
      </w:r>
      <w:r>
        <w:rPr>
          <w:i/>
        </w:rPr>
        <w:t>2(8),</w:t>
      </w:r>
      <w:r>
        <w:t xml:space="preserve"> 1641.</w:t>
      </w:r>
      <w:r>
        <w:tab/>
      </w:r>
    </w:p>
    <w:p w14:paraId="7BBC1294" w14:textId="77777777" w:rsidR="00A33911" w:rsidRDefault="00000000">
      <w:pPr>
        <w:pStyle w:val="NormalWeb"/>
        <w:ind w:left="720" w:hanging="720"/>
      </w:pPr>
      <w:r>
        <w:t xml:space="preserve">Etikan, I., Musa, SA, &amp; Alkassim, RS (2016). Comparison of convenience sampling and purposive sampling. </w:t>
      </w:r>
      <w:r>
        <w:rPr>
          <w:i/>
        </w:rPr>
        <w:t>American journal of theoretical and applied statistics,</w:t>
      </w:r>
      <w:r>
        <w:t xml:space="preserve"> 5(1), 1-4.</w:t>
      </w:r>
    </w:p>
    <w:p w14:paraId="7921AB3A" w14:textId="77777777" w:rsidR="00A33911" w:rsidRDefault="00000000">
      <w:pPr>
        <w:pStyle w:val="NormalWeb"/>
        <w:ind w:left="720" w:hanging="720"/>
      </w:pPr>
      <w:r>
        <w:t xml:space="preserve">Falah, R. N. (2022). </w:t>
      </w:r>
      <w:r>
        <w:rPr>
          <w:i/>
        </w:rPr>
        <w:t>The relationship between students’ self-esteem and their speaking ability: A quantitative study in the fifth semester of English education in UIN Syarif Hidayatullah Jakarta</w:t>
      </w:r>
      <w:r>
        <w:t xml:space="preserve"> (Bachelor's thesis, FITK UIN Syarif Hidayatulah Jakarta).</w:t>
      </w:r>
    </w:p>
    <w:p w14:paraId="1BB2CCD4" w14:textId="77777777" w:rsidR="00A33911" w:rsidRDefault="00000000">
      <w:pPr>
        <w:pStyle w:val="NormalWeb"/>
        <w:ind w:left="720" w:hanging="720"/>
      </w:pPr>
      <w:r>
        <w:t xml:space="preserve">Gustaman, W. W. (2015). the Correlation Between Students’ Self–Esteem and Their English Speaking Competencies. </w:t>
      </w:r>
      <w:r>
        <w:rPr>
          <w:i/>
        </w:rPr>
        <w:t>Journal of English and Education</w:t>
      </w:r>
      <w:r>
        <w:t>, 3(2), 121-137.</w:t>
      </w:r>
    </w:p>
    <w:p w14:paraId="3568A520" w14:textId="77777777" w:rsidR="00A33911" w:rsidRDefault="00000000">
      <w:pPr>
        <w:pStyle w:val="NormalWeb"/>
        <w:ind w:left="720" w:hanging="720"/>
      </w:pPr>
      <w:r>
        <w:t xml:space="preserve">Indrayani, S. A. (2014). </w:t>
      </w:r>
      <w:r>
        <w:rPr>
          <w:i/>
        </w:rPr>
        <w:t>The Effectiveness of Using Mind Mapping in improving students Reading Comprehension of Narrative Text</w:t>
      </w:r>
      <w:r>
        <w:t>. Skripsi. Syarif Hidayatullah State Islamic University, jakarta.</w:t>
      </w:r>
      <w:r>
        <w:tab/>
      </w:r>
    </w:p>
    <w:p w14:paraId="0A939ABD" w14:textId="77777777" w:rsidR="00A33911" w:rsidRDefault="00000000">
      <w:pPr>
        <w:pStyle w:val="NormalWeb"/>
        <w:ind w:left="720" w:hanging="720"/>
      </w:pPr>
      <w:r>
        <w:t>Kartika, S. (2023). The influence of students' self-esteem and attitude on their reading comprehension at SMPN 6 Teluk Kuantan (Doctoral dissertation). Universitas Islam Negeri Sultan Syarif Kasim Riau.</w:t>
      </w:r>
    </w:p>
    <w:p w14:paraId="5BA3FD88" w14:textId="77777777" w:rsidR="00A33911" w:rsidRDefault="00000000">
      <w:pPr>
        <w:pStyle w:val="NormalWeb"/>
        <w:ind w:left="720" w:hanging="720"/>
      </w:pPr>
      <w:r>
        <w:t>Koosha, M., Abdollahi, A., &amp; Karimi, F. (2016). The relationship among EFL learners' self-esteem, autonomy, and reading comprehension. Theory and Practice in Language Studies, 6(1), 68.</w:t>
      </w:r>
    </w:p>
    <w:p w14:paraId="3D421F13" w14:textId="77777777" w:rsidR="00A33911" w:rsidRDefault="00000000">
      <w:pPr>
        <w:pStyle w:val="NormalWeb"/>
        <w:ind w:left="720" w:hanging="720"/>
      </w:pPr>
      <w:r>
        <w:t xml:space="preserve">Lestari, R. P., Asrori, M., &amp; Sulistyawati, H. (2019). </w:t>
      </w:r>
      <w:r>
        <w:rPr>
          <w:i/>
        </w:rPr>
        <w:t>The English teaching strategies for young learners in an international primary school in Surakarta</w:t>
      </w:r>
      <w:r>
        <w:t>. English Education, 7(2), 151-163.</w:t>
      </w:r>
    </w:p>
    <w:p w14:paraId="2CAEFF7C" w14:textId="77777777" w:rsidR="00A33911" w:rsidRDefault="00000000">
      <w:pPr>
        <w:pStyle w:val="z-TopofForm1"/>
        <w:ind w:left="720" w:hanging="720"/>
      </w:pPr>
      <w:r>
        <w:lastRenderedPageBreak/>
        <w:t>Top of Form</w:t>
      </w:r>
    </w:p>
    <w:p w14:paraId="508BFAE2" w14:textId="77777777" w:rsidR="00A33911" w:rsidRDefault="00000000">
      <w:pPr>
        <w:pStyle w:val="z-BottomofForm1"/>
        <w:ind w:left="720" w:hanging="720"/>
      </w:pPr>
      <w:r>
        <w:t>Bottom of Form</w:t>
      </w:r>
    </w:p>
    <w:p w14:paraId="25248AD7" w14:textId="77777777" w:rsidR="00A33911" w:rsidRDefault="00000000">
      <w:pPr>
        <w:ind w:left="720" w:hanging="720"/>
        <w:rPr>
          <w:sz w:val="24"/>
          <w:szCs w:val="24"/>
          <w:lang w:val="id-ID"/>
        </w:rPr>
      </w:pPr>
      <w:proofErr w:type="spellStart"/>
      <w:r>
        <w:rPr>
          <w:sz w:val="24"/>
          <w:szCs w:val="24"/>
        </w:rPr>
        <w:t>Mutahhara</w:t>
      </w:r>
      <w:proofErr w:type="spellEnd"/>
      <w:r>
        <w:rPr>
          <w:sz w:val="24"/>
          <w:szCs w:val="24"/>
        </w:rPr>
        <w:t xml:space="preserve">, M. (2021). </w:t>
      </w:r>
      <w:r>
        <w:rPr>
          <w:i/>
          <w:sz w:val="24"/>
          <w:szCs w:val="24"/>
        </w:rPr>
        <w:t xml:space="preserve">The Correlation between Students’ Self-Esteem and Students’ Reading Comprehension at the second grade of SMA Negeri 4 </w:t>
      </w:r>
      <w:proofErr w:type="spellStart"/>
      <w:r>
        <w:rPr>
          <w:i/>
          <w:sz w:val="24"/>
          <w:szCs w:val="24"/>
        </w:rPr>
        <w:t>Parepare</w:t>
      </w:r>
      <w:proofErr w:type="spellEnd"/>
      <w:r>
        <w:rPr>
          <w:sz w:val="24"/>
          <w:szCs w:val="24"/>
        </w:rPr>
        <w:t xml:space="preserve"> (Doctoral dissertation, IAIN </w:t>
      </w:r>
      <w:proofErr w:type="spellStart"/>
      <w:r>
        <w:rPr>
          <w:sz w:val="24"/>
          <w:szCs w:val="24"/>
        </w:rPr>
        <w:t>Parepare</w:t>
      </w:r>
      <w:proofErr w:type="spellEnd"/>
      <w:r>
        <w:rPr>
          <w:sz w:val="24"/>
          <w:szCs w:val="24"/>
        </w:rPr>
        <w:t>).</w:t>
      </w:r>
      <w:r>
        <w:rPr>
          <w:sz w:val="24"/>
          <w:szCs w:val="24"/>
          <w:lang w:val="id-ID"/>
        </w:rPr>
        <w:br/>
      </w:r>
    </w:p>
    <w:p w14:paraId="05EF32AD" w14:textId="77777777" w:rsidR="00A33911" w:rsidRDefault="00000000">
      <w:pPr>
        <w:ind w:left="720" w:hanging="720"/>
        <w:rPr>
          <w:sz w:val="24"/>
          <w:szCs w:val="24"/>
          <w:lang w:val="id-ID"/>
        </w:rPr>
      </w:pPr>
      <w:r>
        <w:rPr>
          <w:sz w:val="24"/>
          <w:szCs w:val="24"/>
          <w:lang w:val="id-ID"/>
        </w:rPr>
        <w:t xml:space="preserve">Purnama Sari. (2021). </w:t>
      </w:r>
      <w:r>
        <w:rPr>
          <w:i/>
          <w:sz w:val="24"/>
          <w:szCs w:val="24"/>
          <w:lang w:val="id-ID"/>
        </w:rPr>
        <w:t>The correlation between self-esteem and reading comprehension achievement of eleventh grade students at UPT SMA Negeri 15 Ogan Ilir</w:t>
      </w:r>
      <w:r>
        <w:rPr>
          <w:sz w:val="24"/>
          <w:szCs w:val="24"/>
          <w:lang w:val="id-ID"/>
        </w:rPr>
        <w:t>. Palembang: Universitas Muhammadiyah.</w:t>
      </w:r>
      <w:r>
        <w:rPr>
          <w:sz w:val="24"/>
          <w:szCs w:val="24"/>
          <w:lang w:val="id-ID"/>
        </w:rPr>
        <w:tab/>
      </w:r>
      <w:r>
        <w:rPr>
          <w:sz w:val="24"/>
          <w:szCs w:val="24"/>
          <w:lang w:val="id-ID"/>
        </w:rPr>
        <w:br/>
      </w:r>
    </w:p>
    <w:p w14:paraId="4477BEC9" w14:textId="77777777" w:rsidR="00A33911" w:rsidRDefault="00000000">
      <w:pPr>
        <w:ind w:left="720" w:hanging="720"/>
        <w:rPr>
          <w:sz w:val="24"/>
          <w:szCs w:val="24"/>
          <w:lang w:val="id-ID"/>
        </w:rPr>
      </w:pPr>
      <w:proofErr w:type="spellStart"/>
      <w:r>
        <w:rPr>
          <w:sz w:val="24"/>
          <w:szCs w:val="24"/>
        </w:rPr>
        <w:t>Rianyansa</w:t>
      </w:r>
      <w:proofErr w:type="spellEnd"/>
      <w:r>
        <w:rPr>
          <w:sz w:val="24"/>
          <w:szCs w:val="24"/>
        </w:rPr>
        <w:t>, A. A. (2022). Investigating Students’ Self-Directed Learning in Mastering English speaking Skills During the Covid-19 Pandemic (</w:t>
      </w:r>
      <w:r>
        <w:rPr>
          <w:i/>
          <w:sz w:val="24"/>
          <w:szCs w:val="24"/>
        </w:rPr>
        <w:t xml:space="preserve">A Case Study of High Achievements Students of EFL Speaking Skills of UIN </w:t>
      </w:r>
      <w:proofErr w:type="spellStart"/>
      <w:r>
        <w:rPr>
          <w:i/>
          <w:sz w:val="24"/>
          <w:szCs w:val="24"/>
        </w:rPr>
        <w:t>Fatmawati</w:t>
      </w:r>
      <w:proofErr w:type="spellEnd"/>
      <w:r>
        <w:rPr>
          <w:i/>
          <w:sz w:val="24"/>
          <w:szCs w:val="24"/>
        </w:rPr>
        <w:t xml:space="preserve"> Sukarno Bengkulu</w:t>
      </w:r>
      <w:r>
        <w:rPr>
          <w:sz w:val="24"/>
          <w:szCs w:val="24"/>
        </w:rPr>
        <w:t xml:space="preserve">) (Doctoral dissertation, UIN </w:t>
      </w:r>
      <w:proofErr w:type="spellStart"/>
      <w:r>
        <w:rPr>
          <w:sz w:val="24"/>
          <w:szCs w:val="24"/>
        </w:rPr>
        <w:t>Fatmawati</w:t>
      </w:r>
      <w:proofErr w:type="spellEnd"/>
      <w:r>
        <w:rPr>
          <w:sz w:val="24"/>
          <w:szCs w:val="24"/>
        </w:rPr>
        <w:t xml:space="preserve"> Sukarno Bengkulu).</w:t>
      </w:r>
      <w:r>
        <w:rPr>
          <w:sz w:val="24"/>
          <w:szCs w:val="24"/>
          <w:lang w:val="id-ID"/>
        </w:rPr>
        <w:tab/>
      </w:r>
      <w:r>
        <w:rPr>
          <w:sz w:val="24"/>
          <w:szCs w:val="24"/>
          <w:lang w:val="id-ID"/>
        </w:rPr>
        <w:br/>
      </w:r>
    </w:p>
    <w:p w14:paraId="40DEF7BE" w14:textId="77777777" w:rsidR="00A33911" w:rsidRDefault="00000000">
      <w:pPr>
        <w:ind w:left="720" w:hanging="720"/>
        <w:rPr>
          <w:sz w:val="24"/>
          <w:szCs w:val="24"/>
          <w:lang w:val="id-ID"/>
        </w:rPr>
      </w:pPr>
      <w:r>
        <w:rPr>
          <w:sz w:val="24"/>
          <w:szCs w:val="24"/>
          <w:lang w:val="id-ID"/>
        </w:rPr>
        <w:t>Sugiyono, D. (2013). Metode penelitian pendidikan pendekatan kuantitatif, kualitatif dan R&amp;D.</w:t>
      </w:r>
      <w:r>
        <w:rPr>
          <w:sz w:val="24"/>
          <w:szCs w:val="24"/>
          <w:lang w:val="id-ID"/>
        </w:rPr>
        <w:br/>
      </w:r>
    </w:p>
    <w:p w14:paraId="44D2FBE1" w14:textId="77777777" w:rsidR="00A33911" w:rsidRDefault="00000000">
      <w:pPr>
        <w:ind w:left="720" w:hanging="720"/>
        <w:rPr>
          <w:sz w:val="24"/>
          <w:szCs w:val="24"/>
          <w:lang w:val="id-ID"/>
        </w:rPr>
      </w:pPr>
      <w:r>
        <w:rPr>
          <w:sz w:val="24"/>
          <w:szCs w:val="24"/>
        </w:rPr>
        <w:t xml:space="preserve">Tus, J. (2020). Self–concept, self–esteem, self–efficacy and academic performance of the senior high school students. </w:t>
      </w:r>
      <w:r>
        <w:rPr>
          <w:i/>
          <w:sz w:val="24"/>
          <w:szCs w:val="24"/>
        </w:rPr>
        <w:t>International Journal of Research Culture Society</w:t>
      </w:r>
      <w:r>
        <w:rPr>
          <w:sz w:val="24"/>
          <w:szCs w:val="24"/>
        </w:rPr>
        <w:t>, 4(10), 45-59.</w:t>
      </w:r>
      <w:r>
        <w:rPr>
          <w:sz w:val="24"/>
          <w:szCs w:val="24"/>
          <w:lang w:val="id-ID"/>
        </w:rPr>
        <w:br/>
      </w:r>
    </w:p>
    <w:p w14:paraId="6D15C7FE" w14:textId="77777777" w:rsidR="00A33911" w:rsidRDefault="00000000">
      <w:pPr>
        <w:ind w:left="720" w:hanging="720"/>
      </w:pPr>
      <w:r>
        <w:rPr>
          <w:sz w:val="24"/>
          <w:szCs w:val="24"/>
        </w:rPr>
        <w:t xml:space="preserve">Talebi, S. H. (2015). Linguistic Proficiency and Strategies on Reading Performance in English. </w:t>
      </w:r>
      <w:r>
        <w:rPr>
          <w:i/>
          <w:sz w:val="24"/>
          <w:szCs w:val="24"/>
        </w:rPr>
        <w:t>International Journal of Instruction</w:t>
      </w:r>
      <w:r>
        <w:rPr>
          <w:sz w:val="24"/>
          <w:szCs w:val="24"/>
        </w:rPr>
        <w:t>, 8(1), 47-60.</w:t>
      </w:r>
    </w:p>
    <w:p w14:paraId="77A652A2" w14:textId="77777777" w:rsidR="00A33911" w:rsidRDefault="00000000">
      <w:pPr>
        <w:pStyle w:val="NormalWeb"/>
        <w:rPr>
          <w:color w:val="000000"/>
        </w:rPr>
      </w:pPr>
      <w:r>
        <w:tab/>
      </w:r>
      <w:r>
        <w:br/>
      </w:r>
      <w:r>
        <w:br/>
      </w:r>
    </w:p>
    <w:sectPr w:rsidR="00A33911">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us" w:date="2025-05-08T10:47:00Z" w:initials="A">
    <w:p w14:paraId="1C634F5C" w14:textId="47E24164" w:rsidR="00692E24" w:rsidRDefault="00692E24">
      <w:pPr>
        <w:pStyle w:val="CommentText"/>
      </w:pPr>
      <w:r>
        <w:rPr>
          <w:rStyle w:val="CommentReference"/>
        </w:rPr>
        <w:annotationRef/>
      </w:r>
      <w:r>
        <w:t>It is highly recommended to add the page. The article should consist of at least 8 pages.</w:t>
      </w:r>
    </w:p>
  </w:comment>
  <w:comment w:id="2" w:author="Asus" w:date="2025-05-08T08:44:00Z" w:initials="A">
    <w:p w14:paraId="3CDBC440" w14:textId="5EE767E8" w:rsidR="00A54189" w:rsidRDefault="00A54189">
      <w:pPr>
        <w:pStyle w:val="CommentText"/>
      </w:pPr>
      <w:r>
        <w:rPr>
          <w:rStyle w:val="CommentReference"/>
        </w:rPr>
        <w:annotationRef/>
      </w:r>
      <w:r>
        <w:t>The abstract should consist of 200 words</w:t>
      </w:r>
    </w:p>
  </w:comment>
  <w:comment w:id="28" w:author="Asus" w:date="2025-05-08T10:14:00Z" w:initials="A">
    <w:p w14:paraId="5967E3C4" w14:textId="6D010369" w:rsidR="00404F48" w:rsidRDefault="00404F48">
      <w:pPr>
        <w:pStyle w:val="CommentText"/>
      </w:pPr>
      <w:r>
        <w:rPr>
          <w:rStyle w:val="CommentReference"/>
        </w:rPr>
        <w:annotationRef/>
      </w:r>
      <w:r>
        <w:t>Define what correlation is.</w:t>
      </w:r>
    </w:p>
  </w:comment>
  <w:comment w:id="49" w:author="Asus" w:date="2025-05-08T10:27:00Z" w:initials="A">
    <w:p w14:paraId="6293D401" w14:textId="60E01640" w:rsidR="003E6DD1" w:rsidRDefault="003E6DD1">
      <w:pPr>
        <w:pStyle w:val="CommentText"/>
      </w:pPr>
      <w:r>
        <w:rPr>
          <w:rStyle w:val="CommentReference"/>
        </w:rPr>
        <w:annotationRef/>
      </w:r>
      <w:r>
        <w:t>Is it for a reading comprehension test? Elaborate</w:t>
      </w:r>
      <w:r w:rsidR="00FC0082">
        <w:t xml:space="preserve"> more</w:t>
      </w:r>
      <w:r>
        <w:t xml:space="preserve"> on reading comprehension</w:t>
      </w:r>
      <w:r w:rsidR="00FC0082">
        <w:t>.</w:t>
      </w:r>
    </w:p>
  </w:comment>
  <w:comment w:id="50" w:author="Asus" w:date="2025-05-08T10:49:00Z" w:initials="A">
    <w:p w14:paraId="60363534" w14:textId="5BF3CEAF" w:rsidR="00483317" w:rsidRDefault="00483317">
      <w:pPr>
        <w:pStyle w:val="CommentText"/>
      </w:pPr>
      <w:r>
        <w:rPr>
          <w:rStyle w:val="CommentReference"/>
        </w:rPr>
        <w:annotationRef/>
      </w:r>
      <w:r>
        <w:t>Please elaborate on the analysis techniques employed in this research.</w:t>
      </w:r>
    </w:p>
  </w:comment>
  <w:comment w:id="58" w:author="Asus" w:date="2025-05-08T10:40:00Z" w:initials="A">
    <w:p w14:paraId="49384F2F" w14:textId="13B476DB" w:rsidR="00692E24" w:rsidRDefault="00692E24">
      <w:pPr>
        <w:pStyle w:val="CommentText"/>
      </w:pPr>
      <w:r>
        <w:rPr>
          <w:rStyle w:val="CommentReference"/>
        </w:rPr>
        <w:annotationRef/>
      </w:r>
      <w:r>
        <w:t xml:space="preserve">Reformat the table. See the </w:t>
      </w:r>
      <w:proofErr w:type="spellStart"/>
      <w:r>
        <w:t>Didascein</w:t>
      </w:r>
      <w:proofErr w:type="spellEnd"/>
      <w:r>
        <w:t xml:space="preserve"> template</w:t>
      </w:r>
    </w:p>
  </w:comment>
  <w:comment w:id="64" w:author="Asus" w:date="2025-05-08T08:50:00Z" w:initials="A">
    <w:p w14:paraId="5F53C777" w14:textId="0798C957" w:rsidR="00A54189" w:rsidRDefault="00A54189">
      <w:pPr>
        <w:pStyle w:val="CommentText"/>
      </w:pPr>
      <w:r>
        <w:rPr>
          <w:rStyle w:val="CommentReference"/>
        </w:rPr>
        <w:annotationRef/>
      </w:r>
      <w:r>
        <w:t>Reformat the table. See the journal’s template</w:t>
      </w:r>
    </w:p>
  </w:comment>
  <w:comment w:id="66" w:author="Asus" w:date="2025-05-08T10:43:00Z" w:initials="A">
    <w:p w14:paraId="774A6929" w14:textId="51B4A191" w:rsidR="00692E24" w:rsidRDefault="00692E24">
      <w:pPr>
        <w:pStyle w:val="CommentText"/>
      </w:pPr>
      <w:r>
        <w:rPr>
          <w:rStyle w:val="CommentReference"/>
        </w:rPr>
        <w:annotationRef/>
      </w:r>
      <w:r>
        <w:t xml:space="preserve">Reformat the table. See the </w:t>
      </w:r>
      <w:proofErr w:type="spellStart"/>
      <w:r>
        <w:t>Didascein</w:t>
      </w:r>
      <w:proofErr w:type="spellEnd"/>
      <w:r>
        <w:t xml:space="preserve"> template.</w:t>
      </w:r>
    </w:p>
  </w:comment>
  <w:comment w:id="73" w:author="Asus" w:date="2025-05-08T10:44:00Z" w:initials="A">
    <w:p w14:paraId="4E7EC5D0" w14:textId="775135D0" w:rsidR="00692E24" w:rsidRDefault="00692E24">
      <w:pPr>
        <w:pStyle w:val="CommentText"/>
      </w:pPr>
      <w:r>
        <w:rPr>
          <w:rStyle w:val="CommentReference"/>
        </w:rPr>
        <w:annotationRef/>
      </w:r>
      <w:r>
        <w:t xml:space="preserve">Reformat the table. See the </w:t>
      </w:r>
      <w:proofErr w:type="spellStart"/>
      <w:r>
        <w:t>Didascein</w:t>
      </w:r>
      <w:proofErr w:type="spellEnd"/>
      <w:r>
        <w:t xml:space="preserve"> template.</w:t>
      </w:r>
    </w:p>
  </w:comment>
  <w:comment w:id="75" w:author="Asus" w:date="2025-05-08T10:50:00Z" w:initials="A">
    <w:p w14:paraId="13AC6BED" w14:textId="4021BDB8" w:rsidR="00483317" w:rsidRDefault="00483317">
      <w:pPr>
        <w:pStyle w:val="CommentText"/>
      </w:pPr>
      <w:r>
        <w:rPr>
          <w:rStyle w:val="CommentReference"/>
        </w:rPr>
        <w:annotationRef/>
      </w:r>
      <w:r>
        <w:t>Reformat the table. Please avoid copying and pasting from the SPSS output file. See the journal’s template.</w:t>
      </w:r>
    </w:p>
  </w:comment>
  <w:comment w:id="85" w:author="Asus" w:date="2025-05-08T10:51:00Z" w:initials="A">
    <w:p w14:paraId="65350DC0" w14:textId="2C489119" w:rsidR="00483317" w:rsidRDefault="00483317">
      <w:pPr>
        <w:pStyle w:val="CommentText"/>
      </w:pPr>
      <w:r>
        <w:rPr>
          <w:rStyle w:val="CommentReference"/>
        </w:rPr>
        <w:annotationRef/>
      </w:r>
      <w:r>
        <w:t>Add some recommendation or suggestions.</w:t>
      </w:r>
    </w:p>
  </w:comment>
  <w:comment w:id="86" w:author="Asus" w:date="2025-05-08T08:45:00Z" w:initials="A">
    <w:p w14:paraId="01E208E0" w14:textId="40B45978" w:rsidR="00A54189" w:rsidRDefault="00A54189">
      <w:pPr>
        <w:pStyle w:val="CommentText"/>
      </w:pPr>
      <w:r>
        <w:rPr>
          <w:rStyle w:val="CommentReference"/>
        </w:rPr>
        <w:annotationRef/>
      </w:r>
      <w:r>
        <w:t xml:space="preserve">Add two references from the </w:t>
      </w:r>
      <w:proofErr w:type="spellStart"/>
      <w:r>
        <w:t>Didascein</w:t>
      </w:r>
      <w:proofErr w:type="spellEnd"/>
      <w:r>
        <w:t xml:space="preserve">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34F5C" w15:done="0"/>
  <w15:commentEx w15:paraId="3CDBC440" w15:done="0"/>
  <w15:commentEx w15:paraId="5967E3C4" w15:done="0"/>
  <w15:commentEx w15:paraId="6293D401" w15:done="0"/>
  <w15:commentEx w15:paraId="60363534" w15:done="0"/>
  <w15:commentEx w15:paraId="49384F2F" w15:done="0"/>
  <w15:commentEx w15:paraId="5F53C777" w15:done="0"/>
  <w15:commentEx w15:paraId="774A6929" w15:done="0"/>
  <w15:commentEx w15:paraId="4E7EC5D0" w15:done="0"/>
  <w15:commentEx w15:paraId="13AC6BED" w15:done="0"/>
  <w15:commentEx w15:paraId="65350DC0" w15:done="0"/>
  <w15:commentEx w15:paraId="01E208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C2AB8A" w16cex:dateUtc="2025-05-08T03:47:00Z"/>
  <w16cex:commentExtensible w16cex:durableId="472584F5" w16cex:dateUtc="2025-05-08T01:44:00Z"/>
  <w16cex:commentExtensible w16cex:durableId="1C7A070C" w16cex:dateUtc="2025-05-08T03:14:00Z"/>
  <w16cex:commentExtensible w16cex:durableId="7D613D85" w16cex:dateUtc="2025-05-08T03:27:00Z"/>
  <w16cex:commentExtensible w16cex:durableId="61ED0B32" w16cex:dateUtc="2025-05-08T03:49:00Z"/>
  <w16cex:commentExtensible w16cex:durableId="196A7799" w16cex:dateUtc="2025-05-08T03:40:00Z"/>
  <w16cex:commentExtensible w16cex:durableId="75F1B6A6" w16cex:dateUtc="2025-05-08T01:50:00Z"/>
  <w16cex:commentExtensible w16cex:durableId="1B038A78" w16cex:dateUtc="2025-05-08T03:43:00Z"/>
  <w16cex:commentExtensible w16cex:durableId="2595E62F" w16cex:dateUtc="2025-05-08T03:44:00Z"/>
  <w16cex:commentExtensible w16cex:durableId="44FF78A3" w16cex:dateUtc="2025-05-08T03:50:00Z"/>
  <w16cex:commentExtensible w16cex:durableId="069A7689" w16cex:dateUtc="2025-05-08T03:51:00Z"/>
  <w16cex:commentExtensible w16cex:durableId="5A0BA249" w16cex:dateUtc="2025-05-08T0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34F5C" w16cid:durableId="4EC2AB8A"/>
  <w16cid:commentId w16cid:paraId="3CDBC440" w16cid:durableId="472584F5"/>
  <w16cid:commentId w16cid:paraId="5967E3C4" w16cid:durableId="1C7A070C"/>
  <w16cid:commentId w16cid:paraId="6293D401" w16cid:durableId="7D613D85"/>
  <w16cid:commentId w16cid:paraId="60363534" w16cid:durableId="61ED0B32"/>
  <w16cid:commentId w16cid:paraId="49384F2F" w16cid:durableId="196A7799"/>
  <w16cid:commentId w16cid:paraId="5F53C777" w16cid:durableId="75F1B6A6"/>
  <w16cid:commentId w16cid:paraId="774A6929" w16cid:durableId="1B038A78"/>
  <w16cid:commentId w16cid:paraId="4E7EC5D0" w16cid:durableId="2595E62F"/>
  <w16cid:commentId w16cid:paraId="13AC6BED" w16cid:durableId="44FF78A3"/>
  <w16cid:commentId w16cid:paraId="65350DC0" w16cid:durableId="069A7689"/>
  <w16cid:commentId w16cid:paraId="01E208E0" w16cid:durableId="5A0BA2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E4B7E" w14:textId="77777777" w:rsidR="00DA5E7B" w:rsidRDefault="00DA5E7B">
      <w:r>
        <w:separator/>
      </w:r>
    </w:p>
  </w:endnote>
  <w:endnote w:type="continuationSeparator" w:id="0">
    <w:p w14:paraId="79C69B97" w14:textId="77777777" w:rsidR="00DA5E7B" w:rsidRDefault="00DA5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3670" w14:textId="77777777" w:rsidR="00DA5E7B" w:rsidRDefault="00DA5E7B">
      <w:r>
        <w:separator/>
      </w:r>
    </w:p>
  </w:footnote>
  <w:footnote w:type="continuationSeparator" w:id="0">
    <w:p w14:paraId="514787DB" w14:textId="77777777" w:rsidR="00DA5E7B" w:rsidRDefault="00DA5E7B">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CE"/>
    <w:rsid w:val="000336E9"/>
    <w:rsid w:val="0009115A"/>
    <w:rsid w:val="00141EF6"/>
    <w:rsid w:val="001B61A1"/>
    <w:rsid w:val="001F09C3"/>
    <w:rsid w:val="00334C6D"/>
    <w:rsid w:val="003571F7"/>
    <w:rsid w:val="00395A23"/>
    <w:rsid w:val="003D2B7F"/>
    <w:rsid w:val="003E6DD1"/>
    <w:rsid w:val="00404F48"/>
    <w:rsid w:val="00483317"/>
    <w:rsid w:val="00692E24"/>
    <w:rsid w:val="006B0D55"/>
    <w:rsid w:val="006B239A"/>
    <w:rsid w:val="006E1ABA"/>
    <w:rsid w:val="00704847"/>
    <w:rsid w:val="007727F8"/>
    <w:rsid w:val="0083015A"/>
    <w:rsid w:val="00843434"/>
    <w:rsid w:val="008B021B"/>
    <w:rsid w:val="008B0DD1"/>
    <w:rsid w:val="008C42CE"/>
    <w:rsid w:val="008D2DA5"/>
    <w:rsid w:val="00A33911"/>
    <w:rsid w:val="00A54189"/>
    <w:rsid w:val="00AD1773"/>
    <w:rsid w:val="00B530E5"/>
    <w:rsid w:val="00B83CCE"/>
    <w:rsid w:val="00B911D6"/>
    <w:rsid w:val="00C11BEC"/>
    <w:rsid w:val="00CA269D"/>
    <w:rsid w:val="00D546E2"/>
    <w:rsid w:val="00DA5E7B"/>
    <w:rsid w:val="00DB5DEE"/>
    <w:rsid w:val="00EA7562"/>
    <w:rsid w:val="00F20D66"/>
    <w:rsid w:val="00F4011A"/>
    <w:rsid w:val="00FA616B"/>
    <w:rsid w:val="00FC0082"/>
    <w:rsid w:val="00FF418A"/>
    <w:rsid w:val="22BB2AFF"/>
    <w:rsid w:val="2E6E1A0E"/>
    <w:rsid w:val="3159584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58AA0"/>
  <w15:docId w15:val="{1F08004D-8CBC-44D8-80A5-F2000471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id-ID" w:eastAsia="id-ID"/>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TopofForm1">
    <w:name w:val="z-Top of Form1"/>
    <w:basedOn w:val="Normal"/>
    <w:next w:val="Normal"/>
    <w:link w:val="z-TopofFormChar"/>
    <w:uiPriority w:val="99"/>
    <w:semiHidden/>
    <w:unhideWhenUsed/>
    <w:qFormat/>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1"/>
    <w:uiPriority w:val="99"/>
    <w:semiHidden/>
    <w:rPr>
      <w:rFonts w:ascii="Arial" w:eastAsia="Times New Roman" w:hAnsi="Arial" w:cs="Arial"/>
      <w:vanish/>
      <w:kern w:val="0"/>
      <w:sz w:val="16"/>
      <w:szCs w:val="16"/>
      <w:lang w:eastAsia="id-ID"/>
    </w:rPr>
  </w:style>
  <w:style w:type="paragraph" w:customStyle="1" w:styleId="z-BottomofForm1">
    <w:name w:val="z-Bottom of Form1"/>
    <w:basedOn w:val="Normal"/>
    <w:next w:val="Normal"/>
    <w:link w:val="z-BottomofFormChar"/>
    <w:uiPriority w:val="99"/>
    <w:semiHidden/>
    <w:unhideWhenUsed/>
    <w:qFormat/>
    <w:pPr>
      <w:widowControl/>
      <w:pBdr>
        <w:top w:val="single" w:sz="6" w:space="1" w:color="auto"/>
      </w:pBdr>
      <w:autoSpaceDE/>
      <w:autoSpaceDN/>
      <w:jc w:val="center"/>
    </w:pPr>
    <w:rPr>
      <w:rFonts w:ascii="Arial" w:hAnsi="Arial" w:cs="Arial"/>
      <w:vanish/>
      <w:sz w:val="16"/>
      <w:szCs w:val="16"/>
      <w:lang w:val="id-ID" w:eastAsia="id-ID"/>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kern w:val="0"/>
      <w:sz w:val="16"/>
      <w:szCs w:val="16"/>
      <w:lang w:eastAsia="id-ID"/>
    </w:rPr>
  </w:style>
  <w:style w:type="paragraph" w:styleId="Revision">
    <w:name w:val="Revision"/>
    <w:hidden/>
    <w:uiPriority w:val="99"/>
    <w:unhideWhenUsed/>
    <w:rsid w:val="00A54189"/>
    <w:rPr>
      <w:rFonts w:ascii="Times New Roman" w:eastAsia="Times New Roman" w:hAnsi="Times New Roman" w:cs="Times New Roman"/>
      <w:sz w:val="22"/>
      <w:szCs w:val="22"/>
      <w:lang w:val="en-US" w:eastAsia="en-US"/>
    </w:rPr>
  </w:style>
  <w:style w:type="character" w:styleId="CommentReference">
    <w:name w:val="annotation reference"/>
    <w:basedOn w:val="DefaultParagraphFont"/>
    <w:uiPriority w:val="99"/>
    <w:semiHidden/>
    <w:unhideWhenUsed/>
    <w:rsid w:val="00A54189"/>
    <w:rPr>
      <w:sz w:val="16"/>
      <w:szCs w:val="16"/>
    </w:rPr>
  </w:style>
  <w:style w:type="paragraph" w:styleId="CommentText">
    <w:name w:val="annotation text"/>
    <w:basedOn w:val="Normal"/>
    <w:link w:val="CommentTextChar"/>
    <w:uiPriority w:val="99"/>
    <w:semiHidden/>
    <w:unhideWhenUsed/>
    <w:rsid w:val="00A54189"/>
    <w:rPr>
      <w:sz w:val="20"/>
      <w:szCs w:val="20"/>
    </w:rPr>
  </w:style>
  <w:style w:type="character" w:customStyle="1" w:styleId="CommentTextChar">
    <w:name w:val="Comment Text Char"/>
    <w:basedOn w:val="DefaultParagraphFont"/>
    <w:link w:val="CommentText"/>
    <w:uiPriority w:val="99"/>
    <w:semiHidden/>
    <w:rsid w:val="00A54189"/>
    <w:rPr>
      <w:rFonts w:ascii="Times New Roman" w:eastAsia="Times New Roman" w:hAnsi="Times New Roman" w:cs="Times New Roman"/>
      <w:lang w:val="en-US" w:eastAsia="en-US"/>
    </w:rPr>
  </w:style>
  <w:style w:type="paragraph" w:styleId="CommentSubject">
    <w:name w:val="annotation subject"/>
    <w:basedOn w:val="CommentText"/>
    <w:next w:val="CommentText"/>
    <w:link w:val="CommentSubjectChar"/>
    <w:uiPriority w:val="99"/>
    <w:semiHidden/>
    <w:unhideWhenUsed/>
    <w:rsid w:val="00A54189"/>
    <w:rPr>
      <w:b/>
      <w:bCs/>
    </w:rPr>
  </w:style>
  <w:style w:type="character" w:customStyle="1" w:styleId="CommentSubjectChar">
    <w:name w:val="Comment Subject Char"/>
    <w:basedOn w:val="CommentTextChar"/>
    <w:link w:val="CommentSubject"/>
    <w:uiPriority w:val="99"/>
    <w:semiHidden/>
    <w:rsid w:val="00A54189"/>
    <w:rPr>
      <w:rFonts w:ascii="Times New Roman" w:eastAsia="Times New Roman" w:hAnsi="Times New Roman" w:cs="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2414</Words>
  <Characters>14756</Characters>
  <Application>Microsoft Office Word</Application>
  <DocSecurity>0</DocSecurity>
  <Lines>388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9</cp:revision>
  <dcterms:created xsi:type="dcterms:W3CDTF">2025-03-08T08:10:00Z</dcterms:created>
  <dcterms:modified xsi:type="dcterms:W3CDTF">2025-05-11T04:59:00Z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BC77104B277A4A40B055A6878FFC75D6_12</vt:lpwstr>
  </property>
  <property fmtid="{D5CDD505-2E9C-101B-9397-08002B2CF9AE}" pid="4" name="GrammarlyDocumentId">
    <vt:lpwstr>f5e37de8475b948bd945d01469b3b1b5cd905f810a6a59ea7667e00cac8078b9</vt:lpwstr>
  </property>
</Properties>
</file>