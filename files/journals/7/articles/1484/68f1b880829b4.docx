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FEE73">
      <w:pPr>
        <w:contextualSpacing/>
        <w:jc w:val="center"/>
        <w:rPr>
          <w:rFonts w:ascii="Times New Roman" w:hAnsi="Times New Roman"/>
          <w:b/>
          <w:sz w:val="24"/>
          <w:szCs w:val="24"/>
          <w:lang w:val="en-US"/>
        </w:rPr>
      </w:pPr>
      <w:commentRangeStart w:id="0"/>
      <w:r>
        <w:rPr>
          <w:rFonts w:ascii="Times New Roman" w:hAnsi="Times New Roman"/>
          <w:b/>
          <w:sz w:val="24"/>
          <w:szCs w:val="24"/>
          <w:lang w:val="en-US"/>
        </w:rPr>
        <w:t>THE RELATIONSHIP BETWEEN SELF-PERCEPTION, MOTIVATION FOR ACHIEVEMENT, AND SPEAKING ABILITY IN PRESENTATIONS AMONG FOURTH SEMESTER STUDENTS</w:t>
      </w:r>
      <w:commentRangeEnd w:id="0"/>
      <w:r>
        <w:commentReference w:id="0"/>
      </w:r>
    </w:p>
    <w:p w14:paraId="53898AFD">
      <w:pPr>
        <w:contextualSpacing/>
        <w:jc w:val="center"/>
        <w:rPr>
          <w:rFonts w:ascii="Times New Roman" w:hAnsi="Times New Roman"/>
          <w:b/>
          <w:sz w:val="24"/>
          <w:szCs w:val="24"/>
        </w:rPr>
      </w:pPr>
    </w:p>
    <w:p w14:paraId="4E21297B">
      <w:pPr>
        <w:tabs>
          <w:tab w:val="left" w:pos="8647"/>
        </w:tabs>
        <w:spacing w:before="240"/>
        <w:ind w:left="540" w:right="429"/>
        <w:jc w:val="both"/>
        <w:rPr>
          <w:rFonts w:ascii="Times New Roman" w:hAnsi="Times New Roman"/>
          <w:lang w:val="en-US"/>
        </w:rPr>
      </w:pPr>
      <w:r>
        <w:rPr>
          <w:rFonts w:ascii="Times New Roman" w:hAnsi="Times New Roman"/>
          <w:b/>
        </w:rPr>
        <w:t xml:space="preserve">ABSTRACT: </w:t>
      </w:r>
      <w:commentRangeStart w:id="1"/>
      <w:r>
        <w:rPr>
          <w:rFonts w:ascii="Times New Roman" w:hAnsi="Times New Roman"/>
          <w:lang w:val="en-US"/>
        </w:rPr>
        <w:t xml:space="preserve">This research examined the connection between self-perception, achievement motivation, and speaking ability both partially and in unison. </w:t>
      </w:r>
      <w:commentRangeStart w:id="2"/>
      <w:r>
        <w:rPr>
          <w:rFonts w:ascii="Times New Roman" w:hAnsi="Times New Roman"/>
          <w:lang w:val="en-US"/>
        </w:rPr>
        <w:t xml:space="preserve">This study aimed to address </w:t>
      </w:r>
      <w:ins w:id="0" w:author="gothicinspire" w:date="2025-10-17T08:42:27Z">
        <w:r>
          <w:rPr>
            <w:rFonts w:hint="default" w:ascii="Times New Roman" w:hAnsi="Times New Roman"/>
            <w:lang w:val="en-US"/>
          </w:rPr>
          <w:t>t</w:t>
        </w:r>
      </w:ins>
      <w:ins w:id="1" w:author="gothicinspire" w:date="2025-10-17T08:42:28Z">
        <w:r>
          <w:rPr>
            <w:rFonts w:hint="default" w:ascii="Times New Roman" w:hAnsi="Times New Roman"/>
            <w:lang w:val="en-US"/>
          </w:rPr>
          <w:t>h</w:t>
        </w:r>
      </w:ins>
      <w:ins w:id="2" w:author="gothicinspire" w:date="2025-10-17T08:42:30Z">
        <w:r>
          <w:rPr>
            <w:rFonts w:hint="default" w:ascii="Times New Roman" w:hAnsi="Times New Roman"/>
            <w:lang w:val="en-US"/>
          </w:rPr>
          <w:t>re</w:t>
        </w:r>
      </w:ins>
      <w:ins w:id="3" w:author="gothicinspire" w:date="2025-10-17T08:42:31Z">
        <w:r>
          <w:rPr>
            <w:rFonts w:hint="default" w:ascii="Times New Roman" w:hAnsi="Times New Roman"/>
            <w:lang w:val="en-US"/>
          </w:rPr>
          <w:t xml:space="preserve">e </w:t>
        </w:r>
      </w:ins>
      <w:ins w:id="4" w:author="gothicinspire" w:date="2025-10-17T08:42:32Z">
        <w:r>
          <w:rPr>
            <w:rFonts w:hint="default" w:ascii="Times New Roman" w:hAnsi="Times New Roman"/>
            <w:lang w:val="en-US"/>
          </w:rPr>
          <w:t>ob</w:t>
        </w:r>
      </w:ins>
      <w:ins w:id="5" w:author="gothicinspire" w:date="2025-10-17T08:42:33Z">
        <w:r>
          <w:rPr>
            <w:rFonts w:hint="default" w:ascii="Times New Roman" w:hAnsi="Times New Roman"/>
            <w:lang w:val="en-US"/>
          </w:rPr>
          <w:t>ject</w:t>
        </w:r>
      </w:ins>
      <w:ins w:id="6" w:author="gothicinspire" w:date="2025-10-17T08:42:34Z">
        <w:r>
          <w:rPr>
            <w:rFonts w:hint="default" w:ascii="Times New Roman" w:hAnsi="Times New Roman"/>
            <w:lang w:val="en-US"/>
          </w:rPr>
          <w:t>ives</w:t>
        </w:r>
      </w:ins>
      <w:del w:id="7" w:author="gothicinspire" w:date="2025-10-17T08:42:26Z">
        <w:r>
          <w:rPr>
            <w:rFonts w:ascii="Times New Roman" w:hAnsi="Times New Roman"/>
            <w:lang w:val="en-US"/>
          </w:rPr>
          <w:delText>three questions</w:delText>
        </w:r>
      </w:del>
      <w:r>
        <w:rPr>
          <w:rFonts w:ascii="Times New Roman" w:hAnsi="Times New Roman"/>
          <w:lang w:val="en-US"/>
        </w:rPr>
        <w:t>: The connection between self-image and speaking skills in oral presentations, the link between motivational achievement and speaking proficiency in oral presentations, and the simultaneous relationship among self-image, achievement motivation, and speaking skills in oral presentations</w:t>
      </w:r>
      <w:commentRangeEnd w:id="2"/>
      <w:r>
        <w:commentReference w:id="2"/>
      </w:r>
      <w:r>
        <w:rPr>
          <w:rFonts w:ascii="Times New Roman" w:hAnsi="Times New Roman"/>
          <w:lang w:val="en-US"/>
        </w:rPr>
        <w:t xml:space="preserve">. The researcher conducted a form of oral assessment to collect data on students' speaking skills during presentations. Every student among the 34 samples was requested to deliver their presentation to the class. The time given for each student to present their topic was approximately 15 minutes. The evaluation of speaking skills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Before that, the researcher used face validity to determine if the test was appropriate for students by discussing it with another lecturer from the speaking class. Additionally, the researcher utilized 20 items from both the self-perception questionnaire and the achievement motivation questionnaire with the students. Prior to the administration of the questionnaires to 38 students as the research sample, the researcher tested 20 items of the self-perception questionnaire and achievement motivation on 10 students. </w:t>
      </w:r>
      <w:commentRangeStart w:id="3"/>
      <w:r>
        <w:rPr>
          <w:rFonts w:ascii="Times New Roman" w:hAnsi="Times New Roman"/>
          <w:lang w:val="en-US"/>
        </w:rPr>
        <w:t>The outcome of this study demonstrated these result</w:t>
      </w:r>
      <w:commentRangeEnd w:id="3"/>
      <w:r>
        <w:commentReference w:id="3"/>
      </w:r>
      <w:r>
        <w:rPr>
          <w:rFonts w:ascii="Times New Roman" w:hAnsi="Times New Roman"/>
          <w:lang w:val="en-US"/>
        </w:rPr>
        <w:t xml:space="preserve">s: </w:t>
      </w:r>
      <w:commentRangeStart w:id="4"/>
      <w:r>
        <w:rPr>
          <w:rFonts w:ascii="Times New Roman" w:hAnsi="Times New Roman"/>
          <w:lang w:val="en-US"/>
        </w:rPr>
        <w:t xml:space="preserve">(1) A notable correlation existed between self-perception and speaking skills during oral presentations, with p 0.00 &lt; 0.05. A notable correlation existed between achievement motivation and speaking proficiency in oral presentations, with p 0.00 &lt; 0.05. There were notable connections among self-perception, achievement motivation, and oral presentation speaking ability with F 0.00 &lt; 0.05. </w:t>
      </w:r>
      <w:commentRangeEnd w:id="4"/>
      <w:r>
        <w:commentReference w:id="4"/>
      </w:r>
      <w:r>
        <w:rPr>
          <w:rFonts w:ascii="Times New Roman" w:hAnsi="Times New Roman"/>
          <w:lang w:val="en-US"/>
        </w:rPr>
        <w:t>The research findings indicated that both lecturers and students of the English Department at Kutai Kartanegara should focus more on these two psychological aspects: perception and achievement motivation, concerning their oral presentation speaking skills. Additionally, the future researcher was encouraged to conduct a more in-depth observation involving a larger population and diverse research instruments in a related study or</w:t>
      </w:r>
      <w:commentRangeStart w:id="5"/>
      <w:r>
        <w:rPr>
          <w:rFonts w:ascii="Times New Roman" w:hAnsi="Times New Roman"/>
          <w:lang w:val="en-US"/>
        </w:rPr>
        <w:t xml:space="preserve"> to implement teaching methods that boost students’ confidence and motivation in delivering oral presentations.</w:t>
      </w:r>
      <w:commentRangeEnd w:id="1"/>
      <w:r>
        <w:commentReference w:id="1"/>
      </w:r>
      <w:commentRangeEnd w:id="5"/>
      <w:r>
        <w:commentReference w:id="5"/>
      </w:r>
    </w:p>
    <w:p w14:paraId="55CC6EF4">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lang w:val="en-US"/>
        </w:rPr>
        <w:t>self-perception</w:t>
      </w:r>
      <w:r>
        <w:rPr>
          <w:rFonts w:ascii="Times New Roman" w:hAnsi="Times New Roman"/>
          <w:i/>
        </w:rPr>
        <w:t xml:space="preserve">, </w:t>
      </w:r>
      <w:r>
        <w:rPr>
          <w:rFonts w:ascii="Times New Roman" w:hAnsi="Times New Roman"/>
          <w:i/>
          <w:lang w:val="en-US"/>
        </w:rPr>
        <w:t>motivation for achievement</w:t>
      </w:r>
      <w:r>
        <w:rPr>
          <w:rFonts w:ascii="Times New Roman" w:hAnsi="Times New Roman"/>
          <w:i/>
        </w:rPr>
        <w:t xml:space="preserve">, </w:t>
      </w:r>
      <w:r>
        <w:rPr>
          <w:rFonts w:ascii="Times New Roman" w:hAnsi="Times New Roman"/>
          <w:i/>
          <w:lang w:val="en-US"/>
        </w:rPr>
        <w:t>speaking ability</w:t>
      </w:r>
    </w:p>
    <w:p w14:paraId="5A91DBA1">
      <w:pPr>
        <w:contextualSpacing/>
        <w:rPr>
          <w:rFonts w:ascii="Times New Roman" w:hAnsi="Times New Roman"/>
          <w:color w:val="FF0000"/>
        </w:rPr>
      </w:pPr>
    </w:p>
    <w:p w14:paraId="28A39FA8">
      <w:pPr>
        <w:contextualSpacing/>
        <w:rPr>
          <w:rFonts w:ascii="Times New Roman" w:hAnsi="Times New Roman"/>
          <w:color w:val="FF0000"/>
        </w:rPr>
      </w:pPr>
      <w:r>
        <w:rPr>
          <w:lang w:eastAsia="id-ID"/>
        </w:rPr>
        <mc:AlternateContent>
          <mc:Choice Requires="wpg">
            <w:drawing>
              <wp:anchor distT="0" distB="0" distL="114300" distR="114300" simplePos="0" relativeHeight="251661312"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61312;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5C04A5AE">
      <w:pPr>
        <w:contextualSpacing/>
        <w:jc w:val="center"/>
        <w:rPr>
          <w:rFonts w:ascii="Times New Roman" w:hAnsi="Times New Roman"/>
          <w:b/>
          <w:sz w:val="24"/>
          <w:szCs w:val="24"/>
          <w:lang w:val="it-IT"/>
        </w:rPr>
      </w:pPr>
      <w:r>
        <w:rPr>
          <w:rFonts w:ascii="Times New Roman" w:hAnsi="Times New Roman"/>
          <w:b/>
          <w:sz w:val="24"/>
          <w:szCs w:val="24"/>
        </w:rPr>
        <w:t>HUBUNGAN ANTARA PERSEPSI DIRI, MOTIVASI BERPRESTASI, DAN KEMAMPUAN BERBICARA PADA PRESENTASI MAHASISWA SEMESTER EMPAT</w:t>
      </w:r>
    </w:p>
    <w:p w14:paraId="64AD2AAE">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rPr>
        <w:t xml:space="preserve">Penelitian ini mengkaji hubungan antara persepsi diri, motivasi berprestasi, dan kemampuan berbicara, baik secara parsial maupun simultan. Penelitian ini bertujuan untuk menjawab tiga pertanyaan: hubungan antara citra diri dan keterampilan berbicara dalam presentasi lisan, hubungan antara motivasi berprestasi dan kemahiran berbicara dalam presentasi lisan, dan hubungan simultan antara citra diri, motivasi berprestasi, dan keterampilan berbicara dalam presentasi lisan. Peneliti melakukan penilaian lisan untuk mengumpulkan data tentang keterampilan berbicara mahasiswa selama presentasi. Setiap mahasiswa dari 34 sampel diminta untuk menyampaikan presentasi mereka di depan kelas. Waktu yang diberikan kepada setiap mahasiswa untuk mempresentasikan topik mereka adalah sekitar 15 menit. Evaluasi keterampilan berbicara selama presentasi lisan didasarkan pada kriteria spesifik rubrik presentasi lisan, yaitu keterampilan pengucapan, keterampilan kelancaran, keterampilan pemahaman, keterampilan isi, dan keterampilan kosakata. Sisa waktu diberikan kepada audiens untuk mengajukan pertanyaan kepada presenter terkait topik yang dibahas. Sebelumnya, peneliti menggunakan validitas muka untuk menentukan apakah tes tersebut sesuai untuk mahasiswa dengan mendiskusikannya dengan dosen lain dari kelas berbicara. Selain itu, peneliti menggunakan 20 item dari kuesioner persepsi diri dan kuesioner motivasi berprestasi pada mahasiswa. Sebelum kuesioner diberikan kepada 38 mahasiswa sebagai sampel penelitian, peneliti menguji 20 item kuesioner persepsi diri dan motivasi berprestasi pada 10 mahasiswa. Hasil penelitian ini menunjukkan hasil berikut: (1) Terdapat korelasi yang nyata antara persepsi diri dan keterampilan berbicara selama presentasi lisan, dengan p 0,00 &lt; 0,05. Terdapat korelasi yang nyata antara motivasi berprestasi dan kemahiran berbicara dalam presentasi lisan, dengan p 0,00 &lt; 0,05. Terdapat hubungan yang nyata antara persepsi diri, motivasi berprestasi, dan kemampuan berbicara presentasi lisan dengan F 0,00 &lt; 0,05. Temuan penelitian menunjukkan bahwa baik dosen maupun mahasiswa Jurusan Bahasa Inggris di Kutai Kartanegara sebaiknya lebih fokus pada dua aspek psikologis ini: persepsi dan motivasi berprestasi, terkait dengan keterampilan berbicara presentasi lisan mereka. Selain itu, peneliti masa depan didorong untuk melakukan observasi lebih mendalam dengan melibatkan populasi yang lebih besar dan instrumen penelitian yang beragam dalam studi terkait atau menerapkan metode pengajaran yang meningkatkan kepercayaan diri dan motivasi siswa dalam menyampaikan presentasi lisan </w:t>
      </w:r>
    </w:p>
    <w:p w14:paraId="624B2EC0">
      <w:pPr>
        <w:tabs>
          <w:tab w:val="left" w:pos="8647"/>
        </w:tabs>
        <w:spacing w:before="240"/>
        <w:ind w:left="540" w:right="429"/>
        <w:rPr>
          <w:rFonts w:ascii="Times New Roman" w:hAnsi="Times New Roman"/>
          <w:i/>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lang w:eastAsia="id-ID"/>
        </w:rPr>
        <mc:AlternateContent>
          <mc:Choice Requires="wpg">
            <w:drawing>
              <wp:anchor distT="0" distB="0" distL="114300" distR="114300" simplePos="0" relativeHeight="251662336"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2336;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pe</w:t>
      </w:r>
      <w:r>
        <w:rPr>
          <w:rFonts w:ascii="Times New Roman" w:hAnsi="Times New Roman"/>
          <w:i/>
          <w:lang w:val="it-IT"/>
        </w:rPr>
        <w:t>rsepsi diri, motivasi prestasi</w:t>
      </w:r>
      <w:r>
        <w:rPr>
          <w:rFonts w:ascii="Times New Roman" w:hAnsi="Times New Roman"/>
          <w:i/>
        </w:rPr>
        <w:t xml:space="preserve">, </w:t>
      </w:r>
      <w:r>
        <w:rPr>
          <w:rFonts w:ascii="Times New Roman" w:hAnsi="Times New Roman"/>
          <w:i/>
          <w:lang w:val="it-IT"/>
        </w:rPr>
        <w:t>kemampuan speaking</w:t>
      </w:r>
    </w:p>
    <w:p w14:paraId="0F81C328">
      <w:pPr>
        <w:spacing w:line="360" w:lineRule="auto"/>
        <w:ind w:right="-46"/>
        <w:jc w:val="both"/>
        <w:rPr>
          <w:rFonts w:ascii="Times New Roman" w:hAnsi="Times New Roman"/>
          <w:b/>
          <w:bCs/>
          <w:sz w:val="24"/>
          <w:szCs w:val="24"/>
        </w:rPr>
      </w:pPr>
      <w:commentRangeStart w:id="6"/>
      <w:r>
        <w:rPr>
          <w:rFonts w:ascii="Times New Roman" w:hAnsi="Times New Roman"/>
          <w:b/>
          <w:bCs/>
          <w:sz w:val="24"/>
          <w:szCs w:val="24"/>
        </w:rPr>
        <w:t>INTRODUCTION</w:t>
      </w:r>
      <w:commentRangeEnd w:id="6"/>
      <w:r>
        <w:commentReference w:id="6"/>
      </w:r>
    </w:p>
    <w:p w14:paraId="5DE5F9B7">
      <w:pPr>
        <w:pStyle w:val="69"/>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S</w:t>
      </w:r>
    </w:p>
    <w:p w14:paraId="719870F8">
      <w:pPr>
        <w:pStyle w:val="69"/>
        <w:ind w:firstLine="0"/>
        <w:contextualSpacing/>
        <w:rPr>
          <w:sz w:val="24"/>
          <w:lang w:val="en-US" w:eastAsia="id-ID"/>
        </w:rPr>
      </w:pPr>
      <w:r>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Pr>
          <w:sz w:val="24"/>
        </w:rPr>
        <w:t>Richards, J. C. and W. A. Renandya</w:t>
      </w:r>
      <w:r>
        <w:rPr>
          <w:sz w:val="24"/>
          <w:lang w:val="en-US" w:eastAsia="id-ID"/>
        </w:rPr>
        <w:t xml:space="preserve"> (2002: 204) mentions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pPr>
        <w:pStyle w:val="69"/>
        <w:ind w:firstLine="720"/>
        <w:contextualSpacing/>
        <w:rPr>
          <w:sz w:val="24"/>
          <w:lang w:val="en-US" w:eastAsia="id-ID"/>
        </w:rPr>
      </w:pPr>
      <w:r>
        <w:rPr>
          <w:sz w:val="24"/>
          <w:lang w:val="en-US" w:eastAsia="id-ID"/>
        </w:rPr>
        <w:t>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perception. A component of perception known as self-perception refers to the beliefs that an individual holds about their abilities in different areas or situations (</w:t>
      </w:r>
      <w:r>
        <w:rPr>
          <w:sz w:val="24"/>
          <w:lang w:eastAsia="id-ID"/>
        </w:rPr>
        <w:t>Martín</w:t>
      </w:r>
      <w:r>
        <w:rPr>
          <w:sz w:val="24"/>
          <w:lang w:val="en-US" w:eastAsia="id-ID"/>
        </w:rPr>
        <w:t xml:space="preserve"> et al, </w:t>
      </w:r>
      <w:r>
        <w:rPr>
          <w:sz w:val="24"/>
          <w:lang w:eastAsia="id-ID"/>
        </w:rPr>
        <w:t>2023)</w:t>
      </w:r>
    </w:p>
    <w:p w14:paraId="7F057640">
      <w:pPr>
        <w:pStyle w:val="69"/>
        <w:ind w:firstLine="720"/>
        <w:contextualSpacing/>
        <w:rPr>
          <w:sz w:val="24"/>
          <w:lang w:val="en-US" w:eastAsia="id-ID"/>
        </w:rPr>
      </w:pPr>
      <w:r>
        <w:rPr>
          <w:sz w:val="24"/>
          <w:lang w:val="en-US" w:eastAsia="id-ID"/>
        </w:rPr>
        <w:t>In social cognitive theory, the term that denotes an individual's perception or belief regarding their ability to complete a task is known as self-efficacy perception (Bandura, 2006).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Pr>
          <w:sz w:val="24"/>
        </w:rPr>
        <w:t>Dörnyei</w:t>
      </w:r>
      <w:r>
        <w:rPr>
          <w:sz w:val="24"/>
          <w:lang w:val="en-US" w:eastAsia="id-ID"/>
        </w:rPr>
        <w:t>, 2005).</w:t>
      </w:r>
    </w:p>
    <w:p w14:paraId="4C651407">
      <w:pPr>
        <w:pStyle w:val="69"/>
        <w:ind w:firstLine="720"/>
        <w:contextualSpacing/>
        <w:rPr>
          <w:sz w:val="24"/>
          <w:lang w:val="en-US" w:eastAsia="id-ID"/>
        </w:rPr>
      </w:pPr>
      <w:r>
        <w:rPr>
          <w:sz w:val="24"/>
          <w:lang w:val="en-US" w:eastAsia="id-ID"/>
        </w:rPr>
        <w:t xml:space="preserve">In speaking, self-efficacy perception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pPr>
        <w:pStyle w:val="69"/>
        <w:ind w:firstLine="720"/>
        <w:contextualSpacing/>
        <w:rPr>
          <w:sz w:val="24"/>
          <w:lang w:val="en-US" w:eastAsia="id-ID"/>
        </w:rPr>
      </w:pPr>
      <w:r>
        <w:rPr>
          <w:sz w:val="24"/>
          <w:lang w:val="en-US" w:eastAsia="id-ID"/>
        </w:rPr>
        <w:t xml:space="preserve">Another emotional factor that also impacts or shapes the students’ speaking skills is motivation. </w:t>
      </w:r>
      <w:r>
        <w:rPr>
          <w:sz w:val="24"/>
          <w:lang w:eastAsia="id-ID"/>
        </w:rPr>
        <w:t xml:space="preserve">Cahyono, Bambang Yudi, &amp; Rahayu, T. (2020) </w:t>
      </w:r>
      <w:r>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pPr>
        <w:pStyle w:val="69"/>
        <w:ind w:firstLine="720"/>
        <w:contextualSpacing/>
        <w:rPr>
          <w:sz w:val="24"/>
          <w:lang w:val="en-US" w:eastAsia="id-ID"/>
        </w:rPr>
      </w:pPr>
      <w:r>
        <w:rPr>
          <w:sz w:val="24"/>
          <w:lang w:val="en-US" w:eastAsia="id-ID"/>
        </w:rPr>
        <w:t>J</w:t>
      </w:r>
      <w:r>
        <w:rPr>
          <w:sz w:val="24"/>
          <w:lang w:eastAsia="id-ID"/>
        </w:rPr>
        <w:t>odai,  Zafarghandi,  and Tous  (2013)  states  that  motivation  is  commonly  acknowledged as one of the most important affective variables in foreign language learning.  It means that motivation as the important factor that influences the learning process o</w:t>
      </w:r>
      <w:r>
        <w:rPr>
          <w:sz w:val="24"/>
          <w:lang w:val="en-US" w:eastAsia="id-ID"/>
        </w:rPr>
        <w:t>f speaking. In this study, the researcher observed that numerous students appeared unmotivated to develop strong speaking skills during oral presentation tasks. Monte and Lifrieri (1973) suggest that these students might possess the desire to succeed and the capability to complete the task, yet perceive the achievement as having minimal or no value, leading them to believe that the effort or time invested is not worthwhile. Some individuals might worry that they lack the ability to finish the necessary task, leading them not to start at all. They believe it is preferable to obtain a lower total grade than to demonstrate their inability to successfully finish the assignment. Given the aforementioned fact, the researcher is keen to explore the connection between self-perception, achievement motivation, and students’ speaking skills during oral presentation tasks.</w:t>
      </w:r>
    </w:p>
    <w:p w14:paraId="140635AA">
      <w:pPr>
        <w:spacing w:line="360" w:lineRule="auto"/>
        <w:jc w:val="both"/>
        <w:rPr>
          <w:rFonts w:ascii="Times New Roman" w:hAnsi="Times New Roman"/>
          <w:b/>
          <w:color w:val="000000" w:themeColor="text1"/>
          <w:sz w:val="24"/>
          <w:szCs w:val="24"/>
          <w14:textFill>
            <w14:solidFill>
              <w14:schemeClr w14:val="tx1"/>
            </w14:solidFill>
          </w14:textFill>
        </w:rPr>
      </w:pPr>
    </w:p>
    <w:p w14:paraId="4D457B32">
      <w:pPr>
        <w:spacing w:line="360" w:lineRule="auto"/>
        <w:jc w:val="both"/>
        <w:rPr>
          <w:ins w:id="8" w:author="gothicinspire" w:date="2025-10-17T09:15:28Z"/>
        </w:rPr>
      </w:pPr>
      <w:commentRangeStart w:id="7"/>
      <w:r>
        <w:rPr>
          <w:rFonts w:ascii="Times New Roman" w:hAnsi="Times New Roman"/>
          <w:b/>
          <w:color w:val="000000" w:themeColor="text1"/>
          <w:sz w:val="24"/>
          <w:szCs w:val="24"/>
          <w14:textFill>
            <w14:solidFill>
              <w14:schemeClr w14:val="tx1"/>
            </w14:solidFill>
          </w14:textFill>
        </w:rPr>
        <w:t>METHODOLOGY</w:t>
      </w:r>
      <w:commentRangeEnd w:id="7"/>
      <w:r>
        <w:commentReference w:id="7"/>
      </w:r>
    </w:p>
    <w:p w14:paraId="03C13401">
      <w:pPr>
        <w:numPr>
          <w:ilvl w:val="0"/>
          <w:numId w:val="5"/>
          <w:ins w:id="10" w:author="gothicinspire" w:date="2025-10-17T09:15:31Z"/>
        </w:numPr>
        <w:spacing w:line="360" w:lineRule="auto"/>
        <w:jc w:val="both"/>
        <w:rPr>
          <w:rFonts w:hint="default"/>
          <w:lang w:val="en-US"/>
        </w:rPr>
        <w:pPrChange w:id="9" w:author="gothicinspire" w:date="2025-10-17T09:15:31Z">
          <w:pPr>
            <w:spacing w:line="360" w:lineRule="auto"/>
            <w:jc w:val="both"/>
          </w:pPr>
        </w:pPrChange>
      </w:pPr>
      <w:ins w:id="11" w:author="gothicinspire" w:date="2025-10-17T09:15:32Z">
        <w:r>
          <w:rPr>
            <w:rFonts w:hint="default"/>
            <w:lang w:val="en-US"/>
          </w:rPr>
          <w:t>Re</w:t>
        </w:r>
      </w:ins>
      <w:ins w:id="12" w:author="gothicinspire" w:date="2025-10-17T09:15:33Z">
        <w:r>
          <w:rPr>
            <w:rFonts w:hint="default"/>
            <w:lang w:val="en-US"/>
          </w:rPr>
          <w:t>sea</w:t>
        </w:r>
      </w:ins>
      <w:ins w:id="13" w:author="gothicinspire" w:date="2025-10-17T09:15:34Z">
        <w:r>
          <w:rPr>
            <w:rFonts w:hint="default"/>
            <w:lang w:val="en-US"/>
          </w:rPr>
          <w:t>rch</w:t>
        </w:r>
      </w:ins>
      <w:ins w:id="14" w:author="gothicinspire" w:date="2025-10-17T09:15:35Z">
        <w:r>
          <w:rPr>
            <w:rFonts w:hint="default"/>
            <w:lang w:val="en-US"/>
          </w:rPr>
          <w:t xml:space="preserve"> Des</w:t>
        </w:r>
      </w:ins>
      <w:ins w:id="15" w:author="gothicinspire" w:date="2025-10-17T09:15:36Z">
        <w:r>
          <w:rPr>
            <w:rFonts w:hint="default"/>
            <w:lang w:val="en-US"/>
          </w:rPr>
          <w:t>ign</w:t>
        </w:r>
      </w:ins>
    </w:p>
    <w:p w14:paraId="0BA05C2C">
      <w:pPr>
        <w:pStyle w:val="69"/>
        <w:ind w:firstLine="709"/>
        <w:contextualSpacing/>
        <w:rPr>
          <w:sz w:val="24"/>
          <w:lang w:val="en-US"/>
        </w:rPr>
      </w:pPr>
      <w:r>
        <w:rPr>
          <w:sz w:val="24"/>
          <w:lang w:val="en-US"/>
        </w:rPr>
        <w:t xml:space="preserve">The design of this research </w:t>
      </w:r>
      <w:r>
        <w:rPr>
          <w:sz w:val="24"/>
        </w:rPr>
        <w:t>was</w:t>
      </w:r>
      <w:r>
        <w:rPr>
          <w:sz w:val="24"/>
          <w:lang w:val="en-US"/>
        </w:rPr>
        <w:t xml:space="preserve"> a quantitative study. The investigation </w:t>
      </w:r>
      <w:r>
        <w:rPr>
          <w:sz w:val="24"/>
        </w:rPr>
        <w:t>was</w:t>
      </w:r>
      <w:r>
        <w:rPr>
          <w:sz w:val="24"/>
          <w:lang w:val="en-US"/>
        </w:rPr>
        <w:t xml:space="preserve"> about the relationship between three variables namely learners’ perception and their achievement motivation upon speaking ability of the fourth semester students. Therefore, the researcher utilize</w:t>
      </w:r>
      <w:r>
        <w:rPr>
          <w:sz w:val="24"/>
        </w:rPr>
        <w:t>d</w:t>
      </w:r>
      <w:r>
        <w:rPr>
          <w:sz w:val="24"/>
          <w:lang w:val="en-US"/>
        </w:rPr>
        <w:t xml:space="preserve"> </w:t>
      </w:r>
      <w:del w:id="16" w:author="gothicinspire" w:date="2025-10-17T09:11:05Z">
        <w:r>
          <w:rPr>
            <w:sz w:val="24"/>
            <w:lang w:val="en-US"/>
          </w:rPr>
          <w:delText>multiple</w:delText>
        </w:r>
      </w:del>
      <w:r>
        <w:rPr>
          <w:sz w:val="24"/>
          <w:lang w:val="en-US"/>
        </w:rPr>
        <w:t xml:space="preserve"> correlational designs in this research. </w:t>
      </w:r>
      <w:commentRangeStart w:id="8"/>
      <w:r>
        <w:rPr>
          <w:sz w:val="24"/>
          <w:lang w:val="en-US"/>
        </w:rPr>
        <w:t xml:space="preserve">Multiple correlations or multiple regressions </w:t>
      </w:r>
      <w:commentRangeEnd w:id="8"/>
      <w:r>
        <w:commentReference w:id="8"/>
      </w:r>
      <w:r>
        <w:rPr>
          <w:sz w:val="24"/>
          <w:lang w:val="en-US"/>
        </w:rPr>
        <w:t>are techniques that enables researcher to determine a correlation between criterion variable and the best combination of two or more predictor variable.  The formula of regression equation is Ŷ= β0+β1X1+β2X2. The design can be illustrated in this scheme as follows:</w:t>
      </w:r>
    </w:p>
    <w:p w14:paraId="21FCBD3B">
      <w:pPr>
        <w:spacing w:line="360" w:lineRule="auto"/>
        <w:jc w:val="both"/>
        <w:rPr>
          <w:rFonts w:ascii="Times New Roman" w:hAnsi="Times New Roman"/>
          <w:b/>
          <w:sz w:val="24"/>
          <w:szCs w:val="24"/>
          <w:lang w:val="en-US"/>
        </w:rPr>
      </w:pPr>
      <w:commentRangeStart w:id="9"/>
      <w:r>
        <w:rPr>
          <w:rFonts w:ascii="Times New Roman" w:hAnsi="Times New Roman"/>
          <w:b/>
          <w:sz w:val="24"/>
          <w:szCs w:val="24"/>
        </w:rPr>
        <mc:AlternateContent>
          <mc:Choice Requires="wps">
            <w:drawing>
              <wp:anchor distT="0" distB="0" distL="114300" distR="114300" simplePos="0" relativeHeight="251667456" behindDoc="0" locked="0" layoutInCell="1" allowOverlap="1">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ln>
                      </wps:spPr>
                      <wps:txbx>
                        <w:txbxContent>
                          <w:p w14:paraId="45BE3E84">
                            <w:pPr>
                              <w:jc w:val="center"/>
                              <w:rPr>
                                <w:rFonts w:ascii="Times New Roman" w:hAnsi="Times New Roman"/>
                                <w:b/>
                              </w:rPr>
                            </w:pPr>
                            <w:r>
                              <w:rPr>
                                <w:rFonts w:ascii="Times New Roman" w:hAnsi="Times New Roman"/>
                                <w:b/>
                              </w:rPr>
                              <w:t>XI</w:t>
                            </w:r>
                          </w:p>
                          <w:p w14:paraId="2E712279">
                            <w:pPr>
                              <w:jc w:val="center"/>
                              <w:rPr>
                                <w:rFonts w:ascii="Times New Roman" w:hAnsi="Times New Roman"/>
                                <w:b/>
                                <w:u w:val="single"/>
                              </w:rPr>
                            </w:pPr>
                            <w:r>
                              <w:rPr>
                                <w:rFonts w:ascii="Times New Roman" w:hAnsi="Times New Roman"/>
                                <w:b/>
                                <w:u w:val="single"/>
                              </w:rPr>
                              <w:t>SELF PERCEPTION</w:t>
                            </w:r>
                          </w:p>
                          <w:p w14:paraId="4544519A">
                            <w:pPr>
                              <w:jc w:val="center"/>
                              <w:rPr>
                                <w:rFonts w:ascii="Times New Roman" w:hAnsi="Times New Roman"/>
                                <w:b/>
                              </w:rPr>
                            </w:pPr>
                            <w:r>
                              <w:rPr>
                                <w:rFonts w:ascii="Times New Roman" w:hAnsi="Times New Roman"/>
                                <w:b/>
                              </w:rPr>
                              <w:t>Predictor Variable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2.95pt;margin-top:4.35pt;height:45.75pt;width:132.75pt;z-index:251667456;mso-width-relative:page;mso-height-relative:page;" fillcolor="#FFFFFF" filled="t" stroked="t" coordsize="21600,21600" o:gfxdata="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8vK5H2AAAAAgBAAAPAAAAAAAAAAEAIAAAACIAAABkcnMvZG93bnJldi54bWxQSwEC&#10;FAAUAAAACACHTuJAxA0Dvi0CAACIBAAADgAAAAAAAAABACAAAAAnAQAAZHJzL2Uyb0RvYy54bWxQ&#10;SwUGAAAAAAYABgBZAQAAxgUAAAAA&#10;">
                <v:fill on="t" focussize="0,0"/>
                <v:stroke color="#000000" miterlimit="8" joinstyle="miter"/>
                <v:imagedata o:title=""/>
                <o:lock v:ext="edit" aspectratio="f"/>
                <v:textbox>
                  <w:txbxContent>
                    <w:p w14:paraId="45BE3E84">
                      <w:pPr>
                        <w:jc w:val="center"/>
                        <w:rPr>
                          <w:rFonts w:ascii="Times New Roman" w:hAnsi="Times New Roman"/>
                          <w:b/>
                        </w:rPr>
                      </w:pPr>
                      <w:r>
                        <w:rPr>
                          <w:rFonts w:ascii="Times New Roman" w:hAnsi="Times New Roman"/>
                          <w:b/>
                        </w:rPr>
                        <w:t>XI</w:t>
                      </w:r>
                    </w:p>
                    <w:p w14:paraId="2E712279">
                      <w:pPr>
                        <w:jc w:val="center"/>
                        <w:rPr>
                          <w:rFonts w:ascii="Times New Roman" w:hAnsi="Times New Roman"/>
                          <w:b/>
                          <w:u w:val="single"/>
                        </w:rPr>
                      </w:pPr>
                      <w:r>
                        <w:rPr>
                          <w:rFonts w:ascii="Times New Roman" w:hAnsi="Times New Roman"/>
                          <w:b/>
                          <w:u w:val="single"/>
                        </w:rPr>
                        <w:t>SELF PERCEPTION</w:t>
                      </w:r>
                    </w:p>
                    <w:p w14:paraId="4544519A">
                      <w:pPr>
                        <w:jc w:val="center"/>
                        <w:rPr>
                          <w:rFonts w:ascii="Times New Roman" w:hAnsi="Times New Roman"/>
                          <w:b/>
                        </w:rPr>
                      </w:pPr>
                      <w:r>
                        <w:rPr>
                          <w:rFonts w:ascii="Times New Roman" w:hAnsi="Times New Roman"/>
                          <w:b/>
                        </w:rPr>
                        <w:t>Predictor Variable</w:t>
                      </w:r>
                    </w:p>
                  </w:txbxContent>
                </v:textbox>
              </v:shape>
            </w:pict>
          </mc:Fallback>
        </mc:AlternateContent>
      </w:r>
      <w:r>
        <w:rPr>
          <w:rFonts w:ascii="Times New Roman" w:hAnsi="Times New Roman"/>
          <w:b/>
          <w:sz w:val="24"/>
          <w:szCs w:val="24"/>
        </w:rPr>
        <mc:AlternateContent>
          <mc:Choice Requires="wps">
            <w:drawing>
              <wp:anchor distT="0" distB="0" distL="114300" distR="114300" simplePos="0" relativeHeight="251663360" behindDoc="0" locked="0" layoutInCell="1" allowOverlap="1">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89.75pt;margin-top:28.55pt;height:92.1pt;width:0pt;z-index:251663360;mso-width-relative:page;mso-height-relative:page;" filled="f" stroked="t" coordsize="21600,21600" o:gfxdata="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RA8Gv2gAAAAoBAAAPAAAAAAAAAAEAIAAAACIAAABkcnMvZG93bnJldi54bWxQ&#10;SwECFAAUAAAACACHTuJAPieTUPUBAADxAwAADgAAAAAAAAABACAAAAApAQAAZHJzL2Uyb0RvYy54&#10;bWxQSwUGAAAAAAYABgBZAQAAkAUAAAAA&#10;">
                <v:fill on="f" focussize="0,0"/>
                <v:stroke color="#000000" joinstyle="round" endarrow="block"/>
                <v:imagedata o:title=""/>
                <o:lock v:ext="edit" aspectratio="f"/>
              </v:shape>
            </w:pict>
          </mc:Fallback>
        </mc:AlternateContent>
      </w:r>
      <w:r>
        <w:rPr>
          <w:rFonts w:ascii="Times New Roman" w:hAnsi="Times New Roman"/>
          <w:b/>
          <w:sz w:val="24"/>
          <w:szCs w:val="24"/>
        </w:rPr>
        <mc:AlternateContent>
          <mc:Choice Requires="wps">
            <w:drawing>
              <wp:anchor distT="0" distB="0" distL="114300" distR="114300" simplePos="0" relativeHeight="251668480" behindDoc="0" locked="0" layoutInCell="1" allowOverlap="1">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y;margin-left:152.85pt;margin-top:55.1pt;height:44.75pt;width:94.9pt;z-index:251668480;mso-width-relative:page;mso-height-relative:page;" filled="f" stroked="t" coordsize="21600,21600" o:gfxdata="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M8WpXaAAAACwEAAA8AAAAAAAAAAQAgAAAAIgAAAGRycy9kb3du&#10;cmV2LnhtbFBLAQIUABQAAAAIAIdO4kBPTBdU/QEAAP4DAAAOAAAAAAAAAAEAIAAAACkBAABkcnMv&#10;ZTJvRG9jLnhtbFBLBQYAAAAABgAGAFkBAACYBQAAAAA=&#10;">
                <v:fill on="f" focussize="0,0"/>
                <v:stroke color="#000000" joinstyle="round" endarrow="block"/>
                <v:imagedata o:title=""/>
                <o:lock v:ext="edit" aspectratio="f"/>
              </v:shape>
            </w:pict>
          </mc:Fallback>
        </mc:AlternateContent>
      </w:r>
    </w:p>
    <w:p w14:paraId="77F45194">
      <w:pPr>
        <w:spacing w:line="360" w:lineRule="auto"/>
        <w:jc w:val="both"/>
        <w:rPr>
          <w:rFonts w:ascii="Times New Roman" w:hAnsi="Times New Roman"/>
          <w:b/>
          <w:sz w:val="24"/>
          <w:szCs w:val="24"/>
          <w:lang w:val="en-US"/>
        </w:rPr>
      </w:pPr>
      <w:r>
        <w:rPr>
          <w:rFonts w:ascii="Times New Roman" w:hAnsi="Times New Roman"/>
          <w:b/>
          <w:sz w:val="24"/>
          <w:szCs w:val="24"/>
        </w:rPr>
        <mc:AlternateContent>
          <mc:Choice Requires="wps">
            <w:drawing>
              <wp:anchor distT="0" distB="0" distL="114300" distR="114300" simplePos="0" relativeHeight="251660288" behindDoc="0" locked="0" layoutInCell="1" allowOverlap="1">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ln>
                      </wps:spPr>
                      <wps:txbx>
                        <w:txbxContent>
                          <w:p w14:paraId="0940DC85">
                            <w:pPr>
                              <w:jc w:val="center"/>
                              <w:rPr>
                                <w:rFonts w:ascii="Times New Roman" w:hAnsi="Times New Roman"/>
                                <w:b/>
                              </w:rPr>
                            </w:pPr>
                            <w:r>
                              <w:rPr>
                                <w:rFonts w:ascii="Times New Roman" w:hAnsi="Times New Roman"/>
                                <w:b/>
                              </w:rPr>
                              <w:t>Y</w:t>
                            </w:r>
                          </w:p>
                          <w:p w14:paraId="185880AF">
                            <w:pPr>
                              <w:jc w:val="center"/>
                              <w:rPr>
                                <w:rFonts w:ascii="Times New Roman" w:hAnsi="Times New Roman"/>
                                <w:b/>
                                <w:u w:val="single"/>
                              </w:rPr>
                            </w:pPr>
                            <w:r>
                              <w:rPr>
                                <w:rFonts w:ascii="Times New Roman" w:hAnsi="Times New Roman"/>
                                <w:b/>
                                <w:u w:val="single"/>
                              </w:rPr>
                              <w:t>ENGLISH SPEAKING ABILITY</w:t>
                            </w:r>
                          </w:p>
                          <w:p w14:paraId="164D6D0E">
                            <w:pPr>
                              <w:jc w:val="center"/>
                              <w:rPr>
                                <w:rFonts w:ascii="Times New Roman" w:hAnsi="Times New Roman"/>
                                <w:b/>
                              </w:rPr>
                            </w:pPr>
                            <w:r>
                              <w:rPr>
                                <w:rFonts w:ascii="Times New Roman" w:hAnsi="Times New Roman"/>
                                <w:b/>
                              </w:rPr>
                              <w:t>CRITERION VARIABLE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47.6pt;margin-top:18.15pt;height:53.25pt;width:183.05pt;z-index:251660288;mso-width-relative:page;mso-height-relative:page;" fillcolor="#FFFFFF" filled="t" stroked="t" coordsize="21600,21600" o:gfxdata="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fhnIp2QAAAAoBAAAPAAAAAAAAAAEAIAAAACIAAABkcnMvZG93bnJldi54&#10;bWxQSwECFAAUAAAACACHTuJAhKuk3jICAACIBAAADgAAAAAAAAABACAAAAAoAQAAZHJzL2Uyb0Rv&#10;Yy54bWxQSwUGAAAAAAYABgBZAQAAzAUAAAAA&#10;">
                <v:fill on="t" focussize="0,0"/>
                <v:stroke color="#000000" miterlimit="8" joinstyle="miter"/>
                <v:imagedata o:title=""/>
                <o:lock v:ext="edit" aspectratio="f"/>
                <v:textbox>
                  <w:txbxContent>
                    <w:p w14:paraId="0940DC85">
                      <w:pPr>
                        <w:jc w:val="center"/>
                        <w:rPr>
                          <w:rFonts w:ascii="Times New Roman" w:hAnsi="Times New Roman"/>
                          <w:b/>
                        </w:rPr>
                      </w:pPr>
                      <w:r>
                        <w:rPr>
                          <w:rFonts w:ascii="Times New Roman" w:hAnsi="Times New Roman"/>
                          <w:b/>
                        </w:rPr>
                        <w:t>Y</w:t>
                      </w:r>
                    </w:p>
                    <w:p w14:paraId="185880AF">
                      <w:pPr>
                        <w:jc w:val="center"/>
                        <w:rPr>
                          <w:rFonts w:ascii="Times New Roman" w:hAnsi="Times New Roman"/>
                          <w:b/>
                          <w:u w:val="single"/>
                        </w:rPr>
                      </w:pPr>
                      <w:r>
                        <w:rPr>
                          <w:rFonts w:ascii="Times New Roman" w:hAnsi="Times New Roman"/>
                          <w:b/>
                          <w:u w:val="single"/>
                        </w:rPr>
                        <w:t>ENGLISH SPEAKING ABILITY</w:t>
                      </w:r>
                    </w:p>
                    <w:p w14:paraId="164D6D0E">
                      <w:pPr>
                        <w:jc w:val="center"/>
                        <w:rPr>
                          <w:rFonts w:ascii="Times New Roman" w:hAnsi="Times New Roman"/>
                          <w:b/>
                        </w:rPr>
                      </w:pPr>
                      <w:r>
                        <w:rPr>
                          <w:rFonts w:ascii="Times New Roman" w:hAnsi="Times New Roman"/>
                          <w:b/>
                        </w:rPr>
                        <w:t>CRITERION VARIABLE</w:t>
                      </w:r>
                    </w:p>
                  </w:txbxContent>
                </v:textbox>
              </v:shape>
            </w:pict>
          </mc:Fallback>
        </mc:AlternateContent>
      </w:r>
      <w:r>
        <w:rPr>
          <w:rFonts w:ascii="Times New Roman" w:hAnsi="Times New Roman"/>
          <w:b/>
          <w:sz w:val="24"/>
          <w:szCs w:val="24"/>
        </w:rPr>
        <mc:AlternateContent>
          <mc:Choice Requires="wps">
            <w:drawing>
              <wp:anchor distT="0" distB="0" distL="114300" distR="114300" simplePos="0" relativeHeight="251659264" behindDoc="0" locked="0" layoutInCell="1" allowOverlap="1">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152.5pt;margin-top:0.95pt;height:68.25pt;width:92.25pt;z-index:251659264;mso-width-relative:page;mso-height-relative:page;" filled="f" stroked="t" coordsize="21600,21600" o:gfxdata="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8aWnU2QAAAAkBAAAPAAAAAAAAAAEAIAAAACIAAABkcnMvZG93bnJldi54&#10;bWxQSwECFAAUAAAACACHTuJAGSaZ0/kBAAD2AwAADgAAAAAAAAABACAAAAAoAQAAZHJzL2Uyb0Rv&#10;Yy54bWxQSwUGAAAAAAYABgBZAQAAkwUAAAAA&#10;">
                <v:fill on="f" focussize="0,0"/>
                <v:stroke color="#000000" joinstyle="round" endarrow="block"/>
                <v:imagedata o:title=""/>
                <o:lock v:ext="edit" aspectratio="f"/>
              </v:shape>
            </w:pict>
          </mc:Fallback>
        </mc:AlternateContent>
      </w:r>
    </w:p>
    <w:p w14:paraId="72EA901A">
      <w:pPr>
        <w:spacing w:line="360" w:lineRule="auto"/>
        <w:jc w:val="both"/>
        <w:rPr>
          <w:rFonts w:ascii="Times New Roman" w:hAnsi="Times New Roman"/>
          <w:b/>
          <w:sz w:val="24"/>
          <w:szCs w:val="24"/>
          <w:lang w:val="en-US"/>
        </w:rPr>
      </w:pPr>
    </w:p>
    <w:p w14:paraId="2BA720AB">
      <w:pPr>
        <w:spacing w:line="360" w:lineRule="auto"/>
        <w:jc w:val="both"/>
        <w:rPr>
          <w:rFonts w:ascii="Times New Roman" w:hAnsi="Times New Roman"/>
          <w:b/>
          <w:sz w:val="24"/>
          <w:szCs w:val="24"/>
          <w:lang w:val="en-US"/>
        </w:rPr>
      </w:pPr>
      <w:r>
        <w:rPr>
          <w:rFonts w:ascii="Times New Roman" w:hAnsi="Times New Roman"/>
          <w:b/>
          <w:sz w:val="24"/>
          <w:szCs w:val="24"/>
        </w:rPr>
        <mc:AlternateContent>
          <mc:Choice Requires="wps">
            <w:drawing>
              <wp:anchor distT="0" distB="0" distL="114300" distR="114300" simplePos="0" relativeHeight="251666432" behindDoc="0" locked="0" layoutInCell="1" allowOverlap="1">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ln>
                      </wps:spPr>
                      <wps:txbx>
                        <w:txbxContent>
                          <w:p w14:paraId="1FD4C515">
                            <w:pPr>
                              <w:jc w:val="center"/>
                              <w:rPr>
                                <w:rFonts w:ascii="Times New Roman" w:hAnsi="Times New Roman"/>
                                <w:b/>
                              </w:rPr>
                            </w:pPr>
                            <w:r>
                              <w:rPr>
                                <w:rFonts w:ascii="Times New Roman" w:hAnsi="Times New Roman"/>
                                <w:b/>
                              </w:rPr>
                              <w:t>X2</w:t>
                            </w:r>
                          </w:p>
                          <w:p w14:paraId="409984DB">
                            <w:pPr>
                              <w:jc w:val="center"/>
                              <w:rPr>
                                <w:rFonts w:ascii="Times New Roman" w:hAnsi="Times New Roman"/>
                                <w:b/>
                                <w:u w:val="single"/>
                              </w:rPr>
                            </w:pPr>
                            <w:r>
                              <w:rPr>
                                <w:rFonts w:ascii="Times New Roman" w:hAnsi="Times New Roman"/>
                                <w:b/>
                                <w:u w:val="single"/>
                              </w:rPr>
                              <w:t>ACHIEVEMENT MOTIVATION</w:t>
                            </w:r>
                          </w:p>
                          <w:p w14:paraId="5C8A914F">
                            <w:pPr>
                              <w:jc w:val="center"/>
                              <w:rPr>
                                <w:rFonts w:ascii="Times New Roman" w:hAnsi="Times New Roman"/>
                                <w:b/>
                              </w:rPr>
                            </w:pPr>
                            <w:r>
                              <w:rPr>
                                <w:rFonts w:ascii="Times New Roman" w:hAnsi="Times New Roman"/>
                                <w:b/>
                              </w:rPr>
                              <w:t>Predictor Variable</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1.2pt;margin-top:9.05pt;height:56.25pt;width:117.2pt;z-index:251666432;mso-width-relative:page;mso-height-relative:page;" fillcolor="#FFFFFF" filled="t" stroked="t" coordsize="21600,21600" o:gfxdata="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8SoStcAAAAJAQAADwAAAAAAAAABACAAAAAiAAAAZHJzL2Rvd25yZXYueG1sUEsB&#10;AhQAFAAAAAgAh07iQKBa0YsvAgAAiAQAAA4AAAAAAAAAAQAgAAAAJgEAAGRycy9lMm9Eb2MueG1s&#10;UEsFBgAAAAAGAAYAWQEAAMcFAAAAAA==&#10;">
                <v:fill on="t" focussize="0,0"/>
                <v:stroke color="#000000" miterlimit="8" joinstyle="miter"/>
                <v:imagedata o:title=""/>
                <o:lock v:ext="edit" aspectratio="f"/>
                <v:textbox>
                  <w:txbxContent>
                    <w:p w14:paraId="1FD4C515">
                      <w:pPr>
                        <w:jc w:val="center"/>
                        <w:rPr>
                          <w:rFonts w:ascii="Times New Roman" w:hAnsi="Times New Roman"/>
                          <w:b/>
                        </w:rPr>
                      </w:pPr>
                      <w:r>
                        <w:rPr>
                          <w:rFonts w:ascii="Times New Roman" w:hAnsi="Times New Roman"/>
                          <w:b/>
                        </w:rPr>
                        <w:t>X2</w:t>
                      </w:r>
                    </w:p>
                    <w:p w14:paraId="409984DB">
                      <w:pPr>
                        <w:jc w:val="center"/>
                        <w:rPr>
                          <w:rFonts w:ascii="Times New Roman" w:hAnsi="Times New Roman"/>
                          <w:b/>
                          <w:u w:val="single"/>
                        </w:rPr>
                      </w:pPr>
                      <w:r>
                        <w:rPr>
                          <w:rFonts w:ascii="Times New Roman" w:hAnsi="Times New Roman"/>
                          <w:b/>
                          <w:u w:val="single"/>
                        </w:rPr>
                        <w:t>ACHIEVEMENT MOTIVATION</w:t>
                      </w:r>
                    </w:p>
                    <w:p w14:paraId="5C8A914F">
                      <w:pPr>
                        <w:jc w:val="center"/>
                        <w:rPr>
                          <w:rFonts w:ascii="Times New Roman" w:hAnsi="Times New Roman"/>
                          <w:b/>
                        </w:rPr>
                      </w:pPr>
                      <w:r>
                        <w:rPr>
                          <w:rFonts w:ascii="Times New Roman" w:hAnsi="Times New Roman"/>
                          <w:b/>
                        </w:rPr>
                        <w:t>Predictor Variable</w:t>
                      </w:r>
                    </w:p>
                  </w:txbxContent>
                </v:textbox>
              </v:shape>
            </w:pict>
          </mc:Fallback>
        </mc:AlternateContent>
      </w:r>
    </w:p>
    <w:p w14:paraId="459D1743">
      <w:pPr>
        <w:spacing w:line="360" w:lineRule="auto"/>
        <w:jc w:val="both"/>
        <w:rPr>
          <w:rFonts w:ascii="Times New Roman" w:hAnsi="Times New Roman"/>
          <w:b/>
          <w:sz w:val="24"/>
          <w:szCs w:val="24"/>
          <w:lang w:val="en-US"/>
        </w:rPr>
      </w:pPr>
    </w:p>
    <w:p w14:paraId="369248B2">
      <w:pPr>
        <w:spacing w:line="360" w:lineRule="auto"/>
        <w:jc w:val="both"/>
        <w:rPr>
          <w:rFonts w:ascii="Times New Roman" w:hAnsi="Times New Roman"/>
          <w:b/>
          <w:sz w:val="24"/>
          <w:szCs w:val="24"/>
        </w:rPr>
      </w:pPr>
      <w:r>
        <w:rPr>
          <w:rFonts w:ascii="Times New Roman" w:hAnsi="Times New Roman"/>
          <w:b/>
          <w:sz w:val="24"/>
          <w:szCs w:val="24"/>
        </w:rPr>
        <w:t xml:space="preserve">                                                    </w:t>
      </w:r>
    </w:p>
    <w:p w14:paraId="53256BB5">
      <w:pPr>
        <w:spacing w:line="360" w:lineRule="auto"/>
        <w:jc w:val="both"/>
        <w:rPr>
          <w:rFonts w:ascii="Times New Roman" w:hAnsi="Times New Roman"/>
          <w:b/>
          <w:sz w:val="24"/>
          <w:szCs w:val="24"/>
        </w:rPr>
      </w:pPr>
    </w:p>
    <w:p w14:paraId="5DA1E75A">
      <w:pPr>
        <w:spacing w:line="360" w:lineRule="auto"/>
        <w:jc w:val="both"/>
        <w:rPr>
          <w:rFonts w:ascii="Times New Roman" w:hAnsi="Times New Roman"/>
          <w:bCs/>
          <w:lang w:val="en-US"/>
        </w:rPr>
      </w:pPr>
      <w:r>
        <w:rPr>
          <w:rFonts w:ascii="Times New Roman" w:hAnsi="Times New Roman"/>
          <w:bCs/>
          <w:i/>
          <w:iCs/>
          <w:lang w:val="en-US"/>
        </w:rPr>
        <w:t>Figure 1.</w:t>
      </w:r>
      <w:r>
        <w:rPr>
          <w:rFonts w:ascii="Times New Roman" w:hAnsi="Times New Roman"/>
          <w:bCs/>
          <w:lang w:val="en-US"/>
        </w:rPr>
        <w:t xml:space="preserve"> Illustration of multiple Correlational Design</w:t>
      </w:r>
      <w:commentRangeEnd w:id="9"/>
      <w:r>
        <w:commentReference w:id="9"/>
      </w:r>
    </w:p>
    <w:p w14:paraId="709C31B8">
      <w:pPr>
        <w:autoSpaceDE w:val="0"/>
        <w:autoSpaceDN w:val="0"/>
        <w:adjustRightInd w:val="0"/>
        <w:ind w:firstLine="0"/>
        <w:jc w:val="both"/>
        <w:rPr>
          <w:ins w:id="18" w:author="gothicinspire" w:date="2025-10-17T09:15:45Z"/>
          <w:rFonts w:ascii="Times New Roman" w:hAnsi="Times New Roman" w:eastAsia="Calibri"/>
          <w:sz w:val="24"/>
          <w:szCs w:val="24"/>
          <w:lang w:val="en-US"/>
        </w:rPr>
        <w:pPrChange w:id="17" w:author="gothicinspire" w:date="2025-10-17T09:15:43Z">
          <w:pPr>
            <w:autoSpaceDE w:val="0"/>
            <w:autoSpaceDN w:val="0"/>
            <w:adjustRightInd w:val="0"/>
            <w:ind w:firstLine="720"/>
            <w:jc w:val="both"/>
          </w:pPr>
        </w:pPrChange>
      </w:pPr>
    </w:p>
    <w:p w14:paraId="63DA7BFA">
      <w:pPr>
        <w:numPr>
          <w:ilvl w:val="0"/>
          <w:numId w:val="5"/>
          <w:ins w:id="20" w:author="gothicinspire" w:date="2025-10-17T09:15:46Z"/>
        </w:numPr>
        <w:autoSpaceDE w:val="0"/>
        <w:autoSpaceDN w:val="0"/>
        <w:adjustRightInd w:val="0"/>
        <w:ind w:firstLine="0"/>
        <w:jc w:val="both"/>
        <w:rPr>
          <w:ins w:id="21" w:author="gothicinspire" w:date="2025-10-17T09:15:55Z"/>
          <w:rFonts w:ascii="Times New Roman" w:hAnsi="Times New Roman" w:eastAsia="Calibri"/>
          <w:sz w:val="24"/>
          <w:szCs w:val="24"/>
          <w:lang w:val="en-US"/>
        </w:rPr>
        <w:pPrChange w:id="19" w:author="gothicinspire" w:date="2025-10-17T09:15:46Z">
          <w:pPr>
            <w:autoSpaceDE w:val="0"/>
            <w:autoSpaceDN w:val="0"/>
            <w:adjustRightInd w:val="0"/>
            <w:ind w:firstLine="720"/>
            <w:jc w:val="both"/>
          </w:pPr>
        </w:pPrChange>
      </w:pPr>
      <w:ins w:id="22" w:author="gothicinspire" w:date="2025-10-17T09:15:46Z">
        <w:r>
          <w:rPr>
            <w:rFonts w:hint="default" w:ascii="Times New Roman" w:hAnsi="Times New Roman" w:eastAsia="Calibri"/>
            <w:sz w:val="24"/>
            <w:szCs w:val="24"/>
            <w:lang w:val="en-US"/>
          </w:rPr>
          <w:t>R</w:t>
        </w:r>
      </w:ins>
      <w:ins w:id="23" w:author="gothicinspire" w:date="2025-10-17T09:15:47Z">
        <w:r>
          <w:rPr>
            <w:rFonts w:hint="default" w:ascii="Times New Roman" w:hAnsi="Times New Roman" w:eastAsia="Calibri"/>
            <w:sz w:val="24"/>
            <w:szCs w:val="24"/>
            <w:lang w:val="en-US"/>
          </w:rPr>
          <w:t>ese</w:t>
        </w:r>
      </w:ins>
      <w:ins w:id="24" w:author="gothicinspire" w:date="2025-10-17T09:15:48Z">
        <w:r>
          <w:rPr>
            <w:rFonts w:hint="default" w:ascii="Times New Roman" w:hAnsi="Times New Roman" w:eastAsia="Calibri"/>
            <w:sz w:val="24"/>
            <w:szCs w:val="24"/>
            <w:lang w:val="en-US"/>
          </w:rPr>
          <w:t>a</w:t>
        </w:r>
      </w:ins>
      <w:ins w:id="25" w:author="gothicinspire" w:date="2025-10-17T09:15:49Z">
        <w:r>
          <w:rPr>
            <w:rFonts w:hint="default" w:ascii="Times New Roman" w:hAnsi="Times New Roman" w:eastAsia="Calibri"/>
            <w:sz w:val="24"/>
            <w:szCs w:val="24"/>
            <w:lang w:val="en-US"/>
          </w:rPr>
          <w:t>rch</w:t>
        </w:r>
      </w:ins>
      <w:ins w:id="26" w:author="gothicinspire" w:date="2025-10-17T09:15:50Z">
        <w:r>
          <w:rPr>
            <w:rFonts w:hint="default" w:ascii="Times New Roman" w:hAnsi="Times New Roman" w:eastAsia="Calibri"/>
            <w:sz w:val="24"/>
            <w:szCs w:val="24"/>
            <w:lang w:val="en-US"/>
          </w:rPr>
          <w:t xml:space="preserve"> P</w:t>
        </w:r>
      </w:ins>
      <w:ins w:id="27" w:author="gothicinspire" w:date="2025-10-17T09:15:51Z">
        <w:r>
          <w:rPr>
            <w:rFonts w:hint="default" w:ascii="Times New Roman" w:hAnsi="Times New Roman" w:eastAsia="Calibri"/>
            <w:sz w:val="24"/>
            <w:szCs w:val="24"/>
            <w:lang w:val="en-US"/>
          </w:rPr>
          <w:t>opul</w:t>
        </w:r>
      </w:ins>
      <w:ins w:id="28" w:author="gothicinspire" w:date="2025-10-17T09:15:52Z">
        <w:r>
          <w:rPr>
            <w:rFonts w:hint="default" w:ascii="Times New Roman" w:hAnsi="Times New Roman" w:eastAsia="Calibri"/>
            <w:sz w:val="24"/>
            <w:szCs w:val="24"/>
            <w:lang w:val="en-US"/>
          </w:rPr>
          <w:t>atio</w:t>
        </w:r>
      </w:ins>
      <w:ins w:id="29" w:author="gothicinspire" w:date="2025-10-17T09:15:53Z">
        <w:r>
          <w:rPr>
            <w:rFonts w:hint="default" w:ascii="Times New Roman" w:hAnsi="Times New Roman" w:eastAsia="Calibri"/>
            <w:sz w:val="24"/>
            <w:szCs w:val="24"/>
            <w:lang w:val="en-US"/>
          </w:rPr>
          <w:t>n and</w:t>
        </w:r>
      </w:ins>
      <w:ins w:id="30" w:author="gothicinspire" w:date="2025-10-17T09:15:54Z">
        <w:r>
          <w:rPr>
            <w:rFonts w:hint="default" w:ascii="Times New Roman" w:hAnsi="Times New Roman" w:eastAsia="Calibri"/>
            <w:sz w:val="24"/>
            <w:szCs w:val="24"/>
            <w:lang w:val="en-US"/>
          </w:rPr>
          <w:t xml:space="preserve"> Samp</w:t>
        </w:r>
      </w:ins>
      <w:ins w:id="31" w:author="gothicinspire" w:date="2025-10-17T09:15:55Z">
        <w:r>
          <w:rPr>
            <w:rFonts w:hint="default" w:ascii="Times New Roman" w:hAnsi="Times New Roman" w:eastAsia="Calibri"/>
            <w:sz w:val="24"/>
            <w:szCs w:val="24"/>
            <w:lang w:val="en-US"/>
          </w:rPr>
          <w:t>le</w:t>
        </w:r>
      </w:ins>
    </w:p>
    <w:p w14:paraId="1556DAEF">
      <w:pPr>
        <w:numPr>
          <w:ilvl w:val="-1"/>
          <w:numId w:val="0"/>
        </w:numPr>
        <w:autoSpaceDE w:val="0"/>
        <w:autoSpaceDN w:val="0"/>
        <w:adjustRightInd w:val="0"/>
        <w:ind w:firstLine="720"/>
        <w:jc w:val="both"/>
        <w:rPr>
          <w:rFonts w:ascii="Times New Roman" w:hAnsi="Times New Roman" w:eastAsia="Calibri"/>
          <w:sz w:val="24"/>
          <w:szCs w:val="24"/>
          <w:lang w:val="en-US"/>
        </w:rPr>
        <w:pPrChange w:id="32" w:author="gothicinspire" w:date="2025-10-17T09:15:57Z">
          <w:pPr>
            <w:autoSpaceDE w:val="0"/>
            <w:autoSpaceDN w:val="0"/>
            <w:adjustRightInd w:val="0"/>
            <w:ind w:firstLine="720"/>
            <w:jc w:val="both"/>
          </w:pPr>
        </w:pPrChange>
      </w:pPr>
      <w:r>
        <w:rPr>
          <w:rFonts w:ascii="Times New Roman" w:hAnsi="Times New Roman" w:eastAsia="Calibri"/>
          <w:sz w:val="24"/>
          <w:szCs w:val="24"/>
          <w:lang w:val="en-US"/>
        </w:rPr>
        <w:t xml:space="preserve">The populations of this research were students of English department in academic year of 2014/2015. Further, the researcher employed purposive sampling in this research. A purposive sample is a non-probability sample that is selected based on characteristic of a population and the objective of the study. As stated by (Cohen, et.al:2000:103), purposive sampling belongs to non-probability sample in which the researcher handpicked the cases to be included in the sample on the basis of their judgment of their typicality. In this research, there are </w:t>
      </w:r>
      <w:commentRangeStart w:id="10"/>
      <w:r>
        <w:rPr>
          <w:rFonts w:ascii="Times New Roman" w:hAnsi="Times New Roman" w:eastAsia="Calibri"/>
          <w:sz w:val="24"/>
          <w:szCs w:val="24"/>
          <w:lang w:val="en-US"/>
        </w:rPr>
        <w:t>34 students</w:t>
      </w:r>
      <w:commentRangeEnd w:id="10"/>
      <w:r>
        <w:commentReference w:id="10"/>
      </w:r>
      <w:r>
        <w:rPr>
          <w:rFonts w:ascii="Times New Roman" w:hAnsi="Times New Roman" w:eastAsia="Calibri"/>
          <w:sz w:val="24"/>
          <w:szCs w:val="24"/>
          <w:lang w:val="en-US"/>
        </w:rPr>
        <w:t xml:space="preserve"> were selected as samples from one class of the fourth semester of English department that based on consideration that speaking skill on oral presentation activity had been taught to students of this semester.</w:t>
      </w:r>
    </w:p>
    <w:p w14:paraId="35AF05B8">
      <w:pPr>
        <w:autoSpaceDE w:val="0"/>
        <w:autoSpaceDN w:val="0"/>
        <w:adjustRightInd w:val="0"/>
        <w:ind w:firstLine="720"/>
        <w:jc w:val="both"/>
        <w:rPr>
          <w:rFonts w:ascii="Times New Roman" w:hAnsi="Times New Roman" w:eastAsia="Calibri"/>
          <w:sz w:val="24"/>
          <w:szCs w:val="24"/>
          <w:lang w:val="en-US"/>
        </w:rPr>
      </w:pPr>
    </w:p>
    <w:p w14:paraId="15AF0C2F">
      <w:pPr>
        <w:numPr>
          <w:ilvl w:val="0"/>
          <w:numId w:val="5"/>
          <w:ins w:id="34" w:author="gothicinspire" w:date="2025-10-17T09:17:24Z"/>
        </w:numPr>
        <w:tabs>
          <w:tab w:val="left" w:pos="1483"/>
        </w:tabs>
        <w:autoSpaceDE w:val="0"/>
        <w:autoSpaceDN w:val="0"/>
        <w:adjustRightInd w:val="0"/>
        <w:jc w:val="both"/>
        <w:rPr>
          <w:rFonts w:ascii="Times New Roman" w:hAnsi="Times New Roman" w:eastAsia="Calibri"/>
          <w:b/>
          <w:sz w:val="24"/>
          <w:szCs w:val="24"/>
          <w:lang w:val="en-US"/>
        </w:rPr>
        <w:pPrChange w:id="33" w:author="gothicinspire" w:date="2025-10-17T09:17:24Z">
          <w:pPr>
            <w:tabs>
              <w:tab w:val="left" w:pos="1483"/>
            </w:tabs>
            <w:autoSpaceDE w:val="0"/>
            <w:autoSpaceDN w:val="0"/>
            <w:adjustRightInd w:val="0"/>
            <w:jc w:val="both"/>
          </w:pPr>
        </w:pPrChange>
      </w:pPr>
      <w:commentRangeStart w:id="11"/>
      <w:r>
        <w:rPr>
          <w:rFonts w:ascii="Times New Roman" w:hAnsi="Times New Roman" w:eastAsia="Calibri"/>
          <w:b/>
          <w:sz w:val="24"/>
          <w:szCs w:val="24"/>
          <w:lang w:val="en-US"/>
        </w:rPr>
        <w:t>Research Instrument</w:t>
      </w:r>
      <w:commentRangeEnd w:id="11"/>
      <w:r>
        <w:commentReference w:id="11"/>
      </w:r>
    </w:p>
    <w:p w14:paraId="10ADDE59">
      <w:pPr>
        <w:autoSpaceDE w:val="0"/>
        <w:autoSpaceDN w:val="0"/>
        <w:adjustRightInd w:val="0"/>
        <w:ind w:firstLine="720"/>
        <w:jc w:val="both"/>
        <w:rPr>
          <w:rFonts w:ascii="Times New Roman" w:hAnsi="Times New Roman" w:eastAsia="Calibri"/>
          <w:sz w:val="24"/>
          <w:szCs w:val="24"/>
          <w:lang w:val="en-US"/>
        </w:rPr>
      </w:pPr>
      <w:r>
        <w:rPr>
          <w:rFonts w:ascii="Times New Roman" w:hAnsi="Times New Roman" w:eastAsia="Calibri"/>
          <w:sz w:val="24"/>
          <w:szCs w:val="24"/>
          <w:lang w:val="en-US"/>
        </w:rPr>
        <w:t xml:space="preserve">In collecting the data, this study employed the following research instruments: </w:t>
      </w:r>
      <w:del w:id="35" w:author="gothicinspire" w:date="2025-10-17T09:22:57Z">
        <w:r>
          <w:rPr>
            <w:rFonts w:hint="default" w:ascii="Times New Roman" w:hAnsi="Times New Roman" w:eastAsia="Calibri"/>
            <w:sz w:val="24"/>
            <w:szCs w:val="24"/>
            <w:lang w:val="en-US"/>
          </w:rPr>
          <w:delText>A</w:delText>
        </w:r>
      </w:del>
      <w:ins w:id="36" w:author="gothicinspire" w:date="2025-10-17T09:22:57Z">
        <w:r>
          <w:rPr>
            <w:rFonts w:hint="default" w:ascii="Times New Roman" w:hAnsi="Times New Roman" w:eastAsia="Calibri"/>
            <w:sz w:val="24"/>
            <w:szCs w:val="24"/>
            <w:lang w:val="en-US"/>
          </w:rPr>
          <w:t>a</w:t>
        </w:r>
      </w:ins>
      <w:r>
        <w:rPr>
          <w:rFonts w:ascii="Times New Roman" w:hAnsi="Times New Roman" w:eastAsia="Calibri"/>
          <w:sz w:val="24"/>
          <w:szCs w:val="24"/>
          <w:lang w:val="en-US"/>
        </w:rPr>
        <w:t xml:space="preserve"> test and </w:t>
      </w:r>
      <w:del w:id="37" w:author="gothicinspire" w:date="2025-10-17T09:23:07Z">
        <w:r>
          <w:rPr>
            <w:rFonts w:hint="default" w:ascii="Times New Roman" w:hAnsi="Times New Roman" w:eastAsia="Calibri"/>
            <w:sz w:val="24"/>
            <w:szCs w:val="24"/>
            <w:lang w:val="en-US"/>
          </w:rPr>
          <w:delText>Q</w:delText>
        </w:r>
      </w:del>
      <w:ins w:id="38" w:author="gothicinspire" w:date="2025-10-17T09:23:07Z">
        <w:r>
          <w:rPr>
            <w:rFonts w:hint="default" w:ascii="Times New Roman" w:hAnsi="Times New Roman" w:eastAsia="Calibri"/>
            <w:sz w:val="24"/>
            <w:szCs w:val="24"/>
            <w:lang w:val="en-US"/>
          </w:rPr>
          <w:t>q</w:t>
        </w:r>
      </w:ins>
      <w:r>
        <w:rPr>
          <w:rFonts w:ascii="Times New Roman" w:hAnsi="Times New Roman" w:eastAsia="Calibri"/>
          <w:sz w:val="24"/>
          <w:szCs w:val="24"/>
          <w:lang w:val="en-US"/>
        </w:rPr>
        <w:t>uestionnaires. Speaking ability test was administered to obtain the data about students’ speaking ability on oral presentation. Whereas the questionnaires were employed to obtain data about students’ perception and achievement motivation. T</w:t>
      </w:r>
      <w:del w:id="39" w:author="gothicinspire" w:date="2025-10-17T09:32:40Z">
        <w:r>
          <w:rPr>
            <w:rFonts w:ascii="Times New Roman" w:hAnsi="Times New Roman" w:eastAsia="Calibri"/>
            <w:sz w:val="24"/>
            <w:szCs w:val="24"/>
            <w:lang w:val="en-US"/>
          </w:rPr>
          <w:delText xml:space="preserve">o get the validity and reliability of the questionnaire, the analysis was done with SPSS 22. </w:delText>
        </w:r>
      </w:del>
      <w:del w:id="40" w:author="gothicinspire" w:date="2025-10-17T09:24:02Z">
        <w:r>
          <w:rPr>
            <w:rFonts w:ascii="Times New Roman" w:hAnsi="Times New Roman" w:eastAsia="Calibri"/>
            <w:sz w:val="24"/>
            <w:szCs w:val="24"/>
            <w:lang w:val="en-US"/>
          </w:rPr>
          <w:delText>Meanwhile speaking ability test was administered to obtain the data about students’ speaking ability on oral presentation</w:delText>
        </w:r>
      </w:del>
    </w:p>
    <w:p w14:paraId="307F7AF6">
      <w:pPr>
        <w:tabs>
          <w:tab w:val="left" w:pos="720"/>
        </w:tabs>
        <w:autoSpaceDE w:val="0"/>
        <w:autoSpaceDN w:val="0"/>
        <w:adjustRightInd w:val="0"/>
        <w:ind w:firstLine="720"/>
        <w:jc w:val="both"/>
        <w:rPr>
          <w:rFonts w:ascii="Times New Roman" w:hAnsi="Times New Roman" w:eastAsia="Calibri"/>
          <w:sz w:val="24"/>
          <w:szCs w:val="24"/>
          <w:lang w:val="en-US"/>
        </w:rPr>
      </w:pPr>
      <w:commentRangeStart w:id="12"/>
      <w:r>
        <w:rPr>
          <w:rFonts w:ascii="Times New Roman" w:hAnsi="Times New Roman" w:eastAsia="Calibri"/>
          <w:sz w:val="24"/>
          <w:szCs w:val="24"/>
          <w:lang w:val="en-US"/>
        </w:rPr>
        <w:t>As Brady (1947:152) states, a test is a list of questions used to measure students’ mastery, achievement, intelligences, and readiness during the process of teaching learning.</w:t>
      </w:r>
      <w:commentRangeEnd w:id="12"/>
      <w:r>
        <w:commentReference w:id="12"/>
      </w:r>
      <w:r>
        <w:rPr>
          <w:rFonts w:ascii="Times New Roman" w:hAnsi="Times New Roman" w:eastAsia="Calibri"/>
          <w:sz w:val="24"/>
          <w:szCs w:val="24"/>
          <w:lang w:val="en-US"/>
        </w:rPr>
        <w:t xml:space="preserve"> The researcher employed oral test type in measuring speaking ability of students on oral presentation. The kind of oral test focused on pronunciation, fluency, comprehension, content, and vocabulary.  This is in the form of rubric assessment of speaking ability on oral presentation. </w:t>
      </w:r>
      <w:commentRangeStart w:id="13"/>
      <w:r>
        <w:rPr>
          <w:rFonts w:ascii="Times New Roman" w:hAnsi="Times New Roman" w:eastAsia="Calibri"/>
          <w:sz w:val="24"/>
          <w:szCs w:val="24"/>
          <w:lang w:val="en-US"/>
        </w:rPr>
        <w:t>Rubric on oral presentation adapted from ESL speaking rubric which based on the components of speaking ability.</w:t>
      </w:r>
      <w:commentRangeEnd w:id="13"/>
      <w:r>
        <w:commentReference w:id="13"/>
      </w:r>
    </w:p>
    <w:p w14:paraId="259D0889">
      <w:pPr>
        <w:autoSpaceDE w:val="0"/>
        <w:autoSpaceDN w:val="0"/>
        <w:adjustRightInd w:val="0"/>
        <w:ind w:firstLine="720"/>
        <w:jc w:val="both"/>
        <w:rPr>
          <w:ins w:id="41" w:author="gothicinspire" w:date="2025-10-17T09:07:36Z"/>
          <w:rFonts w:ascii="Times New Roman" w:hAnsi="Times New Roman" w:eastAsia="Calibri"/>
          <w:color w:val="000000"/>
          <w:sz w:val="24"/>
          <w:szCs w:val="24"/>
          <w:lang w:val="en-US"/>
        </w:rPr>
      </w:pPr>
      <w:r>
        <w:rPr>
          <w:rFonts w:ascii="Times New Roman" w:hAnsi="Times New Roman" w:eastAsia="Calibri"/>
          <w:color w:val="000000"/>
          <w:sz w:val="24"/>
          <w:szCs w:val="24"/>
          <w:lang w:val="en-US"/>
        </w:rPr>
        <w:t>Before conducting this oral test on measuring students’ speaking ability, the face validity was administered to find out the validity of the test based on subjective assessment.</w:t>
      </w:r>
      <w:r>
        <w:rPr>
          <w:rFonts w:ascii="Times New Roman" w:hAnsi="Times New Roman" w:eastAsia="Calibri"/>
          <w:sz w:val="24"/>
          <w:szCs w:val="24"/>
          <w:lang w:val="en-US"/>
        </w:rPr>
        <w:t xml:space="preserve"> Generally, face validity means that the test "looks like" it will work, as opposed to "has been shown to work" </w:t>
      </w:r>
      <w:commentRangeStart w:id="14"/>
      <w:r>
        <w:rPr>
          <w:rFonts w:ascii="Times New Roman" w:hAnsi="Times New Roman" w:eastAsia="Calibri"/>
          <w:sz w:val="24"/>
          <w:szCs w:val="24"/>
          <w:lang w:val="en-US"/>
        </w:rPr>
        <w:t>(Wikipedia:2017).</w:t>
      </w:r>
      <w:commentRangeEnd w:id="14"/>
      <w:r>
        <w:commentReference w:id="14"/>
      </w:r>
      <w:r>
        <w:rPr>
          <w:rFonts w:ascii="Times New Roman" w:hAnsi="Times New Roman" w:eastAsia="Calibri"/>
          <w:color w:val="000000"/>
          <w:sz w:val="24"/>
          <w:szCs w:val="24"/>
          <w:lang w:val="en-US"/>
        </w:rPr>
        <w:t xml:space="preserve"> In this regard, the researcher consulted about the face of the test to other speaking class lecturer. As (Andriesen:2005) also states,’ the instrument is considered readable if 80% of the informants consider that the instructions in the instruments can be understood.</w:t>
      </w:r>
    </w:p>
    <w:p w14:paraId="58DF9712">
      <w:pPr>
        <w:autoSpaceDE w:val="0"/>
        <w:autoSpaceDN w:val="0"/>
        <w:adjustRightInd w:val="0"/>
        <w:ind w:firstLine="720"/>
        <w:jc w:val="both"/>
        <w:rPr>
          <w:rFonts w:ascii="Times New Roman" w:hAnsi="Times New Roman" w:eastAsia="Calibri"/>
          <w:color w:val="000000"/>
          <w:sz w:val="24"/>
          <w:szCs w:val="24"/>
          <w:lang w:val="en-US"/>
        </w:rPr>
      </w:pPr>
    </w:p>
    <w:p w14:paraId="145D2918">
      <w:pPr>
        <w:tabs>
          <w:tab w:val="left" w:pos="851"/>
        </w:tabs>
        <w:autoSpaceDE w:val="0"/>
        <w:autoSpaceDN w:val="0"/>
        <w:adjustRightInd w:val="0"/>
        <w:jc w:val="both"/>
        <w:rPr>
          <w:rFonts w:ascii="Times New Roman" w:hAnsi="Times New Roman" w:eastAsia="Calibri"/>
          <w:b/>
          <w:sz w:val="24"/>
          <w:szCs w:val="24"/>
          <w:lang w:val="en-US"/>
        </w:rPr>
      </w:pPr>
      <w:r>
        <w:rPr>
          <w:rFonts w:ascii="Times New Roman" w:hAnsi="Times New Roman" w:eastAsia="Calibri"/>
          <w:b/>
          <w:sz w:val="24"/>
          <w:szCs w:val="24"/>
          <w:lang w:val="en-US"/>
        </w:rPr>
        <w:t>Perception Questionnaire</w:t>
      </w:r>
    </w:p>
    <w:p w14:paraId="54FE2F78">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Based on Wiersma (2009), the questionnaire is a list of questions or statements to which the individual is asked to respond in writing. The response may range from a checkmark to an extensive written statement. The questionnaire is aimed at finding out the students’ perception of their speaking ability on oral presentation</w:t>
      </w:r>
    </w:p>
    <w:p w14:paraId="2DEE0CEA">
      <w:pPr>
        <w:tabs>
          <w:tab w:val="left" w:pos="851"/>
        </w:tabs>
        <w:autoSpaceDE w:val="0"/>
        <w:autoSpaceDN w:val="0"/>
        <w:adjustRightInd w:val="0"/>
        <w:ind w:firstLine="720"/>
        <w:jc w:val="both"/>
        <w:rPr>
          <w:rFonts w:ascii="Times New Roman" w:hAnsi="Times New Roman" w:eastAsia="Calibri"/>
          <w:sz w:val="24"/>
          <w:szCs w:val="24"/>
          <w:lang w:val="en-US"/>
        </w:rPr>
      </w:pPr>
      <w:del w:id="42" w:author="gothicinspire" w:date="2025-10-17T09:39:45Z">
        <w:r>
          <w:rPr>
            <w:rFonts w:ascii="Times New Roman" w:hAnsi="Times New Roman" w:eastAsia="Calibri"/>
            <w:sz w:val="24"/>
            <w:szCs w:val="24"/>
            <w:lang w:val="en-US"/>
          </w:rPr>
          <w:delText xml:space="preserve">According to Ary et al (1979:175), there are two types of questionnaire. The first are structured or closed type. The second is unstructured or open type. </w:delText>
        </w:r>
      </w:del>
      <w:r>
        <w:rPr>
          <w:rFonts w:ascii="Times New Roman" w:hAnsi="Times New Roman" w:eastAsia="Calibri"/>
          <w:sz w:val="24"/>
          <w:szCs w:val="24"/>
          <w:lang w:val="en-US"/>
        </w:rPr>
        <w:t>The researcher administered the structured or close type in which enable the students got easy in filling the questionnaire list with the tick sign in each column. The questionnaire was aimed at finding out the students’ perception of their speaking ability on oral presentation. The researcher adapted the description of self-efficacy perception designed by Hairuzila and Subarna</w:t>
      </w:r>
      <w:ins w:id="43" w:author="gothicinspire" w:date="2025-10-17T09:40:03Z">
        <w:r>
          <w:rPr>
            <w:rFonts w:hint="default" w:ascii="Times New Roman" w:hAnsi="Times New Roman" w:eastAsia="Calibri"/>
            <w:sz w:val="24"/>
            <w:szCs w:val="24"/>
            <w:lang w:val="en-US"/>
          </w:rPr>
          <w:t>…</w:t>
        </w:r>
      </w:ins>
      <w:r>
        <w:commentReference w:id="15"/>
      </w:r>
      <w:r>
        <w:rPr>
          <w:rFonts w:ascii="Times New Roman" w:hAnsi="Times New Roman" w:eastAsia="Calibri"/>
          <w:sz w:val="24"/>
          <w:szCs w:val="24"/>
          <w:lang w:val="en-US"/>
        </w:rPr>
        <w:t>. The questionnaire consisted of three subsections:  ability perception (aptitude), activity perception (attitude) and speaking self- efficacy (aspiration) with 20 questions.</w:t>
      </w:r>
    </w:p>
    <w:p w14:paraId="20723D09">
      <w:pPr>
        <w:tabs>
          <w:tab w:val="left" w:pos="851"/>
        </w:tabs>
        <w:autoSpaceDE w:val="0"/>
        <w:autoSpaceDN w:val="0"/>
        <w:adjustRightInd w:val="0"/>
        <w:ind w:firstLine="720"/>
        <w:jc w:val="both"/>
        <w:rPr>
          <w:rFonts w:ascii="Times New Roman" w:hAnsi="Times New Roman" w:eastAsia="Calibri"/>
          <w:sz w:val="24"/>
          <w:szCs w:val="24"/>
          <w:lang w:val="en-US"/>
        </w:rPr>
      </w:pPr>
      <w:r>
        <w:rPr>
          <w:rFonts w:ascii="Times New Roman" w:hAnsi="Times New Roman" w:eastAsia="Calibri"/>
          <w:sz w:val="24"/>
          <w:szCs w:val="24"/>
          <w:lang w:val="en-US"/>
        </w:rPr>
        <w:t>The Likert scale was used to measure the students’ perception of students’ speaking ability on oral presentation.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perception showed the value: very high, (4) for strongly agree, high (3) for Agree, low (2) for Disagree, and very low (1) for Strongly Disagree</w:t>
      </w:r>
    </w:p>
    <w:p w14:paraId="0DAC29A5">
      <w:pPr>
        <w:tabs>
          <w:tab w:val="left" w:pos="851"/>
        </w:tabs>
        <w:autoSpaceDE w:val="0"/>
        <w:autoSpaceDN w:val="0"/>
        <w:adjustRightInd w:val="0"/>
        <w:ind w:firstLine="720"/>
        <w:jc w:val="both"/>
        <w:rPr>
          <w:rFonts w:ascii="Times New Roman" w:hAnsi="Times New Roman" w:eastAsia="Calibri"/>
          <w:sz w:val="24"/>
          <w:szCs w:val="24"/>
          <w:lang w:val="en-US"/>
        </w:rPr>
      </w:pPr>
    </w:p>
    <w:p w14:paraId="599C4C73">
      <w:pPr>
        <w:autoSpaceDE w:val="0"/>
        <w:autoSpaceDN w:val="0"/>
        <w:adjustRightInd w:val="0"/>
        <w:rPr>
          <w:rFonts w:ascii="Times New Roman" w:hAnsi="Times New Roman" w:eastAsia="Calibri"/>
          <w:color w:val="000000"/>
          <w:lang w:val="en-US"/>
        </w:rPr>
      </w:pPr>
      <w:r>
        <w:rPr>
          <w:rFonts w:ascii="Times New Roman" w:hAnsi="Times New Roman" w:eastAsia="Calibri"/>
          <w:b/>
          <w:bCs/>
          <w:color w:val="000000"/>
          <w:sz w:val="24"/>
          <w:szCs w:val="24"/>
        </w:rPr>
        <w:t xml:space="preserve">  </w:t>
      </w:r>
      <w:commentRangeStart w:id="16"/>
      <w:r>
        <w:rPr>
          <w:rFonts w:ascii="Times New Roman" w:hAnsi="Times New Roman" w:eastAsia="Calibri"/>
          <w:b/>
          <w:bCs/>
          <w:color w:val="000000"/>
          <w:sz w:val="24"/>
          <w:szCs w:val="24"/>
        </w:rPr>
        <w:t xml:space="preserve"> </w:t>
      </w:r>
      <w:r>
        <w:rPr>
          <w:rFonts w:ascii="Times New Roman" w:hAnsi="Times New Roman" w:eastAsia="Calibri"/>
          <w:i/>
          <w:iCs/>
          <w:color w:val="000000"/>
        </w:rPr>
        <w:t>T</w:t>
      </w:r>
      <w:r>
        <w:rPr>
          <w:rFonts w:ascii="Times New Roman" w:hAnsi="Times New Roman" w:eastAsia="Calibri"/>
          <w:i/>
          <w:iCs/>
          <w:color w:val="000000"/>
          <w:lang w:val="en-US"/>
        </w:rPr>
        <w:t>able 1.</w:t>
      </w:r>
      <w:r>
        <w:rPr>
          <w:rFonts w:ascii="Times New Roman" w:hAnsi="Times New Roman" w:eastAsia="Calibri"/>
          <w:color w:val="000000"/>
          <w:lang w:val="en-US"/>
        </w:rPr>
        <w:t xml:space="preserve"> The Blue Print of Students’ Perception Questionnaire</w:t>
      </w:r>
    </w:p>
    <w:tbl>
      <w:tblPr>
        <w:tblStyle w:val="12"/>
        <w:tblpPr w:leftFromText="180" w:rightFromText="180" w:vertAnchor="text" w:horzAnchor="margin" w:tblpXSpec="center" w:tblpY="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
        <w:gridCol w:w="3701"/>
        <w:gridCol w:w="2426"/>
      </w:tblGrid>
      <w:tr w14:paraId="7A3A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551" w:type="dxa"/>
            <w:tcBorders>
              <w:top w:val="single" w:color="auto" w:sz="4" w:space="0"/>
              <w:left w:val="single" w:color="auto" w:sz="4" w:space="0"/>
              <w:bottom w:val="single" w:color="auto" w:sz="4" w:space="0"/>
              <w:right w:val="single" w:color="auto" w:sz="4" w:space="0"/>
            </w:tcBorders>
          </w:tcPr>
          <w:p w14:paraId="5C2DAADF">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NO</w:t>
            </w:r>
          </w:p>
        </w:tc>
        <w:tc>
          <w:tcPr>
            <w:tcW w:w="3701" w:type="dxa"/>
            <w:tcBorders>
              <w:top w:val="single" w:color="auto" w:sz="4" w:space="0"/>
              <w:left w:val="single" w:color="auto" w:sz="4" w:space="0"/>
              <w:bottom w:val="single" w:color="auto" w:sz="4" w:space="0"/>
              <w:right w:val="single" w:color="auto" w:sz="4" w:space="0"/>
            </w:tcBorders>
          </w:tcPr>
          <w:p w14:paraId="5F0117B5">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 xml:space="preserve">          DIMENSION</w:t>
            </w:r>
          </w:p>
        </w:tc>
        <w:tc>
          <w:tcPr>
            <w:tcW w:w="2426" w:type="dxa"/>
            <w:tcBorders>
              <w:top w:val="single" w:color="auto" w:sz="4" w:space="0"/>
              <w:left w:val="single" w:color="auto" w:sz="4" w:space="0"/>
              <w:bottom w:val="single" w:color="auto" w:sz="4" w:space="0"/>
              <w:right w:val="single" w:color="auto" w:sz="4" w:space="0"/>
            </w:tcBorders>
          </w:tcPr>
          <w:p w14:paraId="47F76DC5">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 xml:space="preserve">                    ITEM</w:t>
            </w:r>
          </w:p>
        </w:tc>
      </w:tr>
      <w:tr w14:paraId="2B43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551" w:type="dxa"/>
            <w:tcBorders>
              <w:top w:val="single" w:color="auto" w:sz="4" w:space="0"/>
              <w:left w:val="single" w:color="auto" w:sz="4" w:space="0"/>
              <w:bottom w:val="single" w:color="auto" w:sz="4" w:space="0"/>
              <w:right w:val="single" w:color="auto" w:sz="4" w:space="0"/>
            </w:tcBorders>
          </w:tcPr>
          <w:p w14:paraId="424D2B7B">
            <w:pPr>
              <w:autoSpaceDE w:val="0"/>
              <w:autoSpaceDN w:val="0"/>
              <w:adjustRightInd w:val="0"/>
              <w:jc w:val="center"/>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1</w:t>
            </w:r>
          </w:p>
        </w:tc>
        <w:tc>
          <w:tcPr>
            <w:tcW w:w="3701" w:type="dxa"/>
            <w:tcBorders>
              <w:top w:val="single" w:color="auto" w:sz="4" w:space="0"/>
              <w:left w:val="single" w:color="auto" w:sz="4" w:space="0"/>
              <w:bottom w:val="single" w:color="auto" w:sz="4" w:space="0"/>
              <w:right w:val="single" w:color="auto" w:sz="4" w:space="0"/>
            </w:tcBorders>
          </w:tcPr>
          <w:p w14:paraId="2589E6C6">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Ability Perception (aptitude)</w:t>
            </w:r>
          </w:p>
        </w:tc>
        <w:tc>
          <w:tcPr>
            <w:tcW w:w="2426" w:type="dxa"/>
            <w:tcBorders>
              <w:top w:val="single" w:color="auto" w:sz="4" w:space="0"/>
              <w:left w:val="single" w:color="auto" w:sz="4" w:space="0"/>
              <w:bottom w:val="single" w:color="auto" w:sz="4" w:space="0"/>
              <w:right w:val="single" w:color="auto" w:sz="4" w:space="0"/>
            </w:tcBorders>
          </w:tcPr>
          <w:p w14:paraId="366712A5">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1, 2, 3, 4, 5, 6, 7, 8, 9, 10, 11</w:t>
            </w:r>
          </w:p>
        </w:tc>
      </w:tr>
      <w:tr w14:paraId="2436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551" w:type="dxa"/>
            <w:tcBorders>
              <w:top w:val="single" w:color="auto" w:sz="4" w:space="0"/>
              <w:left w:val="single" w:color="auto" w:sz="4" w:space="0"/>
              <w:bottom w:val="single" w:color="auto" w:sz="4" w:space="0"/>
              <w:right w:val="single" w:color="auto" w:sz="4" w:space="0"/>
            </w:tcBorders>
          </w:tcPr>
          <w:p w14:paraId="49364F30">
            <w:pPr>
              <w:autoSpaceDE w:val="0"/>
              <w:autoSpaceDN w:val="0"/>
              <w:adjustRightInd w:val="0"/>
              <w:jc w:val="center"/>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2</w:t>
            </w:r>
          </w:p>
        </w:tc>
        <w:tc>
          <w:tcPr>
            <w:tcW w:w="3701" w:type="dxa"/>
            <w:tcBorders>
              <w:top w:val="single" w:color="auto" w:sz="4" w:space="0"/>
              <w:left w:val="single" w:color="auto" w:sz="4" w:space="0"/>
              <w:bottom w:val="single" w:color="auto" w:sz="4" w:space="0"/>
              <w:right w:val="single" w:color="auto" w:sz="4" w:space="0"/>
            </w:tcBorders>
          </w:tcPr>
          <w:p w14:paraId="4388D368">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Activity Perception (attitude)</w:t>
            </w:r>
          </w:p>
        </w:tc>
        <w:tc>
          <w:tcPr>
            <w:tcW w:w="2426" w:type="dxa"/>
            <w:tcBorders>
              <w:top w:val="single" w:color="auto" w:sz="4" w:space="0"/>
              <w:left w:val="single" w:color="auto" w:sz="4" w:space="0"/>
              <w:bottom w:val="single" w:color="auto" w:sz="4" w:space="0"/>
              <w:right w:val="single" w:color="auto" w:sz="4" w:space="0"/>
            </w:tcBorders>
          </w:tcPr>
          <w:p w14:paraId="732316FE">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12, 13, 14, 15, 16, 17</w:t>
            </w:r>
          </w:p>
        </w:tc>
      </w:tr>
      <w:tr w14:paraId="65D2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551" w:type="dxa"/>
            <w:tcBorders>
              <w:top w:val="single" w:color="auto" w:sz="4" w:space="0"/>
              <w:left w:val="single" w:color="auto" w:sz="4" w:space="0"/>
              <w:bottom w:val="single" w:color="auto" w:sz="4" w:space="0"/>
              <w:right w:val="single" w:color="auto" w:sz="4" w:space="0"/>
            </w:tcBorders>
          </w:tcPr>
          <w:p w14:paraId="4715C43E">
            <w:pPr>
              <w:autoSpaceDE w:val="0"/>
              <w:autoSpaceDN w:val="0"/>
              <w:adjustRightInd w:val="0"/>
              <w:jc w:val="center"/>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3</w:t>
            </w:r>
          </w:p>
        </w:tc>
        <w:tc>
          <w:tcPr>
            <w:tcW w:w="3701" w:type="dxa"/>
            <w:tcBorders>
              <w:top w:val="single" w:color="auto" w:sz="4" w:space="0"/>
              <w:left w:val="single" w:color="auto" w:sz="4" w:space="0"/>
              <w:bottom w:val="single" w:color="auto" w:sz="4" w:space="0"/>
              <w:right w:val="single" w:color="auto" w:sz="4" w:space="0"/>
            </w:tcBorders>
          </w:tcPr>
          <w:p w14:paraId="29165598">
            <w:pPr>
              <w:autoSpaceDE w:val="0"/>
              <w:autoSpaceDN w:val="0"/>
              <w:adjustRightInd w:val="0"/>
              <w:ind w:left="-113"/>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 xml:space="preserve">  Speaking self-efficacy (aspiration)</w:t>
            </w:r>
          </w:p>
        </w:tc>
        <w:tc>
          <w:tcPr>
            <w:tcW w:w="2426" w:type="dxa"/>
            <w:tcBorders>
              <w:top w:val="single" w:color="auto" w:sz="4" w:space="0"/>
              <w:left w:val="single" w:color="auto" w:sz="4" w:space="0"/>
              <w:bottom w:val="single" w:color="auto" w:sz="4" w:space="0"/>
              <w:right w:val="single" w:color="auto" w:sz="4" w:space="0"/>
            </w:tcBorders>
          </w:tcPr>
          <w:p w14:paraId="58DE5E3E">
            <w:pPr>
              <w:autoSpaceDE w:val="0"/>
              <w:autoSpaceDN w:val="0"/>
              <w:adjustRightInd w:val="0"/>
              <w:jc w:val="both"/>
              <w:rPr>
                <w:rFonts w:ascii="Times New Roman" w:hAnsi="Times New Roman" w:eastAsia="Calibri"/>
                <w:bCs/>
                <w:color w:val="000000"/>
                <w:sz w:val="20"/>
                <w:szCs w:val="20"/>
                <w:lang w:val="en-US"/>
              </w:rPr>
            </w:pPr>
            <w:r>
              <w:rPr>
                <w:rFonts w:ascii="Times New Roman" w:hAnsi="Times New Roman" w:eastAsia="Calibri"/>
                <w:bCs/>
                <w:color w:val="000000"/>
                <w:sz w:val="20"/>
                <w:szCs w:val="20"/>
                <w:lang w:val="en-US"/>
              </w:rPr>
              <w:t>18, 19, 20</w:t>
            </w:r>
            <w:commentRangeEnd w:id="16"/>
            <w:r>
              <w:commentReference w:id="16"/>
            </w:r>
          </w:p>
        </w:tc>
      </w:tr>
    </w:tbl>
    <w:p w14:paraId="2600BCF9">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color w:val="000000"/>
          <w:sz w:val="24"/>
          <w:szCs w:val="24"/>
          <w:lang w:val="en-US"/>
        </w:rPr>
        <w:t>The questionnaires of self-efficacy were tried out to 10 students to measure the validity. Since the researcher adapted the questionnaires,</w:t>
      </w:r>
      <w:r>
        <w:rPr>
          <w:rFonts w:ascii="Times New Roman" w:hAnsi="Times New Roman" w:eastAsia="Calibri"/>
          <w:sz w:val="24"/>
          <w:szCs w:val="24"/>
          <w:lang w:val="en-US"/>
        </w:rPr>
        <w:t xml:space="preserve"> content validity was utilized by the researcher to measure the validity of the questionnaire based on the reason that </w:t>
      </w:r>
      <w:r>
        <w:rPr>
          <w:rFonts w:ascii="Times New Roman" w:hAnsi="Times New Roman" w:eastAsia="Calibri"/>
          <w:bCs/>
          <w:sz w:val="24"/>
          <w:szCs w:val="24"/>
          <w:lang w:val="en-US"/>
        </w:rPr>
        <w:t xml:space="preserve">content validity refers to the ability of a test to capture a measure of the intended domain. </w:t>
      </w:r>
      <w:commentRangeStart w:id="17"/>
      <w:r>
        <w:rPr>
          <w:rFonts w:ascii="Times New Roman" w:hAnsi="Times New Roman" w:eastAsia="Calibri"/>
          <w:color w:val="000000"/>
          <w:sz w:val="24"/>
          <w:szCs w:val="24"/>
          <w:lang w:val="en-US"/>
        </w:rPr>
        <w:t>In calculating the validity of the questionnaire, the researcher applied SPSS version 22.</w:t>
      </w:r>
      <w:commentRangeEnd w:id="17"/>
      <w:r>
        <w:commentReference w:id="17"/>
      </w:r>
      <w:r>
        <w:rPr>
          <w:rFonts w:ascii="Times New Roman" w:hAnsi="Times New Roman" w:eastAsia="Calibri"/>
          <w:color w:val="000000"/>
          <w:sz w:val="24"/>
          <w:szCs w:val="24"/>
          <w:lang w:val="en-US"/>
        </w:rPr>
        <w:t xml:space="preserve"> which based on Pearson Product Moment formula. Further, the researcher applied </w:t>
      </w:r>
      <w:commentRangeStart w:id="18"/>
      <w:r>
        <w:rPr>
          <w:rFonts w:ascii="Times New Roman" w:hAnsi="Times New Roman" w:eastAsia="Calibri"/>
          <w:color w:val="000000"/>
          <w:sz w:val="24"/>
          <w:szCs w:val="24"/>
          <w:lang w:val="en-US"/>
        </w:rPr>
        <w:t xml:space="preserve">Alpha Cronbach </w:t>
      </w:r>
      <w:commentRangeEnd w:id="18"/>
      <w:r>
        <w:commentReference w:id="18"/>
      </w:r>
      <w:r>
        <w:rPr>
          <w:rFonts w:ascii="Times New Roman" w:hAnsi="Times New Roman" w:eastAsia="Calibri"/>
          <w:color w:val="000000"/>
          <w:sz w:val="24"/>
          <w:szCs w:val="24"/>
          <w:lang w:val="en-US"/>
        </w:rPr>
        <w:t>formula in finding the reliability of each item of students’ perception questionnaires.</w:t>
      </w:r>
    </w:p>
    <w:p w14:paraId="055E6391">
      <w:pPr>
        <w:autoSpaceDE w:val="0"/>
        <w:autoSpaceDN w:val="0"/>
        <w:adjustRightInd w:val="0"/>
        <w:ind w:firstLine="540"/>
        <w:jc w:val="both"/>
        <w:rPr>
          <w:rFonts w:ascii="Times New Roman" w:hAnsi="Times New Roman" w:eastAsia="Calibri"/>
          <w:color w:val="000000"/>
          <w:sz w:val="24"/>
          <w:szCs w:val="24"/>
          <w:lang w:val="en-US"/>
        </w:rPr>
      </w:pPr>
    </w:p>
    <w:p w14:paraId="111E739E">
      <w:pPr>
        <w:tabs>
          <w:tab w:val="left" w:pos="851"/>
        </w:tabs>
        <w:autoSpaceDE w:val="0"/>
        <w:autoSpaceDN w:val="0"/>
        <w:adjustRightInd w:val="0"/>
        <w:jc w:val="both"/>
        <w:rPr>
          <w:rFonts w:ascii="Times New Roman" w:hAnsi="Times New Roman" w:eastAsia="Calibri"/>
          <w:b/>
          <w:sz w:val="24"/>
          <w:szCs w:val="24"/>
          <w:lang w:val="en-US"/>
        </w:rPr>
      </w:pPr>
      <w:r>
        <w:rPr>
          <w:rFonts w:ascii="Times New Roman" w:hAnsi="Times New Roman" w:eastAsia="Calibri"/>
          <w:b/>
          <w:sz w:val="24"/>
          <w:szCs w:val="24"/>
          <w:lang w:val="en-US"/>
        </w:rPr>
        <w:t>Achievement Motivation Questionnaire</w:t>
      </w:r>
    </w:p>
    <w:p w14:paraId="584621E1">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The instrument utilized to measure the students’ achievement motivation based on theory from Atkinson</w:t>
      </w:r>
      <w:ins w:id="44" w:author="gothicinspire" w:date="2025-10-17T09:46:11Z">
        <w:r>
          <w:rPr>
            <w:rFonts w:hint="default" w:ascii="Times New Roman" w:hAnsi="Times New Roman" w:eastAsia="Calibri"/>
            <w:sz w:val="24"/>
            <w:szCs w:val="24"/>
            <w:lang w:val="en-US"/>
          </w:rPr>
          <w:t>…</w:t>
        </w:r>
      </w:ins>
      <w:r>
        <w:commentReference w:id="19"/>
      </w:r>
      <w:r>
        <w:rPr>
          <w:rFonts w:ascii="Times New Roman" w:hAnsi="Times New Roman" w:eastAsia="Calibri"/>
          <w:sz w:val="24"/>
          <w:szCs w:val="24"/>
          <w:lang w:val="en-US"/>
        </w:rPr>
        <w:t>.</w:t>
      </w:r>
      <w:r>
        <w:rPr>
          <w:rFonts w:ascii="Times New Roman" w:hAnsi="Times New Roman" w:eastAsia="Calibri"/>
          <w:b/>
          <w:bCs/>
          <w:sz w:val="24"/>
          <w:szCs w:val="24"/>
          <w:lang w:val="en-US"/>
        </w:rPr>
        <w:t xml:space="preserve"> </w:t>
      </w:r>
      <w:r>
        <w:rPr>
          <w:rFonts w:ascii="Times New Roman" w:hAnsi="Times New Roman" w:eastAsia="Calibri"/>
          <w:sz w:val="24"/>
          <w:szCs w:val="24"/>
          <w:lang w:val="en-US"/>
        </w:rPr>
        <w:t xml:space="preserve">The </w:t>
      </w:r>
      <w:r>
        <w:rPr>
          <w:rFonts w:ascii="Times New Roman" w:hAnsi="Times New Roman" w:eastAsia="Calibri"/>
          <w:i/>
          <w:iCs/>
          <w:sz w:val="24"/>
          <w:szCs w:val="24"/>
          <w:lang w:val="en-US"/>
        </w:rPr>
        <w:t xml:space="preserve">Achievement Motives Scale </w:t>
      </w:r>
      <w:r>
        <w:rPr>
          <w:rFonts w:ascii="Times New Roman" w:hAnsi="Times New Roman" w:eastAsia="Calibri"/>
          <w:sz w:val="24"/>
          <w:szCs w:val="24"/>
          <w:lang w:val="en-US"/>
        </w:rPr>
        <w:t>(</w:t>
      </w:r>
      <w:r>
        <w:rPr>
          <w:rFonts w:ascii="Times New Roman" w:hAnsi="Times New Roman" w:eastAsia="Calibri"/>
          <w:b/>
          <w:sz w:val="24"/>
          <w:szCs w:val="24"/>
          <w:lang w:val="en-US"/>
        </w:rPr>
        <w:t>AMS</w:t>
      </w:r>
      <w:r>
        <w:rPr>
          <w:rFonts w:ascii="Times New Roman" w:hAnsi="Times New Roman" w:eastAsia="Calibri"/>
          <w:sz w:val="24"/>
          <w:szCs w:val="24"/>
          <w:lang w:val="en-US"/>
        </w:rPr>
        <w:t xml:space="preserve">) that focuses on two emotional state factors or components of achievement motivation:  Hope of success (HOS) and Fear of failure (FOF). This scale (AMS) is a well-established and frequently used to assess hope of success and fear of failure in educational setting. </w:t>
      </w:r>
    </w:p>
    <w:p w14:paraId="158E9865">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Achievement motivation questionnaire consisted of </w:t>
      </w:r>
      <w:del w:id="45" w:author="gothicinspire" w:date="2025-10-17T09:47:21Z">
        <w:r>
          <w:rPr>
            <w:rFonts w:ascii="Times New Roman" w:hAnsi="Times New Roman" w:eastAsia="Calibri"/>
            <w:sz w:val="24"/>
            <w:szCs w:val="24"/>
            <w:lang w:val="en-US"/>
          </w:rPr>
          <w:delText>adaptation</w:delText>
        </w:r>
      </w:del>
      <w:r>
        <w:rPr>
          <w:rFonts w:ascii="Times New Roman" w:hAnsi="Times New Roman" w:eastAsia="Calibri"/>
          <w:sz w:val="24"/>
          <w:szCs w:val="24"/>
          <w:lang w:val="en-US"/>
        </w:rPr>
        <w:t xml:space="preserve"> 20 </w:t>
      </w:r>
      <w:ins w:id="46" w:author="gothicinspire" w:date="2025-10-17T09:47:23Z">
        <w:r>
          <w:rPr>
            <w:rFonts w:hint="default" w:ascii="Times New Roman" w:hAnsi="Times New Roman" w:eastAsia="Calibri"/>
            <w:sz w:val="24"/>
            <w:szCs w:val="24"/>
            <w:lang w:val="en-US"/>
          </w:rPr>
          <w:t>a</w:t>
        </w:r>
      </w:ins>
      <w:ins w:id="47" w:author="gothicinspire" w:date="2025-10-17T09:47:24Z">
        <w:r>
          <w:rPr>
            <w:rFonts w:hint="default" w:ascii="Times New Roman" w:hAnsi="Times New Roman" w:eastAsia="Calibri"/>
            <w:sz w:val="24"/>
            <w:szCs w:val="24"/>
            <w:lang w:val="en-US"/>
          </w:rPr>
          <w:t>dap</w:t>
        </w:r>
      </w:ins>
      <w:ins w:id="48" w:author="gothicinspire" w:date="2025-10-17T09:47:28Z">
        <w:r>
          <w:rPr>
            <w:rFonts w:hint="default" w:ascii="Times New Roman" w:hAnsi="Times New Roman" w:eastAsia="Calibri"/>
            <w:sz w:val="24"/>
            <w:szCs w:val="24"/>
            <w:lang w:val="en-US"/>
          </w:rPr>
          <w:t>t</w:t>
        </w:r>
      </w:ins>
      <w:ins w:id="49" w:author="gothicinspire" w:date="2025-10-17T09:47:29Z">
        <w:r>
          <w:rPr>
            <w:rFonts w:hint="default" w:ascii="Times New Roman" w:hAnsi="Times New Roman" w:eastAsia="Calibri"/>
            <w:sz w:val="24"/>
            <w:szCs w:val="24"/>
            <w:lang w:val="en-US"/>
          </w:rPr>
          <w:t xml:space="preserve">ed </w:t>
        </w:r>
      </w:ins>
      <w:r>
        <w:rPr>
          <w:rFonts w:ascii="Times New Roman" w:hAnsi="Times New Roman" w:eastAsia="Calibri"/>
          <w:sz w:val="24"/>
          <w:szCs w:val="24"/>
          <w:lang w:val="en-US"/>
        </w:rPr>
        <w:t xml:space="preserve">items </w:t>
      </w:r>
      <w:del w:id="50" w:author="gothicinspire" w:date="2025-10-17T09:47:42Z">
        <w:r>
          <w:rPr>
            <w:rFonts w:ascii="Times New Roman" w:hAnsi="Times New Roman" w:eastAsia="Calibri"/>
            <w:sz w:val="24"/>
            <w:szCs w:val="24"/>
            <w:lang w:val="en-US"/>
          </w:rPr>
          <w:delText xml:space="preserve">questionnaire </w:delText>
        </w:r>
      </w:del>
      <w:r>
        <w:rPr>
          <w:rFonts w:ascii="Times New Roman" w:hAnsi="Times New Roman" w:eastAsia="Calibri"/>
          <w:sz w:val="24"/>
          <w:szCs w:val="24"/>
          <w:lang w:val="en-US"/>
        </w:rPr>
        <w:t>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achievement motivation using the scale values: very high (4) for Strongly Agree,, high (3) for Agree, low (2) for Disagree, and very low (1) for Strongly Disagree.</w:t>
      </w:r>
    </w:p>
    <w:p w14:paraId="1A792480">
      <w:pPr>
        <w:autoSpaceDE w:val="0"/>
        <w:autoSpaceDN w:val="0"/>
        <w:adjustRightInd w:val="0"/>
        <w:ind w:firstLine="540"/>
        <w:jc w:val="both"/>
        <w:rPr>
          <w:rFonts w:ascii="Times New Roman" w:hAnsi="Times New Roman" w:eastAsia="Calibri"/>
          <w:sz w:val="24"/>
          <w:szCs w:val="24"/>
          <w:lang w:val="en-US"/>
        </w:rPr>
      </w:pPr>
    </w:p>
    <w:p w14:paraId="3479F2C1">
      <w:pPr>
        <w:autoSpaceDE w:val="0"/>
        <w:autoSpaceDN w:val="0"/>
        <w:adjustRightInd w:val="0"/>
        <w:ind w:firstLine="180"/>
        <w:jc w:val="both"/>
        <w:rPr>
          <w:rFonts w:ascii="Times New Roman" w:hAnsi="Times New Roman" w:eastAsia="Calibri"/>
          <w:bCs/>
          <w:lang w:val="en-US"/>
        </w:rPr>
      </w:pPr>
      <w:r>
        <w:rPr>
          <w:rFonts w:ascii="Times New Roman" w:hAnsi="Times New Roman" w:eastAsia="Calibri"/>
          <w:sz w:val="24"/>
          <w:szCs w:val="24"/>
          <w:lang w:val="en-US"/>
        </w:rPr>
        <w:t xml:space="preserve">       </w:t>
      </w:r>
      <w:commentRangeStart w:id="20"/>
      <w:r>
        <w:rPr>
          <w:rFonts w:ascii="Times New Roman" w:hAnsi="Times New Roman" w:eastAsia="Calibri"/>
          <w:bCs/>
          <w:i/>
          <w:iCs/>
          <w:lang w:val="en-US"/>
        </w:rPr>
        <w:t>Table 2.</w:t>
      </w:r>
      <w:r>
        <w:rPr>
          <w:rFonts w:ascii="Times New Roman" w:hAnsi="Times New Roman" w:eastAsia="Calibri"/>
          <w:bCs/>
          <w:lang w:val="en-US"/>
        </w:rPr>
        <w:t xml:space="preserve"> The Blue print of Achievement Motivation Questionnaire</w:t>
      </w:r>
    </w:p>
    <w:tbl>
      <w:tblPr>
        <w:tblStyle w:val="12"/>
        <w:tblW w:w="0" w:type="auto"/>
        <w:tblInd w:w="7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5"/>
        <w:gridCol w:w="2992"/>
        <w:gridCol w:w="3971"/>
      </w:tblGrid>
      <w:tr w14:paraId="1919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 w:hRule="atLeast"/>
        </w:trPr>
        <w:tc>
          <w:tcPr>
            <w:tcW w:w="585" w:type="dxa"/>
            <w:tcBorders>
              <w:top w:val="single" w:color="auto" w:sz="4" w:space="0"/>
              <w:left w:val="single" w:color="auto" w:sz="4" w:space="0"/>
              <w:bottom w:val="single" w:color="auto" w:sz="4" w:space="0"/>
              <w:right w:val="single" w:color="auto" w:sz="4" w:space="0"/>
            </w:tcBorders>
          </w:tcPr>
          <w:p w14:paraId="4562AF0E">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NO</w:t>
            </w:r>
          </w:p>
        </w:tc>
        <w:tc>
          <w:tcPr>
            <w:tcW w:w="2992" w:type="dxa"/>
            <w:tcBorders>
              <w:top w:val="single" w:color="auto" w:sz="4" w:space="0"/>
              <w:left w:val="single" w:color="auto" w:sz="4" w:space="0"/>
              <w:bottom w:val="single" w:color="auto" w:sz="4" w:space="0"/>
              <w:right w:val="single" w:color="auto" w:sz="4" w:space="0"/>
            </w:tcBorders>
          </w:tcPr>
          <w:p w14:paraId="75E276DD">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Indicator</w:t>
            </w:r>
          </w:p>
        </w:tc>
        <w:tc>
          <w:tcPr>
            <w:tcW w:w="3971" w:type="dxa"/>
            <w:tcBorders>
              <w:top w:val="single" w:color="auto" w:sz="4" w:space="0"/>
              <w:left w:val="single" w:color="auto" w:sz="4" w:space="0"/>
              <w:bottom w:val="single" w:color="auto" w:sz="4" w:space="0"/>
              <w:right w:val="single" w:color="auto" w:sz="4" w:space="0"/>
            </w:tcBorders>
          </w:tcPr>
          <w:p w14:paraId="0BF6E0C4">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 xml:space="preserve">                      Items</w:t>
            </w:r>
          </w:p>
        </w:tc>
      </w:tr>
      <w:tr w14:paraId="0F39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 w:hRule="atLeast"/>
        </w:trPr>
        <w:tc>
          <w:tcPr>
            <w:tcW w:w="585" w:type="dxa"/>
            <w:tcBorders>
              <w:top w:val="single" w:color="auto" w:sz="4" w:space="0"/>
              <w:left w:val="single" w:color="auto" w:sz="4" w:space="0"/>
              <w:bottom w:val="single" w:color="auto" w:sz="4" w:space="0"/>
              <w:right w:val="single" w:color="auto" w:sz="4" w:space="0"/>
            </w:tcBorders>
          </w:tcPr>
          <w:p w14:paraId="03A9E859">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1.</w:t>
            </w:r>
          </w:p>
        </w:tc>
        <w:tc>
          <w:tcPr>
            <w:tcW w:w="2992" w:type="dxa"/>
            <w:tcBorders>
              <w:top w:val="single" w:color="auto" w:sz="4" w:space="0"/>
              <w:left w:val="single" w:color="auto" w:sz="4" w:space="0"/>
              <w:bottom w:val="single" w:color="auto" w:sz="4" w:space="0"/>
              <w:right w:val="single" w:color="auto" w:sz="4" w:space="0"/>
            </w:tcBorders>
          </w:tcPr>
          <w:p w14:paraId="284350E9">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Hope   of   Success</w:t>
            </w:r>
          </w:p>
        </w:tc>
        <w:tc>
          <w:tcPr>
            <w:tcW w:w="3971" w:type="dxa"/>
            <w:tcBorders>
              <w:top w:val="single" w:color="auto" w:sz="4" w:space="0"/>
              <w:left w:val="single" w:color="auto" w:sz="4" w:space="0"/>
              <w:bottom w:val="single" w:color="auto" w:sz="4" w:space="0"/>
              <w:right w:val="single" w:color="auto" w:sz="4" w:space="0"/>
            </w:tcBorders>
          </w:tcPr>
          <w:p w14:paraId="3983C56C">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 xml:space="preserve">           1,2,3,4,5,6,7,8,9,10</w:t>
            </w:r>
          </w:p>
        </w:tc>
      </w:tr>
      <w:tr w14:paraId="7C70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585" w:type="dxa"/>
            <w:tcBorders>
              <w:top w:val="single" w:color="auto" w:sz="4" w:space="0"/>
              <w:left w:val="single" w:color="auto" w:sz="4" w:space="0"/>
              <w:bottom w:val="single" w:color="auto" w:sz="4" w:space="0"/>
              <w:right w:val="single" w:color="auto" w:sz="4" w:space="0"/>
            </w:tcBorders>
          </w:tcPr>
          <w:p w14:paraId="3170CA36">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2.</w:t>
            </w:r>
          </w:p>
        </w:tc>
        <w:tc>
          <w:tcPr>
            <w:tcW w:w="2992" w:type="dxa"/>
            <w:tcBorders>
              <w:top w:val="single" w:color="auto" w:sz="4" w:space="0"/>
              <w:left w:val="single" w:color="auto" w:sz="4" w:space="0"/>
              <w:bottom w:val="single" w:color="auto" w:sz="4" w:space="0"/>
              <w:right w:val="single" w:color="auto" w:sz="4" w:space="0"/>
            </w:tcBorders>
          </w:tcPr>
          <w:p w14:paraId="4F0A4944">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Fear of failure</w:t>
            </w:r>
          </w:p>
        </w:tc>
        <w:tc>
          <w:tcPr>
            <w:tcW w:w="3971" w:type="dxa"/>
            <w:tcBorders>
              <w:top w:val="single" w:color="auto" w:sz="4" w:space="0"/>
              <w:left w:val="single" w:color="auto" w:sz="4" w:space="0"/>
              <w:bottom w:val="single" w:color="auto" w:sz="4" w:space="0"/>
              <w:right w:val="single" w:color="auto" w:sz="4" w:space="0"/>
            </w:tcBorders>
          </w:tcPr>
          <w:p w14:paraId="58A992C3">
            <w:pPr>
              <w:autoSpaceDE w:val="0"/>
              <w:autoSpaceDN w:val="0"/>
              <w:adjustRightInd w:val="0"/>
              <w:jc w:val="both"/>
              <w:rPr>
                <w:rFonts w:ascii="Times New Roman" w:hAnsi="Times New Roman" w:eastAsia="Calibri"/>
                <w:bCs/>
                <w:sz w:val="20"/>
                <w:szCs w:val="20"/>
                <w:lang w:val="en-US"/>
              </w:rPr>
            </w:pPr>
            <w:r>
              <w:rPr>
                <w:rFonts w:ascii="Times New Roman" w:hAnsi="Times New Roman" w:eastAsia="Calibri"/>
                <w:bCs/>
                <w:sz w:val="20"/>
                <w:szCs w:val="20"/>
                <w:lang w:val="en-US"/>
              </w:rPr>
              <w:t xml:space="preserve">   11,12,13,14,15,16,17,18,19,20</w:t>
            </w:r>
            <w:commentRangeEnd w:id="20"/>
            <w:r>
              <w:commentReference w:id="20"/>
            </w:r>
          </w:p>
        </w:tc>
      </w:tr>
    </w:tbl>
    <w:p w14:paraId="7778A94E">
      <w:pPr>
        <w:autoSpaceDE w:val="0"/>
        <w:autoSpaceDN w:val="0"/>
        <w:adjustRightInd w:val="0"/>
        <w:jc w:val="both"/>
        <w:rPr>
          <w:rFonts w:ascii="Times New Roman" w:hAnsi="Times New Roman" w:eastAsia="Calibri"/>
          <w:sz w:val="24"/>
          <w:szCs w:val="24"/>
          <w:lang w:val="en-US"/>
        </w:rPr>
      </w:pPr>
    </w:p>
    <w:p w14:paraId="1767991F">
      <w:pPr>
        <w:autoSpaceDE w:val="0"/>
        <w:autoSpaceDN w:val="0"/>
        <w:adjustRightInd w:val="0"/>
        <w:ind w:firstLine="540"/>
        <w:jc w:val="both"/>
        <w:rPr>
          <w:rFonts w:ascii="Times New Roman" w:hAnsi="Times New Roman" w:eastAsia="Calibri"/>
          <w:color w:val="000000"/>
          <w:sz w:val="24"/>
          <w:szCs w:val="24"/>
          <w:lang w:val="en-US"/>
        </w:rPr>
      </w:pPr>
      <w:commentRangeStart w:id="21"/>
      <w:r>
        <w:rPr>
          <w:rFonts w:ascii="Times New Roman" w:hAnsi="Times New Roman" w:eastAsia="Calibri"/>
          <w:sz w:val="24"/>
          <w:szCs w:val="24"/>
          <w:lang w:val="en-US"/>
        </w:rPr>
        <w:t>Furthermore, content validity was utilized by researcher to measure the validity of each item of the questionnaires by applying SPSS version 22.</w:t>
      </w:r>
      <w:r>
        <w:rPr>
          <w:rFonts w:ascii="Times New Roman" w:hAnsi="Times New Roman" w:eastAsia="Calibri"/>
          <w:color w:val="000000"/>
          <w:sz w:val="24"/>
          <w:szCs w:val="24"/>
          <w:lang w:val="en-US"/>
        </w:rPr>
        <w:t xml:space="preserve"> In calculating the validity of the questionnaires, the researcher applied SPSS version 22. which based on Pearson Product Moment formula. Afterwards, the researcher applied Alpha Cronbach formula in finding the reliability of each item of achievement motivation questionnaires.</w:t>
      </w:r>
      <w:commentRangeEnd w:id="21"/>
      <w:r>
        <w:commentReference w:id="21"/>
      </w:r>
    </w:p>
    <w:p w14:paraId="4A41A9E9">
      <w:pPr>
        <w:spacing w:line="360" w:lineRule="auto"/>
        <w:jc w:val="both"/>
        <w:rPr>
          <w:rFonts w:ascii="Times New Roman" w:hAnsi="Times New Roman"/>
          <w:b/>
          <w:sz w:val="24"/>
          <w:szCs w:val="24"/>
          <w:lang w:val="en-US"/>
        </w:rPr>
      </w:pPr>
    </w:p>
    <w:p w14:paraId="4C0A1F81">
      <w:pPr>
        <w:tabs>
          <w:tab w:val="left" w:pos="720"/>
          <w:tab w:val="left" w:pos="851"/>
        </w:tabs>
        <w:autoSpaceDE w:val="0"/>
        <w:autoSpaceDN w:val="0"/>
        <w:adjustRightInd w:val="0"/>
        <w:jc w:val="both"/>
        <w:rPr>
          <w:rFonts w:ascii="Times New Roman" w:hAnsi="Times New Roman" w:eastAsia="Calibri"/>
          <w:b/>
          <w:sz w:val="24"/>
          <w:szCs w:val="24"/>
          <w:lang w:val="en-US"/>
        </w:rPr>
      </w:pPr>
      <w:commentRangeStart w:id="22"/>
      <w:r>
        <w:rPr>
          <w:rFonts w:ascii="Times New Roman" w:hAnsi="Times New Roman" w:eastAsia="Calibri"/>
          <w:b/>
          <w:sz w:val="24"/>
          <w:szCs w:val="24"/>
          <w:lang w:val="en-US"/>
        </w:rPr>
        <w:t>Data Collection Procedures</w:t>
      </w:r>
    </w:p>
    <w:p w14:paraId="0AD25472">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In collecting the data, the result or the scores of three instruments that was speaking ability test on oral presentation, self-perception and achievement motivation were calculated by applying SPSS Computer program 22. The researcher collected the data by using the procedures below:</w:t>
      </w:r>
    </w:p>
    <w:p w14:paraId="41FE4C24">
      <w:pPr>
        <w:autoSpaceDE w:val="0"/>
        <w:autoSpaceDN w:val="0"/>
        <w:adjustRightInd w:val="0"/>
        <w:ind w:firstLine="540"/>
        <w:jc w:val="both"/>
        <w:rPr>
          <w:rFonts w:ascii="Times New Roman" w:hAnsi="Times New Roman" w:eastAsia="Calibri"/>
          <w:sz w:val="24"/>
          <w:szCs w:val="24"/>
          <w:lang w:val="en-US"/>
        </w:rPr>
      </w:pPr>
    </w:p>
    <w:p w14:paraId="53BBD9CB">
      <w:pPr>
        <w:autoSpaceDE w:val="0"/>
        <w:autoSpaceDN w:val="0"/>
        <w:adjustRightInd w:val="0"/>
        <w:jc w:val="both"/>
        <w:rPr>
          <w:rFonts w:ascii="Times New Roman" w:hAnsi="Times New Roman" w:eastAsia="Calibri"/>
          <w:sz w:val="24"/>
          <w:szCs w:val="24"/>
          <w:lang w:val="en-US"/>
        </w:rPr>
      </w:pPr>
      <w:r>
        <w:rPr>
          <w:rFonts w:ascii="Times New Roman" w:hAnsi="Times New Roman" w:eastAsia="Calibri"/>
          <w:sz w:val="24"/>
          <w:szCs w:val="24"/>
          <w:lang w:val="en-US"/>
        </w:rPr>
        <w:t>Speaking Test</w:t>
      </w:r>
    </w:p>
    <w:p w14:paraId="689F1CFB">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The researcher administered type of oral test to get the data of students speaking ability on oral presentation. Speaking ability on oral presentation rubric was utilized to assess the students’ performance on oral presentation with 1 as the lowest and 4 as the highest score of each indicator of the rubric. The assessment of the speaking ability on oral presentation were based on each proficiency of oral presentation rubric. That is pronunciation proficiency, fluency proficiency, comprehension proficiency, content proficiency and vocabulary proficiency. Each student of 34 samples were asked to present their presentation in front of the class. Allotted time for each student presenting the topic was about 15 minutes. The topics of students’ presentation were determined by the lecturer. The students started their presentation by greeting the audiences and giving self-introduction.  Then, the students were asked to explain the purpose of his talk by starting introducing the topic along with the outline of the main points and then started to deliver his/her presentation related to the topic given. The students’ presentations were also supported by material and visual aids that is LCD, laptop and multimedia and laser pointers.  The rest of last minutes were allotted for audiences to ask the presenter related to the topic presented. Afterwards, all the students’ presentation was assessed to find out the level of each indicator or proficiency. Prior to it, the researcher employed face validity in finding whether the test was suitable utilized for students by consulting the test to another lecturer of speaking class. </w:t>
      </w:r>
    </w:p>
    <w:p w14:paraId="094678E7">
      <w:pPr>
        <w:autoSpaceDE w:val="0"/>
        <w:autoSpaceDN w:val="0"/>
        <w:adjustRightInd w:val="0"/>
        <w:jc w:val="both"/>
        <w:rPr>
          <w:rFonts w:ascii="Times New Roman" w:hAnsi="Times New Roman" w:eastAsia="Calibri"/>
          <w:sz w:val="24"/>
          <w:szCs w:val="24"/>
          <w:lang w:val="en-US"/>
        </w:rPr>
      </w:pPr>
    </w:p>
    <w:p w14:paraId="3B27BA07">
      <w:pPr>
        <w:autoSpaceDE w:val="0"/>
        <w:autoSpaceDN w:val="0"/>
        <w:adjustRightInd w:val="0"/>
        <w:jc w:val="both"/>
        <w:rPr>
          <w:rFonts w:ascii="Times New Roman" w:hAnsi="Times New Roman" w:eastAsia="Calibri"/>
          <w:sz w:val="24"/>
          <w:szCs w:val="24"/>
          <w:lang w:val="en-US"/>
        </w:rPr>
      </w:pPr>
      <w:r>
        <w:rPr>
          <w:rFonts w:ascii="Times New Roman" w:hAnsi="Times New Roman" w:eastAsia="Calibri"/>
          <w:sz w:val="24"/>
          <w:szCs w:val="24"/>
          <w:lang w:val="en-US"/>
        </w:rPr>
        <w:t xml:space="preserve">Self-Perception Questionnaire. </w:t>
      </w:r>
    </w:p>
    <w:p w14:paraId="7E186725">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Before the questionnaires were employed to 38 students as the sample research, the researcher tried out 20 items of adapted self-perception (self-efficacy) questionnaire designed by Bandura et al. to 10 students of the fourth semester of speaking class which not selected as a sample to find out the validity and reliability of the questionnaire. Based on the result of SPSS 22., all items of tried out questionnaires are valid and reliable. Afterwards, the result of the tried-out questionnaires was then employed to 38 students as the sample research in finding out their speaking ability perception on oral presentation. Afterwards the researcher scored the result of each item of self-perception questionnaire.</w:t>
      </w:r>
    </w:p>
    <w:p w14:paraId="0939F706">
      <w:pPr>
        <w:autoSpaceDE w:val="0"/>
        <w:autoSpaceDN w:val="0"/>
        <w:adjustRightInd w:val="0"/>
        <w:ind w:firstLine="540"/>
        <w:jc w:val="both"/>
        <w:rPr>
          <w:rFonts w:ascii="Times New Roman" w:hAnsi="Times New Roman" w:eastAsia="Calibri"/>
          <w:sz w:val="24"/>
          <w:szCs w:val="24"/>
        </w:rPr>
      </w:pPr>
    </w:p>
    <w:p w14:paraId="0FC648F8">
      <w:pPr>
        <w:tabs>
          <w:tab w:val="left" w:pos="8789"/>
        </w:tabs>
        <w:autoSpaceDE w:val="0"/>
        <w:autoSpaceDN w:val="0"/>
        <w:adjustRightInd w:val="0"/>
        <w:jc w:val="both"/>
        <w:rPr>
          <w:rFonts w:ascii="Times New Roman" w:hAnsi="Times New Roman" w:eastAsia="Calibri"/>
          <w:sz w:val="24"/>
          <w:szCs w:val="24"/>
          <w:lang w:val="en-US"/>
        </w:rPr>
      </w:pPr>
      <w:r>
        <w:rPr>
          <w:rFonts w:ascii="Times New Roman" w:hAnsi="Times New Roman" w:eastAsia="Calibri"/>
          <w:sz w:val="24"/>
          <w:szCs w:val="24"/>
          <w:lang w:val="en-US"/>
        </w:rPr>
        <w:t>Achievement Motivation</w:t>
      </w:r>
    </w:p>
    <w:p w14:paraId="44EA16E1">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The researcher also tried out the achievement motivation questionnaires to 10 students before administered the questionnaire to 34 samples. The tried-out test was purposed to find the validity and reliability of the test. The total number of questionnaires was 20 items which adapted from the achievement motivation scale (AMS) based on Atkinson theory. The result from SPSS 22. calculation showed each item of 20 questionnaires were all valid and reliable. Afterwards the researcher applied this questionnaire to 34 sample of fourth semester of English department to find out their achievement motivation. After that, the researcher scored   the students response in questionnaire.</w:t>
      </w:r>
      <w:commentRangeEnd w:id="22"/>
      <w:r>
        <w:commentReference w:id="22"/>
      </w:r>
    </w:p>
    <w:p w14:paraId="059E00AC">
      <w:pPr>
        <w:spacing w:line="360" w:lineRule="auto"/>
        <w:jc w:val="both"/>
        <w:rPr>
          <w:rFonts w:ascii="Times New Roman" w:hAnsi="Times New Roman"/>
          <w:b/>
          <w:sz w:val="24"/>
          <w:szCs w:val="24"/>
        </w:rPr>
      </w:pPr>
    </w:p>
    <w:p w14:paraId="26328D57">
      <w:pPr>
        <w:spacing w:line="360" w:lineRule="auto"/>
        <w:jc w:val="both"/>
        <w:rPr>
          <w:rFonts w:ascii="Times New Roman" w:hAnsi="Times New Roman"/>
          <w:b/>
          <w:sz w:val="24"/>
          <w:szCs w:val="24"/>
        </w:rPr>
      </w:pPr>
      <w:commentRangeStart w:id="23"/>
      <w:r>
        <w:rPr>
          <w:rFonts w:ascii="Times New Roman" w:hAnsi="Times New Roman"/>
          <w:b/>
          <w:sz w:val="24"/>
          <w:szCs w:val="24"/>
        </w:rPr>
        <w:t>FINDINGS AND DISCUSSION</w:t>
      </w:r>
      <w:commentRangeEnd w:id="23"/>
      <w:r>
        <w:commentReference w:id="23"/>
      </w:r>
    </w:p>
    <w:p w14:paraId="0B256E7B">
      <w:pPr>
        <w:tabs>
          <w:tab w:val="left" w:pos="1114"/>
          <w:tab w:val="left" w:pos="1620"/>
        </w:tabs>
        <w:ind w:firstLine="540"/>
        <w:jc w:val="both"/>
        <w:rPr>
          <w:rFonts w:ascii="Times New Roman" w:hAnsi="Times New Roman" w:eastAsia="Calibri"/>
          <w:sz w:val="24"/>
          <w:szCs w:val="24"/>
          <w:lang w:val="en-US"/>
        </w:rPr>
      </w:pPr>
      <w:r>
        <w:rPr>
          <w:rFonts w:ascii="Times New Roman" w:hAnsi="Times New Roman" w:eastAsia="Calibri"/>
          <w:sz w:val="24"/>
          <w:szCs w:val="24"/>
          <w:lang w:val="en-US"/>
        </w:rPr>
        <w:t>To test the validity of self-perception questionnaire, the researcher applied Pearson Product Moment formula by utilizing the calculation of SPSS 22. The result showed that the significance of self-perception questionnaire less than α which means that each item of these questionnaires was valid. Furthermore, the researcher acquired the validity of achievement motivation also from the calculation of SPSS 22 which also based on Pearson</w:t>
      </w:r>
      <w:r>
        <w:rPr>
          <w:rFonts w:ascii="Calibri" w:hAnsi="Calibri" w:eastAsia="Calibri" w:cs="SimSun"/>
          <w:color w:val="000000"/>
          <w:lang w:val="en-US"/>
        </w:rPr>
        <w:t xml:space="preserve"> </w:t>
      </w:r>
      <w:r>
        <w:rPr>
          <w:rFonts w:ascii="Times New Roman" w:hAnsi="Times New Roman" w:eastAsia="Calibri"/>
          <w:color w:val="000000"/>
          <w:sz w:val="24"/>
          <w:szCs w:val="24"/>
          <w:lang w:val="en-US"/>
        </w:rPr>
        <w:t xml:space="preserve">Product Moment </w:t>
      </w:r>
      <w:r>
        <w:rPr>
          <w:rFonts w:ascii="Times New Roman" w:hAnsi="Times New Roman" w:eastAsia="Calibri"/>
          <w:sz w:val="24"/>
          <w:szCs w:val="24"/>
          <w:lang w:val="en-US"/>
        </w:rPr>
        <w:t>formula. The result showed that the significance of achievement motivation questionnaire is less than α. It meant that each item of questionnaire was valid.</w:t>
      </w:r>
    </w:p>
    <w:p w14:paraId="72BA2627">
      <w:pPr>
        <w:tabs>
          <w:tab w:val="left" w:pos="1114"/>
          <w:tab w:val="left" w:pos="1620"/>
        </w:tabs>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In getting the reliability of each item of self-perception and achievement motivation questionnaire, the researcher applied Alpha Cronbach formula. The researcher also tested the test which needed to be applied before trying to obtain the result of those correlations. This research applied called the assumptions test which covered normality test and linearity test. If all data were suitable with the requirements, then the researcher moved to inferential statistic to find the relationship between the variables. Inferential statistic applied was multiple regressions. </w:t>
      </w:r>
      <w:r>
        <w:rPr>
          <w:rFonts w:ascii="Times New Roman" w:hAnsi="Times New Roman" w:eastAsia="Calibri"/>
          <w:sz w:val="24"/>
          <w:szCs w:val="24"/>
          <w:lang w:val="en-US"/>
        </w:rPr>
        <w:tab/>
      </w:r>
    </w:p>
    <w:p w14:paraId="6A569596">
      <w:pPr>
        <w:tabs>
          <w:tab w:val="left" w:pos="1114"/>
          <w:tab w:val="left" w:pos="1620"/>
        </w:tabs>
        <w:spacing w:after="200"/>
        <w:contextualSpacing/>
        <w:rPr>
          <w:rFonts w:ascii="Times New Roman" w:hAnsi="Times New Roman" w:eastAsia="Calibri"/>
          <w:sz w:val="24"/>
          <w:szCs w:val="24"/>
          <w:lang w:val="en-US"/>
        </w:rPr>
      </w:pPr>
      <w:r>
        <w:rPr>
          <w:rFonts w:ascii="Times New Roman" w:hAnsi="Times New Roman" w:eastAsia="Calibri"/>
          <w:sz w:val="24"/>
          <w:szCs w:val="24"/>
          <w:lang w:val="en-US"/>
        </w:rPr>
        <w:t>Normality Test</w:t>
      </w:r>
    </w:p>
    <w:p w14:paraId="4AF888D3">
      <w:pPr>
        <w:tabs>
          <w:tab w:val="left" w:pos="1114"/>
          <w:tab w:val="left" w:pos="1620"/>
        </w:tabs>
        <w:spacing w:after="200"/>
        <w:ind w:firstLine="540"/>
        <w:contextualSpacing/>
        <w:jc w:val="both"/>
        <w:rPr>
          <w:rFonts w:ascii="Times New Roman" w:hAnsi="Times New Roman" w:eastAsia="Calibri"/>
          <w:sz w:val="24"/>
          <w:szCs w:val="24"/>
          <w:lang w:val="en-US"/>
        </w:rPr>
      </w:pPr>
      <w:r>
        <w:rPr>
          <w:rFonts w:ascii="Calibri" w:hAnsi="Calibri" w:eastAsia="Calibri" w:cs="SimSun"/>
          <w:lang w:val="en-US"/>
        </w:rPr>
        <w:t xml:space="preserve">   </w:t>
      </w:r>
      <w:r>
        <w:rPr>
          <w:rFonts w:ascii="Times New Roman" w:hAnsi="Times New Roman" w:eastAsia="Calibri"/>
          <w:sz w:val="24"/>
          <w:szCs w:val="24"/>
          <w:lang w:val="en-US"/>
        </w:rPr>
        <w:t>In testing the normality of test distribution, the researcher applied SPSS 22 via Kolmogorov-Smirnov test.  The hypothesis to determine the normality of test distribution is as follows: 1) Ho: the data has normal distribution 2) H1: the data has not normal distribution.  In finding the data of normality testing result, the researcher utilized SPSS 22. The result can be seen in the following table:</w:t>
      </w:r>
    </w:p>
    <w:p w14:paraId="194C7CC6">
      <w:pPr>
        <w:tabs>
          <w:tab w:val="left" w:pos="1114"/>
          <w:tab w:val="left" w:pos="1620"/>
        </w:tabs>
        <w:spacing w:after="200" w:line="480" w:lineRule="auto"/>
        <w:contextualSpacing/>
        <w:rPr>
          <w:rFonts w:ascii="Times New Roman" w:hAnsi="Times New Roman" w:eastAsia="Calibri"/>
          <w:sz w:val="24"/>
          <w:szCs w:val="24"/>
          <w:lang w:val="en-US"/>
        </w:rPr>
      </w:pPr>
    </w:p>
    <w:p w14:paraId="3BA5EFED">
      <w:pPr>
        <w:tabs>
          <w:tab w:val="left" w:pos="1114"/>
          <w:tab w:val="left" w:pos="1620"/>
        </w:tabs>
        <w:spacing w:after="200" w:line="480" w:lineRule="auto"/>
        <w:contextualSpacing/>
        <w:rPr>
          <w:rFonts w:ascii="Times New Roman" w:hAnsi="Times New Roman" w:eastAsia="Calibri"/>
          <w:lang w:val="en-US"/>
        </w:rPr>
      </w:pPr>
      <w:r>
        <w:rPr>
          <w:rFonts w:ascii="Times New Roman" w:hAnsi="Times New Roman" w:eastAsia="Calibri"/>
          <w:i/>
          <w:iCs/>
          <w:color w:val="000000"/>
          <w:lang w:val="en-US"/>
        </w:rPr>
        <w:t>Table 3.</w:t>
      </w:r>
      <w:r>
        <w:rPr>
          <w:rFonts w:ascii="Times New Roman" w:hAnsi="Times New Roman" w:eastAsia="Calibri"/>
          <w:color w:val="000000"/>
          <w:lang w:val="en-US"/>
        </w:rPr>
        <w:t xml:space="preserve"> One-Sample Kolmogorov-Smirnov Test</w:t>
      </w:r>
    </w:p>
    <w:tbl>
      <w:tblPr>
        <w:tblStyle w:val="12"/>
        <w:tblpPr w:leftFromText="180" w:rightFromText="180" w:vertAnchor="text" w:horzAnchor="margin" w:tblpY="64"/>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75"/>
        <w:gridCol w:w="1438"/>
        <w:gridCol w:w="1469"/>
        <w:gridCol w:w="1469"/>
        <w:gridCol w:w="1469"/>
      </w:tblGrid>
      <w:tr w14:paraId="3CB728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411" w:type="dxa"/>
            <w:gridSpan w:val="2"/>
            <w:tcBorders>
              <w:top w:val="single" w:color="000000" w:sz="18" w:space="0"/>
              <w:left w:val="single" w:color="000000" w:sz="18" w:space="0"/>
              <w:bottom w:val="single" w:color="000000" w:sz="18" w:space="0"/>
              <w:right w:val="nil"/>
            </w:tcBorders>
            <w:shd w:val="clear" w:color="auto" w:fill="FFFFFF"/>
            <w:vAlign w:val="bottom"/>
          </w:tcPr>
          <w:p w14:paraId="67F238CD">
            <w:pPr>
              <w:autoSpaceDE w:val="0"/>
              <w:autoSpaceDN w:val="0"/>
              <w:adjustRightInd w:val="0"/>
              <w:rPr>
                <w:rFonts w:ascii="Times New Roman" w:hAnsi="Times New Roman" w:eastAsia="Calibri"/>
                <w:sz w:val="20"/>
                <w:szCs w:val="20"/>
                <w:lang w:val="en-US"/>
              </w:rPr>
            </w:pPr>
          </w:p>
        </w:tc>
        <w:tc>
          <w:tcPr>
            <w:tcW w:w="1468" w:type="dxa"/>
            <w:tcBorders>
              <w:top w:val="single" w:color="000000" w:sz="18" w:space="0"/>
              <w:left w:val="single" w:color="000000" w:sz="18" w:space="0"/>
              <w:bottom w:val="single" w:color="000000" w:sz="18" w:space="0"/>
              <w:right w:val="single" w:color="000000" w:sz="8" w:space="0"/>
            </w:tcBorders>
            <w:shd w:val="clear" w:color="auto" w:fill="FFFFFF"/>
            <w:vAlign w:val="bottom"/>
          </w:tcPr>
          <w:p w14:paraId="527A0B4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 xml:space="preserve">Self-perception </w:t>
            </w:r>
          </w:p>
        </w:tc>
        <w:tc>
          <w:tcPr>
            <w:tcW w:w="1468" w:type="dxa"/>
            <w:tcBorders>
              <w:top w:val="single" w:color="000000" w:sz="18" w:space="0"/>
              <w:left w:val="single" w:color="000000" w:sz="8" w:space="0"/>
              <w:bottom w:val="single" w:color="000000" w:sz="18" w:space="0"/>
              <w:right w:val="single" w:color="000000" w:sz="8" w:space="0"/>
            </w:tcBorders>
            <w:shd w:val="clear" w:color="auto" w:fill="FFFFFF"/>
            <w:vAlign w:val="bottom"/>
          </w:tcPr>
          <w:p w14:paraId="2F0F97D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468" w:type="dxa"/>
            <w:tcBorders>
              <w:top w:val="single" w:color="000000" w:sz="18" w:space="0"/>
              <w:left w:val="single" w:color="000000" w:sz="8" w:space="0"/>
              <w:bottom w:val="single" w:color="000000" w:sz="18" w:space="0"/>
              <w:right w:val="single" w:color="000000" w:sz="18" w:space="0"/>
            </w:tcBorders>
            <w:shd w:val="clear" w:color="auto" w:fill="FFFFFF"/>
            <w:vAlign w:val="bottom"/>
          </w:tcPr>
          <w:p w14:paraId="0440959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r>
      <w:tr w14:paraId="2FE597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411" w:type="dxa"/>
            <w:gridSpan w:val="2"/>
            <w:tcBorders>
              <w:top w:val="single" w:color="000000" w:sz="18" w:space="0"/>
              <w:left w:val="single" w:color="000000" w:sz="18" w:space="0"/>
              <w:bottom w:val="nil"/>
              <w:right w:val="nil"/>
            </w:tcBorders>
            <w:shd w:val="clear" w:color="auto" w:fill="FFFFFF"/>
          </w:tcPr>
          <w:p w14:paraId="5994F45E">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468" w:type="dxa"/>
            <w:tcBorders>
              <w:top w:val="single" w:color="000000" w:sz="18" w:space="0"/>
              <w:left w:val="single" w:color="000000" w:sz="18" w:space="0"/>
              <w:bottom w:val="nil"/>
              <w:right w:val="single" w:color="000000" w:sz="8" w:space="0"/>
            </w:tcBorders>
            <w:shd w:val="clear" w:color="auto" w:fill="FFFFFF"/>
            <w:vAlign w:val="center"/>
          </w:tcPr>
          <w:p w14:paraId="426F9FE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468" w:type="dxa"/>
            <w:tcBorders>
              <w:top w:val="single" w:color="000000" w:sz="18" w:space="0"/>
              <w:left w:val="single" w:color="000000" w:sz="8" w:space="0"/>
              <w:bottom w:val="nil"/>
              <w:right w:val="single" w:color="000000" w:sz="8" w:space="0"/>
            </w:tcBorders>
            <w:shd w:val="clear" w:color="auto" w:fill="FFFFFF"/>
            <w:vAlign w:val="center"/>
          </w:tcPr>
          <w:p w14:paraId="4F562E0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468" w:type="dxa"/>
            <w:tcBorders>
              <w:top w:val="single" w:color="000000" w:sz="18" w:space="0"/>
              <w:left w:val="single" w:color="000000" w:sz="8" w:space="0"/>
              <w:bottom w:val="nil"/>
              <w:right w:val="single" w:color="000000" w:sz="18" w:space="0"/>
            </w:tcBorders>
            <w:shd w:val="clear" w:color="auto" w:fill="FFFFFF"/>
            <w:vAlign w:val="center"/>
          </w:tcPr>
          <w:p w14:paraId="38304C2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529ACE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974" w:type="dxa"/>
            <w:vMerge w:val="restart"/>
            <w:tcBorders>
              <w:top w:val="nil"/>
              <w:left w:val="single" w:color="000000" w:sz="18" w:space="0"/>
              <w:bottom w:val="nil"/>
              <w:right w:val="nil"/>
            </w:tcBorders>
            <w:shd w:val="clear" w:color="auto" w:fill="FFFFFF"/>
          </w:tcPr>
          <w:p w14:paraId="15FCAEEC">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Normal Parameters</w:t>
            </w:r>
            <w:r>
              <w:rPr>
                <w:rFonts w:ascii="Times New Roman" w:hAnsi="Times New Roman" w:eastAsia="Calibri"/>
                <w:color w:val="000000"/>
                <w:sz w:val="20"/>
                <w:szCs w:val="20"/>
                <w:vertAlign w:val="superscript"/>
                <w:lang w:val="en-US"/>
              </w:rPr>
              <w:t>a,b</w:t>
            </w:r>
          </w:p>
        </w:tc>
        <w:tc>
          <w:tcPr>
            <w:tcW w:w="1437" w:type="dxa"/>
            <w:tcBorders>
              <w:top w:val="nil"/>
              <w:left w:val="nil"/>
              <w:bottom w:val="nil"/>
              <w:right w:val="single" w:color="000000" w:sz="18" w:space="0"/>
            </w:tcBorders>
            <w:shd w:val="clear" w:color="auto" w:fill="FFFFFF"/>
          </w:tcPr>
          <w:p w14:paraId="19CF505B">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Mean</w:t>
            </w:r>
          </w:p>
        </w:tc>
        <w:tc>
          <w:tcPr>
            <w:tcW w:w="1468" w:type="dxa"/>
            <w:tcBorders>
              <w:top w:val="nil"/>
              <w:left w:val="single" w:color="000000" w:sz="18" w:space="0"/>
              <w:bottom w:val="nil"/>
              <w:right w:val="single" w:color="000000" w:sz="8" w:space="0"/>
            </w:tcBorders>
            <w:shd w:val="clear" w:color="auto" w:fill="FFFFFF"/>
            <w:vAlign w:val="center"/>
          </w:tcPr>
          <w:p w14:paraId="414A648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48.08</w:t>
            </w:r>
          </w:p>
        </w:tc>
        <w:tc>
          <w:tcPr>
            <w:tcW w:w="1468" w:type="dxa"/>
            <w:tcBorders>
              <w:top w:val="nil"/>
              <w:left w:val="single" w:color="000000" w:sz="8" w:space="0"/>
              <w:bottom w:val="nil"/>
              <w:right w:val="single" w:color="000000" w:sz="8" w:space="0"/>
            </w:tcBorders>
            <w:shd w:val="clear" w:color="auto" w:fill="FFFFFF"/>
            <w:vAlign w:val="center"/>
          </w:tcPr>
          <w:p w14:paraId="5DFECAE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46.26</w:t>
            </w:r>
          </w:p>
        </w:tc>
        <w:tc>
          <w:tcPr>
            <w:tcW w:w="1468" w:type="dxa"/>
            <w:tcBorders>
              <w:top w:val="nil"/>
              <w:left w:val="single" w:color="000000" w:sz="8" w:space="0"/>
              <w:bottom w:val="nil"/>
              <w:right w:val="single" w:color="000000" w:sz="18" w:space="0"/>
            </w:tcBorders>
            <w:shd w:val="clear" w:color="auto" w:fill="FFFFFF"/>
            <w:vAlign w:val="center"/>
          </w:tcPr>
          <w:p w14:paraId="12BC086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12.29</w:t>
            </w:r>
          </w:p>
        </w:tc>
      </w:tr>
      <w:tr w14:paraId="43CB0C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vMerge w:val="continue"/>
            <w:tcBorders>
              <w:top w:val="nil"/>
              <w:left w:val="single" w:color="000000" w:sz="18" w:space="0"/>
              <w:bottom w:val="nil"/>
              <w:right w:val="nil"/>
            </w:tcBorders>
            <w:vAlign w:val="center"/>
          </w:tcPr>
          <w:p w14:paraId="17FC6C96">
            <w:pPr>
              <w:rPr>
                <w:rFonts w:ascii="Times New Roman" w:hAnsi="Times New Roman" w:eastAsia="Calibri"/>
                <w:color w:val="000000"/>
                <w:sz w:val="20"/>
                <w:szCs w:val="20"/>
                <w:lang w:val="en-US"/>
              </w:rPr>
            </w:pPr>
          </w:p>
        </w:tc>
        <w:tc>
          <w:tcPr>
            <w:tcW w:w="1437" w:type="dxa"/>
            <w:tcBorders>
              <w:top w:val="nil"/>
              <w:left w:val="nil"/>
              <w:bottom w:val="nil"/>
              <w:right w:val="single" w:color="000000" w:sz="18" w:space="0"/>
            </w:tcBorders>
            <w:shd w:val="clear" w:color="auto" w:fill="FFFFFF"/>
          </w:tcPr>
          <w:p w14:paraId="49DE6F5D">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Deviation</w:t>
            </w:r>
          </w:p>
        </w:tc>
        <w:tc>
          <w:tcPr>
            <w:tcW w:w="1468" w:type="dxa"/>
            <w:tcBorders>
              <w:top w:val="nil"/>
              <w:left w:val="single" w:color="000000" w:sz="18" w:space="0"/>
              <w:bottom w:val="nil"/>
              <w:right w:val="single" w:color="000000" w:sz="8" w:space="0"/>
            </w:tcBorders>
            <w:shd w:val="clear" w:color="auto" w:fill="FFFFFF"/>
            <w:vAlign w:val="center"/>
          </w:tcPr>
          <w:p w14:paraId="7563177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12.678</w:t>
            </w:r>
          </w:p>
        </w:tc>
        <w:tc>
          <w:tcPr>
            <w:tcW w:w="1468" w:type="dxa"/>
            <w:tcBorders>
              <w:top w:val="nil"/>
              <w:left w:val="single" w:color="000000" w:sz="8" w:space="0"/>
              <w:bottom w:val="nil"/>
              <w:right w:val="single" w:color="000000" w:sz="8" w:space="0"/>
            </w:tcBorders>
            <w:shd w:val="clear" w:color="auto" w:fill="FFFFFF"/>
            <w:vAlign w:val="center"/>
          </w:tcPr>
          <w:p w14:paraId="7587A0B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13.486</w:t>
            </w:r>
          </w:p>
        </w:tc>
        <w:tc>
          <w:tcPr>
            <w:tcW w:w="1468" w:type="dxa"/>
            <w:tcBorders>
              <w:top w:val="nil"/>
              <w:left w:val="single" w:color="000000" w:sz="8" w:space="0"/>
              <w:bottom w:val="nil"/>
              <w:right w:val="single" w:color="000000" w:sz="18" w:space="0"/>
            </w:tcBorders>
            <w:shd w:val="clear" w:color="auto" w:fill="FFFFFF"/>
            <w:vAlign w:val="center"/>
          </w:tcPr>
          <w:p w14:paraId="6F2D9C1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3.668</w:t>
            </w:r>
          </w:p>
        </w:tc>
      </w:tr>
      <w:tr w14:paraId="0FAEE1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974" w:type="dxa"/>
            <w:vMerge w:val="restart"/>
            <w:tcBorders>
              <w:top w:val="nil"/>
              <w:left w:val="single" w:color="000000" w:sz="18" w:space="0"/>
              <w:bottom w:val="nil"/>
              <w:right w:val="nil"/>
            </w:tcBorders>
            <w:shd w:val="clear" w:color="auto" w:fill="FFFFFF"/>
          </w:tcPr>
          <w:p w14:paraId="5FB24AB2">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Most Extreme Differences</w:t>
            </w:r>
          </w:p>
        </w:tc>
        <w:tc>
          <w:tcPr>
            <w:tcW w:w="1437" w:type="dxa"/>
            <w:tcBorders>
              <w:top w:val="nil"/>
              <w:left w:val="nil"/>
              <w:bottom w:val="nil"/>
              <w:right w:val="single" w:color="000000" w:sz="18" w:space="0"/>
            </w:tcBorders>
            <w:shd w:val="clear" w:color="auto" w:fill="FFFFFF"/>
          </w:tcPr>
          <w:p w14:paraId="55E8868C">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Absolute</w:t>
            </w:r>
          </w:p>
        </w:tc>
        <w:tc>
          <w:tcPr>
            <w:tcW w:w="1468" w:type="dxa"/>
            <w:tcBorders>
              <w:top w:val="nil"/>
              <w:left w:val="single" w:color="000000" w:sz="18" w:space="0"/>
              <w:bottom w:val="nil"/>
              <w:right w:val="single" w:color="000000" w:sz="8" w:space="0"/>
            </w:tcBorders>
            <w:shd w:val="clear" w:color="auto" w:fill="FFFFFF"/>
            <w:vAlign w:val="center"/>
          </w:tcPr>
          <w:p w14:paraId="547E9AA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.182</w:t>
            </w:r>
          </w:p>
        </w:tc>
        <w:tc>
          <w:tcPr>
            <w:tcW w:w="1468" w:type="dxa"/>
            <w:tcBorders>
              <w:top w:val="nil"/>
              <w:left w:val="single" w:color="000000" w:sz="8" w:space="0"/>
              <w:bottom w:val="nil"/>
              <w:right w:val="single" w:color="000000" w:sz="8" w:space="0"/>
            </w:tcBorders>
            <w:shd w:val="clear" w:color="auto" w:fill="FFFFFF"/>
            <w:vAlign w:val="center"/>
          </w:tcPr>
          <w:p w14:paraId="1800B55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.310</w:t>
            </w:r>
          </w:p>
        </w:tc>
        <w:tc>
          <w:tcPr>
            <w:tcW w:w="1468" w:type="dxa"/>
            <w:tcBorders>
              <w:top w:val="nil"/>
              <w:left w:val="single" w:color="000000" w:sz="8" w:space="0"/>
              <w:bottom w:val="nil"/>
              <w:right w:val="single" w:color="000000" w:sz="18" w:space="0"/>
            </w:tcBorders>
            <w:shd w:val="clear" w:color="auto" w:fill="FFFFFF"/>
            <w:vAlign w:val="center"/>
          </w:tcPr>
          <w:p w14:paraId="6E38AF6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.269</w:t>
            </w:r>
          </w:p>
        </w:tc>
      </w:tr>
      <w:tr w14:paraId="5F2F06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vMerge w:val="continue"/>
            <w:tcBorders>
              <w:top w:val="nil"/>
              <w:left w:val="single" w:color="000000" w:sz="18" w:space="0"/>
              <w:bottom w:val="nil"/>
              <w:right w:val="nil"/>
            </w:tcBorders>
            <w:vAlign w:val="center"/>
          </w:tcPr>
          <w:p w14:paraId="43203DEA">
            <w:pPr>
              <w:rPr>
                <w:rFonts w:ascii="Times New Roman" w:hAnsi="Times New Roman" w:eastAsia="Calibri"/>
                <w:color w:val="000000"/>
                <w:sz w:val="20"/>
                <w:szCs w:val="20"/>
                <w:lang w:val="en-US"/>
              </w:rPr>
            </w:pPr>
          </w:p>
        </w:tc>
        <w:tc>
          <w:tcPr>
            <w:tcW w:w="1437" w:type="dxa"/>
            <w:tcBorders>
              <w:top w:val="nil"/>
              <w:left w:val="nil"/>
              <w:bottom w:val="nil"/>
              <w:right w:val="single" w:color="000000" w:sz="18" w:space="0"/>
            </w:tcBorders>
            <w:shd w:val="clear" w:color="auto" w:fill="FFFFFF"/>
          </w:tcPr>
          <w:p w14:paraId="46F40AC8">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Positive</w:t>
            </w:r>
          </w:p>
        </w:tc>
        <w:tc>
          <w:tcPr>
            <w:tcW w:w="1468" w:type="dxa"/>
            <w:tcBorders>
              <w:top w:val="nil"/>
              <w:left w:val="single" w:color="000000" w:sz="18" w:space="0"/>
              <w:bottom w:val="nil"/>
              <w:right w:val="single" w:color="000000" w:sz="8" w:space="0"/>
            </w:tcBorders>
            <w:shd w:val="clear" w:color="auto" w:fill="FFFFFF"/>
            <w:vAlign w:val="center"/>
          </w:tcPr>
          <w:p w14:paraId="1B4E6D2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.182</w:t>
            </w:r>
          </w:p>
        </w:tc>
        <w:tc>
          <w:tcPr>
            <w:tcW w:w="1468" w:type="dxa"/>
            <w:tcBorders>
              <w:top w:val="nil"/>
              <w:left w:val="single" w:color="000000" w:sz="8" w:space="0"/>
              <w:bottom w:val="nil"/>
              <w:right w:val="single" w:color="000000" w:sz="8" w:space="0"/>
            </w:tcBorders>
            <w:shd w:val="clear" w:color="auto" w:fill="FFFFFF"/>
            <w:vAlign w:val="center"/>
          </w:tcPr>
          <w:p w14:paraId="2ABE4A7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.310</w:t>
            </w:r>
          </w:p>
        </w:tc>
        <w:tc>
          <w:tcPr>
            <w:tcW w:w="1468" w:type="dxa"/>
            <w:tcBorders>
              <w:top w:val="nil"/>
              <w:left w:val="single" w:color="000000" w:sz="8" w:space="0"/>
              <w:bottom w:val="nil"/>
              <w:right w:val="single" w:color="000000" w:sz="18" w:space="0"/>
            </w:tcBorders>
            <w:shd w:val="clear" w:color="auto" w:fill="FFFFFF"/>
            <w:vAlign w:val="center"/>
          </w:tcPr>
          <w:p w14:paraId="613C3E4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.269</w:t>
            </w:r>
          </w:p>
        </w:tc>
      </w:tr>
      <w:tr w14:paraId="746FC1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vMerge w:val="continue"/>
            <w:tcBorders>
              <w:top w:val="nil"/>
              <w:left w:val="single" w:color="000000" w:sz="18" w:space="0"/>
              <w:bottom w:val="nil"/>
              <w:right w:val="nil"/>
            </w:tcBorders>
            <w:vAlign w:val="center"/>
          </w:tcPr>
          <w:p w14:paraId="2A0E1139">
            <w:pPr>
              <w:rPr>
                <w:rFonts w:ascii="Times New Roman" w:hAnsi="Times New Roman" w:eastAsia="Calibri"/>
                <w:color w:val="000000"/>
                <w:sz w:val="20"/>
                <w:szCs w:val="20"/>
                <w:lang w:val="en-US"/>
              </w:rPr>
            </w:pPr>
          </w:p>
        </w:tc>
        <w:tc>
          <w:tcPr>
            <w:tcW w:w="1437" w:type="dxa"/>
            <w:tcBorders>
              <w:top w:val="nil"/>
              <w:left w:val="nil"/>
              <w:bottom w:val="nil"/>
              <w:right w:val="single" w:color="000000" w:sz="18" w:space="0"/>
            </w:tcBorders>
            <w:shd w:val="clear" w:color="auto" w:fill="FFFFFF"/>
          </w:tcPr>
          <w:p w14:paraId="78B775B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Negative</w:t>
            </w:r>
          </w:p>
        </w:tc>
        <w:tc>
          <w:tcPr>
            <w:tcW w:w="1468" w:type="dxa"/>
            <w:tcBorders>
              <w:top w:val="nil"/>
              <w:left w:val="single" w:color="000000" w:sz="18" w:space="0"/>
              <w:bottom w:val="nil"/>
              <w:right w:val="single" w:color="000000" w:sz="8" w:space="0"/>
            </w:tcBorders>
            <w:shd w:val="clear" w:color="auto" w:fill="FFFFFF"/>
            <w:vAlign w:val="center"/>
          </w:tcPr>
          <w:p w14:paraId="312D098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-.127</w:t>
            </w:r>
          </w:p>
        </w:tc>
        <w:tc>
          <w:tcPr>
            <w:tcW w:w="1468" w:type="dxa"/>
            <w:tcBorders>
              <w:top w:val="nil"/>
              <w:left w:val="single" w:color="000000" w:sz="8" w:space="0"/>
              <w:bottom w:val="nil"/>
              <w:right w:val="single" w:color="000000" w:sz="8" w:space="0"/>
            </w:tcBorders>
            <w:shd w:val="clear" w:color="auto" w:fill="FFFFFF"/>
            <w:vAlign w:val="center"/>
          </w:tcPr>
          <w:p w14:paraId="27D2BA7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-.168</w:t>
            </w:r>
          </w:p>
        </w:tc>
        <w:tc>
          <w:tcPr>
            <w:tcW w:w="1468" w:type="dxa"/>
            <w:tcBorders>
              <w:top w:val="nil"/>
              <w:left w:val="single" w:color="000000" w:sz="8" w:space="0"/>
              <w:bottom w:val="nil"/>
              <w:right w:val="single" w:color="000000" w:sz="18" w:space="0"/>
            </w:tcBorders>
            <w:shd w:val="clear" w:color="auto" w:fill="FFFFFF"/>
            <w:vAlign w:val="center"/>
          </w:tcPr>
          <w:p w14:paraId="5A4717F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-.135</w:t>
            </w:r>
          </w:p>
        </w:tc>
      </w:tr>
      <w:tr w14:paraId="75FF28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411" w:type="dxa"/>
            <w:gridSpan w:val="2"/>
            <w:tcBorders>
              <w:top w:val="nil"/>
              <w:left w:val="single" w:color="000000" w:sz="18" w:space="0"/>
              <w:bottom w:val="nil"/>
              <w:right w:val="nil"/>
            </w:tcBorders>
            <w:shd w:val="clear" w:color="auto" w:fill="FFFFFF"/>
          </w:tcPr>
          <w:p w14:paraId="7E71DD86">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Test Statistic</w:t>
            </w:r>
          </w:p>
        </w:tc>
        <w:tc>
          <w:tcPr>
            <w:tcW w:w="1468" w:type="dxa"/>
            <w:tcBorders>
              <w:top w:val="nil"/>
              <w:left w:val="single" w:color="000000" w:sz="18" w:space="0"/>
              <w:bottom w:val="nil"/>
              <w:right w:val="single" w:color="000000" w:sz="8" w:space="0"/>
            </w:tcBorders>
            <w:shd w:val="clear" w:color="auto" w:fill="FFFFFF"/>
            <w:vAlign w:val="center"/>
          </w:tcPr>
          <w:p w14:paraId="714C5CF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.182</w:t>
            </w:r>
          </w:p>
        </w:tc>
        <w:tc>
          <w:tcPr>
            <w:tcW w:w="1468" w:type="dxa"/>
            <w:tcBorders>
              <w:top w:val="nil"/>
              <w:left w:val="single" w:color="000000" w:sz="8" w:space="0"/>
              <w:bottom w:val="nil"/>
              <w:right w:val="single" w:color="000000" w:sz="8" w:space="0"/>
            </w:tcBorders>
            <w:shd w:val="clear" w:color="auto" w:fill="FFFFFF"/>
            <w:vAlign w:val="center"/>
          </w:tcPr>
          <w:p w14:paraId="1997FA6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.310</w:t>
            </w:r>
          </w:p>
        </w:tc>
        <w:tc>
          <w:tcPr>
            <w:tcW w:w="1468" w:type="dxa"/>
            <w:tcBorders>
              <w:top w:val="nil"/>
              <w:left w:val="single" w:color="000000" w:sz="8" w:space="0"/>
              <w:bottom w:val="nil"/>
              <w:right w:val="single" w:color="000000" w:sz="18" w:space="0"/>
            </w:tcBorders>
            <w:shd w:val="clear" w:color="auto" w:fill="FFFFFF"/>
            <w:vAlign w:val="center"/>
          </w:tcPr>
          <w:p w14:paraId="766E069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.269</w:t>
            </w:r>
          </w:p>
        </w:tc>
      </w:tr>
      <w:tr w14:paraId="523226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411" w:type="dxa"/>
            <w:gridSpan w:val="2"/>
            <w:tcBorders>
              <w:top w:val="nil"/>
              <w:left w:val="single" w:color="000000" w:sz="18" w:space="0"/>
              <w:bottom w:val="single" w:color="000000" w:sz="18" w:space="0"/>
              <w:right w:val="nil"/>
            </w:tcBorders>
            <w:shd w:val="clear" w:color="auto" w:fill="FFFFFF"/>
          </w:tcPr>
          <w:p w14:paraId="58BB840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Asymp. Sig. (2-tailed)</w:t>
            </w:r>
          </w:p>
        </w:tc>
        <w:tc>
          <w:tcPr>
            <w:tcW w:w="1468" w:type="dxa"/>
            <w:tcBorders>
              <w:top w:val="nil"/>
              <w:left w:val="single" w:color="000000" w:sz="18" w:space="0"/>
              <w:bottom w:val="single" w:color="000000" w:sz="18" w:space="0"/>
              <w:right w:val="single" w:color="000000" w:sz="8" w:space="0"/>
            </w:tcBorders>
            <w:shd w:val="clear" w:color="auto" w:fill="FFFFFF"/>
            <w:vAlign w:val="center"/>
          </w:tcPr>
          <w:p w14:paraId="2CC49BB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.003</w:t>
            </w:r>
            <w:r>
              <w:rPr>
                <w:rFonts w:ascii="Times New Roman" w:hAnsi="Times New Roman" w:eastAsia="Calibri"/>
                <w:color w:val="000000"/>
                <w:sz w:val="20"/>
                <w:szCs w:val="20"/>
                <w:vertAlign w:val="superscript"/>
                <w:lang w:val="en-US"/>
              </w:rPr>
              <w:t>c</w:t>
            </w:r>
          </w:p>
        </w:tc>
        <w:tc>
          <w:tcPr>
            <w:tcW w:w="1468" w:type="dxa"/>
            <w:tcBorders>
              <w:top w:val="nil"/>
              <w:left w:val="single" w:color="000000" w:sz="8" w:space="0"/>
              <w:bottom w:val="single" w:color="000000" w:sz="18" w:space="0"/>
              <w:right w:val="single" w:color="000000" w:sz="8" w:space="0"/>
            </w:tcBorders>
            <w:shd w:val="clear" w:color="auto" w:fill="FFFFFF"/>
            <w:vAlign w:val="center"/>
          </w:tcPr>
          <w:p w14:paraId="0D979F6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r>
              <w:rPr>
                <w:rFonts w:ascii="Times New Roman" w:hAnsi="Times New Roman" w:eastAsia="Calibri"/>
                <w:color w:val="000000"/>
                <w:sz w:val="20"/>
                <w:szCs w:val="20"/>
                <w:vertAlign w:val="superscript"/>
                <w:lang w:val="en-US"/>
              </w:rPr>
              <w:t>c</w:t>
            </w:r>
          </w:p>
        </w:tc>
        <w:tc>
          <w:tcPr>
            <w:tcW w:w="1468" w:type="dxa"/>
            <w:tcBorders>
              <w:top w:val="nil"/>
              <w:left w:val="single" w:color="000000" w:sz="8" w:space="0"/>
              <w:bottom w:val="single" w:color="000000" w:sz="18" w:space="0"/>
              <w:right w:val="single" w:color="000000" w:sz="18" w:space="0"/>
            </w:tcBorders>
            <w:shd w:val="clear" w:color="auto" w:fill="FFFFFF"/>
            <w:vAlign w:val="center"/>
          </w:tcPr>
          <w:p w14:paraId="0CCA913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r>
              <w:rPr>
                <w:rFonts w:ascii="Times New Roman" w:hAnsi="Times New Roman" w:eastAsia="Calibri"/>
                <w:color w:val="000000"/>
                <w:sz w:val="20"/>
                <w:szCs w:val="20"/>
                <w:vertAlign w:val="superscript"/>
                <w:lang w:val="en-US"/>
              </w:rPr>
              <w:t>c</w:t>
            </w:r>
          </w:p>
        </w:tc>
      </w:tr>
      <w:tr w14:paraId="42A39B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gridSpan w:val="5"/>
            <w:tcBorders>
              <w:top w:val="nil"/>
              <w:left w:val="nil"/>
              <w:bottom w:val="nil"/>
              <w:right w:val="nil"/>
            </w:tcBorders>
            <w:shd w:val="clear" w:color="auto" w:fill="FFFFFF"/>
          </w:tcPr>
          <w:p w14:paraId="68E8B639">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a. Test distribution is Normal.</w:t>
            </w:r>
          </w:p>
        </w:tc>
      </w:tr>
      <w:tr w14:paraId="0949A1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gridSpan w:val="5"/>
            <w:tcBorders>
              <w:top w:val="nil"/>
              <w:left w:val="nil"/>
              <w:bottom w:val="nil"/>
              <w:right w:val="nil"/>
            </w:tcBorders>
            <w:shd w:val="clear" w:color="auto" w:fill="FFFFFF"/>
          </w:tcPr>
          <w:p w14:paraId="19A27AB1">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b. Calculated from data.</w:t>
            </w:r>
          </w:p>
        </w:tc>
      </w:tr>
      <w:tr w14:paraId="492D39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15" w:type="dxa"/>
            <w:gridSpan w:val="5"/>
            <w:tcBorders>
              <w:top w:val="nil"/>
              <w:left w:val="nil"/>
              <w:bottom w:val="nil"/>
              <w:right w:val="nil"/>
            </w:tcBorders>
            <w:shd w:val="clear" w:color="auto" w:fill="FFFFFF"/>
          </w:tcPr>
          <w:p w14:paraId="4FD56915">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c. Lilliefors Significance Correction.</w:t>
            </w:r>
          </w:p>
        </w:tc>
      </w:tr>
    </w:tbl>
    <w:p w14:paraId="5E6513D2">
      <w:pPr>
        <w:tabs>
          <w:tab w:val="left" w:pos="1114"/>
          <w:tab w:val="left" w:pos="1620"/>
        </w:tabs>
        <w:spacing w:after="200" w:line="480" w:lineRule="auto"/>
        <w:contextualSpacing/>
        <w:jc w:val="both"/>
        <w:rPr>
          <w:rFonts w:ascii="Times New Roman" w:hAnsi="Times New Roman" w:eastAsia="Calibri"/>
          <w:sz w:val="24"/>
          <w:szCs w:val="24"/>
          <w:lang w:val="en-US"/>
        </w:rPr>
      </w:pPr>
    </w:p>
    <w:p w14:paraId="66B64BEF">
      <w:pPr>
        <w:spacing w:after="20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From this table the significance of each variable found. The significance level of self-perception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pPr>
        <w:spacing w:after="200"/>
        <w:jc w:val="both"/>
        <w:rPr>
          <w:rFonts w:ascii="Times New Roman" w:hAnsi="Times New Roman" w:eastAsia="Calibri"/>
          <w:sz w:val="24"/>
          <w:szCs w:val="24"/>
          <w:lang w:val="en-US"/>
        </w:rPr>
      </w:pPr>
      <w:r>
        <w:rPr>
          <w:rFonts w:ascii="Times New Roman" w:hAnsi="Times New Roman" w:eastAsia="Calibri"/>
          <w:b/>
          <w:sz w:val="24"/>
          <w:szCs w:val="24"/>
        </w:rPr>
        <w:t>Descriptive Data of the variables</w:t>
      </w:r>
    </w:p>
    <w:p w14:paraId="16E0498E">
      <w:pPr>
        <w:spacing w:after="20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Descriptive data was given to give general view about the spread of data in the field. The raw data has been computed using SPSS 22.. The data description showed in the form of mean, Deviation Standard, variance, the highest score and the lowest one. </w:t>
      </w:r>
    </w:p>
    <w:p w14:paraId="07D640EC">
      <w:pPr>
        <w:spacing w:after="200"/>
        <w:ind w:firstLine="540"/>
        <w:jc w:val="both"/>
        <w:rPr>
          <w:rFonts w:ascii="Times New Roman" w:hAnsi="Times New Roman" w:eastAsia="Calibri"/>
          <w:sz w:val="24"/>
          <w:szCs w:val="24"/>
          <w:lang w:val="en-US"/>
        </w:rPr>
      </w:pPr>
    </w:p>
    <w:p w14:paraId="378E3D7A">
      <w:pPr>
        <w:spacing w:after="200"/>
        <w:jc w:val="both"/>
        <w:rPr>
          <w:rFonts w:ascii="Times New Roman" w:hAnsi="Times New Roman" w:eastAsia="Calibri"/>
          <w:sz w:val="24"/>
          <w:szCs w:val="24"/>
          <w:lang w:val="en-US"/>
        </w:rPr>
      </w:pPr>
    </w:p>
    <w:tbl>
      <w:tblPr>
        <w:tblStyle w:val="12"/>
        <w:tblpPr w:leftFromText="180" w:rightFromText="180" w:vertAnchor="text" w:horzAnchor="margin" w:tblpY="139"/>
        <w:tblW w:w="8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362"/>
        <w:gridCol w:w="809"/>
        <w:gridCol w:w="809"/>
        <w:gridCol w:w="859"/>
        <w:gridCol w:w="884"/>
        <w:gridCol w:w="810"/>
        <w:gridCol w:w="810"/>
        <w:gridCol w:w="860"/>
        <w:gridCol w:w="1005"/>
        <w:gridCol w:w="752"/>
        <w:gridCol w:w="6"/>
      </w:tblGrid>
      <w:tr w14:paraId="376572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819" w:hRule="atLeast"/>
        </w:trPr>
        <w:tc>
          <w:tcPr>
            <w:tcW w:w="8966" w:type="dxa"/>
            <w:gridSpan w:val="11"/>
            <w:tcBorders>
              <w:top w:val="nil"/>
              <w:left w:val="nil"/>
              <w:bottom w:val="nil"/>
              <w:right w:val="nil"/>
            </w:tcBorders>
            <w:shd w:val="clear" w:color="auto" w:fill="FFFFFF"/>
            <w:vAlign w:val="center"/>
          </w:tcPr>
          <w:p w14:paraId="2EBAC3C8">
            <w:pPr>
              <w:autoSpaceDE w:val="0"/>
              <w:autoSpaceDN w:val="0"/>
              <w:adjustRightInd w:val="0"/>
              <w:spacing w:line="320" w:lineRule="atLeast"/>
              <w:ind w:right="60"/>
              <w:rPr>
                <w:rFonts w:ascii="Times New Roman" w:hAnsi="Times New Roman" w:eastAsia="Calibri"/>
                <w:b/>
                <w:bCs/>
                <w:color w:val="000000"/>
                <w:sz w:val="24"/>
                <w:szCs w:val="24"/>
                <w:lang w:val="en-US"/>
              </w:rPr>
            </w:pPr>
            <w:commentRangeStart w:id="24"/>
            <w:r>
              <w:rPr>
                <w:rFonts w:eastAsia="Calibri" w:cs="Arial"/>
                <w:b/>
                <w:bCs/>
                <w:color w:val="000000"/>
                <w:sz w:val="18"/>
                <w:szCs w:val="18"/>
                <w:lang w:val="en-US"/>
              </w:rPr>
              <w:t xml:space="preserve">  </w:t>
            </w:r>
            <w:r>
              <w:rPr>
                <w:rFonts w:ascii="Times New Roman" w:hAnsi="Times New Roman" w:eastAsia="Calibri"/>
                <w:b/>
                <w:bCs/>
                <w:color w:val="000000"/>
                <w:sz w:val="24"/>
                <w:szCs w:val="24"/>
                <w:lang w:val="en-US"/>
              </w:rPr>
              <w:t>Speaking Ability Test Result</w:t>
            </w:r>
          </w:p>
          <w:p w14:paraId="4DF59FE7">
            <w:pPr>
              <w:autoSpaceDE w:val="0"/>
              <w:autoSpaceDN w:val="0"/>
              <w:adjustRightInd w:val="0"/>
              <w:spacing w:line="320" w:lineRule="atLeast"/>
              <w:ind w:right="60"/>
              <w:rPr>
                <w:rFonts w:ascii="Times New Roman" w:hAnsi="Times New Roman" w:eastAsia="Calibri"/>
                <w:b/>
                <w:bCs/>
                <w:color w:val="000000"/>
                <w:sz w:val="24"/>
                <w:szCs w:val="24"/>
                <w:lang w:val="en-US"/>
              </w:rPr>
            </w:pPr>
          </w:p>
          <w:p w14:paraId="63044F5C">
            <w:pPr>
              <w:autoSpaceDE w:val="0"/>
              <w:autoSpaceDN w:val="0"/>
              <w:adjustRightInd w:val="0"/>
              <w:spacing w:line="320" w:lineRule="atLeast"/>
              <w:ind w:left="60" w:right="60"/>
              <w:rPr>
                <w:rFonts w:ascii="Times New Roman" w:hAnsi="Times New Roman" w:eastAsia="Calibri"/>
                <w:color w:val="000000"/>
                <w:lang w:val="en-US"/>
              </w:rPr>
            </w:pPr>
            <w:r>
              <w:rPr>
                <w:rFonts w:ascii="Times New Roman" w:hAnsi="Times New Roman" w:eastAsia="Calibri"/>
                <w:i/>
                <w:iCs/>
                <w:color w:val="000000"/>
                <w:lang w:val="en-US"/>
              </w:rPr>
              <w:t>Table 4.</w:t>
            </w:r>
            <w:r>
              <w:rPr>
                <w:rFonts w:ascii="Times New Roman" w:hAnsi="Times New Roman" w:eastAsia="Calibri"/>
                <w:color w:val="000000"/>
                <w:lang w:val="en-US"/>
              </w:rPr>
              <w:t>Descriptive Statistics of speaking Ability</w:t>
            </w:r>
          </w:p>
        </w:tc>
      </w:tr>
      <w:tr w14:paraId="44AEB1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6" w:type="dxa"/>
          <w:cantSplit/>
          <w:trHeight w:val="268" w:hRule="atLeast"/>
        </w:trPr>
        <w:tc>
          <w:tcPr>
            <w:tcW w:w="1362" w:type="dxa"/>
            <w:vMerge w:val="restart"/>
            <w:tcBorders>
              <w:top w:val="single" w:color="000000" w:sz="18" w:space="0"/>
              <w:left w:val="single" w:color="000000" w:sz="18" w:space="0"/>
              <w:bottom w:val="nil"/>
              <w:right w:val="single" w:color="000000" w:sz="18" w:space="0"/>
            </w:tcBorders>
            <w:shd w:val="clear" w:color="auto" w:fill="FFFFFF"/>
            <w:vAlign w:val="bottom"/>
          </w:tcPr>
          <w:p w14:paraId="49E9A920">
            <w:pPr>
              <w:autoSpaceDE w:val="0"/>
              <w:autoSpaceDN w:val="0"/>
              <w:adjustRightInd w:val="0"/>
              <w:rPr>
                <w:rFonts w:ascii="Times New Roman" w:hAnsi="Times New Roman" w:eastAsia="Calibri"/>
                <w:sz w:val="20"/>
                <w:szCs w:val="20"/>
                <w:lang w:val="en-US"/>
              </w:rPr>
            </w:pPr>
          </w:p>
        </w:tc>
        <w:tc>
          <w:tcPr>
            <w:tcW w:w="809" w:type="dxa"/>
            <w:tcBorders>
              <w:top w:val="single" w:color="000000" w:sz="18" w:space="0"/>
              <w:left w:val="single" w:color="000000" w:sz="18" w:space="0"/>
              <w:bottom w:val="single" w:color="000000" w:sz="8" w:space="0"/>
              <w:right w:val="single" w:color="000000" w:sz="8" w:space="0"/>
            </w:tcBorders>
            <w:shd w:val="clear" w:color="auto" w:fill="FFFFFF"/>
            <w:vAlign w:val="bottom"/>
          </w:tcPr>
          <w:p w14:paraId="240A1927">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809"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3273AF8E">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Range</w:t>
            </w:r>
          </w:p>
        </w:tc>
        <w:tc>
          <w:tcPr>
            <w:tcW w:w="859"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1B22B1E1">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Minimum</w:t>
            </w:r>
          </w:p>
        </w:tc>
        <w:tc>
          <w:tcPr>
            <w:tcW w:w="884"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1D0ECFAB">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Maximum</w:t>
            </w:r>
          </w:p>
        </w:tc>
        <w:tc>
          <w:tcPr>
            <w:tcW w:w="810"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5C419F2C">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Sum</w:t>
            </w:r>
          </w:p>
        </w:tc>
        <w:tc>
          <w:tcPr>
            <w:tcW w:w="1670" w:type="dxa"/>
            <w:gridSpan w:val="2"/>
            <w:tcBorders>
              <w:top w:val="single" w:color="000000" w:sz="18" w:space="0"/>
              <w:left w:val="single" w:color="000000" w:sz="8" w:space="0"/>
              <w:bottom w:val="single" w:color="000000" w:sz="8" w:space="0"/>
              <w:right w:val="single" w:color="000000" w:sz="8" w:space="0"/>
            </w:tcBorders>
            <w:shd w:val="clear" w:color="auto" w:fill="FFFFFF"/>
            <w:vAlign w:val="bottom"/>
          </w:tcPr>
          <w:p w14:paraId="5C8442D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Mean</w:t>
            </w:r>
          </w:p>
        </w:tc>
        <w:tc>
          <w:tcPr>
            <w:tcW w:w="1005"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5904DC24">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Deviation</w:t>
            </w:r>
          </w:p>
        </w:tc>
        <w:tc>
          <w:tcPr>
            <w:tcW w:w="752" w:type="dxa"/>
            <w:tcBorders>
              <w:top w:val="single" w:color="000000" w:sz="18" w:space="0"/>
              <w:left w:val="single" w:color="000000" w:sz="8" w:space="0"/>
              <w:bottom w:val="single" w:color="000000" w:sz="8" w:space="0"/>
              <w:right w:val="single" w:color="000000" w:sz="18" w:space="0"/>
            </w:tcBorders>
            <w:shd w:val="clear" w:color="auto" w:fill="FFFFFF"/>
            <w:vAlign w:val="bottom"/>
          </w:tcPr>
          <w:p w14:paraId="2A7E2719">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Variance</w:t>
            </w:r>
          </w:p>
        </w:tc>
      </w:tr>
      <w:tr w14:paraId="1B5EF9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6" w:type="dxa"/>
          <w:cantSplit/>
          <w:trHeight w:val="320" w:hRule="atLeast"/>
        </w:trPr>
        <w:tc>
          <w:tcPr>
            <w:tcW w:w="1362" w:type="dxa"/>
            <w:vMerge w:val="continue"/>
            <w:tcBorders>
              <w:top w:val="single" w:color="000000" w:sz="18" w:space="0"/>
              <w:left w:val="single" w:color="000000" w:sz="18" w:space="0"/>
              <w:bottom w:val="nil"/>
              <w:right w:val="single" w:color="000000" w:sz="18" w:space="0"/>
            </w:tcBorders>
            <w:vAlign w:val="center"/>
          </w:tcPr>
          <w:p w14:paraId="7CE1A5F5">
            <w:pPr>
              <w:rPr>
                <w:rFonts w:ascii="Times New Roman" w:hAnsi="Times New Roman" w:eastAsia="Calibri"/>
                <w:sz w:val="20"/>
                <w:szCs w:val="20"/>
                <w:lang w:val="en-US"/>
              </w:rPr>
            </w:pPr>
          </w:p>
        </w:tc>
        <w:tc>
          <w:tcPr>
            <w:tcW w:w="809" w:type="dxa"/>
            <w:tcBorders>
              <w:top w:val="single" w:color="000000" w:sz="8" w:space="0"/>
              <w:left w:val="single" w:color="000000" w:sz="18" w:space="0"/>
              <w:bottom w:val="single" w:color="000000" w:sz="18" w:space="0"/>
              <w:right w:val="single" w:color="000000" w:sz="8" w:space="0"/>
            </w:tcBorders>
            <w:shd w:val="clear" w:color="auto" w:fill="FFFFFF"/>
            <w:vAlign w:val="bottom"/>
          </w:tcPr>
          <w:p w14:paraId="77A8AFD9">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09"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1D6EFDD0">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59"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460BD04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84"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4E422B14">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10"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5B7B7EB2">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10"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2BB86A1A">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860"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5CCB2F73">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Error</w:t>
            </w:r>
          </w:p>
        </w:tc>
        <w:tc>
          <w:tcPr>
            <w:tcW w:w="100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79E83DF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52" w:type="dxa"/>
            <w:tcBorders>
              <w:top w:val="single" w:color="000000" w:sz="8" w:space="0"/>
              <w:left w:val="single" w:color="000000" w:sz="8" w:space="0"/>
              <w:bottom w:val="single" w:color="000000" w:sz="18" w:space="0"/>
              <w:right w:val="single" w:color="000000" w:sz="18" w:space="0"/>
            </w:tcBorders>
            <w:shd w:val="clear" w:color="auto" w:fill="FFFFFF"/>
            <w:vAlign w:val="bottom"/>
          </w:tcPr>
          <w:p w14:paraId="5D9E4236">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r>
      <w:tr w14:paraId="131D0E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6" w:type="dxa"/>
          <w:cantSplit/>
          <w:trHeight w:val="268" w:hRule="atLeast"/>
        </w:trPr>
        <w:tc>
          <w:tcPr>
            <w:tcW w:w="1362" w:type="dxa"/>
            <w:tcBorders>
              <w:top w:val="single" w:color="000000" w:sz="18" w:space="0"/>
              <w:left w:val="single" w:color="000000" w:sz="18" w:space="0"/>
              <w:bottom w:val="nil"/>
              <w:right w:val="single" w:color="000000" w:sz="18" w:space="0"/>
            </w:tcBorders>
            <w:shd w:val="clear" w:color="auto" w:fill="FFFFFF"/>
          </w:tcPr>
          <w:p w14:paraId="25A3A059">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Pronunciation</w:t>
            </w:r>
          </w:p>
        </w:tc>
        <w:tc>
          <w:tcPr>
            <w:tcW w:w="809" w:type="dxa"/>
            <w:tcBorders>
              <w:top w:val="single" w:color="000000" w:sz="18" w:space="0"/>
              <w:left w:val="single" w:color="000000" w:sz="18" w:space="0"/>
              <w:bottom w:val="nil"/>
              <w:right w:val="single" w:color="000000" w:sz="8" w:space="0"/>
            </w:tcBorders>
            <w:shd w:val="clear" w:color="auto" w:fill="FFFFFF"/>
            <w:vAlign w:val="center"/>
          </w:tcPr>
          <w:p w14:paraId="114B37B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809" w:type="dxa"/>
            <w:tcBorders>
              <w:top w:val="single" w:color="000000" w:sz="18" w:space="0"/>
              <w:left w:val="single" w:color="000000" w:sz="8" w:space="0"/>
              <w:bottom w:val="nil"/>
              <w:right w:val="single" w:color="000000" w:sz="8" w:space="0"/>
            </w:tcBorders>
            <w:shd w:val="clear" w:color="auto" w:fill="FFFFFF"/>
            <w:vAlign w:val="center"/>
          </w:tcPr>
          <w:p w14:paraId="0DA663D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w:t>
            </w:r>
          </w:p>
        </w:tc>
        <w:tc>
          <w:tcPr>
            <w:tcW w:w="859" w:type="dxa"/>
            <w:tcBorders>
              <w:top w:val="single" w:color="000000" w:sz="18" w:space="0"/>
              <w:left w:val="single" w:color="000000" w:sz="8" w:space="0"/>
              <w:bottom w:val="nil"/>
              <w:right w:val="single" w:color="000000" w:sz="8" w:space="0"/>
            </w:tcBorders>
            <w:shd w:val="clear" w:color="auto" w:fill="FFFFFF"/>
            <w:vAlign w:val="center"/>
          </w:tcPr>
          <w:p w14:paraId="4350231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884" w:type="dxa"/>
            <w:tcBorders>
              <w:top w:val="single" w:color="000000" w:sz="18" w:space="0"/>
              <w:left w:val="single" w:color="000000" w:sz="8" w:space="0"/>
              <w:bottom w:val="nil"/>
              <w:right w:val="single" w:color="000000" w:sz="8" w:space="0"/>
            </w:tcBorders>
            <w:shd w:val="clear" w:color="auto" w:fill="FFFFFF"/>
            <w:vAlign w:val="center"/>
          </w:tcPr>
          <w:p w14:paraId="745E0A5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w:t>
            </w:r>
          </w:p>
        </w:tc>
        <w:tc>
          <w:tcPr>
            <w:tcW w:w="810" w:type="dxa"/>
            <w:tcBorders>
              <w:top w:val="single" w:color="000000" w:sz="18" w:space="0"/>
              <w:left w:val="single" w:color="000000" w:sz="8" w:space="0"/>
              <w:bottom w:val="nil"/>
              <w:right w:val="single" w:color="000000" w:sz="8" w:space="0"/>
            </w:tcBorders>
            <w:shd w:val="clear" w:color="auto" w:fill="FFFFFF"/>
            <w:vAlign w:val="center"/>
          </w:tcPr>
          <w:p w14:paraId="56C0345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86</w:t>
            </w:r>
          </w:p>
        </w:tc>
        <w:tc>
          <w:tcPr>
            <w:tcW w:w="810" w:type="dxa"/>
            <w:tcBorders>
              <w:top w:val="single" w:color="000000" w:sz="18" w:space="0"/>
              <w:left w:val="single" w:color="000000" w:sz="8" w:space="0"/>
              <w:bottom w:val="nil"/>
              <w:right w:val="single" w:color="000000" w:sz="8" w:space="0"/>
            </w:tcBorders>
            <w:shd w:val="clear" w:color="auto" w:fill="FFFFFF"/>
            <w:vAlign w:val="center"/>
          </w:tcPr>
          <w:p w14:paraId="26A44A5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2.26</w:t>
            </w:r>
          </w:p>
        </w:tc>
        <w:tc>
          <w:tcPr>
            <w:tcW w:w="860" w:type="dxa"/>
            <w:tcBorders>
              <w:top w:val="single" w:color="000000" w:sz="18" w:space="0"/>
              <w:left w:val="single" w:color="000000" w:sz="8" w:space="0"/>
              <w:bottom w:val="nil"/>
              <w:right w:val="single" w:color="000000" w:sz="8" w:space="0"/>
            </w:tcBorders>
            <w:shd w:val="clear" w:color="auto" w:fill="FFFFFF"/>
            <w:vAlign w:val="center"/>
          </w:tcPr>
          <w:p w14:paraId="07C3CA1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.140</w:t>
            </w:r>
          </w:p>
        </w:tc>
        <w:tc>
          <w:tcPr>
            <w:tcW w:w="1005" w:type="dxa"/>
            <w:tcBorders>
              <w:top w:val="single" w:color="000000" w:sz="18" w:space="0"/>
              <w:left w:val="single" w:color="000000" w:sz="8" w:space="0"/>
              <w:bottom w:val="nil"/>
              <w:right w:val="single" w:color="000000" w:sz="8" w:space="0"/>
            </w:tcBorders>
            <w:shd w:val="clear" w:color="auto" w:fill="FFFFFF"/>
            <w:vAlign w:val="center"/>
          </w:tcPr>
          <w:p w14:paraId="7D2B89F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.860</w:t>
            </w:r>
          </w:p>
        </w:tc>
        <w:tc>
          <w:tcPr>
            <w:tcW w:w="752" w:type="dxa"/>
            <w:tcBorders>
              <w:top w:val="single" w:color="000000" w:sz="18" w:space="0"/>
              <w:left w:val="single" w:color="000000" w:sz="8" w:space="0"/>
              <w:bottom w:val="nil"/>
              <w:right w:val="single" w:color="000000" w:sz="18" w:space="0"/>
            </w:tcBorders>
            <w:shd w:val="clear" w:color="auto" w:fill="FFFFFF"/>
            <w:vAlign w:val="center"/>
          </w:tcPr>
          <w:p w14:paraId="0A58FE3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.740</w:t>
            </w:r>
          </w:p>
        </w:tc>
      </w:tr>
      <w:tr w14:paraId="70DF69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6" w:type="dxa"/>
          <w:cantSplit/>
          <w:trHeight w:val="268" w:hRule="atLeast"/>
        </w:trPr>
        <w:tc>
          <w:tcPr>
            <w:tcW w:w="1362" w:type="dxa"/>
            <w:tcBorders>
              <w:top w:val="nil"/>
              <w:left w:val="single" w:color="000000" w:sz="18" w:space="0"/>
              <w:bottom w:val="nil"/>
              <w:right w:val="single" w:color="000000" w:sz="18" w:space="0"/>
            </w:tcBorders>
            <w:shd w:val="clear" w:color="auto" w:fill="FFFFFF"/>
          </w:tcPr>
          <w:p w14:paraId="5CC99B87">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Comprehension</w:t>
            </w:r>
          </w:p>
        </w:tc>
        <w:tc>
          <w:tcPr>
            <w:tcW w:w="809" w:type="dxa"/>
            <w:tcBorders>
              <w:top w:val="nil"/>
              <w:left w:val="single" w:color="000000" w:sz="18" w:space="0"/>
              <w:bottom w:val="nil"/>
              <w:right w:val="single" w:color="000000" w:sz="8" w:space="0"/>
            </w:tcBorders>
            <w:shd w:val="clear" w:color="auto" w:fill="FFFFFF"/>
            <w:vAlign w:val="center"/>
          </w:tcPr>
          <w:p w14:paraId="3D60743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809" w:type="dxa"/>
            <w:tcBorders>
              <w:top w:val="nil"/>
              <w:left w:val="single" w:color="000000" w:sz="8" w:space="0"/>
              <w:bottom w:val="nil"/>
              <w:right w:val="single" w:color="000000" w:sz="8" w:space="0"/>
            </w:tcBorders>
            <w:shd w:val="clear" w:color="auto" w:fill="FFFFFF"/>
            <w:vAlign w:val="center"/>
          </w:tcPr>
          <w:p w14:paraId="38574A9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w:t>
            </w:r>
          </w:p>
        </w:tc>
        <w:tc>
          <w:tcPr>
            <w:tcW w:w="859" w:type="dxa"/>
            <w:tcBorders>
              <w:top w:val="nil"/>
              <w:left w:val="single" w:color="000000" w:sz="8" w:space="0"/>
              <w:bottom w:val="nil"/>
              <w:right w:val="single" w:color="000000" w:sz="8" w:space="0"/>
            </w:tcBorders>
            <w:shd w:val="clear" w:color="auto" w:fill="FFFFFF"/>
            <w:vAlign w:val="center"/>
          </w:tcPr>
          <w:p w14:paraId="07D4FF7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w:t>
            </w:r>
          </w:p>
        </w:tc>
        <w:tc>
          <w:tcPr>
            <w:tcW w:w="884" w:type="dxa"/>
            <w:tcBorders>
              <w:top w:val="nil"/>
              <w:left w:val="single" w:color="000000" w:sz="8" w:space="0"/>
              <w:bottom w:val="nil"/>
              <w:right w:val="single" w:color="000000" w:sz="8" w:space="0"/>
            </w:tcBorders>
            <w:shd w:val="clear" w:color="auto" w:fill="FFFFFF"/>
            <w:vAlign w:val="center"/>
          </w:tcPr>
          <w:p w14:paraId="115A0B3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w:t>
            </w:r>
          </w:p>
        </w:tc>
        <w:tc>
          <w:tcPr>
            <w:tcW w:w="810" w:type="dxa"/>
            <w:tcBorders>
              <w:top w:val="nil"/>
              <w:left w:val="single" w:color="000000" w:sz="8" w:space="0"/>
              <w:bottom w:val="nil"/>
              <w:right w:val="single" w:color="000000" w:sz="8" w:space="0"/>
            </w:tcBorders>
            <w:shd w:val="clear" w:color="auto" w:fill="FFFFFF"/>
            <w:vAlign w:val="center"/>
          </w:tcPr>
          <w:p w14:paraId="466D2EA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101</w:t>
            </w:r>
          </w:p>
        </w:tc>
        <w:tc>
          <w:tcPr>
            <w:tcW w:w="810" w:type="dxa"/>
            <w:tcBorders>
              <w:top w:val="nil"/>
              <w:left w:val="single" w:color="000000" w:sz="8" w:space="0"/>
              <w:bottom w:val="nil"/>
              <w:right w:val="single" w:color="000000" w:sz="8" w:space="0"/>
            </w:tcBorders>
            <w:shd w:val="clear" w:color="auto" w:fill="FFFFFF"/>
            <w:vAlign w:val="center"/>
          </w:tcPr>
          <w:p w14:paraId="65A35ED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2.66</w:t>
            </w:r>
          </w:p>
        </w:tc>
        <w:tc>
          <w:tcPr>
            <w:tcW w:w="860" w:type="dxa"/>
            <w:tcBorders>
              <w:top w:val="nil"/>
              <w:left w:val="single" w:color="000000" w:sz="8" w:space="0"/>
              <w:bottom w:val="nil"/>
              <w:right w:val="single" w:color="000000" w:sz="8" w:space="0"/>
            </w:tcBorders>
            <w:shd w:val="clear" w:color="auto" w:fill="FFFFFF"/>
            <w:vAlign w:val="center"/>
          </w:tcPr>
          <w:p w14:paraId="477A0AF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.121</w:t>
            </w:r>
          </w:p>
        </w:tc>
        <w:tc>
          <w:tcPr>
            <w:tcW w:w="1005" w:type="dxa"/>
            <w:tcBorders>
              <w:top w:val="nil"/>
              <w:left w:val="single" w:color="000000" w:sz="8" w:space="0"/>
              <w:bottom w:val="nil"/>
              <w:right w:val="single" w:color="000000" w:sz="8" w:space="0"/>
            </w:tcBorders>
            <w:shd w:val="clear" w:color="auto" w:fill="FFFFFF"/>
            <w:vAlign w:val="center"/>
          </w:tcPr>
          <w:p w14:paraId="30045E2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.745</w:t>
            </w:r>
          </w:p>
        </w:tc>
        <w:tc>
          <w:tcPr>
            <w:tcW w:w="752" w:type="dxa"/>
            <w:tcBorders>
              <w:top w:val="nil"/>
              <w:left w:val="single" w:color="000000" w:sz="8" w:space="0"/>
              <w:bottom w:val="nil"/>
              <w:right w:val="single" w:color="000000" w:sz="18" w:space="0"/>
            </w:tcBorders>
            <w:shd w:val="clear" w:color="auto" w:fill="FFFFFF"/>
            <w:vAlign w:val="center"/>
          </w:tcPr>
          <w:p w14:paraId="329DF57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.555</w:t>
            </w:r>
          </w:p>
        </w:tc>
      </w:tr>
      <w:tr w14:paraId="33F157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6" w:type="dxa"/>
          <w:cantSplit/>
          <w:trHeight w:val="281" w:hRule="atLeast"/>
        </w:trPr>
        <w:tc>
          <w:tcPr>
            <w:tcW w:w="1362" w:type="dxa"/>
            <w:tcBorders>
              <w:top w:val="nil"/>
              <w:left w:val="single" w:color="000000" w:sz="18" w:space="0"/>
              <w:bottom w:val="nil"/>
              <w:right w:val="single" w:color="000000" w:sz="18" w:space="0"/>
            </w:tcBorders>
            <w:shd w:val="clear" w:color="auto" w:fill="FFFFFF"/>
          </w:tcPr>
          <w:p w14:paraId="45E593D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Fluency</w:t>
            </w:r>
          </w:p>
        </w:tc>
        <w:tc>
          <w:tcPr>
            <w:tcW w:w="809" w:type="dxa"/>
            <w:tcBorders>
              <w:top w:val="nil"/>
              <w:left w:val="single" w:color="000000" w:sz="18" w:space="0"/>
              <w:bottom w:val="nil"/>
              <w:right w:val="single" w:color="000000" w:sz="8" w:space="0"/>
            </w:tcBorders>
            <w:shd w:val="clear" w:color="auto" w:fill="FFFFFF"/>
            <w:vAlign w:val="center"/>
          </w:tcPr>
          <w:p w14:paraId="1366A84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809" w:type="dxa"/>
            <w:tcBorders>
              <w:top w:val="nil"/>
              <w:left w:val="single" w:color="000000" w:sz="8" w:space="0"/>
              <w:bottom w:val="nil"/>
              <w:right w:val="single" w:color="000000" w:sz="8" w:space="0"/>
            </w:tcBorders>
            <w:shd w:val="clear" w:color="auto" w:fill="FFFFFF"/>
            <w:vAlign w:val="center"/>
          </w:tcPr>
          <w:p w14:paraId="6451A21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w:t>
            </w:r>
          </w:p>
        </w:tc>
        <w:tc>
          <w:tcPr>
            <w:tcW w:w="859" w:type="dxa"/>
            <w:tcBorders>
              <w:top w:val="nil"/>
              <w:left w:val="single" w:color="000000" w:sz="8" w:space="0"/>
              <w:bottom w:val="nil"/>
              <w:right w:val="single" w:color="000000" w:sz="8" w:space="0"/>
            </w:tcBorders>
            <w:shd w:val="clear" w:color="auto" w:fill="FFFFFF"/>
            <w:vAlign w:val="center"/>
          </w:tcPr>
          <w:p w14:paraId="2AC3924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884" w:type="dxa"/>
            <w:tcBorders>
              <w:top w:val="nil"/>
              <w:left w:val="single" w:color="000000" w:sz="8" w:space="0"/>
              <w:bottom w:val="nil"/>
              <w:right w:val="single" w:color="000000" w:sz="8" w:space="0"/>
            </w:tcBorders>
            <w:shd w:val="clear" w:color="auto" w:fill="FFFFFF"/>
            <w:vAlign w:val="center"/>
          </w:tcPr>
          <w:p w14:paraId="2BCFDD2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w:t>
            </w:r>
          </w:p>
        </w:tc>
        <w:tc>
          <w:tcPr>
            <w:tcW w:w="810" w:type="dxa"/>
            <w:tcBorders>
              <w:top w:val="nil"/>
              <w:left w:val="single" w:color="000000" w:sz="8" w:space="0"/>
              <w:bottom w:val="nil"/>
              <w:right w:val="single" w:color="000000" w:sz="8" w:space="0"/>
            </w:tcBorders>
            <w:shd w:val="clear" w:color="auto" w:fill="FFFFFF"/>
            <w:vAlign w:val="center"/>
          </w:tcPr>
          <w:p w14:paraId="6062EFF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86</w:t>
            </w:r>
          </w:p>
        </w:tc>
        <w:tc>
          <w:tcPr>
            <w:tcW w:w="810" w:type="dxa"/>
            <w:tcBorders>
              <w:top w:val="nil"/>
              <w:left w:val="single" w:color="000000" w:sz="8" w:space="0"/>
              <w:bottom w:val="nil"/>
              <w:right w:val="single" w:color="000000" w:sz="8" w:space="0"/>
            </w:tcBorders>
            <w:shd w:val="clear" w:color="auto" w:fill="FFFFFF"/>
            <w:vAlign w:val="center"/>
          </w:tcPr>
          <w:p w14:paraId="4E9C9A5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2.26</w:t>
            </w:r>
          </w:p>
        </w:tc>
        <w:tc>
          <w:tcPr>
            <w:tcW w:w="860" w:type="dxa"/>
            <w:tcBorders>
              <w:top w:val="nil"/>
              <w:left w:val="single" w:color="000000" w:sz="8" w:space="0"/>
              <w:bottom w:val="nil"/>
              <w:right w:val="single" w:color="000000" w:sz="8" w:space="0"/>
            </w:tcBorders>
            <w:shd w:val="clear" w:color="auto" w:fill="FFFFFF"/>
            <w:vAlign w:val="center"/>
          </w:tcPr>
          <w:p w14:paraId="68D8E91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.129</w:t>
            </w:r>
          </w:p>
        </w:tc>
        <w:tc>
          <w:tcPr>
            <w:tcW w:w="1005" w:type="dxa"/>
            <w:tcBorders>
              <w:top w:val="nil"/>
              <w:left w:val="single" w:color="000000" w:sz="8" w:space="0"/>
              <w:bottom w:val="nil"/>
              <w:right w:val="single" w:color="000000" w:sz="8" w:space="0"/>
            </w:tcBorders>
            <w:shd w:val="clear" w:color="auto" w:fill="FFFFFF"/>
            <w:vAlign w:val="center"/>
          </w:tcPr>
          <w:p w14:paraId="64741FF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.795</w:t>
            </w:r>
          </w:p>
        </w:tc>
        <w:tc>
          <w:tcPr>
            <w:tcW w:w="752" w:type="dxa"/>
            <w:tcBorders>
              <w:top w:val="nil"/>
              <w:left w:val="single" w:color="000000" w:sz="8" w:space="0"/>
              <w:bottom w:val="nil"/>
              <w:right w:val="single" w:color="000000" w:sz="18" w:space="0"/>
            </w:tcBorders>
            <w:shd w:val="clear" w:color="auto" w:fill="FFFFFF"/>
            <w:vAlign w:val="center"/>
          </w:tcPr>
          <w:p w14:paraId="55FBB23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.632</w:t>
            </w:r>
          </w:p>
        </w:tc>
      </w:tr>
      <w:tr w14:paraId="41512D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6" w:type="dxa"/>
          <w:cantSplit/>
          <w:trHeight w:val="268" w:hRule="atLeast"/>
        </w:trPr>
        <w:tc>
          <w:tcPr>
            <w:tcW w:w="1362" w:type="dxa"/>
            <w:tcBorders>
              <w:top w:val="nil"/>
              <w:left w:val="single" w:color="000000" w:sz="18" w:space="0"/>
              <w:bottom w:val="nil"/>
              <w:right w:val="single" w:color="000000" w:sz="18" w:space="0"/>
            </w:tcBorders>
            <w:shd w:val="clear" w:color="auto" w:fill="FFFFFF"/>
          </w:tcPr>
          <w:p w14:paraId="4CAF04F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Vocabulary</w:t>
            </w:r>
          </w:p>
        </w:tc>
        <w:tc>
          <w:tcPr>
            <w:tcW w:w="809" w:type="dxa"/>
            <w:tcBorders>
              <w:top w:val="nil"/>
              <w:left w:val="single" w:color="000000" w:sz="18" w:space="0"/>
              <w:bottom w:val="nil"/>
              <w:right w:val="single" w:color="000000" w:sz="8" w:space="0"/>
            </w:tcBorders>
            <w:shd w:val="clear" w:color="auto" w:fill="FFFFFF"/>
            <w:vAlign w:val="center"/>
          </w:tcPr>
          <w:p w14:paraId="715DF8A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809" w:type="dxa"/>
            <w:tcBorders>
              <w:top w:val="nil"/>
              <w:left w:val="single" w:color="000000" w:sz="8" w:space="0"/>
              <w:bottom w:val="nil"/>
              <w:right w:val="single" w:color="000000" w:sz="8" w:space="0"/>
            </w:tcBorders>
            <w:shd w:val="clear" w:color="auto" w:fill="FFFFFF"/>
            <w:vAlign w:val="center"/>
          </w:tcPr>
          <w:p w14:paraId="3D18193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w:t>
            </w:r>
          </w:p>
        </w:tc>
        <w:tc>
          <w:tcPr>
            <w:tcW w:w="859" w:type="dxa"/>
            <w:tcBorders>
              <w:top w:val="nil"/>
              <w:left w:val="single" w:color="000000" w:sz="8" w:space="0"/>
              <w:bottom w:val="nil"/>
              <w:right w:val="single" w:color="000000" w:sz="8" w:space="0"/>
            </w:tcBorders>
            <w:shd w:val="clear" w:color="auto" w:fill="FFFFFF"/>
            <w:vAlign w:val="center"/>
          </w:tcPr>
          <w:p w14:paraId="608C665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w:t>
            </w:r>
          </w:p>
        </w:tc>
        <w:tc>
          <w:tcPr>
            <w:tcW w:w="884" w:type="dxa"/>
            <w:tcBorders>
              <w:top w:val="nil"/>
              <w:left w:val="single" w:color="000000" w:sz="8" w:space="0"/>
              <w:bottom w:val="nil"/>
              <w:right w:val="single" w:color="000000" w:sz="8" w:space="0"/>
            </w:tcBorders>
            <w:shd w:val="clear" w:color="auto" w:fill="FFFFFF"/>
            <w:vAlign w:val="center"/>
          </w:tcPr>
          <w:p w14:paraId="053FE2A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w:t>
            </w:r>
          </w:p>
        </w:tc>
        <w:tc>
          <w:tcPr>
            <w:tcW w:w="810" w:type="dxa"/>
            <w:tcBorders>
              <w:top w:val="nil"/>
              <w:left w:val="single" w:color="000000" w:sz="8" w:space="0"/>
              <w:bottom w:val="nil"/>
              <w:right w:val="single" w:color="000000" w:sz="8" w:space="0"/>
            </w:tcBorders>
            <w:shd w:val="clear" w:color="auto" w:fill="FFFFFF"/>
            <w:vAlign w:val="center"/>
          </w:tcPr>
          <w:p w14:paraId="7EE673C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96</w:t>
            </w:r>
          </w:p>
        </w:tc>
        <w:tc>
          <w:tcPr>
            <w:tcW w:w="810" w:type="dxa"/>
            <w:tcBorders>
              <w:top w:val="nil"/>
              <w:left w:val="single" w:color="000000" w:sz="8" w:space="0"/>
              <w:bottom w:val="nil"/>
              <w:right w:val="single" w:color="000000" w:sz="8" w:space="0"/>
            </w:tcBorders>
            <w:shd w:val="clear" w:color="auto" w:fill="FFFFFF"/>
            <w:vAlign w:val="center"/>
          </w:tcPr>
          <w:p w14:paraId="69F4C76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2.53</w:t>
            </w:r>
          </w:p>
        </w:tc>
        <w:tc>
          <w:tcPr>
            <w:tcW w:w="860" w:type="dxa"/>
            <w:tcBorders>
              <w:top w:val="nil"/>
              <w:left w:val="single" w:color="000000" w:sz="8" w:space="0"/>
              <w:bottom w:val="nil"/>
              <w:right w:val="single" w:color="000000" w:sz="8" w:space="0"/>
            </w:tcBorders>
            <w:shd w:val="clear" w:color="auto" w:fill="FFFFFF"/>
            <w:vAlign w:val="center"/>
          </w:tcPr>
          <w:p w14:paraId="6E937F8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.129</w:t>
            </w:r>
          </w:p>
        </w:tc>
        <w:tc>
          <w:tcPr>
            <w:tcW w:w="1005" w:type="dxa"/>
            <w:tcBorders>
              <w:top w:val="nil"/>
              <w:left w:val="single" w:color="000000" w:sz="8" w:space="0"/>
              <w:bottom w:val="nil"/>
              <w:right w:val="single" w:color="000000" w:sz="8" w:space="0"/>
            </w:tcBorders>
            <w:shd w:val="clear" w:color="auto" w:fill="FFFFFF"/>
            <w:vAlign w:val="center"/>
          </w:tcPr>
          <w:p w14:paraId="2B90639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.797</w:t>
            </w:r>
          </w:p>
        </w:tc>
        <w:tc>
          <w:tcPr>
            <w:tcW w:w="752" w:type="dxa"/>
            <w:tcBorders>
              <w:top w:val="nil"/>
              <w:left w:val="single" w:color="000000" w:sz="8" w:space="0"/>
              <w:bottom w:val="nil"/>
              <w:right w:val="single" w:color="000000" w:sz="18" w:space="0"/>
            </w:tcBorders>
            <w:shd w:val="clear" w:color="auto" w:fill="FFFFFF"/>
            <w:vAlign w:val="center"/>
          </w:tcPr>
          <w:p w14:paraId="5D487F8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.634</w:t>
            </w:r>
          </w:p>
        </w:tc>
      </w:tr>
      <w:tr w14:paraId="76ADE7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6" w:type="dxa"/>
          <w:cantSplit/>
          <w:trHeight w:val="268" w:hRule="atLeast"/>
        </w:trPr>
        <w:tc>
          <w:tcPr>
            <w:tcW w:w="1362" w:type="dxa"/>
            <w:tcBorders>
              <w:top w:val="nil"/>
              <w:left w:val="single" w:color="000000" w:sz="18" w:space="0"/>
              <w:bottom w:val="nil"/>
              <w:right w:val="single" w:color="000000" w:sz="18" w:space="0"/>
            </w:tcBorders>
            <w:shd w:val="clear" w:color="auto" w:fill="FFFFFF"/>
          </w:tcPr>
          <w:p w14:paraId="62445D02">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Total</w:t>
            </w:r>
          </w:p>
        </w:tc>
        <w:tc>
          <w:tcPr>
            <w:tcW w:w="809" w:type="dxa"/>
            <w:tcBorders>
              <w:top w:val="nil"/>
              <w:left w:val="single" w:color="000000" w:sz="18" w:space="0"/>
              <w:bottom w:val="nil"/>
              <w:right w:val="single" w:color="000000" w:sz="8" w:space="0"/>
            </w:tcBorders>
            <w:shd w:val="clear" w:color="auto" w:fill="FFFFFF"/>
            <w:vAlign w:val="center"/>
          </w:tcPr>
          <w:p w14:paraId="73B0F4B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809" w:type="dxa"/>
            <w:tcBorders>
              <w:top w:val="nil"/>
              <w:left w:val="single" w:color="000000" w:sz="8" w:space="0"/>
              <w:bottom w:val="nil"/>
              <w:right w:val="single" w:color="000000" w:sz="8" w:space="0"/>
            </w:tcBorders>
            <w:shd w:val="clear" w:color="auto" w:fill="FFFFFF"/>
            <w:vAlign w:val="center"/>
          </w:tcPr>
          <w:p w14:paraId="66A9B66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w:t>
            </w:r>
          </w:p>
        </w:tc>
        <w:tc>
          <w:tcPr>
            <w:tcW w:w="859" w:type="dxa"/>
            <w:tcBorders>
              <w:top w:val="nil"/>
              <w:left w:val="single" w:color="000000" w:sz="8" w:space="0"/>
              <w:bottom w:val="nil"/>
              <w:right w:val="single" w:color="000000" w:sz="8" w:space="0"/>
            </w:tcBorders>
            <w:shd w:val="clear" w:color="auto" w:fill="FFFFFF"/>
            <w:vAlign w:val="center"/>
          </w:tcPr>
          <w:p w14:paraId="17C83D4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w:t>
            </w:r>
          </w:p>
        </w:tc>
        <w:tc>
          <w:tcPr>
            <w:tcW w:w="884" w:type="dxa"/>
            <w:tcBorders>
              <w:top w:val="nil"/>
              <w:left w:val="single" w:color="000000" w:sz="8" w:space="0"/>
              <w:bottom w:val="nil"/>
              <w:right w:val="single" w:color="000000" w:sz="8" w:space="0"/>
            </w:tcBorders>
            <w:shd w:val="clear" w:color="auto" w:fill="FFFFFF"/>
            <w:vAlign w:val="center"/>
          </w:tcPr>
          <w:p w14:paraId="77E2AF4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20</w:t>
            </w:r>
          </w:p>
        </w:tc>
        <w:tc>
          <w:tcPr>
            <w:tcW w:w="810" w:type="dxa"/>
            <w:tcBorders>
              <w:top w:val="nil"/>
              <w:left w:val="single" w:color="000000" w:sz="8" w:space="0"/>
              <w:bottom w:val="nil"/>
              <w:right w:val="single" w:color="000000" w:sz="8" w:space="0"/>
            </w:tcBorders>
            <w:shd w:val="clear" w:color="auto" w:fill="FFFFFF"/>
            <w:vAlign w:val="center"/>
          </w:tcPr>
          <w:p w14:paraId="4E6BB16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467</w:t>
            </w:r>
          </w:p>
        </w:tc>
        <w:tc>
          <w:tcPr>
            <w:tcW w:w="810" w:type="dxa"/>
            <w:tcBorders>
              <w:top w:val="nil"/>
              <w:left w:val="single" w:color="000000" w:sz="8" w:space="0"/>
              <w:bottom w:val="nil"/>
              <w:right w:val="single" w:color="000000" w:sz="8" w:space="0"/>
            </w:tcBorders>
            <w:shd w:val="clear" w:color="auto" w:fill="FFFFFF"/>
            <w:vAlign w:val="center"/>
          </w:tcPr>
          <w:p w14:paraId="1482931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12.29</w:t>
            </w:r>
          </w:p>
        </w:tc>
        <w:tc>
          <w:tcPr>
            <w:tcW w:w="860" w:type="dxa"/>
            <w:tcBorders>
              <w:top w:val="nil"/>
              <w:left w:val="single" w:color="000000" w:sz="8" w:space="0"/>
              <w:bottom w:val="nil"/>
              <w:right w:val="single" w:color="000000" w:sz="8" w:space="0"/>
            </w:tcBorders>
            <w:shd w:val="clear" w:color="auto" w:fill="FFFFFF"/>
            <w:vAlign w:val="center"/>
          </w:tcPr>
          <w:p w14:paraId="7050BF4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.595</w:t>
            </w:r>
          </w:p>
        </w:tc>
        <w:tc>
          <w:tcPr>
            <w:tcW w:w="1005" w:type="dxa"/>
            <w:tcBorders>
              <w:top w:val="nil"/>
              <w:left w:val="single" w:color="000000" w:sz="8" w:space="0"/>
              <w:bottom w:val="nil"/>
              <w:right w:val="single" w:color="000000" w:sz="8" w:space="0"/>
            </w:tcBorders>
            <w:shd w:val="clear" w:color="auto" w:fill="FFFFFF"/>
            <w:vAlign w:val="center"/>
          </w:tcPr>
          <w:p w14:paraId="64C7DBC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3.668</w:t>
            </w:r>
          </w:p>
        </w:tc>
        <w:tc>
          <w:tcPr>
            <w:tcW w:w="752" w:type="dxa"/>
            <w:tcBorders>
              <w:top w:val="nil"/>
              <w:left w:val="single" w:color="000000" w:sz="8" w:space="0"/>
              <w:bottom w:val="nil"/>
              <w:right w:val="single" w:color="000000" w:sz="18" w:space="0"/>
            </w:tcBorders>
            <w:shd w:val="clear" w:color="auto" w:fill="FFFFFF"/>
            <w:vAlign w:val="center"/>
          </w:tcPr>
          <w:p w14:paraId="6247C71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13.454</w:t>
            </w:r>
          </w:p>
        </w:tc>
      </w:tr>
      <w:tr w14:paraId="62EA02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6" w:type="dxa"/>
          <w:cantSplit/>
          <w:trHeight w:val="281" w:hRule="atLeast"/>
        </w:trPr>
        <w:tc>
          <w:tcPr>
            <w:tcW w:w="1362" w:type="dxa"/>
            <w:tcBorders>
              <w:top w:val="nil"/>
              <w:left w:val="single" w:color="000000" w:sz="18" w:space="0"/>
              <w:bottom w:val="single" w:color="000000" w:sz="18" w:space="0"/>
              <w:right w:val="single" w:color="000000" w:sz="18" w:space="0"/>
            </w:tcBorders>
            <w:shd w:val="clear" w:color="auto" w:fill="FFFFFF"/>
          </w:tcPr>
          <w:p w14:paraId="0894C05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Valid N (listwise)</w:t>
            </w:r>
          </w:p>
        </w:tc>
        <w:tc>
          <w:tcPr>
            <w:tcW w:w="809" w:type="dxa"/>
            <w:tcBorders>
              <w:top w:val="nil"/>
              <w:left w:val="single" w:color="000000" w:sz="18" w:space="0"/>
              <w:bottom w:val="single" w:color="000000" w:sz="18" w:space="0"/>
              <w:right w:val="single" w:color="000000" w:sz="8" w:space="0"/>
            </w:tcBorders>
            <w:shd w:val="clear" w:color="auto" w:fill="FFFFFF"/>
            <w:vAlign w:val="center"/>
          </w:tcPr>
          <w:p w14:paraId="4DA32E1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809" w:type="dxa"/>
            <w:tcBorders>
              <w:top w:val="nil"/>
              <w:left w:val="single" w:color="000000" w:sz="8" w:space="0"/>
              <w:bottom w:val="single" w:color="000000" w:sz="18" w:space="0"/>
              <w:right w:val="single" w:color="000000" w:sz="8" w:space="0"/>
            </w:tcBorders>
            <w:shd w:val="clear" w:color="auto" w:fill="FFFFFF"/>
            <w:vAlign w:val="center"/>
          </w:tcPr>
          <w:p w14:paraId="082CA89D">
            <w:pPr>
              <w:autoSpaceDE w:val="0"/>
              <w:autoSpaceDN w:val="0"/>
              <w:adjustRightInd w:val="0"/>
              <w:rPr>
                <w:rFonts w:ascii="Times New Roman" w:hAnsi="Times New Roman" w:eastAsia="Calibri"/>
                <w:sz w:val="20"/>
                <w:szCs w:val="20"/>
                <w:lang w:val="en-US"/>
              </w:rPr>
            </w:pPr>
          </w:p>
        </w:tc>
        <w:tc>
          <w:tcPr>
            <w:tcW w:w="859" w:type="dxa"/>
            <w:tcBorders>
              <w:top w:val="nil"/>
              <w:left w:val="single" w:color="000000" w:sz="8" w:space="0"/>
              <w:bottom w:val="single" w:color="000000" w:sz="18" w:space="0"/>
              <w:right w:val="single" w:color="000000" w:sz="8" w:space="0"/>
            </w:tcBorders>
            <w:shd w:val="clear" w:color="auto" w:fill="FFFFFF"/>
            <w:vAlign w:val="center"/>
          </w:tcPr>
          <w:p w14:paraId="344D4A9B">
            <w:pPr>
              <w:autoSpaceDE w:val="0"/>
              <w:autoSpaceDN w:val="0"/>
              <w:adjustRightInd w:val="0"/>
              <w:rPr>
                <w:rFonts w:ascii="Times New Roman" w:hAnsi="Times New Roman" w:eastAsia="Calibri"/>
                <w:sz w:val="20"/>
                <w:szCs w:val="20"/>
                <w:lang w:val="en-US"/>
              </w:rPr>
            </w:pPr>
          </w:p>
        </w:tc>
        <w:tc>
          <w:tcPr>
            <w:tcW w:w="884" w:type="dxa"/>
            <w:tcBorders>
              <w:top w:val="nil"/>
              <w:left w:val="single" w:color="000000" w:sz="8" w:space="0"/>
              <w:bottom w:val="single" w:color="000000" w:sz="18" w:space="0"/>
              <w:right w:val="single" w:color="000000" w:sz="8" w:space="0"/>
            </w:tcBorders>
            <w:shd w:val="clear" w:color="auto" w:fill="FFFFFF"/>
            <w:vAlign w:val="center"/>
          </w:tcPr>
          <w:p w14:paraId="1433DF4C">
            <w:pPr>
              <w:autoSpaceDE w:val="0"/>
              <w:autoSpaceDN w:val="0"/>
              <w:adjustRightInd w:val="0"/>
              <w:rPr>
                <w:rFonts w:ascii="Times New Roman" w:hAnsi="Times New Roman" w:eastAsia="Calibri"/>
                <w:sz w:val="20"/>
                <w:szCs w:val="20"/>
                <w:lang w:val="en-US"/>
              </w:rPr>
            </w:pPr>
          </w:p>
        </w:tc>
        <w:tc>
          <w:tcPr>
            <w:tcW w:w="810" w:type="dxa"/>
            <w:tcBorders>
              <w:top w:val="nil"/>
              <w:left w:val="single" w:color="000000" w:sz="8" w:space="0"/>
              <w:bottom w:val="single" w:color="000000" w:sz="18" w:space="0"/>
              <w:right w:val="single" w:color="000000" w:sz="8" w:space="0"/>
            </w:tcBorders>
            <w:shd w:val="clear" w:color="auto" w:fill="FFFFFF"/>
            <w:vAlign w:val="center"/>
          </w:tcPr>
          <w:p w14:paraId="250A28EC">
            <w:pPr>
              <w:autoSpaceDE w:val="0"/>
              <w:autoSpaceDN w:val="0"/>
              <w:adjustRightInd w:val="0"/>
              <w:rPr>
                <w:rFonts w:ascii="Times New Roman" w:hAnsi="Times New Roman" w:eastAsia="Calibri"/>
                <w:sz w:val="20"/>
                <w:szCs w:val="20"/>
                <w:lang w:val="en-US"/>
              </w:rPr>
            </w:pPr>
          </w:p>
        </w:tc>
        <w:tc>
          <w:tcPr>
            <w:tcW w:w="810" w:type="dxa"/>
            <w:tcBorders>
              <w:top w:val="nil"/>
              <w:left w:val="single" w:color="000000" w:sz="8" w:space="0"/>
              <w:bottom w:val="single" w:color="000000" w:sz="18" w:space="0"/>
              <w:right w:val="single" w:color="000000" w:sz="8" w:space="0"/>
            </w:tcBorders>
            <w:shd w:val="clear" w:color="auto" w:fill="FFFFFF"/>
            <w:vAlign w:val="center"/>
          </w:tcPr>
          <w:p w14:paraId="11D0B610">
            <w:pPr>
              <w:autoSpaceDE w:val="0"/>
              <w:autoSpaceDN w:val="0"/>
              <w:adjustRightInd w:val="0"/>
              <w:rPr>
                <w:rFonts w:ascii="Times New Roman" w:hAnsi="Times New Roman" w:eastAsia="Calibri"/>
                <w:sz w:val="20"/>
                <w:szCs w:val="20"/>
                <w:lang w:val="en-US"/>
              </w:rPr>
            </w:pPr>
          </w:p>
        </w:tc>
        <w:tc>
          <w:tcPr>
            <w:tcW w:w="860" w:type="dxa"/>
            <w:tcBorders>
              <w:top w:val="nil"/>
              <w:left w:val="single" w:color="000000" w:sz="8" w:space="0"/>
              <w:bottom w:val="single" w:color="000000" w:sz="18" w:space="0"/>
              <w:right w:val="single" w:color="000000" w:sz="8" w:space="0"/>
            </w:tcBorders>
            <w:shd w:val="clear" w:color="auto" w:fill="FFFFFF"/>
            <w:vAlign w:val="center"/>
          </w:tcPr>
          <w:p w14:paraId="0EE52C80">
            <w:pPr>
              <w:autoSpaceDE w:val="0"/>
              <w:autoSpaceDN w:val="0"/>
              <w:adjustRightInd w:val="0"/>
              <w:rPr>
                <w:rFonts w:ascii="Times New Roman" w:hAnsi="Times New Roman" w:eastAsia="Calibri"/>
                <w:sz w:val="20"/>
                <w:szCs w:val="20"/>
                <w:lang w:val="en-US"/>
              </w:rPr>
            </w:pPr>
          </w:p>
        </w:tc>
        <w:tc>
          <w:tcPr>
            <w:tcW w:w="1005" w:type="dxa"/>
            <w:tcBorders>
              <w:top w:val="nil"/>
              <w:left w:val="single" w:color="000000" w:sz="8" w:space="0"/>
              <w:bottom w:val="single" w:color="000000" w:sz="18" w:space="0"/>
              <w:right w:val="single" w:color="000000" w:sz="8" w:space="0"/>
            </w:tcBorders>
            <w:shd w:val="clear" w:color="auto" w:fill="FFFFFF"/>
            <w:vAlign w:val="center"/>
          </w:tcPr>
          <w:p w14:paraId="08E8F62E">
            <w:pPr>
              <w:autoSpaceDE w:val="0"/>
              <w:autoSpaceDN w:val="0"/>
              <w:adjustRightInd w:val="0"/>
              <w:rPr>
                <w:rFonts w:ascii="Times New Roman" w:hAnsi="Times New Roman" w:eastAsia="Calibri"/>
                <w:sz w:val="20"/>
                <w:szCs w:val="20"/>
                <w:lang w:val="en-US"/>
              </w:rPr>
            </w:pPr>
          </w:p>
          <w:commentRangeEnd w:id="24"/>
        </w:tc>
        <w:tc>
          <w:tcPr>
            <w:tcW w:w="752" w:type="dxa"/>
            <w:tcBorders>
              <w:top w:val="nil"/>
              <w:left w:val="single" w:color="000000" w:sz="8" w:space="0"/>
              <w:bottom w:val="single" w:color="000000" w:sz="18" w:space="0"/>
              <w:right w:val="single" w:color="000000" w:sz="18" w:space="0"/>
            </w:tcBorders>
            <w:shd w:val="clear" w:color="auto" w:fill="FFFFFF"/>
            <w:vAlign w:val="center"/>
          </w:tcPr>
          <w:p w14:paraId="6C3907B8">
            <w:pPr>
              <w:autoSpaceDE w:val="0"/>
              <w:autoSpaceDN w:val="0"/>
              <w:adjustRightInd w:val="0"/>
              <w:rPr>
                <w:rFonts w:ascii="Times New Roman" w:hAnsi="Times New Roman" w:eastAsia="Calibri"/>
                <w:sz w:val="20"/>
                <w:szCs w:val="20"/>
                <w:lang w:val="en-US"/>
              </w:rPr>
            </w:pPr>
            <w:r>
              <w:commentReference w:id="24"/>
            </w:r>
          </w:p>
        </w:tc>
      </w:tr>
    </w:tbl>
    <w:p w14:paraId="2CC744CC">
      <w:pPr>
        <w:spacing w:after="20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Based on the computation of students’ speaking scores, it is found that the total mean scores are 12.28,   the total scores of deviant standards are 3.668.  Meanwhile the total scores of variances are 13.454 with the maximum scores is 20 and the lowest is 8.</w:t>
      </w:r>
    </w:p>
    <w:p w14:paraId="0DE9172F">
      <w:pPr>
        <w:spacing w:after="200" w:line="480" w:lineRule="auto"/>
        <w:contextualSpacing/>
        <w:jc w:val="both"/>
        <w:rPr>
          <w:rFonts w:ascii="Times New Roman" w:hAnsi="Times New Roman" w:eastAsia="Calibri"/>
          <w:b/>
          <w:sz w:val="24"/>
          <w:szCs w:val="24"/>
          <w:lang w:val="en-US"/>
        </w:rPr>
      </w:pPr>
      <w:r>
        <w:rPr>
          <w:rFonts w:ascii="Times New Roman" w:hAnsi="Times New Roman" w:eastAsia="Calibri"/>
          <w:b/>
          <w:sz w:val="24"/>
          <w:szCs w:val="24"/>
          <w:lang w:val="en-US"/>
        </w:rPr>
        <w:t>Self-Perception Questionnaire Result</w:t>
      </w:r>
    </w:p>
    <w:p w14:paraId="422B179A">
      <w:pPr>
        <w:spacing w:after="20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 xml:space="preserve"> Furthermore, based on the computation of self-perception scores, the total mean of self- perception   was 48.08,   the scores of deviant standards were 12. 678.  Meanwhile the scores of variances were 160.732. It is also found that the maximum score of perception questionnaire is 78 and the minimum score was 32.</w:t>
      </w:r>
    </w:p>
    <w:tbl>
      <w:tblPr>
        <w:tblStyle w:val="12"/>
        <w:tblpPr w:leftFromText="180" w:rightFromText="180" w:vertAnchor="page" w:horzAnchor="margin" w:tblpXSpec="center" w:tblpY="9751"/>
        <w:tblW w:w="829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16"/>
        <w:gridCol w:w="521"/>
        <w:gridCol w:w="586"/>
        <w:gridCol w:w="585"/>
        <w:gridCol w:w="585"/>
        <w:gridCol w:w="585"/>
        <w:gridCol w:w="585"/>
        <w:gridCol w:w="455"/>
        <w:gridCol w:w="716"/>
        <w:gridCol w:w="651"/>
        <w:gridCol w:w="585"/>
        <w:gridCol w:w="651"/>
        <w:gridCol w:w="585"/>
        <w:gridCol w:w="486"/>
      </w:tblGrid>
      <w:tr w14:paraId="18C30F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579" w:hRule="atLeast"/>
        </w:trPr>
        <w:tc>
          <w:tcPr>
            <w:tcW w:w="8292" w:type="dxa"/>
            <w:gridSpan w:val="14"/>
            <w:tcBorders>
              <w:top w:val="nil"/>
              <w:left w:val="nil"/>
              <w:bottom w:val="nil"/>
              <w:right w:val="nil"/>
            </w:tcBorders>
            <w:shd w:val="clear" w:color="auto" w:fill="FFFFFF"/>
            <w:vAlign w:val="center"/>
          </w:tcPr>
          <w:p w14:paraId="79B4663C">
            <w:pPr>
              <w:autoSpaceDE w:val="0"/>
              <w:autoSpaceDN w:val="0"/>
              <w:adjustRightInd w:val="0"/>
              <w:spacing w:line="320" w:lineRule="atLeast"/>
              <w:ind w:right="60"/>
              <w:rPr>
                <w:rFonts w:ascii="Times New Roman" w:hAnsi="Times New Roman" w:eastAsia="Calibri"/>
                <w:color w:val="000000"/>
                <w:lang w:val="en-US"/>
              </w:rPr>
            </w:pPr>
            <w:bookmarkStart w:id="0" w:name="_Hlk206491226"/>
            <w:r>
              <w:rPr>
                <w:rFonts w:ascii="Times New Roman" w:hAnsi="Times New Roman" w:eastAsia="Calibri"/>
                <w:i/>
                <w:iCs/>
                <w:color w:val="000000"/>
                <w:lang w:val="en-US"/>
              </w:rPr>
              <w:t>Table 5.</w:t>
            </w:r>
            <w:r>
              <w:rPr>
                <w:rFonts w:ascii="Times New Roman" w:hAnsi="Times New Roman" w:eastAsia="Calibri"/>
                <w:color w:val="000000"/>
                <w:lang w:val="en-US"/>
              </w:rPr>
              <w:t xml:space="preserve"> Descriptive Statistics of Self-Perception</w:t>
            </w:r>
          </w:p>
        </w:tc>
      </w:tr>
      <w:tr w14:paraId="79917D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70" w:hRule="atLeast"/>
        </w:trPr>
        <w:tc>
          <w:tcPr>
            <w:tcW w:w="716" w:type="dxa"/>
            <w:vMerge w:val="restart"/>
            <w:tcBorders>
              <w:top w:val="single" w:color="000000" w:sz="18" w:space="0"/>
              <w:left w:val="single" w:color="000000" w:sz="18" w:space="0"/>
              <w:bottom w:val="nil"/>
              <w:right w:val="single" w:color="000000" w:sz="18" w:space="0"/>
            </w:tcBorders>
            <w:shd w:val="clear" w:color="auto" w:fill="FFFFFF"/>
            <w:vAlign w:val="bottom"/>
          </w:tcPr>
          <w:p w14:paraId="0E3A278B">
            <w:pPr>
              <w:autoSpaceDE w:val="0"/>
              <w:autoSpaceDN w:val="0"/>
              <w:adjustRightInd w:val="0"/>
              <w:rPr>
                <w:rFonts w:ascii="Times New Roman" w:hAnsi="Times New Roman" w:eastAsia="Calibri"/>
                <w:sz w:val="24"/>
                <w:szCs w:val="24"/>
                <w:lang w:val="en-US"/>
              </w:rPr>
            </w:pPr>
          </w:p>
        </w:tc>
        <w:tc>
          <w:tcPr>
            <w:tcW w:w="521" w:type="dxa"/>
            <w:tcBorders>
              <w:top w:val="single" w:color="000000" w:sz="18" w:space="0"/>
              <w:left w:val="single" w:color="000000" w:sz="18" w:space="0"/>
              <w:bottom w:val="single" w:color="000000" w:sz="8" w:space="0"/>
              <w:right w:val="single" w:color="000000" w:sz="8" w:space="0"/>
            </w:tcBorders>
            <w:shd w:val="clear" w:color="auto" w:fill="FFFFFF"/>
            <w:vAlign w:val="bottom"/>
          </w:tcPr>
          <w:p w14:paraId="680BB37F">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N</w:t>
            </w:r>
          </w:p>
        </w:tc>
        <w:tc>
          <w:tcPr>
            <w:tcW w:w="586"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23F1EB3A">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Range</w:t>
            </w:r>
          </w:p>
        </w:tc>
        <w:tc>
          <w:tcPr>
            <w:tcW w:w="585"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12D9CC9E">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Minimum</w:t>
            </w:r>
          </w:p>
        </w:tc>
        <w:tc>
          <w:tcPr>
            <w:tcW w:w="585"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488B73E2">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Maximum</w:t>
            </w:r>
          </w:p>
        </w:tc>
        <w:tc>
          <w:tcPr>
            <w:tcW w:w="585"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28E97E91">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Sum</w:t>
            </w:r>
          </w:p>
        </w:tc>
        <w:tc>
          <w:tcPr>
            <w:tcW w:w="1040" w:type="dxa"/>
            <w:gridSpan w:val="2"/>
            <w:tcBorders>
              <w:top w:val="single" w:color="000000" w:sz="18" w:space="0"/>
              <w:left w:val="single" w:color="000000" w:sz="8" w:space="0"/>
              <w:bottom w:val="single" w:color="000000" w:sz="8" w:space="0"/>
              <w:right w:val="single" w:color="000000" w:sz="8" w:space="0"/>
            </w:tcBorders>
            <w:shd w:val="clear" w:color="auto" w:fill="FFFFFF"/>
            <w:vAlign w:val="bottom"/>
          </w:tcPr>
          <w:p w14:paraId="20A955DF">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Mean</w:t>
            </w:r>
          </w:p>
        </w:tc>
        <w:tc>
          <w:tcPr>
            <w:tcW w:w="716"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1B5013A5">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Std. Deviation</w:t>
            </w:r>
          </w:p>
        </w:tc>
        <w:tc>
          <w:tcPr>
            <w:tcW w:w="651"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6A0E6D4B">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Variance</w:t>
            </w:r>
          </w:p>
        </w:tc>
        <w:tc>
          <w:tcPr>
            <w:tcW w:w="1236" w:type="dxa"/>
            <w:gridSpan w:val="2"/>
            <w:tcBorders>
              <w:top w:val="single" w:color="000000" w:sz="18" w:space="0"/>
              <w:left w:val="single" w:color="000000" w:sz="8" w:space="0"/>
              <w:bottom w:val="single" w:color="000000" w:sz="8" w:space="0"/>
              <w:right w:val="single" w:color="000000" w:sz="8" w:space="0"/>
            </w:tcBorders>
            <w:shd w:val="clear" w:color="auto" w:fill="FFFFFF"/>
            <w:vAlign w:val="bottom"/>
          </w:tcPr>
          <w:p w14:paraId="4683B39B">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Skewness</w:t>
            </w:r>
          </w:p>
        </w:tc>
        <w:tc>
          <w:tcPr>
            <w:tcW w:w="1071" w:type="dxa"/>
            <w:gridSpan w:val="2"/>
            <w:tcBorders>
              <w:top w:val="single" w:color="000000" w:sz="18" w:space="0"/>
              <w:left w:val="single" w:color="000000" w:sz="8" w:space="0"/>
              <w:bottom w:val="single" w:color="000000" w:sz="8" w:space="0"/>
              <w:right w:val="single" w:color="000000" w:sz="18" w:space="0"/>
            </w:tcBorders>
            <w:shd w:val="clear" w:color="auto" w:fill="FFFFFF"/>
            <w:vAlign w:val="bottom"/>
          </w:tcPr>
          <w:p w14:paraId="458E2796">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Kurtosis</w:t>
            </w:r>
          </w:p>
        </w:tc>
      </w:tr>
      <w:tr w14:paraId="5995B3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83" w:hRule="atLeast"/>
        </w:trPr>
        <w:tc>
          <w:tcPr>
            <w:tcW w:w="716" w:type="dxa"/>
            <w:vMerge w:val="continue"/>
            <w:tcBorders>
              <w:top w:val="single" w:color="000000" w:sz="18" w:space="0"/>
              <w:left w:val="single" w:color="000000" w:sz="18" w:space="0"/>
              <w:bottom w:val="nil"/>
              <w:right w:val="single" w:color="000000" w:sz="18" w:space="0"/>
            </w:tcBorders>
            <w:vAlign w:val="center"/>
          </w:tcPr>
          <w:p w14:paraId="5D75958F">
            <w:pPr>
              <w:rPr>
                <w:rFonts w:ascii="Times New Roman" w:hAnsi="Times New Roman" w:eastAsia="Calibri"/>
                <w:sz w:val="24"/>
                <w:szCs w:val="24"/>
                <w:lang w:val="en-US"/>
              </w:rPr>
            </w:pPr>
          </w:p>
        </w:tc>
        <w:tc>
          <w:tcPr>
            <w:tcW w:w="521" w:type="dxa"/>
            <w:tcBorders>
              <w:top w:val="single" w:color="000000" w:sz="8" w:space="0"/>
              <w:left w:val="single" w:color="000000" w:sz="18" w:space="0"/>
              <w:bottom w:val="single" w:color="000000" w:sz="18" w:space="0"/>
              <w:right w:val="single" w:color="000000" w:sz="8" w:space="0"/>
            </w:tcBorders>
            <w:shd w:val="clear" w:color="auto" w:fill="FFFFFF"/>
            <w:vAlign w:val="bottom"/>
          </w:tcPr>
          <w:p w14:paraId="02F77515">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58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6A5349D8">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58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1844CB8D">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58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22418FCE">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58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4836926D">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58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709C291A">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45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31E1AB8E">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Std. Error</w:t>
            </w:r>
          </w:p>
        </w:tc>
        <w:tc>
          <w:tcPr>
            <w:tcW w:w="71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397F29A6">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651"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5E6D8E95">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58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2C03DCB2">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651"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2B366817">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Std. Error</w:t>
            </w:r>
          </w:p>
        </w:tc>
        <w:tc>
          <w:tcPr>
            <w:tcW w:w="585"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61440282">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Statistic</w:t>
            </w:r>
          </w:p>
        </w:tc>
        <w:tc>
          <w:tcPr>
            <w:tcW w:w="486" w:type="dxa"/>
            <w:tcBorders>
              <w:top w:val="single" w:color="000000" w:sz="8" w:space="0"/>
              <w:left w:val="single" w:color="000000" w:sz="8" w:space="0"/>
              <w:bottom w:val="single" w:color="000000" w:sz="18" w:space="0"/>
              <w:right w:val="single" w:color="000000" w:sz="18" w:space="0"/>
            </w:tcBorders>
            <w:shd w:val="clear" w:color="auto" w:fill="FFFFFF"/>
            <w:vAlign w:val="bottom"/>
          </w:tcPr>
          <w:p w14:paraId="0921325C">
            <w:pPr>
              <w:autoSpaceDE w:val="0"/>
              <w:autoSpaceDN w:val="0"/>
              <w:adjustRightInd w:val="0"/>
              <w:spacing w:line="320" w:lineRule="atLeast"/>
              <w:ind w:left="60" w:right="60"/>
              <w:jc w:val="center"/>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Std. Error</w:t>
            </w:r>
          </w:p>
        </w:tc>
      </w:tr>
      <w:tr w14:paraId="5A6AE6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82" w:hRule="atLeast"/>
        </w:trPr>
        <w:tc>
          <w:tcPr>
            <w:tcW w:w="716" w:type="dxa"/>
            <w:tcBorders>
              <w:top w:val="single" w:color="000000" w:sz="18" w:space="0"/>
              <w:left w:val="single" w:color="000000" w:sz="18" w:space="0"/>
              <w:bottom w:val="nil"/>
              <w:right w:val="single" w:color="000000" w:sz="18" w:space="0"/>
            </w:tcBorders>
            <w:shd w:val="clear" w:color="auto" w:fill="FFFFFF"/>
          </w:tcPr>
          <w:p w14:paraId="5F24C0B9">
            <w:pPr>
              <w:autoSpaceDE w:val="0"/>
              <w:autoSpaceDN w:val="0"/>
              <w:adjustRightInd w:val="0"/>
              <w:spacing w:line="320" w:lineRule="atLeast"/>
              <w:ind w:left="60" w:right="60"/>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Hasil_Perception</w:t>
            </w:r>
          </w:p>
        </w:tc>
        <w:tc>
          <w:tcPr>
            <w:tcW w:w="521" w:type="dxa"/>
            <w:tcBorders>
              <w:top w:val="single" w:color="000000" w:sz="18" w:space="0"/>
              <w:left w:val="single" w:color="000000" w:sz="18" w:space="0"/>
              <w:bottom w:val="nil"/>
              <w:right w:val="single" w:color="000000" w:sz="8" w:space="0"/>
            </w:tcBorders>
            <w:shd w:val="clear" w:color="auto" w:fill="FFFFFF"/>
            <w:vAlign w:val="center"/>
          </w:tcPr>
          <w:p w14:paraId="20025E70">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38</w:t>
            </w:r>
          </w:p>
        </w:tc>
        <w:tc>
          <w:tcPr>
            <w:tcW w:w="586" w:type="dxa"/>
            <w:tcBorders>
              <w:top w:val="single" w:color="000000" w:sz="18" w:space="0"/>
              <w:left w:val="single" w:color="000000" w:sz="8" w:space="0"/>
              <w:bottom w:val="nil"/>
              <w:right w:val="single" w:color="000000" w:sz="8" w:space="0"/>
            </w:tcBorders>
            <w:shd w:val="clear" w:color="auto" w:fill="FFFFFF"/>
            <w:vAlign w:val="center"/>
          </w:tcPr>
          <w:p w14:paraId="15EDB160">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46</w:t>
            </w:r>
          </w:p>
        </w:tc>
        <w:tc>
          <w:tcPr>
            <w:tcW w:w="585" w:type="dxa"/>
            <w:tcBorders>
              <w:top w:val="single" w:color="000000" w:sz="18" w:space="0"/>
              <w:left w:val="single" w:color="000000" w:sz="8" w:space="0"/>
              <w:bottom w:val="nil"/>
              <w:right w:val="single" w:color="000000" w:sz="8" w:space="0"/>
            </w:tcBorders>
            <w:shd w:val="clear" w:color="auto" w:fill="FFFFFF"/>
            <w:vAlign w:val="center"/>
          </w:tcPr>
          <w:p w14:paraId="5ABA7CAD">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32</w:t>
            </w:r>
          </w:p>
        </w:tc>
        <w:tc>
          <w:tcPr>
            <w:tcW w:w="585" w:type="dxa"/>
            <w:tcBorders>
              <w:top w:val="single" w:color="000000" w:sz="18" w:space="0"/>
              <w:left w:val="single" w:color="000000" w:sz="8" w:space="0"/>
              <w:bottom w:val="nil"/>
              <w:right w:val="single" w:color="000000" w:sz="8" w:space="0"/>
            </w:tcBorders>
            <w:shd w:val="clear" w:color="auto" w:fill="FFFFFF"/>
            <w:vAlign w:val="center"/>
          </w:tcPr>
          <w:p w14:paraId="3F4DD9A8">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78</w:t>
            </w:r>
          </w:p>
        </w:tc>
        <w:tc>
          <w:tcPr>
            <w:tcW w:w="585" w:type="dxa"/>
            <w:tcBorders>
              <w:top w:val="single" w:color="000000" w:sz="18" w:space="0"/>
              <w:left w:val="single" w:color="000000" w:sz="8" w:space="0"/>
              <w:bottom w:val="nil"/>
              <w:right w:val="single" w:color="000000" w:sz="8" w:space="0"/>
            </w:tcBorders>
            <w:shd w:val="clear" w:color="auto" w:fill="FFFFFF"/>
            <w:vAlign w:val="center"/>
          </w:tcPr>
          <w:p w14:paraId="28A3CF95">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1827</w:t>
            </w:r>
          </w:p>
        </w:tc>
        <w:tc>
          <w:tcPr>
            <w:tcW w:w="585" w:type="dxa"/>
            <w:tcBorders>
              <w:top w:val="single" w:color="000000" w:sz="18" w:space="0"/>
              <w:left w:val="single" w:color="000000" w:sz="8" w:space="0"/>
              <w:bottom w:val="nil"/>
              <w:right w:val="single" w:color="000000" w:sz="8" w:space="0"/>
            </w:tcBorders>
            <w:shd w:val="clear" w:color="auto" w:fill="FFFFFF"/>
            <w:vAlign w:val="center"/>
          </w:tcPr>
          <w:p w14:paraId="2F5F60E5">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48.08</w:t>
            </w:r>
          </w:p>
        </w:tc>
        <w:tc>
          <w:tcPr>
            <w:tcW w:w="455" w:type="dxa"/>
            <w:tcBorders>
              <w:top w:val="single" w:color="000000" w:sz="18" w:space="0"/>
              <w:left w:val="single" w:color="000000" w:sz="8" w:space="0"/>
              <w:bottom w:val="nil"/>
              <w:right w:val="single" w:color="000000" w:sz="8" w:space="0"/>
            </w:tcBorders>
            <w:shd w:val="clear" w:color="auto" w:fill="FFFFFF"/>
            <w:vAlign w:val="center"/>
          </w:tcPr>
          <w:p w14:paraId="7914FBE4">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2.057</w:t>
            </w:r>
          </w:p>
        </w:tc>
        <w:tc>
          <w:tcPr>
            <w:tcW w:w="716" w:type="dxa"/>
            <w:tcBorders>
              <w:top w:val="single" w:color="000000" w:sz="18" w:space="0"/>
              <w:left w:val="single" w:color="000000" w:sz="8" w:space="0"/>
              <w:bottom w:val="nil"/>
              <w:right w:val="single" w:color="000000" w:sz="8" w:space="0"/>
            </w:tcBorders>
            <w:shd w:val="clear" w:color="auto" w:fill="FFFFFF"/>
            <w:vAlign w:val="center"/>
          </w:tcPr>
          <w:p w14:paraId="35105DB4">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12.678</w:t>
            </w:r>
          </w:p>
        </w:tc>
        <w:tc>
          <w:tcPr>
            <w:tcW w:w="651" w:type="dxa"/>
            <w:tcBorders>
              <w:top w:val="single" w:color="000000" w:sz="18" w:space="0"/>
              <w:left w:val="single" w:color="000000" w:sz="8" w:space="0"/>
              <w:bottom w:val="nil"/>
              <w:right w:val="single" w:color="000000" w:sz="8" w:space="0"/>
            </w:tcBorders>
            <w:shd w:val="clear" w:color="auto" w:fill="FFFFFF"/>
            <w:vAlign w:val="center"/>
          </w:tcPr>
          <w:p w14:paraId="4FE7903E">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160.723</w:t>
            </w:r>
          </w:p>
        </w:tc>
        <w:tc>
          <w:tcPr>
            <w:tcW w:w="585" w:type="dxa"/>
            <w:tcBorders>
              <w:top w:val="single" w:color="000000" w:sz="18" w:space="0"/>
              <w:left w:val="single" w:color="000000" w:sz="8" w:space="0"/>
              <w:bottom w:val="nil"/>
              <w:right w:val="single" w:color="000000" w:sz="8" w:space="0"/>
            </w:tcBorders>
            <w:shd w:val="clear" w:color="auto" w:fill="FFFFFF"/>
            <w:vAlign w:val="center"/>
          </w:tcPr>
          <w:p w14:paraId="019569CD">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.672</w:t>
            </w:r>
          </w:p>
        </w:tc>
        <w:tc>
          <w:tcPr>
            <w:tcW w:w="651" w:type="dxa"/>
            <w:tcBorders>
              <w:top w:val="single" w:color="000000" w:sz="18" w:space="0"/>
              <w:left w:val="single" w:color="000000" w:sz="8" w:space="0"/>
              <w:bottom w:val="nil"/>
              <w:right w:val="single" w:color="000000" w:sz="8" w:space="0"/>
            </w:tcBorders>
            <w:shd w:val="clear" w:color="auto" w:fill="FFFFFF"/>
            <w:vAlign w:val="center"/>
          </w:tcPr>
          <w:p w14:paraId="5C0897B1">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.383</w:t>
            </w:r>
          </w:p>
        </w:tc>
        <w:tc>
          <w:tcPr>
            <w:tcW w:w="585" w:type="dxa"/>
            <w:tcBorders>
              <w:top w:val="single" w:color="000000" w:sz="18" w:space="0"/>
              <w:left w:val="single" w:color="000000" w:sz="8" w:space="0"/>
              <w:bottom w:val="nil"/>
              <w:right w:val="single" w:color="000000" w:sz="8" w:space="0"/>
            </w:tcBorders>
            <w:shd w:val="clear" w:color="auto" w:fill="FFFFFF"/>
            <w:vAlign w:val="center"/>
          </w:tcPr>
          <w:p w14:paraId="50B0404F">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-.812</w:t>
            </w:r>
          </w:p>
        </w:tc>
        <w:tc>
          <w:tcPr>
            <w:tcW w:w="486" w:type="dxa"/>
            <w:tcBorders>
              <w:top w:val="single" w:color="000000" w:sz="18" w:space="0"/>
              <w:left w:val="single" w:color="000000" w:sz="8" w:space="0"/>
              <w:bottom w:val="nil"/>
              <w:right w:val="single" w:color="000000" w:sz="18" w:space="0"/>
            </w:tcBorders>
            <w:shd w:val="clear" w:color="auto" w:fill="FFFFFF"/>
            <w:vAlign w:val="center"/>
          </w:tcPr>
          <w:p w14:paraId="14A0084B">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.750</w:t>
            </w:r>
          </w:p>
        </w:tc>
      </w:tr>
      <w:tr w14:paraId="7BD0D3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37" w:hRule="atLeast"/>
        </w:trPr>
        <w:tc>
          <w:tcPr>
            <w:tcW w:w="716" w:type="dxa"/>
            <w:tcBorders>
              <w:top w:val="nil"/>
              <w:left w:val="single" w:color="000000" w:sz="18" w:space="0"/>
              <w:bottom w:val="single" w:color="000000" w:sz="18" w:space="0"/>
              <w:right w:val="single" w:color="000000" w:sz="18" w:space="0"/>
            </w:tcBorders>
            <w:shd w:val="clear" w:color="auto" w:fill="FFFFFF"/>
          </w:tcPr>
          <w:p w14:paraId="52256A91">
            <w:pPr>
              <w:autoSpaceDE w:val="0"/>
              <w:autoSpaceDN w:val="0"/>
              <w:adjustRightInd w:val="0"/>
              <w:spacing w:line="320" w:lineRule="atLeast"/>
              <w:ind w:left="60" w:right="60"/>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Valid N (listwise)</w:t>
            </w:r>
          </w:p>
        </w:tc>
        <w:tc>
          <w:tcPr>
            <w:tcW w:w="521" w:type="dxa"/>
            <w:tcBorders>
              <w:top w:val="nil"/>
              <w:left w:val="single" w:color="000000" w:sz="18" w:space="0"/>
              <w:bottom w:val="single" w:color="000000" w:sz="18" w:space="0"/>
              <w:right w:val="single" w:color="000000" w:sz="8" w:space="0"/>
            </w:tcBorders>
            <w:shd w:val="clear" w:color="auto" w:fill="FFFFFF"/>
            <w:vAlign w:val="center"/>
          </w:tcPr>
          <w:p w14:paraId="00760E94">
            <w:pPr>
              <w:autoSpaceDE w:val="0"/>
              <w:autoSpaceDN w:val="0"/>
              <w:adjustRightInd w:val="0"/>
              <w:spacing w:line="320" w:lineRule="atLeast"/>
              <w:ind w:left="60" w:right="60"/>
              <w:jc w:val="right"/>
              <w:rPr>
                <w:rFonts w:ascii="Times New Roman" w:hAnsi="Times New Roman" w:eastAsia="Calibri"/>
                <w:color w:val="000000"/>
                <w:sz w:val="18"/>
                <w:szCs w:val="18"/>
                <w:lang w:val="en-US"/>
              </w:rPr>
            </w:pPr>
            <w:r>
              <w:rPr>
                <w:rFonts w:ascii="Times New Roman" w:hAnsi="Times New Roman" w:eastAsia="Calibri"/>
                <w:color w:val="000000"/>
                <w:sz w:val="18"/>
                <w:szCs w:val="18"/>
                <w:lang w:val="en-US"/>
              </w:rPr>
              <w:t>38</w:t>
            </w:r>
          </w:p>
        </w:tc>
        <w:tc>
          <w:tcPr>
            <w:tcW w:w="586" w:type="dxa"/>
            <w:tcBorders>
              <w:top w:val="nil"/>
              <w:left w:val="single" w:color="000000" w:sz="8" w:space="0"/>
              <w:bottom w:val="single" w:color="000000" w:sz="18" w:space="0"/>
              <w:right w:val="single" w:color="000000" w:sz="8" w:space="0"/>
            </w:tcBorders>
            <w:shd w:val="clear" w:color="auto" w:fill="FFFFFF"/>
            <w:vAlign w:val="center"/>
          </w:tcPr>
          <w:p w14:paraId="4C19E555">
            <w:pPr>
              <w:autoSpaceDE w:val="0"/>
              <w:autoSpaceDN w:val="0"/>
              <w:adjustRightInd w:val="0"/>
              <w:rPr>
                <w:rFonts w:ascii="Times New Roman" w:hAnsi="Times New Roman" w:eastAsia="Calibri"/>
                <w:sz w:val="24"/>
                <w:szCs w:val="24"/>
                <w:lang w:val="en-US"/>
              </w:rPr>
            </w:pPr>
          </w:p>
        </w:tc>
        <w:tc>
          <w:tcPr>
            <w:tcW w:w="585" w:type="dxa"/>
            <w:tcBorders>
              <w:top w:val="nil"/>
              <w:left w:val="single" w:color="000000" w:sz="8" w:space="0"/>
              <w:bottom w:val="single" w:color="000000" w:sz="18" w:space="0"/>
              <w:right w:val="single" w:color="000000" w:sz="8" w:space="0"/>
            </w:tcBorders>
            <w:shd w:val="clear" w:color="auto" w:fill="FFFFFF"/>
            <w:vAlign w:val="center"/>
          </w:tcPr>
          <w:p w14:paraId="187FD61C">
            <w:pPr>
              <w:autoSpaceDE w:val="0"/>
              <w:autoSpaceDN w:val="0"/>
              <w:adjustRightInd w:val="0"/>
              <w:rPr>
                <w:rFonts w:ascii="Times New Roman" w:hAnsi="Times New Roman" w:eastAsia="Calibri"/>
                <w:sz w:val="24"/>
                <w:szCs w:val="24"/>
                <w:lang w:val="en-US"/>
              </w:rPr>
            </w:pPr>
          </w:p>
        </w:tc>
        <w:tc>
          <w:tcPr>
            <w:tcW w:w="585" w:type="dxa"/>
            <w:tcBorders>
              <w:top w:val="nil"/>
              <w:left w:val="single" w:color="000000" w:sz="8" w:space="0"/>
              <w:bottom w:val="single" w:color="000000" w:sz="18" w:space="0"/>
              <w:right w:val="single" w:color="000000" w:sz="8" w:space="0"/>
            </w:tcBorders>
            <w:shd w:val="clear" w:color="auto" w:fill="FFFFFF"/>
            <w:vAlign w:val="center"/>
          </w:tcPr>
          <w:p w14:paraId="7B45A225">
            <w:pPr>
              <w:autoSpaceDE w:val="0"/>
              <w:autoSpaceDN w:val="0"/>
              <w:adjustRightInd w:val="0"/>
              <w:rPr>
                <w:rFonts w:ascii="Times New Roman" w:hAnsi="Times New Roman" w:eastAsia="Calibri"/>
                <w:sz w:val="24"/>
                <w:szCs w:val="24"/>
                <w:lang w:val="en-US"/>
              </w:rPr>
            </w:pPr>
          </w:p>
        </w:tc>
        <w:tc>
          <w:tcPr>
            <w:tcW w:w="585" w:type="dxa"/>
            <w:tcBorders>
              <w:top w:val="nil"/>
              <w:left w:val="single" w:color="000000" w:sz="8" w:space="0"/>
              <w:bottom w:val="single" w:color="000000" w:sz="18" w:space="0"/>
              <w:right w:val="single" w:color="000000" w:sz="8" w:space="0"/>
            </w:tcBorders>
            <w:shd w:val="clear" w:color="auto" w:fill="FFFFFF"/>
            <w:vAlign w:val="center"/>
          </w:tcPr>
          <w:p w14:paraId="396A6B90">
            <w:pPr>
              <w:autoSpaceDE w:val="0"/>
              <w:autoSpaceDN w:val="0"/>
              <w:adjustRightInd w:val="0"/>
              <w:rPr>
                <w:rFonts w:ascii="Times New Roman" w:hAnsi="Times New Roman" w:eastAsia="Calibri"/>
                <w:sz w:val="24"/>
                <w:szCs w:val="24"/>
                <w:lang w:val="en-US"/>
              </w:rPr>
            </w:pPr>
          </w:p>
        </w:tc>
        <w:tc>
          <w:tcPr>
            <w:tcW w:w="585" w:type="dxa"/>
            <w:tcBorders>
              <w:top w:val="nil"/>
              <w:left w:val="single" w:color="000000" w:sz="8" w:space="0"/>
              <w:bottom w:val="single" w:color="000000" w:sz="18" w:space="0"/>
              <w:right w:val="single" w:color="000000" w:sz="8" w:space="0"/>
            </w:tcBorders>
            <w:shd w:val="clear" w:color="auto" w:fill="FFFFFF"/>
            <w:vAlign w:val="center"/>
          </w:tcPr>
          <w:p w14:paraId="42AD528C">
            <w:pPr>
              <w:autoSpaceDE w:val="0"/>
              <w:autoSpaceDN w:val="0"/>
              <w:adjustRightInd w:val="0"/>
              <w:rPr>
                <w:rFonts w:ascii="Times New Roman" w:hAnsi="Times New Roman" w:eastAsia="Calibri"/>
                <w:sz w:val="24"/>
                <w:szCs w:val="24"/>
                <w:lang w:val="en-US"/>
              </w:rPr>
            </w:pPr>
          </w:p>
        </w:tc>
        <w:tc>
          <w:tcPr>
            <w:tcW w:w="455" w:type="dxa"/>
            <w:tcBorders>
              <w:top w:val="nil"/>
              <w:left w:val="single" w:color="000000" w:sz="8" w:space="0"/>
              <w:bottom w:val="single" w:color="000000" w:sz="18" w:space="0"/>
              <w:right w:val="single" w:color="000000" w:sz="8" w:space="0"/>
            </w:tcBorders>
            <w:shd w:val="clear" w:color="auto" w:fill="FFFFFF"/>
            <w:vAlign w:val="center"/>
          </w:tcPr>
          <w:p w14:paraId="0E449988">
            <w:pPr>
              <w:autoSpaceDE w:val="0"/>
              <w:autoSpaceDN w:val="0"/>
              <w:adjustRightInd w:val="0"/>
              <w:rPr>
                <w:rFonts w:ascii="Times New Roman" w:hAnsi="Times New Roman" w:eastAsia="Calibri"/>
                <w:sz w:val="24"/>
                <w:szCs w:val="24"/>
                <w:lang w:val="en-US"/>
              </w:rPr>
            </w:pPr>
          </w:p>
        </w:tc>
        <w:tc>
          <w:tcPr>
            <w:tcW w:w="716" w:type="dxa"/>
            <w:tcBorders>
              <w:top w:val="nil"/>
              <w:left w:val="single" w:color="000000" w:sz="8" w:space="0"/>
              <w:bottom w:val="single" w:color="000000" w:sz="18" w:space="0"/>
              <w:right w:val="single" w:color="000000" w:sz="8" w:space="0"/>
            </w:tcBorders>
            <w:shd w:val="clear" w:color="auto" w:fill="FFFFFF"/>
            <w:vAlign w:val="center"/>
          </w:tcPr>
          <w:p w14:paraId="78C2B39F">
            <w:pPr>
              <w:autoSpaceDE w:val="0"/>
              <w:autoSpaceDN w:val="0"/>
              <w:adjustRightInd w:val="0"/>
              <w:rPr>
                <w:rFonts w:ascii="Times New Roman" w:hAnsi="Times New Roman" w:eastAsia="Calibri"/>
                <w:sz w:val="24"/>
                <w:szCs w:val="24"/>
                <w:lang w:val="en-US"/>
              </w:rPr>
            </w:pPr>
          </w:p>
        </w:tc>
        <w:tc>
          <w:tcPr>
            <w:tcW w:w="651" w:type="dxa"/>
            <w:tcBorders>
              <w:top w:val="nil"/>
              <w:left w:val="single" w:color="000000" w:sz="8" w:space="0"/>
              <w:bottom w:val="single" w:color="000000" w:sz="18" w:space="0"/>
              <w:right w:val="single" w:color="000000" w:sz="8" w:space="0"/>
            </w:tcBorders>
            <w:shd w:val="clear" w:color="auto" w:fill="FFFFFF"/>
            <w:vAlign w:val="center"/>
          </w:tcPr>
          <w:p w14:paraId="6071C3F6">
            <w:pPr>
              <w:autoSpaceDE w:val="0"/>
              <w:autoSpaceDN w:val="0"/>
              <w:adjustRightInd w:val="0"/>
              <w:rPr>
                <w:rFonts w:ascii="Times New Roman" w:hAnsi="Times New Roman" w:eastAsia="Calibri"/>
                <w:sz w:val="24"/>
                <w:szCs w:val="24"/>
                <w:lang w:val="en-US"/>
              </w:rPr>
            </w:pPr>
          </w:p>
        </w:tc>
        <w:tc>
          <w:tcPr>
            <w:tcW w:w="585" w:type="dxa"/>
            <w:tcBorders>
              <w:top w:val="nil"/>
              <w:left w:val="single" w:color="000000" w:sz="8" w:space="0"/>
              <w:bottom w:val="single" w:color="000000" w:sz="18" w:space="0"/>
              <w:right w:val="single" w:color="000000" w:sz="8" w:space="0"/>
            </w:tcBorders>
            <w:shd w:val="clear" w:color="auto" w:fill="FFFFFF"/>
            <w:vAlign w:val="center"/>
          </w:tcPr>
          <w:p w14:paraId="07778F1C">
            <w:pPr>
              <w:autoSpaceDE w:val="0"/>
              <w:autoSpaceDN w:val="0"/>
              <w:adjustRightInd w:val="0"/>
              <w:rPr>
                <w:rFonts w:ascii="Times New Roman" w:hAnsi="Times New Roman" w:eastAsia="Calibri"/>
                <w:sz w:val="24"/>
                <w:szCs w:val="24"/>
                <w:lang w:val="en-US"/>
              </w:rPr>
            </w:pPr>
          </w:p>
        </w:tc>
        <w:tc>
          <w:tcPr>
            <w:tcW w:w="651" w:type="dxa"/>
            <w:tcBorders>
              <w:top w:val="nil"/>
              <w:left w:val="single" w:color="000000" w:sz="8" w:space="0"/>
              <w:bottom w:val="single" w:color="000000" w:sz="18" w:space="0"/>
              <w:right w:val="single" w:color="000000" w:sz="8" w:space="0"/>
            </w:tcBorders>
            <w:shd w:val="clear" w:color="auto" w:fill="FFFFFF"/>
            <w:vAlign w:val="center"/>
          </w:tcPr>
          <w:p w14:paraId="10B9D761">
            <w:pPr>
              <w:autoSpaceDE w:val="0"/>
              <w:autoSpaceDN w:val="0"/>
              <w:adjustRightInd w:val="0"/>
              <w:rPr>
                <w:rFonts w:ascii="Times New Roman" w:hAnsi="Times New Roman" w:eastAsia="Calibri"/>
                <w:sz w:val="24"/>
                <w:szCs w:val="24"/>
                <w:lang w:val="en-US"/>
              </w:rPr>
            </w:pPr>
          </w:p>
        </w:tc>
        <w:tc>
          <w:tcPr>
            <w:tcW w:w="585" w:type="dxa"/>
            <w:tcBorders>
              <w:top w:val="nil"/>
              <w:left w:val="single" w:color="000000" w:sz="8" w:space="0"/>
              <w:bottom w:val="single" w:color="000000" w:sz="18" w:space="0"/>
              <w:right w:val="single" w:color="000000" w:sz="8" w:space="0"/>
            </w:tcBorders>
            <w:shd w:val="clear" w:color="auto" w:fill="FFFFFF"/>
            <w:vAlign w:val="center"/>
          </w:tcPr>
          <w:p w14:paraId="44884C2D">
            <w:pPr>
              <w:autoSpaceDE w:val="0"/>
              <w:autoSpaceDN w:val="0"/>
              <w:adjustRightInd w:val="0"/>
              <w:rPr>
                <w:rFonts w:ascii="Times New Roman" w:hAnsi="Times New Roman" w:eastAsia="Calibri"/>
                <w:sz w:val="24"/>
                <w:szCs w:val="24"/>
                <w:lang w:val="en-US"/>
              </w:rPr>
            </w:pPr>
          </w:p>
        </w:tc>
        <w:tc>
          <w:tcPr>
            <w:tcW w:w="486" w:type="dxa"/>
            <w:tcBorders>
              <w:top w:val="nil"/>
              <w:left w:val="single" w:color="000000" w:sz="8" w:space="0"/>
              <w:bottom w:val="single" w:color="000000" w:sz="18" w:space="0"/>
              <w:right w:val="single" w:color="000000" w:sz="18" w:space="0"/>
            </w:tcBorders>
            <w:shd w:val="clear" w:color="auto" w:fill="FFFFFF"/>
            <w:vAlign w:val="center"/>
          </w:tcPr>
          <w:p w14:paraId="3BDF2D12">
            <w:pPr>
              <w:autoSpaceDE w:val="0"/>
              <w:autoSpaceDN w:val="0"/>
              <w:adjustRightInd w:val="0"/>
              <w:rPr>
                <w:rFonts w:ascii="Times New Roman" w:hAnsi="Times New Roman" w:eastAsia="Calibri"/>
                <w:sz w:val="24"/>
                <w:szCs w:val="24"/>
                <w:lang w:val="en-US"/>
              </w:rPr>
            </w:pPr>
          </w:p>
          <w:bookmarkEnd w:id="0"/>
        </w:tc>
      </w:tr>
    </w:tbl>
    <w:p w14:paraId="6D1E088D">
      <w:pPr>
        <w:autoSpaceDE w:val="0"/>
        <w:autoSpaceDN w:val="0"/>
        <w:adjustRightInd w:val="0"/>
        <w:spacing w:line="400" w:lineRule="atLeast"/>
        <w:rPr>
          <w:rFonts w:ascii="Times New Roman" w:hAnsi="Times New Roman" w:eastAsia="Calibri"/>
          <w:sz w:val="24"/>
          <w:szCs w:val="24"/>
          <w:lang w:val="en-US"/>
        </w:rPr>
      </w:pPr>
    </w:p>
    <w:p w14:paraId="0A354B43">
      <w:pPr>
        <w:autoSpaceDE w:val="0"/>
        <w:autoSpaceDN w:val="0"/>
        <w:adjustRightInd w:val="0"/>
        <w:spacing w:line="400" w:lineRule="atLeast"/>
        <w:rPr>
          <w:rFonts w:ascii="Times New Roman" w:hAnsi="Times New Roman" w:eastAsia="Calibri"/>
          <w:b/>
          <w:sz w:val="24"/>
          <w:szCs w:val="24"/>
          <w:lang w:val="en-US"/>
        </w:rPr>
      </w:pPr>
      <w:r>
        <w:rPr>
          <w:rFonts w:ascii="Times New Roman" w:hAnsi="Times New Roman" w:eastAsia="Calibri"/>
          <w:b/>
          <w:sz w:val="24"/>
          <w:szCs w:val="24"/>
          <w:lang w:val="en-US"/>
        </w:rPr>
        <w:t>Achievement Motivation Questionnaire Result</w:t>
      </w:r>
    </w:p>
    <w:tbl>
      <w:tblPr>
        <w:tblStyle w:val="12"/>
        <w:tblpPr w:leftFromText="180" w:rightFromText="180" w:vertAnchor="text" w:horzAnchor="margin" w:tblpY="180"/>
        <w:tblW w:w="885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76"/>
        <w:gridCol w:w="645"/>
        <w:gridCol w:w="646"/>
        <w:gridCol w:w="718"/>
        <w:gridCol w:w="431"/>
        <w:gridCol w:w="502"/>
        <w:gridCol w:w="502"/>
        <w:gridCol w:w="504"/>
        <w:gridCol w:w="862"/>
        <w:gridCol w:w="718"/>
        <w:gridCol w:w="646"/>
        <w:gridCol w:w="432"/>
        <w:gridCol w:w="646"/>
        <w:gridCol w:w="521"/>
        <w:gridCol w:w="9"/>
      </w:tblGrid>
      <w:tr w14:paraId="44CDBA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93" w:hRule="atLeast"/>
        </w:trPr>
        <w:tc>
          <w:tcPr>
            <w:tcW w:w="8858" w:type="dxa"/>
            <w:gridSpan w:val="15"/>
            <w:tcBorders>
              <w:top w:val="nil"/>
              <w:left w:val="nil"/>
              <w:bottom w:val="nil"/>
              <w:right w:val="nil"/>
            </w:tcBorders>
            <w:shd w:val="clear" w:color="auto" w:fill="FFFFFF"/>
            <w:vAlign w:val="center"/>
          </w:tcPr>
          <w:p w14:paraId="70F36745">
            <w:pPr>
              <w:autoSpaceDE w:val="0"/>
              <w:autoSpaceDN w:val="0"/>
              <w:adjustRightInd w:val="0"/>
              <w:spacing w:line="320" w:lineRule="atLeast"/>
              <w:ind w:left="60" w:right="60"/>
              <w:rPr>
                <w:rFonts w:ascii="Times New Roman" w:hAnsi="Times New Roman" w:eastAsia="Calibri"/>
                <w:bCs/>
                <w:color w:val="000000"/>
                <w:lang w:val="en-US"/>
              </w:rPr>
            </w:pPr>
            <w:r>
              <w:rPr>
                <w:rFonts w:ascii="Times New Roman" w:hAnsi="Times New Roman" w:eastAsia="Calibri"/>
                <w:bCs/>
                <w:i/>
                <w:iCs/>
                <w:color w:val="000000"/>
                <w:lang w:val="en-US"/>
              </w:rPr>
              <w:t>Table 6.</w:t>
            </w:r>
            <w:r>
              <w:rPr>
                <w:rFonts w:ascii="Times New Roman" w:hAnsi="Times New Roman" w:eastAsia="Calibri"/>
                <w:bCs/>
                <w:color w:val="000000"/>
                <w:lang w:val="en-US"/>
              </w:rPr>
              <w:t xml:space="preserve"> Descriptive Statistic of Achievement Motivation</w:t>
            </w:r>
          </w:p>
        </w:tc>
      </w:tr>
      <w:tr w14:paraId="2810CA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194" w:hRule="atLeast"/>
        </w:trPr>
        <w:tc>
          <w:tcPr>
            <w:tcW w:w="1076" w:type="dxa"/>
            <w:vMerge w:val="restart"/>
            <w:tcBorders>
              <w:top w:val="single" w:color="000000" w:sz="18" w:space="0"/>
              <w:left w:val="single" w:color="000000" w:sz="18" w:space="0"/>
              <w:bottom w:val="nil"/>
              <w:right w:val="single" w:color="000000" w:sz="18" w:space="0"/>
            </w:tcBorders>
            <w:shd w:val="clear" w:color="auto" w:fill="FFFFFF"/>
            <w:vAlign w:val="bottom"/>
          </w:tcPr>
          <w:p w14:paraId="23832FBF">
            <w:pPr>
              <w:autoSpaceDE w:val="0"/>
              <w:autoSpaceDN w:val="0"/>
              <w:adjustRightInd w:val="0"/>
              <w:rPr>
                <w:rFonts w:ascii="Times New Roman" w:hAnsi="Times New Roman" w:eastAsia="Calibri"/>
                <w:sz w:val="20"/>
                <w:szCs w:val="20"/>
                <w:lang w:val="en-US"/>
              </w:rPr>
            </w:pPr>
          </w:p>
        </w:tc>
        <w:tc>
          <w:tcPr>
            <w:tcW w:w="645" w:type="dxa"/>
            <w:tcBorders>
              <w:top w:val="single" w:color="000000" w:sz="18" w:space="0"/>
              <w:left w:val="single" w:color="000000" w:sz="18" w:space="0"/>
              <w:bottom w:val="single" w:color="000000" w:sz="8" w:space="0"/>
              <w:right w:val="single" w:color="000000" w:sz="8" w:space="0"/>
            </w:tcBorders>
            <w:shd w:val="clear" w:color="auto" w:fill="FFFFFF"/>
            <w:vAlign w:val="bottom"/>
          </w:tcPr>
          <w:p w14:paraId="7ACB88DA">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646"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6D4E048F">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Range</w:t>
            </w:r>
          </w:p>
        </w:tc>
        <w:tc>
          <w:tcPr>
            <w:tcW w:w="718"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6511DB6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Minimum</w:t>
            </w:r>
          </w:p>
        </w:tc>
        <w:tc>
          <w:tcPr>
            <w:tcW w:w="431"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791B0F8D">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Maximum</w:t>
            </w:r>
          </w:p>
        </w:tc>
        <w:tc>
          <w:tcPr>
            <w:tcW w:w="502"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1E308E3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Sum</w:t>
            </w:r>
          </w:p>
        </w:tc>
        <w:tc>
          <w:tcPr>
            <w:tcW w:w="1006" w:type="dxa"/>
            <w:gridSpan w:val="2"/>
            <w:tcBorders>
              <w:top w:val="single" w:color="000000" w:sz="18" w:space="0"/>
              <w:left w:val="single" w:color="000000" w:sz="8" w:space="0"/>
              <w:bottom w:val="single" w:color="000000" w:sz="8" w:space="0"/>
              <w:right w:val="single" w:color="000000" w:sz="8" w:space="0"/>
            </w:tcBorders>
            <w:shd w:val="clear" w:color="auto" w:fill="FFFFFF"/>
            <w:vAlign w:val="bottom"/>
          </w:tcPr>
          <w:p w14:paraId="47CC5601">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Mean</w:t>
            </w:r>
          </w:p>
        </w:tc>
        <w:tc>
          <w:tcPr>
            <w:tcW w:w="862"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050C3A89">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Deviation</w:t>
            </w:r>
          </w:p>
        </w:tc>
        <w:tc>
          <w:tcPr>
            <w:tcW w:w="718" w:type="dxa"/>
            <w:tcBorders>
              <w:top w:val="single" w:color="000000" w:sz="18" w:space="0"/>
              <w:left w:val="single" w:color="000000" w:sz="8" w:space="0"/>
              <w:bottom w:val="single" w:color="000000" w:sz="8" w:space="0"/>
              <w:right w:val="single" w:color="000000" w:sz="8" w:space="0"/>
            </w:tcBorders>
            <w:shd w:val="clear" w:color="auto" w:fill="FFFFFF"/>
            <w:vAlign w:val="bottom"/>
          </w:tcPr>
          <w:p w14:paraId="412E48E6">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Variance</w:t>
            </w:r>
          </w:p>
        </w:tc>
        <w:tc>
          <w:tcPr>
            <w:tcW w:w="1078" w:type="dxa"/>
            <w:gridSpan w:val="2"/>
            <w:tcBorders>
              <w:top w:val="single" w:color="000000" w:sz="18" w:space="0"/>
              <w:left w:val="single" w:color="000000" w:sz="8" w:space="0"/>
              <w:bottom w:val="single" w:color="000000" w:sz="8" w:space="0"/>
              <w:right w:val="single" w:color="000000" w:sz="8" w:space="0"/>
            </w:tcBorders>
            <w:shd w:val="clear" w:color="auto" w:fill="FFFFFF"/>
            <w:vAlign w:val="bottom"/>
          </w:tcPr>
          <w:p w14:paraId="27AF8310">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Skewness</w:t>
            </w:r>
          </w:p>
        </w:tc>
        <w:tc>
          <w:tcPr>
            <w:tcW w:w="1167" w:type="dxa"/>
            <w:gridSpan w:val="2"/>
            <w:tcBorders>
              <w:top w:val="single" w:color="000000" w:sz="18" w:space="0"/>
              <w:left w:val="single" w:color="000000" w:sz="8" w:space="0"/>
              <w:bottom w:val="single" w:color="000000" w:sz="8" w:space="0"/>
              <w:right w:val="single" w:color="000000" w:sz="18" w:space="0"/>
            </w:tcBorders>
            <w:shd w:val="clear" w:color="auto" w:fill="FFFFFF"/>
            <w:vAlign w:val="bottom"/>
          </w:tcPr>
          <w:p w14:paraId="1343B8AF">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Kurtosis</w:t>
            </w:r>
          </w:p>
        </w:tc>
      </w:tr>
      <w:tr w14:paraId="7F1D94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44" w:hRule="atLeast"/>
        </w:trPr>
        <w:tc>
          <w:tcPr>
            <w:tcW w:w="1076" w:type="dxa"/>
            <w:vMerge w:val="continue"/>
            <w:tcBorders>
              <w:top w:val="single" w:color="000000" w:sz="18" w:space="0"/>
              <w:left w:val="single" w:color="000000" w:sz="18" w:space="0"/>
              <w:bottom w:val="nil"/>
              <w:right w:val="single" w:color="000000" w:sz="18" w:space="0"/>
            </w:tcBorders>
            <w:vAlign w:val="center"/>
          </w:tcPr>
          <w:p w14:paraId="2724ECBB">
            <w:pPr>
              <w:rPr>
                <w:rFonts w:ascii="Times New Roman" w:hAnsi="Times New Roman" w:eastAsia="Calibri"/>
                <w:sz w:val="20"/>
                <w:szCs w:val="20"/>
                <w:lang w:val="en-US"/>
              </w:rPr>
            </w:pPr>
          </w:p>
        </w:tc>
        <w:tc>
          <w:tcPr>
            <w:tcW w:w="645" w:type="dxa"/>
            <w:tcBorders>
              <w:top w:val="single" w:color="000000" w:sz="8" w:space="0"/>
              <w:left w:val="single" w:color="000000" w:sz="18" w:space="0"/>
              <w:bottom w:val="single" w:color="000000" w:sz="18" w:space="0"/>
              <w:right w:val="single" w:color="000000" w:sz="8" w:space="0"/>
            </w:tcBorders>
            <w:shd w:val="clear" w:color="auto" w:fill="FFFFFF"/>
            <w:vAlign w:val="bottom"/>
          </w:tcPr>
          <w:p w14:paraId="4E9A93C1">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64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1B233A71">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18"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3185C709">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431"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743170C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502"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27C020DE">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502"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10B99C53">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504"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3BAECE0E">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Error</w:t>
            </w:r>
          </w:p>
        </w:tc>
        <w:tc>
          <w:tcPr>
            <w:tcW w:w="862"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3C23C7E0">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718"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43B7BF9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64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7B3D7D7C">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432"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0103ED6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Error</w:t>
            </w:r>
          </w:p>
        </w:tc>
        <w:tc>
          <w:tcPr>
            <w:tcW w:w="646" w:type="dxa"/>
            <w:tcBorders>
              <w:top w:val="single" w:color="000000" w:sz="8" w:space="0"/>
              <w:left w:val="single" w:color="000000" w:sz="8" w:space="0"/>
              <w:bottom w:val="single" w:color="000000" w:sz="18" w:space="0"/>
              <w:right w:val="single" w:color="000000" w:sz="8" w:space="0"/>
            </w:tcBorders>
            <w:shd w:val="clear" w:color="auto" w:fill="FFFFFF"/>
            <w:vAlign w:val="bottom"/>
          </w:tcPr>
          <w:p w14:paraId="0EB6EC2C">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Statistic</w:t>
            </w:r>
          </w:p>
        </w:tc>
        <w:tc>
          <w:tcPr>
            <w:tcW w:w="521" w:type="dxa"/>
            <w:tcBorders>
              <w:top w:val="single" w:color="000000" w:sz="8" w:space="0"/>
              <w:left w:val="single" w:color="000000" w:sz="8" w:space="0"/>
              <w:bottom w:val="single" w:color="000000" w:sz="18" w:space="0"/>
              <w:right w:val="single" w:color="000000" w:sz="18" w:space="0"/>
            </w:tcBorders>
            <w:shd w:val="clear" w:color="auto" w:fill="FFFFFF"/>
            <w:vAlign w:val="bottom"/>
          </w:tcPr>
          <w:p w14:paraId="1A8F1B7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Std. Error</w:t>
            </w:r>
          </w:p>
        </w:tc>
      </w:tr>
      <w:tr w14:paraId="402E8E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490" w:hRule="atLeast"/>
        </w:trPr>
        <w:tc>
          <w:tcPr>
            <w:tcW w:w="1076" w:type="dxa"/>
            <w:tcBorders>
              <w:top w:val="single" w:color="000000" w:sz="18" w:space="0"/>
              <w:left w:val="single" w:color="000000" w:sz="18" w:space="0"/>
              <w:bottom w:val="nil"/>
              <w:right w:val="single" w:color="000000" w:sz="18" w:space="0"/>
            </w:tcBorders>
            <w:shd w:val="clear" w:color="auto" w:fill="FFFFFF"/>
          </w:tcPr>
          <w:p w14:paraId="2CD7337B">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Hasil_ Achievement.Motivation</w:t>
            </w:r>
          </w:p>
        </w:tc>
        <w:tc>
          <w:tcPr>
            <w:tcW w:w="645" w:type="dxa"/>
            <w:tcBorders>
              <w:top w:val="single" w:color="000000" w:sz="18" w:space="0"/>
              <w:left w:val="single" w:color="000000" w:sz="18" w:space="0"/>
              <w:bottom w:val="nil"/>
              <w:right w:val="single" w:color="000000" w:sz="8" w:space="0"/>
            </w:tcBorders>
            <w:shd w:val="clear" w:color="auto" w:fill="FFFFFF"/>
            <w:vAlign w:val="center"/>
          </w:tcPr>
          <w:p w14:paraId="56DEB54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646" w:type="dxa"/>
            <w:tcBorders>
              <w:top w:val="single" w:color="000000" w:sz="18" w:space="0"/>
              <w:left w:val="single" w:color="000000" w:sz="8" w:space="0"/>
              <w:bottom w:val="nil"/>
              <w:right w:val="single" w:color="000000" w:sz="8" w:space="0"/>
            </w:tcBorders>
            <w:shd w:val="clear" w:color="auto" w:fill="FFFFFF"/>
            <w:vAlign w:val="center"/>
          </w:tcPr>
          <w:p w14:paraId="38DE069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718" w:type="dxa"/>
            <w:tcBorders>
              <w:top w:val="single" w:color="000000" w:sz="18" w:space="0"/>
              <w:left w:val="single" w:color="000000" w:sz="8" w:space="0"/>
              <w:bottom w:val="nil"/>
              <w:right w:val="single" w:color="000000" w:sz="8" w:space="0"/>
            </w:tcBorders>
            <w:shd w:val="clear" w:color="auto" w:fill="FFFFFF"/>
            <w:vAlign w:val="center"/>
          </w:tcPr>
          <w:p w14:paraId="38B0A55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33</w:t>
            </w:r>
          </w:p>
        </w:tc>
        <w:tc>
          <w:tcPr>
            <w:tcW w:w="431" w:type="dxa"/>
            <w:tcBorders>
              <w:top w:val="single" w:color="000000" w:sz="18" w:space="0"/>
              <w:left w:val="single" w:color="000000" w:sz="8" w:space="0"/>
              <w:bottom w:val="nil"/>
              <w:right w:val="single" w:color="000000" w:sz="8" w:space="0"/>
            </w:tcBorders>
            <w:shd w:val="clear" w:color="auto" w:fill="FFFFFF"/>
            <w:vAlign w:val="center"/>
          </w:tcPr>
          <w:p w14:paraId="6BC4523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71</w:t>
            </w:r>
          </w:p>
        </w:tc>
        <w:tc>
          <w:tcPr>
            <w:tcW w:w="502" w:type="dxa"/>
            <w:tcBorders>
              <w:top w:val="single" w:color="000000" w:sz="18" w:space="0"/>
              <w:left w:val="single" w:color="000000" w:sz="8" w:space="0"/>
              <w:bottom w:val="nil"/>
              <w:right w:val="single" w:color="000000" w:sz="8" w:space="0"/>
            </w:tcBorders>
            <w:shd w:val="clear" w:color="auto" w:fill="FFFFFF"/>
            <w:vAlign w:val="center"/>
          </w:tcPr>
          <w:p w14:paraId="659431F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1758</w:t>
            </w:r>
          </w:p>
        </w:tc>
        <w:tc>
          <w:tcPr>
            <w:tcW w:w="502" w:type="dxa"/>
            <w:tcBorders>
              <w:top w:val="single" w:color="000000" w:sz="18" w:space="0"/>
              <w:left w:val="single" w:color="000000" w:sz="8" w:space="0"/>
              <w:bottom w:val="nil"/>
              <w:right w:val="single" w:color="000000" w:sz="8" w:space="0"/>
            </w:tcBorders>
            <w:shd w:val="clear" w:color="auto" w:fill="FFFFFF"/>
            <w:vAlign w:val="center"/>
          </w:tcPr>
          <w:p w14:paraId="014D02E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46.26</w:t>
            </w:r>
          </w:p>
        </w:tc>
        <w:tc>
          <w:tcPr>
            <w:tcW w:w="504" w:type="dxa"/>
            <w:tcBorders>
              <w:top w:val="single" w:color="000000" w:sz="18" w:space="0"/>
              <w:left w:val="single" w:color="000000" w:sz="8" w:space="0"/>
              <w:bottom w:val="nil"/>
              <w:right w:val="single" w:color="000000" w:sz="8" w:space="0"/>
            </w:tcBorders>
            <w:shd w:val="clear" w:color="auto" w:fill="FFFFFF"/>
            <w:vAlign w:val="center"/>
          </w:tcPr>
          <w:p w14:paraId="0274562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2.188</w:t>
            </w:r>
          </w:p>
        </w:tc>
        <w:tc>
          <w:tcPr>
            <w:tcW w:w="862" w:type="dxa"/>
            <w:tcBorders>
              <w:top w:val="single" w:color="000000" w:sz="18" w:space="0"/>
              <w:left w:val="single" w:color="000000" w:sz="8" w:space="0"/>
              <w:bottom w:val="nil"/>
              <w:right w:val="single" w:color="000000" w:sz="8" w:space="0"/>
            </w:tcBorders>
            <w:shd w:val="clear" w:color="auto" w:fill="FFFFFF"/>
            <w:vAlign w:val="center"/>
          </w:tcPr>
          <w:p w14:paraId="44198C3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13.486</w:t>
            </w:r>
          </w:p>
        </w:tc>
        <w:tc>
          <w:tcPr>
            <w:tcW w:w="718" w:type="dxa"/>
            <w:tcBorders>
              <w:top w:val="single" w:color="000000" w:sz="18" w:space="0"/>
              <w:left w:val="single" w:color="000000" w:sz="8" w:space="0"/>
              <w:bottom w:val="nil"/>
              <w:right w:val="single" w:color="000000" w:sz="8" w:space="0"/>
            </w:tcBorders>
            <w:shd w:val="clear" w:color="auto" w:fill="FFFFFF"/>
            <w:vAlign w:val="center"/>
          </w:tcPr>
          <w:p w14:paraId="2324862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181.875</w:t>
            </w:r>
          </w:p>
        </w:tc>
        <w:tc>
          <w:tcPr>
            <w:tcW w:w="646" w:type="dxa"/>
            <w:tcBorders>
              <w:top w:val="single" w:color="000000" w:sz="18" w:space="0"/>
              <w:left w:val="single" w:color="000000" w:sz="8" w:space="0"/>
              <w:bottom w:val="nil"/>
              <w:right w:val="single" w:color="000000" w:sz="8" w:space="0"/>
            </w:tcBorders>
            <w:shd w:val="clear" w:color="auto" w:fill="FFFFFF"/>
            <w:vAlign w:val="center"/>
          </w:tcPr>
          <w:p w14:paraId="4B3BA74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.909</w:t>
            </w:r>
          </w:p>
        </w:tc>
        <w:tc>
          <w:tcPr>
            <w:tcW w:w="432" w:type="dxa"/>
            <w:tcBorders>
              <w:top w:val="single" w:color="000000" w:sz="18" w:space="0"/>
              <w:left w:val="single" w:color="000000" w:sz="8" w:space="0"/>
              <w:bottom w:val="nil"/>
              <w:right w:val="single" w:color="000000" w:sz="8" w:space="0"/>
            </w:tcBorders>
            <w:shd w:val="clear" w:color="auto" w:fill="FFFFFF"/>
            <w:vAlign w:val="center"/>
          </w:tcPr>
          <w:p w14:paraId="4A8CA36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.383</w:t>
            </w:r>
          </w:p>
        </w:tc>
        <w:tc>
          <w:tcPr>
            <w:tcW w:w="646" w:type="dxa"/>
            <w:tcBorders>
              <w:top w:val="single" w:color="000000" w:sz="18" w:space="0"/>
              <w:left w:val="single" w:color="000000" w:sz="8" w:space="0"/>
              <w:bottom w:val="nil"/>
              <w:right w:val="single" w:color="000000" w:sz="8" w:space="0"/>
            </w:tcBorders>
            <w:shd w:val="clear" w:color="auto" w:fill="FFFFFF"/>
            <w:vAlign w:val="center"/>
          </w:tcPr>
          <w:p w14:paraId="1065C67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-1.009</w:t>
            </w:r>
          </w:p>
        </w:tc>
        <w:tc>
          <w:tcPr>
            <w:tcW w:w="521" w:type="dxa"/>
            <w:tcBorders>
              <w:top w:val="single" w:color="000000" w:sz="18" w:space="0"/>
              <w:left w:val="single" w:color="000000" w:sz="8" w:space="0"/>
              <w:bottom w:val="nil"/>
              <w:right w:val="single" w:color="000000" w:sz="18" w:space="0"/>
            </w:tcBorders>
            <w:shd w:val="clear" w:color="auto" w:fill="FFFFFF"/>
            <w:vAlign w:val="center"/>
          </w:tcPr>
          <w:p w14:paraId="2B7B9C7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.750</w:t>
            </w:r>
          </w:p>
        </w:tc>
      </w:tr>
      <w:tr w14:paraId="483290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9" w:type="dxa"/>
          <w:cantSplit/>
          <w:trHeight w:val="574" w:hRule="atLeast"/>
        </w:trPr>
        <w:tc>
          <w:tcPr>
            <w:tcW w:w="1076" w:type="dxa"/>
            <w:tcBorders>
              <w:top w:val="nil"/>
              <w:left w:val="single" w:color="000000" w:sz="18" w:space="0"/>
              <w:bottom w:val="single" w:color="000000" w:sz="18" w:space="0"/>
              <w:right w:val="single" w:color="000000" w:sz="18" w:space="0"/>
            </w:tcBorders>
            <w:shd w:val="clear" w:color="auto" w:fill="FFFFFF"/>
          </w:tcPr>
          <w:p w14:paraId="5513DAE1">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Valid N (listwise)</w:t>
            </w:r>
          </w:p>
        </w:tc>
        <w:tc>
          <w:tcPr>
            <w:tcW w:w="645" w:type="dxa"/>
            <w:tcBorders>
              <w:top w:val="nil"/>
              <w:left w:val="single" w:color="000000" w:sz="18" w:space="0"/>
              <w:bottom w:val="single" w:color="000000" w:sz="18" w:space="0"/>
              <w:right w:val="single" w:color="000000" w:sz="8" w:space="0"/>
            </w:tcBorders>
            <w:shd w:val="clear" w:color="auto" w:fill="FFFFFF"/>
            <w:vAlign w:val="center"/>
          </w:tcPr>
          <w:p w14:paraId="75C0DB5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646" w:type="dxa"/>
            <w:tcBorders>
              <w:top w:val="nil"/>
              <w:left w:val="single" w:color="000000" w:sz="8" w:space="0"/>
              <w:bottom w:val="single" w:color="000000" w:sz="18" w:space="0"/>
              <w:right w:val="single" w:color="000000" w:sz="8" w:space="0"/>
            </w:tcBorders>
            <w:shd w:val="clear" w:color="auto" w:fill="FFFFFF"/>
            <w:vAlign w:val="center"/>
          </w:tcPr>
          <w:p w14:paraId="02AB0D72">
            <w:pPr>
              <w:autoSpaceDE w:val="0"/>
              <w:autoSpaceDN w:val="0"/>
              <w:adjustRightInd w:val="0"/>
              <w:rPr>
                <w:rFonts w:ascii="Times New Roman" w:hAnsi="Times New Roman" w:eastAsia="Calibri"/>
                <w:sz w:val="20"/>
                <w:szCs w:val="20"/>
                <w:lang w:val="en-US"/>
              </w:rPr>
            </w:pPr>
          </w:p>
        </w:tc>
        <w:tc>
          <w:tcPr>
            <w:tcW w:w="718" w:type="dxa"/>
            <w:tcBorders>
              <w:top w:val="nil"/>
              <w:left w:val="single" w:color="000000" w:sz="8" w:space="0"/>
              <w:bottom w:val="single" w:color="000000" w:sz="18" w:space="0"/>
              <w:right w:val="single" w:color="000000" w:sz="8" w:space="0"/>
            </w:tcBorders>
            <w:shd w:val="clear" w:color="auto" w:fill="FFFFFF"/>
            <w:vAlign w:val="center"/>
          </w:tcPr>
          <w:p w14:paraId="772F7F7D">
            <w:pPr>
              <w:autoSpaceDE w:val="0"/>
              <w:autoSpaceDN w:val="0"/>
              <w:adjustRightInd w:val="0"/>
              <w:rPr>
                <w:rFonts w:ascii="Times New Roman" w:hAnsi="Times New Roman" w:eastAsia="Calibri"/>
                <w:sz w:val="20"/>
                <w:szCs w:val="20"/>
                <w:lang w:val="en-US"/>
              </w:rPr>
            </w:pPr>
          </w:p>
        </w:tc>
        <w:tc>
          <w:tcPr>
            <w:tcW w:w="431" w:type="dxa"/>
            <w:tcBorders>
              <w:top w:val="nil"/>
              <w:left w:val="single" w:color="000000" w:sz="8" w:space="0"/>
              <w:bottom w:val="single" w:color="000000" w:sz="18" w:space="0"/>
              <w:right w:val="single" w:color="000000" w:sz="8" w:space="0"/>
            </w:tcBorders>
            <w:shd w:val="clear" w:color="auto" w:fill="FFFFFF"/>
            <w:vAlign w:val="center"/>
          </w:tcPr>
          <w:p w14:paraId="743ADDA3">
            <w:pPr>
              <w:autoSpaceDE w:val="0"/>
              <w:autoSpaceDN w:val="0"/>
              <w:adjustRightInd w:val="0"/>
              <w:rPr>
                <w:rFonts w:ascii="Times New Roman" w:hAnsi="Times New Roman" w:eastAsia="Calibri"/>
                <w:sz w:val="20"/>
                <w:szCs w:val="20"/>
                <w:lang w:val="en-US"/>
              </w:rPr>
            </w:pPr>
          </w:p>
        </w:tc>
        <w:tc>
          <w:tcPr>
            <w:tcW w:w="502" w:type="dxa"/>
            <w:tcBorders>
              <w:top w:val="nil"/>
              <w:left w:val="single" w:color="000000" w:sz="8" w:space="0"/>
              <w:bottom w:val="single" w:color="000000" w:sz="18" w:space="0"/>
              <w:right w:val="single" w:color="000000" w:sz="8" w:space="0"/>
            </w:tcBorders>
            <w:shd w:val="clear" w:color="auto" w:fill="FFFFFF"/>
            <w:vAlign w:val="center"/>
          </w:tcPr>
          <w:p w14:paraId="1155B778">
            <w:pPr>
              <w:autoSpaceDE w:val="0"/>
              <w:autoSpaceDN w:val="0"/>
              <w:adjustRightInd w:val="0"/>
              <w:rPr>
                <w:rFonts w:ascii="Times New Roman" w:hAnsi="Times New Roman" w:eastAsia="Calibri"/>
                <w:sz w:val="20"/>
                <w:szCs w:val="20"/>
                <w:lang w:val="en-US"/>
              </w:rPr>
            </w:pPr>
          </w:p>
        </w:tc>
        <w:tc>
          <w:tcPr>
            <w:tcW w:w="502" w:type="dxa"/>
            <w:tcBorders>
              <w:top w:val="nil"/>
              <w:left w:val="single" w:color="000000" w:sz="8" w:space="0"/>
              <w:bottom w:val="single" w:color="000000" w:sz="18" w:space="0"/>
              <w:right w:val="single" w:color="000000" w:sz="8" w:space="0"/>
            </w:tcBorders>
            <w:shd w:val="clear" w:color="auto" w:fill="FFFFFF"/>
            <w:vAlign w:val="center"/>
          </w:tcPr>
          <w:p w14:paraId="206C36CF">
            <w:pPr>
              <w:autoSpaceDE w:val="0"/>
              <w:autoSpaceDN w:val="0"/>
              <w:adjustRightInd w:val="0"/>
              <w:rPr>
                <w:rFonts w:ascii="Times New Roman" w:hAnsi="Times New Roman" w:eastAsia="Calibri"/>
                <w:sz w:val="20"/>
                <w:szCs w:val="20"/>
                <w:lang w:val="en-US"/>
              </w:rPr>
            </w:pPr>
          </w:p>
        </w:tc>
        <w:tc>
          <w:tcPr>
            <w:tcW w:w="504" w:type="dxa"/>
            <w:tcBorders>
              <w:top w:val="nil"/>
              <w:left w:val="single" w:color="000000" w:sz="8" w:space="0"/>
              <w:bottom w:val="single" w:color="000000" w:sz="18" w:space="0"/>
              <w:right w:val="single" w:color="000000" w:sz="8" w:space="0"/>
            </w:tcBorders>
            <w:shd w:val="clear" w:color="auto" w:fill="FFFFFF"/>
            <w:vAlign w:val="center"/>
          </w:tcPr>
          <w:p w14:paraId="727F7039">
            <w:pPr>
              <w:autoSpaceDE w:val="0"/>
              <w:autoSpaceDN w:val="0"/>
              <w:adjustRightInd w:val="0"/>
              <w:rPr>
                <w:rFonts w:ascii="Times New Roman" w:hAnsi="Times New Roman" w:eastAsia="Calibri"/>
                <w:sz w:val="20"/>
                <w:szCs w:val="20"/>
                <w:lang w:val="en-US"/>
              </w:rPr>
            </w:pPr>
          </w:p>
        </w:tc>
        <w:tc>
          <w:tcPr>
            <w:tcW w:w="862" w:type="dxa"/>
            <w:tcBorders>
              <w:top w:val="nil"/>
              <w:left w:val="single" w:color="000000" w:sz="8" w:space="0"/>
              <w:bottom w:val="single" w:color="000000" w:sz="18" w:space="0"/>
              <w:right w:val="single" w:color="000000" w:sz="8" w:space="0"/>
            </w:tcBorders>
            <w:shd w:val="clear" w:color="auto" w:fill="FFFFFF"/>
            <w:vAlign w:val="center"/>
          </w:tcPr>
          <w:p w14:paraId="1E01306C">
            <w:pPr>
              <w:autoSpaceDE w:val="0"/>
              <w:autoSpaceDN w:val="0"/>
              <w:adjustRightInd w:val="0"/>
              <w:rPr>
                <w:rFonts w:ascii="Times New Roman" w:hAnsi="Times New Roman" w:eastAsia="Calibri"/>
                <w:sz w:val="20"/>
                <w:szCs w:val="20"/>
                <w:lang w:val="en-US"/>
              </w:rPr>
            </w:pPr>
          </w:p>
        </w:tc>
        <w:tc>
          <w:tcPr>
            <w:tcW w:w="718" w:type="dxa"/>
            <w:tcBorders>
              <w:top w:val="nil"/>
              <w:left w:val="single" w:color="000000" w:sz="8" w:space="0"/>
              <w:bottom w:val="single" w:color="000000" w:sz="18" w:space="0"/>
              <w:right w:val="single" w:color="000000" w:sz="8" w:space="0"/>
            </w:tcBorders>
            <w:shd w:val="clear" w:color="auto" w:fill="FFFFFF"/>
            <w:vAlign w:val="center"/>
          </w:tcPr>
          <w:p w14:paraId="2EAB6080">
            <w:pPr>
              <w:autoSpaceDE w:val="0"/>
              <w:autoSpaceDN w:val="0"/>
              <w:adjustRightInd w:val="0"/>
              <w:rPr>
                <w:rFonts w:ascii="Times New Roman" w:hAnsi="Times New Roman" w:eastAsia="Calibri"/>
                <w:sz w:val="20"/>
                <w:szCs w:val="20"/>
                <w:lang w:val="en-US"/>
              </w:rPr>
            </w:pPr>
          </w:p>
        </w:tc>
        <w:tc>
          <w:tcPr>
            <w:tcW w:w="646" w:type="dxa"/>
            <w:tcBorders>
              <w:top w:val="nil"/>
              <w:left w:val="single" w:color="000000" w:sz="8" w:space="0"/>
              <w:bottom w:val="single" w:color="000000" w:sz="18" w:space="0"/>
              <w:right w:val="single" w:color="000000" w:sz="8" w:space="0"/>
            </w:tcBorders>
            <w:shd w:val="clear" w:color="auto" w:fill="FFFFFF"/>
            <w:vAlign w:val="center"/>
          </w:tcPr>
          <w:p w14:paraId="7FA1C9FD">
            <w:pPr>
              <w:autoSpaceDE w:val="0"/>
              <w:autoSpaceDN w:val="0"/>
              <w:adjustRightInd w:val="0"/>
              <w:rPr>
                <w:rFonts w:ascii="Times New Roman" w:hAnsi="Times New Roman" w:eastAsia="Calibri"/>
                <w:sz w:val="20"/>
                <w:szCs w:val="20"/>
                <w:lang w:val="en-US"/>
              </w:rPr>
            </w:pPr>
          </w:p>
        </w:tc>
        <w:tc>
          <w:tcPr>
            <w:tcW w:w="432" w:type="dxa"/>
            <w:tcBorders>
              <w:top w:val="nil"/>
              <w:left w:val="single" w:color="000000" w:sz="8" w:space="0"/>
              <w:bottom w:val="single" w:color="000000" w:sz="18" w:space="0"/>
              <w:right w:val="single" w:color="000000" w:sz="8" w:space="0"/>
            </w:tcBorders>
            <w:shd w:val="clear" w:color="auto" w:fill="FFFFFF"/>
            <w:vAlign w:val="center"/>
          </w:tcPr>
          <w:p w14:paraId="7CCEF7A7">
            <w:pPr>
              <w:autoSpaceDE w:val="0"/>
              <w:autoSpaceDN w:val="0"/>
              <w:adjustRightInd w:val="0"/>
              <w:rPr>
                <w:rFonts w:ascii="Times New Roman" w:hAnsi="Times New Roman" w:eastAsia="Calibri"/>
                <w:sz w:val="20"/>
                <w:szCs w:val="20"/>
                <w:lang w:val="en-US"/>
              </w:rPr>
            </w:pPr>
          </w:p>
        </w:tc>
        <w:tc>
          <w:tcPr>
            <w:tcW w:w="646" w:type="dxa"/>
            <w:tcBorders>
              <w:top w:val="nil"/>
              <w:left w:val="single" w:color="000000" w:sz="8" w:space="0"/>
              <w:bottom w:val="single" w:color="000000" w:sz="18" w:space="0"/>
              <w:right w:val="single" w:color="000000" w:sz="8" w:space="0"/>
            </w:tcBorders>
            <w:shd w:val="clear" w:color="auto" w:fill="FFFFFF"/>
            <w:vAlign w:val="center"/>
          </w:tcPr>
          <w:p w14:paraId="2AFFAE8A">
            <w:pPr>
              <w:autoSpaceDE w:val="0"/>
              <w:autoSpaceDN w:val="0"/>
              <w:adjustRightInd w:val="0"/>
              <w:rPr>
                <w:rFonts w:ascii="Times New Roman" w:hAnsi="Times New Roman" w:eastAsia="Calibri"/>
                <w:sz w:val="20"/>
                <w:szCs w:val="20"/>
                <w:lang w:val="en-US"/>
              </w:rPr>
            </w:pPr>
          </w:p>
        </w:tc>
        <w:tc>
          <w:tcPr>
            <w:tcW w:w="521" w:type="dxa"/>
            <w:tcBorders>
              <w:top w:val="nil"/>
              <w:left w:val="single" w:color="000000" w:sz="8" w:space="0"/>
              <w:bottom w:val="single" w:color="000000" w:sz="18" w:space="0"/>
              <w:right w:val="single" w:color="000000" w:sz="18" w:space="0"/>
            </w:tcBorders>
            <w:shd w:val="clear" w:color="auto" w:fill="FFFFFF"/>
            <w:vAlign w:val="center"/>
          </w:tcPr>
          <w:p w14:paraId="2DD7BB20">
            <w:pPr>
              <w:autoSpaceDE w:val="0"/>
              <w:autoSpaceDN w:val="0"/>
              <w:adjustRightInd w:val="0"/>
              <w:rPr>
                <w:rFonts w:ascii="Times New Roman" w:hAnsi="Times New Roman" w:eastAsia="Calibri"/>
                <w:sz w:val="20"/>
                <w:szCs w:val="20"/>
                <w:lang w:val="en-US"/>
              </w:rPr>
            </w:pPr>
          </w:p>
        </w:tc>
      </w:tr>
    </w:tbl>
    <w:p w14:paraId="3994F46D">
      <w:pPr>
        <w:tabs>
          <w:tab w:val="left" w:pos="4565"/>
        </w:tabs>
        <w:spacing w:after="200" w:line="276" w:lineRule="auto"/>
        <w:rPr>
          <w:rFonts w:ascii="Times New Roman" w:hAnsi="Times New Roman" w:eastAsia="Calibri"/>
          <w:b/>
          <w:sz w:val="24"/>
          <w:szCs w:val="24"/>
          <w:lang w:val="en-US"/>
        </w:rPr>
      </w:pPr>
    </w:p>
    <w:p w14:paraId="7116D44F">
      <w:pPr>
        <w:autoSpaceDE w:val="0"/>
        <w:autoSpaceDN w:val="0"/>
        <w:adjustRightInd w:val="0"/>
        <w:ind w:firstLine="540"/>
        <w:jc w:val="both"/>
        <w:rPr>
          <w:rFonts w:ascii="Times New Roman" w:hAnsi="Times New Roman" w:eastAsia="Calibri"/>
          <w:sz w:val="24"/>
          <w:szCs w:val="24"/>
          <w:lang w:val="en-US"/>
        </w:rPr>
      </w:pPr>
      <w:r>
        <w:rPr>
          <w:rFonts w:ascii="Times New Roman" w:hAnsi="Times New Roman" w:eastAsia="Calibri"/>
          <w:sz w:val="24"/>
          <w:szCs w:val="24"/>
          <w:lang w:val="en-US"/>
        </w:rPr>
        <w:t>From the table shown, the total mean score of achievement motivation is 46.26 with the minimum score was 33 and maximum score was 71. The table also showed the result of standard deviation was 13.486, and the variance was181.875.</w:t>
      </w:r>
      <w:r>
        <w:rPr>
          <w:rFonts w:ascii="Times New Roman" w:hAnsi="Times New Roman" w:eastAsia="Calibri"/>
          <w:sz w:val="24"/>
          <w:szCs w:val="24"/>
          <w:lang w:val="en-US"/>
        </w:rPr>
        <w:tab/>
      </w:r>
    </w:p>
    <w:p w14:paraId="72C8D47D">
      <w:pPr>
        <w:spacing w:after="200" w:line="276" w:lineRule="auto"/>
        <w:rPr>
          <w:rFonts w:ascii="Times New Roman" w:hAnsi="Times New Roman" w:eastAsia="Calibri"/>
          <w:sz w:val="24"/>
          <w:szCs w:val="24"/>
          <w:lang w:val="en-US"/>
        </w:rPr>
      </w:pPr>
    </w:p>
    <w:p w14:paraId="1F86E4E5">
      <w:pPr>
        <w:spacing w:after="200"/>
        <w:ind w:left="450" w:hanging="450"/>
        <w:jc w:val="both"/>
        <w:rPr>
          <w:rFonts w:ascii="Times New Roman" w:hAnsi="Times New Roman" w:eastAsia="Calibri"/>
          <w:b/>
          <w:sz w:val="24"/>
          <w:szCs w:val="24"/>
          <w:lang w:val="en-US"/>
        </w:rPr>
      </w:pPr>
      <w:r>
        <w:rPr>
          <w:rFonts w:ascii="Times New Roman" w:hAnsi="Times New Roman" w:eastAsia="Calibri"/>
          <w:b/>
          <w:sz w:val="24"/>
          <w:szCs w:val="24"/>
          <w:lang w:val="en-US"/>
        </w:rPr>
        <w:t>Relationship between self-Perception and speaking ability on Oral presentation</w:t>
      </w:r>
    </w:p>
    <w:p w14:paraId="571F1557">
      <w:pPr>
        <w:spacing w:after="200" w:line="276" w:lineRule="auto"/>
        <w:rPr>
          <w:rFonts w:ascii="Times New Roman" w:hAnsi="Times New Roman" w:eastAsia="Calibri"/>
          <w:sz w:val="24"/>
          <w:szCs w:val="24"/>
          <w:lang w:val="en-US"/>
        </w:rPr>
      </w:pPr>
      <w:r>
        <w:rPr>
          <w:rFonts w:ascii="Times New Roman" w:hAnsi="Times New Roman" w:eastAsia="Calibri"/>
          <w:sz w:val="24"/>
          <w:szCs w:val="24"/>
          <w:lang w:val="en-US"/>
        </w:rPr>
        <w:t xml:space="preserve">             In order to find out the relationship between self- perception and speaking ability on oral presentation, the researcher applied SPSS 22 of Computer Program with the result was as follows:</w:t>
      </w:r>
    </w:p>
    <w:tbl>
      <w:tblPr>
        <w:tblStyle w:val="12"/>
        <w:tblpPr w:leftFromText="180" w:rightFromText="180" w:vertAnchor="page" w:horzAnchor="margin" w:tblpY="5356"/>
        <w:tblOverlap w:val="never"/>
        <w:tblW w:w="739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92"/>
        <w:gridCol w:w="1740"/>
        <w:gridCol w:w="1283"/>
        <w:gridCol w:w="1284"/>
      </w:tblGrid>
      <w:tr w14:paraId="5FBC0D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77" w:hRule="atLeast"/>
        </w:trPr>
        <w:tc>
          <w:tcPr>
            <w:tcW w:w="7399" w:type="dxa"/>
            <w:gridSpan w:val="4"/>
            <w:tcBorders>
              <w:top w:val="nil"/>
              <w:left w:val="nil"/>
              <w:bottom w:val="nil"/>
              <w:right w:val="nil"/>
            </w:tcBorders>
            <w:shd w:val="clear" w:color="auto" w:fill="FFFFFF"/>
            <w:vAlign w:val="center"/>
          </w:tcPr>
          <w:p w14:paraId="138B3D51">
            <w:pPr>
              <w:autoSpaceDE w:val="0"/>
              <w:autoSpaceDN w:val="0"/>
              <w:adjustRightInd w:val="0"/>
              <w:spacing w:line="320" w:lineRule="atLeast"/>
              <w:ind w:left="1170" w:right="60" w:hanging="1170"/>
              <w:rPr>
                <w:rFonts w:ascii="Times New Roman" w:hAnsi="Times New Roman" w:eastAsia="Calibri"/>
                <w:color w:val="000000"/>
                <w:lang w:val="en-US"/>
              </w:rPr>
            </w:pPr>
            <w:r>
              <w:rPr>
                <w:rFonts w:ascii="Times New Roman" w:hAnsi="Times New Roman" w:eastAsia="Calibri"/>
                <w:i/>
                <w:iCs/>
                <w:color w:val="000000"/>
                <w:lang w:val="en-US"/>
              </w:rPr>
              <w:t>Table 7.</w:t>
            </w:r>
            <w:r>
              <w:rPr>
                <w:rFonts w:ascii="Times New Roman" w:hAnsi="Times New Roman" w:eastAsia="Calibri"/>
                <w:color w:val="000000"/>
                <w:lang w:val="en-US"/>
              </w:rPr>
              <w:t xml:space="preserve">  The Relationship between Self- perception and  Their Speaking Ability on Oral Presentation</w:t>
            </w:r>
          </w:p>
        </w:tc>
      </w:tr>
      <w:tr w14:paraId="20FBEA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2" w:hRule="atLeast"/>
        </w:trPr>
        <w:tc>
          <w:tcPr>
            <w:tcW w:w="4832" w:type="dxa"/>
            <w:gridSpan w:val="2"/>
            <w:tcBorders>
              <w:top w:val="single" w:color="000000" w:sz="18" w:space="0"/>
              <w:left w:val="single" w:color="000000" w:sz="18" w:space="0"/>
              <w:bottom w:val="single" w:color="000000" w:sz="18" w:space="0"/>
              <w:right w:val="nil"/>
            </w:tcBorders>
            <w:shd w:val="clear" w:color="auto" w:fill="FFFFFF"/>
            <w:vAlign w:val="bottom"/>
          </w:tcPr>
          <w:p w14:paraId="4C54BB92">
            <w:pPr>
              <w:autoSpaceDE w:val="0"/>
              <w:autoSpaceDN w:val="0"/>
              <w:adjustRightInd w:val="0"/>
              <w:rPr>
                <w:rFonts w:ascii="Times New Roman" w:hAnsi="Times New Roman" w:eastAsia="Calibri"/>
                <w:sz w:val="20"/>
                <w:szCs w:val="20"/>
                <w:lang w:val="en-US"/>
              </w:rPr>
            </w:pPr>
          </w:p>
        </w:tc>
        <w:tc>
          <w:tcPr>
            <w:tcW w:w="1283" w:type="dxa"/>
            <w:tcBorders>
              <w:top w:val="single" w:color="000000" w:sz="18" w:space="0"/>
              <w:left w:val="single" w:color="000000" w:sz="18" w:space="0"/>
              <w:bottom w:val="single" w:color="000000" w:sz="18" w:space="0"/>
              <w:right w:val="single" w:color="000000" w:sz="8" w:space="0"/>
            </w:tcBorders>
            <w:shd w:val="clear" w:color="auto" w:fill="FFFFFF"/>
            <w:vAlign w:val="bottom"/>
          </w:tcPr>
          <w:p w14:paraId="69ACA4C8">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students' Perception</w:t>
            </w:r>
          </w:p>
        </w:tc>
        <w:tc>
          <w:tcPr>
            <w:tcW w:w="1284" w:type="dxa"/>
            <w:tcBorders>
              <w:top w:val="single" w:color="000000" w:sz="18" w:space="0"/>
              <w:left w:val="single" w:color="000000" w:sz="8" w:space="0"/>
              <w:bottom w:val="single" w:color="000000" w:sz="18" w:space="0"/>
              <w:right w:val="single" w:color="000000" w:sz="18" w:space="0"/>
            </w:tcBorders>
            <w:shd w:val="clear" w:color="auto" w:fill="FFFFFF"/>
            <w:vAlign w:val="bottom"/>
          </w:tcPr>
          <w:p w14:paraId="1F3A7735">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r>
      <w:tr w14:paraId="452306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2" w:hRule="atLeast"/>
        </w:trPr>
        <w:tc>
          <w:tcPr>
            <w:tcW w:w="3092" w:type="dxa"/>
            <w:vMerge w:val="restart"/>
            <w:tcBorders>
              <w:top w:val="single" w:color="000000" w:sz="18" w:space="0"/>
              <w:left w:val="single" w:color="000000" w:sz="18" w:space="0"/>
              <w:bottom w:val="single" w:color="000000" w:sz="8" w:space="0"/>
              <w:right w:val="nil"/>
            </w:tcBorders>
            <w:shd w:val="clear" w:color="auto" w:fill="FFFFFF"/>
          </w:tcPr>
          <w:p w14:paraId="7B720734">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students' Perception</w:t>
            </w:r>
          </w:p>
        </w:tc>
        <w:tc>
          <w:tcPr>
            <w:tcW w:w="1740" w:type="dxa"/>
            <w:tcBorders>
              <w:top w:val="single" w:color="000000" w:sz="18" w:space="0"/>
              <w:left w:val="nil"/>
              <w:bottom w:val="nil"/>
              <w:right w:val="single" w:color="000000" w:sz="18" w:space="0"/>
            </w:tcBorders>
            <w:shd w:val="clear" w:color="auto" w:fill="FFFFFF"/>
          </w:tcPr>
          <w:p w14:paraId="608B514C">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283" w:type="dxa"/>
            <w:tcBorders>
              <w:top w:val="single" w:color="000000" w:sz="18" w:space="0"/>
              <w:left w:val="single" w:color="000000" w:sz="18" w:space="0"/>
              <w:bottom w:val="nil"/>
              <w:right w:val="single" w:color="000000" w:sz="8" w:space="0"/>
            </w:tcBorders>
            <w:shd w:val="clear" w:color="auto" w:fill="FFFFFF"/>
            <w:vAlign w:val="center"/>
          </w:tcPr>
          <w:p w14:paraId="5BBAB0B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1284" w:type="dxa"/>
            <w:tcBorders>
              <w:top w:val="single" w:color="000000" w:sz="18" w:space="0"/>
              <w:left w:val="single" w:color="000000" w:sz="8" w:space="0"/>
              <w:bottom w:val="nil"/>
              <w:right w:val="single" w:color="000000" w:sz="18" w:space="0"/>
            </w:tcBorders>
            <w:shd w:val="clear" w:color="auto" w:fill="FFFFFF"/>
            <w:vAlign w:val="center"/>
          </w:tcPr>
          <w:p w14:paraId="241B449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.841</w:t>
            </w:r>
            <w:r>
              <w:rPr>
                <w:rFonts w:ascii="Times New Roman" w:hAnsi="Times New Roman" w:eastAsia="Calibri"/>
                <w:color w:val="000000"/>
                <w:sz w:val="20"/>
                <w:szCs w:val="20"/>
                <w:vertAlign w:val="superscript"/>
                <w:lang w:val="en-US"/>
              </w:rPr>
              <w:t>**</w:t>
            </w:r>
          </w:p>
        </w:tc>
      </w:tr>
      <w:tr w14:paraId="2EC4CD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1" w:hRule="atLeast"/>
        </w:trPr>
        <w:tc>
          <w:tcPr>
            <w:tcW w:w="3092" w:type="dxa"/>
            <w:vMerge w:val="continue"/>
            <w:tcBorders>
              <w:top w:val="single" w:color="000000" w:sz="18" w:space="0"/>
              <w:left w:val="single" w:color="000000" w:sz="18" w:space="0"/>
              <w:bottom w:val="single" w:color="000000" w:sz="8" w:space="0"/>
              <w:right w:val="nil"/>
            </w:tcBorders>
            <w:vAlign w:val="center"/>
          </w:tcPr>
          <w:p w14:paraId="6BCFB8E0">
            <w:pPr>
              <w:rPr>
                <w:rFonts w:ascii="Times New Roman" w:hAnsi="Times New Roman" w:eastAsia="Calibri"/>
                <w:color w:val="000000"/>
                <w:sz w:val="20"/>
                <w:szCs w:val="20"/>
                <w:lang w:val="en-US"/>
              </w:rPr>
            </w:pPr>
          </w:p>
        </w:tc>
        <w:tc>
          <w:tcPr>
            <w:tcW w:w="1740" w:type="dxa"/>
            <w:tcBorders>
              <w:top w:val="nil"/>
              <w:left w:val="nil"/>
              <w:bottom w:val="nil"/>
              <w:right w:val="single" w:color="000000" w:sz="18" w:space="0"/>
            </w:tcBorders>
            <w:shd w:val="clear" w:color="auto" w:fill="FFFFFF"/>
          </w:tcPr>
          <w:p w14:paraId="1AF4669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283" w:type="dxa"/>
            <w:tcBorders>
              <w:top w:val="nil"/>
              <w:left w:val="single" w:color="000000" w:sz="18" w:space="0"/>
              <w:bottom w:val="nil"/>
              <w:right w:val="single" w:color="000000" w:sz="8" w:space="0"/>
            </w:tcBorders>
            <w:shd w:val="clear" w:color="auto" w:fill="FFFFFF"/>
            <w:vAlign w:val="center"/>
          </w:tcPr>
          <w:p w14:paraId="2D1029B0">
            <w:pPr>
              <w:autoSpaceDE w:val="0"/>
              <w:autoSpaceDN w:val="0"/>
              <w:adjustRightInd w:val="0"/>
              <w:rPr>
                <w:rFonts w:ascii="Times New Roman" w:hAnsi="Times New Roman" w:eastAsia="Calibri"/>
                <w:sz w:val="20"/>
                <w:szCs w:val="20"/>
                <w:lang w:val="en-US"/>
              </w:rPr>
            </w:pPr>
          </w:p>
        </w:tc>
        <w:tc>
          <w:tcPr>
            <w:tcW w:w="1284" w:type="dxa"/>
            <w:tcBorders>
              <w:top w:val="nil"/>
              <w:left w:val="single" w:color="000000" w:sz="8" w:space="0"/>
              <w:bottom w:val="nil"/>
              <w:right w:val="single" w:color="000000" w:sz="18" w:space="0"/>
            </w:tcBorders>
            <w:shd w:val="clear" w:color="auto" w:fill="FFFFFF"/>
            <w:vAlign w:val="center"/>
          </w:tcPr>
          <w:p w14:paraId="601C0A5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r>
      <w:tr w14:paraId="37D5CF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1" w:hRule="atLeast"/>
        </w:trPr>
        <w:tc>
          <w:tcPr>
            <w:tcW w:w="3092" w:type="dxa"/>
            <w:vMerge w:val="continue"/>
            <w:tcBorders>
              <w:top w:val="single" w:color="000000" w:sz="18" w:space="0"/>
              <w:left w:val="single" w:color="000000" w:sz="18" w:space="0"/>
              <w:bottom w:val="single" w:color="000000" w:sz="8" w:space="0"/>
              <w:right w:val="nil"/>
            </w:tcBorders>
            <w:vAlign w:val="center"/>
          </w:tcPr>
          <w:p w14:paraId="4F03B5F8">
            <w:pPr>
              <w:rPr>
                <w:rFonts w:ascii="Times New Roman" w:hAnsi="Times New Roman" w:eastAsia="Calibri"/>
                <w:color w:val="000000"/>
                <w:sz w:val="20"/>
                <w:szCs w:val="20"/>
                <w:lang w:val="en-US"/>
              </w:rPr>
            </w:pPr>
          </w:p>
        </w:tc>
        <w:tc>
          <w:tcPr>
            <w:tcW w:w="1740" w:type="dxa"/>
            <w:tcBorders>
              <w:top w:val="nil"/>
              <w:left w:val="nil"/>
              <w:bottom w:val="single" w:color="000000" w:sz="8" w:space="0"/>
              <w:right w:val="single" w:color="000000" w:sz="18" w:space="0"/>
            </w:tcBorders>
            <w:shd w:val="clear" w:color="auto" w:fill="FFFFFF"/>
          </w:tcPr>
          <w:p w14:paraId="5C68C621">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283" w:type="dxa"/>
            <w:tcBorders>
              <w:top w:val="nil"/>
              <w:left w:val="single" w:color="000000" w:sz="18" w:space="0"/>
              <w:bottom w:val="single" w:color="000000" w:sz="8" w:space="0"/>
              <w:right w:val="single" w:color="000000" w:sz="8" w:space="0"/>
            </w:tcBorders>
            <w:shd w:val="clear" w:color="auto" w:fill="FFFFFF"/>
            <w:vAlign w:val="center"/>
          </w:tcPr>
          <w:p w14:paraId="3A85D46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284" w:type="dxa"/>
            <w:tcBorders>
              <w:top w:val="nil"/>
              <w:left w:val="single" w:color="000000" w:sz="8" w:space="0"/>
              <w:bottom w:val="single" w:color="000000" w:sz="8" w:space="0"/>
              <w:right w:val="single" w:color="000000" w:sz="18" w:space="0"/>
            </w:tcBorders>
            <w:shd w:val="clear" w:color="auto" w:fill="FFFFFF"/>
            <w:vAlign w:val="center"/>
          </w:tcPr>
          <w:p w14:paraId="3B333DC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600083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2" w:hRule="atLeast"/>
        </w:trPr>
        <w:tc>
          <w:tcPr>
            <w:tcW w:w="3092" w:type="dxa"/>
            <w:vMerge w:val="restart"/>
            <w:tcBorders>
              <w:top w:val="nil"/>
              <w:left w:val="single" w:color="000000" w:sz="18" w:space="0"/>
              <w:bottom w:val="single" w:color="000000" w:sz="18" w:space="0"/>
              <w:right w:val="nil"/>
            </w:tcBorders>
            <w:shd w:val="clear" w:color="auto" w:fill="FFFFFF"/>
          </w:tcPr>
          <w:p w14:paraId="2086B4BA">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c>
          <w:tcPr>
            <w:tcW w:w="1740" w:type="dxa"/>
            <w:tcBorders>
              <w:top w:val="nil"/>
              <w:left w:val="nil"/>
              <w:bottom w:val="nil"/>
              <w:right w:val="single" w:color="000000" w:sz="18" w:space="0"/>
            </w:tcBorders>
            <w:shd w:val="clear" w:color="auto" w:fill="FFFFFF"/>
          </w:tcPr>
          <w:p w14:paraId="6ACFF8C4">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283" w:type="dxa"/>
            <w:tcBorders>
              <w:top w:val="nil"/>
              <w:left w:val="single" w:color="000000" w:sz="18" w:space="0"/>
              <w:bottom w:val="nil"/>
              <w:right w:val="single" w:color="000000" w:sz="8" w:space="0"/>
            </w:tcBorders>
            <w:shd w:val="clear" w:color="auto" w:fill="FFFFFF"/>
            <w:vAlign w:val="center"/>
          </w:tcPr>
          <w:p w14:paraId="4787760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.841</w:t>
            </w:r>
            <w:r>
              <w:rPr>
                <w:rFonts w:ascii="Times New Roman" w:hAnsi="Times New Roman" w:eastAsia="Calibri"/>
                <w:color w:val="000000"/>
                <w:sz w:val="20"/>
                <w:szCs w:val="20"/>
                <w:vertAlign w:val="superscript"/>
                <w:lang w:val="en-US"/>
              </w:rPr>
              <w:t>**</w:t>
            </w:r>
          </w:p>
        </w:tc>
        <w:tc>
          <w:tcPr>
            <w:tcW w:w="1284" w:type="dxa"/>
            <w:tcBorders>
              <w:top w:val="nil"/>
              <w:left w:val="single" w:color="000000" w:sz="8" w:space="0"/>
              <w:bottom w:val="nil"/>
              <w:right w:val="single" w:color="000000" w:sz="18" w:space="0"/>
            </w:tcBorders>
            <w:shd w:val="clear" w:color="auto" w:fill="FFFFFF"/>
            <w:vAlign w:val="center"/>
          </w:tcPr>
          <w:p w14:paraId="32C8E4D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r>
      <w:tr w14:paraId="15E388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9" w:hRule="atLeast"/>
        </w:trPr>
        <w:tc>
          <w:tcPr>
            <w:tcW w:w="3092" w:type="dxa"/>
            <w:vMerge w:val="continue"/>
            <w:tcBorders>
              <w:top w:val="nil"/>
              <w:left w:val="single" w:color="000000" w:sz="18" w:space="0"/>
              <w:bottom w:val="single" w:color="000000" w:sz="18" w:space="0"/>
              <w:right w:val="nil"/>
            </w:tcBorders>
            <w:vAlign w:val="center"/>
          </w:tcPr>
          <w:p w14:paraId="0EBC96E0">
            <w:pPr>
              <w:rPr>
                <w:rFonts w:ascii="Times New Roman" w:hAnsi="Times New Roman" w:eastAsia="Calibri"/>
                <w:color w:val="000000"/>
                <w:sz w:val="20"/>
                <w:szCs w:val="20"/>
                <w:lang w:val="en-US"/>
              </w:rPr>
            </w:pPr>
          </w:p>
        </w:tc>
        <w:tc>
          <w:tcPr>
            <w:tcW w:w="1740" w:type="dxa"/>
            <w:tcBorders>
              <w:top w:val="nil"/>
              <w:left w:val="nil"/>
              <w:bottom w:val="nil"/>
              <w:right w:val="single" w:color="000000" w:sz="18" w:space="0"/>
            </w:tcBorders>
            <w:shd w:val="clear" w:color="auto" w:fill="FFFFFF"/>
          </w:tcPr>
          <w:p w14:paraId="73F4CE29">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283" w:type="dxa"/>
            <w:tcBorders>
              <w:top w:val="nil"/>
              <w:left w:val="single" w:color="000000" w:sz="18" w:space="0"/>
              <w:bottom w:val="nil"/>
              <w:right w:val="single" w:color="000000" w:sz="8" w:space="0"/>
            </w:tcBorders>
            <w:shd w:val="clear" w:color="auto" w:fill="FFFFFF"/>
            <w:vAlign w:val="center"/>
          </w:tcPr>
          <w:p w14:paraId="11960358">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284" w:type="dxa"/>
            <w:tcBorders>
              <w:top w:val="nil"/>
              <w:left w:val="single" w:color="000000" w:sz="8" w:space="0"/>
              <w:bottom w:val="nil"/>
              <w:right w:val="single" w:color="000000" w:sz="18" w:space="0"/>
            </w:tcBorders>
            <w:shd w:val="clear" w:color="auto" w:fill="FFFFFF"/>
            <w:vAlign w:val="center"/>
          </w:tcPr>
          <w:p w14:paraId="430AF19A">
            <w:pPr>
              <w:autoSpaceDE w:val="0"/>
              <w:autoSpaceDN w:val="0"/>
              <w:adjustRightInd w:val="0"/>
              <w:rPr>
                <w:rFonts w:ascii="Times New Roman" w:hAnsi="Times New Roman" w:eastAsia="Calibri"/>
                <w:sz w:val="20"/>
                <w:szCs w:val="20"/>
                <w:lang w:val="en-US"/>
              </w:rPr>
            </w:pPr>
          </w:p>
        </w:tc>
      </w:tr>
      <w:tr w14:paraId="5D0E6B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1" w:hRule="atLeast"/>
        </w:trPr>
        <w:tc>
          <w:tcPr>
            <w:tcW w:w="3092" w:type="dxa"/>
            <w:vMerge w:val="continue"/>
            <w:tcBorders>
              <w:top w:val="nil"/>
              <w:left w:val="single" w:color="000000" w:sz="18" w:space="0"/>
              <w:bottom w:val="single" w:color="000000" w:sz="18" w:space="0"/>
              <w:right w:val="nil"/>
            </w:tcBorders>
            <w:vAlign w:val="center"/>
          </w:tcPr>
          <w:p w14:paraId="54F28B48">
            <w:pPr>
              <w:rPr>
                <w:rFonts w:ascii="Times New Roman" w:hAnsi="Times New Roman" w:eastAsia="Calibri"/>
                <w:color w:val="000000"/>
                <w:sz w:val="20"/>
                <w:szCs w:val="20"/>
                <w:lang w:val="en-US"/>
              </w:rPr>
            </w:pPr>
          </w:p>
        </w:tc>
        <w:tc>
          <w:tcPr>
            <w:tcW w:w="1740" w:type="dxa"/>
            <w:tcBorders>
              <w:top w:val="nil"/>
              <w:left w:val="nil"/>
              <w:bottom w:val="single" w:color="000000" w:sz="18" w:space="0"/>
              <w:right w:val="single" w:color="000000" w:sz="18" w:space="0"/>
            </w:tcBorders>
            <w:shd w:val="clear" w:color="auto" w:fill="FFFFFF"/>
          </w:tcPr>
          <w:p w14:paraId="77D637E6">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283" w:type="dxa"/>
            <w:tcBorders>
              <w:top w:val="nil"/>
              <w:left w:val="single" w:color="000000" w:sz="18" w:space="0"/>
              <w:bottom w:val="single" w:color="000000" w:sz="18" w:space="0"/>
              <w:right w:val="single" w:color="000000" w:sz="8" w:space="0"/>
            </w:tcBorders>
            <w:shd w:val="clear" w:color="auto" w:fill="FFFFFF"/>
            <w:vAlign w:val="center"/>
          </w:tcPr>
          <w:p w14:paraId="702B5E3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284" w:type="dxa"/>
            <w:tcBorders>
              <w:top w:val="nil"/>
              <w:left w:val="single" w:color="000000" w:sz="8" w:space="0"/>
              <w:bottom w:val="single" w:color="000000" w:sz="18" w:space="0"/>
              <w:right w:val="single" w:color="000000" w:sz="18" w:space="0"/>
            </w:tcBorders>
            <w:shd w:val="clear" w:color="auto" w:fill="FFFFFF"/>
            <w:vAlign w:val="center"/>
          </w:tcPr>
          <w:p w14:paraId="4ACAB1A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bl>
    <w:p w14:paraId="5483C885">
      <w:pPr>
        <w:spacing w:after="200" w:line="276" w:lineRule="auto"/>
        <w:rPr>
          <w:rFonts w:ascii="Times New Roman" w:hAnsi="Times New Roman" w:eastAsia="Calibri"/>
          <w:sz w:val="24"/>
          <w:szCs w:val="24"/>
          <w:lang w:val="en-US"/>
        </w:rPr>
      </w:pPr>
    </w:p>
    <w:p w14:paraId="31B7611C">
      <w:pPr>
        <w:spacing w:after="200" w:line="276" w:lineRule="auto"/>
        <w:rPr>
          <w:rFonts w:ascii="Times New Roman" w:hAnsi="Times New Roman" w:eastAsia="Calibri"/>
          <w:sz w:val="24"/>
          <w:szCs w:val="24"/>
          <w:lang w:val="en-US"/>
        </w:rPr>
      </w:pPr>
    </w:p>
    <w:p w14:paraId="41207AF6">
      <w:pPr>
        <w:spacing w:after="200" w:line="276" w:lineRule="auto"/>
        <w:rPr>
          <w:rFonts w:ascii="Times New Roman" w:hAnsi="Times New Roman" w:eastAsia="Calibri"/>
          <w:sz w:val="24"/>
          <w:szCs w:val="24"/>
          <w:lang w:val="en-US"/>
        </w:rPr>
      </w:pPr>
    </w:p>
    <w:p w14:paraId="017555B2">
      <w:pPr>
        <w:spacing w:after="200" w:line="276" w:lineRule="auto"/>
        <w:rPr>
          <w:rFonts w:ascii="Times New Roman" w:hAnsi="Times New Roman" w:eastAsia="Calibri"/>
          <w:sz w:val="24"/>
          <w:szCs w:val="24"/>
          <w:lang w:val="en-US"/>
        </w:rPr>
      </w:pPr>
    </w:p>
    <w:p w14:paraId="7F97FE39">
      <w:pPr>
        <w:spacing w:after="200" w:line="276" w:lineRule="auto"/>
        <w:rPr>
          <w:rFonts w:ascii="Times New Roman" w:hAnsi="Times New Roman" w:eastAsia="Calibri"/>
          <w:sz w:val="24"/>
          <w:szCs w:val="24"/>
          <w:lang w:val="en-US"/>
        </w:rPr>
      </w:pPr>
    </w:p>
    <w:p w14:paraId="0B4B7D12">
      <w:pPr>
        <w:spacing w:after="200" w:line="276" w:lineRule="auto"/>
        <w:rPr>
          <w:rFonts w:ascii="Times New Roman" w:hAnsi="Times New Roman" w:eastAsia="Calibri"/>
          <w:sz w:val="24"/>
          <w:szCs w:val="24"/>
          <w:lang w:val="en-US"/>
        </w:rPr>
      </w:pPr>
    </w:p>
    <w:p w14:paraId="09C959EF">
      <w:pPr>
        <w:spacing w:after="200" w:line="276" w:lineRule="auto"/>
        <w:rPr>
          <w:rFonts w:ascii="Calibri" w:hAnsi="Calibri" w:eastAsia="Calibri" w:cs="SimSun"/>
          <w:lang w:val="en-US"/>
        </w:rPr>
      </w:pPr>
    </w:p>
    <w:p w14:paraId="66459E0A">
      <w:pPr>
        <w:spacing w:after="200"/>
        <w:jc w:val="both"/>
        <w:rPr>
          <w:rFonts w:ascii="Times New Roman" w:hAnsi="Times New Roman" w:eastAsia="Calibri"/>
          <w:sz w:val="24"/>
          <w:szCs w:val="24"/>
          <w:lang w:val="en-US"/>
        </w:rPr>
      </w:pPr>
    </w:p>
    <w:p w14:paraId="7D8E6B64">
      <w:pPr>
        <w:tabs>
          <w:tab w:val="left" w:pos="1114"/>
          <w:tab w:val="left" w:pos="1620"/>
        </w:tabs>
        <w:spacing w:after="200"/>
        <w:contextualSpacing/>
        <w:jc w:val="both"/>
        <w:rPr>
          <w:rFonts w:ascii="Times New Roman" w:hAnsi="Times New Roman" w:eastAsia="Calibri"/>
          <w:sz w:val="24"/>
          <w:szCs w:val="24"/>
          <w:lang w:val="en-US"/>
        </w:rPr>
      </w:pPr>
    </w:p>
    <w:p w14:paraId="75A15871">
      <w:pPr>
        <w:tabs>
          <w:tab w:val="left" w:pos="1114"/>
          <w:tab w:val="left" w:pos="1620"/>
        </w:tabs>
        <w:spacing w:after="200"/>
        <w:contextualSpacing/>
        <w:jc w:val="both"/>
        <w:rPr>
          <w:rFonts w:ascii="Times New Roman" w:hAnsi="Times New Roman" w:eastAsia="Calibri"/>
          <w:sz w:val="24"/>
          <w:szCs w:val="24"/>
          <w:lang w:val="en-US"/>
        </w:rPr>
      </w:pPr>
    </w:p>
    <w:p w14:paraId="05B7F594">
      <w:pPr>
        <w:tabs>
          <w:tab w:val="left" w:pos="1114"/>
          <w:tab w:val="left" w:pos="1620"/>
        </w:tabs>
        <w:spacing w:after="200"/>
        <w:contextualSpacing/>
        <w:jc w:val="both"/>
        <w:rPr>
          <w:rFonts w:ascii="Times New Roman" w:hAnsi="Times New Roman" w:eastAsia="Calibri"/>
          <w:sz w:val="24"/>
          <w:szCs w:val="24"/>
          <w:lang w:val="en-US"/>
        </w:rPr>
      </w:pPr>
    </w:p>
    <w:p w14:paraId="4822D218">
      <w:pPr>
        <w:tabs>
          <w:tab w:val="left" w:pos="1114"/>
          <w:tab w:val="left" w:pos="1620"/>
        </w:tabs>
        <w:spacing w:after="200"/>
        <w:ind w:firstLine="540"/>
        <w:contextualSpacing/>
        <w:jc w:val="both"/>
        <w:rPr>
          <w:rFonts w:ascii="Times New Roman" w:hAnsi="Times New Roman" w:eastAsia="Calibri"/>
          <w:sz w:val="24"/>
          <w:szCs w:val="24"/>
          <w:lang w:val="en-US"/>
        </w:rPr>
      </w:pPr>
      <w:r>
        <w:rPr>
          <w:rFonts w:ascii="Times New Roman" w:hAnsi="Times New Roman" w:eastAsia="Calibri"/>
          <w:sz w:val="24"/>
          <w:szCs w:val="24"/>
          <w:lang w:val="en-US"/>
        </w:rPr>
        <w:t>Based on the table above, the coefficient correlation between the two variables were in high category. It showed that coefficient correlations from two variables were in 0. 841. Further the correlation between self- perception and speaking ability with 38 students as sample showed the significance level at value r =0.000. The significance value 0.000 &lt; 0.05 meant that Ho1 was rejected and Ha1 was accepted.  The result showed that there was a significant correlation between students’ perception and speaking ability on oral presentation of the fourth semester of English Department of Unikarta.</w:t>
      </w:r>
    </w:p>
    <w:p w14:paraId="7AE2C22D">
      <w:pPr>
        <w:tabs>
          <w:tab w:val="left" w:pos="1114"/>
          <w:tab w:val="left" w:pos="1620"/>
        </w:tabs>
        <w:spacing w:after="200" w:line="480" w:lineRule="auto"/>
        <w:ind w:left="660"/>
        <w:contextualSpacing/>
        <w:jc w:val="both"/>
        <w:rPr>
          <w:rFonts w:ascii="Times New Roman" w:hAnsi="Times New Roman" w:eastAsia="Calibri"/>
          <w:sz w:val="24"/>
          <w:szCs w:val="24"/>
          <w:lang w:val="en-US"/>
        </w:rPr>
      </w:pPr>
    </w:p>
    <w:p w14:paraId="684021EB">
      <w:pPr>
        <w:tabs>
          <w:tab w:val="left" w:pos="1114"/>
          <w:tab w:val="left" w:pos="1620"/>
        </w:tabs>
        <w:spacing w:after="200"/>
        <w:contextualSpacing/>
        <w:jc w:val="both"/>
        <w:rPr>
          <w:rFonts w:ascii="Times New Roman" w:hAnsi="Times New Roman" w:eastAsia="Calibri"/>
          <w:b/>
          <w:sz w:val="24"/>
          <w:szCs w:val="24"/>
          <w:lang w:val="en-US"/>
        </w:rPr>
      </w:pPr>
      <w:r>
        <w:rPr>
          <w:rFonts w:ascii="Times New Roman" w:hAnsi="Times New Roman" w:eastAsia="Calibri"/>
          <w:b/>
          <w:sz w:val="24"/>
          <w:szCs w:val="24"/>
          <w:lang w:val="en-US"/>
        </w:rPr>
        <w:t>The Relationship between Achievement Motivation and Their Speaking Ability on Oral   Presentation</w:t>
      </w:r>
    </w:p>
    <w:p w14:paraId="497E1C2A">
      <w:pPr>
        <w:spacing w:after="200"/>
        <w:jc w:val="both"/>
        <w:rPr>
          <w:rFonts w:ascii="Times New Roman" w:hAnsi="Times New Roman" w:eastAsia="Calibri"/>
          <w:sz w:val="24"/>
          <w:szCs w:val="24"/>
          <w:lang w:val="en-US"/>
        </w:rPr>
      </w:pPr>
      <w:r>
        <w:rPr>
          <w:rFonts w:ascii="Times New Roman" w:hAnsi="Times New Roman" w:eastAsia="Calibri"/>
          <w:sz w:val="24"/>
          <w:szCs w:val="24"/>
          <w:lang w:val="en-US"/>
        </w:rPr>
        <w:t xml:space="preserve">        The researcher applied Pearson correlation of SPSS 22. to find out the relationship between self- perception and speaking ability on oral presentation.</w:t>
      </w:r>
    </w:p>
    <w:tbl>
      <w:tblPr>
        <w:tblStyle w:val="12"/>
        <w:tblpPr w:leftFromText="180" w:rightFromText="180" w:vertAnchor="text" w:horzAnchor="margin" w:tblpXSpec="center" w:tblpY="156"/>
        <w:tblW w:w="71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39"/>
        <w:gridCol w:w="1967"/>
        <w:gridCol w:w="1451"/>
        <w:gridCol w:w="1453"/>
      </w:tblGrid>
      <w:tr w14:paraId="07549A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768" w:hRule="atLeast"/>
        </w:trPr>
        <w:tc>
          <w:tcPr>
            <w:tcW w:w="7110" w:type="dxa"/>
            <w:gridSpan w:val="4"/>
            <w:tcBorders>
              <w:top w:val="nil"/>
              <w:left w:val="nil"/>
              <w:bottom w:val="nil"/>
              <w:right w:val="nil"/>
            </w:tcBorders>
            <w:shd w:val="clear" w:color="auto" w:fill="FFFFFF"/>
            <w:vAlign w:val="center"/>
          </w:tcPr>
          <w:p w14:paraId="060B658E">
            <w:pPr>
              <w:autoSpaceDE w:val="0"/>
              <w:autoSpaceDN w:val="0"/>
              <w:adjustRightInd w:val="0"/>
              <w:ind w:left="150" w:right="60"/>
              <w:rPr>
                <w:rFonts w:ascii="Times New Roman" w:hAnsi="Times New Roman" w:eastAsia="Calibri"/>
                <w:color w:val="000000"/>
                <w:lang w:val="en-US"/>
              </w:rPr>
            </w:pPr>
            <w:r>
              <w:rPr>
                <w:rFonts w:ascii="Times New Roman" w:hAnsi="Times New Roman" w:eastAsia="Calibri"/>
                <w:i/>
                <w:iCs/>
                <w:color w:val="000000"/>
                <w:lang w:val="en-US"/>
              </w:rPr>
              <w:t>Table 8</w:t>
            </w:r>
            <w:r>
              <w:rPr>
                <w:rFonts w:ascii="Times New Roman" w:hAnsi="Times New Roman" w:eastAsia="Calibri"/>
                <w:color w:val="000000"/>
                <w:lang w:val="en-US"/>
              </w:rPr>
              <w:t>. The Relationship between Achievement Motivation and    Speaking Ability on Oral Presentation</w:t>
            </w:r>
          </w:p>
          <w:p w14:paraId="7E43BA72">
            <w:pPr>
              <w:autoSpaceDE w:val="0"/>
              <w:autoSpaceDN w:val="0"/>
              <w:adjustRightInd w:val="0"/>
              <w:spacing w:line="320" w:lineRule="atLeast"/>
              <w:ind w:left="1170" w:right="60" w:hanging="1020"/>
              <w:rPr>
                <w:rFonts w:ascii="Times New Roman" w:hAnsi="Times New Roman" w:eastAsia="Calibri"/>
                <w:color w:val="000000"/>
                <w:sz w:val="24"/>
                <w:szCs w:val="24"/>
                <w:lang w:val="en-US"/>
              </w:rPr>
            </w:pPr>
          </w:p>
        </w:tc>
      </w:tr>
      <w:tr w14:paraId="4A88CE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00" w:hRule="atLeast"/>
        </w:trPr>
        <w:tc>
          <w:tcPr>
            <w:tcW w:w="4206" w:type="dxa"/>
            <w:gridSpan w:val="2"/>
            <w:tcBorders>
              <w:top w:val="single" w:color="000000" w:sz="18" w:space="0"/>
              <w:left w:val="single" w:color="000000" w:sz="18" w:space="0"/>
              <w:bottom w:val="single" w:color="000000" w:sz="18" w:space="0"/>
              <w:right w:val="nil"/>
            </w:tcBorders>
            <w:shd w:val="clear" w:color="auto" w:fill="FFFFFF"/>
            <w:vAlign w:val="bottom"/>
          </w:tcPr>
          <w:p w14:paraId="53BDE098">
            <w:pPr>
              <w:autoSpaceDE w:val="0"/>
              <w:autoSpaceDN w:val="0"/>
              <w:adjustRightInd w:val="0"/>
              <w:rPr>
                <w:rFonts w:ascii="Times New Roman" w:hAnsi="Times New Roman" w:eastAsia="Calibri"/>
                <w:sz w:val="20"/>
                <w:szCs w:val="20"/>
                <w:lang w:val="en-US"/>
              </w:rPr>
            </w:pPr>
          </w:p>
        </w:tc>
        <w:tc>
          <w:tcPr>
            <w:tcW w:w="1451" w:type="dxa"/>
            <w:tcBorders>
              <w:top w:val="single" w:color="000000" w:sz="18" w:space="0"/>
              <w:left w:val="single" w:color="000000" w:sz="18" w:space="0"/>
              <w:bottom w:val="single" w:color="000000" w:sz="18" w:space="0"/>
              <w:right w:val="single" w:color="000000" w:sz="8" w:space="0"/>
            </w:tcBorders>
            <w:shd w:val="clear" w:color="auto" w:fill="FFFFFF"/>
            <w:vAlign w:val="bottom"/>
          </w:tcPr>
          <w:p w14:paraId="365DFE96">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451" w:type="dxa"/>
            <w:tcBorders>
              <w:top w:val="single" w:color="000000" w:sz="18" w:space="0"/>
              <w:left w:val="single" w:color="000000" w:sz="8" w:space="0"/>
              <w:bottom w:val="single" w:color="000000" w:sz="18" w:space="0"/>
              <w:right w:val="single" w:color="000000" w:sz="18" w:space="0"/>
            </w:tcBorders>
            <w:shd w:val="clear" w:color="auto" w:fill="FFFFFF"/>
            <w:vAlign w:val="bottom"/>
          </w:tcPr>
          <w:p w14:paraId="4EFC9263">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r>
      <w:tr w14:paraId="70016E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2239" w:type="dxa"/>
            <w:vMerge w:val="restart"/>
            <w:tcBorders>
              <w:top w:val="single" w:color="000000" w:sz="18" w:space="0"/>
              <w:left w:val="single" w:color="000000" w:sz="18" w:space="0"/>
              <w:bottom w:val="single" w:color="000000" w:sz="8" w:space="0"/>
              <w:right w:val="nil"/>
            </w:tcBorders>
            <w:shd w:val="clear" w:color="auto" w:fill="FFFFFF"/>
          </w:tcPr>
          <w:p w14:paraId="7D5DA233">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967" w:type="dxa"/>
            <w:tcBorders>
              <w:top w:val="single" w:color="000000" w:sz="18" w:space="0"/>
              <w:left w:val="nil"/>
              <w:bottom w:val="nil"/>
              <w:right w:val="single" w:color="000000" w:sz="18" w:space="0"/>
            </w:tcBorders>
            <w:shd w:val="clear" w:color="auto" w:fill="FFFFFF"/>
          </w:tcPr>
          <w:p w14:paraId="0C2471C5">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451" w:type="dxa"/>
            <w:tcBorders>
              <w:top w:val="single" w:color="000000" w:sz="18" w:space="0"/>
              <w:left w:val="single" w:color="000000" w:sz="18" w:space="0"/>
              <w:bottom w:val="nil"/>
              <w:right w:val="single" w:color="000000" w:sz="8" w:space="0"/>
            </w:tcBorders>
            <w:shd w:val="clear" w:color="auto" w:fill="FFFFFF"/>
            <w:vAlign w:val="center"/>
          </w:tcPr>
          <w:p w14:paraId="6D2D542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1451" w:type="dxa"/>
            <w:tcBorders>
              <w:top w:val="single" w:color="000000" w:sz="18" w:space="0"/>
              <w:left w:val="single" w:color="000000" w:sz="8" w:space="0"/>
              <w:bottom w:val="nil"/>
              <w:right w:val="single" w:color="000000" w:sz="18" w:space="0"/>
            </w:tcBorders>
            <w:shd w:val="clear" w:color="auto" w:fill="FFFFFF"/>
            <w:vAlign w:val="center"/>
          </w:tcPr>
          <w:p w14:paraId="7F014D5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.939</w:t>
            </w:r>
            <w:r>
              <w:rPr>
                <w:rFonts w:ascii="Times New Roman" w:hAnsi="Times New Roman" w:eastAsia="Calibri"/>
                <w:color w:val="000000"/>
                <w:sz w:val="20"/>
                <w:szCs w:val="20"/>
                <w:vertAlign w:val="superscript"/>
                <w:lang w:val="en-US"/>
              </w:rPr>
              <w:t>**</w:t>
            </w:r>
          </w:p>
        </w:tc>
      </w:tr>
      <w:tr w14:paraId="4D7346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5" w:hRule="atLeast"/>
        </w:trPr>
        <w:tc>
          <w:tcPr>
            <w:tcW w:w="2239" w:type="dxa"/>
            <w:vMerge w:val="continue"/>
            <w:tcBorders>
              <w:top w:val="single" w:color="000000" w:sz="18" w:space="0"/>
              <w:left w:val="single" w:color="000000" w:sz="18" w:space="0"/>
              <w:bottom w:val="single" w:color="000000" w:sz="8" w:space="0"/>
              <w:right w:val="nil"/>
            </w:tcBorders>
            <w:vAlign w:val="center"/>
          </w:tcPr>
          <w:p w14:paraId="01E9D7C1">
            <w:pPr>
              <w:rPr>
                <w:rFonts w:ascii="Times New Roman" w:hAnsi="Times New Roman" w:eastAsia="Calibri"/>
                <w:color w:val="000000"/>
                <w:sz w:val="20"/>
                <w:szCs w:val="20"/>
                <w:lang w:val="en-US"/>
              </w:rPr>
            </w:pPr>
          </w:p>
        </w:tc>
        <w:tc>
          <w:tcPr>
            <w:tcW w:w="1967" w:type="dxa"/>
            <w:tcBorders>
              <w:top w:val="nil"/>
              <w:left w:val="nil"/>
              <w:bottom w:val="nil"/>
              <w:right w:val="single" w:color="000000" w:sz="18" w:space="0"/>
            </w:tcBorders>
            <w:shd w:val="clear" w:color="auto" w:fill="FFFFFF"/>
          </w:tcPr>
          <w:p w14:paraId="0306C7C8">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451" w:type="dxa"/>
            <w:tcBorders>
              <w:top w:val="nil"/>
              <w:left w:val="single" w:color="000000" w:sz="18" w:space="0"/>
              <w:bottom w:val="nil"/>
              <w:right w:val="single" w:color="000000" w:sz="8" w:space="0"/>
            </w:tcBorders>
            <w:shd w:val="clear" w:color="auto" w:fill="FFFFFF"/>
            <w:vAlign w:val="center"/>
          </w:tcPr>
          <w:p w14:paraId="362AEDC5">
            <w:pPr>
              <w:autoSpaceDE w:val="0"/>
              <w:autoSpaceDN w:val="0"/>
              <w:adjustRightInd w:val="0"/>
              <w:rPr>
                <w:rFonts w:ascii="Times New Roman" w:hAnsi="Times New Roman" w:eastAsia="Calibri"/>
                <w:sz w:val="20"/>
                <w:szCs w:val="20"/>
                <w:lang w:val="en-US"/>
              </w:rPr>
            </w:pPr>
          </w:p>
        </w:tc>
        <w:tc>
          <w:tcPr>
            <w:tcW w:w="1451" w:type="dxa"/>
            <w:tcBorders>
              <w:top w:val="nil"/>
              <w:left w:val="single" w:color="000000" w:sz="8" w:space="0"/>
              <w:bottom w:val="nil"/>
              <w:right w:val="single" w:color="000000" w:sz="18" w:space="0"/>
            </w:tcBorders>
            <w:shd w:val="clear" w:color="auto" w:fill="FFFFFF"/>
            <w:vAlign w:val="center"/>
          </w:tcPr>
          <w:p w14:paraId="27F06C30">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r>
      <w:tr w14:paraId="5EB08F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9" w:hRule="atLeast"/>
        </w:trPr>
        <w:tc>
          <w:tcPr>
            <w:tcW w:w="2239" w:type="dxa"/>
            <w:vMerge w:val="continue"/>
            <w:tcBorders>
              <w:top w:val="single" w:color="000000" w:sz="18" w:space="0"/>
              <w:left w:val="single" w:color="000000" w:sz="18" w:space="0"/>
              <w:bottom w:val="single" w:color="000000" w:sz="8" w:space="0"/>
              <w:right w:val="nil"/>
            </w:tcBorders>
            <w:vAlign w:val="center"/>
          </w:tcPr>
          <w:p w14:paraId="5A6581C2">
            <w:pPr>
              <w:rPr>
                <w:rFonts w:ascii="Times New Roman" w:hAnsi="Times New Roman" w:eastAsia="Calibri"/>
                <w:color w:val="000000"/>
                <w:sz w:val="20"/>
                <w:szCs w:val="20"/>
                <w:lang w:val="en-US"/>
              </w:rPr>
            </w:pPr>
          </w:p>
        </w:tc>
        <w:tc>
          <w:tcPr>
            <w:tcW w:w="1967" w:type="dxa"/>
            <w:tcBorders>
              <w:top w:val="nil"/>
              <w:left w:val="nil"/>
              <w:bottom w:val="single" w:color="000000" w:sz="8" w:space="0"/>
              <w:right w:val="single" w:color="000000" w:sz="18" w:space="0"/>
            </w:tcBorders>
            <w:shd w:val="clear" w:color="auto" w:fill="FFFFFF"/>
          </w:tcPr>
          <w:p w14:paraId="032FCBB8">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451" w:type="dxa"/>
            <w:tcBorders>
              <w:top w:val="nil"/>
              <w:left w:val="single" w:color="000000" w:sz="18" w:space="0"/>
              <w:bottom w:val="single" w:color="000000" w:sz="8" w:space="0"/>
              <w:right w:val="single" w:color="000000" w:sz="8" w:space="0"/>
            </w:tcBorders>
            <w:shd w:val="clear" w:color="auto" w:fill="FFFFFF"/>
            <w:vAlign w:val="center"/>
          </w:tcPr>
          <w:p w14:paraId="5BA6F5F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451" w:type="dxa"/>
            <w:tcBorders>
              <w:top w:val="nil"/>
              <w:left w:val="single" w:color="000000" w:sz="8" w:space="0"/>
              <w:bottom w:val="single" w:color="000000" w:sz="8" w:space="0"/>
              <w:right w:val="single" w:color="000000" w:sz="18" w:space="0"/>
            </w:tcBorders>
            <w:shd w:val="clear" w:color="auto" w:fill="FFFFFF"/>
            <w:vAlign w:val="center"/>
          </w:tcPr>
          <w:p w14:paraId="2F36A6F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6B5CAE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2239" w:type="dxa"/>
            <w:vMerge w:val="restart"/>
            <w:tcBorders>
              <w:top w:val="nil"/>
              <w:left w:val="single" w:color="000000" w:sz="18" w:space="0"/>
              <w:bottom w:val="single" w:color="000000" w:sz="18" w:space="0"/>
              <w:right w:val="nil"/>
            </w:tcBorders>
            <w:shd w:val="clear" w:color="auto" w:fill="FFFFFF"/>
          </w:tcPr>
          <w:p w14:paraId="3684A4E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c>
          <w:tcPr>
            <w:tcW w:w="1967" w:type="dxa"/>
            <w:tcBorders>
              <w:top w:val="nil"/>
              <w:left w:val="nil"/>
              <w:bottom w:val="nil"/>
              <w:right w:val="single" w:color="000000" w:sz="18" w:space="0"/>
            </w:tcBorders>
            <w:shd w:val="clear" w:color="auto" w:fill="FFFFFF"/>
          </w:tcPr>
          <w:p w14:paraId="19B82A6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451" w:type="dxa"/>
            <w:tcBorders>
              <w:top w:val="nil"/>
              <w:left w:val="single" w:color="000000" w:sz="18" w:space="0"/>
              <w:bottom w:val="nil"/>
              <w:right w:val="single" w:color="000000" w:sz="8" w:space="0"/>
            </w:tcBorders>
            <w:shd w:val="clear" w:color="auto" w:fill="FFFFFF"/>
            <w:vAlign w:val="center"/>
          </w:tcPr>
          <w:p w14:paraId="4940B45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.939</w:t>
            </w:r>
            <w:r>
              <w:rPr>
                <w:rFonts w:ascii="Times New Roman" w:hAnsi="Times New Roman" w:eastAsia="Calibri"/>
                <w:color w:val="000000"/>
                <w:sz w:val="20"/>
                <w:szCs w:val="20"/>
                <w:vertAlign w:val="superscript"/>
                <w:lang w:val="en-US"/>
              </w:rPr>
              <w:t>**</w:t>
            </w:r>
          </w:p>
        </w:tc>
        <w:tc>
          <w:tcPr>
            <w:tcW w:w="1451" w:type="dxa"/>
            <w:tcBorders>
              <w:top w:val="nil"/>
              <w:left w:val="single" w:color="000000" w:sz="8" w:space="0"/>
              <w:bottom w:val="nil"/>
              <w:right w:val="single" w:color="000000" w:sz="18" w:space="0"/>
            </w:tcBorders>
            <w:shd w:val="clear" w:color="auto" w:fill="FFFFFF"/>
            <w:vAlign w:val="center"/>
          </w:tcPr>
          <w:p w14:paraId="525393DF">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r>
      <w:tr w14:paraId="403590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2239" w:type="dxa"/>
            <w:vMerge w:val="continue"/>
            <w:tcBorders>
              <w:top w:val="nil"/>
              <w:left w:val="single" w:color="000000" w:sz="18" w:space="0"/>
              <w:bottom w:val="single" w:color="000000" w:sz="18" w:space="0"/>
              <w:right w:val="nil"/>
            </w:tcBorders>
            <w:vAlign w:val="center"/>
          </w:tcPr>
          <w:p w14:paraId="5D92B7DB">
            <w:pPr>
              <w:rPr>
                <w:rFonts w:ascii="Times New Roman" w:hAnsi="Times New Roman" w:eastAsia="Calibri"/>
                <w:color w:val="000000"/>
                <w:sz w:val="20"/>
                <w:szCs w:val="20"/>
                <w:lang w:val="en-US"/>
              </w:rPr>
            </w:pPr>
          </w:p>
        </w:tc>
        <w:tc>
          <w:tcPr>
            <w:tcW w:w="1967" w:type="dxa"/>
            <w:tcBorders>
              <w:top w:val="nil"/>
              <w:left w:val="nil"/>
              <w:bottom w:val="nil"/>
              <w:right w:val="single" w:color="000000" w:sz="18" w:space="0"/>
            </w:tcBorders>
            <w:shd w:val="clear" w:color="auto" w:fill="FFFFFF"/>
          </w:tcPr>
          <w:p w14:paraId="60A43FB9">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451" w:type="dxa"/>
            <w:tcBorders>
              <w:top w:val="nil"/>
              <w:left w:val="single" w:color="000000" w:sz="18" w:space="0"/>
              <w:bottom w:val="nil"/>
              <w:right w:val="single" w:color="000000" w:sz="8" w:space="0"/>
            </w:tcBorders>
            <w:shd w:val="clear" w:color="auto" w:fill="FFFFFF"/>
            <w:vAlign w:val="center"/>
          </w:tcPr>
          <w:p w14:paraId="182D7D04">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451" w:type="dxa"/>
            <w:tcBorders>
              <w:top w:val="nil"/>
              <w:left w:val="single" w:color="000000" w:sz="8" w:space="0"/>
              <w:bottom w:val="nil"/>
              <w:right w:val="single" w:color="000000" w:sz="18" w:space="0"/>
            </w:tcBorders>
            <w:shd w:val="clear" w:color="auto" w:fill="FFFFFF"/>
            <w:vAlign w:val="center"/>
          </w:tcPr>
          <w:p w14:paraId="2421D002">
            <w:pPr>
              <w:autoSpaceDE w:val="0"/>
              <w:autoSpaceDN w:val="0"/>
              <w:adjustRightInd w:val="0"/>
              <w:rPr>
                <w:rFonts w:ascii="Times New Roman" w:hAnsi="Times New Roman" w:eastAsia="Calibri"/>
                <w:sz w:val="20"/>
                <w:szCs w:val="20"/>
                <w:lang w:val="en-US"/>
              </w:rPr>
            </w:pPr>
          </w:p>
        </w:tc>
      </w:tr>
      <w:tr w14:paraId="13CD42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2239" w:type="dxa"/>
            <w:vMerge w:val="continue"/>
            <w:tcBorders>
              <w:top w:val="nil"/>
              <w:left w:val="single" w:color="000000" w:sz="18" w:space="0"/>
              <w:bottom w:val="single" w:color="000000" w:sz="18" w:space="0"/>
              <w:right w:val="nil"/>
            </w:tcBorders>
            <w:vAlign w:val="center"/>
          </w:tcPr>
          <w:p w14:paraId="61E70CB1">
            <w:pPr>
              <w:rPr>
                <w:rFonts w:ascii="Times New Roman" w:hAnsi="Times New Roman" w:eastAsia="Calibri"/>
                <w:color w:val="000000"/>
                <w:sz w:val="20"/>
                <w:szCs w:val="20"/>
                <w:lang w:val="en-US"/>
              </w:rPr>
            </w:pPr>
          </w:p>
        </w:tc>
        <w:tc>
          <w:tcPr>
            <w:tcW w:w="1967" w:type="dxa"/>
            <w:tcBorders>
              <w:top w:val="nil"/>
              <w:left w:val="nil"/>
              <w:bottom w:val="single" w:color="000000" w:sz="18" w:space="0"/>
              <w:right w:val="single" w:color="000000" w:sz="18" w:space="0"/>
            </w:tcBorders>
            <w:shd w:val="clear" w:color="auto" w:fill="FFFFFF"/>
          </w:tcPr>
          <w:p w14:paraId="77DEBFC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451" w:type="dxa"/>
            <w:tcBorders>
              <w:top w:val="nil"/>
              <w:left w:val="single" w:color="000000" w:sz="18" w:space="0"/>
              <w:bottom w:val="single" w:color="000000" w:sz="18" w:space="0"/>
              <w:right w:val="single" w:color="000000" w:sz="8" w:space="0"/>
            </w:tcBorders>
            <w:shd w:val="clear" w:color="auto" w:fill="FFFFFF"/>
            <w:vAlign w:val="center"/>
          </w:tcPr>
          <w:p w14:paraId="37715C6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451" w:type="dxa"/>
            <w:tcBorders>
              <w:top w:val="nil"/>
              <w:left w:val="single" w:color="000000" w:sz="8" w:space="0"/>
              <w:bottom w:val="single" w:color="000000" w:sz="18" w:space="0"/>
              <w:right w:val="single" w:color="000000" w:sz="18" w:space="0"/>
            </w:tcBorders>
            <w:shd w:val="clear" w:color="auto" w:fill="FFFFFF"/>
            <w:vAlign w:val="center"/>
          </w:tcPr>
          <w:p w14:paraId="12F31DD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4C11B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93" w:hRule="atLeast"/>
        </w:trPr>
        <w:tc>
          <w:tcPr>
            <w:tcW w:w="7110" w:type="dxa"/>
            <w:gridSpan w:val="4"/>
            <w:tcBorders>
              <w:top w:val="nil"/>
              <w:left w:val="nil"/>
              <w:bottom w:val="nil"/>
              <w:right w:val="nil"/>
            </w:tcBorders>
            <w:shd w:val="clear" w:color="auto" w:fill="FFFFFF"/>
          </w:tcPr>
          <w:p w14:paraId="446E070F">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 Correlation is significant at the 0.05 level (2-tailed).</w:t>
            </w:r>
          </w:p>
        </w:tc>
      </w:tr>
    </w:tbl>
    <w:p w14:paraId="5DBE46B2">
      <w:pPr>
        <w:tabs>
          <w:tab w:val="left" w:pos="1114"/>
          <w:tab w:val="left" w:pos="1620"/>
        </w:tabs>
        <w:spacing w:after="200" w:line="480" w:lineRule="auto"/>
        <w:ind w:left="660"/>
        <w:contextualSpacing/>
        <w:jc w:val="both"/>
        <w:rPr>
          <w:rFonts w:ascii="Times New Roman" w:hAnsi="Times New Roman" w:eastAsia="Calibri"/>
          <w:sz w:val="24"/>
          <w:szCs w:val="24"/>
          <w:lang w:val="en-US"/>
        </w:rPr>
      </w:pPr>
    </w:p>
    <w:p w14:paraId="7366306E">
      <w:pPr>
        <w:tabs>
          <w:tab w:val="left" w:pos="1114"/>
          <w:tab w:val="left" w:pos="1620"/>
        </w:tabs>
        <w:spacing w:after="200" w:line="480" w:lineRule="auto"/>
        <w:contextualSpacing/>
        <w:jc w:val="both"/>
        <w:rPr>
          <w:rFonts w:ascii="Times New Roman" w:hAnsi="Times New Roman" w:eastAsia="Calibri"/>
          <w:sz w:val="24"/>
          <w:szCs w:val="24"/>
          <w:lang w:val="en-US"/>
        </w:rPr>
      </w:pPr>
    </w:p>
    <w:p w14:paraId="24606918">
      <w:pPr>
        <w:tabs>
          <w:tab w:val="left" w:pos="1114"/>
          <w:tab w:val="left" w:pos="1620"/>
        </w:tabs>
        <w:spacing w:after="200" w:line="480" w:lineRule="auto"/>
        <w:ind w:left="180" w:firstLine="450"/>
        <w:contextualSpacing/>
        <w:jc w:val="both"/>
        <w:rPr>
          <w:rFonts w:ascii="Times New Roman" w:hAnsi="Times New Roman" w:eastAsia="Calibri"/>
          <w:sz w:val="24"/>
          <w:szCs w:val="24"/>
          <w:lang w:val="en-US"/>
        </w:rPr>
      </w:pPr>
      <w:r>
        <w:rPr>
          <w:rFonts w:ascii="Times New Roman" w:hAnsi="Times New Roman" w:eastAsia="Calibri"/>
          <w:sz w:val="24"/>
          <w:szCs w:val="24"/>
          <w:lang w:val="en-US"/>
        </w:rPr>
        <w:t xml:space="preserve"> </w:t>
      </w:r>
    </w:p>
    <w:p w14:paraId="589CC03E">
      <w:pPr>
        <w:tabs>
          <w:tab w:val="left" w:pos="1114"/>
          <w:tab w:val="left" w:pos="1620"/>
        </w:tabs>
        <w:spacing w:after="200"/>
        <w:ind w:firstLine="720"/>
        <w:contextualSpacing/>
        <w:jc w:val="both"/>
        <w:rPr>
          <w:rFonts w:ascii="Times New Roman" w:hAnsi="Times New Roman" w:eastAsia="Calibri"/>
          <w:sz w:val="24"/>
          <w:szCs w:val="24"/>
          <w:lang w:val="en-US"/>
        </w:rPr>
      </w:pPr>
      <w:r>
        <w:rPr>
          <w:rFonts w:ascii="Times New Roman" w:hAnsi="Times New Roman" w:eastAsia="Calibri"/>
          <w:sz w:val="24"/>
          <w:szCs w:val="24"/>
          <w:lang w:val="en-US"/>
        </w:rPr>
        <w:t xml:space="preserve">    </w:t>
      </w:r>
    </w:p>
    <w:p w14:paraId="325CD610">
      <w:pPr>
        <w:tabs>
          <w:tab w:val="left" w:pos="1114"/>
          <w:tab w:val="left" w:pos="1620"/>
        </w:tabs>
        <w:spacing w:after="200"/>
        <w:ind w:firstLine="720"/>
        <w:contextualSpacing/>
        <w:jc w:val="both"/>
        <w:rPr>
          <w:rFonts w:ascii="Times New Roman" w:hAnsi="Times New Roman" w:eastAsia="Calibri"/>
          <w:sz w:val="24"/>
          <w:szCs w:val="24"/>
          <w:lang w:val="en-US"/>
        </w:rPr>
      </w:pPr>
      <w:r>
        <w:rPr>
          <w:rFonts w:ascii="Times New Roman" w:hAnsi="Times New Roman" w:eastAsia="Calibri"/>
          <w:sz w:val="24"/>
          <w:szCs w:val="24"/>
          <w:lang w:val="en-US"/>
        </w:rPr>
        <w:t>Based on the table above, the coefficient correlation between the two variables were in high category. It showed that coefficient correlations from two variables were in 0. 939. Further, the correlation between self-perception and speaking ability on oral presentation with 38 students as sample showed the significance level at value r =0.000. The significance value 0.000 &lt; 0.05 which meant that Ho1 was rejected and Ha1 was accepted.  The result showed that there was a significant correlation between achievement motivation and speaking ability of the fourth semester of English Department of Unikarta.</w:t>
      </w:r>
    </w:p>
    <w:p w14:paraId="6D56F61A">
      <w:pPr>
        <w:tabs>
          <w:tab w:val="left" w:pos="1005"/>
        </w:tabs>
        <w:spacing w:after="200"/>
        <w:jc w:val="both"/>
        <w:rPr>
          <w:rFonts w:ascii="Times New Roman" w:hAnsi="Times New Roman" w:eastAsia="Calibri"/>
          <w:b/>
          <w:sz w:val="24"/>
          <w:szCs w:val="24"/>
          <w:lang w:val="en-US"/>
        </w:rPr>
      </w:pPr>
    </w:p>
    <w:p w14:paraId="3C2C3C9B">
      <w:pPr>
        <w:tabs>
          <w:tab w:val="left" w:pos="1005"/>
        </w:tabs>
        <w:spacing w:after="200"/>
        <w:ind w:left="180"/>
        <w:jc w:val="both"/>
        <w:rPr>
          <w:rFonts w:ascii="Times New Roman" w:hAnsi="Times New Roman" w:eastAsia="Calibri"/>
          <w:b/>
          <w:sz w:val="24"/>
          <w:szCs w:val="24"/>
          <w:lang w:val="en-US"/>
        </w:rPr>
      </w:pPr>
      <w:r>
        <w:rPr>
          <w:rFonts w:ascii="Times New Roman" w:hAnsi="Times New Roman" w:eastAsia="Calibri"/>
          <w:b/>
          <w:sz w:val="24"/>
          <w:szCs w:val="24"/>
          <w:lang w:val="en-US"/>
        </w:rPr>
        <w:t>The Relationship Between Self-Perception, Achievement Motivation and Their Speaking Ability on Oral Presentation of the Fourth Semester of English  Department of Unikarta</w:t>
      </w:r>
    </w:p>
    <w:tbl>
      <w:tblPr>
        <w:tblStyle w:val="12"/>
        <w:tblpPr w:leftFromText="180" w:rightFromText="180" w:vertAnchor="text" w:horzAnchor="margin" w:tblpXSpec="center" w:tblpY="43"/>
        <w:tblW w:w="942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71"/>
        <w:gridCol w:w="2111"/>
        <w:gridCol w:w="1558"/>
        <w:gridCol w:w="1558"/>
        <w:gridCol w:w="1825"/>
      </w:tblGrid>
      <w:tr w14:paraId="43CF60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061" w:hRule="atLeast"/>
        </w:trPr>
        <w:tc>
          <w:tcPr>
            <w:tcW w:w="9423" w:type="dxa"/>
            <w:gridSpan w:val="5"/>
            <w:tcBorders>
              <w:top w:val="nil"/>
              <w:left w:val="nil"/>
              <w:bottom w:val="nil"/>
              <w:right w:val="nil"/>
            </w:tcBorders>
            <w:shd w:val="clear" w:color="auto" w:fill="FFFFFF"/>
            <w:vAlign w:val="center"/>
          </w:tcPr>
          <w:p w14:paraId="6B735D4E">
            <w:pPr>
              <w:autoSpaceDE w:val="0"/>
              <w:autoSpaceDN w:val="0"/>
              <w:adjustRightInd w:val="0"/>
              <w:spacing w:line="320" w:lineRule="atLeast"/>
              <w:ind w:left="2340" w:right="60" w:hanging="1170"/>
              <w:rPr>
                <w:rFonts w:ascii="Times New Roman" w:hAnsi="Times New Roman" w:eastAsia="Calibri"/>
                <w:color w:val="000000"/>
                <w:lang w:val="en-US"/>
              </w:rPr>
            </w:pPr>
            <w:r>
              <w:rPr>
                <w:rFonts w:ascii="Times New Roman" w:hAnsi="Times New Roman" w:eastAsia="Calibri"/>
                <w:i/>
                <w:iCs/>
                <w:color w:val="000000"/>
                <w:lang w:val="en-US"/>
              </w:rPr>
              <w:t>Table 9.</w:t>
            </w:r>
            <w:r>
              <w:rPr>
                <w:rFonts w:ascii="Times New Roman" w:hAnsi="Times New Roman" w:eastAsia="Calibri"/>
                <w:color w:val="000000"/>
                <w:lang w:val="en-US"/>
              </w:rPr>
              <w:t xml:space="preserve">  The Relationship between Self- Perception , Achievement Motivation and Their Speaking ability on Oral Presentation. </w:t>
            </w:r>
          </w:p>
        </w:tc>
      </w:tr>
      <w:tr w14:paraId="5A4E49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9" w:hRule="atLeast"/>
        </w:trPr>
        <w:tc>
          <w:tcPr>
            <w:tcW w:w="4482" w:type="dxa"/>
            <w:gridSpan w:val="2"/>
            <w:tcBorders>
              <w:top w:val="single" w:color="000000" w:sz="18" w:space="0"/>
              <w:left w:val="single" w:color="000000" w:sz="18" w:space="0"/>
              <w:bottom w:val="single" w:color="000000" w:sz="18" w:space="0"/>
              <w:right w:val="nil"/>
            </w:tcBorders>
            <w:shd w:val="clear" w:color="auto" w:fill="FFFFFF"/>
            <w:vAlign w:val="bottom"/>
          </w:tcPr>
          <w:p w14:paraId="05C1DF90">
            <w:pPr>
              <w:autoSpaceDE w:val="0"/>
              <w:autoSpaceDN w:val="0"/>
              <w:adjustRightInd w:val="0"/>
              <w:rPr>
                <w:rFonts w:ascii="Times New Roman" w:hAnsi="Times New Roman" w:eastAsia="Calibri"/>
                <w:sz w:val="20"/>
                <w:szCs w:val="20"/>
                <w:lang w:val="en-US"/>
              </w:rPr>
            </w:pPr>
          </w:p>
        </w:tc>
        <w:tc>
          <w:tcPr>
            <w:tcW w:w="1558" w:type="dxa"/>
            <w:tcBorders>
              <w:top w:val="single" w:color="000000" w:sz="18" w:space="0"/>
              <w:left w:val="single" w:color="000000" w:sz="18" w:space="0"/>
              <w:bottom w:val="single" w:color="000000" w:sz="18" w:space="0"/>
              <w:right w:val="single" w:color="000000" w:sz="8" w:space="0"/>
            </w:tcBorders>
            <w:shd w:val="clear" w:color="auto" w:fill="FFFFFF"/>
            <w:vAlign w:val="bottom"/>
          </w:tcPr>
          <w:p w14:paraId="79AA3C2D">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Students' Perception</w:t>
            </w:r>
          </w:p>
        </w:tc>
        <w:tc>
          <w:tcPr>
            <w:tcW w:w="1558" w:type="dxa"/>
            <w:tcBorders>
              <w:top w:val="single" w:color="000000" w:sz="18" w:space="0"/>
              <w:left w:val="single" w:color="000000" w:sz="8" w:space="0"/>
              <w:bottom w:val="single" w:color="000000" w:sz="18" w:space="0"/>
              <w:right w:val="single" w:color="000000" w:sz="8" w:space="0"/>
            </w:tcBorders>
            <w:shd w:val="clear" w:color="auto" w:fill="FFFFFF"/>
            <w:vAlign w:val="bottom"/>
          </w:tcPr>
          <w:p w14:paraId="12D37247">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1824" w:type="dxa"/>
            <w:tcBorders>
              <w:top w:val="single" w:color="000000" w:sz="18" w:space="0"/>
              <w:left w:val="single" w:color="000000" w:sz="8" w:space="0"/>
              <w:bottom w:val="single" w:color="000000" w:sz="18" w:space="0"/>
              <w:right w:val="single" w:color="000000" w:sz="18" w:space="0"/>
            </w:tcBorders>
            <w:shd w:val="clear" w:color="auto" w:fill="FFFFFF"/>
            <w:vAlign w:val="bottom"/>
          </w:tcPr>
          <w:p w14:paraId="54D3BEDF">
            <w:pPr>
              <w:autoSpaceDE w:val="0"/>
              <w:autoSpaceDN w:val="0"/>
              <w:adjustRightInd w:val="0"/>
              <w:spacing w:line="320" w:lineRule="atLeast"/>
              <w:ind w:left="60" w:right="60"/>
              <w:jc w:val="center"/>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r>
      <w:tr w14:paraId="757DCC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9" w:hRule="atLeast"/>
        </w:trPr>
        <w:tc>
          <w:tcPr>
            <w:tcW w:w="2371" w:type="dxa"/>
            <w:vMerge w:val="restart"/>
            <w:tcBorders>
              <w:top w:val="single" w:color="000000" w:sz="18" w:space="0"/>
              <w:left w:val="single" w:color="000000" w:sz="18" w:space="0"/>
              <w:bottom w:val="single" w:color="000000" w:sz="8" w:space="0"/>
              <w:right w:val="nil"/>
            </w:tcBorders>
            <w:shd w:val="clear" w:color="auto" w:fill="FFFFFF"/>
          </w:tcPr>
          <w:p w14:paraId="0875008D">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Students' Perception</w:t>
            </w:r>
          </w:p>
        </w:tc>
        <w:tc>
          <w:tcPr>
            <w:tcW w:w="2110" w:type="dxa"/>
            <w:tcBorders>
              <w:top w:val="single" w:color="000000" w:sz="18" w:space="0"/>
              <w:left w:val="nil"/>
              <w:bottom w:val="nil"/>
              <w:right w:val="single" w:color="000000" w:sz="18" w:space="0"/>
            </w:tcBorders>
            <w:shd w:val="clear" w:color="auto" w:fill="FFFFFF"/>
          </w:tcPr>
          <w:p w14:paraId="0BA2E376">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558" w:type="dxa"/>
            <w:tcBorders>
              <w:top w:val="single" w:color="000000" w:sz="18" w:space="0"/>
              <w:left w:val="single" w:color="000000" w:sz="18" w:space="0"/>
              <w:bottom w:val="nil"/>
              <w:right w:val="single" w:color="000000" w:sz="8" w:space="0"/>
            </w:tcBorders>
            <w:shd w:val="clear" w:color="auto" w:fill="FFFFFF"/>
            <w:vAlign w:val="center"/>
          </w:tcPr>
          <w:p w14:paraId="02FCEF3A">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1558" w:type="dxa"/>
            <w:tcBorders>
              <w:top w:val="single" w:color="000000" w:sz="18" w:space="0"/>
              <w:left w:val="single" w:color="000000" w:sz="8" w:space="0"/>
              <w:bottom w:val="nil"/>
              <w:right w:val="single" w:color="000000" w:sz="8" w:space="0"/>
            </w:tcBorders>
            <w:shd w:val="clear" w:color="auto" w:fill="FFFFFF"/>
            <w:vAlign w:val="center"/>
          </w:tcPr>
          <w:p w14:paraId="3C7230E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.886</w:t>
            </w:r>
            <w:r>
              <w:rPr>
                <w:rFonts w:ascii="Times New Roman" w:hAnsi="Times New Roman" w:eastAsia="Calibri"/>
                <w:color w:val="000000"/>
                <w:sz w:val="20"/>
                <w:szCs w:val="20"/>
                <w:vertAlign w:val="superscript"/>
                <w:lang w:val="en-US"/>
              </w:rPr>
              <w:t>**</w:t>
            </w:r>
          </w:p>
        </w:tc>
        <w:tc>
          <w:tcPr>
            <w:tcW w:w="1824" w:type="dxa"/>
            <w:tcBorders>
              <w:top w:val="single" w:color="000000" w:sz="18" w:space="0"/>
              <w:left w:val="single" w:color="000000" w:sz="8" w:space="0"/>
              <w:bottom w:val="nil"/>
              <w:right w:val="single" w:color="000000" w:sz="18" w:space="0"/>
            </w:tcBorders>
            <w:shd w:val="clear" w:color="auto" w:fill="FFFFFF"/>
            <w:vAlign w:val="center"/>
          </w:tcPr>
          <w:p w14:paraId="03C9F30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.841</w:t>
            </w:r>
            <w:r>
              <w:rPr>
                <w:rFonts w:ascii="Times New Roman" w:hAnsi="Times New Roman" w:eastAsia="Calibri"/>
                <w:color w:val="000000"/>
                <w:sz w:val="20"/>
                <w:szCs w:val="20"/>
                <w:vertAlign w:val="superscript"/>
                <w:lang w:val="en-US"/>
              </w:rPr>
              <w:t>**</w:t>
            </w:r>
          </w:p>
        </w:tc>
      </w:tr>
      <w:tr w14:paraId="468E5D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8" w:hRule="atLeast"/>
        </w:trPr>
        <w:tc>
          <w:tcPr>
            <w:tcW w:w="2371" w:type="dxa"/>
            <w:vMerge w:val="continue"/>
            <w:tcBorders>
              <w:top w:val="single" w:color="000000" w:sz="18" w:space="0"/>
              <w:left w:val="single" w:color="000000" w:sz="18" w:space="0"/>
              <w:bottom w:val="single" w:color="000000" w:sz="8" w:space="0"/>
              <w:right w:val="nil"/>
            </w:tcBorders>
            <w:vAlign w:val="center"/>
          </w:tcPr>
          <w:p w14:paraId="761C4795">
            <w:pPr>
              <w:rPr>
                <w:rFonts w:ascii="Times New Roman" w:hAnsi="Times New Roman" w:eastAsia="Calibri"/>
                <w:color w:val="000000"/>
                <w:sz w:val="20"/>
                <w:szCs w:val="20"/>
                <w:lang w:val="en-US"/>
              </w:rPr>
            </w:pPr>
          </w:p>
        </w:tc>
        <w:tc>
          <w:tcPr>
            <w:tcW w:w="2110" w:type="dxa"/>
            <w:tcBorders>
              <w:top w:val="nil"/>
              <w:left w:val="nil"/>
              <w:bottom w:val="nil"/>
              <w:right w:val="single" w:color="000000" w:sz="18" w:space="0"/>
            </w:tcBorders>
            <w:shd w:val="clear" w:color="auto" w:fill="FFFFFF"/>
          </w:tcPr>
          <w:p w14:paraId="35F318BD">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558" w:type="dxa"/>
            <w:tcBorders>
              <w:top w:val="nil"/>
              <w:left w:val="single" w:color="000000" w:sz="18" w:space="0"/>
              <w:bottom w:val="nil"/>
              <w:right w:val="single" w:color="000000" w:sz="8" w:space="0"/>
            </w:tcBorders>
            <w:shd w:val="clear" w:color="auto" w:fill="FFFFFF"/>
            <w:vAlign w:val="center"/>
          </w:tcPr>
          <w:p w14:paraId="4A08DD02">
            <w:pPr>
              <w:autoSpaceDE w:val="0"/>
              <w:autoSpaceDN w:val="0"/>
              <w:adjustRightInd w:val="0"/>
              <w:rPr>
                <w:rFonts w:ascii="Times New Roman" w:hAnsi="Times New Roman" w:eastAsia="Calibri"/>
                <w:sz w:val="20"/>
                <w:szCs w:val="20"/>
                <w:lang w:val="en-US"/>
              </w:rPr>
            </w:pPr>
          </w:p>
        </w:tc>
        <w:tc>
          <w:tcPr>
            <w:tcW w:w="1558" w:type="dxa"/>
            <w:tcBorders>
              <w:top w:val="nil"/>
              <w:left w:val="single" w:color="000000" w:sz="8" w:space="0"/>
              <w:bottom w:val="nil"/>
              <w:right w:val="single" w:color="000000" w:sz="8" w:space="0"/>
            </w:tcBorders>
            <w:shd w:val="clear" w:color="auto" w:fill="FFFFFF"/>
            <w:vAlign w:val="center"/>
          </w:tcPr>
          <w:p w14:paraId="5113611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824" w:type="dxa"/>
            <w:tcBorders>
              <w:top w:val="nil"/>
              <w:left w:val="single" w:color="000000" w:sz="8" w:space="0"/>
              <w:bottom w:val="nil"/>
              <w:right w:val="single" w:color="000000" w:sz="18" w:space="0"/>
            </w:tcBorders>
            <w:shd w:val="clear" w:color="auto" w:fill="FFFFFF"/>
            <w:vAlign w:val="center"/>
          </w:tcPr>
          <w:p w14:paraId="6F81184E">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r>
      <w:tr w14:paraId="3A0C71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0" w:hRule="atLeast"/>
        </w:trPr>
        <w:tc>
          <w:tcPr>
            <w:tcW w:w="2371" w:type="dxa"/>
            <w:vMerge w:val="continue"/>
            <w:tcBorders>
              <w:top w:val="single" w:color="000000" w:sz="18" w:space="0"/>
              <w:left w:val="single" w:color="000000" w:sz="18" w:space="0"/>
              <w:bottom w:val="single" w:color="000000" w:sz="8" w:space="0"/>
              <w:right w:val="nil"/>
            </w:tcBorders>
            <w:vAlign w:val="center"/>
          </w:tcPr>
          <w:p w14:paraId="5EB23A4C">
            <w:pPr>
              <w:rPr>
                <w:rFonts w:ascii="Times New Roman" w:hAnsi="Times New Roman" w:eastAsia="Calibri"/>
                <w:color w:val="000000"/>
                <w:sz w:val="20"/>
                <w:szCs w:val="20"/>
                <w:lang w:val="en-US"/>
              </w:rPr>
            </w:pPr>
          </w:p>
        </w:tc>
        <w:tc>
          <w:tcPr>
            <w:tcW w:w="2110" w:type="dxa"/>
            <w:tcBorders>
              <w:top w:val="nil"/>
              <w:left w:val="nil"/>
              <w:bottom w:val="single" w:color="000000" w:sz="8" w:space="0"/>
              <w:right w:val="single" w:color="000000" w:sz="18" w:space="0"/>
            </w:tcBorders>
            <w:shd w:val="clear" w:color="auto" w:fill="FFFFFF"/>
          </w:tcPr>
          <w:p w14:paraId="76735CDC">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558" w:type="dxa"/>
            <w:tcBorders>
              <w:top w:val="nil"/>
              <w:left w:val="single" w:color="000000" w:sz="18" w:space="0"/>
              <w:bottom w:val="single" w:color="000000" w:sz="8" w:space="0"/>
              <w:right w:val="single" w:color="000000" w:sz="8" w:space="0"/>
            </w:tcBorders>
            <w:shd w:val="clear" w:color="auto" w:fill="FFFFFF"/>
            <w:vAlign w:val="center"/>
          </w:tcPr>
          <w:p w14:paraId="42BE494D">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558" w:type="dxa"/>
            <w:tcBorders>
              <w:top w:val="nil"/>
              <w:left w:val="single" w:color="000000" w:sz="8" w:space="0"/>
              <w:bottom w:val="single" w:color="000000" w:sz="8" w:space="0"/>
              <w:right w:val="single" w:color="000000" w:sz="8" w:space="0"/>
            </w:tcBorders>
            <w:shd w:val="clear" w:color="auto" w:fill="FFFFFF"/>
            <w:vAlign w:val="center"/>
          </w:tcPr>
          <w:p w14:paraId="190EDFA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824" w:type="dxa"/>
            <w:tcBorders>
              <w:top w:val="nil"/>
              <w:left w:val="single" w:color="000000" w:sz="8" w:space="0"/>
              <w:bottom w:val="single" w:color="000000" w:sz="8" w:space="0"/>
              <w:right w:val="single" w:color="000000" w:sz="18" w:space="0"/>
            </w:tcBorders>
            <w:shd w:val="clear" w:color="auto" w:fill="FFFFFF"/>
            <w:vAlign w:val="center"/>
          </w:tcPr>
          <w:p w14:paraId="6AA79503">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48E52B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9" w:hRule="atLeast"/>
        </w:trPr>
        <w:tc>
          <w:tcPr>
            <w:tcW w:w="2371" w:type="dxa"/>
            <w:vMerge w:val="restart"/>
            <w:tcBorders>
              <w:top w:val="nil"/>
              <w:left w:val="single" w:color="000000" w:sz="18" w:space="0"/>
              <w:bottom w:val="single" w:color="000000" w:sz="8" w:space="0"/>
              <w:right w:val="nil"/>
            </w:tcBorders>
            <w:shd w:val="clear" w:color="auto" w:fill="FFFFFF"/>
          </w:tcPr>
          <w:p w14:paraId="0A6C0EEE">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Achievement Motivation</w:t>
            </w:r>
          </w:p>
        </w:tc>
        <w:tc>
          <w:tcPr>
            <w:tcW w:w="2110" w:type="dxa"/>
            <w:tcBorders>
              <w:top w:val="nil"/>
              <w:left w:val="nil"/>
              <w:bottom w:val="nil"/>
              <w:right w:val="single" w:color="000000" w:sz="18" w:space="0"/>
            </w:tcBorders>
            <w:shd w:val="clear" w:color="auto" w:fill="FFFFFF"/>
          </w:tcPr>
          <w:p w14:paraId="6E856D7E">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558" w:type="dxa"/>
            <w:tcBorders>
              <w:top w:val="nil"/>
              <w:left w:val="single" w:color="000000" w:sz="18" w:space="0"/>
              <w:bottom w:val="nil"/>
              <w:right w:val="single" w:color="000000" w:sz="8" w:space="0"/>
            </w:tcBorders>
            <w:shd w:val="clear" w:color="auto" w:fill="FFFFFF"/>
            <w:vAlign w:val="center"/>
          </w:tcPr>
          <w:p w14:paraId="0FC65AF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.886</w:t>
            </w:r>
            <w:r>
              <w:rPr>
                <w:rFonts w:ascii="Times New Roman" w:hAnsi="Times New Roman" w:eastAsia="Calibri"/>
                <w:color w:val="000000"/>
                <w:sz w:val="20"/>
                <w:szCs w:val="20"/>
                <w:vertAlign w:val="superscript"/>
                <w:lang w:val="en-US"/>
              </w:rPr>
              <w:t>**</w:t>
            </w:r>
          </w:p>
        </w:tc>
        <w:tc>
          <w:tcPr>
            <w:tcW w:w="1558" w:type="dxa"/>
            <w:tcBorders>
              <w:top w:val="nil"/>
              <w:left w:val="single" w:color="000000" w:sz="8" w:space="0"/>
              <w:bottom w:val="nil"/>
              <w:right w:val="single" w:color="000000" w:sz="8" w:space="0"/>
            </w:tcBorders>
            <w:shd w:val="clear" w:color="auto" w:fill="FFFFFF"/>
            <w:vAlign w:val="center"/>
          </w:tcPr>
          <w:p w14:paraId="479D31B7">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c>
          <w:tcPr>
            <w:tcW w:w="1824" w:type="dxa"/>
            <w:tcBorders>
              <w:top w:val="nil"/>
              <w:left w:val="single" w:color="000000" w:sz="8" w:space="0"/>
              <w:bottom w:val="nil"/>
              <w:right w:val="single" w:color="000000" w:sz="18" w:space="0"/>
            </w:tcBorders>
            <w:shd w:val="clear" w:color="auto" w:fill="FFFFFF"/>
            <w:vAlign w:val="center"/>
          </w:tcPr>
          <w:p w14:paraId="74890DD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.939</w:t>
            </w:r>
            <w:r>
              <w:rPr>
                <w:rFonts w:ascii="Times New Roman" w:hAnsi="Times New Roman" w:eastAsia="Calibri"/>
                <w:color w:val="000000"/>
                <w:sz w:val="20"/>
                <w:szCs w:val="20"/>
                <w:vertAlign w:val="superscript"/>
                <w:lang w:val="en-US"/>
              </w:rPr>
              <w:t>**</w:t>
            </w:r>
          </w:p>
        </w:tc>
      </w:tr>
      <w:tr w14:paraId="621304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8" w:hRule="atLeast"/>
        </w:trPr>
        <w:tc>
          <w:tcPr>
            <w:tcW w:w="2371" w:type="dxa"/>
            <w:vMerge w:val="continue"/>
            <w:tcBorders>
              <w:top w:val="nil"/>
              <w:left w:val="single" w:color="000000" w:sz="18" w:space="0"/>
              <w:bottom w:val="single" w:color="000000" w:sz="8" w:space="0"/>
              <w:right w:val="nil"/>
            </w:tcBorders>
            <w:vAlign w:val="center"/>
          </w:tcPr>
          <w:p w14:paraId="1AD21051">
            <w:pPr>
              <w:rPr>
                <w:rFonts w:ascii="Times New Roman" w:hAnsi="Times New Roman" w:eastAsia="Calibri"/>
                <w:color w:val="000000"/>
                <w:sz w:val="20"/>
                <w:szCs w:val="20"/>
                <w:lang w:val="en-US"/>
              </w:rPr>
            </w:pPr>
          </w:p>
        </w:tc>
        <w:tc>
          <w:tcPr>
            <w:tcW w:w="2110" w:type="dxa"/>
            <w:tcBorders>
              <w:top w:val="nil"/>
              <w:left w:val="nil"/>
              <w:bottom w:val="nil"/>
              <w:right w:val="single" w:color="000000" w:sz="18" w:space="0"/>
            </w:tcBorders>
            <w:shd w:val="clear" w:color="auto" w:fill="FFFFFF"/>
          </w:tcPr>
          <w:p w14:paraId="07C8AD46">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558" w:type="dxa"/>
            <w:tcBorders>
              <w:top w:val="nil"/>
              <w:left w:val="single" w:color="000000" w:sz="18" w:space="0"/>
              <w:bottom w:val="nil"/>
              <w:right w:val="single" w:color="000000" w:sz="8" w:space="0"/>
            </w:tcBorders>
            <w:shd w:val="clear" w:color="auto" w:fill="FFFFFF"/>
            <w:vAlign w:val="center"/>
          </w:tcPr>
          <w:p w14:paraId="38AC129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558" w:type="dxa"/>
            <w:tcBorders>
              <w:top w:val="nil"/>
              <w:left w:val="single" w:color="000000" w:sz="8" w:space="0"/>
              <w:bottom w:val="nil"/>
              <w:right w:val="single" w:color="000000" w:sz="8" w:space="0"/>
            </w:tcBorders>
            <w:shd w:val="clear" w:color="auto" w:fill="FFFFFF"/>
            <w:vAlign w:val="center"/>
          </w:tcPr>
          <w:p w14:paraId="3C524BF4">
            <w:pPr>
              <w:autoSpaceDE w:val="0"/>
              <w:autoSpaceDN w:val="0"/>
              <w:adjustRightInd w:val="0"/>
              <w:rPr>
                <w:rFonts w:ascii="Times New Roman" w:hAnsi="Times New Roman" w:eastAsia="Calibri"/>
                <w:sz w:val="20"/>
                <w:szCs w:val="20"/>
                <w:lang w:val="en-US"/>
              </w:rPr>
            </w:pPr>
          </w:p>
        </w:tc>
        <w:tc>
          <w:tcPr>
            <w:tcW w:w="1824" w:type="dxa"/>
            <w:tcBorders>
              <w:top w:val="nil"/>
              <w:left w:val="single" w:color="000000" w:sz="8" w:space="0"/>
              <w:bottom w:val="nil"/>
              <w:right w:val="single" w:color="000000" w:sz="18" w:space="0"/>
            </w:tcBorders>
            <w:shd w:val="clear" w:color="auto" w:fill="FFFFFF"/>
            <w:vAlign w:val="center"/>
          </w:tcPr>
          <w:p w14:paraId="3C38975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r>
      <w:tr w14:paraId="429192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6" w:hRule="atLeast"/>
        </w:trPr>
        <w:tc>
          <w:tcPr>
            <w:tcW w:w="2371" w:type="dxa"/>
            <w:vMerge w:val="continue"/>
            <w:tcBorders>
              <w:top w:val="nil"/>
              <w:left w:val="single" w:color="000000" w:sz="18" w:space="0"/>
              <w:bottom w:val="single" w:color="000000" w:sz="8" w:space="0"/>
              <w:right w:val="nil"/>
            </w:tcBorders>
            <w:vAlign w:val="center"/>
          </w:tcPr>
          <w:p w14:paraId="0EA653E9">
            <w:pPr>
              <w:rPr>
                <w:rFonts w:ascii="Times New Roman" w:hAnsi="Times New Roman" w:eastAsia="Calibri"/>
                <w:color w:val="000000"/>
                <w:sz w:val="20"/>
                <w:szCs w:val="20"/>
                <w:lang w:val="en-US"/>
              </w:rPr>
            </w:pPr>
          </w:p>
        </w:tc>
        <w:tc>
          <w:tcPr>
            <w:tcW w:w="2110" w:type="dxa"/>
            <w:tcBorders>
              <w:top w:val="nil"/>
              <w:left w:val="nil"/>
              <w:bottom w:val="single" w:color="000000" w:sz="8" w:space="0"/>
              <w:right w:val="single" w:color="000000" w:sz="18" w:space="0"/>
            </w:tcBorders>
            <w:shd w:val="clear" w:color="auto" w:fill="FFFFFF"/>
          </w:tcPr>
          <w:p w14:paraId="1DEDD1E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558" w:type="dxa"/>
            <w:tcBorders>
              <w:top w:val="nil"/>
              <w:left w:val="single" w:color="000000" w:sz="18" w:space="0"/>
              <w:bottom w:val="single" w:color="000000" w:sz="8" w:space="0"/>
              <w:right w:val="single" w:color="000000" w:sz="8" w:space="0"/>
            </w:tcBorders>
            <w:shd w:val="clear" w:color="auto" w:fill="FFFFFF"/>
            <w:vAlign w:val="center"/>
          </w:tcPr>
          <w:p w14:paraId="479B91D2">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558" w:type="dxa"/>
            <w:tcBorders>
              <w:top w:val="nil"/>
              <w:left w:val="single" w:color="000000" w:sz="8" w:space="0"/>
              <w:bottom w:val="single" w:color="000000" w:sz="8" w:space="0"/>
              <w:right w:val="single" w:color="000000" w:sz="8" w:space="0"/>
            </w:tcBorders>
            <w:shd w:val="clear" w:color="auto" w:fill="FFFFFF"/>
            <w:vAlign w:val="center"/>
          </w:tcPr>
          <w:p w14:paraId="3635F08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824" w:type="dxa"/>
            <w:tcBorders>
              <w:top w:val="nil"/>
              <w:left w:val="single" w:color="000000" w:sz="8" w:space="0"/>
              <w:bottom w:val="single" w:color="000000" w:sz="8" w:space="0"/>
              <w:right w:val="single" w:color="000000" w:sz="18" w:space="0"/>
            </w:tcBorders>
            <w:shd w:val="clear" w:color="auto" w:fill="FFFFFF"/>
            <w:vAlign w:val="center"/>
          </w:tcPr>
          <w:p w14:paraId="4E58DFE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37FA05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9" w:hRule="atLeast"/>
        </w:trPr>
        <w:tc>
          <w:tcPr>
            <w:tcW w:w="2371" w:type="dxa"/>
            <w:vMerge w:val="restart"/>
            <w:tcBorders>
              <w:top w:val="nil"/>
              <w:left w:val="single" w:color="000000" w:sz="18" w:space="0"/>
              <w:bottom w:val="single" w:color="000000" w:sz="18" w:space="0"/>
              <w:right w:val="nil"/>
            </w:tcBorders>
            <w:shd w:val="clear" w:color="auto" w:fill="FFFFFF"/>
          </w:tcPr>
          <w:p w14:paraId="659EE7B4">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Speaking Ability</w:t>
            </w:r>
          </w:p>
        </w:tc>
        <w:tc>
          <w:tcPr>
            <w:tcW w:w="2110" w:type="dxa"/>
            <w:tcBorders>
              <w:top w:val="nil"/>
              <w:left w:val="nil"/>
              <w:bottom w:val="nil"/>
              <w:right w:val="single" w:color="000000" w:sz="18" w:space="0"/>
            </w:tcBorders>
            <w:shd w:val="clear" w:color="auto" w:fill="FFFFFF"/>
          </w:tcPr>
          <w:p w14:paraId="1C2BD2B0">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Pearson Correlation</w:t>
            </w:r>
          </w:p>
        </w:tc>
        <w:tc>
          <w:tcPr>
            <w:tcW w:w="1558" w:type="dxa"/>
            <w:tcBorders>
              <w:top w:val="nil"/>
              <w:left w:val="single" w:color="000000" w:sz="18" w:space="0"/>
              <w:bottom w:val="nil"/>
              <w:right w:val="single" w:color="000000" w:sz="8" w:space="0"/>
            </w:tcBorders>
            <w:shd w:val="clear" w:color="auto" w:fill="FFFFFF"/>
            <w:vAlign w:val="center"/>
          </w:tcPr>
          <w:p w14:paraId="583E6BC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.841</w:t>
            </w:r>
            <w:r>
              <w:rPr>
                <w:rFonts w:ascii="Times New Roman" w:hAnsi="Times New Roman" w:eastAsia="Calibri"/>
                <w:color w:val="000000"/>
                <w:sz w:val="20"/>
                <w:szCs w:val="20"/>
                <w:vertAlign w:val="superscript"/>
                <w:lang w:val="en-US"/>
              </w:rPr>
              <w:t>**</w:t>
            </w:r>
          </w:p>
        </w:tc>
        <w:tc>
          <w:tcPr>
            <w:tcW w:w="1558" w:type="dxa"/>
            <w:tcBorders>
              <w:top w:val="nil"/>
              <w:left w:val="single" w:color="000000" w:sz="8" w:space="0"/>
              <w:bottom w:val="nil"/>
              <w:right w:val="single" w:color="000000" w:sz="8" w:space="0"/>
            </w:tcBorders>
            <w:shd w:val="clear" w:color="auto" w:fill="FFFFFF"/>
            <w:vAlign w:val="center"/>
          </w:tcPr>
          <w:p w14:paraId="6DBA6459">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.939</w:t>
            </w:r>
            <w:r>
              <w:rPr>
                <w:rFonts w:ascii="Times New Roman" w:hAnsi="Times New Roman" w:eastAsia="Calibri"/>
                <w:color w:val="000000"/>
                <w:sz w:val="20"/>
                <w:szCs w:val="20"/>
                <w:vertAlign w:val="superscript"/>
                <w:lang w:val="en-US"/>
              </w:rPr>
              <w:t>**</w:t>
            </w:r>
          </w:p>
        </w:tc>
        <w:tc>
          <w:tcPr>
            <w:tcW w:w="1824" w:type="dxa"/>
            <w:tcBorders>
              <w:top w:val="nil"/>
              <w:left w:val="single" w:color="000000" w:sz="8" w:space="0"/>
              <w:bottom w:val="nil"/>
              <w:right w:val="single" w:color="000000" w:sz="18" w:space="0"/>
            </w:tcBorders>
            <w:shd w:val="clear" w:color="auto" w:fill="FFFFFF"/>
            <w:vAlign w:val="center"/>
          </w:tcPr>
          <w:p w14:paraId="22A8921C">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1</w:t>
            </w:r>
          </w:p>
        </w:tc>
      </w:tr>
      <w:tr w14:paraId="3591D0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0" w:hRule="atLeast"/>
        </w:trPr>
        <w:tc>
          <w:tcPr>
            <w:tcW w:w="2371" w:type="dxa"/>
            <w:vMerge w:val="continue"/>
            <w:tcBorders>
              <w:top w:val="nil"/>
              <w:left w:val="single" w:color="000000" w:sz="18" w:space="0"/>
              <w:bottom w:val="single" w:color="000000" w:sz="18" w:space="0"/>
              <w:right w:val="nil"/>
            </w:tcBorders>
            <w:vAlign w:val="center"/>
          </w:tcPr>
          <w:p w14:paraId="0DB89EF5">
            <w:pPr>
              <w:rPr>
                <w:rFonts w:ascii="Times New Roman" w:hAnsi="Times New Roman" w:eastAsia="Calibri"/>
                <w:color w:val="000000"/>
                <w:sz w:val="20"/>
                <w:szCs w:val="20"/>
                <w:lang w:val="en-US"/>
              </w:rPr>
            </w:pPr>
          </w:p>
        </w:tc>
        <w:tc>
          <w:tcPr>
            <w:tcW w:w="2110" w:type="dxa"/>
            <w:tcBorders>
              <w:top w:val="nil"/>
              <w:left w:val="nil"/>
              <w:bottom w:val="nil"/>
              <w:right w:val="single" w:color="000000" w:sz="18" w:space="0"/>
            </w:tcBorders>
            <w:shd w:val="clear" w:color="auto" w:fill="FFFFFF"/>
          </w:tcPr>
          <w:p w14:paraId="7EB6E010">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Sig. (2-tailed)</w:t>
            </w:r>
          </w:p>
        </w:tc>
        <w:tc>
          <w:tcPr>
            <w:tcW w:w="1558" w:type="dxa"/>
            <w:tcBorders>
              <w:top w:val="nil"/>
              <w:left w:val="single" w:color="000000" w:sz="18" w:space="0"/>
              <w:bottom w:val="nil"/>
              <w:right w:val="single" w:color="000000" w:sz="8" w:space="0"/>
            </w:tcBorders>
            <w:shd w:val="clear" w:color="auto" w:fill="FFFFFF"/>
            <w:vAlign w:val="center"/>
          </w:tcPr>
          <w:p w14:paraId="48BEB575">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558" w:type="dxa"/>
            <w:tcBorders>
              <w:top w:val="nil"/>
              <w:left w:val="single" w:color="000000" w:sz="8" w:space="0"/>
              <w:bottom w:val="nil"/>
              <w:right w:val="single" w:color="000000" w:sz="8" w:space="0"/>
            </w:tcBorders>
            <w:shd w:val="clear" w:color="auto" w:fill="FFFFFF"/>
            <w:vAlign w:val="center"/>
          </w:tcPr>
          <w:p w14:paraId="574415DB">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.000</w:t>
            </w:r>
          </w:p>
        </w:tc>
        <w:tc>
          <w:tcPr>
            <w:tcW w:w="1824" w:type="dxa"/>
            <w:tcBorders>
              <w:top w:val="nil"/>
              <w:left w:val="single" w:color="000000" w:sz="8" w:space="0"/>
              <w:bottom w:val="nil"/>
              <w:right w:val="single" w:color="000000" w:sz="18" w:space="0"/>
            </w:tcBorders>
            <w:shd w:val="clear" w:color="auto" w:fill="FFFFFF"/>
            <w:vAlign w:val="center"/>
          </w:tcPr>
          <w:p w14:paraId="6A074FEB">
            <w:pPr>
              <w:autoSpaceDE w:val="0"/>
              <w:autoSpaceDN w:val="0"/>
              <w:adjustRightInd w:val="0"/>
              <w:rPr>
                <w:rFonts w:ascii="Times New Roman" w:hAnsi="Times New Roman" w:eastAsia="Calibri"/>
                <w:sz w:val="20"/>
                <w:szCs w:val="20"/>
                <w:lang w:val="en-US"/>
              </w:rPr>
            </w:pPr>
          </w:p>
        </w:tc>
      </w:tr>
      <w:tr w14:paraId="7A8A7E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8" w:hRule="atLeast"/>
        </w:trPr>
        <w:tc>
          <w:tcPr>
            <w:tcW w:w="2371" w:type="dxa"/>
            <w:vMerge w:val="continue"/>
            <w:tcBorders>
              <w:top w:val="nil"/>
              <w:left w:val="single" w:color="000000" w:sz="18" w:space="0"/>
              <w:bottom w:val="single" w:color="000000" w:sz="18" w:space="0"/>
              <w:right w:val="nil"/>
            </w:tcBorders>
            <w:vAlign w:val="center"/>
          </w:tcPr>
          <w:p w14:paraId="35FE47D2">
            <w:pPr>
              <w:rPr>
                <w:rFonts w:ascii="Times New Roman" w:hAnsi="Times New Roman" w:eastAsia="Calibri"/>
                <w:color w:val="000000"/>
                <w:sz w:val="20"/>
                <w:szCs w:val="20"/>
                <w:lang w:val="en-US"/>
              </w:rPr>
            </w:pPr>
          </w:p>
        </w:tc>
        <w:tc>
          <w:tcPr>
            <w:tcW w:w="2110" w:type="dxa"/>
            <w:tcBorders>
              <w:top w:val="nil"/>
              <w:left w:val="nil"/>
              <w:bottom w:val="single" w:color="000000" w:sz="18" w:space="0"/>
              <w:right w:val="single" w:color="000000" w:sz="18" w:space="0"/>
            </w:tcBorders>
            <w:shd w:val="clear" w:color="auto" w:fill="FFFFFF"/>
          </w:tcPr>
          <w:p w14:paraId="7716231F">
            <w:pPr>
              <w:autoSpaceDE w:val="0"/>
              <w:autoSpaceDN w:val="0"/>
              <w:adjustRightInd w:val="0"/>
              <w:spacing w:line="320" w:lineRule="atLeast"/>
              <w:ind w:left="60" w:right="60"/>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N</w:t>
            </w:r>
          </w:p>
        </w:tc>
        <w:tc>
          <w:tcPr>
            <w:tcW w:w="1558" w:type="dxa"/>
            <w:tcBorders>
              <w:top w:val="nil"/>
              <w:left w:val="single" w:color="000000" w:sz="18" w:space="0"/>
              <w:bottom w:val="single" w:color="000000" w:sz="18" w:space="0"/>
              <w:right w:val="single" w:color="000000" w:sz="8" w:space="0"/>
            </w:tcBorders>
            <w:shd w:val="clear" w:color="auto" w:fill="FFFFFF"/>
            <w:vAlign w:val="center"/>
          </w:tcPr>
          <w:p w14:paraId="274E425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558" w:type="dxa"/>
            <w:tcBorders>
              <w:top w:val="nil"/>
              <w:left w:val="single" w:color="000000" w:sz="8" w:space="0"/>
              <w:bottom w:val="single" w:color="000000" w:sz="18" w:space="0"/>
              <w:right w:val="single" w:color="000000" w:sz="8" w:space="0"/>
            </w:tcBorders>
            <w:shd w:val="clear" w:color="auto" w:fill="FFFFFF"/>
            <w:vAlign w:val="center"/>
          </w:tcPr>
          <w:p w14:paraId="0052E031">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c>
          <w:tcPr>
            <w:tcW w:w="1824" w:type="dxa"/>
            <w:tcBorders>
              <w:top w:val="nil"/>
              <w:left w:val="single" w:color="000000" w:sz="8" w:space="0"/>
              <w:bottom w:val="single" w:color="000000" w:sz="18" w:space="0"/>
              <w:right w:val="single" w:color="000000" w:sz="18" w:space="0"/>
            </w:tcBorders>
            <w:shd w:val="clear" w:color="auto" w:fill="FFFFFF"/>
            <w:vAlign w:val="center"/>
          </w:tcPr>
          <w:p w14:paraId="066F6536">
            <w:pPr>
              <w:autoSpaceDE w:val="0"/>
              <w:autoSpaceDN w:val="0"/>
              <w:adjustRightInd w:val="0"/>
              <w:spacing w:line="320" w:lineRule="atLeast"/>
              <w:ind w:left="60" w:right="60"/>
              <w:jc w:val="right"/>
              <w:rPr>
                <w:rFonts w:ascii="Times New Roman" w:hAnsi="Times New Roman" w:eastAsia="Calibri"/>
                <w:color w:val="000000"/>
                <w:sz w:val="20"/>
                <w:szCs w:val="20"/>
                <w:lang w:val="en-US"/>
              </w:rPr>
            </w:pPr>
            <w:r>
              <w:rPr>
                <w:rFonts w:ascii="Times New Roman" w:hAnsi="Times New Roman" w:eastAsia="Calibri"/>
                <w:color w:val="000000"/>
                <w:sz w:val="20"/>
                <w:szCs w:val="20"/>
                <w:lang w:val="en-US"/>
              </w:rPr>
              <w:t>38</w:t>
            </w:r>
          </w:p>
        </w:tc>
      </w:tr>
      <w:tr w14:paraId="7116A8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6" w:hRule="atLeast"/>
        </w:trPr>
        <w:tc>
          <w:tcPr>
            <w:tcW w:w="9423" w:type="dxa"/>
            <w:gridSpan w:val="5"/>
            <w:tcBorders>
              <w:top w:val="nil"/>
              <w:left w:val="nil"/>
              <w:bottom w:val="nil"/>
              <w:right w:val="nil"/>
            </w:tcBorders>
            <w:shd w:val="clear" w:color="auto" w:fill="FFFFFF"/>
          </w:tcPr>
          <w:p w14:paraId="2E34BFDA">
            <w:pPr>
              <w:autoSpaceDE w:val="0"/>
              <w:autoSpaceDN w:val="0"/>
              <w:adjustRightInd w:val="0"/>
              <w:spacing w:line="320" w:lineRule="atLeast"/>
              <w:ind w:left="60" w:right="60"/>
              <w:rPr>
                <w:rFonts w:ascii="Times New Roman" w:hAnsi="Times New Roman" w:eastAsia="Calibri"/>
                <w:color w:val="000000"/>
                <w:sz w:val="24"/>
                <w:szCs w:val="24"/>
                <w:lang w:val="en-US"/>
              </w:rPr>
            </w:pPr>
            <w:r>
              <w:rPr>
                <w:rFonts w:ascii="Times New Roman" w:hAnsi="Times New Roman" w:eastAsia="Calibri"/>
                <w:color w:val="000000"/>
                <w:sz w:val="24"/>
                <w:szCs w:val="24"/>
                <w:lang w:val="en-US"/>
              </w:rPr>
              <w:t>**. Correlation is significant at the 0.05 level (2-tailed).</w:t>
            </w:r>
          </w:p>
          <w:p w14:paraId="38B0C8DD">
            <w:pPr>
              <w:autoSpaceDE w:val="0"/>
              <w:autoSpaceDN w:val="0"/>
              <w:adjustRightInd w:val="0"/>
              <w:spacing w:line="320" w:lineRule="atLeast"/>
              <w:ind w:left="60" w:right="60"/>
              <w:rPr>
                <w:rFonts w:ascii="Times New Roman" w:hAnsi="Times New Roman" w:eastAsia="Calibri"/>
                <w:color w:val="000000"/>
                <w:sz w:val="24"/>
                <w:szCs w:val="24"/>
                <w:lang w:val="en-US"/>
              </w:rPr>
            </w:pPr>
          </w:p>
        </w:tc>
      </w:tr>
    </w:tbl>
    <w:p w14:paraId="5B44EEE8">
      <w:pPr>
        <w:tabs>
          <w:tab w:val="left" w:pos="1620"/>
        </w:tabs>
        <w:spacing w:after="200"/>
        <w:ind w:firstLine="630"/>
        <w:jc w:val="both"/>
        <w:rPr>
          <w:rFonts w:ascii="Times New Roman" w:hAnsi="Times New Roman" w:eastAsia="Calibri"/>
          <w:sz w:val="24"/>
          <w:szCs w:val="24"/>
          <w:lang w:val="en-US"/>
        </w:rPr>
      </w:pPr>
      <w:r>
        <w:rPr>
          <w:rFonts w:ascii="Times New Roman" w:hAnsi="Times New Roman" w:eastAsia="Calibri"/>
          <w:sz w:val="24"/>
          <w:szCs w:val="24"/>
          <w:lang w:val="en-US"/>
        </w:rPr>
        <w:t xml:space="preserve"> The result showed of that relationship between students’ perception, achievement motivation simultaneously with speaking ability on oral presentation showed the significant value r = 0.000. The value of r meant that Ho3 was rejected and Ha3 was accepted based on the significant value 0.000 &lt; 0.05 level. It indicated that there is a significant relationship between students’ perception, achievement motivation simultaneously with speaking ability on oral presentation of the fourth semester of English department of Unikarta.</w:t>
      </w:r>
    </w:p>
    <w:p w14:paraId="72B240F1">
      <w:pPr>
        <w:pStyle w:val="69"/>
        <w:ind w:firstLine="0"/>
        <w:rPr>
          <w:b/>
          <w:sz w:val="24"/>
          <w:lang w:val="en-US"/>
        </w:rPr>
      </w:pPr>
    </w:p>
    <w:p w14:paraId="635657DF">
      <w:pPr>
        <w:pStyle w:val="69"/>
        <w:ind w:firstLine="0"/>
        <w:rPr>
          <w:b/>
          <w:sz w:val="24"/>
          <w:lang w:val="en-US"/>
        </w:rPr>
      </w:pPr>
      <w:r>
        <w:rPr>
          <w:b/>
          <w:sz w:val="24"/>
          <w:lang w:val="en-US"/>
        </w:rPr>
        <w:t>Discussion</w:t>
      </w:r>
    </w:p>
    <w:p w14:paraId="0275F955">
      <w:pPr>
        <w:pStyle w:val="69"/>
        <w:ind w:firstLine="709"/>
        <w:contextualSpacing/>
        <w:rPr>
          <w:sz w:val="24"/>
          <w:lang w:val="en-US"/>
        </w:rPr>
      </w:pPr>
      <w:r>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22 to analyze data obtained.</w:t>
      </w:r>
    </w:p>
    <w:p w14:paraId="02EAD3E7">
      <w:pPr>
        <w:pStyle w:val="69"/>
        <w:ind w:firstLine="709"/>
        <w:contextualSpacing/>
        <w:rPr>
          <w:sz w:val="24"/>
          <w:lang w:val="en-US"/>
        </w:rPr>
      </w:pPr>
      <w:r>
        <w:rPr>
          <w:sz w:val="24"/>
          <w:lang w:val="en-US"/>
        </w:rPr>
        <w:t>The result of the findings showed that the self-perception has a relationship toward the students speaking ability on oral presentation of the fourth semester of English department of Unikarta. The result findings answered the first question of the research that stated” is there a relationship between students’ perception and their speaking ability. This first research question is solved by the acceptance of (Ha) Alternative Hypothesis that stated “there is relationship between self-perception and their speaking ability”. It proved from the result of statistical hypothesis is significant at level was 0.05 &gt; 0.000. The influence of independent variable is examined by its significance at level α 0.000 &lt; 0.05. It showed that self- perception influenced speaking ability of the fourth semester of English department.</w:t>
      </w:r>
    </w:p>
    <w:p w14:paraId="05CFE3DF">
      <w:pPr>
        <w:pStyle w:val="69"/>
        <w:ind w:firstLine="709"/>
        <w:contextualSpacing/>
        <w:rPr>
          <w:sz w:val="24"/>
          <w:lang w:val="en-US"/>
        </w:rPr>
      </w:pPr>
      <w:r>
        <w:rPr>
          <w:sz w:val="24"/>
          <w:lang w:val="en-US"/>
        </w:rPr>
        <w:t xml:space="preserve">This relationship had been investigated by some previous research. Arlinda (2022) revealed that there is a positive correlation between perception and students speaking ability. It meant that higher value of perception, then the higher value ability of speaking skill. Moreover, Pramerta (2021) also conducted the similar research and shows that there is a positive correlation between the two variables. From the significance (2 tailed) explained that </w:t>
      </w:r>
      <w:r>
        <w:rPr>
          <w:sz w:val="24"/>
        </w:rPr>
        <w:t xml:space="preserve">the students had good potential to enhance their speaking skills and their </w:t>
      </w:r>
      <w:r>
        <w:rPr>
          <w:sz w:val="24"/>
          <w:lang w:val="en-US"/>
        </w:rPr>
        <w:t xml:space="preserve">self-efficacy </w:t>
      </w:r>
      <w:r>
        <w:rPr>
          <w:sz w:val="24"/>
        </w:rPr>
        <w:t>had significant contribution to their speaking performance</w:t>
      </w:r>
      <w:r>
        <w:rPr>
          <w:sz w:val="24"/>
          <w:lang w:val="en-US"/>
        </w:rPr>
        <w:t xml:space="preserve"> at Public University in Indonesia.</w:t>
      </w:r>
    </w:p>
    <w:p w14:paraId="136586CD">
      <w:pPr>
        <w:pStyle w:val="69"/>
        <w:ind w:firstLine="709"/>
        <w:contextualSpacing/>
        <w:rPr>
          <w:sz w:val="24"/>
          <w:lang w:val="en-US"/>
        </w:rPr>
      </w:pPr>
      <w:r>
        <w:rPr>
          <w:sz w:val="24"/>
          <w:lang w:val="en-US"/>
        </w:rPr>
        <w:t>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pPr>
        <w:pStyle w:val="69"/>
        <w:ind w:firstLine="709"/>
        <w:contextualSpacing/>
        <w:rPr>
          <w:sz w:val="24"/>
          <w:lang w:val="en-US"/>
        </w:rPr>
      </w:pPr>
      <w:r>
        <w:rPr>
          <w:sz w:val="24"/>
          <w:lang w:val="en-US"/>
        </w:rPr>
        <w:t xml:space="preserve">In line with the result, </w:t>
      </w:r>
      <w:r>
        <w:rPr>
          <w:sz w:val="24"/>
        </w:rPr>
        <w:t>Hoesny MU, Setyosari P, Praherdhiono H, Suryati N (2023</w:t>
      </w:r>
      <w:r>
        <w:rPr>
          <w:sz w:val="24"/>
          <w:lang w:val="en-US"/>
        </w:rPr>
        <w:t xml:space="preserve">) had tried to investigate the correlation between achievement motivation and speaking performance in their study. Based on the result of the data analysis about the relationship, it was found </w:t>
      </w:r>
      <w:r>
        <w:rPr>
          <w:sz w:val="24"/>
        </w:rPr>
        <w:t>that self-efficacy had significant correlation with speaking proficiency</w:t>
      </w:r>
      <w:r>
        <w:rPr>
          <w:sz w:val="24"/>
          <w:lang w:val="en-US"/>
        </w:rPr>
        <w:t>.</w:t>
      </w:r>
    </w:p>
    <w:p w14:paraId="1469BBD6">
      <w:pPr>
        <w:pStyle w:val="69"/>
        <w:ind w:firstLine="709"/>
        <w:contextualSpacing/>
        <w:rPr>
          <w:sz w:val="24"/>
          <w:lang w:val="en-US"/>
        </w:rPr>
      </w:pPr>
      <w:r>
        <w:rPr>
          <w:sz w:val="24"/>
          <w:lang w:val="en-US"/>
        </w:rPr>
        <w:t>Further, the researcher found that there is a significant relationship between students’ perception, achievement motivation simultaneously and speaking ability on oral presentation. It showed that value of F test is 131.534 on the significance level α 0.000 &lt; 0.05. The result revealed that Null Hypothesis (Ho) was rejected and Alternative Hypothesis was accepted.</w:t>
      </w:r>
    </w:p>
    <w:p w14:paraId="3757D051">
      <w:pPr>
        <w:pStyle w:val="69"/>
        <w:ind w:firstLine="709"/>
        <w:contextualSpacing/>
        <w:rPr>
          <w:sz w:val="24"/>
          <w:lang w:val="en-US"/>
        </w:rPr>
      </w:pPr>
      <w:r>
        <w:rPr>
          <w:sz w:val="24"/>
          <w:lang w:val="en-US"/>
        </w:rPr>
        <w:t>Based on the result above, the researcher assumes that the perception (self-efficacy) and achievement motivation are two important factors that contribute highly to the successfulness of students speaking ability. The result of this research is supported by the research of Astuti (2017) with  the sample of 30 undergraduate second semester students of English Department of University of Brawijaya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pPr>
        <w:spacing w:line="360" w:lineRule="auto"/>
        <w:jc w:val="both"/>
        <w:rPr>
          <w:rFonts w:ascii="Times New Roman" w:hAnsi="Times New Roman"/>
          <w:b/>
          <w:sz w:val="24"/>
          <w:szCs w:val="24"/>
        </w:rPr>
      </w:pPr>
    </w:p>
    <w:p w14:paraId="33AC1CF7">
      <w:pPr>
        <w:spacing w:line="360" w:lineRule="auto"/>
        <w:jc w:val="both"/>
        <w:rPr>
          <w:rFonts w:ascii="Times New Roman" w:hAnsi="Times New Roman"/>
          <w:b/>
          <w:sz w:val="24"/>
          <w:szCs w:val="24"/>
        </w:rPr>
      </w:pPr>
      <w:r>
        <w:rPr>
          <w:rFonts w:ascii="Times New Roman" w:hAnsi="Times New Roman"/>
          <w:b/>
          <w:sz w:val="24"/>
          <w:szCs w:val="24"/>
        </w:rPr>
        <w:t>CONCLUSION</w:t>
      </w:r>
    </w:p>
    <w:p w14:paraId="30D498D1">
      <w:pPr>
        <w:pStyle w:val="69"/>
        <w:contextualSpacing/>
        <w:rPr>
          <w:sz w:val="24"/>
          <w:lang w:val="en-US"/>
        </w:rPr>
      </w:pPr>
      <w:r>
        <w:rPr>
          <w:sz w:val="24"/>
          <w:lang w:val="en-US"/>
        </w:rPr>
        <w:t>Based on the findings of the research, it showed that there is a positive relationship between self -perception, achievement motivation and speaking ability of the fourth semester of English department of Unikarta university.</w:t>
      </w:r>
      <w:r>
        <w:rPr>
          <w:sz w:val="24"/>
        </w:rPr>
        <w:t xml:space="preserve"> </w:t>
      </w:r>
      <w:r>
        <w:rPr>
          <w:sz w:val="24"/>
          <w:lang w:val="en-US"/>
        </w:rPr>
        <w:t>The researcher assumed that the perception (self-efficacy) and achievement motivation are two important factors that contribute highly to the successfulness of students speaking ability or speaking performance</w:t>
      </w:r>
    </w:p>
    <w:p w14:paraId="66F74A66">
      <w:pPr>
        <w:pStyle w:val="69"/>
        <w:contextualSpacing/>
        <w:rPr>
          <w:sz w:val="24"/>
          <w:lang w:val="en-US"/>
        </w:rPr>
      </w:pPr>
      <w:commentRangeStart w:id="25"/>
      <w:r>
        <w:rPr>
          <w:sz w:val="24"/>
          <w:lang w:val="en-US"/>
        </w:rPr>
        <w:t>The conclusion is presented in detailed as follows:</w:t>
      </w:r>
    </w:p>
    <w:p w14:paraId="37EE23A7">
      <w:pPr>
        <w:pStyle w:val="69"/>
        <w:numPr>
          <w:ilvl w:val="0"/>
          <w:numId w:val="6"/>
        </w:numPr>
        <w:contextualSpacing/>
        <w:rPr>
          <w:sz w:val="24"/>
          <w:lang w:val="en-US"/>
        </w:rPr>
      </w:pPr>
      <w:r>
        <w:rPr>
          <w:sz w:val="24"/>
          <w:lang w:val="en-US"/>
        </w:rPr>
        <w:t>There was a positive relationship between self-perception and speaking ability on oral presentation with r = 0.841. The result can be concluded that the correlation level was very high.</w:t>
      </w:r>
    </w:p>
    <w:p w14:paraId="45DA91BD">
      <w:pPr>
        <w:pStyle w:val="69"/>
        <w:numPr>
          <w:ilvl w:val="0"/>
          <w:numId w:val="6"/>
        </w:numPr>
        <w:contextualSpacing/>
        <w:rPr>
          <w:sz w:val="24"/>
          <w:lang w:val="en-US"/>
        </w:rPr>
      </w:pPr>
      <w:r>
        <w:rPr>
          <w:sz w:val="24"/>
          <w:lang w:val="en-US"/>
        </w:rPr>
        <w:t>There was a positive relationship between achievement motivation and speaking ability on oral presentation with r = 0.939. The result can be concluded that the correlation level was very high.</w:t>
      </w:r>
    </w:p>
    <w:p w14:paraId="6D15D1DB">
      <w:pPr>
        <w:pStyle w:val="69"/>
        <w:numPr>
          <w:ilvl w:val="0"/>
          <w:numId w:val="6"/>
        </w:numPr>
        <w:contextualSpacing/>
        <w:rPr>
          <w:sz w:val="24"/>
          <w:lang w:val="en-US"/>
        </w:rPr>
      </w:pPr>
      <w:r>
        <w:rPr>
          <w:sz w:val="24"/>
          <w:lang w:val="en-US"/>
        </w:rPr>
        <w:t>There was a positive relationship between self-perception, achievement motivation simultaneously with speaking ability   on oral presentation with r = 0.939. The result can be concluded that the correlation level was very high</w:t>
      </w:r>
      <w:commentRangeEnd w:id="25"/>
      <w:r>
        <w:commentReference w:id="25"/>
      </w:r>
      <w:r>
        <w:rPr>
          <w:sz w:val="24"/>
          <w:lang w:val="en-US"/>
        </w:rPr>
        <w:t>.</w:t>
      </w:r>
    </w:p>
    <w:p w14:paraId="411183B9">
      <w:pPr>
        <w:pStyle w:val="69"/>
        <w:contextualSpacing/>
        <w:rPr>
          <w:sz w:val="24"/>
          <w:lang w:val="en-US"/>
        </w:rPr>
      </w:pPr>
    </w:p>
    <w:p w14:paraId="57F72FF7">
      <w:pPr>
        <w:jc w:val="both"/>
        <w:rPr>
          <w:rFonts w:ascii="Times New Roman" w:hAnsi="Times New Roman"/>
          <w:b/>
          <w:sz w:val="24"/>
          <w:szCs w:val="24"/>
        </w:rPr>
      </w:pPr>
    </w:p>
    <w:p w14:paraId="440DDCA2">
      <w:pPr>
        <w:jc w:val="both"/>
        <w:rPr>
          <w:rFonts w:ascii="Times New Roman" w:hAnsi="Times New Roman"/>
          <w:b/>
          <w:sz w:val="24"/>
          <w:szCs w:val="24"/>
        </w:rPr>
      </w:pPr>
      <w:commentRangeStart w:id="26"/>
      <w:r>
        <w:rPr>
          <w:rFonts w:ascii="Times New Roman" w:hAnsi="Times New Roman"/>
          <w:b/>
          <w:sz w:val="24"/>
          <w:szCs w:val="24"/>
        </w:rPr>
        <w:t>REFERENCE</w:t>
      </w:r>
    </w:p>
    <w:p w14:paraId="46718138">
      <w:pPr>
        <w:ind w:left="709" w:hanging="709"/>
        <w:jc w:val="both"/>
        <w:outlineLvl w:val="0"/>
        <w:rPr>
          <w:rFonts w:ascii="Times New Roman" w:hAnsi="Times New Roman"/>
          <w:sz w:val="24"/>
          <w:szCs w:val="24"/>
        </w:rPr>
      </w:pPr>
    </w:p>
    <w:p w14:paraId="6627954C">
      <w:pPr>
        <w:ind w:left="709" w:hanging="709"/>
        <w:jc w:val="both"/>
        <w:outlineLvl w:val="0"/>
        <w:rPr>
          <w:rFonts w:ascii="Times New Roman" w:hAnsi="Times New Roman"/>
          <w:sz w:val="24"/>
          <w:szCs w:val="24"/>
        </w:rPr>
      </w:pPr>
      <w:r>
        <w:rPr>
          <w:rFonts w:ascii="Times New Roman" w:hAnsi="Times New Roman" w:eastAsia="Calibri"/>
          <w:sz w:val="24"/>
          <w:szCs w:val="24"/>
        </w:rPr>
        <w:t>Arlinda, F. (2022). The Correlation between EFL Students’ Self Efficacy in Speaking and Their Speaking Performance. </w:t>
      </w:r>
      <w:r>
        <w:rPr>
          <w:rFonts w:ascii="Times New Roman" w:hAnsi="Times New Roman" w:eastAsia="Calibri"/>
          <w:i/>
          <w:iCs/>
          <w:sz w:val="24"/>
          <w:szCs w:val="24"/>
        </w:rPr>
        <w:t>RETAIN : Journal of Research in English Language Teaching</w:t>
      </w:r>
      <w:r>
        <w:rPr>
          <w:rFonts w:ascii="Times New Roman" w:hAnsi="Times New Roman" w:eastAsia="Calibri"/>
          <w:sz w:val="24"/>
          <w:szCs w:val="24"/>
        </w:rPr>
        <w:t>, </w:t>
      </w:r>
      <w:r>
        <w:rPr>
          <w:rFonts w:ascii="Times New Roman" w:hAnsi="Times New Roman" w:eastAsia="Calibri"/>
          <w:i/>
          <w:iCs/>
          <w:sz w:val="24"/>
          <w:szCs w:val="24"/>
        </w:rPr>
        <w:t>10</w:t>
      </w:r>
      <w:r>
        <w:rPr>
          <w:rFonts w:ascii="Times New Roman" w:hAnsi="Times New Roman" w:eastAsia="Calibri"/>
          <w:sz w:val="24"/>
          <w:szCs w:val="24"/>
        </w:rPr>
        <w:t xml:space="preserve">(01), 148–155. Retrieved from https://ejournal.unesa.ac.id/index.php/retain/article/view/46462 </w:t>
      </w:r>
      <w:r>
        <w:rPr>
          <w:rFonts w:ascii="Times New Roman" w:hAnsi="Times New Roman"/>
          <w:sz w:val="24"/>
          <w:szCs w:val="24"/>
        </w:rPr>
        <w:t xml:space="preserve">Bandura, Albert. </w:t>
      </w:r>
      <w:r>
        <w:rPr>
          <w:rFonts w:ascii="Times New Roman" w:hAnsi="Times New Roman"/>
          <w:sz w:val="24"/>
          <w:szCs w:val="24"/>
          <w:lang w:val="en-US"/>
        </w:rPr>
        <w:t>(</w:t>
      </w:r>
      <w:r>
        <w:rPr>
          <w:rFonts w:ascii="Times New Roman" w:hAnsi="Times New Roman"/>
          <w:sz w:val="24"/>
          <w:szCs w:val="24"/>
        </w:rPr>
        <w:t>1997</w:t>
      </w:r>
      <w:r>
        <w:rPr>
          <w:rFonts w:ascii="Times New Roman" w:hAnsi="Times New Roman"/>
          <w:sz w:val="24"/>
          <w:szCs w:val="24"/>
          <w:lang w:val="en-US"/>
        </w:rPr>
        <w:t>)</w:t>
      </w:r>
      <w:r>
        <w:rPr>
          <w:rFonts w:ascii="Times New Roman" w:hAnsi="Times New Roman"/>
          <w:sz w:val="24"/>
          <w:szCs w:val="24"/>
        </w:rPr>
        <w:t>. Self-efficacy - The Exercise of Control, New York: W.H. Freeman and Company.</w:t>
      </w:r>
    </w:p>
    <w:p w14:paraId="48B90C2E">
      <w:pPr>
        <w:ind w:left="709" w:hanging="709"/>
        <w:jc w:val="both"/>
        <w:outlineLvl w:val="0"/>
        <w:rPr>
          <w:rFonts w:ascii="Times New Roman" w:hAnsi="Times New Roman"/>
          <w:sz w:val="24"/>
          <w:szCs w:val="24"/>
        </w:rPr>
      </w:pPr>
    </w:p>
    <w:p w14:paraId="26D62998">
      <w:pPr>
        <w:ind w:left="709" w:hanging="709"/>
        <w:jc w:val="both"/>
        <w:outlineLvl w:val="0"/>
        <w:rPr>
          <w:rFonts w:ascii="Times New Roman" w:hAnsi="Times New Roman"/>
          <w:sz w:val="24"/>
          <w:szCs w:val="24"/>
        </w:rPr>
      </w:pPr>
      <w:r>
        <w:rPr>
          <w:rFonts w:ascii="Times New Roman" w:hAnsi="Times New Roman"/>
          <w:sz w:val="24"/>
          <w:szCs w:val="24"/>
        </w:rPr>
        <w:t>Ary, Donald, (1979). Introduction to Research in Education. United state of. America: Holt, Rinehart and Winston, Inc. </w:t>
      </w:r>
    </w:p>
    <w:p w14:paraId="71933E4F">
      <w:pPr>
        <w:ind w:left="709" w:hanging="709"/>
        <w:jc w:val="both"/>
        <w:outlineLvl w:val="0"/>
        <w:rPr>
          <w:rFonts w:ascii="Times New Roman" w:hAnsi="Times New Roman"/>
          <w:sz w:val="24"/>
          <w:szCs w:val="24"/>
        </w:rPr>
      </w:pPr>
    </w:p>
    <w:p w14:paraId="1F7F72E2">
      <w:pPr>
        <w:ind w:left="709" w:hanging="709"/>
        <w:jc w:val="both"/>
        <w:outlineLvl w:val="0"/>
        <w:rPr>
          <w:rFonts w:ascii="Times New Roman" w:hAnsi="Times New Roman"/>
          <w:sz w:val="24"/>
          <w:szCs w:val="24"/>
          <w:lang w:val="en-US"/>
        </w:rPr>
      </w:pPr>
      <w:r>
        <w:rPr>
          <w:rFonts w:ascii="Times New Roman" w:hAnsi="Times New Roman"/>
          <w:sz w:val="24"/>
          <w:szCs w:val="24"/>
          <w:lang w:val="en-US"/>
        </w:rPr>
        <w:t xml:space="preserve">Astuti, Yuni. (2017). </w:t>
      </w:r>
      <w:r>
        <w:rPr>
          <w:rFonts w:ascii="Times New Roman" w:hAnsi="Times New Roman"/>
          <w:i/>
          <w:sz w:val="24"/>
          <w:szCs w:val="24"/>
          <w:lang w:val="en-US"/>
        </w:rPr>
        <w:t>Achievement motivation, academic self efficacy and the students’ speaking performance.</w:t>
      </w:r>
      <w:r>
        <w:rPr>
          <w:rFonts w:ascii="Times New Roman" w:hAnsi="Times New Roman"/>
          <w:sz w:val="24"/>
          <w:szCs w:val="24"/>
          <w:lang w:val="en-US"/>
        </w:rPr>
        <w:t xml:space="preserve"> Magister’s thesis.Universitas Negeri Malang.</w:t>
      </w:r>
    </w:p>
    <w:p w14:paraId="734E7A35">
      <w:pPr>
        <w:ind w:left="709" w:hanging="709"/>
        <w:jc w:val="both"/>
        <w:outlineLvl w:val="0"/>
        <w:rPr>
          <w:rFonts w:ascii="Times New Roman" w:hAnsi="Times New Roman"/>
          <w:sz w:val="24"/>
          <w:szCs w:val="24"/>
          <w:lang w:val="en-US"/>
        </w:rPr>
      </w:pPr>
    </w:p>
    <w:p w14:paraId="08897B5C">
      <w:pPr>
        <w:ind w:left="709" w:hanging="709"/>
        <w:jc w:val="both"/>
        <w:outlineLvl w:val="0"/>
        <w:rPr>
          <w:rFonts w:ascii="Times New Roman" w:hAnsi="Times New Roman"/>
          <w:sz w:val="24"/>
          <w:szCs w:val="24"/>
        </w:rPr>
      </w:pPr>
      <w:r>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pPr>
        <w:ind w:left="709" w:hanging="709"/>
        <w:jc w:val="both"/>
        <w:outlineLvl w:val="0"/>
        <w:rPr>
          <w:rFonts w:ascii="Times New Roman" w:hAnsi="Times New Roman"/>
          <w:sz w:val="24"/>
          <w:szCs w:val="24"/>
        </w:rPr>
      </w:pPr>
    </w:p>
    <w:p w14:paraId="065FACAF">
      <w:pPr>
        <w:ind w:left="709" w:hanging="709"/>
        <w:jc w:val="both"/>
        <w:outlineLvl w:val="0"/>
        <w:rPr>
          <w:rFonts w:ascii="Times New Roman" w:hAnsi="Times New Roman"/>
          <w:sz w:val="24"/>
          <w:szCs w:val="24"/>
        </w:rPr>
      </w:pPr>
      <w:r>
        <w:rPr>
          <w:rFonts w:ascii="Times New Roman" w:hAnsi="Times New Roman"/>
          <w:sz w:val="24"/>
          <w:szCs w:val="24"/>
        </w:rPr>
        <w:t xml:space="preserve">Cahyono, Bambang Yudi, &amp; Rahayu, T. (2020). EFL Students’ Motivation in Writing, Writing Proficiency, and Gender. Teflin Journal, 31(2), 162–180. </w:t>
      </w:r>
      <w:r>
        <w:fldChar w:fldCharType="begin"/>
      </w:r>
      <w:r>
        <w:instrText xml:space="preserve"> HYPERLINK "https://doi.org/10.15639/teflinjournal.v31i2/162-180" </w:instrText>
      </w:r>
      <w:r>
        <w:fldChar w:fldCharType="separate"/>
      </w:r>
      <w:r>
        <w:rPr>
          <w:rStyle w:val="26"/>
          <w:rFonts w:ascii="Times New Roman" w:hAnsi="Times New Roman"/>
          <w:sz w:val="24"/>
          <w:szCs w:val="24"/>
        </w:rPr>
        <w:t>https://doi.org/10.15639/teflinjournal.v31i2/162-180</w:t>
      </w:r>
      <w:r>
        <w:rPr>
          <w:rStyle w:val="26"/>
          <w:rFonts w:ascii="Times New Roman" w:hAnsi="Times New Roman"/>
          <w:sz w:val="24"/>
          <w:szCs w:val="24"/>
        </w:rPr>
        <w:fldChar w:fldCharType="end"/>
      </w:r>
    </w:p>
    <w:p w14:paraId="186A029B">
      <w:pPr>
        <w:ind w:left="709" w:hanging="709"/>
        <w:jc w:val="both"/>
        <w:outlineLvl w:val="0"/>
        <w:rPr>
          <w:rFonts w:ascii="Times New Roman" w:hAnsi="Times New Roman"/>
          <w:sz w:val="24"/>
          <w:szCs w:val="24"/>
        </w:rPr>
      </w:pPr>
    </w:p>
    <w:p w14:paraId="2E22E510">
      <w:pPr>
        <w:ind w:left="709" w:hanging="709"/>
        <w:jc w:val="both"/>
        <w:outlineLvl w:val="0"/>
        <w:rPr>
          <w:rFonts w:ascii="Times New Roman" w:hAnsi="Times New Roman"/>
          <w:sz w:val="24"/>
          <w:szCs w:val="24"/>
          <w:lang w:val="en-US"/>
        </w:rPr>
      </w:pPr>
      <w:r>
        <w:rPr>
          <w:rFonts w:ascii="Times New Roman" w:hAnsi="Times New Roman"/>
          <w:sz w:val="24"/>
          <w:szCs w:val="24"/>
        </w:rPr>
        <w:t>Cohen, L., Manion, L. &amp; Morrison, K. (2000). Reserch methods in education (5th ed.). London: Routledge/Falmer</w:t>
      </w:r>
    </w:p>
    <w:p w14:paraId="46D3963C">
      <w:pPr>
        <w:ind w:left="709" w:hanging="709"/>
        <w:jc w:val="both"/>
        <w:outlineLvl w:val="0"/>
        <w:rPr>
          <w:rFonts w:ascii="Times New Roman" w:hAnsi="Times New Roman"/>
          <w:sz w:val="24"/>
          <w:szCs w:val="24"/>
        </w:rPr>
      </w:pPr>
    </w:p>
    <w:p w14:paraId="194A5278">
      <w:pPr>
        <w:ind w:left="709" w:hanging="709"/>
        <w:jc w:val="both"/>
        <w:outlineLvl w:val="0"/>
        <w:rPr>
          <w:rFonts w:ascii="Times New Roman" w:hAnsi="Times New Roman"/>
          <w:sz w:val="24"/>
          <w:szCs w:val="24"/>
        </w:rPr>
      </w:pPr>
      <w:r>
        <w:rPr>
          <w:rFonts w:ascii="Times New Roman" w:hAnsi="Times New Roman"/>
          <w:sz w:val="24"/>
          <w:szCs w:val="24"/>
        </w:rPr>
        <w:t>Dörnyei, Z. (2005). </w:t>
      </w:r>
      <w:r>
        <w:rPr>
          <w:rFonts w:ascii="Times New Roman" w:hAnsi="Times New Roman"/>
          <w:i/>
          <w:iCs/>
          <w:sz w:val="24"/>
          <w:szCs w:val="24"/>
        </w:rPr>
        <w:t>The Psychology of the Language Learner: Individual Differences in Second Language Acquisition.</w:t>
      </w:r>
      <w:r>
        <w:rPr>
          <w:rFonts w:ascii="Times New Roman" w:hAnsi="Times New Roman"/>
          <w:sz w:val="24"/>
          <w:szCs w:val="24"/>
        </w:rPr>
        <w:t> Lawrence Erlbaum Associates Publishers.</w:t>
      </w:r>
    </w:p>
    <w:p w14:paraId="278BEDDC">
      <w:pPr>
        <w:ind w:left="709" w:hanging="709"/>
        <w:jc w:val="both"/>
        <w:outlineLvl w:val="0"/>
        <w:rPr>
          <w:rFonts w:ascii="Times New Roman" w:hAnsi="Times New Roman"/>
          <w:sz w:val="24"/>
          <w:szCs w:val="24"/>
        </w:rPr>
      </w:pPr>
    </w:p>
    <w:p w14:paraId="70D42440">
      <w:pPr>
        <w:ind w:left="709" w:hanging="709"/>
        <w:jc w:val="both"/>
        <w:outlineLvl w:val="0"/>
        <w:rPr>
          <w:rFonts w:ascii="Times New Roman" w:hAnsi="Times New Roman"/>
          <w:sz w:val="24"/>
          <w:szCs w:val="24"/>
        </w:rPr>
      </w:pPr>
      <w:r>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p>
    <w:p w14:paraId="11C9634A">
      <w:pPr>
        <w:ind w:left="709" w:hanging="709"/>
        <w:jc w:val="both"/>
        <w:outlineLvl w:val="0"/>
        <w:rPr>
          <w:rFonts w:ascii="Times New Roman" w:hAnsi="Times New Roman"/>
          <w:sz w:val="24"/>
          <w:szCs w:val="24"/>
        </w:rPr>
      </w:pPr>
    </w:p>
    <w:p w14:paraId="0D107524">
      <w:pPr>
        <w:ind w:left="709" w:hanging="709"/>
        <w:jc w:val="both"/>
        <w:outlineLvl w:val="0"/>
        <w:rPr>
          <w:rStyle w:val="26"/>
          <w:rFonts w:ascii="Times New Roman" w:hAnsi="Times New Roman"/>
          <w:color w:val="auto"/>
          <w:sz w:val="24"/>
          <w:szCs w:val="24"/>
          <w:u w:val="none"/>
        </w:rPr>
      </w:pPr>
      <w:r>
        <w:rPr>
          <w:rFonts w:ascii="Times New Roman" w:hAnsi="Times New Roman"/>
          <w:sz w:val="24"/>
          <w:szCs w:val="24"/>
        </w:rPr>
        <w:t>Harter, S. (1986). Cognitive-developmental processes in the integration of concepts about emotions and the self. </w:t>
      </w:r>
      <w:r>
        <w:rPr>
          <w:rFonts w:ascii="Times New Roman" w:hAnsi="Times New Roman"/>
          <w:i/>
          <w:iCs/>
          <w:sz w:val="24"/>
          <w:szCs w:val="24"/>
        </w:rPr>
        <w:t>Social Cognition, 4</w:t>
      </w:r>
      <w:r>
        <w:rPr>
          <w:rFonts w:ascii="Times New Roman" w:hAnsi="Times New Roman"/>
          <w:sz w:val="24"/>
          <w:szCs w:val="24"/>
        </w:rPr>
        <w:t>(2), 119–151. </w:t>
      </w:r>
      <w:r>
        <w:fldChar w:fldCharType="begin"/>
      </w:r>
      <w:r>
        <w:instrText xml:space="preserve"> HYPERLINK "https://psycnet.apa.org/doi/10.1521/soco.1986.4.2.119" \t "_blank" </w:instrText>
      </w:r>
      <w:r>
        <w:fldChar w:fldCharType="separate"/>
      </w:r>
      <w:r>
        <w:rPr>
          <w:rStyle w:val="26"/>
          <w:rFonts w:ascii="Times New Roman" w:hAnsi="Times New Roman"/>
          <w:color w:val="auto"/>
          <w:sz w:val="24"/>
          <w:szCs w:val="24"/>
          <w:u w:val="none"/>
        </w:rPr>
        <w:t>https://doi.org/10.1521/soco.1986.4.2.119</w:t>
      </w:r>
      <w:r>
        <w:rPr>
          <w:rStyle w:val="26"/>
          <w:rFonts w:ascii="Times New Roman" w:hAnsi="Times New Roman"/>
          <w:color w:val="auto"/>
          <w:sz w:val="24"/>
          <w:szCs w:val="24"/>
          <w:u w:val="none"/>
        </w:rPr>
        <w:fldChar w:fldCharType="end"/>
      </w:r>
    </w:p>
    <w:p w14:paraId="20E5D0AD">
      <w:pPr>
        <w:ind w:left="709" w:hanging="709"/>
        <w:jc w:val="both"/>
        <w:outlineLvl w:val="0"/>
        <w:rPr>
          <w:rStyle w:val="26"/>
          <w:rFonts w:ascii="Times New Roman" w:hAnsi="Times New Roman"/>
          <w:sz w:val="24"/>
          <w:szCs w:val="24"/>
        </w:rPr>
      </w:pPr>
    </w:p>
    <w:p w14:paraId="37EB3B0C">
      <w:pPr>
        <w:ind w:left="709" w:hanging="709"/>
        <w:jc w:val="both"/>
        <w:outlineLvl w:val="0"/>
        <w:rPr>
          <w:rFonts w:ascii="Times New Roman" w:hAnsi="Times New Roman"/>
          <w:sz w:val="24"/>
          <w:szCs w:val="24"/>
        </w:rPr>
      </w:pPr>
      <w:bookmarkStart w:id="1" w:name="_Hlk206493850"/>
      <w:r>
        <w:rPr>
          <w:rFonts w:ascii="Times New Roman" w:hAnsi="Times New Roman"/>
          <w:sz w:val="24"/>
          <w:szCs w:val="24"/>
        </w:rPr>
        <w:t>Hoesny MU, Setyosari P, Praherdhiono H, Suryati N (2023</w:t>
      </w:r>
      <w:bookmarkEnd w:id="1"/>
      <w:r>
        <w:rPr>
          <w:rFonts w:ascii="Times New Roman" w:hAnsi="Times New Roman"/>
          <w:sz w:val="24"/>
          <w:szCs w:val="24"/>
        </w:rPr>
        <w:t>). The Correlation of Speaking Self-Efficacy, Speaking Proficiency and Gender in ESP Context. Pegem Journal of Education and Instruction, Vol. 13, No. 2, 2023, 191-199</w:t>
      </w:r>
    </w:p>
    <w:p w14:paraId="122D13D2">
      <w:pPr>
        <w:ind w:left="709" w:hanging="709"/>
        <w:jc w:val="both"/>
        <w:outlineLvl w:val="0"/>
        <w:rPr>
          <w:rFonts w:ascii="Times New Roman" w:hAnsi="Times New Roman"/>
          <w:sz w:val="24"/>
          <w:szCs w:val="24"/>
        </w:rPr>
      </w:pPr>
    </w:p>
    <w:p w14:paraId="21916094">
      <w:pPr>
        <w:ind w:left="709" w:hanging="709"/>
        <w:jc w:val="both"/>
        <w:outlineLvl w:val="0"/>
        <w:rPr>
          <w:rFonts w:ascii="Times New Roman" w:hAnsi="Times New Roman"/>
          <w:sz w:val="24"/>
          <w:szCs w:val="24"/>
        </w:rPr>
      </w:pPr>
      <w:r>
        <w:rPr>
          <w:rFonts w:ascii="Times New Roman" w:hAnsi="Times New Roman"/>
          <w:sz w:val="24"/>
          <w:szCs w:val="24"/>
        </w:rPr>
        <w:t>I Gde Putu Agus Pramerta. (2023). The Impact of Self-efficacy Towards Speaking Performance. </w:t>
      </w:r>
      <w:r>
        <w:rPr>
          <w:rFonts w:ascii="Times New Roman" w:hAnsi="Times New Roman"/>
          <w:i/>
          <w:iCs/>
          <w:sz w:val="24"/>
          <w:szCs w:val="24"/>
        </w:rPr>
        <w:t>Journal of Psychology and Instruction</w:t>
      </w:r>
      <w:r>
        <w:rPr>
          <w:rFonts w:ascii="Times New Roman" w:hAnsi="Times New Roman"/>
          <w:sz w:val="24"/>
          <w:szCs w:val="24"/>
        </w:rPr>
        <w:t>, </w:t>
      </w:r>
      <w:r>
        <w:rPr>
          <w:rFonts w:ascii="Times New Roman" w:hAnsi="Times New Roman"/>
          <w:i/>
          <w:iCs/>
          <w:sz w:val="24"/>
          <w:szCs w:val="24"/>
        </w:rPr>
        <w:t>5</w:t>
      </w:r>
      <w:r>
        <w:rPr>
          <w:rFonts w:ascii="Times New Roman" w:hAnsi="Times New Roman"/>
          <w:sz w:val="24"/>
          <w:szCs w:val="24"/>
        </w:rPr>
        <w:t xml:space="preserve">(3). </w:t>
      </w:r>
      <w:r>
        <w:fldChar w:fldCharType="begin"/>
      </w:r>
      <w:r>
        <w:instrText xml:space="preserve"> HYPERLINK "https://doi.org/10.23887/jpai.v5i3.65001" </w:instrText>
      </w:r>
      <w:r>
        <w:fldChar w:fldCharType="separate"/>
      </w:r>
      <w:r>
        <w:rPr>
          <w:rStyle w:val="26"/>
          <w:rFonts w:ascii="Times New Roman" w:hAnsi="Times New Roman"/>
          <w:sz w:val="24"/>
          <w:szCs w:val="24"/>
        </w:rPr>
        <w:t>https://doi.org/10.23887/jpai.v5i3.65001</w:t>
      </w:r>
      <w:r>
        <w:rPr>
          <w:rStyle w:val="26"/>
          <w:rFonts w:ascii="Times New Roman" w:hAnsi="Times New Roman"/>
          <w:sz w:val="24"/>
          <w:szCs w:val="24"/>
        </w:rPr>
        <w:fldChar w:fldCharType="end"/>
      </w:r>
      <w:r>
        <w:rPr>
          <w:rFonts w:ascii="Times New Roman" w:hAnsi="Times New Roman"/>
          <w:sz w:val="24"/>
          <w:szCs w:val="24"/>
        </w:rPr>
        <w:t xml:space="preserve"> </w:t>
      </w:r>
    </w:p>
    <w:p w14:paraId="555021FF">
      <w:pPr>
        <w:ind w:left="709" w:hanging="709"/>
        <w:jc w:val="both"/>
        <w:outlineLvl w:val="0"/>
        <w:rPr>
          <w:rFonts w:ascii="Times New Roman" w:hAnsi="Times New Roman"/>
          <w:sz w:val="24"/>
          <w:szCs w:val="24"/>
          <w:lang w:val="en-US"/>
        </w:rPr>
      </w:pPr>
    </w:p>
    <w:p w14:paraId="602FF1C2">
      <w:pPr>
        <w:ind w:left="709" w:hanging="709"/>
        <w:jc w:val="both"/>
        <w:outlineLvl w:val="0"/>
        <w:rPr>
          <w:rFonts w:ascii="Times New Roman" w:hAnsi="Times New Roman"/>
          <w:sz w:val="24"/>
          <w:szCs w:val="24"/>
          <w:lang w:val="it-IT"/>
        </w:rPr>
      </w:pPr>
      <w:r>
        <w:rPr>
          <w:rFonts w:ascii="Times New Roman" w:hAnsi="Times New Roman"/>
          <w:sz w:val="24"/>
          <w:szCs w:val="24"/>
          <w:lang w:val="en-US"/>
        </w:rPr>
        <w:t xml:space="preserve"> </w:t>
      </w:r>
      <w:r>
        <w:rPr>
          <w:rFonts w:ascii="Times New Roman" w:hAnsi="Times New Roman"/>
          <w:sz w:val="24"/>
          <w:szCs w:val="24"/>
        </w:rPr>
        <w:t>Jodai, Zafarghandi, &amp; Tous. (2013). Motivation, Intergrativesness, Organizational Influence, Anxiety, and English Achievement. 3-4</w:t>
      </w:r>
    </w:p>
    <w:p w14:paraId="41592281">
      <w:pPr>
        <w:ind w:left="709" w:hanging="709"/>
        <w:jc w:val="both"/>
        <w:outlineLvl w:val="0"/>
        <w:rPr>
          <w:rFonts w:ascii="Times New Roman" w:hAnsi="Times New Roman"/>
          <w:sz w:val="24"/>
          <w:szCs w:val="24"/>
          <w:lang w:val="it-IT"/>
        </w:rPr>
      </w:pPr>
    </w:p>
    <w:p w14:paraId="39A23D77">
      <w:pPr>
        <w:ind w:left="709" w:hanging="709"/>
        <w:jc w:val="both"/>
        <w:outlineLvl w:val="0"/>
        <w:rPr>
          <w:rFonts w:ascii="Times New Roman" w:hAnsi="Times New Roman"/>
          <w:sz w:val="24"/>
          <w:szCs w:val="24"/>
        </w:rPr>
      </w:pPr>
      <w:r>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Pr>
          <w:rFonts w:ascii="Times New Roman" w:hAnsi="Times New Roman"/>
          <w:i/>
          <w:iCs/>
          <w:sz w:val="24"/>
          <w:szCs w:val="24"/>
        </w:rPr>
        <w:t>European journal of investigation in health, psychology and education</w:t>
      </w:r>
      <w:r>
        <w:rPr>
          <w:rFonts w:ascii="Times New Roman" w:hAnsi="Times New Roman"/>
          <w:sz w:val="24"/>
          <w:szCs w:val="24"/>
        </w:rPr>
        <w:t>, </w:t>
      </w:r>
      <w:r>
        <w:rPr>
          <w:rFonts w:ascii="Times New Roman" w:hAnsi="Times New Roman"/>
          <w:i/>
          <w:iCs/>
          <w:sz w:val="24"/>
          <w:szCs w:val="24"/>
        </w:rPr>
        <w:t>13</w:t>
      </w:r>
      <w:r>
        <w:rPr>
          <w:rFonts w:ascii="Times New Roman" w:hAnsi="Times New Roman"/>
          <w:sz w:val="24"/>
          <w:szCs w:val="24"/>
        </w:rPr>
        <w:t xml:space="preserve">(7), 1188–1201. </w:t>
      </w:r>
      <w:r>
        <w:fldChar w:fldCharType="begin"/>
      </w:r>
      <w:r>
        <w:instrText xml:space="preserve"> HYPERLINK "https://doi.org/10.3390/ejihpe13070088" </w:instrText>
      </w:r>
      <w:r>
        <w:fldChar w:fldCharType="separate"/>
      </w:r>
      <w:r>
        <w:rPr>
          <w:rStyle w:val="26"/>
          <w:rFonts w:ascii="Times New Roman" w:hAnsi="Times New Roman"/>
          <w:sz w:val="24"/>
          <w:szCs w:val="24"/>
        </w:rPr>
        <w:t>https://doi.org/10.3390/ejihpe13070088</w:t>
      </w:r>
      <w:r>
        <w:rPr>
          <w:rStyle w:val="26"/>
          <w:rFonts w:ascii="Times New Roman" w:hAnsi="Times New Roman"/>
          <w:sz w:val="24"/>
          <w:szCs w:val="24"/>
        </w:rPr>
        <w:fldChar w:fldCharType="end"/>
      </w:r>
    </w:p>
    <w:p w14:paraId="433EA1CC">
      <w:pPr>
        <w:ind w:left="709" w:hanging="709"/>
        <w:jc w:val="both"/>
        <w:outlineLvl w:val="0"/>
        <w:rPr>
          <w:rFonts w:ascii="Times New Roman" w:hAnsi="Times New Roman"/>
          <w:sz w:val="24"/>
          <w:szCs w:val="24"/>
        </w:rPr>
      </w:pPr>
    </w:p>
    <w:p w14:paraId="371F1341">
      <w:pPr>
        <w:ind w:left="709" w:hanging="709"/>
        <w:jc w:val="both"/>
        <w:outlineLvl w:val="0"/>
        <w:rPr>
          <w:rFonts w:ascii="Times New Roman" w:hAnsi="Times New Roman"/>
          <w:sz w:val="24"/>
          <w:szCs w:val="24"/>
          <w:lang w:val="en-US"/>
        </w:rPr>
      </w:pPr>
      <w:r>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pPr>
        <w:ind w:left="709" w:hanging="709"/>
        <w:jc w:val="both"/>
        <w:outlineLvl w:val="0"/>
        <w:rPr>
          <w:rFonts w:ascii="Times New Roman" w:hAnsi="Times New Roman"/>
          <w:sz w:val="24"/>
          <w:szCs w:val="24"/>
        </w:rPr>
      </w:pPr>
    </w:p>
    <w:p w14:paraId="75327081">
      <w:pPr>
        <w:ind w:left="709" w:hanging="709"/>
        <w:jc w:val="both"/>
        <w:outlineLvl w:val="0"/>
        <w:rPr>
          <w:rFonts w:ascii="Times New Roman" w:hAnsi="Times New Roman"/>
          <w:sz w:val="24"/>
          <w:szCs w:val="24"/>
          <w:lang w:val="en-US"/>
        </w:rPr>
      </w:pPr>
      <w:r>
        <w:rPr>
          <w:rFonts w:ascii="Times New Roman" w:hAnsi="Times New Roman"/>
          <w:sz w:val="24"/>
          <w:szCs w:val="24"/>
        </w:rPr>
        <w:t>Richards, J. C. and W. A. Renandya. (eds.). 2002. Methodology in Language Teaching: An Anthology of. Current Practice. Cambridge: Cambridge University</w:t>
      </w:r>
      <w:r>
        <w:rPr>
          <w:rFonts w:ascii="Times New Roman" w:hAnsi="Times New Roman"/>
          <w:sz w:val="24"/>
          <w:szCs w:val="24"/>
          <w:lang w:val="en-US"/>
        </w:rPr>
        <w:t>.</w:t>
      </w:r>
    </w:p>
    <w:p w14:paraId="3CBA366A">
      <w:pPr>
        <w:ind w:left="709" w:hanging="709"/>
        <w:jc w:val="both"/>
        <w:outlineLvl w:val="0"/>
        <w:rPr>
          <w:rFonts w:ascii="Times New Roman" w:hAnsi="Times New Roman"/>
          <w:sz w:val="24"/>
          <w:szCs w:val="24"/>
          <w:lang w:val="en-US"/>
        </w:rPr>
      </w:pPr>
    </w:p>
    <w:p w14:paraId="0EFE4C50">
      <w:pPr>
        <w:ind w:left="709" w:hanging="709"/>
        <w:jc w:val="both"/>
        <w:outlineLvl w:val="0"/>
        <w:rPr>
          <w:rFonts w:ascii="Times New Roman" w:hAnsi="Times New Roman"/>
          <w:sz w:val="24"/>
          <w:szCs w:val="24"/>
        </w:rPr>
      </w:pPr>
      <w:r>
        <w:rPr>
          <w:rFonts w:ascii="Times New Roman" w:hAnsi="Times New Roman"/>
          <w:sz w:val="24"/>
          <w:szCs w:val="24"/>
        </w:rPr>
        <w:t>Ur, P. (1996). A Course in Language Teaching, Practice and Theory. Cambridge: Cambridge University Press.</w:t>
      </w:r>
    </w:p>
    <w:p w14:paraId="55DF51B7">
      <w:pPr>
        <w:ind w:left="709" w:hanging="709"/>
        <w:jc w:val="both"/>
        <w:outlineLvl w:val="0"/>
        <w:rPr>
          <w:rFonts w:ascii="Times New Roman" w:hAnsi="Times New Roman"/>
          <w:sz w:val="24"/>
          <w:szCs w:val="24"/>
        </w:rPr>
      </w:pPr>
    </w:p>
    <w:p w14:paraId="58353A94">
      <w:pPr>
        <w:ind w:left="709" w:hanging="709"/>
        <w:jc w:val="both"/>
        <w:outlineLvl w:val="0"/>
        <w:rPr>
          <w:rFonts w:ascii="Times New Roman" w:hAnsi="Times New Roman"/>
          <w:sz w:val="24"/>
          <w:szCs w:val="24"/>
        </w:rPr>
      </w:pPr>
      <w:r>
        <w:rPr>
          <w:rFonts w:ascii="Times New Roman" w:hAnsi="Times New Roman"/>
          <w:sz w:val="24"/>
          <w:szCs w:val="24"/>
        </w:rPr>
        <w:t>Wiersma, William dan Stephen G. Jurs. 2009. Research Methods in Education: An Introduction. Boston: Allyn and Bacon.</w:t>
      </w:r>
      <w:commentRangeEnd w:id="26"/>
      <w:r>
        <w:commentReference w:id="26"/>
      </w:r>
    </w:p>
    <w:p w14:paraId="14BA9C5B">
      <w:pPr>
        <w:pStyle w:val="68"/>
        <w:spacing w:before="0" w:after="0"/>
        <w:contextualSpacing/>
        <w:jc w:val="both"/>
        <w:rPr>
          <w:sz w:val="24"/>
          <w:szCs w:val="24"/>
          <w:lang w:val="id-ID"/>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5-10-17T08:40:12Z" w:initials="">
    <w:p w14:paraId="463E7548">
      <w:pPr>
        <w:pStyle w:val="21"/>
        <w:rPr>
          <w:rFonts w:hint="default"/>
          <w:lang w:val="en-US"/>
        </w:rPr>
      </w:pPr>
      <w:r>
        <w:rPr>
          <w:rFonts w:hint="default"/>
          <w:lang w:val="en-US"/>
        </w:rPr>
        <w:t>It is suggested to refine the title to “A Correlational Study of Self-Perception, Achievement Motivation, and Speaking Ability in Academic Presentations"</w:t>
      </w:r>
    </w:p>
  </w:comment>
  <w:comment w:id="2" w:author="gothicinspire" w:date="2025-10-17T08:49:14Z" w:initials="">
    <w:p w14:paraId="3D5F0629">
      <w:pPr>
        <w:pStyle w:val="21"/>
      </w:pPr>
      <w:r>
        <w:rPr>
          <w:rFonts w:hint="default"/>
        </w:rPr>
        <w:t>Consider merging or rephrasing the three objectives to avoid redundancy</w:t>
      </w:r>
      <w:r>
        <w:rPr>
          <w:rFonts w:hint="default"/>
        </w:rPr>
        <w:br w:type="textWrapping"/>
      </w:r>
      <w:r>
        <w:rPr>
          <w:rFonts w:hint="default"/>
        </w:rPr>
        <w:br w:type="textWrapping"/>
      </w:r>
      <w:r>
        <w:rPr>
          <w:rFonts w:hint="default"/>
        </w:rPr>
        <w:t>Clarify the sample size: 34 students for presentations vs. 38 for questionnaires—why the difference?</w:t>
      </w:r>
    </w:p>
  </w:comment>
  <w:comment w:id="3" w:author="gothicinspire" w:date="2025-10-17T08:53:40Z" w:initials="">
    <w:p w14:paraId="183D0FB8">
      <w:pPr>
        <w:pStyle w:val="21"/>
        <w:rPr>
          <w:rFonts w:hint="default"/>
          <w:lang w:val="en-US"/>
        </w:rPr>
      </w:pPr>
      <w:r>
        <w:rPr>
          <w:rFonts w:hint="default"/>
          <w:lang w:val="en-US"/>
        </w:rPr>
        <w:t>Please confirm what data analyses were employed in your study</w:t>
      </w:r>
    </w:p>
  </w:comment>
  <w:comment w:id="4" w:author="gothicinspire" w:date="2025-10-17T08:55:08Z" w:initials="">
    <w:p w14:paraId="31124548">
      <w:pPr>
        <w:pStyle w:val="21"/>
        <w:rPr>
          <w:rFonts w:hint="default"/>
          <w:lang w:val="en-US"/>
        </w:rPr>
      </w:pPr>
      <w:r>
        <w:rPr>
          <w:rFonts w:hint="default"/>
          <w:lang w:val="en-US"/>
        </w:rPr>
        <w:t>In reporting the statistical data analysis results,consider these:</w:t>
      </w:r>
      <w:r>
        <w:rPr>
          <w:rFonts w:hint="default"/>
          <w:lang w:val="en-US"/>
        </w:rPr>
        <w:br w:type="textWrapping"/>
      </w:r>
      <w:r>
        <w:rPr>
          <w:rFonts w:hint="default"/>
          <w:lang w:val="en-US"/>
        </w:rPr>
        <w:t>• P-values and F-values are mentioned, but the phrasing “p 0.00 &lt; 0.05” and “F 0.00 &lt; 0.05” is unconventional.</w:t>
      </w:r>
    </w:p>
    <w:p w14:paraId="6466658A">
      <w:pPr>
        <w:pStyle w:val="21"/>
        <w:rPr>
          <w:rFonts w:hint="default"/>
          <w:lang w:val="en-US"/>
        </w:rPr>
      </w:pPr>
      <w:r>
        <w:rPr>
          <w:rFonts w:hint="default"/>
          <w:lang w:val="en-US"/>
        </w:rPr>
        <w:t xml:space="preserve">• Suggest: “p &lt; 0.05” or “p = .000” and “F-test results indicated significance at p &lt; .05” </w:t>
      </w:r>
    </w:p>
  </w:comment>
  <w:comment w:id="1" w:author="gothicinspire" w:date="2025-10-17T08:44:57Z" w:initials="">
    <w:p w14:paraId="1089EBAC">
      <w:pPr>
        <w:pStyle w:val="21"/>
        <w:rPr>
          <w:rFonts w:hint="default"/>
          <w:lang w:val="en-US"/>
        </w:rPr>
      </w:pPr>
      <w:r>
        <w:rPr>
          <w:rFonts w:hint="default"/>
          <w:lang w:val="en-US"/>
        </w:rPr>
        <w:t xml:space="preserve">Please streamline the abstract. Follow the article template requirement. The abstract should be made up of 200 to 250 words. </w:t>
      </w:r>
      <w:r>
        <w:rPr>
          <w:rFonts w:hint="default"/>
          <w:lang w:val="en-US"/>
        </w:rPr>
        <w:br w:type="textWrapping"/>
      </w:r>
      <w:r>
        <w:rPr>
          <w:rFonts w:hint="default"/>
          <w:lang w:val="en-US"/>
        </w:rPr>
        <w:br w:type="textWrapping"/>
      </w:r>
      <w:r>
        <w:rPr>
          <w:rFonts w:hint="default"/>
          <w:lang w:val="en-US"/>
        </w:rPr>
        <w:t>Consider to organize the abstract into the following flow:  background → objectives → methods → results → implications.</w:t>
      </w:r>
    </w:p>
  </w:comment>
  <w:comment w:id="5" w:author="gothicinspire" w:date="2025-10-17T08:52:02Z" w:initials="">
    <w:p w14:paraId="74AF5FA7">
      <w:pPr>
        <w:pStyle w:val="21"/>
      </w:pPr>
      <w:r>
        <w:rPr>
          <w:rFonts w:hint="default"/>
        </w:rPr>
        <w:t xml:space="preserve"> Consider specifying what “teaching methods that boost confidence” might look like</w:t>
      </w:r>
    </w:p>
  </w:comment>
  <w:comment w:id="6" w:author="gothicinspire" w:date="2025-10-17T08:58:23Z" w:initials="">
    <w:p w14:paraId="0C9D79A4">
      <w:pPr>
        <w:pStyle w:val="21"/>
        <w:numPr>
          <w:ilvl w:val="0"/>
          <w:numId w:val="1"/>
        </w:numPr>
        <w:rPr>
          <w:rFonts w:hint="default"/>
        </w:rPr>
      </w:pPr>
      <w:r>
        <w:rPr>
          <w:rFonts w:hint="default"/>
          <w:lang w:val="en-US"/>
        </w:rPr>
        <w:t xml:space="preserve"> </w:t>
      </w:r>
      <w:r>
        <w:rPr>
          <w:rFonts w:hint="default"/>
        </w:rPr>
        <w:t>Structure and Flow</w:t>
      </w:r>
    </w:p>
    <w:p w14:paraId="40B10497">
      <w:pPr>
        <w:pStyle w:val="21"/>
        <w:rPr>
          <w:rFonts w:hint="default"/>
        </w:rPr>
      </w:pPr>
      <w:r>
        <w:rPr>
          <w:rFonts w:hint="default"/>
        </w:rPr>
        <w:t xml:space="preserve">• </w:t>
      </w:r>
      <w:r>
        <w:rPr>
          <w:rFonts w:hint="default"/>
        </w:rPr>
        <w:tab/>
      </w:r>
      <w:r>
        <w:rPr>
          <w:rFonts w:hint="default"/>
        </w:rPr>
        <w:t>The section blends general theory with anecdotal classroom experience. Consider separating theoretical framework from classroom context for clarity.</w:t>
      </w:r>
    </w:p>
    <w:p w14:paraId="2A60D984">
      <w:pPr>
        <w:pStyle w:val="21"/>
        <w:rPr>
          <w:rFonts w:hint="default"/>
        </w:rPr>
      </w:pPr>
      <w:r>
        <w:rPr>
          <w:rFonts w:hint="default"/>
        </w:rPr>
        <w:t xml:space="preserve">2. </w:t>
      </w:r>
      <w:r>
        <w:rPr>
          <w:rFonts w:hint="default"/>
        </w:rPr>
        <w:tab/>
      </w:r>
      <w:r>
        <w:rPr>
          <w:rFonts w:hint="default"/>
        </w:rPr>
        <w:t>Terminology Consistency</w:t>
      </w:r>
    </w:p>
    <w:p w14:paraId="05FAA187">
      <w:pPr>
        <w:pStyle w:val="21"/>
        <w:rPr>
          <w:rFonts w:hint="default"/>
        </w:rPr>
      </w:pPr>
      <w:r>
        <w:rPr>
          <w:rFonts w:hint="default"/>
        </w:rPr>
        <w:t xml:space="preserve">• </w:t>
      </w:r>
      <w:r>
        <w:rPr>
          <w:rFonts w:hint="default"/>
        </w:rPr>
        <w:tab/>
      </w:r>
      <w:r>
        <w:rPr>
          <w:rFonts w:hint="default"/>
        </w:rPr>
        <w:t>“Self-perception” and “self-efficacy” are used interchangeably. Clarify whether the study focuses on general self-perception or task-specific self-efficacy.</w:t>
      </w:r>
    </w:p>
    <w:p w14:paraId="4CB1503E">
      <w:pPr>
        <w:pStyle w:val="21"/>
        <w:rPr>
          <w:rFonts w:hint="default"/>
        </w:rPr>
      </w:pPr>
      <w:r>
        <w:rPr>
          <w:rFonts w:hint="default"/>
        </w:rPr>
        <w:t xml:space="preserve">3. </w:t>
      </w:r>
      <w:r>
        <w:rPr>
          <w:rFonts w:hint="default"/>
        </w:rPr>
        <w:tab/>
      </w:r>
      <w:r>
        <w:rPr>
          <w:rFonts w:hint="default"/>
        </w:rPr>
        <w:t>Citation Formatting</w:t>
      </w:r>
    </w:p>
    <w:p w14:paraId="3D0A6270">
      <w:pPr>
        <w:pStyle w:val="21"/>
        <w:rPr>
          <w:rFonts w:hint="default"/>
        </w:rPr>
      </w:pPr>
      <w:r>
        <w:rPr>
          <w:rFonts w:hint="default"/>
        </w:rPr>
        <w:t xml:space="preserve">• </w:t>
      </w:r>
      <w:r>
        <w:rPr>
          <w:rFonts w:hint="default"/>
        </w:rPr>
        <w:tab/>
      </w:r>
      <w:r>
        <w:rPr>
          <w:rFonts w:hint="default"/>
        </w:rPr>
        <w:t>Some references lack proper formatting (e.g., “Martín et al, 2023” should be “Martín et al., 2023”).</w:t>
      </w:r>
    </w:p>
    <w:p w14:paraId="36AFB6D0">
      <w:pPr>
        <w:pStyle w:val="21"/>
        <w:rPr>
          <w:rFonts w:hint="default"/>
        </w:rPr>
      </w:pPr>
      <w:r>
        <w:rPr>
          <w:rFonts w:hint="default"/>
        </w:rPr>
        <w:t xml:space="preserve">• </w:t>
      </w:r>
      <w:r>
        <w:rPr>
          <w:rFonts w:hint="default"/>
        </w:rPr>
        <w:tab/>
      </w:r>
      <w:r>
        <w:rPr>
          <w:rFonts w:hint="default"/>
        </w:rPr>
        <w:t>Ensure all citations are complete and consistent with journal style.</w:t>
      </w:r>
    </w:p>
    <w:p w14:paraId="5F68D154">
      <w:pPr>
        <w:pStyle w:val="21"/>
        <w:rPr>
          <w:rFonts w:hint="default"/>
        </w:rPr>
      </w:pPr>
      <w:r>
        <w:rPr>
          <w:rFonts w:hint="default"/>
        </w:rPr>
        <w:t xml:space="preserve">4. </w:t>
      </w:r>
      <w:r>
        <w:rPr>
          <w:rFonts w:hint="default"/>
        </w:rPr>
        <w:tab/>
      </w:r>
      <w:r>
        <w:rPr>
          <w:rFonts w:hint="default"/>
        </w:rPr>
        <w:t>Redundancy</w:t>
      </w:r>
    </w:p>
    <w:p w14:paraId="2638B17C">
      <w:pPr>
        <w:pStyle w:val="21"/>
      </w:pPr>
      <w:r>
        <w:rPr>
          <w:rFonts w:hint="default"/>
        </w:rPr>
        <w:t xml:space="preserve">• </w:t>
      </w:r>
      <w:r>
        <w:rPr>
          <w:rFonts w:hint="default"/>
        </w:rPr>
        <w:tab/>
      </w:r>
      <w:r>
        <w:rPr>
          <w:rFonts w:hint="default"/>
        </w:rPr>
        <w:t>Several ideas are repeated (e.g., “motivation is essential for speaking” appears in multiple forms). Streamline for conciseness.</w:t>
      </w:r>
    </w:p>
  </w:comment>
  <w:comment w:id="7" w:author="gothicinspire" w:date="2025-10-17T09:04:51Z" w:initials="">
    <w:p w14:paraId="11B30C9E">
      <w:pPr>
        <w:pStyle w:val="21"/>
        <w:rPr>
          <w:rFonts w:hint="default"/>
        </w:rPr>
      </w:pPr>
      <w:r>
        <w:rPr>
          <w:rFonts w:hint="default"/>
        </w:rPr>
        <w:t>Points for Improvement</w:t>
      </w:r>
    </w:p>
    <w:p w14:paraId="1F499A94">
      <w:pPr>
        <w:pStyle w:val="21"/>
        <w:rPr>
          <w:rFonts w:hint="default"/>
        </w:rPr>
      </w:pPr>
      <w:r>
        <w:rPr>
          <w:rFonts w:hint="default"/>
        </w:rPr>
        <w:t xml:space="preserve">3. </w:t>
      </w:r>
      <w:r>
        <w:rPr>
          <w:rFonts w:hint="default"/>
        </w:rPr>
        <w:tab/>
      </w:r>
    </w:p>
    <w:p w14:paraId="09950D42">
      <w:pPr>
        <w:pStyle w:val="21"/>
        <w:rPr>
          <w:rFonts w:hint="default"/>
        </w:rPr>
      </w:pPr>
      <w:r>
        <w:rPr>
          <w:rFonts w:hint="default"/>
        </w:rPr>
        <w:t xml:space="preserve">4. </w:t>
      </w:r>
      <w:r>
        <w:rPr>
          <w:rFonts w:hint="default"/>
        </w:rPr>
        <w:tab/>
      </w:r>
      <w:r>
        <w:rPr>
          <w:rFonts w:hint="default"/>
        </w:rPr>
        <w:t>Statistical Procedures</w:t>
      </w:r>
    </w:p>
    <w:p w14:paraId="4C2F0735">
      <w:pPr>
        <w:pStyle w:val="21"/>
        <w:rPr>
          <w:rFonts w:hint="default"/>
        </w:rPr>
      </w:pPr>
      <w:r>
        <w:rPr>
          <w:rFonts w:hint="default"/>
        </w:rPr>
        <w:t xml:space="preserve">• </w:t>
      </w:r>
      <w:r>
        <w:rPr>
          <w:rFonts w:hint="default"/>
        </w:rPr>
        <w:tab/>
      </w:r>
      <w:r>
        <w:rPr>
          <w:rFonts w:hint="default"/>
        </w:rPr>
        <w:t>The regression formula is included but not explained. Consider briefly stating what each variable represents (e.g., X₁ = self-perception).</w:t>
      </w:r>
    </w:p>
    <w:p w14:paraId="0568ECC3">
      <w:pPr>
        <w:pStyle w:val="21"/>
      </w:pPr>
      <w:r>
        <w:rPr>
          <w:rFonts w:hint="default"/>
        </w:rPr>
        <w:t xml:space="preserve">• </w:t>
      </w:r>
      <w:r>
        <w:rPr>
          <w:rFonts w:hint="default"/>
        </w:rPr>
        <w:tab/>
      </w:r>
      <w:r>
        <w:rPr>
          <w:rFonts w:hint="default"/>
        </w:rPr>
        <w:t>The rationale for using multiple regression should be more clearly linked to the research questions.</w:t>
      </w:r>
    </w:p>
  </w:comment>
  <w:comment w:id="8" w:author="gothicinspire" w:date="2025-10-17T09:11:17Z" w:initials="">
    <w:p w14:paraId="4611F86C">
      <w:pPr>
        <w:pStyle w:val="21"/>
        <w:rPr>
          <w:rFonts w:hint="default"/>
          <w:lang w:val="en-US"/>
        </w:rPr>
      </w:pPr>
      <w:r>
        <w:rPr>
          <w:rFonts w:hint="default"/>
          <w:lang w:val="en-US"/>
        </w:rPr>
        <w:t>You used the term multiple regression and correlation interchangeably. Regression and correlation are two different terms with different functions.</w:t>
      </w:r>
    </w:p>
  </w:comment>
  <w:comment w:id="9" w:author="gothicinspire" w:date="2025-10-17T09:15:02Z" w:initials="">
    <w:p w14:paraId="3A492B78">
      <w:pPr>
        <w:pStyle w:val="21"/>
        <w:rPr>
          <w:rFonts w:hint="default"/>
          <w:lang w:val="en-US"/>
        </w:rPr>
      </w:pPr>
      <w:r>
        <w:rPr>
          <w:rFonts w:hint="default"/>
          <w:lang w:val="en-US"/>
        </w:rPr>
        <w:t>Please follow the journal template.</w:t>
      </w:r>
    </w:p>
  </w:comment>
  <w:comment w:id="10" w:author="gothicinspire" w:date="2025-10-17T09:16:27Z" w:initials="">
    <w:p w14:paraId="3BD5C089">
      <w:pPr>
        <w:pStyle w:val="21"/>
        <w:rPr>
          <w:rFonts w:hint="default"/>
          <w:lang w:val="en-US"/>
        </w:rPr>
      </w:pPr>
      <w:r>
        <w:rPr>
          <w:rFonts w:hint="default"/>
          <w:lang w:val="en-US"/>
        </w:rPr>
        <w:t>Sample Size Inconsistency</w:t>
      </w:r>
    </w:p>
    <w:p w14:paraId="101F441A">
      <w:pPr>
        <w:pStyle w:val="21"/>
        <w:rPr>
          <w:rFonts w:hint="default"/>
          <w:lang w:val="en-US"/>
        </w:rPr>
      </w:pPr>
      <w:r>
        <w:rPr>
          <w:rFonts w:hint="default"/>
          <w:lang w:val="en-US"/>
        </w:rPr>
        <w:t xml:space="preserve">• </w:t>
      </w:r>
      <w:r>
        <w:rPr>
          <w:rFonts w:hint="default"/>
          <w:lang w:val="en-US"/>
        </w:rPr>
        <w:tab/>
      </w:r>
      <w:r>
        <w:rPr>
          <w:rFonts w:hint="default"/>
          <w:lang w:val="en-US"/>
        </w:rPr>
        <w:t>The abstract mentions 34 students, while the methodology refers to 38. Clarify whether 38 students completed questionnaires and 34 did presentations. Please consistently confirm the total number of the sample.</w:t>
      </w:r>
    </w:p>
  </w:comment>
  <w:comment w:id="11" w:author="gothicinspire" w:date="2025-10-17T09:25:47Z" w:initials="">
    <w:p w14:paraId="7634F56A">
      <w:pPr>
        <w:pStyle w:val="21"/>
        <w:rPr>
          <w:rFonts w:hint="default"/>
          <w:lang w:val="en-US"/>
        </w:rPr>
      </w:pPr>
      <w:r>
        <w:rPr>
          <w:rFonts w:hint="default"/>
          <w:lang w:val="en-US"/>
        </w:rPr>
        <w:t>Please streamline the explanation. Avoid repetition and redundancy.</w:t>
      </w:r>
    </w:p>
  </w:comment>
  <w:comment w:id="12" w:author="gothicinspire" w:date="2025-10-17T09:24:35Z" w:initials="">
    <w:p w14:paraId="5F746CE0">
      <w:pPr>
        <w:pStyle w:val="21"/>
        <w:rPr>
          <w:rFonts w:hint="default"/>
          <w:lang w:val="en-US"/>
        </w:rPr>
      </w:pPr>
      <w:r>
        <w:rPr>
          <w:rFonts w:hint="default"/>
          <w:lang w:val="en-US"/>
        </w:rPr>
        <w:t xml:space="preserve">Find the most updated source. </w:t>
      </w:r>
    </w:p>
  </w:comment>
  <w:comment w:id="13" w:author="gothicinspire" w:date="2025-10-17T09:27:39Z" w:initials="">
    <w:p w14:paraId="18584D90">
      <w:pPr>
        <w:pStyle w:val="21"/>
        <w:rPr>
          <w:rFonts w:hint="default"/>
        </w:rPr>
      </w:pPr>
      <w:r>
        <w:rPr>
          <w:rFonts w:hint="default"/>
        </w:rPr>
        <w:t>Instrument Clarity</w:t>
      </w:r>
    </w:p>
    <w:p w14:paraId="475AD5F5">
      <w:pPr>
        <w:pStyle w:val="21"/>
        <w:numPr>
          <w:ilvl w:val="0"/>
          <w:numId w:val="2"/>
        </w:numPr>
        <w:ind w:left="420" w:leftChars="0" w:hanging="420" w:firstLineChars="0"/>
        <w:rPr>
          <w:rFonts w:hint="default"/>
          <w:lang w:val="en-US"/>
        </w:rPr>
      </w:pPr>
      <w:r>
        <w:rPr>
          <w:rFonts w:hint="default"/>
          <w:lang w:val="en-US"/>
        </w:rPr>
        <w:t xml:space="preserve"> Please explain the instruments employed chronologically. Use subheadings: 3.1 Speaking Test; 3.2 Self-Perception Questionnaire; 3. Achievement Motivation Questionnaire. </w:t>
      </w:r>
    </w:p>
    <w:p w14:paraId="715070F2">
      <w:pPr>
        <w:pStyle w:val="21"/>
        <w:numPr>
          <w:ilvl w:val="0"/>
          <w:numId w:val="2"/>
        </w:numPr>
        <w:ind w:left="420" w:leftChars="0" w:hanging="420" w:firstLineChars="0"/>
      </w:pPr>
      <w:r>
        <w:rPr>
          <w:rFonts w:hint="default"/>
          <w:lang w:val="en-US"/>
        </w:rPr>
        <w:t xml:space="preserve"> </w:t>
      </w:r>
      <w:r>
        <w:rPr>
          <w:rFonts w:hint="default"/>
        </w:rPr>
        <w:t>The oral presentation rubric is said to be adapted from ESL sources. Include a citation or brief description of the original rubric.</w:t>
      </w:r>
    </w:p>
  </w:comment>
  <w:comment w:id="14" w:author="gothicinspire" w:date="2025-10-17T09:33:24Z" w:initials="">
    <w:p w14:paraId="7103E08B">
      <w:pPr>
        <w:pStyle w:val="21"/>
        <w:rPr>
          <w:rFonts w:hint="default"/>
          <w:lang w:val="en-US"/>
        </w:rPr>
      </w:pPr>
      <w:r>
        <w:rPr>
          <w:rFonts w:hint="default"/>
          <w:lang w:val="en-US"/>
        </w:rPr>
        <w:t>Please find other credible sources to explain about face validity.</w:t>
      </w:r>
      <w:r>
        <w:rPr>
          <w:rFonts w:hint="default"/>
        </w:rPr>
        <w:t xml:space="preserve"> </w:t>
      </w:r>
      <w:r>
        <w:rPr>
          <w:rFonts w:hint="default"/>
          <w:lang w:val="en-US"/>
        </w:rPr>
        <w:t>Strengthen the idea of face validity by clarifying that you involved peer-reviewer judgments in validating the speaking task prompt and rubric.</w:t>
      </w:r>
    </w:p>
  </w:comment>
  <w:comment w:id="15" w:author="gothicinspire" w:date="2025-10-17T09:40:07Z" w:initials="">
    <w:p w14:paraId="57801E0C">
      <w:pPr>
        <w:pStyle w:val="21"/>
        <w:rPr>
          <w:rFonts w:hint="default"/>
          <w:lang w:val="en-US"/>
        </w:rPr>
      </w:pPr>
      <w:r>
        <w:rPr>
          <w:rFonts w:hint="default"/>
          <w:lang w:val="en-US"/>
        </w:rPr>
        <w:t>What year?</w:t>
      </w:r>
    </w:p>
  </w:comment>
  <w:comment w:id="16" w:author="gothicinspire" w:date="2025-10-17T09:42:14Z" w:initials="">
    <w:p w14:paraId="4FC76FC6">
      <w:pPr>
        <w:pStyle w:val="21"/>
        <w:numPr>
          <w:numId w:val="0"/>
        </w:numPr>
        <w:ind w:leftChars="0"/>
        <w:rPr>
          <w:rFonts w:hint="default"/>
          <w:lang w:val="en-US"/>
        </w:rPr>
      </w:pPr>
      <w:r>
        <w:rPr>
          <w:rFonts w:hint="default"/>
        </w:rPr>
        <w:t xml:space="preserve">The blueprint tables are helpful but could be </w:t>
      </w:r>
      <w:r>
        <w:rPr>
          <w:rFonts w:hint="default"/>
          <w:lang w:val="en-US"/>
        </w:rPr>
        <w:t xml:space="preserve">merged or </w:t>
      </w:r>
      <w:r>
        <w:rPr>
          <w:rFonts w:hint="default"/>
        </w:rPr>
        <w:t>summarized in-text for readability.</w:t>
      </w:r>
    </w:p>
  </w:comment>
  <w:comment w:id="17" w:author="gothicinspire" w:date="2025-10-17T09:45:07Z" w:initials="">
    <w:p w14:paraId="5CCB81B5">
      <w:pPr>
        <w:pStyle w:val="21"/>
        <w:rPr>
          <w:rFonts w:hint="default"/>
          <w:lang w:val="en-US"/>
        </w:rPr>
      </w:pPr>
      <w:r>
        <w:rPr>
          <w:rFonts w:hint="default"/>
          <w:lang w:val="en-US"/>
        </w:rPr>
        <w:t>Please elaborate the result of validity and reliability measures.</w:t>
      </w:r>
    </w:p>
  </w:comment>
  <w:comment w:id="18" w:author="gothicinspire" w:date="2025-10-17T09:44:28Z" w:initials="">
    <w:p w14:paraId="7435CE4F">
      <w:pPr>
        <w:pStyle w:val="21"/>
        <w:rPr>
          <w:rFonts w:hint="default"/>
          <w:lang w:val="en-US"/>
        </w:rPr>
      </w:pPr>
      <w:r>
        <w:rPr>
          <w:rFonts w:hint="default"/>
          <w:lang w:val="en-US"/>
        </w:rPr>
        <w:t>Cronbach Alpha</w:t>
      </w:r>
    </w:p>
  </w:comment>
  <w:comment w:id="19" w:author="gothicinspire" w:date="2025-10-17T09:46:29Z" w:initials="">
    <w:p w14:paraId="0EB9417D">
      <w:pPr>
        <w:pStyle w:val="21"/>
        <w:rPr>
          <w:rFonts w:hint="default"/>
          <w:lang w:val="en-US"/>
        </w:rPr>
      </w:pPr>
      <w:r>
        <w:rPr>
          <w:rFonts w:hint="default"/>
          <w:lang w:val="en-US"/>
        </w:rPr>
        <w:t>year?</w:t>
      </w:r>
    </w:p>
  </w:comment>
  <w:comment w:id="20" w:author="gothicinspire" w:date="2025-10-17T09:45:45Z" w:initials="">
    <w:p w14:paraId="54D7FF83">
      <w:pPr>
        <w:pStyle w:val="21"/>
        <w:numPr>
          <w:numId w:val="0"/>
        </w:numPr>
        <w:ind w:leftChars="0"/>
      </w:pPr>
      <w:r>
        <w:rPr>
          <w:rFonts w:hint="default"/>
        </w:rPr>
        <w:t>The blueprint tables are helpful but could be summarized in-text for readability.</w:t>
      </w:r>
    </w:p>
  </w:comment>
  <w:comment w:id="21" w:author="gothicinspire" w:date="2025-10-17T09:48:21Z" w:initials="">
    <w:p w14:paraId="656B94F8">
      <w:pPr>
        <w:pStyle w:val="21"/>
        <w:rPr>
          <w:rFonts w:hint="default"/>
          <w:lang w:val="en-US"/>
        </w:rPr>
      </w:pPr>
      <w:r>
        <w:rPr>
          <w:rFonts w:hint="default"/>
          <w:lang w:val="en-US"/>
        </w:rPr>
        <w:t>Provide the analysis results of validity and reliability of the questionnaire.</w:t>
      </w:r>
    </w:p>
  </w:comment>
  <w:comment w:id="22" w:author="gothicinspire" w:date="2025-10-17T09:49:29Z" w:initials="">
    <w:p w14:paraId="789DBAD7">
      <w:pPr>
        <w:pStyle w:val="21"/>
        <w:rPr>
          <w:rFonts w:hint="default"/>
          <w:lang w:val="en-US"/>
        </w:rPr>
      </w:pPr>
      <w:r>
        <w:rPr>
          <w:rFonts w:hint="default"/>
          <w:lang w:val="en-US"/>
        </w:rPr>
        <w:t>It can be streamlined and merged into the instrumentation sections.</w:t>
      </w:r>
      <w:r>
        <w:rPr>
          <w:rFonts w:hint="default"/>
          <w:lang w:val="en-US"/>
        </w:rPr>
        <w:br w:type="textWrapping"/>
      </w:r>
      <w:r>
        <w:rPr>
          <w:rFonts w:hint="default"/>
          <w:lang w:val="en-US"/>
        </w:rPr>
        <w:t>Please provide a clearer and more detailed explanation of the data analysis procedures.</w:t>
      </w:r>
    </w:p>
  </w:comment>
  <w:comment w:id="23" w:author="gothicinspire" w:date="2025-10-17T10:07:49Z" w:initials="">
    <w:p w14:paraId="57E9FA2D">
      <w:pPr>
        <w:pStyle w:val="21"/>
        <w:rPr>
          <w:rFonts w:hint="default"/>
          <w:lang w:val="en-US"/>
        </w:rPr>
      </w:pPr>
      <w:r>
        <w:rPr>
          <w:rFonts w:hint="default"/>
        </w:rPr>
        <w:t>Points for Improvement</w:t>
      </w:r>
      <w:r>
        <w:rPr>
          <w:rFonts w:hint="default"/>
          <w:lang w:val="en-US"/>
        </w:rPr>
        <w:t xml:space="preserve"> for Findings and Discussion Sections.</w:t>
      </w:r>
    </w:p>
    <w:p w14:paraId="1F6C52D9">
      <w:pPr>
        <w:pStyle w:val="21"/>
        <w:numPr>
          <w:ilvl w:val="0"/>
          <w:numId w:val="3"/>
        </w:numPr>
        <w:rPr>
          <w:rFonts w:hint="default"/>
          <w:lang w:val="en-US"/>
        </w:rPr>
      </w:pPr>
      <w:r>
        <w:rPr>
          <w:rFonts w:hint="default"/>
        </w:rPr>
        <w:tab/>
      </w:r>
      <w:r>
        <w:rPr>
          <w:rFonts w:hint="default"/>
          <w:lang w:val="en-US"/>
        </w:rPr>
        <w:t xml:space="preserve">Please move the validity and reliabiity analysis results in the previous section. Streamline the elaboration and elaborate them in-text explanation. </w:t>
      </w:r>
    </w:p>
    <w:p w14:paraId="552CAC12">
      <w:pPr>
        <w:pStyle w:val="21"/>
        <w:numPr>
          <w:ilvl w:val="0"/>
          <w:numId w:val="3"/>
        </w:numPr>
        <w:rPr>
          <w:rFonts w:hint="default"/>
          <w:lang w:val="en-US"/>
        </w:rPr>
      </w:pPr>
      <w:r>
        <w:rPr>
          <w:rFonts w:hint="default"/>
          <w:lang w:val="en-US"/>
        </w:rPr>
        <w:t>Statistical Reporting</w:t>
      </w:r>
    </w:p>
    <w:p w14:paraId="2E06E9E0">
      <w:pPr>
        <w:pStyle w:val="21"/>
        <w:rPr>
          <w:rFonts w:hint="default"/>
        </w:rPr>
      </w:pPr>
      <w:r>
        <w:rPr>
          <w:rFonts w:hint="default"/>
        </w:rPr>
        <w:t xml:space="preserve">• </w:t>
      </w:r>
      <w:r>
        <w:rPr>
          <w:rFonts w:hint="default"/>
        </w:rPr>
        <w:tab/>
      </w:r>
      <w:r>
        <w:rPr>
          <w:rFonts w:hint="default"/>
        </w:rPr>
        <w:t>P-values are written as “p 0.00 &lt; 0.05” which is non-standard. Use “p &lt; .001” or “p = .000” for clarity.</w:t>
      </w:r>
    </w:p>
    <w:p w14:paraId="42C3C2D0">
      <w:pPr>
        <w:pStyle w:val="21"/>
        <w:rPr>
          <w:rFonts w:hint="default"/>
        </w:rPr>
      </w:pPr>
      <w:r>
        <w:rPr>
          <w:rFonts w:hint="default"/>
        </w:rPr>
        <w:t xml:space="preserve">• </w:t>
      </w:r>
      <w:r>
        <w:rPr>
          <w:rFonts w:hint="default"/>
        </w:rPr>
        <w:tab/>
      </w:r>
      <w:r>
        <w:rPr>
          <w:rFonts w:hint="default"/>
        </w:rPr>
        <w:t>Include correlation coefficients (e.g., r = .841) in the discussion to show strength of relationships.</w:t>
      </w:r>
    </w:p>
    <w:p w14:paraId="7D1D8453">
      <w:pPr>
        <w:pStyle w:val="21"/>
        <w:rPr>
          <w:rFonts w:hint="default"/>
        </w:rPr>
      </w:pPr>
      <w:r>
        <w:rPr>
          <w:rFonts w:hint="default"/>
        </w:rPr>
        <w:t xml:space="preserve">2. </w:t>
      </w:r>
      <w:r>
        <w:rPr>
          <w:rFonts w:hint="default"/>
        </w:rPr>
        <w:tab/>
      </w:r>
      <w:r>
        <w:rPr>
          <w:rFonts w:hint="default"/>
        </w:rPr>
        <w:t>Interpretation Depth</w:t>
      </w:r>
    </w:p>
    <w:p w14:paraId="5F7B2C04">
      <w:pPr>
        <w:pStyle w:val="21"/>
        <w:rPr>
          <w:rFonts w:hint="default"/>
        </w:rPr>
      </w:pPr>
      <w:r>
        <w:rPr>
          <w:rFonts w:hint="default"/>
        </w:rPr>
        <w:t xml:space="preserve">• </w:t>
      </w:r>
      <w:r>
        <w:rPr>
          <w:rFonts w:hint="default"/>
        </w:rPr>
        <w:tab/>
      </w:r>
      <w:r>
        <w:rPr>
          <w:rFonts w:hint="default"/>
        </w:rPr>
        <w:t>The discussion mostly restates results. Add interpretation: Why might self-perception and motivation influence speaking ability? How do these findings align with previous studies?</w:t>
      </w:r>
    </w:p>
    <w:p w14:paraId="6CE78210">
      <w:pPr>
        <w:pStyle w:val="21"/>
        <w:rPr>
          <w:rFonts w:hint="default"/>
        </w:rPr>
      </w:pPr>
      <w:r>
        <w:rPr>
          <w:rFonts w:hint="default"/>
        </w:rPr>
        <w:t xml:space="preserve">3. </w:t>
      </w:r>
      <w:r>
        <w:rPr>
          <w:rFonts w:hint="default"/>
        </w:rPr>
        <w:tab/>
      </w:r>
      <w:r>
        <w:rPr>
          <w:rFonts w:hint="default"/>
        </w:rPr>
        <w:t>Implications</w:t>
      </w:r>
    </w:p>
    <w:p w14:paraId="3CA367FE">
      <w:pPr>
        <w:pStyle w:val="21"/>
        <w:rPr>
          <w:rFonts w:hint="default"/>
        </w:rPr>
      </w:pPr>
      <w:r>
        <w:rPr>
          <w:rFonts w:hint="default"/>
        </w:rPr>
        <w:t xml:space="preserve">• </w:t>
      </w:r>
      <w:r>
        <w:rPr>
          <w:rFonts w:hint="default"/>
        </w:rPr>
        <w:tab/>
      </w:r>
      <w:r>
        <w:rPr>
          <w:rFonts w:hint="default"/>
        </w:rPr>
        <w:t>The recommendation for lecturers and students is valid but could be expanded. Suggest specific strategies (e.g., confidence-building activities, motivational scaffolding).</w:t>
      </w:r>
    </w:p>
    <w:p w14:paraId="3194F562">
      <w:pPr>
        <w:pStyle w:val="21"/>
        <w:rPr>
          <w:rFonts w:hint="default"/>
        </w:rPr>
      </w:pPr>
      <w:r>
        <w:rPr>
          <w:rFonts w:hint="default"/>
        </w:rPr>
        <w:t xml:space="preserve">4. </w:t>
      </w:r>
      <w:r>
        <w:rPr>
          <w:rFonts w:hint="default"/>
        </w:rPr>
        <w:tab/>
      </w:r>
      <w:r>
        <w:rPr>
          <w:rFonts w:hint="default"/>
        </w:rPr>
        <w:t>Limitations</w:t>
      </w:r>
    </w:p>
    <w:p w14:paraId="2D9BC91A">
      <w:pPr>
        <w:pStyle w:val="21"/>
        <w:rPr>
          <w:rFonts w:hint="default"/>
        </w:rPr>
      </w:pPr>
      <w:r>
        <w:rPr>
          <w:rFonts w:hint="default"/>
        </w:rPr>
        <w:t xml:space="preserve">• </w:t>
      </w:r>
      <w:r>
        <w:rPr>
          <w:rFonts w:hint="default"/>
        </w:rPr>
        <w:tab/>
      </w:r>
      <w:r>
        <w:rPr>
          <w:rFonts w:hint="default"/>
        </w:rPr>
        <w:t>The section lacks a reflection on limitations (e.g., small sample size, single institution, self-report bias). Including this would strengthen credibility.</w:t>
      </w:r>
    </w:p>
    <w:p w14:paraId="78C361A0">
      <w:pPr>
        <w:pStyle w:val="21"/>
        <w:rPr>
          <w:rFonts w:hint="default"/>
        </w:rPr>
      </w:pPr>
      <w:r>
        <w:rPr>
          <w:rFonts w:hint="default"/>
        </w:rPr>
        <w:t xml:space="preserve">5. </w:t>
      </w:r>
      <w:r>
        <w:rPr>
          <w:rFonts w:hint="default"/>
        </w:rPr>
        <w:tab/>
      </w:r>
      <w:r>
        <w:rPr>
          <w:rFonts w:hint="default"/>
        </w:rPr>
        <w:t>Language and Tone</w:t>
      </w:r>
    </w:p>
    <w:p w14:paraId="346F38B0">
      <w:pPr>
        <w:pStyle w:val="21"/>
      </w:pPr>
      <w:r>
        <w:rPr>
          <w:rFonts w:hint="default"/>
        </w:rPr>
        <w:t xml:space="preserve">• </w:t>
      </w:r>
      <w:r>
        <w:rPr>
          <w:rFonts w:hint="default"/>
        </w:rPr>
        <w:tab/>
      </w:r>
      <w:r>
        <w:rPr>
          <w:rFonts w:hint="default"/>
        </w:rPr>
        <w:t>Avoid phrases like “the researcher tried out…” and use more formal alternatives: “The instrument was piloted…” or “A preliminary test was conducted…”</w:t>
      </w:r>
    </w:p>
  </w:comment>
  <w:comment w:id="24" w:author="gothicinspire" w:date="2025-10-17T10:14:08Z" w:initials="">
    <w:p w14:paraId="54463AFE">
      <w:pPr>
        <w:pStyle w:val="21"/>
        <w:rPr>
          <w:rFonts w:hint="default"/>
          <w:lang w:val="en-US"/>
        </w:rPr>
      </w:pPr>
      <w:r>
        <w:rPr>
          <w:rFonts w:hint="default"/>
          <w:lang w:val="en-US"/>
        </w:rPr>
        <w:t>Please revise the table formats. Follow the journal template.</w:t>
      </w:r>
    </w:p>
  </w:comment>
  <w:comment w:id="25" w:author="gothicinspire" w:date="2025-10-17T10:15:19Z" w:initials="">
    <w:p w14:paraId="5AFDAAA2">
      <w:pPr>
        <w:pStyle w:val="21"/>
        <w:rPr>
          <w:rFonts w:hint="default"/>
          <w:lang w:val="en-US"/>
        </w:rPr>
      </w:pPr>
      <w:r>
        <w:rPr>
          <w:rFonts w:hint="default"/>
          <w:lang w:val="en-US"/>
        </w:rPr>
        <w:t xml:space="preserve">Merge these into in-text elaboration. Elaborate the research limitations and recommendations for future research. </w:t>
      </w:r>
    </w:p>
  </w:comment>
  <w:comment w:id="26" w:author="gothicinspire" w:date="2025-10-17T10:17:14Z" w:initials="">
    <w:p w14:paraId="43684D43">
      <w:pPr>
        <w:pStyle w:val="21"/>
        <w:numPr>
          <w:numId w:val="0"/>
        </w:numPr>
        <w:ind w:leftChars="0"/>
        <w:rPr>
          <w:rFonts w:hint="default"/>
          <w:lang w:val="en-US"/>
        </w:rPr>
      </w:pPr>
      <w:r>
        <w:rPr>
          <w:rFonts w:hint="default"/>
          <w:lang w:val="en-US"/>
        </w:rPr>
        <w:t>Points to Imporvements.</w:t>
      </w:r>
    </w:p>
    <w:p w14:paraId="5C17CCED">
      <w:pPr>
        <w:pStyle w:val="21"/>
        <w:numPr>
          <w:ilvl w:val="0"/>
          <w:numId w:val="4"/>
        </w:numPr>
        <w:ind w:left="420" w:leftChars="0" w:hanging="420" w:firstLineChars="0"/>
        <w:rPr>
          <w:rFonts w:hint="default"/>
          <w:lang w:val="en-US"/>
        </w:rPr>
      </w:pPr>
      <w:r>
        <w:rPr>
          <w:rFonts w:hint="default"/>
          <w:lang w:val="en-US"/>
        </w:rPr>
        <w:t xml:space="preserve"> Please follow the APA 6</w:t>
      </w:r>
      <w:r>
        <w:rPr>
          <w:rFonts w:hint="default"/>
          <w:vertAlign w:val="superscript"/>
          <w:lang w:val="en-US"/>
        </w:rPr>
        <w:t>th</w:t>
      </w:r>
      <w:r>
        <w:rPr>
          <w:rFonts w:hint="default"/>
          <w:lang w:val="en-US"/>
        </w:rPr>
        <w:t xml:space="preserve"> Edition Reference system. </w:t>
      </w:r>
    </w:p>
    <w:p w14:paraId="1144FD8C">
      <w:pPr>
        <w:pStyle w:val="21"/>
        <w:numPr>
          <w:ilvl w:val="0"/>
          <w:numId w:val="4"/>
        </w:numPr>
        <w:ind w:left="420" w:leftChars="0" w:hanging="420" w:firstLineChars="0"/>
        <w:rPr>
          <w:rFonts w:hint="default"/>
          <w:lang w:val="en-US"/>
        </w:rPr>
      </w:pPr>
      <w:r>
        <w:rPr>
          <w:rFonts w:hint="default"/>
          <w:lang w:val="en-US"/>
        </w:rPr>
        <w:t xml:space="preserve"> Use the most updated and credible sources</w:t>
      </w:r>
    </w:p>
    <w:p w14:paraId="7924D2CC">
      <w:pPr>
        <w:pStyle w:val="21"/>
        <w:numPr>
          <w:ilvl w:val="0"/>
          <w:numId w:val="4"/>
        </w:numPr>
        <w:ind w:left="420" w:leftChars="0" w:hanging="420" w:firstLineChars="0"/>
        <w:rPr>
          <w:rFonts w:hint="default"/>
          <w:lang w:val="en-US"/>
        </w:rPr>
      </w:pPr>
      <w:r>
        <w:rPr>
          <w:rFonts w:hint="default"/>
          <w:lang w:val="en-US"/>
        </w:rPr>
        <w:t xml:space="preserve"> It is suggested to cite 2 articles from the Didascein Journal, </w:t>
      </w:r>
      <w:bookmarkStart w:id="2" w:name="_GoBack"/>
      <w:bookmarkEnd w:id="2"/>
      <w:r>
        <w:rPr>
          <w:rFonts w:hint="default"/>
          <w:lang w:val="en-US"/>
        </w:rPr>
        <w:t>investigating similar work.</w:t>
      </w:r>
      <w:r>
        <w:rPr>
          <w:rFonts w:hint="default"/>
          <w:lang w:val="en-US"/>
        </w:rPr>
        <w:br w:type="textWrapp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3E7548" w15:done="0"/>
  <w15:commentEx w15:paraId="3D5F0629" w15:done="0"/>
  <w15:commentEx w15:paraId="183D0FB8" w15:done="0"/>
  <w15:commentEx w15:paraId="6466658A" w15:done="0"/>
  <w15:commentEx w15:paraId="1089EBAC" w15:done="0"/>
  <w15:commentEx w15:paraId="74AF5FA7" w15:done="0"/>
  <w15:commentEx w15:paraId="2638B17C" w15:done="0"/>
  <w15:commentEx w15:paraId="0568ECC3" w15:done="0"/>
  <w15:commentEx w15:paraId="4611F86C" w15:done="0"/>
  <w15:commentEx w15:paraId="3A492B78" w15:done="0"/>
  <w15:commentEx w15:paraId="101F441A" w15:done="0"/>
  <w15:commentEx w15:paraId="7634F56A" w15:done="0"/>
  <w15:commentEx w15:paraId="5F746CE0" w15:done="0"/>
  <w15:commentEx w15:paraId="715070F2" w15:done="0"/>
  <w15:commentEx w15:paraId="7103E08B" w15:done="0"/>
  <w15:commentEx w15:paraId="57801E0C" w15:done="0"/>
  <w15:commentEx w15:paraId="4FC76FC6" w15:done="0"/>
  <w15:commentEx w15:paraId="5CCB81B5" w15:done="0"/>
  <w15:commentEx w15:paraId="7435CE4F" w15:done="0"/>
  <w15:commentEx w15:paraId="0EB9417D" w15:done="0"/>
  <w15:commentEx w15:paraId="54D7FF83" w15:done="0"/>
  <w15:commentEx w15:paraId="656B94F8" w15:done="0"/>
  <w15:commentEx w15:paraId="789DBAD7" w15:done="0"/>
  <w15:commentEx w15:paraId="346F38B0" w15:done="0"/>
  <w15:commentEx w15:paraId="54463AFE" w15:done="0"/>
  <w15:commentEx w15:paraId="5AFDAAA2" w15:done="0"/>
  <w15:commentEx w15:paraId="7924D2C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14:paraId="254375B5">
        <w:pPr>
          <w:pStyle w:val="24"/>
          <w:jc w:val="right"/>
        </w:pPr>
        <w:r>
          <w:fldChar w:fldCharType="begin"/>
        </w:r>
        <w:r>
          <w:instrText xml:space="preserve"> PAGE   \* MERGEFORMAT </w:instrText>
        </w:r>
        <w:r>
          <w:fldChar w:fldCharType="separate"/>
        </w:r>
        <w:r>
          <w:t>3</w:t>
        </w:r>
        <w:r>
          <w:fldChar w:fldCharType="end"/>
        </w:r>
      </w:p>
    </w:sdtContent>
  </w:sdt>
  <w:p w14:paraId="28076E4E">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5"/>
      <w:tabs>
        <w:tab w:val="right" w:pos="8505"/>
      </w:tabs>
      <w:rPr>
        <w:rFonts w:ascii="Calibri" w:hAnsi="Calibri" w:cs="Calibri"/>
      </w:rPr>
    </w:pPr>
    <w:r>
      <w:rPr>
        <w:lang w:val="id-ID" w:eastAsia="id-ID"/>
      </w:rPr>
      <mc:AlternateContent>
        <mc:Choice Requires="wps">
          <w:drawing>
            <wp:anchor distT="0" distB="0" distL="114300" distR="114300" simplePos="0" relativeHeight="251664384"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5408"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540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5"/>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9264D0"/>
    <w:multiLevelType w:val="singleLevel"/>
    <w:tmpl w:val="A79264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D4741F3"/>
    <w:multiLevelType w:val="singleLevel"/>
    <w:tmpl w:val="BD4741F3"/>
    <w:lvl w:ilvl="0" w:tentative="0">
      <w:start w:val="1"/>
      <w:numFmt w:val="decimal"/>
      <w:suff w:val="space"/>
      <w:lvlText w:val="%1."/>
      <w:lvlJc w:val="left"/>
    </w:lvl>
  </w:abstractNum>
  <w:abstractNum w:abstractNumId="2">
    <w:nsid w:val="C753FA9B"/>
    <w:multiLevelType w:val="singleLevel"/>
    <w:tmpl w:val="C753FA9B"/>
    <w:lvl w:ilvl="0" w:tentative="0">
      <w:start w:val="1"/>
      <w:numFmt w:val="decimal"/>
      <w:suff w:val="space"/>
      <w:lvlText w:val="%1."/>
      <w:lvlJc w:val="left"/>
    </w:lvl>
  </w:abstractNum>
  <w:abstractNum w:abstractNumId="3">
    <w:nsid w:val="D3F1972E"/>
    <w:multiLevelType w:val="singleLevel"/>
    <w:tmpl w:val="D3F1972E"/>
    <w:lvl w:ilvl="0" w:tentative="0">
      <w:start w:val="1"/>
      <w:numFmt w:val="decimal"/>
      <w:suff w:val="space"/>
      <w:lvlText w:val="%1."/>
      <w:lvlJc w:val="left"/>
    </w:lvl>
  </w:abstractNum>
  <w:abstractNum w:abstractNumId="4">
    <w:nsid w:val="643C1D89"/>
    <w:multiLevelType w:val="multilevel"/>
    <w:tmpl w:val="643C1D89"/>
    <w:lvl w:ilvl="0" w:tentative="0">
      <w:start w:val="1"/>
      <w:numFmt w:val="decimal"/>
      <w:lvlText w:val="%1."/>
      <w:lvlJc w:val="left"/>
      <w:pPr>
        <w:ind w:left="992" w:hanging="360"/>
      </w:pPr>
    </w:lvl>
    <w:lvl w:ilvl="1" w:tentative="0">
      <w:start w:val="1"/>
      <w:numFmt w:val="lowerLetter"/>
      <w:lvlText w:val="%2."/>
      <w:lvlJc w:val="left"/>
      <w:pPr>
        <w:ind w:left="1712" w:hanging="360"/>
      </w:pPr>
    </w:lvl>
    <w:lvl w:ilvl="2" w:tentative="0">
      <w:start w:val="1"/>
      <w:numFmt w:val="lowerRoman"/>
      <w:lvlText w:val="%3."/>
      <w:lvlJc w:val="right"/>
      <w:pPr>
        <w:ind w:left="2432" w:hanging="180"/>
      </w:pPr>
    </w:lvl>
    <w:lvl w:ilvl="3" w:tentative="0">
      <w:start w:val="1"/>
      <w:numFmt w:val="decimal"/>
      <w:lvlText w:val="%4."/>
      <w:lvlJc w:val="left"/>
      <w:pPr>
        <w:ind w:left="3152" w:hanging="360"/>
      </w:pPr>
    </w:lvl>
    <w:lvl w:ilvl="4" w:tentative="0">
      <w:start w:val="1"/>
      <w:numFmt w:val="lowerLetter"/>
      <w:lvlText w:val="%5."/>
      <w:lvlJc w:val="left"/>
      <w:pPr>
        <w:ind w:left="3872" w:hanging="360"/>
      </w:pPr>
    </w:lvl>
    <w:lvl w:ilvl="5" w:tentative="0">
      <w:start w:val="1"/>
      <w:numFmt w:val="lowerRoman"/>
      <w:lvlText w:val="%6."/>
      <w:lvlJc w:val="right"/>
      <w:pPr>
        <w:ind w:left="4592" w:hanging="180"/>
      </w:pPr>
    </w:lvl>
    <w:lvl w:ilvl="6" w:tentative="0">
      <w:start w:val="1"/>
      <w:numFmt w:val="decimal"/>
      <w:lvlText w:val="%7."/>
      <w:lvlJc w:val="left"/>
      <w:pPr>
        <w:ind w:left="5312" w:hanging="360"/>
      </w:pPr>
    </w:lvl>
    <w:lvl w:ilvl="7" w:tentative="0">
      <w:start w:val="1"/>
      <w:numFmt w:val="lowerLetter"/>
      <w:lvlText w:val="%8."/>
      <w:lvlJc w:val="left"/>
      <w:pPr>
        <w:ind w:left="6032" w:hanging="360"/>
      </w:pPr>
    </w:lvl>
    <w:lvl w:ilvl="8" w:tentative="0">
      <w:start w:val="1"/>
      <w:numFmt w:val="lowerRoman"/>
      <w:lvlText w:val="%9."/>
      <w:lvlJc w:val="right"/>
      <w:pPr>
        <w:ind w:left="6752" w:hanging="180"/>
      </w:pPr>
    </w:lvl>
  </w:abstractNum>
  <w:abstractNum w:abstractNumId="5">
    <w:nsid w:val="647D60AA"/>
    <w:multiLevelType w:val="singleLevel"/>
    <w:tmpl w:val="647D60A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3"/>
  </w:num>
  <w:num w:numId="4">
    <w:abstractNumId w:val="5"/>
  </w:num>
  <w:num w:numId="5">
    <w:abstractNumId w:val="1"/>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71F58"/>
    <w:rsid w:val="00081E6E"/>
    <w:rsid w:val="000D7C53"/>
    <w:rsid w:val="000F3E94"/>
    <w:rsid w:val="00105B7F"/>
    <w:rsid w:val="001174A6"/>
    <w:rsid w:val="00131195"/>
    <w:rsid w:val="001337AC"/>
    <w:rsid w:val="00146FDE"/>
    <w:rsid w:val="00161925"/>
    <w:rsid w:val="00166D2F"/>
    <w:rsid w:val="001C2E21"/>
    <w:rsid w:val="001F49FA"/>
    <w:rsid w:val="00214FF2"/>
    <w:rsid w:val="002476E3"/>
    <w:rsid w:val="002C15E6"/>
    <w:rsid w:val="00362B06"/>
    <w:rsid w:val="00397A52"/>
    <w:rsid w:val="003E3A7D"/>
    <w:rsid w:val="003F3303"/>
    <w:rsid w:val="003F7A9E"/>
    <w:rsid w:val="00462988"/>
    <w:rsid w:val="00475E20"/>
    <w:rsid w:val="004A0A1D"/>
    <w:rsid w:val="004B50F8"/>
    <w:rsid w:val="004E1F7C"/>
    <w:rsid w:val="004E24DE"/>
    <w:rsid w:val="00502F05"/>
    <w:rsid w:val="00567D51"/>
    <w:rsid w:val="00585E73"/>
    <w:rsid w:val="00594560"/>
    <w:rsid w:val="005E1B2B"/>
    <w:rsid w:val="006251A3"/>
    <w:rsid w:val="0064296F"/>
    <w:rsid w:val="00673E74"/>
    <w:rsid w:val="006E60F5"/>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26F03"/>
    <w:rsid w:val="00B475E2"/>
    <w:rsid w:val="00B8659F"/>
    <w:rsid w:val="00B943B7"/>
    <w:rsid w:val="00BA3280"/>
    <w:rsid w:val="00BC1EA1"/>
    <w:rsid w:val="00BF3A04"/>
    <w:rsid w:val="00C7235D"/>
    <w:rsid w:val="00CE64D6"/>
    <w:rsid w:val="00CF76AC"/>
    <w:rsid w:val="00D003BB"/>
    <w:rsid w:val="00D02066"/>
    <w:rsid w:val="00D341E5"/>
    <w:rsid w:val="00DA01BA"/>
    <w:rsid w:val="00DA11C1"/>
    <w:rsid w:val="00DD1135"/>
    <w:rsid w:val="00DF4413"/>
    <w:rsid w:val="00E101D2"/>
    <w:rsid w:val="00E23CC4"/>
    <w:rsid w:val="00E351FF"/>
    <w:rsid w:val="00E43E26"/>
    <w:rsid w:val="00F367FE"/>
    <w:rsid w:val="00F36DCD"/>
    <w:rsid w:val="00F54814"/>
    <w:rsid w:val="00F658B4"/>
    <w:rsid w:val="00FB47D6"/>
    <w:rsid w:val="1240071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7"/>
    <w:unhideWhenUsed/>
    <w:uiPriority w:val="0"/>
    <w:rPr>
      <w:rFonts w:ascii="Tahoma" w:hAnsi="Tahoma" w:cs="Tahoma"/>
      <w:sz w:val="16"/>
      <w:szCs w:val="16"/>
    </w:rPr>
  </w:style>
  <w:style w:type="paragraph" w:styleId="14">
    <w:name w:val="Body Text"/>
    <w:basedOn w:val="1"/>
    <w:link w:val="50"/>
    <w:uiPriority w:val="0"/>
    <w:pPr>
      <w:spacing w:line="360" w:lineRule="auto"/>
      <w:jc w:val="both"/>
    </w:pPr>
    <w:rPr>
      <w:rFonts w:eastAsia="Times New Roman"/>
      <w:sz w:val="24"/>
      <w:szCs w:val="20"/>
      <w:lang w:val="en-US"/>
    </w:rPr>
  </w:style>
  <w:style w:type="paragraph" w:styleId="15">
    <w:name w:val="Body Text 2"/>
    <w:basedOn w:val="1"/>
    <w:link w:val="53"/>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uiPriority w:val="0"/>
    <w:pPr>
      <w:spacing w:line="360" w:lineRule="auto"/>
      <w:ind w:left="810"/>
      <w:jc w:val="both"/>
    </w:pPr>
    <w:rPr>
      <w:rFonts w:eastAsia="Times New Roman"/>
      <w:sz w:val="24"/>
      <w:szCs w:val="20"/>
      <w:lang w:val="en-US"/>
    </w:rPr>
  </w:style>
  <w:style w:type="paragraph" w:styleId="18">
    <w:name w:val="Body Text Indent 2"/>
    <w:basedOn w:val="1"/>
    <w:link w:val="55"/>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uiPriority w:val="99"/>
    <w:rPr>
      <w:rFonts w:cs="Times New Roman"/>
      <w:sz w:val="16"/>
      <w:szCs w:val="16"/>
    </w:rPr>
  </w:style>
  <w:style w:type="paragraph" w:styleId="21">
    <w:name w:val="annotation text"/>
    <w:basedOn w:val="1"/>
    <w:link w:val="78"/>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uiPriority w:val="99"/>
    <w:rPr>
      <w:rFonts w:ascii="Arial" w:hAnsi="Arial" w:eastAsiaTheme="minorHAnsi"/>
      <w:b/>
      <w:bCs/>
      <w:lang w:val="id-ID"/>
    </w:rPr>
  </w:style>
  <w:style w:type="character" w:styleId="23">
    <w:name w:val="FollowedHyperlink"/>
    <w:basedOn w:val="11"/>
    <w:semiHidden/>
    <w:unhideWhenUsed/>
    <w:uiPriority w:val="99"/>
    <w:rPr>
      <w:color w:val="954F72" w:themeColor="followedHyperlink"/>
      <w:u w:val="single"/>
      <w14:textFill>
        <w14:solidFill>
          <w14:schemeClr w14:val="folHlink"/>
        </w14:solidFill>
      </w14:textFill>
    </w:rPr>
  </w:style>
  <w:style w:type="paragraph" w:styleId="24">
    <w:name w:val="footer"/>
    <w:basedOn w:val="1"/>
    <w:link w:val="48"/>
    <w:uiPriority w:val="99"/>
    <w:pPr>
      <w:tabs>
        <w:tab w:val="center" w:pos="4320"/>
        <w:tab w:val="right" w:pos="8640"/>
      </w:tabs>
      <w:jc w:val="both"/>
    </w:pPr>
    <w:rPr>
      <w:rFonts w:eastAsia="Times New Roman"/>
      <w:szCs w:val="20"/>
      <w:lang w:val="en-US"/>
    </w:rPr>
  </w:style>
  <w:style w:type="paragraph" w:styleId="25">
    <w:name w:val="header"/>
    <w:basedOn w:val="1"/>
    <w:link w:val="47"/>
    <w:uiPriority w:val="99"/>
    <w:pPr>
      <w:tabs>
        <w:tab w:val="center" w:pos="4320"/>
        <w:tab w:val="right" w:pos="8640"/>
      </w:tabs>
      <w:jc w:val="both"/>
    </w:pPr>
    <w:rPr>
      <w:rFonts w:eastAsia="Times New Roman"/>
      <w:szCs w:val="20"/>
      <w:lang w:val="en-US"/>
    </w:rPr>
  </w:style>
  <w:style w:type="character" w:styleId="26">
    <w:name w:val="Hyperlink"/>
    <w:uiPriority w:val="99"/>
    <w:rPr>
      <w:color w:val="0000FF"/>
      <w:u w:val="single"/>
    </w:rPr>
  </w:style>
  <w:style w:type="paragraph" w:styleId="27">
    <w:name w:val="Normal (Web)"/>
    <w:basedOn w:val="1"/>
    <w:semiHidden/>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autoRedefine/>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uiPriority w:val="0"/>
    <w:rPr>
      <w:rFonts w:ascii="Tahoma" w:hAnsi="Tahoma" w:eastAsia="Times New Roman" w:cs="Times New Roman"/>
      <w:b/>
      <w:sz w:val="24"/>
      <w:szCs w:val="24"/>
      <w:lang w:val="sv-SE"/>
    </w:rPr>
  </w:style>
  <w:style w:type="character" w:customStyle="1" w:styleId="39">
    <w:name w:val="Heading 2 Char"/>
    <w:link w:val="3"/>
    <w:uiPriority w:val="0"/>
    <w:rPr>
      <w:rFonts w:ascii="Arial" w:hAnsi="Arial" w:eastAsia="Times New Roman" w:cs="Times New Roman"/>
      <w:sz w:val="24"/>
      <w:szCs w:val="20"/>
      <w:lang w:val="en-US"/>
    </w:rPr>
  </w:style>
  <w:style w:type="character" w:customStyle="1" w:styleId="40">
    <w:name w:val="Heading 3 Char"/>
    <w:link w:val="4"/>
    <w:uiPriority w:val="0"/>
    <w:rPr>
      <w:rFonts w:ascii="Arial" w:hAnsi="Arial" w:eastAsia="Times New Roman" w:cs="Times New Roman"/>
      <w:b/>
      <w:sz w:val="24"/>
      <w:szCs w:val="20"/>
      <w:lang w:val="en-US"/>
    </w:rPr>
  </w:style>
  <w:style w:type="character" w:customStyle="1" w:styleId="41">
    <w:name w:val="Heading 4 Char"/>
    <w:link w:val="5"/>
    <w:uiPriority w:val="0"/>
    <w:rPr>
      <w:rFonts w:ascii="Arial" w:hAnsi="Arial" w:eastAsia="Times New Roman" w:cs="Times New Roman"/>
      <w:sz w:val="24"/>
      <w:szCs w:val="20"/>
      <w:lang w:val="en-US"/>
    </w:rPr>
  </w:style>
  <w:style w:type="character" w:customStyle="1" w:styleId="42">
    <w:name w:val="Heading 5 Char"/>
    <w:link w:val="6"/>
    <w:uiPriority w:val="0"/>
    <w:rPr>
      <w:rFonts w:ascii="Tahoma" w:hAnsi="Tahoma" w:eastAsia="Times New Roman" w:cs="Times New Roman"/>
      <w:b/>
      <w:sz w:val="28"/>
      <w:szCs w:val="20"/>
      <w:lang w:val="en-US"/>
    </w:rPr>
  </w:style>
  <w:style w:type="character" w:customStyle="1" w:styleId="43">
    <w:name w:val="Heading 6 Char"/>
    <w:link w:val="7"/>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uiPriority w:val="0"/>
    <w:rPr>
      <w:rFonts w:ascii="Arial" w:hAnsi="Arial" w:eastAsia="Times New Roman" w:cs="Times New Roman"/>
      <w:sz w:val="24"/>
      <w:szCs w:val="20"/>
      <w:lang w:val="en-US"/>
    </w:rPr>
  </w:style>
  <w:style w:type="character" w:customStyle="1" w:styleId="51">
    <w:name w:val="Body Text Indent Char"/>
    <w:link w:val="17"/>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uiPriority w:val="0"/>
    <w:rPr>
      <w:rFonts w:ascii="Arial" w:hAnsi="Arial" w:eastAsia="Times New Roman" w:cs="Times New Roman"/>
      <w:sz w:val="24"/>
      <w:szCs w:val="20"/>
      <w:lang w:val="en-US"/>
    </w:rPr>
  </w:style>
  <w:style w:type="character" w:customStyle="1" w:styleId="55">
    <w:name w:val="Body Text Indent 2 Char"/>
    <w:link w:val="18"/>
    <w:uiPriority w:val="0"/>
    <w:rPr>
      <w:rFonts w:ascii="Arial" w:hAnsi="Arial" w:eastAsia="Times New Roman" w:cs="Times New Roman"/>
      <w:sz w:val="24"/>
      <w:szCs w:val="20"/>
      <w:lang w:val="en-US"/>
    </w:rPr>
  </w:style>
  <w:style w:type="character" w:customStyle="1" w:styleId="56">
    <w:name w:val="Body Text Indent 3 Char"/>
    <w:link w:val="19"/>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autoRedefine/>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locked/>
    <w:uiPriority w:val="34"/>
    <w:rPr>
      <w:rFonts w:ascii="Times New Roman" w:hAnsi="Times New Roman" w:eastAsia="Times New Roman"/>
      <w:sz w:val="24"/>
      <w:szCs w:val="24"/>
      <w:lang w:val="en-US"/>
    </w:rPr>
  </w:style>
  <w:style w:type="character" w:customStyle="1" w:styleId="8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15</Pages>
  <Words>5515</Words>
  <Characters>32761</Characters>
  <Lines>1023</Lines>
  <Paragraphs>461</Paragraphs>
  <TotalTime>101</TotalTime>
  <ScaleCrop>false</ScaleCrop>
  <LinksUpToDate>false</LinksUpToDate>
  <CharactersWithSpaces>37815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gothicinspire</cp:lastModifiedBy>
  <dcterms:modified xsi:type="dcterms:W3CDTF">2025-10-17T03:19:45Z</dcterms:modified>
  <dc:title>Template Jurnal Didaktika FKIP UM Palembang</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0ef440dd-b118-4c41-9540-513be0a33519</vt:lpwstr>
  </property>
  <property fmtid="{D5CDD505-2E9C-101B-9397-08002B2CF9AE}" pid="3" name="KSOProductBuildVer">
    <vt:lpwstr>1033-12.2.0.22556</vt:lpwstr>
  </property>
  <property fmtid="{D5CDD505-2E9C-101B-9397-08002B2CF9AE}" pid="4" name="ICV">
    <vt:lpwstr>4EEAF05B48E44DA5BF5304AD05DA46B4_12</vt:lpwstr>
  </property>
</Properties>
</file>