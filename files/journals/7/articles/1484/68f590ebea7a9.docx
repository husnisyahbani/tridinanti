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FEE73">
      <w:pPr>
        <w:contextualSpacing/>
        <w:jc w:val="center"/>
        <w:rPr>
          <w:rFonts w:ascii="Times New Roman" w:hAnsi="Times New Roman"/>
          <w:b/>
          <w:sz w:val="24"/>
          <w:szCs w:val="24"/>
          <w:lang w:val="en-US"/>
        </w:rPr>
      </w:pPr>
      <w:r>
        <w:rPr>
          <w:rFonts w:ascii="Times New Roman" w:hAnsi="Times New Roman"/>
          <w:b/>
          <w:sz w:val="24"/>
          <w:szCs w:val="24"/>
          <w:lang w:val="en-US"/>
        </w:rPr>
        <w:t xml:space="preserve">THE RELATIONSHIP BETWEEN SELF-EFFICACY, MOTIVATION, AND </w:t>
      </w:r>
      <w:del w:id="0" w:author="gothicinspire" w:date="2025-10-20T06:24:50Z">
        <w:r>
          <w:rPr>
            <w:rFonts w:ascii="Times New Roman" w:hAnsi="Times New Roman"/>
            <w:b/>
            <w:sz w:val="24"/>
            <w:szCs w:val="24"/>
            <w:lang w:val="en-US"/>
          </w:rPr>
          <w:delText>SPEAKING ABILITY IN</w:delText>
        </w:r>
      </w:del>
      <w:r>
        <w:rPr>
          <w:rFonts w:ascii="Times New Roman" w:hAnsi="Times New Roman"/>
          <w:b/>
          <w:sz w:val="24"/>
          <w:szCs w:val="24"/>
          <w:lang w:val="en-US"/>
        </w:rPr>
        <w:t xml:space="preserve"> </w:t>
      </w:r>
      <w:commentRangeStart w:id="0"/>
      <w:r>
        <w:rPr>
          <w:rFonts w:ascii="Times New Roman" w:hAnsi="Times New Roman"/>
          <w:b/>
          <w:sz w:val="24"/>
          <w:szCs w:val="24"/>
          <w:lang w:val="en-US"/>
        </w:rPr>
        <w:t>PRESENTATIONS</w:t>
      </w:r>
      <w:commentRangeEnd w:id="0"/>
      <w:r>
        <w:commentReference w:id="0"/>
      </w:r>
      <w:r>
        <w:rPr>
          <w:rFonts w:ascii="Times New Roman" w:hAnsi="Times New Roman"/>
          <w:b/>
          <w:sz w:val="24"/>
          <w:szCs w:val="24"/>
          <w:lang w:val="en-US"/>
        </w:rPr>
        <w:t xml:space="preserve"> AMONG FOURTH SEMESTER STUDENTS</w:t>
      </w:r>
    </w:p>
    <w:p w14:paraId="53898AFD">
      <w:pPr>
        <w:contextualSpacing/>
        <w:jc w:val="center"/>
        <w:rPr>
          <w:rFonts w:ascii="Times New Roman" w:hAnsi="Times New Roman"/>
          <w:b/>
          <w:sz w:val="24"/>
          <w:szCs w:val="24"/>
        </w:rPr>
      </w:pPr>
    </w:p>
    <w:p w14:paraId="7F286CB2">
      <w:pPr>
        <w:ind w:right="283"/>
        <w:jc w:val="center"/>
        <w:rPr>
          <w:rFonts w:ascii="Times New Roman" w:hAnsi="Times New Roman"/>
          <w:b/>
        </w:rPr>
      </w:pPr>
      <w:r>
        <w:rPr>
          <w:rFonts w:ascii="Times New Roman" w:hAnsi="Times New Roman"/>
          <w:b/>
        </w:rPr>
        <w:t>Sakinah Hubaib</w:t>
      </w:r>
    </w:p>
    <w:p w14:paraId="4314D825">
      <w:pPr>
        <w:ind w:right="283"/>
        <w:jc w:val="center"/>
        <w:rPr>
          <w:rFonts w:ascii="Times New Roman" w:hAnsi="Times New Roman"/>
          <w:b/>
          <w:lang w:val="en-US"/>
        </w:rPr>
      </w:pPr>
      <w:r>
        <w:rPr>
          <w:rFonts w:ascii="Times New Roman" w:hAnsi="Times New Roman"/>
          <w:b/>
          <w:lang w:val="en-US"/>
        </w:rPr>
        <w:t>Universitas Kutai Kertanegara</w:t>
      </w:r>
    </w:p>
    <w:p w14:paraId="67C88D3A">
      <w:pPr>
        <w:ind w:right="283"/>
        <w:jc w:val="center"/>
        <w:rPr>
          <w:rFonts w:hint="default" w:ascii="Times New Roman" w:hAnsi="Times New Roman"/>
          <w:b/>
          <w:lang w:val="en-US"/>
        </w:rPr>
      </w:pPr>
      <w:commentRangeStart w:id="1"/>
      <w:r>
        <w:rPr>
          <w:rFonts w:hint="default" w:ascii="Times New Roman" w:hAnsi="Times New Roman"/>
          <w:b/>
          <w:lang w:val="en-US"/>
        </w:rPr>
        <w:t>….</w:t>
      </w:r>
      <w:commentRangeEnd w:id="1"/>
      <w:r>
        <w:commentReference w:id="1"/>
      </w:r>
    </w:p>
    <w:p w14:paraId="4E21297B">
      <w:pPr>
        <w:tabs>
          <w:tab w:val="left" w:pos="8647"/>
        </w:tabs>
        <w:spacing w:before="240"/>
        <w:ind w:left="540" w:right="429"/>
        <w:jc w:val="both"/>
        <w:rPr>
          <w:rFonts w:ascii="Times New Roman" w:hAnsi="Times New Roman"/>
          <w:lang w:val="en-US"/>
        </w:rPr>
      </w:pPr>
      <w:r>
        <w:rPr>
          <w:rFonts w:ascii="Times New Roman" w:hAnsi="Times New Roman"/>
          <w:b/>
        </w:rPr>
        <w:t xml:space="preserve">ABSTRACT: </w:t>
      </w:r>
      <w:commentRangeStart w:id="2"/>
      <w:r>
        <w:rPr>
          <w:rFonts w:ascii="Times New Roman" w:hAnsi="Times New Roman"/>
          <w:lang w:val="en-US"/>
        </w:rPr>
        <w:t xml:space="preserve">This research examined the connection between self-efficacy, motivation, and speaking ability. This study aimed to address three questions: The connection between self-efficacy and </w:t>
      </w:r>
      <w:commentRangeStart w:id="3"/>
      <w:r>
        <w:rPr>
          <w:rFonts w:ascii="Times New Roman" w:hAnsi="Times New Roman"/>
          <w:lang w:val="en-US"/>
        </w:rPr>
        <w:t>speaking ability in oral presentations</w:t>
      </w:r>
      <w:commentRangeEnd w:id="3"/>
      <w:r>
        <w:commentReference w:id="3"/>
      </w:r>
      <w:r>
        <w:rPr>
          <w:rFonts w:ascii="Times New Roman" w:hAnsi="Times New Roman"/>
          <w:lang w:val="en-US"/>
        </w:rPr>
        <w:t xml:space="preserve">, the link between motivation and speaking ability in oral presentations, and the simultaneous relationship among self-efficacy, motivation, and speaking ability in oral presentations. The researcher conducted a form of oral assessment to collect data on students' speaking ability during presentations. Every student among the 34 samples was requested to deliver their presentation to the class. </w:t>
      </w:r>
      <w:commentRangeStart w:id="4"/>
      <w:r>
        <w:rPr>
          <w:rFonts w:ascii="Times New Roman" w:hAnsi="Times New Roman"/>
          <w:lang w:val="en-US"/>
        </w:rPr>
        <w:t>The time given for each student to present their topic was approximately 15 minutes. The evaluation of speaking ability during oral presentations was grounded in the specific criteria of the oral presentation rubric. That refers to pronunciation skills, fluency skills, comprehension skills, content skills, and vocabulary skills. The remaining minutes were designated for the audience to pose questions to the presenter regarding the topic discussed.</w:t>
      </w:r>
      <w:commentRangeEnd w:id="4"/>
      <w:r>
        <w:commentReference w:id="4"/>
      </w:r>
      <w:r>
        <w:rPr>
          <w:rFonts w:ascii="Times New Roman" w:hAnsi="Times New Roman"/>
          <w:lang w:val="en-US"/>
        </w:rPr>
        <w:t xml:space="preserve"> </w:t>
      </w:r>
      <w:commentRangeStart w:id="5"/>
      <w:r>
        <w:rPr>
          <w:rFonts w:ascii="Times New Roman" w:hAnsi="Times New Roman"/>
          <w:lang w:val="en-US"/>
        </w:rPr>
        <w:t>Before that, the researcher used face validity to determine if the test was appropriate for students by discussing it with another lecturer from the speaking class.</w:t>
      </w:r>
      <w:commentRangeEnd w:id="5"/>
      <w:r>
        <w:commentReference w:id="5"/>
      </w:r>
      <w:r>
        <w:rPr>
          <w:rFonts w:ascii="Times New Roman" w:hAnsi="Times New Roman"/>
          <w:lang w:val="en-US"/>
        </w:rPr>
        <w:t xml:space="preserve"> Additionally, the researcher utilized 20 items from both the self-efficacy and motivation questionnaire </w:t>
      </w:r>
      <w:del w:id="1" w:author="gothicinspire" w:date="2025-10-20T06:36:15Z">
        <w:r>
          <w:rPr>
            <w:rFonts w:ascii="Times New Roman" w:hAnsi="Times New Roman"/>
            <w:lang w:val="en-US"/>
          </w:rPr>
          <w:delText>with the students</w:delText>
        </w:r>
      </w:del>
      <w:r>
        <w:rPr>
          <w:rFonts w:ascii="Times New Roman" w:hAnsi="Times New Roman"/>
          <w:lang w:val="en-US"/>
        </w:rPr>
        <w:t xml:space="preserve">. </w:t>
      </w:r>
      <w:commentRangeStart w:id="6"/>
      <w:r>
        <w:rPr>
          <w:rFonts w:ascii="Times New Roman" w:hAnsi="Times New Roman"/>
          <w:lang w:val="en-US"/>
        </w:rPr>
        <w:t xml:space="preserve">Prior to the administration of the questionnaires to </w:t>
      </w:r>
      <w:commentRangeStart w:id="7"/>
      <w:r>
        <w:rPr>
          <w:rFonts w:ascii="Times New Roman" w:hAnsi="Times New Roman"/>
          <w:lang w:val="en-US"/>
        </w:rPr>
        <w:t xml:space="preserve">38 students </w:t>
      </w:r>
      <w:commentRangeEnd w:id="7"/>
      <w:r>
        <w:commentReference w:id="7"/>
      </w:r>
      <w:r>
        <w:rPr>
          <w:rFonts w:ascii="Times New Roman" w:hAnsi="Times New Roman"/>
          <w:lang w:val="en-US"/>
        </w:rPr>
        <w:t>as the research sample, the researcher tested 20 items of the self-efficacy questionnaire and motivation on 10 students</w:t>
      </w:r>
      <w:commentRangeEnd w:id="6"/>
      <w:r>
        <w:commentReference w:id="6"/>
      </w:r>
      <w:r>
        <w:rPr>
          <w:rFonts w:ascii="Times New Roman" w:hAnsi="Times New Roman"/>
          <w:lang w:val="en-US"/>
        </w:rPr>
        <w:t xml:space="preserve">. The outcome of this study demonstrated these results: </w:t>
      </w:r>
      <w:commentRangeStart w:id="8"/>
      <w:r>
        <w:rPr>
          <w:rFonts w:ascii="Times New Roman" w:hAnsi="Times New Roman"/>
          <w:lang w:val="en-US"/>
        </w:rPr>
        <w:t xml:space="preserve">(1) A notable correlation existed between self-efficacy and speaking ability during oral presentations, with p 0.00 &lt; 0.05. A notable correlation existed between motivation and speaking ability in oral presentations, with p 0.00 &lt; 0.05. There were notable connections among self-efficacy, motivation, and oral presentation speaking ability, with F 0.00 &lt; 0.05. </w:t>
      </w:r>
      <w:commentRangeEnd w:id="8"/>
      <w:r>
        <w:commentReference w:id="8"/>
      </w:r>
      <w:r>
        <w:rPr>
          <w:rFonts w:ascii="Times New Roman" w:hAnsi="Times New Roman"/>
          <w:lang w:val="en-US"/>
        </w:rPr>
        <w:t>The research findings indicated that both lecturers and students of the English Department at Kutai Kartanegara should focus more on these two psychological aspects: efficacy and achievement motivation, concerning their oral presentation speaking ability. Additionally, the future researcher was encouraged to conduct a more in-depth observation involving a larger population and diverse research instruments in a related study or to implement teaching methods that boost students’ confidence and motivation in delivering oral presentations.</w:t>
      </w:r>
      <w:commentRangeEnd w:id="2"/>
      <w:r>
        <w:commentReference w:id="2"/>
      </w:r>
    </w:p>
    <w:p w14:paraId="55CC6EF4">
      <w:pPr>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i/>
        </w:rPr>
        <w:t xml:space="preserve">  </w:t>
      </w:r>
      <w:r>
        <w:rPr>
          <w:rFonts w:ascii="Times New Roman" w:hAnsi="Times New Roman"/>
          <w:i/>
          <w:lang w:val="en-US"/>
        </w:rPr>
        <w:t>self-efficacy</w:t>
      </w:r>
      <w:r>
        <w:rPr>
          <w:rFonts w:ascii="Times New Roman" w:hAnsi="Times New Roman"/>
          <w:i/>
        </w:rPr>
        <w:t xml:space="preserve">, </w:t>
      </w:r>
      <w:r>
        <w:rPr>
          <w:rFonts w:ascii="Times New Roman" w:hAnsi="Times New Roman"/>
          <w:i/>
          <w:lang w:val="en-US"/>
        </w:rPr>
        <w:t>motivation for achievement</w:t>
      </w:r>
      <w:r>
        <w:rPr>
          <w:rFonts w:ascii="Times New Roman" w:hAnsi="Times New Roman"/>
          <w:i/>
        </w:rPr>
        <w:t xml:space="preserve">, </w:t>
      </w:r>
      <w:r>
        <w:rPr>
          <w:rFonts w:ascii="Times New Roman" w:hAnsi="Times New Roman"/>
          <w:i/>
          <w:lang w:val="en-US"/>
        </w:rPr>
        <w:t>speaking ability</w:t>
      </w:r>
    </w:p>
    <w:p w14:paraId="5A91DBA1">
      <w:pPr>
        <w:contextualSpacing/>
        <w:rPr>
          <w:rFonts w:ascii="Times New Roman" w:hAnsi="Times New Roman"/>
          <w:color w:val="FF0000"/>
        </w:rPr>
      </w:pPr>
    </w:p>
    <w:p w14:paraId="28A39FA8">
      <w:pPr>
        <w:contextualSpacing/>
        <w:rPr>
          <w:rFonts w:ascii="Times New Roman" w:hAnsi="Times New Roman"/>
          <w:color w:val="FF0000"/>
        </w:rPr>
      </w:pPr>
      <w:r>
        <w:rPr>
          <w:lang w:eastAsia="id-ID"/>
        </w:rPr>
        <mc:AlternateContent>
          <mc:Choice Requires="wpg">
            <w:drawing>
              <wp:anchor distT="0" distB="0" distL="114300" distR="114300" simplePos="0" relativeHeight="251661312"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8.05pt;height:2.25pt;width:430.5pt;mso-position-horizontal-relative:margin;z-index:251661312;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6vFRHWAAAABgEAAA8AAAAAAAAAAQAgAAAA&#10;IgAAAGRycy9kb3ducmV2LnhtbFBLAQIUABQAAAAIAIdO4kCsVNMjRgIAAL8GAAAOAAAAAAAAAAEA&#10;IAAAACUBAABkcnMvZTJvRG9jLnhtbFBLBQYAAAAABgAGAFkBAADdBQ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14:paraId="2830C6A6">
      <w:pPr>
        <w:rPr>
          <w:rFonts w:ascii="Times New Roman" w:hAnsi="Times New Roman"/>
          <w:b/>
          <w:sz w:val="24"/>
          <w:szCs w:val="24"/>
        </w:rPr>
      </w:pPr>
    </w:p>
    <w:p w14:paraId="5C04A5AE">
      <w:pPr>
        <w:contextualSpacing/>
        <w:jc w:val="center"/>
        <w:rPr>
          <w:rFonts w:ascii="Times New Roman" w:hAnsi="Times New Roman"/>
          <w:b/>
          <w:sz w:val="24"/>
          <w:szCs w:val="24"/>
        </w:rPr>
      </w:pPr>
      <w:r>
        <w:rPr>
          <w:rFonts w:ascii="Times New Roman" w:hAnsi="Times New Roman"/>
          <w:b/>
          <w:sz w:val="24"/>
          <w:szCs w:val="24"/>
        </w:rPr>
        <w:t>HUBUNGAN ANTARA EFIKASI DIRI, MOTIVASI, DAN KEMAMPUAN BERBICARA PADA PRESENTASI MAHASISWA SEMESTER EMPAT</w:t>
      </w:r>
    </w:p>
    <w:p w14:paraId="64AD2AAE">
      <w:pPr>
        <w:tabs>
          <w:tab w:val="left" w:pos="8647"/>
        </w:tabs>
        <w:spacing w:before="240"/>
        <w:ind w:left="540" w:right="429"/>
        <w:jc w:val="both"/>
        <w:rPr>
          <w:rFonts w:ascii="Times New Roman" w:hAnsi="Times New Roman"/>
        </w:rPr>
      </w:pPr>
      <w:r>
        <w:rPr>
          <w:rFonts w:ascii="Times New Roman" w:hAnsi="Times New Roman"/>
          <w:b/>
        </w:rPr>
        <w:t xml:space="preserve">ABSTRAK: </w:t>
      </w:r>
      <w:commentRangeStart w:id="9"/>
      <w:r>
        <w:rPr>
          <w:rFonts w:ascii="Times New Roman" w:hAnsi="Times New Roman"/>
        </w:rPr>
        <w:t xml:space="preserve">Penelitian ini mengkaji hubungan antara efikasi diri, motivasi, dan kemampuan berbicara. Penelitian ini bertujuan untuk menjawab tiga pertanyaan: hubungan antara efikasi diri dan keterampilan berbicara dalam presentasi lisan, hubungan antara motivasi dan kemahiran berbicara dalam presentasi lisan, dan hubungan simultan antara efikasi diri, motivasi, dan keterampilan berbicara dalam presentasi lisan. Peneliti melakukan penilaian lisan untuk mengumpulkan data tentang keterampilan berbicara mahasiswa selama presentasi. Setiap mahasiswa dari 34 sampel diminta untuk menyampaikan presentasi mereka di depan kelas. Waktu yang diberikan kepada setiap mahasiswa untuk mempresentasikan topik mereka adalah sekitar 15 menit. Evaluasi keterampilan berbicara selama presentasi lisan didasarkan pada kriteria spesifik rubrik presentasi lisan, yaitu keterampilan pengucapan, keterampilan kelancaran, keterampilan pemahaman, keterampilan isi, dan keterampilan kosakata. Sisa waktu diberikan kepada audiens untuk mengajukan pertanyaan kepada presenter terkait topik yang dibahas. Sebelumnya, peneliti menggunakan validitas muka untuk menentukan apakah tes tersebut sesuai untuk mahasiswa dengan mendiskusikannya dengan dosen lain dari kelas berbicara. Selain itu, peneliti menggunakan 20 item dari kuesioner efikasi diri dan kuesioner motivasi berprestasi pada mahasiswa. Sebelum kuesioner diberikan kepada 38 mahasiswa sebagai sampel penelitian, peneliti menguji 20 item kuesioner efikasi diri dan motivasi berprestasi pada 10 mahasiswa. Hasil penelitian ini menunjukkan hasil berikut: (1) Terdapat korelasi yang nyata antara efikasi diri dan keterampilan berbicara selama presentasi lisan, dengan p 0,00 &lt; 0,05. Terdapat korelasi yang nyata antara motivasi dan kemahiran berbicara dalam presentasi lisan, dengan p 0,00 &lt; 0,05. Terdapat hubungan yang nyata antara efikasi diri, motivasi, dan kemampuan berbicara presentasi lisan dengan F 0,00 &lt; 0,05. Temuan penelitian menunjukkan bahwa baik dosen maupun mahasiswa Jurusan Bahasa Inggris di Kutai Kartanegara sebaiknya lebih fokus pada dua aspek psikologis ini: efikasi dan motivasi, terkait dengan keterampilan berbicara presentasi lisan mereka. Selain itu, peneliti masa depan didorong untuk melakukan observasi lebih mendalam dengan melibatkan populasi yang lebih besar dan instrumen penelitian yang beragam dalam studi terkait atau menerapkan metode pengajaran yang meningkatkan kepercayaan diri dan motivasi siswa dalam menyampaikan presentasi lisan </w:t>
      </w:r>
      <w:commentRangeEnd w:id="9"/>
      <w:r>
        <w:commentReference w:id="9"/>
      </w:r>
    </w:p>
    <w:p w14:paraId="624B2EC0">
      <w:pPr>
        <w:tabs>
          <w:tab w:val="left" w:pos="8647"/>
        </w:tabs>
        <w:spacing w:before="240"/>
        <w:ind w:left="540" w:right="429"/>
        <w:rPr>
          <w:rFonts w:ascii="Times New Roman" w:hAnsi="Times New Roman"/>
          <w:i/>
        </w:rPr>
        <w:sectPr>
          <w:headerReference r:id="rId5" w:type="default"/>
          <w:footerReference r:id="rId6" w:type="default"/>
          <w:type w:val="nextColumn"/>
          <w:pgSz w:w="11907" w:h="16840"/>
          <w:pgMar w:top="1701" w:right="1701" w:bottom="1701" w:left="1701" w:header="720" w:footer="720" w:gutter="0"/>
          <w:cols w:space="708" w:num="1"/>
          <w:docGrid w:linePitch="299" w:charSpace="0"/>
        </w:sectPr>
      </w:pPr>
      <w:r>
        <w:rPr>
          <w:lang w:eastAsia="id-ID"/>
        </w:rPr>
        <mc:AlternateContent>
          <mc:Choice Requires="wpg">
            <w:drawing>
              <wp:anchor distT="0" distB="0" distL="114300" distR="114300" simplePos="0" relativeHeight="251662336" behindDoc="0" locked="0" layoutInCell="1" allowOverlap="1">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95pt;margin-top:38.45pt;height:2.25pt;width:430.5pt;mso-position-horizontal-relative:margin;z-index:251662336;mso-width-relative:page;mso-height-relative:page;" coordsize="5467350,28575" o:gfxdata="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sTYFo1gAAAAcBAAAPAAAAAAAAAAEAIAAA&#10;ACIAAABkcnMvZG93bnJldi54bWxQSwECFAAUAAAACACHTuJARxRRRUcCAAC8BgAADgAAAAAAAAAB&#10;ACAAAAAlAQAAZHJzL2Uyb0RvYy54bWxQSwUGAAAAAAYABgBZAQAA3gUAAA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I/Xsr4AAADb&#10;AAAADwAAAGRycy9kb3ducmV2LnhtbEWPT2vCQBDF74LfYRmhN93YQynRVVAICBalsT14G7JjEs3O&#10;xt31T79951DobYb35r3fzJdP16k7hdh6NjCdZKCIK29brg18HYrxO6iYkC12nsnAD0VYLoaDOebW&#10;P/iT7mWqlYRwzNFAk1Kfax2rhhzGie+JRTv54DDJGmptAz4k3HX6NcvetMOWpaHBntYNVZfy5gyc&#10;aPe9jYGuH9f96liU+7Ori4MxL6NpNgOV6Jn+zX/XGyv4Qi+/yAB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Xsr4A&#10;AADb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group>
            </w:pict>
          </mc:Fallback>
        </mc:AlternateContent>
      </w:r>
      <w:r>
        <w:rPr>
          <w:rFonts w:ascii="Times New Roman" w:hAnsi="Times New Roman"/>
          <w:b/>
        </w:rPr>
        <w:t>Kata Kunci:</w:t>
      </w:r>
      <w:r>
        <w:rPr>
          <w:rFonts w:ascii="Times New Roman" w:hAnsi="Times New Roman"/>
          <w:i/>
        </w:rPr>
        <w:t xml:space="preserve">  efikasi</w:t>
      </w:r>
      <w:r>
        <w:rPr>
          <w:rFonts w:ascii="Times New Roman" w:hAnsi="Times New Roman"/>
          <w:i/>
          <w:lang w:val="sv-SE"/>
        </w:rPr>
        <w:t xml:space="preserve"> diri, motivasi</w:t>
      </w:r>
      <w:r>
        <w:rPr>
          <w:rFonts w:ascii="Times New Roman" w:hAnsi="Times New Roman"/>
          <w:i/>
        </w:rPr>
        <w:t xml:space="preserve">, </w:t>
      </w:r>
      <w:r>
        <w:rPr>
          <w:rFonts w:ascii="Times New Roman" w:hAnsi="Times New Roman"/>
          <w:i/>
          <w:lang w:val="sv-SE"/>
        </w:rPr>
        <w:t>kemampuan speaking</w:t>
      </w:r>
    </w:p>
    <w:p w14:paraId="0F81C328">
      <w:pPr>
        <w:spacing w:line="360" w:lineRule="auto"/>
        <w:ind w:right="-46"/>
        <w:jc w:val="both"/>
        <w:rPr>
          <w:rFonts w:ascii="Times New Roman" w:hAnsi="Times New Roman"/>
          <w:b/>
          <w:bCs/>
          <w:sz w:val="24"/>
          <w:szCs w:val="24"/>
        </w:rPr>
      </w:pPr>
      <w:r>
        <w:rPr>
          <w:rFonts w:ascii="Times New Roman" w:hAnsi="Times New Roman"/>
          <w:b/>
          <w:bCs/>
          <w:sz w:val="24"/>
          <w:szCs w:val="24"/>
        </w:rPr>
        <w:t>INTRODUCTION</w:t>
      </w:r>
    </w:p>
    <w:p w14:paraId="5DE5F9B7">
      <w:pPr>
        <w:pStyle w:val="69"/>
        <w:keepNext/>
        <w:framePr w:dropCap="drop" w:lines="2" w:wrap="around" w:vAnchor="text" w:hAnchor="text"/>
        <w:spacing w:line="551" w:lineRule="exact"/>
        <w:ind w:firstLine="0"/>
        <w:textAlignment w:val="baseline"/>
        <w:rPr>
          <w:position w:val="-6"/>
          <w:sz w:val="70"/>
          <w:lang w:val="en-US" w:eastAsia="id-ID"/>
        </w:rPr>
      </w:pPr>
      <w:r>
        <w:rPr>
          <w:position w:val="-6"/>
          <w:sz w:val="70"/>
          <w:lang w:eastAsia="id-ID"/>
        </w:rPr>
        <w:t xml:space="preserve">   </w:t>
      </w:r>
      <w:r>
        <w:rPr>
          <w:position w:val="-6"/>
          <w:sz w:val="70"/>
          <w:lang w:val="en-US" w:eastAsia="id-ID"/>
        </w:rPr>
        <w:t>S</w:t>
      </w:r>
    </w:p>
    <w:p w14:paraId="719870F8">
      <w:pPr>
        <w:pStyle w:val="69"/>
        <w:ind w:firstLine="0"/>
        <w:contextualSpacing/>
        <w:rPr>
          <w:sz w:val="24"/>
          <w:lang w:val="en-US" w:eastAsia="id-ID"/>
        </w:rPr>
      </w:pPr>
      <w:r>
        <w:rPr>
          <w:sz w:val="24"/>
          <w:lang w:val="en-US" w:eastAsia="id-ID"/>
        </w:rPr>
        <w:t xml:space="preserve">peaking is a key skill that is essential to master when learning a foreign language. It is generally considered the measure of an individual's skill in a language. Nevertheless, numerous students frequently encounter challenges in acquiring the skill. </w:t>
      </w:r>
      <w:r>
        <w:rPr>
          <w:sz w:val="24"/>
        </w:rPr>
        <w:t>Richards</w:t>
      </w:r>
      <w:r>
        <w:rPr>
          <w:sz w:val="24"/>
          <w:lang w:val="en-US"/>
        </w:rPr>
        <w:t xml:space="preserve"> &amp; </w:t>
      </w:r>
      <w:r>
        <w:rPr>
          <w:sz w:val="24"/>
        </w:rPr>
        <w:t>Renandya</w:t>
      </w:r>
      <w:r>
        <w:rPr>
          <w:sz w:val="24"/>
          <w:lang w:val="en-US" w:eastAsia="id-ID"/>
        </w:rPr>
        <w:t xml:space="preserve"> (2002) mention that speaking in a foreign language poses challenges for learners of that language. They continue to struggle with articulating their thoughts verbally in English and often remain quiet when the teacher encourages them to communicate in the classroom. </w:t>
      </w:r>
    </w:p>
    <w:p w14:paraId="6D4A295A">
      <w:pPr>
        <w:pStyle w:val="69"/>
        <w:ind w:firstLine="720"/>
        <w:contextualSpacing/>
        <w:rPr>
          <w:sz w:val="24"/>
          <w:lang w:val="en-US" w:eastAsia="id-ID"/>
        </w:rPr>
      </w:pPr>
      <w:r>
        <w:rPr>
          <w:sz w:val="24"/>
          <w:lang w:val="en-US" w:eastAsia="id-ID"/>
        </w:rPr>
        <w:t>This situation can be influenced by different elements. The elements may arise from performance conditions like (time constraints, preparation, quality of performance, and level of support), as well as from emotional factors such as (incentive, awareness, self-assurance, and stress, comprehension skills, and responses while speaking). A key affective factor that influences success or failure in language learning is known as efficacy. A component of efficacy known as self-efficacy refers to the beliefs that an individual holds about their abilities in different areas or situations (</w:t>
      </w:r>
      <w:r>
        <w:rPr>
          <w:sz w:val="24"/>
          <w:lang w:eastAsia="id-ID"/>
        </w:rPr>
        <w:t>Martín</w:t>
      </w:r>
      <w:r>
        <w:rPr>
          <w:sz w:val="24"/>
          <w:lang w:val="en-US" w:eastAsia="id-ID"/>
        </w:rPr>
        <w:t xml:space="preserve"> et al</w:t>
      </w:r>
      <w:ins w:id="2" w:author="gothicinspire" w:date="2025-10-20T06:46:16Z">
        <w:r>
          <w:rPr>
            <w:rFonts w:hint="default"/>
            <w:sz w:val="24"/>
            <w:lang w:val="en-US" w:eastAsia="id-ID"/>
          </w:rPr>
          <w:t>.</w:t>
        </w:r>
      </w:ins>
      <w:r>
        <w:rPr>
          <w:sz w:val="24"/>
          <w:lang w:val="en-US" w:eastAsia="id-ID"/>
        </w:rPr>
        <w:t xml:space="preserve">, </w:t>
      </w:r>
      <w:r>
        <w:rPr>
          <w:sz w:val="24"/>
          <w:lang w:eastAsia="id-ID"/>
        </w:rPr>
        <w:t>2023)</w:t>
      </w:r>
    </w:p>
    <w:p w14:paraId="7F057640">
      <w:pPr>
        <w:pStyle w:val="69"/>
        <w:ind w:firstLine="720"/>
        <w:contextualSpacing/>
        <w:rPr>
          <w:sz w:val="24"/>
          <w:lang w:val="en-US" w:eastAsia="id-ID"/>
        </w:rPr>
      </w:pPr>
      <w:r>
        <w:rPr>
          <w:sz w:val="24"/>
          <w:lang w:val="en-US" w:eastAsia="id-ID"/>
        </w:rPr>
        <w:t>In social cognitive theory, the term that denotes an individual's efficacy or belief regarding their ability to complete a task is known as self-efficacy (Bandura, 2006). He also stated that self-efficacy is “the confidence in one’s abilities to plan and carry out the actions needed to handle future situations." Self-efficacy can influence how individuals think, act, and the decisions they make in specific situations. In essence, self-efficacy refers to the belief individuals possess in their capacity to pursue their endeavors, achieve their objectives, and execute tasks proficiently (</w:t>
      </w:r>
      <w:r>
        <w:rPr>
          <w:sz w:val="24"/>
        </w:rPr>
        <w:t>Dörnyei</w:t>
      </w:r>
      <w:r>
        <w:rPr>
          <w:sz w:val="24"/>
          <w:lang w:val="en-US" w:eastAsia="id-ID"/>
        </w:rPr>
        <w:t>, 2005).</w:t>
      </w:r>
    </w:p>
    <w:p w14:paraId="4C651407">
      <w:pPr>
        <w:pStyle w:val="69"/>
        <w:ind w:firstLine="720"/>
        <w:contextualSpacing/>
        <w:rPr>
          <w:sz w:val="24"/>
          <w:lang w:val="en-US" w:eastAsia="id-ID"/>
        </w:rPr>
      </w:pPr>
      <w:r>
        <w:rPr>
          <w:sz w:val="24"/>
          <w:lang w:val="en-US" w:eastAsia="id-ID"/>
        </w:rPr>
        <w:t xml:space="preserve">In speaking, self- efficacy denotes the students' belief in their own abilities or competence to communicate effectively in the target language. The confidence students hold in their speaking abilities can either motivate or create reluctance in them to present in English publicly during classroom discussions. Drawing from her experience in teaching the speaking class, particularly with oral presentations, the researcher observed that some students appeared hesitant and unwilling to speak. The researcher inquired with a few students about why they seem hesitant to actively speak English during this activity. A lot of their responses stem from a fear of making mistakes, and they also lack the confidence to express themselves. Thus, it is evident that the students' self-efficacy significantly influences their speaking ability. </w:t>
      </w:r>
    </w:p>
    <w:p w14:paraId="1998302A">
      <w:pPr>
        <w:pStyle w:val="69"/>
        <w:ind w:firstLine="720"/>
        <w:contextualSpacing/>
        <w:rPr>
          <w:sz w:val="24"/>
          <w:lang w:val="en-US" w:eastAsia="id-ID"/>
        </w:rPr>
      </w:pPr>
      <w:r>
        <w:rPr>
          <w:sz w:val="24"/>
          <w:lang w:val="en-US" w:eastAsia="id-ID"/>
        </w:rPr>
        <w:t xml:space="preserve">Another emotional factor that also impacts or shapes the students’ speaking ability is motivation. </w:t>
      </w:r>
      <w:r>
        <w:rPr>
          <w:sz w:val="24"/>
          <w:lang w:eastAsia="id-ID"/>
        </w:rPr>
        <w:t xml:space="preserve">Cahyono, Bambang Yudi, &amp; Rahayu, T. (2020) </w:t>
      </w:r>
      <w:r>
        <w:rPr>
          <w:sz w:val="24"/>
          <w:lang w:val="en-US" w:eastAsia="id-ID"/>
        </w:rPr>
        <w:t xml:space="preserve">argue that motivation is essential for learning a language. Motivation is regarded as a crucial element in acquiring speaking ability. According to Ur (1996), the greater the motivation of learners, the more effective their learning experience will be. The more enthusiastic the learner, the stronger their speaking ability will become. </w:t>
      </w:r>
    </w:p>
    <w:p w14:paraId="15F20F17">
      <w:pPr>
        <w:pStyle w:val="69"/>
        <w:ind w:firstLine="720"/>
        <w:contextualSpacing/>
        <w:rPr>
          <w:sz w:val="24"/>
          <w:lang w:val="en-US" w:eastAsia="id-ID"/>
        </w:rPr>
      </w:pPr>
      <w:r>
        <w:rPr>
          <w:sz w:val="24"/>
          <w:lang w:val="en-US" w:eastAsia="id-ID"/>
        </w:rPr>
        <w:t>J</w:t>
      </w:r>
      <w:r>
        <w:rPr>
          <w:sz w:val="24"/>
          <w:lang w:eastAsia="id-ID"/>
        </w:rPr>
        <w:t xml:space="preserve">odai, Zafarghandi, </w:t>
      </w:r>
      <w:r>
        <w:rPr>
          <w:sz w:val="24"/>
          <w:lang w:val="en-US" w:eastAsia="id-ID"/>
        </w:rPr>
        <w:t>&amp;</w:t>
      </w:r>
      <w:r>
        <w:rPr>
          <w:sz w:val="24"/>
          <w:lang w:eastAsia="id-ID"/>
        </w:rPr>
        <w:t xml:space="preserve"> Tous (2013) state that motivation is commonly acknowledged as one of the most important affective variables in foreign language learning.  It means that motivation as the important factor that influences the learning process o</w:t>
      </w:r>
      <w:r>
        <w:rPr>
          <w:sz w:val="24"/>
          <w:lang w:val="en-US" w:eastAsia="id-ID"/>
        </w:rPr>
        <w:t>f speaking. In this study, the researcher observed that numerous students appeared unmotivated to develop strong speaking ability during oral presentation tasks. Monte and Lifrieri (1973) suggest that these students might possess the desire to succeed and the capability to complete the task, yet perceive the achievement as having minimal or no value, leading them to believe that the effort or time invested is not worthwhile. Some individuals might worry that they lack the ability to finish the necessary task, leading them not to start at all. They believe it is preferable to obtain a lower total grade than to demonstrate their inability to successfully finish the assignment. Given the aforementioned fact, the researcher is keen to explore the connection between self-efficacy, motivation, and students’ speaking ability during oral presentation tasks.</w:t>
      </w:r>
    </w:p>
    <w:p w14:paraId="4EE7A483">
      <w:pPr>
        <w:autoSpaceDE w:val="0"/>
        <w:autoSpaceDN w:val="0"/>
        <w:adjustRightInd w:val="0"/>
        <w:ind w:firstLine="720"/>
        <w:jc w:val="both"/>
        <w:rPr>
          <w:rFonts w:ascii="Times New Roman" w:hAnsi="Times New Roman" w:eastAsia="Calibri"/>
          <w:sz w:val="24"/>
          <w:szCs w:val="24"/>
          <w:lang w:val="en-US"/>
        </w:rPr>
      </w:pPr>
      <w:r>
        <w:rPr>
          <w:rFonts w:ascii="Times New Roman" w:hAnsi="Times New Roman" w:eastAsia="Calibri"/>
          <w:sz w:val="24"/>
          <w:szCs w:val="24"/>
          <w:lang w:val="en-US"/>
        </w:rPr>
        <w:t>Based on the background of the study, the research questions of this study can be stated as follows:</w:t>
      </w:r>
    </w:p>
    <w:p w14:paraId="279F1726">
      <w:pPr>
        <w:numPr>
          <w:ilvl w:val="0"/>
          <w:numId w:val="1"/>
        </w:numPr>
        <w:autoSpaceDE w:val="0"/>
        <w:autoSpaceDN w:val="0"/>
        <w:adjustRightInd w:val="0"/>
        <w:spacing w:after="200"/>
        <w:ind w:left="360"/>
        <w:contextualSpacing/>
        <w:jc w:val="both"/>
        <w:rPr>
          <w:rFonts w:ascii="Times New Roman" w:hAnsi="Times New Roman" w:eastAsia="Calibri" w:cs="SimSun"/>
          <w:sz w:val="24"/>
          <w:szCs w:val="24"/>
          <w:lang w:val="en-US"/>
        </w:rPr>
      </w:pPr>
      <w:r>
        <w:rPr>
          <w:rFonts w:ascii="Times New Roman" w:hAnsi="Times New Roman" w:eastAsia="Calibri" w:cs="SimSun"/>
          <w:sz w:val="24"/>
          <w:szCs w:val="24"/>
          <w:lang w:val="en-US"/>
        </w:rPr>
        <w:t>Is there any relationship between self-efficacy and speaking ability on oral presentation of the fourth semester students of English department of Kutai Kartanegara University?</w:t>
      </w:r>
    </w:p>
    <w:p w14:paraId="1D47D351">
      <w:pPr>
        <w:autoSpaceDE w:val="0"/>
        <w:autoSpaceDN w:val="0"/>
        <w:adjustRightInd w:val="0"/>
        <w:spacing w:after="200"/>
        <w:ind w:left="360" w:hanging="360"/>
        <w:contextualSpacing/>
        <w:jc w:val="both"/>
        <w:rPr>
          <w:rFonts w:ascii="Calibri" w:hAnsi="Calibri" w:eastAsia="Calibri" w:cs="SimSun"/>
          <w:sz w:val="24"/>
          <w:szCs w:val="24"/>
          <w:lang w:val="en-US"/>
        </w:rPr>
      </w:pPr>
      <w:r>
        <w:rPr>
          <w:rFonts w:ascii="Times New Roman" w:hAnsi="Times New Roman" w:eastAsia="Calibri" w:cs="SimSun"/>
          <w:sz w:val="24"/>
          <w:szCs w:val="24"/>
          <w:lang w:val="en-US"/>
        </w:rPr>
        <w:t>2.</w:t>
      </w:r>
      <w:r>
        <w:rPr>
          <w:rFonts w:ascii="Times New Roman" w:hAnsi="Times New Roman" w:eastAsia="Calibri" w:cs="SimSun"/>
          <w:sz w:val="24"/>
          <w:szCs w:val="24"/>
          <w:lang w:val="en-US"/>
        </w:rPr>
        <w:tab/>
      </w:r>
      <w:r>
        <w:rPr>
          <w:rFonts w:ascii="Times New Roman" w:hAnsi="Times New Roman" w:eastAsia="Calibri" w:cs="SimSun"/>
          <w:sz w:val="24"/>
          <w:szCs w:val="24"/>
          <w:lang w:val="en-US"/>
        </w:rPr>
        <w:t>Is there any relationship between motivation and speaking ability on oral presentation of the fourth semester students of English department of Kutai Kartanegara University?</w:t>
      </w:r>
    </w:p>
    <w:p w14:paraId="67827AFA">
      <w:pPr>
        <w:autoSpaceDE w:val="0"/>
        <w:autoSpaceDN w:val="0"/>
        <w:adjustRightInd w:val="0"/>
        <w:ind w:left="360" w:hanging="360"/>
        <w:jc w:val="both"/>
        <w:rPr>
          <w:rFonts w:ascii="Times New Roman" w:hAnsi="Times New Roman" w:eastAsia="Calibri"/>
          <w:sz w:val="24"/>
          <w:szCs w:val="24"/>
          <w:lang w:val="en-US"/>
        </w:rPr>
      </w:pPr>
      <w:r>
        <w:rPr>
          <w:rFonts w:ascii="Times New Roman" w:hAnsi="Times New Roman" w:eastAsia="Calibri"/>
          <w:sz w:val="24"/>
          <w:szCs w:val="24"/>
          <w:lang w:val="en-US"/>
        </w:rPr>
        <w:t>3.</w:t>
      </w:r>
      <w:r>
        <w:rPr>
          <w:rFonts w:ascii="Times New Roman" w:hAnsi="Times New Roman" w:eastAsia="Calibri"/>
          <w:sz w:val="24"/>
          <w:szCs w:val="24"/>
          <w:lang w:val="en-US"/>
        </w:rPr>
        <w:tab/>
      </w:r>
      <w:r>
        <w:rPr>
          <w:rFonts w:ascii="Times New Roman" w:hAnsi="Times New Roman" w:eastAsia="Calibri"/>
          <w:sz w:val="24"/>
          <w:szCs w:val="24"/>
          <w:lang w:val="en-US"/>
        </w:rPr>
        <w:t>Is there any relationship between self</w:t>
      </w:r>
      <w:r>
        <w:rPr>
          <w:rFonts w:ascii="Times New Roman" w:hAnsi="Times New Roman" w:eastAsia="Calibri"/>
          <w:sz w:val="24"/>
          <w:szCs w:val="24"/>
        </w:rPr>
        <w:t>-</w:t>
      </w:r>
      <w:r>
        <w:rPr>
          <w:rFonts w:ascii="Times New Roman" w:hAnsi="Times New Roman" w:eastAsia="Calibri"/>
          <w:sz w:val="24"/>
          <w:szCs w:val="24"/>
          <w:lang w:val="en-US"/>
        </w:rPr>
        <w:t>efficacy, motivation simultaneously with speaking ability on oral presentation of the fourth semester students of English department of Kutai Kartanegara University?</w:t>
      </w:r>
    </w:p>
    <w:p w14:paraId="251FC86D">
      <w:pPr>
        <w:pStyle w:val="69"/>
        <w:ind w:firstLine="720"/>
        <w:contextualSpacing/>
        <w:rPr>
          <w:sz w:val="24"/>
          <w:lang w:val="en-US" w:eastAsia="id-ID"/>
        </w:rPr>
      </w:pPr>
    </w:p>
    <w:p w14:paraId="140635AA">
      <w:pPr>
        <w:spacing w:line="360" w:lineRule="auto"/>
        <w:jc w:val="both"/>
        <w:rPr>
          <w:rFonts w:ascii="Times New Roman" w:hAnsi="Times New Roman"/>
          <w:b/>
          <w:color w:val="000000" w:themeColor="text1"/>
          <w:sz w:val="24"/>
          <w:szCs w:val="24"/>
          <w14:textFill>
            <w14:solidFill>
              <w14:schemeClr w14:val="tx1"/>
            </w14:solidFill>
          </w14:textFill>
        </w:rPr>
      </w:pPr>
    </w:p>
    <w:p w14:paraId="4D457B32">
      <w:pPr>
        <w:spacing w:line="360" w:lineRule="auto"/>
        <w:jc w:val="both"/>
        <w:rPr>
          <w:rFonts w:ascii="Times New Roman" w:hAnsi="Times New Roman"/>
          <w:b/>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METHODOLOGY</w:t>
      </w:r>
    </w:p>
    <w:p w14:paraId="2CD9332C">
      <w:pPr>
        <w:pStyle w:val="69"/>
        <w:ind w:firstLine="0"/>
        <w:contextualSpacing/>
        <w:rPr>
          <w:ins w:id="4" w:author="gothicinspire" w:date="2025-10-20T06:53:42Z"/>
          <w:rFonts w:hint="default"/>
          <w:b/>
          <w:bCs/>
          <w:sz w:val="24"/>
          <w:lang w:val="en-US"/>
          <w:rPrChange w:id="5" w:author="gothicinspire" w:date="2025-10-20T06:54:25Z">
            <w:rPr>
              <w:ins w:id="6" w:author="gothicinspire" w:date="2025-10-20T06:53:42Z"/>
              <w:rFonts w:hint="default"/>
              <w:sz w:val="24"/>
              <w:lang w:val="en-US"/>
            </w:rPr>
          </w:rPrChange>
        </w:rPr>
        <w:pPrChange w:id="3" w:author="gothicinspire" w:date="2025-10-20T06:53:35Z">
          <w:pPr>
            <w:pStyle w:val="69"/>
            <w:ind w:firstLine="709"/>
            <w:contextualSpacing/>
          </w:pPr>
        </w:pPrChange>
      </w:pPr>
      <w:ins w:id="7" w:author="gothicinspire" w:date="2025-10-20T06:53:37Z">
        <w:r>
          <w:rPr>
            <w:rFonts w:hint="default"/>
            <w:b/>
            <w:bCs/>
            <w:sz w:val="24"/>
            <w:lang w:val="en-US"/>
            <w:rPrChange w:id="8" w:author="gothicinspire" w:date="2025-10-20T06:54:25Z">
              <w:rPr>
                <w:rFonts w:hint="default"/>
                <w:sz w:val="24"/>
                <w:lang w:val="en-US"/>
              </w:rPr>
            </w:rPrChange>
          </w:rPr>
          <w:t>Rese</w:t>
        </w:r>
      </w:ins>
      <w:ins w:id="10" w:author="gothicinspire" w:date="2025-10-20T06:53:38Z">
        <w:r>
          <w:rPr>
            <w:rFonts w:hint="default"/>
            <w:b/>
            <w:bCs/>
            <w:sz w:val="24"/>
            <w:lang w:val="en-US"/>
            <w:rPrChange w:id="11" w:author="gothicinspire" w:date="2025-10-20T06:54:25Z">
              <w:rPr>
                <w:rFonts w:hint="default"/>
                <w:sz w:val="24"/>
                <w:lang w:val="en-US"/>
              </w:rPr>
            </w:rPrChange>
          </w:rPr>
          <w:t>ar</w:t>
        </w:r>
      </w:ins>
      <w:ins w:id="13" w:author="gothicinspire" w:date="2025-10-20T06:53:39Z">
        <w:r>
          <w:rPr>
            <w:rFonts w:hint="default"/>
            <w:b/>
            <w:bCs/>
            <w:sz w:val="24"/>
            <w:lang w:val="en-US"/>
            <w:rPrChange w:id="14" w:author="gothicinspire" w:date="2025-10-20T06:54:25Z">
              <w:rPr>
                <w:rFonts w:hint="default"/>
                <w:sz w:val="24"/>
                <w:lang w:val="en-US"/>
              </w:rPr>
            </w:rPrChange>
          </w:rPr>
          <w:t>c</w:t>
        </w:r>
      </w:ins>
      <w:ins w:id="16" w:author="gothicinspire" w:date="2025-10-20T06:53:40Z">
        <w:r>
          <w:rPr>
            <w:rFonts w:hint="default"/>
            <w:b/>
            <w:bCs/>
            <w:sz w:val="24"/>
            <w:lang w:val="en-US"/>
            <w:rPrChange w:id="17" w:author="gothicinspire" w:date="2025-10-20T06:54:25Z">
              <w:rPr>
                <w:rFonts w:hint="default"/>
                <w:sz w:val="24"/>
                <w:lang w:val="en-US"/>
              </w:rPr>
            </w:rPrChange>
          </w:rPr>
          <w:t>h De</w:t>
        </w:r>
      </w:ins>
      <w:ins w:id="19" w:author="gothicinspire" w:date="2025-10-20T06:53:41Z">
        <w:r>
          <w:rPr>
            <w:rFonts w:hint="default"/>
            <w:b/>
            <w:bCs/>
            <w:sz w:val="24"/>
            <w:lang w:val="en-US"/>
            <w:rPrChange w:id="20" w:author="gothicinspire" w:date="2025-10-20T06:54:25Z">
              <w:rPr>
                <w:rFonts w:hint="default"/>
                <w:sz w:val="24"/>
                <w:lang w:val="en-US"/>
              </w:rPr>
            </w:rPrChange>
          </w:rPr>
          <w:t>sign</w:t>
        </w:r>
      </w:ins>
    </w:p>
    <w:p w14:paraId="0BA05C2C">
      <w:pPr>
        <w:pStyle w:val="69"/>
        <w:ind w:firstLine="720"/>
        <w:contextualSpacing/>
        <w:rPr>
          <w:sz w:val="24"/>
          <w:lang w:val="en-US"/>
        </w:rPr>
        <w:pPrChange w:id="22" w:author="gothicinspire" w:date="2025-10-20T06:53:43Z">
          <w:pPr>
            <w:pStyle w:val="69"/>
            <w:ind w:firstLine="709"/>
            <w:contextualSpacing/>
          </w:pPr>
        </w:pPrChange>
      </w:pPr>
      <w:r>
        <w:rPr>
          <w:sz w:val="24"/>
          <w:lang w:val="en-US"/>
        </w:rPr>
        <w:t xml:space="preserve">The design of this research </w:t>
      </w:r>
      <w:r>
        <w:rPr>
          <w:sz w:val="24"/>
        </w:rPr>
        <w:t>was</w:t>
      </w:r>
      <w:r>
        <w:rPr>
          <w:sz w:val="24"/>
          <w:lang w:val="en-US"/>
        </w:rPr>
        <w:t xml:space="preserve"> a quantitative study. The investigation </w:t>
      </w:r>
      <w:r>
        <w:rPr>
          <w:sz w:val="24"/>
        </w:rPr>
        <w:t>was</w:t>
      </w:r>
      <w:r>
        <w:rPr>
          <w:sz w:val="24"/>
          <w:lang w:val="en-US"/>
        </w:rPr>
        <w:t xml:space="preserve"> about the relationship between three variables namely self-efficacy, motivation and speaking ability of the fourth semester students. Therefore, the researcher utilize</w:t>
      </w:r>
      <w:r>
        <w:rPr>
          <w:sz w:val="24"/>
        </w:rPr>
        <w:t>d</w:t>
      </w:r>
      <w:r>
        <w:rPr>
          <w:sz w:val="24"/>
          <w:lang w:val="en-US"/>
        </w:rPr>
        <w:t xml:space="preserve"> multiple correlational designs in this research. Multiple correlations or multiple regressions are techniques that enables researcher to determine a correlation between criterion variable and the best combination of two or more predictor variable.  </w:t>
      </w:r>
      <w:del w:id="23" w:author="gothicinspire" w:date="2025-10-20T06:50:53Z">
        <w:r>
          <w:rPr>
            <w:sz w:val="24"/>
            <w:lang w:val="en-US"/>
          </w:rPr>
          <w:delText>The formula of regression equation is Ŷ= β0+β1X1+β2X2.</w:delText>
        </w:r>
      </w:del>
      <w:r>
        <w:rPr>
          <w:sz w:val="24"/>
          <w:lang w:val="en-US"/>
        </w:rPr>
        <w:t xml:space="preserve"> The design can be illustrated in this scheme as follows:</w:t>
      </w:r>
    </w:p>
    <w:p w14:paraId="21FCBD3B">
      <w:pPr>
        <w:spacing w:line="360" w:lineRule="auto"/>
        <w:jc w:val="both"/>
        <w:rPr>
          <w:rFonts w:ascii="Times New Roman" w:hAnsi="Times New Roman"/>
          <w:b/>
          <w:sz w:val="24"/>
          <w:szCs w:val="24"/>
          <w:lang w:val="en-US"/>
        </w:rPr>
      </w:pPr>
      <w:r>
        <w:rPr>
          <w:rFonts w:ascii="Times New Roman" w:hAnsi="Times New Roman"/>
          <w:b/>
          <w:sz w:val="24"/>
          <w:szCs w:val="24"/>
        </w:rPr>
        <mc:AlternateContent>
          <mc:Choice Requires="wps">
            <w:drawing>
              <wp:anchor distT="0" distB="0" distL="114300" distR="114300" simplePos="0" relativeHeight="251665408" behindDoc="0" locked="0" layoutInCell="1" allowOverlap="1">
                <wp:simplePos x="0" y="0"/>
                <wp:positionH relativeFrom="column">
                  <wp:posOffset>291465</wp:posOffset>
                </wp:positionH>
                <wp:positionV relativeFrom="paragraph">
                  <wp:posOffset>55245</wp:posOffset>
                </wp:positionV>
                <wp:extent cx="1685925" cy="581025"/>
                <wp:effectExtent l="0" t="0" r="28575" b="28575"/>
                <wp:wrapNone/>
                <wp:docPr id="20" name="Text Box 20"/>
                <wp:cNvGraphicFramePr/>
                <a:graphic xmlns:a="http://schemas.openxmlformats.org/drawingml/2006/main">
                  <a:graphicData uri="http://schemas.microsoft.com/office/word/2010/wordprocessingShape">
                    <wps:wsp>
                      <wps:cNvSpPr txBox="1">
                        <a:spLocks noChangeArrowheads="1"/>
                      </wps:cNvSpPr>
                      <wps:spPr bwMode="auto">
                        <a:xfrm>
                          <a:off x="0" y="0"/>
                          <a:ext cx="1685925" cy="581025"/>
                        </a:xfrm>
                        <a:prstGeom prst="rect">
                          <a:avLst/>
                        </a:prstGeom>
                        <a:solidFill>
                          <a:srgbClr val="FFFFFF"/>
                        </a:solidFill>
                        <a:ln w="9525">
                          <a:solidFill>
                            <a:srgbClr val="000000"/>
                          </a:solidFill>
                          <a:miter lim="800000"/>
                        </a:ln>
                      </wps:spPr>
                      <wps:txbx>
                        <w:txbxContent>
                          <w:p w14:paraId="45BE3E84">
                            <w:pPr>
                              <w:jc w:val="center"/>
                              <w:rPr>
                                <w:rFonts w:ascii="Times New Roman" w:hAnsi="Times New Roman"/>
                                <w:b/>
                              </w:rPr>
                            </w:pPr>
                            <w:r>
                              <w:rPr>
                                <w:rFonts w:ascii="Times New Roman" w:hAnsi="Times New Roman"/>
                                <w:b/>
                              </w:rPr>
                              <w:t>XI</w:t>
                            </w:r>
                          </w:p>
                          <w:p w14:paraId="2E712279">
                            <w:pPr>
                              <w:jc w:val="center"/>
                              <w:rPr>
                                <w:rFonts w:ascii="Times New Roman" w:hAnsi="Times New Roman"/>
                                <w:b/>
                                <w:u w:val="single"/>
                                <w:lang w:val="en-US"/>
                              </w:rPr>
                            </w:pPr>
                            <w:r>
                              <w:rPr>
                                <w:rFonts w:ascii="Times New Roman" w:hAnsi="Times New Roman"/>
                                <w:b/>
                                <w:u w:val="single"/>
                              </w:rPr>
                              <w:t xml:space="preserve">SELF </w:t>
                            </w:r>
                            <w:r>
                              <w:rPr>
                                <w:rFonts w:ascii="Times New Roman" w:hAnsi="Times New Roman"/>
                                <w:b/>
                                <w:u w:val="single"/>
                                <w:lang w:val="en-US"/>
                              </w:rPr>
                              <w:t>EFFICACY</w:t>
                            </w:r>
                          </w:p>
                          <w:p w14:paraId="4544519A">
                            <w:pPr>
                              <w:jc w:val="center"/>
                              <w:rPr>
                                <w:rFonts w:ascii="Times New Roman" w:hAnsi="Times New Roman"/>
                                <w:b/>
                              </w:rPr>
                            </w:pPr>
                            <w:r>
                              <w:rPr>
                                <w:rFonts w:ascii="Times New Roman" w:hAnsi="Times New Roman"/>
                                <w:b/>
                              </w:rPr>
                              <w:t>Predictor Variable</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2.95pt;margin-top:4.35pt;height:45.75pt;width:132.75pt;z-index:251665408;mso-width-relative:page;mso-height-relative:page;" fillcolor="#FFFFFF" filled="t" stroked="t" coordsize="21600,21600" o:gfxdata="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8vK5H2AAAAAgBAAAPAAAAAAAAAAEAIAAAACIAAABkcnMvZG93bnJldi54bWxQSwEC&#10;FAAUAAAACACHTuJAxA0Dvi0CAACIBAAADgAAAAAAAAABACAAAAAnAQAAZHJzL2Uyb0RvYy54bWxQ&#10;SwUGAAAAAAYABgBZAQAAxgUAAAAA&#10;">
                <v:fill on="t" focussize="0,0"/>
                <v:stroke color="#000000" miterlimit="8" joinstyle="miter"/>
                <v:imagedata o:title=""/>
                <o:lock v:ext="edit" aspectratio="f"/>
                <v:textbox>
                  <w:txbxContent>
                    <w:p w14:paraId="45BE3E84">
                      <w:pPr>
                        <w:jc w:val="center"/>
                        <w:rPr>
                          <w:rFonts w:ascii="Times New Roman" w:hAnsi="Times New Roman"/>
                          <w:b/>
                        </w:rPr>
                      </w:pPr>
                      <w:r>
                        <w:rPr>
                          <w:rFonts w:ascii="Times New Roman" w:hAnsi="Times New Roman"/>
                          <w:b/>
                        </w:rPr>
                        <w:t>XI</w:t>
                      </w:r>
                    </w:p>
                    <w:p w14:paraId="2E712279">
                      <w:pPr>
                        <w:jc w:val="center"/>
                        <w:rPr>
                          <w:rFonts w:ascii="Times New Roman" w:hAnsi="Times New Roman"/>
                          <w:b/>
                          <w:u w:val="single"/>
                          <w:lang w:val="en-US"/>
                        </w:rPr>
                      </w:pPr>
                      <w:r>
                        <w:rPr>
                          <w:rFonts w:ascii="Times New Roman" w:hAnsi="Times New Roman"/>
                          <w:b/>
                          <w:u w:val="single"/>
                        </w:rPr>
                        <w:t xml:space="preserve">SELF </w:t>
                      </w:r>
                      <w:r>
                        <w:rPr>
                          <w:rFonts w:ascii="Times New Roman" w:hAnsi="Times New Roman"/>
                          <w:b/>
                          <w:u w:val="single"/>
                          <w:lang w:val="en-US"/>
                        </w:rPr>
                        <w:t>EFFICACY</w:t>
                      </w:r>
                    </w:p>
                    <w:p w14:paraId="4544519A">
                      <w:pPr>
                        <w:jc w:val="center"/>
                        <w:rPr>
                          <w:rFonts w:ascii="Times New Roman" w:hAnsi="Times New Roman"/>
                          <w:b/>
                        </w:rPr>
                      </w:pPr>
                      <w:r>
                        <w:rPr>
                          <w:rFonts w:ascii="Times New Roman" w:hAnsi="Times New Roman"/>
                          <w:b/>
                        </w:rPr>
                        <w:t>Predictor Variable</w:t>
                      </w:r>
                    </w:p>
                  </w:txbxContent>
                </v:textbox>
              </v:shape>
            </w:pict>
          </mc:Fallback>
        </mc:AlternateContent>
      </w:r>
      <w:r>
        <w:rPr>
          <w:rFonts w:ascii="Times New Roman" w:hAnsi="Times New Roman"/>
          <w:b/>
          <w:sz w:val="24"/>
          <w:szCs w:val="24"/>
        </w:rPr>
        <mc:AlternateContent>
          <mc:Choice Requires="wps">
            <w:drawing>
              <wp:anchor distT="0" distB="0" distL="114300" distR="114300" simplePos="0" relativeHeight="251663360" behindDoc="0" locked="0" layoutInCell="1" allowOverlap="1">
                <wp:simplePos x="0" y="0"/>
                <wp:positionH relativeFrom="column">
                  <wp:posOffset>1139825</wp:posOffset>
                </wp:positionH>
                <wp:positionV relativeFrom="paragraph">
                  <wp:posOffset>362585</wp:posOffset>
                </wp:positionV>
                <wp:extent cx="0" cy="1169670"/>
                <wp:effectExtent l="76200" t="0" r="57150" b="49530"/>
                <wp:wrapNone/>
                <wp:docPr id="18" name="Straight Arrow Connector 18"/>
                <wp:cNvGraphicFramePr/>
                <a:graphic xmlns:a="http://schemas.openxmlformats.org/drawingml/2006/main">
                  <a:graphicData uri="http://schemas.microsoft.com/office/word/2010/wordprocessingShape">
                    <wps:wsp>
                      <wps:cNvCnPr>
                        <a:cxnSpLocks noChangeShapeType="1"/>
                      </wps:cNvCnPr>
                      <wps:spPr bwMode="auto">
                        <a:xfrm>
                          <a:off x="0" y="0"/>
                          <a:ext cx="0" cy="1169670"/>
                        </a:xfrm>
                        <a:prstGeom prst="straightConnector1">
                          <a:avLst/>
                        </a:prstGeom>
                        <a:noFill/>
                        <a:ln w="9525">
                          <a:solidFill>
                            <a:srgbClr val="000000"/>
                          </a:solidFill>
                          <a:round/>
                          <a:tailEnd type="triangle" w="med" len="med"/>
                        </a:ln>
                      </wps:spPr>
                      <wps:bodyPr/>
                    </wps:wsp>
                  </a:graphicData>
                </a:graphic>
              </wp:anchor>
            </w:drawing>
          </mc:Choice>
          <mc:Fallback>
            <w:pict>
              <v:shape id="_x0000_s1026" o:spid="_x0000_s1026" o:spt="32" type="#_x0000_t32" style="position:absolute;left:0pt;margin-left:89.75pt;margin-top:28.55pt;height:92.1pt;width:0pt;z-index:251663360;mso-width-relative:page;mso-height-relative:page;" filled="f" stroked="t" coordsize="21600,21600" o:gfxdata="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RA8Gv2gAAAAoBAAAPAAAAAAAAAAEAIAAAACIAAABkcnMvZG93bnJldi54bWxQ&#10;SwECFAAUAAAACACHTuJAPieTUPUBAADxAwAADgAAAAAAAAABACAAAAApAQAAZHJzL2Uyb0RvYy54&#10;bWxQSwUGAAAAAAYABgBZAQAAkAUAAAAA&#10;">
                <v:fill on="f" focussize="0,0"/>
                <v:stroke color="#000000" joinstyle="round" endarrow="block"/>
                <v:imagedata o:title=""/>
                <o:lock v:ext="edit" aspectratio="f"/>
              </v:shape>
            </w:pict>
          </mc:Fallback>
        </mc:AlternateContent>
      </w:r>
      <w:r>
        <w:rPr>
          <w:rFonts w:ascii="Times New Roman" w:hAnsi="Times New Roman"/>
          <w:b/>
          <w:sz w:val="24"/>
          <w:szCs w:val="24"/>
        </w:rPr>
        <mc:AlternateContent>
          <mc:Choice Requires="wps">
            <w:drawing>
              <wp:anchor distT="0" distB="0" distL="114300" distR="114300" simplePos="0" relativeHeight="251667456" behindDoc="0" locked="0" layoutInCell="1" allowOverlap="1">
                <wp:simplePos x="0" y="0"/>
                <wp:positionH relativeFrom="column">
                  <wp:posOffset>1941195</wp:posOffset>
                </wp:positionH>
                <wp:positionV relativeFrom="paragraph">
                  <wp:posOffset>699770</wp:posOffset>
                </wp:positionV>
                <wp:extent cx="1205230" cy="568325"/>
                <wp:effectExtent l="0" t="38100" r="52070" b="22225"/>
                <wp:wrapNone/>
                <wp:docPr id="2" name="Straight Arrow Connector 2"/>
                <wp:cNvGraphicFramePr/>
                <a:graphic xmlns:a="http://schemas.openxmlformats.org/drawingml/2006/main">
                  <a:graphicData uri="http://schemas.microsoft.com/office/word/2010/wordprocessingShape">
                    <wps:wsp>
                      <wps:cNvCnPr>
                        <a:cxnSpLocks noChangeShapeType="1"/>
                      </wps:cNvCnPr>
                      <wps:spPr bwMode="auto">
                        <a:xfrm flipV="1">
                          <a:off x="0" y="0"/>
                          <a:ext cx="1205230" cy="568325"/>
                        </a:xfrm>
                        <a:prstGeom prst="straightConnector1">
                          <a:avLst/>
                        </a:prstGeom>
                        <a:noFill/>
                        <a:ln w="9525">
                          <a:solidFill>
                            <a:srgbClr val="000000"/>
                          </a:solidFill>
                          <a:round/>
                          <a:tailEnd type="triangle" w="med" len="med"/>
                        </a:ln>
                      </wps:spPr>
                      <wps:bodyPr/>
                    </wps:wsp>
                  </a:graphicData>
                </a:graphic>
              </wp:anchor>
            </w:drawing>
          </mc:Choice>
          <mc:Fallback>
            <w:pict>
              <v:shape id="_x0000_s1026" o:spid="_x0000_s1026" o:spt="32" type="#_x0000_t32" style="position:absolute;left:0pt;flip:y;margin-left:152.85pt;margin-top:55.1pt;height:44.75pt;width:94.9pt;z-index:251667456;mso-width-relative:page;mso-height-relative:page;" filled="f" stroked="t" coordsize="21600,21600" o:gfxdata="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BM8WpXaAAAACwEAAA8AAAAAAAAAAQAgAAAAIgAAAGRycy9kb3du&#10;cmV2LnhtbFBLAQIUABQAAAAIAIdO4kBPTBdU/QEAAP4DAAAOAAAAAAAAAAEAIAAAACkBAABkcnMv&#10;ZTJvRG9jLnhtbFBLBQYAAAAABgAGAFkBAACYBQAAAAA=&#10;">
                <v:fill on="f" focussize="0,0"/>
                <v:stroke color="#000000" joinstyle="round" endarrow="block"/>
                <v:imagedata o:title=""/>
                <o:lock v:ext="edit" aspectratio="f"/>
              </v:shape>
            </w:pict>
          </mc:Fallback>
        </mc:AlternateContent>
      </w:r>
    </w:p>
    <w:p w14:paraId="77F45194">
      <w:pPr>
        <w:spacing w:line="360" w:lineRule="auto"/>
        <w:jc w:val="both"/>
        <w:rPr>
          <w:rFonts w:ascii="Times New Roman" w:hAnsi="Times New Roman"/>
          <w:b/>
          <w:sz w:val="24"/>
          <w:szCs w:val="24"/>
          <w:lang w:val="en-US"/>
        </w:rPr>
      </w:pPr>
      <w:r>
        <w:rPr>
          <w:rFonts w:ascii="Times New Roman" w:hAnsi="Times New Roman"/>
          <w:b/>
          <w:sz w:val="24"/>
          <w:szCs w:val="24"/>
        </w:rPr>
        <mc:AlternateContent>
          <mc:Choice Requires="wps">
            <w:drawing>
              <wp:anchor distT="0" distB="0" distL="114300" distR="114300" simplePos="0" relativeHeight="251660288" behindDoc="0" locked="0" layoutInCell="1" allowOverlap="1">
                <wp:simplePos x="0" y="0"/>
                <wp:positionH relativeFrom="column">
                  <wp:posOffset>3144520</wp:posOffset>
                </wp:positionH>
                <wp:positionV relativeFrom="paragraph">
                  <wp:posOffset>230505</wp:posOffset>
                </wp:positionV>
                <wp:extent cx="2324735" cy="676275"/>
                <wp:effectExtent l="0" t="0" r="18415" b="28575"/>
                <wp:wrapNone/>
                <wp:docPr id="17" name="Text Box 17"/>
                <wp:cNvGraphicFramePr/>
                <a:graphic xmlns:a="http://schemas.openxmlformats.org/drawingml/2006/main">
                  <a:graphicData uri="http://schemas.microsoft.com/office/word/2010/wordprocessingShape">
                    <wps:wsp>
                      <wps:cNvSpPr txBox="1">
                        <a:spLocks noChangeArrowheads="1"/>
                      </wps:cNvSpPr>
                      <wps:spPr bwMode="auto">
                        <a:xfrm>
                          <a:off x="0" y="0"/>
                          <a:ext cx="2324735" cy="676275"/>
                        </a:xfrm>
                        <a:prstGeom prst="rect">
                          <a:avLst/>
                        </a:prstGeom>
                        <a:solidFill>
                          <a:srgbClr val="FFFFFF"/>
                        </a:solidFill>
                        <a:ln w="9525">
                          <a:solidFill>
                            <a:srgbClr val="000000"/>
                          </a:solidFill>
                          <a:miter lim="800000"/>
                        </a:ln>
                      </wps:spPr>
                      <wps:txbx>
                        <w:txbxContent>
                          <w:p w14:paraId="0940DC85">
                            <w:pPr>
                              <w:jc w:val="center"/>
                              <w:rPr>
                                <w:rFonts w:ascii="Times New Roman" w:hAnsi="Times New Roman"/>
                                <w:b/>
                              </w:rPr>
                            </w:pPr>
                            <w:r>
                              <w:rPr>
                                <w:rFonts w:ascii="Times New Roman" w:hAnsi="Times New Roman"/>
                                <w:b/>
                              </w:rPr>
                              <w:t>Y</w:t>
                            </w:r>
                          </w:p>
                          <w:p w14:paraId="185880AF">
                            <w:pPr>
                              <w:jc w:val="center"/>
                              <w:rPr>
                                <w:rFonts w:ascii="Times New Roman" w:hAnsi="Times New Roman"/>
                                <w:b/>
                                <w:u w:val="single"/>
                              </w:rPr>
                            </w:pPr>
                            <w:r>
                              <w:rPr>
                                <w:rFonts w:ascii="Times New Roman" w:hAnsi="Times New Roman"/>
                                <w:b/>
                                <w:u w:val="single"/>
                              </w:rPr>
                              <w:t>ENGLISH SPEAKING ABILITY</w:t>
                            </w:r>
                          </w:p>
                          <w:p w14:paraId="164D6D0E">
                            <w:pPr>
                              <w:jc w:val="center"/>
                              <w:rPr>
                                <w:rFonts w:ascii="Times New Roman" w:hAnsi="Times New Roman"/>
                                <w:b/>
                              </w:rPr>
                            </w:pPr>
                            <w:r>
                              <w:rPr>
                                <w:rFonts w:ascii="Times New Roman" w:hAnsi="Times New Roman"/>
                                <w:b/>
                              </w:rPr>
                              <w:t>CRITERION VARIABLE</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47.6pt;margin-top:18.15pt;height:53.25pt;width:183.05pt;z-index:251660288;mso-width-relative:page;mso-height-relative:page;" fillcolor="#FFFFFF" filled="t" stroked="t" coordsize="21600,21600" o:gfxdata="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fhnIp2QAAAAoBAAAPAAAAAAAAAAEAIAAAACIAAABkcnMvZG93bnJldi54&#10;bWxQSwECFAAUAAAACACHTuJAhKuk3jICAACIBAAADgAAAAAAAAABACAAAAAoAQAAZHJzL2Uyb0Rv&#10;Yy54bWxQSwUGAAAAAAYABgBZAQAAzAUAAAAA&#10;">
                <v:fill on="t" focussize="0,0"/>
                <v:stroke color="#000000" miterlimit="8" joinstyle="miter"/>
                <v:imagedata o:title=""/>
                <o:lock v:ext="edit" aspectratio="f"/>
                <v:textbox>
                  <w:txbxContent>
                    <w:p w14:paraId="0940DC85">
                      <w:pPr>
                        <w:jc w:val="center"/>
                        <w:rPr>
                          <w:rFonts w:ascii="Times New Roman" w:hAnsi="Times New Roman"/>
                          <w:b/>
                        </w:rPr>
                      </w:pPr>
                      <w:r>
                        <w:rPr>
                          <w:rFonts w:ascii="Times New Roman" w:hAnsi="Times New Roman"/>
                          <w:b/>
                        </w:rPr>
                        <w:t>Y</w:t>
                      </w:r>
                    </w:p>
                    <w:p w14:paraId="185880AF">
                      <w:pPr>
                        <w:jc w:val="center"/>
                        <w:rPr>
                          <w:rFonts w:ascii="Times New Roman" w:hAnsi="Times New Roman"/>
                          <w:b/>
                          <w:u w:val="single"/>
                        </w:rPr>
                      </w:pPr>
                      <w:r>
                        <w:rPr>
                          <w:rFonts w:ascii="Times New Roman" w:hAnsi="Times New Roman"/>
                          <w:b/>
                          <w:u w:val="single"/>
                        </w:rPr>
                        <w:t>ENGLISH SPEAKING ABILITY</w:t>
                      </w:r>
                    </w:p>
                    <w:p w14:paraId="164D6D0E">
                      <w:pPr>
                        <w:jc w:val="center"/>
                        <w:rPr>
                          <w:rFonts w:ascii="Times New Roman" w:hAnsi="Times New Roman"/>
                          <w:b/>
                        </w:rPr>
                      </w:pPr>
                      <w:r>
                        <w:rPr>
                          <w:rFonts w:ascii="Times New Roman" w:hAnsi="Times New Roman"/>
                          <w:b/>
                        </w:rPr>
                        <w:t>CRITERION VARIABLE</w:t>
                      </w:r>
                    </w:p>
                  </w:txbxContent>
                </v:textbox>
              </v:shape>
            </w:pict>
          </mc:Fallback>
        </mc:AlternateContent>
      </w:r>
      <w:r>
        <w:rPr>
          <w:rFonts w:ascii="Times New Roman" w:hAnsi="Times New Roman"/>
          <w:b/>
          <w:sz w:val="24"/>
          <w:szCs w:val="24"/>
        </w:rPr>
        <mc:AlternateContent>
          <mc:Choice Requires="wps">
            <w:drawing>
              <wp:anchor distT="0" distB="0" distL="114300" distR="114300" simplePos="0" relativeHeight="251659264" behindDoc="0" locked="0" layoutInCell="1" allowOverlap="1">
                <wp:simplePos x="0" y="0"/>
                <wp:positionH relativeFrom="column">
                  <wp:posOffset>1936750</wp:posOffset>
                </wp:positionH>
                <wp:positionV relativeFrom="paragraph">
                  <wp:posOffset>12065</wp:posOffset>
                </wp:positionV>
                <wp:extent cx="1171575" cy="866775"/>
                <wp:effectExtent l="0" t="0" r="66675" b="47625"/>
                <wp:wrapNone/>
                <wp:docPr id="19" name="Straight Arrow Connector 19"/>
                <wp:cNvGraphicFramePr/>
                <a:graphic xmlns:a="http://schemas.openxmlformats.org/drawingml/2006/main">
                  <a:graphicData uri="http://schemas.microsoft.com/office/word/2010/wordprocessingShape">
                    <wps:wsp>
                      <wps:cNvCnPr>
                        <a:cxnSpLocks noChangeShapeType="1"/>
                      </wps:cNvCnPr>
                      <wps:spPr bwMode="auto">
                        <a:xfrm>
                          <a:off x="0" y="0"/>
                          <a:ext cx="1171575" cy="866775"/>
                        </a:xfrm>
                        <a:prstGeom prst="straightConnector1">
                          <a:avLst/>
                        </a:prstGeom>
                        <a:noFill/>
                        <a:ln w="9525">
                          <a:solidFill>
                            <a:srgbClr val="000000"/>
                          </a:solidFill>
                          <a:round/>
                          <a:tailEnd type="triangle" w="med" len="med"/>
                        </a:ln>
                      </wps:spPr>
                      <wps:bodyPr/>
                    </wps:wsp>
                  </a:graphicData>
                </a:graphic>
              </wp:anchor>
            </w:drawing>
          </mc:Choice>
          <mc:Fallback>
            <w:pict>
              <v:shape id="_x0000_s1026" o:spid="_x0000_s1026" o:spt="32" type="#_x0000_t32" style="position:absolute;left:0pt;margin-left:152.5pt;margin-top:0.95pt;height:68.25pt;width:92.25pt;z-index:251659264;mso-width-relative:page;mso-height-relative:page;" filled="f" stroked="t" coordsize="21600,21600" o:gfxdata="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8aWnU2QAAAAkBAAAPAAAAAAAAAAEAIAAAACIAAABkcnMvZG93bnJldi54&#10;bWxQSwECFAAUAAAACACHTuJAGSaZ0/kBAAD2AwAADgAAAAAAAAABACAAAAAoAQAAZHJzL2Uyb0Rv&#10;Yy54bWxQSwUGAAAAAAYABgBZAQAAkwUAAAAA&#10;">
                <v:fill on="f" focussize="0,0"/>
                <v:stroke color="#000000" joinstyle="round" endarrow="block"/>
                <v:imagedata o:title=""/>
                <o:lock v:ext="edit" aspectratio="f"/>
              </v:shape>
            </w:pict>
          </mc:Fallback>
        </mc:AlternateContent>
      </w:r>
    </w:p>
    <w:p w14:paraId="72EA901A">
      <w:pPr>
        <w:spacing w:line="360" w:lineRule="auto"/>
        <w:jc w:val="both"/>
        <w:rPr>
          <w:rFonts w:ascii="Times New Roman" w:hAnsi="Times New Roman"/>
          <w:b/>
          <w:sz w:val="24"/>
          <w:szCs w:val="24"/>
          <w:lang w:val="en-US"/>
        </w:rPr>
      </w:pPr>
    </w:p>
    <w:p w14:paraId="2BA720AB">
      <w:pPr>
        <w:spacing w:line="360" w:lineRule="auto"/>
        <w:jc w:val="both"/>
        <w:rPr>
          <w:rFonts w:ascii="Times New Roman" w:hAnsi="Times New Roman"/>
          <w:b/>
          <w:sz w:val="24"/>
          <w:szCs w:val="24"/>
          <w:lang w:val="en-US"/>
        </w:rPr>
      </w:pPr>
      <w:r>
        <w:rPr>
          <w:rFonts w:ascii="Times New Roman" w:hAnsi="Times New Roman"/>
          <w:b/>
          <w:sz w:val="24"/>
          <w:szCs w:val="24"/>
        </w:rPr>
        <mc:AlternateContent>
          <mc:Choice Requires="wps">
            <w:drawing>
              <wp:anchor distT="0" distB="0" distL="114300" distR="114300" simplePos="0" relativeHeight="251664384" behindDoc="0" locked="0" layoutInCell="1" allowOverlap="1">
                <wp:simplePos x="0" y="0"/>
                <wp:positionH relativeFrom="column">
                  <wp:posOffset>396240</wp:posOffset>
                </wp:positionH>
                <wp:positionV relativeFrom="paragraph">
                  <wp:posOffset>114935</wp:posOffset>
                </wp:positionV>
                <wp:extent cx="1488440" cy="714375"/>
                <wp:effectExtent l="0" t="0" r="16510" b="28575"/>
                <wp:wrapNone/>
                <wp:docPr id="14" name="Text Box 14"/>
                <wp:cNvGraphicFramePr/>
                <a:graphic xmlns:a="http://schemas.openxmlformats.org/drawingml/2006/main">
                  <a:graphicData uri="http://schemas.microsoft.com/office/word/2010/wordprocessingShape">
                    <wps:wsp>
                      <wps:cNvSpPr txBox="1">
                        <a:spLocks noChangeArrowheads="1"/>
                      </wps:cNvSpPr>
                      <wps:spPr bwMode="auto">
                        <a:xfrm>
                          <a:off x="0" y="0"/>
                          <a:ext cx="1488440" cy="714375"/>
                        </a:xfrm>
                        <a:prstGeom prst="rect">
                          <a:avLst/>
                        </a:prstGeom>
                        <a:solidFill>
                          <a:srgbClr val="FFFFFF"/>
                        </a:solidFill>
                        <a:ln w="9525">
                          <a:solidFill>
                            <a:srgbClr val="000000"/>
                          </a:solidFill>
                          <a:miter lim="800000"/>
                        </a:ln>
                      </wps:spPr>
                      <wps:txbx>
                        <w:txbxContent>
                          <w:p w14:paraId="1FD4C515">
                            <w:pPr>
                              <w:jc w:val="center"/>
                              <w:rPr>
                                <w:rFonts w:ascii="Times New Roman" w:hAnsi="Times New Roman"/>
                                <w:b/>
                              </w:rPr>
                            </w:pPr>
                            <w:r>
                              <w:rPr>
                                <w:rFonts w:ascii="Times New Roman" w:hAnsi="Times New Roman"/>
                                <w:b/>
                              </w:rPr>
                              <w:t>X2</w:t>
                            </w:r>
                          </w:p>
                          <w:p w14:paraId="409984DB">
                            <w:pPr>
                              <w:jc w:val="center"/>
                              <w:rPr>
                                <w:rFonts w:ascii="Times New Roman" w:hAnsi="Times New Roman"/>
                                <w:b/>
                                <w:u w:val="single"/>
                              </w:rPr>
                            </w:pPr>
                            <w:r>
                              <w:rPr>
                                <w:rFonts w:ascii="Times New Roman" w:hAnsi="Times New Roman"/>
                                <w:b/>
                                <w:u w:val="single"/>
                              </w:rPr>
                              <w:t>MOTIVATION</w:t>
                            </w:r>
                          </w:p>
                          <w:p w14:paraId="5C8A914F">
                            <w:pPr>
                              <w:jc w:val="center"/>
                              <w:rPr>
                                <w:rFonts w:ascii="Times New Roman" w:hAnsi="Times New Roman"/>
                                <w:b/>
                              </w:rPr>
                            </w:pPr>
                            <w:r>
                              <w:rPr>
                                <w:rFonts w:ascii="Times New Roman" w:hAnsi="Times New Roman"/>
                                <w:b/>
                              </w:rPr>
                              <w:t>Predictor Variable</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1.2pt;margin-top:9.05pt;height:56.25pt;width:117.2pt;z-index:251664384;mso-width-relative:page;mso-height-relative:page;" fillcolor="#FFFFFF" filled="t" stroked="t" coordsize="21600,21600" o:gfxdata="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Y8SoStcAAAAJAQAADwAAAAAAAAABACAAAAAiAAAAZHJzL2Rvd25yZXYueG1sUEsB&#10;AhQAFAAAAAgAh07iQKBa0YsvAgAAiAQAAA4AAAAAAAAAAQAgAAAAJgEAAGRycy9lMm9Eb2MueG1s&#10;UEsFBgAAAAAGAAYAWQEAAMcFAAAAAA==&#10;">
                <v:fill on="t" focussize="0,0"/>
                <v:stroke color="#000000" miterlimit="8" joinstyle="miter"/>
                <v:imagedata o:title=""/>
                <o:lock v:ext="edit" aspectratio="f"/>
                <v:textbox>
                  <w:txbxContent>
                    <w:p w14:paraId="1FD4C515">
                      <w:pPr>
                        <w:jc w:val="center"/>
                        <w:rPr>
                          <w:rFonts w:ascii="Times New Roman" w:hAnsi="Times New Roman"/>
                          <w:b/>
                        </w:rPr>
                      </w:pPr>
                      <w:r>
                        <w:rPr>
                          <w:rFonts w:ascii="Times New Roman" w:hAnsi="Times New Roman"/>
                          <w:b/>
                        </w:rPr>
                        <w:t>X2</w:t>
                      </w:r>
                    </w:p>
                    <w:p w14:paraId="409984DB">
                      <w:pPr>
                        <w:jc w:val="center"/>
                        <w:rPr>
                          <w:rFonts w:ascii="Times New Roman" w:hAnsi="Times New Roman"/>
                          <w:b/>
                          <w:u w:val="single"/>
                        </w:rPr>
                      </w:pPr>
                      <w:r>
                        <w:rPr>
                          <w:rFonts w:ascii="Times New Roman" w:hAnsi="Times New Roman"/>
                          <w:b/>
                          <w:u w:val="single"/>
                        </w:rPr>
                        <w:t>MOTIVATION</w:t>
                      </w:r>
                    </w:p>
                    <w:p w14:paraId="5C8A914F">
                      <w:pPr>
                        <w:jc w:val="center"/>
                        <w:rPr>
                          <w:rFonts w:ascii="Times New Roman" w:hAnsi="Times New Roman"/>
                          <w:b/>
                        </w:rPr>
                      </w:pPr>
                      <w:r>
                        <w:rPr>
                          <w:rFonts w:ascii="Times New Roman" w:hAnsi="Times New Roman"/>
                          <w:b/>
                        </w:rPr>
                        <w:t>Predictor Variable</w:t>
                      </w:r>
                    </w:p>
                  </w:txbxContent>
                </v:textbox>
              </v:shape>
            </w:pict>
          </mc:Fallback>
        </mc:AlternateContent>
      </w:r>
    </w:p>
    <w:p w14:paraId="459D1743">
      <w:pPr>
        <w:spacing w:line="360" w:lineRule="auto"/>
        <w:jc w:val="both"/>
        <w:rPr>
          <w:rFonts w:ascii="Times New Roman" w:hAnsi="Times New Roman"/>
          <w:b/>
          <w:sz w:val="24"/>
          <w:szCs w:val="24"/>
          <w:lang w:val="en-US"/>
        </w:rPr>
      </w:pPr>
    </w:p>
    <w:p w14:paraId="369248B2">
      <w:pPr>
        <w:spacing w:line="360" w:lineRule="auto"/>
        <w:jc w:val="both"/>
        <w:rPr>
          <w:rFonts w:ascii="Times New Roman" w:hAnsi="Times New Roman"/>
          <w:b/>
          <w:sz w:val="24"/>
          <w:szCs w:val="24"/>
        </w:rPr>
      </w:pPr>
      <w:r>
        <w:rPr>
          <w:rFonts w:ascii="Times New Roman" w:hAnsi="Times New Roman"/>
          <w:b/>
          <w:sz w:val="24"/>
          <w:szCs w:val="24"/>
        </w:rPr>
        <w:t xml:space="preserve">                                                    </w:t>
      </w:r>
    </w:p>
    <w:p w14:paraId="53256BB5">
      <w:pPr>
        <w:spacing w:line="360" w:lineRule="auto"/>
        <w:jc w:val="both"/>
        <w:rPr>
          <w:rFonts w:ascii="Times New Roman" w:hAnsi="Times New Roman"/>
          <w:b/>
          <w:sz w:val="24"/>
          <w:szCs w:val="24"/>
        </w:rPr>
      </w:pPr>
    </w:p>
    <w:p w14:paraId="5DA1E75A">
      <w:pPr>
        <w:spacing w:line="360" w:lineRule="auto"/>
        <w:jc w:val="both"/>
        <w:rPr>
          <w:rFonts w:ascii="Times New Roman" w:hAnsi="Times New Roman"/>
          <w:bCs/>
          <w:lang w:val="en-US"/>
        </w:rPr>
      </w:pPr>
      <w:r>
        <w:rPr>
          <w:rFonts w:ascii="Times New Roman" w:hAnsi="Times New Roman"/>
          <w:bCs/>
          <w:i/>
          <w:iCs/>
          <w:lang w:val="en-US"/>
        </w:rPr>
        <w:t>Figure 1.</w:t>
      </w:r>
      <w:r>
        <w:rPr>
          <w:rFonts w:ascii="Times New Roman" w:hAnsi="Times New Roman"/>
          <w:bCs/>
          <w:lang w:val="en-US"/>
        </w:rPr>
        <w:t xml:space="preserve"> Illustration of multiple Correlational Design</w:t>
      </w:r>
    </w:p>
    <w:p w14:paraId="2D4F4D77">
      <w:pPr>
        <w:autoSpaceDE w:val="0"/>
        <w:autoSpaceDN w:val="0"/>
        <w:adjustRightInd w:val="0"/>
        <w:ind w:firstLine="720"/>
        <w:jc w:val="both"/>
        <w:rPr>
          <w:ins w:id="24" w:author="gothicinspire" w:date="2025-10-20T06:51:30Z"/>
          <w:rFonts w:ascii="Times New Roman" w:hAnsi="Times New Roman" w:eastAsia="Calibri"/>
          <w:sz w:val="24"/>
          <w:szCs w:val="24"/>
          <w:lang w:val="en-US"/>
        </w:rPr>
      </w:pPr>
    </w:p>
    <w:p w14:paraId="7461729E">
      <w:pPr>
        <w:autoSpaceDE w:val="0"/>
        <w:autoSpaceDN w:val="0"/>
        <w:adjustRightInd w:val="0"/>
        <w:ind w:firstLine="0"/>
        <w:jc w:val="both"/>
        <w:rPr>
          <w:ins w:id="26" w:author="gothicinspire" w:date="2025-10-20T06:54:04Z"/>
          <w:rFonts w:hint="default" w:ascii="Times New Roman" w:hAnsi="Times New Roman" w:eastAsia="Calibri"/>
          <w:b/>
          <w:bCs/>
          <w:sz w:val="24"/>
          <w:szCs w:val="24"/>
          <w:lang w:val="en-US"/>
          <w:rPrChange w:id="27" w:author="gothicinspire" w:date="2025-10-20T06:54:16Z">
            <w:rPr>
              <w:ins w:id="28" w:author="gothicinspire" w:date="2025-10-20T06:54:04Z"/>
              <w:rFonts w:hint="default" w:ascii="Times New Roman" w:hAnsi="Times New Roman" w:eastAsia="Calibri"/>
              <w:sz w:val="24"/>
              <w:szCs w:val="24"/>
              <w:lang w:val="en-US"/>
            </w:rPr>
          </w:rPrChange>
        </w:rPr>
        <w:pPrChange w:id="25" w:author="gothicinspire" w:date="2025-10-20T06:53:55Z">
          <w:pPr>
            <w:autoSpaceDE w:val="0"/>
            <w:autoSpaceDN w:val="0"/>
            <w:adjustRightInd w:val="0"/>
            <w:ind w:firstLine="720"/>
            <w:jc w:val="both"/>
          </w:pPr>
        </w:pPrChange>
      </w:pPr>
      <w:ins w:id="29" w:author="gothicinspire" w:date="2025-10-20T06:53:56Z">
        <w:r>
          <w:rPr>
            <w:rFonts w:hint="default" w:ascii="Times New Roman" w:hAnsi="Times New Roman" w:eastAsia="Calibri"/>
            <w:b/>
            <w:bCs/>
            <w:sz w:val="24"/>
            <w:szCs w:val="24"/>
            <w:lang w:val="en-US"/>
            <w:rPrChange w:id="30" w:author="gothicinspire" w:date="2025-10-20T06:54:16Z">
              <w:rPr>
                <w:rFonts w:hint="default" w:ascii="Times New Roman" w:hAnsi="Times New Roman" w:eastAsia="Calibri"/>
                <w:sz w:val="24"/>
                <w:szCs w:val="24"/>
                <w:lang w:val="en-US"/>
              </w:rPr>
            </w:rPrChange>
          </w:rPr>
          <w:t>Pop</w:t>
        </w:r>
      </w:ins>
      <w:ins w:id="32" w:author="gothicinspire" w:date="2025-10-20T06:53:57Z">
        <w:r>
          <w:rPr>
            <w:rFonts w:hint="default" w:ascii="Times New Roman" w:hAnsi="Times New Roman" w:eastAsia="Calibri"/>
            <w:b/>
            <w:bCs/>
            <w:sz w:val="24"/>
            <w:szCs w:val="24"/>
            <w:lang w:val="en-US"/>
            <w:rPrChange w:id="33" w:author="gothicinspire" w:date="2025-10-20T06:54:16Z">
              <w:rPr>
                <w:rFonts w:hint="default" w:ascii="Times New Roman" w:hAnsi="Times New Roman" w:eastAsia="Calibri"/>
                <w:sz w:val="24"/>
                <w:szCs w:val="24"/>
                <w:lang w:val="en-US"/>
              </w:rPr>
            </w:rPrChange>
          </w:rPr>
          <w:t>ula</w:t>
        </w:r>
      </w:ins>
      <w:ins w:id="35" w:author="gothicinspire" w:date="2025-10-20T06:53:58Z">
        <w:r>
          <w:rPr>
            <w:rFonts w:hint="default" w:ascii="Times New Roman" w:hAnsi="Times New Roman" w:eastAsia="Calibri"/>
            <w:b/>
            <w:bCs/>
            <w:sz w:val="24"/>
            <w:szCs w:val="24"/>
            <w:lang w:val="en-US"/>
            <w:rPrChange w:id="36" w:author="gothicinspire" w:date="2025-10-20T06:54:16Z">
              <w:rPr>
                <w:rFonts w:hint="default" w:ascii="Times New Roman" w:hAnsi="Times New Roman" w:eastAsia="Calibri"/>
                <w:sz w:val="24"/>
                <w:szCs w:val="24"/>
                <w:lang w:val="en-US"/>
              </w:rPr>
            </w:rPrChange>
          </w:rPr>
          <w:t xml:space="preserve">tion </w:t>
        </w:r>
      </w:ins>
      <w:ins w:id="38" w:author="gothicinspire" w:date="2025-10-20T06:53:59Z">
        <w:r>
          <w:rPr>
            <w:rFonts w:hint="default" w:ascii="Times New Roman" w:hAnsi="Times New Roman" w:eastAsia="Calibri"/>
            <w:b/>
            <w:bCs/>
            <w:sz w:val="24"/>
            <w:szCs w:val="24"/>
            <w:lang w:val="en-US"/>
            <w:rPrChange w:id="39" w:author="gothicinspire" w:date="2025-10-20T06:54:16Z">
              <w:rPr>
                <w:rFonts w:hint="default" w:ascii="Times New Roman" w:hAnsi="Times New Roman" w:eastAsia="Calibri"/>
                <w:sz w:val="24"/>
                <w:szCs w:val="24"/>
                <w:lang w:val="en-US"/>
              </w:rPr>
            </w:rPrChange>
          </w:rPr>
          <w:t>&amp;</w:t>
        </w:r>
      </w:ins>
      <w:ins w:id="41" w:author="gothicinspire" w:date="2025-10-20T06:54:00Z">
        <w:r>
          <w:rPr>
            <w:rFonts w:hint="default" w:ascii="Times New Roman" w:hAnsi="Times New Roman" w:eastAsia="Calibri"/>
            <w:b/>
            <w:bCs/>
            <w:sz w:val="24"/>
            <w:szCs w:val="24"/>
            <w:lang w:val="en-US"/>
            <w:rPrChange w:id="42" w:author="gothicinspire" w:date="2025-10-20T06:54:16Z">
              <w:rPr>
                <w:rFonts w:hint="default" w:ascii="Times New Roman" w:hAnsi="Times New Roman" w:eastAsia="Calibri"/>
                <w:sz w:val="24"/>
                <w:szCs w:val="24"/>
                <w:lang w:val="en-US"/>
              </w:rPr>
            </w:rPrChange>
          </w:rPr>
          <w:t xml:space="preserve"> Sam</w:t>
        </w:r>
      </w:ins>
      <w:ins w:id="44" w:author="gothicinspire" w:date="2025-10-20T06:54:01Z">
        <w:r>
          <w:rPr>
            <w:rFonts w:hint="default" w:ascii="Times New Roman" w:hAnsi="Times New Roman" w:eastAsia="Calibri"/>
            <w:b/>
            <w:bCs/>
            <w:sz w:val="24"/>
            <w:szCs w:val="24"/>
            <w:lang w:val="en-US"/>
            <w:rPrChange w:id="45" w:author="gothicinspire" w:date="2025-10-20T06:54:16Z">
              <w:rPr>
                <w:rFonts w:hint="default" w:ascii="Times New Roman" w:hAnsi="Times New Roman" w:eastAsia="Calibri"/>
                <w:sz w:val="24"/>
                <w:szCs w:val="24"/>
                <w:lang w:val="en-US"/>
              </w:rPr>
            </w:rPrChange>
          </w:rPr>
          <w:t>pl</w:t>
        </w:r>
      </w:ins>
      <w:ins w:id="47" w:author="gothicinspire" w:date="2025-10-20T06:54:03Z">
        <w:r>
          <w:rPr>
            <w:rFonts w:hint="default" w:ascii="Times New Roman" w:hAnsi="Times New Roman" w:eastAsia="Calibri"/>
            <w:b/>
            <w:bCs/>
            <w:sz w:val="24"/>
            <w:szCs w:val="24"/>
            <w:lang w:val="en-US"/>
            <w:rPrChange w:id="48" w:author="gothicinspire" w:date="2025-10-20T06:54:16Z">
              <w:rPr>
                <w:rFonts w:hint="default" w:ascii="Times New Roman" w:hAnsi="Times New Roman" w:eastAsia="Calibri"/>
                <w:sz w:val="24"/>
                <w:szCs w:val="24"/>
                <w:lang w:val="en-US"/>
              </w:rPr>
            </w:rPrChange>
          </w:rPr>
          <w:t>e</w:t>
        </w:r>
      </w:ins>
    </w:p>
    <w:p w14:paraId="35AF05B8">
      <w:pPr>
        <w:autoSpaceDE w:val="0"/>
        <w:autoSpaceDN w:val="0"/>
        <w:adjustRightInd w:val="0"/>
        <w:ind w:firstLine="720"/>
        <w:jc w:val="both"/>
        <w:rPr>
          <w:ins w:id="51" w:author="gothicinspire" w:date="2025-10-20T06:52:43Z"/>
          <w:rFonts w:ascii="Times New Roman" w:hAnsi="Times New Roman" w:eastAsia="Calibri"/>
          <w:sz w:val="24"/>
          <w:szCs w:val="24"/>
          <w:lang w:val="en-US"/>
        </w:rPr>
        <w:pPrChange w:id="50" w:author="gothicinspire" w:date="2025-10-20T06:54:05Z">
          <w:pPr>
            <w:autoSpaceDE w:val="0"/>
            <w:autoSpaceDN w:val="0"/>
            <w:adjustRightInd w:val="0"/>
            <w:ind w:firstLine="720"/>
            <w:jc w:val="both"/>
          </w:pPr>
        </w:pPrChange>
      </w:pPr>
      <w:r>
        <w:rPr>
          <w:rFonts w:ascii="Times New Roman" w:hAnsi="Times New Roman" w:eastAsia="Calibri"/>
          <w:sz w:val="24"/>
          <w:szCs w:val="24"/>
          <w:lang w:val="en-US"/>
        </w:rPr>
        <w:t xml:space="preserve">The populations of this research were students of English department in Kutai Kertanegara University (Unikarta). Further, the researcher employed purposive sampling in this research. A purposive sample is a non-probability sample that is selected based on characteristic of a population and the objective of the study. As stated by </w:t>
      </w:r>
      <w:commentRangeStart w:id="10"/>
      <w:r>
        <w:rPr>
          <w:rFonts w:ascii="Times New Roman" w:hAnsi="Times New Roman" w:eastAsia="Calibri"/>
          <w:sz w:val="24"/>
          <w:szCs w:val="24"/>
          <w:lang w:val="en-US"/>
        </w:rPr>
        <w:t>(Cohen, et.al:2000)</w:t>
      </w:r>
      <w:commentRangeEnd w:id="10"/>
      <w:r>
        <w:commentReference w:id="10"/>
      </w:r>
      <w:r>
        <w:rPr>
          <w:rFonts w:ascii="Times New Roman" w:hAnsi="Times New Roman" w:eastAsia="Calibri"/>
          <w:sz w:val="24"/>
          <w:szCs w:val="24"/>
          <w:lang w:val="en-US"/>
        </w:rPr>
        <w:t xml:space="preserve">, purposive sampling belongs to non-probability sample in which the researcher handpicked the cases to be included in the sample on the basis of their judgment of their typicality. In this research, there are 34 students were selected as samples from one class of the fourth semester of English department that based on consideration that </w:t>
      </w:r>
      <w:del w:id="52" w:author="gothicinspire" w:date="2025-10-20T06:53:17Z">
        <w:r>
          <w:rPr>
            <w:rFonts w:ascii="Times New Roman" w:hAnsi="Times New Roman" w:eastAsia="Calibri"/>
            <w:sz w:val="24"/>
            <w:szCs w:val="24"/>
            <w:lang w:val="en-US"/>
          </w:rPr>
          <w:delText xml:space="preserve">speaking skill on </w:delText>
        </w:r>
      </w:del>
      <w:r>
        <w:rPr>
          <w:rFonts w:ascii="Times New Roman" w:hAnsi="Times New Roman" w:eastAsia="Calibri"/>
          <w:sz w:val="24"/>
          <w:szCs w:val="24"/>
          <w:lang w:val="en-US"/>
        </w:rPr>
        <w:t>oral presentation activity had been taught to students of this semester.</w:t>
      </w:r>
    </w:p>
    <w:p w14:paraId="7EEC835F">
      <w:pPr>
        <w:autoSpaceDE w:val="0"/>
        <w:autoSpaceDN w:val="0"/>
        <w:adjustRightInd w:val="0"/>
        <w:ind w:firstLine="720"/>
        <w:jc w:val="both"/>
        <w:rPr>
          <w:rFonts w:ascii="Times New Roman" w:hAnsi="Times New Roman" w:eastAsia="Calibri"/>
          <w:sz w:val="24"/>
          <w:szCs w:val="24"/>
          <w:lang w:val="en-US"/>
        </w:rPr>
      </w:pPr>
    </w:p>
    <w:p w14:paraId="15AF0C2F">
      <w:pPr>
        <w:tabs>
          <w:tab w:val="left" w:pos="1483"/>
        </w:tabs>
        <w:autoSpaceDE w:val="0"/>
        <w:autoSpaceDN w:val="0"/>
        <w:adjustRightInd w:val="0"/>
        <w:jc w:val="both"/>
        <w:rPr>
          <w:rFonts w:ascii="Times New Roman" w:hAnsi="Times New Roman" w:eastAsia="Calibri"/>
          <w:b/>
          <w:sz w:val="24"/>
          <w:szCs w:val="24"/>
          <w:lang w:val="en-US"/>
        </w:rPr>
      </w:pPr>
      <w:r>
        <w:rPr>
          <w:rFonts w:ascii="Times New Roman" w:hAnsi="Times New Roman" w:eastAsia="Calibri"/>
          <w:b/>
          <w:sz w:val="24"/>
          <w:szCs w:val="24"/>
          <w:lang w:val="en-US"/>
        </w:rPr>
        <w:t>Research Instrument</w:t>
      </w:r>
    </w:p>
    <w:p w14:paraId="10ADDE59">
      <w:pPr>
        <w:autoSpaceDE w:val="0"/>
        <w:autoSpaceDN w:val="0"/>
        <w:adjustRightInd w:val="0"/>
        <w:ind w:firstLine="720"/>
        <w:jc w:val="both"/>
        <w:rPr>
          <w:rFonts w:ascii="Times New Roman" w:hAnsi="Times New Roman" w:eastAsia="Calibri"/>
          <w:sz w:val="24"/>
          <w:szCs w:val="24"/>
          <w:lang w:val="en-US"/>
        </w:rPr>
      </w:pPr>
      <w:r>
        <w:rPr>
          <w:rFonts w:ascii="Times New Roman" w:hAnsi="Times New Roman" w:eastAsia="Calibri"/>
          <w:sz w:val="24"/>
          <w:szCs w:val="24"/>
          <w:lang w:val="en-US"/>
        </w:rPr>
        <w:t xml:space="preserve">In collecting the data, this study employed the following research instruments: A test and Questionnaires. Speaking ability test was administered to obtain the data about students’ speaking ability on oral presentation. Whereas the questionnaires were employed to obtain data about students’ efficacy and </w:t>
      </w:r>
      <w:del w:id="53" w:author="gothicinspire" w:date="2025-10-20T07:03:19Z">
        <w:r>
          <w:rPr>
            <w:rFonts w:ascii="Times New Roman" w:hAnsi="Times New Roman" w:eastAsia="Calibri"/>
            <w:sz w:val="24"/>
            <w:szCs w:val="24"/>
            <w:lang w:val="en-US"/>
          </w:rPr>
          <w:delText>achievement</w:delText>
        </w:r>
      </w:del>
      <w:r>
        <w:rPr>
          <w:rFonts w:ascii="Times New Roman" w:hAnsi="Times New Roman" w:eastAsia="Calibri"/>
          <w:sz w:val="24"/>
          <w:szCs w:val="24"/>
          <w:lang w:val="en-US"/>
        </w:rPr>
        <w:t xml:space="preserve"> motivation. </w:t>
      </w:r>
      <w:commentRangeStart w:id="11"/>
      <w:r>
        <w:rPr>
          <w:rFonts w:ascii="Times New Roman" w:hAnsi="Times New Roman" w:eastAsia="Calibri"/>
          <w:sz w:val="24"/>
          <w:szCs w:val="24"/>
          <w:lang w:val="en-US"/>
        </w:rPr>
        <w:t>To get the validity and reliability of the questionnaire, the analysis was done with SPSS. Meanwhile speaking ability test was administered to obtain the data about students’ speaking ability on oral presentation</w:t>
      </w:r>
      <w:commentRangeEnd w:id="11"/>
      <w:r>
        <w:commentReference w:id="11"/>
      </w:r>
    </w:p>
    <w:p w14:paraId="307F7AF6">
      <w:pPr>
        <w:tabs>
          <w:tab w:val="left" w:pos="720"/>
        </w:tabs>
        <w:autoSpaceDE w:val="0"/>
        <w:autoSpaceDN w:val="0"/>
        <w:adjustRightInd w:val="0"/>
        <w:ind w:firstLine="720"/>
        <w:jc w:val="both"/>
        <w:rPr>
          <w:rFonts w:ascii="Times New Roman" w:hAnsi="Times New Roman" w:eastAsia="Calibri"/>
          <w:sz w:val="24"/>
          <w:szCs w:val="24"/>
          <w:lang w:val="en-US"/>
        </w:rPr>
      </w:pPr>
      <w:r>
        <w:rPr>
          <w:rFonts w:ascii="Times New Roman" w:hAnsi="Times New Roman" w:eastAsia="Calibri"/>
          <w:sz w:val="24"/>
          <w:szCs w:val="24"/>
          <w:lang w:val="en-US"/>
        </w:rPr>
        <w:t xml:space="preserve">As Brady (1947) states, a test is a list of questions used to measure students’ mastery, achievement, intelligences, and readiness during the process of teaching learning. The researcher employed oral test type in measuring speaking ability of students on oral presentation. The kind of oral test focused on pronunciation, fluency, comprehension, content, and vocabulary.  This is in the form of rubric assessment of speaking ability on oral presentation. Rubric on oral presentation adapted from </w:t>
      </w:r>
      <w:commentRangeStart w:id="12"/>
      <w:r>
        <w:rPr>
          <w:rFonts w:ascii="Times New Roman" w:hAnsi="Times New Roman" w:eastAsia="Calibri"/>
          <w:sz w:val="24"/>
          <w:szCs w:val="24"/>
          <w:lang w:val="en-US"/>
        </w:rPr>
        <w:t>ESL speaking rubric</w:t>
      </w:r>
      <w:commentRangeEnd w:id="12"/>
      <w:r>
        <w:commentReference w:id="12"/>
      </w:r>
      <w:r>
        <w:rPr>
          <w:rFonts w:ascii="Times New Roman" w:hAnsi="Times New Roman" w:eastAsia="Calibri"/>
          <w:sz w:val="24"/>
          <w:szCs w:val="24"/>
          <w:lang w:val="en-US"/>
        </w:rPr>
        <w:t xml:space="preserve"> which based on the components of speaking ability.</w:t>
      </w:r>
    </w:p>
    <w:p w14:paraId="259D0889">
      <w:pPr>
        <w:autoSpaceDE w:val="0"/>
        <w:autoSpaceDN w:val="0"/>
        <w:adjustRightInd w:val="0"/>
        <w:ind w:firstLine="720"/>
        <w:jc w:val="both"/>
        <w:rPr>
          <w:rFonts w:ascii="Times New Roman" w:hAnsi="Times New Roman" w:eastAsia="Calibri"/>
          <w:color w:val="000000"/>
          <w:sz w:val="24"/>
          <w:szCs w:val="24"/>
          <w:lang w:val="en-US"/>
        </w:rPr>
      </w:pPr>
      <w:r>
        <w:rPr>
          <w:rFonts w:ascii="Times New Roman" w:hAnsi="Times New Roman" w:eastAsia="Calibri"/>
          <w:color w:val="000000"/>
          <w:sz w:val="24"/>
          <w:szCs w:val="24"/>
          <w:lang w:val="en-US"/>
        </w:rPr>
        <w:t xml:space="preserve">Before conducting this oral test on measuring students’ speaking ability, the </w:t>
      </w:r>
      <w:ins w:id="54" w:author="gothicinspire" w:date="2025-10-20T07:32:51Z">
        <w:r>
          <w:rPr>
            <w:rFonts w:hint="default" w:ascii="Times New Roman" w:hAnsi="Times New Roman" w:eastAsia="Calibri"/>
            <w:color w:val="000000"/>
            <w:sz w:val="24"/>
            <w:szCs w:val="24"/>
            <w:lang w:val="en-US"/>
          </w:rPr>
          <w:t>co</w:t>
        </w:r>
      </w:ins>
      <w:ins w:id="55" w:author="gothicinspire" w:date="2025-10-20T07:32:52Z">
        <w:r>
          <w:rPr>
            <w:rFonts w:hint="default" w:ascii="Times New Roman" w:hAnsi="Times New Roman" w:eastAsia="Calibri"/>
            <w:color w:val="000000"/>
            <w:sz w:val="24"/>
            <w:szCs w:val="24"/>
            <w:lang w:val="en-US"/>
          </w:rPr>
          <w:t>nten</w:t>
        </w:r>
      </w:ins>
      <w:ins w:id="56" w:author="gothicinspire" w:date="2025-10-20T07:32:53Z">
        <w:r>
          <w:rPr>
            <w:rFonts w:hint="default" w:ascii="Times New Roman" w:hAnsi="Times New Roman" w:eastAsia="Calibri"/>
            <w:color w:val="000000"/>
            <w:sz w:val="24"/>
            <w:szCs w:val="24"/>
            <w:lang w:val="en-US"/>
          </w:rPr>
          <w:t>t</w:t>
        </w:r>
      </w:ins>
      <w:del w:id="57" w:author="gothicinspire" w:date="2025-10-20T07:32:50Z">
        <w:r>
          <w:rPr>
            <w:rFonts w:ascii="Times New Roman" w:hAnsi="Times New Roman" w:eastAsia="Calibri"/>
            <w:color w:val="000000"/>
            <w:sz w:val="24"/>
            <w:szCs w:val="24"/>
            <w:lang w:val="en-US"/>
          </w:rPr>
          <w:delText>face</w:delText>
        </w:r>
      </w:del>
      <w:r>
        <w:rPr>
          <w:rFonts w:ascii="Times New Roman" w:hAnsi="Times New Roman" w:eastAsia="Calibri"/>
          <w:color w:val="000000"/>
          <w:sz w:val="24"/>
          <w:szCs w:val="24"/>
          <w:lang w:val="en-US"/>
        </w:rPr>
        <w:t xml:space="preserve"> validity was administered to find out the validity of the test based on subjective assessment.</w:t>
      </w:r>
      <w:r>
        <w:rPr>
          <w:rFonts w:ascii="Times New Roman" w:hAnsi="Times New Roman" w:eastAsia="Calibri"/>
          <w:sz w:val="24"/>
          <w:szCs w:val="24"/>
          <w:lang w:val="en-US"/>
        </w:rPr>
        <w:t xml:space="preserve"> Generally, face validity means that the test "looks like" it will work, as opposed to "has been shown to work" </w:t>
      </w:r>
      <w:commentRangeStart w:id="13"/>
      <w:r>
        <w:rPr>
          <w:rFonts w:ascii="Times New Roman" w:hAnsi="Times New Roman" w:eastAsia="Calibri"/>
          <w:sz w:val="24"/>
          <w:szCs w:val="24"/>
          <w:lang w:val="en-US"/>
        </w:rPr>
        <w:t>(Wikipedia:2017).</w:t>
      </w:r>
      <w:commentRangeEnd w:id="13"/>
      <w:r>
        <w:commentReference w:id="13"/>
      </w:r>
      <w:r>
        <w:rPr>
          <w:rFonts w:ascii="Times New Roman" w:hAnsi="Times New Roman" w:eastAsia="Calibri"/>
          <w:color w:val="000000"/>
          <w:sz w:val="24"/>
          <w:szCs w:val="24"/>
          <w:lang w:val="en-US"/>
        </w:rPr>
        <w:t xml:space="preserve"> </w:t>
      </w:r>
      <w:commentRangeStart w:id="14"/>
      <w:r>
        <w:rPr>
          <w:rFonts w:ascii="Times New Roman" w:hAnsi="Times New Roman" w:eastAsia="Calibri"/>
          <w:color w:val="000000"/>
          <w:sz w:val="24"/>
          <w:szCs w:val="24"/>
          <w:lang w:val="en-US"/>
        </w:rPr>
        <w:t>In this regard, the researcher consulted about the face of the test to other speaking class lecturer.</w:t>
      </w:r>
      <w:commentRangeEnd w:id="14"/>
      <w:r>
        <w:commentReference w:id="14"/>
      </w:r>
      <w:r>
        <w:rPr>
          <w:rFonts w:ascii="Times New Roman" w:hAnsi="Times New Roman" w:eastAsia="Calibri"/>
          <w:color w:val="000000"/>
          <w:sz w:val="24"/>
          <w:szCs w:val="24"/>
          <w:lang w:val="en-US"/>
        </w:rPr>
        <w:t xml:space="preserve"> As (Andriesen:2005) also states,’ the instrument is considered readable if 80% of the informants consider that the instructions in the instruments can be understood.</w:t>
      </w:r>
    </w:p>
    <w:p w14:paraId="177D8124">
      <w:pPr>
        <w:autoSpaceDE w:val="0"/>
        <w:autoSpaceDN w:val="0"/>
        <w:adjustRightInd w:val="0"/>
        <w:ind w:firstLine="720"/>
        <w:jc w:val="both"/>
        <w:rPr>
          <w:rFonts w:ascii="Times New Roman" w:hAnsi="Times New Roman" w:eastAsia="Calibri"/>
          <w:color w:val="000000"/>
          <w:sz w:val="24"/>
          <w:szCs w:val="24"/>
          <w:lang w:val="en-US"/>
        </w:rPr>
      </w:pPr>
    </w:p>
    <w:p w14:paraId="145D2918">
      <w:pPr>
        <w:tabs>
          <w:tab w:val="left" w:pos="851"/>
        </w:tabs>
        <w:autoSpaceDE w:val="0"/>
        <w:autoSpaceDN w:val="0"/>
        <w:adjustRightInd w:val="0"/>
        <w:jc w:val="both"/>
        <w:rPr>
          <w:rFonts w:ascii="Times New Roman" w:hAnsi="Times New Roman" w:eastAsia="Calibri"/>
          <w:b/>
          <w:sz w:val="24"/>
          <w:szCs w:val="24"/>
          <w:lang w:val="en-US"/>
        </w:rPr>
      </w:pPr>
      <w:r>
        <w:rPr>
          <w:rFonts w:ascii="Times New Roman" w:hAnsi="Times New Roman" w:eastAsia="Calibri"/>
          <w:b/>
          <w:sz w:val="24"/>
          <w:szCs w:val="24"/>
          <w:lang w:val="en-US"/>
        </w:rPr>
        <w:t>Self-Efficacy Questionnaire</w:t>
      </w:r>
    </w:p>
    <w:p w14:paraId="2CE547E9">
      <w:pPr>
        <w:autoSpaceDE w:val="0"/>
        <w:autoSpaceDN w:val="0"/>
        <w:adjustRightInd w:val="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 xml:space="preserve">   Based on Wiersma (2009), the questionnaire is a list of questions or statements to which the individual is asked to respond in writing. The response may range from a </w:t>
      </w:r>
      <w:ins w:id="58" w:author="gothicinspire" w:date="2025-10-20T07:33:51Z">
        <w:r>
          <w:rPr>
            <w:rFonts w:ascii="Times New Roman" w:hAnsi="Times New Roman" w:eastAsia="Calibri"/>
            <w:sz w:val="24"/>
            <w:szCs w:val="24"/>
            <w:lang w:val="en-US"/>
          </w:rPr>
          <w:t>check mark</w:t>
        </w:r>
      </w:ins>
      <w:del w:id="59" w:author="gothicinspire" w:date="2025-10-20T07:33:51Z">
        <w:r>
          <w:rPr>
            <w:rFonts w:ascii="Times New Roman" w:hAnsi="Times New Roman" w:eastAsia="Calibri"/>
            <w:sz w:val="24"/>
            <w:szCs w:val="24"/>
            <w:lang w:val="en-US"/>
          </w:rPr>
          <w:delText>checkmark</w:delText>
        </w:r>
      </w:del>
      <w:r>
        <w:rPr>
          <w:rFonts w:ascii="Times New Roman" w:hAnsi="Times New Roman" w:eastAsia="Calibri"/>
          <w:sz w:val="24"/>
          <w:szCs w:val="24"/>
          <w:lang w:val="en-US"/>
        </w:rPr>
        <w:t xml:space="preserve"> to an extensive written statement. Moreover, According to Ary et al (1979), there are two types of questionnaire. The first are structured or closed type. The second is unstructured or open type. The researcher administered the structured or close type in which enable the students got easy in filling the questionnaire list with the tick sign in each column. The questionnaire was aimed at finding out the students’ efficacy of their speaking ability on oral presentation.</w:t>
      </w:r>
    </w:p>
    <w:p w14:paraId="20723D09">
      <w:pPr>
        <w:autoSpaceDE w:val="0"/>
        <w:autoSpaceDN w:val="0"/>
        <w:adjustRightInd w:val="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The researcher adapted the description of self-efficacy designed by Hairuzila and Subarna (2007). The questionnaire consisted of three subsections:  ability efficacy (aptitude), activity efficacy (attitude) and speaking self- efficacy (aspiration) with 20 questions.The Likert scale was used to measure the students’ self-efficacy of students’ speaking ability on oral presentation. Each item was followed by 4 closed options to show whether the respondents Strongly Agree (SA), Agree (A), Disagree (D), or Strongly Disagree (SD) with given statements. These options had the scale values of 4-3-2-1 for favorable statements and 1-2-3-4 for unfavorable statements. The qualities of students’ self-efficacy efficacy showed the value: very high, (4) for strongly agree, high (3) for Agree, low (2) for Disagree, and very low (1) for Strongly Disagree</w:t>
      </w:r>
    </w:p>
    <w:p w14:paraId="0DAC29A5">
      <w:pPr>
        <w:tabs>
          <w:tab w:val="left" w:pos="851"/>
        </w:tabs>
        <w:autoSpaceDE w:val="0"/>
        <w:autoSpaceDN w:val="0"/>
        <w:adjustRightInd w:val="0"/>
        <w:ind w:firstLine="720"/>
        <w:jc w:val="both"/>
        <w:rPr>
          <w:rFonts w:ascii="Times New Roman" w:hAnsi="Times New Roman" w:eastAsia="Calibri"/>
          <w:sz w:val="24"/>
          <w:szCs w:val="24"/>
          <w:lang w:val="en-US"/>
        </w:rPr>
      </w:pPr>
    </w:p>
    <w:p w14:paraId="599C4C73">
      <w:pPr>
        <w:autoSpaceDE w:val="0"/>
        <w:autoSpaceDN w:val="0"/>
        <w:adjustRightInd w:val="0"/>
        <w:rPr>
          <w:rFonts w:ascii="Times New Roman" w:hAnsi="Times New Roman" w:eastAsia="Calibri"/>
          <w:color w:val="000000"/>
          <w:lang w:val="en-US"/>
        </w:rPr>
      </w:pPr>
      <w:r>
        <w:rPr>
          <w:rFonts w:ascii="Times New Roman" w:hAnsi="Times New Roman" w:eastAsia="Calibri"/>
          <w:b/>
          <w:bCs/>
          <w:color w:val="000000"/>
          <w:sz w:val="24"/>
          <w:szCs w:val="24"/>
        </w:rPr>
        <w:t xml:space="preserve">   </w:t>
      </w:r>
      <w:r>
        <w:rPr>
          <w:rFonts w:ascii="Times New Roman" w:hAnsi="Times New Roman" w:eastAsia="Calibri"/>
          <w:i/>
          <w:iCs/>
          <w:color w:val="000000"/>
        </w:rPr>
        <w:t>T</w:t>
      </w:r>
      <w:r>
        <w:rPr>
          <w:rFonts w:ascii="Times New Roman" w:hAnsi="Times New Roman" w:eastAsia="Calibri"/>
          <w:i/>
          <w:iCs/>
          <w:color w:val="000000"/>
          <w:lang w:val="en-US"/>
        </w:rPr>
        <w:t>able 1.</w:t>
      </w:r>
      <w:r>
        <w:rPr>
          <w:rFonts w:ascii="Times New Roman" w:hAnsi="Times New Roman" w:eastAsia="Calibri"/>
          <w:color w:val="000000"/>
          <w:lang w:val="en-US"/>
        </w:rPr>
        <w:t xml:space="preserve"> The Blue Print of Students’ Self-Efficacy Questionnaire</w:t>
      </w:r>
    </w:p>
    <w:tbl>
      <w:tblPr>
        <w:tblStyle w:val="12"/>
        <w:tblpPr w:leftFromText="180" w:rightFromText="180" w:vertAnchor="text" w:horzAnchor="margin" w:tblpXSpec="center" w:tblpY="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9"/>
        <w:gridCol w:w="3759"/>
        <w:gridCol w:w="2464"/>
      </w:tblGrid>
      <w:tr w14:paraId="7A3AF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59" w:type="dxa"/>
            <w:tcBorders>
              <w:top w:val="single" w:color="auto" w:sz="4" w:space="0"/>
              <w:left w:val="single" w:color="auto" w:sz="4" w:space="0"/>
              <w:bottom w:val="single" w:color="auto" w:sz="4" w:space="0"/>
              <w:right w:val="single" w:color="auto" w:sz="4" w:space="0"/>
            </w:tcBorders>
          </w:tcPr>
          <w:p w14:paraId="5C2DAADF">
            <w:pPr>
              <w:autoSpaceDE w:val="0"/>
              <w:autoSpaceDN w:val="0"/>
              <w:adjustRightInd w:val="0"/>
              <w:jc w:val="both"/>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NO</w:t>
            </w:r>
          </w:p>
        </w:tc>
        <w:tc>
          <w:tcPr>
            <w:tcW w:w="3759" w:type="dxa"/>
            <w:tcBorders>
              <w:top w:val="single" w:color="auto" w:sz="4" w:space="0"/>
              <w:left w:val="single" w:color="auto" w:sz="4" w:space="0"/>
              <w:bottom w:val="single" w:color="auto" w:sz="4" w:space="0"/>
              <w:right w:val="single" w:color="auto" w:sz="4" w:space="0"/>
            </w:tcBorders>
          </w:tcPr>
          <w:p w14:paraId="5F0117B5">
            <w:pPr>
              <w:autoSpaceDE w:val="0"/>
              <w:autoSpaceDN w:val="0"/>
              <w:adjustRightInd w:val="0"/>
              <w:jc w:val="both"/>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 xml:space="preserve">          DIMENSION</w:t>
            </w:r>
          </w:p>
        </w:tc>
        <w:tc>
          <w:tcPr>
            <w:tcW w:w="2464" w:type="dxa"/>
            <w:tcBorders>
              <w:top w:val="single" w:color="auto" w:sz="4" w:space="0"/>
              <w:left w:val="single" w:color="auto" w:sz="4" w:space="0"/>
              <w:bottom w:val="single" w:color="auto" w:sz="4" w:space="0"/>
              <w:right w:val="single" w:color="auto" w:sz="4" w:space="0"/>
            </w:tcBorders>
          </w:tcPr>
          <w:p w14:paraId="47F76DC5">
            <w:pPr>
              <w:autoSpaceDE w:val="0"/>
              <w:autoSpaceDN w:val="0"/>
              <w:adjustRightInd w:val="0"/>
              <w:jc w:val="both"/>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 xml:space="preserve">                    ITEM</w:t>
            </w:r>
          </w:p>
        </w:tc>
      </w:tr>
      <w:tr w14:paraId="2B432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559" w:type="dxa"/>
            <w:tcBorders>
              <w:top w:val="single" w:color="auto" w:sz="4" w:space="0"/>
              <w:left w:val="single" w:color="auto" w:sz="4" w:space="0"/>
              <w:bottom w:val="single" w:color="auto" w:sz="4" w:space="0"/>
              <w:right w:val="single" w:color="auto" w:sz="4" w:space="0"/>
            </w:tcBorders>
          </w:tcPr>
          <w:p w14:paraId="424D2B7B">
            <w:pPr>
              <w:autoSpaceDE w:val="0"/>
              <w:autoSpaceDN w:val="0"/>
              <w:adjustRightInd w:val="0"/>
              <w:jc w:val="center"/>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1</w:t>
            </w:r>
          </w:p>
        </w:tc>
        <w:tc>
          <w:tcPr>
            <w:tcW w:w="3759" w:type="dxa"/>
            <w:tcBorders>
              <w:top w:val="single" w:color="auto" w:sz="4" w:space="0"/>
              <w:left w:val="single" w:color="auto" w:sz="4" w:space="0"/>
              <w:bottom w:val="single" w:color="auto" w:sz="4" w:space="0"/>
              <w:right w:val="single" w:color="auto" w:sz="4" w:space="0"/>
            </w:tcBorders>
          </w:tcPr>
          <w:p w14:paraId="2589E6C6">
            <w:pPr>
              <w:autoSpaceDE w:val="0"/>
              <w:autoSpaceDN w:val="0"/>
              <w:adjustRightInd w:val="0"/>
              <w:jc w:val="both"/>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Ability Efficacy (aptitude)</w:t>
            </w:r>
          </w:p>
        </w:tc>
        <w:tc>
          <w:tcPr>
            <w:tcW w:w="2464" w:type="dxa"/>
            <w:tcBorders>
              <w:top w:val="single" w:color="auto" w:sz="4" w:space="0"/>
              <w:left w:val="single" w:color="auto" w:sz="4" w:space="0"/>
              <w:bottom w:val="single" w:color="auto" w:sz="4" w:space="0"/>
              <w:right w:val="single" w:color="auto" w:sz="4" w:space="0"/>
            </w:tcBorders>
          </w:tcPr>
          <w:p w14:paraId="366712A5">
            <w:pPr>
              <w:autoSpaceDE w:val="0"/>
              <w:autoSpaceDN w:val="0"/>
              <w:adjustRightInd w:val="0"/>
              <w:jc w:val="both"/>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1, 2, 3, 4, 5, 6, 7, 8, 9, 10, 11</w:t>
            </w:r>
          </w:p>
        </w:tc>
      </w:tr>
      <w:tr w14:paraId="24360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59" w:type="dxa"/>
            <w:tcBorders>
              <w:top w:val="single" w:color="auto" w:sz="4" w:space="0"/>
              <w:left w:val="single" w:color="auto" w:sz="4" w:space="0"/>
              <w:bottom w:val="single" w:color="auto" w:sz="4" w:space="0"/>
              <w:right w:val="single" w:color="auto" w:sz="4" w:space="0"/>
            </w:tcBorders>
          </w:tcPr>
          <w:p w14:paraId="49364F30">
            <w:pPr>
              <w:autoSpaceDE w:val="0"/>
              <w:autoSpaceDN w:val="0"/>
              <w:adjustRightInd w:val="0"/>
              <w:jc w:val="center"/>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2</w:t>
            </w:r>
          </w:p>
        </w:tc>
        <w:tc>
          <w:tcPr>
            <w:tcW w:w="3759" w:type="dxa"/>
            <w:tcBorders>
              <w:top w:val="single" w:color="auto" w:sz="4" w:space="0"/>
              <w:left w:val="single" w:color="auto" w:sz="4" w:space="0"/>
              <w:bottom w:val="single" w:color="auto" w:sz="4" w:space="0"/>
              <w:right w:val="single" w:color="auto" w:sz="4" w:space="0"/>
            </w:tcBorders>
          </w:tcPr>
          <w:p w14:paraId="4388D368">
            <w:pPr>
              <w:autoSpaceDE w:val="0"/>
              <w:autoSpaceDN w:val="0"/>
              <w:adjustRightInd w:val="0"/>
              <w:jc w:val="both"/>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Activity Efficacy (attitude)</w:t>
            </w:r>
          </w:p>
        </w:tc>
        <w:tc>
          <w:tcPr>
            <w:tcW w:w="2464" w:type="dxa"/>
            <w:tcBorders>
              <w:top w:val="single" w:color="auto" w:sz="4" w:space="0"/>
              <w:left w:val="single" w:color="auto" w:sz="4" w:space="0"/>
              <w:bottom w:val="single" w:color="auto" w:sz="4" w:space="0"/>
              <w:right w:val="single" w:color="auto" w:sz="4" w:space="0"/>
            </w:tcBorders>
          </w:tcPr>
          <w:p w14:paraId="732316FE">
            <w:pPr>
              <w:autoSpaceDE w:val="0"/>
              <w:autoSpaceDN w:val="0"/>
              <w:adjustRightInd w:val="0"/>
              <w:jc w:val="both"/>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12, 13, 14, 15, 16, 17</w:t>
            </w:r>
          </w:p>
        </w:tc>
      </w:tr>
      <w:tr w14:paraId="65D24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559" w:type="dxa"/>
            <w:tcBorders>
              <w:top w:val="single" w:color="auto" w:sz="4" w:space="0"/>
              <w:left w:val="single" w:color="auto" w:sz="4" w:space="0"/>
              <w:bottom w:val="single" w:color="auto" w:sz="4" w:space="0"/>
              <w:right w:val="single" w:color="auto" w:sz="4" w:space="0"/>
            </w:tcBorders>
          </w:tcPr>
          <w:p w14:paraId="4715C43E">
            <w:pPr>
              <w:autoSpaceDE w:val="0"/>
              <w:autoSpaceDN w:val="0"/>
              <w:adjustRightInd w:val="0"/>
              <w:jc w:val="center"/>
              <w:rPr>
                <w:rFonts w:ascii="Times New Roman" w:hAnsi="Times New Roman" w:eastAsia="Calibri"/>
                <w:bCs/>
                <w:color w:val="000000"/>
                <w:sz w:val="20"/>
                <w:szCs w:val="20"/>
                <w:lang w:val="en-US"/>
              </w:rPr>
            </w:pPr>
            <w:commentRangeStart w:id="15"/>
            <w:r>
              <w:rPr>
                <w:rFonts w:ascii="Times New Roman" w:hAnsi="Times New Roman" w:eastAsia="Calibri"/>
                <w:bCs/>
                <w:color w:val="000000"/>
                <w:sz w:val="20"/>
                <w:szCs w:val="20"/>
                <w:lang w:val="en-US"/>
              </w:rPr>
              <w:t>3</w:t>
            </w:r>
          </w:p>
        </w:tc>
        <w:tc>
          <w:tcPr>
            <w:tcW w:w="3759" w:type="dxa"/>
            <w:tcBorders>
              <w:top w:val="single" w:color="auto" w:sz="4" w:space="0"/>
              <w:left w:val="single" w:color="auto" w:sz="4" w:space="0"/>
              <w:bottom w:val="single" w:color="auto" w:sz="4" w:space="0"/>
              <w:right w:val="single" w:color="auto" w:sz="4" w:space="0"/>
            </w:tcBorders>
          </w:tcPr>
          <w:p w14:paraId="29165598">
            <w:pPr>
              <w:autoSpaceDE w:val="0"/>
              <w:autoSpaceDN w:val="0"/>
              <w:adjustRightInd w:val="0"/>
              <w:ind w:left="-113"/>
              <w:jc w:val="both"/>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 xml:space="preserve">  Speaking self-efficacy (aspiration)</w:t>
            </w:r>
          </w:p>
        </w:tc>
        <w:tc>
          <w:tcPr>
            <w:tcW w:w="2464" w:type="dxa"/>
            <w:tcBorders>
              <w:top w:val="single" w:color="auto" w:sz="4" w:space="0"/>
              <w:left w:val="single" w:color="auto" w:sz="4" w:space="0"/>
              <w:bottom w:val="single" w:color="auto" w:sz="4" w:space="0"/>
              <w:right w:val="single" w:color="auto" w:sz="4" w:space="0"/>
            </w:tcBorders>
          </w:tcPr>
          <w:p w14:paraId="58DE5E3E">
            <w:pPr>
              <w:autoSpaceDE w:val="0"/>
              <w:autoSpaceDN w:val="0"/>
              <w:adjustRightInd w:val="0"/>
              <w:jc w:val="both"/>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18, 19, 20</w:t>
            </w:r>
            <w:commentRangeEnd w:id="15"/>
            <w:r>
              <w:commentReference w:id="15"/>
            </w:r>
          </w:p>
        </w:tc>
      </w:tr>
    </w:tbl>
    <w:p w14:paraId="2600BCF9">
      <w:pPr>
        <w:autoSpaceDE w:val="0"/>
        <w:autoSpaceDN w:val="0"/>
        <w:adjustRightInd w:val="0"/>
        <w:ind w:firstLine="540"/>
        <w:jc w:val="both"/>
        <w:rPr>
          <w:rFonts w:ascii="Times New Roman" w:hAnsi="Times New Roman" w:eastAsia="Calibri"/>
          <w:sz w:val="24"/>
          <w:szCs w:val="24"/>
          <w:lang w:val="en-US"/>
        </w:rPr>
      </w:pPr>
      <w:commentRangeStart w:id="16"/>
      <w:r>
        <w:rPr>
          <w:rFonts w:ascii="Times New Roman" w:hAnsi="Times New Roman" w:eastAsia="Calibri"/>
          <w:color w:val="000000"/>
          <w:sz w:val="24"/>
          <w:szCs w:val="24"/>
          <w:lang w:val="en-US"/>
        </w:rPr>
        <w:t>The questionnaires of self-efficacy were tried out to 10 students to measure the validity. Since the researcher adapted the questionnaires,</w:t>
      </w:r>
      <w:r>
        <w:rPr>
          <w:rFonts w:ascii="Times New Roman" w:hAnsi="Times New Roman" w:eastAsia="Calibri"/>
          <w:sz w:val="24"/>
          <w:szCs w:val="24"/>
          <w:lang w:val="en-US"/>
        </w:rPr>
        <w:t xml:space="preserve"> content validity was utilized by the researcher to measure the validity of the questionnaire based on the reason that </w:t>
      </w:r>
      <w:r>
        <w:rPr>
          <w:rFonts w:ascii="Times New Roman" w:hAnsi="Times New Roman" w:eastAsia="Calibri"/>
          <w:bCs/>
          <w:sz w:val="24"/>
          <w:szCs w:val="24"/>
          <w:lang w:val="en-US"/>
        </w:rPr>
        <w:t xml:space="preserve">content validity refers to the ability of a test to capture a measure of the intended domain. </w:t>
      </w:r>
      <w:r>
        <w:rPr>
          <w:rFonts w:ascii="Times New Roman" w:hAnsi="Times New Roman" w:eastAsia="Calibri"/>
          <w:color w:val="000000"/>
          <w:sz w:val="24"/>
          <w:szCs w:val="24"/>
          <w:lang w:val="en-US"/>
        </w:rPr>
        <w:t>In calculating the validity of the questionnaire, the researcher applied SPSS which based on Pearson Product Moment formula. Further, the researcher applied Alpha Cronbach formula in finding the reliability of each item of students’ efficacy questionnaires.</w:t>
      </w:r>
      <w:commentRangeEnd w:id="16"/>
      <w:r>
        <w:commentReference w:id="16"/>
      </w:r>
    </w:p>
    <w:p w14:paraId="055E6391">
      <w:pPr>
        <w:autoSpaceDE w:val="0"/>
        <w:autoSpaceDN w:val="0"/>
        <w:adjustRightInd w:val="0"/>
        <w:ind w:firstLine="540"/>
        <w:jc w:val="both"/>
        <w:rPr>
          <w:rFonts w:ascii="Times New Roman" w:hAnsi="Times New Roman" w:eastAsia="Calibri"/>
          <w:color w:val="000000"/>
          <w:sz w:val="24"/>
          <w:szCs w:val="24"/>
          <w:lang w:val="en-US"/>
        </w:rPr>
      </w:pPr>
    </w:p>
    <w:p w14:paraId="111E739E">
      <w:pPr>
        <w:tabs>
          <w:tab w:val="left" w:pos="851"/>
        </w:tabs>
        <w:autoSpaceDE w:val="0"/>
        <w:autoSpaceDN w:val="0"/>
        <w:adjustRightInd w:val="0"/>
        <w:jc w:val="both"/>
        <w:rPr>
          <w:rFonts w:ascii="Times New Roman" w:hAnsi="Times New Roman" w:eastAsia="Calibri"/>
          <w:b/>
          <w:sz w:val="24"/>
          <w:szCs w:val="24"/>
          <w:lang w:val="en-US"/>
        </w:rPr>
      </w:pPr>
      <w:r>
        <w:rPr>
          <w:rFonts w:ascii="Times New Roman" w:hAnsi="Times New Roman" w:eastAsia="Calibri"/>
          <w:b/>
          <w:sz w:val="24"/>
          <w:szCs w:val="24"/>
          <w:lang w:val="en-US"/>
        </w:rPr>
        <w:t>Motivation Questionnaire</w:t>
      </w:r>
    </w:p>
    <w:p w14:paraId="584621E1">
      <w:pPr>
        <w:autoSpaceDE w:val="0"/>
        <w:autoSpaceDN w:val="0"/>
        <w:adjustRightInd w:val="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 xml:space="preserve">  The instrument utilized to measure the students’ motivation based on theory from </w:t>
      </w:r>
      <w:commentRangeStart w:id="17"/>
      <w:r>
        <w:rPr>
          <w:rFonts w:ascii="Times New Roman" w:hAnsi="Times New Roman" w:eastAsia="Calibri"/>
          <w:sz w:val="24"/>
          <w:szCs w:val="24"/>
          <w:lang w:val="en-US"/>
        </w:rPr>
        <w:t>Atkinson</w:t>
      </w:r>
      <w:ins w:id="60" w:author="gothicinspire" w:date="2025-10-20T07:47:10Z">
        <w:r>
          <w:rPr>
            <w:rFonts w:hint="default" w:ascii="Times New Roman" w:hAnsi="Times New Roman" w:eastAsia="Calibri"/>
            <w:sz w:val="24"/>
            <w:szCs w:val="24"/>
            <w:lang w:val="en-US"/>
          </w:rPr>
          <w:t xml:space="preserve"> </w:t>
        </w:r>
      </w:ins>
      <w:ins w:id="61" w:author="gothicinspire" w:date="2025-10-20T07:47:11Z">
        <w:r>
          <w:rPr>
            <w:rFonts w:hint="default" w:ascii="Times New Roman" w:hAnsi="Times New Roman" w:eastAsia="Calibri"/>
            <w:sz w:val="24"/>
            <w:szCs w:val="24"/>
            <w:lang w:val="en-US"/>
          </w:rPr>
          <w:t>(</w:t>
        </w:r>
      </w:ins>
      <w:ins w:id="62" w:author="gothicinspire" w:date="2025-10-20T07:47:12Z">
        <w:r>
          <w:rPr>
            <w:rFonts w:hint="default" w:ascii="Times New Roman" w:hAnsi="Times New Roman" w:eastAsia="Calibri"/>
            <w:sz w:val="24"/>
            <w:szCs w:val="24"/>
            <w:lang w:val="en-US"/>
          </w:rPr>
          <w:t>1</w:t>
        </w:r>
      </w:ins>
      <w:ins w:id="63" w:author="gothicinspire" w:date="2025-10-20T07:55:43Z">
        <w:r>
          <w:rPr>
            <w:rFonts w:hint="default" w:ascii="Times New Roman" w:hAnsi="Times New Roman" w:eastAsia="Calibri"/>
            <w:sz w:val="24"/>
            <w:szCs w:val="24"/>
            <w:lang w:val="en-US"/>
          </w:rPr>
          <w:t>96</w:t>
        </w:r>
      </w:ins>
      <w:ins w:id="64" w:author="gothicinspire" w:date="2025-10-20T07:55:44Z">
        <w:r>
          <w:rPr>
            <w:rFonts w:hint="default" w:ascii="Times New Roman" w:hAnsi="Times New Roman" w:eastAsia="Calibri"/>
            <w:sz w:val="24"/>
            <w:szCs w:val="24"/>
            <w:lang w:val="en-US"/>
          </w:rPr>
          <w:t>6</w:t>
        </w:r>
      </w:ins>
      <w:ins w:id="65" w:author="gothicinspire" w:date="2025-10-20T07:47:14Z">
        <w:r>
          <w:rPr>
            <w:rFonts w:hint="default" w:ascii="Times New Roman" w:hAnsi="Times New Roman" w:eastAsia="Calibri"/>
            <w:sz w:val="24"/>
            <w:szCs w:val="24"/>
            <w:lang w:val="en-US"/>
          </w:rPr>
          <w:t>)</w:t>
        </w:r>
      </w:ins>
      <w:r>
        <w:rPr>
          <w:rFonts w:ascii="Times New Roman" w:hAnsi="Times New Roman" w:eastAsia="Calibri"/>
          <w:sz w:val="24"/>
          <w:szCs w:val="24"/>
          <w:lang w:val="en-US"/>
        </w:rPr>
        <w:t>.</w:t>
      </w:r>
      <w:r>
        <w:rPr>
          <w:rFonts w:ascii="Times New Roman" w:hAnsi="Times New Roman" w:eastAsia="Calibri"/>
          <w:b/>
          <w:bCs/>
          <w:sz w:val="24"/>
          <w:szCs w:val="24"/>
          <w:lang w:val="en-US"/>
        </w:rPr>
        <w:t xml:space="preserve"> </w:t>
      </w:r>
      <w:commentRangeEnd w:id="17"/>
      <w:r>
        <w:commentReference w:id="17"/>
      </w:r>
      <w:commentRangeStart w:id="18"/>
      <w:r>
        <w:rPr>
          <w:rFonts w:ascii="Times New Roman" w:hAnsi="Times New Roman" w:eastAsia="Calibri"/>
          <w:sz w:val="24"/>
          <w:szCs w:val="24"/>
          <w:lang w:val="en-US"/>
        </w:rPr>
        <w:t xml:space="preserve">The </w:t>
      </w:r>
      <w:r>
        <w:rPr>
          <w:rFonts w:ascii="Times New Roman" w:hAnsi="Times New Roman" w:eastAsia="Calibri"/>
          <w:i/>
          <w:iCs/>
          <w:sz w:val="24"/>
          <w:szCs w:val="24"/>
          <w:lang w:val="en-US"/>
        </w:rPr>
        <w:t xml:space="preserve">Achievement Motives Scale </w:t>
      </w:r>
      <w:r>
        <w:rPr>
          <w:rFonts w:ascii="Times New Roman" w:hAnsi="Times New Roman" w:eastAsia="Calibri"/>
          <w:sz w:val="24"/>
          <w:szCs w:val="24"/>
          <w:lang w:val="en-US"/>
        </w:rPr>
        <w:t>(</w:t>
      </w:r>
      <w:r>
        <w:rPr>
          <w:rFonts w:ascii="Times New Roman" w:hAnsi="Times New Roman" w:eastAsia="Calibri"/>
          <w:b/>
          <w:sz w:val="24"/>
          <w:szCs w:val="24"/>
          <w:lang w:val="en-US"/>
        </w:rPr>
        <w:t>AMS</w:t>
      </w:r>
      <w:r>
        <w:rPr>
          <w:rFonts w:ascii="Times New Roman" w:hAnsi="Times New Roman" w:eastAsia="Calibri"/>
          <w:sz w:val="24"/>
          <w:szCs w:val="24"/>
          <w:lang w:val="en-US"/>
        </w:rPr>
        <w:t>)</w:t>
      </w:r>
      <w:commentRangeEnd w:id="18"/>
      <w:r>
        <w:commentReference w:id="18"/>
      </w:r>
      <w:r>
        <w:rPr>
          <w:rFonts w:ascii="Times New Roman" w:hAnsi="Times New Roman" w:eastAsia="Calibri"/>
          <w:sz w:val="24"/>
          <w:szCs w:val="24"/>
          <w:lang w:val="en-US"/>
        </w:rPr>
        <w:t xml:space="preserve"> that focuses on two emotional state factors or components of achievement motivation:  Hope of success (HOS) and Fear of failure (FOF). This scale (AMS) is a well-established and frequently used to assess hope of success and fear of failure in educational setting. </w:t>
      </w:r>
    </w:p>
    <w:p w14:paraId="158E9865">
      <w:pPr>
        <w:autoSpaceDE w:val="0"/>
        <w:autoSpaceDN w:val="0"/>
        <w:adjustRightInd w:val="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 xml:space="preserve">  Motivation questionnaire consisted of </w:t>
      </w:r>
      <w:del w:id="66" w:author="gothicinspire" w:date="2025-10-20T07:49:15Z">
        <w:r>
          <w:rPr>
            <w:rFonts w:ascii="Times New Roman" w:hAnsi="Times New Roman" w:eastAsia="Calibri"/>
            <w:sz w:val="24"/>
            <w:szCs w:val="24"/>
            <w:lang w:val="en-US"/>
          </w:rPr>
          <w:delText>adaptation</w:delText>
        </w:r>
      </w:del>
      <w:r>
        <w:rPr>
          <w:rFonts w:ascii="Times New Roman" w:hAnsi="Times New Roman" w:eastAsia="Calibri"/>
          <w:sz w:val="24"/>
          <w:szCs w:val="24"/>
          <w:lang w:val="en-US"/>
        </w:rPr>
        <w:t xml:space="preserve"> 20 </w:t>
      </w:r>
      <w:ins w:id="67" w:author="gothicinspire" w:date="2025-10-20T07:49:33Z">
        <w:r>
          <w:rPr>
            <w:rFonts w:hint="default" w:ascii="Times New Roman" w:hAnsi="Times New Roman" w:eastAsia="Calibri"/>
            <w:sz w:val="24"/>
            <w:szCs w:val="24"/>
            <w:lang w:val="en-US"/>
          </w:rPr>
          <w:t>ada</w:t>
        </w:r>
      </w:ins>
      <w:ins w:id="68" w:author="gothicinspire" w:date="2025-10-20T07:49:34Z">
        <w:r>
          <w:rPr>
            <w:rFonts w:hint="default" w:ascii="Times New Roman" w:hAnsi="Times New Roman" w:eastAsia="Calibri"/>
            <w:sz w:val="24"/>
            <w:szCs w:val="24"/>
            <w:lang w:val="en-US"/>
          </w:rPr>
          <w:t>pte</w:t>
        </w:r>
      </w:ins>
      <w:ins w:id="69" w:author="gothicinspire" w:date="2025-10-20T07:49:35Z">
        <w:r>
          <w:rPr>
            <w:rFonts w:hint="default" w:ascii="Times New Roman" w:hAnsi="Times New Roman" w:eastAsia="Calibri"/>
            <w:sz w:val="24"/>
            <w:szCs w:val="24"/>
            <w:lang w:val="en-US"/>
          </w:rPr>
          <w:t>d</w:t>
        </w:r>
      </w:ins>
      <w:ins w:id="70" w:author="gothicinspire" w:date="2025-10-20T07:49:37Z">
        <w:r>
          <w:rPr>
            <w:rFonts w:hint="default" w:ascii="Times New Roman" w:hAnsi="Times New Roman" w:eastAsia="Calibri"/>
            <w:sz w:val="24"/>
            <w:szCs w:val="24"/>
            <w:lang w:val="en-US"/>
          </w:rPr>
          <w:t xml:space="preserve"> </w:t>
        </w:r>
      </w:ins>
      <w:r>
        <w:rPr>
          <w:rFonts w:ascii="Times New Roman" w:hAnsi="Times New Roman" w:eastAsia="Calibri"/>
          <w:sz w:val="24"/>
          <w:szCs w:val="24"/>
          <w:lang w:val="en-US"/>
        </w:rPr>
        <w:t xml:space="preserve">items </w:t>
      </w:r>
      <w:del w:id="71" w:author="gothicinspire" w:date="2025-10-20T07:49:48Z">
        <w:r>
          <w:rPr>
            <w:rFonts w:ascii="Times New Roman" w:hAnsi="Times New Roman" w:eastAsia="Calibri"/>
            <w:sz w:val="24"/>
            <w:szCs w:val="24"/>
            <w:lang w:val="en-US"/>
          </w:rPr>
          <w:delText>questionnaire</w:delText>
        </w:r>
      </w:del>
      <w:r>
        <w:rPr>
          <w:rFonts w:ascii="Times New Roman" w:hAnsi="Times New Roman" w:eastAsia="Calibri"/>
          <w:sz w:val="24"/>
          <w:szCs w:val="24"/>
          <w:lang w:val="en-US"/>
        </w:rPr>
        <w:t xml:space="preserve"> in the form of statements. There were four alternative answers provided of Likert scale and students were expected to choose the suitable option to what they liked which therefore they can be indicated in the range from strong to weak namely: Strongly Agree, Agree, Disagree, and Strongly Disagree. The qualities of each option of students’ \motivation using the scale values: very high (4) for Strongly Agree, high (3) for Agree, low (2) for Disagree, and very low (1) for Strongly Disagree.</w:t>
      </w:r>
    </w:p>
    <w:p w14:paraId="1A792480">
      <w:pPr>
        <w:autoSpaceDE w:val="0"/>
        <w:autoSpaceDN w:val="0"/>
        <w:adjustRightInd w:val="0"/>
        <w:ind w:firstLine="540"/>
        <w:jc w:val="both"/>
        <w:rPr>
          <w:rFonts w:ascii="Times New Roman" w:hAnsi="Times New Roman" w:eastAsia="Calibri"/>
          <w:sz w:val="24"/>
          <w:szCs w:val="24"/>
          <w:lang w:val="en-US"/>
        </w:rPr>
      </w:pPr>
    </w:p>
    <w:p w14:paraId="3479F2C1">
      <w:pPr>
        <w:autoSpaceDE w:val="0"/>
        <w:autoSpaceDN w:val="0"/>
        <w:adjustRightInd w:val="0"/>
        <w:ind w:firstLine="180"/>
        <w:jc w:val="both"/>
        <w:rPr>
          <w:rFonts w:ascii="Times New Roman" w:hAnsi="Times New Roman" w:eastAsia="Calibri"/>
          <w:bCs/>
          <w:lang w:val="en-US"/>
        </w:rPr>
      </w:pPr>
      <w:r>
        <w:rPr>
          <w:rFonts w:ascii="Times New Roman" w:hAnsi="Times New Roman" w:eastAsia="Calibri"/>
          <w:sz w:val="24"/>
          <w:szCs w:val="24"/>
          <w:lang w:val="en-US"/>
        </w:rPr>
        <w:t xml:space="preserve">       </w:t>
      </w:r>
      <w:r>
        <w:rPr>
          <w:rFonts w:ascii="Times New Roman" w:hAnsi="Times New Roman" w:eastAsia="Calibri"/>
          <w:bCs/>
          <w:i/>
          <w:iCs/>
          <w:lang w:val="en-US"/>
        </w:rPr>
        <w:t>Table 2.</w:t>
      </w:r>
      <w:r>
        <w:rPr>
          <w:rFonts w:ascii="Times New Roman" w:hAnsi="Times New Roman" w:eastAsia="Calibri"/>
          <w:bCs/>
          <w:lang w:val="en-US"/>
        </w:rPr>
        <w:t xml:space="preserve"> The Blue print of Motivation Questionnaire</w:t>
      </w:r>
    </w:p>
    <w:tbl>
      <w:tblPr>
        <w:tblStyle w:val="12"/>
        <w:tblW w:w="0" w:type="auto"/>
        <w:tblInd w:w="7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5"/>
        <w:gridCol w:w="2992"/>
        <w:gridCol w:w="3971"/>
      </w:tblGrid>
      <w:tr w14:paraId="19198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 w:hRule="atLeast"/>
        </w:trPr>
        <w:tc>
          <w:tcPr>
            <w:tcW w:w="585" w:type="dxa"/>
            <w:tcBorders>
              <w:top w:val="single" w:color="auto" w:sz="4" w:space="0"/>
              <w:left w:val="single" w:color="auto" w:sz="4" w:space="0"/>
              <w:bottom w:val="single" w:color="auto" w:sz="4" w:space="0"/>
              <w:right w:val="single" w:color="auto" w:sz="4" w:space="0"/>
            </w:tcBorders>
          </w:tcPr>
          <w:p w14:paraId="4562AF0E">
            <w:pPr>
              <w:autoSpaceDE w:val="0"/>
              <w:autoSpaceDN w:val="0"/>
              <w:adjustRightInd w:val="0"/>
              <w:jc w:val="both"/>
              <w:rPr>
                <w:rFonts w:ascii="Times New Roman" w:hAnsi="Times New Roman" w:eastAsia="Calibri"/>
                <w:bCs/>
                <w:sz w:val="20"/>
                <w:szCs w:val="20"/>
                <w:lang w:val="en-US"/>
              </w:rPr>
            </w:pPr>
            <w:r>
              <w:rPr>
                <w:rFonts w:ascii="Times New Roman" w:hAnsi="Times New Roman" w:eastAsia="Calibri"/>
                <w:bCs/>
                <w:sz w:val="20"/>
                <w:szCs w:val="20"/>
                <w:lang w:val="en-US"/>
              </w:rPr>
              <w:t>NO</w:t>
            </w:r>
          </w:p>
        </w:tc>
        <w:tc>
          <w:tcPr>
            <w:tcW w:w="2992" w:type="dxa"/>
            <w:tcBorders>
              <w:top w:val="single" w:color="auto" w:sz="4" w:space="0"/>
              <w:left w:val="single" w:color="auto" w:sz="4" w:space="0"/>
              <w:bottom w:val="single" w:color="auto" w:sz="4" w:space="0"/>
              <w:right w:val="single" w:color="auto" w:sz="4" w:space="0"/>
            </w:tcBorders>
          </w:tcPr>
          <w:p w14:paraId="75E276DD">
            <w:pPr>
              <w:autoSpaceDE w:val="0"/>
              <w:autoSpaceDN w:val="0"/>
              <w:adjustRightInd w:val="0"/>
              <w:jc w:val="both"/>
              <w:rPr>
                <w:rFonts w:ascii="Times New Roman" w:hAnsi="Times New Roman" w:eastAsia="Calibri"/>
                <w:bCs/>
                <w:sz w:val="20"/>
                <w:szCs w:val="20"/>
                <w:lang w:val="en-US"/>
              </w:rPr>
            </w:pPr>
            <w:r>
              <w:rPr>
                <w:rFonts w:ascii="Times New Roman" w:hAnsi="Times New Roman" w:eastAsia="Calibri"/>
                <w:bCs/>
                <w:sz w:val="20"/>
                <w:szCs w:val="20"/>
                <w:lang w:val="en-US"/>
              </w:rPr>
              <w:t>Indicator</w:t>
            </w:r>
          </w:p>
        </w:tc>
        <w:tc>
          <w:tcPr>
            <w:tcW w:w="3971" w:type="dxa"/>
            <w:tcBorders>
              <w:top w:val="single" w:color="auto" w:sz="4" w:space="0"/>
              <w:left w:val="single" w:color="auto" w:sz="4" w:space="0"/>
              <w:bottom w:val="single" w:color="auto" w:sz="4" w:space="0"/>
              <w:right w:val="single" w:color="auto" w:sz="4" w:space="0"/>
            </w:tcBorders>
          </w:tcPr>
          <w:p w14:paraId="0BF6E0C4">
            <w:pPr>
              <w:autoSpaceDE w:val="0"/>
              <w:autoSpaceDN w:val="0"/>
              <w:adjustRightInd w:val="0"/>
              <w:jc w:val="both"/>
              <w:rPr>
                <w:rFonts w:ascii="Times New Roman" w:hAnsi="Times New Roman" w:eastAsia="Calibri"/>
                <w:bCs/>
                <w:sz w:val="20"/>
                <w:szCs w:val="20"/>
                <w:lang w:val="en-US"/>
              </w:rPr>
            </w:pPr>
            <w:r>
              <w:rPr>
                <w:rFonts w:ascii="Times New Roman" w:hAnsi="Times New Roman" w:eastAsia="Calibri"/>
                <w:bCs/>
                <w:sz w:val="20"/>
                <w:szCs w:val="20"/>
                <w:lang w:val="en-US"/>
              </w:rPr>
              <w:t xml:space="preserve">                      Items</w:t>
            </w:r>
          </w:p>
        </w:tc>
      </w:tr>
      <w:tr w14:paraId="0F39A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 w:hRule="atLeast"/>
        </w:trPr>
        <w:tc>
          <w:tcPr>
            <w:tcW w:w="585" w:type="dxa"/>
            <w:tcBorders>
              <w:top w:val="single" w:color="auto" w:sz="4" w:space="0"/>
              <w:left w:val="single" w:color="auto" w:sz="4" w:space="0"/>
              <w:bottom w:val="single" w:color="auto" w:sz="4" w:space="0"/>
              <w:right w:val="single" w:color="auto" w:sz="4" w:space="0"/>
            </w:tcBorders>
          </w:tcPr>
          <w:p w14:paraId="03A9E859">
            <w:pPr>
              <w:autoSpaceDE w:val="0"/>
              <w:autoSpaceDN w:val="0"/>
              <w:adjustRightInd w:val="0"/>
              <w:jc w:val="both"/>
              <w:rPr>
                <w:rFonts w:ascii="Times New Roman" w:hAnsi="Times New Roman" w:eastAsia="Calibri"/>
                <w:bCs/>
                <w:sz w:val="20"/>
                <w:szCs w:val="20"/>
                <w:lang w:val="en-US"/>
              </w:rPr>
            </w:pPr>
            <w:r>
              <w:rPr>
                <w:rFonts w:ascii="Times New Roman" w:hAnsi="Times New Roman" w:eastAsia="Calibri"/>
                <w:bCs/>
                <w:sz w:val="20"/>
                <w:szCs w:val="20"/>
                <w:lang w:val="en-US"/>
              </w:rPr>
              <w:t>1.</w:t>
            </w:r>
          </w:p>
        </w:tc>
        <w:tc>
          <w:tcPr>
            <w:tcW w:w="2992" w:type="dxa"/>
            <w:tcBorders>
              <w:top w:val="single" w:color="auto" w:sz="4" w:space="0"/>
              <w:left w:val="single" w:color="auto" w:sz="4" w:space="0"/>
              <w:bottom w:val="single" w:color="auto" w:sz="4" w:space="0"/>
              <w:right w:val="single" w:color="auto" w:sz="4" w:space="0"/>
            </w:tcBorders>
          </w:tcPr>
          <w:p w14:paraId="284350E9">
            <w:pPr>
              <w:autoSpaceDE w:val="0"/>
              <w:autoSpaceDN w:val="0"/>
              <w:adjustRightInd w:val="0"/>
              <w:jc w:val="both"/>
              <w:rPr>
                <w:rFonts w:ascii="Times New Roman" w:hAnsi="Times New Roman" w:eastAsia="Calibri"/>
                <w:bCs/>
                <w:sz w:val="20"/>
                <w:szCs w:val="20"/>
                <w:lang w:val="en-US"/>
              </w:rPr>
            </w:pPr>
            <w:r>
              <w:rPr>
                <w:rFonts w:ascii="Times New Roman" w:hAnsi="Times New Roman" w:eastAsia="Calibri"/>
                <w:bCs/>
                <w:sz w:val="20"/>
                <w:szCs w:val="20"/>
                <w:lang w:val="en-US"/>
              </w:rPr>
              <w:t>Hope   of   Success</w:t>
            </w:r>
          </w:p>
        </w:tc>
        <w:tc>
          <w:tcPr>
            <w:tcW w:w="3971" w:type="dxa"/>
            <w:tcBorders>
              <w:top w:val="single" w:color="auto" w:sz="4" w:space="0"/>
              <w:left w:val="single" w:color="auto" w:sz="4" w:space="0"/>
              <w:bottom w:val="single" w:color="auto" w:sz="4" w:space="0"/>
              <w:right w:val="single" w:color="auto" w:sz="4" w:space="0"/>
            </w:tcBorders>
          </w:tcPr>
          <w:p w14:paraId="3983C56C">
            <w:pPr>
              <w:autoSpaceDE w:val="0"/>
              <w:autoSpaceDN w:val="0"/>
              <w:adjustRightInd w:val="0"/>
              <w:jc w:val="both"/>
              <w:rPr>
                <w:rFonts w:ascii="Times New Roman" w:hAnsi="Times New Roman" w:eastAsia="Calibri"/>
                <w:bCs/>
                <w:sz w:val="20"/>
                <w:szCs w:val="20"/>
                <w:lang w:val="en-US"/>
              </w:rPr>
            </w:pPr>
            <w:r>
              <w:rPr>
                <w:rFonts w:ascii="Times New Roman" w:hAnsi="Times New Roman" w:eastAsia="Calibri"/>
                <w:bCs/>
                <w:sz w:val="20"/>
                <w:szCs w:val="20"/>
                <w:lang w:val="en-US"/>
              </w:rPr>
              <w:t xml:space="preserve">           1,2,3,4,5,6,7,8,9,10</w:t>
            </w:r>
          </w:p>
        </w:tc>
      </w:tr>
      <w:tr w14:paraId="7C703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585" w:type="dxa"/>
            <w:tcBorders>
              <w:top w:val="single" w:color="auto" w:sz="4" w:space="0"/>
              <w:left w:val="single" w:color="auto" w:sz="4" w:space="0"/>
              <w:bottom w:val="single" w:color="auto" w:sz="4" w:space="0"/>
              <w:right w:val="single" w:color="auto" w:sz="4" w:space="0"/>
            </w:tcBorders>
          </w:tcPr>
          <w:p w14:paraId="3170CA36">
            <w:pPr>
              <w:autoSpaceDE w:val="0"/>
              <w:autoSpaceDN w:val="0"/>
              <w:adjustRightInd w:val="0"/>
              <w:jc w:val="both"/>
              <w:rPr>
                <w:rFonts w:ascii="Times New Roman" w:hAnsi="Times New Roman" w:eastAsia="Calibri"/>
                <w:bCs/>
                <w:sz w:val="20"/>
                <w:szCs w:val="20"/>
                <w:lang w:val="en-US"/>
              </w:rPr>
            </w:pPr>
            <w:r>
              <w:rPr>
                <w:rFonts w:ascii="Times New Roman" w:hAnsi="Times New Roman" w:eastAsia="Calibri"/>
                <w:bCs/>
                <w:sz w:val="20"/>
                <w:szCs w:val="20"/>
                <w:lang w:val="en-US"/>
              </w:rPr>
              <w:t>2.</w:t>
            </w:r>
          </w:p>
        </w:tc>
        <w:tc>
          <w:tcPr>
            <w:tcW w:w="2992" w:type="dxa"/>
            <w:tcBorders>
              <w:top w:val="single" w:color="auto" w:sz="4" w:space="0"/>
              <w:left w:val="single" w:color="auto" w:sz="4" w:space="0"/>
              <w:bottom w:val="single" w:color="auto" w:sz="4" w:space="0"/>
              <w:right w:val="single" w:color="auto" w:sz="4" w:space="0"/>
            </w:tcBorders>
          </w:tcPr>
          <w:p w14:paraId="4F0A4944">
            <w:pPr>
              <w:autoSpaceDE w:val="0"/>
              <w:autoSpaceDN w:val="0"/>
              <w:adjustRightInd w:val="0"/>
              <w:jc w:val="both"/>
              <w:rPr>
                <w:rFonts w:ascii="Times New Roman" w:hAnsi="Times New Roman" w:eastAsia="Calibri"/>
                <w:bCs/>
                <w:sz w:val="20"/>
                <w:szCs w:val="20"/>
                <w:lang w:val="en-US"/>
              </w:rPr>
            </w:pPr>
            <w:r>
              <w:rPr>
                <w:rFonts w:ascii="Times New Roman" w:hAnsi="Times New Roman" w:eastAsia="Calibri"/>
                <w:bCs/>
                <w:sz w:val="20"/>
                <w:szCs w:val="20"/>
                <w:lang w:val="en-US"/>
              </w:rPr>
              <w:t>Fear of failure</w:t>
            </w:r>
          </w:p>
        </w:tc>
        <w:tc>
          <w:tcPr>
            <w:tcW w:w="3971" w:type="dxa"/>
            <w:tcBorders>
              <w:top w:val="single" w:color="auto" w:sz="4" w:space="0"/>
              <w:left w:val="single" w:color="auto" w:sz="4" w:space="0"/>
              <w:bottom w:val="single" w:color="auto" w:sz="4" w:space="0"/>
              <w:right w:val="single" w:color="auto" w:sz="4" w:space="0"/>
            </w:tcBorders>
          </w:tcPr>
          <w:p w14:paraId="58A992C3">
            <w:pPr>
              <w:autoSpaceDE w:val="0"/>
              <w:autoSpaceDN w:val="0"/>
              <w:adjustRightInd w:val="0"/>
              <w:jc w:val="both"/>
              <w:rPr>
                <w:rFonts w:ascii="Times New Roman" w:hAnsi="Times New Roman" w:eastAsia="Calibri"/>
                <w:bCs/>
                <w:sz w:val="20"/>
                <w:szCs w:val="20"/>
                <w:lang w:val="en-US"/>
              </w:rPr>
            </w:pPr>
            <w:r>
              <w:rPr>
                <w:rFonts w:ascii="Times New Roman" w:hAnsi="Times New Roman" w:eastAsia="Calibri"/>
                <w:bCs/>
                <w:sz w:val="20"/>
                <w:szCs w:val="20"/>
                <w:lang w:val="en-US"/>
              </w:rPr>
              <w:t xml:space="preserve">   11,12,13,14,15,16,17,18,19,20</w:t>
            </w:r>
          </w:p>
        </w:tc>
      </w:tr>
    </w:tbl>
    <w:p w14:paraId="7778A94E">
      <w:pPr>
        <w:autoSpaceDE w:val="0"/>
        <w:autoSpaceDN w:val="0"/>
        <w:adjustRightInd w:val="0"/>
        <w:jc w:val="both"/>
        <w:rPr>
          <w:rFonts w:ascii="Times New Roman" w:hAnsi="Times New Roman" w:eastAsia="Calibri"/>
          <w:sz w:val="24"/>
          <w:szCs w:val="24"/>
          <w:lang w:val="en-US"/>
        </w:rPr>
      </w:pPr>
    </w:p>
    <w:p w14:paraId="1767991F">
      <w:pPr>
        <w:autoSpaceDE w:val="0"/>
        <w:autoSpaceDN w:val="0"/>
        <w:adjustRightInd w:val="0"/>
        <w:ind w:firstLine="540"/>
        <w:jc w:val="both"/>
        <w:rPr>
          <w:rFonts w:hint="default" w:ascii="Times New Roman" w:hAnsi="Times New Roman" w:eastAsia="Calibri"/>
          <w:color w:val="000000"/>
          <w:sz w:val="24"/>
          <w:szCs w:val="24"/>
          <w:lang w:val="en-US"/>
        </w:rPr>
      </w:pPr>
      <w:commentRangeStart w:id="19"/>
      <w:r>
        <w:rPr>
          <w:rFonts w:ascii="Times New Roman" w:hAnsi="Times New Roman" w:eastAsia="Calibri"/>
          <w:sz w:val="24"/>
          <w:szCs w:val="24"/>
          <w:lang w:val="en-US"/>
        </w:rPr>
        <w:t xml:space="preserve">Furthermore, content validity was utilized by researcher to measure the validity of each item of the questionnaires by applying SPSS. </w:t>
      </w:r>
      <w:r>
        <w:rPr>
          <w:rFonts w:ascii="Times New Roman" w:hAnsi="Times New Roman" w:eastAsia="Calibri"/>
          <w:color w:val="000000"/>
          <w:sz w:val="24"/>
          <w:szCs w:val="24"/>
          <w:lang w:val="en-US"/>
        </w:rPr>
        <w:t>In calculating the validity of the questionnaires, the researcher applied SPSS which based on Pearson Product Moment formula. Afterwards, the researcher applied Alpha Cronbach formula in finding the reliability of each item of achievement motivation questionnaires.</w:t>
      </w:r>
      <w:ins w:id="72" w:author="gothicinspire" w:date="2025-10-20T08:01:59Z">
        <w:r>
          <w:rPr>
            <w:rFonts w:hint="default" w:ascii="Times New Roman" w:hAnsi="Times New Roman" w:eastAsia="Calibri"/>
            <w:color w:val="000000"/>
            <w:sz w:val="24"/>
            <w:szCs w:val="24"/>
            <w:lang w:val="en-US"/>
          </w:rPr>
          <w:t xml:space="preserve"> </w:t>
        </w:r>
        <w:commentRangeEnd w:id="19"/>
      </w:ins>
      <w:r>
        <w:commentReference w:id="19"/>
      </w:r>
    </w:p>
    <w:p w14:paraId="4A41A9E9">
      <w:pPr>
        <w:spacing w:line="360" w:lineRule="auto"/>
        <w:jc w:val="both"/>
        <w:rPr>
          <w:rFonts w:ascii="Times New Roman" w:hAnsi="Times New Roman"/>
          <w:b/>
          <w:sz w:val="24"/>
          <w:szCs w:val="24"/>
          <w:lang w:val="en-US"/>
        </w:rPr>
      </w:pPr>
    </w:p>
    <w:p w14:paraId="4C0A1F81">
      <w:pPr>
        <w:tabs>
          <w:tab w:val="left" w:pos="720"/>
          <w:tab w:val="left" w:pos="851"/>
        </w:tabs>
        <w:autoSpaceDE w:val="0"/>
        <w:autoSpaceDN w:val="0"/>
        <w:adjustRightInd w:val="0"/>
        <w:jc w:val="both"/>
        <w:rPr>
          <w:rFonts w:ascii="Times New Roman" w:hAnsi="Times New Roman" w:eastAsia="Calibri"/>
          <w:b/>
          <w:sz w:val="24"/>
          <w:szCs w:val="24"/>
          <w:lang w:val="en-US"/>
        </w:rPr>
      </w:pPr>
      <w:r>
        <w:rPr>
          <w:rFonts w:ascii="Times New Roman" w:hAnsi="Times New Roman" w:eastAsia="Calibri"/>
          <w:b/>
          <w:sz w:val="24"/>
          <w:szCs w:val="24"/>
          <w:lang w:val="en-US"/>
        </w:rPr>
        <w:t>Data Collection Procedures</w:t>
      </w:r>
    </w:p>
    <w:p w14:paraId="0AD25472">
      <w:pPr>
        <w:autoSpaceDE w:val="0"/>
        <w:autoSpaceDN w:val="0"/>
        <w:adjustRightInd w:val="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 xml:space="preserve"> In collecting the data, the result or the scores of three instruments that was speaking ability test on oral presentation, self-efficacy and achievement motivation were calculated by applying SPSS. The researcher collected the data by using the procedures below:</w:t>
      </w:r>
    </w:p>
    <w:p w14:paraId="41FE4C24">
      <w:pPr>
        <w:autoSpaceDE w:val="0"/>
        <w:autoSpaceDN w:val="0"/>
        <w:adjustRightInd w:val="0"/>
        <w:ind w:firstLine="540"/>
        <w:jc w:val="both"/>
        <w:rPr>
          <w:rFonts w:ascii="Times New Roman" w:hAnsi="Times New Roman" w:eastAsia="Calibri"/>
          <w:sz w:val="24"/>
          <w:szCs w:val="24"/>
          <w:lang w:val="en-US"/>
        </w:rPr>
      </w:pPr>
    </w:p>
    <w:p w14:paraId="53BBD9CB">
      <w:pPr>
        <w:autoSpaceDE w:val="0"/>
        <w:autoSpaceDN w:val="0"/>
        <w:adjustRightInd w:val="0"/>
        <w:jc w:val="both"/>
        <w:rPr>
          <w:rFonts w:ascii="Times New Roman" w:hAnsi="Times New Roman" w:eastAsia="Calibri"/>
          <w:sz w:val="24"/>
          <w:szCs w:val="24"/>
          <w:lang w:val="en-US"/>
        </w:rPr>
      </w:pPr>
      <w:r>
        <w:rPr>
          <w:rFonts w:ascii="Times New Roman" w:hAnsi="Times New Roman" w:eastAsia="Calibri"/>
          <w:sz w:val="24"/>
          <w:szCs w:val="24"/>
          <w:lang w:val="en-US"/>
        </w:rPr>
        <w:t>Speaking Test</w:t>
      </w:r>
    </w:p>
    <w:p w14:paraId="689F1CFB">
      <w:pPr>
        <w:autoSpaceDE w:val="0"/>
        <w:autoSpaceDN w:val="0"/>
        <w:adjustRightInd w:val="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 xml:space="preserve">The researcher administered type of oral test to get the data of students speaking ability on oral presentation. Speaking ability on oral presentation rubric was utilized to assess the students’ performance on oral presentation with 1 as the lowest and 4 as the highest score of each indicator of the rubric. The assessment of the speaking ability on oral presentation were based on each proficiency of oral presentation rubric. That is pronunciation proficiency, fluency proficiency, comprehension proficiency, content proficiency and vocabulary proficiency. Each student of 34 samples were asked to present their presentation in front of the class. Allotted time for each student presenting the topic was about 15 minutes. The topics of students’ presentation were determined by the lecturer. The students started their presentation by greeting the audiences and giving self-introduction.  Then, the students were asked to explain the purpose of his talk by starting introducing the topic along with the outline of the main points and then started to deliver his/her presentation related to the topic given. The students’ presentations were also supported by material and visual aids that is LCD, laptop and multimedia and laser pointers.  The rest of last minutes were allotted for audiences to ask the presenter related to the topic presented. Afterwards, all the students’ presentation was assessed to find out the level of each indicator or proficiency. Prior to it, the researcher employed face validity in finding whether the test was suitable utilized for students by consulting the test to another lecturer of speaking class. </w:t>
      </w:r>
    </w:p>
    <w:p w14:paraId="094678E7">
      <w:pPr>
        <w:autoSpaceDE w:val="0"/>
        <w:autoSpaceDN w:val="0"/>
        <w:adjustRightInd w:val="0"/>
        <w:jc w:val="both"/>
        <w:rPr>
          <w:rFonts w:ascii="Times New Roman" w:hAnsi="Times New Roman" w:eastAsia="Calibri"/>
          <w:sz w:val="24"/>
          <w:szCs w:val="24"/>
          <w:lang w:val="en-US"/>
        </w:rPr>
      </w:pPr>
    </w:p>
    <w:p w14:paraId="3B27BA07">
      <w:pPr>
        <w:autoSpaceDE w:val="0"/>
        <w:autoSpaceDN w:val="0"/>
        <w:adjustRightInd w:val="0"/>
        <w:jc w:val="both"/>
        <w:rPr>
          <w:rFonts w:ascii="Times New Roman" w:hAnsi="Times New Roman" w:eastAsia="Calibri"/>
          <w:sz w:val="24"/>
          <w:szCs w:val="24"/>
          <w:lang w:val="en-US"/>
        </w:rPr>
      </w:pPr>
      <w:commentRangeStart w:id="20"/>
      <w:r>
        <w:rPr>
          <w:rFonts w:ascii="Times New Roman" w:hAnsi="Times New Roman" w:eastAsia="Calibri"/>
          <w:sz w:val="24"/>
          <w:szCs w:val="24"/>
          <w:lang w:val="en-US"/>
        </w:rPr>
        <w:t xml:space="preserve">Self-Efficacy Questionnaire. </w:t>
      </w:r>
    </w:p>
    <w:p w14:paraId="7E186725">
      <w:pPr>
        <w:autoSpaceDE w:val="0"/>
        <w:autoSpaceDN w:val="0"/>
        <w:adjustRightInd w:val="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 xml:space="preserve">  Before the questionnaires were employed to 38 students as the sample research, the researcher tried out 20 items of adapted self-efficacy questionnaire designed by Bandura et al. to 10 students of the fourth semester of speaking class which not selected as a sample to find out the validity and reliability of the questionnaire. Based on the result of SPSS 22., all items of tried out questionnaires are valid and reliable. Afterwards, the result of the tried-out questionnaires was then employed to </w:t>
      </w:r>
      <w:r>
        <w:rPr>
          <w:rFonts w:ascii="Times New Roman" w:hAnsi="Times New Roman" w:eastAsia="Calibri"/>
          <w:color w:val="FF0000"/>
          <w:sz w:val="24"/>
          <w:szCs w:val="24"/>
          <w:lang w:val="en-US"/>
          <w:rPrChange w:id="73" w:author="gothicinspire" w:date="2025-10-20T08:04:55Z">
            <w:rPr>
              <w:rFonts w:ascii="Times New Roman" w:hAnsi="Times New Roman" w:eastAsia="Calibri"/>
              <w:sz w:val="24"/>
              <w:szCs w:val="24"/>
              <w:lang w:val="en-US"/>
            </w:rPr>
          </w:rPrChange>
        </w:rPr>
        <w:t>38 students</w:t>
      </w:r>
      <w:r>
        <w:rPr>
          <w:rFonts w:ascii="Times New Roman" w:hAnsi="Times New Roman" w:eastAsia="Calibri"/>
          <w:sz w:val="24"/>
          <w:szCs w:val="24"/>
          <w:lang w:val="en-US"/>
        </w:rPr>
        <w:t xml:space="preserve"> as the sample research in finding out their speaking ability efficacy on oral presentation. Afterwards the researcher scored the result of each item of self-efficacy questionnaire.</w:t>
      </w:r>
    </w:p>
    <w:p w14:paraId="0939F706">
      <w:pPr>
        <w:autoSpaceDE w:val="0"/>
        <w:autoSpaceDN w:val="0"/>
        <w:adjustRightInd w:val="0"/>
        <w:ind w:firstLine="540"/>
        <w:jc w:val="both"/>
        <w:rPr>
          <w:rFonts w:ascii="Times New Roman" w:hAnsi="Times New Roman" w:eastAsia="Calibri"/>
          <w:sz w:val="24"/>
          <w:szCs w:val="24"/>
        </w:rPr>
      </w:pPr>
    </w:p>
    <w:p w14:paraId="0FC648F8">
      <w:pPr>
        <w:tabs>
          <w:tab w:val="left" w:pos="8789"/>
        </w:tabs>
        <w:autoSpaceDE w:val="0"/>
        <w:autoSpaceDN w:val="0"/>
        <w:adjustRightInd w:val="0"/>
        <w:jc w:val="both"/>
        <w:rPr>
          <w:rFonts w:ascii="Times New Roman" w:hAnsi="Times New Roman" w:eastAsia="Calibri"/>
          <w:sz w:val="24"/>
          <w:szCs w:val="24"/>
          <w:lang w:val="en-US"/>
        </w:rPr>
      </w:pPr>
      <w:r>
        <w:rPr>
          <w:rFonts w:ascii="Times New Roman" w:hAnsi="Times New Roman" w:eastAsia="Calibri"/>
          <w:sz w:val="24"/>
          <w:szCs w:val="24"/>
          <w:lang w:val="en-US"/>
        </w:rPr>
        <w:t>Motivation</w:t>
      </w:r>
    </w:p>
    <w:p w14:paraId="44EA16E1">
      <w:pPr>
        <w:autoSpaceDE w:val="0"/>
        <w:autoSpaceDN w:val="0"/>
        <w:adjustRightInd w:val="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 xml:space="preserve">The researcher also tried out the motivation questionnaires to 10 students before administered the questionnaire to 34 samples. The tried-out test was purposed to find the validity and reliability of the test. The total number of questionnaires was 20 items which adapted from the achievement motivation scale (AMS) based on Atkinson theory (1957). The result from SPSS calculation showed each item of 20 questionnaires were all valid and reliable. Afterwards the researcher applied this questionnaire to </w:t>
      </w:r>
      <w:r>
        <w:rPr>
          <w:rFonts w:ascii="Times New Roman" w:hAnsi="Times New Roman" w:eastAsia="Calibri"/>
          <w:color w:val="FF0000"/>
          <w:sz w:val="24"/>
          <w:szCs w:val="24"/>
          <w:lang w:val="en-US"/>
          <w:rPrChange w:id="74" w:author="gothicinspire" w:date="2025-10-20T08:04:46Z">
            <w:rPr>
              <w:rFonts w:ascii="Times New Roman" w:hAnsi="Times New Roman" w:eastAsia="Calibri"/>
              <w:sz w:val="24"/>
              <w:szCs w:val="24"/>
              <w:lang w:val="en-US"/>
            </w:rPr>
          </w:rPrChange>
        </w:rPr>
        <w:t xml:space="preserve">34 sample </w:t>
      </w:r>
      <w:r>
        <w:rPr>
          <w:rFonts w:ascii="Times New Roman" w:hAnsi="Times New Roman" w:eastAsia="Calibri"/>
          <w:sz w:val="24"/>
          <w:szCs w:val="24"/>
          <w:lang w:val="en-US"/>
        </w:rPr>
        <w:t>of fourth semester of English department to find out their achievement motivation. After that, the researcher scored   the students response in questionnaire.</w:t>
      </w:r>
      <w:commentRangeEnd w:id="20"/>
      <w:r>
        <w:commentReference w:id="20"/>
      </w:r>
    </w:p>
    <w:p w14:paraId="059E00AC">
      <w:pPr>
        <w:spacing w:line="360" w:lineRule="auto"/>
        <w:jc w:val="both"/>
        <w:rPr>
          <w:rFonts w:ascii="Times New Roman" w:hAnsi="Times New Roman"/>
          <w:b/>
          <w:sz w:val="24"/>
          <w:szCs w:val="24"/>
        </w:rPr>
      </w:pPr>
    </w:p>
    <w:p w14:paraId="26328D57">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0B256E7B">
      <w:pPr>
        <w:tabs>
          <w:tab w:val="left" w:pos="1114"/>
          <w:tab w:val="left" w:pos="1620"/>
        </w:tabs>
        <w:ind w:firstLine="540"/>
        <w:jc w:val="both"/>
        <w:rPr>
          <w:rFonts w:ascii="Times New Roman" w:hAnsi="Times New Roman" w:eastAsia="Calibri"/>
          <w:sz w:val="24"/>
          <w:szCs w:val="24"/>
          <w:lang w:val="en-US"/>
        </w:rPr>
      </w:pPr>
      <w:commentRangeStart w:id="21"/>
      <w:r>
        <w:rPr>
          <w:rFonts w:ascii="Times New Roman" w:hAnsi="Times New Roman" w:eastAsia="Calibri"/>
          <w:sz w:val="24"/>
          <w:szCs w:val="24"/>
          <w:lang w:val="en-US"/>
        </w:rPr>
        <w:t>To test the validity of self-efficacy questionnaire, the researcher applied Pearson Product Moment formula by utilizing the calculation of SPSS. The result showed that the significance of self-efficacy questionnaire less than α which means that each item of these questionnaires was valid. Furthermore, the researcher acquired the validity of achievement motivation also from the calculation of SPSSwhich also based on Pearson</w:t>
      </w:r>
      <w:r>
        <w:rPr>
          <w:rFonts w:ascii="Calibri" w:hAnsi="Calibri" w:eastAsia="Calibri" w:cs="SimSun"/>
          <w:color w:val="000000"/>
          <w:lang w:val="en-US"/>
        </w:rPr>
        <w:t xml:space="preserve"> </w:t>
      </w:r>
      <w:r>
        <w:rPr>
          <w:rFonts w:ascii="Times New Roman" w:hAnsi="Times New Roman" w:eastAsia="Calibri"/>
          <w:color w:val="000000"/>
          <w:sz w:val="24"/>
          <w:szCs w:val="24"/>
          <w:lang w:val="en-US"/>
        </w:rPr>
        <w:t xml:space="preserve">Product Moment </w:t>
      </w:r>
      <w:r>
        <w:rPr>
          <w:rFonts w:ascii="Times New Roman" w:hAnsi="Times New Roman" w:eastAsia="Calibri"/>
          <w:sz w:val="24"/>
          <w:szCs w:val="24"/>
          <w:lang w:val="en-US"/>
        </w:rPr>
        <w:t>formula. The result showed that the significance of achievement motivation questionnaire is less than α. It meant that each item of questionnaire was valid.</w:t>
      </w:r>
    </w:p>
    <w:p w14:paraId="72BA2627">
      <w:pPr>
        <w:tabs>
          <w:tab w:val="left" w:pos="1114"/>
          <w:tab w:val="left" w:pos="1620"/>
        </w:tabs>
        <w:ind w:firstLine="540"/>
        <w:jc w:val="both"/>
        <w:rPr>
          <w:rFonts w:ascii="Times New Roman" w:hAnsi="Times New Roman" w:eastAsia="Calibri"/>
          <w:sz w:val="24"/>
          <w:szCs w:val="24"/>
          <w:lang w:val="en-US"/>
        </w:rPr>
      </w:pPr>
      <w:r>
        <w:rPr>
          <w:rFonts w:ascii="Times New Roman" w:hAnsi="Times New Roman" w:eastAsia="Calibri"/>
          <w:sz w:val="24"/>
          <w:szCs w:val="24"/>
          <w:lang w:val="en-US"/>
        </w:rPr>
        <w:t xml:space="preserve">In getting the reliability of each item of self-efficacy and achievement motivation questionnaire, the researcher applied Alpha Cronbach formula. </w:t>
      </w:r>
      <w:commentRangeEnd w:id="21"/>
      <w:r>
        <w:commentReference w:id="21"/>
      </w:r>
      <w:r>
        <w:rPr>
          <w:rFonts w:ascii="Times New Roman" w:hAnsi="Times New Roman" w:eastAsia="Calibri"/>
          <w:sz w:val="24"/>
          <w:szCs w:val="24"/>
          <w:lang w:val="en-US"/>
        </w:rPr>
        <w:t xml:space="preserve">The researcher </w:t>
      </w:r>
      <w:del w:id="75" w:author="gothicinspire" w:date="2025-10-20T08:08:41Z">
        <w:r>
          <w:rPr>
            <w:rFonts w:ascii="Times New Roman" w:hAnsi="Times New Roman" w:eastAsia="Calibri"/>
            <w:sz w:val="24"/>
            <w:szCs w:val="24"/>
            <w:lang w:val="en-US"/>
          </w:rPr>
          <w:delText>also</w:delText>
        </w:r>
      </w:del>
      <w:r>
        <w:rPr>
          <w:rFonts w:ascii="Times New Roman" w:hAnsi="Times New Roman" w:eastAsia="Calibri"/>
          <w:sz w:val="24"/>
          <w:szCs w:val="24"/>
          <w:lang w:val="en-US"/>
        </w:rPr>
        <w:t xml:space="preserve"> tested the </w:t>
      </w:r>
      <w:ins w:id="76" w:author="gothicinspire" w:date="2025-10-20T08:08:53Z">
        <w:r>
          <w:rPr>
            <w:rFonts w:hint="default" w:ascii="Times New Roman" w:hAnsi="Times New Roman" w:eastAsia="Calibri"/>
            <w:sz w:val="24"/>
            <w:szCs w:val="24"/>
            <w:lang w:val="en-US"/>
          </w:rPr>
          <w:t>mo</w:t>
        </w:r>
      </w:ins>
      <w:ins w:id="77" w:author="gothicinspire" w:date="2025-10-20T08:08:54Z">
        <w:r>
          <w:rPr>
            <w:rFonts w:hint="default" w:ascii="Times New Roman" w:hAnsi="Times New Roman" w:eastAsia="Calibri"/>
            <w:sz w:val="24"/>
            <w:szCs w:val="24"/>
            <w:lang w:val="en-US"/>
          </w:rPr>
          <w:t>rm</w:t>
        </w:r>
      </w:ins>
      <w:ins w:id="78" w:author="gothicinspire" w:date="2025-10-20T08:08:55Z">
        <w:r>
          <w:rPr>
            <w:rFonts w:hint="default" w:ascii="Times New Roman" w:hAnsi="Times New Roman" w:eastAsia="Calibri"/>
            <w:sz w:val="24"/>
            <w:szCs w:val="24"/>
            <w:lang w:val="en-US"/>
          </w:rPr>
          <w:t>a</w:t>
        </w:r>
      </w:ins>
      <w:ins w:id="79" w:author="gothicinspire" w:date="2025-10-20T08:08:56Z">
        <w:r>
          <w:rPr>
            <w:rFonts w:hint="default" w:ascii="Times New Roman" w:hAnsi="Times New Roman" w:eastAsia="Calibri"/>
            <w:sz w:val="24"/>
            <w:szCs w:val="24"/>
            <w:lang w:val="en-US"/>
          </w:rPr>
          <w:t>lity</w:t>
        </w:r>
      </w:ins>
      <w:ins w:id="80" w:author="gothicinspire" w:date="2025-10-20T08:08:57Z">
        <w:r>
          <w:rPr>
            <w:rFonts w:hint="default" w:ascii="Times New Roman" w:hAnsi="Times New Roman" w:eastAsia="Calibri"/>
            <w:sz w:val="24"/>
            <w:szCs w:val="24"/>
            <w:lang w:val="en-US"/>
          </w:rPr>
          <w:t xml:space="preserve"> and h</w:t>
        </w:r>
      </w:ins>
      <w:ins w:id="81" w:author="gothicinspire" w:date="2025-10-20T08:08:58Z">
        <w:r>
          <w:rPr>
            <w:rFonts w:hint="default" w:ascii="Times New Roman" w:hAnsi="Times New Roman" w:eastAsia="Calibri"/>
            <w:sz w:val="24"/>
            <w:szCs w:val="24"/>
            <w:lang w:val="en-US"/>
          </w:rPr>
          <w:t>omeg</w:t>
        </w:r>
      </w:ins>
      <w:ins w:id="82" w:author="gothicinspire" w:date="2025-10-20T08:08:59Z">
        <w:r>
          <w:rPr>
            <w:rFonts w:hint="default" w:ascii="Times New Roman" w:hAnsi="Times New Roman" w:eastAsia="Calibri"/>
            <w:sz w:val="24"/>
            <w:szCs w:val="24"/>
            <w:lang w:val="en-US"/>
          </w:rPr>
          <w:t>eneit</w:t>
        </w:r>
      </w:ins>
      <w:ins w:id="83" w:author="gothicinspire" w:date="2025-10-20T08:09:00Z">
        <w:r>
          <w:rPr>
            <w:rFonts w:hint="default" w:ascii="Times New Roman" w:hAnsi="Times New Roman" w:eastAsia="Calibri"/>
            <w:sz w:val="24"/>
            <w:szCs w:val="24"/>
            <w:lang w:val="en-US"/>
          </w:rPr>
          <w:t xml:space="preserve">y </w:t>
        </w:r>
      </w:ins>
      <w:r>
        <w:rPr>
          <w:rFonts w:ascii="Times New Roman" w:hAnsi="Times New Roman" w:eastAsia="Calibri"/>
          <w:sz w:val="24"/>
          <w:szCs w:val="24"/>
          <w:lang w:val="en-US"/>
        </w:rPr>
        <w:t xml:space="preserve">test which needed to be applied before trying to obtain the result of those correlations. </w:t>
      </w:r>
      <w:del w:id="84" w:author="gothicinspire" w:date="2025-10-20T08:09:18Z">
        <w:r>
          <w:rPr>
            <w:rFonts w:ascii="Times New Roman" w:hAnsi="Times New Roman" w:eastAsia="Calibri"/>
            <w:sz w:val="24"/>
            <w:szCs w:val="24"/>
            <w:lang w:val="en-US"/>
          </w:rPr>
          <w:delText>This research applied called the assumptions test which covered normality test and linearity test.</w:delText>
        </w:r>
      </w:del>
      <w:r>
        <w:rPr>
          <w:rFonts w:ascii="Times New Roman" w:hAnsi="Times New Roman" w:eastAsia="Calibri"/>
          <w:sz w:val="24"/>
          <w:szCs w:val="24"/>
          <w:lang w:val="en-US"/>
        </w:rPr>
        <w:t xml:space="preserve"> </w:t>
      </w:r>
      <w:commentRangeStart w:id="22"/>
      <w:r>
        <w:rPr>
          <w:rFonts w:ascii="Times New Roman" w:hAnsi="Times New Roman" w:eastAsia="Calibri"/>
          <w:sz w:val="24"/>
          <w:szCs w:val="24"/>
          <w:lang w:val="en-US"/>
        </w:rPr>
        <w:t>If all data were suitable with the requirements, then the researcher moved to inferential statistic to find the relationship between the variables.</w:t>
      </w:r>
      <w:commentRangeEnd w:id="22"/>
      <w:r>
        <w:commentReference w:id="22"/>
      </w:r>
      <w:r>
        <w:rPr>
          <w:rFonts w:ascii="Times New Roman" w:hAnsi="Times New Roman" w:eastAsia="Calibri"/>
          <w:sz w:val="24"/>
          <w:szCs w:val="24"/>
          <w:lang w:val="en-US"/>
        </w:rPr>
        <w:t xml:space="preserve"> Inferential statistic applied was multiple </w:t>
      </w:r>
      <w:del w:id="85" w:author="gothicinspire" w:date="2025-10-20T08:11:30Z">
        <w:r>
          <w:rPr>
            <w:rFonts w:ascii="Times New Roman" w:hAnsi="Times New Roman" w:eastAsia="Calibri"/>
            <w:sz w:val="24"/>
            <w:szCs w:val="24"/>
            <w:lang w:val="en-US"/>
          </w:rPr>
          <w:delText>regressions</w:delText>
        </w:r>
      </w:del>
      <w:ins w:id="86" w:author="gothicinspire" w:date="2025-10-20T08:11:31Z">
        <w:r>
          <w:rPr>
            <w:rFonts w:hint="default" w:ascii="Times New Roman" w:hAnsi="Times New Roman" w:eastAsia="Calibri"/>
            <w:sz w:val="24"/>
            <w:szCs w:val="24"/>
            <w:lang w:val="en-US"/>
          </w:rPr>
          <w:t>corr</w:t>
        </w:r>
      </w:ins>
      <w:ins w:id="87" w:author="gothicinspire" w:date="2025-10-20T08:11:32Z">
        <w:r>
          <w:rPr>
            <w:rFonts w:hint="default" w:ascii="Times New Roman" w:hAnsi="Times New Roman" w:eastAsia="Calibri"/>
            <w:sz w:val="24"/>
            <w:szCs w:val="24"/>
            <w:lang w:val="en-US"/>
          </w:rPr>
          <w:t>elat</w:t>
        </w:r>
      </w:ins>
      <w:ins w:id="88" w:author="gothicinspire" w:date="2025-10-20T08:11:33Z">
        <w:r>
          <w:rPr>
            <w:rFonts w:hint="default" w:ascii="Times New Roman" w:hAnsi="Times New Roman" w:eastAsia="Calibri"/>
            <w:sz w:val="24"/>
            <w:szCs w:val="24"/>
            <w:lang w:val="en-US"/>
          </w:rPr>
          <w:t>ion</w:t>
        </w:r>
      </w:ins>
      <w:ins w:id="89" w:author="gothicinspire" w:date="2025-10-20T08:11:37Z">
        <w:r>
          <w:rPr>
            <w:rFonts w:hint="default" w:ascii="Times New Roman" w:hAnsi="Times New Roman" w:eastAsia="Calibri"/>
            <w:sz w:val="24"/>
            <w:szCs w:val="24"/>
            <w:lang w:val="en-US"/>
          </w:rPr>
          <w:t>s</w:t>
        </w:r>
      </w:ins>
      <w:r>
        <w:rPr>
          <w:rFonts w:ascii="Times New Roman" w:hAnsi="Times New Roman" w:eastAsia="Calibri"/>
          <w:sz w:val="24"/>
          <w:szCs w:val="24"/>
          <w:lang w:val="en-US"/>
        </w:rPr>
        <w:t xml:space="preserve">. </w:t>
      </w:r>
      <w:r>
        <w:rPr>
          <w:rFonts w:ascii="Times New Roman" w:hAnsi="Times New Roman" w:eastAsia="Calibri"/>
          <w:sz w:val="24"/>
          <w:szCs w:val="24"/>
          <w:lang w:val="en-US"/>
        </w:rPr>
        <w:tab/>
      </w:r>
    </w:p>
    <w:p w14:paraId="6A569596">
      <w:pPr>
        <w:tabs>
          <w:tab w:val="left" w:pos="1114"/>
          <w:tab w:val="left" w:pos="1620"/>
        </w:tabs>
        <w:spacing w:after="200"/>
        <w:contextualSpacing/>
        <w:rPr>
          <w:rFonts w:ascii="Times New Roman" w:hAnsi="Times New Roman" w:eastAsia="Calibri"/>
          <w:sz w:val="24"/>
          <w:szCs w:val="24"/>
          <w:lang w:val="en-US"/>
        </w:rPr>
      </w:pPr>
      <w:r>
        <w:rPr>
          <w:rFonts w:ascii="Times New Roman" w:hAnsi="Times New Roman" w:eastAsia="Calibri"/>
          <w:sz w:val="24"/>
          <w:szCs w:val="24"/>
          <w:lang w:val="en-US"/>
        </w:rPr>
        <w:t>Normality Test</w:t>
      </w:r>
    </w:p>
    <w:p w14:paraId="4AF888D3">
      <w:pPr>
        <w:tabs>
          <w:tab w:val="left" w:pos="1114"/>
          <w:tab w:val="left" w:pos="1620"/>
        </w:tabs>
        <w:spacing w:after="200"/>
        <w:ind w:firstLine="540"/>
        <w:contextualSpacing/>
        <w:jc w:val="both"/>
        <w:rPr>
          <w:rFonts w:ascii="Times New Roman" w:hAnsi="Times New Roman" w:eastAsia="Calibri"/>
          <w:sz w:val="24"/>
          <w:szCs w:val="24"/>
          <w:lang w:val="en-US"/>
        </w:rPr>
      </w:pPr>
      <w:r>
        <w:rPr>
          <w:rFonts w:ascii="Calibri" w:hAnsi="Calibri" w:eastAsia="Calibri" w:cs="SimSun"/>
          <w:lang w:val="en-US"/>
        </w:rPr>
        <w:t xml:space="preserve">   </w:t>
      </w:r>
      <w:r>
        <w:rPr>
          <w:rFonts w:ascii="Times New Roman" w:hAnsi="Times New Roman" w:eastAsia="Calibri"/>
          <w:sz w:val="24"/>
          <w:szCs w:val="24"/>
          <w:lang w:val="en-US"/>
        </w:rPr>
        <w:t>In testing the normality of test distribution, the researcher applied SPSS via Kolmogorov-Smirnov test.  The hypothesis to determine the normality of test distribution is as follows: 1) Ho: the data has normal distribution 2) H1: the data has not normal distribution.  In finding the data of normality testing result, the researcher utilized SPSS 22. The result can be seen in the following table:</w:t>
      </w:r>
    </w:p>
    <w:p w14:paraId="194C7CC6">
      <w:pPr>
        <w:tabs>
          <w:tab w:val="left" w:pos="1114"/>
          <w:tab w:val="left" w:pos="1620"/>
        </w:tabs>
        <w:spacing w:after="200" w:line="480" w:lineRule="auto"/>
        <w:contextualSpacing/>
        <w:rPr>
          <w:rFonts w:ascii="Times New Roman" w:hAnsi="Times New Roman" w:eastAsia="Calibri"/>
          <w:sz w:val="24"/>
          <w:szCs w:val="24"/>
          <w:lang w:val="en-US"/>
        </w:rPr>
      </w:pPr>
    </w:p>
    <w:p w14:paraId="3BA5EFED">
      <w:pPr>
        <w:tabs>
          <w:tab w:val="left" w:pos="1114"/>
          <w:tab w:val="left" w:pos="1620"/>
        </w:tabs>
        <w:spacing w:after="200" w:line="480" w:lineRule="auto"/>
        <w:contextualSpacing/>
        <w:rPr>
          <w:rFonts w:ascii="Times New Roman" w:hAnsi="Times New Roman" w:eastAsia="Calibri"/>
          <w:lang w:val="en-US"/>
        </w:rPr>
      </w:pPr>
      <w:r>
        <w:rPr>
          <w:rFonts w:ascii="Times New Roman" w:hAnsi="Times New Roman" w:eastAsia="Calibri"/>
          <w:i/>
          <w:iCs/>
          <w:color w:val="000000"/>
          <w:lang w:val="en-US"/>
        </w:rPr>
        <w:t>Table 3.</w:t>
      </w:r>
      <w:r>
        <w:rPr>
          <w:rFonts w:ascii="Times New Roman" w:hAnsi="Times New Roman" w:eastAsia="Calibri"/>
          <w:color w:val="000000"/>
          <w:lang w:val="en-US"/>
        </w:rPr>
        <w:t xml:space="preserve"> One-Sample Kolmogorov-Smirnov Test</w:t>
      </w:r>
    </w:p>
    <w:tbl>
      <w:tblPr>
        <w:tblStyle w:val="12"/>
        <w:tblpPr w:leftFromText="180" w:rightFromText="180" w:vertAnchor="text" w:horzAnchor="margin" w:tblpY="64"/>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975"/>
        <w:gridCol w:w="1438"/>
        <w:gridCol w:w="1469"/>
        <w:gridCol w:w="1469"/>
        <w:gridCol w:w="1469"/>
      </w:tblGrid>
      <w:tr w14:paraId="3CB728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4411" w:type="dxa"/>
            <w:gridSpan w:val="2"/>
            <w:tcBorders>
              <w:top w:val="single" w:color="000000" w:sz="18" w:space="0"/>
              <w:left w:val="single" w:color="000000" w:sz="18" w:space="0"/>
              <w:bottom w:val="single" w:color="000000" w:sz="18" w:space="0"/>
              <w:right w:val="nil"/>
            </w:tcBorders>
            <w:shd w:val="clear" w:color="auto" w:fill="FFFFFF"/>
            <w:vAlign w:val="bottom"/>
          </w:tcPr>
          <w:p w14:paraId="67F238CD">
            <w:pPr>
              <w:autoSpaceDE w:val="0"/>
              <w:autoSpaceDN w:val="0"/>
              <w:adjustRightInd w:val="0"/>
              <w:rPr>
                <w:rFonts w:ascii="Times New Roman" w:hAnsi="Times New Roman" w:eastAsia="Calibri"/>
                <w:sz w:val="20"/>
                <w:szCs w:val="20"/>
                <w:lang w:val="en-US"/>
              </w:rPr>
            </w:pPr>
          </w:p>
        </w:tc>
        <w:tc>
          <w:tcPr>
            <w:tcW w:w="1468" w:type="dxa"/>
            <w:tcBorders>
              <w:top w:val="single" w:color="000000" w:sz="18" w:space="0"/>
              <w:left w:val="single" w:color="000000" w:sz="18" w:space="0"/>
              <w:bottom w:val="single" w:color="000000" w:sz="18" w:space="0"/>
              <w:right w:val="single" w:color="000000" w:sz="8" w:space="0"/>
            </w:tcBorders>
            <w:shd w:val="clear" w:color="auto" w:fill="FFFFFF"/>
            <w:vAlign w:val="bottom"/>
          </w:tcPr>
          <w:p w14:paraId="527A0B48">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 xml:space="preserve">Self-efficacy </w:t>
            </w:r>
          </w:p>
        </w:tc>
        <w:tc>
          <w:tcPr>
            <w:tcW w:w="1468" w:type="dxa"/>
            <w:tcBorders>
              <w:top w:val="single" w:color="000000" w:sz="18" w:space="0"/>
              <w:left w:val="single" w:color="000000" w:sz="8" w:space="0"/>
              <w:bottom w:val="single" w:color="000000" w:sz="18" w:space="0"/>
              <w:right w:val="single" w:color="000000" w:sz="8" w:space="0"/>
            </w:tcBorders>
            <w:shd w:val="clear" w:color="auto" w:fill="FFFFFF"/>
            <w:vAlign w:val="bottom"/>
          </w:tcPr>
          <w:p w14:paraId="2F0F97D5">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achievement motivation</w:t>
            </w:r>
          </w:p>
        </w:tc>
        <w:tc>
          <w:tcPr>
            <w:tcW w:w="1468" w:type="dxa"/>
            <w:tcBorders>
              <w:top w:val="single" w:color="000000" w:sz="18" w:space="0"/>
              <w:left w:val="single" w:color="000000" w:sz="8" w:space="0"/>
              <w:bottom w:val="single" w:color="000000" w:sz="18" w:space="0"/>
              <w:right w:val="single" w:color="000000" w:sz="18" w:space="0"/>
            </w:tcBorders>
            <w:shd w:val="clear" w:color="auto" w:fill="FFFFFF"/>
            <w:vAlign w:val="bottom"/>
          </w:tcPr>
          <w:p w14:paraId="04409595">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speaking Ability</w:t>
            </w:r>
          </w:p>
        </w:tc>
      </w:tr>
      <w:tr w14:paraId="2FE597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4411" w:type="dxa"/>
            <w:gridSpan w:val="2"/>
            <w:tcBorders>
              <w:top w:val="single" w:color="000000" w:sz="18" w:space="0"/>
              <w:left w:val="single" w:color="000000" w:sz="18" w:space="0"/>
              <w:bottom w:val="nil"/>
              <w:right w:val="nil"/>
            </w:tcBorders>
            <w:shd w:val="clear" w:color="auto" w:fill="FFFFFF"/>
          </w:tcPr>
          <w:p w14:paraId="5994F45E">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w:t>
            </w:r>
          </w:p>
        </w:tc>
        <w:tc>
          <w:tcPr>
            <w:tcW w:w="1468" w:type="dxa"/>
            <w:tcBorders>
              <w:top w:val="single" w:color="000000" w:sz="18" w:space="0"/>
              <w:left w:val="single" w:color="000000" w:sz="18" w:space="0"/>
              <w:bottom w:val="nil"/>
              <w:right w:val="single" w:color="000000" w:sz="8" w:space="0"/>
            </w:tcBorders>
            <w:shd w:val="clear" w:color="auto" w:fill="FFFFFF"/>
            <w:vAlign w:val="center"/>
          </w:tcPr>
          <w:p w14:paraId="426F9FE7">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468" w:type="dxa"/>
            <w:tcBorders>
              <w:top w:val="single" w:color="000000" w:sz="18" w:space="0"/>
              <w:left w:val="single" w:color="000000" w:sz="8" w:space="0"/>
              <w:bottom w:val="nil"/>
              <w:right w:val="single" w:color="000000" w:sz="8" w:space="0"/>
            </w:tcBorders>
            <w:shd w:val="clear" w:color="auto" w:fill="FFFFFF"/>
            <w:vAlign w:val="center"/>
          </w:tcPr>
          <w:p w14:paraId="4F562E05">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468" w:type="dxa"/>
            <w:tcBorders>
              <w:top w:val="single" w:color="000000" w:sz="18" w:space="0"/>
              <w:left w:val="single" w:color="000000" w:sz="8" w:space="0"/>
              <w:bottom w:val="nil"/>
              <w:right w:val="single" w:color="000000" w:sz="18" w:space="0"/>
            </w:tcBorders>
            <w:shd w:val="clear" w:color="auto" w:fill="FFFFFF"/>
            <w:vAlign w:val="center"/>
          </w:tcPr>
          <w:p w14:paraId="38304C22">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r>
      <w:tr w14:paraId="529ACE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974" w:type="dxa"/>
            <w:vMerge w:val="restart"/>
            <w:tcBorders>
              <w:top w:val="nil"/>
              <w:left w:val="single" w:color="000000" w:sz="18" w:space="0"/>
              <w:bottom w:val="nil"/>
              <w:right w:val="nil"/>
            </w:tcBorders>
            <w:shd w:val="clear" w:color="auto" w:fill="FFFFFF"/>
          </w:tcPr>
          <w:p w14:paraId="15FCAEEC">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Normal Parameters</w:t>
            </w:r>
            <w:r>
              <w:rPr>
                <w:rFonts w:ascii="Times New Roman" w:hAnsi="Times New Roman" w:eastAsia="Calibri"/>
                <w:color w:val="000000"/>
                <w:sz w:val="20"/>
                <w:szCs w:val="20"/>
                <w:vertAlign w:val="superscript"/>
                <w:lang w:val="en-US"/>
              </w:rPr>
              <w:t>a,b</w:t>
            </w:r>
          </w:p>
        </w:tc>
        <w:tc>
          <w:tcPr>
            <w:tcW w:w="1437" w:type="dxa"/>
            <w:tcBorders>
              <w:top w:val="nil"/>
              <w:left w:val="nil"/>
              <w:bottom w:val="nil"/>
              <w:right w:val="single" w:color="000000" w:sz="18" w:space="0"/>
            </w:tcBorders>
            <w:shd w:val="clear" w:color="auto" w:fill="FFFFFF"/>
          </w:tcPr>
          <w:p w14:paraId="19CF505B">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Mean</w:t>
            </w:r>
          </w:p>
        </w:tc>
        <w:tc>
          <w:tcPr>
            <w:tcW w:w="1468" w:type="dxa"/>
            <w:tcBorders>
              <w:top w:val="nil"/>
              <w:left w:val="single" w:color="000000" w:sz="18" w:space="0"/>
              <w:bottom w:val="nil"/>
              <w:right w:val="single" w:color="000000" w:sz="8" w:space="0"/>
            </w:tcBorders>
            <w:shd w:val="clear" w:color="auto" w:fill="FFFFFF"/>
            <w:vAlign w:val="center"/>
          </w:tcPr>
          <w:p w14:paraId="414A6483">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48.08</w:t>
            </w:r>
          </w:p>
        </w:tc>
        <w:tc>
          <w:tcPr>
            <w:tcW w:w="1468" w:type="dxa"/>
            <w:tcBorders>
              <w:top w:val="nil"/>
              <w:left w:val="single" w:color="000000" w:sz="8" w:space="0"/>
              <w:bottom w:val="nil"/>
              <w:right w:val="single" w:color="000000" w:sz="8" w:space="0"/>
            </w:tcBorders>
            <w:shd w:val="clear" w:color="auto" w:fill="FFFFFF"/>
            <w:vAlign w:val="center"/>
          </w:tcPr>
          <w:p w14:paraId="5DFECAEF">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46.26</w:t>
            </w:r>
          </w:p>
        </w:tc>
        <w:tc>
          <w:tcPr>
            <w:tcW w:w="1468" w:type="dxa"/>
            <w:tcBorders>
              <w:top w:val="nil"/>
              <w:left w:val="single" w:color="000000" w:sz="8" w:space="0"/>
              <w:bottom w:val="nil"/>
              <w:right w:val="single" w:color="000000" w:sz="18" w:space="0"/>
            </w:tcBorders>
            <w:shd w:val="clear" w:color="auto" w:fill="FFFFFF"/>
            <w:vAlign w:val="center"/>
          </w:tcPr>
          <w:p w14:paraId="12BC0865">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12.29</w:t>
            </w:r>
          </w:p>
        </w:tc>
      </w:tr>
      <w:tr w14:paraId="43CB0C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8815" w:type="dxa"/>
            <w:vMerge w:val="continue"/>
            <w:tcBorders>
              <w:top w:val="nil"/>
              <w:left w:val="single" w:color="000000" w:sz="18" w:space="0"/>
              <w:bottom w:val="nil"/>
              <w:right w:val="nil"/>
            </w:tcBorders>
            <w:vAlign w:val="center"/>
          </w:tcPr>
          <w:p w14:paraId="17FC6C96">
            <w:pPr>
              <w:rPr>
                <w:rFonts w:ascii="Times New Roman" w:hAnsi="Times New Roman" w:eastAsia="Calibri"/>
                <w:color w:val="000000"/>
                <w:sz w:val="20"/>
                <w:szCs w:val="20"/>
                <w:lang w:val="en-US"/>
              </w:rPr>
            </w:pPr>
          </w:p>
        </w:tc>
        <w:tc>
          <w:tcPr>
            <w:tcW w:w="1437" w:type="dxa"/>
            <w:tcBorders>
              <w:top w:val="nil"/>
              <w:left w:val="nil"/>
              <w:bottom w:val="nil"/>
              <w:right w:val="single" w:color="000000" w:sz="18" w:space="0"/>
            </w:tcBorders>
            <w:shd w:val="clear" w:color="auto" w:fill="FFFFFF"/>
          </w:tcPr>
          <w:p w14:paraId="49DE6F5D">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Std. Deviation</w:t>
            </w:r>
          </w:p>
        </w:tc>
        <w:tc>
          <w:tcPr>
            <w:tcW w:w="1468" w:type="dxa"/>
            <w:tcBorders>
              <w:top w:val="nil"/>
              <w:left w:val="single" w:color="000000" w:sz="18" w:space="0"/>
              <w:bottom w:val="nil"/>
              <w:right w:val="single" w:color="000000" w:sz="8" w:space="0"/>
            </w:tcBorders>
            <w:shd w:val="clear" w:color="auto" w:fill="FFFFFF"/>
            <w:vAlign w:val="center"/>
          </w:tcPr>
          <w:p w14:paraId="75631774">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12.678</w:t>
            </w:r>
          </w:p>
        </w:tc>
        <w:tc>
          <w:tcPr>
            <w:tcW w:w="1468" w:type="dxa"/>
            <w:tcBorders>
              <w:top w:val="nil"/>
              <w:left w:val="single" w:color="000000" w:sz="8" w:space="0"/>
              <w:bottom w:val="nil"/>
              <w:right w:val="single" w:color="000000" w:sz="8" w:space="0"/>
            </w:tcBorders>
            <w:shd w:val="clear" w:color="auto" w:fill="FFFFFF"/>
            <w:vAlign w:val="center"/>
          </w:tcPr>
          <w:p w14:paraId="7587A0B8">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13.486</w:t>
            </w:r>
          </w:p>
        </w:tc>
        <w:tc>
          <w:tcPr>
            <w:tcW w:w="1468" w:type="dxa"/>
            <w:tcBorders>
              <w:top w:val="nil"/>
              <w:left w:val="single" w:color="000000" w:sz="8" w:space="0"/>
              <w:bottom w:val="nil"/>
              <w:right w:val="single" w:color="000000" w:sz="18" w:space="0"/>
            </w:tcBorders>
            <w:shd w:val="clear" w:color="auto" w:fill="FFFFFF"/>
            <w:vAlign w:val="center"/>
          </w:tcPr>
          <w:p w14:paraId="6F2D9C1E">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3.668</w:t>
            </w:r>
          </w:p>
        </w:tc>
      </w:tr>
      <w:tr w14:paraId="0FAEE1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974" w:type="dxa"/>
            <w:vMerge w:val="restart"/>
            <w:tcBorders>
              <w:top w:val="nil"/>
              <w:left w:val="single" w:color="000000" w:sz="18" w:space="0"/>
              <w:bottom w:val="nil"/>
              <w:right w:val="nil"/>
            </w:tcBorders>
            <w:shd w:val="clear" w:color="auto" w:fill="FFFFFF"/>
          </w:tcPr>
          <w:p w14:paraId="5FB24AB2">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Most Extreme Differences</w:t>
            </w:r>
          </w:p>
        </w:tc>
        <w:tc>
          <w:tcPr>
            <w:tcW w:w="1437" w:type="dxa"/>
            <w:tcBorders>
              <w:top w:val="nil"/>
              <w:left w:val="nil"/>
              <w:bottom w:val="nil"/>
              <w:right w:val="single" w:color="000000" w:sz="18" w:space="0"/>
            </w:tcBorders>
            <w:shd w:val="clear" w:color="auto" w:fill="FFFFFF"/>
          </w:tcPr>
          <w:p w14:paraId="55E8868C">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Absolute</w:t>
            </w:r>
          </w:p>
        </w:tc>
        <w:tc>
          <w:tcPr>
            <w:tcW w:w="1468" w:type="dxa"/>
            <w:tcBorders>
              <w:top w:val="nil"/>
              <w:left w:val="single" w:color="000000" w:sz="18" w:space="0"/>
              <w:bottom w:val="nil"/>
              <w:right w:val="single" w:color="000000" w:sz="8" w:space="0"/>
            </w:tcBorders>
            <w:shd w:val="clear" w:color="auto" w:fill="FFFFFF"/>
            <w:vAlign w:val="center"/>
          </w:tcPr>
          <w:p w14:paraId="547E9AAD">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.182</w:t>
            </w:r>
          </w:p>
        </w:tc>
        <w:tc>
          <w:tcPr>
            <w:tcW w:w="1468" w:type="dxa"/>
            <w:tcBorders>
              <w:top w:val="nil"/>
              <w:left w:val="single" w:color="000000" w:sz="8" w:space="0"/>
              <w:bottom w:val="nil"/>
              <w:right w:val="single" w:color="000000" w:sz="8" w:space="0"/>
            </w:tcBorders>
            <w:shd w:val="clear" w:color="auto" w:fill="FFFFFF"/>
            <w:vAlign w:val="center"/>
          </w:tcPr>
          <w:p w14:paraId="1800B55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.310</w:t>
            </w:r>
          </w:p>
        </w:tc>
        <w:tc>
          <w:tcPr>
            <w:tcW w:w="1468" w:type="dxa"/>
            <w:tcBorders>
              <w:top w:val="nil"/>
              <w:left w:val="single" w:color="000000" w:sz="8" w:space="0"/>
              <w:bottom w:val="nil"/>
              <w:right w:val="single" w:color="000000" w:sz="18" w:space="0"/>
            </w:tcBorders>
            <w:shd w:val="clear" w:color="auto" w:fill="FFFFFF"/>
            <w:vAlign w:val="center"/>
          </w:tcPr>
          <w:p w14:paraId="6E38AF6D">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.269</w:t>
            </w:r>
          </w:p>
        </w:tc>
      </w:tr>
      <w:tr w14:paraId="5F2F06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8815" w:type="dxa"/>
            <w:vMerge w:val="continue"/>
            <w:tcBorders>
              <w:top w:val="nil"/>
              <w:left w:val="single" w:color="000000" w:sz="18" w:space="0"/>
              <w:bottom w:val="nil"/>
              <w:right w:val="nil"/>
            </w:tcBorders>
            <w:vAlign w:val="center"/>
          </w:tcPr>
          <w:p w14:paraId="43203DEA">
            <w:pPr>
              <w:rPr>
                <w:rFonts w:ascii="Times New Roman" w:hAnsi="Times New Roman" w:eastAsia="Calibri"/>
                <w:color w:val="000000"/>
                <w:sz w:val="20"/>
                <w:szCs w:val="20"/>
                <w:lang w:val="en-US"/>
              </w:rPr>
            </w:pPr>
          </w:p>
        </w:tc>
        <w:tc>
          <w:tcPr>
            <w:tcW w:w="1437" w:type="dxa"/>
            <w:tcBorders>
              <w:top w:val="nil"/>
              <w:left w:val="nil"/>
              <w:bottom w:val="nil"/>
              <w:right w:val="single" w:color="000000" w:sz="18" w:space="0"/>
            </w:tcBorders>
            <w:shd w:val="clear" w:color="auto" w:fill="FFFFFF"/>
          </w:tcPr>
          <w:p w14:paraId="46F40AC8">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Positive</w:t>
            </w:r>
          </w:p>
        </w:tc>
        <w:tc>
          <w:tcPr>
            <w:tcW w:w="1468" w:type="dxa"/>
            <w:tcBorders>
              <w:top w:val="nil"/>
              <w:left w:val="single" w:color="000000" w:sz="18" w:space="0"/>
              <w:bottom w:val="nil"/>
              <w:right w:val="single" w:color="000000" w:sz="8" w:space="0"/>
            </w:tcBorders>
            <w:shd w:val="clear" w:color="auto" w:fill="FFFFFF"/>
            <w:vAlign w:val="center"/>
          </w:tcPr>
          <w:p w14:paraId="1B4E6D28">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.182</w:t>
            </w:r>
          </w:p>
        </w:tc>
        <w:tc>
          <w:tcPr>
            <w:tcW w:w="1468" w:type="dxa"/>
            <w:tcBorders>
              <w:top w:val="nil"/>
              <w:left w:val="single" w:color="000000" w:sz="8" w:space="0"/>
              <w:bottom w:val="nil"/>
              <w:right w:val="single" w:color="000000" w:sz="8" w:space="0"/>
            </w:tcBorders>
            <w:shd w:val="clear" w:color="auto" w:fill="FFFFFF"/>
            <w:vAlign w:val="center"/>
          </w:tcPr>
          <w:p w14:paraId="2ABE4A7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.310</w:t>
            </w:r>
          </w:p>
        </w:tc>
        <w:tc>
          <w:tcPr>
            <w:tcW w:w="1468" w:type="dxa"/>
            <w:tcBorders>
              <w:top w:val="nil"/>
              <w:left w:val="single" w:color="000000" w:sz="8" w:space="0"/>
              <w:bottom w:val="nil"/>
              <w:right w:val="single" w:color="000000" w:sz="18" w:space="0"/>
            </w:tcBorders>
            <w:shd w:val="clear" w:color="auto" w:fill="FFFFFF"/>
            <w:vAlign w:val="center"/>
          </w:tcPr>
          <w:p w14:paraId="613C3E4D">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.269</w:t>
            </w:r>
          </w:p>
        </w:tc>
      </w:tr>
      <w:tr w14:paraId="746FC1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8815" w:type="dxa"/>
            <w:vMerge w:val="continue"/>
            <w:tcBorders>
              <w:top w:val="nil"/>
              <w:left w:val="single" w:color="000000" w:sz="18" w:space="0"/>
              <w:bottom w:val="nil"/>
              <w:right w:val="nil"/>
            </w:tcBorders>
            <w:vAlign w:val="center"/>
          </w:tcPr>
          <w:p w14:paraId="2A0E1139">
            <w:pPr>
              <w:rPr>
                <w:rFonts w:ascii="Times New Roman" w:hAnsi="Times New Roman" w:eastAsia="Calibri"/>
                <w:color w:val="000000"/>
                <w:sz w:val="20"/>
                <w:szCs w:val="20"/>
                <w:lang w:val="en-US"/>
              </w:rPr>
            </w:pPr>
          </w:p>
        </w:tc>
        <w:tc>
          <w:tcPr>
            <w:tcW w:w="1437" w:type="dxa"/>
            <w:tcBorders>
              <w:top w:val="nil"/>
              <w:left w:val="nil"/>
              <w:bottom w:val="nil"/>
              <w:right w:val="single" w:color="000000" w:sz="18" w:space="0"/>
            </w:tcBorders>
            <w:shd w:val="clear" w:color="auto" w:fill="FFFFFF"/>
          </w:tcPr>
          <w:p w14:paraId="78B775BF">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Negative</w:t>
            </w:r>
          </w:p>
        </w:tc>
        <w:tc>
          <w:tcPr>
            <w:tcW w:w="1468" w:type="dxa"/>
            <w:tcBorders>
              <w:top w:val="nil"/>
              <w:left w:val="single" w:color="000000" w:sz="18" w:space="0"/>
              <w:bottom w:val="nil"/>
              <w:right w:val="single" w:color="000000" w:sz="8" w:space="0"/>
            </w:tcBorders>
            <w:shd w:val="clear" w:color="auto" w:fill="FFFFFF"/>
            <w:vAlign w:val="center"/>
          </w:tcPr>
          <w:p w14:paraId="312D0983">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-.127</w:t>
            </w:r>
          </w:p>
        </w:tc>
        <w:tc>
          <w:tcPr>
            <w:tcW w:w="1468" w:type="dxa"/>
            <w:tcBorders>
              <w:top w:val="nil"/>
              <w:left w:val="single" w:color="000000" w:sz="8" w:space="0"/>
              <w:bottom w:val="nil"/>
              <w:right w:val="single" w:color="000000" w:sz="8" w:space="0"/>
            </w:tcBorders>
            <w:shd w:val="clear" w:color="auto" w:fill="FFFFFF"/>
            <w:vAlign w:val="center"/>
          </w:tcPr>
          <w:p w14:paraId="27D2BA70">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-.168</w:t>
            </w:r>
          </w:p>
        </w:tc>
        <w:tc>
          <w:tcPr>
            <w:tcW w:w="1468" w:type="dxa"/>
            <w:tcBorders>
              <w:top w:val="nil"/>
              <w:left w:val="single" w:color="000000" w:sz="8" w:space="0"/>
              <w:bottom w:val="nil"/>
              <w:right w:val="single" w:color="000000" w:sz="18" w:space="0"/>
            </w:tcBorders>
            <w:shd w:val="clear" w:color="auto" w:fill="FFFFFF"/>
            <w:vAlign w:val="center"/>
          </w:tcPr>
          <w:p w14:paraId="5A4717F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-.135</w:t>
            </w:r>
          </w:p>
        </w:tc>
      </w:tr>
      <w:tr w14:paraId="75FF28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4411" w:type="dxa"/>
            <w:gridSpan w:val="2"/>
            <w:tcBorders>
              <w:top w:val="nil"/>
              <w:left w:val="single" w:color="000000" w:sz="18" w:space="0"/>
              <w:bottom w:val="nil"/>
              <w:right w:val="nil"/>
            </w:tcBorders>
            <w:shd w:val="clear" w:color="auto" w:fill="FFFFFF"/>
          </w:tcPr>
          <w:p w14:paraId="7E71DD86">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Test Statistic</w:t>
            </w:r>
          </w:p>
        </w:tc>
        <w:tc>
          <w:tcPr>
            <w:tcW w:w="1468" w:type="dxa"/>
            <w:tcBorders>
              <w:top w:val="nil"/>
              <w:left w:val="single" w:color="000000" w:sz="18" w:space="0"/>
              <w:bottom w:val="nil"/>
              <w:right w:val="single" w:color="000000" w:sz="8" w:space="0"/>
            </w:tcBorders>
            <w:shd w:val="clear" w:color="auto" w:fill="FFFFFF"/>
            <w:vAlign w:val="center"/>
          </w:tcPr>
          <w:p w14:paraId="714C5CFB">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.182</w:t>
            </w:r>
          </w:p>
        </w:tc>
        <w:tc>
          <w:tcPr>
            <w:tcW w:w="1468" w:type="dxa"/>
            <w:tcBorders>
              <w:top w:val="nil"/>
              <w:left w:val="single" w:color="000000" w:sz="8" w:space="0"/>
              <w:bottom w:val="nil"/>
              <w:right w:val="single" w:color="000000" w:sz="8" w:space="0"/>
            </w:tcBorders>
            <w:shd w:val="clear" w:color="auto" w:fill="FFFFFF"/>
            <w:vAlign w:val="center"/>
          </w:tcPr>
          <w:p w14:paraId="1997FA67">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.310</w:t>
            </w:r>
          </w:p>
        </w:tc>
        <w:tc>
          <w:tcPr>
            <w:tcW w:w="1468" w:type="dxa"/>
            <w:tcBorders>
              <w:top w:val="nil"/>
              <w:left w:val="single" w:color="000000" w:sz="8" w:space="0"/>
              <w:bottom w:val="nil"/>
              <w:right w:val="single" w:color="000000" w:sz="18" w:space="0"/>
            </w:tcBorders>
            <w:shd w:val="clear" w:color="auto" w:fill="FFFFFF"/>
            <w:vAlign w:val="center"/>
          </w:tcPr>
          <w:p w14:paraId="766E0693">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.269</w:t>
            </w:r>
          </w:p>
        </w:tc>
      </w:tr>
      <w:tr w14:paraId="523226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4411" w:type="dxa"/>
            <w:gridSpan w:val="2"/>
            <w:tcBorders>
              <w:top w:val="nil"/>
              <w:left w:val="single" w:color="000000" w:sz="18" w:space="0"/>
              <w:bottom w:val="single" w:color="000000" w:sz="18" w:space="0"/>
              <w:right w:val="nil"/>
            </w:tcBorders>
            <w:shd w:val="clear" w:color="auto" w:fill="FFFFFF"/>
          </w:tcPr>
          <w:p w14:paraId="58BB8405">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Asymp. Sig. (2-tailed)</w:t>
            </w:r>
          </w:p>
        </w:tc>
        <w:tc>
          <w:tcPr>
            <w:tcW w:w="1468" w:type="dxa"/>
            <w:tcBorders>
              <w:top w:val="nil"/>
              <w:left w:val="single" w:color="000000" w:sz="18" w:space="0"/>
              <w:bottom w:val="single" w:color="000000" w:sz="18" w:space="0"/>
              <w:right w:val="single" w:color="000000" w:sz="8" w:space="0"/>
            </w:tcBorders>
            <w:shd w:val="clear" w:color="auto" w:fill="FFFFFF"/>
            <w:vAlign w:val="center"/>
          </w:tcPr>
          <w:p w14:paraId="2CC49BBE">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.003</w:t>
            </w:r>
            <w:r>
              <w:rPr>
                <w:rFonts w:ascii="Times New Roman" w:hAnsi="Times New Roman" w:eastAsia="Calibri"/>
                <w:color w:val="000000"/>
                <w:sz w:val="20"/>
                <w:szCs w:val="20"/>
                <w:vertAlign w:val="superscript"/>
                <w:lang w:val="en-US"/>
              </w:rPr>
              <w:t>c</w:t>
            </w:r>
          </w:p>
        </w:tc>
        <w:tc>
          <w:tcPr>
            <w:tcW w:w="1468" w:type="dxa"/>
            <w:tcBorders>
              <w:top w:val="nil"/>
              <w:left w:val="single" w:color="000000" w:sz="8" w:space="0"/>
              <w:bottom w:val="single" w:color="000000" w:sz="18" w:space="0"/>
              <w:right w:val="single" w:color="000000" w:sz="8" w:space="0"/>
            </w:tcBorders>
            <w:shd w:val="clear" w:color="auto" w:fill="FFFFFF"/>
            <w:vAlign w:val="center"/>
          </w:tcPr>
          <w:p w14:paraId="0D979F65">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r>
              <w:rPr>
                <w:rFonts w:ascii="Times New Roman" w:hAnsi="Times New Roman" w:eastAsia="Calibri"/>
                <w:color w:val="000000"/>
                <w:sz w:val="20"/>
                <w:szCs w:val="20"/>
                <w:vertAlign w:val="superscript"/>
                <w:lang w:val="en-US"/>
              </w:rPr>
              <w:t>c</w:t>
            </w:r>
          </w:p>
        </w:tc>
        <w:tc>
          <w:tcPr>
            <w:tcW w:w="1468" w:type="dxa"/>
            <w:tcBorders>
              <w:top w:val="nil"/>
              <w:left w:val="single" w:color="000000" w:sz="8" w:space="0"/>
              <w:bottom w:val="single" w:color="000000" w:sz="18" w:space="0"/>
              <w:right w:val="single" w:color="000000" w:sz="18" w:space="0"/>
            </w:tcBorders>
            <w:shd w:val="clear" w:color="auto" w:fill="FFFFFF"/>
            <w:vAlign w:val="center"/>
          </w:tcPr>
          <w:p w14:paraId="0CCA913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r>
              <w:rPr>
                <w:rFonts w:ascii="Times New Roman" w:hAnsi="Times New Roman" w:eastAsia="Calibri"/>
                <w:color w:val="000000"/>
                <w:sz w:val="20"/>
                <w:szCs w:val="20"/>
                <w:vertAlign w:val="superscript"/>
                <w:lang w:val="en-US"/>
              </w:rPr>
              <w:t>c</w:t>
            </w:r>
          </w:p>
        </w:tc>
      </w:tr>
      <w:tr w14:paraId="42A39B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8815" w:type="dxa"/>
            <w:gridSpan w:val="5"/>
            <w:tcBorders>
              <w:top w:val="nil"/>
              <w:left w:val="nil"/>
              <w:bottom w:val="nil"/>
              <w:right w:val="nil"/>
            </w:tcBorders>
            <w:shd w:val="clear" w:color="auto" w:fill="FFFFFF"/>
          </w:tcPr>
          <w:p w14:paraId="68E8B639">
            <w:pPr>
              <w:autoSpaceDE w:val="0"/>
              <w:autoSpaceDN w:val="0"/>
              <w:adjustRightInd w:val="0"/>
              <w:spacing w:line="320" w:lineRule="atLeast"/>
              <w:ind w:left="60" w:right="60"/>
              <w:rPr>
                <w:rFonts w:ascii="Times New Roman" w:hAnsi="Times New Roman" w:eastAsia="Calibri"/>
                <w:color w:val="000000"/>
                <w:sz w:val="24"/>
                <w:szCs w:val="24"/>
                <w:lang w:val="en-US"/>
              </w:rPr>
            </w:pPr>
            <w:r>
              <w:rPr>
                <w:rFonts w:ascii="Times New Roman" w:hAnsi="Times New Roman" w:eastAsia="Calibri"/>
                <w:color w:val="000000"/>
                <w:sz w:val="24"/>
                <w:szCs w:val="24"/>
                <w:lang w:val="en-US"/>
              </w:rPr>
              <w:t>a. Test distribution is Normal.</w:t>
            </w:r>
          </w:p>
        </w:tc>
      </w:tr>
      <w:tr w14:paraId="0949A1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8815" w:type="dxa"/>
            <w:gridSpan w:val="5"/>
            <w:tcBorders>
              <w:top w:val="nil"/>
              <w:left w:val="nil"/>
              <w:bottom w:val="nil"/>
              <w:right w:val="nil"/>
            </w:tcBorders>
            <w:shd w:val="clear" w:color="auto" w:fill="FFFFFF"/>
          </w:tcPr>
          <w:p w14:paraId="19A27AB1">
            <w:pPr>
              <w:autoSpaceDE w:val="0"/>
              <w:autoSpaceDN w:val="0"/>
              <w:adjustRightInd w:val="0"/>
              <w:spacing w:line="320" w:lineRule="atLeast"/>
              <w:ind w:left="60" w:right="60"/>
              <w:rPr>
                <w:rFonts w:ascii="Times New Roman" w:hAnsi="Times New Roman" w:eastAsia="Calibri"/>
                <w:color w:val="000000"/>
                <w:sz w:val="24"/>
                <w:szCs w:val="24"/>
                <w:lang w:val="en-US"/>
              </w:rPr>
            </w:pPr>
            <w:r>
              <w:rPr>
                <w:rFonts w:ascii="Times New Roman" w:hAnsi="Times New Roman" w:eastAsia="Calibri"/>
                <w:color w:val="000000"/>
                <w:sz w:val="24"/>
                <w:szCs w:val="24"/>
                <w:lang w:val="en-US"/>
              </w:rPr>
              <w:t>b. Calculated from data.</w:t>
            </w:r>
          </w:p>
        </w:tc>
      </w:tr>
      <w:tr w14:paraId="492D39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8815" w:type="dxa"/>
            <w:gridSpan w:val="5"/>
            <w:tcBorders>
              <w:top w:val="nil"/>
              <w:left w:val="nil"/>
              <w:bottom w:val="nil"/>
              <w:right w:val="nil"/>
            </w:tcBorders>
            <w:shd w:val="clear" w:color="auto" w:fill="FFFFFF"/>
          </w:tcPr>
          <w:p w14:paraId="4FD56915">
            <w:pPr>
              <w:autoSpaceDE w:val="0"/>
              <w:autoSpaceDN w:val="0"/>
              <w:adjustRightInd w:val="0"/>
              <w:spacing w:line="320" w:lineRule="atLeast"/>
              <w:ind w:left="60" w:right="60"/>
              <w:rPr>
                <w:rFonts w:ascii="Times New Roman" w:hAnsi="Times New Roman" w:eastAsia="Calibri"/>
                <w:color w:val="000000"/>
                <w:sz w:val="24"/>
                <w:szCs w:val="24"/>
                <w:lang w:val="en-US"/>
              </w:rPr>
            </w:pPr>
            <w:r>
              <w:rPr>
                <w:rFonts w:ascii="Times New Roman" w:hAnsi="Times New Roman" w:eastAsia="Calibri"/>
                <w:color w:val="000000"/>
                <w:sz w:val="24"/>
                <w:szCs w:val="24"/>
                <w:lang w:val="en-US"/>
              </w:rPr>
              <w:t>c. Lilliefors Significance Correction.</w:t>
            </w:r>
          </w:p>
        </w:tc>
      </w:tr>
    </w:tbl>
    <w:p w14:paraId="42DE8B2E">
      <w:pPr>
        <w:spacing w:after="200"/>
        <w:ind w:firstLine="540"/>
        <w:jc w:val="both"/>
        <w:rPr>
          <w:rFonts w:ascii="Times New Roman" w:hAnsi="Times New Roman" w:eastAsia="Calibri"/>
          <w:sz w:val="24"/>
          <w:szCs w:val="24"/>
          <w:lang w:val="en-US"/>
        </w:rPr>
      </w:pPr>
    </w:p>
    <w:p w14:paraId="66B64BEF">
      <w:pPr>
        <w:spacing w:after="20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From this table the significance of each variable found. The significance level of self-efficacy was found at the significance level 0.182 &gt; 0.050 and was in normal distribution.  Achievement Motivation   also had normal distribution which found at the level   significance 0.310 &gt; 0.050. Speaking ability has normal distribution was at the significance level 0.269 &gt; 0.050.</w:t>
      </w:r>
    </w:p>
    <w:p w14:paraId="377D4E83">
      <w:pPr>
        <w:spacing w:after="200"/>
        <w:jc w:val="both"/>
        <w:rPr>
          <w:rFonts w:ascii="Times New Roman" w:hAnsi="Times New Roman" w:eastAsia="Calibri"/>
          <w:sz w:val="24"/>
          <w:szCs w:val="24"/>
          <w:lang w:val="en-US"/>
        </w:rPr>
      </w:pPr>
      <w:r>
        <w:rPr>
          <w:rFonts w:ascii="Times New Roman" w:hAnsi="Times New Roman" w:eastAsia="Calibri"/>
          <w:b/>
          <w:sz w:val="24"/>
          <w:szCs w:val="24"/>
        </w:rPr>
        <w:t>Descriptive Data of the variables</w:t>
      </w:r>
    </w:p>
    <w:p w14:paraId="378E3D7A">
      <w:pPr>
        <w:spacing w:after="20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 xml:space="preserve">Descriptive data was given to give general view about the spread of data in the field. The raw data has been computed using SPSS. The data description showed in the form of mean, deviation standard, variance, the highest score and the lowest one. </w:t>
      </w:r>
    </w:p>
    <w:tbl>
      <w:tblPr>
        <w:tblStyle w:val="12"/>
        <w:tblpPr w:leftFromText="180" w:rightFromText="180" w:vertAnchor="text" w:horzAnchor="margin" w:tblpY="139"/>
        <w:tblW w:w="871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323"/>
        <w:gridCol w:w="786"/>
        <w:gridCol w:w="786"/>
        <w:gridCol w:w="834"/>
        <w:gridCol w:w="858"/>
        <w:gridCol w:w="787"/>
        <w:gridCol w:w="787"/>
        <w:gridCol w:w="835"/>
        <w:gridCol w:w="976"/>
        <w:gridCol w:w="730"/>
        <w:gridCol w:w="9"/>
      </w:tblGrid>
      <w:tr w14:paraId="376572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769" w:hRule="atLeast"/>
        </w:trPr>
        <w:tc>
          <w:tcPr>
            <w:tcW w:w="8711" w:type="dxa"/>
            <w:gridSpan w:val="11"/>
            <w:tcBorders>
              <w:top w:val="nil"/>
              <w:left w:val="nil"/>
              <w:bottom w:val="nil"/>
              <w:right w:val="nil"/>
            </w:tcBorders>
            <w:shd w:val="clear" w:color="auto" w:fill="FFFFFF"/>
            <w:vAlign w:val="center"/>
          </w:tcPr>
          <w:p w14:paraId="2EBAC3C8">
            <w:pPr>
              <w:autoSpaceDE w:val="0"/>
              <w:autoSpaceDN w:val="0"/>
              <w:adjustRightInd w:val="0"/>
              <w:spacing w:line="320" w:lineRule="atLeast"/>
              <w:ind w:right="60"/>
              <w:rPr>
                <w:rFonts w:ascii="Times New Roman" w:hAnsi="Times New Roman" w:eastAsia="Calibri"/>
                <w:b/>
                <w:bCs/>
                <w:color w:val="000000"/>
                <w:sz w:val="24"/>
                <w:szCs w:val="24"/>
                <w:lang w:val="en-US"/>
              </w:rPr>
            </w:pPr>
            <w:r>
              <w:rPr>
                <w:rFonts w:eastAsia="Calibri" w:cs="Arial"/>
                <w:b/>
                <w:bCs/>
                <w:color w:val="000000"/>
                <w:sz w:val="18"/>
                <w:szCs w:val="18"/>
                <w:lang w:val="en-US"/>
              </w:rPr>
              <w:t xml:space="preserve">  </w:t>
            </w:r>
            <w:r>
              <w:rPr>
                <w:rFonts w:ascii="Times New Roman" w:hAnsi="Times New Roman" w:eastAsia="Calibri"/>
                <w:b/>
                <w:bCs/>
                <w:color w:val="000000"/>
                <w:sz w:val="24"/>
                <w:szCs w:val="24"/>
                <w:lang w:val="en-US"/>
              </w:rPr>
              <w:t>Speaking Ability Test Result</w:t>
            </w:r>
          </w:p>
          <w:p w14:paraId="4DF59FE7">
            <w:pPr>
              <w:autoSpaceDE w:val="0"/>
              <w:autoSpaceDN w:val="0"/>
              <w:adjustRightInd w:val="0"/>
              <w:spacing w:line="320" w:lineRule="atLeast"/>
              <w:ind w:right="60"/>
              <w:rPr>
                <w:rFonts w:ascii="Times New Roman" w:hAnsi="Times New Roman" w:eastAsia="Calibri"/>
                <w:b/>
                <w:bCs/>
                <w:color w:val="000000"/>
                <w:sz w:val="24"/>
                <w:szCs w:val="24"/>
                <w:lang w:val="en-US"/>
              </w:rPr>
            </w:pPr>
          </w:p>
          <w:p w14:paraId="63044F5C">
            <w:pPr>
              <w:autoSpaceDE w:val="0"/>
              <w:autoSpaceDN w:val="0"/>
              <w:adjustRightInd w:val="0"/>
              <w:spacing w:line="320" w:lineRule="atLeast"/>
              <w:ind w:left="60" w:right="60"/>
              <w:rPr>
                <w:rFonts w:ascii="Times New Roman" w:hAnsi="Times New Roman" w:eastAsia="Calibri"/>
                <w:color w:val="000000"/>
                <w:lang w:val="en-US"/>
              </w:rPr>
            </w:pPr>
            <w:r>
              <w:rPr>
                <w:rFonts w:ascii="Times New Roman" w:hAnsi="Times New Roman" w:eastAsia="Calibri"/>
                <w:i/>
                <w:iCs/>
                <w:color w:val="000000"/>
                <w:lang w:val="en-US"/>
              </w:rPr>
              <w:t xml:space="preserve">Table 4. </w:t>
            </w:r>
            <w:r>
              <w:rPr>
                <w:rFonts w:ascii="Times New Roman" w:hAnsi="Times New Roman" w:eastAsia="Calibri"/>
                <w:color w:val="000000"/>
                <w:lang w:val="en-US"/>
              </w:rPr>
              <w:t>Descriptive Statistics of speaking Ability</w:t>
            </w:r>
          </w:p>
        </w:tc>
      </w:tr>
      <w:tr w14:paraId="44AEB1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9" w:type="dxa"/>
          <w:cantSplit/>
          <w:trHeight w:val="251" w:hRule="atLeast"/>
        </w:trPr>
        <w:tc>
          <w:tcPr>
            <w:tcW w:w="1323" w:type="dxa"/>
            <w:vMerge w:val="restart"/>
            <w:tcBorders>
              <w:top w:val="single" w:color="000000" w:sz="18" w:space="0"/>
              <w:left w:val="single" w:color="000000" w:sz="18" w:space="0"/>
              <w:bottom w:val="nil"/>
              <w:right w:val="single" w:color="000000" w:sz="18" w:space="0"/>
            </w:tcBorders>
            <w:shd w:val="clear" w:color="auto" w:fill="FFFFFF"/>
            <w:vAlign w:val="bottom"/>
          </w:tcPr>
          <w:p w14:paraId="49E9A920">
            <w:pPr>
              <w:autoSpaceDE w:val="0"/>
              <w:autoSpaceDN w:val="0"/>
              <w:adjustRightInd w:val="0"/>
              <w:rPr>
                <w:rFonts w:ascii="Times New Roman" w:hAnsi="Times New Roman" w:eastAsia="Calibri"/>
                <w:sz w:val="20"/>
                <w:szCs w:val="20"/>
                <w:lang w:val="en-US"/>
              </w:rPr>
            </w:pPr>
          </w:p>
        </w:tc>
        <w:tc>
          <w:tcPr>
            <w:tcW w:w="786" w:type="dxa"/>
            <w:tcBorders>
              <w:top w:val="single" w:color="000000" w:sz="18" w:space="0"/>
              <w:left w:val="single" w:color="000000" w:sz="18" w:space="0"/>
              <w:bottom w:val="single" w:color="000000" w:sz="8" w:space="0"/>
              <w:right w:val="single" w:color="000000" w:sz="8" w:space="0"/>
            </w:tcBorders>
            <w:shd w:val="clear" w:color="auto" w:fill="FFFFFF"/>
            <w:vAlign w:val="bottom"/>
          </w:tcPr>
          <w:p w14:paraId="240A1927">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w:t>
            </w:r>
          </w:p>
        </w:tc>
        <w:tc>
          <w:tcPr>
            <w:tcW w:w="786"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3273AF8E">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Range</w:t>
            </w:r>
          </w:p>
        </w:tc>
        <w:tc>
          <w:tcPr>
            <w:tcW w:w="834"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1B22B1E1">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Minimum</w:t>
            </w:r>
          </w:p>
        </w:tc>
        <w:tc>
          <w:tcPr>
            <w:tcW w:w="858"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1D0ECFAB">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Maximum</w:t>
            </w:r>
          </w:p>
        </w:tc>
        <w:tc>
          <w:tcPr>
            <w:tcW w:w="787"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5C419F2C">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Sum</w:t>
            </w:r>
          </w:p>
        </w:tc>
        <w:tc>
          <w:tcPr>
            <w:tcW w:w="1622" w:type="dxa"/>
            <w:gridSpan w:val="2"/>
            <w:tcBorders>
              <w:top w:val="single" w:color="000000" w:sz="18" w:space="0"/>
              <w:left w:val="single" w:color="000000" w:sz="8" w:space="0"/>
              <w:bottom w:val="single" w:color="000000" w:sz="8" w:space="0"/>
              <w:right w:val="single" w:color="000000" w:sz="8" w:space="0"/>
            </w:tcBorders>
            <w:shd w:val="clear" w:color="auto" w:fill="FFFFFF"/>
            <w:vAlign w:val="bottom"/>
          </w:tcPr>
          <w:p w14:paraId="5C8442D5">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Mean</w:t>
            </w:r>
          </w:p>
        </w:tc>
        <w:tc>
          <w:tcPr>
            <w:tcW w:w="976"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5904DC24">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Std. Deviation</w:t>
            </w:r>
          </w:p>
        </w:tc>
        <w:tc>
          <w:tcPr>
            <w:tcW w:w="730" w:type="dxa"/>
            <w:tcBorders>
              <w:top w:val="single" w:color="000000" w:sz="18" w:space="0"/>
              <w:left w:val="single" w:color="000000" w:sz="8" w:space="0"/>
              <w:bottom w:val="single" w:color="000000" w:sz="8" w:space="0"/>
              <w:right w:val="single" w:color="000000" w:sz="18" w:space="0"/>
            </w:tcBorders>
            <w:shd w:val="clear" w:color="auto" w:fill="FFFFFF"/>
            <w:vAlign w:val="bottom"/>
          </w:tcPr>
          <w:p w14:paraId="2A7E2719">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Variance</w:t>
            </w:r>
          </w:p>
        </w:tc>
      </w:tr>
      <w:tr w14:paraId="1B5EF9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9" w:type="dxa"/>
          <w:cantSplit/>
          <w:trHeight w:val="300" w:hRule="atLeast"/>
        </w:trPr>
        <w:tc>
          <w:tcPr>
            <w:tcW w:w="1323" w:type="dxa"/>
            <w:vMerge w:val="continue"/>
            <w:tcBorders>
              <w:top w:val="single" w:color="000000" w:sz="18" w:space="0"/>
              <w:left w:val="single" w:color="000000" w:sz="18" w:space="0"/>
              <w:bottom w:val="nil"/>
              <w:right w:val="single" w:color="000000" w:sz="18" w:space="0"/>
            </w:tcBorders>
            <w:vAlign w:val="center"/>
          </w:tcPr>
          <w:p w14:paraId="7CE1A5F5">
            <w:pPr>
              <w:rPr>
                <w:rFonts w:ascii="Times New Roman" w:hAnsi="Times New Roman" w:eastAsia="Calibri"/>
                <w:sz w:val="20"/>
                <w:szCs w:val="20"/>
                <w:lang w:val="en-US"/>
              </w:rPr>
            </w:pPr>
          </w:p>
        </w:tc>
        <w:tc>
          <w:tcPr>
            <w:tcW w:w="786" w:type="dxa"/>
            <w:tcBorders>
              <w:top w:val="single" w:color="000000" w:sz="8" w:space="0"/>
              <w:left w:val="single" w:color="000000" w:sz="18" w:space="0"/>
              <w:bottom w:val="single" w:color="000000" w:sz="18" w:space="0"/>
              <w:right w:val="single" w:color="000000" w:sz="8" w:space="0"/>
            </w:tcBorders>
            <w:shd w:val="clear" w:color="auto" w:fill="FFFFFF"/>
            <w:vAlign w:val="bottom"/>
          </w:tcPr>
          <w:p w14:paraId="77A8AFD9">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786"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1D6EFDD0">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834"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460BD048">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858"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4E422B14">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787"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5B7B7EB2">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787"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2BB86A1A">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835"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5CCB2F73">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Std. Error</w:t>
            </w:r>
          </w:p>
        </w:tc>
        <w:tc>
          <w:tcPr>
            <w:tcW w:w="976"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79E83DF8">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730" w:type="dxa"/>
            <w:tcBorders>
              <w:top w:val="single" w:color="000000" w:sz="8" w:space="0"/>
              <w:left w:val="single" w:color="000000" w:sz="8" w:space="0"/>
              <w:bottom w:val="single" w:color="000000" w:sz="18" w:space="0"/>
              <w:right w:val="single" w:color="000000" w:sz="18" w:space="0"/>
            </w:tcBorders>
            <w:shd w:val="clear" w:color="auto" w:fill="FFFFFF"/>
            <w:vAlign w:val="bottom"/>
          </w:tcPr>
          <w:p w14:paraId="5D9E4236">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r>
      <w:tr w14:paraId="131D0E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9" w:type="dxa"/>
          <w:cantSplit/>
          <w:trHeight w:val="251" w:hRule="atLeast"/>
        </w:trPr>
        <w:tc>
          <w:tcPr>
            <w:tcW w:w="1323" w:type="dxa"/>
            <w:tcBorders>
              <w:top w:val="single" w:color="000000" w:sz="18" w:space="0"/>
              <w:left w:val="single" w:color="000000" w:sz="18" w:space="0"/>
              <w:bottom w:val="nil"/>
              <w:right w:val="single" w:color="000000" w:sz="18" w:space="0"/>
            </w:tcBorders>
            <w:shd w:val="clear" w:color="auto" w:fill="FFFFFF"/>
          </w:tcPr>
          <w:p w14:paraId="25A3A059">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Pronunciation</w:t>
            </w:r>
          </w:p>
        </w:tc>
        <w:tc>
          <w:tcPr>
            <w:tcW w:w="786" w:type="dxa"/>
            <w:tcBorders>
              <w:top w:val="single" w:color="000000" w:sz="18" w:space="0"/>
              <w:left w:val="single" w:color="000000" w:sz="18" w:space="0"/>
              <w:bottom w:val="nil"/>
              <w:right w:val="single" w:color="000000" w:sz="8" w:space="0"/>
            </w:tcBorders>
            <w:shd w:val="clear" w:color="auto" w:fill="FFFFFF"/>
            <w:vAlign w:val="center"/>
          </w:tcPr>
          <w:p w14:paraId="114B37BF">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786" w:type="dxa"/>
            <w:tcBorders>
              <w:top w:val="single" w:color="000000" w:sz="18" w:space="0"/>
              <w:left w:val="single" w:color="000000" w:sz="8" w:space="0"/>
              <w:bottom w:val="nil"/>
              <w:right w:val="single" w:color="000000" w:sz="8" w:space="0"/>
            </w:tcBorders>
            <w:shd w:val="clear" w:color="auto" w:fill="FFFFFF"/>
            <w:vAlign w:val="center"/>
          </w:tcPr>
          <w:p w14:paraId="0DA663D2">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w:t>
            </w:r>
          </w:p>
        </w:tc>
        <w:tc>
          <w:tcPr>
            <w:tcW w:w="834" w:type="dxa"/>
            <w:tcBorders>
              <w:top w:val="single" w:color="000000" w:sz="18" w:space="0"/>
              <w:left w:val="single" w:color="000000" w:sz="8" w:space="0"/>
              <w:bottom w:val="nil"/>
              <w:right w:val="single" w:color="000000" w:sz="8" w:space="0"/>
            </w:tcBorders>
            <w:shd w:val="clear" w:color="auto" w:fill="FFFFFF"/>
            <w:vAlign w:val="center"/>
          </w:tcPr>
          <w:p w14:paraId="4350231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w:t>
            </w:r>
          </w:p>
        </w:tc>
        <w:tc>
          <w:tcPr>
            <w:tcW w:w="858" w:type="dxa"/>
            <w:tcBorders>
              <w:top w:val="single" w:color="000000" w:sz="18" w:space="0"/>
              <w:left w:val="single" w:color="000000" w:sz="8" w:space="0"/>
              <w:bottom w:val="nil"/>
              <w:right w:val="single" w:color="000000" w:sz="8" w:space="0"/>
            </w:tcBorders>
            <w:shd w:val="clear" w:color="auto" w:fill="FFFFFF"/>
            <w:vAlign w:val="center"/>
          </w:tcPr>
          <w:p w14:paraId="745E0A5B">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4</w:t>
            </w:r>
          </w:p>
        </w:tc>
        <w:tc>
          <w:tcPr>
            <w:tcW w:w="787" w:type="dxa"/>
            <w:tcBorders>
              <w:top w:val="single" w:color="000000" w:sz="18" w:space="0"/>
              <w:left w:val="single" w:color="000000" w:sz="8" w:space="0"/>
              <w:bottom w:val="nil"/>
              <w:right w:val="single" w:color="000000" w:sz="8" w:space="0"/>
            </w:tcBorders>
            <w:shd w:val="clear" w:color="auto" w:fill="FFFFFF"/>
            <w:vAlign w:val="center"/>
          </w:tcPr>
          <w:p w14:paraId="56C03453">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86</w:t>
            </w:r>
          </w:p>
        </w:tc>
        <w:tc>
          <w:tcPr>
            <w:tcW w:w="787" w:type="dxa"/>
            <w:tcBorders>
              <w:top w:val="single" w:color="000000" w:sz="18" w:space="0"/>
              <w:left w:val="single" w:color="000000" w:sz="8" w:space="0"/>
              <w:bottom w:val="nil"/>
              <w:right w:val="single" w:color="000000" w:sz="8" w:space="0"/>
            </w:tcBorders>
            <w:shd w:val="clear" w:color="auto" w:fill="FFFFFF"/>
            <w:vAlign w:val="center"/>
          </w:tcPr>
          <w:p w14:paraId="26A44A5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2.26</w:t>
            </w:r>
          </w:p>
        </w:tc>
        <w:tc>
          <w:tcPr>
            <w:tcW w:w="835" w:type="dxa"/>
            <w:tcBorders>
              <w:top w:val="single" w:color="000000" w:sz="18" w:space="0"/>
              <w:left w:val="single" w:color="000000" w:sz="8" w:space="0"/>
              <w:bottom w:val="nil"/>
              <w:right w:val="single" w:color="000000" w:sz="8" w:space="0"/>
            </w:tcBorders>
            <w:shd w:val="clear" w:color="auto" w:fill="FFFFFF"/>
            <w:vAlign w:val="center"/>
          </w:tcPr>
          <w:p w14:paraId="07C3CA10">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.140</w:t>
            </w:r>
          </w:p>
        </w:tc>
        <w:tc>
          <w:tcPr>
            <w:tcW w:w="976" w:type="dxa"/>
            <w:tcBorders>
              <w:top w:val="single" w:color="000000" w:sz="18" w:space="0"/>
              <w:left w:val="single" w:color="000000" w:sz="8" w:space="0"/>
              <w:bottom w:val="nil"/>
              <w:right w:val="single" w:color="000000" w:sz="8" w:space="0"/>
            </w:tcBorders>
            <w:shd w:val="clear" w:color="auto" w:fill="FFFFFF"/>
            <w:vAlign w:val="center"/>
          </w:tcPr>
          <w:p w14:paraId="7D2B89F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.860</w:t>
            </w:r>
          </w:p>
        </w:tc>
        <w:tc>
          <w:tcPr>
            <w:tcW w:w="730" w:type="dxa"/>
            <w:tcBorders>
              <w:top w:val="single" w:color="000000" w:sz="18" w:space="0"/>
              <w:left w:val="single" w:color="000000" w:sz="8" w:space="0"/>
              <w:bottom w:val="nil"/>
              <w:right w:val="single" w:color="000000" w:sz="18" w:space="0"/>
            </w:tcBorders>
            <w:shd w:val="clear" w:color="auto" w:fill="FFFFFF"/>
            <w:vAlign w:val="center"/>
          </w:tcPr>
          <w:p w14:paraId="0A58FE36">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.740</w:t>
            </w:r>
          </w:p>
        </w:tc>
      </w:tr>
      <w:tr w14:paraId="70DF69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9" w:type="dxa"/>
          <w:cantSplit/>
          <w:trHeight w:val="251" w:hRule="atLeast"/>
        </w:trPr>
        <w:tc>
          <w:tcPr>
            <w:tcW w:w="1323" w:type="dxa"/>
            <w:tcBorders>
              <w:top w:val="nil"/>
              <w:left w:val="single" w:color="000000" w:sz="18" w:space="0"/>
              <w:bottom w:val="nil"/>
              <w:right w:val="single" w:color="000000" w:sz="18" w:space="0"/>
            </w:tcBorders>
            <w:shd w:val="clear" w:color="auto" w:fill="FFFFFF"/>
          </w:tcPr>
          <w:p w14:paraId="5CC99B87">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Comprehension</w:t>
            </w:r>
          </w:p>
        </w:tc>
        <w:tc>
          <w:tcPr>
            <w:tcW w:w="786" w:type="dxa"/>
            <w:tcBorders>
              <w:top w:val="nil"/>
              <w:left w:val="single" w:color="000000" w:sz="18" w:space="0"/>
              <w:bottom w:val="nil"/>
              <w:right w:val="single" w:color="000000" w:sz="8" w:space="0"/>
            </w:tcBorders>
            <w:shd w:val="clear" w:color="auto" w:fill="FFFFFF"/>
            <w:vAlign w:val="center"/>
          </w:tcPr>
          <w:p w14:paraId="3D607438">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786" w:type="dxa"/>
            <w:tcBorders>
              <w:top w:val="nil"/>
              <w:left w:val="single" w:color="000000" w:sz="8" w:space="0"/>
              <w:bottom w:val="nil"/>
              <w:right w:val="single" w:color="000000" w:sz="8" w:space="0"/>
            </w:tcBorders>
            <w:shd w:val="clear" w:color="auto" w:fill="FFFFFF"/>
            <w:vAlign w:val="center"/>
          </w:tcPr>
          <w:p w14:paraId="38574A95">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w:t>
            </w:r>
          </w:p>
        </w:tc>
        <w:tc>
          <w:tcPr>
            <w:tcW w:w="834" w:type="dxa"/>
            <w:tcBorders>
              <w:top w:val="nil"/>
              <w:left w:val="single" w:color="000000" w:sz="8" w:space="0"/>
              <w:bottom w:val="nil"/>
              <w:right w:val="single" w:color="000000" w:sz="8" w:space="0"/>
            </w:tcBorders>
            <w:shd w:val="clear" w:color="auto" w:fill="FFFFFF"/>
            <w:vAlign w:val="center"/>
          </w:tcPr>
          <w:p w14:paraId="07D4FF7D">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w:t>
            </w:r>
          </w:p>
        </w:tc>
        <w:tc>
          <w:tcPr>
            <w:tcW w:w="858" w:type="dxa"/>
            <w:tcBorders>
              <w:top w:val="nil"/>
              <w:left w:val="single" w:color="000000" w:sz="8" w:space="0"/>
              <w:bottom w:val="nil"/>
              <w:right w:val="single" w:color="000000" w:sz="8" w:space="0"/>
            </w:tcBorders>
            <w:shd w:val="clear" w:color="auto" w:fill="FFFFFF"/>
            <w:vAlign w:val="center"/>
          </w:tcPr>
          <w:p w14:paraId="115A0B38">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4</w:t>
            </w:r>
          </w:p>
        </w:tc>
        <w:tc>
          <w:tcPr>
            <w:tcW w:w="787" w:type="dxa"/>
            <w:tcBorders>
              <w:top w:val="nil"/>
              <w:left w:val="single" w:color="000000" w:sz="8" w:space="0"/>
              <w:bottom w:val="nil"/>
              <w:right w:val="single" w:color="000000" w:sz="8" w:space="0"/>
            </w:tcBorders>
            <w:shd w:val="clear" w:color="auto" w:fill="FFFFFF"/>
            <w:vAlign w:val="center"/>
          </w:tcPr>
          <w:p w14:paraId="466D2EA6">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101</w:t>
            </w:r>
          </w:p>
        </w:tc>
        <w:tc>
          <w:tcPr>
            <w:tcW w:w="787" w:type="dxa"/>
            <w:tcBorders>
              <w:top w:val="nil"/>
              <w:left w:val="single" w:color="000000" w:sz="8" w:space="0"/>
              <w:bottom w:val="nil"/>
              <w:right w:val="single" w:color="000000" w:sz="8" w:space="0"/>
            </w:tcBorders>
            <w:shd w:val="clear" w:color="auto" w:fill="FFFFFF"/>
            <w:vAlign w:val="center"/>
          </w:tcPr>
          <w:p w14:paraId="65A35ED5">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2.66</w:t>
            </w:r>
          </w:p>
        </w:tc>
        <w:tc>
          <w:tcPr>
            <w:tcW w:w="835" w:type="dxa"/>
            <w:tcBorders>
              <w:top w:val="nil"/>
              <w:left w:val="single" w:color="000000" w:sz="8" w:space="0"/>
              <w:bottom w:val="nil"/>
              <w:right w:val="single" w:color="000000" w:sz="8" w:space="0"/>
            </w:tcBorders>
            <w:shd w:val="clear" w:color="auto" w:fill="FFFFFF"/>
            <w:vAlign w:val="center"/>
          </w:tcPr>
          <w:p w14:paraId="477A0AFD">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.121</w:t>
            </w:r>
          </w:p>
        </w:tc>
        <w:tc>
          <w:tcPr>
            <w:tcW w:w="976" w:type="dxa"/>
            <w:tcBorders>
              <w:top w:val="nil"/>
              <w:left w:val="single" w:color="000000" w:sz="8" w:space="0"/>
              <w:bottom w:val="nil"/>
              <w:right w:val="single" w:color="000000" w:sz="8" w:space="0"/>
            </w:tcBorders>
            <w:shd w:val="clear" w:color="auto" w:fill="FFFFFF"/>
            <w:vAlign w:val="center"/>
          </w:tcPr>
          <w:p w14:paraId="30045E2F">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.745</w:t>
            </w:r>
          </w:p>
        </w:tc>
        <w:tc>
          <w:tcPr>
            <w:tcW w:w="730" w:type="dxa"/>
            <w:tcBorders>
              <w:top w:val="nil"/>
              <w:left w:val="single" w:color="000000" w:sz="8" w:space="0"/>
              <w:bottom w:val="nil"/>
              <w:right w:val="single" w:color="000000" w:sz="18" w:space="0"/>
            </w:tcBorders>
            <w:shd w:val="clear" w:color="auto" w:fill="FFFFFF"/>
            <w:vAlign w:val="center"/>
          </w:tcPr>
          <w:p w14:paraId="329DF57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.555</w:t>
            </w:r>
          </w:p>
        </w:tc>
      </w:tr>
      <w:tr w14:paraId="33F157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9" w:type="dxa"/>
          <w:cantSplit/>
          <w:trHeight w:val="264" w:hRule="atLeast"/>
        </w:trPr>
        <w:tc>
          <w:tcPr>
            <w:tcW w:w="1323" w:type="dxa"/>
            <w:tcBorders>
              <w:top w:val="nil"/>
              <w:left w:val="single" w:color="000000" w:sz="18" w:space="0"/>
              <w:bottom w:val="nil"/>
              <w:right w:val="single" w:color="000000" w:sz="18" w:space="0"/>
            </w:tcBorders>
            <w:shd w:val="clear" w:color="auto" w:fill="FFFFFF"/>
          </w:tcPr>
          <w:p w14:paraId="45E593DF">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Fluency</w:t>
            </w:r>
          </w:p>
        </w:tc>
        <w:tc>
          <w:tcPr>
            <w:tcW w:w="786" w:type="dxa"/>
            <w:tcBorders>
              <w:top w:val="nil"/>
              <w:left w:val="single" w:color="000000" w:sz="18" w:space="0"/>
              <w:bottom w:val="nil"/>
              <w:right w:val="single" w:color="000000" w:sz="8" w:space="0"/>
            </w:tcBorders>
            <w:shd w:val="clear" w:color="auto" w:fill="FFFFFF"/>
            <w:vAlign w:val="center"/>
          </w:tcPr>
          <w:p w14:paraId="1366A842">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786" w:type="dxa"/>
            <w:tcBorders>
              <w:top w:val="nil"/>
              <w:left w:val="single" w:color="000000" w:sz="8" w:space="0"/>
              <w:bottom w:val="nil"/>
              <w:right w:val="single" w:color="000000" w:sz="8" w:space="0"/>
            </w:tcBorders>
            <w:shd w:val="clear" w:color="auto" w:fill="FFFFFF"/>
            <w:vAlign w:val="center"/>
          </w:tcPr>
          <w:p w14:paraId="6451A213">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w:t>
            </w:r>
          </w:p>
        </w:tc>
        <w:tc>
          <w:tcPr>
            <w:tcW w:w="834" w:type="dxa"/>
            <w:tcBorders>
              <w:top w:val="nil"/>
              <w:left w:val="single" w:color="000000" w:sz="8" w:space="0"/>
              <w:bottom w:val="nil"/>
              <w:right w:val="single" w:color="000000" w:sz="8" w:space="0"/>
            </w:tcBorders>
            <w:shd w:val="clear" w:color="auto" w:fill="FFFFFF"/>
            <w:vAlign w:val="center"/>
          </w:tcPr>
          <w:p w14:paraId="2AC3924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w:t>
            </w:r>
          </w:p>
        </w:tc>
        <w:tc>
          <w:tcPr>
            <w:tcW w:w="858" w:type="dxa"/>
            <w:tcBorders>
              <w:top w:val="nil"/>
              <w:left w:val="single" w:color="000000" w:sz="8" w:space="0"/>
              <w:bottom w:val="nil"/>
              <w:right w:val="single" w:color="000000" w:sz="8" w:space="0"/>
            </w:tcBorders>
            <w:shd w:val="clear" w:color="auto" w:fill="FFFFFF"/>
            <w:vAlign w:val="center"/>
          </w:tcPr>
          <w:p w14:paraId="2BCFDD20">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4</w:t>
            </w:r>
          </w:p>
        </w:tc>
        <w:tc>
          <w:tcPr>
            <w:tcW w:w="787" w:type="dxa"/>
            <w:tcBorders>
              <w:top w:val="nil"/>
              <w:left w:val="single" w:color="000000" w:sz="8" w:space="0"/>
              <w:bottom w:val="nil"/>
              <w:right w:val="single" w:color="000000" w:sz="8" w:space="0"/>
            </w:tcBorders>
            <w:shd w:val="clear" w:color="auto" w:fill="FFFFFF"/>
            <w:vAlign w:val="center"/>
          </w:tcPr>
          <w:p w14:paraId="6062EFF6">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86</w:t>
            </w:r>
          </w:p>
        </w:tc>
        <w:tc>
          <w:tcPr>
            <w:tcW w:w="787" w:type="dxa"/>
            <w:tcBorders>
              <w:top w:val="nil"/>
              <w:left w:val="single" w:color="000000" w:sz="8" w:space="0"/>
              <w:bottom w:val="nil"/>
              <w:right w:val="single" w:color="000000" w:sz="8" w:space="0"/>
            </w:tcBorders>
            <w:shd w:val="clear" w:color="auto" w:fill="FFFFFF"/>
            <w:vAlign w:val="center"/>
          </w:tcPr>
          <w:p w14:paraId="4E9C9A5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2.26</w:t>
            </w:r>
          </w:p>
        </w:tc>
        <w:tc>
          <w:tcPr>
            <w:tcW w:w="835" w:type="dxa"/>
            <w:tcBorders>
              <w:top w:val="nil"/>
              <w:left w:val="single" w:color="000000" w:sz="8" w:space="0"/>
              <w:bottom w:val="nil"/>
              <w:right w:val="single" w:color="000000" w:sz="8" w:space="0"/>
            </w:tcBorders>
            <w:shd w:val="clear" w:color="auto" w:fill="FFFFFF"/>
            <w:vAlign w:val="center"/>
          </w:tcPr>
          <w:p w14:paraId="68D8E91E">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.129</w:t>
            </w:r>
          </w:p>
        </w:tc>
        <w:tc>
          <w:tcPr>
            <w:tcW w:w="976" w:type="dxa"/>
            <w:tcBorders>
              <w:top w:val="nil"/>
              <w:left w:val="single" w:color="000000" w:sz="8" w:space="0"/>
              <w:bottom w:val="nil"/>
              <w:right w:val="single" w:color="000000" w:sz="8" w:space="0"/>
            </w:tcBorders>
            <w:shd w:val="clear" w:color="auto" w:fill="FFFFFF"/>
            <w:vAlign w:val="center"/>
          </w:tcPr>
          <w:p w14:paraId="64741FF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.795</w:t>
            </w:r>
          </w:p>
        </w:tc>
        <w:tc>
          <w:tcPr>
            <w:tcW w:w="730" w:type="dxa"/>
            <w:tcBorders>
              <w:top w:val="nil"/>
              <w:left w:val="single" w:color="000000" w:sz="8" w:space="0"/>
              <w:bottom w:val="nil"/>
              <w:right w:val="single" w:color="000000" w:sz="18" w:space="0"/>
            </w:tcBorders>
            <w:shd w:val="clear" w:color="auto" w:fill="FFFFFF"/>
            <w:vAlign w:val="center"/>
          </w:tcPr>
          <w:p w14:paraId="55FBB23B">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.632</w:t>
            </w:r>
          </w:p>
        </w:tc>
      </w:tr>
      <w:tr w14:paraId="41512D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9" w:type="dxa"/>
          <w:cantSplit/>
          <w:trHeight w:val="251" w:hRule="atLeast"/>
        </w:trPr>
        <w:tc>
          <w:tcPr>
            <w:tcW w:w="1323" w:type="dxa"/>
            <w:tcBorders>
              <w:top w:val="nil"/>
              <w:left w:val="single" w:color="000000" w:sz="18" w:space="0"/>
              <w:bottom w:val="nil"/>
              <w:right w:val="single" w:color="000000" w:sz="18" w:space="0"/>
            </w:tcBorders>
            <w:shd w:val="clear" w:color="auto" w:fill="FFFFFF"/>
          </w:tcPr>
          <w:p w14:paraId="4CAF04F5">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Vocabulary</w:t>
            </w:r>
          </w:p>
        </w:tc>
        <w:tc>
          <w:tcPr>
            <w:tcW w:w="786" w:type="dxa"/>
            <w:tcBorders>
              <w:top w:val="nil"/>
              <w:left w:val="single" w:color="000000" w:sz="18" w:space="0"/>
              <w:bottom w:val="nil"/>
              <w:right w:val="single" w:color="000000" w:sz="8" w:space="0"/>
            </w:tcBorders>
            <w:shd w:val="clear" w:color="auto" w:fill="FFFFFF"/>
            <w:vAlign w:val="center"/>
          </w:tcPr>
          <w:p w14:paraId="715DF8A0">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786" w:type="dxa"/>
            <w:tcBorders>
              <w:top w:val="nil"/>
              <w:left w:val="single" w:color="000000" w:sz="8" w:space="0"/>
              <w:bottom w:val="nil"/>
              <w:right w:val="single" w:color="000000" w:sz="8" w:space="0"/>
            </w:tcBorders>
            <w:shd w:val="clear" w:color="auto" w:fill="FFFFFF"/>
            <w:vAlign w:val="center"/>
          </w:tcPr>
          <w:p w14:paraId="3D18193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w:t>
            </w:r>
          </w:p>
        </w:tc>
        <w:tc>
          <w:tcPr>
            <w:tcW w:w="834" w:type="dxa"/>
            <w:tcBorders>
              <w:top w:val="nil"/>
              <w:left w:val="single" w:color="000000" w:sz="8" w:space="0"/>
              <w:bottom w:val="nil"/>
              <w:right w:val="single" w:color="000000" w:sz="8" w:space="0"/>
            </w:tcBorders>
            <w:shd w:val="clear" w:color="auto" w:fill="FFFFFF"/>
            <w:vAlign w:val="center"/>
          </w:tcPr>
          <w:p w14:paraId="608C665D">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w:t>
            </w:r>
          </w:p>
        </w:tc>
        <w:tc>
          <w:tcPr>
            <w:tcW w:w="858" w:type="dxa"/>
            <w:tcBorders>
              <w:top w:val="nil"/>
              <w:left w:val="single" w:color="000000" w:sz="8" w:space="0"/>
              <w:bottom w:val="nil"/>
              <w:right w:val="single" w:color="000000" w:sz="8" w:space="0"/>
            </w:tcBorders>
            <w:shd w:val="clear" w:color="auto" w:fill="FFFFFF"/>
            <w:vAlign w:val="center"/>
          </w:tcPr>
          <w:p w14:paraId="053FE2A4">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4</w:t>
            </w:r>
          </w:p>
        </w:tc>
        <w:tc>
          <w:tcPr>
            <w:tcW w:w="787" w:type="dxa"/>
            <w:tcBorders>
              <w:top w:val="nil"/>
              <w:left w:val="single" w:color="000000" w:sz="8" w:space="0"/>
              <w:bottom w:val="nil"/>
              <w:right w:val="single" w:color="000000" w:sz="8" w:space="0"/>
            </w:tcBorders>
            <w:shd w:val="clear" w:color="auto" w:fill="FFFFFF"/>
            <w:vAlign w:val="center"/>
          </w:tcPr>
          <w:p w14:paraId="7EE673C8">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96</w:t>
            </w:r>
          </w:p>
        </w:tc>
        <w:tc>
          <w:tcPr>
            <w:tcW w:w="787" w:type="dxa"/>
            <w:tcBorders>
              <w:top w:val="nil"/>
              <w:left w:val="single" w:color="000000" w:sz="8" w:space="0"/>
              <w:bottom w:val="nil"/>
              <w:right w:val="single" w:color="000000" w:sz="8" w:space="0"/>
            </w:tcBorders>
            <w:shd w:val="clear" w:color="auto" w:fill="FFFFFF"/>
            <w:vAlign w:val="center"/>
          </w:tcPr>
          <w:p w14:paraId="69F4C76D">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2.53</w:t>
            </w:r>
          </w:p>
        </w:tc>
        <w:tc>
          <w:tcPr>
            <w:tcW w:w="835" w:type="dxa"/>
            <w:tcBorders>
              <w:top w:val="nil"/>
              <w:left w:val="single" w:color="000000" w:sz="8" w:space="0"/>
              <w:bottom w:val="nil"/>
              <w:right w:val="single" w:color="000000" w:sz="8" w:space="0"/>
            </w:tcBorders>
            <w:shd w:val="clear" w:color="auto" w:fill="FFFFFF"/>
            <w:vAlign w:val="center"/>
          </w:tcPr>
          <w:p w14:paraId="6E937F87">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.129</w:t>
            </w:r>
          </w:p>
        </w:tc>
        <w:tc>
          <w:tcPr>
            <w:tcW w:w="976" w:type="dxa"/>
            <w:tcBorders>
              <w:top w:val="nil"/>
              <w:left w:val="single" w:color="000000" w:sz="8" w:space="0"/>
              <w:bottom w:val="nil"/>
              <w:right w:val="single" w:color="000000" w:sz="8" w:space="0"/>
            </w:tcBorders>
            <w:shd w:val="clear" w:color="auto" w:fill="FFFFFF"/>
            <w:vAlign w:val="center"/>
          </w:tcPr>
          <w:p w14:paraId="2B90639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.797</w:t>
            </w:r>
          </w:p>
        </w:tc>
        <w:tc>
          <w:tcPr>
            <w:tcW w:w="730" w:type="dxa"/>
            <w:tcBorders>
              <w:top w:val="nil"/>
              <w:left w:val="single" w:color="000000" w:sz="8" w:space="0"/>
              <w:bottom w:val="nil"/>
              <w:right w:val="single" w:color="000000" w:sz="18" w:space="0"/>
            </w:tcBorders>
            <w:shd w:val="clear" w:color="auto" w:fill="FFFFFF"/>
            <w:vAlign w:val="center"/>
          </w:tcPr>
          <w:p w14:paraId="5D487F86">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.634</w:t>
            </w:r>
          </w:p>
        </w:tc>
      </w:tr>
      <w:tr w14:paraId="76ADE7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9" w:type="dxa"/>
          <w:cantSplit/>
          <w:trHeight w:val="251" w:hRule="atLeast"/>
        </w:trPr>
        <w:tc>
          <w:tcPr>
            <w:tcW w:w="1323" w:type="dxa"/>
            <w:tcBorders>
              <w:top w:val="nil"/>
              <w:left w:val="single" w:color="000000" w:sz="18" w:space="0"/>
              <w:bottom w:val="nil"/>
              <w:right w:val="single" w:color="000000" w:sz="18" w:space="0"/>
            </w:tcBorders>
            <w:shd w:val="clear" w:color="auto" w:fill="FFFFFF"/>
          </w:tcPr>
          <w:p w14:paraId="62445D02">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Total</w:t>
            </w:r>
          </w:p>
        </w:tc>
        <w:tc>
          <w:tcPr>
            <w:tcW w:w="786" w:type="dxa"/>
            <w:tcBorders>
              <w:top w:val="nil"/>
              <w:left w:val="single" w:color="000000" w:sz="18" w:space="0"/>
              <w:bottom w:val="nil"/>
              <w:right w:val="single" w:color="000000" w:sz="8" w:space="0"/>
            </w:tcBorders>
            <w:shd w:val="clear" w:color="auto" w:fill="FFFFFF"/>
            <w:vAlign w:val="center"/>
          </w:tcPr>
          <w:p w14:paraId="73B0F4B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786" w:type="dxa"/>
            <w:tcBorders>
              <w:top w:val="nil"/>
              <w:left w:val="single" w:color="000000" w:sz="8" w:space="0"/>
              <w:bottom w:val="nil"/>
              <w:right w:val="single" w:color="000000" w:sz="8" w:space="0"/>
            </w:tcBorders>
            <w:shd w:val="clear" w:color="auto" w:fill="FFFFFF"/>
            <w:vAlign w:val="center"/>
          </w:tcPr>
          <w:p w14:paraId="66A9B66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12</w:t>
            </w:r>
          </w:p>
        </w:tc>
        <w:tc>
          <w:tcPr>
            <w:tcW w:w="834" w:type="dxa"/>
            <w:tcBorders>
              <w:top w:val="nil"/>
              <w:left w:val="single" w:color="000000" w:sz="8" w:space="0"/>
              <w:bottom w:val="nil"/>
              <w:right w:val="single" w:color="000000" w:sz="8" w:space="0"/>
            </w:tcBorders>
            <w:shd w:val="clear" w:color="auto" w:fill="FFFFFF"/>
            <w:vAlign w:val="center"/>
          </w:tcPr>
          <w:p w14:paraId="17C83D4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8</w:t>
            </w:r>
          </w:p>
        </w:tc>
        <w:tc>
          <w:tcPr>
            <w:tcW w:w="858" w:type="dxa"/>
            <w:tcBorders>
              <w:top w:val="nil"/>
              <w:left w:val="single" w:color="000000" w:sz="8" w:space="0"/>
              <w:bottom w:val="nil"/>
              <w:right w:val="single" w:color="000000" w:sz="8" w:space="0"/>
            </w:tcBorders>
            <w:shd w:val="clear" w:color="auto" w:fill="FFFFFF"/>
            <w:vAlign w:val="center"/>
          </w:tcPr>
          <w:p w14:paraId="77E2AF4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20</w:t>
            </w:r>
          </w:p>
        </w:tc>
        <w:tc>
          <w:tcPr>
            <w:tcW w:w="787" w:type="dxa"/>
            <w:tcBorders>
              <w:top w:val="nil"/>
              <w:left w:val="single" w:color="000000" w:sz="8" w:space="0"/>
              <w:bottom w:val="nil"/>
              <w:right w:val="single" w:color="000000" w:sz="8" w:space="0"/>
            </w:tcBorders>
            <w:shd w:val="clear" w:color="auto" w:fill="FFFFFF"/>
            <w:vAlign w:val="center"/>
          </w:tcPr>
          <w:p w14:paraId="4E6BB16D">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467</w:t>
            </w:r>
          </w:p>
        </w:tc>
        <w:tc>
          <w:tcPr>
            <w:tcW w:w="787" w:type="dxa"/>
            <w:tcBorders>
              <w:top w:val="nil"/>
              <w:left w:val="single" w:color="000000" w:sz="8" w:space="0"/>
              <w:bottom w:val="nil"/>
              <w:right w:val="single" w:color="000000" w:sz="8" w:space="0"/>
            </w:tcBorders>
            <w:shd w:val="clear" w:color="auto" w:fill="FFFFFF"/>
            <w:vAlign w:val="center"/>
          </w:tcPr>
          <w:p w14:paraId="1482931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12.29</w:t>
            </w:r>
          </w:p>
        </w:tc>
        <w:tc>
          <w:tcPr>
            <w:tcW w:w="835" w:type="dxa"/>
            <w:tcBorders>
              <w:top w:val="nil"/>
              <w:left w:val="single" w:color="000000" w:sz="8" w:space="0"/>
              <w:bottom w:val="nil"/>
              <w:right w:val="single" w:color="000000" w:sz="8" w:space="0"/>
            </w:tcBorders>
            <w:shd w:val="clear" w:color="auto" w:fill="FFFFFF"/>
            <w:vAlign w:val="center"/>
          </w:tcPr>
          <w:p w14:paraId="7050BF4D">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.595</w:t>
            </w:r>
          </w:p>
        </w:tc>
        <w:tc>
          <w:tcPr>
            <w:tcW w:w="976" w:type="dxa"/>
            <w:tcBorders>
              <w:top w:val="nil"/>
              <w:left w:val="single" w:color="000000" w:sz="8" w:space="0"/>
              <w:bottom w:val="nil"/>
              <w:right w:val="single" w:color="000000" w:sz="8" w:space="0"/>
            </w:tcBorders>
            <w:shd w:val="clear" w:color="auto" w:fill="FFFFFF"/>
            <w:vAlign w:val="center"/>
          </w:tcPr>
          <w:p w14:paraId="64C7DBC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3.668</w:t>
            </w:r>
          </w:p>
        </w:tc>
        <w:tc>
          <w:tcPr>
            <w:tcW w:w="730" w:type="dxa"/>
            <w:tcBorders>
              <w:top w:val="nil"/>
              <w:left w:val="single" w:color="000000" w:sz="8" w:space="0"/>
              <w:bottom w:val="nil"/>
              <w:right w:val="single" w:color="000000" w:sz="18" w:space="0"/>
            </w:tcBorders>
            <w:shd w:val="clear" w:color="auto" w:fill="FFFFFF"/>
            <w:vAlign w:val="center"/>
          </w:tcPr>
          <w:p w14:paraId="6247C71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13.454</w:t>
            </w:r>
          </w:p>
        </w:tc>
      </w:tr>
      <w:tr w14:paraId="62EA02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9" w:type="dxa"/>
          <w:cantSplit/>
          <w:trHeight w:val="264" w:hRule="atLeast"/>
        </w:trPr>
        <w:tc>
          <w:tcPr>
            <w:tcW w:w="1323" w:type="dxa"/>
            <w:tcBorders>
              <w:top w:val="nil"/>
              <w:left w:val="single" w:color="000000" w:sz="18" w:space="0"/>
              <w:bottom w:val="single" w:color="000000" w:sz="18" w:space="0"/>
              <w:right w:val="single" w:color="000000" w:sz="18" w:space="0"/>
            </w:tcBorders>
            <w:shd w:val="clear" w:color="auto" w:fill="FFFFFF"/>
          </w:tcPr>
          <w:p w14:paraId="0894C055">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Valid N (listwise)</w:t>
            </w:r>
          </w:p>
        </w:tc>
        <w:tc>
          <w:tcPr>
            <w:tcW w:w="786" w:type="dxa"/>
            <w:tcBorders>
              <w:top w:val="nil"/>
              <w:left w:val="single" w:color="000000" w:sz="18" w:space="0"/>
              <w:bottom w:val="single" w:color="000000" w:sz="18" w:space="0"/>
              <w:right w:val="single" w:color="000000" w:sz="8" w:space="0"/>
            </w:tcBorders>
            <w:shd w:val="clear" w:color="auto" w:fill="FFFFFF"/>
            <w:vAlign w:val="center"/>
          </w:tcPr>
          <w:p w14:paraId="4DA32E1B">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786" w:type="dxa"/>
            <w:tcBorders>
              <w:top w:val="nil"/>
              <w:left w:val="single" w:color="000000" w:sz="8" w:space="0"/>
              <w:bottom w:val="single" w:color="000000" w:sz="18" w:space="0"/>
              <w:right w:val="single" w:color="000000" w:sz="8" w:space="0"/>
            </w:tcBorders>
            <w:shd w:val="clear" w:color="auto" w:fill="FFFFFF"/>
            <w:vAlign w:val="center"/>
          </w:tcPr>
          <w:p w14:paraId="082CA89D">
            <w:pPr>
              <w:autoSpaceDE w:val="0"/>
              <w:autoSpaceDN w:val="0"/>
              <w:adjustRightInd w:val="0"/>
              <w:rPr>
                <w:rFonts w:ascii="Times New Roman" w:hAnsi="Times New Roman" w:eastAsia="Calibri"/>
                <w:sz w:val="20"/>
                <w:szCs w:val="20"/>
                <w:lang w:val="en-US"/>
              </w:rPr>
            </w:pPr>
          </w:p>
        </w:tc>
        <w:tc>
          <w:tcPr>
            <w:tcW w:w="834" w:type="dxa"/>
            <w:tcBorders>
              <w:top w:val="nil"/>
              <w:left w:val="single" w:color="000000" w:sz="8" w:space="0"/>
              <w:bottom w:val="single" w:color="000000" w:sz="18" w:space="0"/>
              <w:right w:val="single" w:color="000000" w:sz="8" w:space="0"/>
            </w:tcBorders>
            <w:shd w:val="clear" w:color="auto" w:fill="FFFFFF"/>
            <w:vAlign w:val="center"/>
          </w:tcPr>
          <w:p w14:paraId="344D4A9B">
            <w:pPr>
              <w:autoSpaceDE w:val="0"/>
              <w:autoSpaceDN w:val="0"/>
              <w:adjustRightInd w:val="0"/>
              <w:rPr>
                <w:rFonts w:ascii="Times New Roman" w:hAnsi="Times New Roman" w:eastAsia="Calibri"/>
                <w:sz w:val="20"/>
                <w:szCs w:val="20"/>
                <w:lang w:val="en-US"/>
              </w:rPr>
            </w:pPr>
          </w:p>
        </w:tc>
        <w:tc>
          <w:tcPr>
            <w:tcW w:w="858" w:type="dxa"/>
            <w:tcBorders>
              <w:top w:val="nil"/>
              <w:left w:val="single" w:color="000000" w:sz="8" w:space="0"/>
              <w:bottom w:val="single" w:color="000000" w:sz="18" w:space="0"/>
              <w:right w:val="single" w:color="000000" w:sz="8" w:space="0"/>
            </w:tcBorders>
            <w:shd w:val="clear" w:color="auto" w:fill="FFFFFF"/>
            <w:vAlign w:val="center"/>
          </w:tcPr>
          <w:p w14:paraId="1433DF4C">
            <w:pPr>
              <w:autoSpaceDE w:val="0"/>
              <w:autoSpaceDN w:val="0"/>
              <w:adjustRightInd w:val="0"/>
              <w:rPr>
                <w:rFonts w:ascii="Times New Roman" w:hAnsi="Times New Roman" w:eastAsia="Calibri"/>
                <w:sz w:val="20"/>
                <w:szCs w:val="20"/>
                <w:lang w:val="en-US"/>
              </w:rPr>
            </w:pPr>
          </w:p>
        </w:tc>
        <w:tc>
          <w:tcPr>
            <w:tcW w:w="787" w:type="dxa"/>
            <w:tcBorders>
              <w:top w:val="nil"/>
              <w:left w:val="single" w:color="000000" w:sz="8" w:space="0"/>
              <w:bottom w:val="single" w:color="000000" w:sz="18" w:space="0"/>
              <w:right w:val="single" w:color="000000" w:sz="8" w:space="0"/>
            </w:tcBorders>
            <w:shd w:val="clear" w:color="auto" w:fill="FFFFFF"/>
            <w:vAlign w:val="center"/>
          </w:tcPr>
          <w:p w14:paraId="250A28EC">
            <w:pPr>
              <w:autoSpaceDE w:val="0"/>
              <w:autoSpaceDN w:val="0"/>
              <w:adjustRightInd w:val="0"/>
              <w:rPr>
                <w:rFonts w:ascii="Times New Roman" w:hAnsi="Times New Roman" w:eastAsia="Calibri"/>
                <w:sz w:val="20"/>
                <w:szCs w:val="20"/>
                <w:lang w:val="en-US"/>
              </w:rPr>
            </w:pPr>
          </w:p>
        </w:tc>
        <w:tc>
          <w:tcPr>
            <w:tcW w:w="787" w:type="dxa"/>
            <w:tcBorders>
              <w:top w:val="nil"/>
              <w:left w:val="single" w:color="000000" w:sz="8" w:space="0"/>
              <w:bottom w:val="single" w:color="000000" w:sz="18" w:space="0"/>
              <w:right w:val="single" w:color="000000" w:sz="8" w:space="0"/>
            </w:tcBorders>
            <w:shd w:val="clear" w:color="auto" w:fill="FFFFFF"/>
            <w:vAlign w:val="center"/>
          </w:tcPr>
          <w:p w14:paraId="11D0B610">
            <w:pPr>
              <w:autoSpaceDE w:val="0"/>
              <w:autoSpaceDN w:val="0"/>
              <w:adjustRightInd w:val="0"/>
              <w:rPr>
                <w:rFonts w:ascii="Times New Roman" w:hAnsi="Times New Roman" w:eastAsia="Calibri"/>
                <w:sz w:val="20"/>
                <w:szCs w:val="20"/>
                <w:lang w:val="en-US"/>
              </w:rPr>
            </w:pPr>
          </w:p>
        </w:tc>
        <w:tc>
          <w:tcPr>
            <w:tcW w:w="835" w:type="dxa"/>
            <w:tcBorders>
              <w:top w:val="nil"/>
              <w:left w:val="single" w:color="000000" w:sz="8" w:space="0"/>
              <w:bottom w:val="single" w:color="000000" w:sz="18" w:space="0"/>
              <w:right w:val="single" w:color="000000" w:sz="8" w:space="0"/>
            </w:tcBorders>
            <w:shd w:val="clear" w:color="auto" w:fill="FFFFFF"/>
            <w:vAlign w:val="center"/>
          </w:tcPr>
          <w:p w14:paraId="0EE52C80">
            <w:pPr>
              <w:autoSpaceDE w:val="0"/>
              <w:autoSpaceDN w:val="0"/>
              <w:adjustRightInd w:val="0"/>
              <w:rPr>
                <w:rFonts w:ascii="Times New Roman" w:hAnsi="Times New Roman" w:eastAsia="Calibri"/>
                <w:sz w:val="20"/>
                <w:szCs w:val="20"/>
                <w:lang w:val="en-US"/>
              </w:rPr>
            </w:pPr>
          </w:p>
        </w:tc>
        <w:tc>
          <w:tcPr>
            <w:tcW w:w="976" w:type="dxa"/>
            <w:tcBorders>
              <w:top w:val="nil"/>
              <w:left w:val="single" w:color="000000" w:sz="8" w:space="0"/>
              <w:bottom w:val="single" w:color="000000" w:sz="18" w:space="0"/>
              <w:right w:val="single" w:color="000000" w:sz="8" w:space="0"/>
            </w:tcBorders>
            <w:shd w:val="clear" w:color="auto" w:fill="FFFFFF"/>
            <w:vAlign w:val="center"/>
          </w:tcPr>
          <w:p w14:paraId="08E8F62E">
            <w:pPr>
              <w:autoSpaceDE w:val="0"/>
              <w:autoSpaceDN w:val="0"/>
              <w:adjustRightInd w:val="0"/>
              <w:rPr>
                <w:rFonts w:ascii="Times New Roman" w:hAnsi="Times New Roman" w:eastAsia="Calibri"/>
                <w:sz w:val="20"/>
                <w:szCs w:val="20"/>
                <w:lang w:val="en-US"/>
              </w:rPr>
            </w:pPr>
          </w:p>
        </w:tc>
        <w:tc>
          <w:tcPr>
            <w:tcW w:w="730" w:type="dxa"/>
            <w:tcBorders>
              <w:top w:val="nil"/>
              <w:left w:val="single" w:color="000000" w:sz="8" w:space="0"/>
              <w:bottom w:val="single" w:color="000000" w:sz="18" w:space="0"/>
              <w:right w:val="single" w:color="000000" w:sz="18" w:space="0"/>
            </w:tcBorders>
            <w:shd w:val="clear" w:color="auto" w:fill="FFFFFF"/>
            <w:vAlign w:val="center"/>
          </w:tcPr>
          <w:p w14:paraId="6C3907B8">
            <w:pPr>
              <w:autoSpaceDE w:val="0"/>
              <w:autoSpaceDN w:val="0"/>
              <w:adjustRightInd w:val="0"/>
              <w:rPr>
                <w:rFonts w:ascii="Times New Roman" w:hAnsi="Times New Roman" w:eastAsia="Calibri"/>
                <w:sz w:val="20"/>
                <w:szCs w:val="20"/>
                <w:lang w:val="en-US"/>
              </w:rPr>
            </w:pPr>
          </w:p>
        </w:tc>
      </w:tr>
    </w:tbl>
    <w:p w14:paraId="2CC744CC">
      <w:pPr>
        <w:spacing w:after="20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 xml:space="preserve"> Based on the computation of students’ speaking scores, it is found that the total mean scores are 12.28,   the total scores of deviant standards are 3.668.  Meanwhile the total scores of variances are 13.454 with the maximum scores is 20 and the lowest is 8.</w:t>
      </w:r>
    </w:p>
    <w:p w14:paraId="0DE9172F">
      <w:pPr>
        <w:spacing w:after="200" w:line="480" w:lineRule="auto"/>
        <w:contextualSpacing/>
        <w:jc w:val="both"/>
        <w:rPr>
          <w:rFonts w:ascii="Times New Roman" w:hAnsi="Times New Roman" w:eastAsia="Calibri"/>
          <w:b/>
          <w:sz w:val="24"/>
          <w:szCs w:val="24"/>
          <w:lang w:val="en-US"/>
        </w:rPr>
      </w:pPr>
      <w:r>
        <w:rPr>
          <w:rFonts w:ascii="Times New Roman" w:hAnsi="Times New Roman" w:eastAsia="Calibri"/>
          <w:b/>
          <w:sz w:val="24"/>
          <w:szCs w:val="24"/>
          <w:lang w:val="en-US"/>
        </w:rPr>
        <w:t>Self-Efficacy Questionnaire Result</w:t>
      </w:r>
    </w:p>
    <w:p w14:paraId="6D1E088D">
      <w:pPr>
        <w:spacing w:after="20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 xml:space="preserve"> Furthermore, based on the computation of self-efficacy scores, the total mean of self- efficacy   was 48.08,   the scores of deviant standards were 12. 678.  Meanwhile the scores of variances were 160.732. It is also found that the maximum score of efficacy questionnaire is 78 and the minimum score was 32.</w:t>
      </w:r>
    </w:p>
    <w:p w14:paraId="0A354B43">
      <w:pPr>
        <w:autoSpaceDE w:val="0"/>
        <w:autoSpaceDN w:val="0"/>
        <w:adjustRightInd w:val="0"/>
        <w:spacing w:line="400" w:lineRule="atLeast"/>
        <w:rPr>
          <w:rFonts w:ascii="Times New Roman" w:hAnsi="Times New Roman" w:eastAsia="Calibri"/>
          <w:b/>
          <w:sz w:val="24"/>
          <w:szCs w:val="24"/>
          <w:lang w:val="en-US"/>
        </w:rPr>
      </w:pPr>
      <w:r>
        <w:rPr>
          <w:rFonts w:ascii="Times New Roman" w:hAnsi="Times New Roman" w:eastAsia="Calibri"/>
          <w:b/>
          <w:sz w:val="24"/>
          <w:szCs w:val="24"/>
          <w:lang w:val="en-US"/>
        </w:rPr>
        <w:t>Motivation Questionnaire Result</w:t>
      </w:r>
    </w:p>
    <w:tbl>
      <w:tblPr>
        <w:tblStyle w:val="12"/>
        <w:tblpPr w:leftFromText="180" w:rightFromText="180" w:vertAnchor="text" w:horzAnchor="margin" w:tblpY="180"/>
        <w:tblW w:w="885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076"/>
        <w:gridCol w:w="645"/>
        <w:gridCol w:w="646"/>
        <w:gridCol w:w="718"/>
        <w:gridCol w:w="431"/>
        <w:gridCol w:w="502"/>
        <w:gridCol w:w="502"/>
        <w:gridCol w:w="504"/>
        <w:gridCol w:w="862"/>
        <w:gridCol w:w="718"/>
        <w:gridCol w:w="646"/>
        <w:gridCol w:w="432"/>
        <w:gridCol w:w="646"/>
        <w:gridCol w:w="521"/>
        <w:gridCol w:w="9"/>
      </w:tblGrid>
      <w:tr w14:paraId="44CDBA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93" w:hRule="atLeast"/>
        </w:trPr>
        <w:tc>
          <w:tcPr>
            <w:tcW w:w="8858" w:type="dxa"/>
            <w:gridSpan w:val="15"/>
            <w:tcBorders>
              <w:top w:val="nil"/>
              <w:left w:val="nil"/>
              <w:bottom w:val="nil"/>
              <w:right w:val="nil"/>
            </w:tcBorders>
            <w:shd w:val="clear" w:color="auto" w:fill="FFFFFF"/>
            <w:vAlign w:val="center"/>
          </w:tcPr>
          <w:p w14:paraId="70F36745">
            <w:pPr>
              <w:autoSpaceDE w:val="0"/>
              <w:autoSpaceDN w:val="0"/>
              <w:adjustRightInd w:val="0"/>
              <w:spacing w:line="320" w:lineRule="atLeast"/>
              <w:ind w:left="60" w:right="60"/>
              <w:rPr>
                <w:rFonts w:ascii="Times New Roman" w:hAnsi="Times New Roman" w:eastAsia="Calibri"/>
                <w:bCs/>
                <w:color w:val="000000"/>
                <w:lang w:val="en-US"/>
              </w:rPr>
            </w:pPr>
            <w:r>
              <w:rPr>
                <w:rFonts w:ascii="Times New Roman" w:hAnsi="Times New Roman" w:eastAsia="Calibri"/>
                <w:bCs/>
                <w:i/>
                <w:iCs/>
                <w:color w:val="000000"/>
                <w:lang w:val="en-US"/>
              </w:rPr>
              <w:t>Table 6.</w:t>
            </w:r>
            <w:r>
              <w:rPr>
                <w:rFonts w:ascii="Times New Roman" w:hAnsi="Times New Roman" w:eastAsia="Calibri"/>
                <w:bCs/>
                <w:color w:val="000000"/>
                <w:lang w:val="en-US"/>
              </w:rPr>
              <w:t xml:space="preserve"> Descriptive Statistic of Motivation</w:t>
            </w:r>
          </w:p>
        </w:tc>
      </w:tr>
      <w:tr w14:paraId="2810CA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9" w:type="dxa"/>
          <w:cantSplit/>
          <w:trHeight w:val="194" w:hRule="atLeast"/>
        </w:trPr>
        <w:tc>
          <w:tcPr>
            <w:tcW w:w="1076" w:type="dxa"/>
            <w:vMerge w:val="restart"/>
            <w:tcBorders>
              <w:top w:val="single" w:color="000000" w:sz="18" w:space="0"/>
              <w:left w:val="single" w:color="000000" w:sz="18" w:space="0"/>
              <w:bottom w:val="nil"/>
              <w:right w:val="single" w:color="000000" w:sz="18" w:space="0"/>
            </w:tcBorders>
            <w:shd w:val="clear" w:color="auto" w:fill="FFFFFF"/>
            <w:vAlign w:val="bottom"/>
          </w:tcPr>
          <w:p w14:paraId="23832FBF">
            <w:pPr>
              <w:autoSpaceDE w:val="0"/>
              <w:autoSpaceDN w:val="0"/>
              <w:adjustRightInd w:val="0"/>
              <w:rPr>
                <w:rFonts w:ascii="Times New Roman" w:hAnsi="Times New Roman" w:eastAsia="Calibri"/>
                <w:sz w:val="20"/>
                <w:szCs w:val="20"/>
                <w:lang w:val="en-US"/>
              </w:rPr>
            </w:pPr>
          </w:p>
        </w:tc>
        <w:tc>
          <w:tcPr>
            <w:tcW w:w="645" w:type="dxa"/>
            <w:tcBorders>
              <w:top w:val="single" w:color="000000" w:sz="18" w:space="0"/>
              <w:left w:val="single" w:color="000000" w:sz="18" w:space="0"/>
              <w:bottom w:val="single" w:color="000000" w:sz="8" w:space="0"/>
              <w:right w:val="single" w:color="000000" w:sz="8" w:space="0"/>
            </w:tcBorders>
            <w:shd w:val="clear" w:color="auto" w:fill="FFFFFF"/>
            <w:vAlign w:val="bottom"/>
          </w:tcPr>
          <w:p w14:paraId="7ACB88DA">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w:t>
            </w:r>
          </w:p>
        </w:tc>
        <w:tc>
          <w:tcPr>
            <w:tcW w:w="646"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6D4E048F">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Range</w:t>
            </w:r>
          </w:p>
        </w:tc>
        <w:tc>
          <w:tcPr>
            <w:tcW w:w="718"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6511DB68">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Minimum</w:t>
            </w:r>
          </w:p>
        </w:tc>
        <w:tc>
          <w:tcPr>
            <w:tcW w:w="431"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791B0F8D">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Maximum</w:t>
            </w:r>
          </w:p>
        </w:tc>
        <w:tc>
          <w:tcPr>
            <w:tcW w:w="502"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1E308E35">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Sum</w:t>
            </w:r>
          </w:p>
        </w:tc>
        <w:tc>
          <w:tcPr>
            <w:tcW w:w="1006" w:type="dxa"/>
            <w:gridSpan w:val="2"/>
            <w:tcBorders>
              <w:top w:val="single" w:color="000000" w:sz="18" w:space="0"/>
              <w:left w:val="single" w:color="000000" w:sz="8" w:space="0"/>
              <w:bottom w:val="single" w:color="000000" w:sz="8" w:space="0"/>
              <w:right w:val="single" w:color="000000" w:sz="8" w:space="0"/>
            </w:tcBorders>
            <w:shd w:val="clear" w:color="auto" w:fill="FFFFFF"/>
            <w:vAlign w:val="bottom"/>
          </w:tcPr>
          <w:p w14:paraId="47CC5601">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Mean</w:t>
            </w:r>
          </w:p>
        </w:tc>
        <w:tc>
          <w:tcPr>
            <w:tcW w:w="862"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050C3A89">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Std. Deviation</w:t>
            </w:r>
          </w:p>
        </w:tc>
        <w:tc>
          <w:tcPr>
            <w:tcW w:w="718"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412E48E6">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Variance</w:t>
            </w:r>
          </w:p>
        </w:tc>
        <w:tc>
          <w:tcPr>
            <w:tcW w:w="1078" w:type="dxa"/>
            <w:gridSpan w:val="2"/>
            <w:tcBorders>
              <w:top w:val="single" w:color="000000" w:sz="18" w:space="0"/>
              <w:left w:val="single" w:color="000000" w:sz="8" w:space="0"/>
              <w:bottom w:val="single" w:color="000000" w:sz="8" w:space="0"/>
              <w:right w:val="single" w:color="000000" w:sz="8" w:space="0"/>
            </w:tcBorders>
            <w:shd w:val="clear" w:color="auto" w:fill="FFFFFF"/>
            <w:vAlign w:val="bottom"/>
          </w:tcPr>
          <w:p w14:paraId="27AF8310">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Skewness</w:t>
            </w:r>
          </w:p>
        </w:tc>
        <w:tc>
          <w:tcPr>
            <w:tcW w:w="1167" w:type="dxa"/>
            <w:gridSpan w:val="2"/>
            <w:tcBorders>
              <w:top w:val="single" w:color="000000" w:sz="18" w:space="0"/>
              <w:left w:val="single" w:color="000000" w:sz="8" w:space="0"/>
              <w:bottom w:val="single" w:color="000000" w:sz="8" w:space="0"/>
              <w:right w:val="single" w:color="000000" w:sz="18" w:space="0"/>
            </w:tcBorders>
            <w:shd w:val="clear" w:color="auto" w:fill="FFFFFF"/>
            <w:vAlign w:val="bottom"/>
          </w:tcPr>
          <w:p w14:paraId="1343B8AF">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Kurtosis</w:t>
            </w:r>
          </w:p>
        </w:tc>
      </w:tr>
      <w:tr w14:paraId="7F1D94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9" w:type="dxa"/>
          <w:cantSplit/>
          <w:trHeight w:val="44" w:hRule="atLeast"/>
        </w:trPr>
        <w:tc>
          <w:tcPr>
            <w:tcW w:w="1076" w:type="dxa"/>
            <w:vMerge w:val="continue"/>
            <w:tcBorders>
              <w:top w:val="single" w:color="000000" w:sz="18" w:space="0"/>
              <w:left w:val="single" w:color="000000" w:sz="18" w:space="0"/>
              <w:bottom w:val="nil"/>
              <w:right w:val="single" w:color="000000" w:sz="18" w:space="0"/>
            </w:tcBorders>
            <w:vAlign w:val="center"/>
          </w:tcPr>
          <w:p w14:paraId="2724ECBB">
            <w:pPr>
              <w:rPr>
                <w:rFonts w:ascii="Times New Roman" w:hAnsi="Times New Roman" w:eastAsia="Calibri"/>
                <w:sz w:val="20"/>
                <w:szCs w:val="20"/>
                <w:lang w:val="en-US"/>
              </w:rPr>
            </w:pPr>
          </w:p>
        </w:tc>
        <w:tc>
          <w:tcPr>
            <w:tcW w:w="645" w:type="dxa"/>
            <w:tcBorders>
              <w:top w:val="single" w:color="000000" w:sz="8" w:space="0"/>
              <w:left w:val="single" w:color="000000" w:sz="18" w:space="0"/>
              <w:bottom w:val="single" w:color="000000" w:sz="18" w:space="0"/>
              <w:right w:val="single" w:color="000000" w:sz="8" w:space="0"/>
            </w:tcBorders>
            <w:shd w:val="clear" w:color="auto" w:fill="FFFFFF"/>
            <w:vAlign w:val="bottom"/>
          </w:tcPr>
          <w:p w14:paraId="4E9A93C1">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646"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1B233A71">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718"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3185C709">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431"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743170C5">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502"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27C020DE">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502"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10B99C53">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504"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3BAECE0E">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Std. Error</w:t>
            </w:r>
          </w:p>
        </w:tc>
        <w:tc>
          <w:tcPr>
            <w:tcW w:w="862"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3C23C7E0">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718"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43B7BF95">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646"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7B3D7D7C">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432"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0103ED65">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Std. Error</w:t>
            </w:r>
          </w:p>
        </w:tc>
        <w:tc>
          <w:tcPr>
            <w:tcW w:w="646"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0EB6EC2C">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521" w:type="dxa"/>
            <w:tcBorders>
              <w:top w:val="single" w:color="000000" w:sz="8" w:space="0"/>
              <w:left w:val="single" w:color="000000" w:sz="8" w:space="0"/>
              <w:bottom w:val="single" w:color="000000" w:sz="18" w:space="0"/>
              <w:right w:val="single" w:color="000000" w:sz="18" w:space="0"/>
            </w:tcBorders>
            <w:shd w:val="clear" w:color="auto" w:fill="FFFFFF"/>
            <w:vAlign w:val="bottom"/>
          </w:tcPr>
          <w:p w14:paraId="1A8F1B78">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Std. Error</w:t>
            </w:r>
          </w:p>
        </w:tc>
      </w:tr>
      <w:tr w14:paraId="402E8E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9" w:type="dxa"/>
          <w:cantSplit/>
          <w:trHeight w:val="490" w:hRule="atLeast"/>
        </w:trPr>
        <w:tc>
          <w:tcPr>
            <w:tcW w:w="1076" w:type="dxa"/>
            <w:tcBorders>
              <w:top w:val="single" w:color="000000" w:sz="18" w:space="0"/>
              <w:left w:val="single" w:color="000000" w:sz="18" w:space="0"/>
              <w:bottom w:val="nil"/>
              <w:right w:val="single" w:color="000000" w:sz="18" w:space="0"/>
            </w:tcBorders>
            <w:shd w:val="clear" w:color="auto" w:fill="FFFFFF"/>
          </w:tcPr>
          <w:p w14:paraId="2CD7337B">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The result of Motivation</w:t>
            </w:r>
          </w:p>
        </w:tc>
        <w:tc>
          <w:tcPr>
            <w:tcW w:w="645" w:type="dxa"/>
            <w:tcBorders>
              <w:top w:val="single" w:color="000000" w:sz="18" w:space="0"/>
              <w:left w:val="single" w:color="000000" w:sz="18" w:space="0"/>
              <w:bottom w:val="nil"/>
              <w:right w:val="single" w:color="000000" w:sz="8" w:space="0"/>
            </w:tcBorders>
            <w:shd w:val="clear" w:color="auto" w:fill="FFFFFF"/>
            <w:vAlign w:val="center"/>
          </w:tcPr>
          <w:p w14:paraId="56DEB54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646" w:type="dxa"/>
            <w:tcBorders>
              <w:top w:val="single" w:color="000000" w:sz="18" w:space="0"/>
              <w:left w:val="single" w:color="000000" w:sz="8" w:space="0"/>
              <w:bottom w:val="nil"/>
              <w:right w:val="single" w:color="000000" w:sz="8" w:space="0"/>
            </w:tcBorders>
            <w:shd w:val="clear" w:color="auto" w:fill="FFFFFF"/>
            <w:vAlign w:val="center"/>
          </w:tcPr>
          <w:p w14:paraId="38DE069E">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718" w:type="dxa"/>
            <w:tcBorders>
              <w:top w:val="single" w:color="000000" w:sz="18" w:space="0"/>
              <w:left w:val="single" w:color="000000" w:sz="8" w:space="0"/>
              <w:bottom w:val="nil"/>
              <w:right w:val="single" w:color="000000" w:sz="8" w:space="0"/>
            </w:tcBorders>
            <w:shd w:val="clear" w:color="auto" w:fill="FFFFFF"/>
            <w:vAlign w:val="center"/>
          </w:tcPr>
          <w:p w14:paraId="38B0A55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33</w:t>
            </w:r>
          </w:p>
        </w:tc>
        <w:tc>
          <w:tcPr>
            <w:tcW w:w="431" w:type="dxa"/>
            <w:tcBorders>
              <w:top w:val="single" w:color="000000" w:sz="18" w:space="0"/>
              <w:left w:val="single" w:color="000000" w:sz="8" w:space="0"/>
              <w:bottom w:val="nil"/>
              <w:right w:val="single" w:color="000000" w:sz="8" w:space="0"/>
            </w:tcBorders>
            <w:shd w:val="clear" w:color="auto" w:fill="FFFFFF"/>
            <w:vAlign w:val="center"/>
          </w:tcPr>
          <w:p w14:paraId="6BC4523F">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71</w:t>
            </w:r>
          </w:p>
        </w:tc>
        <w:tc>
          <w:tcPr>
            <w:tcW w:w="502" w:type="dxa"/>
            <w:tcBorders>
              <w:top w:val="single" w:color="000000" w:sz="18" w:space="0"/>
              <w:left w:val="single" w:color="000000" w:sz="8" w:space="0"/>
              <w:bottom w:val="nil"/>
              <w:right w:val="single" w:color="000000" w:sz="8" w:space="0"/>
            </w:tcBorders>
            <w:shd w:val="clear" w:color="auto" w:fill="FFFFFF"/>
            <w:vAlign w:val="center"/>
          </w:tcPr>
          <w:p w14:paraId="659431F2">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1758</w:t>
            </w:r>
          </w:p>
        </w:tc>
        <w:tc>
          <w:tcPr>
            <w:tcW w:w="502" w:type="dxa"/>
            <w:tcBorders>
              <w:top w:val="single" w:color="000000" w:sz="18" w:space="0"/>
              <w:left w:val="single" w:color="000000" w:sz="8" w:space="0"/>
              <w:bottom w:val="nil"/>
              <w:right w:val="single" w:color="000000" w:sz="8" w:space="0"/>
            </w:tcBorders>
            <w:shd w:val="clear" w:color="auto" w:fill="FFFFFF"/>
            <w:vAlign w:val="center"/>
          </w:tcPr>
          <w:p w14:paraId="014D02E2">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46.26</w:t>
            </w:r>
          </w:p>
        </w:tc>
        <w:tc>
          <w:tcPr>
            <w:tcW w:w="504" w:type="dxa"/>
            <w:tcBorders>
              <w:top w:val="single" w:color="000000" w:sz="18" w:space="0"/>
              <w:left w:val="single" w:color="000000" w:sz="8" w:space="0"/>
              <w:bottom w:val="nil"/>
              <w:right w:val="single" w:color="000000" w:sz="8" w:space="0"/>
            </w:tcBorders>
            <w:shd w:val="clear" w:color="auto" w:fill="FFFFFF"/>
            <w:vAlign w:val="center"/>
          </w:tcPr>
          <w:p w14:paraId="02745625">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2.188</w:t>
            </w:r>
          </w:p>
        </w:tc>
        <w:tc>
          <w:tcPr>
            <w:tcW w:w="862" w:type="dxa"/>
            <w:tcBorders>
              <w:top w:val="single" w:color="000000" w:sz="18" w:space="0"/>
              <w:left w:val="single" w:color="000000" w:sz="8" w:space="0"/>
              <w:bottom w:val="nil"/>
              <w:right w:val="single" w:color="000000" w:sz="8" w:space="0"/>
            </w:tcBorders>
            <w:shd w:val="clear" w:color="auto" w:fill="FFFFFF"/>
            <w:vAlign w:val="center"/>
          </w:tcPr>
          <w:p w14:paraId="44198C34">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13.486</w:t>
            </w:r>
          </w:p>
        </w:tc>
        <w:tc>
          <w:tcPr>
            <w:tcW w:w="718" w:type="dxa"/>
            <w:tcBorders>
              <w:top w:val="single" w:color="000000" w:sz="18" w:space="0"/>
              <w:left w:val="single" w:color="000000" w:sz="8" w:space="0"/>
              <w:bottom w:val="nil"/>
              <w:right w:val="single" w:color="000000" w:sz="8" w:space="0"/>
            </w:tcBorders>
            <w:shd w:val="clear" w:color="auto" w:fill="FFFFFF"/>
            <w:vAlign w:val="center"/>
          </w:tcPr>
          <w:p w14:paraId="2324862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181.875</w:t>
            </w:r>
          </w:p>
        </w:tc>
        <w:tc>
          <w:tcPr>
            <w:tcW w:w="646" w:type="dxa"/>
            <w:tcBorders>
              <w:top w:val="single" w:color="000000" w:sz="18" w:space="0"/>
              <w:left w:val="single" w:color="000000" w:sz="8" w:space="0"/>
              <w:bottom w:val="nil"/>
              <w:right w:val="single" w:color="000000" w:sz="8" w:space="0"/>
            </w:tcBorders>
            <w:shd w:val="clear" w:color="auto" w:fill="FFFFFF"/>
            <w:vAlign w:val="center"/>
          </w:tcPr>
          <w:p w14:paraId="4B3BA743">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.909</w:t>
            </w:r>
          </w:p>
        </w:tc>
        <w:tc>
          <w:tcPr>
            <w:tcW w:w="432" w:type="dxa"/>
            <w:tcBorders>
              <w:top w:val="single" w:color="000000" w:sz="18" w:space="0"/>
              <w:left w:val="single" w:color="000000" w:sz="8" w:space="0"/>
              <w:bottom w:val="nil"/>
              <w:right w:val="single" w:color="000000" w:sz="8" w:space="0"/>
            </w:tcBorders>
            <w:shd w:val="clear" w:color="auto" w:fill="FFFFFF"/>
            <w:vAlign w:val="center"/>
          </w:tcPr>
          <w:p w14:paraId="4A8CA36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.383</w:t>
            </w:r>
          </w:p>
        </w:tc>
        <w:tc>
          <w:tcPr>
            <w:tcW w:w="646" w:type="dxa"/>
            <w:tcBorders>
              <w:top w:val="single" w:color="000000" w:sz="18" w:space="0"/>
              <w:left w:val="single" w:color="000000" w:sz="8" w:space="0"/>
              <w:bottom w:val="nil"/>
              <w:right w:val="single" w:color="000000" w:sz="8" w:space="0"/>
            </w:tcBorders>
            <w:shd w:val="clear" w:color="auto" w:fill="FFFFFF"/>
            <w:vAlign w:val="center"/>
          </w:tcPr>
          <w:p w14:paraId="1065C678">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-1.009</w:t>
            </w:r>
          </w:p>
        </w:tc>
        <w:tc>
          <w:tcPr>
            <w:tcW w:w="521" w:type="dxa"/>
            <w:tcBorders>
              <w:top w:val="single" w:color="000000" w:sz="18" w:space="0"/>
              <w:left w:val="single" w:color="000000" w:sz="8" w:space="0"/>
              <w:bottom w:val="nil"/>
              <w:right w:val="single" w:color="000000" w:sz="18" w:space="0"/>
            </w:tcBorders>
            <w:shd w:val="clear" w:color="auto" w:fill="FFFFFF"/>
            <w:vAlign w:val="center"/>
          </w:tcPr>
          <w:p w14:paraId="2B7B9C7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.750</w:t>
            </w:r>
          </w:p>
        </w:tc>
      </w:tr>
      <w:tr w14:paraId="483290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9" w:type="dxa"/>
          <w:cantSplit/>
          <w:trHeight w:val="574" w:hRule="atLeast"/>
        </w:trPr>
        <w:tc>
          <w:tcPr>
            <w:tcW w:w="1076" w:type="dxa"/>
            <w:tcBorders>
              <w:top w:val="nil"/>
              <w:left w:val="single" w:color="000000" w:sz="18" w:space="0"/>
              <w:bottom w:val="single" w:color="000000" w:sz="18" w:space="0"/>
              <w:right w:val="single" w:color="000000" w:sz="18" w:space="0"/>
            </w:tcBorders>
            <w:shd w:val="clear" w:color="auto" w:fill="FFFFFF"/>
          </w:tcPr>
          <w:p w14:paraId="5513DAE1">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Valid N (listwise)</w:t>
            </w:r>
          </w:p>
        </w:tc>
        <w:tc>
          <w:tcPr>
            <w:tcW w:w="645" w:type="dxa"/>
            <w:tcBorders>
              <w:top w:val="nil"/>
              <w:left w:val="single" w:color="000000" w:sz="18" w:space="0"/>
              <w:bottom w:val="single" w:color="000000" w:sz="18" w:space="0"/>
              <w:right w:val="single" w:color="000000" w:sz="8" w:space="0"/>
            </w:tcBorders>
            <w:shd w:val="clear" w:color="auto" w:fill="FFFFFF"/>
            <w:vAlign w:val="center"/>
          </w:tcPr>
          <w:p w14:paraId="75C0DB54">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646" w:type="dxa"/>
            <w:tcBorders>
              <w:top w:val="nil"/>
              <w:left w:val="single" w:color="000000" w:sz="8" w:space="0"/>
              <w:bottom w:val="single" w:color="000000" w:sz="18" w:space="0"/>
              <w:right w:val="single" w:color="000000" w:sz="8" w:space="0"/>
            </w:tcBorders>
            <w:shd w:val="clear" w:color="auto" w:fill="FFFFFF"/>
            <w:vAlign w:val="center"/>
          </w:tcPr>
          <w:p w14:paraId="02AB0D72">
            <w:pPr>
              <w:autoSpaceDE w:val="0"/>
              <w:autoSpaceDN w:val="0"/>
              <w:adjustRightInd w:val="0"/>
              <w:rPr>
                <w:rFonts w:ascii="Times New Roman" w:hAnsi="Times New Roman" w:eastAsia="Calibri"/>
                <w:sz w:val="20"/>
                <w:szCs w:val="20"/>
                <w:lang w:val="en-US"/>
              </w:rPr>
            </w:pPr>
          </w:p>
        </w:tc>
        <w:tc>
          <w:tcPr>
            <w:tcW w:w="718" w:type="dxa"/>
            <w:tcBorders>
              <w:top w:val="nil"/>
              <w:left w:val="single" w:color="000000" w:sz="8" w:space="0"/>
              <w:bottom w:val="single" w:color="000000" w:sz="18" w:space="0"/>
              <w:right w:val="single" w:color="000000" w:sz="8" w:space="0"/>
            </w:tcBorders>
            <w:shd w:val="clear" w:color="auto" w:fill="FFFFFF"/>
            <w:vAlign w:val="center"/>
          </w:tcPr>
          <w:p w14:paraId="772F7F7D">
            <w:pPr>
              <w:autoSpaceDE w:val="0"/>
              <w:autoSpaceDN w:val="0"/>
              <w:adjustRightInd w:val="0"/>
              <w:rPr>
                <w:rFonts w:ascii="Times New Roman" w:hAnsi="Times New Roman" w:eastAsia="Calibri"/>
                <w:sz w:val="20"/>
                <w:szCs w:val="20"/>
                <w:lang w:val="en-US"/>
              </w:rPr>
            </w:pPr>
          </w:p>
        </w:tc>
        <w:tc>
          <w:tcPr>
            <w:tcW w:w="431" w:type="dxa"/>
            <w:tcBorders>
              <w:top w:val="nil"/>
              <w:left w:val="single" w:color="000000" w:sz="8" w:space="0"/>
              <w:bottom w:val="single" w:color="000000" w:sz="18" w:space="0"/>
              <w:right w:val="single" w:color="000000" w:sz="8" w:space="0"/>
            </w:tcBorders>
            <w:shd w:val="clear" w:color="auto" w:fill="FFFFFF"/>
            <w:vAlign w:val="center"/>
          </w:tcPr>
          <w:p w14:paraId="743ADDA3">
            <w:pPr>
              <w:autoSpaceDE w:val="0"/>
              <w:autoSpaceDN w:val="0"/>
              <w:adjustRightInd w:val="0"/>
              <w:rPr>
                <w:rFonts w:ascii="Times New Roman" w:hAnsi="Times New Roman" w:eastAsia="Calibri"/>
                <w:sz w:val="20"/>
                <w:szCs w:val="20"/>
                <w:lang w:val="en-US"/>
              </w:rPr>
            </w:pPr>
          </w:p>
        </w:tc>
        <w:tc>
          <w:tcPr>
            <w:tcW w:w="502" w:type="dxa"/>
            <w:tcBorders>
              <w:top w:val="nil"/>
              <w:left w:val="single" w:color="000000" w:sz="8" w:space="0"/>
              <w:bottom w:val="single" w:color="000000" w:sz="18" w:space="0"/>
              <w:right w:val="single" w:color="000000" w:sz="8" w:space="0"/>
            </w:tcBorders>
            <w:shd w:val="clear" w:color="auto" w:fill="FFFFFF"/>
            <w:vAlign w:val="center"/>
          </w:tcPr>
          <w:p w14:paraId="1155B778">
            <w:pPr>
              <w:autoSpaceDE w:val="0"/>
              <w:autoSpaceDN w:val="0"/>
              <w:adjustRightInd w:val="0"/>
              <w:rPr>
                <w:rFonts w:ascii="Times New Roman" w:hAnsi="Times New Roman" w:eastAsia="Calibri"/>
                <w:sz w:val="20"/>
                <w:szCs w:val="20"/>
                <w:lang w:val="en-US"/>
              </w:rPr>
            </w:pPr>
          </w:p>
        </w:tc>
        <w:tc>
          <w:tcPr>
            <w:tcW w:w="502" w:type="dxa"/>
            <w:tcBorders>
              <w:top w:val="nil"/>
              <w:left w:val="single" w:color="000000" w:sz="8" w:space="0"/>
              <w:bottom w:val="single" w:color="000000" w:sz="18" w:space="0"/>
              <w:right w:val="single" w:color="000000" w:sz="8" w:space="0"/>
            </w:tcBorders>
            <w:shd w:val="clear" w:color="auto" w:fill="FFFFFF"/>
            <w:vAlign w:val="center"/>
          </w:tcPr>
          <w:p w14:paraId="206C36CF">
            <w:pPr>
              <w:autoSpaceDE w:val="0"/>
              <w:autoSpaceDN w:val="0"/>
              <w:adjustRightInd w:val="0"/>
              <w:rPr>
                <w:rFonts w:ascii="Times New Roman" w:hAnsi="Times New Roman" w:eastAsia="Calibri"/>
                <w:sz w:val="20"/>
                <w:szCs w:val="20"/>
                <w:lang w:val="en-US"/>
              </w:rPr>
            </w:pPr>
          </w:p>
        </w:tc>
        <w:tc>
          <w:tcPr>
            <w:tcW w:w="504" w:type="dxa"/>
            <w:tcBorders>
              <w:top w:val="nil"/>
              <w:left w:val="single" w:color="000000" w:sz="8" w:space="0"/>
              <w:bottom w:val="single" w:color="000000" w:sz="18" w:space="0"/>
              <w:right w:val="single" w:color="000000" w:sz="8" w:space="0"/>
            </w:tcBorders>
            <w:shd w:val="clear" w:color="auto" w:fill="FFFFFF"/>
            <w:vAlign w:val="center"/>
          </w:tcPr>
          <w:p w14:paraId="727F7039">
            <w:pPr>
              <w:autoSpaceDE w:val="0"/>
              <w:autoSpaceDN w:val="0"/>
              <w:adjustRightInd w:val="0"/>
              <w:rPr>
                <w:rFonts w:ascii="Times New Roman" w:hAnsi="Times New Roman" w:eastAsia="Calibri"/>
                <w:sz w:val="20"/>
                <w:szCs w:val="20"/>
                <w:lang w:val="en-US"/>
              </w:rPr>
            </w:pPr>
          </w:p>
        </w:tc>
        <w:tc>
          <w:tcPr>
            <w:tcW w:w="862" w:type="dxa"/>
            <w:tcBorders>
              <w:top w:val="nil"/>
              <w:left w:val="single" w:color="000000" w:sz="8" w:space="0"/>
              <w:bottom w:val="single" w:color="000000" w:sz="18" w:space="0"/>
              <w:right w:val="single" w:color="000000" w:sz="8" w:space="0"/>
            </w:tcBorders>
            <w:shd w:val="clear" w:color="auto" w:fill="FFFFFF"/>
            <w:vAlign w:val="center"/>
          </w:tcPr>
          <w:p w14:paraId="1E01306C">
            <w:pPr>
              <w:autoSpaceDE w:val="0"/>
              <w:autoSpaceDN w:val="0"/>
              <w:adjustRightInd w:val="0"/>
              <w:rPr>
                <w:rFonts w:ascii="Times New Roman" w:hAnsi="Times New Roman" w:eastAsia="Calibri"/>
                <w:sz w:val="20"/>
                <w:szCs w:val="20"/>
                <w:lang w:val="en-US"/>
              </w:rPr>
            </w:pPr>
          </w:p>
        </w:tc>
        <w:tc>
          <w:tcPr>
            <w:tcW w:w="718" w:type="dxa"/>
            <w:tcBorders>
              <w:top w:val="nil"/>
              <w:left w:val="single" w:color="000000" w:sz="8" w:space="0"/>
              <w:bottom w:val="single" w:color="000000" w:sz="18" w:space="0"/>
              <w:right w:val="single" w:color="000000" w:sz="8" w:space="0"/>
            </w:tcBorders>
            <w:shd w:val="clear" w:color="auto" w:fill="FFFFFF"/>
            <w:vAlign w:val="center"/>
          </w:tcPr>
          <w:p w14:paraId="2EAB6080">
            <w:pPr>
              <w:autoSpaceDE w:val="0"/>
              <w:autoSpaceDN w:val="0"/>
              <w:adjustRightInd w:val="0"/>
              <w:rPr>
                <w:rFonts w:ascii="Times New Roman" w:hAnsi="Times New Roman" w:eastAsia="Calibri"/>
                <w:sz w:val="20"/>
                <w:szCs w:val="20"/>
                <w:lang w:val="en-US"/>
              </w:rPr>
            </w:pPr>
          </w:p>
        </w:tc>
        <w:tc>
          <w:tcPr>
            <w:tcW w:w="646" w:type="dxa"/>
            <w:tcBorders>
              <w:top w:val="nil"/>
              <w:left w:val="single" w:color="000000" w:sz="8" w:space="0"/>
              <w:bottom w:val="single" w:color="000000" w:sz="18" w:space="0"/>
              <w:right w:val="single" w:color="000000" w:sz="8" w:space="0"/>
            </w:tcBorders>
            <w:shd w:val="clear" w:color="auto" w:fill="FFFFFF"/>
            <w:vAlign w:val="center"/>
          </w:tcPr>
          <w:p w14:paraId="7FA1C9FD">
            <w:pPr>
              <w:autoSpaceDE w:val="0"/>
              <w:autoSpaceDN w:val="0"/>
              <w:adjustRightInd w:val="0"/>
              <w:rPr>
                <w:rFonts w:ascii="Times New Roman" w:hAnsi="Times New Roman" w:eastAsia="Calibri"/>
                <w:sz w:val="20"/>
                <w:szCs w:val="20"/>
                <w:lang w:val="en-US"/>
              </w:rPr>
            </w:pPr>
          </w:p>
        </w:tc>
        <w:tc>
          <w:tcPr>
            <w:tcW w:w="432" w:type="dxa"/>
            <w:tcBorders>
              <w:top w:val="nil"/>
              <w:left w:val="single" w:color="000000" w:sz="8" w:space="0"/>
              <w:bottom w:val="single" w:color="000000" w:sz="18" w:space="0"/>
              <w:right w:val="single" w:color="000000" w:sz="8" w:space="0"/>
            </w:tcBorders>
            <w:shd w:val="clear" w:color="auto" w:fill="FFFFFF"/>
            <w:vAlign w:val="center"/>
          </w:tcPr>
          <w:p w14:paraId="7CCEF7A7">
            <w:pPr>
              <w:autoSpaceDE w:val="0"/>
              <w:autoSpaceDN w:val="0"/>
              <w:adjustRightInd w:val="0"/>
              <w:rPr>
                <w:rFonts w:ascii="Times New Roman" w:hAnsi="Times New Roman" w:eastAsia="Calibri"/>
                <w:sz w:val="20"/>
                <w:szCs w:val="20"/>
                <w:lang w:val="en-US"/>
              </w:rPr>
            </w:pPr>
          </w:p>
        </w:tc>
        <w:tc>
          <w:tcPr>
            <w:tcW w:w="646" w:type="dxa"/>
            <w:tcBorders>
              <w:top w:val="nil"/>
              <w:left w:val="single" w:color="000000" w:sz="8" w:space="0"/>
              <w:bottom w:val="single" w:color="000000" w:sz="18" w:space="0"/>
              <w:right w:val="single" w:color="000000" w:sz="8" w:space="0"/>
            </w:tcBorders>
            <w:shd w:val="clear" w:color="auto" w:fill="FFFFFF"/>
            <w:vAlign w:val="center"/>
          </w:tcPr>
          <w:p w14:paraId="2AFFAE8A">
            <w:pPr>
              <w:autoSpaceDE w:val="0"/>
              <w:autoSpaceDN w:val="0"/>
              <w:adjustRightInd w:val="0"/>
              <w:rPr>
                <w:rFonts w:ascii="Times New Roman" w:hAnsi="Times New Roman" w:eastAsia="Calibri"/>
                <w:sz w:val="20"/>
                <w:szCs w:val="20"/>
                <w:lang w:val="en-US"/>
              </w:rPr>
            </w:pPr>
          </w:p>
        </w:tc>
        <w:tc>
          <w:tcPr>
            <w:tcW w:w="521" w:type="dxa"/>
            <w:tcBorders>
              <w:top w:val="nil"/>
              <w:left w:val="single" w:color="000000" w:sz="8" w:space="0"/>
              <w:bottom w:val="single" w:color="000000" w:sz="18" w:space="0"/>
              <w:right w:val="single" w:color="000000" w:sz="18" w:space="0"/>
            </w:tcBorders>
            <w:shd w:val="clear" w:color="auto" w:fill="FFFFFF"/>
            <w:vAlign w:val="center"/>
          </w:tcPr>
          <w:p w14:paraId="2DD7BB20">
            <w:pPr>
              <w:autoSpaceDE w:val="0"/>
              <w:autoSpaceDN w:val="0"/>
              <w:adjustRightInd w:val="0"/>
              <w:rPr>
                <w:rFonts w:ascii="Times New Roman" w:hAnsi="Times New Roman" w:eastAsia="Calibri"/>
                <w:sz w:val="20"/>
                <w:szCs w:val="20"/>
                <w:lang w:val="en-US"/>
              </w:rPr>
            </w:pPr>
          </w:p>
        </w:tc>
      </w:tr>
    </w:tbl>
    <w:p w14:paraId="40ADF5E1">
      <w:pPr>
        <w:autoSpaceDE w:val="0"/>
        <w:autoSpaceDN w:val="0"/>
        <w:adjustRightInd w:val="0"/>
        <w:jc w:val="both"/>
        <w:rPr>
          <w:rFonts w:ascii="Times New Roman" w:hAnsi="Times New Roman" w:eastAsia="Calibri"/>
          <w:sz w:val="24"/>
          <w:szCs w:val="24"/>
          <w:lang w:val="en-US"/>
        </w:rPr>
      </w:pPr>
    </w:p>
    <w:p w14:paraId="294BAEB6">
      <w:pPr>
        <w:autoSpaceDE w:val="0"/>
        <w:autoSpaceDN w:val="0"/>
        <w:adjustRightInd w:val="0"/>
        <w:jc w:val="both"/>
        <w:rPr>
          <w:rFonts w:ascii="Times New Roman" w:hAnsi="Times New Roman" w:eastAsia="Calibri"/>
          <w:sz w:val="24"/>
          <w:szCs w:val="24"/>
          <w:lang w:val="en-US"/>
        </w:rPr>
      </w:pPr>
      <w:r>
        <w:rPr>
          <w:rFonts w:ascii="Times New Roman" w:hAnsi="Times New Roman" w:eastAsia="Calibri"/>
          <w:sz w:val="24"/>
          <w:szCs w:val="24"/>
          <w:lang w:val="en-US"/>
        </w:rPr>
        <w:t>From the table shown, the total mean score of motivation is 46.26 with the minimum score was 33 and maximum score was 71. The table also showed the result of standard deviation was 13.486, and the variance was181.875.</w:t>
      </w:r>
      <w:r>
        <w:rPr>
          <w:rFonts w:ascii="Times New Roman" w:hAnsi="Times New Roman" w:eastAsia="Calibri"/>
          <w:sz w:val="24"/>
          <w:szCs w:val="24"/>
          <w:lang w:val="en-US"/>
        </w:rPr>
        <w:tab/>
      </w:r>
    </w:p>
    <w:p w14:paraId="1F86E4E5">
      <w:pPr>
        <w:spacing w:after="200"/>
        <w:ind w:left="450" w:hanging="450"/>
        <w:jc w:val="both"/>
        <w:rPr>
          <w:rFonts w:ascii="Times New Roman" w:hAnsi="Times New Roman" w:eastAsia="Calibri"/>
          <w:b/>
          <w:sz w:val="24"/>
          <w:szCs w:val="24"/>
          <w:lang w:val="en-US"/>
        </w:rPr>
      </w:pPr>
      <w:r>
        <w:rPr>
          <w:rFonts w:ascii="Times New Roman" w:hAnsi="Times New Roman" w:eastAsia="Calibri"/>
          <w:b/>
          <w:sz w:val="24"/>
          <w:szCs w:val="24"/>
          <w:lang w:val="en-US"/>
        </w:rPr>
        <w:t>Relationship between self-Efficacy and speaking ability on Oral presentation</w:t>
      </w:r>
    </w:p>
    <w:p w14:paraId="571F1557">
      <w:pPr>
        <w:spacing w:after="200" w:line="276" w:lineRule="auto"/>
        <w:jc w:val="both"/>
        <w:rPr>
          <w:rFonts w:ascii="Times New Roman" w:hAnsi="Times New Roman" w:eastAsia="Calibri"/>
          <w:sz w:val="24"/>
          <w:szCs w:val="24"/>
          <w:lang w:val="en-US"/>
        </w:rPr>
      </w:pPr>
      <w:r>
        <w:rPr>
          <w:rFonts w:ascii="Times New Roman" w:hAnsi="Times New Roman" w:eastAsia="Calibri"/>
          <w:sz w:val="24"/>
          <w:szCs w:val="24"/>
          <w:lang w:val="en-US"/>
        </w:rPr>
        <w:t xml:space="preserve">             In order to find out the relationship between self- efficacy and speaking ability on oral presentation, the researcher applied SPSS with the result was as follows:</w:t>
      </w:r>
    </w:p>
    <w:p w14:paraId="427C094E">
      <w:pPr>
        <w:spacing w:after="200" w:line="276" w:lineRule="auto"/>
        <w:ind w:right="-316"/>
        <w:rPr>
          <w:rFonts w:ascii="Times New Roman" w:hAnsi="Times New Roman" w:eastAsia="Calibri"/>
          <w:lang w:val="en-US"/>
        </w:rPr>
      </w:pPr>
      <w:r>
        <w:rPr>
          <w:rFonts w:ascii="Times New Roman" w:hAnsi="Times New Roman" w:eastAsia="Calibri"/>
          <w:lang w:val="en-US"/>
        </w:rPr>
        <w:drawing>
          <wp:anchor distT="0" distB="0" distL="114300" distR="114300" simplePos="0" relativeHeight="251668480" behindDoc="0" locked="0" layoutInCell="1" allowOverlap="1">
            <wp:simplePos x="0" y="0"/>
            <wp:positionH relativeFrom="column">
              <wp:posOffset>253365</wp:posOffset>
            </wp:positionH>
            <wp:positionV relativeFrom="paragraph">
              <wp:posOffset>246380</wp:posOffset>
            </wp:positionV>
            <wp:extent cx="5143500" cy="17335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extLst>
                        <a:ext uri="{28A0092B-C50C-407E-A947-70E740481C1C}">
                          <a14:useLocalDpi xmlns:a14="http://schemas.microsoft.com/office/drawing/2010/main" val="0"/>
                        </a:ext>
                      </a:extLst>
                    </a:blip>
                    <a:srcRect l="-8929" r="-8929"/>
                    <a:stretch>
                      <a:fillRect/>
                    </a:stretch>
                  </pic:blipFill>
                  <pic:spPr>
                    <a:xfrm>
                      <a:off x="0" y="0"/>
                      <a:ext cx="5143500" cy="1733550"/>
                    </a:xfrm>
                    <a:prstGeom prst="rect">
                      <a:avLst/>
                    </a:prstGeom>
                    <a:noFill/>
                    <a:ln>
                      <a:noFill/>
                    </a:ln>
                  </pic:spPr>
                </pic:pic>
              </a:graphicData>
            </a:graphic>
          </wp:anchor>
        </w:drawing>
      </w:r>
      <w:r>
        <w:rPr>
          <w:rFonts w:ascii="Times New Roman" w:hAnsi="Times New Roman" w:eastAsia="Calibri"/>
          <w:i/>
          <w:iCs/>
          <w:lang w:val="en-US"/>
        </w:rPr>
        <w:t>Table 7.</w:t>
      </w:r>
      <w:r>
        <w:rPr>
          <w:rFonts w:ascii="Times New Roman" w:hAnsi="Times New Roman" w:eastAsia="Calibri"/>
          <w:lang w:val="en-US"/>
        </w:rPr>
        <w:t xml:space="preserve">  The Relationship between Self- efficacy and Their Speaking Ability on Oral Presentation</w:t>
      </w:r>
    </w:p>
    <w:p w14:paraId="1E3B6F2C">
      <w:pPr>
        <w:spacing w:after="200" w:line="276" w:lineRule="auto"/>
        <w:rPr>
          <w:rFonts w:ascii="Times New Roman" w:hAnsi="Times New Roman" w:eastAsia="Calibri"/>
          <w:sz w:val="24"/>
          <w:szCs w:val="24"/>
          <w:lang w:val="en-US"/>
        </w:rPr>
      </w:pPr>
    </w:p>
    <w:p w14:paraId="0B4B7D12">
      <w:pPr>
        <w:spacing w:after="200" w:line="276" w:lineRule="auto"/>
        <w:rPr>
          <w:rFonts w:ascii="Times New Roman" w:hAnsi="Times New Roman" w:eastAsia="Calibri"/>
          <w:sz w:val="24"/>
          <w:szCs w:val="24"/>
          <w:lang w:val="en-US"/>
        </w:rPr>
      </w:pPr>
    </w:p>
    <w:p w14:paraId="2EEBC54D">
      <w:pPr>
        <w:spacing w:after="200" w:line="276" w:lineRule="auto"/>
        <w:rPr>
          <w:rFonts w:ascii="Times New Roman" w:hAnsi="Times New Roman" w:eastAsia="Calibri"/>
          <w:sz w:val="24"/>
          <w:szCs w:val="24"/>
          <w:lang w:val="en-US"/>
        </w:rPr>
      </w:pPr>
    </w:p>
    <w:p w14:paraId="70ED27E6">
      <w:pPr>
        <w:spacing w:after="200" w:line="276" w:lineRule="auto"/>
        <w:rPr>
          <w:rFonts w:ascii="Times New Roman" w:hAnsi="Times New Roman" w:eastAsia="Calibri"/>
          <w:sz w:val="24"/>
          <w:szCs w:val="24"/>
          <w:lang w:val="en-US"/>
        </w:rPr>
      </w:pPr>
    </w:p>
    <w:p w14:paraId="50E95D1E">
      <w:pPr>
        <w:spacing w:after="200" w:line="276" w:lineRule="auto"/>
        <w:rPr>
          <w:rFonts w:ascii="Times New Roman" w:hAnsi="Times New Roman" w:eastAsia="Calibri"/>
          <w:sz w:val="24"/>
          <w:szCs w:val="24"/>
          <w:lang w:val="en-US"/>
        </w:rPr>
      </w:pPr>
    </w:p>
    <w:p w14:paraId="3AF85856">
      <w:pPr>
        <w:spacing w:after="200" w:line="276" w:lineRule="auto"/>
        <w:rPr>
          <w:rFonts w:ascii="Times New Roman" w:hAnsi="Times New Roman" w:eastAsia="Calibri"/>
          <w:sz w:val="24"/>
          <w:szCs w:val="24"/>
          <w:lang w:val="en-US"/>
        </w:rPr>
      </w:pPr>
    </w:p>
    <w:p w14:paraId="2CA8674E">
      <w:pPr>
        <w:tabs>
          <w:tab w:val="left" w:pos="1114"/>
          <w:tab w:val="left" w:pos="1620"/>
        </w:tabs>
        <w:spacing w:after="200"/>
        <w:contextualSpacing/>
        <w:jc w:val="both"/>
        <w:rPr>
          <w:rFonts w:ascii="Times New Roman" w:hAnsi="Times New Roman" w:eastAsia="Calibri"/>
          <w:sz w:val="24"/>
          <w:szCs w:val="24"/>
          <w:lang w:val="en-US"/>
        </w:rPr>
      </w:pPr>
    </w:p>
    <w:p w14:paraId="7AE2C22D">
      <w:pPr>
        <w:tabs>
          <w:tab w:val="left" w:pos="1114"/>
          <w:tab w:val="left" w:pos="1620"/>
        </w:tabs>
        <w:spacing w:after="200"/>
        <w:ind w:firstLine="540"/>
        <w:contextualSpacing/>
        <w:jc w:val="both"/>
        <w:rPr>
          <w:rFonts w:ascii="Times New Roman" w:hAnsi="Times New Roman" w:eastAsia="Calibri"/>
          <w:sz w:val="24"/>
          <w:szCs w:val="24"/>
          <w:lang w:val="en-US"/>
        </w:rPr>
      </w:pPr>
      <w:r>
        <w:rPr>
          <w:rFonts w:ascii="Times New Roman" w:hAnsi="Times New Roman" w:eastAsia="Calibri"/>
          <w:sz w:val="24"/>
          <w:szCs w:val="24"/>
          <w:lang w:val="en-US"/>
        </w:rPr>
        <w:t>Based on the table above, the coefficient correlation between the two variables were in high category. It showed that coefficient correlations from two variables were in 0. 841. Further the correlation between self- efficacy and speaking ability with 38 students as sample showed the significance level at value r =0.000. The significance value 0.000 &lt; 0.05 meant that Ho1 was rejected and Ha1 was accepted.  The result showed that there was a significant correlation between students’ efficacy and speaking ability on oral presentation of the fourth semester of English Department of Unikarta.</w:t>
      </w:r>
    </w:p>
    <w:p w14:paraId="595C6E6A">
      <w:pPr>
        <w:tabs>
          <w:tab w:val="left" w:pos="1114"/>
          <w:tab w:val="left" w:pos="1620"/>
        </w:tabs>
        <w:spacing w:after="200"/>
        <w:ind w:firstLine="540"/>
        <w:contextualSpacing/>
        <w:jc w:val="both"/>
        <w:rPr>
          <w:rFonts w:ascii="Times New Roman" w:hAnsi="Times New Roman" w:eastAsia="Calibri"/>
          <w:sz w:val="24"/>
          <w:szCs w:val="24"/>
          <w:lang w:val="en-US"/>
        </w:rPr>
      </w:pPr>
    </w:p>
    <w:p w14:paraId="684021EB">
      <w:pPr>
        <w:tabs>
          <w:tab w:val="left" w:pos="1114"/>
          <w:tab w:val="left" w:pos="1620"/>
        </w:tabs>
        <w:spacing w:after="200"/>
        <w:contextualSpacing/>
        <w:jc w:val="both"/>
        <w:rPr>
          <w:rFonts w:ascii="Times New Roman" w:hAnsi="Times New Roman" w:eastAsia="Calibri"/>
          <w:b/>
          <w:sz w:val="24"/>
          <w:szCs w:val="24"/>
          <w:lang w:val="en-US"/>
        </w:rPr>
      </w:pPr>
      <w:r>
        <w:rPr>
          <w:rFonts w:ascii="Times New Roman" w:hAnsi="Times New Roman" w:eastAsia="Calibri"/>
          <w:b/>
          <w:sz w:val="24"/>
          <w:szCs w:val="24"/>
          <w:lang w:val="en-US"/>
        </w:rPr>
        <w:t>The Relationship between Achievement Motivation and Their Speaking Ability on Oral   Presentation</w:t>
      </w:r>
    </w:p>
    <w:p w14:paraId="497E1C2A">
      <w:pPr>
        <w:spacing w:after="200"/>
        <w:jc w:val="both"/>
        <w:rPr>
          <w:rFonts w:ascii="Times New Roman" w:hAnsi="Times New Roman" w:eastAsia="Calibri"/>
          <w:sz w:val="24"/>
          <w:szCs w:val="24"/>
          <w:lang w:val="en-US"/>
        </w:rPr>
      </w:pPr>
      <w:r>
        <w:rPr>
          <w:rFonts w:ascii="Times New Roman" w:hAnsi="Times New Roman" w:eastAsia="Calibri"/>
          <w:sz w:val="24"/>
          <w:szCs w:val="24"/>
          <w:lang w:val="en-US"/>
        </w:rPr>
        <w:t xml:space="preserve">        The researcher applied Pearson correlation of SPSS to find out the relationship between self- efficacy and speaking ability on oral presentation.</w:t>
      </w:r>
    </w:p>
    <w:tbl>
      <w:tblPr>
        <w:tblStyle w:val="12"/>
        <w:tblpPr w:leftFromText="180" w:rightFromText="180" w:vertAnchor="text" w:horzAnchor="margin" w:tblpXSpec="center" w:tblpY="156"/>
        <w:tblW w:w="711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239"/>
        <w:gridCol w:w="1967"/>
        <w:gridCol w:w="1451"/>
        <w:gridCol w:w="1453"/>
      </w:tblGrid>
      <w:tr w14:paraId="07549A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768" w:hRule="atLeast"/>
        </w:trPr>
        <w:tc>
          <w:tcPr>
            <w:tcW w:w="7110" w:type="dxa"/>
            <w:gridSpan w:val="4"/>
            <w:tcBorders>
              <w:top w:val="nil"/>
              <w:left w:val="nil"/>
              <w:bottom w:val="nil"/>
              <w:right w:val="nil"/>
            </w:tcBorders>
            <w:shd w:val="clear" w:color="auto" w:fill="FFFFFF"/>
            <w:vAlign w:val="center"/>
          </w:tcPr>
          <w:p w14:paraId="060B658E">
            <w:pPr>
              <w:autoSpaceDE w:val="0"/>
              <w:autoSpaceDN w:val="0"/>
              <w:adjustRightInd w:val="0"/>
              <w:ind w:left="150" w:right="60"/>
              <w:rPr>
                <w:rFonts w:ascii="Times New Roman" w:hAnsi="Times New Roman" w:eastAsia="Calibri"/>
                <w:color w:val="000000"/>
                <w:lang w:val="en-US"/>
              </w:rPr>
            </w:pPr>
            <w:r>
              <w:rPr>
                <w:rFonts w:ascii="Times New Roman" w:hAnsi="Times New Roman" w:eastAsia="Calibri"/>
                <w:i/>
                <w:iCs/>
                <w:color w:val="000000"/>
                <w:lang w:val="en-US"/>
              </w:rPr>
              <w:t>Table 8</w:t>
            </w:r>
            <w:r>
              <w:rPr>
                <w:rFonts w:ascii="Times New Roman" w:hAnsi="Times New Roman" w:eastAsia="Calibri"/>
                <w:color w:val="000000"/>
                <w:lang w:val="en-US"/>
              </w:rPr>
              <w:t>. The Relationship between Achievement Motivation and    Speaking Ability on Oral Presentation</w:t>
            </w:r>
          </w:p>
          <w:p w14:paraId="7E43BA72">
            <w:pPr>
              <w:autoSpaceDE w:val="0"/>
              <w:autoSpaceDN w:val="0"/>
              <w:adjustRightInd w:val="0"/>
              <w:spacing w:line="320" w:lineRule="atLeast"/>
              <w:ind w:left="1170" w:right="60" w:hanging="1020"/>
              <w:rPr>
                <w:rFonts w:ascii="Times New Roman" w:hAnsi="Times New Roman" w:eastAsia="Calibri"/>
                <w:color w:val="000000"/>
                <w:sz w:val="24"/>
                <w:szCs w:val="24"/>
                <w:lang w:val="en-US"/>
              </w:rPr>
            </w:pPr>
          </w:p>
        </w:tc>
      </w:tr>
      <w:tr w14:paraId="4A88CE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600" w:hRule="atLeast"/>
        </w:trPr>
        <w:tc>
          <w:tcPr>
            <w:tcW w:w="4206" w:type="dxa"/>
            <w:gridSpan w:val="2"/>
            <w:tcBorders>
              <w:top w:val="single" w:color="000000" w:sz="18" w:space="0"/>
              <w:left w:val="single" w:color="000000" w:sz="18" w:space="0"/>
              <w:bottom w:val="single" w:color="000000" w:sz="18" w:space="0"/>
              <w:right w:val="nil"/>
            </w:tcBorders>
            <w:shd w:val="clear" w:color="auto" w:fill="FFFFFF"/>
            <w:vAlign w:val="bottom"/>
          </w:tcPr>
          <w:p w14:paraId="53BDE098">
            <w:pPr>
              <w:autoSpaceDE w:val="0"/>
              <w:autoSpaceDN w:val="0"/>
              <w:adjustRightInd w:val="0"/>
              <w:rPr>
                <w:rFonts w:ascii="Times New Roman" w:hAnsi="Times New Roman" w:eastAsia="Calibri"/>
                <w:sz w:val="20"/>
                <w:szCs w:val="20"/>
                <w:lang w:val="en-US"/>
              </w:rPr>
            </w:pPr>
          </w:p>
        </w:tc>
        <w:tc>
          <w:tcPr>
            <w:tcW w:w="1451" w:type="dxa"/>
            <w:tcBorders>
              <w:top w:val="single" w:color="000000" w:sz="18" w:space="0"/>
              <w:left w:val="single" w:color="000000" w:sz="18" w:space="0"/>
              <w:bottom w:val="single" w:color="000000" w:sz="18" w:space="0"/>
              <w:right w:val="single" w:color="000000" w:sz="8" w:space="0"/>
            </w:tcBorders>
            <w:shd w:val="clear" w:color="auto" w:fill="FFFFFF"/>
            <w:vAlign w:val="bottom"/>
          </w:tcPr>
          <w:p w14:paraId="365DFE96">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achievement motivation</w:t>
            </w:r>
          </w:p>
        </w:tc>
        <w:tc>
          <w:tcPr>
            <w:tcW w:w="1451" w:type="dxa"/>
            <w:tcBorders>
              <w:top w:val="single" w:color="000000" w:sz="18" w:space="0"/>
              <w:left w:val="single" w:color="000000" w:sz="8" w:space="0"/>
              <w:bottom w:val="single" w:color="000000" w:sz="18" w:space="0"/>
              <w:right w:val="single" w:color="000000" w:sz="18" w:space="0"/>
            </w:tcBorders>
            <w:shd w:val="clear" w:color="auto" w:fill="FFFFFF"/>
            <w:vAlign w:val="bottom"/>
          </w:tcPr>
          <w:p w14:paraId="4EFC9263">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speaking ability</w:t>
            </w:r>
          </w:p>
        </w:tc>
      </w:tr>
      <w:tr w14:paraId="70016E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93" w:hRule="atLeast"/>
        </w:trPr>
        <w:tc>
          <w:tcPr>
            <w:tcW w:w="2239" w:type="dxa"/>
            <w:vMerge w:val="restart"/>
            <w:tcBorders>
              <w:top w:val="single" w:color="000000" w:sz="18" w:space="0"/>
              <w:left w:val="single" w:color="000000" w:sz="18" w:space="0"/>
              <w:bottom w:val="single" w:color="000000" w:sz="8" w:space="0"/>
              <w:right w:val="nil"/>
            </w:tcBorders>
            <w:shd w:val="clear" w:color="auto" w:fill="FFFFFF"/>
          </w:tcPr>
          <w:p w14:paraId="7D5DA233">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achievement motivation</w:t>
            </w:r>
          </w:p>
        </w:tc>
        <w:tc>
          <w:tcPr>
            <w:tcW w:w="1967" w:type="dxa"/>
            <w:tcBorders>
              <w:top w:val="single" w:color="000000" w:sz="18" w:space="0"/>
              <w:left w:val="nil"/>
              <w:bottom w:val="nil"/>
              <w:right w:val="single" w:color="000000" w:sz="18" w:space="0"/>
            </w:tcBorders>
            <w:shd w:val="clear" w:color="auto" w:fill="FFFFFF"/>
          </w:tcPr>
          <w:p w14:paraId="0C2471C5">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Pearson Correlation</w:t>
            </w:r>
          </w:p>
        </w:tc>
        <w:tc>
          <w:tcPr>
            <w:tcW w:w="1451" w:type="dxa"/>
            <w:tcBorders>
              <w:top w:val="single" w:color="000000" w:sz="18" w:space="0"/>
              <w:left w:val="single" w:color="000000" w:sz="18" w:space="0"/>
              <w:bottom w:val="nil"/>
              <w:right w:val="single" w:color="000000" w:sz="8" w:space="0"/>
            </w:tcBorders>
            <w:shd w:val="clear" w:color="auto" w:fill="FFFFFF"/>
            <w:vAlign w:val="center"/>
          </w:tcPr>
          <w:p w14:paraId="6D2D5420">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w:t>
            </w:r>
          </w:p>
        </w:tc>
        <w:tc>
          <w:tcPr>
            <w:tcW w:w="1451" w:type="dxa"/>
            <w:tcBorders>
              <w:top w:val="single" w:color="000000" w:sz="18" w:space="0"/>
              <w:left w:val="single" w:color="000000" w:sz="8" w:space="0"/>
              <w:bottom w:val="nil"/>
              <w:right w:val="single" w:color="000000" w:sz="18" w:space="0"/>
            </w:tcBorders>
            <w:shd w:val="clear" w:color="auto" w:fill="FFFFFF"/>
            <w:vAlign w:val="center"/>
          </w:tcPr>
          <w:p w14:paraId="7F014D5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.939</w:t>
            </w:r>
            <w:r>
              <w:rPr>
                <w:rFonts w:ascii="Times New Roman" w:hAnsi="Times New Roman" w:eastAsia="Calibri"/>
                <w:color w:val="000000"/>
                <w:sz w:val="20"/>
                <w:szCs w:val="20"/>
                <w:vertAlign w:val="superscript"/>
                <w:lang w:val="en-US"/>
              </w:rPr>
              <w:t>**</w:t>
            </w:r>
          </w:p>
        </w:tc>
      </w:tr>
      <w:tr w14:paraId="4D7346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35" w:hRule="atLeast"/>
        </w:trPr>
        <w:tc>
          <w:tcPr>
            <w:tcW w:w="2239" w:type="dxa"/>
            <w:vMerge w:val="continue"/>
            <w:tcBorders>
              <w:top w:val="single" w:color="000000" w:sz="18" w:space="0"/>
              <w:left w:val="single" w:color="000000" w:sz="18" w:space="0"/>
              <w:bottom w:val="single" w:color="000000" w:sz="8" w:space="0"/>
              <w:right w:val="nil"/>
            </w:tcBorders>
            <w:vAlign w:val="center"/>
          </w:tcPr>
          <w:p w14:paraId="01E9D7C1">
            <w:pPr>
              <w:rPr>
                <w:rFonts w:ascii="Times New Roman" w:hAnsi="Times New Roman" w:eastAsia="Calibri"/>
                <w:color w:val="000000"/>
                <w:sz w:val="20"/>
                <w:szCs w:val="20"/>
                <w:lang w:val="en-US"/>
              </w:rPr>
            </w:pPr>
          </w:p>
        </w:tc>
        <w:tc>
          <w:tcPr>
            <w:tcW w:w="1967" w:type="dxa"/>
            <w:tcBorders>
              <w:top w:val="nil"/>
              <w:left w:val="nil"/>
              <w:bottom w:val="nil"/>
              <w:right w:val="single" w:color="000000" w:sz="18" w:space="0"/>
            </w:tcBorders>
            <w:shd w:val="clear" w:color="auto" w:fill="FFFFFF"/>
          </w:tcPr>
          <w:p w14:paraId="0306C7C8">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Sig. (2-tailed)</w:t>
            </w:r>
          </w:p>
        </w:tc>
        <w:tc>
          <w:tcPr>
            <w:tcW w:w="1451" w:type="dxa"/>
            <w:tcBorders>
              <w:top w:val="nil"/>
              <w:left w:val="single" w:color="000000" w:sz="18" w:space="0"/>
              <w:bottom w:val="nil"/>
              <w:right w:val="single" w:color="000000" w:sz="8" w:space="0"/>
            </w:tcBorders>
            <w:shd w:val="clear" w:color="auto" w:fill="FFFFFF"/>
            <w:vAlign w:val="center"/>
          </w:tcPr>
          <w:p w14:paraId="362AEDC5">
            <w:pPr>
              <w:autoSpaceDE w:val="0"/>
              <w:autoSpaceDN w:val="0"/>
              <w:adjustRightInd w:val="0"/>
              <w:rPr>
                <w:rFonts w:ascii="Times New Roman" w:hAnsi="Times New Roman" w:eastAsia="Calibri"/>
                <w:sz w:val="20"/>
                <w:szCs w:val="20"/>
                <w:lang w:val="en-US"/>
              </w:rPr>
            </w:pPr>
          </w:p>
        </w:tc>
        <w:tc>
          <w:tcPr>
            <w:tcW w:w="1451" w:type="dxa"/>
            <w:tcBorders>
              <w:top w:val="nil"/>
              <w:left w:val="single" w:color="000000" w:sz="8" w:space="0"/>
              <w:bottom w:val="nil"/>
              <w:right w:val="single" w:color="000000" w:sz="18" w:space="0"/>
            </w:tcBorders>
            <w:shd w:val="clear" w:color="auto" w:fill="FFFFFF"/>
            <w:vAlign w:val="center"/>
          </w:tcPr>
          <w:p w14:paraId="27F06C30">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p>
        </w:tc>
      </w:tr>
      <w:tr w14:paraId="5EB08F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49" w:hRule="atLeast"/>
        </w:trPr>
        <w:tc>
          <w:tcPr>
            <w:tcW w:w="2239" w:type="dxa"/>
            <w:vMerge w:val="continue"/>
            <w:tcBorders>
              <w:top w:val="single" w:color="000000" w:sz="18" w:space="0"/>
              <w:left w:val="single" w:color="000000" w:sz="18" w:space="0"/>
              <w:bottom w:val="single" w:color="000000" w:sz="8" w:space="0"/>
              <w:right w:val="nil"/>
            </w:tcBorders>
            <w:vAlign w:val="center"/>
          </w:tcPr>
          <w:p w14:paraId="5A6581C2">
            <w:pPr>
              <w:rPr>
                <w:rFonts w:ascii="Times New Roman" w:hAnsi="Times New Roman" w:eastAsia="Calibri"/>
                <w:color w:val="000000"/>
                <w:sz w:val="20"/>
                <w:szCs w:val="20"/>
                <w:lang w:val="en-US"/>
              </w:rPr>
            </w:pPr>
          </w:p>
        </w:tc>
        <w:tc>
          <w:tcPr>
            <w:tcW w:w="1967" w:type="dxa"/>
            <w:tcBorders>
              <w:top w:val="nil"/>
              <w:left w:val="nil"/>
              <w:bottom w:val="single" w:color="000000" w:sz="8" w:space="0"/>
              <w:right w:val="single" w:color="000000" w:sz="18" w:space="0"/>
            </w:tcBorders>
            <w:shd w:val="clear" w:color="auto" w:fill="FFFFFF"/>
          </w:tcPr>
          <w:p w14:paraId="032FCBB8">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w:t>
            </w:r>
          </w:p>
        </w:tc>
        <w:tc>
          <w:tcPr>
            <w:tcW w:w="1451" w:type="dxa"/>
            <w:tcBorders>
              <w:top w:val="nil"/>
              <w:left w:val="single" w:color="000000" w:sz="18" w:space="0"/>
              <w:bottom w:val="single" w:color="000000" w:sz="8" w:space="0"/>
              <w:right w:val="single" w:color="000000" w:sz="8" w:space="0"/>
            </w:tcBorders>
            <w:shd w:val="clear" w:color="auto" w:fill="FFFFFF"/>
            <w:vAlign w:val="center"/>
          </w:tcPr>
          <w:p w14:paraId="5BA6F5F5">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451" w:type="dxa"/>
            <w:tcBorders>
              <w:top w:val="nil"/>
              <w:left w:val="single" w:color="000000" w:sz="8" w:space="0"/>
              <w:bottom w:val="single" w:color="000000" w:sz="8" w:space="0"/>
              <w:right w:val="single" w:color="000000" w:sz="18" w:space="0"/>
            </w:tcBorders>
            <w:shd w:val="clear" w:color="auto" w:fill="FFFFFF"/>
            <w:vAlign w:val="center"/>
          </w:tcPr>
          <w:p w14:paraId="2F36A6F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r>
      <w:tr w14:paraId="6B5CAE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93" w:hRule="atLeast"/>
        </w:trPr>
        <w:tc>
          <w:tcPr>
            <w:tcW w:w="2239" w:type="dxa"/>
            <w:vMerge w:val="restart"/>
            <w:tcBorders>
              <w:top w:val="nil"/>
              <w:left w:val="single" w:color="000000" w:sz="18" w:space="0"/>
              <w:bottom w:val="single" w:color="000000" w:sz="18" w:space="0"/>
              <w:right w:val="nil"/>
            </w:tcBorders>
            <w:shd w:val="clear" w:color="auto" w:fill="FFFFFF"/>
          </w:tcPr>
          <w:p w14:paraId="3684A4EF">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speaking ability</w:t>
            </w:r>
          </w:p>
        </w:tc>
        <w:tc>
          <w:tcPr>
            <w:tcW w:w="1967" w:type="dxa"/>
            <w:tcBorders>
              <w:top w:val="nil"/>
              <w:left w:val="nil"/>
              <w:bottom w:val="nil"/>
              <w:right w:val="single" w:color="000000" w:sz="18" w:space="0"/>
            </w:tcBorders>
            <w:shd w:val="clear" w:color="auto" w:fill="FFFFFF"/>
          </w:tcPr>
          <w:p w14:paraId="19B82A6F">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Pearson Correlation</w:t>
            </w:r>
          </w:p>
        </w:tc>
        <w:tc>
          <w:tcPr>
            <w:tcW w:w="1451" w:type="dxa"/>
            <w:tcBorders>
              <w:top w:val="nil"/>
              <w:left w:val="single" w:color="000000" w:sz="18" w:space="0"/>
              <w:bottom w:val="nil"/>
              <w:right w:val="single" w:color="000000" w:sz="8" w:space="0"/>
            </w:tcBorders>
            <w:shd w:val="clear" w:color="auto" w:fill="FFFFFF"/>
            <w:vAlign w:val="center"/>
          </w:tcPr>
          <w:p w14:paraId="4940B45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.939</w:t>
            </w:r>
            <w:r>
              <w:rPr>
                <w:rFonts w:ascii="Times New Roman" w:hAnsi="Times New Roman" w:eastAsia="Calibri"/>
                <w:color w:val="000000"/>
                <w:sz w:val="20"/>
                <w:szCs w:val="20"/>
                <w:vertAlign w:val="superscript"/>
                <w:lang w:val="en-US"/>
              </w:rPr>
              <w:t>**</w:t>
            </w:r>
          </w:p>
        </w:tc>
        <w:tc>
          <w:tcPr>
            <w:tcW w:w="1451" w:type="dxa"/>
            <w:tcBorders>
              <w:top w:val="nil"/>
              <w:left w:val="single" w:color="000000" w:sz="8" w:space="0"/>
              <w:bottom w:val="nil"/>
              <w:right w:val="single" w:color="000000" w:sz="18" w:space="0"/>
            </w:tcBorders>
            <w:shd w:val="clear" w:color="auto" w:fill="FFFFFF"/>
            <w:vAlign w:val="center"/>
          </w:tcPr>
          <w:p w14:paraId="525393DF">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w:t>
            </w:r>
          </w:p>
        </w:tc>
      </w:tr>
      <w:tr w14:paraId="403590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93" w:hRule="atLeast"/>
        </w:trPr>
        <w:tc>
          <w:tcPr>
            <w:tcW w:w="2239" w:type="dxa"/>
            <w:vMerge w:val="continue"/>
            <w:tcBorders>
              <w:top w:val="nil"/>
              <w:left w:val="single" w:color="000000" w:sz="18" w:space="0"/>
              <w:bottom w:val="single" w:color="000000" w:sz="18" w:space="0"/>
              <w:right w:val="nil"/>
            </w:tcBorders>
            <w:vAlign w:val="center"/>
          </w:tcPr>
          <w:p w14:paraId="5D92B7DB">
            <w:pPr>
              <w:rPr>
                <w:rFonts w:ascii="Times New Roman" w:hAnsi="Times New Roman" w:eastAsia="Calibri"/>
                <w:color w:val="000000"/>
                <w:sz w:val="20"/>
                <w:szCs w:val="20"/>
                <w:lang w:val="en-US"/>
              </w:rPr>
            </w:pPr>
          </w:p>
        </w:tc>
        <w:tc>
          <w:tcPr>
            <w:tcW w:w="1967" w:type="dxa"/>
            <w:tcBorders>
              <w:top w:val="nil"/>
              <w:left w:val="nil"/>
              <w:bottom w:val="nil"/>
              <w:right w:val="single" w:color="000000" w:sz="18" w:space="0"/>
            </w:tcBorders>
            <w:shd w:val="clear" w:color="auto" w:fill="FFFFFF"/>
          </w:tcPr>
          <w:p w14:paraId="60A43FB9">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Sig. (2-tailed)</w:t>
            </w:r>
          </w:p>
        </w:tc>
        <w:tc>
          <w:tcPr>
            <w:tcW w:w="1451" w:type="dxa"/>
            <w:tcBorders>
              <w:top w:val="nil"/>
              <w:left w:val="single" w:color="000000" w:sz="18" w:space="0"/>
              <w:bottom w:val="nil"/>
              <w:right w:val="single" w:color="000000" w:sz="8" w:space="0"/>
            </w:tcBorders>
            <w:shd w:val="clear" w:color="auto" w:fill="FFFFFF"/>
            <w:vAlign w:val="center"/>
          </w:tcPr>
          <w:p w14:paraId="182D7D04">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p>
        </w:tc>
        <w:tc>
          <w:tcPr>
            <w:tcW w:w="1451" w:type="dxa"/>
            <w:tcBorders>
              <w:top w:val="nil"/>
              <w:left w:val="single" w:color="000000" w:sz="8" w:space="0"/>
              <w:bottom w:val="nil"/>
              <w:right w:val="single" w:color="000000" w:sz="18" w:space="0"/>
            </w:tcBorders>
            <w:shd w:val="clear" w:color="auto" w:fill="FFFFFF"/>
            <w:vAlign w:val="center"/>
          </w:tcPr>
          <w:p w14:paraId="2421D002">
            <w:pPr>
              <w:autoSpaceDE w:val="0"/>
              <w:autoSpaceDN w:val="0"/>
              <w:adjustRightInd w:val="0"/>
              <w:rPr>
                <w:rFonts w:ascii="Times New Roman" w:hAnsi="Times New Roman" w:eastAsia="Calibri"/>
                <w:sz w:val="20"/>
                <w:szCs w:val="20"/>
                <w:lang w:val="en-US"/>
              </w:rPr>
            </w:pPr>
          </w:p>
        </w:tc>
      </w:tr>
      <w:tr w14:paraId="13CD42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93" w:hRule="atLeast"/>
        </w:trPr>
        <w:tc>
          <w:tcPr>
            <w:tcW w:w="2239" w:type="dxa"/>
            <w:vMerge w:val="continue"/>
            <w:tcBorders>
              <w:top w:val="nil"/>
              <w:left w:val="single" w:color="000000" w:sz="18" w:space="0"/>
              <w:bottom w:val="single" w:color="000000" w:sz="18" w:space="0"/>
              <w:right w:val="nil"/>
            </w:tcBorders>
            <w:vAlign w:val="center"/>
          </w:tcPr>
          <w:p w14:paraId="61E70CB1">
            <w:pPr>
              <w:rPr>
                <w:rFonts w:ascii="Times New Roman" w:hAnsi="Times New Roman" w:eastAsia="Calibri"/>
                <w:color w:val="000000"/>
                <w:sz w:val="20"/>
                <w:szCs w:val="20"/>
                <w:lang w:val="en-US"/>
              </w:rPr>
            </w:pPr>
          </w:p>
        </w:tc>
        <w:tc>
          <w:tcPr>
            <w:tcW w:w="1967" w:type="dxa"/>
            <w:tcBorders>
              <w:top w:val="nil"/>
              <w:left w:val="nil"/>
              <w:bottom w:val="single" w:color="000000" w:sz="18" w:space="0"/>
              <w:right w:val="single" w:color="000000" w:sz="18" w:space="0"/>
            </w:tcBorders>
            <w:shd w:val="clear" w:color="auto" w:fill="FFFFFF"/>
          </w:tcPr>
          <w:p w14:paraId="77DEBFCF">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w:t>
            </w:r>
          </w:p>
        </w:tc>
        <w:tc>
          <w:tcPr>
            <w:tcW w:w="1451" w:type="dxa"/>
            <w:tcBorders>
              <w:top w:val="nil"/>
              <w:left w:val="single" w:color="000000" w:sz="18" w:space="0"/>
              <w:bottom w:val="single" w:color="000000" w:sz="18" w:space="0"/>
              <w:right w:val="single" w:color="000000" w:sz="8" w:space="0"/>
            </w:tcBorders>
            <w:shd w:val="clear" w:color="auto" w:fill="FFFFFF"/>
            <w:vAlign w:val="center"/>
          </w:tcPr>
          <w:p w14:paraId="37715C6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451" w:type="dxa"/>
            <w:tcBorders>
              <w:top w:val="nil"/>
              <w:left w:val="single" w:color="000000" w:sz="8" w:space="0"/>
              <w:bottom w:val="single" w:color="000000" w:sz="18" w:space="0"/>
              <w:right w:val="single" w:color="000000" w:sz="18" w:space="0"/>
            </w:tcBorders>
            <w:shd w:val="clear" w:color="auto" w:fill="FFFFFF"/>
            <w:vAlign w:val="center"/>
          </w:tcPr>
          <w:p w14:paraId="12F31DD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r>
      <w:tr w14:paraId="4C11B0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93" w:hRule="atLeast"/>
        </w:trPr>
        <w:tc>
          <w:tcPr>
            <w:tcW w:w="7110" w:type="dxa"/>
            <w:gridSpan w:val="4"/>
            <w:tcBorders>
              <w:top w:val="nil"/>
              <w:left w:val="nil"/>
              <w:bottom w:val="nil"/>
              <w:right w:val="nil"/>
            </w:tcBorders>
            <w:shd w:val="clear" w:color="auto" w:fill="FFFFFF"/>
          </w:tcPr>
          <w:p w14:paraId="446E070F">
            <w:pPr>
              <w:autoSpaceDE w:val="0"/>
              <w:autoSpaceDN w:val="0"/>
              <w:adjustRightInd w:val="0"/>
              <w:spacing w:line="320" w:lineRule="atLeast"/>
              <w:ind w:left="60" w:right="60"/>
              <w:rPr>
                <w:rFonts w:ascii="Times New Roman" w:hAnsi="Times New Roman" w:eastAsia="Calibri"/>
                <w:color w:val="000000"/>
                <w:sz w:val="24"/>
                <w:szCs w:val="24"/>
                <w:lang w:val="en-US"/>
              </w:rPr>
            </w:pPr>
            <w:r>
              <w:rPr>
                <w:rFonts w:ascii="Times New Roman" w:hAnsi="Times New Roman" w:eastAsia="Calibri"/>
                <w:color w:val="000000"/>
                <w:sz w:val="24"/>
                <w:szCs w:val="24"/>
                <w:lang w:val="en-US"/>
              </w:rPr>
              <w:t>**. Correlation is significant at the 0.05 level (2-tailed).</w:t>
            </w:r>
          </w:p>
        </w:tc>
      </w:tr>
    </w:tbl>
    <w:p w14:paraId="5DBE46B2">
      <w:pPr>
        <w:tabs>
          <w:tab w:val="left" w:pos="1114"/>
          <w:tab w:val="left" w:pos="1620"/>
        </w:tabs>
        <w:spacing w:after="200" w:line="480" w:lineRule="auto"/>
        <w:ind w:left="660"/>
        <w:contextualSpacing/>
        <w:jc w:val="both"/>
        <w:rPr>
          <w:rFonts w:ascii="Times New Roman" w:hAnsi="Times New Roman" w:eastAsia="Calibri"/>
          <w:sz w:val="24"/>
          <w:szCs w:val="24"/>
          <w:lang w:val="en-US"/>
        </w:rPr>
      </w:pPr>
    </w:p>
    <w:p w14:paraId="7366306E">
      <w:pPr>
        <w:tabs>
          <w:tab w:val="left" w:pos="1114"/>
          <w:tab w:val="left" w:pos="1620"/>
        </w:tabs>
        <w:spacing w:after="200" w:line="480" w:lineRule="auto"/>
        <w:contextualSpacing/>
        <w:jc w:val="both"/>
        <w:rPr>
          <w:rFonts w:ascii="Times New Roman" w:hAnsi="Times New Roman" w:eastAsia="Calibri"/>
          <w:sz w:val="24"/>
          <w:szCs w:val="24"/>
          <w:lang w:val="en-US"/>
        </w:rPr>
      </w:pPr>
    </w:p>
    <w:p w14:paraId="24606918">
      <w:pPr>
        <w:tabs>
          <w:tab w:val="left" w:pos="1114"/>
          <w:tab w:val="left" w:pos="1620"/>
        </w:tabs>
        <w:spacing w:after="200" w:line="480" w:lineRule="auto"/>
        <w:ind w:left="180" w:firstLine="450"/>
        <w:contextualSpacing/>
        <w:jc w:val="both"/>
        <w:rPr>
          <w:rFonts w:ascii="Times New Roman" w:hAnsi="Times New Roman" w:eastAsia="Calibri"/>
          <w:sz w:val="24"/>
          <w:szCs w:val="24"/>
          <w:lang w:val="en-US"/>
        </w:rPr>
      </w:pPr>
      <w:r>
        <w:rPr>
          <w:rFonts w:ascii="Times New Roman" w:hAnsi="Times New Roman" w:eastAsia="Calibri"/>
          <w:sz w:val="24"/>
          <w:szCs w:val="24"/>
          <w:lang w:val="en-US"/>
        </w:rPr>
        <w:t xml:space="preserve"> </w:t>
      </w:r>
    </w:p>
    <w:p w14:paraId="589CC03E">
      <w:pPr>
        <w:tabs>
          <w:tab w:val="left" w:pos="1114"/>
          <w:tab w:val="left" w:pos="1620"/>
        </w:tabs>
        <w:spacing w:after="200"/>
        <w:ind w:firstLine="720"/>
        <w:contextualSpacing/>
        <w:jc w:val="both"/>
        <w:rPr>
          <w:rFonts w:ascii="Times New Roman" w:hAnsi="Times New Roman" w:eastAsia="Calibri"/>
          <w:sz w:val="24"/>
          <w:szCs w:val="24"/>
          <w:lang w:val="en-US"/>
        </w:rPr>
      </w:pPr>
      <w:r>
        <w:rPr>
          <w:rFonts w:ascii="Times New Roman" w:hAnsi="Times New Roman" w:eastAsia="Calibri"/>
          <w:sz w:val="24"/>
          <w:szCs w:val="24"/>
          <w:lang w:val="en-US"/>
        </w:rPr>
        <w:t xml:space="preserve">    </w:t>
      </w:r>
    </w:p>
    <w:p w14:paraId="325CD610">
      <w:pPr>
        <w:tabs>
          <w:tab w:val="left" w:pos="1114"/>
          <w:tab w:val="left" w:pos="1620"/>
        </w:tabs>
        <w:spacing w:after="200"/>
        <w:ind w:firstLine="720"/>
        <w:contextualSpacing/>
        <w:jc w:val="both"/>
        <w:rPr>
          <w:rFonts w:ascii="Times New Roman" w:hAnsi="Times New Roman" w:eastAsia="Calibri"/>
          <w:sz w:val="24"/>
          <w:szCs w:val="24"/>
          <w:lang w:val="en-US"/>
        </w:rPr>
      </w:pPr>
      <w:r>
        <w:rPr>
          <w:rFonts w:ascii="Times New Roman" w:hAnsi="Times New Roman" w:eastAsia="Calibri"/>
          <w:sz w:val="24"/>
          <w:szCs w:val="24"/>
          <w:lang w:val="en-US"/>
        </w:rPr>
        <w:t>Based on the table above, the coefficient correlation between the two variables were in high category. It showed that coefficient correlations from two variables were in 0. 939. Further, the correlation between self-efficacy and speaking ability on oral presentation with 38 students as sample showed the significance level at value r =0.000. The significance value 0.000 &lt; 0.05 which meant that Ho1 was rejected and Ha1 was accepted.  The result showed that there was a significant correlation between achievement motivation and speaking ability of the fourth semester of English Department of Unikarta.</w:t>
      </w:r>
    </w:p>
    <w:p w14:paraId="6D56F61A">
      <w:pPr>
        <w:tabs>
          <w:tab w:val="left" w:pos="1005"/>
        </w:tabs>
        <w:spacing w:after="200"/>
        <w:jc w:val="both"/>
        <w:rPr>
          <w:rFonts w:ascii="Times New Roman" w:hAnsi="Times New Roman" w:eastAsia="Calibri"/>
          <w:b/>
          <w:sz w:val="24"/>
          <w:szCs w:val="24"/>
          <w:lang w:val="en-US"/>
        </w:rPr>
      </w:pPr>
    </w:p>
    <w:p w14:paraId="3C2C3C9B">
      <w:pPr>
        <w:tabs>
          <w:tab w:val="left" w:pos="1005"/>
        </w:tabs>
        <w:spacing w:after="200"/>
        <w:jc w:val="both"/>
        <w:rPr>
          <w:rFonts w:ascii="Times New Roman" w:hAnsi="Times New Roman" w:eastAsia="Calibri"/>
          <w:b/>
          <w:sz w:val="24"/>
          <w:szCs w:val="24"/>
          <w:lang w:val="en-US"/>
        </w:rPr>
      </w:pPr>
      <w:r>
        <w:rPr>
          <w:rFonts w:ascii="Times New Roman" w:hAnsi="Times New Roman" w:eastAsia="Calibri"/>
          <w:b/>
          <w:sz w:val="24"/>
          <w:szCs w:val="24"/>
          <w:lang w:val="en-US"/>
        </w:rPr>
        <w:t>The Relationship Between Self-Efficacy, Motivation and Their Speaking Ability on Oral Presentation of the Fourth Semester of English Department of Unikarta</w:t>
      </w:r>
    </w:p>
    <w:tbl>
      <w:tblPr>
        <w:tblStyle w:val="12"/>
        <w:tblpPr w:leftFromText="180" w:rightFromText="180" w:vertAnchor="text" w:horzAnchor="margin" w:tblpXSpec="center" w:tblpY="43"/>
        <w:tblW w:w="828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085"/>
        <w:gridCol w:w="1857"/>
        <w:gridCol w:w="1370"/>
        <w:gridCol w:w="1370"/>
        <w:gridCol w:w="1606"/>
      </w:tblGrid>
      <w:tr w14:paraId="43CF60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998" w:hRule="atLeast"/>
        </w:trPr>
        <w:tc>
          <w:tcPr>
            <w:tcW w:w="8288" w:type="dxa"/>
            <w:gridSpan w:val="5"/>
            <w:tcBorders>
              <w:top w:val="nil"/>
              <w:left w:val="nil"/>
              <w:bottom w:val="nil"/>
              <w:right w:val="nil"/>
            </w:tcBorders>
            <w:shd w:val="clear" w:color="auto" w:fill="FFFFFF"/>
            <w:vAlign w:val="center"/>
          </w:tcPr>
          <w:p w14:paraId="6B735D4E">
            <w:pPr>
              <w:autoSpaceDE w:val="0"/>
              <w:autoSpaceDN w:val="0"/>
              <w:adjustRightInd w:val="0"/>
              <w:spacing w:line="320" w:lineRule="atLeast"/>
              <w:ind w:right="60"/>
              <w:rPr>
                <w:rFonts w:ascii="Times New Roman" w:hAnsi="Times New Roman" w:eastAsia="Calibri"/>
                <w:color w:val="000000"/>
                <w:lang w:val="en-US"/>
              </w:rPr>
            </w:pPr>
            <w:r>
              <w:rPr>
                <w:rFonts w:ascii="Times New Roman" w:hAnsi="Times New Roman" w:eastAsia="Calibri"/>
                <w:i/>
                <w:iCs/>
                <w:color w:val="000000"/>
                <w:lang w:val="en-US"/>
              </w:rPr>
              <w:t>Table 9.</w:t>
            </w:r>
            <w:r>
              <w:rPr>
                <w:rFonts w:ascii="Times New Roman" w:hAnsi="Times New Roman" w:eastAsia="Calibri"/>
                <w:color w:val="000000"/>
                <w:lang w:val="en-US"/>
              </w:rPr>
              <w:t xml:space="preserve">  The Relationship between Self- Efficacy, Motivation and Their Speaking ability </w:t>
            </w:r>
          </w:p>
        </w:tc>
      </w:tr>
      <w:tr w14:paraId="5A4E49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64" w:hRule="atLeast"/>
        </w:trPr>
        <w:tc>
          <w:tcPr>
            <w:tcW w:w="3942" w:type="dxa"/>
            <w:gridSpan w:val="2"/>
            <w:tcBorders>
              <w:top w:val="single" w:color="000000" w:sz="18" w:space="0"/>
              <w:left w:val="single" w:color="000000" w:sz="18" w:space="0"/>
              <w:bottom w:val="single" w:color="000000" w:sz="18" w:space="0"/>
              <w:right w:val="nil"/>
            </w:tcBorders>
            <w:shd w:val="clear" w:color="auto" w:fill="FFFFFF"/>
            <w:vAlign w:val="bottom"/>
          </w:tcPr>
          <w:p w14:paraId="05C1DF90">
            <w:pPr>
              <w:autoSpaceDE w:val="0"/>
              <w:autoSpaceDN w:val="0"/>
              <w:adjustRightInd w:val="0"/>
              <w:rPr>
                <w:rFonts w:ascii="Times New Roman" w:hAnsi="Times New Roman" w:eastAsia="Calibri"/>
                <w:sz w:val="20"/>
                <w:szCs w:val="20"/>
                <w:lang w:val="en-US"/>
              </w:rPr>
            </w:pPr>
          </w:p>
        </w:tc>
        <w:tc>
          <w:tcPr>
            <w:tcW w:w="1370" w:type="dxa"/>
            <w:tcBorders>
              <w:top w:val="single" w:color="000000" w:sz="18" w:space="0"/>
              <w:left w:val="single" w:color="000000" w:sz="18" w:space="0"/>
              <w:bottom w:val="single" w:color="000000" w:sz="18" w:space="0"/>
              <w:right w:val="single" w:color="000000" w:sz="8" w:space="0"/>
            </w:tcBorders>
            <w:shd w:val="clear" w:color="auto" w:fill="FFFFFF"/>
            <w:vAlign w:val="bottom"/>
          </w:tcPr>
          <w:p w14:paraId="79AA3C2D">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Students' Efficacy</w:t>
            </w:r>
          </w:p>
        </w:tc>
        <w:tc>
          <w:tcPr>
            <w:tcW w:w="1370" w:type="dxa"/>
            <w:tcBorders>
              <w:top w:val="single" w:color="000000" w:sz="18" w:space="0"/>
              <w:left w:val="single" w:color="000000" w:sz="8" w:space="0"/>
              <w:bottom w:val="single" w:color="000000" w:sz="18" w:space="0"/>
              <w:right w:val="single" w:color="000000" w:sz="8" w:space="0"/>
            </w:tcBorders>
            <w:shd w:val="clear" w:color="auto" w:fill="FFFFFF"/>
            <w:vAlign w:val="bottom"/>
          </w:tcPr>
          <w:p w14:paraId="12D37247">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Achievement Motivation</w:t>
            </w:r>
          </w:p>
        </w:tc>
        <w:tc>
          <w:tcPr>
            <w:tcW w:w="1605" w:type="dxa"/>
            <w:tcBorders>
              <w:top w:val="single" w:color="000000" w:sz="18" w:space="0"/>
              <w:left w:val="single" w:color="000000" w:sz="8" w:space="0"/>
              <w:bottom w:val="single" w:color="000000" w:sz="18" w:space="0"/>
              <w:right w:val="single" w:color="000000" w:sz="18" w:space="0"/>
            </w:tcBorders>
            <w:shd w:val="clear" w:color="auto" w:fill="FFFFFF"/>
            <w:vAlign w:val="bottom"/>
          </w:tcPr>
          <w:p w14:paraId="54D3BEDF">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Speaking Ability</w:t>
            </w:r>
          </w:p>
        </w:tc>
      </w:tr>
      <w:tr w14:paraId="757DCC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64" w:hRule="atLeast"/>
        </w:trPr>
        <w:tc>
          <w:tcPr>
            <w:tcW w:w="2085" w:type="dxa"/>
            <w:vMerge w:val="restart"/>
            <w:tcBorders>
              <w:top w:val="single" w:color="000000" w:sz="18" w:space="0"/>
              <w:left w:val="single" w:color="000000" w:sz="18" w:space="0"/>
              <w:bottom w:val="single" w:color="000000" w:sz="8" w:space="0"/>
              <w:right w:val="nil"/>
            </w:tcBorders>
            <w:shd w:val="clear" w:color="auto" w:fill="FFFFFF"/>
          </w:tcPr>
          <w:p w14:paraId="0875008D">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Students' Efficacy</w:t>
            </w:r>
          </w:p>
        </w:tc>
        <w:tc>
          <w:tcPr>
            <w:tcW w:w="1856" w:type="dxa"/>
            <w:tcBorders>
              <w:top w:val="single" w:color="000000" w:sz="18" w:space="0"/>
              <w:left w:val="nil"/>
              <w:bottom w:val="nil"/>
              <w:right w:val="single" w:color="000000" w:sz="18" w:space="0"/>
            </w:tcBorders>
            <w:shd w:val="clear" w:color="auto" w:fill="FFFFFF"/>
          </w:tcPr>
          <w:p w14:paraId="0BA2E376">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Pearson Correlation</w:t>
            </w:r>
          </w:p>
        </w:tc>
        <w:tc>
          <w:tcPr>
            <w:tcW w:w="1370" w:type="dxa"/>
            <w:tcBorders>
              <w:top w:val="single" w:color="000000" w:sz="18" w:space="0"/>
              <w:left w:val="single" w:color="000000" w:sz="18" w:space="0"/>
              <w:bottom w:val="nil"/>
              <w:right w:val="single" w:color="000000" w:sz="8" w:space="0"/>
            </w:tcBorders>
            <w:shd w:val="clear" w:color="auto" w:fill="FFFFFF"/>
            <w:vAlign w:val="center"/>
          </w:tcPr>
          <w:p w14:paraId="02FCEF3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w:t>
            </w:r>
          </w:p>
        </w:tc>
        <w:tc>
          <w:tcPr>
            <w:tcW w:w="1370" w:type="dxa"/>
            <w:tcBorders>
              <w:top w:val="single" w:color="000000" w:sz="18" w:space="0"/>
              <w:left w:val="single" w:color="000000" w:sz="8" w:space="0"/>
              <w:bottom w:val="nil"/>
              <w:right w:val="single" w:color="000000" w:sz="8" w:space="0"/>
            </w:tcBorders>
            <w:shd w:val="clear" w:color="auto" w:fill="FFFFFF"/>
            <w:vAlign w:val="center"/>
          </w:tcPr>
          <w:p w14:paraId="3C7230E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.886</w:t>
            </w:r>
            <w:r>
              <w:rPr>
                <w:rFonts w:ascii="Times New Roman" w:hAnsi="Times New Roman" w:eastAsia="Calibri"/>
                <w:color w:val="000000"/>
                <w:sz w:val="20"/>
                <w:szCs w:val="20"/>
                <w:vertAlign w:val="superscript"/>
                <w:lang w:val="en-US"/>
              </w:rPr>
              <w:t>**</w:t>
            </w:r>
          </w:p>
        </w:tc>
        <w:tc>
          <w:tcPr>
            <w:tcW w:w="1605" w:type="dxa"/>
            <w:tcBorders>
              <w:top w:val="single" w:color="000000" w:sz="18" w:space="0"/>
              <w:left w:val="single" w:color="000000" w:sz="8" w:space="0"/>
              <w:bottom w:val="nil"/>
              <w:right w:val="single" w:color="000000" w:sz="18" w:space="0"/>
            </w:tcBorders>
            <w:shd w:val="clear" w:color="auto" w:fill="FFFFFF"/>
            <w:vAlign w:val="center"/>
          </w:tcPr>
          <w:p w14:paraId="03C9F30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.841</w:t>
            </w:r>
            <w:r>
              <w:rPr>
                <w:rFonts w:ascii="Times New Roman" w:hAnsi="Times New Roman" w:eastAsia="Calibri"/>
                <w:color w:val="000000"/>
                <w:sz w:val="20"/>
                <w:szCs w:val="20"/>
                <w:vertAlign w:val="superscript"/>
                <w:lang w:val="en-US"/>
              </w:rPr>
              <w:t>**</w:t>
            </w:r>
          </w:p>
        </w:tc>
      </w:tr>
      <w:tr w14:paraId="468E5D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5" w:hRule="atLeast"/>
        </w:trPr>
        <w:tc>
          <w:tcPr>
            <w:tcW w:w="2085" w:type="dxa"/>
            <w:vMerge w:val="continue"/>
            <w:tcBorders>
              <w:top w:val="single" w:color="000000" w:sz="18" w:space="0"/>
              <w:left w:val="single" w:color="000000" w:sz="18" w:space="0"/>
              <w:bottom w:val="single" w:color="000000" w:sz="8" w:space="0"/>
              <w:right w:val="nil"/>
            </w:tcBorders>
            <w:vAlign w:val="center"/>
          </w:tcPr>
          <w:p w14:paraId="761C4795">
            <w:pPr>
              <w:rPr>
                <w:rFonts w:ascii="Times New Roman" w:hAnsi="Times New Roman" w:eastAsia="Calibri"/>
                <w:color w:val="000000"/>
                <w:sz w:val="20"/>
                <w:szCs w:val="20"/>
                <w:lang w:val="en-US"/>
              </w:rPr>
            </w:pPr>
          </w:p>
        </w:tc>
        <w:tc>
          <w:tcPr>
            <w:tcW w:w="1856" w:type="dxa"/>
            <w:tcBorders>
              <w:top w:val="nil"/>
              <w:left w:val="nil"/>
              <w:bottom w:val="nil"/>
              <w:right w:val="single" w:color="000000" w:sz="18" w:space="0"/>
            </w:tcBorders>
            <w:shd w:val="clear" w:color="auto" w:fill="FFFFFF"/>
          </w:tcPr>
          <w:p w14:paraId="35F318BD">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Sig. (2-tailed)</w:t>
            </w:r>
          </w:p>
        </w:tc>
        <w:tc>
          <w:tcPr>
            <w:tcW w:w="1370" w:type="dxa"/>
            <w:tcBorders>
              <w:top w:val="nil"/>
              <w:left w:val="single" w:color="000000" w:sz="18" w:space="0"/>
              <w:bottom w:val="nil"/>
              <w:right w:val="single" w:color="000000" w:sz="8" w:space="0"/>
            </w:tcBorders>
            <w:shd w:val="clear" w:color="auto" w:fill="FFFFFF"/>
            <w:vAlign w:val="center"/>
          </w:tcPr>
          <w:p w14:paraId="4A08DD02">
            <w:pPr>
              <w:autoSpaceDE w:val="0"/>
              <w:autoSpaceDN w:val="0"/>
              <w:adjustRightInd w:val="0"/>
              <w:rPr>
                <w:rFonts w:ascii="Times New Roman" w:hAnsi="Times New Roman" w:eastAsia="Calibri"/>
                <w:sz w:val="20"/>
                <w:szCs w:val="20"/>
                <w:lang w:val="en-US"/>
              </w:rPr>
            </w:pPr>
          </w:p>
        </w:tc>
        <w:tc>
          <w:tcPr>
            <w:tcW w:w="1370" w:type="dxa"/>
            <w:tcBorders>
              <w:top w:val="nil"/>
              <w:left w:val="single" w:color="000000" w:sz="8" w:space="0"/>
              <w:bottom w:val="nil"/>
              <w:right w:val="single" w:color="000000" w:sz="8" w:space="0"/>
            </w:tcBorders>
            <w:shd w:val="clear" w:color="auto" w:fill="FFFFFF"/>
            <w:vAlign w:val="center"/>
          </w:tcPr>
          <w:p w14:paraId="5113611B">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p>
        </w:tc>
        <w:tc>
          <w:tcPr>
            <w:tcW w:w="1605" w:type="dxa"/>
            <w:tcBorders>
              <w:top w:val="nil"/>
              <w:left w:val="single" w:color="000000" w:sz="8" w:space="0"/>
              <w:bottom w:val="nil"/>
              <w:right w:val="single" w:color="000000" w:sz="18" w:space="0"/>
            </w:tcBorders>
            <w:shd w:val="clear" w:color="auto" w:fill="FFFFFF"/>
            <w:vAlign w:val="center"/>
          </w:tcPr>
          <w:p w14:paraId="6F81184E">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p>
        </w:tc>
      </w:tr>
      <w:tr w14:paraId="3A0C71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7" w:hRule="atLeast"/>
        </w:trPr>
        <w:tc>
          <w:tcPr>
            <w:tcW w:w="2085" w:type="dxa"/>
            <w:vMerge w:val="continue"/>
            <w:tcBorders>
              <w:top w:val="single" w:color="000000" w:sz="18" w:space="0"/>
              <w:left w:val="single" w:color="000000" w:sz="18" w:space="0"/>
              <w:bottom w:val="single" w:color="000000" w:sz="8" w:space="0"/>
              <w:right w:val="nil"/>
            </w:tcBorders>
            <w:vAlign w:val="center"/>
          </w:tcPr>
          <w:p w14:paraId="5EB23A4C">
            <w:pPr>
              <w:rPr>
                <w:rFonts w:ascii="Times New Roman" w:hAnsi="Times New Roman" w:eastAsia="Calibri"/>
                <w:color w:val="000000"/>
                <w:sz w:val="20"/>
                <w:szCs w:val="20"/>
                <w:lang w:val="en-US"/>
              </w:rPr>
            </w:pPr>
          </w:p>
        </w:tc>
        <w:tc>
          <w:tcPr>
            <w:tcW w:w="1856" w:type="dxa"/>
            <w:tcBorders>
              <w:top w:val="nil"/>
              <w:left w:val="nil"/>
              <w:bottom w:val="single" w:color="000000" w:sz="8" w:space="0"/>
              <w:right w:val="single" w:color="000000" w:sz="18" w:space="0"/>
            </w:tcBorders>
            <w:shd w:val="clear" w:color="auto" w:fill="FFFFFF"/>
          </w:tcPr>
          <w:p w14:paraId="76735CDC">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w:t>
            </w:r>
          </w:p>
        </w:tc>
        <w:tc>
          <w:tcPr>
            <w:tcW w:w="1370" w:type="dxa"/>
            <w:tcBorders>
              <w:top w:val="nil"/>
              <w:left w:val="single" w:color="000000" w:sz="18" w:space="0"/>
              <w:bottom w:val="single" w:color="000000" w:sz="8" w:space="0"/>
              <w:right w:val="single" w:color="000000" w:sz="8" w:space="0"/>
            </w:tcBorders>
            <w:shd w:val="clear" w:color="auto" w:fill="FFFFFF"/>
            <w:vAlign w:val="center"/>
          </w:tcPr>
          <w:p w14:paraId="42BE494D">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370" w:type="dxa"/>
            <w:tcBorders>
              <w:top w:val="nil"/>
              <w:left w:val="single" w:color="000000" w:sz="8" w:space="0"/>
              <w:bottom w:val="single" w:color="000000" w:sz="8" w:space="0"/>
              <w:right w:val="single" w:color="000000" w:sz="8" w:space="0"/>
            </w:tcBorders>
            <w:shd w:val="clear" w:color="auto" w:fill="FFFFFF"/>
            <w:vAlign w:val="center"/>
          </w:tcPr>
          <w:p w14:paraId="190EDFA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605" w:type="dxa"/>
            <w:tcBorders>
              <w:top w:val="nil"/>
              <w:left w:val="single" w:color="000000" w:sz="8" w:space="0"/>
              <w:bottom w:val="single" w:color="000000" w:sz="8" w:space="0"/>
              <w:right w:val="single" w:color="000000" w:sz="18" w:space="0"/>
            </w:tcBorders>
            <w:shd w:val="clear" w:color="auto" w:fill="FFFFFF"/>
            <w:vAlign w:val="center"/>
          </w:tcPr>
          <w:p w14:paraId="6AA79503">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r>
      <w:tr w14:paraId="48E52B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64" w:hRule="atLeast"/>
        </w:trPr>
        <w:tc>
          <w:tcPr>
            <w:tcW w:w="2085" w:type="dxa"/>
            <w:vMerge w:val="restart"/>
            <w:tcBorders>
              <w:top w:val="nil"/>
              <w:left w:val="single" w:color="000000" w:sz="18" w:space="0"/>
              <w:bottom w:val="single" w:color="000000" w:sz="8" w:space="0"/>
              <w:right w:val="nil"/>
            </w:tcBorders>
            <w:shd w:val="clear" w:color="auto" w:fill="FFFFFF"/>
          </w:tcPr>
          <w:p w14:paraId="0A6C0EEE">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Achievement Motivation</w:t>
            </w:r>
          </w:p>
        </w:tc>
        <w:tc>
          <w:tcPr>
            <w:tcW w:w="1856" w:type="dxa"/>
            <w:tcBorders>
              <w:top w:val="nil"/>
              <w:left w:val="nil"/>
              <w:bottom w:val="nil"/>
              <w:right w:val="single" w:color="000000" w:sz="18" w:space="0"/>
            </w:tcBorders>
            <w:shd w:val="clear" w:color="auto" w:fill="FFFFFF"/>
          </w:tcPr>
          <w:p w14:paraId="6E856D7E">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Pearson Correlation</w:t>
            </w:r>
          </w:p>
        </w:tc>
        <w:tc>
          <w:tcPr>
            <w:tcW w:w="1370" w:type="dxa"/>
            <w:tcBorders>
              <w:top w:val="nil"/>
              <w:left w:val="single" w:color="000000" w:sz="18" w:space="0"/>
              <w:bottom w:val="nil"/>
              <w:right w:val="single" w:color="000000" w:sz="8" w:space="0"/>
            </w:tcBorders>
            <w:shd w:val="clear" w:color="auto" w:fill="FFFFFF"/>
            <w:vAlign w:val="center"/>
          </w:tcPr>
          <w:p w14:paraId="0FC65AF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.886</w:t>
            </w:r>
            <w:r>
              <w:rPr>
                <w:rFonts w:ascii="Times New Roman" w:hAnsi="Times New Roman" w:eastAsia="Calibri"/>
                <w:color w:val="000000"/>
                <w:sz w:val="20"/>
                <w:szCs w:val="20"/>
                <w:vertAlign w:val="superscript"/>
                <w:lang w:val="en-US"/>
              </w:rPr>
              <w:t>**</w:t>
            </w:r>
          </w:p>
        </w:tc>
        <w:tc>
          <w:tcPr>
            <w:tcW w:w="1370" w:type="dxa"/>
            <w:tcBorders>
              <w:top w:val="nil"/>
              <w:left w:val="single" w:color="000000" w:sz="8" w:space="0"/>
              <w:bottom w:val="nil"/>
              <w:right w:val="single" w:color="000000" w:sz="8" w:space="0"/>
            </w:tcBorders>
            <w:shd w:val="clear" w:color="auto" w:fill="FFFFFF"/>
            <w:vAlign w:val="center"/>
          </w:tcPr>
          <w:p w14:paraId="479D31B7">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w:t>
            </w:r>
          </w:p>
        </w:tc>
        <w:tc>
          <w:tcPr>
            <w:tcW w:w="1605" w:type="dxa"/>
            <w:tcBorders>
              <w:top w:val="nil"/>
              <w:left w:val="single" w:color="000000" w:sz="8" w:space="0"/>
              <w:bottom w:val="nil"/>
              <w:right w:val="single" w:color="000000" w:sz="18" w:space="0"/>
            </w:tcBorders>
            <w:shd w:val="clear" w:color="auto" w:fill="FFFFFF"/>
            <w:vAlign w:val="center"/>
          </w:tcPr>
          <w:p w14:paraId="74890DD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.939</w:t>
            </w:r>
            <w:r>
              <w:rPr>
                <w:rFonts w:ascii="Times New Roman" w:hAnsi="Times New Roman" w:eastAsia="Calibri"/>
                <w:color w:val="000000"/>
                <w:sz w:val="20"/>
                <w:szCs w:val="20"/>
                <w:vertAlign w:val="superscript"/>
                <w:lang w:val="en-US"/>
              </w:rPr>
              <w:t>**</w:t>
            </w:r>
          </w:p>
        </w:tc>
      </w:tr>
      <w:tr w14:paraId="621304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5" w:hRule="atLeast"/>
        </w:trPr>
        <w:tc>
          <w:tcPr>
            <w:tcW w:w="2085" w:type="dxa"/>
            <w:vMerge w:val="continue"/>
            <w:tcBorders>
              <w:top w:val="nil"/>
              <w:left w:val="single" w:color="000000" w:sz="18" w:space="0"/>
              <w:bottom w:val="single" w:color="000000" w:sz="8" w:space="0"/>
              <w:right w:val="nil"/>
            </w:tcBorders>
            <w:vAlign w:val="center"/>
          </w:tcPr>
          <w:p w14:paraId="1AD21051">
            <w:pPr>
              <w:rPr>
                <w:rFonts w:ascii="Times New Roman" w:hAnsi="Times New Roman" w:eastAsia="Calibri"/>
                <w:color w:val="000000"/>
                <w:sz w:val="20"/>
                <w:szCs w:val="20"/>
                <w:lang w:val="en-US"/>
              </w:rPr>
            </w:pPr>
          </w:p>
        </w:tc>
        <w:tc>
          <w:tcPr>
            <w:tcW w:w="1856" w:type="dxa"/>
            <w:tcBorders>
              <w:top w:val="nil"/>
              <w:left w:val="nil"/>
              <w:bottom w:val="nil"/>
              <w:right w:val="single" w:color="000000" w:sz="18" w:space="0"/>
            </w:tcBorders>
            <w:shd w:val="clear" w:color="auto" w:fill="FFFFFF"/>
          </w:tcPr>
          <w:p w14:paraId="07C8AD46">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Sig. (2-tailed)</w:t>
            </w:r>
          </w:p>
        </w:tc>
        <w:tc>
          <w:tcPr>
            <w:tcW w:w="1370" w:type="dxa"/>
            <w:tcBorders>
              <w:top w:val="nil"/>
              <w:left w:val="single" w:color="000000" w:sz="18" w:space="0"/>
              <w:bottom w:val="nil"/>
              <w:right w:val="single" w:color="000000" w:sz="8" w:space="0"/>
            </w:tcBorders>
            <w:shd w:val="clear" w:color="auto" w:fill="FFFFFF"/>
            <w:vAlign w:val="center"/>
          </w:tcPr>
          <w:p w14:paraId="38AC129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p>
        </w:tc>
        <w:tc>
          <w:tcPr>
            <w:tcW w:w="1370" w:type="dxa"/>
            <w:tcBorders>
              <w:top w:val="nil"/>
              <w:left w:val="single" w:color="000000" w:sz="8" w:space="0"/>
              <w:bottom w:val="nil"/>
              <w:right w:val="single" w:color="000000" w:sz="8" w:space="0"/>
            </w:tcBorders>
            <w:shd w:val="clear" w:color="auto" w:fill="FFFFFF"/>
            <w:vAlign w:val="center"/>
          </w:tcPr>
          <w:p w14:paraId="3C524BF4">
            <w:pPr>
              <w:autoSpaceDE w:val="0"/>
              <w:autoSpaceDN w:val="0"/>
              <w:adjustRightInd w:val="0"/>
              <w:rPr>
                <w:rFonts w:ascii="Times New Roman" w:hAnsi="Times New Roman" w:eastAsia="Calibri"/>
                <w:sz w:val="20"/>
                <w:szCs w:val="20"/>
                <w:lang w:val="en-US"/>
              </w:rPr>
            </w:pPr>
          </w:p>
        </w:tc>
        <w:tc>
          <w:tcPr>
            <w:tcW w:w="1605" w:type="dxa"/>
            <w:tcBorders>
              <w:top w:val="nil"/>
              <w:left w:val="single" w:color="000000" w:sz="8" w:space="0"/>
              <w:bottom w:val="nil"/>
              <w:right w:val="single" w:color="000000" w:sz="18" w:space="0"/>
            </w:tcBorders>
            <w:shd w:val="clear" w:color="auto" w:fill="FFFFFF"/>
            <w:vAlign w:val="center"/>
          </w:tcPr>
          <w:p w14:paraId="3C38975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p>
        </w:tc>
      </w:tr>
      <w:tr w14:paraId="429192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3" w:hRule="atLeast"/>
        </w:trPr>
        <w:tc>
          <w:tcPr>
            <w:tcW w:w="2085" w:type="dxa"/>
            <w:vMerge w:val="continue"/>
            <w:tcBorders>
              <w:top w:val="nil"/>
              <w:left w:val="single" w:color="000000" w:sz="18" w:space="0"/>
              <w:bottom w:val="single" w:color="000000" w:sz="8" w:space="0"/>
              <w:right w:val="nil"/>
            </w:tcBorders>
            <w:vAlign w:val="center"/>
          </w:tcPr>
          <w:p w14:paraId="0EA653E9">
            <w:pPr>
              <w:rPr>
                <w:rFonts w:ascii="Times New Roman" w:hAnsi="Times New Roman" w:eastAsia="Calibri"/>
                <w:color w:val="000000"/>
                <w:sz w:val="20"/>
                <w:szCs w:val="20"/>
                <w:lang w:val="en-US"/>
              </w:rPr>
            </w:pPr>
          </w:p>
        </w:tc>
        <w:tc>
          <w:tcPr>
            <w:tcW w:w="1856" w:type="dxa"/>
            <w:tcBorders>
              <w:top w:val="nil"/>
              <w:left w:val="nil"/>
              <w:bottom w:val="single" w:color="000000" w:sz="8" w:space="0"/>
              <w:right w:val="single" w:color="000000" w:sz="18" w:space="0"/>
            </w:tcBorders>
            <w:shd w:val="clear" w:color="auto" w:fill="FFFFFF"/>
          </w:tcPr>
          <w:p w14:paraId="1DEDD1EF">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w:t>
            </w:r>
          </w:p>
        </w:tc>
        <w:tc>
          <w:tcPr>
            <w:tcW w:w="1370" w:type="dxa"/>
            <w:tcBorders>
              <w:top w:val="nil"/>
              <w:left w:val="single" w:color="000000" w:sz="18" w:space="0"/>
              <w:bottom w:val="single" w:color="000000" w:sz="8" w:space="0"/>
              <w:right w:val="single" w:color="000000" w:sz="8" w:space="0"/>
            </w:tcBorders>
            <w:shd w:val="clear" w:color="auto" w:fill="FFFFFF"/>
            <w:vAlign w:val="center"/>
          </w:tcPr>
          <w:p w14:paraId="479B91D2">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370" w:type="dxa"/>
            <w:tcBorders>
              <w:top w:val="nil"/>
              <w:left w:val="single" w:color="000000" w:sz="8" w:space="0"/>
              <w:bottom w:val="single" w:color="000000" w:sz="8" w:space="0"/>
              <w:right w:val="single" w:color="000000" w:sz="8" w:space="0"/>
            </w:tcBorders>
            <w:shd w:val="clear" w:color="auto" w:fill="FFFFFF"/>
            <w:vAlign w:val="center"/>
          </w:tcPr>
          <w:p w14:paraId="3635F085">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605" w:type="dxa"/>
            <w:tcBorders>
              <w:top w:val="nil"/>
              <w:left w:val="single" w:color="000000" w:sz="8" w:space="0"/>
              <w:bottom w:val="single" w:color="000000" w:sz="8" w:space="0"/>
              <w:right w:val="single" w:color="000000" w:sz="18" w:space="0"/>
            </w:tcBorders>
            <w:shd w:val="clear" w:color="auto" w:fill="FFFFFF"/>
            <w:vAlign w:val="center"/>
          </w:tcPr>
          <w:p w14:paraId="4E58DFE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r>
      <w:tr w14:paraId="37FA05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64" w:hRule="atLeast"/>
        </w:trPr>
        <w:tc>
          <w:tcPr>
            <w:tcW w:w="2085" w:type="dxa"/>
            <w:vMerge w:val="restart"/>
            <w:tcBorders>
              <w:top w:val="nil"/>
              <w:left w:val="single" w:color="000000" w:sz="18" w:space="0"/>
              <w:bottom w:val="single" w:color="000000" w:sz="18" w:space="0"/>
              <w:right w:val="nil"/>
            </w:tcBorders>
            <w:shd w:val="clear" w:color="auto" w:fill="FFFFFF"/>
          </w:tcPr>
          <w:p w14:paraId="659EE7B4">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Speaking Ability</w:t>
            </w:r>
          </w:p>
        </w:tc>
        <w:tc>
          <w:tcPr>
            <w:tcW w:w="1856" w:type="dxa"/>
            <w:tcBorders>
              <w:top w:val="nil"/>
              <w:left w:val="nil"/>
              <w:bottom w:val="nil"/>
              <w:right w:val="single" w:color="000000" w:sz="18" w:space="0"/>
            </w:tcBorders>
            <w:shd w:val="clear" w:color="auto" w:fill="FFFFFF"/>
          </w:tcPr>
          <w:p w14:paraId="1C2BD2B0">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Pearson Correlation</w:t>
            </w:r>
          </w:p>
        </w:tc>
        <w:tc>
          <w:tcPr>
            <w:tcW w:w="1370" w:type="dxa"/>
            <w:tcBorders>
              <w:top w:val="nil"/>
              <w:left w:val="single" w:color="000000" w:sz="18" w:space="0"/>
              <w:bottom w:val="nil"/>
              <w:right w:val="single" w:color="000000" w:sz="8" w:space="0"/>
            </w:tcBorders>
            <w:shd w:val="clear" w:color="auto" w:fill="FFFFFF"/>
            <w:vAlign w:val="center"/>
          </w:tcPr>
          <w:p w14:paraId="583E6BC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.841</w:t>
            </w:r>
            <w:r>
              <w:rPr>
                <w:rFonts w:ascii="Times New Roman" w:hAnsi="Times New Roman" w:eastAsia="Calibri"/>
                <w:color w:val="000000"/>
                <w:sz w:val="20"/>
                <w:szCs w:val="20"/>
                <w:vertAlign w:val="superscript"/>
                <w:lang w:val="en-US"/>
              </w:rPr>
              <w:t>**</w:t>
            </w:r>
          </w:p>
        </w:tc>
        <w:tc>
          <w:tcPr>
            <w:tcW w:w="1370" w:type="dxa"/>
            <w:tcBorders>
              <w:top w:val="nil"/>
              <w:left w:val="single" w:color="000000" w:sz="8" w:space="0"/>
              <w:bottom w:val="nil"/>
              <w:right w:val="single" w:color="000000" w:sz="8" w:space="0"/>
            </w:tcBorders>
            <w:shd w:val="clear" w:color="auto" w:fill="FFFFFF"/>
            <w:vAlign w:val="center"/>
          </w:tcPr>
          <w:p w14:paraId="6DBA645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.939</w:t>
            </w:r>
            <w:r>
              <w:rPr>
                <w:rFonts w:ascii="Times New Roman" w:hAnsi="Times New Roman" w:eastAsia="Calibri"/>
                <w:color w:val="000000"/>
                <w:sz w:val="20"/>
                <w:szCs w:val="20"/>
                <w:vertAlign w:val="superscript"/>
                <w:lang w:val="en-US"/>
              </w:rPr>
              <w:t>**</w:t>
            </w:r>
          </w:p>
        </w:tc>
        <w:tc>
          <w:tcPr>
            <w:tcW w:w="1605" w:type="dxa"/>
            <w:tcBorders>
              <w:top w:val="nil"/>
              <w:left w:val="single" w:color="000000" w:sz="8" w:space="0"/>
              <w:bottom w:val="nil"/>
              <w:right w:val="single" w:color="000000" w:sz="18" w:space="0"/>
            </w:tcBorders>
            <w:shd w:val="clear" w:color="auto" w:fill="FFFFFF"/>
            <w:vAlign w:val="center"/>
          </w:tcPr>
          <w:p w14:paraId="22A8921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w:t>
            </w:r>
          </w:p>
        </w:tc>
      </w:tr>
      <w:tr w14:paraId="3591D0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7" w:hRule="atLeast"/>
        </w:trPr>
        <w:tc>
          <w:tcPr>
            <w:tcW w:w="2085" w:type="dxa"/>
            <w:vMerge w:val="continue"/>
            <w:tcBorders>
              <w:top w:val="nil"/>
              <w:left w:val="single" w:color="000000" w:sz="18" w:space="0"/>
              <w:bottom w:val="single" w:color="000000" w:sz="18" w:space="0"/>
              <w:right w:val="nil"/>
            </w:tcBorders>
            <w:vAlign w:val="center"/>
          </w:tcPr>
          <w:p w14:paraId="0DB89EF5">
            <w:pPr>
              <w:rPr>
                <w:rFonts w:ascii="Times New Roman" w:hAnsi="Times New Roman" w:eastAsia="Calibri"/>
                <w:color w:val="000000"/>
                <w:sz w:val="20"/>
                <w:szCs w:val="20"/>
                <w:lang w:val="en-US"/>
              </w:rPr>
            </w:pPr>
          </w:p>
        </w:tc>
        <w:tc>
          <w:tcPr>
            <w:tcW w:w="1856" w:type="dxa"/>
            <w:tcBorders>
              <w:top w:val="nil"/>
              <w:left w:val="nil"/>
              <w:bottom w:val="nil"/>
              <w:right w:val="single" w:color="000000" w:sz="18" w:space="0"/>
            </w:tcBorders>
            <w:shd w:val="clear" w:color="auto" w:fill="FFFFFF"/>
          </w:tcPr>
          <w:p w14:paraId="7EB6E010">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Sig. (2-tailed)</w:t>
            </w:r>
          </w:p>
        </w:tc>
        <w:tc>
          <w:tcPr>
            <w:tcW w:w="1370" w:type="dxa"/>
            <w:tcBorders>
              <w:top w:val="nil"/>
              <w:left w:val="single" w:color="000000" w:sz="18" w:space="0"/>
              <w:bottom w:val="nil"/>
              <w:right w:val="single" w:color="000000" w:sz="8" w:space="0"/>
            </w:tcBorders>
            <w:shd w:val="clear" w:color="auto" w:fill="FFFFFF"/>
            <w:vAlign w:val="center"/>
          </w:tcPr>
          <w:p w14:paraId="48BEB575">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p>
        </w:tc>
        <w:tc>
          <w:tcPr>
            <w:tcW w:w="1370" w:type="dxa"/>
            <w:tcBorders>
              <w:top w:val="nil"/>
              <w:left w:val="single" w:color="000000" w:sz="8" w:space="0"/>
              <w:bottom w:val="nil"/>
              <w:right w:val="single" w:color="000000" w:sz="8" w:space="0"/>
            </w:tcBorders>
            <w:shd w:val="clear" w:color="auto" w:fill="FFFFFF"/>
            <w:vAlign w:val="center"/>
          </w:tcPr>
          <w:p w14:paraId="574415DB">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p>
        </w:tc>
        <w:tc>
          <w:tcPr>
            <w:tcW w:w="1605" w:type="dxa"/>
            <w:tcBorders>
              <w:top w:val="nil"/>
              <w:left w:val="single" w:color="000000" w:sz="8" w:space="0"/>
              <w:bottom w:val="nil"/>
              <w:right w:val="single" w:color="000000" w:sz="18" w:space="0"/>
            </w:tcBorders>
            <w:shd w:val="clear" w:color="auto" w:fill="FFFFFF"/>
            <w:vAlign w:val="center"/>
          </w:tcPr>
          <w:p w14:paraId="6A074FEB">
            <w:pPr>
              <w:autoSpaceDE w:val="0"/>
              <w:autoSpaceDN w:val="0"/>
              <w:adjustRightInd w:val="0"/>
              <w:rPr>
                <w:rFonts w:ascii="Times New Roman" w:hAnsi="Times New Roman" w:eastAsia="Calibri"/>
                <w:sz w:val="20"/>
                <w:szCs w:val="20"/>
                <w:lang w:val="en-US"/>
              </w:rPr>
            </w:pPr>
          </w:p>
        </w:tc>
      </w:tr>
      <w:tr w14:paraId="7A8A7E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5" w:hRule="atLeast"/>
        </w:trPr>
        <w:tc>
          <w:tcPr>
            <w:tcW w:w="2085" w:type="dxa"/>
            <w:vMerge w:val="continue"/>
            <w:tcBorders>
              <w:top w:val="nil"/>
              <w:left w:val="single" w:color="000000" w:sz="18" w:space="0"/>
              <w:bottom w:val="single" w:color="000000" w:sz="18" w:space="0"/>
              <w:right w:val="nil"/>
            </w:tcBorders>
            <w:vAlign w:val="center"/>
          </w:tcPr>
          <w:p w14:paraId="35FE47D2">
            <w:pPr>
              <w:rPr>
                <w:rFonts w:ascii="Times New Roman" w:hAnsi="Times New Roman" w:eastAsia="Calibri"/>
                <w:color w:val="000000"/>
                <w:sz w:val="20"/>
                <w:szCs w:val="20"/>
                <w:lang w:val="en-US"/>
              </w:rPr>
            </w:pPr>
          </w:p>
        </w:tc>
        <w:tc>
          <w:tcPr>
            <w:tcW w:w="1856" w:type="dxa"/>
            <w:tcBorders>
              <w:top w:val="nil"/>
              <w:left w:val="nil"/>
              <w:bottom w:val="single" w:color="000000" w:sz="18" w:space="0"/>
              <w:right w:val="single" w:color="000000" w:sz="18" w:space="0"/>
            </w:tcBorders>
            <w:shd w:val="clear" w:color="auto" w:fill="FFFFFF"/>
          </w:tcPr>
          <w:p w14:paraId="7716231F">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w:t>
            </w:r>
          </w:p>
        </w:tc>
        <w:tc>
          <w:tcPr>
            <w:tcW w:w="1370" w:type="dxa"/>
            <w:tcBorders>
              <w:top w:val="nil"/>
              <w:left w:val="single" w:color="000000" w:sz="18" w:space="0"/>
              <w:bottom w:val="single" w:color="000000" w:sz="18" w:space="0"/>
              <w:right w:val="single" w:color="000000" w:sz="8" w:space="0"/>
            </w:tcBorders>
            <w:shd w:val="clear" w:color="auto" w:fill="FFFFFF"/>
            <w:vAlign w:val="center"/>
          </w:tcPr>
          <w:p w14:paraId="274E425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370" w:type="dxa"/>
            <w:tcBorders>
              <w:top w:val="nil"/>
              <w:left w:val="single" w:color="000000" w:sz="8" w:space="0"/>
              <w:bottom w:val="single" w:color="000000" w:sz="18" w:space="0"/>
              <w:right w:val="single" w:color="000000" w:sz="8" w:space="0"/>
            </w:tcBorders>
            <w:shd w:val="clear" w:color="auto" w:fill="FFFFFF"/>
            <w:vAlign w:val="center"/>
          </w:tcPr>
          <w:p w14:paraId="0052E03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605" w:type="dxa"/>
            <w:tcBorders>
              <w:top w:val="nil"/>
              <w:left w:val="single" w:color="000000" w:sz="8" w:space="0"/>
              <w:bottom w:val="single" w:color="000000" w:sz="18" w:space="0"/>
              <w:right w:val="single" w:color="000000" w:sz="18" w:space="0"/>
            </w:tcBorders>
            <w:shd w:val="clear" w:color="auto" w:fill="FFFFFF"/>
            <w:vAlign w:val="center"/>
          </w:tcPr>
          <w:p w14:paraId="066F6536">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r>
      <w:tr w14:paraId="7116A8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3" w:hRule="atLeast"/>
        </w:trPr>
        <w:tc>
          <w:tcPr>
            <w:tcW w:w="8288" w:type="dxa"/>
            <w:gridSpan w:val="5"/>
            <w:tcBorders>
              <w:top w:val="nil"/>
              <w:left w:val="nil"/>
              <w:bottom w:val="nil"/>
              <w:right w:val="nil"/>
            </w:tcBorders>
            <w:shd w:val="clear" w:color="auto" w:fill="FFFFFF"/>
          </w:tcPr>
          <w:p w14:paraId="2E34BFDA">
            <w:pPr>
              <w:autoSpaceDE w:val="0"/>
              <w:autoSpaceDN w:val="0"/>
              <w:adjustRightInd w:val="0"/>
              <w:spacing w:line="320" w:lineRule="atLeast"/>
              <w:ind w:left="60" w:right="60"/>
              <w:rPr>
                <w:rFonts w:ascii="Times New Roman" w:hAnsi="Times New Roman" w:eastAsia="Calibri"/>
                <w:color w:val="000000"/>
                <w:sz w:val="24"/>
                <w:szCs w:val="24"/>
                <w:lang w:val="en-US"/>
              </w:rPr>
            </w:pPr>
            <w:r>
              <w:rPr>
                <w:rFonts w:ascii="Times New Roman" w:hAnsi="Times New Roman" w:eastAsia="Calibri"/>
                <w:color w:val="000000"/>
                <w:sz w:val="24"/>
                <w:szCs w:val="24"/>
                <w:lang w:val="en-US"/>
              </w:rPr>
              <w:t>**. Correlation is significant at the 0.05 level (2-tailed).</w:t>
            </w:r>
          </w:p>
          <w:p w14:paraId="38B0C8DD">
            <w:pPr>
              <w:autoSpaceDE w:val="0"/>
              <w:autoSpaceDN w:val="0"/>
              <w:adjustRightInd w:val="0"/>
              <w:spacing w:line="320" w:lineRule="atLeast"/>
              <w:ind w:left="60" w:right="60"/>
              <w:rPr>
                <w:rFonts w:ascii="Times New Roman" w:hAnsi="Times New Roman" w:eastAsia="Calibri"/>
                <w:color w:val="000000"/>
                <w:sz w:val="24"/>
                <w:szCs w:val="24"/>
                <w:lang w:val="en-US"/>
              </w:rPr>
            </w:pPr>
          </w:p>
        </w:tc>
      </w:tr>
    </w:tbl>
    <w:p w14:paraId="5B44EEE8">
      <w:pPr>
        <w:tabs>
          <w:tab w:val="left" w:pos="1620"/>
        </w:tabs>
        <w:spacing w:after="200"/>
        <w:ind w:firstLine="630"/>
        <w:jc w:val="both"/>
        <w:rPr>
          <w:rFonts w:ascii="Times New Roman" w:hAnsi="Times New Roman" w:eastAsia="Calibri"/>
          <w:sz w:val="24"/>
          <w:szCs w:val="24"/>
          <w:lang w:val="en-US"/>
        </w:rPr>
      </w:pPr>
      <w:r>
        <w:rPr>
          <w:rFonts w:ascii="Times New Roman" w:hAnsi="Times New Roman" w:eastAsia="Calibri"/>
          <w:sz w:val="24"/>
          <w:szCs w:val="24"/>
          <w:lang w:val="en-US"/>
        </w:rPr>
        <w:t xml:space="preserve"> The result showed of that relationship between students’ efficacy, achievement motivation simultaneously with speaking ability on oral presentation showed the significant value r = 0.000. The value of r meant that Ho3 was rejected and Ha3 was accepted based on the significant value 0.000 &lt; 0.05 level. It indicated that there is a significant relationship between students’ efficacy, achievement motivation simultaneously with speaking ability on oral presentation of the fourth semester of English department of Unikarta.</w:t>
      </w:r>
    </w:p>
    <w:p w14:paraId="72B240F1">
      <w:pPr>
        <w:pStyle w:val="69"/>
        <w:ind w:firstLine="0"/>
        <w:rPr>
          <w:b/>
          <w:sz w:val="24"/>
          <w:lang w:val="en-US"/>
        </w:rPr>
      </w:pPr>
    </w:p>
    <w:p w14:paraId="635657DF">
      <w:pPr>
        <w:pStyle w:val="69"/>
        <w:ind w:firstLine="0"/>
        <w:rPr>
          <w:b/>
          <w:sz w:val="24"/>
          <w:lang w:val="en-US"/>
        </w:rPr>
      </w:pPr>
      <w:r>
        <w:rPr>
          <w:b/>
          <w:sz w:val="24"/>
          <w:lang w:val="en-US"/>
        </w:rPr>
        <w:t>Discussion</w:t>
      </w:r>
    </w:p>
    <w:p w14:paraId="0275F955">
      <w:pPr>
        <w:pStyle w:val="69"/>
        <w:ind w:firstLine="709"/>
        <w:contextualSpacing/>
        <w:rPr>
          <w:sz w:val="24"/>
          <w:lang w:val="en-US"/>
        </w:rPr>
      </w:pPr>
      <w:r>
        <w:rPr>
          <w:sz w:val="24"/>
          <w:lang w:val="en-US"/>
        </w:rPr>
        <w:t>According to the findings which the researcher obtained, the result showed the result of the research questions that based on the data analyzed to find out the relationship and the significance of each variable. The researcher applied the computer program of SPSS to analyze data obtained.</w:t>
      </w:r>
    </w:p>
    <w:p w14:paraId="02EAD3E7">
      <w:pPr>
        <w:pStyle w:val="69"/>
        <w:ind w:firstLine="709"/>
        <w:contextualSpacing/>
        <w:rPr>
          <w:sz w:val="24"/>
          <w:lang w:val="en-US"/>
        </w:rPr>
      </w:pPr>
      <w:r>
        <w:rPr>
          <w:sz w:val="24"/>
          <w:lang w:val="en-US"/>
        </w:rPr>
        <w:t>The result of the findings showed that the self-efficacy has a relationship toward the students speaking ability on oral presentation of the fourth semester of English department of Unikarta. The result findings answered the first question of the research that stated” is there a relationship between students’ efficacy and their speaking ability. This first research question is solved by the acceptance of (Ha) Alternative Hypothesis that stated “there is relationship between self-efficacy and their speaking ability”. It proved from the result of statistical hypothesis is significant at level was 0.05 &gt; 0.000. The influence of independent variable is examined by its significance at level α 0.000 &lt; 0.05. It showed that self- efficacy influenced speaking ability of the fourth semester of English department.</w:t>
      </w:r>
    </w:p>
    <w:p w14:paraId="05CFE3DF">
      <w:pPr>
        <w:pStyle w:val="69"/>
        <w:ind w:firstLine="709"/>
        <w:contextualSpacing/>
        <w:rPr>
          <w:sz w:val="24"/>
          <w:lang w:val="en-US"/>
        </w:rPr>
      </w:pPr>
      <w:r>
        <w:rPr>
          <w:sz w:val="24"/>
          <w:lang w:val="en-US"/>
        </w:rPr>
        <w:t xml:space="preserve">This relationship had been investigated by some previous research. Arlinda (2022) revealed that there is a positive correlation between efficacy and students speaking ability. It meant that higher value of efficacy, then the higher value ability of speaking skill. Moreover, Pramerta (2021) also conducted the similar research and shows that there is a positive correlation between the two variables. From the significance (2 tailed) explained that </w:t>
      </w:r>
      <w:r>
        <w:rPr>
          <w:sz w:val="24"/>
        </w:rPr>
        <w:t xml:space="preserve">the students had good potential to enhance their speaking ability and their </w:t>
      </w:r>
      <w:r>
        <w:rPr>
          <w:sz w:val="24"/>
          <w:lang w:val="en-US"/>
        </w:rPr>
        <w:t xml:space="preserve">self-efficacy </w:t>
      </w:r>
      <w:r>
        <w:rPr>
          <w:sz w:val="24"/>
        </w:rPr>
        <w:t>had significant contribution to their speaking performance</w:t>
      </w:r>
      <w:r>
        <w:rPr>
          <w:sz w:val="24"/>
          <w:lang w:val="en-US"/>
        </w:rPr>
        <w:t xml:space="preserve"> at Public University in Indonesia.</w:t>
      </w:r>
    </w:p>
    <w:p w14:paraId="136586CD">
      <w:pPr>
        <w:pStyle w:val="69"/>
        <w:ind w:firstLine="709"/>
        <w:contextualSpacing/>
        <w:rPr>
          <w:sz w:val="24"/>
          <w:lang w:val="en-US"/>
        </w:rPr>
      </w:pPr>
      <w:r>
        <w:rPr>
          <w:sz w:val="24"/>
          <w:lang w:val="en-US"/>
        </w:rPr>
        <w:t>From the result of data analysis, it showed that achievement motivation has a significant relationship towards speaking ability on oral presentation. The result findings answer the second question of the research that stated” is there a relationship between achievement motivation and their speaking ability. This first research question is solved by the acceptance of (Ha) Alternative Hypothesis that stated “there is relationship achievement motivation and their speaking ability”. It proved from the result of statistical hypothesis is significant at level 0.05 &gt; 0.000. The influence of independent variable is examined by its significance at level α 0.000 &lt; 0.05. It showed that achievement motivation influenced speaking ability on oral presentation of the fourth semester of English department.</w:t>
      </w:r>
    </w:p>
    <w:p w14:paraId="38F11970">
      <w:pPr>
        <w:pStyle w:val="69"/>
        <w:ind w:firstLine="709"/>
        <w:contextualSpacing/>
        <w:rPr>
          <w:sz w:val="24"/>
          <w:lang w:val="en-US"/>
        </w:rPr>
      </w:pPr>
      <w:r>
        <w:rPr>
          <w:sz w:val="24"/>
          <w:lang w:val="en-US"/>
        </w:rPr>
        <w:t xml:space="preserve">In line with the result, </w:t>
      </w:r>
      <w:commentRangeStart w:id="23"/>
      <w:r>
        <w:rPr>
          <w:sz w:val="24"/>
        </w:rPr>
        <w:t>Hoesny MU, Setyosari P, Praherdhiono H, Suryati N</w:t>
      </w:r>
      <w:commentRangeEnd w:id="23"/>
      <w:r>
        <w:commentReference w:id="23"/>
      </w:r>
      <w:r>
        <w:rPr>
          <w:sz w:val="24"/>
        </w:rPr>
        <w:t xml:space="preserve"> (2023</w:t>
      </w:r>
      <w:r>
        <w:rPr>
          <w:sz w:val="24"/>
          <w:lang w:val="en-US"/>
        </w:rPr>
        <w:t xml:space="preserve">) had tried to investigate the correlation between achievement motivation and speaking performance in their study. Based on the result of the data analysis about the relationship, it was found </w:t>
      </w:r>
      <w:r>
        <w:rPr>
          <w:sz w:val="24"/>
        </w:rPr>
        <w:t>that self-efficacy had significant correlation with speaking ability</w:t>
      </w:r>
      <w:r>
        <w:rPr>
          <w:sz w:val="24"/>
          <w:lang w:val="en-US"/>
        </w:rPr>
        <w:t>.</w:t>
      </w:r>
    </w:p>
    <w:p w14:paraId="1469BBD6">
      <w:pPr>
        <w:pStyle w:val="69"/>
        <w:ind w:firstLine="709"/>
        <w:contextualSpacing/>
        <w:rPr>
          <w:sz w:val="24"/>
          <w:lang w:val="en-US"/>
        </w:rPr>
      </w:pPr>
      <w:r>
        <w:rPr>
          <w:sz w:val="24"/>
          <w:lang w:val="en-US"/>
        </w:rPr>
        <w:t>Further, the researcher found that there is a significant relationship between students’ efficacy, achievement motivation simultaneously and speaking ability on oral presentation. It showed that value of F test is 131.534 on the significance level α 0.000 &lt; 0.05. The result revealed that Null Hypothesis (Ho) was rejected and Alternative Hypothesis was accepted.</w:t>
      </w:r>
    </w:p>
    <w:p w14:paraId="3757D051">
      <w:pPr>
        <w:pStyle w:val="69"/>
        <w:ind w:firstLine="709"/>
        <w:contextualSpacing/>
        <w:rPr>
          <w:sz w:val="24"/>
          <w:lang w:val="en-US"/>
        </w:rPr>
      </w:pPr>
      <w:r>
        <w:rPr>
          <w:sz w:val="24"/>
          <w:lang w:val="en-US"/>
        </w:rPr>
        <w:t xml:space="preserve">Based on the result above, the researcher assumes that the efficacy (self-efficacy) and achievement motivation are two important factors that contribute highly </w:t>
      </w:r>
      <w:del w:id="90" w:author="gothicinspire" w:date="2025-10-20T08:13:44Z">
        <w:r>
          <w:rPr>
            <w:sz w:val="24"/>
            <w:lang w:val="en-US"/>
          </w:rPr>
          <w:delText xml:space="preserve">to the </w:delText>
        </w:r>
      </w:del>
      <w:ins w:id="91" w:author="gothicinspire" w:date="2025-10-20T08:13:24Z">
        <w:r>
          <w:rPr>
            <w:sz w:val="24"/>
            <w:lang w:val="en-US"/>
          </w:rPr>
          <w:t>successful</w:t>
        </w:r>
      </w:ins>
      <w:del w:id="92" w:author="gothicinspire" w:date="2025-10-20T08:13:24Z">
        <w:r>
          <w:rPr>
            <w:sz w:val="24"/>
            <w:lang w:val="en-US"/>
          </w:rPr>
          <w:delText>successfulness</w:delText>
        </w:r>
      </w:del>
      <w:r>
        <w:rPr>
          <w:sz w:val="24"/>
          <w:lang w:val="en-US"/>
        </w:rPr>
        <w:t xml:space="preserve"> of students speaking ability. The result of this research is supported by the research of Astuti (2017) with the sample of 30 undergraduate second semester students of English Department of University of Brawijaya who also employs a correlational design in finding out the relationship among achievement motivation, academic self-efficacy and the students’ speaking performance. The aim of this study is obtaining the level of students’ achievement motivation, academic self-efficacy and their speaking performance. This study then reveals the relationship between achievement motivation combined with academic self-efficacy and the students’ speaking performance was statistically had a significant high positive correlation.</w:t>
      </w:r>
    </w:p>
    <w:p w14:paraId="2E842118">
      <w:pPr>
        <w:spacing w:line="360" w:lineRule="auto"/>
        <w:jc w:val="both"/>
        <w:rPr>
          <w:rFonts w:ascii="Times New Roman" w:hAnsi="Times New Roman"/>
          <w:b/>
          <w:sz w:val="24"/>
          <w:szCs w:val="24"/>
        </w:rPr>
      </w:pPr>
    </w:p>
    <w:p w14:paraId="33AC1CF7">
      <w:pPr>
        <w:spacing w:line="360" w:lineRule="auto"/>
        <w:jc w:val="both"/>
        <w:rPr>
          <w:rFonts w:ascii="Times New Roman" w:hAnsi="Times New Roman"/>
          <w:b/>
          <w:sz w:val="24"/>
          <w:szCs w:val="24"/>
        </w:rPr>
      </w:pPr>
      <w:r>
        <w:rPr>
          <w:rFonts w:ascii="Times New Roman" w:hAnsi="Times New Roman"/>
          <w:b/>
          <w:sz w:val="24"/>
          <w:szCs w:val="24"/>
        </w:rPr>
        <w:t>CONCLUSION</w:t>
      </w:r>
    </w:p>
    <w:p w14:paraId="30D498D1">
      <w:pPr>
        <w:pStyle w:val="69"/>
        <w:contextualSpacing/>
        <w:rPr>
          <w:sz w:val="24"/>
          <w:lang w:val="en-US"/>
        </w:rPr>
      </w:pPr>
      <w:r>
        <w:rPr>
          <w:sz w:val="24"/>
          <w:lang w:val="en-US"/>
        </w:rPr>
        <w:t xml:space="preserve">Based on the findings of the research, it showed that there is a positive </w:t>
      </w:r>
      <w:bookmarkStart w:id="1" w:name="_GoBack"/>
      <w:bookmarkEnd w:id="1"/>
      <w:r>
        <w:rPr>
          <w:sz w:val="24"/>
          <w:lang w:val="en-US"/>
        </w:rPr>
        <w:t>relationship between self -efficacy, achievement motivation and speaking ability of the fourth semester of English department of Unikarta.</w:t>
      </w:r>
      <w:r>
        <w:rPr>
          <w:sz w:val="24"/>
        </w:rPr>
        <w:t xml:space="preserve"> </w:t>
      </w:r>
      <w:r>
        <w:rPr>
          <w:sz w:val="24"/>
          <w:lang w:val="en-US"/>
        </w:rPr>
        <w:t>The researcher assumed that the efficacy and achievement motivation are two important factors that contribute highly to the successfulness of students speaking ability or speaking performance</w:t>
      </w:r>
    </w:p>
    <w:p w14:paraId="66F74A66">
      <w:pPr>
        <w:pStyle w:val="69"/>
        <w:contextualSpacing/>
        <w:rPr>
          <w:sz w:val="24"/>
          <w:lang w:val="en-US"/>
        </w:rPr>
      </w:pPr>
      <w:commentRangeStart w:id="24"/>
      <w:r>
        <w:rPr>
          <w:sz w:val="24"/>
          <w:lang w:val="en-US"/>
        </w:rPr>
        <w:t>The conclusion is presented in detailed as follows:</w:t>
      </w:r>
    </w:p>
    <w:p w14:paraId="37EE23A7">
      <w:pPr>
        <w:pStyle w:val="69"/>
        <w:numPr>
          <w:ilvl w:val="0"/>
          <w:numId w:val="2"/>
        </w:numPr>
        <w:contextualSpacing/>
        <w:rPr>
          <w:sz w:val="24"/>
          <w:lang w:val="en-US"/>
        </w:rPr>
      </w:pPr>
      <w:r>
        <w:rPr>
          <w:sz w:val="24"/>
          <w:lang w:val="en-US"/>
        </w:rPr>
        <w:t>There was a positive relationship between self-efficacy and speaking ability on oral presentation with r = 0.841. The result can be concluded that the correlation level was very high.</w:t>
      </w:r>
    </w:p>
    <w:p w14:paraId="45DA91BD">
      <w:pPr>
        <w:pStyle w:val="69"/>
        <w:numPr>
          <w:ilvl w:val="0"/>
          <w:numId w:val="2"/>
        </w:numPr>
        <w:contextualSpacing/>
        <w:rPr>
          <w:sz w:val="24"/>
          <w:lang w:val="en-US"/>
        </w:rPr>
      </w:pPr>
      <w:r>
        <w:rPr>
          <w:sz w:val="24"/>
          <w:lang w:val="en-US"/>
        </w:rPr>
        <w:t>There was a positive relationship between motivation and speaking ability on oral presentation with r = 0.939. The result can be concluded that the correlation level was very high.</w:t>
      </w:r>
    </w:p>
    <w:p w14:paraId="6D15D1DB">
      <w:pPr>
        <w:pStyle w:val="69"/>
        <w:numPr>
          <w:ilvl w:val="0"/>
          <w:numId w:val="2"/>
        </w:numPr>
        <w:contextualSpacing/>
        <w:rPr>
          <w:sz w:val="24"/>
          <w:lang w:val="en-US"/>
        </w:rPr>
      </w:pPr>
      <w:r>
        <w:rPr>
          <w:sz w:val="24"/>
          <w:lang w:val="en-US"/>
        </w:rPr>
        <w:t>There was a positive relationship between self-efficacy, motivation simultaneously with speaking ability on oral presentation with r = 0.939. The result can be concluded that the correlation level was very high.</w:t>
      </w:r>
      <w:commentRangeEnd w:id="24"/>
      <w:r>
        <w:commentReference w:id="24"/>
      </w:r>
    </w:p>
    <w:p w14:paraId="411183B9">
      <w:pPr>
        <w:pStyle w:val="69"/>
        <w:contextualSpacing/>
        <w:rPr>
          <w:sz w:val="24"/>
          <w:lang w:val="en-US"/>
        </w:rPr>
      </w:pPr>
    </w:p>
    <w:p w14:paraId="57F72FF7">
      <w:pPr>
        <w:jc w:val="both"/>
        <w:rPr>
          <w:rFonts w:ascii="Times New Roman" w:hAnsi="Times New Roman"/>
          <w:b/>
          <w:sz w:val="24"/>
          <w:szCs w:val="24"/>
        </w:rPr>
      </w:pPr>
    </w:p>
    <w:p w14:paraId="440DDCA2">
      <w:pPr>
        <w:jc w:val="both"/>
        <w:rPr>
          <w:rFonts w:ascii="Times New Roman" w:hAnsi="Times New Roman"/>
          <w:b/>
          <w:sz w:val="24"/>
          <w:szCs w:val="24"/>
        </w:rPr>
      </w:pPr>
      <w:r>
        <w:rPr>
          <w:rFonts w:ascii="Times New Roman" w:hAnsi="Times New Roman"/>
          <w:b/>
          <w:sz w:val="24"/>
          <w:szCs w:val="24"/>
        </w:rPr>
        <w:t>REFERENCE</w:t>
      </w:r>
    </w:p>
    <w:p w14:paraId="46718138">
      <w:pPr>
        <w:ind w:left="709" w:hanging="709"/>
        <w:jc w:val="both"/>
        <w:outlineLvl w:val="0"/>
        <w:rPr>
          <w:rFonts w:ascii="Times New Roman" w:hAnsi="Times New Roman"/>
          <w:sz w:val="24"/>
          <w:szCs w:val="24"/>
        </w:rPr>
      </w:pPr>
    </w:p>
    <w:p w14:paraId="6627954C">
      <w:pPr>
        <w:ind w:left="709" w:hanging="709"/>
        <w:jc w:val="both"/>
        <w:outlineLvl w:val="0"/>
        <w:rPr>
          <w:rFonts w:ascii="Times New Roman" w:hAnsi="Times New Roman"/>
          <w:sz w:val="24"/>
          <w:szCs w:val="24"/>
        </w:rPr>
      </w:pPr>
      <w:r>
        <w:rPr>
          <w:rFonts w:ascii="Times New Roman" w:hAnsi="Times New Roman" w:eastAsia="Calibri"/>
          <w:sz w:val="24"/>
          <w:szCs w:val="24"/>
        </w:rPr>
        <w:t>Arlinda, F. (2022). The Correlation between EFL Students’ Self Efficacy in Speaking and Their Speaking Performance. </w:t>
      </w:r>
      <w:r>
        <w:rPr>
          <w:rFonts w:ascii="Times New Roman" w:hAnsi="Times New Roman" w:eastAsia="Calibri"/>
          <w:i/>
          <w:iCs/>
          <w:sz w:val="24"/>
          <w:szCs w:val="24"/>
        </w:rPr>
        <w:t>RETAIN : Journal of Research in English Language Teaching</w:t>
      </w:r>
      <w:r>
        <w:rPr>
          <w:rFonts w:ascii="Times New Roman" w:hAnsi="Times New Roman" w:eastAsia="Calibri"/>
          <w:sz w:val="24"/>
          <w:szCs w:val="24"/>
        </w:rPr>
        <w:t>, </w:t>
      </w:r>
      <w:r>
        <w:rPr>
          <w:rFonts w:ascii="Times New Roman" w:hAnsi="Times New Roman" w:eastAsia="Calibri"/>
          <w:i/>
          <w:iCs/>
          <w:sz w:val="24"/>
          <w:szCs w:val="24"/>
        </w:rPr>
        <w:t>10</w:t>
      </w:r>
      <w:r>
        <w:rPr>
          <w:rFonts w:ascii="Times New Roman" w:hAnsi="Times New Roman" w:eastAsia="Calibri"/>
          <w:sz w:val="24"/>
          <w:szCs w:val="24"/>
        </w:rPr>
        <w:t xml:space="preserve">(01), 148–155. Retrieved from https://ejournal.unesa.ac.id/index.php/retain/article/view/46462 </w:t>
      </w:r>
      <w:r>
        <w:rPr>
          <w:rFonts w:ascii="Times New Roman" w:hAnsi="Times New Roman"/>
          <w:sz w:val="24"/>
          <w:szCs w:val="24"/>
        </w:rPr>
        <w:t xml:space="preserve">Bandura, Albert. </w:t>
      </w:r>
      <w:r>
        <w:rPr>
          <w:rFonts w:ascii="Times New Roman" w:hAnsi="Times New Roman"/>
          <w:sz w:val="24"/>
          <w:szCs w:val="24"/>
          <w:lang w:val="en-US"/>
        </w:rPr>
        <w:t>(</w:t>
      </w:r>
      <w:r>
        <w:rPr>
          <w:rFonts w:ascii="Times New Roman" w:hAnsi="Times New Roman"/>
          <w:sz w:val="24"/>
          <w:szCs w:val="24"/>
        </w:rPr>
        <w:t>1997</w:t>
      </w:r>
      <w:r>
        <w:rPr>
          <w:rFonts w:ascii="Times New Roman" w:hAnsi="Times New Roman"/>
          <w:sz w:val="24"/>
          <w:szCs w:val="24"/>
          <w:lang w:val="en-US"/>
        </w:rPr>
        <w:t>)</w:t>
      </w:r>
      <w:r>
        <w:rPr>
          <w:rFonts w:ascii="Times New Roman" w:hAnsi="Times New Roman"/>
          <w:sz w:val="24"/>
          <w:szCs w:val="24"/>
        </w:rPr>
        <w:t>. Self-efficacy - The Exercise of Control, New York: W.H. Freeman and Company.</w:t>
      </w:r>
    </w:p>
    <w:p w14:paraId="48B90C2E">
      <w:pPr>
        <w:ind w:left="709" w:hanging="709"/>
        <w:jc w:val="both"/>
        <w:outlineLvl w:val="0"/>
        <w:rPr>
          <w:rFonts w:ascii="Times New Roman" w:hAnsi="Times New Roman"/>
          <w:sz w:val="24"/>
          <w:szCs w:val="24"/>
        </w:rPr>
      </w:pPr>
    </w:p>
    <w:p w14:paraId="26D62998">
      <w:pPr>
        <w:ind w:left="709" w:hanging="709"/>
        <w:jc w:val="both"/>
        <w:outlineLvl w:val="0"/>
        <w:rPr>
          <w:rFonts w:ascii="Times New Roman" w:hAnsi="Times New Roman"/>
          <w:sz w:val="24"/>
          <w:szCs w:val="24"/>
        </w:rPr>
      </w:pPr>
      <w:r>
        <w:rPr>
          <w:rFonts w:ascii="Times New Roman" w:hAnsi="Times New Roman"/>
          <w:sz w:val="24"/>
          <w:szCs w:val="24"/>
        </w:rPr>
        <w:t>Ary, Donald, (1979). Introduction to Research in Education. United state of. America: Holt, Rinehart and Winston, Inc. </w:t>
      </w:r>
    </w:p>
    <w:p w14:paraId="71933E4F">
      <w:pPr>
        <w:ind w:left="709" w:hanging="709"/>
        <w:jc w:val="both"/>
        <w:outlineLvl w:val="0"/>
        <w:rPr>
          <w:rFonts w:ascii="Times New Roman" w:hAnsi="Times New Roman"/>
          <w:sz w:val="24"/>
          <w:szCs w:val="24"/>
        </w:rPr>
      </w:pPr>
    </w:p>
    <w:p w14:paraId="1F7F72E2">
      <w:pPr>
        <w:ind w:left="709" w:hanging="709"/>
        <w:jc w:val="both"/>
        <w:outlineLvl w:val="0"/>
        <w:rPr>
          <w:rFonts w:ascii="Times New Roman" w:hAnsi="Times New Roman"/>
          <w:sz w:val="24"/>
          <w:szCs w:val="24"/>
          <w:lang w:val="en-US"/>
        </w:rPr>
      </w:pPr>
      <w:r>
        <w:rPr>
          <w:rFonts w:ascii="Times New Roman" w:hAnsi="Times New Roman"/>
          <w:sz w:val="24"/>
          <w:szCs w:val="24"/>
          <w:lang w:val="en-US"/>
        </w:rPr>
        <w:t xml:space="preserve">Astuti, Yuni. (2017). </w:t>
      </w:r>
      <w:r>
        <w:rPr>
          <w:rFonts w:ascii="Times New Roman" w:hAnsi="Times New Roman"/>
          <w:i/>
          <w:sz w:val="24"/>
          <w:szCs w:val="24"/>
          <w:lang w:val="en-US"/>
        </w:rPr>
        <w:t>Achievement motivation, academic self efficacy and the students’ speaking performance.</w:t>
      </w:r>
      <w:r>
        <w:rPr>
          <w:rFonts w:ascii="Times New Roman" w:hAnsi="Times New Roman"/>
          <w:sz w:val="24"/>
          <w:szCs w:val="24"/>
          <w:lang w:val="en-US"/>
        </w:rPr>
        <w:t xml:space="preserve"> Magister’s thesis.Universitas Negeri Malang.</w:t>
      </w:r>
    </w:p>
    <w:p w14:paraId="734E7A35">
      <w:pPr>
        <w:ind w:left="709" w:hanging="709"/>
        <w:jc w:val="both"/>
        <w:outlineLvl w:val="0"/>
        <w:rPr>
          <w:rFonts w:ascii="Times New Roman" w:hAnsi="Times New Roman"/>
          <w:sz w:val="24"/>
          <w:szCs w:val="24"/>
          <w:lang w:val="en-US"/>
        </w:rPr>
      </w:pPr>
    </w:p>
    <w:p w14:paraId="08897B5C">
      <w:pPr>
        <w:ind w:left="709" w:hanging="709"/>
        <w:jc w:val="both"/>
        <w:outlineLvl w:val="0"/>
        <w:rPr>
          <w:rFonts w:ascii="Times New Roman" w:hAnsi="Times New Roman"/>
          <w:sz w:val="24"/>
          <w:szCs w:val="24"/>
        </w:rPr>
      </w:pPr>
      <w:r>
        <w:rPr>
          <w:rFonts w:ascii="Times New Roman" w:hAnsi="Times New Roman"/>
          <w:sz w:val="24"/>
          <w:szCs w:val="24"/>
        </w:rPr>
        <w:t>Bandura, A. (2006). Guide for constructing self-efficacy scales. In F. Pajares &amp; T. Urdan (Eds.). Self-efficacy beliefs of adolescents, (Vol. 5., pp. 307-337). Greenwich, CT: Information Age Publishing.</w:t>
      </w:r>
    </w:p>
    <w:p w14:paraId="500CFFF4">
      <w:pPr>
        <w:ind w:left="709" w:hanging="709"/>
        <w:jc w:val="both"/>
        <w:outlineLvl w:val="0"/>
        <w:rPr>
          <w:rFonts w:ascii="Times New Roman" w:hAnsi="Times New Roman"/>
          <w:sz w:val="24"/>
          <w:szCs w:val="24"/>
        </w:rPr>
      </w:pPr>
    </w:p>
    <w:p w14:paraId="065FACAF">
      <w:pPr>
        <w:ind w:left="709" w:hanging="709"/>
        <w:jc w:val="both"/>
        <w:outlineLvl w:val="0"/>
        <w:rPr>
          <w:rFonts w:ascii="Times New Roman" w:hAnsi="Times New Roman"/>
          <w:sz w:val="24"/>
          <w:szCs w:val="24"/>
        </w:rPr>
      </w:pPr>
      <w:r>
        <w:rPr>
          <w:rFonts w:ascii="Times New Roman" w:hAnsi="Times New Roman"/>
          <w:sz w:val="24"/>
          <w:szCs w:val="24"/>
        </w:rPr>
        <w:t xml:space="preserve">Cahyono, Bambang Yudi, &amp; Rahayu, T. (2020). EFL Students’ Motivation in Writing, Writing Proficiency, and Gender. Teflin Journal, 31(2), 162–180. </w:t>
      </w:r>
      <w:r>
        <w:fldChar w:fldCharType="begin"/>
      </w:r>
      <w:r>
        <w:instrText xml:space="preserve"> HYPERLINK "https://doi.org/10.15639/teflinjournal.v31i2/162-180" </w:instrText>
      </w:r>
      <w:r>
        <w:fldChar w:fldCharType="separate"/>
      </w:r>
      <w:r>
        <w:rPr>
          <w:rStyle w:val="26"/>
          <w:rFonts w:ascii="Times New Roman" w:hAnsi="Times New Roman"/>
          <w:sz w:val="24"/>
          <w:szCs w:val="24"/>
        </w:rPr>
        <w:t>https://doi.org/10.15639/teflinjournal.v31i2/162-180</w:t>
      </w:r>
      <w:r>
        <w:rPr>
          <w:rStyle w:val="26"/>
          <w:rFonts w:ascii="Times New Roman" w:hAnsi="Times New Roman"/>
          <w:sz w:val="24"/>
          <w:szCs w:val="24"/>
        </w:rPr>
        <w:fldChar w:fldCharType="end"/>
      </w:r>
    </w:p>
    <w:p w14:paraId="186A029B">
      <w:pPr>
        <w:ind w:left="709" w:hanging="709"/>
        <w:jc w:val="both"/>
        <w:outlineLvl w:val="0"/>
        <w:rPr>
          <w:rFonts w:ascii="Times New Roman" w:hAnsi="Times New Roman"/>
          <w:sz w:val="24"/>
          <w:szCs w:val="24"/>
        </w:rPr>
      </w:pPr>
    </w:p>
    <w:p w14:paraId="2E22E510">
      <w:pPr>
        <w:ind w:left="709" w:hanging="709"/>
        <w:jc w:val="both"/>
        <w:outlineLvl w:val="0"/>
        <w:rPr>
          <w:rFonts w:ascii="Times New Roman" w:hAnsi="Times New Roman"/>
          <w:sz w:val="24"/>
          <w:szCs w:val="24"/>
          <w:lang w:val="en-US"/>
        </w:rPr>
      </w:pPr>
      <w:r>
        <w:rPr>
          <w:rFonts w:ascii="Times New Roman" w:hAnsi="Times New Roman"/>
          <w:sz w:val="24"/>
          <w:szCs w:val="24"/>
        </w:rPr>
        <w:t>Cohen, L., Manion, L. &amp; Morrison, K. (2000). Reserch methods in education (5th ed.). London: Routledge/Falmer</w:t>
      </w:r>
    </w:p>
    <w:p w14:paraId="46D3963C">
      <w:pPr>
        <w:ind w:left="709" w:hanging="709"/>
        <w:jc w:val="both"/>
        <w:outlineLvl w:val="0"/>
        <w:rPr>
          <w:rFonts w:ascii="Times New Roman" w:hAnsi="Times New Roman"/>
          <w:sz w:val="24"/>
          <w:szCs w:val="24"/>
        </w:rPr>
      </w:pPr>
    </w:p>
    <w:p w14:paraId="194A5278">
      <w:pPr>
        <w:ind w:left="709" w:hanging="709"/>
        <w:jc w:val="both"/>
        <w:outlineLvl w:val="0"/>
        <w:rPr>
          <w:rFonts w:ascii="Times New Roman" w:hAnsi="Times New Roman"/>
          <w:sz w:val="24"/>
          <w:szCs w:val="24"/>
        </w:rPr>
      </w:pPr>
      <w:r>
        <w:rPr>
          <w:rFonts w:ascii="Times New Roman" w:hAnsi="Times New Roman"/>
          <w:sz w:val="24"/>
          <w:szCs w:val="24"/>
        </w:rPr>
        <w:t>Dörnyei, Z. (2005). </w:t>
      </w:r>
      <w:r>
        <w:rPr>
          <w:rFonts w:ascii="Times New Roman" w:hAnsi="Times New Roman"/>
          <w:i/>
          <w:iCs/>
          <w:sz w:val="24"/>
          <w:szCs w:val="24"/>
        </w:rPr>
        <w:t>The Psychology of the Language Learner: Individual Differences in Second Language Acquisition.</w:t>
      </w:r>
      <w:r>
        <w:rPr>
          <w:rFonts w:ascii="Times New Roman" w:hAnsi="Times New Roman"/>
          <w:sz w:val="24"/>
          <w:szCs w:val="24"/>
        </w:rPr>
        <w:t> Lawrence Erlbaum Associates Publishers.</w:t>
      </w:r>
    </w:p>
    <w:p w14:paraId="278BEDDC">
      <w:pPr>
        <w:ind w:left="709" w:hanging="709"/>
        <w:jc w:val="both"/>
        <w:outlineLvl w:val="0"/>
        <w:rPr>
          <w:rFonts w:ascii="Times New Roman" w:hAnsi="Times New Roman"/>
          <w:sz w:val="24"/>
          <w:szCs w:val="24"/>
        </w:rPr>
      </w:pPr>
    </w:p>
    <w:p w14:paraId="70D42440">
      <w:pPr>
        <w:ind w:left="709" w:hanging="709"/>
        <w:jc w:val="both"/>
        <w:outlineLvl w:val="0"/>
        <w:rPr>
          <w:rFonts w:ascii="Times New Roman" w:hAnsi="Times New Roman"/>
          <w:sz w:val="24"/>
          <w:szCs w:val="24"/>
          <w:lang w:val="en-US"/>
        </w:rPr>
      </w:pPr>
      <w:r>
        <w:rPr>
          <w:rFonts w:ascii="Times New Roman" w:hAnsi="Times New Roman"/>
          <w:sz w:val="24"/>
          <w:szCs w:val="24"/>
        </w:rPr>
        <w:t>Hairuzila, I., &amp; Subarna, S. (2007). Perceived self-efficacy of ESL students with regard to their oral communication ability. Conference Proceeding. Paper presented at International Conference on Social Sciences and Humanities 2007, Bangi, Malaysia</w:t>
      </w:r>
      <w:r>
        <w:rPr>
          <w:rFonts w:ascii="Times New Roman" w:hAnsi="Times New Roman"/>
          <w:sz w:val="24"/>
          <w:szCs w:val="24"/>
          <w:lang w:val="en-US"/>
        </w:rPr>
        <w:t>.</w:t>
      </w:r>
    </w:p>
    <w:p w14:paraId="11C9634A">
      <w:pPr>
        <w:ind w:left="709" w:hanging="709"/>
        <w:jc w:val="both"/>
        <w:outlineLvl w:val="0"/>
        <w:rPr>
          <w:rFonts w:ascii="Times New Roman" w:hAnsi="Times New Roman"/>
          <w:sz w:val="24"/>
          <w:szCs w:val="24"/>
        </w:rPr>
      </w:pPr>
    </w:p>
    <w:p w14:paraId="0D107524">
      <w:pPr>
        <w:ind w:left="709" w:hanging="709"/>
        <w:jc w:val="both"/>
        <w:outlineLvl w:val="0"/>
        <w:rPr>
          <w:rStyle w:val="26"/>
          <w:rFonts w:ascii="Times New Roman" w:hAnsi="Times New Roman"/>
          <w:color w:val="auto"/>
          <w:sz w:val="24"/>
          <w:szCs w:val="24"/>
          <w:u w:val="none"/>
        </w:rPr>
      </w:pPr>
      <w:r>
        <w:rPr>
          <w:rFonts w:ascii="Times New Roman" w:hAnsi="Times New Roman"/>
          <w:sz w:val="24"/>
          <w:szCs w:val="24"/>
        </w:rPr>
        <w:t>Harter, S. (1986). Cognitive-developmental processes in the integration of concepts about emotions and the self. </w:t>
      </w:r>
      <w:r>
        <w:rPr>
          <w:rFonts w:ascii="Times New Roman" w:hAnsi="Times New Roman"/>
          <w:i/>
          <w:iCs/>
          <w:sz w:val="24"/>
          <w:szCs w:val="24"/>
        </w:rPr>
        <w:t>Social Cognition, 4</w:t>
      </w:r>
      <w:r>
        <w:rPr>
          <w:rFonts w:ascii="Times New Roman" w:hAnsi="Times New Roman"/>
          <w:sz w:val="24"/>
          <w:szCs w:val="24"/>
        </w:rPr>
        <w:t>(2), 119–151. </w:t>
      </w:r>
      <w:r>
        <w:fldChar w:fldCharType="begin"/>
      </w:r>
      <w:r>
        <w:instrText xml:space="preserve"> HYPERLINK "https://psycnet.apa.org/doi/10.1521/soco.1986.4.2.119" \t "_blank" </w:instrText>
      </w:r>
      <w:r>
        <w:fldChar w:fldCharType="separate"/>
      </w:r>
      <w:r>
        <w:rPr>
          <w:rStyle w:val="26"/>
          <w:rFonts w:ascii="Times New Roman" w:hAnsi="Times New Roman"/>
          <w:color w:val="auto"/>
          <w:sz w:val="24"/>
          <w:szCs w:val="24"/>
          <w:u w:val="none"/>
        </w:rPr>
        <w:t>https://doi.org/10.1521/soco.1986.4.2.119</w:t>
      </w:r>
      <w:r>
        <w:rPr>
          <w:rStyle w:val="26"/>
          <w:rFonts w:ascii="Times New Roman" w:hAnsi="Times New Roman"/>
          <w:color w:val="auto"/>
          <w:sz w:val="24"/>
          <w:szCs w:val="24"/>
          <w:u w:val="none"/>
        </w:rPr>
        <w:fldChar w:fldCharType="end"/>
      </w:r>
    </w:p>
    <w:p w14:paraId="20E5D0AD">
      <w:pPr>
        <w:ind w:left="709" w:hanging="709"/>
        <w:jc w:val="both"/>
        <w:outlineLvl w:val="0"/>
        <w:rPr>
          <w:rStyle w:val="26"/>
          <w:rFonts w:ascii="Times New Roman" w:hAnsi="Times New Roman"/>
          <w:sz w:val="24"/>
          <w:szCs w:val="24"/>
        </w:rPr>
      </w:pPr>
    </w:p>
    <w:p w14:paraId="0DBEE1EA">
      <w:pPr>
        <w:ind w:left="709" w:hanging="709"/>
        <w:jc w:val="both"/>
        <w:outlineLvl w:val="0"/>
        <w:rPr>
          <w:rFonts w:ascii="Times New Roman" w:hAnsi="Times New Roman"/>
          <w:sz w:val="24"/>
          <w:szCs w:val="24"/>
          <w:lang w:val="en-US"/>
        </w:rPr>
      </w:pPr>
      <w:bookmarkStart w:id="0" w:name="_Hlk206493850"/>
      <w:r>
        <w:rPr>
          <w:rFonts w:ascii="Times New Roman" w:hAnsi="Times New Roman"/>
          <w:sz w:val="24"/>
          <w:szCs w:val="24"/>
        </w:rPr>
        <w:t>Hoesny MU, Setyosari P, Praherdhiono H, Suryati N (2023</w:t>
      </w:r>
      <w:bookmarkEnd w:id="0"/>
      <w:r>
        <w:rPr>
          <w:rFonts w:ascii="Times New Roman" w:hAnsi="Times New Roman"/>
          <w:sz w:val="24"/>
          <w:szCs w:val="24"/>
        </w:rPr>
        <w:t>). The Correlation of Speaking Self-Efficacy, Speaking ability and Gender in ESP Context. Pegem Journal of Education and Instruction, Vol. 13, No. 2, 2023, 191-199</w:t>
      </w:r>
      <w:r>
        <w:rPr>
          <w:rFonts w:ascii="Times New Roman" w:hAnsi="Times New Roman"/>
          <w:sz w:val="24"/>
          <w:szCs w:val="24"/>
          <w:lang w:val="en-US"/>
        </w:rPr>
        <w:t>.</w:t>
      </w:r>
    </w:p>
    <w:p w14:paraId="122D13D2">
      <w:pPr>
        <w:ind w:left="709" w:hanging="709"/>
        <w:jc w:val="both"/>
        <w:outlineLvl w:val="0"/>
        <w:rPr>
          <w:rFonts w:ascii="Times New Roman" w:hAnsi="Times New Roman"/>
          <w:sz w:val="24"/>
          <w:szCs w:val="24"/>
        </w:rPr>
      </w:pPr>
    </w:p>
    <w:p w14:paraId="21916094">
      <w:pPr>
        <w:ind w:left="709" w:hanging="709"/>
        <w:jc w:val="both"/>
        <w:outlineLvl w:val="0"/>
        <w:rPr>
          <w:rFonts w:ascii="Times New Roman" w:hAnsi="Times New Roman"/>
          <w:sz w:val="24"/>
          <w:szCs w:val="24"/>
        </w:rPr>
      </w:pPr>
      <w:r>
        <w:rPr>
          <w:rFonts w:ascii="Times New Roman" w:hAnsi="Times New Roman"/>
          <w:sz w:val="24"/>
          <w:szCs w:val="24"/>
        </w:rPr>
        <w:t>I Gde Putu Agus Pramerta. (2023). The Impact of Self-efficacy Towards Speaking Performance. </w:t>
      </w:r>
      <w:r>
        <w:rPr>
          <w:rFonts w:ascii="Times New Roman" w:hAnsi="Times New Roman"/>
          <w:i/>
          <w:iCs/>
          <w:sz w:val="24"/>
          <w:szCs w:val="24"/>
        </w:rPr>
        <w:t>Journal of Psychology and Instruction</w:t>
      </w:r>
      <w:r>
        <w:rPr>
          <w:rFonts w:ascii="Times New Roman" w:hAnsi="Times New Roman"/>
          <w:sz w:val="24"/>
          <w:szCs w:val="24"/>
        </w:rPr>
        <w:t>, </w:t>
      </w:r>
      <w:r>
        <w:rPr>
          <w:rFonts w:ascii="Times New Roman" w:hAnsi="Times New Roman"/>
          <w:i/>
          <w:iCs/>
          <w:sz w:val="24"/>
          <w:szCs w:val="24"/>
        </w:rPr>
        <w:t>5</w:t>
      </w:r>
      <w:r>
        <w:rPr>
          <w:rFonts w:ascii="Times New Roman" w:hAnsi="Times New Roman"/>
          <w:sz w:val="24"/>
          <w:szCs w:val="24"/>
        </w:rPr>
        <w:t xml:space="preserve">(3). </w:t>
      </w:r>
      <w:r>
        <w:fldChar w:fldCharType="begin"/>
      </w:r>
      <w:r>
        <w:instrText xml:space="preserve"> HYPERLINK "https://doi.org/10.23887/jpai.v5i3.65001" </w:instrText>
      </w:r>
      <w:r>
        <w:fldChar w:fldCharType="separate"/>
      </w:r>
      <w:r>
        <w:rPr>
          <w:rStyle w:val="26"/>
          <w:rFonts w:ascii="Times New Roman" w:hAnsi="Times New Roman"/>
          <w:sz w:val="24"/>
          <w:szCs w:val="24"/>
        </w:rPr>
        <w:t>https://doi.org/10.23887/jpai.v5i3.65001</w:t>
      </w:r>
      <w:r>
        <w:rPr>
          <w:rStyle w:val="26"/>
          <w:rFonts w:ascii="Times New Roman" w:hAnsi="Times New Roman"/>
          <w:sz w:val="24"/>
          <w:szCs w:val="24"/>
        </w:rPr>
        <w:fldChar w:fldCharType="end"/>
      </w:r>
      <w:r>
        <w:rPr>
          <w:rFonts w:ascii="Times New Roman" w:hAnsi="Times New Roman"/>
          <w:sz w:val="24"/>
          <w:szCs w:val="24"/>
        </w:rPr>
        <w:t xml:space="preserve"> </w:t>
      </w:r>
    </w:p>
    <w:p w14:paraId="555021FF">
      <w:pPr>
        <w:ind w:left="709" w:hanging="709"/>
        <w:jc w:val="both"/>
        <w:outlineLvl w:val="0"/>
        <w:rPr>
          <w:rFonts w:ascii="Times New Roman" w:hAnsi="Times New Roman"/>
          <w:sz w:val="24"/>
          <w:szCs w:val="24"/>
          <w:lang w:val="en-US"/>
        </w:rPr>
      </w:pPr>
    </w:p>
    <w:p w14:paraId="602FF1C2">
      <w:pPr>
        <w:ind w:left="709" w:hanging="709"/>
        <w:jc w:val="both"/>
        <w:outlineLvl w:val="0"/>
        <w:rPr>
          <w:rFonts w:ascii="Times New Roman" w:hAnsi="Times New Roman"/>
          <w:sz w:val="24"/>
          <w:szCs w:val="24"/>
          <w:lang w:val="it-IT"/>
        </w:rPr>
      </w:pPr>
      <w:r>
        <w:rPr>
          <w:rFonts w:ascii="Times New Roman" w:hAnsi="Times New Roman"/>
          <w:sz w:val="24"/>
          <w:szCs w:val="24"/>
          <w:lang w:val="en-US"/>
        </w:rPr>
        <w:t xml:space="preserve"> </w:t>
      </w:r>
      <w:r>
        <w:rPr>
          <w:rFonts w:ascii="Times New Roman" w:hAnsi="Times New Roman"/>
          <w:sz w:val="24"/>
          <w:szCs w:val="24"/>
        </w:rPr>
        <w:t>Jodai, Zafarghandi, &amp; Tous. (2013). Motivation, Intergrativesness, Organizational Influence, Anxiety, and English Achievement. 3-4</w:t>
      </w:r>
    </w:p>
    <w:p w14:paraId="41592281">
      <w:pPr>
        <w:ind w:left="709" w:hanging="709"/>
        <w:jc w:val="both"/>
        <w:outlineLvl w:val="0"/>
        <w:rPr>
          <w:rFonts w:ascii="Times New Roman" w:hAnsi="Times New Roman"/>
          <w:sz w:val="24"/>
          <w:szCs w:val="24"/>
          <w:lang w:val="it-IT"/>
        </w:rPr>
      </w:pPr>
    </w:p>
    <w:p w14:paraId="39A23D77">
      <w:pPr>
        <w:ind w:left="709" w:hanging="709"/>
        <w:jc w:val="both"/>
        <w:outlineLvl w:val="0"/>
        <w:rPr>
          <w:rFonts w:ascii="Times New Roman" w:hAnsi="Times New Roman"/>
          <w:sz w:val="24"/>
          <w:szCs w:val="24"/>
        </w:rPr>
      </w:pPr>
      <w:r>
        <w:rPr>
          <w:rFonts w:ascii="Times New Roman" w:hAnsi="Times New Roman"/>
          <w:sz w:val="24"/>
          <w:szCs w:val="24"/>
        </w:rPr>
        <w:t>Martín-Talavera, L., Gavín-Chocano, Ó., Sanz-Junoy, G., &amp; Molero, D. (2023). Self-Concept and Self-Esteem, Determinants of Greater Life Satisfaction in Mountain and Climbing Technicians and Athletes. </w:t>
      </w:r>
      <w:r>
        <w:rPr>
          <w:rFonts w:ascii="Times New Roman" w:hAnsi="Times New Roman"/>
          <w:i/>
          <w:iCs/>
          <w:sz w:val="24"/>
          <w:szCs w:val="24"/>
        </w:rPr>
        <w:t>European journal of investigation in health, psychology and education</w:t>
      </w:r>
      <w:r>
        <w:rPr>
          <w:rFonts w:ascii="Times New Roman" w:hAnsi="Times New Roman"/>
          <w:sz w:val="24"/>
          <w:szCs w:val="24"/>
        </w:rPr>
        <w:t>, </w:t>
      </w:r>
      <w:r>
        <w:rPr>
          <w:rFonts w:ascii="Times New Roman" w:hAnsi="Times New Roman"/>
          <w:i/>
          <w:iCs/>
          <w:sz w:val="24"/>
          <w:szCs w:val="24"/>
        </w:rPr>
        <w:t>13</w:t>
      </w:r>
      <w:r>
        <w:rPr>
          <w:rFonts w:ascii="Times New Roman" w:hAnsi="Times New Roman"/>
          <w:sz w:val="24"/>
          <w:szCs w:val="24"/>
        </w:rPr>
        <w:t xml:space="preserve">(7), 1188–1201. </w:t>
      </w:r>
      <w:r>
        <w:fldChar w:fldCharType="begin"/>
      </w:r>
      <w:r>
        <w:instrText xml:space="preserve"> HYPERLINK "https://doi.org/10.3390/ejihpe13070088" </w:instrText>
      </w:r>
      <w:r>
        <w:fldChar w:fldCharType="separate"/>
      </w:r>
      <w:r>
        <w:rPr>
          <w:rStyle w:val="26"/>
          <w:rFonts w:ascii="Times New Roman" w:hAnsi="Times New Roman"/>
          <w:sz w:val="24"/>
          <w:szCs w:val="24"/>
        </w:rPr>
        <w:t>https://doi.org/10.3390/ejihpe13070088</w:t>
      </w:r>
      <w:r>
        <w:rPr>
          <w:rStyle w:val="26"/>
          <w:rFonts w:ascii="Times New Roman" w:hAnsi="Times New Roman"/>
          <w:sz w:val="24"/>
          <w:szCs w:val="24"/>
        </w:rPr>
        <w:fldChar w:fldCharType="end"/>
      </w:r>
    </w:p>
    <w:p w14:paraId="433EA1CC">
      <w:pPr>
        <w:ind w:left="709" w:hanging="709"/>
        <w:jc w:val="both"/>
        <w:outlineLvl w:val="0"/>
        <w:rPr>
          <w:rFonts w:ascii="Times New Roman" w:hAnsi="Times New Roman"/>
          <w:sz w:val="24"/>
          <w:szCs w:val="24"/>
        </w:rPr>
      </w:pPr>
    </w:p>
    <w:p w14:paraId="371F1341">
      <w:pPr>
        <w:ind w:left="709" w:hanging="709"/>
        <w:jc w:val="both"/>
        <w:outlineLvl w:val="0"/>
        <w:rPr>
          <w:rFonts w:ascii="Times New Roman" w:hAnsi="Times New Roman"/>
          <w:sz w:val="24"/>
          <w:szCs w:val="24"/>
          <w:lang w:val="en-US"/>
        </w:rPr>
      </w:pPr>
      <w:r>
        <w:rPr>
          <w:rFonts w:ascii="Times New Roman" w:hAnsi="Times New Roman"/>
          <w:sz w:val="24"/>
          <w:szCs w:val="24"/>
        </w:rPr>
        <w:t>Monte, C.F. &amp; Lifrieri, F. R. (1973) The junior college self-actualizing, drive-reducing all-purpose motivational fulfillment machine: every ego has its price. Contemporary Education, XLV (1), 42-47.</w:t>
      </w:r>
    </w:p>
    <w:p w14:paraId="2FFF7FCF">
      <w:pPr>
        <w:ind w:left="709" w:hanging="709"/>
        <w:jc w:val="both"/>
        <w:outlineLvl w:val="0"/>
        <w:rPr>
          <w:rFonts w:ascii="Times New Roman" w:hAnsi="Times New Roman"/>
          <w:sz w:val="24"/>
          <w:szCs w:val="24"/>
        </w:rPr>
      </w:pPr>
    </w:p>
    <w:p w14:paraId="75327081">
      <w:pPr>
        <w:ind w:left="709" w:hanging="709"/>
        <w:jc w:val="both"/>
        <w:outlineLvl w:val="0"/>
        <w:rPr>
          <w:rFonts w:ascii="Times New Roman" w:hAnsi="Times New Roman"/>
          <w:sz w:val="24"/>
          <w:szCs w:val="24"/>
          <w:lang w:val="en-US"/>
        </w:rPr>
      </w:pPr>
      <w:r>
        <w:rPr>
          <w:rFonts w:ascii="Times New Roman" w:hAnsi="Times New Roman"/>
          <w:sz w:val="24"/>
          <w:szCs w:val="24"/>
        </w:rPr>
        <w:t>Richards, J. C. and W. A. Renandya. (eds.). 2002. Methodology in Language Teaching: An Anthology of. Current Practice. Cambridge: Cambridge University</w:t>
      </w:r>
      <w:r>
        <w:rPr>
          <w:rFonts w:ascii="Times New Roman" w:hAnsi="Times New Roman"/>
          <w:sz w:val="24"/>
          <w:szCs w:val="24"/>
          <w:lang w:val="en-US"/>
        </w:rPr>
        <w:t>.</w:t>
      </w:r>
    </w:p>
    <w:p w14:paraId="3CBA366A">
      <w:pPr>
        <w:ind w:left="709" w:hanging="709"/>
        <w:jc w:val="both"/>
        <w:outlineLvl w:val="0"/>
        <w:rPr>
          <w:rFonts w:ascii="Times New Roman" w:hAnsi="Times New Roman"/>
          <w:sz w:val="24"/>
          <w:szCs w:val="24"/>
          <w:lang w:val="en-US"/>
        </w:rPr>
      </w:pPr>
    </w:p>
    <w:p w14:paraId="0EFE4C50">
      <w:pPr>
        <w:ind w:left="709" w:hanging="709"/>
        <w:jc w:val="both"/>
        <w:outlineLvl w:val="0"/>
        <w:rPr>
          <w:rFonts w:ascii="Times New Roman" w:hAnsi="Times New Roman"/>
          <w:sz w:val="24"/>
          <w:szCs w:val="24"/>
        </w:rPr>
      </w:pPr>
      <w:r>
        <w:rPr>
          <w:rFonts w:ascii="Times New Roman" w:hAnsi="Times New Roman"/>
          <w:sz w:val="24"/>
          <w:szCs w:val="24"/>
        </w:rPr>
        <w:t>Ur, P. (1996). A Course in Language Teaching, Practice and Theory. Cambridge: Cambridge University Press.</w:t>
      </w:r>
    </w:p>
    <w:p w14:paraId="55DF51B7">
      <w:pPr>
        <w:ind w:left="709" w:hanging="709"/>
        <w:jc w:val="both"/>
        <w:outlineLvl w:val="0"/>
        <w:rPr>
          <w:rFonts w:ascii="Times New Roman" w:hAnsi="Times New Roman"/>
          <w:sz w:val="24"/>
          <w:szCs w:val="24"/>
        </w:rPr>
      </w:pPr>
    </w:p>
    <w:p w14:paraId="58353A94">
      <w:pPr>
        <w:ind w:left="709" w:hanging="709"/>
        <w:jc w:val="both"/>
        <w:outlineLvl w:val="0"/>
        <w:rPr>
          <w:rFonts w:ascii="Times New Roman" w:hAnsi="Times New Roman"/>
          <w:sz w:val="24"/>
          <w:szCs w:val="24"/>
        </w:rPr>
      </w:pPr>
      <w:r>
        <w:rPr>
          <w:rFonts w:ascii="Times New Roman" w:hAnsi="Times New Roman"/>
          <w:sz w:val="24"/>
          <w:szCs w:val="24"/>
        </w:rPr>
        <w:t>Wiersma, William dan Stephen G. Jurs. 2009. Research Methods in Education: An Introduction. Boston: Allyn and Bacon.</w:t>
      </w:r>
    </w:p>
    <w:p w14:paraId="14BA9C5B">
      <w:pPr>
        <w:pStyle w:val="68"/>
        <w:spacing w:before="0" w:after="0"/>
        <w:contextualSpacing/>
        <w:jc w:val="both"/>
        <w:rPr>
          <w:sz w:val="24"/>
          <w:szCs w:val="24"/>
          <w:lang w:val="id-ID"/>
        </w:rPr>
      </w:pPr>
    </w:p>
    <w:sectPr>
      <w:headerReference r:id="rId7" w:type="default"/>
      <w:headerReference r:id="rId8" w:type="even"/>
      <w:type w:val="nextColumn"/>
      <w:pgSz w:w="11906" w:h="16838"/>
      <w:pgMar w:top="1701" w:right="1701" w:bottom="1701" w:left="1701" w:header="1134" w:footer="709" w:gutter="0"/>
      <w:cols w:space="567"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othicinspire" w:date="2025-10-20T06:25:02Z" w:initials="">
    <w:p w14:paraId="025E49E2">
      <w:pPr>
        <w:pStyle w:val="21"/>
        <w:rPr>
          <w:rFonts w:hint="default"/>
          <w:lang w:val="en-US"/>
        </w:rPr>
      </w:pPr>
      <w:r>
        <w:rPr>
          <w:rFonts w:hint="default"/>
          <w:lang w:val="en-US"/>
        </w:rPr>
        <w:br w:type="textWrapping"/>
      </w:r>
    </w:p>
  </w:comment>
  <w:comment w:id="1" w:author="gothicinspire" w:date="2025-10-20T06:14:32Z" w:initials="">
    <w:p w14:paraId="494F6FCE">
      <w:pPr>
        <w:pStyle w:val="21"/>
        <w:rPr>
          <w:rFonts w:hint="default"/>
          <w:lang w:val="en-US"/>
        </w:rPr>
      </w:pPr>
      <w:r>
        <w:rPr>
          <w:rFonts w:hint="default"/>
          <w:lang w:val="en-US"/>
        </w:rPr>
        <w:t>Author’s email???</w:t>
      </w:r>
    </w:p>
  </w:comment>
  <w:comment w:id="3" w:author="gothicinspire" w:date="2025-10-20T06:23:43Z" w:initials="">
    <w:p w14:paraId="5DCD5AC4">
      <w:pPr>
        <w:pStyle w:val="21"/>
        <w:rPr>
          <w:rFonts w:hint="default"/>
          <w:lang w:val="en-US"/>
        </w:rPr>
      </w:pPr>
      <w:r>
        <w:rPr>
          <w:rFonts w:hint="default"/>
          <w:lang w:val="en-US"/>
        </w:rPr>
        <w:t>The phrase “speaking ability in oral presentation” is redundant, as both terms refer to verbal communication skills. To streamline the wording, consider using either “speaking ability” or “oral presentation skills,” depending on which aspect you wish to emphasize. This revision will help improve clarity and reduce wordiness in the abstract.</w:t>
      </w:r>
    </w:p>
  </w:comment>
  <w:comment w:id="4" w:author="gothicinspire" w:date="2025-10-20T06:29:46Z" w:initials="">
    <w:p w14:paraId="30109565">
      <w:pPr>
        <w:pStyle w:val="21"/>
        <w:rPr>
          <w:rFonts w:hint="default"/>
          <w:lang w:val="en-US"/>
        </w:rPr>
      </w:pPr>
      <w:r>
        <w:rPr>
          <w:rFonts w:hint="default"/>
          <w:lang w:val="en-US"/>
        </w:rPr>
        <w:t>These points can be excluded to streamline your abstract. Elaborate them in methodology section.</w:t>
      </w:r>
    </w:p>
  </w:comment>
  <w:comment w:id="5" w:author="gothicinspire" w:date="2025-10-20T06:34:28Z" w:initials="">
    <w:p w14:paraId="56B87DA0">
      <w:pPr>
        <w:pStyle w:val="21"/>
        <w:rPr>
          <w:rFonts w:hint="default"/>
          <w:lang w:val="en-US"/>
        </w:rPr>
      </w:pPr>
      <w:r>
        <w:rPr>
          <w:rFonts w:hint="default"/>
        </w:rPr>
        <w:t xml:space="preserve">The term “face validity” may not be accurate here. Since lecturers reviewed the test format, this aligns more with </w:t>
      </w:r>
      <w:r>
        <w:rPr>
          <w:rFonts w:hint="default"/>
          <w:b/>
          <w:bCs/>
        </w:rPr>
        <w:t>content validity or construct validity</w:t>
      </w:r>
      <w:r>
        <w:rPr>
          <w:rFonts w:hint="default"/>
        </w:rPr>
        <w:t>, not face validity. Please consider revising the terminology for clarity.</w:t>
      </w:r>
      <w:r>
        <w:rPr>
          <w:rFonts w:hint="default"/>
        </w:rPr>
        <w:br w:type="textWrapping"/>
      </w:r>
      <w:r>
        <w:rPr>
          <w:rFonts w:hint="default"/>
        </w:rPr>
        <w:br w:type="textWrapping"/>
      </w:r>
      <w:r>
        <w:rPr>
          <w:rFonts w:hint="default"/>
          <w:lang w:val="en-US"/>
        </w:rPr>
        <w:t>To streamline the abstract, you can also exclude this point. Just elaborate them in the methodology section.</w:t>
      </w:r>
    </w:p>
  </w:comment>
  <w:comment w:id="7" w:author="gothicinspire" w:date="2025-10-20T06:37:05Z" w:initials="">
    <w:p w14:paraId="7B9959C4">
      <w:pPr>
        <w:pStyle w:val="21"/>
        <w:rPr>
          <w:rFonts w:hint="default"/>
          <w:lang w:val="en-US"/>
        </w:rPr>
      </w:pPr>
      <w:r>
        <w:rPr>
          <w:rFonts w:hint="default"/>
          <w:lang w:val="en-US"/>
        </w:rPr>
        <w:t>Be consistent. 34 or 38 students are your sample???</w:t>
      </w:r>
    </w:p>
  </w:comment>
  <w:comment w:id="6" w:author="gothicinspire" w:date="2025-10-20T06:36:40Z" w:initials="">
    <w:p w14:paraId="4017039A">
      <w:pPr>
        <w:pStyle w:val="21"/>
        <w:rPr>
          <w:rFonts w:hint="default"/>
          <w:lang w:val="en-US"/>
        </w:rPr>
      </w:pPr>
      <w:r>
        <w:rPr>
          <w:rFonts w:hint="default"/>
          <w:lang w:val="en-US"/>
        </w:rPr>
        <w:t>Exclude this point.</w:t>
      </w:r>
    </w:p>
  </w:comment>
  <w:comment w:id="8" w:author="gothicinspire" w:date="2025-10-20T06:41:46Z" w:initials="">
    <w:p w14:paraId="344F347F">
      <w:pPr>
        <w:pStyle w:val="21"/>
        <w:rPr>
          <w:rFonts w:hint="default"/>
          <w:lang w:val="en-US"/>
        </w:rPr>
      </w:pPr>
      <w:r>
        <w:rPr>
          <w:rFonts w:hint="default"/>
          <w:lang w:val="en-US"/>
        </w:rPr>
        <w:t>Change your way to represent the findings to keep the readability and statistically accepted standards.</w:t>
      </w:r>
      <w:r>
        <w:rPr>
          <w:rFonts w:hint="default"/>
          <w:lang w:val="en-US"/>
        </w:rPr>
        <w:br w:type="textWrapping"/>
      </w:r>
      <w:r>
        <w:rPr>
          <w:rFonts w:hint="default"/>
          <w:lang w:val="en-US"/>
        </w:rPr>
        <w:t>”</w:t>
      </w:r>
      <w:r>
        <w:rPr>
          <w:rFonts w:hint="default"/>
        </w:rPr>
        <w:t>There was a statistically significant correlation between self-efficacy and speaking ability during oral presentations (p &lt; 0.0</w:t>
      </w:r>
      <w:r>
        <w:rPr>
          <w:rFonts w:hint="default"/>
          <w:lang w:val="en-US"/>
        </w:rPr>
        <w:t>5</w:t>
      </w:r>
      <w:r>
        <w:rPr>
          <w:rFonts w:hint="default"/>
        </w:rPr>
        <w:t>), as well as between motivation and speaking ability (p &lt; 0.0</w:t>
      </w:r>
      <w:r>
        <w:rPr>
          <w:rFonts w:hint="default"/>
          <w:lang w:val="en-US"/>
        </w:rPr>
        <w:t>5</w:t>
      </w:r>
      <w:r>
        <w:rPr>
          <w:rFonts w:hint="default"/>
        </w:rPr>
        <w:t>). Furthermore, a significant overall relationship was found among self-efficacy, motivation, and speaking ability in oral presentations (F &lt; 0.0</w:t>
      </w:r>
      <w:r>
        <w:rPr>
          <w:rFonts w:hint="default"/>
          <w:lang w:val="en-US"/>
        </w:rPr>
        <w:t>5</w:t>
      </w:r>
      <w:r>
        <w:rPr>
          <w:rFonts w:hint="default"/>
        </w:rPr>
        <w:t>)</w:t>
      </w:r>
      <w:r>
        <w:rPr>
          <w:rFonts w:hint="default"/>
          <w:lang w:val="en-US"/>
        </w:rPr>
        <w:t>”</w:t>
      </w:r>
    </w:p>
  </w:comment>
  <w:comment w:id="2" w:author="gothicinspire" w:date="2025-10-20T06:15:15Z" w:initials="">
    <w:p w14:paraId="2E7575BB">
      <w:pPr>
        <w:pStyle w:val="21"/>
        <w:rPr>
          <w:rFonts w:hint="default"/>
          <w:lang w:val="en-US"/>
        </w:rPr>
      </w:pPr>
      <w:r>
        <w:rPr>
          <w:rFonts w:hint="default"/>
          <w:lang w:val="en-US"/>
        </w:rPr>
        <w:t>please revise the abstract to meet the required word count of 200–250 words. Currently, it exceeds 300 words, which may affect readability and compliance with editorial standards. Focus on the objectives, methods, findings, and implication. Reduce the redundant phrases.</w:t>
      </w:r>
    </w:p>
  </w:comment>
  <w:comment w:id="9" w:author="gothicinspire" w:date="2025-10-20T06:19:46Z" w:initials="">
    <w:p w14:paraId="073663C2">
      <w:pPr>
        <w:pStyle w:val="21"/>
        <w:rPr>
          <w:rFonts w:hint="default"/>
          <w:lang w:val="en-US"/>
        </w:rPr>
      </w:pPr>
      <w:r>
        <w:rPr>
          <w:rFonts w:hint="default"/>
          <w:lang w:val="en-US"/>
        </w:rPr>
        <w:t>idem</w:t>
      </w:r>
    </w:p>
  </w:comment>
  <w:comment w:id="10" w:author="gothicinspire" w:date="2025-10-20T06:52:23Z" w:initials="">
    <w:p w14:paraId="0F8FD203">
      <w:pPr>
        <w:pStyle w:val="21"/>
        <w:rPr>
          <w:rFonts w:hint="default"/>
          <w:lang w:val="en-US"/>
        </w:rPr>
      </w:pPr>
      <w:r>
        <w:rPr>
          <w:rFonts w:hint="default"/>
          <w:lang w:val="en-US"/>
        </w:rPr>
        <w:t>Cohen, et.al. (2000)</w:t>
      </w:r>
    </w:p>
  </w:comment>
  <w:comment w:id="11" w:author="gothicinspire" w:date="2025-10-20T07:04:06Z" w:initials="">
    <w:p w14:paraId="49D2BD6B">
      <w:pPr>
        <w:pStyle w:val="21"/>
        <w:rPr>
          <w:rFonts w:hint="default"/>
          <w:lang w:val="en-US"/>
        </w:rPr>
      </w:pPr>
      <w:r>
        <w:rPr>
          <w:rFonts w:hint="default"/>
          <w:lang w:val="en-US"/>
        </w:rPr>
        <w:t xml:space="preserve">Explore more. You can move your elaboration of validity and reliability for both instruments from your abstract. </w:t>
      </w:r>
    </w:p>
  </w:comment>
  <w:comment w:id="12" w:author="gothicinspire" w:date="2025-10-20T07:09:27Z" w:initials="">
    <w:p w14:paraId="4D2AB49B">
      <w:pPr>
        <w:pStyle w:val="21"/>
        <w:rPr>
          <w:rFonts w:hint="default"/>
          <w:lang w:val="en-US"/>
        </w:rPr>
      </w:pPr>
      <w:r>
        <w:rPr>
          <w:rFonts w:hint="default"/>
          <w:lang w:val="en-US"/>
        </w:rPr>
        <w:t>Source?</w:t>
      </w:r>
    </w:p>
  </w:comment>
  <w:comment w:id="13" w:author="gothicinspire" w:date="2025-10-20T07:09:54Z" w:initials="">
    <w:p w14:paraId="63FC451A">
      <w:pPr>
        <w:pStyle w:val="21"/>
        <w:rPr>
          <w:rFonts w:hint="default"/>
          <w:lang w:val="en-US"/>
        </w:rPr>
      </w:pPr>
      <w:r>
        <w:rPr>
          <w:rFonts w:hint="default"/>
          <w:lang w:val="en-US"/>
        </w:rPr>
        <w:t>Please consider replacing the Wikipedia reference with a more credible, peer-reviewed, or scholarly source. You can refer to Brown’s idea of language assessment for validity.</w:t>
      </w:r>
    </w:p>
  </w:comment>
  <w:comment w:id="14" w:author="gothicinspire" w:date="2025-10-20T07:11:55Z" w:initials="">
    <w:p w14:paraId="3C9F85BD">
      <w:pPr>
        <w:pStyle w:val="21"/>
        <w:rPr>
          <w:rFonts w:hint="default"/>
          <w:lang w:val="en-US"/>
        </w:rPr>
      </w:pPr>
      <w:r>
        <w:rPr>
          <w:rFonts w:hint="default"/>
          <w:lang w:val="en-US"/>
        </w:rPr>
        <w:t>If you involved peer review or expert judgment in validating the test, it is not face validity. It is content validity. Using Face validity means that you involve non-expert check,  like students.</w:t>
      </w:r>
    </w:p>
  </w:comment>
  <w:comment w:id="15" w:author="gothicinspire" w:date="2025-10-20T07:35:10Z" w:initials="">
    <w:p w14:paraId="6AE27BE0">
      <w:pPr>
        <w:pStyle w:val="21"/>
        <w:rPr>
          <w:rFonts w:hint="default"/>
          <w:lang w:val="en-US"/>
        </w:rPr>
      </w:pPr>
      <w:r>
        <w:rPr>
          <w:rFonts w:hint="default"/>
          <w:lang w:val="en-US"/>
        </w:rPr>
        <w:t>Follow journal’s template</w:t>
      </w:r>
    </w:p>
  </w:comment>
  <w:comment w:id="16" w:author="gothicinspire" w:date="2025-10-20T08:00:30Z" w:initials="">
    <w:p w14:paraId="4521EAEE">
      <w:pPr>
        <w:pStyle w:val="21"/>
        <w:rPr>
          <w:rFonts w:hint="default"/>
          <w:lang w:val="en-US"/>
        </w:rPr>
      </w:pPr>
      <w:r>
        <w:rPr>
          <w:rFonts w:hint="default"/>
          <w:lang w:val="en-US"/>
        </w:rPr>
        <w:t>Add the elaboration of the validity and reliability test results here.</w:t>
      </w:r>
    </w:p>
  </w:comment>
  <w:comment w:id="17" w:author="gothicinspire" w:date="2025-10-20T07:47:25Z" w:initials="">
    <w:p w14:paraId="596CA0EE">
      <w:pPr>
        <w:pStyle w:val="21"/>
        <w:rPr>
          <w:rFonts w:hint="default"/>
          <w:lang w:val="en-US"/>
        </w:rPr>
      </w:pPr>
      <w:r>
        <w:rPr>
          <w:rFonts w:hint="default"/>
          <w:lang w:val="en-US"/>
        </w:rPr>
        <w:t>Add the source</w:t>
      </w:r>
    </w:p>
  </w:comment>
  <w:comment w:id="18" w:author="gothicinspire" w:date="2025-10-20T07:42:07Z" w:initials="">
    <w:p w14:paraId="56B65C43">
      <w:pPr>
        <w:pStyle w:val="21"/>
        <w:rPr>
          <w:rFonts w:hint="default"/>
          <w:lang w:val="en-US"/>
        </w:rPr>
      </w:pPr>
      <w:r>
        <w:rPr>
          <w:rFonts w:hint="default"/>
          <w:lang w:val="en-US"/>
        </w:rPr>
        <w:t>Source? What year? If it is adopted from Atkinson, cite the source completely. It will influence the credibility of our journal.</w:t>
      </w:r>
    </w:p>
  </w:comment>
  <w:comment w:id="19" w:author="gothicinspire" w:date="2025-10-20T08:02:05Z" w:initials="">
    <w:p w14:paraId="1B388531">
      <w:pPr>
        <w:pStyle w:val="21"/>
        <w:rPr>
          <w:rFonts w:hint="default"/>
          <w:lang w:val="en-US"/>
        </w:rPr>
      </w:pPr>
      <w:r>
        <w:rPr>
          <w:rFonts w:hint="default"/>
          <w:lang w:val="en-US"/>
        </w:rPr>
        <w:t>Add the elaboration of the validity and reliability results here.</w:t>
      </w:r>
    </w:p>
  </w:comment>
  <w:comment w:id="20" w:author="gothicinspire" w:date="2025-10-20T07:57:47Z" w:initials="">
    <w:p w14:paraId="68B5C15B">
      <w:pPr>
        <w:pStyle w:val="21"/>
        <w:rPr>
          <w:rFonts w:hint="default"/>
          <w:lang w:val="en-US"/>
        </w:rPr>
      </w:pPr>
      <w:r>
        <w:rPr>
          <w:rFonts w:hint="default"/>
          <w:lang w:val="en-US"/>
        </w:rPr>
        <w:t>Integrate these sections with the instrumentation sections. And please be consistent, you involved 38 or 34 students as your sample???</w:t>
      </w:r>
    </w:p>
  </w:comment>
  <w:comment w:id="21" w:author="gothicinspire" w:date="2025-10-20T08:06:01Z" w:initials="">
    <w:p w14:paraId="6B6B132D">
      <w:pPr>
        <w:pStyle w:val="21"/>
        <w:rPr>
          <w:rFonts w:hint="default"/>
          <w:lang w:val="en-US"/>
        </w:rPr>
      </w:pPr>
      <w:r>
        <w:rPr>
          <w:rFonts w:hint="default"/>
          <w:lang w:val="en-US"/>
        </w:rPr>
        <w:t>To improve cohesion and avoid repetition, please consolidate the explanation of the validation process under the Instrumentation section. This will help streamline the manuscript and ensure that all relevant details about validity and reliability are presented clearly in one place.</w:t>
      </w:r>
    </w:p>
  </w:comment>
  <w:comment w:id="22" w:author="gothicinspire" w:date="2025-10-20T08:11:07Z" w:initials="">
    <w:p w14:paraId="134DC1ED">
      <w:pPr>
        <w:pStyle w:val="21"/>
      </w:pPr>
      <w:r>
        <w:rPr>
          <w:rFonts w:hint="default"/>
        </w:rPr>
        <w:t>"If the results of the normality and homogeneity tests are met, inferential analysis can be conducted."</w:t>
      </w:r>
    </w:p>
  </w:comment>
  <w:comment w:id="23" w:author="gothicinspire" w:date="2025-10-20T08:12:49Z" w:initials="">
    <w:p w14:paraId="1B086E9A">
      <w:pPr>
        <w:pStyle w:val="21"/>
        <w:rPr>
          <w:rFonts w:hint="default"/>
          <w:lang w:val="en-US"/>
        </w:rPr>
      </w:pPr>
      <w:r>
        <w:rPr>
          <w:rFonts w:hint="default"/>
          <w:lang w:val="en-US"/>
        </w:rPr>
        <w:t>Hoesny, et.al. (2023)</w:t>
      </w:r>
    </w:p>
  </w:comment>
  <w:comment w:id="24" w:author="gothicinspire" w:date="2025-10-20T08:21:55Z" w:initials="">
    <w:p w14:paraId="72F85326">
      <w:pPr>
        <w:pStyle w:val="21"/>
        <w:rPr>
          <w:rFonts w:hint="default"/>
          <w:lang w:val="en-US"/>
        </w:rPr>
      </w:pPr>
      <w:r>
        <w:rPr>
          <w:rFonts w:hint="default"/>
          <w:lang w:val="en-US"/>
        </w:rPr>
        <w:t xml:space="preserve">Delete these. </w:t>
      </w:r>
      <w:r>
        <w:rPr>
          <w:rFonts w:hint="default"/>
          <w:lang w:val="en-US"/>
        </w:rPr>
        <w:br w:type="textWrapping"/>
      </w:r>
      <w:r>
        <w:rPr>
          <w:rFonts w:hint="default"/>
          <w:lang w:val="en-US"/>
        </w:rPr>
        <w:t>Add suggestions or recommendations.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25E49E2" w15:done="0"/>
  <w15:commentEx w15:paraId="494F6FCE" w15:done="0"/>
  <w15:commentEx w15:paraId="5DCD5AC4" w15:done="0"/>
  <w15:commentEx w15:paraId="30109565" w15:done="0"/>
  <w15:commentEx w15:paraId="56B87DA0" w15:done="0"/>
  <w15:commentEx w15:paraId="7B9959C4" w15:done="0"/>
  <w15:commentEx w15:paraId="4017039A" w15:done="0"/>
  <w15:commentEx w15:paraId="344F347F" w15:done="0"/>
  <w15:commentEx w15:paraId="2E7575BB" w15:done="0"/>
  <w15:commentEx w15:paraId="073663C2" w15:done="0"/>
  <w15:commentEx w15:paraId="0F8FD203" w15:done="0"/>
  <w15:commentEx w15:paraId="49D2BD6B" w15:done="0"/>
  <w15:commentEx w15:paraId="4D2AB49B" w15:done="0"/>
  <w15:commentEx w15:paraId="63FC451A" w15:done="0"/>
  <w15:commentEx w15:paraId="3C9F85BD" w15:done="0"/>
  <w15:commentEx w15:paraId="6AE27BE0" w15:done="0"/>
  <w15:commentEx w15:paraId="4521EAEE" w15:done="0"/>
  <w15:commentEx w15:paraId="596CA0EE" w15:done="0"/>
  <w15:commentEx w15:paraId="56B65C43" w15:done="0"/>
  <w15:commentEx w15:paraId="1B388531" w15:done="0"/>
  <w15:commentEx w15:paraId="68B5C15B" w15:done="0"/>
  <w15:commentEx w15:paraId="6B6B132D" w15:done="0"/>
  <w15:commentEx w15:paraId="134DC1ED" w15:done="0"/>
  <w15:commentEx w15:paraId="1B086E9A" w15:done="0"/>
  <w15:commentEx w15:paraId="72F8532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212362"/>
      <w:docPartObj>
        <w:docPartGallery w:val="AutoText"/>
      </w:docPartObj>
    </w:sdtPr>
    <w:sdtContent>
      <w:p w14:paraId="254375B5">
        <w:pPr>
          <w:pStyle w:val="24"/>
          <w:jc w:val="right"/>
        </w:pPr>
        <w:r>
          <w:fldChar w:fldCharType="begin"/>
        </w:r>
        <w:r>
          <w:instrText xml:space="preserve"> PAGE   \* MERGEFORMAT </w:instrText>
        </w:r>
        <w:r>
          <w:fldChar w:fldCharType="separate"/>
        </w:r>
        <w:r>
          <w:t>3</w:t>
        </w:r>
        <w:r>
          <w:fldChar w:fldCharType="end"/>
        </w:r>
      </w:p>
    </w:sdtContent>
  </w:sdt>
  <w:p w14:paraId="28076E4E">
    <w:pPr>
      <w:pStyle w:val="24"/>
      <w:jc w:val="right"/>
      <w:rPr>
        <w:rFonts w:asciiTheme="minorHAnsi" w:hAnsiTheme="minorHAnsi" w:cstheme="minorHAnsi"/>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CCCE0">
    <w:pPr>
      <w:pStyle w:val="25"/>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p>
  <w:p w14:paraId="27326F85">
    <w:pPr>
      <w:pStyle w:val="25"/>
      <w:tabs>
        <w:tab w:val="right" w:pos="8505"/>
      </w:tabs>
      <w:rPr>
        <w:rFonts w:ascii="Calibri" w:hAnsi="Calibri" w:cs="Calibri"/>
      </w:rPr>
    </w:pPr>
    <w:r>
      <w:rPr>
        <w:lang w:val="id-ID" w:eastAsia="id-ID"/>
      </w:rPr>
      <mc:AlternateContent>
        <mc:Choice Requires="wps">
          <w:drawing>
            <wp:anchor distT="0" distB="0" distL="114300" distR="114300" simplePos="0" relativeHeight="251663360"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3360;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ShnizRAAAABQEAAA8AAAAAAAAAAQAgAAAAIgAAAGRy&#10;cy9kb3ducmV2LnhtbFBLAQIUABQAAAAIAIdO4kCr0Wkl0wEAALMDAAAOAAAAAAAAAAEAIAAAACAB&#10;AABkcnMvZTJvRG9jLnhtbFBLBQYAAAAABgAGAFkBAABl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8E532">
    <w:pPr>
      <w:pStyle w:val="25"/>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r>
      <w:rPr>
        <w:rFonts w:ascii="Times New Roman" w:hAnsi="Times New Roman"/>
        <w:lang w:val="id-ID"/>
      </w:rPr>
      <w:tab/>
    </w:r>
  </w:p>
  <w:p w14:paraId="324BFECE">
    <w:pPr>
      <w:pStyle w:val="25"/>
      <w:tabs>
        <w:tab w:val="right" w:pos="8505"/>
      </w:tabs>
      <w:rPr>
        <w:rFonts w:ascii="Calibri" w:hAnsi="Calibri" w:cs="Calibri"/>
        <w:lang w:val="id-ID"/>
      </w:rPr>
    </w:pPr>
    <w:r>
      <w:rPr>
        <w:lang w:val="id-ID" w:eastAsia="id-ID"/>
      </w:rPr>
      <mc:AlternateContent>
        <mc:Choice Requires="wps">
          <w:drawing>
            <wp:anchor distT="0" distB="0" distL="114300" distR="114300" simplePos="0" relativeHeight="251666432"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6432;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56CCD">
    <w:pPr>
      <w:pStyle w:val="25"/>
      <w:rPr>
        <w:rFonts w:ascii="Times New Roman" w:hAnsi="Times New Roman"/>
        <w:i/>
        <w:color w:val="FF0000"/>
        <w:sz w:val="20"/>
        <w:lang w:val="fi-F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A"/>
    <w:multiLevelType w:val="multilevel"/>
    <w:tmpl w:val="0000000A"/>
    <w:lvl w:ilvl="0" w:tentative="0">
      <w:start w:val="1"/>
      <w:numFmt w:val="decimal"/>
      <w:lvlText w:val="%1."/>
      <w:lvlJc w:val="left"/>
      <w:pPr>
        <w:ind w:left="1080" w:hanging="360"/>
      </w:pPr>
    </w:lvl>
    <w:lvl w:ilvl="1" w:tentative="0">
      <w:start w:val="8"/>
      <w:numFmt w:val="decimal"/>
      <w:isLgl/>
      <w:lvlText w:val="%1.%2"/>
      <w:lvlJc w:val="left"/>
      <w:pPr>
        <w:ind w:left="1260" w:hanging="540"/>
      </w:pPr>
    </w:lvl>
    <w:lvl w:ilvl="2" w:tentative="0">
      <w:start w:val="2"/>
      <w:numFmt w:val="decimal"/>
      <w:isLgl/>
      <w:lvlText w:val="%1.%2.%3"/>
      <w:lvlJc w:val="left"/>
      <w:pPr>
        <w:ind w:left="720" w:hanging="720"/>
      </w:pPr>
    </w:lvl>
    <w:lvl w:ilvl="3" w:tentative="0">
      <w:start w:val="1"/>
      <w:numFmt w:val="decimal"/>
      <w:isLgl/>
      <w:lvlText w:val="%1.%2.%3.%4"/>
      <w:lvlJc w:val="left"/>
      <w:pPr>
        <w:ind w:left="1440" w:hanging="720"/>
      </w:pPr>
    </w:lvl>
    <w:lvl w:ilvl="4" w:tentative="0">
      <w:start w:val="1"/>
      <w:numFmt w:val="decimal"/>
      <w:isLgl/>
      <w:lvlText w:val="%1.%2.%3.%4.%5"/>
      <w:lvlJc w:val="left"/>
      <w:pPr>
        <w:ind w:left="1800" w:hanging="1080"/>
      </w:pPr>
    </w:lvl>
    <w:lvl w:ilvl="5" w:tentative="0">
      <w:start w:val="1"/>
      <w:numFmt w:val="decimal"/>
      <w:isLgl/>
      <w:lvlText w:val="%1.%2.%3.%4.%5.%6"/>
      <w:lvlJc w:val="left"/>
      <w:pPr>
        <w:ind w:left="1800" w:hanging="1080"/>
      </w:pPr>
    </w:lvl>
    <w:lvl w:ilvl="6" w:tentative="0">
      <w:start w:val="1"/>
      <w:numFmt w:val="decimal"/>
      <w:isLgl/>
      <w:lvlText w:val="%1.%2.%3.%4.%5.%6.%7"/>
      <w:lvlJc w:val="left"/>
      <w:pPr>
        <w:ind w:left="2160" w:hanging="1440"/>
      </w:pPr>
    </w:lvl>
    <w:lvl w:ilvl="7" w:tentative="0">
      <w:start w:val="1"/>
      <w:numFmt w:val="decimal"/>
      <w:isLgl/>
      <w:lvlText w:val="%1.%2.%3.%4.%5.%6.%7.%8"/>
      <w:lvlJc w:val="left"/>
      <w:pPr>
        <w:ind w:left="2160" w:hanging="1440"/>
      </w:pPr>
    </w:lvl>
    <w:lvl w:ilvl="8" w:tentative="0">
      <w:start w:val="1"/>
      <w:numFmt w:val="decimal"/>
      <w:isLgl/>
      <w:lvlText w:val="%1.%2.%3.%4.%5.%6.%7.%8.%9"/>
      <w:lvlJc w:val="left"/>
      <w:pPr>
        <w:ind w:left="2520" w:hanging="1800"/>
      </w:pPr>
    </w:lvl>
  </w:abstractNum>
  <w:abstractNum w:abstractNumId="1">
    <w:nsid w:val="643C1D89"/>
    <w:multiLevelType w:val="multilevel"/>
    <w:tmpl w:val="643C1D89"/>
    <w:lvl w:ilvl="0" w:tentative="0">
      <w:start w:val="1"/>
      <w:numFmt w:val="decimal"/>
      <w:lvlText w:val="%1."/>
      <w:lvlJc w:val="left"/>
      <w:pPr>
        <w:ind w:left="992" w:hanging="360"/>
      </w:pPr>
    </w:lvl>
    <w:lvl w:ilvl="1" w:tentative="0">
      <w:start w:val="1"/>
      <w:numFmt w:val="lowerLetter"/>
      <w:lvlText w:val="%2."/>
      <w:lvlJc w:val="left"/>
      <w:pPr>
        <w:ind w:left="1712" w:hanging="360"/>
      </w:pPr>
    </w:lvl>
    <w:lvl w:ilvl="2" w:tentative="0">
      <w:start w:val="1"/>
      <w:numFmt w:val="lowerRoman"/>
      <w:lvlText w:val="%3."/>
      <w:lvlJc w:val="right"/>
      <w:pPr>
        <w:ind w:left="2432" w:hanging="180"/>
      </w:pPr>
    </w:lvl>
    <w:lvl w:ilvl="3" w:tentative="0">
      <w:start w:val="1"/>
      <w:numFmt w:val="decimal"/>
      <w:lvlText w:val="%4."/>
      <w:lvlJc w:val="left"/>
      <w:pPr>
        <w:ind w:left="3152" w:hanging="360"/>
      </w:pPr>
    </w:lvl>
    <w:lvl w:ilvl="4" w:tentative="0">
      <w:start w:val="1"/>
      <w:numFmt w:val="lowerLetter"/>
      <w:lvlText w:val="%5."/>
      <w:lvlJc w:val="left"/>
      <w:pPr>
        <w:ind w:left="3872" w:hanging="360"/>
      </w:pPr>
    </w:lvl>
    <w:lvl w:ilvl="5" w:tentative="0">
      <w:start w:val="1"/>
      <w:numFmt w:val="lowerRoman"/>
      <w:lvlText w:val="%6."/>
      <w:lvlJc w:val="right"/>
      <w:pPr>
        <w:ind w:left="4592" w:hanging="180"/>
      </w:pPr>
    </w:lvl>
    <w:lvl w:ilvl="6" w:tentative="0">
      <w:start w:val="1"/>
      <w:numFmt w:val="decimal"/>
      <w:lvlText w:val="%7."/>
      <w:lvlJc w:val="left"/>
      <w:pPr>
        <w:ind w:left="5312" w:hanging="360"/>
      </w:pPr>
    </w:lvl>
    <w:lvl w:ilvl="7" w:tentative="0">
      <w:start w:val="1"/>
      <w:numFmt w:val="lowerLetter"/>
      <w:lvlText w:val="%8."/>
      <w:lvlJc w:val="left"/>
      <w:pPr>
        <w:ind w:left="6032" w:hanging="360"/>
      </w:pPr>
    </w:lvl>
    <w:lvl w:ilvl="8" w:tentative="0">
      <w:start w:val="1"/>
      <w:numFmt w:val="lowerRoman"/>
      <w:lvlText w:val="%9."/>
      <w:lvlJc w:val="right"/>
      <w:pPr>
        <w:ind w:left="6752"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othicinspire">
    <w15:presenceInfo w15:providerId="WPS Office" w15:userId="3435338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trackRevisions w:val="1"/>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44BCB"/>
    <w:rsid w:val="00055654"/>
    <w:rsid w:val="00071F58"/>
    <w:rsid w:val="00081E6E"/>
    <w:rsid w:val="000D7C53"/>
    <w:rsid w:val="000F3E94"/>
    <w:rsid w:val="00105B7F"/>
    <w:rsid w:val="001174A6"/>
    <w:rsid w:val="001337AC"/>
    <w:rsid w:val="00146FDE"/>
    <w:rsid w:val="00161925"/>
    <w:rsid w:val="00166D2F"/>
    <w:rsid w:val="001C2E21"/>
    <w:rsid w:val="001F49FA"/>
    <w:rsid w:val="00214FF2"/>
    <w:rsid w:val="002476E3"/>
    <w:rsid w:val="0026402C"/>
    <w:rsid w:val="002C15E6"/>
    <w:rsid w:val="00362B06"/>
    <w:rsid w:val="00397A52"/>
    <w:rsid w:val="003E3A7D"/>
    <w:rsid w:val="003F7A9E"/>
    <w:rsid w:val="00462988"/>
    <w:rsid w:val="00475E20"/>
    <w:rsid w:val="004A0A1D"/>
    <w:rsid w:val="004B50F8"/>
    <w:rsid w:val="004E1F7C"/>
    <w:rsid w:val="004E24DE"/>
    <w:rsid w:val="00502F05"/>
    <w:rsid w:val="00567D51"/>
    <w:rsid w:val="00585E73"/>
    <w:rsid w:val="00594560"/>
    <w:rsid w:val="005E1B2B"/>
    <w:rsid w:val="006251A3"/>
    <w:rsid w:val="0064296F"/>
    <w:rsid w:val="00673E74"/>
    <w:rsid w:val="006E60F5"/>
    <w:rsid w:val="0070516B"/>
    <w:rsid w:val="007077DF"/>
    <w:rsid w:val="007473B2"/>
    <w:rsid w:val="007526CD"/>
    <w:rsid w:val="00763467"/>
    <w:rsid w:val="007A092F"/>
    <w:rsid w:val="007A3AFF"/>
    <w:rsid w:val="008042D6"/>
    <w:rsid w:val="00821842"/>
    <w:rsid w:val="00885B4C"/>
    <w:rsid w:val="008A2811"/>
    <w:rsid w:val="008A6A78"/>
    <w:rsid w:val="008E1F35"/>
    <w:rsid w:val="00902AB1"/>
    <w:rsid w:val="00905905"/>
    <w:rsid w:val="009309B8"/>
    <w:rsid w:val="0095743B"/>
    <w:rsid w:val="009A2257"/>
    <w:rsid w:val="009E6F2A"/>
    <w:rsid w:val="00A0331E"/>
    <w:rsid w:val="00A21B66"/>
    <w:rsid w:val="00AF0FC7"/>
    <w:rsid w:val="00B475E2"/>
    <w:rsid w:val="00B614F8"/>
    <w:rsid w:val="00B8659F"/>
    <w:rsid w:val="00B943B7"/>
    <w:rsid w:val="00B97363"/>
    <w:rsid w:val="00BA3280"/>
    <w:rsid w:val="00BC1EA1"/>
    <w:rsid w:val="00BF3A04"/>
    <w:rsid w:val="00C7235D"/>
    <w:rsid w:val="00CB1AB0"/>
    <w:rsid w:val="00CE64D6"/>
    <w:rsid w:val="00CF76AC"/>
    <w:rsid w:val="00D003BB"/>
    <w:rsid w:val="00D02066"/>
    <w:rsid w:val="00D035FB"/>
    <w:rsid w:val="00D341E5"/>
    <w:rsid w:val="00D6283D"/>
    <w:rsid w:val="00DA01BA"/>
    <w:rsid w:val="00DA11C1"/>
    <w:rsid w:val="00DD1135"/>
    <w:rsid w:val="00DF4413"/>
    <w:rsid w:val="00E101D2"/>
    <w:rsid w:val="00E23CC4"/>
    <w:rsid w:val="00E351FF"/>
    <w:rsid w:val="00E43E26"/>
    <w:rsid w:val="00EA7D3B"/>
    <w:rsid w:val="00EE2D84"/>
    <w:rsid w:val="00F367FE"/>
    <w:rsid w:val="00F36DCD"/>
    <w:rsid w:val="00F54814"/>
    <w:rsid w:val="00F658B4"/>
    <w:rsid w:val="00FB47D6"/>
    <w:rsid w:val="5539272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99" w:semiHidden="0"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99" w:semiHidden="0"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HAnsi"/>
      <w:sz w:val="22"/>
      <w:szCs w:val="22"/>
      <w:lang w:val="id-ID" w:eastAsia="en-US" w:bidi="ar-SA"/>
    </w:rPr>
  </w:style>
  <w:style w:type="paragraph" w:styleId="2">
    <w:name w:val="heading 1"/>
    <w:basedOn w:val="1"/>
    <w:next w:val="1"/>
    <w:link w:val="38"/>
    <w:qFormat/>
    <w:uiPriority w:val="0"/>
    <w:pPr>
      <w:keepNext/>
      <w:ind w:left="1800" w:hanging="1800"/>
      <w:jc w:val="both"/>
      <w:outlineLvl w:val="0"/>
    </w:pPr>
    <w:rPr>
      <w:rFonts w:ascii="Tahoma" w:hAnsi="Tahoma" w:eastAsia="Times New Roman"/>
      <w:b/>
      <w:sz w:val="24"/>
      <w:szCs w:val="24"/>
      <w:lang w:val="sv-SE"/>
    </w:rPr>
  </w:style>
  <w:style w:type="paragraph" w:styleId="3">
    <w:name w:val="heading 2"/>
    <w:basedOn w:val="1"/>
    <w:next w:val="1"/>
    <w:link w:val="39"/>
    <w:qFormat/>
    <w:uiPriority w:val="0"/>
    <w:pPr>
      <w:keepNext/>
      <w:spacing w:line="360" w:lineRule="auto"/>
      <w:ind w:left="810"/>
      <w:jc w:val="both"/>
      <w:outlineLvl w:val="1"/>
    </w:pPr>
    <w:rPr>
      <w:rFonts w:eastAsia="Times New Roman"/>
      <w:sz w:val="24"/>
      <w:szCs w:val="20"/>
      <w:lang w:val="en-US"/>
    </w:rPr>
  </w:style>
  <w:style w:type="paragraph" w:styleId="4">
    <w:name w:val="heading 3"/>
    <w:basedOn w:val="1"/>
    <w:next w:val="1"/>
    <w:link w:val="40"/>
    <w:qFormat/>
    <w:uiPriority w:val="0"/>
    <w:pPr>
      <w:keepNext/>
      <w:jc w:val="center"/>
      <w:outlineLvl w:val="2"/>
    </w:pPr>
    <w:rPr>
      <w:rFonts w:eastAsia="Times New Roman"/>
      <w:b/>
      <w:sz w:val="24"/>
      <w:szCs w:val="20"/>
      <w:lang w:val="en-US"/>
    </w:rPr>
  </w:style>
  <w:style w:type="paragraph" w:styleId="5">
    <w:name w:val="heading 4"/>
    <w:basedOn w:val="1"/>
    <w:next w:val="1"/>
    <w:link w:val="41"/>
    <w:qFormat/>
    <w:uiPriority w:val="0"/>
    <w:pPr>
      <w:keepNext/>
      <w:spacing w:line="360" w:lineRule="auto"/>
      <w:ind w:firstLine="540"/>
      <w:jc w:val="both"/>
      <w:outlineLvl w:val="3"/>
    </w:pPr>
    <w:rPr>
      <w:rFonts w:eastAsia="Times New Roman"/>
      <w:sz w:val="24"/>
      <w:szCs w:val="20"/>
      <w:lang w:val="en-US"/>
    </w:rPr>
  </w:style>
  <w:style w:type="paragraph" w:styleId="6">
    <w:name w:val="heading 5"/>
    <w:basedOn w:val="1"/>
    <w:next w:val="1"/>
    <w:link w:val="42"/>
    <w:qFormat/>
    <w:uiPriority w:val="0"/>
    <w:pPr>
      <w:keepNext/>
      <w:jc w:val="both"/>
      <w:outlineLvl w:val="4"/>
    </w:pPr>
    <w:rPr>
      <w:rFonts w:ascii="Tahoma" w:hAnsi="Tahoma" w:eastAsia="Times New Roman"/>
      <w:b/>
      <w:sz w:val="28"/>
      <w:szCs w:val="20"/>
      <w:lang w:val="en-US"/>
    </w:rPr>
  </w:style>
  <w:style w:type="paragraph" w:styleId="7">
    <w:name w:val="heading 6"/>
    <w:basedOn w:val="1"/>
    <w:next w:val="1"/>
    <w:link w:val="43"/>
    <w:qFormat/>
    <w:uiPriority w:val="0"/>
    <w:pPr>
      <w:keepNext/>
      <w:spacing w:line="360" w:lineRule="auto"/>
      <w:jc w:val="center"/>
      <w:outlineLvl w:val="5"/>
    </w:pPr>
    <w:rPr>
      <w:rFonts w:eastAsia="Times New Roman"/>
      <w:sz w:val="24"/>
      <w:szCs w:val="20"/>
      <w:lang w:val="en-US"/>
    </w:rPr>
  </w:style>
  <w:style w:type="paragraph" w:styleId="8">
    <w:name w:val="heading 7"/>
    <w:basedOn w:val="1"/>
    <w:next w:val="1"/>
    <w:link w:val="44"/>
    <w:qFormat/>
    <w:uiPriority w:val="0"/>
    <w:pPr>
      <w:keepNext/>
      <w:ind w:right="39" w:hanging="18"/>
      <w:jc w:val="center"/>
      <w:outlineLvl w:val="6"/>
    </w:pPr>
    <w:rPr>
      <w:rFonts w:eastAsia="Times New Roman"/>
      <w:sz w:val="24"/>
      <w:szCs w:val="20"/>
      <w:lang w:val="en-US"/>
    </w:rPr>
  </w:style>
  <w:style w:type="paragraph" w:styleId="9">
    <w:name w:val="heading 8"/>
    <w:basedOn w:val="1"/>
    <w:next w:val="1"/>
    <w:link w:val="45"/>
    <w:qFormat/>
    <w:uiPriority w:val="0"/>
    <w:pPr>
      <w:keepNext/>
      <w:spacing w:line="360" w:lineRule="auto"/>
      <w:jc w:val="center"/>
      <w:outlineLvl w:val="7"/>
    </w:pPr>
    <w:rPr>
      <w:rFonts w:eastAsia="Times New Roman"/>
      <w:b/>
      <w:sz w:val="24"/>
      <w:szCs w:val="20"/>
      <w:u w:val="single"/>
      <w:lang w:val="en-US"/>
    </w:rPr>
  </w:style>
  <w:style w:type="paragraph" w:styleId="10">
    <w:name w:val="heading 9"/>
    <w:basedOn w:val="1"/>
    <w:next w:val="1"/>
    <w:link w:val="46"/>
    <w:qFormat/>
    <w:uiPriority w:val="0"/>
    <w:pPr>
      <w:keepNext/>
      <w:spacing w:line="360" w:lineRule="auto"/>
      <w:ind w:left="360" w:hanging="360"/>
      <w:jc w:val="both"/>
      <w:outlineLvl w:val="8"/>
    </w:pPr>
    <w:rPr>
      <w:rFonts w:eastAsia="Times New Roman"/>
      <w:b/>
      <w:bCs/>
      <w:sz w:val="24"/>
      <w:szCs w:val="20"/>
      <w:lang w:val="en-US"/>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7"/>
    <w:unhideWhenUsed/>
    <w:uiPriority w:val="0"/>
    <w:rPr>
      <w:rFonts w:ascii="Tahoma" w:hAnsi="Tahoma" w:cs="Tahoma"/>
      <w:sz w:val="16"/>
      <w:szCs w:val="16"/>
    </w:rPr>
  </w:style>
  <w:style w:type="paragraph" w:styleId="14">
    <w:name w:val="Body Text"/>
    <w:basedOn w:val="1"/>
    <w:link w:val="50"/>
    <w:uiPriority w:val="0"/>
    <w:pPr>
      <w:spacing w:line="360" w:lineRule="auto"/>
      <w:jc w:val="both"/>
    </w:pPr>
    <w:rPr>
      <w:rFonts w:eastAsia="Times New Roman"/>
      <w:sz w:val="24"/>
      <w:szCs w:val="20"/>
      <w:lang w:val="en-US"/>
    </w:rPr>
  </w:style>
  <w:style w:type="paragraph" w:styleId="15">
    <w:name w:val="Body Text 2"/>
    <w:basedOn w:val="1"/>
    <w:link w:val="53"/>
    <w:uiPriority w:val="0"/>
    <w:pPr>
      <w:spacing w:line="360" w:lineRule="auto"/>
      <w:ind w:left="540" w:hanging="540"/>
      <w:jc w:val="both"/>
    </w:pPr>
    <w:rPr>
      <w:rFonts w:eastAsia="Times New Roman"/>
      <w:sz w:val="24"/>
      <w:szCs w:val="20"/>
      <w:lang w:val="en-US"/>
    </w:rPr>
  </w:style>
  <w:style w:type="paragraph" w:styleId="16">
    <w:name w:val="Body Text 3"/>
    <w:basedOn w:val="1"/>
    <w:link w:val="54"/>
    <w:uiPriority w:val="0"/>
    <w:pPr>
      <w:spacing w:line="360" w:lineRule="auto"/>
      <w:jc w:val="both"/>
    </w:pPr>
    <w:rPr>
      <w:rFonts w:eastAsia="Times New Roman"/>
      <w:sz w:val="24"/>
      <w:szCs w:val="20"/>
      <w:lang w:val="en-US"/>
    </w:rPr>
  </w:style>
  <w:style w:type="paragraph" w:styleId="17">
    <w:name w:val="Body Text Indent"/>
    <w:basedOn w:val="1"/>
    <w:link w:val="51"/>
    <w:uiPriority w:val="0"/>
    <w:pPr>
      <w:spacing w:line="360" w:lineRule="auto"/>
      <w:ind w:left="810"/>
      <w:jc w:val="both"/>
    </w:pPr>
    <w:rPr>
      <w:rFonts w:eastAsia="Times New Roman"/>
      <w:sz w:val="24"/>
      <w:szCs w:val="20"/>
      <w:lang w:val="en-US"/>
    </w:rPr>
  </w:style>
  <w:style w:type="paragraph" w:styleId="18">
    <w:name w:val="Body Text Indent 2"/>
    <w:basedOn w:val="1"/>
    <w:link w:val="55"/>
    <w:uiPriority w:val="0"/>
    <w:pPr>
      <w:spacing w:line="360" w:lineRule="auto"/>
      <w:ind w:left="720"/>
      <w:jc w:val="both"/>
    </w:pPr>
    <w:rPr>
      <w:rFonts w:eastAsia="Times New Roman"/>
      <w:sz w:val="24"/>
      <w:szCs w:val="20"/>
      <w:lang w:val="en-US"/>
    </w:rPr>
  </w:style>
  <w:style w:type="paragraph" w:styleId="19">
    <w:name w:val="Body Text Indent 3"/>
    <w:basedOn w:val="1"/>
    <w:link w:val="56"/>
    <w:uiPriority w:val="0"/>
    <w:pPr>
      <w:spacing w:line="360" w:lineRule="auto"/>
      <w:ind w:left="450" w:hanging="450"/>
      <w:jc w:val="both"/>
    </w:pPr>
    <w:rPr>
      <w:rFonts w:eastAsia="Times New Roman"/>
      <w:sz w:val="24"/>
      <w:szCs w:val="20"/>
      <w:lang w:val="en-US"/>
    </w:rPr>
  </w:style>
  <w:style w:type="character" w:styleId="20">
    <w:name w:val="annotation reference"/>
    <w:basedOn w:val="11"/>
    <w:uiPriority w:val="99"/>
    <w:rPr>
      <w:rFonts w:cs="Times New Roman"/>
      <w:sz w:val="16"/>
      <w:szCs w:val="16"/>
    </w:rPr>
  </w:style>
  <w:style w:type="paragraph" w:styleId="21">
    <w:name w:val="annotation text"/>
    <w:basedOn w:val="1"/>
    <w:link w:val="78"/>
    <w:uiPriority w:val="99"/>
    <w:rPr>
      <w:rFonts w:ascii="Times New Roman" w:hAnsi="Times New Roman" w:eastAsia="Times New Roman"/>
      <w:sz w:val="20"/>
      <w:szCs w:val="20"/>
      <w:lang w:val="en-US"/>
    </w:rPr>
  </w:style>
  <w:style w:type="paragraph" w:styleId="22">
    <w:name w:val="annotation subject"/>
    <w:basedOn w:val="21"/>
    <w:next w:val="21"/>
    <w:link w:val="80"/>
    <w:semiHidden/>
    <w:unhideWhenUsed/>
    <w:uiPriority w:val="99"/>
    <w:rPr>
      <w:rFonts w:ascii="Arial" w:hAnsi="Arial" w:eastAsiaTheme="minorHAnsi"/>
      <w:b/>
      <w:bCs/>
      <w:lang w:val="id-ID"/>
    </w:rPr>
  </w:style>
  <w:style w:type="character" w:styleId="23">
    <w:name w:val="FollowedHyperlink"/>
    <w:basedOn w:val="11"/>
    <w:semiHidden/>
    <w:unhideWhenUsed/>
    <w:uiPriority w:val="99"/>
    <w:rPr>
      <w:color w:val="954F72" w:themeColor="followedHyperlink"/>
      <w:u w:val="single"/>
      <w14:textFill>
        <w14:solidFill>
          <w14:schemeClr w14:val="folHlink"/>
        </w14:solidFill>
      </w14:textFill>
    </w:rPr>
  </w:style>
  <w:style w:type="paragraph" w:styleId="24">
    <w:name w:val="footer"/>
    <w:basedOn w:val="1"/>
    <w:link w:val="48"/>
    <w:uiPriority w:val="99"/>
    <w:pPr>
      <w:tabs>
        <w:tab w:val="center" w:pos="4320"/>
        <w:tab w:val="right" w:pos="8640"/>
      </w:tabs>
      <w:jc w:val="both"/>
    </w:pPr>
    <w:rPr>
      <w:rFonts w:eastAsia="Times New Roman"/>
      <w:szCs w:val="20"/>
      <w:lang w:val="en-US"/>
    </w:rPr>
  </w:style>
  <w:style w:type="paragraph" w:styleId="25">
    <w:name w:val="header"/>
    <w:basedOn w:val="1"/>
    <w:link w:val="47"/>
    <w:uiPriority w:val="99"/>
    <w:pPr>
      <w:tabs>
        <w:tab w:val="center" w:pos="4320"/>
        <w:tab w:val="right" w:pos="8640"/>
      </w:tabs>
      <w:jc w:val="both"/>
    </w:pPr>
    <w:rPr>
      <w:rFonts w:eastAsia="Times New Roman"/>
      <w:szCs w:val="20"/>
      <w:lang w:val="en-US"/>
    </w:rPr>
  </w:style>
  <w:style w:type="character" w:styleId="26">
    <w:name w:val="Hyperlink"/>
    <w:uiPriority w:val="99"/>
    <w:rPr>
      <w:color w:val="0000FF"/>
      <w:u w:val="single"/>
    </w:rPr>
  </w:style>
  <w:style w:type="paragraph" w:styleId="27">
    <w:name w:val="Normal (Web)"/>
    <w:basedOn w:val="1"/>
    <w:semiHidden/>
    <w:unhideWhenUsed/>
    <w:uiPriority w:val="99"/>
    <w:pPr>
      <w:spacing w:before="100" w:beforeAutospacing="1" w:after="100" w:afterAutospacing="1"/>
    </w:pPr>
    <w:rPr>
      <w:rFonts w:ascii="Times New Roman" w:hAnsi="Times New Roman" w:eastAsiaTheme="minorEastAsia"/>
      <w:sz w:val="24"/>
      <w:szCs w:val="24"/>
      <w:lang w:eastAsia="id-ID"/>
    </w:rPr>
  </w:style>
  <w:style w:type="character" w:styleId="28">
    <w:name w:val="page number"/>
    <w:basedOn w:val="11"/>
    <w:uiPriority w:val="99"/>
  </w:style>
  <w:style w:type="paragraph" w:styleId="29">
    <w:name w:val="Subtitle"/>
    <w:basedOn w:val="1"/>
    <w:next w:val="1"/>
    <w:link w:val="52"/>
    <w:qFormat/>
    <w:uiPriority w:val="11"/>
    <w:pPr>
      <w:spacing w:after="200" w:line="276" w:lineRule="auto"/>
    </w:pPr>
    <w:rPr>
      <w:rFonts w:ascii="Cambria" w:hAnsi="Cambria" w:eastAsia="Times New Roman"/>
      <w:i/>
      <w:iCs/>
      <w:color w:val="4F81BD"/>
      <w:spacing w:val="15"/>
      <w:sz w:val="24"/>
      <w:szCs w:val="24"/>
      <w:lang w:val="en-US" w:eastAsia="ja-JP"/>
    </w:rPr>
  </w:style>
  <w:style w:type="table" w:styleId="30">
    <w:name w:val="Table Grid"/>
    <w:basedOn w:val="12"/>
    <w:uiPriority w:val="59"/>
    <w:rPr>
      <w:rFonts w:ascii="Calibri" w:hAnsi="Calibri" w:eastAsia="Calibri"/>
      <w:sz w:val="20"/>
      <w:szCs w:val="20"/>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31">
    <w:name w:val="Title"/>
    <w:basedOn w:val="1"/>
    <w:link w:val="49"/>
    <w:qFormat/>
    <w:uiPriority w:val="10"/>
    <w:pPr>
      <w:jc w:val="center"/>
    </w:pPr>
    <w:rPr>
      <w:rFonts w:eastAsia="Times New Roman"/>
      <w:b/>
      <w:sz w:val="26"/>
      <w:szCs w:val="20"/>
      <w:lang w:val="en-US"/>
    </w:rPr>
  </w:style>
  <w:style w:type="paragraph" w:styleId="32">
    <w:name w:val="toc 1"/>
    <w:basedOn w:val="1"/>
    <w:next w:val="1"/>
    <w:uiPriority w:val="39"/>
    <w:pPr>
      <w:tabs>
        <w:tab w:val="right" w:leader="underscore" w:pos="13944"/>
      </w:tabs>
      <w:spacing w:before="120"/>
    </w:pPr>
    <w:rPr>
      <w:rFonts w:eastAsia="Times New Roman"/>
      <w:bCs/>
      <w:iCs/>
      <w:sz w:val="24"/>
      <w:szCs w:val="28"/>
      <w:lang w:val="en-US"/>
    </w:rPr>
  </w:style>
  <w:style w:type="paragraph" w:styleId="33">
    <w:name w:val="toc 2"/>
    <w:basedOn w:val="1"/>
    <w:next w:val="1"/>
    <w:autoRedefine/>
    <w:uiPriority w:val="0"/>
    <w:pPr>
      <w:tabs>
        <w:tab w:val="right" w:leader="underscore" w:pos="13944"/>
      </w:tabs>
      <w:spacing w:before="120"/>
      <w:ind w:left="200"/>
    </w:pPr>
    <w:rPr>
      <w:rFonts w:eastAsia="Times New Roman" w:cs="Arial"/>
      <w:b/>
      <w:sz w:val="20"/>
      <w:szCs w:val="26"/>
      <w:lang w:val="en-US"/>
    </w:rPr>
  </w:style>
  <w:style w:type="table" w:styleId="34">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paragraph" w:customStyle="1" w:styleId="35">
    <w:name w:val="Default"/>
    <w:qFormat/>
    <w:uiPriority w:val="0"/>
    <w:pPr>
      <w:autoSpaceDE w:val="0"/>
      <w:autoSpaceDN w:val="0"/>
      <w:adjustRightInd w:val="0"/>
    </w:pPr>
    <w:rPr>
      <w:rFonts w:ascii="Arial" w:hAnsi="Arial" w:eastAsia="Calibri" w:cs="Arial"/>
      <w:color w:val="000000"/>
      <w:sz w:val="24"/>
      <w:szCs w:val="24"/>
      <w:lang w:val="id-ID" w:eastAsia="en-US" w:bidi="ar-SA"/>
    </w:rPr>
  </w:style>
  <w:style w:type="paragraph" w:customStyle="1" w:styleId="36">
    <w:name w:val="yiv1632080103msonormal"/>
    <w:basedOn w:val="1"/>
    <w:qFormat/>
    <w:uiPriority w:val="0"/>
    <w:pPr>
      <w:spacing w:before="100" w:beforeAutospacing="1" w:after="100" w:afterAutospacing="1"/>
    </w:pPr>
    <w:rPr>
      <w:rFonts w:ascii="Times New Roman" w:hAnsi="Times New Roman" w:eastAsia="Times New Roman"/>
      <w:sz w:val="24"/>
      <w:szCs w:val="24"/>
      <w:lang w:val="en-US"/>
    </w:rPr>
  </w:style>
  <w:style w:type="character" w:customStyle="1" w:styleId="37">
    <w:name w:val="st"/>
    <w:basedOn w:val="11"/>
    <w:qFormat/>
    <w:uiPriority w:val="0"/>
  </w:style>
  <w:style w:type="character" w:customStyle="1" w:styleId="38">
    <w:name w:val="Heading 1 Char"/>
    <w:link w:val="2"/>
    <w:uiPriority w:val="0"/>
    <w:rPr>
      <w:rFonts w:ascii="Tahoma" w:hAnsi="Tahoma" w:eastAsia="Times New Roman" w:cs="Times New Roman"/>
      <w:b/>
      <w:sz w:val="24"/>
      <w:szCs w:val="24"/>
      <w:lang w:val="sv-SE"/>
    </w:rPr>
  </w:style>
  <w:style w:type="character" w:customStyle="1" w:styleId="39">
    <w:name w:val="Heading 2 Char"/>
    <w:link w:val="3"/>
    <w:qFormat/>
    <w:uiPriority w:val="0"/>
    <w:rPr>
      <w:rFonts w:ascii="Arial" w:hAnsi="Arial" w:eastAsia="Times New Roman" w:cs="Times New Roman"/>
      <w:sz w:val="24"/>
      <w:szCs w:val="20"/>
      <w:lang w:val="en-US"/>
    </w:rPr>
  </w:style>
  <w:style w:type="character" w:customStyle="1" w:styleId="40">
    <w:name w:val="Heading 3 Char"/>
    <w:link w:val="4"/>
    <w:qFormat/>
    <w:uiPriority w:val="0"/>
    <w:rPr>
      <w:rFonts w:ascii="Arial" w:hAnsi="Arial" w:eastAsia="Times New Roman" w:cs="Times New Roman"/>
      <w:b/>
      <w:sz w:val="24"/>
      <w:szCs w:val="20"/>
      <w:lang w:val="en-US"/>
    </w:rPr>
  </w:style>
  <w:style w:type="character" w:customStyle="1" w:styleId="41">
    <w:name w:val="Heading 4 Char"/>
    <w:link w:val="5"/>
    <w:qFormat/>
    <w:uiPriority w:val="0"/>
    <w:rPr>
      <w:rFonts w:ascii="Arial" w:hAnsi="Arial" w:eastAsia="Times New Roman" w:cs="Times New Roman"/>
      <w:sz w:val="24"/>
      <w:szCs w:val="20"/>
      <w:lang w:val="en-US"/>
    </w:rPr>
  </w:style>
  <w:style w:type="character" w:customStyle="1" w:styleId="42">
    <w:name w:val="Heading 5 Char"/>
    <w:link w:val="6"/>
    <w:qFormat/>
    <w:uiPriority w:val="0"/>
    <w:rPr>
      <w:rFonts w:ascii="Tahoma" w:hAnsi="Tahoma" w:eastAsia="Times New Roman" w:cs="Times New Roman"/>
      <w:b/>
      <w:sz w:val="28"/>
      <w:szCs w:val="20"/>
      <w:lang w:val="en-US"/>
    </w:rPr>
  </w:style>
  <w:style w:type="character" w:customStyle="1" w:styleId="43">
    <w:name w:val="Heading 6 Char"/>
    <w:link w:val="7"/>
    <w:qFormat/>
    <w:uiPriority w:val="0"/>
    <w:rPr>
      <w:rFonts w:ascii="Arial" w:hAnsi="Arial" w:eastAsia="Times New Roman" w:cs="Times New Roman"/>
      <w:sz w:val="24"/>
      <w:szCs w:val="20"/>
      <w:lang w:val="en-US"/>
    </w:rPr>
  </w:style>
  <w:style w:type="character" w:customStyle="1" w:styleId="44">
    <w:name w:val="Heading 7 Char"/>
    <w:link w:val="8"/>
    <w:qFormat/>
    <w:uiPriority w:val="0"/>
    <w:rPr>
      <w:rFonts w:ascii="Arial" w:hAnsi="Arial" w:eastAsia="Times New Roman" w:cs="Times New Roman"/>
      <w:sz w:val="24"/>
      <w:szCs w:val="20"/>
      <w:lang w:val="en-US"/>
    </w:rPr>
  </w:style>
  <w:style w:type="character" w:customStyle="1" w:styleId="45">
    <w:name w:val="Heading 8 Char"/>
    <w:link w:val="9"/>
    <w:uiPriority w:val="0"/>
    <w:rPr>
      <w:rFonts w:ascii="Arial" w:hAnsi="Arial" w:eastAsia="Times New Roman" w:cs="Times New Roman"/>
      <w:b/>
      <w:sz w:val="24"/>
      <w:szCs w:val="20"/>
      <w:u w:val="single"/>
      <w:lang w:val="en-US"/>
    </w:rPr>
  </w:style>
  <w:style w:type="character" w:customStyle="1" w:styleId="46">
    <w:name w:val="Heading 9 Char"/>
    <w:link w:val="10"/>
    <w:uiPriority w:val="0"/>
    <w:rPr>
      <w:rFonts w:ascii="Arial" w:hAnsi="Arial" w:eastAsia="Times New Roman" w:cs="Times New Roman"/>
      <w:b/>
      <w:bCs/>
      <w:sz w:val="24"/>
      <w:szCs w:val="20"/>
      <w:lang w:val="en-US"/>
    </w:rPr>
  </w:style>
  <w:style w:type="character" w:customStyle="1" w:styleId="47">
    <w:name w:val="Header Char"/>
    <w:link w:val="25"/>
    <w:uiPriority w:val="99"/>
    <w:rPr>
      <w:rFonts w:ascii="Arial" w:hAnsi="Arial" w:eastAsia="Times New Roman" w:cs="Times New Roman"/>
      <w:szCs w:val="20"/>
      <w:lang w:val="en-US"/>
    </w:rPr>
  </w:style>
  <w:style w:type="character" w:customStyle="1" w:styleId="48">
    <w:name w:val="Footer Char"/>
    <w:link w:val="24"/>
    <w:uiPriority w:val="99"/>
    <w:rPr>
      <w:rFonts w:ascii="Arial" w:hAnsi="Arial" w:eastAsia="Times New Roman" w:cs="Times New Roman"/>
      <w:szCs w:val="20"/>
      <w:lang w:val="en-US"/>
    </w:rPr>
  </w:style>
  <w:style w:type="character" w:customStyle="1" w:styleId="49">
    <w:name w:val="Title Char"/>
    <w:link w:val="31"/>
    <w:uiPriority w:val="10"/>
    <w:rPr>
      <w:rFonts w:ascii="Arial" w:hAnsi="Arial" w:eastAsia="Times New Roman" w:cs="Times New Roman"/>
      <w:b/>
      <w:sz w:val="26"/>
      <w:szCs w:val="20"/>
      <w:lang w:val="en-US"/>
    </w:rPr>
  </w:style>
  <w:style w:type="character" w:customStyle="1" w:styleId="50">
    <w:name w:val="Body Text Char"/>
    <w:link w:val="14"/>
    <w:uiPriority w:val="0"/>
    <w:rPr>
      <w:rFonts w:ascii="Arial" w:hAnsi="Arial" w:eastAsia="Times New Roman" w:cs="Times New Roman"/>
      <w:sz w:val="24"/>
      <w:szCs w:val="20"/>
      <w:lang w:val="en-US"/>
    </w:rPr>
  </w:style>
  <w:style w:type="character" w:customStyle="1" w:styleId="51">
    <w:name w:val="Body Text Indent Char"/>
    <w:link w:val="17"/>
    <w:uiPriority w:val="0"/>
    <w:rPr>
      <w:rFonts w:ascii="Arial" w:hAnsi="Arial" w:eastAsia="Times New Roman" w:cs="Times New Roman"/>
      <w:sz w:val="24"/>
      <w:szCs w:val="20"/>
      <w:lang w:val="en-US"/>
    </w:rPr>
  </w:style>
  <w:style w:type="character" w:customStyle="1" w:styleId="52">
    <w:name w:val="Subtitle Char"/>
    <w:link w:val="29"/>
    <w:uiPriority w:val="11"/>
    <w:rPr>
      <w:rFonts w:ascii="Cambria" w:hAnsi="Cambria" w:eastAsia="Times New Roman" w:cs="Times New Roman"/>
      <w:i/>
      <w:iCs/>
      <w:color w:val="4F81BD"/>
      <w:spacing w:val="15"/>
      <w:sz w:val="24"/>
      <w:szCs w:val="24"/>
      <w:lang w:val="en-US" w:eastAsia="ja-JP"/>
    </w:rPr>
  </w:style>
  <w:style w:type="character" w:customStyle="1" w:styleId="53">
    <w:name w:val="Body Text 2 Char"/>
    <w:link w:val="15"/>
    <w:uiPriority w:val="0"/>
    <w:rPr>
      <w:rFonts w:ascii="Arial" w:hAnsi="Arial" w:eastAsia="Times New Roman" w:cs="Times New Roman"/>
      <w:sz w:val="24"/>
      <w:szCs w:val="20"/>
      <w:lang w:val="en-US"/>
    </w:rPr>
  </w:style>
  <w:style w:type="character" w:customStyle="1" w:styleId="54">
    <w:name w:val="Body Text 3 Char"/>
    <w:link w:val="16"/>
    <w:uiPriority w:val="0"/>
    <w:rPr>
      <w:rFonts w:ascii="Arial" w:hAnsi="Arial" w:eastAsia="Times New Roman" w:cs="Times New Roman"/>
      <w:sz w:val="24"/>
      <w:szCs w:val="20"/>
      <w:lang w:val="en-US"/>
    </w:rPr>
  </w:style>
  <w:style w:type="character" w:customStyle="1" w:styleId="55">
    <w:name w:val="Body Text Indent 2 Char"/>
    <w:link w:val="18"/>
    <w:uiPriority w:val="0"/>
    <w:rPr>
      <w:rFonts w:ascii="Arial" w:hAnsi="Arial" w:eastAsia="Times New Roman" w:cs="Times New Roman"/>
      <w:sz w:val="24"/>
      <w:szCs w:val="20"/>
      <w:lang w:val="en-US"/>
    </w:rPr>
  </w:style>
  <w:style w:type="character" w:customStyle="1" w:styleId="56">
    <w:name w:val="Body Text Indent 3 Char"/>
    <w:link w:val="19"/>
    <w:uiPriority w:val="0"/>
    <w:rPr>
      <w:rFonts w:ascii="Arial" w:hAnsi="Arial" w:eastAsia="Times New Roman" w:cs="Times New Roman"/>
      <w:sz w:val="24"/>
      <w:szCs w:val="20"/>
      <w:lang w:val="en-US"/>
    </w:rPr>
  </w:style>
  <w:style w:type="character" w:customStyle="1" w:styleId="57">
    <w:name w:val="Balloon Text Char"/>
    <w:link w:val="13"/>
    <w:uiPriority w:val="0"/>
    <w:rPr>
      <w:rFonts w:ascii="Tahoma" w:hAnsi="Tahoma" w:eastAsia="Calibri" w:cs="Tahoma"/>
      <w:sz w:val="16"/>
      <w:szCs w:val="16"/>
    </w:rPr>
  </w:style>
  <w:style w:type="paragraph" w:styleId="58">
    <w:name w:val="No Spacing"/>
    <w:link w:val="59"/>
    <w:qFormat/>
    <w:uiPriority w:val="1"/>
    <w:rPr>
      <w:rFonts w:ascii="Calibri" w:hAnsi="Calibri" w:eastAsia="Times New Roman" w:cs="Times New Roman"/>
      <w:sz w:val="22"/>
      <w:szCs w:val="22"/>
      <w:lang w:val="en-US" w:eastAsia="en-US" w:bidi="ar-SA"/>
    </w:rPr>
  </w:style>
  <w:style w:type="character" w:customStyle="1" w:styleId="59">
    <w:name w:val="No Spacing Char"/>
    <w:link w:val="58"/>
    <w:uiPriority w:val="1"/>
    <w:rPr>
      <w:rFonts w:ascii="Calibri" w:hAnsi="Calibri" w:eastAsia="Times New Roman" w:cs="Times New Roman"/>
      <w:lang w:val="en-US"/>
    </w:rPr>
  </w:style>
  <w:style w:type="paragraph" w:styleId="60">
    <w:name w:val="List Paragraph"/>
    <w:basedOn w:val="1"/>
    <w:link w:val="81"/>
    <w:qFormat/>
    <w:uiPriority w:val="34"/>
    <w:pPr>
      <w:ind w:left="720"/>
      <w:contextualSpacing/>
    </w:pPr>
    <w:rPr>
      <w:rFonts w:ascii="Times New Roman" w:hAnsi="Times New Roman" w:eastAsia="Times New Roman"/>
      <w:sz w:val="24"/>
      <w:szCs w:val="24"/>
      <w:lang w:val="en-US"/>
    </w:rPr>
  </w:style>
  <w:style w:type="paragraph" w:customStyle="1" w:styleId="61">
    <w:name w:val="TOC Heading"/>
    <w:basedOn w:val="2"/>
    <w:next w:val="1"/>
    <w:unhideWhenUsed/>
    <w:qFormat/>
    <w:uiPriority w:val="39"/>
    <w:pPr>
      <w:keepLines/>
      <w:spacing w:before="240" w:line="259" w:lineRule="auto"/>
      <w:ind w:left="0" w:firstLine="0"/>
      <w:jc w:val="left"/>
      <w:outlineLvl w:val="9"/>
    </w:pPr>
    <w:rPr>
      <w:rFonts w:asciiTheme="majorHAnsi" w:hAnsiTheme="majorHAnsi" w:eastAsiaTheme="majorEastAsia" w:cstheme="majorBidi"/>
      <w:b w:val="0"/>
      <w:color w:val="2E75B6" w:themeColor="accent1" w:themeShade="BF"/>
      <w:sz w:val="32"/>
      <w:szCs w:val="32"/>
      <w:lang w:val="en-US"/>
    </w:rPr>
  </w:style>
  <w:style w:type="paragraph" w:customStyle="1" w:styleId="62">
    <w:name w:val="E-JOURNAL_Title English"/>
    <w:basedOn w:val="1"/>
    <w:qFormat/>
    <w:uiPriority w:val="0"/>
    <w:pPr>
      <w:jc w:val="center"/>
    </w:pPr>
    <w:rPr>
      <w:rFonts w:ascii="Times New Roman" w:hAnsi="Times New Roman" w:eastAsia="Times New Roman"/>
      <w:b/>
      <w:i/>
      <w:szCs w:val="24"/>
    </w:rPr>
  </w:style>
  <w:style w:type="paragraph" w:customStyle="1" w:styleId="63">
    <w:name w:val="E-JOURNAL_Author"/>
    <w:basedOn w:val="1"/>
    <w:qFormat/>
    <w:uiPriority w:val="0"/>
    <w:pPr>
      <w:jc w:val="center"/>
    </w:pPr>
    <w:rPr>
      <w:rFonts w:ascii="Times New Roman" w:hAnsi="Times New Roman" w:eastAsia="Times New Roman"/>
    </w:rPr>
  </w:style>
  <w:style w:type="paragraph" w:customStyle="1" w:styleId="64">
    <w:name w:val="E-JOURNAL_AbstrakTitle"/>
    <w:basedOn w:val="1"/>
    <w:qFormat/>
    <w:uiPriority w:val="0"/>
    <w:pPr>
      <w:spacing w:before="120" w:after="120"/>
      <w:jc w:val="center"/>
    </w:pPr>
    <w:rPr>
      <w:rFonts w:ascii="Times New Roman" w:hAnsi="Times New Roman" w:eastAsia="Times New Roman"/>
      <w:b/>
      <w:szCs w:val="24"/>
    </w:rPr>
  </w:style>
  <w:style w:type="paragraph" w:customStyle="1" w:styleId="65">
    <w:name w:val="E-JOURNAL_Title"/>
    <w:basedOn w:val="1"/>
    <w:qFormat/>
    <w:uiPriority w:val="0"/>
    <w:pPr>
      <w:ind w:firstLine="567"/>
      <w:jc w:val="center"/>
    </w:pPr>
    <w:rPr>
      <w:rFonts w:ascii="Times New Roman" w:hAnsi="Times New Roman" w:eastAsia="Times New Roman"/>
      <w:b/>
    </w:rPr>
  </w:style>
  <w:style w:type="paragraph" w:customStyle="1" w:styleId="66">
    <w:name w:val="E-JOURNAL_AbstractBody"/>
    <w:basedOn w:val="65"/>
    <w:qFormat/>
    <w:uiPriority w:val="0"/>
    <w:pPr>
      <w:jc w:val="both"/>
    </w:pPr>
    <w:rPr>
      <w:b w:val="0"/>
    </w:rPr>
  </w:style>
  <w:style w:type="paragraph" w:customStyle="1" w:styleId="67">
    <w:name w:val="E-JOURNAL_AbstractBodyEnglish"/>
    <w:basedOn w:val="1"/>
    <w:qFormat/>
    <w:uiPriority w:val="0"/>
    <w:pPr>
      <w:ind w:firstLine="567"/>
      <w:jc w:val="both"/>
    </w:pPr>
    <w:rPr>
      <w:rFonts w:ascii="Times New Roman" w:hAnsi="Times New Roman" w:eastAsia="Times New Roman"/>
      <w:i/>
    </w:rPr>
  </w:style>
  <w:style w:type="paragraph" w:customStyle="1" w:styleId="68">
    <w:name w:val="E-JOURNAL_Heading 1"/>
    <w:basedOn w:val="1"/>
    <w:qFormat/>
    <w:uiPriority w:val="0"/>
    <w:pPr>
      <w:spacing w:before="120" w:after="120"/>
    </w:pPr>
    <w:rPr>
      <w:rFonts w:ascii="Times New Roman" w:hAnsi="Times New Roman" w:eastAsia="Times New Roman"/>
      <w:b/>
      <w:lang w:val="en-US"/>
    </w:rPr>
  </w:style>
  <w:style w:type="paragraph" w:customStyle="1" w:styleId="69">
    <w:name w:val="E-JOURNAL_Body"/>
    <w:basedOn w:val="1"/>
    <w:qFormat/>
    <w:uiPriority w:val="0"/>
    <w:pPr>
      <w:ind w:firstLine="567"/>
      <w:jc w:val="both"/>
    </w:pPr>
    <w:rPr>
      <w:rFonts w:ascii="Times New Roman" w:hAnsi="Times New Roman" w:eastAsia="Times New Roman"/>
      <w:szCs w:val="24"/>
    </w:rPr>
  </w:style>
  <w:style w:type="paragraph" w:customStyle="1" w:styleId="70">
    <w:name w:val="E-JOURNAL_TableCaption"/>
    <w:basedOn w:val="1"/>
    <w:autoRedefine/>
    <w:qFormat/>
    <w:uiPriority w:val="0"/>
    <w:pPr>
      <w:ind w:left="851" w:hanging="851"/>
      <w:contextualSpacing/>
    </w:pPr>
    <w:rPr>
      <w:rFonts w:ascii="Times New Roman" w:hAnsi="Times New Roman" w:eastAsia="Times New Roman"/>
      <w:szCs w:val="24"/>
    </w:rPr>
  </w:style>
  <w:style w:type="paragraph" w:customStyle="1" w:styleId="71">
    <w:name w:val="E-JOURNAL_Table"/>
    <w:basedOn w:val="1"/>
    <w:qFormat/>
    <w:uiPriority w:val="0"/>
    <w:pPr>
      <w:spacing w:line="240" w:lineRule="atLeast"/>
      <w:jc w:val="center"/>
    </w:pPr>
    <w:rPr>
      <w:rFonts w:ascii="Times New Roman" w:hAnsi="Times New Roman" w:eastAsia="Times New Roman"/>
      <w:szCs w:val="24"/>
    </w:rPr>
  </w:style>
  <w:style w:type="paragraph" w:customStyle="1" w:styleId="72">
    <w:name w:val="E-JOURNAL_Picture Capture"/>
    <w:basedOn w:val="1"/>
    <w:autoRedefine/>
    <w:qFormat/>
    <w:uiPriority w:val="0"/>
    <w:pPr>
      <w:ind w:left="993" w:hanging="993"/>
    </w:pPr>
    <w:rPr>
      <w:rFonts w:ascii="Times New Roman" w:hAnsi="Times New Roman" w:eastAsia="Times New Roman"/>
      <w:b/>
      <w:color w:val="000000"/>
      <w:sz w:val="20"/>
      <w:szCs w:val="24"/>
    </w:rPr>
  </w:style>
  <w:style w:type="paragraph" w:customStyle="1" w:styleId="73">
    <w:name w:val="E-JOURNAL_Daftar Pustaka"/>
    <w:basedOn w:val="1"/>
    <w:qFormat/>
    <w:uiPriority w:val="0"/>
    <w:pPr>
      <w:spacing w:before="240" w:line="240" w:lineRule="atLeast"/>
      <w:ind w:left="720" w:hanging="720"/>
      <w:jc w:val="both"/>
    </w:pPr>
    <w:rPr>
      <w:rFonts w:ascii="Times New Roman" w:hAnsi="Times New Roman" w:eastAsia="Times New Roman"/>
      <w:color w:val="000000"/>
    </w:rPr>
  </w:style>
  <w:style w:type="paragraph" w:customStyle="1" w:styleId="74">
    <w:name w:val="E-JOURNAL_AbstrakKeywords"/>
    <w:basedOn w:val="67"/>
    <w:qFormat/>
    <w:uiPriority w:val="0"/>
    <w:pPr>
      <w:spacing w:before="240" w:after="240"/>
      <w:ind w:firstLine="0"/>
    </w:pPr>
  </w:style>
  <w:style w:type="paragraph" w:customStyle="1" w:styleId="75">
    <w:name w:val="Style E-Journal_Keywords + Not Italic"/>
    <w:basedOn w:val="74"/>
    <w:uiPriority w:val="0"/>
    <w:pPr>
      <w:spacing w:before="120" w:after="120"/>
    </w:pPr>
    <w:rPr>
      <w:i w:val="0"/>
    </w:rPr>
  </w:style>
  <w:style w:type="paragraph" w:customStyle="1" w:styleId="76">
    <w:name w:val="E-JOURNAL_TitleAbstractEnglish"/>
    <w:basedOn w:val="1"/>
    <w:autoRedefine/>
    <w:uiPriority w:val="0"/>
    <w:pPr>
      <w:spacing w:before="120" w:after="120"/>
      <w:jc w:val="center"/>
    </w:pPr>
    <w:rPr>
      <w:rFonts w:ascii="Times New Roman" w:hAnsi="Times New Roman" w:eastAsia="Times New Roman"/>
      <w:b/>
      <w:bCs/>
      <w:i/>
      <w:iCs/>
      <w:szCs w:val="20"/>
    </w:rPr>
  </w:style>
  <w:style w:type="paragraph" w:customStyle="1" w:styleId="77">
    <w:name w:val="E-JOURNAL_Picture"/>
    <w:basedOn w:val="71"/>
    <w:qFormat/>
    <w:uiPriority w:val="0"/>
    <w:rPr>
      <w:szCs w:val="22"/>
    </w:rPr>
  </w:style>
  <w:style w:type="character" w:customStyle="1" w:styleId="78">
    <w:name w:val="Comment Text Char"/>
    <w:basedOn w:val="11"/>
    <w:link w:val="21"/>
    <w:uiPriority w:val="99"/>
    <w:rPr>
      <w:rFonts w:ascii="Times New Roman" w:hAnsi="Times New Roman" w:eastAsia="Times New Roman"/>
      <w:sz w:val="20"/>
      <w:szCs w:val="20"/>
      <w:lang w:val="en-US"/>
    </w:rPr>
  </w:style>
  <w:style w:type="character" w:customStyle="1" w:styleId="79">
    <w:name w:val="hps"/>
    <w:basedOn w:val="11"/>
    <w:uiPriority w:val="0"/>
  </w:style>
  <w:style w:type="character" w:customStyle="1" w:styleId="80">
    <w:name w:val="Comment Subject Char"/>
    <w:basedOn w:val="78"/>
    <w:link w:val="22"/>
    <w:semiHidden/>
    <w:uiPriority w:val="99"/>
    <w:rPr>
      <w:rFonts w:ascii="Times New Roman" w:hAnsi="Times New Roman" w:eastAsia="Times New Roman"/>
      <w:b/>
      <w:bCs/>
      <w:sz w:val="20"/>
      <w:szCs w:val="20"/>
      <w:lang w:val="en-US"/>
    </w:rPr>
  </w:style>
  <w:style w:type="character" w:customStyle="1" w:styleId="81">
    <w:name w:val="List Paragraph Char"/>
    <w:link w:val="60"/>
    <w:locked/>
    <w:uiPriority w:val="34"/>
    <w:rPr>
      <w:rFonts w:ascii="Times New Roman" w:hAnsi="Times New Roman" w:eastAsia="Times New Roman"/>
      <w:sz w:val="24"/>
      <w:szCs w:val="24"/>
      <w:lang w:val="en-US"/>
    </w:rPr>
  </w:style>
  <w:style w:type="character" w:customStyle="1" w:styleId="82">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B6D96-0F5D-410A-BA61-447FE7F277C2}">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14</Pages>
  <Words>5436</Words>
  <Characters>32020</Characters>
  <Lines>889</Lines>
  <Paragraphs>398</Paragraphs>
  <TotalTime>1605</TotalTime>
  <ScaleCrop>false</ScaleCrop>
  <LinksUpToDate>false</LinksUpToDate>
  <CharactersWithSpaces>37058</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2019-11-26T08:44:00Z</dcterms:created>
  <dc:creator>Editor Didaktika Biologi</dc:creator>
  <cp:lastModifiedBy>gothicinspire</cp:lastModifiedBy>
  <dcterms:modified xsi:type="dcterms:W3CDTF">2025-10-20T01:22:18Z</dcterms:modified>
  <dc:title>Template Jurnal Didaktika FKIP UM Palembang</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8044e1e2-8096-4403-98c7-e0fd0c54901d</vt:lpwstr>
  </property>
  <property fmtid="{D5CDD505-2E9C-101B-9397-08002B2CF9AE}" pid="3" name="KSOProductBuildVer">
    <vt:lpwstr>1033-12.2.0.22556</vt:lpwstr>
  </property>
  <property fmtid="{D5CDD505-2E9C-101B-9397-08002B2CF9AE}" pid="4" name="ICV">
    <vt:lpwstr>86B4176F893140B7BB2AE050B68D1E76_12</vt:lpwstr>
  </property>
</Properties>
</file>