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B89798" w14:textId="77777777" w:rsidR="00D53316" w:rsidRDefault="00000000">
      <w:pPr>
        <w:jc w:val="center"/>
        <w:rPr>
          <w:b/>
          <w:sz w:val="24"/>
          <w:szCs w:val="24"/>
          <w:lang w:val="id-ID"/>
        </w:rPr>
      </w:pPr>
      <w:commentRangeStart w:id="0"/>
      <w:r>
        <w:rPr>
          <w:b/>
          <w:sz w:val="24"/>
          <w:szCs w:val="24"/>
        </w:rPr>
        <w:t>THE CORRELATION BETWEEN READING ATTITUDE AND READING COMPREHENSION ACHIEVEMENT OF THE ELEVENTH GRADE</w:t>
      </w:r>
      <w:commentRangeEnd w:id="0"/>
      <w:r w:rsidR="00825F34">
        <w:rPr>
          <w:rStyle w:val="CommentReference"/>
        </w:rPr>
        <w:commentReference w:id="0"/>
      </w:r>
    </w:p>
    <w:p w14:paraId="5E9C9023" w14:textId="77777777" w:rsidR="00D53316" w:rsidRDefault="00D53316">
      <w:pPr>
        <w:tabs>
          <w:tab w:val="left" w:pos="2552"/>
        </w:tabs>
        <w:jc w:val="both"/>
        <w:rPr>
          <w:b/>
          <w:sz w:val="28"/>
          <w:szCs w:val="28"/>
          <w:lang w:val="id-ID"/>
        </w:rPr>
      </w:pPr>
    </w:p>
    <w:p w14:paraId="37527A76" w14:textId="77777777" w:rsidR="00D53316" w:rsidRPr="00C44E02" w:rsidRDefault="00000000">
      <w:pPr>
        <w:jc w:val="center"/>
        <w:rPr>
          <w:b/>
          <w:color w:val="FFFFFF" w:themeColor="background1"/>
          <w:vertAlign w:val="superscript"/>
          <w:lang w:val="id-ID"/>
        </w:rPr>
      </w:pPr>
      <w:r w:rsidRPr="00C44E02">
        <w:rPr>
          <w:b/>
          <w:color w:val="FFFFFF" w:themeColor="background1"/>
          <w:lang w:val="id-ID"/>
        </w:rPr>
        <w:t>Renny Nur Ferlyanti</w:t>
      </w:r>
      <w:r w:rsidRPr="00C44E02">
        <w:rPr>
          <w:b/>
          <w:color w:val="FFFFFF" w:themeColor="background1"/>
          <w:vertAlign w:val="superscript"/>
          <w:lang w:val="id-ID"/>
        </w:rPr>
        <w:t>1</w:t>
      </w:r>
      <w:r w:rsidRPr="00C44E02">
        <w:rPr>
          <w:b/>
          <w:color w:val="FFFFFF" w:themeColor="background1"/>
          <w:lang w:val="id-ID"/>
        </w:rPr>
        <w:t>, Shynta Amalia</w:t>
      </w:r>
      <w:r w:rsidRPr="00C44E02">
        <w:rPr>
          <w:b/>
          <w:color w:val="FFFFFF" w:themeColor="background1"/>
          <w:vertAlign w:val="superscript"/>
          <w:lang w:val="id-ID"/>
        </w:rPr>
        <w:t xml:space="preserve">2, </w:t>
      </w:r>
      <w:r w:rsidRPr="00C44E02">
        <w:rPr>
          <w:b/>
          <w:color w:val="FFFFFF" w:themeColor="background1"/>
          <w:lang w:val="id-ID"/>
        </w:rPr>
        <w:t>Hariana Amalia</w:t>
      </w:r>
      <w:r w:rsidRPr="00C44E02">
        <w:rPr>
          <w:b/>
          <w:color w:val="FFFFFF" w:themeColor="background1"/>
          <w:vertAlign w:val="superscript"/>
          <w:lang w:val="id-ID"/>
        </w:rPr>
        <w:t>3</w:t>
      </w:r>
    </w:p>
    <w:p w14:paraId="7230E259" w14:textId="77777777" w:rsidR="00D53316" w:rsidRPr="00C44E02" w:rsidRDefault="00D53316">
      <w:pPr>
        <w:jc w:val="center"/>
        <w:rPr>
          <w:b/>
          <w:color w:val="FFFFFF" w:themeColor="background1"/>
          <w:lang w:val="id-ID"/>
        </w:rPr>
      </w:pPr>
    </w:p>
    <w:p w14:paraId="5868563C" w14:textId="77777777" w:rsidR="00D53316" w:rsidRPr="00C44E02" w:rsidRDefault="00000000">
      <w:pPr>
        <w:jc w:val="center"/>
        <w:rPr>
          <w:b/>
          <w:bCs/>
          <w:color w:val="FFFFFF" w:themeColor="background1"/>
          <w:lang w:val="id-ID"/>
        </w:rPr>
      </w:pPr>
      <w:r w:rsidRPr="00C44E02">
        <w:rPr>
          <w:b/>
          <w:bCs/>
          <w:color w:val="FFFFFF" w:themeColor="background1"/>
          <w:lang w:val="id-ID"/>
        </w:rPr>
        <w:t>UIN Raden Fatah Palembang</w:t>
      </w:r>
    </w:p>
    <w:p w14:paraId="35C116D6" w14:textId="77777777" w:rsidR="00D53316" w:rsidRPr="00C44E02" w:rsidRDefault="00D53316">
      <w:pPr>
        <w:jc w:val="center"/>
        <w:rPr>
          <w:b/>
          <w:bCs/>
          <w:color w:val="FFFFFF" w:themeColor="background1"/>
          <w:sz w:val="24"/>
          <w:szCs w:val="24"/>
          <w:lang w:val="id-ID"/>
        </w:rPr>
      </w:pPr>
      <w:hyperlink r:id="rId10" w:history="1">
        <w:r w:rsidRPr="00C44E02">
          <w:rPr>
            <w:rStyle w:val="Hyperlink"/>
            <w:b/>
            <w:bCs/>
            <w:color w:val="FFFFFF" w:themeColor="background1"/>
            <w:u w:val="none"/>
            <w:lang w:val="id-ID"/>
          </w:rPr>
          <w:t>rennynurferlyanti03@gmail.com</w:t>
        </w:r>
      </w:hyperlink>
      <w:r w:rsidR="00000000" w:rsidRPr="00C44E02">
        <w:rPr>
          <w:rStyle w:val="Hyperlink"/>
          <w:b/>
          <w:bCs/>
          <w:color w:val="FFFFFF" w:themeColor="background1"/>
          <w:u w:val="none"/>
          <w:vertAlign w:val="superscript"/>
          <w:lang w:val="id-ID"/>
        </w:rPr>
        <w:t>1</w:t>
      </w:r>
      <w:r w:rsidR="00000000" w:rsidRPr="00C44E02">
        <w:rPr>
          <w:rStyle w:val="Hyperlink"/>
          <w:b/>
          <w:bCs/>
          <w:color w:val="FFFFFF" w:themeColor="background1"/>
          <w:u w:val="none"/>
          <w:lang w:val="id-ID"/>
        </w:rPr>
        <w:t xml:space="preserve">, </w:t>
      </w:r>
      <w:r w:rsidR="00000000" w:rsidRPr="00C44E02">
        <w:rPr>
          <w:b/>
          <w:bCs/>
          <w:color w:val="FFFFFF" w:themeColor="background1"/>
          <w:lang w:val="id-ID"/>
        </w:rPr>
        <w:t>s</w:t>
      </w:r>
      <w:hyperlink r:id="rId11" w:history="1">
        <w:r w:rsidR="00000000" w:rsidRPr="00C44E02">
          <w:rPr>
            <w:rStyle w:val="Hyperlink"/>
            <w:b/>
            <w:bCs/>
            <w:color w:val="FFFFFF" w:themeColor="background1"/>
            <w:u w:val="none"/>
            <w:lang w:val="id-ID"/>
          </w:rPr>
          <w:t>hynta_amalia_uin@gmail.com</w:t>
        </w:r>
      </w:hyperlink>
      <w:r w:rsidR="00000000" w:rsidRPr="00C44E02">
        <w:rPr>
          <w:rStyle w:val="Hyperlink"/>
          <w:b/>
          <w:bCs/>
          <w:color w:val="FFFFFF" w:themeColor="background1"/>
          <w:u w:val="none"/>
          <w:vertAlign w:val="superscript"/>
          <w:lang w:val="id-ID"/>
        </w:rPr>
        <w:t>2</w:t>
      </w:r>
      <w:r w:rsidR="00000000" w:rsidRPr="00C44E02">
        <w:rPr>
          <w:rStyle w:val="Hyperlink"/>
          <w:b/>
          <w:bCs/>
          <w:color w:val="FFFFFF" w:themeColor="background1"/>
          <w:u w:val="none"/>
          <w:lang w:val="id-ID"/>
        </w:rPr>
        <w:t xml:space="preserve"> </w:t>
      </w:r>
      <w:hyperlink r:id="rId12" w:history="1">
        <w:r w:rsidRPr="00C44E02">
          <w:rPr>
            <w:rStyle w:val="Hyperlink"/>
            <w:b/>
            <w:bCs/>
            <w:color w:val="FFFFFF" w:themeColor="background1"/>
            <w:u w:val="none"/>
            <w:lang w:val="id-ID"/>
          </w:rPr>
          <w:t>harianaamaliah_uin@radenfatah.ac.id</w:t>
        </w:r>
      </w:hyperlink>
      <w:r w:rsidR="00000000" w:rsidRPr="00C44E02">
        <w:rPr>
          <w:rStyle w:val="Hyperlink"/>
          <w:b/>
          <w:bCs/>
          <w:color w:val="FFFFFF" w:themeColor="background1"/>
          <w:u w:val="none"/>
          <w:vertAlign w:val="superscript"/>
          <w:lang w:val="id-ID"/>
        </w:rPr>
        <w:t>3</w:t>
      </w:r>
      <w:r w:rsidR="00000000" w:rsidRPr="00C44E02">
        <w:rPr>
          <w:b/>
          <w:bCs/>
          <w:color w:val="FFFFFF" w:themeColor="background1"/>
          <w:lang w:val="id-ID"/>
        </w:rPr>
        <w:t xml:space="preserve"> </w:t>
      </w:r>
    </w:p>
    <w:p w14:paraId="4B95DDD1" w14:textId="77777777" w:rsidR="00D53316" w:rsidRDefault="00D53316">
      <w:pPr>
        <w:jc w:val="center"/>
        <w:rPr>
          <w:sz w:val="24"/>
          <w:szCs w:val="24"/>
          <w:lang w:val="id-ID"/>
        </w:rPr>
      </w:pPr>
    </w:p>
    <w:p w14:paraId="4F6B7F1B" w14:textId="77777777" w:rsidR="00D53316" w:rsidRDefault="00000000">
      <w:pPr>
        <w:jc w:val="center"/>
        <w:rPr>
          <w:sz w:val="24"/>
          <w:szCs w:val="24"/>
          <w:lang w:val="id-ID"/>
        </w:rPr>
      </w:pPr>
      <w:commentRangeStart w:id="1"/>
      <w:r>
        <w:rPr>
          <w:sz w:val="24"/>
          <w:szCs w:val="24"/>
          <w:lang w:val="id-ID"/>
        </w:rPr>
        <w:t>Abstract</w:t>
      </w:r>
    </w:p>
    <w:p w14:paraId="69F80307" w14:textId="2658242F" w:rsidR="00D53316" w:rsidRDefault="00000000">
      <w:pPr>
        <w:jc w:val="both"/>
        <w:rPr>
          <w:sz w:val="24"/>
          <w:szCs w:val="24"/>
          <w:lang w:val="id-ID"/>
        </w:rPr>
      </w:pPr>
      <w:commentRangeStart w:id="2"/>
      <w:r>
        <w:rPr>
          <w:sz w:val="24"/>
          <w:szCs w:val="24"/>
          <w:lang w:val="id-ID"/>
        </w:rPr>
        <w:t xml:space="preserve">This research aimed to investigate the correlation between reading attitude and reading comprehension achievement among </w:t>
      </w:r>
      <w:del w:id="3" w:author="Rahma Dianti" w:date="2024-10-20T11:34:00Z" w16du:dateUtc="2024-10-20T04:34:00Z">
        <w:r w:rsidDel="00825F34">
          <w:rPr>
            <w:sz w:val="24"/>
            <w:szCs w:val="24"/>
            <w:lang w:val="id-ID"/>
          </w:rPr>
          <w:delText>eleventh grade</w:delText>
        </w:r>
      </w:del>
      <w:ins w:id="4" w:author="Rahma Dianti" w:date="2024-10-20T11:34:00Z" w16du:dateUtc="2024-10-20T04:34:00Z">
        <w:r w:rsidR="00825F34">
          <w:rPr>
            <w:sz w:val="24"/>
            <w:szCs w:val="24"/>
            <w:lang w:val="id-ID"/>
          </w:rPr>
          <w:t>eleventh-grade</w:t>
        </w:r>
      </w:ins>
      <w:r>
        <w:rPr>
          <w:sz w:val="24"/>
          <w:szCs w:val="24"/>
          <w:lang w:val="id-ID"/>
        </w:rPr>
        <w:t xml:space="preserve"> students at MAN 1 Lahat</w:t>
      </w:r>
      <w:commentRangeEnd w:id="2"/>
      <w:r w:rsidR="00825F34">
        <w:rPr>
          <w:rStyle w:val="CommentReference"/>
        </w:rPr>
        <w:commentReference w:id="2"/>
      </w:r>
      <w:r>
        <w:rPr>
          <w:sz w:val="24"/>
          <w:szCs w:val="24"/>
          <w:lang w:val="id-ID"/>
        </w:rPr>
        <w:t xml:space="preserve">. A correlational research method was employed to determine the correlation between students’ reading attitudes and </w:t>
      </w:r>
      <w:del w:id="5" w:author="Rahma Dianti" w:date="2024-10-20T11:34:00Z" w16du:dateUtc="2024-10-20T04:34:00Z">
        <w:r w:rsidDel="00825F34">
          <w:rPr>
            <w:sz w:val="24"/>
            <w:szCs w:val="24"/>
            <w:lang w:val="id-ID"/>
          </w:rPr>
          <w:delText xml:space="preserve">their </w:delText>
        </w:r>
      </w:del>
      <w:r>
        <w:rPr>
          <w:sz w:val="24"/>
          <w:szCs w:val="24"/>
          <w:lang w:val="id-ID"/>
        </w:rPr>
        <w:t xml:space="preserve">reading comprehension achievements. The population consisted of nine classes of </w:t>
      </w:r>
      <w:del w:id="6" w:author="Rahma Dianti" w:date="2024-10-20T11:34:00Z" w16du:dateUtc="2024-10-20T04:34:00Z">
        <w:r w:rsidDel="00825F34">
          <w:rPr>
            <w:sz w:val="24"/>
            <w:szCs w:val="24"/>
            <w:lang w:val="id-ID"/>
          </w:rPr>
          <w:delText>eleventh grade</w:delText>
        </w:r>
      </w:del>
      <w:ins w:id="7" w:author="Rahma Dianti" w:date="2024-10-20T11:34:00Z" w16du:dateUtc="2024-10-20T04:34:00Z">
        <w:r w:rsidR="00825F34">
          <w:rPr>
            <w:sz w:val="24"/>
            <w:szCs w:val="24"/>
            <w:lang w:val="id-ID"/>
          </w:rPr>
          <w:t>eleventh-grade</w:t>
        </w:r>
      </w:ins>
      <w:r>
        <w:rPr>
          <w:sz w:val="24"/>
          <w:szCs w:val="24"/>
          <w:lang w:val="id-ID"/>
        </w:rPr>
        <w:t xml:space="preserve"> students</w:t>
      </w:r>
      <w:del w:id="8" w:author="Rahma Dianti" w:date="2024-10-20T11:35:00Z" w16du:dateUtc="2024-10-20T04:35:00Z">
        <w:r w:rsidDel="00825F34">
          <w:rPr>
            <w:sz w:val="24"/>
            <w:szCs w:val="24"/>
            <w:lang w:val="id-ID"/>
          </w:rPr>
          <w:delText>,</w:delText>
        </w:r>
      </w:del>
      <w:r>
        <w:rPr>
          <w:sz w:val="24"/>
          <w:szCs w:val="24"/>
          <w:lang w:val="id-ID"/>
        </w:rPr>
        <w:t xml:space="preserve"> and a sample of 98 students was selected using convenience sampling. Data were collected using a reading attitude questionnaire and a reading comprehension test. </w:t>
      </w:r>
      <w:commentRangeStart w:id="9"/>
      <w:ins w:id="10" w:author="Rahma Dianti" w:date="2024-10-20T11:35:00Z" w16du:dateUtc="2024-10-20T04:35:00Z">
        <w:r w:rsidR="00825F34">
          <w:rPr>
            <w:sz w:val="24"/>
            <w:szCs w:val="24"/>
            <w:lang w:val="id-ID"/>
          </w:rPr>
          <w:t>...</w:t>
        </w:r>
        <w:commentRangeEnd w:id="9"/>
        <w:r w:rsidR="00825F34">
          <w:rPr>
            <w:rStyle w:val="CommentReference"/>
          </w:rPr>
          <w:commentReference w:id="9"/>
        </w:r>
        <w:r w:rsidR="00825F34">
          <w:rPr>
            <w:sz w:val="24"/>
            <w:szCs w:val="24"/>
            <w:lang w:val="id-ID"/>
          </w:rPr>
          <w:t xml:space="preserve"> </w:t>
        </w:r>
      </w:ins>
      <w:commentRangeStart w:id="11"/>
      <w:r>
        <w:rPr>
          <w:sz w:val="24"/>
          <w:szCs w:val="24"/>
          <w:lang w:val="id-ID"/>
        </w:rPr>
        <w:t xml:space="preserve">The correlation between the data was analyzed using SPSS 25. </w:t>
      </w:r>
      <w:commentRangeEnd w:id="11"/>
      <w:r w:rsidR="00825F34">
        <w:rPr>
          <w:rStyle w:val="CommentReference"/>
        </w:rPr>
        <w:commentReference w:id="11"/>
      </w:r>
      <w:r>
        <w:rPr>
          <w:sz w:val="24"/>
          <w:szCs w:val="24"/>
          <w:lang w:val="id-ID"/>
        </w:rPr>
        <w:t xml:space="preserve">The findings indicated that the correlation coefficient (r) was </w:t>
      </w:r>
      <w:commentRangeStart w:id="12"/>
      <w:r>
        <w:rPr>
          <w:sz w:val="24"/>
          <w:szCs w:val="24"/>
          <w:lang w:val="id-ID"/>
        </w:rPr>
        <w:t>0,011</w:t>
      </w:r>
      <w:commentRangeEnd w:id="12"/>
      <w:r w:rsidR="00290A27">
        <w:rPr>
          <w:rStyle w:val="CommentReference"/>
        </w:rPr>
        <w:commentReference w:id="12"/>
      </w:r>
      <w:r>
        <w:rPr>
          <w:sz w:val="24"/>
          <w:szCs w:val="24"/>
          <w:lang w:val="id-ID"/>
        </w:rPr>
        <w:t xml:space="preserve">, which is lower than the critical value of the r-table (0.913). Based on these results, it can be concluded that there is a weak but </w:t>
      </w:r>
      <w:commentRangeStart w:id="13"/>
      <w:r>
        <w:rPr>
          <w:sz w:val="24"/>
          <w:szCs w:val="24"/>
          <w:lang w:val="id-ID"/>
        </w:rPr>
        <w:t xml:space="preserve">insignificant correlation </w:t>
      </w:r>
      <w:commentRangeEnd w:id="13"/>
      <w:r w:rsidR="00290A27">
        <w:rPr>
          <w:rStyle w:val="CommentReference"/>
        </w:rPr>
        <w:commentReference w:id="13"/>
      </w:r>
      <w:r>
        <w:rPr>
          <w:sz w:val="24"/>
          <w:szCs w:val="24"/>
          <w:lang w:val="id-ID"/>
        </w:rPr>
        <w:t>between reading attitude and reading comprehension achievement of grade XI students at MAN 1 Lahat.</w:t>
      </w:r>
      <w:commentRangeEnd w:id="1"/>
      <w:r w:rsidR="00825F34">
        <w:rPr>
          <w:rStyle w:val="CommentReference"/>
        </w:rPr>
        <w:commentReference w:id="1"/>
      </w:r>
    </w:p>
    <w:p w14:paraId="6A9903AC" w14:textId="77777777" w:rsidR="00D53316" w:rsidRDefault="00D53316">
      <w:pPr>
        <w:jc w:val="both"/>
        <w:rPr>
          <w:sz w:val="24"/>
          <w:szCs w:val="24"/>
          <w:lang w:val="id-ID"/>
        </w:rPr>
      </w:pPr>
    </w:p>
    <w:p w14:paraId="0B2EDF6A" w14:textId="77777777" w:rsidR="00D53316" w:rsidRDefault="00000000">
      <w:pPr>
        <w:jc w:val="both"/>
        <w:rPr>
          <w:i/>
          <w:sz w:val="24"/>
          <w:szCs w:val="24"/>
          <w:lang w:val="id-ID"/>
        </w:rPr>
      </w:pPr>
      <w:r>
        <w:rPr>
          <w:b/>
          <w:bCs/>
          <w:sz w:val="24"/>
          <w:szCs w:val="24"/>
          <w:lang w:val="id-ID"/>
        </w:rPr>
        <w:t xml:space="preserve">Keyword </w:t>
      </w:r>
      <w:r>
        <w:rPr>
          <w:sz w:val="24"/>
          <w:szCs w:val="24"/>
          <w:lang w:val="id-ID"/>
        </w:rPr>
        <w:t xml:space="preserve">: </w:t>
      </w:r>
      <w:commentRangeStart w:id="14"/>
      <w:r>
        <w:rPr>
          <w:i/>
          <w:sz w:val="24"/>
          <w:szCs w:val="24"/>
          <w:lang w:val="id-ID"/>
        </w:rPr>
        <w:t>reading attitude, reading comprehension achievement</w:t>
      </w:r>
      <w:commentRangeEnd w:id="14"/>
      <w:r w:rsidR="00825F34">
        <w:rPr>
          <w:rStyle w:val="CommentReference"/>
        </w:rPr>
        <w:commentReference w:id="14"/>
      </w:r>
    </w:p>
    <w:p w14:paraId="203D97A3" w14:textId="77777777" w:rsidR="00D53316" w:rsidRDefault="00D53316">
      <w:pPr>
        <w:jc w:val="both"/>
        <w:rPr>
          <w:i/>
          <w:sz w:val="24"/>
          <w:szCs w:val="24"/>
          <w:lang w:val="id-ID"/>
        </w:rPr>
      </w:pPr>
    </w:p>
    <w:tbl>
      <w:tblPr>
        <w:tblStyle w:val="TableGrid"/>
        <w:tblW w:w="0" w:type="auto"/>
        <w:tblBorders>
          <w:top w:val="none" w:sz="0" w:space="0" w:color="auto"/>
          <w:left w:val="none" w:sz="0" w:space="0" w:color="auto"/>
          <w:bottom w:val="thinThickMediumGap" w:sz="24" w:space="0" w:color="auto"/>
          <w:right w:val="none" w:sz="0" w:space="0" w:color="auto"/>
          <w:insideV w:val="none" w:sz="0" w:space="0" w:color="auto"/>
        </w:tblBorders>
        <w:tblLook w:val="04A0" w:firstRow="1" w:lastRow="0" w:firstColumn="1" w:lastColumn="0" w:noHBand="0" w:noVBand="1"/>
      </w:tblPr>
      <w:tblGrid>
        <w:gridCol w:w="9287"/>
      </w:tblGrid>
      <w:tr w:rsidR="00D53316" w14:paraId="6F3444B3" w14:textId="77777777">
        <w:tc>
          <w:tcPr>
            <w:tcW w:w="9287" w:type="dxa"/>
            <w:tcBorders>
              <w:tl2br w:val="nil"/>
              <w:tr2bl w:val="nil"/>
            </w:tcBorders>
          </w:tcPr>
          <w:p w14:paraId="75EF0F8B" w14:textId="77777777" w:rsidR="00D53316" w:rsidRDefault="00D53316">
            <w:pPr>
              <w:jc w:val="both"/>
              <w:rPr>
                <w:i/>
                <w:sz w:val="24"/>
                <w:szCs w:val="24"/>
                <w:lang w:val="id-ID"/>
              </w:rPr>
            </w:pPr>
          </w:p>
        </w:tc>
      </w:tr>
    </w:tbl>
    <w:p w14:paraId="433C74F3" w14:textId="77777777" w:rsidR="00D53316" w:rsidRDefault="00D53316">
      <w:pPr>
        <w:jc w:val="both"/>
        <w:rPr>
          <w:b/>
          <w:bCs/>
          <w:sz w:val="24"/>
          <w:szCs w:val="24"/>
          <w:lang w:val="id-ID"/>
        </w:rPr>
      </w:pPr>
    </w:p>
    <w:p w14:paraId="015F53BD" w14:textId="77777777" w:rsidR="00D53316" w:rsidRDefault="00000000">
      <w:pPr>
        <w:jc w:val="center"/>
        <w:rPr>
          <w:b/>
          <w:bCs/>
          <w:sz w:val="24"/>
          <w:szCs w:val="24"/>
          <w:lang w:val="id-ID"/>
        </w:rPr>
      </w:pPr>
      <w:r>
        <w:rPr>
          <w:b/>
          <w:bCs/>
          <w:sz w:val="24"/>
          <w:szCs w:val="24"/>
          <w:lang w:val="id-ID"/>
        </w:rPr>
        <w:t>HUBUNGAN ANTARA SIKAP MEMBACA DENGAN HASIL PEMAHAMAN MEMBACA SISWA KELAS SEBELAS</w:t>
      </w:r>
    </w:p>
    <w:p w14:paraId="411C3BBF" w14:textId="77777777" w:rsidR="00D53316" w:rsidRDefault="00000000">
      <w:pPr>
        <w:jc w:val="both"/>
        <w:rPr>
          <w:sz w:val="24"/>
          <w:szCs w:val="24"/>
          <w:lang w:val="id-ID"/>
        </w:rPr>
      </w:pPr>
      <w:r>
        <w:rPr>
          <w:sz w:val="24"/>
          <w:szCs w:val="24"/>
          <w:lang w:val="id-ID"/>
        </w:rPr>
        <w:t xml:space="preserve">Penelitian ini bertujuan untuk menyelidiki hubungan antara sikap terhadap membaca dan prestasi pemahaman membaca di antara siswa kelas sebelas di MAN 1 Lahat. Metode penelitian korelasional digunakan untuk menentukan hubungan antara sikap membaca siswa dan pencapaian pemahaman membaca mereka. Populasi terdiri dari sembilan kelas siswa kelas sebelas, dan sampel sebanyak 98 siswa dipilih menggunakan convenience sampling. Data dikumpulkan menggunakan kuesioner sikap membaca dan tes pemahaman membaca. Korelasi antara data dianalisis menggunakan SPSS 25. Temuan menunjukkan bahwa koefisien korelasi (r) adalah 0,011, yang lebih rendah dari nilai kritis r-tabel (0,913). Berdasarkan hasil ini, dapat disimpulkan bahwa terdapat korelasi lemah namun tidak signifikan antara sikap terhadap membaca dan prestasi pemahaman membaca siswa kelas XI di MAN 1 Lahat. </w:t>
      </w:r>
    </w:p>
    <w:p w14:paraId="732CF02B" w14:textId="77777777" w:rsidR="00D53316" w:rsidRDefault="00D53316">
      <w:pPr>
        <w:jc w:val="both"/>
        <w:rPr>
          <w:sz w:val="24"/>
          <w:szCs w:val="24"/>
          <w:lang w:val="id-ID"/>
        </w:rPr>
      </w:pPr>
    </w:p>
    <w:p w14:paraId="1E068880" w14:textId="77777777" w:rsidR="00D53316" w:rsidRDefault="00000000">
      <w:pPr>
        <w:jc w:val="both"/>
        <w:rPr>
          <w:i/>
          <w:sz w:val="24"/>
          <w:szCs w:val="24"/>
          <w:lang w:val="id-ID"/>
        </w:rPr>
      </w:pPr>
      <w:r>
        <w:rPr>
          <w:b/>
          <w:bCs/>
          <w:sz w:val="24"/>
          <w:szCs w:val="24"/>
          <w:lang w:val="id-ID"/>
        </w:rPr>
        <w:t>Kata kunci:</w:t>
      </w:r>
      <w:r>
        <w:rPr>
          <w:sz w:val="24"/>
          <w:szCs w:val="24"/>
          <w:lang w:val="id-ID"/>
        </w:rPr>
        <w:t xml:space="preserve"> s</w:t>
      </w:r>
      <w:r>
        <w:rPr>
          <w:i/>
          <w:sz w:val="24"/>
          <w:szCs w:val="24"/>
          <w:lang w:val="id-ID"/>
        </w:rPr>
        <w:t>ikap membaca, prestasi pemahaman membaca</w:t>
      </w:r>
    </w:p>
    <w:p w14:paraId="7BAF591C" w14:textId="77777777" w:rsidR="00D53316" w:rsidRDefault="00D53316">
      <w:pPr>
        <w:jc w:val="both"/>
        <w:rPr>
          <w:i/>
          <w:sz w:val="24"/>
          <w:szCs w:val="24"/>
          <w:lang w:val="id-ID"/>
        </w:rPr>
      </w:pPr>
    </w:p>
    <w:tbl>
      <w:tblPr>
        <w:tblStyle w:val="TableGrid"/>
        <w:tblW w:w="0" w:type="auto"/>
        <w:tblBorders>
          <w:top w:val="none" w:sz="0" w:space="0" w:color="auto"/>
          <w:left w:val="none" w:sz="0" w:space="0" w:color="auto"/>
          <w:bottom w:val="thinThickMediumGap" w:sz="24" w:space="0" w:color="auto"/>
          <w:right w:val="none" w:sz="0" w:space="0" w:color="auto"/>
          <w:insideV w:val="none" w:sz="0" w:space="0" w:color="auto"/>
        </w:tblBorders>
        <w:tblLook w:val="04A0" w:firstRow="1" w:lastRow="0" w:firstColumn="1" w:lastColumn="0" w:noHBand="0" w:noVBand="1"/>
      </w:tblPr>
      <w:tblGrid>
        <w:gridCol w:w="9287"/>
      </w:tblGrid>
      <w:tr w:rsidR="00D53316" w14:paraId="7328C213" w14:textId="77777777">
        <w:tc>
          <w:tcPr>
            <w:tcW w:w="9287" w:type="dxa"/>
            <w:tcBorders>
              <w:tl2br w:val="nil"/>
              <w:tr2bl w:val="nil"/>
            </w:tcBorders>
          </w:tcPr>
          <w:p w14:paraId="10FA735F" w14:textId="77777777" w:rsidR="00D53316" w:rsidRDefault="00D53316">
            <w:pPr>
              <w:jc w:val="both"/>
              <w:rPr>
                <w:i/>
                <w:sz w:val="24"/>
                <w:szCs w:val="24"/>
                <w:lang w:val="id-ID"/>
              </w:rPr>
            </w:pPr>
          </w:p>
        </w:tc>
      </w:tr>
    </w:tbl>
    <w:p w14:paraId="7DAA4670" w14:textId="77777777" w:rsidR="00D53316" w:rsidRDefault="00D53316">
      <w:pPr>
        <w:jc w:val="both"/>
        <w:rPr>
          <w:i/>
          <w:sz w:val="24"/>
          <w:szCs w:val="24"/>
          <w:lang w:val="id-ID"/>
        </w:rPr>
      </w:pPr>
    </w:p>
    <w:p w14:paraId="085D3A7D" w14:textId="77777777" w:rsidR="00D53316" w:rsidRDefault="00000000">
      <w:pPr>
        <w:widowControl/>
        <w:autoSpaceDE/>
        <w:autoSpaceDN/>
        <w:spacing w:after="200" w:line="276" w:lineRule="auto"/>
        <w:rPr>
          <w:sz w:val="24"/>
          <w:szCs w:val="24"/>
          <w:lang w:val="id-ID"/>
        </w:rPr>
      </w:pPr>
      <w:r>
        <w:rPr>
          <w:sz w:val="24"/>
          <w:szCs w:val="24"/>
          <w:lang w:val="id-ID"/>
        </w:rPr>
        <w:br w:type="page"/>
      </w:r>
    </w:p>
    <w:p w14:paraId="7B99945D" w14:textId="77777777" w:rsidR="00D53316" w:rsidRDefault="00000000">
      <w:pPr>
        <w:jc w:val="both"/>
        <w:rPr>
          <w:b/>
          <w:sz w:val="24"/>
          <w:szCs w:val="24"/>
          <w:lang w:val="id-ID"/>
        </w:rPr>
      </w:pPr>
      <w:commentRangeStart w:id="15"/>
      <w:r>
        <w:rPr>
          <w:b/>
          <w:sz w:val="24"/>
          <w:szCs w:val="24"/>
          <w:lang w:val="id-ID"/>
        </w:rPr>
        <w:lastRenderedPageBreak/>
        <w:t>INTRODUCTION</w:t>
      </w:r>
      <w:commentRangeEnd w:id="15"/>
      <w:r w:rsidR="00290A27">
        <w:rPr>
          <w:rStyle w:val="CommentReference"/>
        </w:rPr>
        <w:commentReference w:id="15"/>
      </w:r>
    </w:p>
    <w:p w14:paraId="4DDDB483" w14:textId="77777777" w:rsidR="00D53316" w:rsidRDefault="00D53316">
      <w:pPr>
        <w:jc w:val="both"/>
        <w:rPr>
          <w:sz w:val="24"/>
          <w:szCs w:val="24"/>
          <w:lang w:val="id-ID"/>
        </w:rPr>
      </w:pPr>
    </w:p>
    <w:p w14:paraId="4D62E1D3" w14:textId="0F517278" w:rsidR="00D53316" w:rsidRDefault="00000000">
      <w:pPr>
        <w:ind w:firstLine="720"/>
        <w:jc w:val="both"/>
        <w:rPr>
          <w:sz w:val="24"/>
          <w:szCs w:val="24"/>
          <w:lang w:val="id-ID"/>
        </w:rPr>
      </w:pPr>
      <w:r>
        <w:rPr>
          <w:sz w:val="52"/>
          <w:szCs w:val="52"/>
        </w:rPr>
        <w:t>E</w:t>
      </w:r>
      <w:r>
        <w:rPr>
          <w:sz w:val="24"/>
          <w:szCs w:val="24"/>
        </w:rPr>
        <w:t>nglish, used in 53 countries as an official language</w:t>
      </w:r>
      <w:ins w:id="16" w:author="Rahma Dianti" w:date="2024-10-20T11:41:00Z" w16du:dateUtc="2024-10-20T04:41:00Z">
        <w:r w:rsidR="00290A27">
          <w:rPr>
            <w:sz w:val="24"/>
            <w:szCs w:val="24"/>
          </w:rPr>
          <w:t>,</w:t>
        </w:r>
      </w:ins>
      <w:r>
        <w:rPr>
          <w:sz w:val="24"/>
          <w:szCs w:val="24"/>
        </w:rPr>
        <w:t xml:space="preserve"> and by over 400 million people globally, is the world's </w:t>
      </w:r>
      <w:del w:id="17" w:author="Rahma Dianti" w:date="2024-10-20T11:41:00Z" w16du:dateUtc="2024-10-20T04:41:00Z">
        <w:r w:rsidDel="00290A27">
          <w:rPr>
            <w:sz w:val="24"/>
            <w:szCs w:val="24"/>
          </w:rPr>
          <w:delText>most commonly spoken</w:delText>
        </w:r>
      </w:del>
      <w:ins w:id="18" w:author="Rahma Dianti" w:date="2024-10-20T11:41:00Z" w16du:dateUtc="2024-10-20T04:41:00Z">
        <w:r w:rsidR="00290A27">
          <w:rPr>
            <w:sz w:val="24"/>
            <w:szCs w:val="24"/>
          </w:rPr>
          <w:t>most spoken</w:t>
        </w:r>
      </w:ins>
      <w:r>
        <w:rPr>
          <w:sz w:val="24"/>
          <w:szCs w:val="24"/>
        </w:rPr>
        <w:t xml:space="preserve"> language (Statista, 2016). It facilitates global communication, enabling easy connection in diverse social and professional settings. Mastering listening, speaking, reading, and writing—categorized as productive (speaking and writing) and receptive (listening and reading) skills—is essential for effective communication in real-life situations (Hossain, 2015; Al-Jawi, 2017).</w:t>
      </w:r>
      <w:r>
        <w:rPr>
          <w:sz w:val="24"/>
          <w:szCs w:val="24"/>
          <w:lang w:val="id-ID"/>
        </w:rPr>
        <w:t xml:space="preserve"> </w:t>
      </w:r>
      <w:r>
        <w:rPr>
          <w:sz w:val="24"/>
          <w:szCs w:val="24"/>
        </w:rPr>
        <w:t>According to Nunan (2003), reading is a fluent process in which readers use information from text and prior knowledge to construct meaning</w:t>
      </w:r>
      <w:r>
        <w:rPr>
          <w:sz w:val="24"/>
          <w:szCs w:val="24"/>
          <w:lang w:val="id-ID"/>
        </w:rPr>
        <w:t xml:space="preserve">. </w:t>
      </w:r>
      <w:r>
        <w:rPr>
          <w:sz w:val="24"/>
          <w:szCs w:val="24"/>
        </w:rPr>
        <w:t>Reading</w:t>
      </w:r>
      <w:r>
        <w:rPr>
          <w:spacing w:val="-1"/>
          <w:sz w:val="24"/>
          <w:szCs w:val="24"/>
        </w:rPr>
        <w:t xml:space="preserve"> </w:t>
      </w:r>
      <w:r>
        <w:rPr>
          <w:sz w:val="24"/>
          <w:szCs w:val="24"/>
        </w:rPr>
        <w:t>is</w:t>
      </w:r>
      <w:r>
        <w:rPr>
          <w:spacing w:val="-3"/>
          <w:sz w:val="24"/>
          <w:szCs w:val="24"/>
        </w:rPr>
        <w:t xml:space="preserve"> </w:t>
      </w:r>
      <w:r>
        <w:rPr>
          <w:sz w:val="24"/>
          <w:szCs w:val="24"/>
        </w:rPr>
        <w:t>the</w:t>
      </w:r>
      <w:r>
        <w:rPr>
          <w:spacing w:val="-2"/>
          <w:sz w:val="24"/>
          <w:szCs w:val="24"/>
        </w:rPr>
        <w:t xml:space="preserve"> </w:t>
      </w:r>
      <w:r>
        <w:rPr>
          <w:sz w:val="24"/>
          <w:szCs w:val="24"/>
        </w:rPr>
        <w:t>fundamental</w:t>
      </w:r>
      <w:r>
        <w:rPr>
          <w:spacing w:val="-1"/>
          <w:sz w:val="24"/>
          <w:szCs w:val="24"/>
        </w:rPr>
        <w:t xml:space="preserve"> </w:t>
      </w:r>
      <w:r>
        <w:rPr>
          <w:sz w:val="24"/>
          <w:szCs w:val="24"/>
        </w:rPr>
        <w:t>element</w:t>
      </w:r>
      <w:r>
        <w:rPr>
          <w:spacing w:val="-1"/>
          <w:sz w:val="24"/>
          <w:szCs w:val="24"/>
        </w:rPr>
        <w:t xml:space="preserve"> </w:t>
      </w:r>
      <w:r>
        <w:rPr>
          <w:sz w:val="24"/>
          <w:szCs w:val="24"/>
        </w:rPr>
        <w:t>of</w:t>
      </w:r>
      <w:r>
        <w:rPr>
          <w:spacing w:val="-2"/>
          <w:sz w:val="24"/>
          <w:szCs w:val="24"/>
        </w:rPr>
        <w:t xml:space="preserve"> </w:t>
      </w:r>
      <w:r>
        <w:rPr>
          <w:sz w:val="24"/>
          <w:szCs w:val="24"/>
        </w:rPr>
        <w:t>the</w:t>
      </w:r>
      <w:r>
        <w:rPr>
          <w:spacing w:val="-4"/>
          <w:sz w:val="24"/>
          <w:szCs w:val="24"/>
        </w:rPr>
        <w:t xml:space="preserve"> </w:t>
      </w:r>
      <w:r>
        <w:rPr>
          <w:sz w:val="24"/>
          <w:szCs w:val="24"/>
        </w:rPr>
        <w:t>learning</w:t>
      </w:r>
      <w:r>
        <w:rPr>
          <w:spacing w:val="-1"/>
          <w:sz w:val="24"/>
          <w:szCs w:val="24"/>
        </w:rPr>
        <w:t xml:space="preserve"> </w:t>
      </w:r>
      <w:r>
        <w:rPr>
          <w:sz w:val="24"/>
          <w:szCs w:val="24"/>
        </w:rPr>
        <w:t>process</w:t>
      </w:r>
      <w:r>
        <w:rPr>
          <w:spacing w:val="-1"/>
          <w:sz w:val="24"/>
          <w:szCs w:val="24"/>
        </w:rPr>
        <w:t xml:space="preserve"> </w:t>
      </w:r>
      <w:r>
        <w:rPr>
          <w:sz w:val="24"/>
          <w:szCs w:val="24"/>
        </w:rPr>
        <w:t>(Alsaeedi</w:t>
      </w:r>
      <w:r>
        <w:rPr>
          <w:spacing w:val="-3"/>
          <w:sz w:val="24"/>
          <w:szCs w:val="24"/>
        </w:rPr>
        <w:t xml:space="preserve"> </w:t>
      </w:r>
      <w:r>
        <w:rPr>
          <w:sz w:val="24"/>
          <w:szCs w:val="24"/>
        </w:rPr>
        <w:t>et</w:t>
      </w:r>
      <w:r>
        <w:rPr>
          <w:spacing w:val="-1"/>
          <w:sz w:val="24"/>
          <w:szCs w:val="24"/>
        </w:rPr>
        <w:t xml:space="preserve"> </w:t>
      </w:r>
      <w:r>
        <w:rPr>
          <w:sz w:val="24"/>
          <w:szCs w:val="24"/>
        </w:rPr>
        <w:t>al., 2021).</w:t>
      </w:r>
      <w:r>
        <w:rPr>
          <w:spacing w:val="40"/>
          <w:sz w:val="24"/>
          <w:szCs w:val="24"/>
        </w:rPr>
        <w:t xml:space="preserve"> </w:t>
      </w:r>
      <w:r>
        <w:rPr>
          <w:sz w:val="24"/>
          <w:szCs w:val="24"/>
        </w:rPr>
        <w:t>Reading comprehension is a crucial skill in both academic and everyday life.</w:t>
      </w:r>
      <w:r>
        <w:rPr>
          <w:sz w:val="24"/>
          <w:szCs w:val="24"/>
          <w:lang w:val="id-ID"/>
        </w:rPr>
        <w:t xml:space="preserve"> According to cultivated text, readers can obtain extensive information and themes communicated in the reading text (Horiba &amp; Fukaya, 2015). In 2018, Indonesian students ranked 74th out of 79 nations in reading, scoring an average of 371 on the PISA assessment. This marked a significant decline from 2015 and fell well below the OECD average of 487. Most concerning was that 70% of Indonesian students did not achieve basic reading proficiency (level 2), highlighting critical challenges in the country's education system. The urgent need for comprehensive education reform in Indonesia to improve reading skills is underscored by factors identified by Hapsari (2019), including psychological, socioeconomic, and external challenges, emphasized further by Altun et al. (2022) highlighting the effort, motivation, and positive attitude required for reading proficiency.</w:t>
      </w:r>
      <w:r>
        <w:rPr>
          <w:sz w:val="24"/>
          <w:szCs w:val="24"/>
        </w:rPr>
        <w:t xml:space="preserve"> Gregory (2014) also describes attitude as something that can be learned in terms of cognitive, affective, or behavioral, which results in a positive or negative response to certain objects, situations, institutions, concepts, or people.</w:t>
      </w:r>
      <w:r>
        <w:rPr>
          <w:sz w:val="24"/>
          <w:szCs w:val="24"/>
          <w:lang w:val="id-ID"/>
        </w:rPr>
        <w:t xml:space="preserve"> </w:t>
      </w:r>
      <w:r>
        <w:rPr>
          <w:sz w:val="24"/>
          <w:szCs w:val="24"/>
        </w:rPr>
        <w:t xml:space="preserve">Reading attitude is defined as the feeling about reading that results in the adoption or avoidance of positive reading habits (Hagan, 2013). </w:t>
      </w:r>
      <w:commentRangeStart w:id="19"/>
      <w:r>
        <w:rPr>
          <w:sz w:val="24"/>
          <w:szCs w:val="24"/>
        </w:rPr>
        <w:t>Reading attitude can be positive or negative.</w:t>
      </w:r>
      <w:r>
        <w:rPr>
          <w:sz w:val="24"/>
          <w:szCs w:val="24"/>
          <w:lang w:val="id-ID"/>
        </w:rPr>
        <w:t xml:space="preserve"> </w:t>
      </w:r>
      <w:commentRangeEnd w:id="19"/>
      <w:r w:rsidR="00290A27">
        <w:rPr>
          <w:rStyle w:val="CommentReference"/>
        </w:rPr>
        <w:commentReference w:id="19"/>
      </w:r>
      <w:r>
        <w:rPr>
          <w:sz w:val="24"/>
          <w:szCs w:val="24"/>
          <w:lang w:val="id-ID"/>
        </w:rPr>
        <w:t>People's reading attitudes, as studied by various scholars (Bastug, 2014; Tunde, 2014; Turkyilmaz, 2015 cited in Soliba et al., 2020), influence their engagement and behavior towards reading, either fostering enthusiasm and engagement or leading to avoidance and poor comprehension.</w:t>
      </w:r>
      <w:ins w:id="20" w:author="Rahma Dianti" w:date="2024-10-20T11:48:00Z" w16du:dateUtc="2024-10-20T04:48:00Z">
        <w:r w:rsidR="0075080E">
          <w:rPr>
            <w:sz w:val="24"/>
            <w:szCs w:val="24"/>
            <w:lang w:val="id-ID"/>
          </w:rPr>
          <w:t xml:space="preserve"> </w:t>
        </w:r>
        <w:commentRangeStart w:id="21"/>
        <w:r w:rsidR="0075080E">
          <w:rPr>
            <w:sz w:val="24"/>
            <w:szCs w:val="24"/>
            <w:lang w:val="id-ID"/>
          </w:rPr>
          <w:t>....</w:t>
        </w:r>
        <w:commentRangeEnd w:id="21"/>
        <w:r w:rsidR="0075080E">
          <w:rPr>
            <w:rStyle w:val="CommentReference"/>
          </w:rPr>
          <w:commentReference w:id="21"/>
        </w:r>
      </w:ins>
    </w:p>
    <w:p w14:paraId="657E4C7E" w14:textId="77777777" w:rsidR="00D53316" w:rsidRDefault="00D53316">
      <w:pPr>
        <w:ind w:firstLine="720"/>
        <w:jc w:val="both"/>
        <w:rPr>
          <w:lang w:val="id-ID"/>
        </w:rPr>
      </w:pPr>
    </w:p>
    <w:p w14:paraId="39496CBE" w14:textId="77777777" w:rsidR="00D53316" w:rsidRDefault="00000000">
      <w:pPr>
        <w:jc w:val="both"/>
        <w:rPr>
          <w:b/>
          <w:sz w:val="24"/>
          <w:szCs w:val="24"/>
          <w:lang w:val="id-ID"/>
        </w:rPr>
      </w:pPr>
      <w:r>
        <w:rPr>
          <w:b/>
          <w:sz w:val="24"/>
          <w:szCs w:val="24"/>
          <w:lang w:val="id-ID"/>
        </w:rPr>
        <w:t>METHOD</w:t>
      </w:r>
    </w:p>
    <w:p w14:paraId="50DD8F3D" w14:textId="77777777" w:rsidR="00D53316" w:rsidRDefault="00000000">
      <w:pPr>
        <w:jc w:val="both"/>
        <w:rPr>
          <w:b/>
          <w:i/>
          <w:sz w:val="24"/>
          <w:szCs w:val="24"/>
          <w:lang w:val="id-ID"/>
        </w:rPr>
      </w:pPr>
      <w:r>
        <w:rPr>
          <w:b/>
          <w:i/>
          <w:sz w:val="24"/>
          <w:szCs w:val="24"/>
          <w:lang w:val="id-ID"/>
        </w:rPr>
        <w:t>Design</w:t>
      </w:r>
    </w:p>
    <w:p w14:paraId="5ECCE54F" w14:textId="17D759D7" w:rsidR="00D53316" w:rsidRDefault="00000000">
      <w:pPr>
        <w:ind w:firstLine="720"/>
        <w:jc w:val="both"/>
        <w:rPr>
          <w:sz w:val="24"/>
          <w:szCs w:val="24"/>
          <w:lang w:val="id-ID"/>
        </w:rPr>
      </w:pPr>
      <w:r>
        <w:rPr>
          <w:sz w:val="24"/>
          <w:szCs w:val="24"/>
          <w:lang w:val="id-ID"/>
        </w:rPr>
        <w:t>This study used a quantitative research design to uncover the research outcomes</w:t>
      </w:r>
      <w:del w:id="22" w:author="Rahma Dianti" w:date="2024-10-20T11:50:00Z" w16du:dateUtc="2024-10-20T04:50:00Z">
        <w:r w:rsidDel="0075080E">
          <w:rPr>
            <w:sz w:val="24"/>
            <w:szCs w:val="24"/>
            <w:lang w:val="id-ID"/>
          </w:rPr>
          <w:delText>,</w:delText>
        </w:r>
      </w:del>
      <w:r>
        <w:rPr>
          <w:sz w:val="24"/>
          <w:szCs w:val="24"/>
          <w:lang w:val="id-ID"/>
        </w:rPr>
        <w:t xml:space="preserve"> and correlational analysis was chosen to ascertain the correlations between one variable and another. Research design is the framework within which the researcher chooses to employ their research methodologies and procedures. Reading attitude and reading comprehension achievement are the two variables under investigation in this study.</w:t>
      </w:r>
    </w:p>
    <w:p w14:paraId="7585F2D8" w14:textId="5D7396FC" w:rsidR="00D53316" w:rsidRDefault="0075080E" w:rsidP="0075080E">
      <w:pPr>
        <w:tabs>
          <w:tab w:val="left" w:pos="5724"/>
        </w:tabs>
        <w:jc w:val="both"/>
        <w:rPr>
          <w:b/>
          <w:i/>
          <w:sz w:val="24"/>
          <w:szCs w:val="24"/>
          <w:lang w:val="id-ID"/>
        </w:rPr>
        <w:pPrChange w:id="23" w:author="Rahma Dianti" w:date="2024-10-20T11:51:00Z" w16du:dateUtc="2024-10-20T04:51:00Z">
          <w:pPr>
            <w:jc w:val="both"/>
          </w:pPr>
        </w:pPrChange>
      </w:pPr>
      <w:ins w:id="24" w:author="Rahma Dianti" w:date="2024-10-20T11:51:00Z" w16du:dateUtc="2024-10-20T04:51:00Z">
        <w:r>
          <w:rPr>
            <w:b/>
            <w:i/>
            <w:sz w:val="24"/>
            <w:szCs w:val="24"/>
            <w:lang w:val="id-ID"/>
          </w:rPr>
          <w:tab/>
        </w:r>
      </w:ins>
    </w:p>
    <w:p w14:paraId="2EC23EEF" w14:textId="77777777" w:rsidR="00D53316" w:rsidRDefault="00000000">
      <w:pPr>
        <w:jc w:val="both"/>
        <w:rPr>
          <w:b/>
          <w:i/>
          <w:sz w:val="24"/>
          <w:szCs w:val="24"/>
          <w:lang w:val="id-ID"/>
        </w:rPr>
      </w:pPr>
      <w:r>
        <w:rPr>
          <w:b/>
          <w:i/>
          <w:sz w:val="24"/>
          <w:szCs w:val="24"/>
          <w:lang w:val="id-ID"/>
        </w:rPr>
        <w:t>Sample</w:t>
      </w:r>
    </w:p>
    <w:p w14:paraId="6CF5110B" w14:textId="2FC00A9F" w:rsidR="00D53316" w:rsidRDefault="00000000">
      <w:pPr>
        <w:ind w:firstLine="720"/>
        <w:jc w:val="both"/>
        <w:rPr>
          <w:sz w:val="24"/>
          <w:szCs w:val="24"/>
          <w:lang w:val="id-ID"/>
        </w:rPr>
      </w:pPr>
      <w:r>
        <w:rPr>
          <w:sz w:val="24"/>
          <w:szCs w:val="24"/>
        </w:rPr>
        <w:t xml:space="preserve">A population is all of subject of research. A population is a group of individuals who have the same </w:t>
      </w:r>
      <w:del w:id="25" w:author="Rahma Dianti" w:date="2024-10-20T11:51:00Z" w16du:dateUtc="2024-10-20T04:51:00Z">
        <w:r w:rsidDel="0075080E">
          <w:rPr>
            <w:sz w:val="24"/>
            <w:szCs w:val="24"/>
          </w:rPr>
          <w:delText>characteristic</w:delText>
        </w:r>
      </w:del>
      <w:ins w:id="26" w:author="Rahma Dianti" w:date="2024-10-20T11:51:00Z" w16du:dateUtc="2024-10-20T04:51:00Z">
        <w:r w:rsidR="0075080E">
          <w:rPr>
            <w:sz w:val="24"/>
            <w:szCs w:val="24"/>
          </w:rPr>
          <w:t>characteristics</w:t>
        </w:r>
      </w:ins>
      <w:r>
        <w:rPr>
          <w:sz w:val="24"/>
          <w:szCs w:val="24"/>
        </w:rPr>
        <w:t xml:space="preserve">. The population </w:t>
      </w:r>
      <w:ins w:id="27" w:author="Rahma Dianti" w:date="2024-10-20T11:51:00Z" w16du:dateUtc="2024-10-20T04:51:00Z">
        <w:r w:rsidR="0075080E">
          <w:rPr>
            <w:sz w:val="24"/>
            <w:szCs w:val="24"/>
          </w:rPr>
          <w:t>of th</w:t>
        </w:r>
      </w:ins>
      <w:ins w:id="28" w:author="Rahma Dianti" w:date="2024-10-20T11:52:00Z" w16du:dateUtc="2024-10-20T04:52:00Z">
        <w:r w:rsidR="0075080E">
          <w:rPr>
            <w:sz w:val="24"/>
            <w:szCs w:val="24"/>
          </w:rPr>
          <w:t xml:space="preserve">e research </w:t>
        </w:r>
      </w:ins>
      <w:del w:id="29" w:author="Rahma Dianti" w:date="2024-10-20T11:53:00Z" w16du:dateUtc="2024-10-20T04:53:00Z">
        <w:r w:rsidDel="0075080E">
          <w:rPr>
            <w:sz w:val="24"/>
            <w:szCs w:val="24"/>
          </w:rPr>
          <w:delText>is</w:delText>
        </w:r>
        <w:r w:rsidDel="0075080E">
          <w:rPr>
            <w:spacing w:val="-1"/>
            <w:sz w:val="24"/>
            <w:szCs w:val="24"/>
          </w:rPr>
          <w:delText xml:space="preserve"> </w:delText>
        </w:r>
      </w:del>
      <w:ins w:id="30" w:author="Rahma Dianti" w:date="2024-10-20T11:53:00Z" w16du:dateUtc="2024-10-20T04:53:00Z">
        <w:r w:rsidR="0075080E">
          <w:rPr>
            <w:spacing w:val="-1"/>
            <w:sz w:val="24"/>
            <w:szCs w:val="24"/>
          </w:rPr>
          <w:t xml:space="preserve">was </w:t>
        </w:r>
      </w:ins>
      <w:r>
        <w:rPr>
          <w:sz w:val="24"/>
          <w:szCs w:val="24"/>
        </w:rPr>
        <w:t xml:space="preserve">all </w:t>
      </w:r>
      <w:del w:id="31" w:author="Rahma Dianti" w:date="2024-10-20T11:52:00Z" w16du:dateUtc="2024-10-20T04:52:00Z">
        <w:r w:rsidDel="0075080E">
          <w:rPr>
            <w:sz w:val="24"/>
            <w:szCs w:val="24"/>
          </w:rPr>
          <w:delText>eleventh grade</w:delText>
        </w:r>
      </w:del>
      <w:ins w:id="32" w:author="Rahma Dianti" w:date="2024-10-20T11:52:00Z" w16du:dateUtc="2024-10-20T04:52:00Z">
        <w:r w:rsidR="0075080E">
          <w:rPr>
            <w:sz w:val="24"/>
            <w:szCs w:val="24"/>
          </w:rPr>
          <w:t>eleventh-grade</w:t>
        </w:r>
      </w:ins>
      <w:r>
        <w:rPr>
          <w:sz w:val="24"/>
          <w:szCs w:val="24"/>
        </w:rPr>
        <w:t xml:space="preserve"> students of MAN 1 Lahat</w:t>
      </w:r>
      <w:r>
        <w:rPr>
          <w:sz w:val="24"/>
          <w:szCs w:val="24"/>
          <w:lang w:val="id-ID"/>
        </w:rPr>
        <w:t xml:space="preserve"> </w:t>
      </w:r>
      <w:del w:id="33" w:author="Rahma Dianti" w:date="2024-10-20T11:52:00Z" w16du:dateUtc="2024-10-20T04:52:00Z">
        <w:r w:rsidDel="0075080E">
          <w:rPr>
            <w:sz w:val="24"/>
            <w:szCs w:val="24"/>
            <w:lang w:val="id-ID"/>
          </w:rPr>
          <w:delText xml:space="preserve">consist </w:delText>
        </w:r>
      </w:del>
      <w:ins w:id="34" w:author="Rahma Dianti" w:date="2024-10-20T11:52:00Z" w16du:dateUtc="2024-10-20T04:52:00Z">
        <w:r w:rsidR="0075080E">
          <w:rPr>
            <w:sz w:val="24"/>
            <w:szCs w:val="24"/>
            <w:lang w:val="id-ID"/>
          </w:rPr>
          <w:t>consisting</w:t>
        </w:r>
        <w:r w:rsidR="0075080E">
          <w:rPr>
            <w:sz w:val="24"/>
            <w:szCs w:val="24"/>
            <w:lang w:val="id-ID"/>
          </w:rPr>
          <w:t xml:space="preserve"> </w:t>
        </w:r>
        <w:r w:rsidR="0075080E">
          <w:rPr>
            <w:sz w:val="24"/>
            <w:szCs w:val="24"/>
            <w:lang w:val="id-ID"/>
          </w:rPr>
          <w:t xml:space="preserve">of </w:t>
        </w:r>
      </w:ins>
      <w:r>
        <w:rPr>
          <w:sz w:val="24"/>
          <w:szCs w:val="24"/>
          <w:lang w:val="id-ID"/>
        </w:rPr>
        <w:t xml:space="preserve">310 students. </w:t>
      </w:r>
      <w:r>
        <w:rPr>
          <w:sz w:val="24"/>
          <w:szCs w:val="24"/>
        </w:rPr>
        <w:t>In this</w:t>
      </w:r>
      <w:r>
        <w:rPr>
          <w:spacing w:val="-5"/>
          <w:sz w:val="24"/>
          <w:szCs w:val="24"/>
        </w:rPr>
        <w:t xml:space="preserve"> </w:t>
      </w:r>
      <w:r>
        <w:rPr>
          <w:sz w:val="24"/>
          <w:szCs w:val="24"/>
        </w:rPr>
        <w:t>study,</w:t>
      </w:r>
      <w:r>
        <w:rPr>
          <w:spacing w:val="-8"/>
          <w:sz w:val="24"/>
          <w:szCs w:val="24"/>
        </w:rPr>
        <w:t xml:space="preserve"> </w:t>
      </w:r>
      <w:r>
        <w:rPr>
          <w:sz w:val="24"/>
          <w:szCs w:val="24"/>
        </w:rPr>
        <w:t>researchers</w:t>
      </w:r>
      <w:r>
        <w:rPr>
          <w:spacing w:val="-3"/>
          <w:sz w:val="24"/>
          <w:szCs w:val="24"/>
        </w:rPr>
        <w:t xml:space="preserve"> </w:t>
      </w:r>
      <w:del w:id="35" w:author="Rahma Dianti" w:date="2024-10-20T11:52:00Z" w16du:dateUtc="2024-10-20T04:52:00Z">
        <w:r w:rsidDel="0075080E">
          <w:rPr>
            <w:sz w:val="24"/>
            <w:szCs w:val="24"/>
          </w:rPr>
          <w:delText>chose</w:delText>
        </w:r>
        <w:r w:rsidDel="0075080E">
          <w:rPr>
            <w:spacing w:val="-2"/>
            <w:sz w:val="24"/>
            <w:szCs w:val="24"/>
          </w:rPr>
          <w:delText xml:space="preserve"> </w:delText>
        </w:r>
        <w:r w:rsidDel="0075080E">
          <w:rPr>
            <w:sz w:val="24"/>
            <w:szCs w:val="24"/>
          </w:rPr>
          <w:delText>to</w:delText>
        </w:r>
        <w:r w:rsidDel="0075080E">
          <w:rPr>
            <w:spacing w:val="-3"/>
            <w:sz w:val="24"/>
            <w:szCs w:val="24"/>
          </w:rPr>
          <w:delText xml:space="preserve"> </w:delText>
        </w:r>
        <w:r w:rsidDel="0075080E">
          <w:rPr>
            <w:sz w:val="24"/>
            <w:szCs w:val="24"/>
          </w:rPr>
          <w:delText>use</w:delText>
        </w:r>
        <w:r w:rsidDel="0075080E">
          <w:rPr>
            <w:spacing w:val="-4"/>
            <w:sz w:val="24"/>
            <w:szCs w:val="24"/>
          </w:rPr>
          <w:delText xml:space="preserve"> </w:delText>
        </w:r>
      </w:del>
      <w:ins w:id="36" w:author="Rahma Dianti" w:date="2024-10-20T11:52:00Z" w16du:dateUtc="2024-10-20T04:52:00Z">
        <w:r w:rsidR="0075080E">
          <w:rPr>
            <w:spacing w:val="-4"/>
            <w:sz w:val="24"/>
            <w:szCs w:val="24"/>
          </w:rPr>
          <w:t xml:space="preserve">used </w:t>
        </w:r>
      </w:ins>
      <w:r>
        <w:rPr>
          <w:sz w:val="24"/>
          <w:szCs w:val="24"/>
        </w:rPr>
        <w:t>the</w:t>
      </w:r>
      <w:r>
        <w:rPr>
          <w:spacing w:val="-4"/>
          <w:sz w:val="24"/>
          <w:szCs w:val="24"/>
        </w:rPr>
        <w:t xml:space="preserve"> </w:t>
      </w:r>
      <w:r>
        <w:rPr>
          <w:sz w:val="24"/>
          <w:szCs w:val="24"/>
        </w:rPr>
        <w:t>non-probability</w:t>
      </w:r>
      <w:r>
        <w:rPr>
          <w:spacing w:val="-3"/>
          <w:sz w:val="24"/>
          <w:szCs w:val="24"/>
        </w:rPr>
        <w:t xml:space="preserve"> </w:t>
      </w:r>
      <w:r>
        <w:rPr>
          <w:sz w:val="24"/>
          <w:szCs w:val="24"/>
        </w:rPr>
        <w:t>sampling technique, specifically the convenience sampling technique.</w:t>
      </w:r>
      <w:r>
        <w:rPr>
          <w:sz w:val="24"/>
          <w:szCs w:val="24"/>
          <w:lang w:val="id-ID"/>
        </w:rPr>
        <w:t xml:space="preserve"> </w:t>
      </w:r>
      <w:r>
        <w:rPr>
          <w:sz w:val="24"/>
          <w:szCs w:val="24"/>
        </w:rPr>
        <w:t xml:space="preserve"> Etikan</w:t>
      </w:r>
      <w:ins w:id="37" w:author="Rahma Dianti" w:date="2024-10-20T11:53:00Z" w16du:dateUtc="2024-10-20T04:53:00Z">
        <w:r w:rsidR="0075080E">
          <w:rPr>
            <w:sz w:val="24"/>
            <w:szCs w:val="24"/>
          </w:rPr>
          <w:t xml:space="preserve">, </w:t>
        </w:r>
      </w:ins>
      <w:del w:id="38" w:author="Rahma Dianti" w:date="2024-10-20T11:53:00Z" w16du:dateUtc="2024-10-20T04:53:00Z">
        <w:r w:rsidDel="0075080E">
          <w:rPr>
            <w:sz w:val="24"/>
            <w:szCs w:val="24"/>
          </w:rPr>
          <w:delText xml:space="preserve"> </w:delText>
        </w:r>
      </w:del>
      <w:r>
        <w:rPr>
          <w:sz w:val="24"/>
          <w:szCs w:val="24"/>
        </w:rPr>
        <w:t>et al. (2016) explain that convenience sampling is a cost-efficient and easy method because the research subjects are already available.</w:t>
      </w:r>
      <w:r>
        <w:rPr>
          <w:sz w:val="24"/>
          <w:szCs w:val="24"/>
          <w:lang w:val="id-ID"/>
        </w:rPr>
        <w:t xml:space="preserve"> </w:t>
      </w:r>
      <w:r>
        <w:rPr>
          <w:sz w:val="24"/>
          <w:szCs w:val="24"/>
        </w:rPr>
        <w:t>Therefore, the researcher</w:t>
      </w:r>
      <w:ins w:id="39" w:author="Rahma Dianti" w:date="2024-10-20T11:53:00Z" w16du:dateUtc="2024-10-20T04:53:00Z">
        <w:r w:rsidR="0075080E">
          <w:rPr>
            <w:sz w:val="24"/>
            <w:szCs w:val="24"/>
          </w:rPr>
          <w:t>s</w:t>
        </w:r>
      </w:ins>
      <w:r>
        <w:rPr>
          <w:sz w:val="24"/>
          <w:szCs w:val="24"/>
        </w:rPr>
        <w:t xml:space="preserve"> chose classes XI 2, XI 3, and XI 4, involving a total of 98 students</w:t>
      </w:r>
    </w:p>
    <w:p w14:paraId="109BB202" w14:textId="77777777" w:rsidR="00D53316" w:rsidRDefault="00D53316">
      <w:pPr>
        <w:ind w:firstLine="720"/>
        <w:jc w:val="both"/>
        <w:rPr>
          <w:b/>
          <w:i/>
          <w:sz w:val="24"/>
          <w:szCs w:val="24"/>
          <w:lang w:val="id-ID"/>
        </w:rPr>
      </w:pPr>
    </w:p>
    <w:p w14:paraId="4008B67E" w14:textId="13A158AF" w:rsidR="00D53316" w:rsidRDefault="00000000">
      <w:pPr>
        <w:jc w:val="both"/>
        <w:rPr>
          <w:b/>
          <w:i/>
          <w:sz w:val="24"/>
          <w:szCs w:val="24"/>
          <w:lang w:val="id-ID"/>
        </w:rPr>
      </w:pPr>
      <w:r>
        <w:rPr>
          <w:b/>
          <w:i/>
          <w:sz w:val="24"/>
          <w:szCs w:val="24"/>
          <w:lang w:val="id-ID"/>
        </w:rPr>
        <w:t xml:space="preserve">Data </w:t>
      </w:r>
      <w:del w:id="40" w:author="Rahma Dianti" w:date="2024-10-20T11:55:00Z" w16du:dateUtc="2024-10-20T04:55:00Z">
        <w:r w:rsidDel="0075080E">
          <w:rPr>
            <w:b/>
            <w:i/>
            <w:sz w:val="24"/>
            <w:szCs w:val="24"/>
            <w:lang w:val="id-ID"/>
          </w:rPr>
          <w:delText xml:space="preserve">collecting </w:delText>
        </w:r>
      </w:del>
      <w:ins w:id="41" w:author="Rahma Dianti" w:date="2024-10-20T11:55:00Z" w16du:dateUtc="2024-10-20T04:55:00Z">
        <w:r w:rsidR="0075080E">
          <w:rPr>
            <w:b/>
            <w:i/>
            <w:sz w:val="24"/>
            <w:szCs w:val="24"/>
            <w:lang w:val="id-ID"/>
          </w:rPr>
          <w:t xml:space="preserve">Collection </w:t>
        </w:r>
      </w:ins>
      <w:r>
        <w:rPr>
          <w:b/>
          <w:i/>
          <w:sz w:val="24"/>
          <w:szCs w:val="24"/>
          <w:lang w:val="id-ID"/>
        </w:rPr>
        <w:t>and analysis</w:t>
      </w:r>
    </w:p>
    <w:p w14:paraId="294DC95B" w14:textId="1BD621B8" w:rsidR="00D53316" w:rsidRDefault="00000000">
      <w:pPr>
        <w:ind w:firstLine="720"/>
        <w:jc w:val="both"/>
        <w:rPr>
          <w:sz w:val="24"/>
          <w:szCs w:val="24"/>
          <w:lang w:val="id-ID"/>
        </w:rPr>
      </w:pPr>
      <w:r>
        <w:rPr>
          <w:sz w:val="24"/>
          <w:szCs w:val="24"/>
          <w:lang w:val="id-ID"/>
        </w:rPr>
        <w:t xml:space="preserve">There are </w:t>
      </w:r>
      <w:del w:id="42" w:author="Rahma Dianti" w:date="2024-10-20T11:56:00Z" w16du:dateUtc="2024-10-20T04:56:00Z">
        <w:r w:rsidDel="0075080E">
          <w:rPr>
            <w:sz w:val="24"/>
            <w:szCs w:val="24"/>
            <w:lang w:val="id-ID"/>
          </w:rPr>
          <w:delText xml:space="preserve">to </w:delText>
        </w:r>
      </w:del>
      <w:ins w:id="43" w:author="Rahma Dianti" w:date="2024-10-20T11:56:00Z" w16du:dateUtc="2024-10-20T04:56:00Z">
        <w:r w:rsidR="0075080E">
          <w:rPr>
            <w:sz w:val="24"/>
            <w:szCs w:val="24"/>
            <w:lang w:val="id-ID"/>
          </w:rPr>
          <w:t>two</w:t>
        </w:r>
        <w:r w:rsidR="0075080E">
          <w:rPr>
            <w:sz w:val="24"/>
            <w:szCs w:val="24"/>
            <w:lang w:val="id-ID"/>
          </w:rPr>
          <w:t xml:space="preserve"> </w:t>
        </w:r>
      </w:ins>
      <w:r>
        <w:rPr>
          <w:sz w:val="24"/>
          <w:szCs w:val="24"/>
          <w:lang w:val="id-ID"/>
        </w:rPr>
        <w:t xml:space="preserve">types of instruments </w:t>
      </w:r>
      <w:del w:id="44" w:author="Rahma Dianti" w:date="2024-10-20T11:56:00Z" w16du:dateUtc="2024-10-20T04:56:00Z">
        <w:r w:rsidDel="0075080E">
          <w:rPr>
            <w:sz w:val="24"/>
            <w:szCs w:val="24"/>
            <w:lang w:val="id-ID"/>
          </w:rPr>
          <w:delText xml:space="preserve">that </w:delText>
        </w:r>
      </w:del>
      <w:r>
        <w:rPr>
          <w:sz w:val="24"/>
          <w:szCs w:val="24"/>
          <w:lang w:val="id-ID"/>
        </w:rPr>
        <w:t xml:space="preserve">used to collect the data in this research, that </w:t>
      </w:r>
      <w:del w:id="45" w:author="Rahma Dianti" w:date="2024-10-20T11:56:00Z" w16du:dateUtc="2024-10-20T04:56:00Z">
        <w:r w:rsidDel="0075080E">
          <w:rPr>
            <w:sz w:val="24"/>
            <w:szCs w:val="24"/>
            <w:lang w:val="id-ID"/>
          </w:rPr>
          <w:lastRenderedPageBreak/>
          <w:delText>is</w:delText>
        </w:r>
      </w:del>
      <w:ins w:id="46" w:author="Rahma Dianti" w:date="2024-10-20T11:56:00Z" w16du:dateUtc="2024-10-20T04:56:00Z">
        <w:r w:rsidR="0075080E">
          <w:rPr>
            <w:sz w:val="24"/>
            <w:szCs w:val="24"/>
            <w:lang w:val="id-ID"/>
          </w:rPr>
          <w:t>were</w:t>
        </w:r>
      </w:ins>
      <w:r>
        <w:rPr>
          <w:sz w:val="24"/>
          <w:szCs w:val="24"/>
          <w:lang w:val="id-ID"/>
        </w:rPr>
        <w:t xml:space="preserve"> a questionnaire for reading attitude and a test for reading comprehension achievement. </w:t>
      </w:r>
      <w:r>
        <w:rPr>
          <w:sz w:val="24"/>
          <w:szCs w:val="24"/>
        </w:rPr>
        <w:t xml:space="preserve">In this case, this study used a </w:t>
      </w:r>
      <w:commentRangeStart w:id="47"/>
      <w:r>
        <w:rPr>
          <w:sz w:val="24"/>
          <w:szCs w:val="24"/>
        </w:rPr>
        <w:t>questionnaire</w:t>
      </w:r>
      <w:commentRangeEnd w:id="47"/>
      <w:r w:rsidR="0075080E">
        <w:rPr>
          <w:rStyle w:val="CommentReference"/>
        </w:rPr>
        <w:commentReference w:id="47"/>
      </w:r>
      <w:r>
        <w:rPr>
          <w:sz w:val="24"/>
          <w:szCs w:val="24"/>
        </w:rPr>
        <w:t xml:space="preserve"> adapted from Sartika (2014), which was originally a revision of Mickulecky's Behaviourial Reading Attitude Measures (MBRAM)</w:t>
      </w:r>
      <w:r>
        <w:rPr>
          <w:spacing w:val="63"/>
          <w:sz w:val="24"/>
          <w:szCs w:val="24"/>
        </w:rPr>
        <w:t xml:space="preserve"> </w:t>
      </w:r>
      <w:r>
        <w:rPr>
          <w:sz w:val="24"/>
          <w:szCs w:val="24"/>
        </w:rPr>
        <w:t>by</w:t>
      </w:r>
      <w:r>
        <w:rPr>
          <w:spacing w:val="65"/>
          <w:sz w:val="24"/>
          <w:szCs w:val="24"/>
        </w:rPr>
        <w:t xml:space="preserve"> </w:t>
      </w:r>
      <w:r>
        <w:rPr>
          <w:sz w:val="24"/>
          <w:szCs w:val="24"/>
        </w:rPr>
        <w:t>Murray</w:t>
      </w:r>
      <w:r>
        <w:rPr>
          <w:spacing w:val="67"/>
          <w:sz w:val="24"/>
          <w:szCs w:val="24"/>
        </w:rPr>
        <w:t xml:space="preserve"> </w:t>
      </w:r>
      <w:r>
        <w:rPr>
          <w:sz w:val="24"/>
          <w:szCs w:val="24"/>
        </w:rPr>
        <w:t>(2009)</w:t>
      </w:r>
      <w:r>
        <w:rPr>
          <w:sz w:val="24"/>
          <w:szCs w:val="24"/>
          <w:lang w:val="id-ID"/>
        </w:rPr>
        <w:t>.</w:t>
      </w:r>
      <w:del w:id="48" w:author="Rahma Dianti" w:date="2024-10-20T11:56:00Z" w16du:dateUtc="2024-10-20T04:56:00Z">
        <w:r w:rsidDel="0075080E">
          <w:rPr>
            <w:sz w:val="24"/>
            <w:szCs w:val="24"/>
            <w:lang w:val="id-ID"/>
          </w:rPr>
          <w:delText xml:space="preserve"> </w:delText>
        </w:r>
        <w:r w:rsidDel="0075080E">
          <w:rPr>
            <w:sz w:val="24"/>
            <w:szCs w:val="24"/>
          </w:rPr>
          <w:delText>.</w:delText>
        </w:r>
      </w:del>
      <w:r>
        <w:rPr>
          <w:sz w:val="24"/>
          <w:szCs w:val="24"/>
        </w:rPr>
        <w:t xml:space="preserve"> There were 28 items in this questionnaire, </w:t>
      </w:r>
      <w:del w:id="49" w:author="Rahma Dianti" w:date="2024-10-20T11:57:00Z" w16du:dateUtc="2024-10-20T04:57:00Z">
        <w:r w:rsidDel="0075080E">
          <w:rPr>
            <w:sz w:val="24"/>
            <w:szCs w:val="24"/>
          </w:rPr>
          <w:delText xml:space="preserve">with each </w:delText>
        </w:r>
      </w:del>
      <w:r>
        <w:rPr>
          <w:sz w:val="24"/>
          <w:szCs w:val="24"/>
        </w:rPr>
        <w:t>consisting of 14 positive statements and 14 negative statements.</w:t>
      </w:r>
      <w:r>
        <w:rPr>
          <w:sz w:val="24"/>
          <w:szCs w:val="24"/>
          <w:lang w:val="id-ID"/>
        </w:rPr>
        <w:t xml:space="preserve"> The test consisted of multiple-choice questions with five answer options, </w:t>
      </w:r>
      <w:del w:id="50" w:author="Rahma Dianti" w:date="2024-10-20T12:08:00Z" w16du:dateUtc="2024-10-20T05:08:00Z">
        <w:r w:rsidDel="00CA1B4D">
          <w:rPr>
            <w:sz w:val="24"/>
            <w:szCs w:val="24"/>
            <w:lang w:val="id-ID"/>
          </w:rPr>
          <w:delText xml:space="preserve">of which one was the correct answer and the other four were incorrect answers. </w:delText>
        </w:r>
      </w:del>
      <w:commentRangeStart w:id="51"/>
      <w:r>
        <w:rPr>
          <w:sz w:val="24"/>
          <w:szCs w:val="24"/>
          <w:lang w:val="id-ID"/>
        </w:rPr>
        <w:t>There were a total of thirteen reading passages totaling 50 multiple-choice questions</w:t>
      </w:r>
      <w:commentRangeEnd w:id="51"/>
      <w:r w:rsidR="00CA1B4D">
        <w:rPr>
          <w:rStyle w:val="CommentReference"/>
        </w:rPr>
        <w:commentReference w:id="51"/>
      </w:r>
      <w:r>
        <w:rPr>
          <w:sz w:val="24"/>
          <w:szCs w:val="24"/>
          <w:lang w:val="id-ID"/>
        </w:rPr>
        <w:t xml:space="preserve"> in this reading comprehension test, and students were given 60 minutes to answer all questions</w:t>
      </w:r>
    </w:p>
    <w:p w14:paraId="283269C6" w14:textId="77777777" w:rsidR="00D53316" w:rsidRDefault="00D53316">
      <w:pPr>
        <w:jc w:val="both"/>
        <w:rPr>
          <w:b/>
          <w:i/>
          <w:sz w:val="24"/>
          <w:szCs w:val="24"/>
          <w:lang w:val="id-ID"/>
        </w:rPr>
      </w:pPr>
    </w:p>
    <w:p w14:paraId="31108FDF" w14:textId="77777777" w:rsidR="00D53316" w:rsidRDefault="00D53316">
      <w:pPr>
        <w:jc w:val="both"/>
        <w:rPr>
          <w:b/>
          <w:sz w:val="24"/>
          <w:szCs w:val="24"/>
          <w:lang w:val="id-ID"/>
        </w:rPr>
      </w:pPr>
    </w:p>
    <w:p w14:paraId="636C27AA" w14:textId="77777777" w:rsidR="00D53316" w:rsidRDefault="00000000">
      <w:pPr>
        <w:jc w:val="both"/>
        <w:rPr>
          <w:b/>
          <w:sz w:val="24"/>
          <w:szCs w:val="24"/>
          <w:lang w:val="id-ID"/>
        </w:rPr>
      </w:pPr>
      <w:r>
        <w:rPr>
          <w:b/>
          <w:sz w:val="24"/>
          <w:szCs w:val="24"/>
          <w:lang w:val="id-ID"/>
        </w:rPr>
        <w:t>RESULT AND DISCUSSION</w:t>
      </w:r>
    </w:p>
    <w:p w14:paraId="473A93CD" w14:textId="77777777" w:rsidR="00D53316" w:rsidRDefault="00D53316">
      <w:pPr>
        <w:jc w:val="both"/>
        <w:rPr>
          <w:b/>
          <w:sz w:val="24"/>
          <w:szCs w:val="24"/>
          <w:lang w:val="id-ID"/>
        </w:rPr>
      </w:pPr>
    </w:p>
    <w:p w14:paraId="2D4500A8" w14:textId="77777777" w:rsidR="00D53316" w:rsidRDefault="00000000">
      <w:pPr>
        <w:jc w:val="both"/>
        <w:rPr>
          <w:b/>
          <w:sz w:val="24"/>
          <w:szCs w:val="24"/>
          <w:lang w:val="id-ID"/>
        </w:rPr>
      </w:pPr>
      <w:r>
        <w:rPr>
          <w:b/>
          <w:sz w:val="24"/>
          <w:szCs w:val="24"/>
          <w:lang w:val="id-ID"/>
        </w:rPr>
        <w:t>Findings and Discussions</w:t>
      </w:r>
    </w:p>
    <w:p w14:paraId="4B36F70F" w14:textId="77777777" w:rsidR="00D53316" w:rsidRDefault="00D53316">
      <w:pPr>
        <w:jc w:val="both"/>
        <w:rPr>
          <w:b/>
          <w:sz w:val="24"/>
          <w:szCs w:val="24"/>
          <w:lang w:val="id-ID"/>
        </w:rPr>
      </w:pPr>
    </w:p>
    <w:p w14:paraId="16B0E5F9" w14:textId="7FAE38E3" w:rsidR="00D53316" w:rsidRDefault="000B5063">
      <w:pPr>
        <w:jc w:val="both"/>
        <w:rPr>
          <w:b/>
          <w:i/>
          <w:sz w:val="24"/>
          <w:szCs w:val="24"/>
          <w:lang w:val="id-ID"/>
        </w:rPr>
      </w:pPr>
      <w:ins w:id="52" w:author="Rahma Dianti" w:date="2024-10-20T12:20:00Z" w16du:dateUtc="2024-10-20T05:20:00Z">
        <w:r>
          <w:rPr>
            <w:b/>
            <w:i/>
            <w:sz w:val="24"/>
            <w:szCs w:val="24"/>
            <w:lang w:val="id-ID"/>
          </w:rPr>
          <w:t xml:space="preserve">Students’ </w:t>
        </w:r>
      </w:ins>
      <w:r w:rsidR="00000000">
        <w:rPr>
          <w:b/>
          <w:i/>
          <w:sz w:val="24"/>
          <w:szCs w:val="24"/>
          <w:lang w:val="id-ID"/>
        </w:rPr>
        <w:t>Reading Attitude</w:t>
      </w:r>
      <w:ins w:id="53" w:author="Rahma Dianti" w:date="2024-10-20T12:20:00Z" w16du:dateUtc="2024-10-20T05:20:00Z">
        <w:r>
          <w:rPr>
            <w:b/>
            <w:i/>
            <w:sz w:val="24"/>
            <w:szCs w:val="24"/>
            <w:lang w:val="id-ID"/>
          </w:rPr>
          <w:t xml:space="preserve"> Categories</w:t>
        </w:r>
      </w:ins>
    </w:p>
    <w:p w14:paraId="1B734E09" w14:textId="77777777" w:rsidR="00D53316" w:rsidRDefault="00000000">
      <w:pPr>
        <w:ind w:firstLine="720"/>
        <w:jc w:val="both"/>
        <w:rPr>
          <w:sz w:val="24"/>
          <w:szCs w:val="24"/>
          <w:lang w:val="id-ID"/>
        </w:rPr>
      </w:pPr>
      <w:commentRangeStart w:id="54"/>
      <w:r>
        <w:rPr>
          <w:sz w:val="24"/>
          <w:szCs w:val="24"/>
          <w:lang w:val="id-ID"/>
        </w:rPr>
        <w:t xml:space="preserve">The  28  items  of  Reading  Attitudes  Questionnaire  were  answered  by  98 students of the eleventh grade at MAN 1 Lahat. </w:t>
      </w:r>
      <w:commentRangeEnd w:id="54"/>
      <w:r w:rsidR="00CA1B4D">
        <w:rPr>
          <w:rStyle w:val="CommentReference"/>
        </w:rPr>
        <w:commentReference w:id="54"/>
      </w:r>
      <w:commentRangeStart w:id="55"/>
      <w:r>
        <w:rPr>
          <w:sz w:val="24"/>
          <w:szCs w:val="24"/>
          <w:lang w:val="id-ID"/>
        </w:rPr>
        <w:t>This questionnaire was  using  1  to  4  Likert  Scale.</w:t>
      </w:r>
      <w:commentRangeEnd w:id="55"/>
      <w:r w:rsidR="00CA1B4D">
        <w:rPr>
          <w:rStyle w:val="CommentReference"/>
        </w:rPr>
        <w:commentReference w:id="55"/>
      </w:r>
      <w:r>
        <w:rPr>
          <w:sz w:val="24"/>
          <w:szCs w:val="24"/>
          <w:lang w:val="id-ID"/>
        </w:rPr>
        <w:t xml:space="preserve">  As  stated before,  </w:t>
      </w:r>
      <w:commentRangeStart w:id="56"/>
      <w:r>
        <w:rPr>
          <w:sz w:val="24"/>
          <w:szCs w:val="24"/>
          <w:lang w:val="id-ID"/>
        </w:rPr>
        <w:t>there were  4  categories  of  reading attitude that was  used  in  this research, those were, very negative, negative, positive, very positive.</w:t>
      </w:r>
      <w:commentRangeEnd w:id="56"/>
      <w:r w:rsidR="00CA1B4D">
        <w:rPr>
          <w:rStyle w:val="CommentReference"/>
        </w:rPr>
        <w:commentReference w:id="56"/>
      </w:r>
    </w:p>
    <w:p w14:paraId="31857B2C" w14:textId="77777777" w:rsidR="00D53316" w:rsidRDefault="00D53316">
      <w:pPr>
        <w:ind w:firstLine="720"/>
        <w:jc w:val="both"/>
        <w:rPr>
          <w:sz w:val="24"/>
          <w:szCs w:val="24"/>
          <w:lang w:val="id-ID"/>
        </w:rPr>
      </w:pPr>
    </w:p>
    <w:p w14:paraId="68D320E5" w14:textId="77777777" w:rsidR="00D53316" w:rsidRDefault="00000000">
      <w:pPr>
        <w:jc w:val="center"/>
        <w:rPr>
          <w:sz w:val="24"/>
          <w:szCs w:val="24"/>
          <w:lang w:val="id-ID"/>
        </w:rPr>
      </w:pPr>
      <w:commentRangeStart w:id="57"/>
      <w:r>
        <w:rPr>
          <w:sz w:val="24"/>
          <w:szCs w:val="24"/>
          <w:lang w:val="id-ID"/>
        </w:rPr>
        <w:t>Table 1.  Distribution of Reading Attitude</w:t>
      </w:r>
    </w:p>
    <w:p w14:paraId="06A1F033" w14:textId="77777777" w:rsidR="00D53316" w:rsidRDefault="00D53316">
      <w:pPr>
        <w:ind w:firstLine="720"/>
        <w:jc w:val="both"/>
        <w:rPr>
          <w:sz w:val="24"/>
          <w:szCs w:val="24"/>
          <w:lang w:val="id-ID"/>
        </w:rPr>
      </w:pPr>
    </w:p>
    <w:tbl>
      <w:tblPr>
        <w:tblW w:w="8157" w:type="dxa"/>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17"/>
        <w:gridCol w:w="2708"/>
        <w:gridCol w:w="2732"/>
      </w:tblGrid>
      <w:tr w:rsidR="00D53316" w14:paraId="1FBC8F41" w14:textId="77777777">
        <w:trPr>
          <w:trHeight w:val="405"/>
        </w:trPr>
        <w:tc>
          <w:tcPr>
            <w:tcW w:w="2717" w:type="dxa"/>
            <w:shd w:val="clear" w:color="auto" w:fill="4AACC5"/>
          </w:tcPr>
          <w:p w14:paraId="0D888370" w14:textId="77777777" w:rsidR="00D53316" w:rsidRDefault="00000000">
            <w:pPr>
              <w:spacing w:before="125"/>
              <w:ind w:left="813"/>
              <w:rPr>
                <w:b/>
                <w:color w:val="000000"/>
                <w:sz w:val="24"/>
                <w:szCs w:val="24"/>
              </w:rPr>
            </w:pPr>
            <w:r>
              <w:rPr>
                <w:b/>
                <w:color w:val="FFFFFF"/>
                <w:sz w:val="24"/>
                <w:szCs w:val="24"/>
              </w:rPr>
              <w:t>Categories</w:t>
            </w:r>
          </w:p>
        </w:tc>
        <w:tc>
          <w:tcPr>
            <w:tcW w:w="2708" w:type="dxa"/>
            <w:shd w:val="clear" w:color="auto" w:fill="4AACC5"/>
          </w:tcPr>
          <w:p w14:paraId="492707EC" w14:textId="77777777" w:rsidR="00D53316" w:rsidRDefault="00000000">
            <w:pPr>
              <w:spacing w:before="125"/>
              <w:ind w:left="12" w:right="3"/>
              <w:jc w:val="center"/>
              <w:rPr>
                <w:b/>
                <w:color w:val="000000"/>
                <w:sz w:val="24"/>
                <w:szCs w:val="24"/>
              </w:rPr>
            </w:pPr>
            <w:r>
              <w:rPr>
                <w:b/>
                <w:color w:val="FFFFFF"/>
                <w:sz w:val="24"/>
                <w:szCs w:val="24"/>
              </w:rPr>
              <w:t>Frequency</w:t>
            </w:r>
          </w:p>
        </w:tc>
        <w:tc>
          <w:tcPr>
            <w:tcW w:w="2732" w:type="dxa"/>
            <w:shd w:val="clear" w:color="auto" w:fill="4AACC5"/>
          </w:tcPr>
          <w:p w14:paraId="7967D753" w14:textId="77777777" w:rsidR="00D53316" w:rsidRDefault="00000000">
            <w:pPr>
              <w:spacing w:before="125"/>
              <w:ind w:left="11" w:right="2"/>
              <w:jc w:val="center"/>
              <w:rPr>
                <w:b/>
                <w:color w:val="000000"/>
                <w:sz w:val="24"/>
                <w:szCs w:val="24"/>
              </w:rPr>
            </w:pPr>
            <w:r>
              <w:rPr>
                <w:b/>
                <w:color w:val="FFFFFF"/>
                <w:sz w:val="24"/>
                <w:szCs w:val="24"/>
              </w:rPr>
              <w:t>Percentage</w:t>
            </w:r>
          </w:p>
        </w:tc>
      </w:tr>
      <w:tr w:rsidR="00D53316" w14:paraId="622BC061" w14:textId="77777777">
        <w:trPr>
          <w:trHeight w:val="463"/>
        </w:trPr>
        <w:tc>
          <w:tcPr>
            <w:tcW w:w="2717" w:type="dxa"/>
          </w:tcPr>
          <w:p w14:paraId="1FD06D15" w14:textId="77777777" w:rsidR="00D53316" w:rsidRDefault="00000000">
            <w:pPr>
              <w:spacing w:before="121"/>
              <w:ind w:left="110"/>
              <w:rPr>
                <w:color w:val="000000"/>
                <w:sz w:val="24"/>
                <w:szCs w:val="24"/>
              </w:rPr>
            </w:pPr>
            <w:r>
              <w:rPr>
                <w:color w:val="000000"/>
                <w:sz w:val="24"/>
                <w:szCs w:val="24"/>
              </w:rPr>
              <w:t>Very Negative</w:t>
            </w:r>
          </w:p>
        </w:tc>
        <w:tc>
          <w:tcPr>
            <w:tcW w:w="2708" w:type="dxa"/>
          </w:tcPr>
          <w:p w14:paraId="19F58883" w14:textId="77777777" w:rsidR="00D53316" w:rsidRDefault="00000000">
            <w:pPr>
              <w:spacing w:before="121"/>
              <w:ind w:left="12"/>
              <w:jc w:val="center"/>
              <w:rPr>
                <w:color w:val="000000"/>
                <w:sz w:val="24"/>
                <w:szCs w:val="24"/>
              </w:rPr>
            </w:pPr>
            <w:r>
              <w:rPr>
                <w:color w:val="000000"/>
                <w:sz w:val="24"/>
                <w:szCs w:val="24"/>
              </w:rPr>
              <w:t>0</w:t>
            </w:r>
          </w:p>
        </w:tc>
        <w:tc>
          <w:tcPr>
            <w:tcW w:w="2732" w:type="dxa"/>
          </w:tcPr>
          <w:p w14:paraId="7B82C0CF" w14:textId="77777777" w:rsidR="00D53316" w:rsidRDefault="00000000">
            <w:pPr>
              <w:spacing w:before="121"/>
              <w:ind w:left="11" w:right="2"/>
              <w:jc w:val="center"/>
              <w:rPr>
                <w:color w:val="000000"/>
                <w:sz w:val="24"/>
                <w:szCs w:val="24"/>
              </w:rPr>
            </w:pPr>
            <w:r>
              <w:rPr>
                <w:color w:val="000000"/>
                <w:sz w:val="24"/>
                <w:szCs w:val="24"/>
              </w:rPr>
              <w:t>0%</w:t>
            </w:r>
          </w:p>
        </w:tc>
      </w:tr>
      <w:tr w:rsidR="00D53316" w14:paraId="2EC48B11" w14:textId="77777777">
        <w:trPr>
          <w:trHeight w:val="399"/>
        </w:trPr>
        <w:tc>
          <w:tcPr>
            <w:tcW w:w="2717" w:type="dxa"/>
          </w:tcPr>
          <w:p w14:paraId="43803AC1" w14:textId="77777777" w:rsidR="00D53316" w:rsidRDefault="00000000">
            <w:pPr>
              <w:spacing w:before="56"/>
              <w:ind w:left="110"/>
              <w:rPr>
                <w:color w:val="000000"/>
                <w:sz w:val="24"/>
                <w:szCs w:val="24"/>
              </w:rPr>
            </w:pPr>
            <w:r>
              <w:rPr>
                <w:color w:val="000000"/>
                <w:sz w:val="24"/>
                <w:szCs w:val="24"/>
              </w:rPr>
              <w:t>Negative</w:t>
            </w:r>
          </w:p>
        </w:tc>
        <w:tc>
          <w:tcPr>
            <w:tcW w:w="2708" w:type="dxa"/>
          </w:tcPr>
          <w:p w14:paraId="295ADF12" w14:textId="77777777" w:rsidR="00D53316" w:rsidRDefault="00000000">
            <w:pPr>
              <w:spacing w:before="56"/>
              <w:ind w:left="12"/>
              <w:jc w:val="center"/>
              <w:rPr>
                <w:color w:val="000000"/>
                <w:sz w:val="24"/>
                <w:szCs w:val="24"/>
              </w:rPr>
            </w:pPr>
            <w:r>
              <w:rPr>
                <w:color w:val="000000"/>
                <w:sz w:val="24"/>
                <w:szCs w:val="24"/>
              </w:rPr>
              <w:t>6</w:t>
            </w:r>
          </w:p>
        </w:tc>
        <w:tc>
          <w:tcPr>
            <w:tcW w:w="2732" w:type="dxa"/>
          </w:tcPr>
          <w:p w14:paraId="1E2C9107" w14:textId="77777777" w:rsidR="00D53316" w:rsidRDefault="00000000">
            <w:pPr>
              <w:spacing w:before="56"/>
              <w:ind w:left="11"/>
              <w:jc w:val="center"/>
              <w:rPr>
                <w:color w:val="000000"/>
                <w:sz w:val="24"/>
                <w:szCs w:val="24"/>
              </w:rPr>
            </w:pPr>
            <w:r>
              <w:rPr>
                <w:color w:val="000000"/>
                <w:sz w:val="24"/>
                <w:szCs w:val="24"/>
              </w:rPr>
              <w:t>6.1%</w:t>
            </w:r>
          </w:p>
        </w:tc>
      </w:tr>
      <w:tr w:rsidR="00D53316" w14:paraId="539FADBF" w14:textId="77777777">
        <w:trPr>
          <w:trHeight w:val="400"/>
        </w:trPr>
        <w:tc>
          <w:tcPr>
            <w:tcW w:w="2717" w:type="dxa"/>
          </w:tcPr>
          <w:p w14:paraId="4517D6A1" w14:textId="77777777" w:rsidR="00D53316" w:rsidRDefault="00000000">
            <w:pPr>
              <w:spacing w:before="57"/>
              <w:ind w:left="110"/>
              <w:rPr>
                <w:color w:val="000000"/>
                <w:sz w:val="24"/>
                <w:szCs w:val="24"/>
              </w:rPr>
            </w:pPr>
            <w:r>
              <w:rPr>
                <w:color w:val="000000"/>
                <w:sz w:val="24"/>
                <w:szCs w:val="24"/>
              </w:rPr>
              <w:t>Positive</w:t>
            </w:r>
          </w:p>
        </w:tc>
        <w:tc>
          <w:tcPr>
            <w:tcW w:w="2708" w:type="dxa"/>
          </w:tcPr>
          <w:p w14:paraId="3E91B4F5" w14:textId="77777777" w:rsidR="00D53316" w:rsidRDefault="00000000">
            <w:pPr>
              <w:spacing w:before="57"/>
              <w:ind w:left="12"/>
              <w:jc w:val="center"/>
              <w:rPr>
                <w:color w:val="000000"/>
                <w:sz w:val="24"/>
                <w:szCs w:val="24"/>
              </w:rPr>
            </w:pPr>
            <w:r>
              <w:rPr>
                <w:color w:val="000000"/>
                <w:sz w:val="24"/>
                <w:szCs w:val="24"/>
              </w:rPr>
              <w:t>89</w:t>
            </w:r>
          </w:p>
        </w:tc>
        <w:tc>
          <w:tcPr>
            <w:tcW w:w="2732" w:type="dxa"/>
          </w:tcPr>
          <w:p w14:paraId="76D7E601" w14:textId="77777777" w:rsidR="00D53316" w:rsidRDefault="00000000">
            <w:pPr>
              <w:spacing w:before="57"/>
              <w:ind w:left="11"/>
              <w:jc w:val="center"/>
              <w:rPr>
                <w:color w:val="000000"/>
                <w:sz w:val="24"/>
                <w:szCs w:val="24"/>
              </w:rPr>
            </w:pPr>
            <w:r>
              <w:rPr>
                <w:color w:val="000000"/>
                <w:sz w:val="24"/>
                <w:szCs w:val="24"/>
              </w:rPr>
              <w:t>90.8%</w:t>
            </w:r>
          </w:p>
        </w:tc>
      </w:tr>
      <w:tr w:rsidR="00D53316" w14:paraId="3ED08180" w14:textId="77777777">
        <w:trPr>
          <w:trHeight w:val="399"/>
        </w:trPr>
        <w:tc>
          <w:tcPr>
            <w:tcW w:w="2717" w:type="dxa"/>
          </w:tcPr>
          <w:p w14:paraId="2FD95C1E" w14:textId="77777777" w:rsidR="00D53316" w:rsidRDefault="00000000">
            <w:pPr>
              <w:spacing w:before="57"/>
              <w:ind w:left="110"/>
              <w:rPr>
                <w:color w:val="000000"/>
                <w:sz w:val="24"/>
                <w:szCs w:val="24"/>
              </w:rPr>
            </w:pPr>
            <w:r>
              <w:rPr>
                <w:color w:val="000000"/>
                <w:sz w:val="24"/>
                <w:szCs w:val="24"/>
              </w:rPr>
              <w:t>Very Positive</w:t>
            </w:r>
          </w:p>
        </w:tc>
        <w:tc>
          <w:tcPr>
            <w:tcW w:w="2708" w:type="dxa"/>
          </w:tcPr>
          <w:p w14:paraId="40AFBBAC" w14:textId="77777777" w:rsidR="00D53316" w:rsidRDefault="00000000">
            <w:pPr>
              <w:spacing w:before="57"/>
              <w:ind w:left="12"/>
              <w:jc w:val="center"/>
              <w:rPr>
                <w:color w:val="000000"/>
                <w:sz w:val="24"/>
                <w:szCs w:val="24"/>
              </w:rPr>
            </w:pPr>
            <w:r>
              <w:rPr>
                <w:color w:val="000000"/>
                <w:sz w:val="24"/>
                <w:szCs w:val="24"/>
              </w:rPr>
              <w:t>3</w:t>
            </w:r>
          </w:p>
        </w:tc>
        <w:tc>
          <w:tcPr>
            <w:tcW w:w="2732" w:type="dxa"/>
          </w:tcPr>
          <w:p w14:paraId="30BF87FB" w14:textId="77777777" w:rsidR="00D53316" w:rsidRDefault="00000000">
            <w:pPr>
              <w:spacing w:before="57"/>
              <w:ind w:left="11"/>
              <w:jc w:val="center"/>
              <w:rPr>
                <w:color w:val="000000"/>
                <w:sz w:val="24"/>
                <w:szCs w:val="24"/>
              </w:rPr>
            </w:pPr>
            <w:r>
              <w:rPr>
                <w:color w:val="000000"/>
                <w:sz w:val="24"/>
                <w:szCs w:val="24"/>
              </w:rPr>
              <w:t>3.1%</w:t>
            </w:r>
          </w:p>
        </w:tc>
      </w:tr>
      <w:tr w:rsidR="00D53316" w14:paraId="7238FC03" w14:textId="77777777">
        <w:trPr>
          <w:trHeight w:val="332"/>
        </w:trPr>
        <w:tc>
          <w:tcPr>
            <w:tcW w:w="2717" w:type="dxa"/>
          </w:tcPr>
          <w:p w14:paraId="6004D2C1" w14:textId="77777777" w:rsidR="00D53316" w:rsidRDefault="00000000">
            <w:pPr>
              <w:spacing w:before="56"/>
              <w:ind w:left="3"/>
              <w:jc w:val="center"/>
              <w:rPr>
                <w:b/>
                <w:color w:val="000000"/>
                <w:sz w:val="24"/>
                <w:szCs w:val="24"/>
              </w:rPr>
            </w:pPr>
            <w:r>
              <w:rPr>
                <w:b/>
                <w:color w:val="000000"/>
                <w:sz w:val="24"/>
                <w:szCs w:val="24"/>
              </w:rPr>
              <w:t>Total</w:t>
            </w:r>
          </w:p>
        </w:tc>
        <w:tc>
          <w:tcPr>
            <w:tcW w:w="2708" w:type="dxa"/>
          </w:tcPr>
          <w:p w14:paraId="34162C5A" w14:textId="77777777" w:rsidR="00D53316" w:rsidRDefault="00000000">
            <w:pPr>
              <w:spacing w:before="56"/>
              <w:ind w:left="12"/>
              <w:jc w:val="center"/>
              <w:rPr>
                <w:color w:val="000000"/>
                <w:sz w:val="24"/>
                <w:szCs w:val="24"/>
              </w:rPr>
            </w:pPr>
            <w:r>
              <w:rPr>
                <w:color w:val="000000"/>
                <w:sz w:val="24"/>
                <w:szCs w:val="24"/>
              </w:rPr>
              <w:t>98</w:t>
            </w:r>
          </w:p>
        </w:tc>
        <w:tc>
          <w:tcPr>
            <w:tcW w:w="2732" w:type="dxa"/>
          </w:tcPr>
          <w:p w14:paraId="51B0444C" w14:textId="77777777" w:rsidR="00D53316" w:rsidRDefault="00000000">
            <w:pPr>
              <w:spacing w:before="56"/>
              <w:ind w:left="11" w:right="2"/>
              <w:jc w:val="center"/>
              <w:rPr>
                <w:color w:val="000000"/>
                <w:sz w:val="24"/>
                <w:szCs w:val="24"/>
              </w:rPr>
            </w:pPr>
            <w:r>
              <w:rPr>
                <w:color w:val="000000"/>
                <w:sz w:val="24"/>
                <w:szCs w:val="24"/>
              </w:rPr>
              <w:t>100%</w:t>
            </w:r>
          </w:p>
        </w:tc>
      </w:tr>
    </w:tbl>
    <w:commentRangeEnd w:id="57"/>
    <w:p w14:paraId="0F28E838" w14:textId="77777777" w:rsidR="00D53316" w:rsidRDefault="00CA1B4D">
      <w:pPr>
        <w:jc w:val="both"/>
        <w:rPr>
          <w:sz w:val="24"/>
          <w:szCs w:val="24"/>
          <w:lang w:val="id-ID"/>
        </w:rPr>
      </w:pPr>
      <w:r>
        <w:rPr>
          <w:rStyle w:val="CommentReference"/>
        </w:rPr>
        <w:commentReference w:id="57"/>
      </w:r>
    </w:p>
    <w:p w14:paraId="2F6159D4" w14:textId="77777777" w:rsidR="00D53316" w:rsidRDefault="00000000">
      <w:pPr>
        <w:ind w:firstLine="720"/>
        <w:jc w:val="both"/>
        <w:rPr>
          <w:sz w:val="24"/>
          <w:szCs w:val="24"/>
          <w:lang w:val="id-ID"/>
        </w:rPr>
      </w:pPr>
      <w:r>
        <w:rPr>
          <w:sz w:val="24"/>
          <w:szCs w:val="24"/>
          <w:lang w:val="id-ID"/>
        </w:rPr>
        <w:t>The result showed that there was 0 student (0%) was indicated very negative, 6 students (6.1%) were in negative, 89 students (90.8%) were in positive, 3 students (3.1%) were in very positive. In conclusion, it revealed that from the reading attitude questionnaire test, positive level was the most perceived by the students.</w:t>
      </w:r>
    </w:p>
    <w:p w14:paraId="44BFD74F" w14:textId="77777777" w:rsidR="00D53316" w:rsidRDefault="00D53316">
      <w:pPr>
        <w:ind w:firstLine="720"/>
        <w:jc w:val="both"/>
        <w:rPr>
          <w:sz w:val="24"/>
          <w:szCs w:val="24"/>
          <w:lang w:val="id-ID"/>
        </w:rPr>
      </w:pPr>
    </w:p>
    <w:p w14:paraId="72639768" w14:textId="77777777" w:rsidR="000B5063" w:rsidRDefault="000B5063" w:rsidP="000B5063">
      <w:pPr>
        <w:rPr>
          <w:ins w:id="58" w:author="Rahma Dianti" w:date="2024-10-20T12:21:00Z" w16du:dateUtc="2024-10-20T05:21:00Z"/>
          <w:sz w:val="24"/>
          <w:szCs w:val="24"/>
          <w:lang w:val="id-ID"/>
        </w:rPr>
      </w:pPr>
      <w:commentRangeStart w:id="59"/>
      <w:commentRangeStart w:id="60"/>
      <w:ins w:id="61" w:author="Rahma Dianti" w:date="2024-10-20T12:20:00Z" w16du:dateUtc="2024-10-20T05:20:00Z">
        <w:r>
          <w:rPr>
            <w:sz w:val="24"/>
            <w:szCs w:val="24"/>
            <w:lang w:val="id-ID"/>
          </w:rPr>
          <w:t>Descriptive Analysis</w:t>
        </w:r>
      </w:ins>
      <w:ins w:id="62" w:author="Rahma Dianti" w:date="2024-10-20T12:21:00Z" w16du:dateUtc="2024-10-20T05:21:00Z">
        <w:r>
          <w:rPr>
            <w:sz w:val="24"/>
            <w:szCs w:val="24"/>
            <w:lang w:val="id-ID"/>
          </w:rPr>
          <w:t xml:space="preserve"> of Reading Attitude</w:t>
        </w:r>
        <w:commentRangeEnd w:id="59"/>
        <w:r>
          <w:rPr>
            <w:rStyle w:val="CommentReference"/>
          </w:rPr>
          <w:commentReference w:id="59"/>
        </w:r>
      </w:ins>
      <w:commentRangeEnd w:id="60"/>
      <w:ins w:id="63" w:author="Rahma Dianti" w:date="2024-10-20T12:22:00Z" w16du:dateUtc="2024-10-20T05:22:00Z">
        <w:r>
          <w:rPr>
            <w:rStyle w:val="CommentReference"/>
          </w:rPr>
          <w:commentReference w:id="60"/>
        </w:r>
      </w:ins>
    </w:p>
    <w:p w14:paraId="3B766ED3" w14:textId="77777777" w:rsidR="000B5063" w:rsidRDefault="000B5063" w:rsidP="000B5063">
      <w:pPr>
        <w:rPr>
          <w:ins w:id="64" w:author="Rahma Dianti" w:date="2024-10-20T12:21:00Z" w16du:dateUtc="2024-10-20T05:21:00Z"/>
          <w:sz w:val="24"/>
          <w:szCs w:val="24"/>
          <w:lang w:val="id-ID"/>
        </w:rPr>
      </w:pPr>
    </w:p>
    <w:p w14:paraId="0EB3BB82" w14:textId="5BB86748" w:rsidR="00D53316" w:rsidRDefault="00000000" w:rsidP="000B5063">
      <w:pPr>
        <w:jc w:val="center"/>
        <w:rPr>
          <w:sz w:val="24"/>
          <w:szCs w:val="24"/>
          <w:lang w:val="id-ID"/>
        </w:rPr>
      </w:pPr>
      <w:commentRangeStart w:id="65"/>
      <w:r>
        <w:rPr>
          <w:sz w:val="24"/>
          <w:szCs w:val="24"/>
          <w:lang w:val="id-ID"/>
        </w:rPr>
        <w:t>Table 2. Descriptive Statistic of Reading Attitude</w:t>
      </w:r>
    </w:p>
    <w:p w14:paraId="202D1A7C" w14:textId="77777777" w:rsidR="00D53316" w:rsidRDefault="00D53316">
      <w:pPr>
        <w:ind w:firstLine="720"/>
        <w:jc w:val="both"/>
        <w:rPr>
          <w:sz w:val="24"/>
          <w:szCs w:val="24"/>
          <w:lang w:val="id-ID"/>
        </w:rPr>
      </w:pPr>
    </w:p>
    <w:tbl>
      <w:tblPr>
        <w:tblW w:w="7391" w:type="dxa"/>
        <w:tblInd w:w="1212" w:type="dxa"/>
        <w:tblBorders>
          <w:top w:val="single" w:sz="8" w:space="0" w:color="142935"/>
          <w:left w:val="single" w:sz="8" w:space="0" w:color="142935"/>
          <w:bottom w:val="single" w:sz="8" w:space="0" w:color="142935"/>
          <w:right w:val="single" w:sz="8" w:space="0" w:color="142935"/>
          <w:insideH w:val="single" w:sz="8" w:space="0" w:color="142935"/>
          <w:insideV w:val="single" w:sz="8" w:space="0" w:color="142935"/>
        </w:tblBorders>
        <w:tblLayout w:type="fixed"/>
        <w:tblLook w:val="04A0" w:firstRow="1" w:lastRow="0" w:firstColumn="1" w:lastColumn="0" w:noHBand="0" w:noVBand="1"/>
      </w:tblPr>
      <w:tblGrid>
        <w:gridCol w:w="1710"/>
        <w:gridCol w:w="1026"/>
        <w:gridCol w:w="1076"/>
        <w:gridCol w:w="1106"/>
        <w:gridCol w:w="1029"/>
        <w:gridCol w:w="1444"/>
      </w:tblGrid>
      <w:tr w:rsidR="00D53316" w14:paraId="30FD8897" w14:textId="77777777">
        <w:trPr>
          <w:trHeight w:val="479"/>
        </w:trPr>
        <w:tc>
          <w:tcPr>
            <w:tcW w:w="2736" w:type="dxa"/>
            <w:gridSpan w:val="2"/>
            <w:tcBorders>
              <w:top w:val="nil"/>
              <w:left w:val="nil"/>
              <w:right w:val="single" w:sz="8" w:space="0" w:color="DFDFDF"/>
            </w:tcBorders>
          </w:tcPr>
          <w:p w14:paraId="7D5DB99F" w14:textId="77777777" w:rsidR="00D53316" w:rsidRDefault="00000000">
            <w:pPr>
              <w:spacing w:before="89"/>
              <w:ind w:right="435"/>
              <w:jc w:val="right"/>
              <w:rPr>
                <w:color w:val="000000"/>
                <w:sz w:val="20"/>
                <w:szCs w:val="20"/>
              </w:rPr>
            </w:pPr>
            <w:r>
              <w:rPr>
                <w:color w:val="000000"/>
                <w:sz w:val="20"/>
                <w:szCs w:val="20"/>
              </w:rPr>
              <w:t>N</w:t>
            </w:r>
          </w:p>
        </w:tc>
        <w:tc>
          <w:tcPr>
            <w:tcW w:w="1076" w:type="dxa"/>
            <w:tcBorders>
              <w:top w:val="nil"/>
              <w:left w:val="single" w:sz="8" w:space="0" w:color="DFDFDF"/>
              <w:right w:val="single" w:sz="8" w:space="0" w:color="DFDFDF"/>
            </w:tcBorders>
          </w:tcPr>
          <w:p w14:paraId="0FA6F9E8" w14:textId="77777777" w:rsidR="00D53316" w:rsidRDefault="00000000">
            <w:pPr>
              <w:spacing w:before="89"/>
              <w:jc w:val="center"/>
              <w:rPr>
                <w:color w:val="000000"/>
                <w:sz w:val="20"/>
                <w:szCs w:val="20"/>
              </w:rPr>
            </w:pPr>
            <w:r>
              <w:rPr>
                <w:color w:val="000000"/>
                <w:sz w:val="20"/>
                <w:szCs w:val="20"/>
              </w:rPr>
              <w:t>Minimum</w:t>
            </w:r>
          </w:p>
        </w:tc>
        <w:tc>
          <w:tcPr>
            <w:tcW w:w="1106" w:type="dxa"/>
            <w:tcBorders>
              <w:top w:val="nil"/>
              <w:left w:val="single" w:sz="8" w:space="0" w:color="DFDFDF"/>
              <w:right w:val="single" w:sz="8" w:space="0" w:color="DFDFDF"/>
            </w:tcBorders>
          </w:tcPr>
          <w:p w14:paraId="13CDF78D" w14:textId="77777777" w:rsidR="00D53316" w:rsidRDefault="00000000">
            <w:pPr>
              <w:spacing w:before="89"/>
              <w:jc w:val="center"/>
              <w:rPr>
                <w:color w:val="000000"/>
                <w:sz w:val="20"/>
                <w:szCs w:val="20"/>
              </w:rPr>
            </w:pPr>
            <w:r>
              <w:rPr>
                <w:color w:val="000000"/>
                <w:sz w:val="20"/>
                <w:szCs w:val="20"/>
              </w:rPr>
              <w:t>Maximum</w:t>
            </w:r>
          </w:p>
        </w:tc>
        <w:tc>
          <w:tcPr>
            <w:tcW w:w="1029" w:type="dxa"/>
            <w:tcBorders>
              <w:top w:val="nil"/>
              <w:left w:val="single" w:sz="8" w:space="0" w:color="DFDFDF"/>
              <w:right w:val="single" w:sz="8" w:space="0" w:color="DFDFDF"/>
            </w:tcBorders>
          </w:tcPr>
          <w:p w14:paraId="5F9E8D86" w14:textId="77777777" w:rsidR="00D53316" w:rsidRDefault="00000000">
            <w:pPr>
              <w:spacing w:before="89"/>
              <w:jc w:val="center"/>
              <w:rPr>
                <w:color w:val="000000"/>
                <w:sz w:val="20"/>
                <w:szCs w:val="20"/>
              </w:rPr>
            </w:pPr>
            <w:r>
              <w:rPr>
                <w:color w:val="000000"/>
                <w:sz w:val="20"/>
                <w:szCs w:val="20"/>
              </w:rPr>
              <w:t>Mean</w:t>
            </w:r>
          </w:p>
        </w:tc>
        <w:tc>
          <w:tcPr>
            <w:tcW w:w="1444" w:type="dxa"/>
            <w:tcBorders>
              <w:top w:val="nil"/>
              <w:left w:val="single" w:sz="8" w:space="0" w:color="DFDFDF"/>
              <w:right w:val="nil"/>
            </w:tcBorders>
          </w:tcPr>
          <w:p w14:paraId="60A83B73" w14:textId="77777777" w:rsidR="00D53316" w:rsidRDefault="00000000">
            <w:pPr>
              <w:spacing w:before="89"/>
              <w:rPr>
                <w:color w:val="000000"/>
                <w:sz w:val="20"/>
                <w:szCs w:val="20"/>
              </w:rPr>
            </w:pPr>
            <w:r>
              <w:rPr>
                <w:color w:val="000000"/>
                <w:sz w:val="20"/>
                <w:szCs w:val="20"/>
              </w:rPr>
              <w:t>Std. Deviation</w:t>
            </w:r>
          </w:p>
        </w:tc>
      </w:tr>
      <w:tr w:rsidR="00D53316" w14:paraId="41E79D4B" w14:textId="77777777">
        <w:trPr>
          <w:trHeight w:val="480"/>
        </w:trPr>
        <w:tc>
          <w:tcPr>
            <w:tcW w:w="1710" w:type="dxa"/>
            <w:tcBorders>
              <w:left w:val="nil"/>
              <w:bottom w:val="single" w:sz="8" w:space="0" w:color="ADADAD"/>
              <w:right w:val="nil"/>
            </w:tcBorders>
            <w:shd w:val="clear" w:color="auto" w:fill="DFDFDF"/>
          </w:tcPr>
          <w:p w14:paraId="096DCC38" w14:textId="77777777" w:rsidR="00D53316" w:rsidRDefault="00000000">
            <w:pPr>
              <w:spacing w:before="91"/>
              <w:ind w:left="62"/>
              <w:rPr>
                <w:color w:val="000000"/>
                <w:sz w:val="20"/>
                <w:szCs w:val="20"/>
              </w:rPr>
            </w:pPr>
            <w:r>
              <w:rPr>
                <w:color w:val="000000"/>
                <w:sz w:val="20"/>
                <w:szCs w:val="20"/>
              </w:rPr>
              <w:t>RAQ</w:t>
            </w:r>
          </w:p>
        </w:tc>
        <w:tc>
          <w:tcPr>
            <w:tcW w:w="1026" w:type="dxa"/>
            <w:tcBorders>
              <w:left w:val="nil"/>
              <w:bottom w:val="single" w:sz="8" w:space="0" w:color="ADADAD"/>
              <w:right w:val="single" w:sz="8" w:space="0" w:color="DFDFDF"/>
            </w:tcBorders>
          </w:tcPr>
          <w:p w14:paraId="54403F22" w14:textId="77777777" w:rsidR="00D53316" w:rsidRDefault="00000000">
            <w:pPr>
              <w:spacing w:before="91"/>
              <w:ind w:right="57"/>
              <w:jc w:val="right"/>
              <w:rPr>
                <w:color w:val="000000"/>
                <w:sz w:val="20"/>
                <w:szCs w:val="20"/>
              </w:rPr>
            </w:pPr>
            <w:r>
              <w:rPr>
                <w:color w:val="000000"/>
                <w:sz w:val="20"/>
                <w:szCs w:val="20"/>
              </w:rPr>
              <w:t>98</w:t>
            </w:r>
          </w:p>
        </w:tc>
        <w:tc>
          <w:tcPr>
            <w:tcW w:w="1076" w:type="dxa"/>
            <w:tcBorders>
              <w:left w:val="single" w:sz="8" w:space="0" w:color="DFDFDF"/>
              <w:bottom w:val="single" w:sz="8" w:space="0" w:color="ADADAD"/>
              <w:right w:val="single" w:sz="8" w:space="0" w:color="DFDFDF"/>
            </w:tcBorders>
          </w:tcPr>
          <w:p w14:paraId="3FC2DD6F" w14:textId="77777777" w:rsidR="00D53316" w:rsidRDefault="00000000">
            <w:pPr>
              <w:spacing w:before="91"/>
              <w:ind w:right="58"/>
              <w:jc w:val="right"/>
              <w:rPr>
                <w:color w:val="000000"/>
                <w:sz w:val="20"/>
                <w:szCs w:val="20"/>
              </w:rPr>
            </w:pPr>
            <w:r>
              <w:rPr>
                <w:color w:val="0000FF"/>
                <w:sz w:val="20"/>
                <w:szCs w:val="20"/>
              </w:rPr>
              <w:t>45</w:t>
            </w:r>
          </w:p>
        </w:tc>
        <w:tc>
          <w:tcPr>
            <w:tcW w:w="1106" w:type="dxa"/>
            <w:tcBorders>
              <w:left w:val="single" w:sz="8" w:space="0" w:color="DFDFDF"/>
              <w:bottom w:val="single" w:sz="8" w:space="0" w:color="ADADAD"/>
              <w:right w:val="single" w:sz="8" w:space="0" w:color="DFDFDF"/>
            </w:tcBorders>
          </w:tcPr>
          <w:p w14:paraId="31B5BC3F" w14:textId="77777777" w:rsidR="00D53316" w:rsidRDefault="00000000">
            <w:pPr>
              <w:spacing w:before="91"/>
              <w:ind w:right="58"/>
              <w:jc w:val="right"/>
              <w:rPr>
                <w:color w:val="000000"/>
                <w:sz w:val="20"/>
                <w:szCs w:val="20"/>
              </w:rPr>
            </w:pPr>
            <w:r>
              <w:rPr>
                <w:color w:val="0000FF"/>
                <w:sz w:val="20"/>
                <w:szCs w:val="20"/>
              </w:rPr>
              <w:t>89</w:t>
            </w:r>
          </w:p>
        </w:tc>
        <w:tc>
          <w:tcPr>
            <w:tcW w:w="1029" w:type="dxa"/>
            <w:tcBorders>
              <w:left w:val="single" w:sz="8" w:space="0" w:color="DFDFDF"/>
              <w:bottom w:val="single" w:sz="8" w:space="0" w:color="ADADAD"/>
              <w:right w:val="single" w:sz="8" w:space="0" w:color="DFDFDF"/>
            </w:tcBorders>
          </w:tcPr>
          <w:p w14:paraId="24039D52" w14:textId="77777777" w:rsidR="00D53316" w:rsidRDefault="00000000">
            <w:pPr>
              <w:spacing w:before="91"/>
              <w:jc w:val="right"/>
              <w:rPr>
                <w:color w:val="000000"/>
                <w:sz w:val="20"/>
                <w:szCs w:val="20"/>
              </w:rPr>
            </w:pPr>
            <w:r>
              <w:rPr>
                <w:color w:val="0000FF"/>
                <w:sz w:val="20"/>
                <w:szCs w:val="20"/>
              </w:rPr>
              <w:t>70.96</w:t>
            </w:r>
          </w:p>
        </w:tc>
        <w:tc>
          <w:tcPr>
            <w:tcW w:w="1444" w:type="dxa"/>
            <w:tcBorders>
              <w:left w:val="single" w:sz="8" w:space="0" w:color="DFDFDF"/>
              <w:bottom w:val="single" w:sz="8" w:space="0" w:color="ADADAD"/>
              <w:right w:val="nil"/>
            </w:tcBorders>
          </w:tcPr>
          <w:p w14:paraId="39B723DD" w14:textId="77777777" w:rsidR="00D53316" w:rsidRDefault="00000000">
            <w:pPr>
              <w:spacing w:before="91"/>
              <w:jc w:val="right"/>
              <w:rPr>
                <w:color w:val="000000"/>
                <w:sz w:val="20"/>
                <w:szCs w:val="20"/>
              </w:rPr>
            </w:pPr>
            <w:r>
              <w:rPr>
                <w:color w:val="0000FF"/>
                <w:sz w:val="20"/>
                <w:szCs w:val="20"/>
              </w:rPr>
              <w:t>8.135</w:t>
            </w:r>
          </w:p>
        </w:tc>
      </w:tr>
      <w:tr w:rsidR="00D53316" w14:paraId="2F0D5E93" w14:textId="77777777">
        <w:trPr>
          <w:trHeight w:val="480"/>
        </w:trPr>
        <w:tc>
          <w:tcPr>
            <w:tcW w:w="1710" w:type="dxa"/>
            <w:tcBorders>
              <w:top w:val="single" w:sz="8" w:space="0" w:color="ADADAD"/>
              <w:left w:val="nil"/>
              <w:right w:val="nil"/>
            </w:tcBorders>
            <w:shd w:val="clear" w:color="auto" w:fill="DFDFDF"/>
          </w:tcPr>
          <w:p w14:paraId="6D8A0F13" w14:textId="77777777" w:rsidR="00D53316" w:rsidRDefault="00000000">
            <w:pPr>
              <w:spacing w:before="90"/>
              <w:ind w:left="62"/>
              <w:rPr>
                <w:color w:val="000000"/>
                <w:sz w:val="20"/>
                <w:szCs w:val="20"/>
              </w:rPr>
            </w:pPr>
            <w:r>
              <w:rPr>
                <w:color w:val="000000"/>
                <w:sz w:val="20"/>
                <w:szCs w:val="20"/>
              </w:rPr>
              <w:t>Valid N (listwise)</w:t>
            </w:r>
          </w:p>
        </w:tc>
        <w:tc>
          <w:tcPr>
            <w:tcW w:w="1026" w:type="dxa"/>
            <w:tcBorders>
              <w:top w:val="single" w:sz="8" w:space="0" w:color="ADADAD"/>
              <w:left w:val="nil"/>
              <w:right w:val="single" w:sz="8" w:space="0" w:color="DFDFDF"/>
            </w:tcBorders>
          </w:tcPr>
          <w:p w14:paraId="64713B05" w14:textId="77777777" w:rsidR="00D53316" w:rsidRDefault="00000000">
            <w:pPr>
              <w:spacing w:before="90"/>
              <w:ind w:right="57"/>
              <w:jc w:val="right"/>
              <w:rPr>
                <w:color w:val="000000"/>
                <w:sz w:val="20"/>
                <w:szCs w:val="20"/>
              </w:rPr>
            </w:pPr>
            <w:r>
              <w:rPr>
                <w:color w:val="000000"/>
                <w:sz w:val="20"/>
                <w:szCs w:val="20"/>
              </w:rPr>
              <w:t>98</w:t>
            </w:r>
          </w:p>
        </w:tc>
        <w:tc>
          <w:tcPr>
            <w:tcW w:w="1076" w:type="dxa"/>
            <w:tcBorders>
              <w:top w:val="single" w:sz="8" w:space="0" w:color="ADADAD"/>
              <w:left w:val="single" w:sz="8" w:space="0" w:color="DFDFDF"/>
              <w:right w:val="single" w:sz="8" w:space="0" w:color="DFDFDF"/>
            </w:tcBorders>
          </w:tcPr>
          <w:p w14:paraId="66F2170A" w14:textId="77777777" w:rsidR="00D53316" w:rsidRDefault="00D53316">
            <w:pPr>
              <w:rPr>
                <w:color w:val="000000"/>
              </w:rPr>
            </w:pPr>
          </w:p>
        </w:tc>
        <w:tc>
          <w:tcPr>
            <w:tcW w:w="1106" w:type="dxa"/>
            <w:tcBorders>
              <w:top w:val="single" w:sz="8" w:space="0" w:color="ADADAD"/>
              <w:left w:val="single" w:sz="8" w:space="0" w:color="DFDFDF"/>
              <w:right w:val="single" w:sz="8" w:space="0" w:color="DFDFDF"/>
            </w:tcBorders>
          </w:tcPr>
          <w:p w14:paraId="706ACDDF" w14:textId="77777777" w:rsidR="00D53316" w:rsidRDefault="00D53316">
            <w:pPr>
              <w:rPr>
                <w:color w:val="000000"/>
              </w:rPr>
            </w:pPr>
          </w:p>
        </w:tc>
        <w:tc>
          <w:tcPr>
            <w:tcW w:w="1029" w:type="dxa"/>
            <w:tcBorders>
              <w:top w:val="single" w:sz="8" w:space="0" w:color="ADADAD"/>
              <w:left w:val="single" w:sz="8" w:space="0" w:color="DFDFDF"/>
              <w:right w:val="single" w:sz="8" w:space="0" w:color="DFDFDF"/>
            </w:tcBorders>
          </w:tcPr>
          <w:p w14:paraId="4C68CBC9" w14:textId="77777777" w:rsidR="00D53316" w:rsidRDefault="00D53316">
            <w:pPr>
              <w:rPr>
                <w:color w:val="000000"/>
              </w:rPr>
            </w:pPr>
          </w:p>
        </w:tc>
        <w:tc>
          <w:tcPr>
            <w:tcW w:w="1444" w:type="dxa"/>
            <w:tcBorders>
              <w:top w:val="single" w:sz="8" w:space="0" w:color="ADADAD"/>
              <w:left w:val="single" w:sz="8" w:space="0" w:color="DFDFDF"/>
              <w:right w:val="nil"/>
            </w:tcBorders>
          </w:tcPr>
          <w:p w14:paraId="6B5ECDE3" w14:textId="77777777" w:rsidR="00D53316" w:rsidRDefault="00D53316">
            <w:pPr>
              <w:rPr>
                <w:color w:val="000000"/>
              </w:rPr>
            </w:pPr>
          </w:p>
        </w:tc>
      </w:tr>
    </w:tbl>
    <w:commentRangeEnd w:id="65"/>
    <w:p w14:paraId="2EF1F077" w14:textId="77777777" w:rsidR="00D53316" w:rsidRDefault="000B5063">
      <w:pPr>
        <w:ind w:firstLine="720"/>
        <w:jc w:val="both"/>
        <w:rPr>
          <w:color w:val="000000"/>
          <w:sz w:val="24"/>
          <w:szCs w:val="24"/>
          <w:lang w:val="id-ID"/>
        </w:rPr>
      </w:pPr>
      <w:r>
        <w:rPr>
          <w:rStyle w:val="CommentReference"/>
        </w:rPr>
        <w:commentReference w:id="65"/>
      </w:r>
    </w:p>
    <w:p w14:paraId="12A2CE83" w14:textId="727F7DE0" w:rsidR="00D53316" w:rsidRDefault="000B5063">
      <w:pPr>
        <w:ind w:firstLine="720"/>
        <w:jc w:val="both"/>
        <w:rPr>
          <w:color w:val="000000"/>
          <w:sz w:val="24"/>
          <w:szCs w:val="24"/>
          <w:lang w:val="id-ID"/>
        </w:rPr>
      </w:pPr>
      <w:ins w:id="66" w:author="Rahma Dianti" w:date="2024-10-20T12:25:00Z" w16du:dateUtc="2024-10-20T05:25:00Z">
        <w:r>
          <w:rPr>
            <w:color w:val="000000"/>
            <w:sz w:val="24"/>
            <w:szCs w:val="24"/>
          </w:rPr>
          <w:t xml:space="preserve">Based on the table above, </w:t>
        </w:r>
      </w:ins>
      <w:del w:id="67" w:author="Rahma Dianti" w:date="2024-10-20T12:26:00Z" w16du:dateUtc="2024-10-20T05:26:00Z">
        <w:r w:rsidR="00000000" w:rsidDel="000B5063">
          <w:rPr>
            <w:color w:val="000000"/>
            <w:sz w:val="24"/>
            <w:szCs w:val="24"/>
          </w:rPr>
          <w:delText>In the descriptive statistical analysis data of the participants' reading attitudes questionnaire</w:delText>
        </w:r>
      </w:del>
      <w:r w:rsidR="00000000">
        <w:rPr>
          <w:color w:val="000000"/>
          <w:sz w:val="24"/>
          <w:szCs w:val="24"/>
        </w:rPr>
        <w:t xml:space="preserve">, it </w:t>
      </w:r>
      <w:del w:id="68" w:author="Rahma Dianti" w:date="2024-10-20T12:26:00Z" w16du:dateUtc="2024-10-20T05:26:00Z">
        <w:r w:rsidR="00000000" w:rsidDel="000B5063">
          <w:rPr>
            <w:color w:val="000000"/>
            <w:sz w:val="24"/>
            <w:szCs w:val="24"/>
          </w:rPr>
          <w:delText xml:space="preserve">was shown </w:delText>
        </w:r>
      </w:del>
      <w:ins w:id="69" w:author="Rahma Dianti" w:date="2024-10-20T12:26:00Z" w16du:dateUtc="2024-10-20T05:26:00Z">
        <w:r>
          <w:rPr>
            <w:color w:val="000000"/>
            <w:sz w:val="24"/>
            <w:szCs w:val="24"/>
          </w:rPr>
          <w:t xml:space="preserve">could be seen </w:t>
        </w:r>
      </w:ins>
      <w:r w:rsidR="00000000">
        <w:rPr>
          <w:color w:val="000000"/>
          <w:sz w:val="24"/>
          <w:szCs w:val="24"/>
        </w:rPr>
        <w:t xml:space="preserve">that the maximum score was 89, </w:t>
      </w:r>
      <w:r w:rsidR="00000000">
        <w:rPr>
          <w:color w:val="000000"/>
          <w:sz w:val="24"/>
          <w:szCs w:val="24"/>
        </w:rPr>
        <w:lastRenderedPageBreak/>
        <w:t xml:space="preserve">and the minimum score was 45. The mean score for the participants was 70.96 and the standard deviation was 8.135. </w:t>
      </w:r>
      <w:del w:id="70" w:author="Rahma Dianti" w:date="2024-10-20T12:25:00Z" w16du:dateUtc="2024-10-20T05:25:00Z">
        <w:r w:rsidR="00000000" w:rsidDel="000B5063">
          <w:rPr>
            <w:color w:val="000000"/>
            <w:sz w:val="24"/>
            <w:szCs w:val="24"/>
          </w:rPr>
          <w:delText>The descriptive statistical analysis of reading attitude questionnaire for the participants was sho</w:delText>
        </w:r>
        <w:r w:rsidR="00000000" w:rsidDel="000B5063">
          <w:rPr>
            <w:color w:val="000000"/>
            <w:sz w:val="24"/>
            <w:szCs w:val="24"/>
            <w:lang w:val="id-ID"/>
          </w:rPr>
          <w:delText>hwn above.</w:delText>
        </w:r>
      </w:del>
    </w:p>
    <w:p w14:paraId="0AD943CC" w14:textId="77777777" w:rsidR="00D53316" w:rsidRDefault="00D53316">
      <w:pPr>
        <w:ind w:firstLine="720"/>
        <w:jc w:val="both"/>
        <w:rPr>
          <w:color w:val="000000"/>
          <w:sz w:val="24"/>
          <w:szCs w:val="24"/>
          <w:lang w:val="id-ID"/>
        </w:rPr>
      </w:pPr>
    </w:p>
    <w:p w14:paraId="4C0A922B" w14:textId="77777777" w:rsidR="00D53316" w:rsidRDefault="00D53316">
      <w:pPr>
        <w:jc w:val="both"/>
        <w:rPr>
          <w:color w:val="000000"/>
          <w:sz w:val="24"/>
          <w:szCs w:val="24"/>
          <w:lang w:val="id-ID"/>
        </w:rPr>
      </w:pPr>
    </w:p>
    <w:p w14:paraId="4C966A24" w14:textId="77777777" w:rsidR="00D53316" w:rsidRDefault="00000000">
      <w:pPr>
        <w:jc w:val="both"/>
        <w:rPr>
          <w:b/>
          <w:i/>
          <w:color w:val="000000"/>
          <w:sz w:val="24"/>
          <w:szCs w:val="24"/>
          <w:lang w:val="id-ID"/>
        </w:rPr>
      </w:pPr>
      <w:r>
        <w:rPr>
          <w:b/>
          <w:i/>
          <w:color w:val="000000"/>
          <w:sz w:val="24"/>
          <w:szCs w:val="24"/>
          <w:lang w:val="id-ID"/>
        </w:rPr>
        <w:t>Reading comprehension achievement</w:t>
      </w:r>
    </w:p>
    <w:p w14:paraId="4172BDD8" w14:textId="08BB0915" w:rsidR="00D53316" w:rsidRDefault="00000000">
      <w:pPr>
        <w:jc w:val="both"/>
        <w:rPr>
          <w:color w:val="000000"/>
          <w:sz w:val="24"/>
          <w:szCs w:val="24"/>
          <w:lang w:val="id-ID"/>
        </w:rPr>
      </w:pPr>
      <w:r>
        <w:rPr>
          <w:color w:val="000000"/>
          <w:sz w:val="24"/>
          <w:szCs w:val="24"/>
          <w:lang w:val="id-ID"/>
        </w:rPr>
        <w:t xml:space="preserve">For this study, </w:t>
      </w:r>
      <w:del w:id="71" w:author="Rahma Dianti" w:date="2024-10-20T12:27:00Z" w16du:dateUtc="2024-10-20T05:27:00Z">
        <w:r w:rsidDel="000B5063">
          <w:rPr>
            <w:color w:val="000000"/>
            <w:sz w:val="24"/>
            <w:szCs w:val="24"/>
            <w:lang w:val="id-ID"/>
          </w:rPr>
          <w:delText xml:space="preserve">the </w:delText>
        </w:r>
      </w:del>
      <w:ins w:id="72" w:author="Rahma Dianti" w:date="2024-10-20T12:27:00Z" w16du:dateUtc="2024-10-20T05:27:00Z">
        <w:r w:rsidR="000B5063">
          <w:rPr>
            <w:color w:val="000000"/>
            <w:sz w:val="24"/>
            <w:szCs w:val="24"/>
            <w:lang w:val="id-ID"/>
          </w:rPr>
          <w:t xml:space="preserve">the participants’ </w:t>
        </w:r>
      </w:ins>
      <w:r>
        <w:rPr>
          <w:color w:val="000000"/>
          <w:sz w:val="24"/>
          <w:szCs w:val="24"/>
          <w:lang w:val="id-ID"/>
        </w:rPr>
        <w:t xml:space="preserve">reading </w:t>
      </w:r>
      <w:ins w:id="73" w:author="Rahma Dianti" w:date="2024-10-20T12:28:00Z" w16du:dateUtc="2024-10-20T05:28:00Z">
        <w:r w:rsidR="000B5063">
          <w:rPr>
            <w:color w:val="000000"/>
            <w:sz w:val="24"/>
            <w:szCs w:val="24"/>
            <w:lang w:val="id-ID"/>
          </w:rPr>
          <w:t xml:space="preserve">comprehension </w:t>
        </w:r>
      </w:ins>
      <w:r>
        <w:rPr>
          <w:color w:val="000000"/>
          <w:sz w:val="24"/>
          <w:szCs w:val="24"/>
          <w:lang w:val="id-ID"/>
        </w:rPr>
        <w:t xml:space="preserve">achievement </w:t>
      </w:r>
      <w:del w:id="74" w:author="Rahma Dianti" w:date="2024-10-20T12:27:00Z" w16du:dateUtc="2024-10-20T05:27:00Z">
        <w:r w:rsidDel="000B5063">
          <w:rPr>
            <w:color w:val="000000"/>
            <w:sz w:val="24"/>
            <w:szCs w:val="24"/>
            <w:lang w:val="id-ID"/>
          </w:rPr>
          <w:delText xml:space="preserve">used </w:delText>
        </w:r>
      </w:del>
      <w:ins w:id="75" w:author="Rahma Dianti" w:date="2024-10-20T12:28:00Z" w16du:dateUtc="2024-10-20T05:28:00Z">
        <w:r w:rsidR="000B5063">
          <w:rPr>
            <w:color w:val="000000"/>
            <w:sz w:val="24"/>
            <w:szCs w:val="24"/>
            <w:lang w:val="id-ID"/>
          </w:rPr>
          <w:t xml:space="preserve">was </w:t>
        </w:r>
      </w:ins>
      <w:ins w:id="76" w:author="Rahma Dianti" w:date="2024-10-20T12:27:00Z" w16du:dateUtc="2024-10-20T05:27:00Z">
        <w:r w:rsidR="000B5063">
          <w:rPr>
            <w:color w:val="000000"/>
            <w:sz w:val="24"/>
            <w:szCs w:val="24"/>
            <w:lang w:val="id-ID"/>
          </w:rPr>
          <w:t>measured by a</w:t>
        </w:r>
        <w:r w:rsidR="000B5063">
          <w:rPr>
            <w:color w:val="000000"/>
            <w:sz w:val="24"/>
            <w:szCs w:val="24"/>
            <w:lang w:val="id-ID"/>
          </w:rPr>
          <w:t xml:space="preserve"> </w:t>
        </w:r>
      </w:ins>
      <w:commentRangeStart w:id="77"/>
      <w:r>
        <w:rPr>
          <w:color w:val="000000"/>
          <w:sz w:val="24"/>
          <w:szCs w:val="24"/>
          <w:lang w:val="id-ID"/>
        </w:rPr>
        <w:t xml:space="preserve">ready-made reading test </w:t>
      </w:r>
      <w:commentRangeEnd w:id="77"/>
      <w:r w:rsidR="000B5063">
        <w:rPr>
          <w:rStyle w:val="CommentReference"/>
        </w:rPr>
        <w:commentReference w:id="77"/>
      </w:r>
      <w:del w:id="78" w:author="Rahma Dianti" w:date="2024-10-20T12:28:00Z" w16du:dateUtc="2024-10-20T05:28:00Z">
        <w:r w:rsidDel="00BC1385">
          <w:rPr>
            <w:color w:val="000000"/>
            <w:sz w:val="24"/>
            <w:szCs w:val="24"/>
            <w:lang w:val="id-ID"/>
          </w:rPr>
          <w:delText xml:space="preserve">with the total of the question were </w:delText>
        </w:r>
      </w:del>
      <w:ins w:id="79" w:author="Rahma Dianti" w:date="2024-10-20T12:28:00Z" w16du:dateUtc="2024-10-20T05:28:00Z">
        <w:r w:rsidR="00BC1385">
          <w:rPr>
            <w:color w:val="000000"/>
            <w:sz w:val="24"/>
            <w:szCs w:val="24"/>
            <w:lang w:val="id-ID"/>
          </w:rPr>
          <w:t xml:space="preserve">consisting of </w:t>
        </w:r>
      </w:ins>
      <w:r>
        <w:rPr>
          <w:color w:val="000000"/>
          <w:sz w:val="24"/>
          <w:szCs w:val="24"/>
          <w:lang w:val="id-ID"/>
        </w:rPr>
        <w:t>50 questions. It was revealed that from the reading test, the five categories of reading achievement were obtained by the students with different number: "Fail" as the most obtained category and "Fair" as the least obtained category.</w:t>
      </w:r>
    </w:p>
    <w:p w14:paraId="69E9EE58" w14:textId="77777777" w:rsidR="00D53316" w:rsidRDefault="00D53316">
      <w:pPr>
        <w:jc w:val="both"/>
        <w:rPr>
          <w:color w:val="000000"/>
          <w:sz w:val="24"/>
          <w:szCs w:val="24"/>
          <w:lang w:val="id-ID"/>
        </w:rPr>
      </w:pPr>
    </w:p>
    <w:p w14:paraId="4E698EDE" w14:textId="77777777" w:rsidR="00D53316" w:rsidRDefault="00000000">
      <w:pPr>
        <w:jc w:val="center"/>
        <w:rPr>
          <w:color w:val="000000"/>
          <w:sz w:val="24"/>
          <w:szCs w:val="24"/>
          <w:lang w:val="id-ID"/>
        </w:rPr>
      </w:pPr>
      <w:r>
        <w:rPr>
          <w:color w:val="000000"/>
          <w:sz w:val="24"/>
          <w:szCs w:val="24"/>
          <w:lang w:val="id-ID"/>
        </w:rPr>
        <w:t>Table 3. Distribution of Reading Comprehension Achievement</w:t>
      </w:r>
    </w:p>
    <w:p w14:paraId="429ABFE0" w14:textId="77777777" w:rsidR="00D53316" w:rsidRDefault="00D53316">
      <w:pPr>
        <w:jc w:val="both"/>
        <w:rPr>
          <w:color w:val="000000"/>
          <w:sz w:val="24"/>
          <w:szCs w:val="24"/>
          <w:lang w:val="id-ID"/>
        </w:rPr>
      </w:pPr>
    </w:p>
    <w:tbl>
      <w:tblPr>
        <w:tblW w:w="8158" w:type="dxa"/>
        <w:tblInd w:w="965" w:type="dxa"/>
        <w:tblLayout w:type="fixed"/>
        <w:tblLook w:val="04A0" w:firstRow="1" w:lastRow="0" w:firstColumn="1" w:lastColumn="0" w:noHBand="0" w:noVBand="1"/>
      </w:tblPr>
      <w:tblGrid>
        <w:gridCol w:w="2017"/>
        <w:gridCol w:w="2659"/>
        <w:gridCol w:w="3482"/>
      </w:tblGrid>
      <w:tr w:rsidR="00D53316" w14:paraId="34DFD3D6" w14:textId="77777777">
        <w:trPr>
          <w:trHeight w:val="280"/>
        </w:trPr>
        <w:tc>
          <w:tcPr>
            <w:tcW w:w="2017" w:type="dxa"/>
            <w:tcBorders>
              <w:top w:val="single" w:sz="4" w:space="0" w:color="000000"/>
              <w:left w:val="single" w:sz="4" w:space="0" w:color="000000"/>
              <w:bottom w:val="single" w:sz="4" w:space="0" w:color="000000"/>
              <w:right w:val="single" w:sz="4" w:space="0" w:color="000000"/>
            </w:tcBorders>
            <w:shd w:val="clear" w:color="auto" w:fill="4AACC5"/>
          </w:tcPr>
          <w:p w14:paraId="45BFDD6D" w14:textId="77777777" w:rsidR="00D53316" w:rsidRDefault="00000000">
            <w:pPr>
              <w:spacing w:before="2" w:line="258" w:lineRule="auto"/>
              <w:ind w:right="110"/>
              <w:jc w:val="center"/>
              <w:rPr>
                <w:b/>
                <w:color w:val="000000"/>
                <w:sz w:val="24"/>
                <w:szCs w:val="24"/>
              </w:rPr>
            </w:pPr>
            <w:r>
              <w:rPr>
                <w:b/>
                <w:color w:val="FFFFFF"/>
                <w:sz w:val="24"/>
                <w:szCs w:val="24"/>
              </w:rPr>
              <w:t>Categories</w:t>
            </w:r>
          </w:p>
        </w:tc>
        <w:tc>
          <w:tcPr>
            <w:tcW w:w="2659" w:type="dxa"/>
            <w:tcBorders>
              <w:top w:val="single" w:sz="4" w:space="0" w:color="000000"/>
              <w:left w:val="single" w:sz="4" w:space="0" w:color="000000"/>
              <w:bottom w:val="single" w:sz="4" w:space="0" w:color="000000"/>
              <w:right w:val="single" w:sz="4" w:space="0" w:color="000000"/>
            </w:tcBorders>
            <w:shd w:val="clear" w:color="auto" w:fill="4AACC5"/>
          </w:tcPr>
          <w:p w14:paraId="6C9E6B66" w14:textId="77777777" w:rsidR="00D53316" w:rsidRDefault="00000000">
            <w:pPr>
              <w:spacing w:before="2" w:line="258" w:lineRule="auto"/>
              <w:ind w:right="52"/>
              <w:jc w:val="center"/>
              <w:rPr>
                <w:b/>
                <w:color w:val="000000"/>
                <w:sz w:val="24"/>
                <w:szCs w:val="24"/>
              </w:rPr>
            </w:pPr>
            <w:r>
              <w:rPr>
                <w:b/>
                <w:color w:val="FFFFFF"/>
                <w:sz w:val="24"/>
                <w:szCs w:val="24"/>
              </w:rPr>
              <w:t>Frequency</w:t>
            </w:r>
          </w:p>
        </w:tc>
        <w:tc>
          <w:tcPr>
            <w:tcW w:w="3482" w:type="dxa"/>
            <w:tcBorders>
              <w:top w:val="single" w:sz="4" w:space="0" w:color="000000"/>
              <w:left w:val="single" w:sz="4" w:space="0" w:color="000000"/>
              <w:bottom w:val="single" w:sz="4" w:space="0" w:color="000000"/>
              <w:right w:val="single" w:sz="4" w:space="0" w:color="000000"/>
            </w:tcBorders>
            <w:shd w:val="clear" w:color="auto" w:fill="4AACC5"/>
          </w:tcPr>
          <w:p w14:paraId="148B08DD" w14:textId="77777777" w:rsidR="00D53316" w:rsidRDefault="00000000">
            <w:pPr>
              <w:spacing w:before="2" w:line="258" w:lineRule="auto"/>
              <w:jc w:val="center"/>
              <w:rPr>
                <w:b/>
                <w:color w:val="000000"/>
                <w:sz w:val="24"/>
                <w:szCs w:val="24"/>
              </w:rPr>
            </w:pPr>
            <w:r>
              <w:rPr>
                <w:b/>
                <w:color w:val="FFFFFF"/>
                <w:sz w:val="24"/>
                <w:szCs w:val="24"/>
              </w:rPr>
              <w:t>Percentage</w:t>
            </w:r>
          </w:p>
        </w:tc>
      </w:tr>
      <w:tr w:rsidR="00D53316" w14:paraId="333D304F" w14:textId="77777777">
        <w:trPr>
          <w:trHeight w:val="279"/>
        </w:trPr>
        <w:tc>
          <w:tcPr>
            <w:tcW w:w="2017" w:type="dxa"/>
            <w:tcBorders>
              <w:top w:val="single" w:sz="4" w:space="0" w:color="000000"/>
              <w:left w:val="single" w:sz="4" w:space="0" w:color="000000"/>
              <w:bottom w:val="single" w:sz="4" w:space="0" w:color="000000"/>
              <w:right w:val="single" w:sz="4" w:space="0" w:color="000000"/>
            </w:tcBorders>
          </w:tcPr>
          <w:p w14:paraId="09CE9283" w14:textId="77777777" w:rsidR="00D53316" w:rsidRDefault="00000000">
            <w:pPr>
              <w:spacing w:line="259" w:lineRule="auto"/>
              <w:jc w:val="center"/>
              <w:rPr>
                <w:color w:val="000000"/>
                <w:sz w:val="24"/>
                <w:szCs w:val="24"/>
              </w:rPr>
            </w:pPr>
            <w:r>
              <w:rPr>
                <w:color w:val="000000"/>
                <w:sz w:val="24"/>
                <w:szCs w:val="24"/>
              </w:rPr>
              <w:t>Excellent</w:t>
            </w:r>
          </w:p>
        </w:tc>
        <w:tc>
          <w:tcPr>
            <w:tcW w:w="2659" w:type="dxa"/>
            <w:tcBorders>
              <w:top w:val="single" w:sz="4" w:space="0" w:color="000000"/>
              <w:left w:val="single" w:sz="4" w:space="0" w:color="000000"/>
              <w:bottom w:val="single" w:sz="4" w:space="0" w:color="000000"/>
              <w:right w:val="single" w:sz="4" w:space="0" w:color="000000"/>
            </w:tcBorders>
          </w:tcPr>
          <w:p w14:paraId="54D74FEE" w14:textId="77777777" w:rsidR="00D53316" w:rsidRDefault="00000000">
            <w:pPr>
              <w:spacing w:line="259" w:lineRule="auto"/>
              <w:ind w:right="536"/>
              <w:jc w:val="center"/>
              <w:rPr>
                <w:color w:val="000000"/>
                <w:sz w:val="24"/>
                <w:szCs w:val="24"/>
              </w:rPr>
            </w:pPr>
            <w:r>
              <w:rPr>
                <w:color w:val="000000"/>
                <w:sz w:val="24"/>
                <w:szCs w:val="24"/>
              </w:rPr>
              <w:t>5</w:t>
            </w:r>
          </w:p>
        </w:tc>
        <w:tc>
          <w:tcPr>
            <w:tcW w:w="3482" w:type="dxa"/>
            <w:tcBorders>
              <w:top w:val="single" w:sz="4" w:space="0" w:color="000000"/>
              <w:left w:val="single" w:sz="4" w:space="0" w:color="000000"/>
              <w:bottom w:val="single" w:sz="4" w:space="0" w:color="000000"/>
              <w:right w:val="single" w:sz="4" w:space="0" w:color="000000"/>
            </w:tcBorders>
          </w:tcPr>
          <w:p w14:paraId="63223AF8" w14:textId="77777777" w:rsidR="00D53316" w:rsidRDefault="00000000">
            <w:pPr>
              <w:spacing w:line="259" w:lineRule="auto"/>
              <w:jc w:val="center"/>
              <w:rPr>
                <w:color w:val="000000"/>
                <w:sz w:val="24"/>
                <w:szCs w:val="24"/>
              </w:rPr>
            </w:pPr>
            <w:r>
              <w:rPr>
                <w:color w:val="000000"/>
                <w:sz w:val="24"/>
                <w:szCs w:val="24"/>
              </w:rPr>
              <w:t>5.1%</w:t>
            </w:r>
          </w:p>
        </w:tc>
      </w:tr>
      <w:tr w:rsidR="00D53316" w14:paraId="438E81B5" w14:textId="77777777">
        <w:trPr>
          <w:trHeight w:val="276"/>
        </w:trPr>
        <w:tc>
          <w:tcPr>
            <w:tcW w:w="2017" w:type="dxa"/>
            <w:tcBorders>
              <w:top w:val="single" w:sz="4" w:space="0" w:color="000000"/>
              <w:left w:val="single" w:sz="4" w:space="0" w:color="000000"/>
              <w:bottom w:val="single" w:sz="4" w:space="0" w:color="000000"/>
              <w:right w:val="single" w:sz="4" w:space="0" w:color="000000"/>
            </w:tcBorders>
          </w:tcPr>
          <w:p w14:paraId="4D7315F9" w14:textId="77777777" w:rsidR="00D53316" w:rsidRDefault="00000000">
            <w:pPr>
              <w:spacing w:line="256" w:lineRule="auto"/>
              <w:jc w:val="center"/>
              <w:rPr>
                <w:color w:val="000000"/>
                <w:sz w:val="24"/>
                <w:szCs w:val="24"/>
              </w:rPr>
            </w:pPr>
            <w:r>
              <w:rPr>
                <w:color w:val="000000"/>
                <w:sz w:val="24"/>
                <w:szCs w:val="24"/>
              </w:rPr>
              <w:t>Good</w:t>
            </w:r>
          </w:p>
        </w:tc>
        <w:tc>
          <w:tcPr>
            <w:tcW w:w="2659" w:type="dxa"/>
            <w:tcBorders>
              <w:top w:val="single" w:sz="4" w:space="0" w:color="000000"/>
              <w:left w:val="single" w:sz="4" w:space="0" w:color="000000"/>
              <w:bottom w:val="single" w:sz="4" w:space="0" w:color="000000"/>
              <w:right w:val="single" w:sz="4" w:space="0" w:color="000000"/>
            </w:tcBorders>
          </w:tcPr>
          <w:p w14:paraId="531ED20A" w14:textId="77777777" w:rsidR="00D53316" w:rsidRDefault="00000000">
            <w:pPr>
              <w:spacing w:line="256" w:lineRule="auto"/>
              <w:ind w:right="476"/>
              <w:jc w:val="center"/>
              <w:rPr>
                <w:color w:val="000000"/>
                <w:sz w:val="24"/>
                <w:szCs w:val="24"/>
              </w:rPr>
            </w:pPr>
            <w:r>
              <w:rPr>
                <w:color w:val="000000"/>
                <w:sz w:val="24"/>
                <w:szCs w:val="24"/>
              </w:rPr>
              <w:t>14</w:t>
            </w:r>
          </w:p>
        </w:tc>
        <w:tc>
          <w:tcPr>
            <w:tcW w:w="3482" w:type="dxa"/>
            <w:tcBorders>
              <w:top w:val="single" w:sz="4" w:space="0" w:color="000000"/>
              <w:left w:val="single" w:sz="4" w:space="0" w:color="000000"/>
              <w:bottom w:val="single" w:sz="4" w:space="0" w:color="000000"/>
              <w:right w:val="single" w:sz="4" w:space="0" w:color="000000"/>
            </w:tcBorders>
          </w:tcPr>
          <w:p w14:paraId="606CA8A4" w14:textId="77777777" w:rsidR="00D53316" w:rsidRDefault="00000000">
            <w:pPr>
              <w:spacing w:line="256" w:lineRule="auto"/>
              <w:jc w:val="center"/>
              <w:rPr>
                <w:color w:val="000000"/>
                <w:sz w:val="24"/>
                <w:szCs w:val="24"/>
              </w:rPr>
            </w:pPr>
            <w:r>
              <w:rPr>
                <w:color w:val="000000"/>
                <w:sz w:val="24"/>
                <w:szCs w:val="24"/>
              </w:rPr>
              <w:t>14.3%</w:t>
            </w:r>
          </w:p>
        </w:tc>
      </w:tr>
      <w:tr w:rsidR="00D53316" w14:paraId="42CA3092" w14:textId="77777777">
        <w:trPr>
          <w:trHeight w:val="276"/>
        </w:trPr>
        <w:tc>
          <w:tcPr>
            <w:tcW w:w="2017" w:type="dxa"/>
            <w:tcBorders>
              <w:top w:val="single" w:sz="4" w:space="0" w:color="000000"/>
              <w:left w:val="single" w:sz="4" w:space="0" w:color="000000"/>
              <w:bottom w:val="single" w:sz="4" w:space="0" w:color="000000"/>
              <w:right w:val="single" w:sz="4" w:space="0" w:color="000000"/>
            </w:tcBorders>
          </w:tcPr>
          <w:p w14:paraId="4D12C655" w14:textId="77777777" w:rsidR="00D53316" w:rsidRDefault="00000000">
            <w:pPr>
              <w:spacing w:line="256" w:lineRule="auto"/>
              <w:jc w:val="center"/>
              <w:rPr>
                <w:color w:val="000000"/>
                <w:sz w:val="24"/>
                <w:szCs w:val="24"/>
              </w:rPr>
            </w:pPr>
            <w:r>
              <w:rPr>
                <w:color w:val="000000"/>
                <w:sz w:val="24"/>
                <w:szCs w:val="24"/>
              </w:rPr>
              <w:t>Fair</w:t>
            </w:r>
          </w:p>
        </w:tc>
        <w:tc>
          <w:tcPr>
            <w:tcW w:w="2659" w:type="dxa"/>
            <w:tcBorders>
              <w:top w:val="single" w:sz="4" w:space="0" w:color="000000"/>
              <w:left w:val="single" w:sz="4" w:space="0" w:color="000000"/>
              <w:bottom w:val="single" w:sz="4" w:space="0" w:color="000000"/>
              <w:right w:val="single" w:sz="4" w:space="0" w:color="000000"/>
            </w:tcBorders>
          </w:tcPr>
          <w:p w14:paraId="644F92F4" w14:textId="77777777" w:rsidR="00D53316" w:rsidRDefault="00000000">
            <w:pPr>
              <w:spacing w:line="256" w:lineRule="auto"/>
              <w:ind w:right="536"/>
              <w:jc w:val="center"/>
              <w:rPr>
                <w:color w:val="000000"/>
                <w:sz w:val="24"/>
                <w:szCs w:val="24"/>
              </w:rPr>
            </w:pPr>
            <w:r>
              <w:rPr>
                <w:color w:val="000000"/>
                <w:sz w:val="24"/>
                <w:szCs w:val="24"/>
              </w:rPr>
              <w:t>5</w:t>
            </w:r>
          </w:p>
        </w:tc>
        <w:tc>
          <w:tcPr>
            <w:tcW w:w="3482" w:type="dxa"/>
            <w:tcBorders>
              <w:top w:val="single" w:sz="4" w:space="0" w:color="000000"/>
              <w:left w:val="single" w:sz="4" w:space="0" w:color="000000"/>
              <w:bottom w:val="single" w:sz="4" w:space="0" w:color="000000"/>
              <w:right w:val="single" w:sz="4" w:space="0" w:color="000000"/>
            </w:tcBorders>
          </w:tcPr>
          <w:p w14:paraId="5BC57FF1" w14:textId="77777777" w:rsidR="00D53316" w:rsidRDefault="00000000">
            <w:pPr>
              <w:spacing w:line="256" w:lineRule="auto"/>
              <w:jc w:val="center"/>
              <w:rPr>
                <w:color w:val="000000"/>
                <w:sz w:val="24"/>
                <w:szCs w:val="24"/>
              </w:rPr>
            </w:pPr>
            <w:r>
              <w:rPr>
                <w:color w:val="000000"/>
                <w:sz w:val="24"/>
                <w:szCs w:val="24"/>
              </w:rPr>
              <w:t>5.1%</w:t>
            </w:r>
          </w:p>
        </w:tc>
      </w:tr>
      <w:tr w:rsidR="00D53316" w14:paraId="006B1B91" w14:textId="77777777">
        <w:trPr>
          <w:trHeight w:val="275"/>
        </w:trPr>
        <w:tc>
          <w:tcPr>
            <w:tcW w:w="2017" w:type="dxa"/>
            <w:tcBorders>
              <w:top w:val="single" w:sz="4" w:space="0" w:color="000000"/>
              <w:left w:val="single" w:sz="4" w:space="0" w:color="000000"/>
              <w:bottom w:val="single" w:sz="4" w:space="0" w:color="000000"/>
              <w:right w:val="single" w:sz="4" w:space="0" w:color="000000"/>
            </w:tcBorders>
          </w:tcPr>
          <w:p w14:paraId="61B619B8" w14:textId="77777777" w:rsidR="00D53316" w:rsidRDefault="00000000">
            <w:pPr>
              <w:spacing w:line="256" w:lineRule="auto"/>
              <w:jc w:val="center"/>
              <w:rPr>
                <w:color w:val="000000"/>
                <w:sz w:val="24"/>
                <w:szCs w:val="24"/>
              </w:rPr>
            </w:pPr>
            <w:r>
              <w:rPr>
                <w:color w:val="000000"/>
                <w:sz w:val="24"/>
                <w:szCs w:val="24"/>
              </w:rPr>
              <w:t>Poor</w:t>
            </w:r>
          </w:p>
        </w:tc>
        <w:tc>
          <w:tcPr>
            <w:tcW w:w="2659" w:type="dxa"/>
            <w:tcBorders>
              <w:top w:val="single" w:sz="4" w:space="0" w:color="000000"/>
              <w:left w:val="single" w:sz="4" w:space="0" w:color="000000"/>
              <w:bottom w:val="single" w:sz="4" w:space="0" w:color="000000"/>
              <w:right w:val="single" w:sz="4" w:space="0" w:color="000000"/>
            </w:tcBorders>
          </w:tcPr>
          <w:p w14:paraId="22058907" w14:textId="77777777" w:rsidR="00D53316" w:rsidRDefault="00000000">
            <w:pPr>
              <w:spacing w:line="256" w:lineRule="auto"/>
              <w:ind w:right="476"/>
              <w:jc w:val="center"/>
              <w:rPr>
                <w:color w:val="000000"/>
                <w:sz w:val="24"/>
                <w:szCs w:val="24"/>
              </w:rPr>
            </w:pPr>
            <w:r>
              <w:rPr>
                <w:color w:val="000000"/>
                <w:sz w:val="24"/>
                <w:szCs w:val="24"/>
              </w:rPr>
              <w:t>19</w:t>
            </w:r>
          </w:p>
        </w:tc>
        <w:tc>
          <w:tcPr>
            <w:tcW w:w="3482" w:type="dxa"/>
            <w:tcBorders>
              <w:top w:val="single" w:sz="4" w:space="0" w:color="000000"/>
              <w:left w:val="single" w:sz="4" w:space="0" w:color="000000"/>
              <w:bottom w:val="single" w:sz="4" w:space="0" w:color="000000"/>
              <w:right w:val="single" w:sz="4" w:space="0" w:color="000000"/>
            </w:tcBorders>
          </w:tcPr>
          <w:p w14:paraId="49669B92" w14:textId="77777777" w:rsidR="00D53316" w:rsidRDefault="00000000">
            <w:pPr>
              <w:spacing w:line="256" w:lineRule="auto"/>
              <w:jc w:val="center"/>
              <w:rPr>
                <w:color w:val="000000"/>
                <w:sz w:val="24"/>
                <w:szCs w:val="24"/>
              </w:rPr>
            </w:pPr>
            <w:r>
              <w:rPr>
                <w:color w:val="000000"/>
                <w:sz w:val="24"/>
                <w:szCs w:val="24"/>
              </w:rPr>
              <w:t>19.4%</w:t>
            </w:r>
          </w:p>
        </w:tc>
      </w:tr>
      <w:tr w:rsidR="00D53316" w14:paraId="6B50AD9E" w14:textId="77777777">
        <w:trPr>
          <w:trHeight w:val="276"/>
        </w:trPr>
        <w:tc>
          <w:tcPr>
            <w:tcW w:w="2017" w:type="dxa"/>
            <w:tcBorders>
              <w:top w:val="single" w:sz="4" w:space="0" w:color="000000"/>
              <w:left w:val="single" w:sz="4" w:space="0" w:color="000000"/>
              <w:bottom w:val="single" w:sz="4" w:space="0" w:color="000000"/>
              <w:right w:val="single" w:sz="4" w:space="0" w:color="000000"/>
            </w:tcBorders>
          </w:tcPr>
          <w:p w14:paraId="280D2FE4" w14:textId="77777777" w:rsidR="00D53316" w:rsidRDefault="00000000">
            <w:pPr>
              <w:spacing w:line="256" w:lineRule="auto"/>
              <w:jc w:val="center"/>
              <w:rPr>
                <w:color w:val="000000"/>
                <w:sz w:val="24"/>
                <w:szCs w:val="24"/>
              </w:rPr>
            </w:pPr>
            <w:commentRangeStart w:id="80"/>
            <w:r>
              <w:rPr>
                <w:color w:val="000000"/>
                <w:sz w:val="24"/>
                <w:szCs w:val="24"/>
              </w:rPr>
              <w:t>Fail</w:t>
            </w:r>
            <w:commentRangeEnd w:id="80"/>
            <w:r w:rsidR="00BC1385">
              <w:rPr>
                <w:rStyle w:val="CommentReference"/>
              </w:rPr>
              <w:commentReference w:id="80"/>
            </w:r>
          </w:p>
        </w:tc>
        <w:tc>
          <w:tcPr>
            <w:tcW w:w="2659" w:type="dxa"/>
            <w:tcBorders>
              <w:top w:val="single" w:sz="4" w:space="0" w:color="000000"/>
              <w:left w:val="single" w:sz="4" w:space="0" w:color="000000"/>
              <w:bottom w:val="single" w:sz="4" w:space="0" w:color="000000"/>
              <w:right w:val="single" w:sz="4" w:space="0" w:color="000000"/>
            </w:tcBorders>
          </w:tcPr>
          <w:p w14:paraId="1CF309BC" w14:textId="77777777" w:rsidR="00D53316" w:rsidRDefault="00000000">
            <w:pPr>
              <w:spacing w:line="256" w:lineRule="auto"/>
              <w:ind w:right="476"/>
              <w:jc w:val="center"/>
              <w:rPr>
                <w:color w:val="000000"/>
                <w:sz w:val="24"/>
                <w:szCs w:val="24"/>
              </w:rPr>
            </w:pPr>
            <w:r>
              <w:rPr>
                <w:color w:val="000000"/>
                <w:sz w:val="24"/>
                <w:szCs w:val="24"/>
              </w:rPr>
              <w:t>55</w:t>
            </w:r>
          </w:p>
        </w:tc>
        <w:tc>
          <w:tcPr>
            <w:tcW w:w="3482" w:type="dxa"/>
            <w:tcBorders>
              <w:top w:val="single" w:sz="4" w:space="0" w:color="000000"/>
              <w:left w:val="single" w:sz="4" w:space="0" w:color="000000"/>
              <w:bottom w:val="single" w:sz="4" w:space="0" w:color="000000"/>
              <w:right w:val="single" w:sz="4" w:space="0" w:color="000000"/>
            </w:tcBorders>
          </w:tcPr>
          <w:p w14:paraId="32C9305A" w14:textId="77777777" w:rsidR="00D53316" w:rsidRDefault="00000000">
            <w:pPr>
              <w:spacing w:line="256" w:lineRule="auto"/>
              <w:jc w:val="center"/>
              <w:rPr>
                <w:color w:val="000000"/>
                <w:sz w:val="24"/>
                <w:szCs w:val="24"/>
              </w:rPr>
            </w:pPr>
            <w:r>
              <w:rPr>
                <w:color w:val="000000"/>
                <w:sz w:val="24"/>
                <w:szCs w:val="24"/>
              </w:rPr>
              <w:t>56.1%</w:t>
            </w:r>
          </w:p>
        </w:tc>
      </w:tr>
      <w:tr w:rsidR="00D53316" w14:paraId="4602FE4D" w14:textId="77777777">
        <w:trPr>
          <w:trHeight w:val="275"/>
        </w:trPr>
        <w:tc>
          <w:tcPr>
            <w:tcW w:w="2017" w:type="dxa"/>
            <w:tcBorders>
              <w:top w:val="single" w:sz="4" w:space="0" w:color="000000"/>
              <w:left w:val="single" w:sz="4" w:space="0" w:color="000000"/>
              <w:bottom w:val="single" w:sz="4" w:space="0" w:color="000000"/>
              <w:right w:val="single" w:sz="4" w:space="0" w:color="000000"/>
            </w:tcBorders>
          </w:tcPr>
          <w:p w14:paraId="11218272" w14:textId="77777777" w:rsidR="00D53316" w:rsidRDefault="00000000">
            <w:pPr>
              <w:spacing w:line="256" w:lineRule="auto"/>
              <w:ind w:left="1086"/>
              <w:rPr>
                <w:b/>
                <w:color w:val="000000"/>
                <w:sz w:val="24"/>
                <w:szCs w:val="24"/>
              </w:rPr>
            </w:pPr>
            <w:r>
              <w:rPr>
                <w:b/>
                <w:color w:val="000000"/>
                <w:sz w:val="24"/>
                <w:szCs w:val="24"/>
              </w:rPr>
              <w:t>Total</w:t>
            </w:r>
          </w:p>
        </w:tc>
        <w:tc>
          <w:tcPr>
            <w:tcW w:w="2659" w:type="dxa"/>
            <w:tcBorders>
              <w:top w:val="single" w:sz="4" w:space="0" w:color="000000"/>
              <w:left w:val="single" w:sz="4" w:space="0" w:color="000000"/>
              <w:bottom w:val="single" w:sz="4" w:space="0" w:color="000000"/>
              <w:right w:val="single" w:sz="4" w:space="0" w:color="000000"/>
            </w:tcBorders>
          </w:tcPr>
          <w:p w14:paraId="4D960AD5" w14:textId="77777777" w:rsidR="00D53316" w:rsidRDefault="00000000">
            <w:pPr>
              <w:spacing w:line="256" w:lineRule="auto"/>
              <w:ind w:right="476"/>
              <w:jc w:val="center"/>
              <w:rPr>
                <w:color w:val="000000"/>
                <w:sz w:val="24"/>
                <w:szCs w:val="24"/>
              </w:rPr>
            </w:pPr>
            <w:r>
              <w:rPr>
                <w:color w:val="000000"/>
                <w:sz w:val="24"/>
                <w:szCs w:val="24"/>
              </w:rPr>
              <w:t>98</w:t>
            </w:r>
          </w:p>
        </w:tc>
        <w:tc>
          <w:tcPr>
            <w:tcW w:w="3482" w:type="dxa"/>
            <w:tcBorders>
              <w:top w:val="single" w:sz="4" w:space="0" w:color="000000"/>
              <w:left w:val="single" w:sz="4" w:space="0" w:color="000000"/>
              <w:bottom w:val="single" w:sz="4" w:space="0" w:color="000000"/>
              <w:right w:val="single" w:sz="4" w:space="0" w:color="000000"/>
            </w:tcBorders>
          </w:tcPr>
          <w:p w14:paraId="102A68CB" w14:textId="77777777" w:rsidR="00D53316" w:rsidRDefault="00000000">
            <w:pPr>
              <w:spacing w:line="256" w:lineRule="auto"/>
              <w:jc w:val="center"/>
              <w:rPr>
                <w:color w:val="000000"/>
                <w:sz w:val="24"/>
                <w:szCs w:val="24"/>
              </w:rPr>
            </w:pPr>
            <w:r>
              <w:rPr>
                <w:color w:val="000000"/>
                <w:sz w:val="24"/>
                <w:szCs w:val="24"/>
              </w:rPr>
              <w:t>100%</w:t>
            </w:r>
          </w:p>
        </w:tc>
      </w:tr>
    </w:tbl>
    <w:p w14:paraId="7BE29F8B" w14:textId="77777777" w:rsidR="00D53316" w:rsidRDefault="00D53316">
      <w:pPr>
        <w:jc w:val="both"/>
        <w:rPr>
          <w:color w:val="000000"/>
          <w:sz w:val="24"/>
          <w:szCs w:val="24"/>
          <w:lang w:val="id-ID"/>
        </w:rPr>
      </w:pPr>
    </w:p>
    <w:p w14:paraId="400F93F4" w14:textId="0738ED12" w:rsidR="00D53316" w:rsidRDefault="00000000">
      <w:pPr>
        <w:jc w:val="both"/>
        <w:rPr>
          <w:color w:val="000000"/>
          <w:sz w:val="24"/>
          <w:szCs w:val="24"/>
          <w:lang w:val="id-ID"/>
        </w:rPr>
      </w:pPr>
      <w:r>
        <w:rPr>
          <w:color w:val="000000"/>
          <w:sz w:val="24"/>
          <w:szCs w:val="24"/>
          <w:lang w:val="id-ID"/>
        </w:rPr>
        <w:t xml:space="preserve">The result showed that there were 5 students (5.1%) who were in excellent in reading achievement, 14 students (14.3%) were in good reading achievement, 5 students (5.1%) were in fair reading achievement, 19 students (19.4%) were in poor reading achievement, and 56 students (56.1%) were in fail reading achievement. In conclusion, it revealed that from the reading test of reading achievement, </w:t>
      </w:r>
      <w:del w:id="81" w:author="Rahma Dianti" w:date="2024-10-20T12:30:00Z" w16du:dateUtc="2024-10-20T05:30:00Z">
        <w:r w:rsidDel="00BC1385">
          <w:rPr>
            <w:color w:val="000000"/>
            <w:sz w:val="24"/>
            <w:szCs w:val="24"/>
            <w:lang w:val="id-ID"/>
          </w:rPr>
          <w:delText xml:space="preserve">fail </w:delText>
        </w:r>
      </w:del>
      <w:ins w:id="82" w:author="Rahma Dianti" w:date="2024-10-20T12:30:00Z" w16du:dateUtc="2024-10-20T05:30:00Z">
        <w:r w:rsidR="00BC1385">
          <w:rPr>
            <w:color w:val="000000"/>
            <w:sz w:val="24"/>
            <w:szCs w:val="24"/>
            <w:lang w:val="id-ID"/>
          </w:rPr>
          <w:t>failed</w:t>
        </w:r>
        <w:r w:rsidR="00BC1385">
          <w:rPr>
            <w:color w:val="000000"/>
            <w:sz w:val="24"/>
            <w:szCs w:val="24"/>
            <w:lang w:val="id-ID"/>
          </w:rPr>
          <w:t xml:space="preserve"> </w:t>
        </w:r>
      </w:ins>
      <w:r>
        <w:rPr>
          <w:color w:val="000000"/>
          <w:sz w:val="24"/>
          <w:szCs w:val="24"/>
          <w:lang w:val="id-ID"/>
        </w:rPr>
        <w:t>reading achievement was the most obtained by the students.</w:t>
      </w:r>
    </w:p>
    <w:p w14:paraId="30ABC63E" w14:textId="77777777" w:rsidR="00D53316" w:rsidRDefault="00000000">
      <w:pPr>
        <w:jc w:val="center"/>
        <w:rPr>
          <w:color w:val="000000"/>
          <w:sz w:val="24"/>
          <w:szCs w:val="24"/>
          <w:lang w:val="id-ID"/>
        </w:rPr>
      </w:pPr>
      <w:commentRangeStart w:id="83"/>
      <w:r>
        <w:rPr>
          <w:color w:val="000000"/>
          <w:sz w:val="24"/>
          <w:szCs w:val="24"/>
          <w:lang w:val="id-ID"/>
        </w:rPr>
        <w:t xml:space="preserve">Table 4. </w:t>
      </w:r>
      <w:r>
        <w:rPr>
          <w:color w:val="000000"/>
          <w:sz w:val="24"/>
          <w:szCs w:val="24"/>
        </w:rPr>
        <w:t xml:space="preserve">Descriptive Statistics of Reading </w:t>
      </w:r>
      <w:r>
        <w:rPr>
          <w:color w:val="000000"/>
          <w:sz w:val="24"/>
          <w:szCs w:val="24"/>
          <w:lang w:val="id-ID"/>
        </w:rPr>
        <w:t xml:space="preserve">Comprehension </w:t>
      </w:r>
      <w:r>
        <w:rPr>
          <w:color w:val="000000"/>
          <w:sz w:val="24"/>
          <w:szCs w:val="24"/>
        </w:rPr>
        <w:t>Achievement</w:t>
      </w:r>
    </w:p>
    <w:p w14:paraId="48E100C1" w14:textId="77777777" w:rsidR="00D53316" w:rsidRDefault="00D53316">
      <w:pPr>
        <w:jc w:val="both"/>
        <w:rPr>
          <w:color w:val="000000"/>
          <w:sz w:val="24"/>
          <w:szCs w:val="24"/>
          <w:lang w:val="id-ID"/>
        </w:rPr>
      </w:pPr>
    </w:p>
    <w:tbl>
      <w:tblPr>
        <w:tblW w:w="7391" w:type="dxa"/>
        <w:tblInd w:w="1060" w:type="dxa"/>
        <w:tblBorders>
          <w:top w:val="single" w:sz="8" w:space="0" w:color="142935"/>
          <w:left w:val="single" w:sz="8" w:space="0" w:color="142935"/>
          <w:bottom w:val="single" w:sz="8" w:space="0" w:color="142935"/>
          <w:right w:val="single" w:sz="8" w:space="0" w:color="142935"/>
          <w:insideH w:val="single" w:sz="8" w:space="0" w:color="142935"/>
          <w:insideV w:val="single" w:sz="8" w:space="0" w:color="142935"/>
        </w:tblBorders>
        <w:tblLayout w:type="fixed"/>
        <w:tblLook w:val="04A0" w:firstRow="1" w:lastRow="0" w:firstColumn="1" w:lastColumn="0" w:noHBand="0" w:noVBand="1"/>
      </w:tblPr>
      <w:tblGrid>
        <w:gridCol w:w="1710"/>
        <w:gridCol w:w="1026"/>
        <w:gridCol w:w="1076"/>
        <w:gridCol w:w="1190"/>
        <w:gridCol w:w="945"/>
        <w:gridCol w:w="1444"/>
      </w:tblGrid>
      <w:tr w:rsidR="00D53316" w14:paraId="5D0917BB" w14:textId="77777777">
        <w:trPr>
          <w:trHeight w:val="479"/>
        </w:trPr>
        <w:tc>
          <w:tcPr>
            <w:tcW w:w="2736" w:type="dxa"/>
            <w:gridSpan w:val="2"/>
            <w:tcBorders>
              <w:top w:val="nil"/>
              <w:left w:val="nil"/>
              <w:right w:val="single" w:sz="8" w:space="0" w:color="DFDFDF"/>
            </w:tcBorders>
          </w:tcPr>
          <w:p w14:paraId="7AE6C9D8" w14:textId="77777777" w:rsidR="00D53316" w:rsidRDefault="00000000">
            <w:pPr>
              <w:spacing w:before="89"/>
              <w:ind w:right="436"/>
              <w:jc w:val="right"/>
              <w:rPr>
                <w:color w:val="000000"/>
                <w:sz w:val="20"/>
                <w:szCs w:val="20"/>
              </w:rPr>
            </w:pPr>
            <w:r>
              <w:rPr>
                <w:color w:val="000000"/>
                <w:sz w:val="20"/>
                <w:szCs w:val="20"/>
              </w:rPr>
              <w:t>N</w:t>
            </w:r>
          </w:p>
        </w:tc>
        <w:tc>
          <w:tcPr>
            <w:tcW w:w="1076" w:type="dxa"/>
            <w:tcBorders>
              <w:top w:val="nil"/>
              <w:left w:val="single" w:sz="8" w:space="0" w:color="DFDFDF"/>
              <w:right w:val="single" w:sz="8" w:space="0" w:color="DFDFDF"/>
            </w:tcBorders>
          </w:tcPr>
          <w:p w14:paraId="02DA6C97" w14:textId="77777777" w:rsidR="00D53316" w:rsidRDefault="00000000">
            <w:pPr>
              <w:spacing w:before="89"/>
              <w:jc w:val="center"/>
              <w:rPr>
                <w:color w:val="000000"/>
                <w:sz w:val="20"/>
                <w:szCs w:val="20"/>
              </w:rPr>
            </w:pPr>
            <w:r>
              <w:rPr>
                <w:color w:val="000000"/>
                <w:sz w:val="20"/>
                <w:szCs w:val="20"/>
              </w:rPr>
              <w:t>Mini</w:t>
            </w:r>
            <w:r>
              <w:rPr>
                <w:color w:val="000000"/>
                <w:sz w:val="20"/>
                <w:szCs w:val="20"/>
                <w:lang w:val="id-ID"/>
              </w:rPr>
              <w:t>m</w:t>
            </w:r>
            <w:r>
              <w:rPr>
                <w:color w:val="000000"/>
                <w:sz w:val="20"/>
                <w:szCs w:val="20"/>
              </w:rPr>
              <w:t>um</w:t>
            </w:r>
          </w:p>
        </w:tc>
        <w:tc>
          <w:tcPr>
            <w:tcW w:w="1190" w:type="dxa"/>
            <w:tcBorders>
              <w:top w:val="nil"/>
              <w:left w:val="single" w:sz="8" w:space="0" w:color="DFDFDF"/>
              <w:right w:val="single" w:sz="8" w:space="0" w:color="DFDFDF"/>
            </w:tcBorders>
          </w:tcPr>
          <w:p w14:paraId="10849FEB" w14:textId="77777777" w:rsidR="00D53316" w:rsidRDefault="00000000">
            <w:pPr>
              <w:spacing w:before="89"/>
              <w:ind w:right="127"/>
              <w:jc w:val="center"/>
              <w:rPr>
                <w:color w:val="000000"/>
                <w:sz w:val="20"/>
                <w:szCs w:val="20"/>
                <w:lang w:val="id-ID"/>
              </w:rPr>
            </w:pPr>
            <w:r>
              <w:rPr>
                <w:color w:val="000000"/>
                <w:sz w:val="20"/>
                <w:szCs w:val="20"/>
              </w:rPr>
              <w:t>Maximu</w:t>
            </w:r>
            <w:r>
              <w:rPr>
                <w:color w:val="000000"/>
                <w:sz w:val="20"/>
                <w:szCs w:val="20"/>
                <w:lang w:val="id-ID"/>
              </w:rPr>
              <w:t>m</w:t>
            </w:r>
          </w:p>
        </w:tc>
        <w:tc>
          <w:tcPr>
            <w:tcW w:w="945" w:type="dxa"/>
            <w:tcBorders>
              <w:top w:val="nil"/>
              <w:left w:val="single" w:sz="8" w:space="0" w:color="DFDFDF"/>
              <w:right w:val="single" w:sz="8" w:space="0" w:color="DFDFDF"/>
            </w:tcBorders>
          </w:tcPr>
          <w:p w14:paraId="4AF7C3A7" w14:textId="77777777" w:rsidR="00D53316" w:rsidRDefault="00000000">
            <w:pPr>
              <w:spacing w:before="89"/>
              <w:jc w:val="center"/>
              <w:rPr>
                <w:color w:val="000000"/>
                <w:sz w:val="20"/>
                <w:szCs w:val="20"/>
              </w:rPr>
            </w:pPr>
            <w:r>
              <w:rPr>
                <w:color w:val="000000"/>
                <w:sz w:val="20"/>
                <w:szCs w:val="20"/>
              </w:rPr>
              <w:t>Mean</w:t>
            </w:r>
          </w:p>
        </w:tc>
        <w:tc>
          <w:tcPr>
            <w:tcW w:w="1444" w:type="dxa"/>
            <w:tcBorders>
              <w:top w:val="nil"/>
              <w:left w:val="single" w:sz="8" w:space="0" w:color="DFDFDF"/>
              <w:right w:val="nil"/>
            </w:tcBorders>
          </w:tcPr>
          <w:p w14:paraId="1E19C0E0" w14:textId="77777777" w:rsidR="00D53316" w:rsidRDefault="00000000">
            <w:pPr>
              <w:spacing w:before="89"/>
              <w:ind w:left="140"/>
              <w:rPr>
                <w:color w:val="000000"/>
                <w:sz w:val="20"/>
                <w:szCs w:val="20"/>
              </w:rPr>
            </w:pPr>
            <w:r>
              <w:rPr>
                <w:color w:val="000000"/>
                <w:sz w:val="20"/>
                <w:szCs w:val="20"/>
              </w:rPr>
              <w:t>Std. Deviation</w:t>
            </w:r>
          </w:p>
        </w:tc>
      </w:tr>
      <w:tr w:rsidR="00D53316" w14:paraId="7E9B11E8" w14:textId="77777777">
        <w:trPr>
          <w:trHeight w:val="480"/>
        </w:trPr>
        <w:tc>
          <w:tcPr>
            <w:tcW w:w="1710" w:type="dxa"/>
            <w:tcBorders>
              <w:left w:val="nil"/>
              <w:bottom w:val="single" w:sz="8" w:space="0" w:color="ADADAD"/>
              <w:right w:val="nil"/>
            </w:tcBorders>
            <w:shd w:val="clear" w:color="auto" w:fill="DFDFDF"/>
          </w:tcPr>
          <w:p w14:paraId="40E05047" w14:textId="77777777" w:rsidR="00D53316" w:rsidRDefault="00000000">
            <w:pPr>
              <w:spacing w:before="89"/>
              <w:ind w:left="62"/>
              <w:rPr>
                <w:color w:val="000000"/>
                <w:sz w:val="20"/>
                <w:szCs w:val="20"/>
              </w:rPr>
            </w:pPr>
            <w:r>
              <w:rPr>
                <w:color w:val="000000"/>
                <w:sz w:val="20"/>
                <w:szCs w:val="20"/>
              </w:rPr>
              <w:t>RAC</w:t>
            </w:r>
          </w:p>
        </w:tc>
        <w:tc>
          <w:tcPr>
            <w:tcW w:w="1026" w:type="dxa"/>
            <w:tcBorders>
              <w:left w:val="nil"/>
              <w:bottom w:val="single" w:sz="8" w:space="0" w:color="ADADAD"/>
              <w:right w:val="single" w:sz="8" w:space="0" w:color="DFDFDF"/>
            </w:tcBorders>
          </w:tcPr>
          <w:p w14:paraId="78748A7B" w14:textId="77777777" w:rsidR="00D53316" w:rsidRDefault="00000000">
            <w:pPr>
              <w:spacing w:before="89"/>
              <w:ind w:right="57"/>
              <w:jc w:val="right"/>
              <w:rPr>
                <w:color w:val="000000"/>
                <w:sz w:val="20"/>
                <w:szCs w:val="20"/>
              </w:rPr>
            </w:pPr>
            <w:r>
              <w:rPr>
                <w:color w:val="000000"/>
                <w:sz w:val="20"/>
                <w:szCs w:val="20"/>
              </w:rPr>
              <w:t>98</w:t>
            </w:r>
          </w:p>
        </w:tc>
        <w:tc>
          <w:tcPr>
            <w:tcW w:w="1076" w:type="dxa"/>
            <w:tcBorders>
              <w:left w:val="single" w:sz="8" w:space="0" w:color="DFDFDF"/>
              <w:bottom w:val="single" w:sz="8" w:space="0" w:color="ADADAD"/>
              <w:right w:val="single" w:sz="8" w:space="0" w:color="DFDFDF"/>
            </w:tcBorders>
          </w:tcPr>
          <w:p w14:paraId="29F196F5" w14:textId="77777777" w:rsidR="00D53316" w:rsidRDefault="00000000">
            <w:pPr>
              <w:spacing w:before="89"/>
              <w:ind w:right="58"/>
              <w:jc w:val="right"/>
              <w:rPr>
                <w:color w:val="000000"/>
                <w:sz w:val="20"/>
                <w:szCs w:val="20"/>
              </w:rPr>
            </w:pPr>
            <w:r>
              <w:rPr>
                <w:color w:val="4471C4"/>
                <w:sz w:val="20"/>
                <w:szCs w:val="20"/>
              </w:rPr>
              <w:t>14</w:t>
            </w:r>
          </w:p>
        </w:tc>
        <w:tc>
          <w:tcPr>
            <w:tcW w:w="1190" w:type="dxa"/>
            <w:tcBorders>
              <w:left w:val="single" w:sz="8" w:space="0" w:color="DFDFDF"/>
              <w:bottom w:val="single" w:sz="8" w:space="0" w:color="ADADAD"/>
              <w:right w:val="single" w:sz="8" w:space="0" w:color="DFDFDF"/>
            </w:tcBorders>
          </w:tcPr>
          <w:p w14:paraId="3438FBAA" w14:textId="77777777" w:rsidR="00D53316" w:rsidRDefault="00000000">
            <w:pPr>
              <w:spacing w:before="89"/>
              <w:ind w:right="58"/>
              <w:jc w:val="right"/>
              <w:rPr>
                <w:color w:val="000000"/>
                <w:sz w:val="20"/>
                <w:szCs w:val="20"/>
              </w:rPr>
            </w:pPr>
            <w:r>
              <w:rPr>
                <w:color w:val="4471C4"/>
                <w:sz w:val="20"/>
                <w:szCs w:val="20"/>
              </w:rPr>
              <w:t>92</w:t>
            </w:r>
          </w:p>
        </w:tc>
        <w:tc>
          <w:tcPr>
            <w:tcW w:w="945" w:type="dxa"/>
            <w:tcBorders>
              <w:left w:val="single" w:sz="8" w:space="0" w:color="DFDFDF"/>
              <w:bottom w:val="single" w:sz="8" w:space="0" w:color="ADADAD"/>
              <w:right w:val="single" w:sz="8" w:space="0" w:color="DFDFDF"/>
            </w:tcBorders>
          </w:tcPr>
          <w:p w14:paraId="091B6740" w14:textId="77777777" w:rsidR="00D53316" w:rsidRDefault="00000000">
            <w:pPr>
              <w:spacing w:before="89"/>
              <w:jc w:val="right"/>
              <w:rPr>
                <w:color w:val="000000"/>
                <w:sz w:val="20"/>
                <w:szCs w:val="20"/>
              </w:rPr>
            </w:pPr>
            <w:r>
              <w:rPr>
                <w:color w:val="4471C4"/>
                <w:sz w:val="20"/>
                <w:szCs w:val="20"/>
              </w:rPr>
              <w:t>43.12</w:t>
            </w:r>
          </w:p>
        </w:tc>
        <w:tc>
          <w:tcPr>
            <w:tcW w:w="1444" w:type="dxa"/>
            <w:tcBorders>
              <w:left w:val="single" w:sz="8" w:space="0" w:color="DFDFDF"/>
              <w:bottom w:val="single" w:sz="8" w:space="0" w:color="ADADAD"/>
              <w:right w:val="nil"/>
            </w:tcBorders>
          </w:tcPr>
          <w:p w14:paraId="7B54C874" w14:textId="77777777" w:rsidR="00D53316" w:rsidRDefault="00000000">
            <w:pPr>
              <w:spacing w:before="89"/>
              <w:jc w:val="right"/>
              <w:rPr>
                <w:color w:val="000000"/>
                <w:sz w:val="20"/>
                <w:szCs w:val="20"/>
              </w:rPr>
            </w:pPr>
            <w:r>
              <w:rPr>
                <w:color w:val="4471C4"/>
                <w:sz w:val="20"/>
                <w:szCs w:val="20"/>
              </w:rPr>
              <w:t>23.579</w:t>
            </w:r>
          </w:p>
        </w:tc>
      </w:tr>
      <w:tr w:rsidR="00D53316" w14:paraId="3E6EAAC4" w14:textId="77777777">
        <w:trPr>
          <w:trHeight w:val="480"/>
        </w:trPr>
        <w:tc>
          <w:tcPr>
            <w:tcW w:w="1710" w:type="dxa"/>
            <w:tcBorders>
              <w:top w:val="single" w:sz="8" w:space="0" w:color="ADADAD"/>
              <w:left w:val="nil"/>
              <w:right w:val="nil"/>
            </w:tcBorders>
            <w:shd w:val="clear" w:color="auto" w:fill="DFDFDF"/>
          </w:tcPr>
          <w:p w14:paraId="1E0AF695" w14:textId="77777777" w:rsidR="00D53316" w:rsidRDefault="00000000">
            <w:pPr>
              <w:spacing w:before="90"/>
              <w:ind w:left="62"/>
              <w:rPr>
                <w:color w:val="000000"/>
                <w:sz w:val="20"/>
                <w:szCs w:val="20"/>
              </w:rPr>
            </w:pPr>
            <w:r>
              <w:rPr>
                <w:color w:val="000000"/>
                <w:sz w:val="20"/>
                <w:szCs w:val="20"/>
              </w:rPr>
              <w:t>Valid N (listwise)</w:t>
            </w:r>
          </w:p>
        </w:tc>
        <w:tc>
          <w:tcPr>
            <w:tcW w:w="1026" w:type="dxa"/>
            <w:tcBorders>
              <w:top w:val="single" w:sz="8" w:space="0" w:color="ADADAD"/>
              <w:left w:val="nil"/>
              <w:right w:val="single" w:sz="8" w:space="0" w:color="DFDFDF"/>
            </w:tcBorders>
          </w:tcPr>
          <w:p w14:paraId="25A26B00" w14:textId="77777777" w:rsidR="00D53316" w:rsidRDefault="00000000">
            <w:pPr>
              <w:spacing w:before="90"/>
              <w:ind w:right="57"/>
              <w:jc w:val="right"/>
              <w:rPr>
                <w:color w:val="000000"/>
                <w:sz w:val="20"/>
                <w:szCs w:val="20"/>
              </w:rPr>
            </w:pPr>
            <w:r>
              <w:rPr>
                <w:color w:val="000000"/>
                <w:sz w:val="20"/>
                <w:szCs w:val="20"/>
              </w:rPr>
              <w:t>98</w:t>
            </w:r>
          </w:p>
        </w:tc>
        <w:tc>
          <w:tcPr>
            <w:tcW w:w="1076" w:type="dxa"/>
            <w:tcBorders>
              <w:top w:val="single" w:sz="8" w:space="0" w:color="ADADAD"/>
              <w:left w:val="single" w:sz="8" w:space="0" w:color="DFDFDF"/>
              <w:right w:val="single" w:sz="8" w:space="0" w:color="DFDFDF"/>
            </w:tcBorders>
          </w:tcPr>
          <w:p w14:paraId="62EFB3AB" w14:textId="77777777" w:rsidR="00D53316" w:rsidRDefault="00D53316">
            <w:pPr>
              <w:rPr>
                <w:color w:val="000000"/>
              </w:rPr>
            </w:pPr>
          </w:p>
        </w:tc>
        <w:tc>
          <w:tcPr>
            <w:tcW w:w="1190" w:type="dxa"/>
            <w:tcBorders>
              <w:top w:val="single" w:sz="8" w:space="0" w:color="ADADAD"/>
              <w:left w:val="single" w:sz="8" w:space="0" w:color="DFDFDF"/>
              <w:right w:val="single" w:sz="8" w:space="0" w:color="DFDFDF"/>
            </w:tcBorders>
          </w:tcPr>
          <w:p w14:paraId="20CC8AB4" w14:textId="77777777" w:rsidR="00D53316" w:rsidRDefault="00D53316">
            <w:pPr>
              <w:rPr>
                <w:color w:val="000000"/>
              </w:rPr>
            </w:pPr>
          </w:p>
        </w:tc>
        <w:tc>
          <w:tcPr>
            <w:tcW w:w="945" w:type="dxa"/>
            <w:tcBorders>
              <w:top w:val="single" w:sz="8" w:space="0" w:color="ADADAD"/>
              <w:left w:val="single" w:sz="8" w:space="0" w:color="DFDFDF"/>
              <w:right w:val="single" w:sz="8" w:space="0" w:color="DFDFDF"/>
            </w:tcBorders>
          </w:tcPr>
          <w:p w14:paraId="61F1DE3A" w14:textId="77777777" w:rsidR="00D53316" w:rsidRDefault="00D53316">
            <w:pPr>
              <w:rPr>
                <w:color w:val="000000"/>
              </w:rPr>
            </w:pPr>
          </w:p>
        </w:tc>
        <w:tc>
          <w:tcPr>
            <w:tcW w:w="1444" w:type="dxa"/>
            <w:tcBorders>
              <w:top w:val="single" w:sz="8" w:space="0" w:color="ADADAD"/>
              <w:left w:val="single" w:sz="8" w:space="0" w:color="DFDFDF"/>
              <w:right w:val="nil"/>
            </w:tcBorders>
          </w:tcPr>
          <w:p w14:paraId="16E731D0" w14:textId="77777777" w:rsidR="00D53316" w:rsidRDefault="00D53316">
            <w:pPr>
              <w:rPr>
                <w:color w:val="000000"/>
              </w:rPr>
            </w:pPr>
          </w:p>
        </w:tc>
      </w:tr>
    </w:tbl>
    <w:p w14:paraId="3699EF81" w14:textId="77777777" w:rsidR="00D53316" w:rsidRDefault="00D53316">
      <w:pPr>
        <w:jc w:val="both"/>
        <w:rPr>
          <w:color w:val="000000"/>
          <w:sz w:val="24"/>
          <w:szCs w:val="24"/>
          <w:lang w:val="id-ID"/>
        </w:rPr>
      </w:pPr>
    </w:p>
    <w:p w14:paraId="4A85FA95" w14:textId="77777777" w:rsidR="00D53316" w:rsidRDefault="00D53316">
      <w:pPr>
        <w:jc w:val="both"/>
        <w:rPr>
          <w:color w:val="000000"/>
          <w:sz w:val="24"/>
          <w:szCs w:val="24"/>
          <w:lang w:val="id-ID"/>
        </w:rPr>
      </w:pPr>
    </w:p>
    <w:p w14:paraId="10EB145A" w14:textId="207D61E1" w:rsidR="00D53316" w:rsidRDefault="00000000">
      <w:pPr>
        <w:jc w:val="both"/>
        <w:rPr>
          <w:color w:val="000000"/>
          <w:sz w:val="24"/>
          <w:szCs w:val="24"/>
          <w:lang w:val="id-ID"/>
        </w:rPr>
      </w:pPr>
      <w:r>
        <w:rPr>
          <w:color w:val="000000"/>
          <w:sz w:val="24"/>
          <w:szCs w:val="24"/>
          <w:lang w:val="id-ID"/>
        </w:rPr>
        <w:t xml:space="preserve">The maximum score was 92, and the lowest score </w:t>
      </w:r>
      <w:del w:id="84" w:author="Rahma Dianti" w:date="2024-10-20T12:31:00Z" w16du:dateUtc="2024-10-20T05:31:00Z">
        <w:r w:rsidDel="00BC1385">
          <w:rPr>
            <w:color w:val="000000"/>
            <w:sz w:val="24"/>
            <w:szCs w:val="24"/>
            <w:lang w:val="id-ID"/>
          </w:rPr>
          <w:delText xml:space="preserve">is </w:delText>
        </w:r>
      </w:del>
      <w:ins w:id="85" w:author="Rahma Dianti" w:date="2024-10-20T12:31:00Z" w16du:dateUtc="2024-10-20T05:31:00Z">
        <w:r w:rsidR="00BC1385">
          <w:rPr>
            <w:color w:val="000000"/>
            <w:sz w:val="24"/>
            <w:szCs w:val="24"/>
            <w:lang w:val="id-ID"/>
          </w:rPr>
          <w:t>was</w:t>
        </w:r>
        <w:r w:rsidR="00BC1385">
          <w:rPr>
            <w:color w:val="000000"/>
            <w:sz w:val="24"/>
            <w:szCs w:val="24"/>
            <w:lang w:val="id-ID"/>
          </w:rPr>
          <w:t xml:space="preserve"> </w:t>
        </w:r>
      </w:ins>
      <w:r>
        <w:rPr>
          <w:color w:val="000000"/>
          <w:sz w:val="24"/>
          <w:szCs w:val="24"/>
          <w:lang w:val="id-ID"/>
        </w:rPr>
        <w:t>14. The mean score indicates that the level of reading achievement of participants was 43.12, and the standard deviation was 23.579. The descriptive statistical analysis of reading achievement for the participants was shown in the table.</w:t>
      </w:r>
      <w:commentRangeEnd w:id="83"/>
      <w:r w:rsidR="00BC1385">
        <w:rPr>
          <w:rStyle w:val="CommentReference"/>
        </w:rPr>
        <w:commentReference w:id="83"/>
      </w:r>
    </w:p>
    <w:p w14:paraId="25787B97" w14:textId="77777777" w:rsidR="00D53316" w:rsidRDefault="00D53316">
      <w:pPr>
        <w:jc w:val="both"/>
        <w:rPr>
          <w:color w:val="000000"/>
          <w:sz w:val="24"/>
          <w:szCs w:val="24"/>
          <w:lang w:val="id-ID"/>
        </w:rPr>
      </w:pPr>
    </w:p>
    <w:p w14:paraId="1A2A20DB" w14:textId="77777777" w:rsidR="00D53316" w:rsidRDefault="00D53316">
      <w:pPr>
        <w:jc w:val="both"/>
        <w:rPr>
          <w:color w:val="000000"/>
          <w:sz w:val="24"/>
          <w:szCs w:val="24"/>
          <w:lang w:val="id-ID"/>
        </w:rPr>
      </w:pPr>
    </w:p>
    <w:p w14:paraId="5D3B3298" w14:textId="77777777" w:rsidR="00D53316" w:rsidRDefault="00000000">
      <w:pPr>
        <w:jc w:val="both"/>
        <w:rPr>
          <w:b/>
          <w:color w:val="000000"/>
          <w:sz w:val="24"/>
          <w:szCs w:val="24"/>
          <w:lang w:val="id-ID"/>
        </w:rPr>
      </w:pPr>
      <w:r>
        <w:rPr>
          <w:color w:val="000000"/>
          <w:sz w:val="24"/>
          <w:szCs w:val="24"/>
          <w:lang w:val="id-ID"/>
        </w:rPr>
        <w:t xml:space="preserve"> </w:t>
      </w:r>
      <w:r>
        <w:rPr>
          <w:b/>
          <w:color w:val="000000"/>
          <w:sz w:val="24"/>
          <w:szCs w:val="24"/>
          <w:lang w:val="id-ID"/>
        </w:rPr>
        <w:t>Correlation between Students’ Reading Attitude and Their Reading Comprehension Achievement</w:t>
      </w:r>
    </w:p>
    <w:p w14:paraId="4310E489" w14:textId="25732A49" w:rsidR="00D53316" w:rsidRDefault="00000000">
      <w:pPr>
        <w:ind w:firstLine="720"/>
        <w:jc w:val="both"/>
        <w:rPr>
          <w:color w:val="000000"/>
          <w:sz w:val="24"/>
          <w:szCs w:val="24"/>
          <w:lang w:val="id-ID"/>
        </w:rPr>
      </w:pPr>
      <w:r>
        <w:rPr>
          <w:color w:val="000000"/>
          <w:sz w:val="24"/>
          <w:szCs w:val="24"/>
          <w:lang w:val="id-ID"/>
        </w:rPr>
        <w:t xml:space="preserve">After finding the results of students’ reading </w:t>
      </w:r>
      <w:del w:id="86" w:author="Rahma Dianti" w:date="2024-10-20T12:38:00Z" w16du:dateUtc="2024-10-20T05:38:00Z">
        <w:r w:rsidDel="00E65938">
          <w:rPr>
            <w:color w:val="000000"/>
            <w:sz w:val="24"/>
            <w:szCs w:val="24"/>
            <w:lang w:val="id-ID"/>
          </w:rPr>
          <w:delText xml:space="preserve">attitude </w:delText>
        </w:r>
      </w:del>
      <w:ins w:id="87" w:author="Rahma Dianti" w:date="2024-10-20T12:38:00Z" w16du:dateUtc="2024-10-20T05:38:00Z">
        <w:r w:rsidR="00E65938">
          <w:rPr>
            <w:color w:val="000000"/>
            <w:sz w:val="24"/>
            <w:szCs w:val="24"/>
            <w:lang w:val="id-ID"/>
          </w:rPr>
          <w:t>attitudes</w:t>
        </w:r>
        <w:r w:rsidR="00E65938">
          <w:rPr>
            <w:color w:val="000000"/>
            <w:sz w:val="24"/>
            <w:szCs w:val="24"/>
            <w:lang w:val="id-ID"/>
          </w:rPr>
          <w:t xml:space="preserve"> </w:t>
        </w:r>
      </w:ins>
      <w:r>
        <w:rPr>
          <w:color w:val="000000"/>
          <w:sz w:val="24"/>
          <w:szCs w:val="24"/>
          <w:lang w:val="id-ID"/>
        </w:rPr>
        <w:t xml:space="preserve">and comprehension, the researcher analyzed the correlation between those two variables. </w:t>
      </w:r>
      <w:commentRangeStart w:id="88"/>
      <w:r>
        <w:rPr>
          <w:color w:val="000000"/>
          <w:sz w:val="24"/>
          <w:szCs w:val="24"/>
          <w:lang w:val="id-ID"/>
        </w:rPr>
        <w:t xml:space="preserve">The inference was that data were not normally distributed with a significance value greater than 0.05. </w:t>
      </w:r>
      <w:commentRangeEnd w:id="88"/>
      <w:r w:rsidR="00940ADE">
        <w:rPr>
          <w:rStyle w:val="CommentReference"/>
        </w:rPr>
        <w:commentReference w:id="88"/>
      </w:r>
      <w:r>
        <w:rPr>
          <w:color w:val="000000"/>
          <w:sz w:val="24"/>
          <w:szCs w:val="24"/>
          <w:lang w:val="id-ID"/>
        </w:rPr>
        <w:t xml:space="preserve">Because of this, the researcher decided to use </w:t>
      </w:r>
      <w:commentRangeStart w:id="89"/>
      <w:r>
        <w:rPr>
          <w:color w:val="000000"/>
          <w:sz w:val="24"/>
          <w:szCs w:val="24"/>
          <w:lang w:val="id-ID"/>
        </w:rPr>
        <w:t>non-parametric analysis methods</w:t>
      </w:r>
      <w:del w:id="90" w:author="Rahma Dianti" w:date="2024-10-20T12:38:00Z" w16du:dateUtc="2024-10-20T05:38:00Z">
        <w:r w:rsidDel="00940ADE">
          <w:rPr>
            <w:color w:val="000000"/>
            <w:sz w:val="24"/>
            <w:szCs w:val="24"/>
            <w:lang w:val="id-ID"/>
          </w:rPr>
          <w:delText xml:space="preserve"> </w:delText>
        </w:r>
      </w:del>
      <w:commentRangeEnd w:id="89"/>
      <w:r w:rsidR="00940ADE">
        <w:rPr>
          <w:rStyle w:val="CommentReference"/>
        </w:rPr>
        <w:commentReference w:id="89"/>
      </w:r>
      <w:del w:id="91" w:author="Rahma Dianti" w:date="2024-10-20T12:38:00Z" w16du:dateUtc="2024-10-20T05:38:00Z">
        <w:r w:rsidDel="00940ADE">
          <w:rPr>
            <w:color w:val="000000"/>
            <w:sz w:val="24"/>
            <w:szCs w:val="24"/>
            <w:lang w:val="id-ID"/>
          </w:rPr>
          <w:delText>next</w:delText>
        </w:r>
      </w:del>
      <w:r>
        <w:rPr>
          <w:color w:val="000000"/>
          <w:sz w:val="24"/>
          <w:szCs w:val="24"/>
          <w:lang w:val="id-ID"/>
        </w:rPr>
        <w:t>.</w:t>
      </w:r>
    </w:p>
    <w:p w14:paraId="7A1C2426" w14:textId="77777777" w:rsidR="00D53316" w:rsidRDefault="00D53316">
      <w:pPr>
        <w:ind w:firstLine="720"/>
        <w:jc w:val="both"/>
        <w:rPr>
          <w:color w:val="000000"/>
          <w:sz w:val="24"/>
          <w:szCs w:val="24"/>
          <w:lang w:val="id-ID"/>
        </w:rPr>
      </w:pPr>
    </w:p>
    <w:p w14:paraId="24A3B17B" w14:textId="77777777" w:rsidR="00D53316" w:rsidRDefault="00D53316">
      <w:pPr>
        <w:ind w:firstLine="720"/>
        <w:jc w:val="both"/>
        <w:rPr>
          <w:color w:val="000000"/>
          <w:sz w:val="24"/>
          <w:szCs w:val="24"/>
          <w:lang w:val="id-ID"/>
        </w:rPr>
      </w:pPr>
    </w:p>
    <w:p w14:paraId="36DC6FE9" w14:textId="77777777" w:rsidR="00D53316" w:rsidRDefault="00D53316">
      <w:pPr>
        <w:ind w:firstLine="720"/>
        <w:jc w:val="both"/>
        <w:rPr>
          <w:color w:val="000000"/>
          <w:sz w:val="24"/>
          <w:szCs w:val="24"/>
          <w:lang w:val="id-ID"/>
        </w:rPr>
      </w:pPr>
    </w:p>
    <w:p w14:paraId="41BE0846" w14:textId="77777777" w:rsidR="00D53316" w:rsidRDefault="00D53316">
      <w:pPr>
        <w:ind w:firstLine="720"/>
        <w:jc w:val="both"/>
        <w:rPr>
          <w:color w:val="000000"/>
          <w:sz w:val="24"/>
          <w:szCs w:val="24"/>
          <w:lang w:val="id-ID"/>
        </w:rPr>
      </w:pPr>
    </w:p>
    <w:p w14:paraId="32503BF9" w14:textId="77777777" w:rsidR="00D53316" w:rsidRDefault="00000000">
      <w:pPr>
        <w:ind w:firstLine="720"/>
        <w:jc w:val="center"/>
        <w:rPr>
          <w:color w:val="000000"/>
          <w:sz w:val="24"/>
          <w:szCs w:val="24"/>
          <w:lang w:val="id-ID"/>
        </w:rPr>
      </w:pPr>
      <w:commentRangeStart w:id="92"/>
      <w:r>
        <w:rPr>
          <w:b/>
          <w:bCs/>
          <w:color w:val="000000"/>
          <w:sz w:val="24"/>
          <w:szCs w:val="24"/>
          <w:lang w:val="id-ID"/>
        </w:rPr>
        <w:t>Table. 5</w:t>
      </w:r>
      <w:r>
        <w:rPr>
          <w:color w:val="000000"/>
          <w:sz w:val="24"/>
          <w:szCs w:val="24"/>
          <w:lang w:val="id-ID"/>
        </w:rPr>
        <w:t xml:space="preserve"> Correlation</w:t>
      </w:r>
    </w:p>
    <w:p w14:paraId="4B19916E" w14:textId="77777777" w:rsidR="00D53316" w:rsidRDefault="00D53316">
      <w:pPr>
        <w:ind w:firstLine="720"/>
        <w:jc w:val="both"/>
        <w:rPr>
          <w:color w:val="000000"/>
          <w:sz w:val="24"/>
          <w:szCs w:val="24"/>
          <w:lang w:val="id-ID"/>
        </w:rPr>
      </w:pPr>
    </w:p>
    <w:tbl>
      <w:tblPr>
        <w:tblW w:w="7742" w:type="dxa"/>
        <w:tblInd w:w="1171" w:type="dxa"/>
        <w:tblBorders>
          <w:top w:val="single" w:sz="8" w:space="0" w:color="142935"/>
          <w:left w:val="single" w:sz="8" w:space="0" w:color="142935"/>
          <w:bottom w:val="single" w:sz="8" w:space="0" w:color="142935"/>
          <w:right w:val="single" w:sz="8" w:space="0" w:color="142935"/>
          <w:insideH w:val="single" w:sz="8" w:space="0" w:color="142935"/>
          <w:insideV w:val="single" w:sz="8" w:space="0" w:color="142935"/>
        </w:tblBorders>
        <w:tblLayout w:type="fixed"/>
        <w:tblLook w:val="04A0" w:firstRow="1" w:lastRow="0" w:firstColumn="1" w:lastColumn="0" w:noHBand="0" w:noVBand="1"/>
      </w:tblPr>
      <w:tblGrid>
        <w:gridCol w:w="1928"/>
        <w:gridCol w:w="863"/>
        <w:gridCol w:w="2542"/>
        <w:gridCol w:w="1202"/>
        <w:gridCol w:w="1207"/>
      </w:tblGrid>
      <w:tr w:rsidR="00D53316" w14:paraId="5CC7B4CB" w14:textId="77777777">
        <w:trPr>
          <w:trHeight w:val="341"/>
        </w:trPr>
        <w:tc>
          <w:tcPr>
            <w:tcW w:w="6535" w:type="dxa"/>
            <w:gridSpan w:val="4"/>
            <w:tcBorders>
              <w:top w:val="nil"/>
              <w:left w:val="nil"/>
              <w:right w:val="single" w:sz="8" w:space="0" w:color="DFDFDF"/>
            </w:tcBorders>
          </w:tcPr>
          <w:p w14:paraId="2EECF7DD" w14:textId="77777777" w:rsidR="00D53316" w:rsidRDefault="00000000">
            <w:pPr>
              <w:spacing w:before="133" w:line="360" w:lineRule="auto"/>
              <w:ind w:right="407"/>
              <w:jc w:val="right"/>
              <w:rPr>
                <w:color w:val="000000"/>
                <w:sz w:val="24"/>
                <w:szCs w:val="24"/>
              </w:rPr>
            </w:pPr>
            <w:r>
              <w:rPr>
                <w:color w:val="000000"/>
                <w:sz w:val="24"/>
                <w:szCs w:val="24"/>
              </w:rPr>
              <w:t>RAQ</w:t>
            </w:r>
          </w:p>
        </w:tc>
        <w:tc>
          <w:tcPr>
            <w:tcW w:w="1207" w:type="dxa"/>
            <w:tcBorders>
              <w:top w:val="nil"/>
              <w:left w:val="single" w:sz="8" w:space="0" w:color="DFDFDF"/>
              <w:right w:val="nil"/>
            </w:tcBorders>
          </w:tcPr>
          <w:p w14:paraId="53ED9706" w14:textId="77777777" w:rsidR="00D53316" w:rsidRDefault="00000000">
            <w:pPr>
              <w:spacing w:before="133" w:line="360" w:lineRule="auto"/>
              <w:jc w:val="center"/>
              <w:rPr>
                <w:color w:val="000000"/>
                <w:sz w:val="24"/>
                <w:szCs w:val="24"/>
              </w:rPr>
            </w:pPr>
            <w:r>
              <w:rPr>
                <w:color w:val="000000"/>
                <w:sz w:val="24"/>
                <w:szCs w:val="24"/>
              </w:rPr>
              <w:t>RAC</w:t>
            </w:r>
          </w:p>
        </w:tc>
      </w:tr>
      <w:tr w:rsidR="00D53316" w14:paraId="44532AF6" w14:textId="77777777">
        <w:trPr>
          <w:trHeight w:val="265"/>
        </w:trPr>
        <w:tc>
          <w:tcPr>
            <w:tcW w:w="1928" w:type="dxa"/>
            <w:vMerge w:val="restart"/>
            <w:tcBorders>
              <w:left w:val="nil"/>
              <w:right w:val="nil"/>
            </w:tcBorders>
            <w:shd w:val="clear" w:color="auto" w:fill="DFDFDF"/>
          </w:tcPr>
          <w:p w14:paraId="746FB3FF" w14:textId="77777777" w:rsidR="00D53316" w:rsidRDefault="00000000">
            <w:pPr>
              <w:spacing w:line="360" w:lineRule="auto"/>
              <w:ind w:left="62"/>
              <w:rPr>
                <w:color w:val="000000"/>
                <w:sz w:val="24"/>
                <w:szCs w:val="24"/>
              </w:rPr>
            </w:pPr>
            <w:r>
              <w:rPr>
                <w:color w:val="000000"/>
                <w:sz w:val="24"/>
                <w:szCs w:val="24"/>
              </w:rPr>
              <w:t>Spearman's rho</w:t>
            </w:r>
          </w:p>
        </w:tc>
        <w:tc>
          <w:tcPr>
            <w:tcW w:w="863" w:type="dxa"/>
            <w:vMerge w:val="restart"/>
            <w:tcBorders>
              <w:left w:val="nil"/>
              <w:bottom w:val="single" w:sz="8" w:space="0" w:color="ADADAD"/>
              <w:right w:val="nil"/>
            </w:tcBorders>
            <w:shd w:val="clear" w:color="auto" w:fill="DFDFDF"/>
          </w:tcPr>
          <w:p w14:paraId="7C593F2F" w14:textId="77777777" w:rsidR="00D53316" w:rsidRDefault="00000000">
            <w:pPr>
              <w:spacing w:line="360" w:lineRule="auto"/>
              <w:ind w:left="59"/>
              <w:rPr>
                <w:color w:val="000000"/>
                <w:sz w:val="24"/>
                <w:szCs w:val="24"/>
              </w:rPr>
            </w:pPr>
            <w:r>
              <w:rPr>
                <w:color w:val="000000"/>
                <w:sz w:val="24"/>
                <w:szCs w:val="24"/>
              </w:rPr>
              <w:t>RAQ</w:t>
            </w:r>
          </w:p>
        </w:tc>
        <w:tc>
          <w:tcPr>
            <w:tcW w:w="2542" w:type="dxa"/>
            <w:tcBorders>
              <w:left w:val="nil"/>
              <w:bottom w:val="single" w:sz="8" w:space="0" w:color="ADADAD"/>
              <w:right w:val="nil"/>
            </w:tcBorders>
            <w:shd w:val="clear" w:color="auto" w:fill="DFDFDF"/>
          </w:tcPr>
          <w:p w14:paraId="06D9F087" w14:textId="77777777" w:rsidR="00D53316" w:rsidRDefault="00000000">
            <w:pPr>
              <w:spacing w:line="360" w:lineRule="auto"/>
              <w:ind w:left="60"/>
              <w:rPr>
                <w:color w:val="000000"/>
                <w:sz w:val="24"/>
                <w:szCs w:val="24"/>
              </w:rPr>
            </w:pPr>
            <w:r>
              <w:rPr>
                <w:color w:val="000000"/>
                <w:sz w:val="24"/>
                <w:szCs w:val="24"/>
              </w:rPr>
              <w:t>Correlation Coefficient</w:t>
            </w:r>
          </w:p>
        </w:tc>
        <w:tc>
          <w:tcPr>
            <w:tcW w:w="1202" w:type="dxa"/>
            <w:tcBorders>
              <w:left w:val="nil"/>
              <w:bottom w:val="single" w:sz="8" w:space="0" w:color="ADADAD"/>
              <w:right w:val="single" w:sz="8" w:space="0" w:color="DFDFDF"/>
            </w:tcBorders>
          </w:tcPr>
          <w:p w14:paraId="71ED27A8" w14:textId="77777777" w:rsidR="00D53316" w:rsidRDefault="00000000">
            <w:pPr>
              <w:spacing w:line="360" w:lineRule="auto"/>
              <w:ind w:right="56"/>
              <w:jc w:val="right"/>
              <w:rPr>
                <w:color w:val="000000"/>
                <w:sz w:val="24"/>
                <w:szCs w:val="24"/>
              </w:rPr>
            </w:pPr>
            <w:r>
              <w:rPr>
                <w:color w:val="000000"/>
                <w:sz w:val="24"/>
                <w:szCs w:val="24"/>
              </w:rPr>
              <w:t>1.000</w:t>
            </w:r>
          </w:p>
        </w:tc>
        <w:tc>
          <w:tcPr>
            <w:tcW w:w="1207" w:type="dxa"/>
            <w:tcBorders>
              <w:left w:val="single" w:sz="8" w:space="0" w:color="DFDFDF"/>
              <w:bottom w:val="single" w:sz="8" w:space="0" w:color="ADADAD"/>
              <w:right w:val="nil"/>
            </w:tcBorders>
          </w:tcPr>
          <w:p w14:paraId="32175636" w14:textId="77777777" w:rsidR="00D53316" w:rsidRDefault="00000000">
            <w:pPr>
              <w:spacing w:line="360" w:lineRule="auto"/>
              <w:ind w:right="56"/>
              <w:jc w:val="right"/>
              <w:rPr>
                <w:color w:val="000000"/>
                <w:sz w:val="24"/>
                <w:szCs w:val="24"/>
              </w:rPr>
            </w:pPr>
            <w:r>
              <w:rPr>
                <w:color w:val="4471C4"/>
                <w:sz w:val="24"/>
                <w:szCs w:val="24"/>
              </w:rPr>
              <w:t>.011</w:t>
            </w:r>
          </w:p>
        </w:tc>
      </w:tr>
      <w:tr w:rsidR="00D53316" w14:paraId="79709159" w14:textId="77777777">
        <w:trPr>
          <w:trHeight w:val="265"/>
        </w:trPr>
        <w:tc>
          <w:tcPr>
            <w:tcW w:w="1928" w:type="dxa"/>
            <w:vMerge/>
            <w:tcBorders>
              <w:left w:val="nil"/>
              <w:right w:val="nil"/>
            </w:tcBorders>
            <w:shd w:val="clear" w:color="auto" w:fill="DFDFDF"/>
          </w:tcPr>
          <w:p w14:paraId="45A3F4EF" w14:textId="77777777" w:rsidR="00D53316" w:rsidRDefault="00D53316">
            <w:pPr>
              <w:spacing w:line="276" w:lineRule="auto"/>
              <w:rPr>
                <w:color w:val="000000"/>
                <w:sz w:val="24"/>
                <w:szCs w:val="24"/>
              </w:rPr>
            </w:pPr>
          </w:p>
        </w:tc>
        <w:tc>
          <w:tcPr>
            <w:tcW w:w="863" w:type="dxa"/>
            <w:vMerge/>
            <w:tcBorders>
              <w:left w:val="nil"/>
              <w:bottom w:val="single" w:sz="8" w:space="0" w:color="ADADAD"/>
              <w:right w:val="nil"/>
            </w:tcBorders>
            <w:shd w:val="clear" w:color="auto" w:fill="DFDFDF"/>
          </w:tcPr>
          <w:p w14:paraId="3DF85F4C" w14:textId="77777777" w:rsidR="00D53316" w:rsidRDefault="00D53316">
            <w:pPr>
              <w:spacing w:line="276" w:lineRule="auto"/>
              <w:rPr>
                <w:color w:val="000000"/>
                <w:sz w:val="24"/>
                <w:szCs w:val="24"/>
              </w:rPr>
            </w:pPr>
          </w:p>
        </w:tc>
        <w:tc>
          <w:tcPr>
            <w:tcW w:w="2542" w:type="dxa"/>
            <w:tcBorders>
              <w:top w:val="single" w:sz="8" w:space="0" w:color="ADADAD"/>
              <w:left w:val="nil"/>
              <w:bottom w:val="single" w:sz="8" w:space="0" w:color="ADADAD"/>
              <w:right w:val="nil"/>
            </w:tcBorders>
            <w:shd w:val="clear" w:color="auto" w:fill="DFDFDF"/>
          </w:tcPr>
          <w:p w14:paraId="7C6CC4B7" w14:textId="77777777" w:rsidR="00D53316" w:rsidRDefault="00000000">
            <w:pPr>
              <w:spacing w:line="360" w:lineRule="auto"/>
              <w:ind w:left="60"/>
              <w:rPr>
                <w:color w:val="000000"/>
                <w:sz w:val="24"/>
                <w:szCs w:val="24"/>
              </w:rPr>
            </w:pPr>
            <w:r>
              <w:rPr>
                <w:color w:val="000000"/>
                <w:sz w:val="24"/>
                <w:szCs w:val="24"/>
              </w:rPr>
              <w:t>Sig. (2-tailed)</w:t>
            </w:r>
          </w:p>
        </w:tc>
        <w:tc>
          <w:tcPr>
            <w:tcW w:w="1202" w:type="dxa"/>
            <w:tcBorders>
              <w:top w:val="single" w:sz="8" w:space="0" w:color="ADADAD"/>
              <w:left w:val="nil"/>
              <w:bottom w:val="single" w:sz="8" w:space="0" w:color="ADADAD"/>
              <w:right w:val="single" w:sz="8" w:space="0" w:color="DFDFDF"/>
            </w:tcBorders>
          </w:tcPr>
          <w:p w14:paraId="73C3A613" w14:textId="77777777" w:rsidR="00D53316" w:rsidRDefault="00000000">
            <w:pPr>
              <w:spacing w:line="360" w:lineRule="auto"/>
              <w:ind w:right="59"/>
              <w:jc w:val="right"/>
              <w:rPr>
                <w:color w:val="000000"/>
                <w:sz w:val="24"/>
                <w:szCs w:val="24"/>
              </w:rPr>
            </w:pPr>
            <w:r>
              <w:rPr>
                <w:color w:val="000000"/>
                <w:sz w:val="24"/>
                <w:szCs w:val="24"/>
              </w:rPr>
              <w:t>.</w:t>
            </w:r>
          </w:p>
        </w:tc>
        <w:tc>
          <w:tcPr>
            <w:tcW w:w="1207" w:type="dxa"/>
            <w:tcBorders>
              <w:top w:val="single" w:sz="8" w:space="0" w:color="ADADAD"/>
              <w:left w:val="single" w:sz="8" w:space="0" w:color="DFDFDF"/>
              <w:bottom w:val="single" w:sz="8" w:space="0" w:color="ADADAD"/>
              <w:right w:val="nil"/>
            </w:tcBorders>
          </w:tcPr>
          <w:p w14:paraId="33C72203" w14:textId="77777777" w:rsidR="00D53316" w:rsidRDefault="00000000">
            <w:pPr>
              <w:spacing w:line="360" w:lineRule="auto"/>
              <w:ind w:right="56"/>
              <w:jc w:val="right"/>
              <w:rPr>
                <w:color w:val="000000"/>
                <w:sz w:val="24"/>
                <w:szCs w:val="24"/>
              </w:rPr>
            </w:pPr>
            <w:r>
              <w:rPr>
                <w:color w:val="4471C4"/>
                <w:sz w:val="24"/>
                <w:szCs w:val="24"/>
              </w:rPr>
              <w:t>.913</w:t>
            </w:r>
          </w:p>
        </w:tc>
      </w:tr>
      <w:tr w:rsidR="00D53316" w14:paraId="7896F1D5" w14:textId="77777777">
        <w:trPr>
          <w:trHeight w:val="265"/>
        </w:trPr>
        <w:tc>
          <w:tcPr>
            <w:tcW w:w="1928" w:type="dxa"/>
            <w:vMerge/>
            <w:tcBorders>
              <w:left w:val="nil"/>
              <w:right w:val="nil"/>
            </w:tcBorders>
            <w:shd w:val="clear" w:color="auto" w:fill="DFDFDF"/>
          </w:tcPr>
          <w:p w14:paraId="6E84EF60" w14:textId="77777777" w:rsidR="00D53316" w:rsidRDefault="00D53316">
            <w:pPr>
              <w:spacing w:line="276" w:lineRule="auto"/>
              <w:rPr>
                <w:color w:val="000000"/>
                <w:sz w:val="24"/>
                <w:szCs w:val="24"/>
              </w:rPr>
            </w:pPr>
          </w:p>
        </w:tc>
        <w:tc>
          <w:tcPr>
            <w:tcW w:w="863" w:type="dxa"/>
            <w:vMerge/>
            <w:tcBorders>
              <w:left w:val="nil"/>
              <w:bottom w:val="single" w:sz="8" w:space="0" w:color="ADADAD"/>
              <w:right w:val="nil"/>
            </w:tcBorders>
            <w:shd w:val="clear" w:color="auto" w:fill="DFDFDF"/>
          </w:tcPr>
          <w:p w14:paraId="7CE03360" w14:textId="77777777" w:rsidR="00D53316" w:rsidRDefault="00D53316">
            <w:pPr>
              <w:spacing w:line="276" w:lineRule="auto"/>
              <w:rPr>
                <w:color w:val="000000"/>
                <w:sz w:val="24"/>
                <w:szCs w:val="24"/>
              </w:rPr>
            </w:pPr>
          </w:p>
        </w:tc>
        <w:tc>
          <w:tcPr>
            <w:tcW w:w="2542" w:type="dxa"/>
            <w:tcBorders>
              <w:top w:val="single" w:sz="8" w:space="0" w:color="ADADAD"/>
              <w:left w:val="nil"/>
              <w:bottom w:val="single" w:sz="8" w:space="0" w:color="ADADAD"/>
              <w:right w:val="nil"/>
            </w:tcBorders>
            <w:shd w:val="clear" w:color="auto" w:fill="DFDFDF"/>
          </w:tcPr>
          <w:p w14:paraId="401FF3AB" w14:textId="77777777" w:rsidR="00D53316" w:rsidRDefault="00000000">
            <w:pPr>
              <w:spacing w:line="360" w:lineRule="auto"/>
              <w:ind w:left="60"/>
              <w:rPr>
                <w:color w:val="000000"/>
                <w:sz w:val="24"/>
                <w:szCs w:val="24"/>
              </w:rPr>
            </w:pPr>
            <w:r>
              <w:rPr>
                <w:color w:val="000000"/>
                <w:sz w:val="24"/>
                <w:szCs w:val="24"/>
              </w:rPr>
              <w:t>N</w:t>
            </w:r>
          </w:p>
        </w:tc>
        <w:tc>
          <w:tcPr>
            <w:tcW w:w="1202" w:type="dxa"/>
            <w:tcBorders>
              <w:top w:val="single" w:sz="8" w:space="0" w:color="ADADAD"/>
              <w:left w:val="nil"/>
              <w:bottom w:val="single" w:sz="8" w:space="0" w:color="ADADAD"/>
              <w:right w:val="single" w:sz="8" w:space="0" w:color="DFDFDF"/>
            </w:tcBorders>
          </w:tcPr>
          <w:p w14:paraId="24D3C276" w14:textId="77777777" w:rsidR="00D53316" w:rsidRDefault="00000000">
            <w:pPr>
              <w:spacing w:line="360" w:lineRule="auto"/>
              <w:ind w:right="56"/>
              <w:jc w:val="right"/>
              <w:rPr>
                <w:color w:val="000000"/>
                <w:sz w:val="24"/>
                <w:szCs w:val="24"/>
              </w:rPr>
            </w:pPr>
            <w:r>
              <w:rPr>
                <w:color w:val="000000"/>
                <w:sz w:val="24"/>
                <w:szCs w:val="24"/>
              </w:rPr>
              <w:t>98</w:t>
            </w:r>
          </w:p>
        </w:tc>
        <w:tc>
          <w:tcPr>
            <w:tcW w:w="1207" w:type="dxa"/>
            <w:tcBorders>
              <w:top w:val="single" w:sz="8" w:space="0" w:color="ADADAD"/>
              <w:left w:val="single" w:sz="8" w:space="0" w:color="DFDFDF"/>
              <w:bottom w:val="single" w:sz="8" w:space="0" w:color="ADADAD"/>
              <w:right w:val="nil"/>
            </w:tcBorders>
          </w:tcPr>
          <w:p w14:paraId="6AD7EC73" w14:textId="77777777" w:rsidR="00D53316" w:rsidRDefault="00000000">
            <w:pPr>
              <w:spacing w:line="360" w:lineRule="auto"/>
              <w:ind w:right="56"/>
              <w:jc w:val="right"/>
              <w:rPr>
                <w:color w:val="000000"/>
                <w:sz w:val="24"/>
                <w:szCs w:val="24"/>
              </w:rPr>
            </w:pPr>
            <w:r>
              <w:rPr>
                <w:color w:val="000000"/>
                <w:sz w:val="24"/>
                <w:szCs w:val="24"/>
              </w:rPr>
              <w:t>98</w:t>
            </w:r>
          </w:p>
        </w:tc>
      </w:tr>
      <w:tr w:rsidR="00D53316" w14:paraId="57D5BD5E" w14:textId="77777777">
        <w:trPr>
          <w:trHeight w:val="265"/>
        </w:trPr>
        <w:tc>
          <w:tcPr>
            <w:tcW w:w="1928" w:type="dxa"/>
            <w:vMerge/>
            <w:tcBorders>
              <w:left w:val="nil"/>
              <w:right w:val="nil"/>
            </w:tcBorders>
            <w:shd w:val="clear" w:color="auto" w:fill="DFDFDF"/>
          </w:tcPr>
          <w:p w14:paraId="51C87489" w14:textId="77777777" w:rsidR="00D53316" w:rsidRDefault="00D53316">
            <w:pPr>
              <w:spacing w:line="276" w:lineRule="auto"/>
              <w:rPr>
                <w:color w:val="000000"/>
                <w:sz w:val="24"/>
                <w:szCs w:val="24"/>
              </w:rPr>
            </w:pPr>
          </w:p>
        </w:tc>
        <w:tc>
          <w:tcPr>
            <w:tcW w:w="863" w:type="dxa"/>
            <w:vMerge w:val="restart"/>
            <w:tcBorders>
              <w:top w:val="single" w:sz="8" w:space="0" w:color="ADADAD"/>
              <w:left w:val="nil"/>
              <w:right w:val="nil"/>
            </w:tcBorders>
            <w:shd w:val="clear" w:color="auto" w:fill="DFDFDF"/>
          </w:tcPr>
          <w:p w14:paraId="122B84DD" w14:textId="77777777" w:rsidR="00D53316" w:rsidRDefault="00000000">
            <w:pPr>
              <w:spacing w:line="360" w:lineRule="auto"/>
              <w:ind w:left="59"/>
              <w:rPr>
                <w:color w:val="000000"/>
                <w:sz w:val="24"/>
                <w:szCs w:val="24"/>
              </w:rPr>
            </w:pPr>
            <w:r>
              <w:rPr>
                <w:color w:val="000000"/>
                <w:sz w:val="24"/>
                <w:szCs w:val="24"/>
              </w:rPr>
              <w:t>RAC</w:t>
            </w:r>
          </w:p>
        </w:tc>
        <w:tc>
          <w:tcPr>
            <w:tcW w:w="2542" w:type="dxa"/>
            <w:tcBorders>
              <w:top w:val="single" w:sz="8" w:space="0" w:color="ADADAD"/>
              <w:left w:val="nil"/>
              <w:bottom w:val="single" w:sz="8" w:space="0" w:color="ADADAD"/>
              <w:right w:val="nil"/>
            </w:tcBorders>
            <w:shd w:val="clear" w:color="auto" w:fill="DFDFDF"/>
          </w:tcPr>
          <w:p w14:paraId="2A94C4A3" w14:textId="77777777" w:rsidR="00D53316" w:rsidRDefault="00000000">
            <w:pPr>
              <w:spacing w:line="360" w:lineRule="auto"/>
              <w:ind w:left="60"/>
              <w:rPr>
                <w:color w:val="000000"/>
                <w:sz w:val="24"/>
                <w:szCs w:val="24"/>
              </w:rPr>
            </w:pPr>
            <w:r>
              <w:rPr>
                <w:color w:val="000000"/>
                <w:sz w:val="24"/>
                <w:szCs w:val="24"/>
              </w:rPr>
              <w:t>Correlation Coefficient</w:t>
            </w:r>
          </w:p>
        </w:tc>
        <w:tc>
          <w:tcPr>
            <w:tcW w:w="1202" w:type="dxa"/>
            <w:tcBorders>
              <w:top w:val="single" w:sz="8" w:space="0" w:color="ADADAD"/>
              <w:left w:val="nil"/>
              <w:bottom w:val="single" w:sz="8" w:space="0" w:color="ADADAD"/>
              <w:right w:val="single" w:sz="8" w:space="0" w:color="DFDFDF"/>
            </w:tcBorders>
          </w:tcPr>
          <w:p w14:paraId="28487D74" w14:textId="77777777" w:rsidR="00D53316" w:rsidRDefault="00000000">
            <w:pPr>
              <w:spacing w:line="360" w:lineRule="auto"/>
              <w:ind w:right="58"/>
              <w:jc w:val="right"/>
              <w:rPr>
                <w:color w:val="000000"/>
                <w:sz w:val="24"/>
                <w:szCs w:val="24"/>
              </w:rPr>
            </w:pPr>
            <w:r>
              <w:rPr>
                <w:color w:val="4471C4"/>
                <w:sz w:val="24"/>
                <w:szCs w:val="24"/>
              </w:rPr>
              <w:t>.011</w:t>
            </w:r>
          </w:p>
        </w:tc>
        <w:tc>
          <w:tcPr>
            <w:tcW w:w="1207" w:type="dxa"/>
            <w:tcBorders>
              <w:top w:val="single" w:sz="8" w:space="0" w:color="ADADAD"/>
              <w:left w:val="single" w:sz="8" w:space="0" w:color="DFDFDF"/>
              <w:bottom w:val="single" w:sz="8" w:space="0" w:color="ADADAD"/>
              <w:right w:val="nil"/>
            </w:tcBorders>
          </w:tcPr>
          <w:p w14:paraId="000195A0" w14:textId="77777777" w:rsidR="00D53316" w:rsidRDefault="00000000">
            <w:pPr>
              <w:spacing w:line="360" w:lineRule="auto"/>
              <w:ind w:right="56"/>
              <w:jc w:val="right"/>
              <w:rPr>
                <w:color w:val="000000"/>
                <w:sz w:val="24"/>
                <w:szCs w:val="24"/>
              </w:rPr>
            </w:pPr>
            <w:r>
              <w:rPr>
                <w:color w:val="000000"/>
                <w:sz w:val="24"/>
                <w:szCs w:val="24"/>
              </w:rPr>
              <w:t>1.000</w:t>
            </w:r>
          </w:p>
        </w:tc>
      </w:tr>
      <w:tr w:rsidR="00D53316" w14:paraId="3B2A5506" w14:textId="77777777">
        <w:trPr>
          <w:trHeight w:val="265"/>
        </w:trPr>
        <w:tc>
          <w:tcPr>
            <w:tcW w:w="1928" w:type="dxa"/>
            <w:vMerge/>
            <w:tcBorders>
              <w:left w:val="nil"/>
              <w:right w:val="nil"/>
            </w:tcBorders>
            <w:shd w:val="clear" w:color="auto" w:fill="DFDFDF"/>
          </w:tcPr>
          <w:p w14:paraId="3DCE995D" w14:textId="77777777" w:rsidR="00D53316" w:rsidRDefault="00D53316">
            <w:pPr>
              <w:spacing w:line="276" w:lineRule="auto"/>
              <w:rPr>
                <w:color w:val="000000"/>
                <w:sz w:val="24"/>
                <w:szCs w:val="24"/>
              </w:rPr>
            </w:pPr>
          </w:p>
        </w:tc>
        <w:tc>
          <w:tcPr>
            <w:tcW w:w="863" w:type="dxa"/>
            <w:vMerge/>
            <w:tcBorders>
              <w:top w:val="single" w:sz="8" w:space="0" w:color="ADADAD"/>
              <w:left w:val="nil"/>
              <w:right w:val="nil"/>
            </w:tcBorders>
            <w:shd w:val="clear" w:color="auto" w:fill="DFDFDF"/>
          </w:tcPr>
          <w:p w14:paraId="39DE60CC" w14:textId="77777777" w:rsidR="00D53316" w:rsidRDefault="00D53316">
            <w:pPr>
              <w:spacing w:line="276" w:lineRule="auto"/>
              <w:rPr>
                <w:color w:val="000000"/>
                <w:sz w:val="24"/>
                <w:szCs w:val="24"/>
              </w:rPr>
            </w:pPr>
          </w:p>
        </w:tc>
        <w:tc>
          <w:tcPr>
            <w:tcW w:w="2542" w:type="dxa"/>
            <w:tcBorders>
              <w:top w:val="single" w:sz="8" w:space="0" w:color="ADADAD"/>
              <w:left w:val="nil"/>
              <w:bottom w:val="single" w:sz="8" w:space="0" w:color="ADADAD"/>
              <w:right w:val="nil"/>
            </w:tcBorders>
            <w:shd w:val="clear" w:color="auto" w:fill="DFDFDF"/>
          </w:tcPr>
          <w:p w14:paraId="23344E0C" w14:textId="77777777" w:rsidR="00D53316" w:rsidRDefault="00000000">
            <w:pPr>
              <w:spacing w:line="360" w:lineRule="auto"/>
              <w:ind w:left="60"/>
              <w:rPr>
                <w:color w:val="000000"/>
                <w:sz w:val="24"/>
                <w:szCs w:val="24"/>
              </w:rPr>
            </w:pPr>
            <w:r>
              <w:rPr>
                <w:color w:val="000000"/>
                <w:sz w:val="24"/>
                <w:szCs w:val="24"/>
              </w:rPr>
              <w:t>Sig. (2-tailed)</w:t>
            </w:r>
          </w:p>
        </w:tc>
        <w:tc>
          <w:tcPr>
            <w:tcW w:w="1202" w:type="dxa"/>
            <w:tcBorders>
              <w:top w:val="single" w:sz="8" w:space="0" w:color="ADADAD"/>
              <w:left w:val="nil"/>
              <w:bottom w:val="single" w:sz="8" w:space="0" w:color="ADADAD"/>
              <w:right w:val="single" w:sz="8" w:space="0" w:color="DFDFDF"/>
            </w:tcBorders>
          </w:tcPr>
          <w:p w14:paraId="28A2F754" w14:textId="77777777" w:rsidR="00D53316" w:rsidRDefault="00000000">
            <w:pPr>
              <w:spacing w:line="360" w:lineRule="auto"/>
              <w:ind w:right="58"/>
              <w:jc w:val="right"/>
              <w:rPr>
                <w:color w:val="000000"/>
                <w:sz w:val="24"/>
                <w:szCs w:val="24"/>
              </w:rPr>
            </w:pPr>
            <w:r>
              <w:rPr>
                <w:color w:val="4471C4"/>
                <w:sz w:val="24"/>
                <w:szCs w:val="24"/>
              </w:rPr>
              <w:t>.913</w:t>
            </w:r>
          </w:p>
        </w:tc>
        <w:tc>
          <w:tcPr>
            <w:tcW w:w="1207" w:type="dxa"/>
            <w:tcBorders>
              <w:top w:val="single" w:sz="8" w:space="0" w:color="ADADAD"/>
              <w:left w:val="single" w:sz="8" w:space="0" w:color="DFDFDF"/>
              <w:bottom w:val="single" w:sz="8" w:space="0" w:color="ADADAD"/>
              <w:right w:val="nil"/>
            </w:tcBorders>
          </w:tcPr>
          <w:p w14:paraId="0EF72A9C" w14:textId="77777777" w:rsidR="00D53316" w:rsidRDefault="00000000">
            <w:pPr>
              <w:spacing w:line="360" w:lineRule="auto"/>
              <w:ind w:right="58"/>
              <w:jc w:val="right"/>
              <w:rPr>
                <w:color w:val="000000"/>
                <w:sz w:val="24"/>
                <w:szCs w:val="24"/>
              </w:rPr>
            </w:pPr>
            <w:r>
              <w:rPr>
                <w:color w:val="000000"/>
                <w:sz w:val="24"/>
                <w:szCs w:val="24"/>
              </w:rPr>
              <w:t>.</w:t>
            </w:r>
          </w:p>
        </w:tc>
      </w:tr>
      <w:tr w:rsidR="00D53316" w14:paraId="2C7B0FB7" w14:textId="77777777">
        <w:trPr>
          <w:trHeight w:val="287"/>
        </w:trPr>
        <w:tc>
          <w:tcPr>
            <w:tcW w:w="1928" w:type="dxa"/>
            <w:vMerge/>
            <w:tcBorders>
              <w:left w:val="nil"/>
              <w:right w:val="nil"/>
            </w:tcBorders>
            <w:shd w:val="clear" w:color="auto" w:fill="DFDFDF"/>
          </w:tcPr>
          <w:p w14:paraId="620CA36A" w14:textId="77777777" w:rsidR="00D53316" w:rsidRDefault="00D53316">
            <w:pPr>
              <w:spacing w:line="276" w:lineRule="auto"/>
              <w:rPr>
                <w:color w:val="000000"/>
                <w:sz w:val="24"/>
                <w:szCs w:val="24"/>
              </w:rPr>
            </w:pPr>
          </w:p>
        </w:tc>
        <w:tc>
          <w:tcPr>
            <w:tcW w:w="863" w:type="dxa"/>
            <w:vMerge/>
            <w:tcBorders>
              <w:top w:val="single" w:sz="8" w:space="0" w:color="ADADAD"/>
              <w:left w:val="nil"/>
              <w:right w:val="nil"/>
            </w:tcBorders>
            <w:shd w:val="clear" w:color="auto" w:fill="DFDFDF"/>
          </w:tcPr>
          <w:p w14:paraId="19E60A5A" w14:textId="77777777" w:rsidR="00D53316" w:rsidRDefault="00D53316">
            <w:pPr>
              <w:spacing w:line="276" w:lineRule="auto"/>
              <w:rPr>
                <w:color w:val="000000"/>
                <w:sz w:val="24"/>
                <w:szCs w:val="24"/>
              </w:rPr>
            </w:pPr>
          </w:p>
        </w:tc>
        <w:tc>
          <w:tcPr>
            <w:tcW w:w="2542" w:type="dxa"/>
            <w:tcBorders>
              <w:top w:val="single" w:sz="8" w:space="0" w:color="ADADAD"/>
              <w:left w:val="nil"/>
              <w:right w:val="nil"/>
            </w:tcBorders>
            <w:shd w:val="clear" w:color="auto" w:fill="DFDFDF"/>
          </w:tcPr>
          <w:p w14:paraId="2927E74D" w14:textId="77777777" w:rsidR="00D53316" w:rsidRDefault="00000000">
            <w:pPr>
              <w:spacing w:line="360" w:lineRule="auto"/>
              <w:ind w:left="60"/>
              <w:rPr>
                <w:color w:val="000000"/>
                <w:sz w:val="24"/>
                <w:szCs w:val="24"/>
              </w:rPr>
            </w:pPr>
            <w:r>
              <w:rPr>
                <w:color w:val="000000"/>
                <w:sz w:val="24"/>
                <w:szCs w:val="24"/>
              </w:rPr>
              <w:t>N</w:t>
            </w:r>
          </w:p>
        </w:tc>
        <w:tc>
          <w:tcPr>
            <w:tcW w:w="1202" w:type="dxa"/>
            <w:tcBorders>
              <w:top w:val="single" w:sz="8" w:space="0" w:color="ADADAD"/>
              <w:left w:val="nil"/>
              <w:right w:val="single" w:sz="8" w:space="0" w:color="DFDFDF"/>
            </w:tcBorders>
          </w:tcPr>
          <w:p w14:paraId="7AE14F2F" w14:textId="77777777" w:rsidR="00D53316" w:rsidRDefault="00000000">
            <w:pPr>
              <w:spacing w:line="360" w:lineRule="auto"/>
              <w:ind w:right="56"/>
              <w:jc w:val="right"/>
              <w:rPr>
                <w:color w:val="000000"/>
                <w:sz w:val="24"/>
                <w:szCs w:val="24"/>
              </w:rPr>
            </w:pPr>
            <w:r>
              <w:rPr>
                <w:color w:val="000000"/>
                <w:sz w:val="24"/>
                <w:szCs w:val="24"/>
              </w:rPr>
              <w:t>98</w:t>
            </w:r>
          </w:p>
        </w:tc>
        <w:tc>
          <w:tcPr>
            <w:tcW w:w="1207" w:type="dxa"/>
            <w:tcBorders>
              <w:top w:val="single" w:sz="8" w:space="0" w:color="ADADAD"/>
              <w:left w:val="single" w:sz="8" w:space="0" w:color="DFDFDF"/>
              <w:right w:val="nil"/>
            </w:tcBorders>
          </w:tcPr>
          <w:p w14:paraId="30A7B297" w14:textId="77777777" w:rsidR="00D53316" w:rsidRDefault="00000000">
            <w:pPr>
              <w:spacing w:line="360" w:lineRule="auto"/>
              <w:ind w:right="56"/>
              <w:jc w:val="right"/>
              <w:rPr>
                <w:color w:val="000000"/>
                <w:sz w:val="24"/>
                <w:szCs w:val="24"/>
              </w:rPr>
            </w:pPr>
            <w:r>
              <w:rPr>
                <w:color w:val="000000"/>
                <w:sz w:val="24"/>
                <w:szCs w:val="24"/>
              </w:rPr>
              <w:t>98</w:t>
            </w:r>
          </w:p>
        </w:tc>
      </w:tr>
    </w:tbl>
    <w:commentRangeEnd w:id="92"/>
    <w:p w14:paraId="0816B68D" w14:textId="77777777" w:rsidR="00D53316" w:rsidRDefault="00940ADE">
      <w:pPr>
        <w:ind w:firstLine="720"/>
        <w:jc w:val="both"/>
        <w:rPr>
          <w:color w:val="000000"/>
          <w:sz w:val="24"/>
          <w:szCs w:val="24"/>
          <w:lang w:val="id-ID"/>
        </w:rPr>
      </w:pPr>
      <w:r>
        <w:rPr>
          <w:rStyle w:val="CommentReference"/>
        </w:rPr>
        <w:commentReference w:id="92"/>
      </w:r>
    </w:p>
    <w:p w14:paraId="6A65F53E" w14:textId="77777777" w:rsidR="00D53316" w:rsidRDefault="00D53316">
      <w:pPr>
        <w:ind w:firstLine="720"/>
        <w:jc w:val="both"/>
        <w:rPr>
          <w:color w:val="000000"/>
          <w:sz w:val="24"/>
          <w:szCs w:val="24"/>
          <w:lang w:val="id-ID"/>
        </w:rPr>
      </w:pPr>
    </w:p>
    <w:p w14:paraId="647E4A4D" w14:textId="2705FCFB" w:rsidR="00D53316" w:rsidRDefault="00000000">
      <w:pPr>
        <w:ind w:firstLine="720"/>
        <w:jc w:val="both"/>
        <w:rPr>
          <w:color w:val="000000"/>
          <w:sz w:val="24"/>
          <w:szCs w:val="24"/>
          <w:lang w:val="id-ID"/>
        </w:rPr>
      </w:pPr>
      <w:r>
        <w:rPr>
          <w:color w:val="000000"/>
          <w:sz w:val="24"/>
          <w:szCs w:val="24"/>
          <w:lang w:val="id-ID"/>
        </w:rPr>
        <w:t xml:space="preserve">The </w:t>
      </w:r>
      <w:del w:id="93" w:author="Rahma Dianti" w:date="2024-10-20T12:42:00Z" w16du:dateUtc="2024-10-20T05:42:00Z">
        <w:r w:rsidDel="00940ADE">
          <w:rPr>
            <w:color w:val="000000"/>
            <w:sz w:val="24"/>
            <w:szCs w:val="24"/>
            <w:lang w:val="id-ID"/>
          </w:rPr>
          <w:delText xml:space="preserve">researcher </w:delText>
        </w:r>
      </w:del>
      <w:ins w:id="94" w:author="Rahma Dianti" w:date="2024-10-20T12:42:00Z" w16du:dateUtc="2024-10-20T05:42:00Z">
        <w:r w:rsidR="00940ADE">
          <w:rPr>
            <w:color w:val="000000"/>
            <w:sz w:val="24"/>
            <w:szCs w:val="24"/>
            <w:lang w:val="id-ID"/>
          </w:rPr>
          <w:t xml:space="preserve">researchers </w:t>
        </w:r>
      </w:ins>
      <w:r>
        <w:rPr>
          <w:color w:val="000000"/>
          <w:sz w:val="24"/>
          <w:szCs w:val="24"/>
          <w:lang w:val="id-ID"/>
        </w:rPr>
        <w:t xml:space="preserve">used </w:t>
      </w:r>
      <w:del w:id="95" w:author="Rahma Dianti" w:date="2024-10-20T12:43:00Z" w16du:dateUtc="2024-10-20T05:43:00Z">
        <w:r w:rsidDel="00940ADE">
          <w:rPr>
            <w:color w:val="000000"/>
            <w:sz w:val="24"/>
            <w:szCs w:val="24"/>
            <w:lang w:val="id-ID"/>
          </w:rPr>
          <w:delText xml:space="preserve">non-parametric analysis, which is </w:delText>
        </w:r>
      </w:del>
      <w:r>
        <w:rPr>
          <w:color w:val="000000"/>
          <w:sz w:val="24"/>
          <w:szCs w:val="24"/>
          <w:lang w:val="id-ID"/>
        </w:rPr>
        <w:t xml:space="preserve">the Spearman Rank Correlation Coefficient, because the data did not show a normal distribution when the Kolmogorov-Smirnov normality test was conducted. The </w:t>
      </w:r>
      <w:del w:id="96" w:author="Rahma Dianti" w:date="2024-10-20T12:43:00Z" w16du:dateUtc="2024-10-20T05:43:00Z">
        <w:r w:rsidDel="00940ADE">
          <w:rPr>
            <w:color w:val="000000"/>
            <w:sz w:val="24"/>
            <w:szCs w:val="24"/>
            <w:lang w:val="id-ID"/>
          </w:rPr>
          <w:delText>results of the analysis</w:delText>
        </w:r>
      </w:del>
      <w:ins w:id="97" w:author="Rahma Dianti" w:date="2024-10-20T12:43:00Z" w16du:dateUtc="2024-10-20T05:43:00Z">
        <w:r w:rsidR="00940ADE">
          <w:rPr>
            <w:color w:val="000000"/>
            <w:sz w:val="24"/>
            <w:szCs w:val="24"/>
            <w:lang w:val="id-ID"/>
          </w:rPr>
          <w:t xml:space="preserve">analysis result </w:t>
        </w:r>
      </w:ins>
      <w:r>
        <w:rPr>
          <w:color w:val="000000"/>
          <w:sz w:val="24"/>
          <w:szCs w:val="24"/>
          <w:lang w:val="id-ID"/>
        </w:rPr>
        <w:t xml:space="preserve"> showed that the </w:t>
      </w:r>
      <w:ins w:id="98" w:author="Rahma Dianti" w:date="2024-10-20T12:44:00Z" w16du:dateUtc="2024-10-20T05:44:00Z">
        <w:r w:rsidR="00940ADE">
          <w:rPr>
            <w:color w:val="000000"/>
            <w:sz w:val="24"/>
            <w:szCs w:val="24"/>
            <w:lang w:val="id-ID"/>
          </w:rPr>
          <w:t xml:space="preserve">value of </w:t>
        </w:r>
      </w:ins>
      <w:del w:id="99" w:author="Rahma Dianti" w:date="2024-10-20T12:44:00Z" w16du:dateUtc="2024-10-20T05:44:00Z">
        <w:r w:rsidDel="00940ADE">
          <w:rPr>
            <w:color w:val="000000"/>
            <w:sz w:val="24"/>
            <w:szCs w:val="24"/>
            <w:lang w:val="id-ID"/>
          </w:rPr>
          <w:delText xml:space="preserve">obtained correlation coefficient </w:delText>
        </w:r>
      </w:del>
      <w:r>
        <w:rPr>
          <w:color w:val="000000"/>
          <w:sz w:val="24"/>
          <w:szCs w:val="24"/>
          <w:lang w:val="id-ID"/>
        </w:rPr>
        <w:t xml:space="preserve">r-obtained </w:t>
      </w:r>
      <w:del w:id="100" w:author="Rahma Dianti" w:date="2024-10-20T12:44:00Z" w16du:dateUtc="2024-10-20T05:44:00Z">
        <w:r w:rsidDel="00940ADE">
          <w:rPr>
            <w:color w:val="000000"/>
            <w:sz w:val="24"/>
            <w:szCs w:val="24"/>
            <w:lang w:val="id-ID"/>
          </w:rPr>
          <w:delText>(</w:delText>
        </w:r>
      </w:del>
      <w:ins w:id="101" w:author="Rahma Dianti" w:date="2024-10-20T12:44:00Z" w16du:dateUtc="2024-10-20T05:44:00Z">
        <w:r w:rsidR="00940ADE">
          <w:rPr>
            <w:color w:val="000000"/>
            <w:sz w:val="24"/>
            <w:szCs w:val="24"/>
            <w:lang w:val="id-ID"/>
          </w:rPr>
          <w:t xml:space="preserve">was </w:t>
        </w:r>
      </w:ins>
      <w:r>
        <w:rPr>
          <w:color w:val="000000"/>
          <w:sz w:val="24"/>
          <w:szCs w:val="24"/>
          <w:lang w:val="id-ID"/>
        </w:rPr>
        <w:t>0.011</w:t>
      </w:r>
      <w:del w:id="102" w:author="Rahma Dianti" w:date="2024-10-20T12:44:00Z" w16du:dateUtc="2024-10-20T05:44:00Z">
        <w:r w:rsidDel="00940ADE">
          <w:rPr>
            <w:color w:val="000000"/>
            <w:sz w:val="24"/>
            <w:szCs w:val="24"/>
            <w:lang w:val="id-ID"/>
          </w:rPr>
          <w:delText>)</w:delText>
        </w:r>
      </w:del>
      <w:ins w:id="103" w:author="Rahma Dianti" w:date="2024-10-20T12:44:00Z" w16du:dateUtc="2024-10-20T05:44:00Z">
        <w:r w:rsidR="00940ADE">
          <w:rPr>
            <w:color w:val="000000"/>
            <w:sz w:val="24"/>
            <w:szCs w:val="24"/>
            <w:lang w:val="id-ID"/>
          </w:rPr>
          <w:t>. It</w:t>
        </w:r>
      </w:ins>
      <w:r>
        <w:rPr>
          <w:color w:val="000000"/>
          <w:sz w:val="24"/>
          <w:szCs w:val="24"/>
          <w:lang w:val="id-ID"/>
        </w:rPr>
        <w:t xml:space="preserve"> was much lower than the r-table (0.196). This indicate</w:t>
      </w:r>
      <w:del w:id="104" w:author="Rahma Dianti" w:date="2024-10-20T12:45:00Z" w16du:dateUtc="2024-10-20T05:45:00Z">
        <w:r w:rsidDel="00940ADE">
          <w:rPr>
            <w:color w:val="000000"/>
            <w:sz w:val="24"/>
            <w:szCs w:val="24"/>
            <w:lang w:val="id-ID"/>
          </w:rPr>
          <w:delText>s</w:delText>
        </w:r>
      </w:del>
      <w:ins w:id="105" w:author="Rahma Dianti" w:date="2024-10-20T12:45:00Z" w16du:dateUtc="2024-10-20T05:45:00Z">
        <w:r w:rsidR="00940ADE">
          <w:rPr>
            <w:color w:val="000000"/>
            <w:sz w:val="24"/>
            <w:szCs w:val="24"/>
            <w:lang w:val="id-ID"/>
          </w:rPr>
          <w:t>d</w:t>
        </w:r>
      </w:ins>
      <w:r>
        <w:rPr>
          <w:color w:val="000000"/>
          <w:sz w:val="24"/>
          <w:szCs w:val="24"/>
          <w:lang w:val="id-ID"/>
        </w:rPr>
        <w:t xml:space="preserve"> a relationship between the two variables, although the relationship is weak </w:t>
      </w:r>
      <w:del w:id="106" w:author="Rahma Dianti" w:date="2024-10-20T12:45:00Z" w16du:dateUtc="2024-10-20T05:45:00Z">
        <w:r w:rsidDel="00940ADE">
          <w:rPr>
            <w:color w:val="000000"/>
            <w:sz w:val="24"/>
            <w:szCs w:val="24"/>
            <w:lang w:val="id-ID"/>
          </w:rPr>
          <w:delText>according to</w:delText>
        </w:r>
      </w:del>
      <w:ins w:id="107" w:author="Rahma Dianti" w:date="2024-10-20T12:45:00Z" w16du:dateUtc="2024-10-20T05:45:00Z">
        <w:r w:rsidR="00940ADE">
          <w:rPr>
            <w:color w:val="000000"/>
            <w:sz w:val="24"/>
            <w:szCs w:val="24"/>
            <w:lang w:val="id-ID"/>
          </w:rPr>
          <w:t>based on</w:t>
        </w:r>
      </w:ins>
      <w:r>
        <w:rPr>
          <w:color w:val="000000"/>
          <w:sz w:val="24"/>
          <w:szCs w:val="24"/>
          <w:lang w:val="id-ID"/>
        </w:rPr>
        <w:t xml:space="preserve"> the interpretation standards proposed by Sugiono (2011). In addition, the level of probability (p) significance (sig.2 tailed) was 0.913, which far exceeds the commonly used threshold (0.05). Therefore, it can be concluded that there is no significant relationship between students' reading attitudes and their reading achievement at MAN 1 Lahat</w:t>
      </w:r>
      <w:del w:id="108" w:author="Rahma Dianti" w:date="2024-10-20T12:46:00Z" w16du:dateUtc="2024-10-20T05:46:00Z">
        <w:r w:rsidDel="00940ADE">
          <w:rPr>
            <w:color w:val="000000"/>
            <w:sz w:val="24"/>
            <w:szCs w:val="24"/>
            <w:lang w:val="id-ID"/>
          </w:rPr>
          <w:delText>. As such, in simple terms</w:delText>
        </w:r>
      </w:del>
      <w:ins w:id="109" w:author="Rahma Dianti" w:date="2024-10-20T12:46:00Z" w16du:dateUtc="2024-10-20T05:46:00Z">
        <w:r w:rsidR="00940ADE">
          <w:rPr>
            <w:color w:val="000000"/>
            <w:sz w:val="24"/>
            <w:szCs w:val="24"/>
            <w:lang w:val="id-ID"/>
          </w:rPr>
          <w:t>To conclude</w:t>
        </w:r>
      </w:ins>
      <w:r>
        <w:rPr>
          <w:color w:val="000000"/>
          <w:sz w:val="24"/>
          <w:szCs w:val="24"/>
          <w:lang w:val="id-ID"/>
        </w:rPr>
        <w:t>, the results of the analysis show</w:t>
      </w:r>
      <w:ins w:id="110" w:author="Rahma Dianti" w:date="2024-10-20T12:46:00Z" w16du:dateUtc="2024-10-20T05:46:00Z">
        <w:r w:rsidR="00940ADE">
          <w:rPr>
            <w:color w:val="000000"/>
            <w:sz w:val="24"/>
            <w:szCs w:val="24"/>
            <w:lang w:val="id-ID"/>
          </w:rPr>
          <w:t>ed</w:t>
        </w:r>
      </w:ins>
      <w:r>
        <w:rPr>
          <w:color w:val="000000"/>
          <w:sz w:val="24"/>
          <w:szCs w:val="24"/>
          <w:lang w:val="id-ID"/>
        </w:rPr>
        <w:t xml:space="preserve"> that although there is a correlation between students' reading attitudes and reading achievement, the relationship is weak and statistically </w:t>
      </w:r>
      <w:del w:id="111" w:author="Rahma Dianti" w:date="2024-10-20T12:46:00Z" w16du:dateUtc="2024-10-20T05:46:00Z">
        <w:r w:rsidDel="00940ADE">
          <w:rPr>
            <w:color w:val="000000"/>
            <w:sz w:val="24"/>
            <w:szCs w:val="24"/>
            <w:lang w:val="id-ID"/>
          </w:rPr>
          <w:delText>significant</w:delText>
        </w:r>
      </w:del>
      <w:ins w:id="112" w:author="Rahma Dianti" w:date="2024-10-20T12:46:00Z" w16du:dateUtc="2024-10-20T05:46:00Z">
        <w:r w:rsidR="00940ADE">
          <w:rPr>
            <w:color w:val="000000"/>
            <w:sz w:val="24"/>
            <w:szCs w:val="24"/>
            <w:lang w:val="id-ID"/>
          </w:rPr>
          <w:t>insignificant</w:t>
        </w:r>
      </w:ins>
      <w:r>
        <w:rPr>
          <w:color w:val="000000"/>
          <w:sz w:val="24"/>
          <w:szCs w:val="24"/>
          <w:lang w:val="id-ID"/>
        </w:rPr>
        <w:t xml:space="preserve">. </w:t>
      </w:r>
      <w:del w:id="113" w:author="Rahma Dianti" w:date="2024-10-20T12:47:00Z" w16du:dateUtc="2024-10-20T05:47:00Z">
        <w:r w:rsidDel="00940ADE">
          <w:rPr>
            <w:color w:val="000000"/>
            <w:sz w:val="24"/>
            <w:szCs w:val="24"/>
            <w:lang w:val="id-ID"/>
          </w:rPr>
          <w:delText>Consequently, the null hypothesis (Ho) is accepted, while the alternative hypothesis (Hα) is rejected</w:delText>
        </w:r>
        <w:commentRangeStart w:id="114"/>
        <w:r w:rsidDel="00940ADE">
          <w:rPr>
            <w:color w:val="000000"/>
            <w:sz w:val="24"/>
            <w:szCs w:val="24"/>
            <w:lang w:val="id-ID"/>
          </w:rPr>
          <w:delText>.</w:delText>
        </w:r>
      </w:del>
      <w:ins w:id="115" w:author="Rahma Dianti" w:date="2024-10-20T12:47:00Z" w16du:dateUtc="2024-10-20T05:47:00Z">
        <w:r w:rsidR="00940ADE">
          <w:rPr>
            <w:color w:val="000000"/>
            <w:sz w:val="24"/>
            <w:szCs w:val="24"/>
            <w:lang w:val="id-ID"/>
          </w:rPr>
          <w:t>....</w:t>
        </w:r>
        <w:commentRangeEnd w:id="114"/>
        <w:r w:rsidR="00940ADE">
          <w:rPr>
            <w:rStyle w:val="CommentReference"/>
          </w:rPr>
          <w:commentReference w:id="114"/>
        </w:r>
      </w:ins>
    </w:p>
    <w:p w14:paraId="5BF552B3" w14:textId="77777777" w:rsidR="00D53316" w:rsidRDefault="00D53316">
      <w:pPr>
        <w:jc w:val="both"/>
        <w:rPr>
          <w:color w:val="000000"/>
          <w:sz w:val="24"/>
          <w:szCs w:val="24"/>
          <w:lang w:val="id-ID"/>
        </w:rPr>
      </w:pPr>
    </w:p>
    <w:p w14:paraId="6D7277FD" w14:textId="77777777" w:rsidR="00D53316" w:rsidRDefault="00000000">
      <w:pPr>
        <w:jc w:val="both"/>
        <w:rPr>
          <w:b/>
          <w:color w:val="000000"/>
          <w:sz w:val="24"/>
          <w:szCs w:val="24"/>
          <w:lang w:val="id-ID"/>
        </w:rPr>
      </w:pPr>
      <w:r>
        <w:rPr>
          <w:b/>
          <w:color w:val="000000"/>
          <w:sz w:val="24"/>
          <w:szCs w:val="24"/>
          <w:lang w:val="id-ID"/>
        </w:rPr>
        <w:t>CONCLUSIONS</w:t>
      </w:r>
    </w:p>
    <w:p w14:paraId="5B721261" w14:textId="1E2F92E4" w:rsidR="00D53316" w:rsidRDefault="00000000">
      <w:pPr>
        <w:ind w:firstLine="720"/>
        <w:jc w:val="both"/>
        <w:rPr>
          <w:color w:val="000000"/>
          <w:sz w:val="24"/>
          <w:szCs w:val="24"/>
          <w:lang w:val="id-ID"/>
        </w:rPr>
      </w:pPr>
      <w:del w:id="116" w:author="Rahma Dianti" w:date="2024-10-20T12:49:00Z" w16du:dateUtc="2024-10-20T05:49:00Z">
        <w:r w:rsidDel="00944180">
          <w:rPr>
            <w:color w:val="000000"/>
            <w:sz w:val="24"/>
            <w:szCs w:val="24"/>
            <w:lang w:val="id-ID"/>
          </w:rPr>
          <w:delText xml:space="preserve">A </w:delText>
        </w:r>
      </w:del>
      <w:ins w:id="117" w:author="Rahma Dianti" w:date="2024-10-20T12:49:00Z" w16du:dateUtc="2024-10-20T05:49:00Z">
        <w:r w:rsidR="00944180">
          <w:rPr>
            <w:color w:val="000000"/>
            <w:sz w:val="24"/>
            <w:szCs w:val="24"/>
            <w:lang w:val="id-ID"/>
          </w:rPr>
          <w:t>This</w:t>
        </w:r>
        <w:r w:rsidR="00944180">
          <w:rPr>
            <w:color w:val="000000"/>
            <w:sz w:val="24"/>
            <w:szCs w:val="24"/>
            <w:lang w:val="id-ID"/>
          </w:rPr>
          <w:t xml:space="preserve"> </w:t>
        </w:r>
      </w:ins>
      <w:r>
        <w:rPr>
          <w:color w:val="000000"/>
          <w:sz w:val="24"/>
          <w:szCs w:val="24"/>
          <w:lang w:val="id-ID"/>
        </w:rPr>
        <w:t xml:space="preserve">study </w:t>
      </w:r>
      <w:del w:id="118" w:author="Rahma Dianti" w:date="2024-10-20T12:49:00Z" w16du:dateUtc="2024-10-20T05:49:00Z">
        <w:r w:rsidDel="00944180">
          <w:rPr>
            <w:color w:val="000000"/>
            <w:sz w:val="24"/>
            <w:szCs w:val="24"/>
            <w:lang w:val="id-ID"/>
          </w:rPr>
          <w:delText xml:space="preserve">of grade XI students at MAN 1 Lahat </w:delText>
        </w:r>
      </w:del>
      <w:r>
        <w:rPr>
          <w:color w:val="000000"/>
          <w:sz w:val="24"/>
          <w:szCs w:val="24"/>
          <w:lang w:val="id-ID"/>
        </w:rPr>
        <w:t xml:space="preserve">found </w:t>
      </w:r>
      <w:ins w:id="119" w:author="Rahma Dianti" w:date="2024-10-20T12:49:00Z" w16du:dateUtc="2024-10-20T05:49:00Z">
        <w:r w:rsidR="00944180">
          <w:rPr>
            <w:color w:val="000000"/>
            <w:sz w:val="24"/>
            <w:szCs w:val="24"/>
            <w:lang w:val="id-ID"/>
          </w:rPr>
          <w:t xml:space="preserve">that there was </w:t>
        </w:r>
      </w:ins>
      <w:r>
        <w:rPr>
          <w:color w:val="000000"/>
          <w:sz w:val="24"/>
          <w:szCs w:val="24"/>
          <w:lang w:val="id-ID"/>
        </w:rPr>
        <w:t>a weak correlation between reading attitude and reading comprehension achievement</w:t>
      </w:r>
      <w:ins w:id="120" w:author="Rahma Dianti" w:date="2024-10-20T12:50:00Z" w16du:dateUtc="2024-10-20T05:50:00Z">
        <w:r w:rsidR="00944180">
          <w:rPr>
            <w:color w:val="000000"/>
            <w:sz w:val="24"/>
            <w:szCs w:val="24"/>
            <w:lang w:val="id-ID"/>
          </w:rPr>
          <w:t xml:space="preserve"> among the eleventh-garde students at SMA Negeri 1 Lahat</w:t>
        </w:r>
      </w:ins>
      <w:r>
        <w:rPr>
          <w:color w:val="000000"/>
          <w:sz w:val="24"/>
          <w:szCs w:val="24"/>
          <w:lang w:val="id-ID"/>
        </w:rPr>
        <w:t>, but this correlation was not statistically significant.</w:t>
      </w:r>
      <w:ins w:id="121" w:author="Rahma Dianti" w:date="2024-10-20T12:50:00Z" w16du:dateUtc="2024-10-20T05:50:00Z">
        <w:r w:rsidR="00944180">
          <w:rPr>
            <w:color w:val="000000"/>
            <w:sz w:val="24"/>
            <w:szCs w:val="24"/>
            <w:lang w:val="id-ID"/>
          </w:rPr>
          <w:t xml:space="preserve"> </w:t>
        </w:r>
      </w:ins>
      <w:r>
        <w:rPr>
          <w:color w:val="000000"/>
          <w:sz w:val="24"/>
          <w:szCs w:val="24"/>
          <w:lang w:val="id-ID"/>
        </w:rPr>
        <w:t>Despite a p-value of 0.011, lower than the critical r-table value of 0.196, indicating a relationship, it did not meet the threshold for significance. Additionally, the negligible contribution of reading attitudes to reading comprehension (significance value of 0.913) suggests that these attitudes do not notably impact achievement in this context. These findings suggest that factors other than reading attitudes likely play a more influential role in shaping reading comprehension outcomes for eleventh-grade students at MAN 1 Lahat.</w:t>
      </w:r>
    </w:p>
    <w:p w14:paraId="4237FB9D" w14:textId="77777777" w:rsidR="00D53316" w:rsidRDefault="00000000">
      <w:pPr>
        <w:ind w:firstLine="348"/>
        <w:jc w:val="both"/>
        <w:rPr>
          <w:color w:val="000000"/>
          <w:sz w:val="24"/>
          <w:szCs w:val="24"/>
          <w:lang w:val="id-ID"/>
        </w:rPr>
      </w:pPr>
      <w:commentRangeStart w:id="122"/>
      <w:r>
        <w:rPr>
          <w:color w:val="000000"/>
          <w:sz w:val="24"/>
          <w:szCs w:val="24"/>
          <w:lang w:val="id-ID"/>
        </w:rPr>
        <w:t xml:space="preserve">The researcher identified several factors influencing the reading achievement of eleventh grade students at MAN 1 Lahat. One major factor is limited vocabulary, as comprehension of texts requires a strong grasp of the words used. Hidayati (2018) noted that students often struggle with understanding vocabulary and complex sentences. Another contributing factor is difficulty in identifying references within texts. According to Safitri (2023), references, such as pronoun antecedents, pose challenges for students in comprehending texts effectively, </w:t>
      </w:r>
      <w:r>
        <w:rPr>
          <w:color w:val="000000"/>
          <w:sz w:val="24"/>
          <w:szCs w:val="24"/>
          <w:lang w:val="id-ID"/>
        </w:rPr>
        <w:lastRenderedPageBreak/>
        <w:t>which is crucial for achieving reading goals. Additionally, factors such as the school environment, students' internal and external motivation, and other external influences also impact students' reading achievements. These combined factors underscore the complexity involved in enhancing reading comprehension among students at MAN 1 Lahat.</w:t>
      </w:r>
      <w:commentRangeEnd w:id="122"/>
      <w:r w:rsidR="00944180">
        <w:rPr>
          <w:rStyle w:val="CommentReference"/>
        </w:rPr>
        <w:commentReference w:id="122"/>
      </w:r>
    </w:p>
    <w:p w14:paraId="78BC90D8" w14:textId="77777777" w:rsidR="00D53316" w:rsidRDefault="00000000">
      <w:pPr>
        <w:ind w:firstLine="348"/>
        <w:jc w:val="both"/>
        <w:rPr>
          <w:color w:val="000000"/>
          <w:sz w:val="24"/>
          <w:szCs w:val="24"/>
          <w:lang w:val="id-ID"/>
        </w:rPr>
      </w:pPr>
      <w:r>
        <w:rPr>
          <w:color w:val="000000"/>
          <w:sz w:val="24"/>
          <w:szCs w:val="24"/>
          <w:lang w:val="id-ID"/>
        </w:rPr>
        <w:t>Educators should take into account factors that could influence the learning process based on this discovery. They are also encouraged to create a pleasant and dynamic classroom atmosphere to ensure students' comfort. Furthermore, educators should enhance students' motivation and active engagement in reading. Future research should consider a larger sample size, and using different methodologies may yield contrasting results compared to previous studies.</w:t>
      </w:r>
    </w:p>
    <w:p w14:paraId="750DB45D" w14:textId="77777777" w:rsidR="00D53316" w:rsidRDefault="00D53316">
      <w:pPr>
        <w:ind w:firstLine="348"/>
        <w:jc w:val="both"/>
        <w:rPr>
          <w:color w:val="000000"/>
          <w:sz w:val="24"/>
          <w:szCs w:val="24"/>
          <w:lang w:val="id-ID"/>
        </w:rPr>
      </w:pPr>
    </w:p>
    <w:p w14:paraId="29CD4467" w14:textId="77777777" w:rsidR="00D53316" w:rsidRDefault="00000000">
      <w:pPr>
        <w:spacing w:before="1"/>
        <w:jc w:val="both"/>
        <w:rPr>
          <w:b/>
          <w:sz w:val="24"/>
          <w:lang w:val="id-ID"/>
        </w:rPr>
      </w:pPr>
      <w:commentRangeStart w:id="123"/>
      <w:r>
        <w:rPr>
          <w:b/>
          <w:sz w:val="24"/>
          <w:lang w:val="id-ID"/>
        </w:rPr>
        <w:t>REFERENCES</w:t>
      </w:r>
      <w:commentRangeEnd w:id="123"/>
      <w:r w:rsidR="00BC1385">
        <w:rPr>
          <w:rStyle w:val="CommentReference"/>
        </w:rPr>
        <w:commentReference w:id="123"/>
      </w:r>
    </w:p>
    <w:p w14:paraId="42C5FD8F" w14:textId="77777777" w:rsidR="00D53316" w:rsidRDefault="00D53316">
      <w:pPr>
        <w:spacing w:before="1"/>
        <w:ind w:left="348" w:firstLine="720"/>
        <w:jc w:val="center"/>
        <w:rPr>
          <w:sz w:val="24"/>
          <w:lang w:val="id-ID"/>
        </w:rPr>
      </w:pPr>
    </w:p>
    <w:p w14:paraId="409D1E22" w14:textId="77777777" w:rsidR="00D53316" w:rsidRDefault="00000000">
      <w:pPr>
        <w:spacing w:before="1"/>
        <w:ind w:left="348" w:firstLine="720"/>
        <w:rPr>
          <w:spacing w:val="-2"/>
          <w:sz w:val="24"/>
          <w:lang w:val="id-ID"/>
        </w:rPr>
      </w:pPr>
      <w:r>
        <w:rPr>
          <w:sz w:val="24"/>
        </w:rPr>
        <w:t>Al-Jawi,</w:t>
      </w:r>
      <w:r>
        <w:rPr>
          <w:spacing w:val="-8"/>
          <w:sz w:val="24"/>
        </w:rPr>
        <w:t xml:space="preserve"> </w:t>
      </w:r>
      <w:r>
        <w:rPr>
          <w:sz w:val="24"/>
        </w:rPr>
        <w:t>F.</w:t>
      </w:r>
      <w:r>
        <w:rPr>
          <w:spacing w:val="-7"/>
          <w:sz w:val="24"/>
        </w:rPr>
        <w:t xml:space="preserve"> </w:t>
      </w:r>
      <w:r>
        <w:rPr>
          <w:sz w:val="24"/>
        </w:rPr>
        <w:t>D.</w:t>
      </w:r>
      <w:r>
        <w:rPr>
          <w:spacing w:val="-5"/>
          <w:sz w:val="24"/>
        </w:rPr>
        <w:t xml:space="preserve"> </w:t>
      </w:r>
      <w:r>
        <w:rPr>
          <w:sz w:val="24"/>
        </w:rPr>
        <w:t>(2010).</w:t>
      </w:r>
      <w:r>
        <w:rPr>
          <w:spacing w:val="-7"/>
          <w:sz w:val="24"/>
        </w:rPr>
        <w:t xml:space="preserve"> </w:t>
      </w:r>
      <w:r>
        <w:rPr>
          <w:sz w:val="24"/>
        </w:rPr>
        <w:t>Teaching</w:t>
      </w:r>
      <w:r>
        <w:rPr>
          <w:spacing w:val="-5"/>
          <w:sz w:val="24"/>
        </w:rPr>
        <w:t xml:space="preserve"> </w:t>
      </w:r>
      <w:r>
        <w:rPr>
          <w:sz w:val="24"/>
        </w:rPr>
        <w:t>the</w:t>
      </w:r>
      <w:r>
        <w:rPr>
          <w:spacing w:val="-5"/>
          <w:sz w:val="24"/>
        </w:rPr>
        <w:t xml:space="preserve"> </w:t>
      </w:r>
      <w:r>
        <w:rPr>
          <w:sz w:val="24"/>
        </w:rPr>
        <w:t>receptive</w:t>
      </w:r>
      <w:r>
        <w:rPr>
          <w:spacing w:val="-4"/>
          <w:sz w:val="24"/>
        </w:rPr>
        <w:t xml:space="preserve"> </w:t>
      </w:r>
      <w:r>
        <w:rPr>
          <w:sz w:val="24"/>
        </w:rPr>
        <w:t>skills.</w:t>
      </w:r>
      <w:r>
        <w:rPr>
          <w:spacing w:val="-5"/>
          <w:sz w:val="24"/>
        </w:rPr>
        <w:t xml:space="preserve"> </w:t>
      </w:r>
      <w:r>
        <w:rPr>
          <w:i/>
          <w:sz w:val="24"/>
        </w:rPr>
        <w:t>Retrieved</w:t>
      </w:r>
      <w:r>
        <w:rPr>
          <w:i/>
          <w:spacing w:val="-2"/>
          <w:sz w:val="24"/>
        </w:rPr>
        <w:t xml:space="preserve"> </w:t>
      </w:r>
      <w:r>
        <w:rPr>
          <w:i/>
          <w:sz w:val="24"/>
        </w:rPr>
        <w:t>June</w:t>
      </w:r>
      <w:r>
        <w:rPr>
          <w:sz w:val="24"/>
        </w:rPr>
        <w:t>,</w:t>
      </w:r>
      <w:r>
        <w:rPr>
          <w:spacing w:val="-5"/>
          <w:sz w:val="24"/>
        </w:rPr>
        <w:t xml:space="preserve"> </w:t>
      </w:r>
      <w:r>
        <w:rPr>
          <w:i/>
          <w:sz w:val="24"/>
        </w:rPr>
        <w:t>17</w:t>
      </w:r>
      <w:r>
        <w:rPr>
          <w:sz w:val="24"/>
        </w:rPr>
        <w:t>,</w:t>
      </w:r>
      <w:r>
        <w:rPr>
          <w:spacing w:val="-4"/>
          <w:sz w:val="24"/>
        </w:rPr>
        <w:t xml:space="preserve"> </w:t>
      </w:r>
      <w:r>
        <w:rPr>
          <w:spacing w:val="-2"/>
          <w:sz w:val="24"/>
        </w:rPr>
        <w:t>2017.</w:t>
      </w:r>
    </w:p>
    <w:p w14:paraId="6699C741" w14:textId="77777777" w:rsidR="00D53316" w:rsidRDefault="00D53316">
      <w:pPr>
        <w:spacing w:before="1"/>
        <w:ind w:left="348" w:firstLine="720"/>
        <w:rPr>
          <w:spacing w:val="-2"/>
          <w:sz w:val="24"/>
          <w:lang w:val="id-ID"/>
        </w:rPr>
      </w:pPr>
    </w:p>
    <w:p w14:paraId="347DFEB4" w14:textId="77777777" w:rsidR="00D53316" w:rsidRDefault="00000000">
      <w:pPr>
        <w:pStyle w:val="BodyText"/>
        <w:spacing w:line="360" w:lineRule="auto"/>
        <w:ind w:left="1788" w:right="1019" w:hanging="720"/>
        <w:jc w:val="both"/>
        <w:rPr>
          <w:lang w:val="id-ID"/>
        </w:rPr>
      </w:pPr>
      <w:r w:rsidRPr="00C44E02">
        <w:rPr>
          <w:lang w:val="sv-SE"/>
        </w:rPr>
        <w:t xml:space="preserve">Altun, D., Tantekin Erden, F., &amp; Hartman, D. K. (2022). </w:t>
      </w:r>
      <w:r>
        <w:t>Preliterate young children’s reading attitudes:</w:t>
      </w:r>
      <w:r>
        <w:rPr>
          <w:spacing w:val="-2"/>
        </w:rPr>
        <w:t xml:space="preserve"> </w:t>
      </w:r>
      <w:r>
        <w:t>Connections</w:t>
      </w:r>
      <w:r>
        <w:rPr>
          <w:spacing w:val="-2"/>
        </w:rPr>
        <w:t xml:space="preserve"> </w:t>
      </w:r>
      <w:r>
        <w:t>to</w:t>
      </w:r>
      <w:r>
        <w:rPr>
          <w:spacing w:val="-2"/>
        </w:rPr>
        <w:t xml:space="preserve"> </w:t>
      </w:r>
      <w:r>
        <w:t>the</w:t>
      </w:r>
      <w:r>
        <w:rPr>
          <w:spacing w:val="-1"/>
        </w:rPr>
        <w:t xml:space="preserve"> </w:t>
      </w:r>
      <w:r>
        <w:t>home</w:t>
      </w:r>
      <w:r>
        <w:rPr>
          <w:spacing w:val="-1"/>
        </w:rPr>
        <w:t xml:space="preserve"> </w:t>
      </w:r>
      <w:r>
        <w:t xml:space="preserve">literacy environment and maternal factors. </w:t>
      </w:r>
      <w:r>
        <w:rPr>
          <w:i/>
        </w:rPr>
        <w:t>Early Childhood</w:t>
      </w:r>
      <w:r>
        <w:rPr>
          <w:i/>
          <w:spacing w:val="-1"/>
        </w:rPr>
        <w:t xml:space="preserve"> </w:t>
      </w:r>
      <w:r>
        <w:rPr>
          <w:i/>
        </w:rPr>
        <w:t>Education Journal</w:t>
      </w:r>
      <w:r>
        <w:t xml:space="preserve">, </w:t>
      </w:r>
      <w:r>
        <w:rPr>
          <w:i/>
        </w:rPr>
        <w:t>50</w:t>
      </w:r>
      <w:r>
        <w:t>(4), 567-578.</w:t>
      </w:r>
      <w:r>
        <w:rPr>
          <w:lang w:val="id-ID"/>
        </w:rPr>
        <w:t xml:space="preserve"> </w:t>
      </w:r>
    </w:p>
    <w:p w14:paraId="60A0FD0E" w14:textId="77777777" w:rsidR="00D53316" w:rsidRDefault="00000000">
      <w:pPr>
        <w:pStyle w:val="BodyText"/>
        <w:spacing w:line="360" w:lineRule="auto"/>
        <w:ind w:left="1788" w:right="1019" w:hanging="720"/>
        <w:jc w:val="both"/>
        <w:rPr>
          <w:lang w:val="id-ID"/>
        </w:rPr>
      </w:pPr>
      <w:r>
        <w:t>Bastug, M. (2014). The structural relationship of reading attitude, reading comprehension</w:t>
      </w:r>
      <w:r>
        <w:rPr>
          <w:spacing w:val="-5"/>
        </w:rPr>
        <w:t xml:space="preserve"> </w:t>
      </w:r>
      <w:r>
        <w:t>and</w:t>
      </w:r>
      <w:r>
        <w:rPr>
          <w:spacing w:val="-3"/>
        </w:rPr>
        <w:t xml:space="preserve"> </w:t>
      </w:r>
      <w:r>
        <w:t>academic</w:t>
      </w:r>
      <w:r>
        <w:rPr>
          <w:spacing w:val="-4"/>
        </w:rPr>
        <w:t xml:space="preserve"> </w:t>
      </w:r>
      <w:r>
        <w:t>achievement.</w:t>
      </w:r>
      <w:r>
        <w:rPr>
          <w:spacing w:val="-5"/>
        </w:rPr>
        <w:t xml:space="preserve"> </w:t>
      </w:r>
      <w:r>
        <w:rPr>
          <w:i/>
        </w:rPr>
        <w:t>International</w:t>
      </w:r>
      <w:r>
        <w:rPr>
          <w:i/>
          <w:spacing w:val="-5"/>
        </w:rPr>
        <w:t xml:space="preserve"> </w:t>
      </w:r>
      <w:r>
        <w:rPr>
          <w:i/>
        </w:rPr>
        <w:t>Journal</w:t>
      </w:r>
      <w:r>
        <w:rPr>
          <w:i/>
          <w:spacing w:val="-3"/>
        </w:rPr>
        <w:t xml:space="preserve"> </w:t>
      </w:r>
      <w:r>
        <w:rPr>
          <w:i/>
        </w:rPr>
        <w:t>of</w:t>
      </w:r>
      <w:r>
        <w:rPr>
          <w:i/>
          <w:spacing w:val="-5"/>
        </w:rPr>
        <w:t xml:space="preserve"> </w:t>
      </w:r>
      <w:r>
        <w:rPr>
          <w:i/>
        </w:rPr>
        <w:t>Social Sciences and Education</w:t>
      </w:r>
      <w:r>
        <w:t xml:space="preserve">, </w:t>
      </w:r>
      <w:r>
        <w:rPr>
          <w:i/>
        </w:rPr>
        <w:t>4</w:t>
      </w:r>
      <w:r>
        <w:t>(4), 931-946.</w:t>
      </w:r>
    </w:p>
    <w:p w14:paraId="1B18EEBC" w14:textId="77777777" w:rsidR="00D53316" w:rsidRDefault="00000000">
      <w:pPr>
        <w:pStyle w:val="BodyText"/>
        <w:spacing w:line="360" w:lineRule="auto"/>
        <w:ind w:left="1788" w:right="1019" w:hanging="720"/>
        <w:jc w:val="both"/>
        <w:rPr>
          <w:lang w:val="id-ID"/>
        </w:rPr>
      </w:pPr>
      <w:r>
        <w:t>Etikan et al. (2016) explain</w:t>
      </w:r>
      <w:r>
        <w:rPr>
          <w:spacing w:val="-2"/>
        </w:rPr>
        <w:t xml:space="preserve"> </w:t>
      </w:r>
      <w:r>
        <w:t>that convenience sampling is a cost-efficient and easy method because the research subjects are already available.</w:t>
      </w:r>
    </w:p>
    <w:p w14:paraId="268B6450" w14:textId="77777777" w:rsidR="00D53316" w:rsidRDefault="00000000">
      <w:pPr>
        <w:pStyle w:val="BodyText"/>
        <w:spacing w:line="360" w:lineRule="auto"/>
        <w:ind w:left="1728" w:right="1021" w:hanging="660"/>
        <w:jc w:val="both"/>
      </w:pPr>
      <w:r>
        <w:t xml:space="preserve">Gregory, R J. (2014). Psychological testing: history, principles, and application. (7th ed.). </w:t>
      </w:r>
      <w:r>
        <w:rPr>
          <w:i/>
        </w:rPr>
        <w:t>International Student Edition</w:t>
      </w:r>
      <w:r>
        <w:t>. New</w:t>
      </w:r>
      <w:r>
        <w:rPr>
          <w:spacing w:val="-4"/>
        </w:rPr>
        <w:t xml:space="preserve"> </w:t>
      </w:r>
      <w:r>
        <w:t>York, NY:</w:t>
      </w:r>
      <w:r>
        <w:rPr>
          <w:spacing w:val="-2"/>
        </w:rPr>
        <w:t xml:space="preserve"> </w:t>
      </w:r>
      <w:r>
        <w:t xml:space="preserve">Pearson Education </w:t>
      </w:r>
      <w:r>
        <w:rPr>
          <w:spacing w:val="-2"/>
        </w:rPr>
        <w:t>Group</w:t>
      </w:r>
    </w:p>
    <w:p w14:paraId="4C940583" w14:textId="77777777" w:rsidR="00D53316" w:rsidRDefault="00000000">
      <w:pPr>
        <w:spacing w:before="241" w:line="360" w:lineRule="auto"/>
        <w:ind w:left="1788" w:right="1017" w:hanging="720"/>
        <w:jc w:val="both"/>
        <w:rPr>
          <w:sz w:val="24"/>
          <w:lang w:val="id-ID"/>
        </w:rPr>
      </w:pPr>
      <w:r>
        <w:rPr>
          <w:sz w:val="24"/>
        </w:rPr>
        <w:t xml:space="preserve">Hagan, E. (2013). </w:t>
      </w:r>
      <w:r>
        <w:rPr>
          <w:i/>
          <w:sz w:val="24"/>
        </w:rPr>
        <w:t xml:space="preserve">Student reading attitudes in relation to the instructional approach </w:t>
      </w:r>
      <w:r>
        <w:rPr>
          <w:sz w:val="24"/>
        </w:rPr>
        <w:t>(Doctoral dissertation, Northwest Missouri State University).</w:t>
      </w:r>
    </w:p>
    <w:p w14:paraId="65A4521F" w14:textId="77777777" w:rsidR="00D53316" w:rsidRDefault="00000000">
      <w:pPr>
        <w:pStyle w:val="BodyText"/>
        <w:spacing w:before="240" w:line="360" w:lineRule="auto"/>
        <w:ind w:left="1788" w:right="1023" w:hanging="720"/>
        <w:jc w:val="both"/>
        <w:rPr>
          <w:lang w:val="id-ID"/>
        </w:rPr>
      </w:pPr>
      <w:r w:rsidRPr="00C44E02">
        <w:rPr>
          <w:lang w:val="sv-SE"/>
        </w:rPr>
        <w:t xml:space="preserve">Hapsari, A. P. (2019). Identifikasi Faktor-Faktor Penyebab Kesulitan Membaca Siswa Kelas III. </w:t>
      </w:r>
      <w:r>
        <w:rPr>
          <w:i/>
        </w:rPr>
        <w:t>Basic Education</w:t>
      </w:r>
      <w:r>
        <w:t xml:space="preserve">, </w:t>
      </w:r>
      <w:r>
        <w:rPr>
          <w:i/>
        </w:rPr>
        <w:t>8</w:t>
      </w:r>
      <w:r>
        <w:t>(17), 1-631.</w:t>
      </w:r>
    </w:p>
    <w:p w14:paraId="6BEF5FCD" w14:textId="77777777" w:rsidR="00D53316" w:rsidRDefault="00000000">
      <w:pPr>
        <w:spacing w:before="240" w:line="360" w:lineRule="auto"/>
        <w:ind w:left="1788" w:right="1018" w:hanging="720"/>
        <w:jc w:val="both"/>
        <w:rPr>
          <w:sz w:val="24"/>
          <w:lang w:val="id-ID"/>
        </w:rPr>
      </w:pPr>
      <w:r>
        <w:rPr>
          <w:sz w:val="24"/>
        </w:rPr>
        <w:t xml:space="preserve">Hidayati, D. (2018). </w:t>
      </w:r>
      <w:r>
        <w:rPr>
          <w:i/>
          <w:sz w:val="24"/>
        </w:rPr>
        <w:t>Students difficulties in reading comprehension at the first grade of SMAN 1 Darussalam</w:t>
      </w:r>
      <w:r>
        <w:rPr>
          <w:i/>
          <w:spacing w:val="-3"/>
          <w:sz w:val="24"/>
        </w:rPr>
        <w:t xml:space="preserve"> </w:t>
      </w:r>
      <w:r>
        <w:rPr>
          <w:i/>
          <w:sz w:val="24"/>
        </w:rPr>
        <w:t xml:space="preserve">Aceh Besar </w:t>
      </w:r>
      <w:r>
        <w:rPr>
          <w:sz w:val="24"/>
        </w:rPr>
        <w:t>(Doctoral dissertation, UIN</w:t>
      </w:r>
      <w:r>
        <w:rPr>
          <w:spacing w:val="-5"/>
          <w:sz w:val="24"/>
        </w:rPr>
        <w:t xml:space="preserve"> </w:t>
      </w:r>
      <w:r>
        <w:rPr>
          <w:sz w:val="24"/>
        </w:rPr>
        <w:t>Ar- Raniry Banda Aceh).</w:t>
      </w:r>
    </w:p>
    <w:p w14:paraId="593B34EE" w14:textId="77777777" w:rsidR="00D53316" w:rsidRDefault="00000000">
      <w:pPr>
        <w:pStyle w:val="BodyText"/>
        <w:spacing w:before="239" w:line="360" w:lineRule="auto"/>
        <w:ind w:left="1788" w:right="1020" w:hanging="720"/>
        <w:jc w:val="both"/>
      </w:pPr>
      <w:r>
        <w:lastRenderedPageBreak/>
        <w:t>Horiba, Y., &amp; Fukaya, K. (2015). Reading and learning from L2 text: Effects of reading goal, topic familiarity, and language proficiency.</w:t>
      </w:r>
    </w:p>
    <w:p w14:paraId="4F6A793C" w14:textId="77777777" w:rsidR="00D53316" w:rsidRDefault="00000000">
      <w:pPr>
        <w:spacing w:line="360" w:lineRule="auto"/>
        <w:ind w:left="1788" w:right="1020" w:hanging="720"/>
        <w:jc w:val="both"/>
        <w:rPr>
          <w:sz w:val="24"/>
          <w:lang w:val="id-ID"/>
        </w:rPr>
      </w:pPr>
      <w:r>
        <w:rPr>
          <w:sz w:val="24"/>
        </w:rPr>
        <w:t xml:space="preserve">Hossain, M. I. (2015). </w:t>
      </w:r>
      <w:r>
        <w:rPr>
          <w:i/>
          <w:sz w:val="24"/>
        </w:rPr>
        <w:t xml:space="preserve">Teaching productive skills to the students: a secondary level scenario </w:t>
      </w:r>
      <w:r>
        <w:rPr>
          <w:sz w:val="24"/>
        </w:rPr>
        <w:t>(Doctoral dissertation, BRAC University).</w:t>
      </w:r>
    </w:p>
    <w:p w14:paraId="42B9C66B" w14:textId="77777777" w:rsidR="00D53316" w:rsidRDefault="00000000">
      <w:pPr>
        <w:pStyle w:val="BodyText"/>
        <w:spacing w:before="239" w:line="360" w:lineRule="auto"/>
        <w:ind w:left="1788" w:right="1021" w:hanging="720"/>
        <w:jc w:val="both"/>
        <w:rPr>
          <w:lang w:val="id-ID"/>
        </w:rPr>
      </w:pPr>
      <w:r>
        <w:t>Nunan,</w:t>
      </w:r>
      <w:r>
        <w:rPr>
          <w:spacing w:val="-5"/>
        </w:rPr>
        <w:t xml:space="preserve"> </w:t>
      </w:r>
      <w:r>
        <w:t>(2003).</w:t>
      </w:r>
      <w:r>
        <w:rPr>
          <w:spacing w:val="-3"/>
        </w:rPr>
        <w:t xml:space="preserve"> </w:t>
      </w:r>
      <w:r>
        <w:t>teaching</w:t>
      </w:r>
      <w:r>
        <w:rPr>
          <w:spacing w:val="-3"/>
        </w:rPr>
        <w:t xml:space="preserve"> </w:t>
      </w:r>
      <w:r>
        <w:t>Practical</w:t>
      </w:r>
      <w:r>
        <w:rPr>
          <w:spacing w:val="-5"/>
        </w:rPr>
        <w:t xml:space="preserve"> </w:t>
      </w:r>
      <w:r>
        <w:t>English</w:t>
      </w:r>
      <w:r>
        <w:rPr>
          <w:spacing w:val="-5"/>
        </w:rPr>
        <w:t xml:space="preserve"> </w:t>
      </w:r>
      <w:r>
        <w:t>language</w:t>
      </w:r>
      <w:r>
        <w:rPr>
          <w:spacing w:val="-1"/>
        </w:rPr>
        <w:t xml:space="preserve"> </w:t>
      </w:r>
      <w:r>
        <w:t>(1st</w:t>
      </w:r>
      <w:r>
        <w:rPr>
          <w:spacing w:val="-7"/>
        </w:rPr>
        <w:t xml:space="preserve"> </w:t>
      </w:r>
      <w:r>
        <w:t>Ed.).</w:t>
      </w:r>
      <w:r>
        <w:rPr>
          <w:spacing w:val="-3"/>
        </w:rPr>
        <w:t xml:space="preserve"> </w:t>
      </w:r>
      <w:r>
        <w:t>New</w:t>
      </w:r>
      <w:r>
        <w:rPr>
          <w:spacing w:val="-12"/>
        </w:rPr>
        <w:t xml:space="preserve"> </w:t>
      </w:r>
      <w:r>
        <w:t>York:</w:t>
      </w:r>
      <w:r>
        <w:rPr>
          <w:spacing w:val="-5"/>
        </w:rPr>
        <w:t xml:space="preserve"> </w:t>
      </w:r>
      <w:r>
        <w:t>McGraw Hill, 68.</w:t>
      </w:r>
    </w:p>
    <w:p w14:paraId="6BFDC59E" w14:textId="77777777" w:rsidR="00D53316" w:rsidRDefault="00000000">
      <w:pPr>
        <w:pStyle w:val="BodyText"/>
        <w:spacing w:line="360" w:lineRule="auto"/>
        <w:ind w:left="1788" w:right="1019" w:hanging="720"/>
        <w:jc w:val="both"/>
      </w:pPr>
      <w:r>
        <w:t>Sartika, E. (2014). Survey on students reading attitudes, reading habit and reading comprehension achievement of PGRI University Palembang. Unpublished Master Thesis. Universitas Sriwijaya, Palembang, Indonesia.</w:t>
      </w:r>
    </w:p>
    <w:p w14:paraId="01933AEF" w14:textId="77777777" w:rsidR="00D53316" w:rsidRDefault="00000000">
      <w:pPr>
        <w:spacing w:before="239" w:line="360" w:lineRule="auto"/>
        <w:ind w:left="1788" w:right="1019" w:hanging="720"/>
        <w:jc w:val="both"/>
        <w:rPr>
          <w:sz w:val="24"/>
          <w:lang w:val="id-ID"/>
        </w:rPr>
      </w:pPr>
      <w:r>
        <w:rPr>
          <w:sz w:val="24"/>
        </w:rPr>
        <w:t>Sartika, E. (2023). A Closer Look on Student-Teachers’ Attitudes, Habits, and Their</w:t>
      </w:r>
      <w:r>
        <w:rPr>
          <w:spacing w:val="80"/>
          <w:sz w:val="24"/>
        </w:rPr>
        <w:t xml:space="preserve"> </w:t>
      </w:r>
      <w:r>
        <w:rPr>
          <w:sz w:val="24"/>
        </w:rPr>
        <w:t>Comprehension</w:t>
      </w:r>
      <w:r>
        <w:rPr>
          <w:spacing w:val="80"/>
          <w:sz w:val="24"/>
        </w:rPr>
        <w:t xml:space="preserve"> </w:t>
      </w:r>
      <w:r>
        <w:rPr>
          <w:sz w:val="24"/>
        </w:rPr>
        <w:t>Achievement</w:t>
      </w:r>
      <w:r>
        <w:rPr>
          <w:spacing w:val="80"/>
          <w:sz w:val="24"/>
        </w:rPr>
        <w:t xml:space="preserve"> </w:t>
      </w:r>
      <w:r>
        <w:rPr>
          <w:sz w:val="24"/>
        </w:rPr>
        <w:t>toward</w:t>
      </w:r>
      <w:r>
        <w:rPr>
          <w:spacing w:val="80"/>
          <w:sz w:val="24"/>
        </w:rPr>
        <w:t xml:space="preserve"> </w:t>
      </w:r>
      <w:r>
        <w:rPr>
          <w:sz w:val="24"/>
        </w:rPr>
        <w:t>Reading</w:t>
      </w:r>
      <w:r>
        <w:rPr>
          <w:spacing w:val="80"/>
          <w:sz w:val="24"/>
        </w:rPr>
        <w:t xml:space="preserve"> </w:t>
      </w:r>
      <w:r>
        <w:rPr>
          <w:sz w:val="24"/>
        </w:rPr>
        <w:t>of</w:t>
      </w:r>
      <w:r>
        <w:rPr>
          <w:spacing w:val="80"/>
          <w:sz w:val="24"/>
        </w:rPr>
        <w:t xml:space="preserve"> </w:t>
      </w:r>
      <w:r>
        <w:rPr>
          <w:sz w:val="24"/>
        </w:rPr>
        <w:t xml:space="preserve">Tertiary Level. </w:t>
      </w:r>
      <w:r>
        <w:rPr>
          <w:i/>
          <w:sz w:val="24"/>
        </w:rPr>
        <w:t>ENGLISH FRANCA: Academic Journal of English Language and Education</w:t>
      </w:r>
      <w:r>
        <w:rPr>
          <w:sz w:val="24"/>
        </w:rPr>
        <w:t xml:space="preserve">, </w:t>
      </w:r>
      <w:r>
        <w:rPr>
          <w:i/>
          <w:sz w:val="24"/>
        </w:rPr>
        <w:t>7</w:t>
      </w:r>
      <w:r>
        <w:rPr>
          <w:sz w:val="24"/>
        </w:rPr>
        <w:t>(1), 1-16.</w:t>
      </w:r>
    </w:p>
    <w:p w14:paraId="0848921C" w14:textId="77777777" w:rsidR="00D53316" w:rsidRDefault="00000000">
      <w:pPr>
        <w:spacing w:before="239" w:line="360" w:lineRule="auto"/>
        <w:ind w:left="1788" w:right="1019" w:hanging="720"/>
        <w:jc w:val="both"/>
        <w:rPr>
          <w:sz w:val="24"/>
          <w:lang w:val="id-ID"/>
        </w:rPr>
      </w:pPr>
      <w:r>
        <w:rPr>
          <w:sz w:val="24"/>
          <w:lang w:val="id-ID"/>
        </w:rPr>
        <w:t xml:space="preserve">Soliba, B. L., Pelila, J. R. O., Casuga, D. M. H., Villanueva, J. K. M., Bueno, M. G., Caligtan, J. A., ... &amp; Pangilinan, A. P. (2020). JLEET. </w:t>
      </w:r>
      <w:r>
        <w:rPr>
          <w:i/>
          <w:sz w:val="24"/>
          <w:lang w:val="id-ID"/>
        </w:rPr>
        <w:t>Journal of Language Education and Educational Technology</w:t>
      </w:r>
      <w:r>
        <w:rPr>
          <w:sz w:val="24"/>
          <w:lang w:val="id-ID"/>
        </w:rPr>
        <w:t xml:space="preserve"> Vol, 5(1), 1.</w:t>
      </w:r>
    </w:p>
    <w:p w14:paraId="6319E0E3" w14:textId="77777777" w:rsidR="00D53316" w:rsidRDefault="00000000">
      <w:pPr>
        <w:pStyle w:val="BodyText"/>
        <w:spacing w:before="240" w:line="360" w:lineRule="auto"/>
        <w:ind w:left="1788" w:right="1019" w:hanging="720"/>
        <w:jc w:val="both"/>
        <w:rPr>
          <w:lang w:val="id-ID"/>
        </w:rPr>
      </w:pPr>
      <w:r w:rsidRPr="00C44E02">
        <w:rPr>
          <w:lang w:val="sv-SE"/>
        </w:rPr>
        <w:t>Sugiono. (2011). Metode</w:t>
      </w:r>
      <w:r>
        <w:rPr>
          <w:lang w:val="id-ID"/>
        </w:rPr>
        <w:t xml:space="preserve"> </w:t>
      </w:r>
      <w:r w:rsidRPr="00C44E02">
        <w:rPr>
          <w:lang w:val="sv-SE"/>
        </w:rPr>
        <w:t>penelitian</w:t>
      </w:r>
      <w:r>
        <w:rPr>
          <w:lang w:val="id-ID"/>
        </w:rPr>
        <w:t xml:space="preserve"> </w:t>
      </w:r>
      <w:r w:rsidRPr="00C44E02">
        <w:rPr>
          <w:lang w:val="sv-SE"/>
        </w:rPr>
        <w:t>pendidikan: Pendekatan</w:t>
      </w:r>
      <w:r>
        <w:rPr>
          <w:lang w:val="id-ID"/>
        </w:rPr>
        <w:t xml:space="preserve"> </w:t>
      </w:r>
      <w:r w:rsidRPr="00C44E02">
        <w:rPr>
          <w:lang w:val="sv-SE"/>
        </w:rPr>
        <w:t>kuantitatif, kualitatif, dan R&amp;D. Bandung: Alfabeta</w:t>
      </w:r>
    </w:p>
    <w:p w14:paraId="72D549F4" w14:textId="77777777" w:rsidR="00D53316" w:rsidRDefault="00000000">
      <w:pPr>
        <w:pStyle w:val="BodyText"/>
        <w:spacing w:before="240" w:line="360" w:lineRule="auto"/>
        <w:ind w:left="1788" w:right="1019" w:hanging="720"/>
        <w:jc w:val="both"/>
        <w:rPr>
          <w:lang w:val="id-ID"/>
        </w:rPr>
      </w:pPr>
      <w:r w:rsidRPr="00C44E02">
        <w:rPr>
          <w:lang w:val="sv-SE"/>
        </w:rPr>
        <w:t xml:space="preserve">Tunde-Awe, B. M. (2014). </w:t>
      </w:r>
      <w:r>
        <w:t xml:space="preserve">Relationship between reading attitudes and reading comprehension performance of secondary school students in Kwara State, Nigeria. </w:t>
      </w:r>
      <w:r>
        <w:rPr>
          <w:i/>
        </w:rPr>
        <w:t>Review of Arts and Humanities</w:t>
      </w:r>
      <w:r>
        <w:t xml:space="preserve">, </w:t>
      </w:r>
      <w:r>
        <w:rPr>
          <w:i/>
        </w:rPr>
        <w:t>3</w:t>
      </w:r>
      <w:r>
        <w:t>(2), 203-215.</w:t>
      </w:r>
    </w:p>
    <w:p w14:paraId="7B8303EF" w14:textId="77777777" w:rsidR="00D53316" w:rsidRDefault="00D53316">
      <w:pPr>
        <w:pStyle w:val="BodyText"/>
        <w:spacing w:before="240" w:line="360" w:lineRule="auto"/>
        <w:ind w:left="1788" w:right="1019" w:hanging="720"/>
        <w:jc w:val="both"/>
        <w:rPr>
          <w:lang w:val="id-ID"/>
        </w:rPr>
      </w:pPr>
    </w:p>
    <w:p w14:paraId="6C3AD00C" w14:textId="5630F725" w:rsidR="00D53316" w:rsidDel="00BC1385" w:rsidRDefault="00D53316" w:rsidP="00BC1385">
      <w:pPr>
        <w:spacing w:before="239" w:line="360" w:lineRule="auto"/>
        <w:ind w:right="1019"/>
        <w:jc w:val="both"/>
        <w:rPr>
          <w:del w:id="124" w:author="Rahma Dianti" w:date="2024-10-20T12:32:00Z" w16du:dateUtc="2024-10-20T05:32:00Z"/>
          <w:sz w:val="24"/>
          <w:lang w:val="id-ID"/>
        </w:rPr>
        <w:pPrChange w:id="125" w:author="Rahma Dianti" w:date="2024-10-20T12:32:00Z" w16du:dateUtc="2024-10-20T05:32:00Z">
          <w:pPr>
            <w:spacing w:before="239" w:line="360" w:lineRule="auto"/>
            <w:ind w:left="1788" w:right="1019" w:hanging="720"/>
            <w:jc w:val="both"/>
          </w:pPr>
        </w:pPrChange>
      </w:pPr>
    </w:p>
    <w:p w14:paraId="274C4FAD" w14:textId="77777777" w:rsidR="00D53316" w:rsidDel="00BC1385" w:rsidRDefault="00D53316" w:rsidP="00BC1385">
      <w:pPr>
        <w:spacing w:before="239" w:line="360" w:lineRule="auto"/>
        <w:ind w:right="1019"/>
        <w:jc w:val="both"/>
        <w:rPr>
          <w:del w:id="126" w:author="Rahma Dianti" w:date="2024-10-20T12:31:00Z" w16du:dateUtc="2024-10-20T05:31:00Z"/>
          <w:sz w:val="24"/>
          <w:lang w:val="id-ID"/>
        </w:rPr>
        <w:pPrChange w:id="127" w:author="Rahma Dianti" w:date="2024-10-20T12:31:00Z" w16du:dateUtc="2024-10-20T05:31:00Z">
          <w:pPr>
            <w:spacing w:before="239" w:line="360" w:lineRule="auto"/>
            <w:ind w:left="1788" w:right="1019" w:hanging="720"/>
            <w:jc w:val="both"/>
          </w:pPr>
        </w:pPrChange>
      </w:pPr>
    </w:p>
    <w:p w14:paraId="3599684E" w14:textId="5BBAFD0C" w:rsidR="00D53316" w:rsidDel="00BC1385" w:rsidRDefault="00D53316" w:rsidP="00BC1385">
      <w:pPr>
        <w:pStyle w:val="BodyText"/>
        <w:spacing w:before="239" w:line="360" w:lineRule="auto"/>
        <w:ind w:right="1021"/>
        <w:jc w:val="both"/>
        <w:rPr>
          <w:del w:id="128" w:author="Rahma Dianti" w:date="2024-10-20T12:31:00Z" w16du:dateUtc="2024-10-20T05:31:00Z"/>
          <w:lang w:val="id-ID"/>
        </w:rPr>
        <w:pPrChange w:id="129" w:author="Rahma Dianti" w:date="2024-10-20T12:31:00Z" w16du:dateUtc="2024-10-20T05:31:00Z">
          <w:pPr>
            <w:pStyle w:val="BodyText"/>
            <w:spacing w:before="239" w:line="360" w:lineRule="auto"/>
            <w:ind w:left="1788" w:right="1021" w:hanging="720"/>
            <w:jc w:val="both"/>
          </w:pPr>
        </w:pPrChange>
      </w:pPr>
    </w:p>
    <w:p w14:paraId="5943449D" w14:textId="1D6BD76D" w:rsidR="00D53316" w:rsidDel="00BC1385" w:rsidRDefault="00D53316" w:rsidP="00BC1385">
      <w:pPr>
        <w:spacing w:line="360" w:lineRule="auto"/>
        <w:ind w:right="1020"/>
        <w:jc w:val="both"/>
        <w:rPr>
          <w:del w:id="130" w:author="Rahma Dianti" w:date="2024-10-20T12:31:00Z" w16du:dateUtc="2024-10-20T05:31:00Z"/>
          <w:sz w:val="24"/>
          <w:lang w:val="id-ID"/>
        </w:rPr>
        <w:pPrChange w:id="131" w:author="Rahma Dianti" w:date="2024-10-20T12:31:00Z" w16du:dateUtc="2024-10-20T05:31:00Z">
          <w:pPr>
            <w:spacing w:line="360" w:lineRule="auto"/>
            <w:ind w:left="1788" w:right="1020" w:hanging="720"/>
            <w:jc w:val="both"/>
          </w:pPr>
        </w:pPrChange>
      </w:pPr>
    </w:p>
    <w:p w14:paraId="04AC116E" w14:textId="77777777" w:rsidR="00D53316" w:rsidRDefault="00D53316">
      <w:pPr>
        <w:jc w:val="both"/>
        <w:rPr>
          <w:color w:val="000000"/>
          <w:sz w:val="24"/>
          <w:szCs w:val="24"/>
          <w:lang w:val="id-ID"/>
        </w:rPr>
      </w:pPr>
    </w:p>
    <w:sectPr w:rsidR="00D53316">
      <w:pgSz w:w="11906" w:h="16838"/>
      <w:pgMar w:top="1701"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Rahma Dianti" w:date="2024-10-20T11:27:00Z" w:initials="RD">
    <w:p w14:paraId="4F24A01C" w14:textId="228A5DE5" w:rsidR="00825F34" w:rsidRDefault="00825F34">
      <w:pPr>
        <w:pStyle w:val="CommentText"/>
      </w:pPr>
      <w:r>
        <w:rPr>
          <w:rStyle w:val="CommentReference"/>
        </w:rPr>
        <w:annotationRef/>
      </w:r>
      <w:r w:rsidR="00000000">
        <w:rPr>
          <w:noProof/>
        </w:rPr>
        <w:t>Ple</w:t>
      </w:r>
      <w:r w:rsidR="00000000">
        <w:rPr>
          <w:noProof/>
        </w:rPr>
        <w:t xml:space="preserve">ase make it your title clear. It should </w:t>
      </w:r>
      <w:r w:rsidR="00000000">
        <w:rPr>
          <w:noProof/>
        </w:rPr>
        <w:t xml:space="preserve">not be too wordy, clear, </w:t>
      </w:r>
      <w:r w:rsidR="00000000">
        <w:rPr>
          <w:noProof/>
        </w:rPr>
        <w:t xml:space="preserve">and reflect </w:t>
      </w:r>
      <w:r w:rsidR="00000000">
        <w:rPr>
          <w:noProof/>
        </w:rPr>
        <w:t xml:space="preserve">implicitly the </w:t>
      </w:r>
      <w:r w:rsidR="00000000">
        <w:rPr>
          <w:noProof/>
        </w:rPr>
        <w:t>res</w:t>
      </w:r>
      <w:r w:rsidR="00000000">
        <w:rPr>
          <w:noProof/>
        </w:rPr>
        <w:t>earch objectives</w:t>
      </w:r>
      <w:r w:rsidR="00000000">
        <w:rPr>
          <w:noProof/>
        </w:rPr>
        <w:t>.</w:t>
      </w:r>
    </w:p>
  </w:comment>
  <w:comment w:id="2" w:author="Rahma Dianti" w:date="2024-10-20T11:32:00Z" w:initials="RD">
    <w:p w14:paraId="5E4F01CE" w14:textId="62328020" w:rsidR="00825F34" w:rsidRDefault="00825F34">
      <w:pPr>
        <w:pStyle w:val="CommentText"/>
      </w:pPr>
      <w:r>
        <w:rPr>
          <w:rStyle w:val="CommentReference"/>
        </w:rPr>
        <w:annotationRef/>
      </w:r>
      <w:r w:rsidR="00000000">
        <w:rPr>
          <w:noProof/>
        </w:rPr>
        <w:t xml:space="preserve">Before you highlight the research objectives, it is suggested to add a thesis statement </w:t>
      </w:r>
      <w:r w:rsidR="00000000">
        <w:rPr>
          <w:noProof/>
        </w:rPr>
        <w:t>introduc</w:t>
      </w:r>
      <w:r w:rsidR="00000000">
        <w:rPr>
          <w:noProof/>
        </w:rPr>
        <w:t>ing</w:t>
      </w:r>
      <w:r w:rsidR="00000000">
        <w:rPr>
          <w:noProof/>
        </w:rPr>
        <w:t xml:space="preserve"> your research topic</w:t>
      </w:r>
      <w:r w:rsidR="00000000">
        <w:rPr>
          <w:noProof/>
        </w:rPr>
        <w:t xml:space="preserve"> on </w:t>
      </w:r>
      <w:r w:rsidR="00000000">
        <w:rPr>
          <w:noProof/>
        </w:rPr>
        <w:t>reading attitude and reading co</w:t>
      </w:r>
      <w:r w:rsidR="00000000">
        <w:rPr>
          <w:noProof/>
        </w:rPr>
        <w:t>mprehension.</w:t>
      </w:r>
    </w:p>
  </w:comment>
  <w:comment w:id="9" w:author="Rahma Dianti" w:date="2024-10-20T11:35:00Z" w:initials="RD">
    <w:p w14:paraId="59E3C7D5" w14:textId="76D8C34E" w:rsidR="00825F34" w:rsidRDefault="00825F34">
      <w:pPr>
        <w:pStyle w:val="CommentText"/>
      </w:pPr>
      <w:r>
        <w:rPr>
          <w:rStyle w:val="CommentReference"/>
        </w:rPr>
        <w:annotationRef/>
      </w:r>
      <w:r>
        <w:t>Please</w:t>
      </w:r>
      <w:r w:rsidR="00000000">
        <w:rPr>
          <w:noProof/>
        </w:rPr>
        <w:t xml:space="preserve"> provide the explanation how the data would be analyzed in your study.</w:t>
      </w:r>
    </w:p>
  </w:comment>
  <w:comment w:id="11" w:author="Rahma Dianti" w:date="2024-10-20T11:36:00Z" w:initials="RD">
    <w:p w14:paraId="37426A82" w14:textId="7D94C795" w:rsidR="00825F34" w:rsidRDefault="00825F34">
      <w:pPr>
        <w:pStyle w:val="CommentText"/>
      </w:pPr>
      <w:r>
        <w:rPr>
          <w:rStyle w:val="CommentReference"/>
        </w:rPr>
        <w:annotationRef/>
      </w:r>
      <w:r w:rsidR="00000000">
        <w:rPr>
          <w:noProof/>
        </w:rPr>
        <w:t xml:space="preserve">It had better </w:t>
      </w:r>
      <w:r w:rsidR="00000000">
        <w:rPr>
          <w:noProof/>
        </w:rPr>
        <w:t xml:space="preserve">that </w:t>
      </w:r>
      <w:r w:rsidR="00000000">
        <w:rPr>
          <w:noProof/>
        </w:rPr>
        <w:t xml:space="preserve">you mention </w:t>
      </w:r>
      <w:r w:rsidR="00000000">
        <w:rPr>
          <w:noProof/>
        </w:rPr>
        <w:t xml:space="preserve">what </w:t>
      </w:r>
      <w:r w:rsidR="00000000">
        <w:rPr>
          <w:noProof/>
        </w:rPr>
        <w:t xml:space="preserve">inferential analysis technique you employed </w:t>
      </w:r>
      <w:r w:rsidR="00000000">
        <w:rPr>
          <w:noProof/>
        </w:rPr>
        <w:t xml:space="preserve">to examine the correlation </w:t>
      </w:r>
      <w:r w:rsidR="00000000">
        <w:rPr>
          <w:noProof/>
        </w:rPr>
        <w:t>between the two variables measured.</w:t>
      </w:r>
    </w:p>
  </w:comment>
  <w:comment w:id="12" w:author="Rahma Dianti" w:date="2024-10-20T11:38:00Z" w:initials="RD">
    <w:p w14:paraId="1938FB3C" w14:textId="57B5C634" w:rsidR="00290A27" w:rsidRDefault="00290A27">
      <w:pPr>
        <w:pStyle w:val="CommentText"/>
      </w:pPr>
      <w:r>
        <w:rPr>
          <w:rStyle w:val="CommentReference"/>
        </w:rPr>
        <w:annotationRef/>
      </w:r>
      <w:r w:rsidR="00000000">
        <w:rPr>
          <w:noProof/>
        </w:rPr>
        <w:t>use f</w:t>
      </w:r>
      <w:r w:rsidR="00000000">
        <w:rPr>
          <w:noProof/>
        </w:rPr>
        <w:t>ull stop</w:t>
      </w:r>
    </w:p>
  </w:comment>
  <w:comment w:id="13" w:author="Rahma Dianti" w:date="2024-10-20T11:38:00Z" w:initials="RD">
    <w:p w14:paraId="658A57AA" w14:textId="4DE0D661" w:rsidR="00290A27" w:rsidRDefault="00290A27">
      <w:pPr>
        <w:pStyle w:val="CommentText"/>
      </w:pPr>
      <w:r>
        <w:rPr>
          <w:rStyle w:val="CommentReference"/>
        </w:rPr>
        <w:annotationRef/>
      </w:r>
      <w:r w:rsidR="00000000">
        <w:rPr>
          <w:noProof/>
        </w:rPr>
        <w:t>Beside the r-value, please p</w:t>
      </w:r>
      <w:r w:rsidR="00000000">
        <w:rPr>
          <w:noProof/>
        </w:rPr>
        <w:t>rovide the data of significa</w:t>
      </w:r>
      <w:r w:rsidR="00000000">
        <w:rPr>
          <w:noProof/>
        </w:rPr>
        <w:t>nce</w:t>
      </w:r>
      <w:r w:rsidR="00000000">
        <w:rPr>
          <w:noProof/>
        </w:rPr>
        <w:t xml:space="preserve"> value to claim this point</w:t>
      </w:r>
    </w:p>
  </w:comment>
  <w:comment w:id="1" w:author="Rahma Dianti" w:date="2024-10-20T11:29:00Z" w:initials="RD">
    <w:p w14:paraId="54E23B4C" w14:textId="5C964C26" w:rsidR="00825F34" w:rsidRDefault="00825F34">
      <w:pPr>
        <w:pStyle w:val="CommentText"/>
      </w:pPr>
      <w:r>
        <w:rPr>
          <w:rStyle w:val="CommentReference"/>
        </w:rPr>
        <w:annotationRef/>
      </w:r>
      <w:r w:rsidR="00000000">
        <w:rPr>
          <w:noProof/>
        </w:rPr>
        <w:t>Please consider</w:t>
      </w:r>
      <w:r w:rsidR="00000000">
        <w:rPr>
          <w:noProof/>
        </w:rPr>
        <w:t xml:space="preserve"> </w:t>
      </w:r>
      <w:r w:rsidR="00000000">
        <w:rPr>
          <w:noProof/>
        </w:rPr>
        <w:t xml:space="preserve">the requirements </w:t>
      </w:r>
      <w:r w:rsidR="00000000">
        <w:rPr>
          <w:noProof/>
        </w:rPr>
        <w:t>for the abstract based on</w:t>
      </w:r>
      <w:r w:rsidR="00000000">
        <w:rPr>
          <w:noProof/>
        </w:rPr>
        <w:t xml:space="preserve"> the journal template</w:t>
      </w:r>
      <w:r w:rsidR="00000000">
        <w:rPr>
          <w:noProof/>
        </w:rPr>
        <w:t>:</w:t>
      </w:r>
      <w:r w:rsidR="00000000">
        <w:rPr>
          <w:noProof/>
        </w:rPr>
        <w:t xml:space="preserve"> the fon</w:t>
      </w:r>
      <w:r w:rsidR="00000000">
        <w:rPr>
          <w:noProof/>
        </w:rPr>
        <w:t>t size, word numbers</w:t>
      </w:r>
      <w:r w:rsidR="00000000">
        <w:rPr>
          <w:noProof/>
        </w:rPr>
        <w:t xml:space="preserve">, </w:t>
      </w:r>
      <w:r w:rsidR="00000000">
        <w:rPr>
          <w:noProof/>
        </w:rPr>
        <w:t>text margins, etc.</w:t>
      </w:r>
    </w:p>
  </w:comment>
  <w:comment w:id="14" w:author="Rahma Dianti" w:date="2024-10-20T11:31:00Z" w:initials="RD">
    <w:p w14:paraId="749EFF3F" w14:textId="5A5B6AE3" w:rsidR="00825F34" w:rsidRDefault="00825F34">
      <w:pPr>
        <w:pStyle w:val="CommentText"/>
      </w:pPr>
      <w:r>
        <w:rPr>
          <w:rStyle w:val="CommentReference"/>
        </w:rPr>
        <w:annotationRef/>
      </w:r>
      <w:r w:rsidR="00000000">
        <w:rPr>
          <w:noProof/>
        </w:rPr>
        <w:t>Please add one more keywords.</w:t>
      </w:r>
    </w:p>
  </w:comment>
  <w:comment w:id="15" w:author="Rahma Dianti" w:date="2024-10-20T11:42:00Z" w:initials="RD">
    <w:p w14:paraId="1B0E9C4C" w14:textId="2FF49116" w:rsidR="00290A27" w:rsidRDefault="00290A27">
      <w:pPr>
        <w:pStyle w:val="CommentText"/>
      </w:pPr>
      <w:r>
        <w:rPr>
          <w:rStyle w:val="CommentReference"/>
        </w:rPr>
        <w:annotationRef/>
      </w:r>
      <w:r w:rsidR="00000000">
        <w:rPr>
          <w:noProof/>
        </w:rPr>
        <w:t xml:space="preserve">Add </w:t>
      </w:r>
      <w:r w:rsidR="00000000">
        <w:rPr>
          <w:noProof/>
        </w:rPr>
        <w:t>two or more paragraph</w:t>
      </w:r>
      <w:r w:rsidR="00000000">
        <w:rPr>
          <w:noProof/>
        </w:rPr>
        <w:t>s</w:t>
      </w:r>
      <w:r w:rsidR="00000000">
        <w:rPr>
          <w:noProof/>
        </w:rPr>
        <w:t xml:space="preserve"> in this section. You can add a </w:t>
      </w:r>
      <w:r w:rsidR="00000000">
        <w:rPr>
          <w:noProof/>
        </w:rPr>
        <w:t>literature based review describing a connection between variables you measured: reading attitude and reading comprehension</w:t>
      </w:r>
      <w:r w:rsidR="00000000">
        <w:rPr>
          <w:noProof/>
        </w:rPr>
        <w:t>. You can explore more previous studies investigated these two variables</w:t>
      </w:r>
      <w:r w:rsidR="00000000">
        <w:rPr>
          <w:noProof/>
        </w:rPr>
        <w:t xml:space="preserve">' </w:t>
      </w:r>
      <w:r w:rsidR="00000000">
        <w:rPr>
          <w:noProof/>
        </w:rPr>
        <w:t>interrelat</w:t>
      </w:r>
      <w:r w:rsidR="00000000">
        <w:rPr>
          <w:noProof/>
        </w:rPr>
        <w:t>ionship.</w:t>
      </w:r>
    </w:p>
  </w:comment>
  <w:comment w:id="19" w:author="Rahma Dianti" w:date="2024-10-20T11:47:00Z" w:initials="RD">
    <w:p w14:paraId="7B557E90" w14:textId="77E9122E" w:rsidR="00290A27" w:rsidRDefault="00290A27">
      <w:pPr>
        <w:pStyle w:val="CommentText"/>
      </w:pPr>
      <w:r>
        <w:rPr>
          <w:rStyle w:val="CommentReference"/>
        </w:rPr>
        <w:annotationRef/>
      </w:r>
      <w:r w:rsidR="00000000">
        <w:rPr>
          <w:noProof/>
        </w:rPr>
        <w:t xml:space="preserve">Please explore more. Who says so? </w:t>
      </w:r>
      <w:r w:rsidR="00000000">
        <w:rPr>
          <w:noProof/>
        </w:rPr>
        <w:t>The features attributing these two types of reading attitude?</w:t>
      </w:r>
    </w:p>
  </w:comment>
  <w:comment w:id="21" w:author="Rahma Dianti" w:date="2024-10-20T11:48:00Z" w:initials="RD">
    <w:p w14:paraId="49242445" w14:textId="66E75C07" w:rsidR="0075080E" w:rsidRDefault="0075080E">
      <w:pPr>
        <w:pStyle w:val="CommentText"/>
      </w:pPr>
      <w:r>
        <w:rPr>
          <w:rStyle w:val="CommentReference"/>
        </w:rPr>
        <w:annotationRef/>
      </w:r>
      <w:r w:rsidR="00000000">
        <w:rPr>
          <w:noProof/>
        </w:rPr>
        <w:t>Add a research gap that lead you carrying out this study.</w:t>
      </w:r>
      <w:r w:rsidR="00000000">
        <w:rPr>
          <w:noProof/>
        </w:rPr>
        <w:t xml:space="preserve"> </w:t>
      </w:r>
      <w:r w:rsidR="00000000">
        <w:rPr>
          <w:noProof/>
        </w:rPr>
        <w:t xml:space="preserve">Also, highlight the research </w:t>
      </w:r>
      <w:r w:rsidR="00000000">
        <w:rPr>
          <w:noProof/>
        </w:rPr>
        <w:t xml:space="preserve">problems </w:t>
      </w:r>
      <w:r w:rsidR="00000000">
        <w:rPr>
          <w:noProof/>
        </w:rPr>
        <w:t>you address from this study</w:t>
      </w:r>
      <w:r w:rsidR="00000000">
        <w:rPr>
          <w:noProof/>
        </w:rPr>
        <w:t>.</w:t>
      </w:r>
    </w:p>
  </w:comment>
  <w:comment w:id="47" w:author="Rahma Dianti" w:date="2024-10-20T11:57:00Z" w:initials="RD">
    <w:p w14:paraId="30CD710F" w14:textId="545E4FC6" w:rsidR="0075080E" w:rsidRDefault="0075080E">
      <w:pPr>
        <w:pStyle w:val="CommentText"/>
      </w:pPr>
      <w:r>
        <w:rPr>
          <w:rStyle w:val="CommentReference"/>
        </w:rPr>
        <w:annotationRef/>
      </w:r>
      <w:r w:rsidR="00000000">
        <w:rPr>
          <w:noProof/>
        </w:rPr>
        <w:t>Please mention</w:t>
      </w:r>
      <w:r w:rsidR="00000000">
        <w:rPr>
          <w:noProof/>
        </w:rPr>
        <w:t xml:space="preserve"> or explore more the aspects or indicators measu</w:t>
      </w:r>
      <w:r w:rsidR="00000000">
        <w:rPr>
          <w:noProof/>
        </w:rPr>
        <w:t xml:space="preserve">red </w:t>
      </w:r>
      <w:r w:rsidR="00000000">
        <w:rPr>
          <w:noProof/>
        </w:rPr>
        <w:t xml:space="preserve">in the questionnaire </w:t>
      </w:r>
      <w:r w:rsidR="00000000">
        <w:rPr>
          <w:noProof/>
        </w:rPr>
        <w:t>for reading attitudes</w:t>
      </w:r>
      <w:r w:rsidR="00000000">
        <w:rPr>
          <w:noProof/>
        </w:rPr>
        <w:t xml:space="preserve">. It will be helpful if you can provide a table presenting </w:t>
      </w:r>
      <w:r w:rsidR="00000000">
        <w:rPr>
          <w:noProof/>
        </w:rPr>
        <w:t>the item specification of the questionnaire.</w:t>
      </w:r>
      <w:r w:rsidR="00000000">
        <w:rPr>
          <w:noProof/>
        </w:rPr>
        <w:t xml:space="preserve"> A</w:t>
      </w:r>
      <w:r w:rsidR="00000000">
        <w:rPr>
          <w:noProof/>
        </w:rPr>
        <w:t>lso, a</w:t>
      </w:r>
      <w:r w:rsidR="00000000">
        <w:rPr>
          <w:noProof/>
        </w:rPr>
        <w:t xml:space="preserve">dd explanation </w:t>
      </w:r>
      <w:r w:rsidR="00000000">
        <w:rPr>
          <w:noProof/>
        </w:rPr>
        <w:t xml:space="preserve">on how </w:t>
      </w:r>
      <w:r w:rsidR="00000000">
        <w:rPr>
          <w:noProof/>
        </w:rPr>
        <w:t>your sample responded the questionnaire</w:t>
      </w:r>
      <w:r w:rsidR="00000000">
        <w:rPr>
          <w:noProof/>
        </w:rPr>
        <w:t xml:space="preserve">, for example: </w:t>
      </w:r>
      <w:r w:rsidR="00000000">
        <w:rPr>
          <w:noProof/>
        </w:rPr>
        <w:t>using rating scale</w:t>
      </w:r>
      <w:r w:rsidR="00000000">
        <w:rPr>
          <w:noProof/>
        </w:rPr>
        <w:t xml:space="preserve">. </w:t>
      </w:r>
      <w:r w:rsidR="00000000">
        <w:rPr>
          <w:noProof/>
        </w:rPr>
        <w:t>Explain it in detailed.</w:t>
      </w:r>
      <w:r w:rsidR="00000000">
        <w:rPr>
          <w:noProof/>
        </w:rPr>
        <w:t xml:space="preserve"> </w:t>
      </w:r>
    </w:p>
  </w:comment>
  <w:comment w:id="51" w:author="Rahma Dianti" w:date="2024-10-20T12:09:00Z" w:initials="RD">
    <w:p w14:paraId="3673756B" w14:textId="24C1EC96" w:rsidR="00CA1B4D" w:rsidRDefault="00CA1B4D">
      <w:pPr>
        <w:pStyle w:val="CommentText"/>
      </w:pPr>
      <w:r>
        <w:rPr>
          <w:rStyle w:val="CommentReference"/>
        </w:rPr>
        <w:annotationRef/>
      </w:r>
      <w:r w:rsidR="00000000">
        <w:rPr>
          <w:noProof/>
        </w:rPr>
        <w:t>Please add explanation of validity and reliability of the reading test.</w:t>
      </w:r>
    </w:p>
  </w:comment>
  <w:comment w:id="54" w:author="Rahma Dianti" w:date="2024-10-20T12:12:00Z" w:initials="RD">
    <w:p w14:paraId="66178FF2" w14:textId="45BE8103" w:rsidR="00CA1B4D" w:rsidRDefault="00CA1B4D">
      <w:pPr>
        <w:pStyle w:val="CommentText"/>
      </w:pPr>
      <w:r>
        <w:rPr>
          <w:rStyle w:val="CommentReference"/>
        </w:rPr>
        <w:annotationRef/>
      </w:r>
      <w:r w:rsidR="00000000">
        <w:rPr>
          <w:noProof/>
        </w:rPr>
        <w:t xml:space="preserve">It is suggested that you confirm this </w:t>
      </w:r>
      <w:r w:rsidR="00000000">
        <w:rPr>
          <w:noProof/>
        </w:rPr>
        <w:t>questionnaire helped you to obtain the data for the students' reading attitude.</w:t>
      </w:r>
    </w:p>
  </w:comment>
  <w:comment w:id="55" w:author="Rahma Dianti" w:date="2024-10-20T12:15:00Z" w:initials="RD">
    <w:p w14:paraId="2E77293E" w14:textId="668C905B" w:rsidR="00CA1B4D" w:rsidRDefault="00CA1B4D">
      <w:pPr>
        <w:pStyle w:val="CommentText"/>
      </w:pPr>
      <w:r>
        <w:rPr>
          <w:rStyle w:val="CommentReference"/>
        </w:rPr>
        <w:annotationRef/>
      </w:r>
      <w:r w:rsidR="00000000">
        <w:rPr>
          <w:noProof/>
        </w:rPr>
        <w:t>Move to the previous section. And explain the scales for the questio</w:t>
      </w:r>
      <w:r w:rsidR="00000000">
        <w:rPr>
          <w:noProof/>
        </w:rPr>
        <w:t>nnaire: Scale 1</w:t>
      </w:r>
      <w:r w:rsidR="00000000">
        <w:rPr>
          <w:noProof/>
        </w:rPr>
        <w:t xml:space="preserve"> signifying????</w:t>
      </w:r>
    </w:p>
  </w:comment>
  <w:comment w:id="56" w:author="Rahma Dianti" w:date="2024-10-20T12:15:00Z" w:initials="RD">
    <w:p w14:paraId="2A1B88BE" w14:textId="30CD90DF" w:rsidR="00CA1B4D" w:rsidRDefault="00CA1B4D">
      <w:pPr>
        <w:pStyle w:val="CommentText"/>
      </w:pPr>
      <w:r>
        <w:rPr>
          <w:rStyle w:val="CommentReference"/>
        </w:rPr>
        <w:annotationRef/>
      </w:r>
      <w:r w:rsidR="00000000">
        <w:rPr>
          <w:noProof/>
        </w:rPr>
        <w:t xml:space="preserve">Are they showing the </w:t>
      </w:r>
      <w:r w:rsidR="00000000">
        <w:rPr>
          <w:noProof/>
        </w:rPr>
        <w:t>cat</w:t>
      </w:r>
      <w:r w:rsidR="00000000">
        <w:rPr>
          <w:noProof/>
        </w:rPr>
        <w:t>egories</w:t>
      </w:r>
      <w:r w:rsidR="00000000">
        <w:rPr>
          <w:noProof/>
        </w:rPr>
        <w:t xml:space="preserve"> of reading attitude?</w:t>
      </w:r>
      <w:r w:rsidR="00000000">
        <w:rPr>
          <w:noProof/>
        </w:rPr>
        <w:t xml:space="preserve"> If yes, please provide the reference</w:t>
      </w:r>
      <w:r w:rsidR="00000000">
        <w:rPr>
          <w:noProof/>
        </w:rPr>
        <w:t xml:space="preserve"> </w:t>
      </w:r>
      <w:r w:rsidR="00000000">
        <w:rPr>
          <w:noProof/>
        </w:rPr>
        <w:t>because you did not m</w:t>
      </w:r>
      <w:r w:rsidR="00000000">
        <w:rPr>
          <w:noProof/>
        </w:rPr>
        <w:t>ention it before.</w:t>
      </w:r>
      <w:r w:rsidR="00000000">
        <w:rPr>
          <w:noProof/>
        </w:rPr>
        <w:t xml:space="preserve"> Also, it is suggested to put the criteria </w:t>
      </w:r>
      <w:r w:rsidR="00000000">
        <w:rPr>
          <w:noProof/>
        </w:rPr>
        <w:t xml:space="preserve">of mean score for </w:t>
      </w:r>
      <w:r w:rsidR="00000000">
        <w:rPr>
          <w:noProof/>
        </w:rPr>
        <w:t>categorizing the</w:t>
      </w:r>
      <w:r w:rsidR="00000000">
        <w:rPr>
          <w:noProof/>
        </w:rPr>
        <w:t xml:space="preserve"> reading attitude before you count the frequency.</w:t>
      </w:r>
    </w:p>
  </w:comment>
  <w:comment w:id="57" w:author="Rahma Dianti" w:date="2024-10-20T12:17:00Z" w:initials="RD">
    <w:p w14:paraId="2F4FE06B" w14:textId="46EA9384" w:rsidR="00CA1B4D" w:rsidRDefault="00CA1B4D">
      <w:pPr>
        <w:pStyle w:val="CommentText"/>
      </w:pPr>
      <w:r>
        <w:rPr>
          <w:rStyle w:val="CommentReference"/>
        </w:rPr>
        <w:annotationRef/>
      </w:r>
      <w:r w:rsidR="00000000">
        <w:rPr>
          <w:noProof/>
        </w:rPr>
        <w:t>Please c</w:t>
      </w:r>
      <w:r w:rsidR="00000000">
        <w:rPr>
          <w:noProof/>
        </w:rPr>
        <w:t xml:space="preserve">orrect the table format. Consider to follow the </w:t>
      </w:r>
      <w:r w:rsidR="00000000">
        <w:rPr>
          <w:noProof/>
        </w:rPr>
        <w:t>journal template.</w:t>
      </w:r>
    </w:p>
  </w:comment>
  <w:comment w:id="59" w:author="Rahma Dianti" w:date="2024-10-20T12:21:00Z" w:initials="RD">
    <w:p w14:paraId="4B98B0DA" w14:textId="16C9289D" w:rsidR="000B5063" w:rsidRDefault="000B5063">
      <w:pPr>
        <w:pStyle w:val="CommentText"/>
      </w:pPr>
      <w:r>
        <w:rPr>
          <w:rStyle w:val="CommentReference"/>
        </w:rPr>
        <w:annotationRef/>
      </w:r>
      <w:r w:rsidR="00000000">
        <w:rPr>
          <w:noProof/>
        </w:rPr>
        <w:t xml:space="preserve">Add </w:t>
      </w:r>
      <w:r w:rsidR="00000000">
        <w:rPr>
          <w:noProof/>
        </w:rPr>
        <w:t>this subheading t</w:t>
      </w:r>
      <w:r w:rsidR="00000000">
        <w:rPr>
          <w:noProof/>
        </w:rPr>
        <w:t xml:space="preserve">o discuss the descriptive analysis. </w:t>
      </w:r>
      <w:r w:rsidR="00000000">
        <w:rPr>
          <w:noProof/>
        </w:rPr>
        <w:t xml:space="preserve">You need </w:t>
      </w:r>
      <w:r w:rsidR="00000000">
        <w:rPr>
          <w:noProof/>
        </w:rPr>
        <w:t>to elaborat</w:t>
      </w:r>
      <w:r w:rsidR="00000000">
        <w:rPr>
          <w:noProof/>
        </w:rPr>
        <w:t xml:space="preserve">e the results of your finding chronologically </w:t>
      </w:r>
      <w:r w:rsidR="00000000">
        <w:rPr>
          <w:noProof/>
        </w:rPr>
        <w:t xml:space="preserve">So, </w:t>
      </w:r>
      <w:r w:rsidR="00000000">
        <w:rPr>
          <w:noProof/>
        </w:rPr>
        <w:t>it will be very helpful for the readers later on.</w:t>
      </w:r>
    </w:p>
  </w:comment>
  <w:comment w:id="60" w:author="Rahma Dianti" w:date="2024-10-20T12:22:00Z" w:initials="RD">
    <w:p w14:paraId="358E856C" w14:textId="37A155CE" w:rsidR="000B5063" w:rsidRDefault="000B5063">
      <w:pPr>
        <w:pStyle w:val="CommentText"/>
      </w:pPr>
      <w:r>
        <w:rPr>
          <w:rStyle w:val="CommentReference"/>
        </w:rPr>
        <w:annotationRef/>
      </w:r>
    </w:p>
  </w:comment>
  <w:comment w:id="65" w:author="Rahma Dianti" w:date="2024-10-20T12:24:00Z" w:initials="RD">
    <w:p w14:paraId="4B80A415" w14:textId="00588FBA" w:rsidR="000B5063" w:rsidRDefault="000B5063">
      <w:pPr>
        <w:pStyle w:val="CommentText"/>
      </w:pPr>
      <w:r>
        <w:rPr>
          <w:rStyle w:val="CommentReference"/>
        </w:rPr>
        <w:annotationRef/>
      </w:r>
      <w:r w:rsidR="00000000">
        <w:rPr>
          <w:noProof/>
        </w:rPr>
        <w:t>See the journal template</w:t>
      </w:r>
    </w:p>
  </w:comment>
  <w:comment w:id="77" w:author="Rahma Dianti" w:date="2024-10-20T12:26:00Z" w:initials="RD">
    <w:p w14:paraId="6F417EE8" w14:textId="170EE4C2" w:rsidR="000B5063" w:rsidRDefault="000B5063">
      <w:pPr>
        <w:pStyle w:val="CommentText"/>
      </w:pPr>
      <w:r>
        <w:rPr>
          <w:rStyle w:val="CommentReference"/>
        </w:rPr>
        <w:annotationRef/>
      </w:r>
      <w:r w:rsidR="00000000">
        <w:rPr>
          <w:noProof/>
        </w:rPr>
        <w:t>If it is a ready made test, you nee</w:t>
      </w:r>
      <w:r w:rsidR="00000000">
        <w:rPr>
          <w:noProof/>
        </w:rPr>
        <w:t>d to mention the source and</w:t>
      </w:r>
      <w:r w:rsidR="00000000">
        <w:rPr>
          <w:noProof/>
        </w:rPr>
        <w:t xml:space="preserve"> explain it in the previous section.</w:t>
      </w:r>
    </w:p>
  </w:comment>
  <w:comment w:id="80" w:author="Rahma Dianti" w:date="2024-10-20T12:29:00Z" w:initials="RD">
    <w:p w14:paraId="54043E68" w14:textId="6DCFA79E" w:rsidR="00BC1385" w:rsidRDefault="00BC1385">
      <w:pPr>
        <w:pStyle w:val="CommentText"/>
      </w:pPr>
      <w:r>
        <w:rPr>
          <w:rStyle w:val="CommentReference"/>
        </w:rPr>
        <w:annotationRef/>
      </w:r>
      <w:r w:rsidR="00000000">
        <w:rPr>
          <w:noProof/>
        </w:rPr>
        <w:t xml:space="preserve">Please add the </w:t>
      </w:r>
      <w:r w:rsidR="00000000">
        <w:rPr>
          <w:noProof/>
        </w:rPr>
        <w:t>score interval for each level, for example: excellent: 100-81</w:t>
      </w:r>
    </w:p>
  </w:comment>
  <w:comment w:id="83" w:author="Rahma Dianti" w:date="2024-10-20T12:30:00Z" w:initials="RD">
    <w:p w14:paraId="681F5672" w14:textId="5536A13F" w:rsidR="00BC1385" w:rsidRDefault="00BC1385">
      <w:pPr>
        <w:pStyle w:val="CommentText"/>
      </w:pPr>
      <w:r>
        <w:rPr>
          <w:rStyle w:val="CommentReference"/>
        </w:rPr>
        <w:annotationRef/>
      </w:r>
      <w:r w:rsidR="00000000">
        <w:rPr>
          <w:noProof/>
        </w:rPr>
        <w:t>Put them in different section</w:t>
      </w:r>
    </w:p>
  </w:comment>
  <w:comment w:id="88" w:author="Rahma Dianti" w:date="2024-10-20T12:39:00Z" w:initials="RD">
    <w:p w14:paraId="66415B9A" w14:textId="523E463E" w:rsidR="00940ADE" w:rsidRDefault="00940ADE">
      <w:pPr>
        <w:pStyle w:val="CommentText"/>
      </w:pPr>
      <w:r>
        <w:rPr>
          <w:rStyle w:val="CommentReference"/>
        </w:rPr>
        <w:annotationRef/>
      </w:r>
      <w:r w:rsidR="00000000">
        <w:rPr>
          <w:noProof/>
        </w:rPr>
        <w:t>Please provide the analysis result of normality test</w:t>
      </w:r>
      <w:r w:rsidR="00000000">
        <w:rPr>
          <w:noProof/>
        </w:rPr>
        <w:t>.</w:t>
      </w:r>
    </w:p>
  </w:comment>
  <w:comment w:id="89" w:author="Rahma Dianti" w:date="2024-10-20T12:40:00Z" w:initials="RD">
    <w:p w14:paraId="4D148500" w14:textId="70202911" w:rsidR="00940ADE" w:rsidRDefault="00940ADE">
      <w:pPr>
        <w:pStyle w:val="CommentText"/>
      </w:pPr>
      <w:r>
        <w:rPr>
          <w:rStyle w:val="CommentReference"/>
        </w:rPr>
        <w:annotationRef/>
      </w:r>
      <w:r w:rsidR="00000000">
        <w:rPr>
          <w:noProof/>
        </w:rPr>
        <w:t>Please mention the data analysis technique</w:t>
      </w:r>
      <w:r w:rsidR="00000000">
        <w:rPr>
          <w:noProof/>
        </w:rPr>
        <w:t xml:space="preserve"> you employed</w:t>
      </w:r>
      <w:r w:rsidR="00000000">
        <w:rPr>
          <w:noProof/>
        </w:rPr>
        <w:t>.</w:t>
      </w:r>
    </w:p>
  </w:comment>
  <w:comment w:id="92" w:author="Rahma Dianti" w:date="2024-10-20T12:41:00Z" w:initials="RD">
    <w:p w14:paraId="727D3FE2" w14:textId="537D0E7E" w:rsidR="00940ADE" w:rsidRDefault="00940ADE">
      <w:pPr>
        <w:pStyle w:val="CommentText"/>
      </w:pPr>
      <w:r>
        <w:rPr>
          <w:rStyle w:val="CommentReference"/>
        </w:rPr>
        <w:annotationRef/>
      </w:r>
      <w:r w:rsidR="00000000">
        <w:rPr>
          <w:noProof/>
        </w:rPr>
        <w:t>See the requirement</w:t>
      </w:r>
      <w:r w:rsidR="00000000">
        <w:rPr>
          <w:noProof/>
        </w:rPr>
        <w:t xml:space="preserve"> of the table</w:t>
      </w:r>
      <w:r w:rsidR="00000000">
        <w:rPr>
          <w:noProof/>
        </w:rPr>
        <w:t xml:space="preserve"> form</w:t>
      </w:r>
      <w:r w:rsidR="00000000">
        <w:rPr>
          <w:noProof/>
        </w:rPr>
        <w:t>at for Didascein journal</w:t>
      </w:r>
    </w:p>
  </w:comment>
  <w:comment w:id="114" w:author="Rahma Dianti" w:date="2024-10-20T12:47:00Z" w:initials="RD">
    <w:p w14:paraId="589881E9" w14:textId="3D8704A3" w:rsidR="00940ADE" w:rsidRDefault="00940ADE">
      <w:pPr>
        <w:pStyle w:val="CommentText"/>
      </w:pPr>
      <w:r>
        <w:rPr>
          <w:rStyle w:val="CommentReference"/>
        </w:rPr>
        <w:annotationRef/>
      </w:r>
      <w:r w:rsidR="00000000">
        <w:rPr>
          <w:noProof/>
        </w:rPr>
        <w:t xml:space="preserve">You need to provide your critical analysis towards your findings. You also need to </w:t>
      </w:r>
      <w:r w:rsidR="00000000">
        <w:rPr>
          <w:noProof/>
        </w:rPr>
        <w:t xml:space="preserve">compare </w:t>
      </w:r>
      <w:r w:rsidR="00000000">
        <w:rPr>
          <w:noProof/>
        </w:rPr>
        <w:t xml:space="preserve">the results of your research with previous </w:t>
      </w:r>
      <w:r w:rsidR="00000000">
        <w:rPr>
          <w:noProof/>
        </w:rPr>
        <w:t>stud</w:t>
      </w:r>
      <w:r w:rsidR="00000000">
        <w:rPr>
          <w:noProof/>
        </w:rPr>
        <w:t xml:space="preserve">ies under the same investigation. </w:t>
      </w:r>
      <w:r w:rsidR="00000000">
        <w:rPr>
          <w:noProof/>
        </w:rPr>
        <w:t xml:space="preserve">Why this could happen? Give your </w:t>
      </w:r>
      <w:r w:rsidR="00000000">
        <w:rPr>
          <w:noProof/>
        </w:rPr>
        <w:t>strong arguments.</w:t>
      </w:r>
    </w:p>
  </w:comment>
  <w:comment w:id="122" w:author="Rahma Dianti" w:date="2024-10-20T12:51:00Z" w:initials="RD">
    <w:p w14:paraId="672C2BEC" w14:textId="06E52C51" w:rsidR="00944180" w:rsidRDefault="00944180">
      <w:pPr>
        <w:pStyle w:val="CommentText"/>
      </w:pPr>
      <w:r>
        <w:rPr>
          <w:rStyle w:val="CommentReference"/>
        </w:rPr>
        <w:annotationRef/>
      </w:r>
      <w:r w:rsidR="00000000">
        <w:rPr>
          <w:noProof/>
        </w:rPr>
        <w:t>It should be moved under discussion section. Conclusi</w:t>
      </w:r>
      <w:r w:rsidR="00000000">
        <w:rPr>
          <w:noProof/>
        </w:rPr>
        <w:t>on should be b</w:t>
      </w:r>
      <w:r w:rsidR="00000000">
        <w:rPr>
          <w:noProof/>
        </w:rPr>
        <w:t>rief and summarize the research results and highlight the suggestion (if any).</w:t>
      </w:r>
    </w:p>
  </w:comment>
  <w:comment w:id="123" w:author="Rahma Dianti" w:date="2024-10-20T12:32:00Z" w:initials="RD">
    <w:p w14:paraId="3B1ABCE1" w14:textId="19CE3233" w:rsidR="00BC1385" w:rsidRDefault="00BC1385">
      <w:pPr>
        <w:pStyle w:val="CommentText"/>
      </w:pPr>
      <w:r>
        <w:rPr>
          <w:rStyle w:val="CommentReference"/>
        </w:rPr>
        <w:annotationRef/>
      </w:r>
      <w:r w:rsidR="00000000">
        <w:rPr>
          <w:noProof/>
        </w:rPr>
        <w:t xml:space="preserve">Please add </w:t>
      </w:r>
      <w:r w:rsidR="00000000">
        <w:rPr>
          <w:noProof/>
        </w:rPr>
        <w:t xml:space="preserve">two or more sources from Didascein journal. You can </w:t>
      </w:r>
      <w:r w:rsidR="00000000">
        <w:rPr>
          <w:noProof/>
        </w:rPr>
        <w:t>read and cite from the articles discussing about reading attitude.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F24A01C" w15:done="0"/>
  <w15:commentEx w15:paraId="5E4F01CE" w15:done="0"/>
  <w15:commentEx w15:paraId="59E3C7D5" w15:done="0"/>
  <w15:commentEx w15:paraId="37426A82" w15:done="0"/>
  <w15:commentEx w15:paraId="1938FB3C" w15:done="0"/>
  <w15:commentEx w15:paraId="658A57AA" w15:done="0"/>
  <w15:commentEx w15:paraId="54E23B4C" w15:done="0"/>
  <w15:commentEx w15:paraId="749EFF3F" w15:done="0"/>
  <w15:commentEx w15:paraId="1B0E9C4C" w15:done="0"/>
  <w15:commentEx w15:paraId="7B557E90" w15:done="0"/>
  <w15:commentEx w15:paraId="49242445" w15:done="0"/>
  <w15:commentEx w15:paraId="30CD710F" w15:done="0"/>
  <w15:commentEx w15:paraId="3673756B" w15:done="0"/>
  <w15:commentEx w15:paraId="66178FF2" w15:done="0"/>
  <w15:commentEx w15:paraId="2E77293E" w15:done="0"/>
  <w15:commentEx w15:paraId="2A1B88BE" w15:done="0"/>
  <w15:commentEx w15:paraId="2F4FE06B" w15:done="0"/>
  <w15:commentEx w15:paraId="4B98B0DA" w15:done="0"/>
  <w15:commentEx w15:paraId="358E856C" w15:paraIdParent="4B98B0DA" w15:done="0"/>
  <w15:commentEx w15:paraId="4B80A415" w15:done="0"/>
  <w15:commentEx w15:paraId="6F417EE8" w15:done="0"/>
  <w15:commentEx w15:paraId="54043E68" w15:done="0"/>
  <w15:commentEx w15:paraId="681F5672" w15:done="0"/>
  <w15:commentEx w15:paraId="66415B9A" w15:done="0"/>
  <w15:commentEx w15:paraId="4D148500" w15:done="0"/>
  <w15:commentEx w15:paraId="727D3FE2" w15:done="0"/>
  <w15:commentEx w15:paraId="589881E9" w15:done="0"/>
  <w15:commentEx w15:paraId="672C2BEC" w15:done="0"/>
  <w15:commentEx w15:paraId="3B1ABC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2AE1832" w16cex:dateUtc="2024-10-20T04:27:00Z"/>
  <w16cex:commentExtensible w16cex:durableId="24CABAA0" w16cex:dateUtc="2024-10-20T04:32:00Z"/>
  <w16cex:commentExtensible w16cex:durableId="134E7BA7" w16cex:dateUtc="2024-10-20T04:35:00Z"/>
  <w16cex:commentExtensible w16cex:durableId="2D5230BA" w16cex:dateUtc="2024-10-20T04:36:00Z"/>
  <w16cex:commentExtensible w16cex:durableId="669B243A" w16cex:dateUtc="2024-10-20T04:38:00Z"/>
  <w16cex:commentExtensible w16cex:durableId="15384149" w16cex:dateUtc="2024-10-20T04:38:00Z"/>
  <w16cex:commentExtensible w16cex:durableId="33982226" w16cex:dateUtc="2024-10-20T04:29:00Z"/>
  <w16cex:commentExtensible w16cex:durableId="02630145" w16cex:dateUtc="2024-10-20T04:31:00Z"/>
  <w16cex:commentExtensible w16cex:durableId="2D293E3F" w16cex:dateUtc="2024-10-20T04:42:00Z"/>
  <w16cex:commentExtensible w16cex:durableId="72226E29" w16cex:dateUtc="2024-10-20T04:47:00Z"/>
  <w16cex:commentExtensible w16cex:durableId="69059902" w16cex:dateUtc="2024-10-20T04:48:00Z"/>
  <w16cex:commentExtensible w16cex:durableId="7E72E1F5" w16cex:dateUtc="2024-10-20T04:57:00Z"/>
  <w16cex:commentExtensible w16cex:durableId="71C30F69" w16cex:dateUtc="2024-10-20T05:09:00Z"/>
  <w16cex:commentExtensible w16cex:durableId="13362338" w16cex:dateUtc="2024-10-20T05:12:00Z"/>
  <w16cex:commentExtensible w16cex:durableId="7DB80898" w16cex:dateUtc="2024-10-20T05:15:00Z"/>
  <w16cex:commentExtensible w16cex:durableId="3216C539" w16cex:dateUtc="2024-10-20T05:15:00Z"/>
  <w16cex:commentExtensible w16cex:durableId="0C7A6A21" w16cex:dateUtc="2024-10-20T05:17:00Z"/>
  <w16cex:commentExtensible w16cex:durableId="6CEA7F6A" w16cex:dateUtc="2024-10-20T05:21:00Z"/>
  <w16cex:commentExtensible w16cex:durableId="6BA2D4ED" w16cex:dateUtc="2024-10-20T05:22:00Z"/>
  <w16cex:commentExtensible w16cex:durableId="41CB6E87" w16cex:dateUtc="2024-10-20T05:24:00Z"/>
  <w16cex:commentExtensible w16cex:durableId="578F1E8C" w16cex:dateUtc="2024-10-20T05:26:00Z"/>
  <w16cex:commentExtensible w16cex:durableId="4E206A8C" w16cex:dateUtc="2024-10-20T05:29:00Z"/>
  <w16cex:commentExtensible w16cex:durableId="50894A30" w16cex:dateUtc="2024-10-20T05:30:00Z"/>
  <w16cex:commentExtensible w16cex:durableId="176E6038" w16cex:dateUtc="2024-10-20T05:39:00Z"/>
  <w16cex:commentExtensible w16cex:durableId="5819345E" w16cex:dateUtc="2024-10-20T05:40:00Z"/>
  <w16cex:commentExtensible w16cex:durableId="1BFC14E5" w16cex:dateUtc="2024-10-20T05:41:00Z"/>
  <w16cex:commentExtensible w16cex:durableId="38DE5AA8" w16cex:dateUtc="2024-10-20T05:47:00Z"/>
  <w16cex:commentExtensible w16cex:durableId="0F8E6077" w16cex:dateUtc="2024-10-20T05:51:00Z"/>
  <w16cex:commentExtensible w16cex:durableId="4B5C0E76" w16cex:dateUtc="2024-10-20T05: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F24A01C" w16cid:durableId="42AE1832"/>
  <w16cid:commentId w16cid:paraId="5E4F01CE" w16cid:durableId="24CABAA0"/>
  <w16cid:commentId w16cid:paraId="59E3C7D5" w16cid:durableId="134E7BA7"/>
  <w16cid:commentId w16cid:paraId="37426A82" w16cid:durableId="2D5230BA"/>
  <w16cid:commentId w16cid:paraId="1938FB3C" w16cid:durableId="669B243A"/>
  <w16cid:commentId w16cid:paraId="658A57AA" w16cid:durableId="15384149"/>
  <w16cid:commentId w16cid:paraId="54E23B4C" w16cid:durableId="33982226"/>
  <w16cid:commentId w16cid:paraId="749EFF3F" w16cid:durableId="02630145"/>
  <w16cid:commentId w16cid:paraId="1B0E9C4C" w16cid:durableId="2D293E3F"/>
  <w16cid:commentId w16cid:paraId="7B557E90" w16cid:durableId="72226E29"/>
  <w16cid:commentId w16cid:paraId="49242445" w16cid:durableId="69059902"/>
  <w16cid:commentId w16cid:paraId="30CD710F" w16cid:durableId="7E72E1F5"/>
  <w16cid:commentId w16cid:paraId="3673756B" w16cid:durableId="71C30F69"/>
  <w16cid:commentId w16cid:paraId="66178FF2" w16cid:durableId="13362338"/>
  <w16cid:commentId w16cid:paraId="2E77293E" w16cid:durableId="7DB80898"/>
  <w16cid:commentId w16cid:paraId="2A1B88BE" w16cid:durableId="3216C539"/>
  <w16cid:commentId w16cid:paraId="2F4FE06B" w16cid:durableId="0C7A6A21"/>
  <w16cid:commentId w16cid:paraId="4B98B0DA" w16cid:durableId="6CEA7F6A"/>
  <w16cid:commentId w16cid:paraId="358E856C" w16cid:durableId="6BA2D4ED"/>
  <w16cid:commentId w16cid:paraId="4B80A415" w16cid:durableId="41CB6E87"/>
  <w16cid:commentId w16cid:paraId="6F417EE8" w16cid:durableId="578F1E8C"/>
  <w16cid:commentId w16cid:paraId="54043E68" w16cid:durableId="4E206A8C"/>
  <w16cid:commentId w16cid:paraId="681F5672" w16cid:durableId="50894A30"/>
  <w16cid:commentId w16cid:paraId="66415B9A" w16cid:durableId="176E6038"/>
  <w16cid:commentId w16cid:paraId="4D148500" w16cid:durableId="5819345E"/>
  <w16cid:commentId w16cid:paraId="727D3FE2" w16cid:durableId="1BFC14E5"/>
  <w16cid:commentId w16cid:paraId="589881E9" w16cid:durableId="38DE5AA8"/>
  <w16cid:commentId w16cid:paraId="672C2BEC" w16cid:durableId="0F8E6077"/>
  <w16cid:commentId w16cid:paraId="3B1ABCE1" w16cid:durableId="4B5C0E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CCFC37" w14:textId="77777777" w:rsidR="00AB0F71" w:rsidRDefault="00AB0F71">
      <w:r>
        <w:separator/>
      </w:r>
    </w:p>
  </w:endnote>
  <w:endnote w:type="continuationSeparator" w:id="0">
    <w:p w14:paraId="063611EC" w14:textId="77777777" w:rsidR="00AB0F71" w:rsidRDefault="00AB0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2C9ED6" w14:textId="77777777" w:rsidR="00AB0F71" w:rsidRDefault="00AB0F71">
      <w:r>
        <w:separator/>
      </w:r>
    </w:p>
  </w:footnote>
  <w:footnote w:type="continuationSeparator" w:id="0">
    <w:p w14:paraId="35BD8F96" w14:textId="77777777" w:rsidR="00AB0F71" w:rsidRDefault="00AB0F71">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Rahma Dianti">
    <w15:presenceInfo w15:providerId="Windows Live" w15:userId="7b21233972460a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77ECF"/>
    <w:rsid w:val="0009115A"/>
    <w:rsid w:val="000B5063"/>
    <w:rsid w:val="000F5BE6"/>
    <w:rsid w:val="00281306"/>
    <w:rsid w:val="00290A27"/>
    <w:rsid w:val="00290E09"/>
    <w:rsid w:val="00306269"/>
    <w:rsid w:val="00324A0B"/>
    <w:rsid w:val="003B3318"/>
    <w:rsid w:val="00473163"/>
    <w:rsid w:val="0051471B"/>
    <w:rsid w:val="0054459C"/>
    <w:rsid w:val="006D2029"/>
    <w:rsid w:val="0075080E"/>
    <w:rsid w:val="00777ECF"/>
    <w:rsid w:val="008254DC"/>
    <w:rsid w:val="00825F34"/>
    <w:rsid w:val="00835409"/>
    <w:rsid w:val="00843434"/>
    <w:rsid w:val="008D468A"/>
    <w:rsid w:val="00940ADE"/>
    <w:rsid w:val="00944180"/>
    <w:rsid w:val="009E0DBC"/>
    <w:rsid w:val="00A40038"/>
    <w:rsid w:val="00AB0F71"/>
    <w:rsid w:val="00AB2BBD"/>
    <w:rsid w:val="00AD4338"/>
    <w:rsid w:val="00BC1385"/>
    <w:rsid w:val="00BE2EA7"/>
    <w:rsid w:val="00C35BA8"/>
    <w:rsid w:val="00C44E02"/>
    <w:rsid w:val="00C77072"/>
    <w:rsid w:val="00CA1B4D"/>
    <w:rsid w:val="00D53316"/>
    <w:rsid w:val="00E45D70"/>
    <w:rsid w:val="00E65938"/>
    <w:rsid w:val="00EA704C"/>
    <w:rsid w:val="00ED67B5"/>
    <w:rsid w:val="00EE11C9"/>
    <w:rsid w:val="00FA6F8F"/>
    <w:rsid w:val="112F624C"/>
    <w:rsid w:val="3F65641E"/>
    <w:rsid w:val="638F30AD"/>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2C9F95"/>
  <w15:docId w15:val="{32588B02-7944-48A4-9183-A087A4AAB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ID"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4"/>
      <w:szCs w:val="24"/>
      <w:lang w:val="en-US"/>
    </w:rPr>
  </w:style>
  <w:style w:type="paragraph" w:styleId="Revision">
    <w:name w:val="Revision"/>
    <w:hidden/>
    <w:uiPriority w:val="99"/>
    <w:unhideWhenUsed/>
    <w:rsid w:val="00825F34"/>
    <w:rPr>
      <w:rFonts w:ascii="Times New Roman" w:eastAsia="Times New Roman" w:hAnsi="Times New Roman" w:cs="Times New Roman"/>
      <w:sz w:val="22"/>
      <w:szCs w:val="22"/>
      <w:lang w:val="en-US" w:eastAsia="en-US"/>
    </w:rPr>
  </w:style>
  <w:style w:type="character" w:styleId="CommentReference">
    <w:name w:val="annotation reference"/>
    <w:basedOn w:val="DefaultParagraphFont"/>
    <w:uiPriority w:val="99"/>
    <w:semiHidden/>
    <w:unhideWhenUsed/>
    <w:rsid w:val="00825F34"/>
    <w:rPr>
      <w:sz w:val="16"/>
      <w:szCs w:val="16"/>
    </w:rPr>
  </w:style>
  <w:style w:type="paragraph" w:styleId="CommentText">
    <w:name w:val="annotation text"/>
    <w:basedOn w:val="Normal"/>
    <w:link w:val="CommentTextChar"/>
    <w:uiPriority w:val="99"/>
    <w:semiHidden/>
    <w:unhideWhenUsed/>
    <w:rsid w:val="00825F34"/>
    <w:rPr>
      <w:sz w:val="20"/>
      <w:szCs w:val="20"/>
    </w:rPr>
  </w:style>
  <w:style w:type="character" w:customStyle="1" w:styleId="CommentTextChar">
    <w:name w:val="Comment Text Char"/>
    <w:basedOn w:val="DefaultParagraphFont"/>
    <w:link w:val="CommentText"/>
    <w:uiPriority w:val="99"/>
    <w:semiHidden/>
    <w:rsid w:val="00825F34"/>
    <w:rPr>
      <w:rFonts w:ascii="Times New Roman" w:eastAsia="Times New Roman" w:hAnsi="Times New Roman" w:cs="Times New Roman"/>
      <w:lang w:val="en-US" w:eastAsia="en-US"/>
    </w:rPr>
  </w:style>
  <w:style w:type="paragraph" w:styleId="CommentSubject">
    <w:name w:val="annotation subject"/>
    <w:basedOn w:val="CommentText"/>
    <w:next w:val="CommentText"/>
    <w:link w:val="CommentSubjectChar"/>
    <w:uiPriority w:val="99"/>
    <w:semiHidden/>
    <w:unhideWhenUsed/>
    <w:rsid w:val="00825F34"/>
    <w:rPr>
      <w:b/>
      <w:bCs/>
    </w:rPr>
  </w:style>
  <w:style w:type="character" w:customStyle="1" w:styleId="CommentSubjectChar">
    <w:name w:val="Comment Subject Char"/>
    <w:basedOn w:val="CommentTextChar"/>
    <w:link w:val="CommentSubject"/>
    <w:uiPriority w:val="99"/>
    <w:semiHidden/>
    <w:rsid w:val="00825F34"/>
    <w:rPr>
      <w:rFonts w:ascii="Times New Roman" w:eastAsia="Times New Roman" w:hAnsi="Times New Roman" w:cs="Times New Roman"/>
      <w:b/>
      <w:bCs/>
      <w:lang w:val="en-US" w:eastAsia="en-US"/>
    </w:rPr>
  </w:style>
  <w:style w:type="paragraph" w:styleId="Header">
    <w:name w:val="header"/>
    <w:basedOn w:val="Normal"/>
    <w:link w:val="HeaderChar"/>
    <w:uiPriority w:val="99"/>
    <w:unhideWhenUsed/>
    <w:rsid w:val="00E65938"/>
    <w:pPr>
      <w:tabs>
        <w:tab w:val="center" w:pos="4513"/>
        <w:tab w:val="right" w:pos="9026"/>
      </w:tabs>
    </w:pPr>
  </w:style>
  <w:style w:type="character" w:customStyle="1" w:styleId="HeaderChar">
    <w:name w:val="Header Char"/>
    <w:basedOn w:val="DefaultParagraphFont"/>
    <w:link w:val="Header"/>
    <w:uiPriority w:val="99"/>
    <w:rsid w:val="00E65938"/>
    <w:rPr>
      <w:rFonts w:ascii="Times New Roman" w:eastAsia="Times New Roman" w:hAnsi="Times New Roman" w:cs="Times New Roman"/>
      <w:sz w:val="22"/>
      <w:szCs w:val="22"/>
      <w:lang w:val="en-US" w:eastAsia="en-US"/>
    </w:rPr>
  </w:style>
  <w:style w:type="paragraph" w:styleId="Footer">
    <w:name w:val="footer"/>
    <w:basedOn w:val="Normal"/>
    <w:link w:val="FooterChar"/>
    <w:uiPriority w:val="99"/>
    <w:unhideWhenUsed/>
    <w:rsid w:val="00E65938"/>
    <w:pPr>
      <w:tabs>
        <w:tab w:val="center" w:pos="4513"/>
        <w:tab w:val="right" w:pos="9026"/>
      </w:tabs>
    </w:pPr>
  </w:style>
  <w:style w:type="character" w:customStyle="1" w:styleId="FooterChar">
    <w:name w:val="Footer Char"/>
    <w:basedOn w:val="DefaultParagraphFont"/>
    <w:link w:val="Footer"/>
    <w:uiPriority w:val="99"/>
    <w:rsid w:val="00E65938"/>
    <w:rPr>
      <w:rFonts w:ascii="Times New Roman" w:eastAsia="Times New Roman" w:hAnsi="Times New Roman" w:cs="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hyperlink" Target="mailto:harianaamaliah_uin@radenfatah.ac.id"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yperlink" Target="mailto:Shynta_amalia_uin@gmail.com"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mailto:rennynurferlyanti@gmail.com" TargetMode="External"/><Relationship Id="rId4" Type="http://schemas.openxmlformats.org/officeDocument/2006/relationships/footnotes" Target="footnote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8</Pages>
  <Words>2367</Words>
  <Characters>14183</Characters>
  <Application>Microsoft Office Word</Application>
  <DocSecurity>0</DocSecurity>
  <Lines>405</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Rahma Dianti</cp:lastModifiedBy>
  <cp:revision>14</cp:revision>
  <dcterms:created xsi:type="dcterms:W3CDTF">2024-06-22T04:16:00Z</dcterms:created>
  <dcterms:modified xsi:type="dcterms:W3CDTF">2024-10-20T05:52:00Z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6EC79FF4449A4A2A9A2E1F723CA0E4E3_12</vt:lpwstr>
  </property>
  <property fmtid="{D5CDD505-2E9C-101B-9397-08002B2CF9AE}" pid="4" name="GrammarlyDocumentId">
    <vt:lpwstr>91199fa55e153d07ed88989568e6f9d58a7d47b212352178aed196a01f3d9543</vt:lpwstr>
  </property>
</Properties>
</file>