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contextualSpacing/>
        <w:jc w:val="center"/>
        <w:rPr>
          <w:rFonts w:ascii="Times New Roman" w:hAnsi="Times New Roman"/>
          <w:b/>
          <w:sz w:val="24"/>
          <w:szCs w:val="24"/>
        </w:rPr>
      </w:pPr>
      <w:r>
        <w:rPr>
          <w:rFonts w:ascii="Times New Roman" w:hAnsi="Times New Roman"/>
          <w:b/>
          <w:sz w:val="24"/>
          <w:szCs w:val="24"/>
        </w:rPr>
        <w:t>IMPLEMENTATION OF BILINGUAL LEARNING: PERSPECTIVES, CHALLENGES AND OBSTACLES</w:t>
      </w:r>
    </w:p>
    <w:p>
      <w:pPr>
        <w:contextualSpacing/>
        <w:jc w:val="center"/>
        <w:rPr>
          <w:rFonts w:ascii="Times New Roman" w:hAnsi="Times New Roman"/>
          <w:b/>
          <w:sz w:val="24"/>
          <w:szCs w:val="24"/>
        </w:rPr>
      </w:pPr>
    </w:p>
    <w:p>
      <w:pPr>
        <w:ind w:right="283"/>
        <w:jc w:val="center"/>
        <w:rPr>
          <w:rFonts w:ascii="Times New Roman" w:hAnsi="Times New Roman"/>
          <w:b/>
          <w:color w:val="FFFFFF" w:themeColor="background1"/>
          <w14:textFill>
            <w14:solidFill>
              <w14:schemeClr w14:val="bg1"/>
            </w14:solidFill>
          </w14:textFill>
        </w:rPr>
      </w:pPr>
      <w:r>
        <w:rPr>
          <w:rFonts w:ascii="Times New Roman" w:hAnsi="Times New Roman"/>
          <w:b/>
          <w:color w:val="FFFFFF" w:themeColor="background1"/>
          <w14:textFill>
            <w14:solidFill>
              <w14:schemeClr w14:val="bg1"/>
            </w14:solidFill>
          </w14:textFill>
        </w:rPr>
        <w:t>Thursina Andayani</w:t>
      </w:r>
      <w:r>
        <w:rPr>
          <w:rFonts w:ascii="Times New Roman" w:hAnsi="Times New Roman"/>
          <w:b/>
          <w:color w:val="FFFFFF" w:themeColor="background1"/>
          <w:vertAlign w:val="superscript"/>
          <w14:textFill>
            <w14:solidFill>
              <w14:schemeClr w14:val="bg1"/>
            </w14:solidFill>
          </w14:textFill>
        </w:rPr>
        <w:t>1</w:t>
      </w:r>
      <w:r>
        <w:rPr>
          <w:rFonts w:ascii="Times New Roman" w:hAnsi="Times New Roman"/>
          <w:b/>
          <w:color w:val="FFFFFF" w:themeColor="background1"/>
          <w14:textFill>
            <w14:solidFill>
              <w14:schemeClr w14:val="bg1"/>
            </w14:solidFill>
          </w14:textFill>
        </w:rPr>
        <w:t>, M. Syukri Pesillete</w:t>
      </w:r>
      <w:r>
        <w:rPr>
          <w:rFonts w:ascii="Times New Roman" w:hAnsi="Times New Roman"/>
          <w:b/>
          <w:color w:val="FFFFFF" w:themeColor="background1"/>
          <w:vertAlign w:val="superscript"/>
          <w14:textFill>
            <w14:solidFill>
              <w14:schemeClr w14:val="bg1"/>
            </w14:solidFill>
          </w14:textFill>
        </w:rPr>
        <w:t>2</w:t>
      </w:r>
      <w:r>
        <w:rPr>
          <w:rFonts w:ascii="Times New Roman" w:hAnsi="Times New Roman"/>
          <w:b/>
          <w:color w:val="FFFFFF" w:themeColor="background1"/>
          <w14:textFill>
            <w14:solidFill>
              <w14:schemeClr w14:val="bg1"/>
            </w14:solidFill>
          </w14:textFill>
        </w:rPr>
        <w:t>, Wulan Widiya Rahayu</w:t>
      </w:r>
      <w:r>
        <w:rPr>
          <w:rFonts w:ascii="Times New Roman" w:hAnsi="Times New Roman"/>
          <w:b/>
          <w:color w:val="FFFFFF" w:themeColor="background1"/>
          <w:vertAlign w:val="superscript"/>
          <w14:textFill>
            <w14:solidFill>
              <w14:schemeClr w14:val="bg1"/>
            </w14:solidFill>
          </w14:textFill>
        </w:rPr>
        <w:t>3</w:t>
      </w:r>
    </w:p>
    <w:p>
      <w:pPr>
        <w:ind w:right="283"/>
        <w:jc w:val="center"/>
        <w:rPr>
          <w:rFonts w:ascii="Times New Roman" w:hAnsi="Times New Roman"/>
          <w:b/>
          <w:color w:val="FFFFFF" w:themeColor="background1"/>
          <w14:textFill>
            <w14:solidFill>
              <w14:schemeClr w14:val="bg1"/>
            </w14:solidFill>
          </w14:textFill>
        </w:rPr>
      </w:pPr>
      <w:r>
        <w:rPr>
          <w:rFonts w:ascii="Times New Roman" w:hAnsi="Times New Roman"/>
          <w:b/>
          <w:color w:val="FFFFFF" w:themeColor="background1"/>
          <w14:textFill>
            <w14:solidFill>
              <w14:schemeClr w14:val="bg1"/>
            </w14:solidFill>
          </w14:textFill>
        </w:rPr>
        <w:t>Palembang Civil Aviation Polytechnic</w:t>
      </w:r>
    </w:p>
    <w:p>
      <w:pPr>
        <w:ind w:right="283"/>
        <w:jc w:val="center"/>
        <w:rPr>
          <w:rFonts w:ascii="Times New Roman" w:hAnsi="Times New Roman"/>
          <w:b/>
          <w:vertAlign w:val="superscript"/>
        </w:rPr>
      </w:pPr>
      <w:r>
        <w:fldChar w:fldCharType="begin"/>
      </w:r>
      <w:r>
        <w:instrText xml:space="preserve"> HYPERLINK "mailto:thursina@poltekbangplg.ac.id1" </w:instrText>
      </w:r>
      <w:r>
        <w:fldChar w:fldCharType="separate"/>
      </w:r>
      <w:r>
        <w:rPr>
          <w:rStyle w:val="26"/>
          <w:rFonts w:ascii="Times New Roman" w:hAnsi="Times New Roman"/>
          <w:b/>
          <w:color w:val="FFFFFF" w:themeColor="background1"/>
          <w14:textFill>
            <w14:solidFill>
              <w14:schemeClr w14:val="bg1"/>
            </w14:solidFill>
          </w14:textFill>
        </w:rPr>
        <w:t>thursina@poltekbangplg.ac.id</w:t>
      </w:r>
      <w:r>
        <w:rPr>
          <w:rStyle w:val="26"/>
          <w:rFonts w:ascii="Times New Roman" w:hAnsi="Times New Roman"/>
          <w:b/>
          <w:color w:val="FFFFFF" w:themeColor="background1"/>
          <w:vertAlign w:val="superscript"/>
          <w14:textFill>
            <w14:solidFill>
              <w14:schemeClr w14:val="bg1"/>
            </w14:solidFill>
          </w14:textFill>
        </w:rPr>
        <w:t>1</w:t>
      </w:r>
      <w:r>
        <w:rPr>
          <w:rStyle w:val="26"/>
          <w:rFonts w:ascii="Times New Roman" w:hAnsi="Times New Roman"/>
          <w:b/>
          <w:color w:val="FFFFFF" w:themeColor="background1"/>
          <w:vertAlign w:val="superscript"/>
          <w14:textFill>
            <w14:solidFill>
              <w14:schemeClr w14:val="bg1"/>
            </w14:solidFill>
          </w14:textFill>
        </w:rPr>
        <w:fldChar w:fldCharType="end"/>
      </w:r>
      <w:r>
        <w:rPr>
          <w:rFonts w:ascii="Times New Roman" w:hAnsi="Times New Roman"/>
          <w:b/>
          <w:color w:val="FFFFFF" w:themeColor="background1"/>
          <w14:textFill>
            <w14:solidFill>
              <w14:schemeClr w14:val="bg1"/>
            </w14:solidFill>
          </w14:textFill>
        </w:rPr>
        <w:t xml:space="preserve">, </w:t>
      </w:r>
      <w:r>
        <w:fldChar w:fldCharType="begin"/>
      </w:r>
      <w:r>
        <w:instrText xml:space="preserve"> HYPERLINK "mailto:syukri@poltekbangplg.ac.id2" </w:instrText>
      </w:r>
      <w:r>
        <w:fldChar w:fldCharType="separate"/>
      </w:r>
      <w:r>
        <w:rPr>
          <w:rStyle w:val="26"/>
          <w:rFonts w:ascii="Times New Roman" w:hAnsi="Times New Roman"/>
          <w:b/>
          <w:color w:val="FFFFFF" w:themeColor="background1"/>
          <w14:textFill>
            <w14:solidFill>
              <w14:schemeClr w14:val="bg1"/>
            </w14:solidFill>
          </w14:textFill>
        </w:rPr>
        <w:t>syukri@poltekbangplg.ac.id</w:t>
      </w:r>
      <w:r>
        <w:rPr>
          <w:rStyle w:val="26"/>
          <w:rFonts w:ascii="Times New Roman" w:hAnsi="Times New Roman"/>
          <w:b/>
          <w:color w:val="FFFFFF" w:themeColor="background1"/>
          <w:vertAlign w:val="superscript"/>
          <w14:textFill>
            <w14:solidFill>
              <w14:schemeClr w14:val="bg1"/>
            </w14:solidFill>
          </w14:textFill>
        </w:rPr>
        <w:t>2</w:t>
      </w:r>
      <w:r>
        <w:rPr>
          <w:rStyle w:val="26"/>
          <w:rFonts w:ascii="Times New Roman" w:hAnsi="Times New Roman"/>
          <w:b/>
          <w:color w:val="FFFFFF" w:themeColor="background1"/>
          <w:vertAlign w:val="superscript"/>
          <w14:textFill>
            <w14:solidFill>
              <w14:schemeClr w14:val="bg1"/>
            </w14:solidFill>
          </w14:textFill>
        </w:rPr>
        <w:fldChar w:fldCharType="end"/>
      </w:r>
      <w:r>
        <w:rPr>
          <w:rFonts w:ascii="Times New Roman" w:hAnsi="Times New Roman"/>
          <w:b/>
          <w:color w:val="FFFFFF" w:themeColor="background1"/>
          <w14:textFill>
            <w14:solidFill>
              <w14:schemeClr w14:val="bg1"/>
            </w14:solidFill>
          </w14:textFill>
        </w:rPr>
        <w:t xml:space="preserve">, </w:t>
      </w:r>
      <w:r>
        <w:fldChar w:fldCharType="begin"/>
      </w:r>
      <w:r>
        <w:instrText xml:space="preserve"> HYPERLINK "mailto:wulan@poltekbangplg.ac.id3" </w:instrText>
      </w:r>
      <w:r>
        <w:fldChar w:fldCharType="separate"/>
      </w:r>
      <w:r>
        <w:rPr>
          <w:rStyle w:val="26"/>
          <w:rFonts w:ascii="Times New Roman" w:hAnsi="Times New Roman"/>
          <w:b/>
          <w:color w:val="FFFFFF" w:themeColor="background1"/>
          <w14:textFill>
            <w14:solidFill>
              <w14:schemeClr w14:val="bg1"/>
            </w14:solidFill>
          </w14:textFill>
        </w:rPr>
        <w:t>wulan@poltekbangplg.ac.id</w:t>
      </w:r>
      <w:r>
        <w:rPr>
          <w:rStyle w:val="26"/>
          <w:rFonts w:ascii="Times New Roman" w:hAnsi="Times New Roman"/>
          <w:b/>
          <w:color w:val="FFFFFF" w:themeColor="background1"/>
          <w:vertAlign w:val="superscript"/>
          <w14:textFill>
            <w14:solidFill>
              <w14:schemeClr w14:val="bg1"/>
            </w14:solidFill>
          </w14:textFill>
        </w:rPr>
        <w:t>3</w:t>
      </w:r>
      <w:r>
        <w:rPr>
          <w:rStyle w:val="26"/>
          <w:rFonts w:ascii="Times New Roman" w:hAnsi="Times New Roman"/>
          <w:b/>
          <w:color w:val="FFFFFF" w:themeColor="background1"/>
          <w:vertAlign w:val="superscript"/>
          <w14:textFill>
            <w14:solidFill>
              <w14:schemeClr w14:val="bg1"/>
            </w14:solidFill>
          </w14:textFill>
        </w:rPr>
        <w:fldChar w:fldCharType="end"/>
      </w:r>
    </w:p>
    <w:p>
      <w:pPr>
        <w:ind w:right="283"/>
        <w:jc w:val="center"/>
        <w:rPr>
          <w:rFonts w:ascii="Times New Roman" w:hAnsi="Times New Roman"/>
          <w:b/>
        </w:rPr>
      </w:pPr>
    </w:p>
    <w:p>
      <w:pPr>
        <w:ind w:left="567" w:right="425"/>
        <w:jc w:val="both"/>
        <w:rPr>
          <w:rFonts w:ascii="Times New Roman" w:hAnsi="Times New Roman"/>
          <w:i/>
          <w:sz w:val="24"/>
          <w:szCs w:val="24"/>
          <w:lang w:val="en-US"/>
        </w:rPr>
      </w:pPr>
      <w:commentRangeStart w:id="0"/>
      <w:r>
        <w:rPr>
          <w:rFonts w:ascii="Times New Roman" w:hAnsi="Times New Roman"/>
          <w:b/>
        </w:rPr>
        <w:t>ABSTRACT</w:t>
      </w:r>
      <w:commentRangeEnd w:id="0"/>
      <w:r>
        <w:commentReference w:id="0"/>
      </w:r>
      <w:r>
        <w:rPr>
          <w:rFonts w:ascii="Times New Roman" w:hAnsi="Times New Roman"/>
          <w:b/>
        </w:rPr>
        <w:t xml:space="preserve">: </w:t>
      </w:r>
      <w:commentRangeStart w:id="1"/>
      <w:r>
        <w:rPr>
          <w:rFonts w:ascii="Times New Roman" w:hAnsi="Times New Roman"/>
          <w:iCs/>
          <w:lang w:val="en-US"/>
        </w:rPr>
        <w:t>Bilingual learning programs</w:t>
      </w:r>
      <w:commentRangeEnd w:id="1"/>
      <w:r>
        <w:commentReference w:id="1"/>
      </w:r>
      <w:r>
        <w:rPr>
          <w:rFonts w:ascii="Times New Roman" w:hAnsi="Times New Roman"/>
          <w:iCs/>
          <w:lang w:val="en-US"/>
        </w:rPr>
        <w:t xml:space="preserve"> refer to two-language learning programs that use the mother tongue and foreign language as learning media. This research used a descriptive qualitative approach, </w:t>
      </w:r>
      <w:del w:id="0" w:author="gothicinspire" w:date="2024-10-19T16:55:42Z">
        <w:r>
          <w:rPr>
            <w:rFonts w:ascii="Times New Roman" w:hAnsi="Times New Roman"/>
            <w:iCs/>
            <w:lang w:val="en-US"/>
          </w:rPr>
          <w:delText>where</w:delText>
        </w:r>
      </w:del>
      <w:ins w:id="1" w:author="gothicinspire" w:date="2024-10-19T16:55:53Z">
        <w:r>
          <w:rPr>
            <w:rFonts w:hint="default" w:ascii="Times New Roman" w:hAnsi="Times New Roman"/>
            <w:iCs/>
            <w:lang w:val="en-US"/>
          </w:rPr>
          <w:t xml:space="preserve"> </w:t>
        </w:r>
      </w:ins>
      <w:ins w:id="2" w:author="gothicinspire" w:date="2024-10-19T16:55:47Z">
        <w:r>
          <w:rPr>
            <w:rFonts w:hint="default" w:ascii="Times New Roman" w:hAnsi="Times New Roman"/>
            <w:iCs/>
            <w:lang w:val="en-US"/>
          </w:rPr>
          <w:t>whic</w:t>
        </w:r>
      </w:ins>
      <w:ins w:id="3" w:author="gothicinspire" w:date="2024-10-19T16:55:48Z">
        <w:r>
          <w:rPr>
            <w:rFonts w:hint="default" w:ascii="Times New Roman" w:hAnsi="Times New Roman"/>
            <w:iCs/>
            <w:lang w:val="en-US"/>
          </w:rPr>
          <w:t>h</w:t>
        </w:r>
      </w:ins>
      <w:r>
        <w:rPr>
          <w:rFonts w:ascii="Times New Roman" w:hAnsi="Times New Roman"/>
          <w:iCs/>
          <w:lang w:val="en-US"/>
        </w:rPr>
        <w:t xml:space="preserve"> observation and interview were used for collecting </w:t>
      </w:r>
      <w:ins w:id="4" w:author="gothicinspire" w:date="2024-10-19T16:56:01Z">
        <w:r>
          <w:rPr>
            <w:rFonts w:hint="default" w:ascii="Times New Roman" w:hAnsi="Times New Roman"/>
            <w:iCs/>
            <w:lang w:val="en-US"/>
          </w:rPr>
          <w:t>th</w:t>
        </w:r>
      </w:ins>
      <w:ins w:id="5" w:author="gothicinspire" w:date="2024-10-19T16:56:02Z">
        <w:r>
          <w:rPr>
            <w:rFonts w:hint="default" w:ascii="Times New Roman" w:hAnsi="Times New Roman"/>
            <w:iCs/>
            <w:lang w:val="en-US"/>
          </w:rPr>
          <w:t xml:space="preserve">e </w:t>
        </w:r>
      </w:ins>
      <w:r>
        <w:rPr>
          <w:rFonts w:ascii="Times New Roman" w:hAnsi="Times New Roman"/>
          <w:iCs/>
          <w:lang w:val="en-US"/>
        </w:rPr>
        <w:t>data</w:t>
      </w:r>
      <w:del w:id="6" w:author="gothicinspire" w:date="2024-10-19T16:56:15Z">
        <w:r>
          <w:rPr>
            <w:rFonts w:ascii="Times New Roman" w:hAnsi="Times New Roman"/>
            <w:iCs/>
            <w:lang w:val="en-US"/>
          </w:rPr>
          <w:delText>,</w:delText>
        </w:r>
      </w:del>
      <w:ins w:id="7" w:author="gothicinspire" w:date="2024-10-19T16:56:16Z">
        <w:r>
          <w:rPr>
            <w:rFonts w:hint="default" w:ascii="Times New Roman" w:hAnsi="Times New Roman"/>
            <w:iCs/>
            <w:lang w:val="en-US"/>
          </w:rPr>
          <w:t>.</w:t>
        </w:r>
      </w:ins>
      <w:r>
        <w:rPr>
          <w:rFonts w:ascii="Times New Roman" w:hAnsi="Times New Roman"/>
          <w:iCs/>
          <w:lang w:val="en-US"/>
        </w:rPr>
        <w:t xml:space="preserve"> </w:t>
      </w:r>
      <w:commentRangeStart w:id="2"/>
      <w:r>
        <w:rPr>
          <w:rFonts w:ascii="Times New Roman" w:hAnsi="Times New Roman"/>
          <w:iCs/>
          <w:lang w:val="en-US"/>
        </w:rPr>
        <w:t>involving all lecturers and cadets using intact sampling</w:t>
      </w:r>
      <w:commentRangeEnd w:id="2"/>
      <w:r>
        <w:commentReference w:id="2"/>
      </w:r>
      <w:r>
        <w:rPr>
          <w:rFonts w:ascii="Times New Roman" w:hAnsi="Times New Roman"/>
          <w:iCs/>
          <w:lang w:val="en-US"/>
        </w:rPr>
        <w:t xml:space="preserve">. </w:t>
      </w:r>
      <w:ins w:id="8" w:author="gothicinspire" w:date="2024-10-19T16:58:23Z">
        <w:commentRangeStart w:id="3"/>
        <w:r>
          <w:rPr>
            <w:rFonts w:hint="default" w:ascii="Times New Roman" w:hAnsi="Times New Roman"/>
            <w:iCs/>
            <w:lang w:val="en-US"/>
          </w:rPr>
          <w:t>…</w:t>
        </w:r>
        <w:commentRangeEnd w:id="3"/>
      </w:ins>
      <w:r>
        <w:commentReference w:id="3"/>
      </w:r>
      <w:ins w:id="9" w:author="gothicinspire" w:date="2024-10-19T16:58:27Z">
        <w:r>
          <w:rPr>
            <w:rFonts w:hint="default" w:ascii="Times New Roman" w:hAnsi="Times New Roman"/>
            <w:iCs/>
            <w:lang w:val="en-US"/>
          </w:rPr>
          <w:t xml:space="preserve"> </w:t>
        </w:r>
      </w:ins>
      <w:r>
        <w:rPr>
          <w:rFonts w:ascii="Times New Roman" w:hAnsi="Times New Roman"/>
          <w:iCs/>
          <w:lang w:val="en-US"/>
        </w:rPr>
        <w:t xml:space="preserve">The result showed that lecturers and cadets have positive perspectives on </w:t>
      </w:r>
      <w:commentRangeStart w:id="4"/>
      <w:r>
        <w:rPr>
          <w:rFonts w:ascii="Times New Roman" w:hAnsi="Times New Roman"/>
          <w:iCs/>
          <w:lang w:val="en-US"/>
        </w:rPr>
        <w:t>bilingual learning</w:t>
      </w:r>
      <w:commentRangeEnd w:id="4"/>
      <w:r>
        <w:commentReference w:id="4"/>
      </w:r>
      <w:r>
        <w:rPr>
          <w:rFonts w:ascii="Times New Roman" w:hAnsi="Times New Roman"/>
          <w:iCs/>
          <w:lang w:val="en-US"/>
        </w:rPr>
        <w:t xml:space="preserve"> even though improvements need to be made in the implementation of bilingual learning to be more effective. In the implementation of bilingual learning, it was </w:t>
      </w:r>
      <w:del w:id="10" w:author="gothicinspire" w:date="2024-10-19T17:00:49Z">
        <w:r>
          <w:rPr>
            <w:rFonts w:ascii="Times New Roman" w:hAnsi="Times New Roman"/>
            <w:iCs/>
            <w:lang w:val="en-US"/>
          </w:rPr>
          <w:delText>indicated</w:delText>
        </w:r>
      </w:del>
      <w:ins w:id="11" w:author="gothicinspire" w:date="2024-10-19T17:00:55Z">
        <w:r>
          <w:rPr>
            <w:rFonts w:hint="default" w:ascii="Times New Roman" w:hAnsi="Times New Roman"/>
            <w:iCs/>
            <w:lang w:val="en-US"/>
          </w:rPr>
          <w:t>f</w:t>
        </w:r>
      </w:ins>
      <w:ins w:id="12" w:author="gothicinspire" w:date="2024-10-19T17:00:59Z">
        <w:r>
          <w:rPr>
            <w:rFonts w:hint="default" w:ascii="Times New Roman" w:hAnsi="Times New Roman"/>
            <w:iCs/>
            <w:lang w:val="en-US"/>
          </w:rPr>
          <w:t xml:space="preserve"> </w:t>
        </w:r>
      </w:ins>
      <w:ins w:id="13" w:author="gothicinspire" w:date="2024-10-19T17:01:00Z">
        <w:r>
          <w:rPr>
            <w:rFonts w:hint="default" w:ascii="Times New Roman" w:hAnsi="Times New Roman"/>
            <w:iCs/>
            <w:lang w:val="en-US"/>
          </w:rPr>
          <w:t>f</w:t>
        </w:r>
      </w:ins>
      <w:ins w:id="14" w:author="gothicinspire" w:date="2024-10-19T17:01:01Z">
        <w:r>
          <w:rPr>
            <w:rFonts w:hint="default" w:ascii="Times New Roman" w:hAnsi="Times New Roman"/>
            <w:iCs/>
            <w:lang w:val="en-US"/>
          </w:rPr>
          <w:t>ound</w:t>
        </w:r>
      </w:ins>
      <w:r>
        <w:rPr>
          <w:rFonts w:ascii="Times New Roman" w:hAnsi="Times New Roman"/>
          <w:iCs/>
          <w:lang w:val="en-US"/>
        </w:rPr>
        <w:t xml:space="preserve"> that there were </w:t>
      </w:r>
      <w:commentRangeStart w:id="5"/>
      <w:r>
        <w:rPr>
          <w:rFonts w:ascii="Times New Roman" w:hAnsi="Times New Roman"/>
          <w:iCs/>
          <w:lang w:val="en-US"/>
        </w:rPr>
        <w:t>some issues regarding challenges and obstacles during bilingual learning.</w:t>
      </w:r>
      <w:r>
        <w:rPr>
          <w:rFonts w:ascii="Times New Roman" w:hAnsi="Times New Roman"/>
          <w:i/>
          <w:sz w:val="24"/>
          <w:szCs w:val="24"/>
          <w:lang w:val="en-US"/>
        </w:rPr>
        <w:t xml:space="preserve"> </w:t>
      </w:r>
      <w:commentRangeEnd w:id="5"/>
      <w:r>
        <w:commentReference w:id="5"/>
      </w:r>
    </w:p>
    <w:p>
      <w:pPr>
        <w:tabs>
          <w:tab w:val="left" w:pos="8647"/>
        </w:tabs>
        <w:spacing w:before="240"/>
        <w:ind w:left="540" w:right="429"/>
        <w:jc w:val="both"/>
        <w:rPr>
          <w:rFonts w:ascii="Times New Roman" w:hAnsi="Times New Roman"/>
          <w:i/>
        </w:rPr>
      </w:pPr>
      <w:r>
        <w:rPr>
          <w:rFonts w:ascii="Times New Roman" w:hAnsi="Times New Roman"/>
          <w:b/>
        </w:rPr>
        <w:t>Keywords</w:t>
      </w:r>
      <w:r>
        <w:rPr>
          <w:rFonts w:ascii="Times New Roman" w:hAnsi="Times New Roman"/>
        </w:rPr>
        <w:t>:</w:t>
      </w:r>
      <w:r>
        <w:rPr>
          <w:rFonts w:ascii="Times New Roman" w:hAnsi="Times New Roman"/>
          <w:i/>
        </w:rPr>
        <w:t xml:space="preserve">  Bilingual, Perspectives, Challenges, Obstacles, Palembang Civil Aviation Polytechnic.</w:t>
      </w:r>
    </w:p>
    <w:p>
      <w:pPr>
        <w:contextualSpacing/>
        <w:rPr>
          <w:rFonts w:ascii="Times New Roman" w:hAnsi="Times New Roman"/>
          <w:color w:val="FF0000"/>
        </w:rPr>
      </w:pPr>
    </w:p>
    <w:p>
      <w:pPr>
        <w:contextualSpacing/>
        <w:rPr>
          <w:rFonts w:ascii="Times New Roman" w:hAnsi="Times New Roman"/>
          <w:color w:val="FF0000"/>
        </w:rPr>
      </w:pPr>
      <w:r>
        <w:rPr>
          <w:lang w:eastAsia="id-ID"/>
        </w:rPr>
        <mc:AlternateContent>
          <mc:Choice Requires="wpg">
            <w:drawing>
              <wp:anchor distT="0" distB="0" distL="114300" distR="114300" simplePos="0" relativeHeight="251659264" behindDoc="0" locked="0" layoutInCell="1" allowOverlap="1">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0pt;margin-top:8.05pt;height:2.25pt;width:430.5pt;mso-position-horizontal-relative:margin;z-index:251659264;mso-width-relative:page;mso-height-relative:page;" coordsize="5467350,28575" o:gfxdata="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D6vFRHWAAAABgEAAA8AAAAAAAAAAQAgAAAA&#10;IgAAAGRycy9kb3ducmV2LnhtbFBLAQIUABQAAAAIAIdO4kCsVNMjRgIAAL8GAAAOAAAAAAAAAAEA&#10;IAAAACUBAABkcnMvZTJvRG9jLnhtbFBLBQYAAAAABgAGAFkBAADdBQAAAAA=&#10;">
                <o:lock v:ext="edit" aspectratio="f"/>
                <v:line id="Straight Connector 2" o:spid="_x0000_s1026" o:spt="20" style="position:absolute;left:0;top:0;height:0;width:5467350;" filled="f" stroked="t" coordsize="21600,21600" o:gfxdata="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3ZqS8AAAA&#10;2wAAAA8AAAAAAAAAAQAgAAAAIgAAAGRycy9kb3ducmV2LnhtbFBLAQIUABQAAAAIAIdO4kAzLwWe&#10;OwAAADkAAAAQAAAAAAAAAAEAIAAAAAsBAABkcnMvc2hhcGV4bWwueG1sUEsFBgAAAAAGAAYAWwEA&#10;ALUDA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mF1JxbwAAADb&#10;AAAADwAAAGRycy9kb3ducmV2LnhtbEVPTWvCQBC9F/oflhF6q5u0IJK6ChUChYpibA+9DdkxSZud&#10;TXZXE/+9Kwi9zeN9zmI1mlacyfnGsoJ0moAgLq1uuFLwdcif5yB8QNbYWiYFF/KwWj4+LDDTduA9&#10;nYtQiRjCPkMFdQhdJqUvazLop7YjjtzROoMhQldJ7XCI4aaVL0kykwYbjg01drSuqfwrTkbBkbbf&#10;n95Rv+l37z95sfs1VX5Q6mmSJm8gAo3hX3x3f+g4/xVuv8QD5PI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dScW8AAAA&#10;2wAAAA8AAAAAAAAAAQAgAAAAIgAAAGRycy9kb3ducmV2LnhtbFBLAQIUABQAAAAIAIdO4kAzLwWe&#10;OwAAADkAAAAQAAAAAAAAAAEAIAAAAAsBAABkcnMvc2hhcGV4bWwueG1sUEsFBgAAAAAGAAYAWwEA&#10;ALUDAAAAAA==&#10;">
                  <v:fill on="f" focussize="0,0"/>
                  <v:stroke color="#000000 [3213]" miterlimit="8" joinstyle="miter"/>
                  <v:imagedata o:title=""/>
                  <o:lock v:ext="edit" aspectratio="f"/>
                </v:line>
              </v:group>
            </w:pict>
          </mc:Fallback>
        </mc:AlternateContent>
      </w:r>
    </w:p>
    <w:p>
      <w:pPr>
        <w:rPr>
          <w:rFonts w:ascii="Times New Roman" w:hAnsi="Times New Roman"/>
          <w:b/>
          <w:sz w:val="24"/>
          <w:szCs w:val="24"/>
        </w:rPr>
      </w:pPr>
    </w:p>
    <w:p>
      <w:pPr>
        <w:contextualSpacing/>
        <w:jc w:val="center"/>
        <w:rPr>
          <w:rFonts w:ascii="Times New Roman" w:hAnsi="Times New Roman"/>
          <w:b/>
        </w:rPr>
      </w:pPr>
      <w:r>
        <w:rPr>
          <w:rFonts w:ascii="Times New Roman" w:hAnsi="Times New Roman"/>
          <w:b/>
        </w:rPr>
        <w:t>IMPLEMENTASI PEMBELAJARAN BILINGUAL: PERSPEKTIF, TANTANGAN DAN HAMBATAN</w:t>
      </w:r>
    </w:p>
    <w:p>
      <w:pPr>
        <w:contextualSpacing/>
        <w:jc w:val="center"/>
        <w:rPr>
          <w:rFonts w:ascii="Times New Roman" w:hAnsi="Times New Roman"/>
          <w:b/>
          <w:sz w:val="24"/>
          <w:szCs w:val="24"/>
        </w:rPr>
      </w:pPr>
    </w:p>
    <w:p>
      <w:pPr>
        <w:ind w:left="567" w:right="425"/>
        <w:jc w:val="both"/>
        <w:rPr>
          <w:rFonts w:ascii="Times New Roman" w:hAnsi="Times New Roman"/>
          <w:b/>
          <w:i/>
          <w:sz w:val="24"/>
          <w:szCs w:val="24"/>
        </w:rPr>
      </w:pPr>
      <w:r>
        <w:rPr>
          <w:rFonts w:ascii="Times New Roman" w:hAnsi="Times New Roman"/>
          <w:b/>
        </w:rPr>
        <w:t xml:space="preserve">ABSTRAK: </w:t>
      </w:r>
      <w:r>
        <w:rPr>
          <w:rFonts w:ascii="Times New Roman" w:hAnsi="Times New Roman"/>
        </w:rPr>
        <w:t>Pembelajaran bilingual merupakan suatu program pembelajaran dua bahasa, yaitu bahasa ibu dan bahasa asing sebagai media pengantar pembelajaran. Penelitian ini menggunakan pendekatan kualitatif deskriptif, dimana pengumpulan datanya menggunakan observasi dan interview, dengan subjek penelitian adalah dosen dan taruna/i Politeknik Penerbangan Palembang. Hasil dari penelitian ini menunjukkan bahwa sebagian besar perspektif dosen dan taruna/i menunjukkan respon positif namun masih dianggap perlu untuk ada perbaikan dalam pelaksanaan pembelajaran bilingual agar lebih efektif. Dalam pelaksanaan pembelajaran bilingual tentunya terdapat beberapa isu yang muncul terkait tantangan dan hambatan selama pembelajaran bilingual.</w:t>
      </w:r>
      <w:r>
        <w:rPr>
          <w:rFonts w:ascii="Times New Roman" w:hAnsi="Times New Roman"/>
          <w:sz w:val="24"/>
          <w:szCs w:val="24"/>
        </w:rPr>
        <w:t xml:space="preserve"> </w:t>
      </w:r>
    </w:p>
    <w:p>
      <w:pPr>
        <w:tabs>
          <w:tab w:val="left" w:pos="8076"/>
        </w:tabs>
        <w:spacing w:before="240"/>
        <w:ind w:left="540" w:right="429"/>
        <w:jc w:val="both"/>
        <w:rPr>
          <w:rFonts w:ascii="Times New Roman" w:hAnsi="Times New Roman"/>
          <w:i/>
        </w:rPr>
        <w:sectPr>
          <w:headerReference r:id="rId5" w:type="default"/>
          <w:footerReference r:id="rId6" w:type="default"/>
          <w:type w:val="nextColumn"/>
          <w:pgSz w:w="11907" w:h="16840"/>
          <w:pgMar w:top="1701" w:right="1701" w:bottom="1701" w:left="1701" w:header="720" w:footer="720" w:gutter="0"/>
          <w:cols w:space="708" w:num="1"/>
          <w:docGrid w:linePitch="299" w:charSpace="0"/>
        </w:sectPr>
      </w:pPr>
      <w:r>
        <w:rPr>
          <w:lang w:eastAsia="id-ID"/>
        </w:rPr>
        <mc:AlternateContent>
          <mc:Choice Requires="wpg">
            <w:drawing>
              <wp:anchor distT="0" distB="0" distL="114300" distR="114300" simplePos="0" relativeHeight="251660288" behindDoc="0" locked="0" layoutInCell="1" allowOverlap="1">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2.95pt;margin-top:38.45pt;height:2.25pt;width:430.5pt;mso-position-horizontal-relative:margin;z-index:251660288;mso-width-relative:page;mso-height-relative:page;" coordsize="5467350,28575" o:gfxdata="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sTYFo1gAAAAcBAAAPAAAAAAAAAAEAIAAA&#10;ACIAAABkcnMvZG93bnJldi54bWxQSwECFAAUAAAACACHTuJARxRRRUcCAAC8BgAADgAAAAAAAAAB&#10;ACAAAAAlAQAAZHJzL2Uyb0RvYy54bWxQSwUGAAAAAAYABgBZAQAA3gUAAAAA&#10;">
                <o:lock v:ext="edit" aspectratio="f"/>
                <v:line id="Straight Connector 2" o:spid="_x0000_s1026" o:spt="20" style="position:absolute;left:0;top:0;height:0;width:5467350;" filled="f" stroked="t" coordsize="21600,21600" o:gfxdata="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0//avQAA&#10;ANoAAAAPAAAAAAAAAAEAIAAAACIAAABkcnMvZG93bnJldi54bWxQSwECFAAUAAAACACHTuJAMy8F&#10;njsAAAA5AAAAEAAAAAAAAAABACAAAAAMAQAAZHJzL3NoYXBleG1sLnhtbFBLBQYAAAAABgAGAFsB&#10;AAC2Aw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aI/Xsr4AAADb&#10;AAAADwAAAGRycy9kb3ducmV2LnhtbEWPT2vCQBDF74LfYRmhN93YQynRVVAICBalsT14G7JjEs3O&#10;xt31T79951DobYb35r3fzJdP16k7hdh6NjCdZKCIK29brg18HYrxO6iYkC12nsnAD0VYLoaDOebW&#10;P/iT7mWqlYRwzNFAk1Kfax2rhhzGie+JRTv54DDJGmptAz4k3HX6NcvetMOWpaHBntYNVZfy5gyc&#10;aPe9jYGuH9f96liU+7Ori4MxL6NpNgOV6Jn+zX/XGyv4Qi+/yAB6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I/Xsr4A&#10;AADbAAAADwAAAAAAAAABACAAAAAiAAAAZHJzL2Rvd25yZXYueG1sUEsBAhQAFAAAAAgAh07iQDMv&#10;BZ47AAAAOQAAABAAAAAAAAAAAQAgAAAADQEAAGRycy9zaGFwZXhtbC54bWxQSwUGAAAAAAYABgBb&#10;AQAAtwMAAAAA&#10;">
                  <v:fill on="f" focussize="0,0"/>
                  <v:stroke color="#000000 [3213]" miterlimit="8" joinstyle="miter"/>
                  <v:imagedata o:title=""/>
                  <o:lock v:ext="edit" aspectratio="f"/>
                </v:line>
              </v:group>
            </w:pict>
          </mc:Fallback>
        </mc:AlternateContent>
      </w:r>
      <w:r>
        <w:rPr>
          <w:rFonts w:ascii="Times New Roman" w:hAnsi="Times New Roman"/>
          <w:b/>
        </w:rPr>
        <w:t xml:space="preserve">Kata Kunci: </w:t>
      </w:r>
      <w:r>
        <w:rPr>
          <w:rFonts w:ascii="Times New Roman" w:hAnsi="Times New Roman"/>
          <w:bCs/>
        </w:rPr>
        <w:t>Perspektif, Tantangan, Hambatan, Politeknik Penerbangan Palembang</w:t>
      </w:r>
    </w:p>
    <w:p>
      <w:pPr>
        <w:spacing w:line="360" w:lineRule="auto"/>
        <w:ind w:right="-46"/>
        <w:jc w:val="both"/>
        <w:rPr>
          <w:rFonts w:ascii="Times New Roman" w:hAnsi="Times New Roman"/>
          <w:b/>
          <w:bCs/>
          <w:sz w:val="24"/>
          <w:szCs w:val="24"/>
        </w:rPr>
      </w:pPr>
      <w:r>
        <w:rPr>
          <w:rFonts w:ascii="Times New Roman" w:hAnsi="Times New Roman"/>
          <w:b/>
          <w:bCs/>
          <w:sz w:val="24"/>
          <w:szCs w:val="24"/>
        </w:rPr>
        <w:t>INTRODUCTION</w:t>
      </w:r>
    </w:p>
    <w:p>
      <w:pPr>
        <w:pStyle w:val="69"/>
        <w:keepNext/>
        <w:framePr w:dropCap="drop" w:lines="2" w:wrap="around" w:vAnchor="text" w:hAnchor="text"/>
        <w:spacing w:line="551" w:lineRule="exact"/>
        <w:ind w:firstLine="0"/>
        <w:textAlignment w:val="baseline"/>
        <w:rPr>
          <w:position w:val="-6"/>
          <w:sz w:val="70"/>
          <w:lang w:eastAsia="id-ID"/>
        </w:rPr>
      </w:pPr>
      <w:r>
        <w:rPr>
          <w:position w:val="-6"/>
          <w:sz w:val="70"/>
          <w:lang w:eastAsia="id-ID"/>
        </w:rPr>
        <w:t xml:space="preserve">   E</w:t>
      </w:r>
    </w:p>
    <w:p>
      <w:pPr>
        <w:jc w:val="both"/>
        <w:rPr>
          <w:rFonts w:ascii="Times New Roman" w:hAnsi="Times New Roman" w:eastAsia="Times New Roman"/>
          <w:sz w:val="24"/>
          <w:szCs w:val="24"/>
          <w:lang w:val="zh-CN" w:eastAsia="zh-CN"/>
        </w:rPr>
      </w:pPr>
      <w:r>
        <w:rPr>
          <w:rFonts w:ascii="Times New Roman" w:hAnsi="Times New Roman"/>
          <w:lang w:eastAsia="id-ID"/>
        </w:rPr>
        <w:t>ducation</w:t>
      </w:r>
      <w:r>
        <w:rPr>
          <w:sz w:val="24"/>
          <w:lang w:eastAsia="id-ID"/>
        </w:rPr>
        <w:t xml:space="preserve"> </w:t>
      </w:r>
      <w:r>
        <w:rPr>
          <w:rFonts w:ascii="Times New Roman" w:hAnsi="Times New Roman"/>
          <w:sz w:val="24"/>
          <w:szCs w:val="24"/>
        </w:rPr>
        <w:t xml:space="preserve">is essential in building the character of each individual. In general, education is </w:t>
      </w:r>
      <w:r>
        <w:rPr>
          <w:rFonts w:ascii="Times New Roman" w:hAnsi="Times New Roman"/>
          <w:sz w:val="24"/>
          <w:szCs w:val="24"/>
          <w:lang w:val="en-US"/>
        </w:rPr>
        <w:t xml:space="preserve">a </w:t>
      </w:r>
      <w:r>
        <w:rPr>
          <w:rFonts w:ascii="Times New Roman" w:hAnsi="Times New Roman" w:eastAsia="Times New Roman"/>
          <w:sz w:val="24"/>
          <w:szCs w:val="24"/>
          <w:lang w:val="zh-CN" w:eastAsia="zh-CN"/>
        </w:rPr>
        <w:t>deliberate and structured endeavor aimed at facilitating students' learning processes to cultivate their potential</w:t>
      </w:r>
      <w:r>
        <w:rPr>
          <w:rFonts w:ascii="Times New Roman" w:hAnsi="Times New Roman"/>
          <w:sz w:val="24"/>
          <w:szCs w:val="24"/>
        </w:rPr>
        <w:t>. The Indonesian National Education System has a supra system, namely</w:t>
      </w:r>
      <w:r>
        <w:rPr>
          <w:sz w:val="24"/>
        </w:rPr>
        <w:t xml:space="preserve"> </w:t>
      </w:r>
      <w:r>
        <w:rPr>
          <w:rFonts w:ascii="Times New Roman" w:hAnsi="Times New Roman"/>
          <w:sz w:val="24"/>
          <w:szCs w:val="24"/>
        </w:rPr>
        <w:t>national development, which aims to realize a just and prosperous Pancasila society, which is materially and spiritually equitable, modern and has stable institutions and advanced technology, which is based on kinship</w:t>
      </w:r>
      <w:commentRangeStart w:id="6"/>
      <w:r>
        <w:rPr>
          <w:rFonts w:ascii="Times New Roman" w:hAnsi="Times New Roman"/>
          <w:sz w:val="24"/>
          <w:szCs w:val="24"/>
        </w:rPr>
        <w:t xml:space="preserve"> in which harmony, harmony and balance take place</w:t>
      </w:r>
      <w:commentRangeEnd w:id="6"/>
      <w:r>
        <w:commentReference w:id="6"/>
      </w:r>
      <w:r>
        <w:rPr>
          <w:rFonts w:ascii="Times New Roman" w:hAnsi="Times New Roman"/>
          <w:sz w:val="24"/>
          <w:szCs w:val="24"/>
        </w:rPr>
        <w:t xml:space="preserve">. </w:t>
      </w:r>
      <w:r>
        <w:rPr>
          <w:rFonts w:ascii="Times New Roman" w:hAnsi="Times New Roman" w:eastAsia="Times New Roman"/>
          <w:sz w:val="24"/>
          <w:szCs w:val="24"/>
          <w:lang w:val="zh-CN" w:eastAsia="zh-CN"/>
        </w:rPr>
        <w:t xml:space="preserve">Education positions this generation as a paradigm for the instruction of preceding generations </w:t>
      </w:r>
      <w:r>
        <w:rPr>
          <w:rFonts w:ascii="Times New Roman" w:hAnsi="Times New Roman"/>
        </w:rPr>
        <w:fldChar w:fldCharType="begin" w:fldLock="1"/>
      </w:r>
      <w:r>
        <w:rPr>
          <w:rFonts w:ascii="Times New Roman" w:hAnsi="Times New Roman"/>
        </w:rPr>
        <w:instrText xml:space="preserve">ADDIN CSL_CITATION {"citationItems":[{"id":"ITEM-1","itemData":{"ISSN":"2775-4855","abstract":"AbstrakPendidikan merupakan usaha secara sadar  untuk mewujudkan sesuatu pewarisan budaya dari satu generasi ke generasi yang lain. Pendidikan diwujudkan dengan suasana belajar dan proses pembelajaran  agar  peserta  didik  secara  aktif  mengembangkan  potensi  dirinya  untukmemiliki kekuatan spiritual keagamaan, pengendalian diri, kepribadian, kecerdasan, akhlak mulia serta ketrampilan  yang  diperlukan  dirinya  dan  masyarakat.  Dalam  pengertian  yang  sederhana  dan umum  makna  pendidikan  sebagai  usaha  manusia  untuk  menumbuhkan  danmengembangkan potensi-potensi pembawaan baik jasmani maupun rohani sesuai dengan nilai-nilai yang ada di dalam   masyarakat   dan   kebudayaan.   Pendidikan   dan   budaya   ada   bersama   dan   saling memajukan. Pendidikan menjadi sangat bertaraf dalam kehidupan bangsa inisehingga banyak para  ahli  berusaha  menalar  dan  menyampaikan  apa  artian  pendidikan  yang  sesungguhnya dalam  kehidupan  ini.  Sistem  pendidikan  yang  tidak  selalu  identik  dengan  sekolah  atau  jalur pendidikan di luar pendidikan formal yang dapat dilaksanakan secara struktur dan berjenjang. Pendidikan   secara   alternatif   berfungsi    mengembangkan   potensi   peserta   didik    dengan penekanan  serta  penguasaan  pengetahuan  dan  ketrampilan  fungsional  serta  pengembangan sikap dan kepribadian fungsional.","author":[{"dropping-particle":"","family":"Rahman","given":"Abd","non-dropping-particle":"","parse-names":false,"suffix":""},{"dropping-particle":"","family":"Munandar","given":"Sabhayati Asri","non-dropping-particle":"","parse-names":false,"suffix":""},{"dropping-particle":"","family":"Fitriani","given":"Andi","non-dropping-particle":"","parse-names":false,"suffix":""},{"dropping-particle":"","family":"Karlina","given":"Yuyun","non-dropping-particle":"","parse-names":false,"suffix":""},{"dropping-particle":"","family":"Yumriani","given":"","non-dropping-particle":"","parse-names":false,"suffix":""}],"container-title":"Al Urwatul Wutsqa: Kajian Pendidikan Islam","id":"ITEM-1","issue":"1","issued":{"date-parts":[["2022"]]},"page":"1-8","title":"Pengertian Pendidikan, Ilmu Pendidikan dan Unsur-Unsur Pendidikan","type":"article-journal","volume":"2"},"uris":["http://www.mendeley.com/documents/?uuid=9085fd1f-3830-4bef-b765-3b2234356bef"]}],"mendeley":{"formattedCitation":"(Rahman et al., 2022)","plainTextFormattedCitation":"(Rahman et al., 2022)","previouslyFormattedCitation":"(Rahman et al., 2022)"},"properties":{"noteIndex":0},"schema":"https://github.com/citation-style-language/schema/raw/master/csl-citation.json"}</w:instrText>
      </w:r>
      <w:r>
        <w:rPr>
          <w:rFonts w:ascii="Times New Roman" w:hAnsi="Times New Roman"/>
        </w:rPr>
        <w:fldChar w:fldCharType="separate"/>
      </w:r>
      <w:r>
        <w:rPr>
          <w:rFonts w:ascii="Times New Roman" w:hAnsi="Times New Roman"/>
        </w:rPr>
        <w:t>(Rahman et al., 2022)</w:t>
      </w:r>
      <w:r>
        <w:rPr>
          <w:rFonts w:ascii="Times New Roman" w:hAnsi="Times New Roman"/>
        </w:rPr>
        <w:fldChar w:fldCharType="end"/>
      </w:r>
      <w:r>
        <w:rPr>
          <w:rFonts w:ascii="Times New Roman" w:hAnsi="Times New Roman"/>
        </w:rPr>
        <w:t>.</w:t>
      </w:r>
      <w:r>
        <w:rPr>
          <w:sz w:val="24"/>
        </w:rPr>
        <w:t xml:space="preserve"> </w:t>
      </w:r>
      <w:r>
        <w:rPr>
          <w:rFonts w:ascii="Times New Roman" w:hAnsi="Times New Roman"/>
          <w:sz w:val="24"/>
          <w:szCs w:val="24"/>
        </w:rPr>
        <w:t>It can be concluded that education is a consciously planned process that is carried out to improve a person's ability to achieve various things.</w:t>
      </w:r>
      <w:r>
        <w:rPr>
          <w:sz w:val="24"/>
          <w:lang w:eastAsia="id-ID"/>
        </w:rPr>
        <w:t xml:space="preserve"> </w:t>
      </w:r>
    </w:p>
    <w:p>
      <w:pPr>
        <w:ind w:firstLine="720"/>
        <w:jc w:val="both"/>
        <w:rPr>
          <w:rFonts w:ascii="Times New Roman" w:hAnsi="Times New Roman" w:eastAsia="Times New Roman"/>
          <w:sz w:val="24"/>
          <w:szCs w:val="24"/>
          <w:lang w:val="zh-CN" w:eastAsia="zh-CN"/>
        </w:rPr>
      </w:pPr>
      <w:r>
        <w:rPr>
          <w:rFonts w:ascii="Times New Roman" w:hAnsi="Times New Roman"/>
          <w:sz w:val="24"/>
          <w:szCs w:val="24"/>
        </w:rPr>
        <w:t xml:space="preserve">Aligned with the definition of education, technological advances become a benchmark that affects the transformation of technology-based education. </w:t>
      </w:r>
      <w:r>
        <w:rPr>
          <w:rFonts w:ascii="Times New Roman" w:hAnsi="Times New Roman" w:eastAsia="Times New Roman"/>
          <w:sz w:val="24"/>
          <w:szCs w:val="24"/>
          <w:lang w:val="zh-CN" w:eastAsia="zh-CN"/>
        </w:rPr>
        <w:t>The dynamics of educational reform have evolved swiftly alongside advancing technology. This may occur due to the presence of learning systems and methodologies facilitated by digital technology. This development is characterized by the educational component's influence in the era of globalization</w:t>
      </w:r>
      <w:r>
        <w:rPr>
          <w:sz w:val="24"/>
        </w:rPr>
        <w:t xml:space="preserve"> </w:t>
      </w:r>
      <w:r>
        <w:rPr>
          <w:rFonts w:ascii="Times New Roman" w:hAnsi="Times New Roman"/>
        </w:rPr>
        <w:fldChar w:fldCharType="begin" w:fldLock="1"/>
      </w:r>
      <w:r>
        <w:rPr>
          <w:rFonts w:ascii="Times New Roman" w:hAnsi="Times New Roman"/>
        </w:rPr>
        <w:instrText xml:space="preserve">ADDIN CSL_CITATION {"citationItems":[{"id":"ITEM-1","itemData":{"ISSN":"2549-5976","abstract":"Profesor Klaus Schwab adalah seorang ahli ekonomi yang mengenalkan pertama kali konsep awal revolusi industri 4.0 melalui bukunya yang berjudul “The Fourth Industrial Revolution”. Revolusi industri 4.0 juga berdampak pada dunia pendidikan di Indonesia, dimulai dengan digitalisasi sistem pendidikan yang mengharuskan setiap elemen dalam bidang pendidikan untuk mampu beradaptasi dengan perubahan yang terjadi. Salah satu contoh adalah sistem pembelajaran di dalam kelas digantikan melalui sistem pembelajaran secara tidak langsung atau melalui jaringan internet. Kurangnya pemahaman mengenai pendidikan karakter ini juga berdampak terhadap lunturnya identitas nasional bangsa Indonesia, nilai-nilai luhur bangsa Indonesia mulai ditinggalkan oleh generasi muda kita. Tulisan ini bertujuan untuk memberikan solusi agar tetap menjadi insan yang berkarakter diera revolusi industri 4.0 ini. Adapun penguatan pendidikan karakter dalam menghadapi era revolusi industri 4.0 dapat dilakukan dengan pemaduan kegiatan kelas, luar kelas di sekolah, dan luar sekolah (masyarakat/komunitas); pemaduan kegiatan intrakurikuler, kokurikuler, dan ekstrakurikuler; pelibatan secara serempak warga sekolah, keluarga, dan masyarakat; perdalaman dan perluasan dapat berupa penambahan dan pengintensifan kegiatan-kegiatan yang berorientasi pada pengembangan karakter siswa, penambahan dan pemajanan kegiatan belajar siswa, dan pengaturan ulang waktu belajar siswa di sekolah atau luar sekolah; kemudian penyelerasan dapat berupa penyesuaian tugas pokok guru, Manajemen Berbasis Sekolah, dan fungsi Komite Sekolah dengan kebutuhan Gerakan Penguatan Pendidikan Karakter.","author":[{"dropping-particle":"","family":"Silfia","given":"Mira","non-dropping-particle":"","parse-names":false,"suffix":""}],"container-title":"Prosiding Seminar Nasional Fakultas Ilmu Sosial Universitas Negeri Medan","id":"ITEM-1","issued":{"date-parts":[["2018"]]},"page":"642-645","title":"Penguatan Pendidikan Karakter Dalam Menghadapi Era Revolusi Industri 4.0 - Digital Repository Universitas Negeri Medan","type":"article-journal","volume":"2"},"uris":["http://www.mendeley.com/documents/?uuid=fa92b976-f4ed-439b-a826-051c88144156"]}],"mendeley":{"formattedCitation":"(Silfia, 2018)","plainTextFormattedCitation":"(Silfia, 2018)","previouslyFormattedCitation":"(Silfia, 2018)"},"properties":{"noteIndex":0},"schema":"https://github.com/citation-style-language/schema/raw/master/csl-citation.json"}</w:instrText>
      </w:r>
      <w:r>
        <w:rPr>
          <w:rFonts w:ascii="Times New Roman" w:hAnsi="Times New Roman"/>
        </w:rPr>
        <w:fldChar w:fldCharType="separate"/>
      </w:r>
      <w:r>
        <w:rPr>
          <w:rFonts w:ascii="Times New Roman" w:hAnsi="Times New Roman"/>
        </w:rPr>
        <w:t>(</w:t>
      </w:r>
      <w:r>
        <w:rPr>
          <w:rFonts w:ascii="Times New Roman" w:hAnsi="Times New Roman"/>
          <w:sz w:val="24"/>
          <w:szCs w:val="24"/>
        </w:rPr>
        <w:t>Silfia</w:t>
      </w:r>
      <w:r>
        <w:rPr>
          <w:rFonts w:ascii="Times New Roman" w:hAnsi="Times New Roman"/>
        </w:rPr>
        <w:t>, 2018)</w:t>
      </w:r>
      <w:r>
        <w:rPr>
          <w:rFonts w:ascii="Times New Roman" w:hAnsi="Times New Roman"/>
        </w:rPr>
        <w:fldChar w:fldCharType="end"/>
      </w:r>
      <w:r>
        <w:rPr>
          <w:sz w:val="24"/>
        </w:rPr>
        <w:t xml:space="preserve">. </w:t>
      </w:r>
      <w:r>
        <w:rPr>
          <w:rFonts w:ascii="Times New Roman" w:hAnsi="Times New Roman" w:eastAsia="Times New Roman"/>
          <w:sz w:val="24"/>
          <w:szCs w:val="24"/>
          <w:lang w:val="zh-CN" w:eastAsia="zh-CN"/>
        </w:rPr>
        <w:t>The swift and extensive advancement of technology necessitates that the education industry adjusts to the digitalization of the evolving educational framework.</w:t>
      </w:r>
    </w:p>
    <w:p>
      <w:pPr>
        <w:ind w:firstLine="720"/>
        <w:jc w:val="both"/>
        <w:rPr>
          <w:rFonts w:ascii="Times New Roman" w:hAnsi="Times New Roman" w:eastAsia="Times New Roman"/>
          <w:sz w:val="24"/>
          <w:szCs w:val="24"/>
          <w:lang w:val="zh-CN" w:eastAsia="zh-CN"/>
        </w:rPr>
        <w:pPrChange w:id="15" w:author="gothicinspire" w:date="2024-10-19T17:06:10Z">
          <w:pPr>
            <w:jc w:val="both"/>
          </w:pPr>
        </w:pPrChange>
      </w:pPr>
      <w:r>
        <w:rPr>
          <w:rFonts w:ascii="Times New Roman" w:hAnsi="Times New Roman"/>
          <w:sz w:val="24"/>
        </w:rPr>
        <w:t xml:space="preserve">In order to improve the quality of Indonesian education, the Government, especially the Ministry of Education and Culture of the Republic of Indonesia, launched a program called </w:t>
      </w:r>
      <w:commentRangeStart w:id="7"/>
      <w:r>
        <w:rPr>
          <w:rFonts w:ascii="Times New Roman" w:hAnsi="Times New Roman"/>
          <w:sz w:val="24"/>
        </w:rPr>
        <w:t xml:space="preserve">“bilingual program” </w:t>
      </w:r>
      <w:commentRangeEnd w:id="7"/>
      <w:r>
        <w:commentReference w:id="7"/>
      </w:r>
      <w:r>
        <w:rPr>
          <w:rFonts w:ascii="Times New Roman" w:hAnsi="Times New Roman"/>
          <w:sz w:val="24"/>
        </w:rPr>
        <w:t xml:space="preserve">to be integrated with the era of society 5.0. </w:t>
      </w:r>
      <w:commentRangeStart w:id="8"/>
      <w:r>
        <w:rPr>
          <w:rFonts w:ascii="Times New Roman" w:hAnsi="Times New Roman"/>
          <w:sz w:val="24"/>
        </w:rPr>
        <w:t>Bilingual learning is a trend found in schools with bilingual programs, which use two languages in the learning process</w:t>
      </w:r>
      <w:r>
        <w:rPr>
          <w:rFonts w:ascii="Times New Roman" w:hAnsi="Times New Roman"/>
          <w:sz w:val="24"/>
          <w:lang w:val="en-US"/>
        </w:rPr>
        <w:t xml:space="preserve">. </w:t>
      </w:r>
      <w:r>
        <w:rPr>
          <w:rFonts w:ascii="Times New Roman" w:hAnsi="Times New Roman" w:eastAsia="Times New Roman"/>
          <w:sz w:val="24"/>
          <w:szCs w:val="24"/>
          <w:lang w:val="zh-CN" w:eastAsia="zh-CN"/>
        </w:rPr>
        <w:t>Understanding can be achieved through bilingual learning activities that involve planning, organizing, directing, implementing, monitoring, and evaluating</w:t>
      </w:r>
      <w:r>
        <w:rPr>
          <w:rFonts w:ascii="Times New Roman" w:hAnsi="Times New Roman"/>
          <w:sz w:val="24"/>
        </w:rPr>
        <w:t xml:space="preserve"> </w:t>
      </w:r>
      <w:r>
        <w:rPr>
          <w:rFonts w:ascii="Times New Roman" w:hAnsi="Times New Roman"/>
          <w:sz w:val="24"/>
        </w:rPr>
        <w:fldChar w:fldCharType="begin" w:fldLock="1"/>
      </w:r>
      <w:r>
        <w:rPr>
          <w:rFonts w:ascii="Times New Roman" w:hAnsi="Times New Roman"/>
          <w:sz w:val="24"/>
        </w:rPr>
        <w:instrText xml:space="preserve">ADDIN CSL_CITATION {"citationItems":[{"id":"ITEM-1","itemData":{"ISSN":"2337-7615","abstract":"This research used a qualitative descriptive approach. The subjects in this research were school principals, curriculum division, teachers, and employees of State Junior High School 1 of Dukun Gresik and school committees. The data collection is obtained through observation, interviews, and documentation. While data analysis through descriptive analysis is implemented in three ways, they are: 1) data reduction, 2) display or the presentation of data, 3) Withdrawal of conclusion or verification. The validity of data in this research used the triangulation technique of data sources. Planning and learning in the classroom of State Junior High School 1 of Dukun have been prepared in accordance with The Regulation of National Education Minister Number 41 of 2007 and the characteristics of bilingual classroom learning. In bilingual classroom learning process, the implementation of the bilingual classroom learning on science and mathematics subjects in English language uses two learning models, which are separate learning model (parallel) and an integrated learning model (integrated). The assessment and supervision of learning outcomes of Bilingual classes in State Junior High School 1 of Dukun is implemented in accordance with the Ministerial Regulation number 41 of 2007","author":[{"dropping-particle":"","family":"Sugianto","given":"Bambang","non-dropping-particle":"","parse-names":false,"suffix":""}],"container-title":"Jurnal Kebijakan dan Pengembangan Pendidikan","id":"ITEM-1","issue":"1","issued":{"date-parts":[["2014"]]},"page":"35-41","title":"Optimalisasi Penerapan Kelas Bilingual menuju Pembelajaran Efektif Di SMP Negeri 1 Dukun Gresik","type":"article-journal","volume":"2"},"uris":["http://www.mendeley.com/documents/?uuid=c77665c9-c384-4f4f-8006-72f6844a8eef"]}],"mendeley":{"formattedCitation":"(Sugianto, 2014)","plainTextFormattedCitation":"(Sugianto, 2014)"},"properties":{"noteIndex":0},"schema":"https://github.com/citation-style-language/schema/raw/master/csl-citation.json"}</w:instrText>
      </w:r>
      <w:r>
        <w:rPr>
          <w:rFonts w:ascii="Times New Roman" w:hAnsi="Times New Roman"/>
          <w:sz w:val="24"/>
        </w:rPr>
        <w:fldChar w:fldCharType="separate"/>
      </w:r>
      <w:r>
        <w:rPr>
          <w:rFonts w:ascii="Times New Roman" w:hAnsi="Times New Roman"/>
          <w:sz w:val="24"/>
        </w:rPr>
        <w:t>(Sugianto, 2014)</w:t>
      </w:r>
      <w:r>
        <w:rPr>
          <w:rFonts w:ascii="Times New Roman" w:hAnsi="Times New Roman"/>
          <w:sz w:val="24"/>
        </w:rPr>
        <w:fldChar w:fldCharType="end"/>
      </w:r>
      <w:r>
        <w:rPr>
          <w:sz w:val="24"/>
        </w:rPr>
        <w:t xml:space="preserve">. </w:t>
      </w:r>
      <w:commentRangeEnd w:id="8"/>
      <w:r>
        <w:commentReference w:id="8"/>
      </w:r>
      <w:commentRangeStart w:id="9"/>
      <w:r>
        <w:rPr>
          <w:rFonts w:ascii="Times New Roman" w:hAnsi="Times New Roman"/>
          <w:sz w:val="24"/>
          <w:lang w:val="en-US"/>
        </w:rPr>
        <w:t>Implementing bilingual-based schools manifested in a class or educational environment is one of the programs implemented to improve students' linguistic intelligence so that students have bilingual skills, namely foreign languages and Indonesian</w:t>
      </w:r>
      <w:commentRangeEnd w:id="9"/>
      <w:r>
        <w:commentReference w:id="9"/>
      </w:r>
      <w:r>
        <w:rPr>
          <w:rFonts w:ascii="Times New Roman" w:hAnsi="Times New Roman"/>
          <w:sz w:val="24"/>
          <w:lang w:val="en-US"/>
        </w:rPr>
        <w:t>. Moreover, it is expected to answer the challenges of the era of Society 5.0, where we are in an era of technology that relies on humans.</w:t>
      </w:r>
    </w:p>
    <w:p>
      <w:pPr>
        <w:ind w:firstLine="720"/>
        <w:jc w:val="both"/>
        <w:rPr>
          <w:ins w:id="16" w:author="gothicinspire" w:date="2024-10-19T17:36:53Z"/>
          <w:rFonts w:ascii="Times New Roman" w:hAnsi="Times New Roman"/>
          <w:sz w:val="24"/>
        </w:rPr>
      </w:pPr>
      <w:r>
        <w:rPr>
          <w:rFonts w:ascii="Times New Roman" w:hAnsi="Times New Roman"/>
          <w:sz w:val="24"/>
        </w:rPr>
        <w:t xml:space="preserve">To answer future challenges, Palembang Civil Aviation Polytechnic, a </w:t>
      </w:r>
      <w:r>
        <w:rPr>
          <w:rFonts w:ascii="Times New Roman" w:hAnsi="Times New Roman"/>
          <w:sz w:val="24"/>
          <w:lang w:val="en-US"/>
        </w:rPr>
        <w:t>vocational</w:t>
      </w:r>
      <w:r>
        <w:rPr>
          <w:rFonts w:ascii="Times New Roman" w:hAnsi="Times New Roman"/>
          <w:sz w:val="24"/>
        </w:rPr>
        <w:t xml:space="preserve"> school </w:t>
      </w:r>
      <w:r>
        <w:rPr>
          <w:rFonts w:ascii="Times New Roman" w:hAnsi="Times New Roman"/>
          <w:sz w:val="24"/>
          <w:lang w:val="en-US"/>
        </w:rPr>
        <w:t>within</w:t>
      </w:r>
      <w:r>
        <w:rPr>
          <w:rFonts w:ascii="Times New Roman" w:hAnsi="Times New Roman"/>
          <w:sz w:val="24"/>
        </w:rPr>
        <w:t xml:space="preserve"> BPSDM Transportation of the Ministry of Transportation, has also implemented </w:t>
      </w:r>
      <w:commentRangeStart w:id="10"/>
      <w:r>
        <w:rPr>
          <w:rFonts w:ascii="Times New Roman" w:hAnsi="Times New Roman"/>
          <w:sz w:val="24"/>
        </w:rPr>
        <w:t>a bilingual learning program</w:t>
      </w:r>
      <w:commentRangeEnd w:id="10"/>
      <w:r>
        <w:commentReference w:id="10"/>
      </w:r>
      <w:r>
        <w:rPr>
          <w:rFonts w:ascii="Times New Roman" w:hAnsi="Times New Roman"/>
          <w:sz w:val="24"/>
        </w:rPr>
        <w:t xml:space="preserve"> considering </w:t>
      </w:r>
      <w:r>
        <w:rPr>
          <w:rFonts w:ascii="Times New Roman" w:hAnsi="Times New Roman"/>
          <w:sz w:val="24"/>
          <w:lang w:val="en-US"/>
        </w:rPr>
        <w:t xml:space="preserve">that most of </w:t>
      </w:r>
      <w:r>
        <w:rPr>
          <w:rFonts w:ascii="Times New Roman" w:hAnsi="Times New Roman"/>
          <w:sz w:val="24"/>
        </w:rPr>
        <w:t xml:space="preserve">regulatory documents and learning modules use foreign languages. </w:t>
      </w:r>
      <w:ins w:id="17" w:author="gothicinspire" w:date="2024-10-19T17:34:22Z">
        <w:commentRangeStart w:id="11"/>
        <w:r>
          <w:rPr>
            <w:rFonts w:hint="default" w:ascii="Times New Roman" w:hAnsi="Times New Roman"/>
            <w:sz w:val="24"/>
            <w:lang w:val="en-US"/>
          </w:rPr>
          <w:t>…</w:t>
        </w:r>
        <w:commentRangeEnd w:id="11"/>
      </w:ins>
      <w:r>
        <w:commentReference w:id="11"/>
      </w:r>
      <w:ins w:id="18" w:author="gothicinspire" w:date="2024-10-19T17:34:23Z">
        <w:r>
          <w:rPr>
            <w:rFonts w:hint="default" w:ascii="Times New Roman" w:hAnsi="Times New Roman"/>
            <w:sz w:val="24"/>
            <w:lang w:val="en-US"/>
          </w:rPr>
          <w:t>.</w:t>
        </w:r>
      </w:ins>
      <w:r>
        <w:rPr>
          <w:rFonts w:ascii="Times New Roman" w:hAnsi="Times New Roman" w:eastAsia="Times New Roman"/>
          <w:sz w:val="24"/>
          <w:szCs w:val="24"/>
          <w:lang w:val="zh-CN" w:eastAsia="zh-CN"/>
        </w:rPr>
        <w:t>The efficacy of bilingual education serves as an indicator of the success of the bilingual learning program</w:t>
      </w:r>
      <w:r>
        <w:rPr>
          <w:rFonts w:ascii="Times New Roman" w:hAnsi="Times New Roman"/>
          <w:sz w:val="24"/>
        </w:rPr>
        <w:t xml:space="preserve">, in this case, it has been carried out at the Palembang Civil Aviation Polytechnic, namely: admission of international cadets (cooperation with the State of Timor Leste) and assistance by foreign volunteers in the implementation of bilingual learning both in class and in the Palembang Aviation Polytechnic environment. However, based on the report data on the implementation of the English language test for cadets and lecturers of the Palembang Civil Aviation Polytechnic, the English language skills of cadets and lecturers on average, are still at the A1, A2, and B1 levels, namely: Beginner, Elementary and Intermediate which are categorized as very low for the college level. For instance, bilingual learning at the Palembang Civil Aviation Polytechnic in its implementation there are several perspectives, challenges and obstacles that concern to management regarding bilingual learning activities in the Palembang Civil Aviation Polytechnic environment. </w:t>
      </w:r>
    </w:p>
    <w:p>
      <w:pPr>
        <w:ind w:firstLine="720"/>
        <w:jc w:val="both"/>
        <w:rPr>
          <w:rFonts w:hint="default" w:ascii="Times New Roman" w:hAnsi="Times New Roman"/>
          <w:sz w:val="24"/>
          <w:lang w:val="en-US" w:eastAsia="zh-CN"/>
        </w:rPr>
      </w:pPr>
      <w:ins w:id="19" w:author="gothicinspire" w:date="2024-10-19T17:36:54Z">
        <w:commentRangeStart w:id="12"/>
        <w:r>
          <w:rPr>
            <w:rFonts w:hint="default" w:ascii="Times New Roman" w:hAnsi="Times New Roman"/>
            <w:sz w:val="24"/>
            <w:lang w:val="en-US"/>
          </w:rPr>
          <w:t>…</w:t>
        </w:r>
      </w:ins>
      <w:ins w:id="20" w:author="gothicinspire" w:date="2024-10-19T17:36:55Z">
        <w:r>
          <w:rPr>
            <w:rFonts w:hint="default" w:ascii="Times New Roman" w:hAnsi="Times New Roman"/>
            <w:sz w:val="24"/>
            <w:lang w:val="en-US"/>
          </w:rPr>
          <w:t>..</w:t>
        </w:r>
        <w:commentRangeEnd w:id="12"/>
      </w:ins>
      <w:r>
        <w:commentReference w:id="12"/>
      </w:r>
    </w:p>
    <w:p>
      <w:pPr>
        <w:pStyle w:val="69"/>
        <w:ind w:firstLine="720"/>
        <w:contextualSpacing/>
        <w:rPr>
          <w:sz w:val="24"/>
        </w:rPr>
      </w:pPr>
    </w:p>
    <w:p>
      <w:pPr>
        <w:spacing w:line="360" w:lineRule="auto"/>
        <w:jc w:val="both"/>
        <w:rPr>
          <w:rFonts w:ascii="Times New Roman" w:hAnsi="Times New Roman"/>
          <w:b/>
          <w:color w:val="000000" w:themeColor="text1"/>
          <w:sz w:val="24"/>
          <w:szCs w:val="24"/>
          <w14:textFill>
            <w14:solidFill>
              <w14:schemeClr w14:val="tx1"/>
            </w14:solidFill>
          </w14:textFill>
        </w:rPr>
      </w:pPr>
    </w:p>
    <w:p>
      <w:pPr>
        <w:spacing w:line="360" w:lineRule="auto"/>
        <w:jc w:val="both"/>
        <w:rPr>
          <w:rFonts w:ascii="Times New Roman" w:hAnsi="Times New Roman"/>
          <w:b/>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METHODOLOGY</w:t>
      </w:r>
    </w:p>
    <w:p>
      <w:pPr>
        <w:ind w:firstLine="709"/>
        <w:jc w:val="both"/>
        <w:rPr>
          <w:rFonts w:ascii="Times New Roman" w:hAnsi="Times New Roman" w:eastAsia="Times New Roman"/>
          <w:sz w:val="24"/>
          <w:szCs w:val="24"/>
          <w:lang w:val="zh-CN" w:eastAsia="zh-CN"/>
        </w:rPr>
      </w:pPr>
      <w:r>
        <w:rPr>
          <w:rFonts w:ascii="Times New Roman" w:hAnsi="Times New Roman"/>
          <w:sz w:val="24"/>
        </w:rPr>
        <w:t xml:space="preserve">In this research, the researcher used </w:t>
      </w:r>
      <w:commentRangeStart w:id="13"/>
      <w:r>
        <w:rPr>
          <w:rFonts w:ascii="Times New Roman" w:hAnsi="Times New Roman"/>
          <w:sz w:val="24"/>
        </w:rPr>
        <w:t>a qualitative descriptive method.</w:t>
      </w:r>
      <w:commentRangeEnd w:id="13"/>
      <w:r>
        <w:commentReference w:id="13"/>
      </w:r>
      <w:r>
        <w:rPr>
          <w:rFonts w:ascii="Times New Roman" w:hAnsi="Times New Roman"/>
          <w:sz w:val="24"/>
        </w:rPr>
        <w:t xml:space="preserve"> According to </w:t>
      </w:r>
      <w:r>
        <w:rPr>
          <w:rFonts w:ascii="Times New Roman" w:hAnsi="Times New Roman"/>
          <w:sz w:val="24"/>
        </w:rPr>
        <w:fldChar w:fldCharType="begin" w:fldLock="1"/>
      </w:r>
      <w:r>
        <w:rPr>
          <w:rFonts w:ascii="Times New Roman" w:hAnsi="Times New Roman"/>
          <w:sz w:val="24"/>
        </w:rPr>
        <w:instrText xml:space="preserve">ADDIN CSL_CITATION {"citationItems":[{"id":"ITEM-1","itemData":{"DOI":"10.5613/rzs.43.1.6","ISBN":"9781405192033","ISSN":"0350154X","abstract":"\" Sarah Tracy has crafted an arresting and energetic field guide for those undertaking qualitative work in a wide variety of research areas. Comprehensive and eclectic, yet full of solid tips and engaging examples, this is a fine read for the experienced qualitative researcher and a most practical and thoughtful one for the uninitiated. \" John Van Maanen, MIT \" I can't wait to teach qualitative methods again, just so I can use Sarah Tracy's well-researched, readable, and comprehensive book. Rarely has a text so successfully connected personal experience with engaging and storied plotlines, practical advice, and conceptual and analytic development. Perfect for demonstrating the value of all approaches, it's a winner in every way. Those in communication – all fields really – are in for a real treat. \"","author":[{"dropping-particle":"","family":"Barada","given":"Valerija","non-dropping-particle":"","parse-names":false,"suffix":""}],"container-title":"Revija za sociologiju","id":"ITEM-1","issue":"1","issued":{"date-parts":[["2013"]]},"title":"Sarah J. Tracy, Qualitative Research Methods: Collecting Evidence, Crafting Analysis, Communicating Impact","type":"book","volume":"43"},"uris":["http://www.mendeley.com/documents/?uuid=11ee37b1-0778-4771-bbe7-9f1a08ed8290"]}],"mendeley":{"formattedCitation":"(Barada, 2013)","manualFormatting":"Barada (2013)","plainTextFormattedCitation":"(Barada, 2013)","previouslyFormattedCitation":"(Barada, 2013)"},"properties":{"noteIndex":0},"schema":"https://github.com/citation-style-language/schema/raw/master/csl-citation.json"}</w:instrText>
      </w:r>
      <w:r>
        <w:rPr>
          <w:rFonts w:ascii="Times New Roman" w:hAnsi="Times New Roman"/>
          <w:sz w:val="24"/>
        </w:rPr>
        <w:fldChar w:fldCharType="separate"/>
      </w:r>
      <w:r>
        <w:rPr>
          <w:rFonts w:ascii="Times New Roman" w:hAnsi="Times New Roman"/>
          <w:sz w:val="24"/>
        </w:rPr>
        <w:t>Barada (2013)</w:t>
      </w:r>
      <w:r>
        <w:rPr>
          <w:rFonts w:ascii="Times New Roman" w:hAnsi="Times New Roman"/>
          <w:sz w:val="24"/>
        </w:rPr>
        <w:fldChar w:fldCharType="end"/>
      </w:r>
      <w:r>
        <w:rPr>
          <w:rFonts w:ascii="Times New Roman" w:hAnsi="Times New Roman"/>
          <w:sz w:val="24"/>
        </w:rPr>
        <w:t xml:space="preserve">, a qualitative descriptive method is a method of examining, investigating, and understanding differences associated with social or humanitarian problems. </w:t>
      </w:r>
      <w:r>
        <w:rPr>
          <w:rFonts w:ascii="Times New Roman" w:hAnsi="Times New Roman" w:eastAsia="Times New Roman"/>
          <w:sz w:val="24"/>
          <w:szCs w:val="24"/>
          <w:lang w:val="zh-CN" w:eastAsia="zh-CN"/>
        </w:rPr>
        <w:t>This method involves the collection of primary and secondary data, followed by descriptive analysis to elucidate the empirical and theoretical facts</w:t>
      </w:r>
      <w:r>
        <w:rPr>
          <w:rFonts w:ascii="Times New Roman" w:hAnsi="Times New Roman"/>
          <w:sz w:val="24"/>
        </w:rPr>
        <w:t xml:space="preserve">. Qualitative design investigates the prevailing phenomenon </w:t>
      </w:r>
      <w:r>
        <w:rPr>
          <w:rFonts w:ascii="Times New Roman" w:hAnsi="Times New Roman"/>
          <w:sz w:val="24"/>
        </w:rPr>
        <w:fldChar w:fldCharType="begin" w:fldLock="1"/>
      </w:r>
      <w:r>
        <w:rPr>
          <w:rFonts w:ascii="Times New Roman" w:hAnsi="Times New Roman"/>
          <w:sz w:val="24"/>
        </w:rPr>
        <w:instrText xml:space="preserve">ADDIN CSL_CITATION {"citationItems":[{"id":"ITEM-1","itemData":{"DOI":"10.23960/jpp.v11.i2.202107","abstract":"Bilingual Education Program: Teachers' and Students' Perspectives and Challenges. Objectives: The objectives of this study were to investigate the teachers' and students' perspectives of bilingual education program and the challenges faced. Methods: In this qualitative case study, the participants were the science teachers and the tenth-graders of the program. The data were gathered using interviews and observations and were analyzed by organizing and planning the results, paying attention to data, coding the data, generating the description and themes, and reflecting descriptions and themes. Findings: First, all science teachers and most students had positive perspectives and admitted the benefits of the program. Second, all the teachers and students faced challenges during the implementation of the program. Conclusion: All teachers and most students positively perceived bilingual education program. However, their positivity could not free them from facing challenges. Therefore, some improvements are required to enhance the program.","author":[{"dropping-particle":"","family":"Fauziah","given":"Nurul","non-dropping-particle":"","parse-names":false,"suffix":""},{"dropping-particle":"","family":"Mirizon","given":"Soni","non-dropping-particle":"","parse-names":false,"suffix":""},{"dropping-particle":"","family":"Silvhiany","given":"Sary","non-dropping-particle":"","parse-names":false,"suffix":""}],"container-title":"Jurnal Pendidikan Progresif","id":"ITEM-1","issue":"2","issued":{"date-parts":[["2021"]]},"page":"219-234","title":"Bilingual Education Program: Teachers' and Students' Perspectives and Challenges","type":"article-journal","volume":"11"},"uris":["http://www.mendeley.com/documents/?uuid=ddedb71f-2535-435d-83ed-c9a08dd36f98"]}],"mendeley":{"formattedCitation":"(Fauziah et al., 2021)","plainTextFormattedCitation":"(Fauziah et al., 2021)","previouslyFormattedCitation":"(Fauziah et al., 2021)"},"properties":{"noteIndex":0},"schema":"https://github.com/citation-style-language/schema/raw/master/csl-citation.json"}</w:instrText>
      </w:r>
      <w:r>
        <w:rPr>
          <w:rFonts w:ascii="Times New Roman" w:hAnsi="Times New Roman"/>
          <w:sz w:val="24"/>
        </w:rPr>
        <w:fldChar w:fldCharType="separate"/>
      </w:r>
      <w:r>
        <w:rPr>
          <w:rFonts w:ascii="Times New Roman" w:hAnsi="Times New Roman"/>
          <w:sz w:val="24"/>
        </w:rPr>
        <w:t>(Fauziah et al., 2021)</w:t>
      </w:r>
      <w:r>
        <w:rPr>
          <w:rFonts w:ascii="Times New Roman" w:hAnsi="Times New Roman"/>
          <w:sz w:val="24"/>
        </w:rPr>
        <w:fldChar w:fldCharType="end"/>
      </w:r>
      <w:r>
        <w:rPr>
          <w:rFonts w:ascii="Times New Roman" w:hAnsi="Times New Roman"/>
          <w:sz w:val="24"/>
        </w:rPr>
        <w:t xml:space="preserve">. </w:t>
      </w:r>
    </w:p>
    <w:p>
      <w:pPr>
        <w:ind w:firstLine="709"/>
        <w:jc w:val="both"/>
        <w:rPr>
          <w:rFonts w:ascii="Times New Roman" w:hAnsi="Times New Roman" w:eastAsia="Times New Roman"/>
          <w:sz w:val="24"/>
          <w:szCs w:val="24"/>
          <w:lang w:val="zh-CN" w:eastAsia="zh-CN"/>
        </w:rPr>
      </w:pPr>
      <w:r>
        <w:rPr>
          <w:rFonts w:ascii="Times New Roman" w:hAnsi="Times New Roman"/>
          <w:sz w:val="24"/>
        </w:rPr>
        <w:t xml:space="preserve">This research uses </w:t>
      </w:r>
      <w:r>
        <w:rPr>
          <w:rFonts w:ascii="Times New Roman" w:hAnsi="Times New Roman"/>
          <w:sz w:val="24"/>
          <w:lang w:val="en-US"/>
        </w:rPr>
        <w:t xml:space="preserve">descriptive </w:t>
      </w:r>
      <w:r>
        <w:rPr>
          <w:rFonts w:ascii="Times New Roman" w:hAnsi="Times New Roman"/>
          <w:sz w:val="24"/>
        </w:rPr>
        <w:t xml:space="preserve">qualitative design </w:t>
      </w:r>
      <w:r>
        <w:rPr>
          <w:rFonts w:ascii="Times New Roman" w:hAnsi="Times New Roman"/>
          <w:sz w:val="24"/>
          <w:lang w:val="en-US"/>
        </w:rPr>
        <w:t xml:space="preserve">in the form of naturalistic inquiry </w:t>
      </w:r>
      <w:r>
        <w:rPr>
          <w:rFonts w:ascii="Times New Roman" w:hAnsi="Times New Roman"/>
          <w:sz w:val="24"/>
        </w:rPr>
        <w:t xml:space="preserve">to investigate the ongoing phenomenon of </w:t>
      </w:r>
      <w:commentRangeStart w:id="14"/>
      <w:r>
        <w:rPr>
          <w:rFonts w:ascii="Times New Roman" w:hAnsi="Times New Roman"/>
          <w:sz w:val="24"/>
        </w:rPr>
        <w:t>bilingual learning</w:t>
      </w:r>
      <w:commentRangeEnd w:id="14"/>
      <w:r>
        <w:commentReference w:id="14"/>
      </w:r>
      <w:r>
        <w:rPr>
          <w:rFonts w:ascii="Times New Roman" w:hAnsi="Times New Roman"/>
          <w:sz w:val="24"/>
        </w:rPr>
        <w:t xml:space="preserve"> at Palembang Civil Aviation Polytechnic.</w:t>
      </w:r>
      <w:r>
        <w:rPr>
          <w:rFonts w:ascii="Times New Roman" w:hAnsi="Times New Roman"/>
          <w:sz w:val="24"/>
          <w:lang w:val="en-US"/>
        </w:rPr>
        <w:t xml:space="preserve"> </w:t>
      </w:r>
      <w:r>
        <w:rPr>
          <w:rFonts w:ascii="Times New Roman" w:hAnsi="Times New Roman"/>
          <w:sz w:val="24"/>
          <w:lang w:val="en-US"/>
        </w:rPr>
        <w:fldChar w:fldCharType="begin" w:fldLock="1"/>
      </w:r>
      <w:r>
        <w:rPr>
          <w:rFonts w:ascii="Times New Roman" w:hAnsi="Times New Roman"/>
          <w:sz w:val="24"/>
          <w:lang w:val="en-US"/>
        </w:rPr>
        <w:instrText xml:space="preserve">ADDIN CSL_CITATION {"citationItems":[{"id":"ITEM-1","itemData":{"DOI":"10.1016/B978-0-08-102295-5.10579-7","ISBN":"9780081022955","abstract":"Naturalistic inquiry is a predominately qualitative mode of inquiry. However, it extends and differs from purely qualitative research by integrating additional qualitative, quantitative, and multiple methodology techniques to investigate complex scenarios in a natural setting. Naturalistic inquiry provides the human geographer with a paradigm and context within which to conduct research in natural settings involving complex interactions between humans, society, and their environment. The naturalistic methodology assumes specific philosophical approaches that inform and guide its implementation. These include multiple constructed realities that can only be studied holistically, and the researcher and the subject of inquiry influence one another. Due to these limitations, the inquiry aims to develop a case-based, idiographic body of knowledge in the form of a collection of data or a working hypothesis. This approach explicitly acknowledges that all inquiry, including the biases and power relations of the researcher in framing the questions, the theory, paradigms, and approach behind the research, is value-laden. Naturalistic inquiry provides the human geographer with a paradigm and context within which to conduct research in natural settings involving complex interactions among humans, society, and their environment. It fits within the recent debates about practicing geography, the ethics of doing research, and a framework for establishing and clarifying whom the research is on, by, for, or with. Naturalistic Inquiry is becoming more salient to human geography, as it affords a methodology to understand how different and diverse groups share familiar places and spaces. The research operates in an iterative process to establish credibility, transferability, and dependability.","author":[{"dropping-particle":"","family":"Jacobson","given":"Dan","non-dropping-particle":"","parse-names":false,"suffix":""}],"container-title":"International Encyclopedia of Human Geography, Second Edition","id":"ITEM-1","issue":"June 2010","issued":{"date-parts":[["2019"]]},"page":"267-272","title":"Naturalistic Inquiry","type":"article-journal"},"uris":["http://www.mendeley.com/documents/?uuid=90046985-236f-4c36-9f6d-ac7687f72b48"]}],"mendeley":{"formattedCitation":"(Jacobson, 2019)","manualFormatting":"Jacobson (2019)","plainTextFormattedCitation":"(Jacobson, 2019)","previouslyFormattedCitation":"(Jacobson, 2019)"},"properties":{"noteIndex":0},"schema":"https://github.com/citation-style-language/schema/raw/master/csl-citation.json"}</w:instrText>
      </w:r>
      <w:r>
        <w:rPr>
          <w:rFonts w:ascii="Times New Roman" w:hAnsi="Times New Roman"/>
          <w:sz w:val="24"/>
          <w:lang w:val="en-US"/>
        </w:rPr>
        <w:fldChar w:fldCharType="separate"/>
      </w:r>
      <w:r>
        <w:rPr>
          <w:rFonts w:ascii="Times New Roman" w:hAnsi="Times New Roman"/>
          <w:sz w:val="24"/>
          <w:lang w:val="en-US"/>
        </w:rPr>
        <w:t>Jacobson (2019)</w:t>
      </w:r>
      <w:r>
        <w:rPr>
          <w:rFonts w:ascii="Times New Roman" w:hAnsi="Times New Roman"/>
          <w:sz w:val="24"/>
          <w:lang w:val="en-US"/>
        </w:rPr>
        <w:fldChar w:fldCharType="end"/>
      </w:r>
      <w:r>
        <w:rPr>
          <w:rFonts w:ascii="Times New Roman" w:hAnsi="Times New Roman"/>
          <w:sz w:val="24"/>
          <w:lang w:val="en-US"/>
        </w:rPr>
        <w:t xml:space="preserve"> argued that </w:t>
      </w:r>
      <w:r>
        <w:rPr>
          <w:rFonts w:ascii="Times New Roman" w:hAnsi="Times New Roman" w:eastAsia="Times New Roman"/>
          <w:sz w:val="24"/>
          <w:szCs w:val="24"/>
          <w:lang w:val="zh-CN" w:eastAsia="zh-CN"/>
        </w:rPr>
        <w:t>Naturalistic inquiry is a methodology for comprehending the social realm, wherein the researcher observes, delineates, and interprets the experiences and behaviors of particular individuals and groups within societal and cultural frameworks.</w:t>
      </w:r>
      <w:commentRangeStart w:id="15"/>
      <w:r>
        <w:rPr>
          <w:rFonts w:ascii="Times New Roman" w:hAnsi="Times New Roman"/>
          <w:sz w:val="24"/>
          <w:lang w:val="en-US"/>
        </w:rPr>
        <w:t>The researcher focused on implementing bilingual learning in the teaching activity at Palembang Civil Aviation Polytechnic.</w:t>
      </w:r>
      <w:commentRangeEnd w:id="15"/>
      <w:r>
        <w:commentReference w:id="15"/>
      </w:r>
      <w:r>
        <w:rPr>
          <w:rFonts w:ascii="Times New Roman" w:hAnsi="Times New Roman"/>
          <w:sz w:val="24"/>
          <w:lang w:val="en-US"/>
        </w:rPr>
        <w:t xml:space="preserve">  </w:t>
      </w:r>
    </w:p>
    <w:p>
      <w:pPr>
        <w:pStyle w:val="69"/>
        <w:ind w:firstLine="709"/>
        <w:contextualSpacing/>
        <w:rPr>
          <w:sz w:val="24"/>
        </w:rPr>
      </w:pPr>
      <w:r>
        <w:rPr>
          <w:sz w:val="24"/>
        </w:rPr>
        <w:t xml:space="preserve">This research was conducted at the Palembang Civil Aviation Polytechnic, because bilingual learning activities have </w:t>
      </w:r>
      <w:r>
        <w:rPr>
          <w:sz w:val="24"/>
          <w:lang w:val="en-US"/>
        </w:rPr>
        <w:t>occurred on </w:t>
      </w:r>
      <w:r>
        <w:rPr>
          <w:sz w:val="24"/>
        </w:rPr>
        <w:t xml:space="preserve">campus. The participants in this study were selected through a comprehensive sample where the participants in this </w:t>
      </w:r>
      <w:r>
        <w:rPr>
          <w:sz w:val="24"/>
          <w:lang w:val="en-US"/>
        </w:rPr>
        <w:t xml:space="preserve">research </w:t>
      </w:r>
      <w:r>
        <w:rPr>
          <w:sz w:val="24"/>
        </w:rPr>
        <w:t xml:space="preserve">were all lecturers and cadets with a total </w:t>
      </w:r>
      <w:r>
        <w:rPr>
          <w:sz w:val="24"/>
          <w:lang w:val="en-US"/>
        </w:rPr>
        <w:t xml:space="preserve">number </w:t>
      </w:r>
      <w:r>
        <w:rPr>
          <w:sz w:val="24"/>
        </w:rPr>
        <w:t xml:space="preserve">of 297 people. The consideration for choosing this research sample is based on an evaluation of the implementation of bilingual learning on campus. </w:t>
      </w:r>
    </w:p>
    <w:p>
      <w:pPr>
        <w:pStyle w:val="69"/>
        <w:ind w:firstLine="709"/>
        <w:contextualSpacing/>
        <w:rPr>
          <w:sz w:val="24"/>
        </w:rPr>
      </w:pPr>
      <w:commentRangeStart w:id="16"/>
      <w:r>
        <w:rPr>
          <w:sz w:val="24"/>
        </w:rPr>
        <w:t xml:space="preserve">Data from this </w:t>
      </w:r>
      <w:r>
        <w:rPr>
          <w:sz w:val="24"/>
          <w:lang w:val="en-US"/>
        </w:rPr>
        <w:t>research</w:t>
      </w:r>
      <w:r>
        <w:rPr>
          <w:sz w:val="24"/>
        </w:rPr>
        <w:t xml:space="preserve"> were collected through interviews and observations. The open-ended questions became the interview instrument used by the researcher to find out more about the participants' perspectives on bilingual learning and the challenges and obstacles they faced during the learning process. Furthermore, observations were made in accordance with the environmental conditions during bilingual learning, and became material for evaluating bilingual learning itself. </w:t>
      </w:r>
      <w:commentRangeEnd w:id="16"/>
      <w:r>
        <w:commentReference w:id="16"/>
      </w:r>
    </w:p>
    <w:p>
      <w:pPr>
        <w:ind w:firstLine="709"/>
        <w:jc w:val="both"/>
        <w:rPr>
          <w:rFonts w:ascii="Times New Roman" w:hAnsi="Times New Roman" w:eastAsia="Times New Roman"/>
          <w:sz w:val="24"/>
          <w:szCs w:val="24"/>
          <w:lang w:val="zh-CN" w:eastAsia="zh-CN"/>
        </w:rPr>
      </w:pPr>
      <w:commentRangeStart w:id="17"/>
      <w:r>
        <w:rPr>
          <w:rFonts w:ascii="Times New Roman" w:hAnsi="Times New Roman" w:eastAsia="Times New Roman"/>
          <w:sz w:val="24"/>
          <w:szCs w:val="24"/>
          <w:lang w:val="zh-CN" w:eastAsia="zh-CN"/>
        </w:rPr>
        <w:t>An overview of the data analysis process was employed to examine the data</w:t>
      </w:r>
      <w:r>
        <w:rPr>
          <w:rFonts w:ascii="Times New Roman" w:hAnsi="Times New Roman"/>
          <w:sz w:val="24"/>
        </w:rPr>
        <w:fldChar w:fldCharType="begin" w:fldLock="1"/>
      </w:r>
      <w:r>
        <w:rPr>
          <w:rFonts w:ascii="Times New Roman" w:hAnsi="Times New Roman"/>
          <w:sz w:val="24"/>
        </w:rPr>
        <w:instrText xml:space="preserve">ADDIN CSL_CITATION {"citationItems":[{"id":"ITEM-1","itemData":{"author":[{"dropping-particle":"","family":"Creswell","given":"JW","non-dropping-particle":"","parse-names":false,"suffix":""}],"container-title":"Second Edition","id":"ITEM-1","issued":{"date-parts":[["2013"]]},"page":"137","title":"Creswell_Research Mthods_Qual_Quant Mixed Methods Approaches.pdf","type":"article"},"uris":["http://www.mendeley.com/documents/?uuid=6fb049c3-e81e-48cd-a133-5f25cb9d690c"]}],"mendeley":{"formattedCitation":"(Creswell, 2013)","plainTextFormattedCitation":"(Creswell, 2013)","previouslyFormattedCitation":"(Creswell, 2013)"},"properties":{"noteIndex":0},"schema":"https://github.com/citation-style-language/schema/raw/master/csl-citation.json"}</w:instrText>
      </w:r>
      <w:r>
        <w:rPr>
          <w:rFonts w:ascii="Times New Roman" w:hAnsi="Times New Roman"/>
          <w:sz w:val="24"/>
        </w:rPr>
        <w:fldChar w:fldCharType="separate"/>
      </w:r>
      <w:r>
        <w:rPr>
          <w:rFonts w:ascii="Times New Roman" w:hAnsi="Times New Roman"/>
          <w:sz w:val="24"/>
        </w:rPr>
        <w:t>(Creswell, 2013)</w:t>
      </w:r>
      <w:r>
        <w:rPr>
          <w:rFonts w:ascii="Times New Roman" w:hAnsi="Times New Roman"/>
          <w:sz w:val="24"/>
        </w:rPr>
        <w:fldChar w:fldCharType="end"/>
      </w:r>
      <w:r>
        <w:rPr>
          <w:rFonts w:ascii="Times New Roman" w:hAnsi="Times New Roman"/>
          <w:sz w:val="24"/>
          <w:lang w:val="en-US"/>
        </w:rPr>
        <w:t xml:space="preserve">. </w:t>
      </w:r>
      <w:commentRangeEnd w:id="17"/>
      <w:r>
        <w:commentReference w:id="17"/>
      </w:r>
      <w:r>
        <w:rPr>
          <w:rFonts w:ascii="Times New Roman" w:hAnsi="Times New Roman" w:eastAsia="Times New Roman"/>
          <w:sz w:val="24"/>
          <w:szCs w:val="24"/>
          <w:lang w:val="zh-CN" w:eastAsia="zh-CN"/>
        </w:rPr>
        <w:t>The researchers initially sorted and prepared the data for analysis by transcribing, scanning materials, typing field notes, and sorting and arranging the data</w:t>
      </w:r>
      <w:r>
        <w:rPr>
          <w:rFonts w:ascii="Times New Roman" w:hAnsi="Times New Roman"/>
          <w:sz w:val="24"/>
        </w:rPr>
        <w:t xml:space="preserve">. Second, </w:t>
      </w:r>
      <w:r>
        <w:rPr>
          <w:rFonts w:ascii="Times New Roman" w:hAnsi="Times New Roman" w:eastAsia="Times New Roman"/>
          <w:sz w:val="24"/>
          <w:szCs w:val="24"/>
          <w:lang w:val="zh-CN" w:eastAsia="zh-CN"/>
        </w:rPr>
        <w:t>The researchers analyzed the data to comprehend the concept and intention of the participants' overall impressions</w:t>
      </w:r>
      <w:r>
        <w:rPr>
          <w:rFonts w:ascii="Times New Roman" w:hAnsi="Times New Roman"/>
          <w:sz w:val="24"/>
        </w:rPr>
        <w:t xml:space="preserve">. </w:t>
      </w:r>
      <w:r>
        <w:rPr>
          <w:rFonts w:ascii="Times New Roman" w:hAnsi="Times New Roman"/>
          <w:sz w:val="24"/>
          <w:lang w:val="en-US"/>
        </w:rPr>
        <w:t xml:space="preserve">Third, by using in vivo coding, the researchers started to code the data to get the coding and category from all the information. Fourth, the researchers generated a description and themes based on the coding and category. </w:t>
      </w:r>
      <w:r>
        <w:rPr>
          <w:rFonts w:ascii="Times New Roman" w:hAnsi="Times New Roman" w:eastAsia="Times New Roman"/>
          <w:sz w:val="24"/>
          <w:szCs w:val="24"/>
          <w:lang w:val="zh-CN" w:eastAsia="zh-CN"/>
        </w:rPr>
        <w:t xml:space="preserve">Prior to proceeding to the last phase, the researcher conducted data triangulation to validate the authenticity and correctness of the results. </w:t>
      </w:r>
      <w:r>
        <w:rPr>
          <w:rFonts w:ascii="Times New Roman" w:hAnsi="Times New Roman"/>
          <w:sz w:val="24"/>
          <w:lang w:val="en-US"/>
        </w:rPr>
        <w:t>After that, the researchers interrelate themes to shape a general description.</w:t>
      </w:r>
      <w:r>
        <w:rPr>
          <w:rFonts w:ascii="Times New Roman" w:hAnsi="Times New Roman"/>
          <w:sz w:val="24"/>
        </w:rPr>
        <w:t xml:space="preserve"> Therefore, the </w:t>
      </w:r>
      <w:r>
        <w:rPr>
          <w:rFonts w:ascii="Times New Roman" w:hAnsi="Times New Roman"/>
          <w:sz w:val="24"/>
          <w:lang w:val="en-US"/>
        </w:rPr>
        <w:t xml:space="preserve">researcher represents the description and themes in the qualitative narrative to interpret the meaning of the description. The Model of Qualitative Data Analysis is presented in Figure 1. </w:t>
      </w:r>
    </w:p>
    <w:p>
      <w:pPr>
        <w:spacing w:line="360" w:lineRule="auto"/>
        <w:jc w:val="both"/>
        <w:rPr>
          <w:rFonts w:ascii="Times New Roman" w:hAnsi="Times New Roman"/>
          <w:b/>
          <w:sz w:val="24"/>
          <w:szCs w:val="24"/>
        </w:rPr>
      </w:pPr>
    </w:p>
    <w:p>
      <w:pPr>
        <w:spacing w:line="360" w:lineRule="auto"/>
        <w:jc w:val="both"/>
        <w:rPr>
          <w:rFonts w:ascii="Times New Roman" w:hAnsi="Times New Roman"/>
          <w:b/>
          <w:sz w:val="24"/>
          <w:szCs w:val="24"/>
        </w:rPr>
      </w:pPr>
    </w:p>
    <w:p>
      <w:pPr>
        <w:spacing w:line="360" w:lineRule="auto"/>
        <w:jc w:val="both"/>
        <w:rPr>
          <w:rFonts w:ascii="Times New Roman" w:hAnsi="Times New Roman"/>
          <w:b/>
          <w:sz w:val="24"/>
          <w:szCs w:val="24"/>
        </w:rPr>
      </w:pPr>
    </w:p>
    <w:p>
      <w:pPr>
        <w:spacing w:line="360" w:lineRule="auto"/>
        <w:jc w:val="both"/>
        <w:rPr>
          <w:rFonts w:ascii="Times New Roman" w:hAnsi="Times New Roman"/>
          <w:b/>
          <w:sz w:val="24"/>
          <w:szCs w:val="24"/>
        </w:rPr>
      </w:pPr>
    </w:p>
    <w:p>
      <w:pPr>
        <w:spacing w:line="360" w:lineRule="auto"/>
        <w:jc w:val="both"/>
        <w:rPr>
          <w:rFonts w:ascii="Times New Roman" w:hAnsi="Times New Roman"/>
          <w:b/>
          <w:sz w:val="24"/>
          <w:szCs w:val="24"/>
        </w:rPr>
      </w:pPr>
    </w:p>
    <w:p>
      <w:pPr>
        <w:spacing w:line="360" w:lineRule="auto"/>
        <w:jc w:val="both"/>
        <w:rPr>
          <w:rFonts w:ascii="Times New Roman" w:hAnsi="Times New Roman"/>
          <w:b/>
          <w:sz w:val="24"/>
          <w:szCs w:val="24"/>
        </w:rPr>
      </w:pPr>
    </w:p>
    <w:p>
      <w:pPr>
        <w:spacing w:line="360" w:lineRule="auto"/>
        <w:jc w:val="both"/>
        <w:rPr>
          <w:rFonts w:ascii="Times New Roman" w:hAnsi="Times New Roman"/>
          <w:b/>
          <w:sz w:val="24"/>
          <w:szCs w:val="24"/>
        </w:rPr>
      </w:pPr>
    </w:p>
    <w:p>
      <w:pPr>
        <w:spacing w:line="360" w:lineRule="auto"/>
        <w:jc w:val="both"/>
        <w:rPr>
          <w:rFonts w:ascii="Times New Roman" w:hAnsi="Times New Roman"/>
          <w:b/>
          <w:sz w:val="24"/>
          <w:szCs w:val="24"/>
        </w:rPr>
      </w:pPr>
      <w:r>
        <w:rPr>
          <w:rFonts w:ascii="Times New Roman" w:hAnsi="Times New Roman"/>
          <w:b/>
          <w:sz w:val="24"/>
          <w:szCs w:val="24"/>
        </w:rPr>
        <w:drawing>
          <wp:anchor distT="0" distB="0" distL="114300" distR="114300" simplePos="0" relativeHeight="251660288" behindDoc="0" locked="0" layoutInCell="1" allowOverlap="1">
            <wp:simplePos x="0" y="0"/>
            <wp:positionH relativeFrom="column">
              <wp:posOffset>920115</wp:posOffset>
            </wp:positionH>
            <wp:positionV relativeFrom="paragraph">
              <wp:posOffset>110490</wp:posOffset>
            </wp:positionV>
            <wp:extent cx="3448685" cy="306768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448531" cy="3067478"/>
                    </a:xfrm>
                    <a:prstGeom prst="rect">
                      <a:avLst/>
                    </a:prstGeom>
                  </pic:spPr>
                </pic:pic>
              </a:graphicData>
            </a:graphic>
          </wp:anchor>
        </w:drawing>
      </w:r>
    </w:p>
    <w:p>
      <w:pPr>
        <w:spacing w:line="360" w:lineRule="auto"/>
        <w:jc w:val="both"/>
        <w:rPr>
          <w:rFonts w:ascii="Times New Roman" w:hAnsi="Times New Roman"/>
          <w:b/>
          <w:sz w:val="24"/>
          <w:szCs w:val="24"/>
        </w:rPr>
      </w:pPr>
    </w:p>
    <w:p>
      <w:pPr>
        <w:spacing w:line="360" w:lineRule="auto"/>
        <w:jc w:val="both"/>
        <w:rPr>
          <w:rFonts w:ascii="Times New Roman" w:hAnsi="Times New Roman"/>
          <w:b/>
          <w:sz w:val="24"/>
          <w:szCs w:val="24"/>
        </w:rPr>
      </w:pPr>
    </w:p>
    <w:p>
      <w:pPr>
        <w:spacing w:line="360" w:lineRule="auto"/>
        <w:jc w:val="both"/>
        <w:rPr>
          <w:rFonts w:ascii="Times New Roman" w:hAnsi="Times New Roman"/>
          <w:b/>
          <w:sz w:val="24"/>
          <w:szCs w:val="24"/>
        </w:rPr>
      </w:pPr>
    </w:p>
    <w:p>
      <w:pPr>
        <w:spacing w:line="360" w:lineRule="auto"/>
        <w:jc w:val="both"/>
        <w:rPr>
          <w:rFonts w:ascii="Times New Roman" w:hAnsi="Times New Roman"/>
          <w:b/>
          <w:sz w:val="24"/>
          <w:szCs w:val="24"/>
        </w:rPr>
      </w:pPr>
    </w:p>
    <w:p>
      <w:pPr>
        <w:spacing w:line="360" w:lineRule="auto"/>
        <w:jc w:val="both"/>
        <w:rPr>
          <w:rFonts w:ascii="Times New Roman" w:hAnsi="Times New Roman"/>
          <w:b/>
          <w:sz w:val="24"/>
          <w:szCs w:val="24"/>
        </w:rPr>
      </w:pPr>
    </w:p>
    <w:p>
      <w:pPr>
        <w:spacing w:line="360" w:lineRule="auto"/>
        <w:jc w:val="both"/>
        <w:rPr>
          <w:rFonts w:ascii="Times New Roman" w:hAnsi="Times New Roman"/>
          <w:b/>
          <w:sz w:val="24"/>
          <w:szCs w:val="24"/>
        </w:rPr>
      </w:pPr>
    </w:p>
    <w:p>
      <w:pPr>
        <w:spacing w:line="360" w:lineRule="auto"/>
        <w:jc w:val="both"/>
        <w:rPr>
          <w:rFonts w:ascii="Times New Roman" w:hAnsi="Times New Roman"/>
          <w:b/>
          <w:sz w:val="24"/>
          <w:szCs w:val="24"/>
        </w:rPr>
      </w:pPr>
    </w:p>
    <w:p>
      <w:pPr>
        <w:spacing w:line="360" w:lineRule="auto"/>
        <w:jc w:val="center"/>
        <w:rPr>
          <w:rFonts w:ascii="Times New Roman" w:hAnsi="Times New Roman"/>
          <w:b/>
          <w:sz w:val="24"/>
          <w:szCs w:val="24"/>
        </w:rPr>
      </w:pPr>
    </w:p>
    <w:p>
      <w:pPr>
        <w:spacing w:line="360" w:lineRule="auto"/>
        <w:jc w:val="center"/>
        <w:rPr>
          <w:rFonts w:ascii="Times New Roman" w:hAnsi="Times New Roman"/>
          <w:b/>
          <w:sz w:val="24"/>
          <w:szCs w:val="24"/>
        </w:rPr>
      </w:pPr>
    </w:p>
    <w:p>
      <w:pPr>
        <w:spacing w:line="360" w:lineRule="auto"/>
        <w:jc w:val="center"/>
        <w:rPr>
          <w:rFonts w:ascii="Times New Roman" w:hAnsi="Times New Roman"/>
          <w:b/>
          <w:sz w:val="24"/>
          <w:szCs w:val="24"/>
        </w:rPr>
      </w:pPr>
    </w:p>
    <w:p>
      <w:pPr>
        <w:spacing w:line="360" w:lineRule="auto"/>
        <w:jc w:val="center"/>
        <w:rPr>
          <w:rFonts w:ascii="Times New Roman" w:hAnsi="Times New Roman"/>
          <w:b/>
          <w:sz w:val="24"/>
          <w:szCs w:val="24"/>
        </w:rPr>
      </w:pPr>
    </w:p>
    <w:p>
      <w:pPr>
        <w:spacing w:line="360" w:lineRule="auto"/>
        <w:jc w:val="center"/>
        <w:rPr>
          <w:rFonts w:ascii="Times New Roman" w:hAnsi="Times New Roman"/>
          <w:b/>
          <w:sz w:val="24"/>
          <w:szCs w:val="24"/>
        </w:rPr>
      </w:pPr>
    </w:p>
    <w:p>
      <w:pPr>
        <w:spacing w:line="360" w:lineRule="auto"/>
        <w:jc w:val="center"/>
        <w:rPr>
          <w:rFonts w:ascii="Times New Roman" w:hAnsi="Times New Roman"/>
          <w:b/>
          <w:sz w:val="24"/>
          <w:szCs w:val="24"/>
          <w:lang w:val="en-US"/>
        </w:rPr>
      </w:pPr>
      <w:r>
        <w:rPr>
          <w:rFonts w:ascii="Times New Roman" w:hAnsi="Times New Roman"/>
          <w:bCs/>
          <w:sz w:val="24"/>
          <w:szCs w:val="24"/>
          <w:lang w:val="en-US"/>
        </w:rPr>
        <w:t>Figure 1. Model of Qualitative Data Analysis</w:t>
      </w:r>
      <w:r>
        <w:rPr>
          <w:rFonts w:ascii="Times New Roman" w:hAnsi="Times New Roman"/>
          <w:b/>
          <w:sz w:val="24"/>
          <w:szCs w:val="24"/>
          <w:lang w:val="en-US"/>
        </w:rPr>
        <w:t xml:space="preserve"> </w:t>
      </w:r>
      <w:r>
        <w:rPr>
          <w:rFonts w:ascii="Times New Roman" w:hAnsi="Times New Roman"/>
          <w:b/>
          <w:sz w:val="24"/>
          <w:szCs w:val="24"/>
          <w:lang w:val="en-US"/>
        </w:rPr>
        <w:fldChar w:fldCharType="begin" w:fldLock="1"/>
      </w:r>
      <w:r>
        <w:rPr>
          <w:rFonts w:ascii="Times New Roman" w:hAnsi="Times New Roman"/>
          <w:b/>
          <w:sz w:val="24"/>
          <w:szCs w:val="24"/>
          <w:lang w:val="en-US"/>
        </w:rPr>
        <w:instrText xml:space="preserve">ADDIN CSL_CITATION {"citationItems":[{"id":"ITEM-1","itemData":{"DOI":"10.4324/9780429469237-3","ISBN":"9781506386706","author":[{"dropping-particle":"","family":"Creswell, John W., Creswell","given":"J David","non-dropping-particle":"","parse-names":false,"suffix":""}],"container-title":"Writing Center Talk over Time","edition":"5th","id":"ITEM-1","issued":{"date-parts":[["2018"]]},"number-of-pages":"308-309","publisher":"SAGE Publications, Inc.","publisher-place":"London, United Kingdom","title":"Research Design (Qualitative, Quantitative, and Mixed Method Approaches) Fifth Edition","type":"book"},"uris":["http://www.mendeley.com/documents/?uuid=ecfa42e0-2e6e-4aff-9204-e11f577bdec4"]}],"mendeley":{"formattedCitation":"(Creswell, John W., Creswell, 2018)","plainTextFormattedCitation":"(Creswell, John W., Creswell, 2018)","previouslyFormattedCitation":"(Creswell, John W., Creswell, 2018)"},"properties":{"noteIndex":0},"schema":"https://github.com/citation-style-language/schema/raw/master/csl-citation.json"}</w:instrText>
      </w:r>
      <w:r>
        <w:rPr>
          <w:rFonts w:ascii="Times New Roman" w:hAnsi="Times New Roman"/>
          <w:b/>
          <w:sz w:val="24"/>
          <w:szCs w:val="24"/>
          <w:lang w:val="en-US"/>
        </w:rPr>
        <w:fldChar w:fldCharType="separate"/>
      </w:r>
      <w:r>
        <w:rPr>
          <w:rFonts w:ascii="Times New Roman" w:hAnsi="Times New Roman"/>
          <w:sz w:val="24"/>
          <w:szCs w:val="24"/>
          <w:lang w:val="en-US"/>
        </w:rPr>
        <w:t>(Creswell, John W., Creswell, 2018)</w:t>
      </w:r>
      <w:r>
        <w:rPr>
          <w:rFonts w:ascii="Times New Roman" w:hAnsi="Times New Roman"/>
          <w:b/>
          <w:sz w:val="24"/>
          <w:szCs w:val="24"/>
          <w:lang w:val="en-US"/>
        </w:rPr>
        <w:fldChar w:fldCharType="end"/>
      </w:r>
    </w:p>
    <w:p>
      <w:pPr>
        <w:spacing w:line="360" w:lineRule="auto"/>
        <w:jc w:val="both"/>
        <w:rPr>
          <w:rFonts w:ascii="Times New Roman" w:hAnsi="Times New Roman"/>
          <w:b/>
          <w:sz w:val="24"/>
          <w:szCs w:val="24"/>
        </w:rPr>
      </w:pPr>
      <w:commentRangeStart w:id="18"/>
    </w:p>
    <w:p>
      <w:pPr>
        <w:spacing w:line="360" w:lineRule="auto"/>
        <w:jc w:val="both"/>
        <w:rPr>
          <w:rFonts w:ascii="Times New Roman" w:hAnsi="Times New Roman"/>
          <w:b/>
          <w:sz w:val="24"/>
          <w:szCs w:val="24"/>
        </w:rPr>
      </w:pPr>
      <w:r>
        <w:rPr>
          <w:rFonts w:ascii="Times New Roman" w:hAnsi="Times New Roman"/>
          <w:b/>
          <w:sz w:val="24"/>
          <w:szCs w:val="24"/>
        </w:rPr>
        <w:t xml:space="preserve">FINDINGS </w:t>
      </w:r>
      <w:commentRangeEnd w:id="18"/>
      <w:r>
        <w:commentReference w:id="18"/>
      </w:r>
      <w:r>
        <w:rPr>
          <w:rFonts w:ascii="Times New Roman" w:hAnsi="Times New Roman"/>
          <w:b/>
          <w:sz w:val="24"/>
          <w:szCs w:val="24"/>
        </w:rPr>
        <w:t>AND DISCUSSION</w:t>
      </w:r>
    </w:p>
    <w:p>
      <w:pPr>
        <w:jc w:val="both"/>
        <w:rPr>
          <w:rFonts w:ascii="Times New Roman" w:hAnsi="Times New Roman" w:eastAsia="Times New Roman"/>
          <w:sz w:val="24"/>
          <w:szCs w:val="24"/>
          <w:lang w:val="zh-CN" w:eastAsia="zh-CN"/>
        </w:rPr>
      </w:pPr>
      <w:r>
        <w:rPr>
          <w:rFonts w:ascii="Times New Roman" w:hAnsi="Times New Roman"/>
          <w:b/>
          <w:sz w:val="24"/>
        </w:rPr>
        <w:t xml:space="preserve"> </w:t>
      </w:r>
      <w:r>
        <w:rPr>
          <w:rFonts w:ascii="Times New Roman" w:hAnsi="Times New Roman"/>
          <w:bCs/>
          <w:sz w:val="24"/>
        </w:rPr>
        <w:tab/>
      </w:r>
      <w:r>
        <w:rPr>
          <w:rFonts w:ascii="Times New Roman" w:hAnsi="Times New Roman"/>
          <w:bCs/>
          <w:sz w:val="24"/>
          <w:lang w:val="en-US"/>
        </w:rPr>
        <w:t xml:space="preserve">Lecturers' and cadets’ perspectives on bilingual learning </w:t>
      </w:r>
      <w:r>
        <w:rPr>
          <w:rFonts w:ascii="Times New Roman" w:hAnsi="Times New Roman" w:eastAsia="Times New Roman"/>
          <w:sz w:val="24"/>
          <w:szCs w:val="24"/>
          <w:lang w:val="zh-CN" w:eastAsia="zh-CN"/>
        </w:rPr>
        <w:t xml:space="preserve">affected their behaviors in teaching and learning processes. </w:t>
      </w:r>
      <w:r>
        <w:rPr>
          <w:rFonts w:ascii="Times New Roman" w:hAnsi="Times New Roman"/>
          <w:bCs/>
          <w:sz w:val="24"/>
          <w:lang w:val="en-US"/>
        </w:rPr>
        <w:t>In this research, the researchers found that all participants had positive perspectives toward bilingual learning at Palembang Civil Aviation Polytechnic. The interview data showed that benefit became a factor influencing their perspectives on bilingual learning. Participants get benefit from the implementation of bilingual learning, such as: improving their speaking skills, comprehension skills and English competence. The excerpts from interviews that support this information as follows:</w:t>
      </w:r>
    </w:p>
    <w:p>
      <w:pPr>
        <w:pStyle w:val="69"/>
        <w:ind w:firstLine="709"/>
        <w:contextualSpacing/>
        <w:rPr>
          <w:bCs/>
          <w:sz w:val="24"/>
          <w:lang w:val="en-US"/>
        </w:rPr>
      </w:pPr>
    </w:p>
    <w:p>
      <w:pPr>
        <w:pStyle w:val="69"/>
        <w:ind w:firstLine="709"/>
        <w:contextualSpacing/>
        <w:rPr>
          <w:i/>
          <w:iCs/>
          <w:szCs w:val="22"/>
          <w:lang w:val="en-US"/>
        </w:rPr>
      </w:pPr>
      <w:r>
        <w:rPr>
          <w:i/>
          <w:iCs/>
          <w:szCs w:val="22"/>
        </w:rPr>
        <w:t xml:space="preserve">its very good to improve my ability to speaking </w:t>
      </w:r>
      <w:r>
        <w:rPr>
          <w:i/>
          <w:iCs/>
          <w:szCs w:val="22"/>
          <w:lang w:val="en-US"/>
        </w:rPr>
        <w:t>E</w:t>
      </w:r>
      <w:r>
        <w:rPr>
          <w:i/>
          <w:iCs/>
          <w:szCs w:val="22"/>
        </w:rPr>
        <w:t>nglish</w:t>
      </w:r>
      <w:r>
        <w:rPr>
          <w:i/>
          <w:iCs/>
          <w:szCs w:val="22"/>
          <w:lang w:val="en-US"/>
        </w:rPr>
        <w:t xml:space="preserve"> </w:t>
      </w:r>
    </w:p>
    <w:p>
      <w:pPr>
        <w:pStyle w:val="69"/>
        <w:ind w:firstLine="709"/>
        <w:contextualSpacing/>
        <w:rPr>
          <w:i/>
          <w:iCs/>
          <w:szCs w:val="22"/>
        </w:rPr>
      </w:pPr>
    </w:p>
    <w:p>
      <w:pPr>
        <w:pStyle w:val="69"/>
        <w:ind w:left="709" w:right="850" w:firstLine="0"/>
        <w:contextualSpacing/>
        <w:rPr>
          <w:bCs/>
          <w:i/>
          <w:iCs/>
          <w:szCs w:val="22"/>
          <w:lang w:val="en-US"/>
        </w:rPr>
      </w:pPr>
      <w:r>
        <w:rPr>
          <w:bCs/>
          <w:i/>
          <w:iCs/>
          <w:szCs w:val="22"/>
          <w:lang w:val="en-US"/>
        </w:rPr>
        <w:t xml:space="preserve">Bilingual learning is very important for students to improve their language skills. This program can also make students more confident and improve their ability to communicate. </w:t>
      </w:r>
    </w:p>
    <w:p>
      <w:pPr>
        <w:pStyle w:val="69"/>
        <w:ind w:firstLine="709"/>
        <w:contextualSpacing/>
        <w:rPr>
          <w:b/>
          <w:sz w:val="24"/>
          <w:lang w:val="en-US"/>
        </w:rPr>
      </w:pPr>
    </w:p>
    <w:p>
      <w:pPr>
        <w:pStyle w:val="69"/>
        <w:ind w:left="709" w:right="850" w:firstLine="0"/>
        <w:contextualSpacing/>
        <w:rPr>
          <w:i/>
          <w:iCs/>
          <w:color w:val="000000"/>
          <w:szCs w:val="22"/>
          <w:shd w:val="clear" w:color="auto" w:fill="FFFFFF"/>
        </w:rPr>
      </w:pPr>
      <w:r>
        <w:rPr>
          <w:i/>
          <w:iCs/>
          <w:color w:val="000000"/>
          <w:szCs w:val="22"/>
          <w:shd w:val="clear" w:color="auto" w:fill="FFFFFF"/>
        </w:rPr>
        <w:t>My perspective is that bilingual learning is a very good and nice idea for teens now because we realize the importance of English.</w:t>
      </w:r>
    </w:p>
    <w:p>
      <w:pPr>
        <w:pStyle w:val="69"/>
        <w:ind w:left="709" w:right="850" w:firstLine="0"/>
        <w:contextualSpacing/>
        <w:rPr>
          <w:i/>
          <w:iCs/>
          <w:color w:val="000000"/>
          <w:szCs w:val="22"/>
          <w:shd w:val="clear" w:color="auto" w:fill="FFFFFF"/>
        </w:rPr>
      </w:pPr>
    </w:p>
    <w:p>
      <w:pPr>
        <w:pStyle w:val="69"/>
        <w:ind w:left="709" w:right="850" w:firstLine="0"/>
        <w:contextualSpacing/>
        <w:rPr>
          <w:i/>
          <w:iCs/>
          <w:color w:val="000000"/>
          <w:szCs w:val="22"/>
          <w:shd w:val="clear" w:color="auto" w:fill="FFFFFF"/>
        </w:rPr>
      </w:pPr>
      <w:r>
        <w:rPr>
          <w:i/>
          <w:iCs/>
          <w:color w:val="000000"/>
          <w:szCs w:val="22"/>
          <w:shd w:val="clear" w:color="auto" w:fill="FFFFFF"/>
        </w:rPr>
        <w:t>in my perspective the bilingual learning process at palembang aviation polytechnic already given better progress than ever and I actually excited to explore more variation of bilingual learning</w:t>
      </w:r>
      <w:r>
        <w:rPr>
          <w:rFonts w:ascii="Arial" w:hAnsi="Arial" w:cs="Arial"/>
          <w:color w:val="000000"/>
          <w:sz w:val="20"/>
          <w:szCs w:val="20"/>
          <w:shd w:val="clear" w:color="auto" w:fill="FFFFFF"/>
        </w:rPr>
        <w:t xml:space="preserve"> </w:t>
      </w:r>
      <w:r>
        <w:rPr>
          <w:i/>
          <w:iCs/>
          <w:color w:val="000000"/>
          <w:szCs w:val="22"/>
          <w:shd w:val="clear" w:color="auto" w:fill="FFFFFF"/>
        </w:rPr>
        <w:t xml:space="preserve">process </w:t>
      </w:r>
    </w:p>
    <w:p>
      <w:pPr>
        <w:pStyle w:val="69"/>
        <w:ind w:left="709" w:right="850" w:firstLine="0"/>
        <w:contextualSpacing/>
        <w:rPr>
          <w:i/>
          <w:iCs/>
          <w:color w:val="000000"/>
          <w:szCs w:val="22"/>
          <w:shd w:val="clear" w:color="auto" w:fill="FFFFFF"/>
        </w:rPr>
      </w:pPr>
    </w:p>
    <w:p>
      <w:pPr>
        <w:pStyle w:val="69"/>
        <w:ind w:left="709" w:right="850" w:firstLine="0"/>
        <w:contextualSpacing/>
        <w:rPr>
          <w:bCs/>
          <w:i/>
          <w:iCs/>
          <w:szCs w:val="22"/>
          <w:lang w:val="en-US"/>
        </w:rPr>
      </w:pPr>
      <w:r>
        <w:rPr>
          <w:bCs/>
          <w:i/>
          <w:iCs/>
          <w:szCs w:val="22"/>
          <w:lang w:val="en-US"/>
        </w:rPr>
        <w:t>In my opinion and perspective, the bilingual learning implemented at Palembang Aviation Polytechnic is running well because students are required to use English in each of our activities twice a week (Tuesday and Wednesday).</w:t>
      </w:r>
    </w:p>
    <w:p>
      <w:pPr>
        <w:pStyle w:val="69"/>
        <w:ind w:left="709" w:right="850" w:firstLine="0"/>
        <w:contextualSpacing/>
        <w:rPr>
          <w:bCs/>
          <w:i/>
          <w:iCs/>
          <w:szCs w:val="22"/>
          <w:lang w:val="en-US"/>
        </w:rPr>
      </w:pPr>
    </w:p>
    <w:p>
      <w:pPr>
        <w:ind w:left="709" w:right="850"/>
        <w:rPr>
          <w:rFonts w:ascii="Times New Roman" w:hAnsi="Times New Roman" w:eastAsia="Times New Roman"/>
          <w:i/>
          <w:iCs/>
          <w:lang w:val="zh-CN" w:eastAsia="zh-CN"/>
        </w:rPr>
      </w:pPr>
      <w:r>
        <w:rPr>
          <w:rFonts w:ascii="Times New Roman" w:hAnsi="Times New Roman" w:eastAsia="Times New Roman"/>
          <w:i/>
          <w:iCs/>
          <w:lang w:val="zh-CN" w:eastAsia="zh-CN"/>
        </w:rPr>
        <w:t>Enhancing students' self-confidence and encouraging them to ask questions or express ideas significantly contributes to the improvement of their foreign language skills, hence facilitating the implementation of bilingual learning methodologies by educators.</w:t>
      </w:r>
    </w:p>
    <w:p>
      <w:pPr>
        <w:pStyle w:val="69"/>
        <w:ind w:firstLine="0"/>
        <w:contextualSpacing/>
        <w:rPr>
          <w:b/>
          <w:sz w:val="24"/>
        </w:rPr>
      </w:pPr>
    </w:p>
    <w:p>
      <w:pPr>
        <w:pStyle w:val="69"/>
        <w:ind w:firstLine="709"/>
        <w:contextualSpacing/>
        <w:rPr>
          <w:bCs/>
          <w:sz w:val="24"/>
          <w:lang w:val="en-US"/>
        </w:rPr>
      </w:pPr>
      <w:r>
        <w:rPr>
          <w:bCs/>
          <w:sz w:val="24"/>
          <w:lang w:val="en-US"/>
        </w:rPr>
        <w:t>The data above showed that the lecturers and cadets admitted their interest in bilingual learning. However, the interview also showed that participants faced challenges and obstacles during the bilingual learning process. In the field of challenges, it found that participants were not motivated to speak in English and were confused about the language and the goal of bilingual learning. In the field of obstacles, it found that obstacles from bilingual learning were dealing with material sources, infrastructure support and attitude, ability, and English proficiency.</w:t>
      </w:r>
    </w:p>
    <w:p>
      <w:pPr>
        <w:pStyle w:val="69"/>
        <w:ind w:firstLine="709"/>
        <w:contextualSpacing/>
        <w:rPr>
          <w:bCs/>
          <w:sz w:val="24"/>
          <w:lang w:val="en-US"/>
        </w:rPr>
      </w:pPr>
    </w:p>
    <w:p>
      <w:pPr>
        <w:pStyle w:val="69"/>
        <w:ind w:firstLine="0"/>
        <w:contextualSpacing/>
        <w:rPr>
          <w:b/>
          <w:sz w:val="24"/>
        </w:rPr>
      </w:pPr>
    </w:p>
    <w:p>
      <w:pPr>
        <w:spacing w:line="360" w:lineRule="auto"/>
        <w:jc w:val="both"/>
        <w:rPr>
          <w:rFonts w:ascii="Times New Roman" w:hAnsi="Times New Roman"/>
          <w:b/>
          <w:sz w:val="24"/>
          <w:szCs w:val="24"/>
        </w:rPr>
      </w:pPr>
      <w:r>
        <w:rPr>
          <w:rFonts w:ascii="Times New Roman" w:hAnsi="Times New Roman"/>
          <w:b/>
          <w:sz w:val="24"/>
          <w:szCs w:val="24"/>
        </w:rPr>
        <w:t>CONCLUSION</w:t>
      </w:r>
    </w:p>
    <w:p>
      <w:pPr>
        <w:ind w:firstLine="720"/>
        <w:jc w:val="both"/>
        <w:rPr>
          <w:rFonts w:ascii="Times New Roman" w:hAnsi="Times New Roman" w:eastAsia="Times New Roman"/>
          <w:sz w:val="24"/>
          <w:szCs w:val="24"/>
          <w:lang w:val="zh-CN" w:eastAsia="zh-CN"/>
        </w:rPr>
      </w:pPr>
      <w:r>
        <w:rPr>
          <w:rFonts w:ascii="Times New Roman" w:hAnsi="Times New Roman"/>
          <w:sz w:val="24"/>
          <w:lang w:val="en-US"/>
        </w:rPr>
        <w:t xml:space="preserve">Based on the research results of interviews, the researchers found that most participants had positive perspectives toward implementing bilingual learning. Further, the participants admitted how valuable the program was for them. Even though all participants admitted to the benefits of implementing bilingual learning, they faced some challenges and obstacles during the program. Further, </w:t>
      </w:r>
      <w:r>
        <w:rPr>
          <w:rFonts w:ascii="Times New Roman" w:hAnsi="Times New Roman" w:eastAsia="Times New Roman"/>
          <w:sz w:val="24"/>
          <w:szCs w:val="24"/>
          <w:lang w:val="zh-CN" w:eastAsia="zh-CN"/>
        </w:rPr>
        <w:t xml:space="preserve">the participants anticipated an extended duration for the program, contingent upon certain essential enhancements. </w:t>
      </w:r>
    </w:p>
    <w:p>
      <w:pPr>
        <w:ind w:firstLine="720"/>
        <w:jc w:val="both"/>
        <w:rPr>
          <w:rFonts w:ascii="Times New Roman" w:hAnsi="Times New Roman" w:eastAsia="Times New Roman"/>
          <w:sz w:val="24"/>
          <w:szCs w:val="24"/>
          <w:lang w:val="zh-CN" w:eastAsia="zh-CN"/>
        </w:rPr>
      </w:pPr>
      <w:r>
        <w:rPr>
          <w:rFonts w:ascii="Times New Roman" w:hAnsi="Times New Roman"/>
          <w:sz w:val="24"/>
          <w:lang w:val="en-US"/>
        </w:rPr>
        <w:t xml:space="preserve">In addition, </w:t>
      </w:r>
      <w:r>
        <w:rPr>
          <w:rFonts w:ascii="Times New Roman" w:hAnsi="Times New Roman" w:eastAsia="Times New Roman"/>
          <w:sz w:val="24"/>
          <w:szCs w:val="24"/>
          <w:lang w:val="zh-CN" w:eastAsia="zh-CN"/>
        </w:rPr>
        <w:t xml:space="preserve">the institution must enhance its focus on curriculum design and infrastructural support to facilitate bilingual learning. </w:t>
      </w:r>
    </w:p>
    <w:p>
      <w:pPr>
        <w:pStyle w:val="69"/>
        <w:ind w:firstLine="0"/>
        <w:contextualSpacing/>
        <w:rPr>
          <w:sz w:val="24"/>
        </w:rPr>
      </w:pPr>
    </w:p>
    <w:p>
      <w:pPr>
        <w:jc w:val="both"/>
        <w:rPr>
          <w:rFonts w:ascii="Times New Roman" w:hAnsi="Times New Roman"/>
          <w:b/>
          <w:sz w:val="24"/>
          <w:szCs w:val="24"/>
        </w:rPr>
      </w:pPr>
    </w:p>
    <w:p>
      <w:pPr>
        <w:jc w:val="both"/>
        <w:rPr>
          <w:rFonts w:ascii="Times New Roman" w:hAnsi="Times New Roman"/>
          <w:b/>
          <w:sz w:val="24"/>
          <w:szCs w:val="24"/>
          <w:lang w:val="en-US"/>
        </w:rPr>
      </w:pPr>
      <w:commentRangeStart w:id="19"/>
      <w:r>
        <w:rPr>
          <w:rFonts w:ascii="Times New Roman" w:hAnsi="Times New Roman"/>
          <w:b/>
          <w:sz w:val="24"/>
          <w:szCs w:val="24"/>
        </w:rPr>
        <w:t>REFERENCE</w:t>
      </w:r>
      <w:r>
        <w:rPr>
          <w:rFonts w:ascii="Times New Roman" w:hAnsi="Times New Roman"/>
          <w:b/>
          <w:sz w:val="24"/>
          <w:szCs w:val="24"/>
          <w:lang w:val="en-US"/>
        </w:rPr>
        <w:t>S</w:t>
      </w:r>
      <w:commentRangeEnd w:id="19"/>
      <w:r>
        <w:commentReference w:id="19"/>
      </w:r>
    </w:p>
    <w:p>
      <w:pPr>
        <w:jc w:val="both"/>
        <w:rPr>
          <w:rFonts w:ascii="Times New Roman" w:hAnsi="Times New Roman"/>
          <w:b/>
          <w:sz w:val="24"/>
          <w:szCs w:val="24"/>
        </w:rPr>
      </w:pPr>
    </w:p>
    <w:p>
      <w:pPr>
        <w:widowControl w:val="0"/>
        <w:autoSpaceDE w:val="0"/>
        <w:autoSpaceDN w:val="0"/>
        <w:adjustRightInd w:val="0"/>
        <w:ind w:left="480" w:hanging="480"/>
        <w:jc w:val="both"/>
        <w:rPr>
          <w:rFonts w:ascii="Times New Roman" w:hAnsi="Times New Roman"/>
          <w:sz w:val="24"/>
          <w:szCs w:val="24"/>
        </w:rPr>
      </w:pPr>
      <w:r>
        <w:rPr>
          <w:rFonts w:ascii="Times New Roman" w:hAnsi="Times New Roman"/>
          <w:b/>
          <w:sz w:val="24"/>
          <w:szCs w:val="24"/>
        </w:rPr>
        <w:fldChar w:fldCharType="begin" w:fldLock="1"/>
      </w:r>
      <w:r>
        <w:rPr>
          <w:rFonts w:ascii="Times New Roman" w:hAnsi="Times New Roman"/>
          <w:b/>
          <w:sz w:val="24"/>
          <w:szCs w:val="24"/>
        </w:rPr>
        <w:instrText xml:space="preserve">ADDIN Mendeley Bibliography CSL_BIBLIOGRAPHY </w:instrText>
      </w:r>
      <w:r>
        <w:rPr>
          <w:rFonts w:ascii="Times New Roman" w:hAnsi="Times New Roman"/>
          <w:b/>
          <w:sz w:val="24"/>
          <w:szCs w:val="24"/>
        </w:rPr>
        <w:fldChar w:fldCharType="separate"/>
      </w:r>
      <w:r>
        <w:rPr>
          <w:rFonts w:ascii="Times New Roman" w:hAnsi="Times New Roman"/>
          <w:sz w:val="24"/>
          <w:szCs w:val="24"/>
        </w:rPr>
        <w:t xml:space="preserve">Barada, V. (2013). Sarah J. Tracy, Qualitative Research Methods: Collecting Evidence, Crafting Analysis, Communicating Impact. In </w:t>
      </w:r>
      <w:r>
        <w:rPr>
          <w:rFonts w:ascii="Times New Roman" w:hAnsi="Times New Roman"/>
          <w:i/>
          <w:iCs/>
          <w:sz w:val="24"/>
          <w:szCs w:val="24"/>
        </w:rPr>
        <w:t>Revija za sociologiju</w:t>
      </w:r>
      <w:r>
        <w:rPr>
          <w:rFonts w:ascii="Times New Roman" w:hAnsi="Times New Roman"/>
          <w:sz w:val="24"/>
          <w:szCs w:val="24"/>
        </w:rPr>
        <w:t xml:space="preserve"> (Vol. 43, Issue 1). https://doi.org/10.5613/rzs.43.1.6</w:t>
      </w:r>
    </w:p>
    <w:p>
      <w:pPr>
        <w:widowControl w:val="0"/>
        <w:autoSpaceDE w:val="0"/>
        <w:autoSpaceDN w:val="0"/>
        <w:adjustRightInd w:val="0"/>
        <w:ind w:left="480" w:hanging="480"/>
        <w:jc w:val="both"/>
        <w:rPr>
          <w:rFonts w:ascii="Times New Roman" w:hAnsi="Times New Roman"/>
          <w:sz w:val="24"/>
          <w:szCs w:val="24"/>
        </w:rPr>
      </w:pPr>
      <w:r>
        <w:rPr>
          <w:rFonts w:ascii="Times New Roman" w:hAnsi="Times New Roman"/>
          <w:sz w:val="24"/>
          <w:szCs w:val="24"/>
        </w:rPr>
        <w:t xml:space="preserve">Creswell, John W., Creswell, J. D. (2018). Research Design (Qualitative, Quantitative, and Mixed Method Approaches) Fifth Edition. In </w:t>
      </w:r>
      <w:r>
        <w:rPr>
          <w:rFonts w:ascii="Times New Roman" w:hAnsi="Times New Roman"/>
          <w:i/>
          <w:iCs/>
          <w:sz w:val="24"/>
          <w:szCs w:val="24"/>
        </w:rPr>
        <w:t>Writing Center Talk over Time</w:t>
      </w:r>
      <w:r>
        <w:rPr>
          <w:rFonts w:ascii="Times New Roman" w:hAnsi="Times New Roman"/>
          <w:sz w:val="24"/>
          <w:szCs w:val="24"/>
        </w:rPr>
        <w:t xml:space="preserve"> (5th ed.). SAGE Publications, Inc. https://doi.org/10.4324/9780429469237-3</w:t>
      </w:r>
    </w:p>
    <w:p>
      <w:pPr>
        <w:widowControl w:val="0"/>
        <w:autoSpaceDE w:val="0"/>
        <w:autoSpaceDN w:val="0"/>
        <w:adjustRightInd w:val="0"/>
        <w:ind w:left="480" w:hanging="480"/>
        <w:jc w:val="both"/>
        <w:rPr>
          <w:rFonts w:ascii="Times New Roman" w:hAnsi="Times New Roman"/>
          <w:sz w:val="24"/>
          <w:szCs w:val="24"/>
        </w:rPr>
      </w:pPr>
      <w:r>
        <w:rPr>
          <w:rFonts w:ascii="Times New Roman" w:hAnsi="Times New Roman"/>
          <w:sz w:val="24"/>
          <w:szCs w:val="24"/>
        </w:rPr>
        <w:t xml:space="preserve">Creswell, J. (2013). Creswell_Research Mthods_Qual_Quant Mixed Methods Approaches.pdf. In </w:t>
      </w:r>
      <w:r>
        <w:rPr>
          <w:rFonts w:ascii="Times New Roman" w:hAnsi="Times New Roman"/>
          <w:i/>
          <w:iCs/>
          <w:sz w:val="24"/>
          <w:szCs w:val="24"/>
        </w:rPr>
        <w:t>Second Edition</w:t>
      </w:r>
      <w:r>
        <w:rPr>
          <w:rFonts w:ascii="Times New Roman" w:hAnsi="Times New Roman"/>
          <w:sz w:val="24"/>
          <w:szCs w:val="24"/>
        </w:rPr>
        <w:t xml:space="preserve"> (p. 137).</w:t>
      </w:r>
    </w:p>
    <w:p>
      <w:pPr>
        <w:widowControl w:val="0"/>
        <w:autoSpaceDE w:val="0"/>
        <w:autoSpaceDN w:val="0"/>
        <w:adjustRightInd w:val="0"/>
        <w:ind w:left="480" w:hanging="480"/>
        <w:jc w:val="both"/>
        <w:rPr>
          <w:rFonts w:ascii="Times New Roman" w:hAnsi="Times New Roman"/>
          <w:sz w:val="24"/>
          <w:szCs w:val="24"/>
        </w:rPr>
      </w:pPr>
      <w:r>
        <w:rPr>
          <w:rFonts w:ascii="Times New Roman" w:hAnsi="Times New Roman"/>
          <w:sz w:val="24"/>
          <w:szCs w:val="24"/>
        </w:rPr>
        <w:t xml:space="preserve">Fauziah, N., Mirizon, S., &amp; Silvhiany, S. (2021). Bilingual Education Program: Teachers’ and Students’ Perspectives and Challenges. </w:t>
      </w:r>
      <w:r>
        <w:rPr>
          <w:rFonts w:ascii="Times New Roman" w:hAnsi="Times New Roman"/>
          <w:i/>
          <w:iCs/>
          <w:sz w:val="24"/>
          <w:szCs w:val="24"/>
        </w:rPr>
        <w:t>Jurnal Pendidikan Progresif</w:t>
      </w:r>
      <w:r>
        <w:rPr>
          <w:rFonts w:ascii="Times New Roman" w:hAnsi="Times New Roman"/>
          <w:sz w:val="24"/>
          <w:szCs w:val="24"/>
        </w:rPr>
        <w:t xml:space="preserve">, </w:t>
      </w:r>
      <w:r>
        <w:rPr>
          <w:rFonts w:ascii="Times New Roman" w:hAnsi="Times New Roman"/>
          <w:i/>
          <w:iCs/>
          <w:sz w:val="24"/>
          <w:szCs w:val="24"/>
        </w:rPr>
        <w:t>11</w:t>
      </w:r>
      <w:r>
        <w:rPr>
          <w:rFonts w:ascii="Times New Roman" w:hAnsi="Times New Roman"/>
          <w:sz w:val="24"/>
          <w:szCs w:val="24"/>
        </w:rPr>
        <w:t>(2), 219–234. https://doi.org/10.23960/jpp.v11.i2.202107</w:t>
      </w:r>
    </w:p>
    <w:p>
      <w:pPr>
        <w:widowControl w:val="0"/>
        <w:autoSpaceDE w:val="0"/>
        <w:autoSpaceDN w:val="0"/>
        <w:adjustRightInd w:val="0"/>
        <w:ind w:left="480" w:hanging="480"/>
        <w:jc w:val="both"/>
        <w:rPr>
          <w:rFonts w:ascii="Times New Roman" w:hAnsi="Times New Roman"/>
          <w:sz w:val="24"/>
          <w:szCs w:val="24"/>
        </w:rPr>
      </w:pPr>
      <w:r>
        <w:rPr>
          <w:rFonts w:ascii="Times New Roman" w:hAnsi="Times New Roman"/>
          <w:sz w:val="24"/>
          <w:szCs w:val="24"/>
        </w:rPr>
        <w:t xml:space="preserve">Jacobson, D. (2019). Naturalistic Inquiry. </w:t>
      </w:r>
      <w:r>
        <w:rPr>
          <w:rFonts w:ascii="Times New Roman" w:hAnsi="Times New Roman"/>
          <w:i/>
          <w:iCs/>
          <w:sz w:val="24"/>
          <w:szCs w:val="24"/>
        </w:rPr>
        <w:t>International Encyclopedia of Human Geography, Second Edition</w:t>
      </w:r>
      <w:r>
        <w:rPr>
          <w:rFonts w:ascii="Times New Roman" w:hAnsi="Times New Roman"/>
          <w:sz w:val="24"/>
          <w:szCs w:val="24"/>
        </w:rPr>
        <w:t xml:space="preserve">, </w:t>
      </w:r>
      <w:r>
        <w:rPr>
          <w:rFonts w:ascii="Times New Roman" w:hAnsi="Times New Roman"/>
          <w:i/>
          <w:iCs/>
          <w:sz w:val="24"/>
          <w:szCs w:val="24"/>
        </w:rPr>
        <w:t>June 2010</w:t>
      </w:r>
      <w:r>
        <w:rPr>
          <w:rFonts w:ascii="Times New Roman" w:hAnsi="Times New Roman"/>
          <w:sz w:val="24"/>
          <w:szCs w:val="24"/>
        </w:rPr>
        <w:t>, 267–272. https://doi.org/10.1016/B978-0-08-102295-5.10579-7</w:t>
      </w:r>
    </w:p>
    <w:p>
      <w:pPr>
        <w:widowControl w:val="0"/>
        <w:autoSpaceDE w:val="0"/>
        <w:autoSpaceDN w:val="0"/>
        <w:adjustRightInd w:val="0"/>
        <w:ind w:left="480" w:hanging="480"/>
        <w:jc w:val="both"/>
        <w:rPr>
          <w:rFonts w:ascii="Times New Roman" w:hAnsi="Times New Roman"/>
          <w:sz w:val="24"/>
          <w:szCs w:val="24"/>
        </w:rPr>
      </w:pPr>
      <w:r>
        <w:rPr>
          <w:rFonts w:ascii="Times New Roman" w:hAnsi="Times New Roman"/>
          <w:sz w:val="24"/>
          <w:szCs w:val="24"/>
        </w:rPr>
        <w:t xml:space="preserve">Rahman, A., Munandar, S. A., Fitriani, A., Karlina, Y., &amp; Yumriani. (2022). Pengertian Pendidikan, Ilmu Pendidikan dan Unsur-Unsur Pendidikan. </w:t>
      </w:r>
      <w:r>
        <w:rPr>
          <w:rFonts w:ascii="Times New Roman" w:hAnsi="Times New Roman"/>
          <w:i/>
          <w:iCs/>
          <w:sz w:val="24"/>
          <w:szCs w:val="24"/>
        </w:rPr>
        <w:t>Al Urwatul Wutsqa: Kajian Pendidikan Islam</w:t>
      </w:r>
      <w:r>
        <w:rPr>
          <w:rFonts w:ascii="Times New Roman" w:hAnsi="Times New Roman"/>
          <w:sz w:val="24"/>
          <w:szCs w:val="24"/>
        </w:rPr>
        <w:t xml:space="preserve">, </w:t>
      </w:r>
      <w:r>
        <w:rPr>
          <w:rFonts w:ascii="Times New Roman" w:hAnsi="Times New Roman"/>
          <w:i/>
          <w:iCs/>
          <w:sz w:val="24"/>
          <w:szCs w:val="24"/>
        </w:rPr>
        <w:t>2</w:t>
      </w:r>
      <w:r>
        <w:rPr>
          <w:rFonts w:ascii="Times New Roman" w:hAnsi="Times New Roman"/>
          <w:sz w:val="24"/>
          <w:szCs w:val="24"/>
        </w:rPr>
        <w:t>(1), 1–8.</w:t>
      </w:r>
    </w:p>
    <w:p>
      <w:pPr>
        <w:widowControl w:val="0"/>
        <w:autoSpaceDE w:val="0"/>
        <w:autoSpaceDN w:val="0"/>
        <w:adjustRightInd w:val="0"/>
        <w:ind w:left="480" w:hanging="480"/>
        <w:jc w:val="both"/>
        <w:rPr>
          <w:rFonts w:ascii="Times New Roman" w:hAnsi="Times New Roman"/>
          <w:sz w:val="24"/>
          <w:szCs w:val="24"/>
        </w:rPr>
      </w:pPr>
      <w:r>
        <w:rPr>
          <w:rFonts w:ascii="Times New Roman" w:hAnsi="Times New Roman"/>
          <w:sz w:val="24"/>
          <w:szCs w:val="24"/>
        </w:rPr>
        <w:t xml:space="preserve">Silfia, M. (2018). Penguatan Pendidikan Karakter Dalam Menghadapi Era Revolusi Industri 4.0 - Digital Repository Universitas Negeri Medan. </w:t>
      </w:r>
      <w:r>
        <w:rPr>
          <w:rFonts w:ascii="Times New Roman" w:hAnsi="Times New Roman"/>
          <w:i/>
          <w:iCs/>
          <w:sz w:val="24"/>
          <w:szCs w:val="24"/>
        </w:rPr>
        <w:t>Prosiding Seminar Nasional Fakultas Ilmu Sosial Universitas Negeri Medan</w:t>
      </w:r>
      <w:r>
        <w:rPr>
          <w:rFonts w:ascii="Times New Roman" w:hAnsi="Times New Roman"/>
          <w:sz w:val="24"/>
          <w:szCs w:val="24"/>
        </w:rPr>
        <w:t xml:space="preserve">, </w:t>
      </w:r>
      <w:r>
        <w:rPr>
          <w:rFonts w:ascii="Times New Roman" w:hAnsi="Times New Roman"/>
          <w:i/>
          <w:iCs/>
          <w:sz w:val="24"/>
          <w:szCs w:val="24"/>
        </w:rPr>
        <w:t>2</w:t>
      </w:r>
      <w:r>
        <w:rPr>
          <w:rFonts w:ascii="Times New Roman" w:hAnsi="Times New Roman"/>
          <w:sz w:val="24"/>
          <w:szCs w:val="24"/>
        </w:rPr>
        <w:t>, 642–645.</w:t>
      </w:r>
    </w:p>
    <w:p>
      <w:pPr>
        <w:widowControl w:val="0"/>
        <w:autoSpaceDE w:val="0"/>
        <w:autoSpaceDN w:val="0"/>
        <w:adjustRightInd w:val="0"/>
        <w:ind w:left="480" w:hanging="480"/>
        <w:jc w:val="both"/>
        <w:rPr>
          <w:rFonts w:ascii="Times New Roman" w:hAnsi="Times New Roman"/>
          <w:sz w:val="24"/>
        </w:rPr>
      </w:pPr>
      <w:r>
        <w:rPr>
          <w:rFonts w:ascii="Times New Roman" w:hAnsi="Times New Roman"/>
          <w:sz w:val="24"/>
          <w:szCs w:val="24"/>
        </w:rPr>
        <w:t xml:space="preserve">Sugianto, B. (2014). Optimalisasi Penerapan Kelas Bilingual menuju Pembelajaran Efektif Di SMP Negeri 1 Dukun Gresik. </w:t>
      </w:r>
      <w:r>
        <w:rPr>
          <w:rFonts w:ascii="Times New Roman" w:hAnsi="Times New Roman"/>
          <w:i/>
          <w:iCs/>
          <w:sz w:val="24"/>
          <w:szCs w:val="24"/>
        </w:rPr>
        <w:t>Jurnal Kebijakan Dan Pengembangan Pendidikan</w:t>
      </w:r>
      <w:r>
        <w:rPr>
          <w:rFonts w:ascii="Times New Roman" w:hAnsi="Times New Roman"/>
          <w:sz w:val="24"/>
          <w:szCs w:val="24"/>
        </w:rPr>
        <w:t xml:space="preserve">, </w:t>
      </w:r>
      <w:r>
        <w:rPr>
          <w:rFonts w:ascii="Times New Roman" w:hAnsi="Times New Roman"/>
          <w:i/>
          <w:iCs/>
          <w:sz w:val="24"/>
          <w:szCs w:val="24"/>
        </w:rPr>
        <w:t>2</w:t>
      </w:r>
      <w:r>
        <w:rPr>
          <w:rFonts w:ascii="Times New Roman" w:hAnsi="Times New Roman"/>
          <w:sz w:val="24"/>
          <w:szCs w:val="24"/>
        </w:rPr>
        <w:t>(1), 35–41.</w:t>
      </w:r>
    </w:p>
    <w:p>
      <w:pPr>
        <w:jc w:val="both"/>
        <w:rPr>
          <w:rFonts w:ascii="Times New Roman" w:hAnsi="Times New Roman"/>
          <w:b/>
          <w:sz w:val="24"/>
          <w:szCs w:val="24"/>
        </w:rPr>
      </w:pPr>
      <w:r>
        <w:rPr>
          <w:rFonts w:ascii="Times New Roman" w:hAnsi="Times New Roman"/>
          <w:b/>
          <w:sz w:val="24"/>
          <w:szCs w:val="24"/>
        </w:rPr>
        <w:fldChar w:fldCharType="end"/>
      </w:r>
    </w:p>
    <w:p>
      <w:pPr>
        <w:pStyle w:val="35"/>
        <w:jc w:val="both"/>
        <w:rPr>
          <w:rFonts w:ascii="Times New Roman" w:hAnsi="Times New Roman" w:cs="Times New Roman"/>
          <w:color w:val="000000" w:themeColor="text1"/>
          <w14:textFill>
            <w14:solidFill>
              <w14:schemeClr w14:val="tx1"/>
            </w14:solidFill>
          </w14:textFill>
        </w:rPr>
      </w:pPr>
    </w:p>
    <w:p>
      <w:pPr>
        <w:jc w:val="both"/>
        <w:rPr>
          <w:rFonts w:ascii="Times New Roman" w:hAnsi="Times New Roman"/>
          <w:sz w:val="24"/>
          <w:szCs w:val="24"/>
        </w:rPr>
      </w:pPr>
    </w:p>
    <w:p>
      <w:pPr>
        <w:ind w:left="709" w:hanging="709"/>
        <w:jc w:val="both"/>
        <w:outlineLvl w:val="0"/>
        <w:rPr>
          <w:rFonts w:ascii="Times New Roman" w:hAnsi="Times New Roman"/>
          <w:sz w:val="24"/>
          <w:szCs w:val="24"/>
        </w:rPr>
      </w:pPr>
    </w:p>
    <w:p>
      <w:pPr>
        <w:jc w:val="both"/>
        <w:rPr>
          <w:rFonts w:ascii="Times New Roman" w:hAnsi="Times New Roman"/>
          <w:sz w:val="24"/>
          <w:szCs w:val="24"/>
        </w:rPr>
      </w:pPr>
    </w:p>
    <w:p>
      <w:pPr>
        <w:pStyle w:val="68"/>
        <w:spacing w:before="0" w:after="0"/>
        <w:contextualSpacing/>
        <w:jc w:val="both"/>
        <w:rPr>
          <w:sz w:val="24"/>
          <w:szCs w:val="24"/>
          <w:lang w:val="id-ID"/>
        </w:rPr>
      </w:pPr>
    </w:p>
    <w:sectPr>
      <w:headerReference r:id="rId7" w:type="default"/>
      <w:headerReference r:id="rId8" w:type="even"/>
      <w:type w:val="nextColumn"/>
      <w:pgSz w:w="11906" w:h="16838"/>
      <w:pgMar w:top="1701" w:right="1700" w:bottom="1701" w:left="1701" w:header="1134" w:footer="709" w:gutter="0"/>
      <w:cols w:space="567"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gothicinspire" w:date="2024-10-19T17:01:31Z" w:initials="">
    <w:p w14:paraId="534512B5">
      <w:pPr>
        <w:pStyle w:val="21"/>
        <w:rPr>
          <w:rFonts w:hint="default"/>
          <w:lang w:val="en-US"/>
        </w:rPr>
      </w:pPr>
      <w:r>
        <w:rPr>
          <w:rFonts w:hint="default"/>
          <w:lang w:val="en-US"/>
        </w:rPr>
        <w:t>Add more words for the abstract. See the requirements for journal template. It should consist of 200 to 250 words, excluding keywords.</w:t>
      </w:r>
    </w:p>
  </w:comment>
  <w:comment w:id="1" w:author="gothicinspire" w:date="2024-10-19T16:50:41Z" w:initials="">
    <w:p w14:paraId="3C6312B8">
      <w:pPr>
        <w:pStyle w:val="21"/>
        <w:rPr>
          <w:rFonts w:hint="default"/>
          <w:lang w:val="en-US"/>
        </w:rPr>
      </w:pPr>
      <w:r>
        <w:rPr>
          <w:rFonts w:hint="default"/>
          <w:lang w:val="en-US"/>
        </w:rPr>
        <w:t>Is it a digital based application or program based curriculum? If it is a platform, please use the name of the application. Please reflect it in your title to avoid ambiguity.</w:t>
      </w:r>
    </w:p>
  </w:comment>
  <w:comment w:id="2" w:author="gothicinspire" w:date="2024-10-19T16:56:46Z" w:initials="">
    <w:p w14:paraId="211B0508">
      <w:pPr>
        <w:pStyle w:val="21"/>
        <w:rPr>
          <w:rFonts w:hint="default"/>
          <w:lang w:val="en-US"/>
        </w:rPr>
      </w:pPr>
      <w:r>
        <w:rPr>
          <w:rFonts w:hint="default"/>
          <w:lang w:val="en-US"/>
        </w:rPr>
        <w:t>Use effective sentence to explain the research participants. Mention the numbers of the lecturers and the cadets involved as the participants</w:t>
      </w:r>
    </w:p>
  </w:comment>
  <w:comment w:id="3" w:author="gothicinspire" w:date="2024-10-19T16:58:31Z" w:initials="">
    <w:p w14:paraId="1A1F560E">
      <w:pPr>
        <w:pStyle w:val="21"/>
        <w:rPr>
          <w:rFonts w:hint="default"/>
          <w:lang w:val="en-US"/>
        </w:rPr>
      </w:pPr>
      <w:r>
        <w:rPr>
          <w:rFonts w:hint="default"/>
          <w:lang w:val="en-US"/>
        </w:rPr>
        <w:t>Add some explanation about data analysis technique employed in this research.</w:t>
      </w:r>
    </w:p>
  </w:comment>
  <w:comment w:id="4" w:author="gothicinspire" w:date="2024-10-19T16:59:54Z" w:initials="">
    <w:p w14:paraId="18AF69E1">
      <w:pPr>
        <w:pStyle w:val="21"/>
        <w:rPr>
          <w:rFonts w:hint="default"/>
          <w:lang w:val="en-US"/>
        </w:rPr>
      </w:pPr>
      <w:r>
        <w:rPr>
          <w:rFonts w:hint="default"/>
          <w:lang w:val="en-US"/>
        </w:rPr>
        <w:t>Program or application???</w:t>
      </w:r>
    </w:p>
  </w:comment>
  <w:comment w:id="5" w:author="gothicinspire" w:date="2024-10-19T17:01:16Z" w:initials="">
    <w:p w14:paraId="63401C35">
      <w:pPr>
        <w:pStyle w:val="21"/>
        <w:rPr>
          <w:rFonts w:hint="default"/>
          <w:lang w:val="en-US"/>
        </w:rPr>
      </w:pPr>
      <w:r>
        <w:rPr>
          <w:rFonts w:hint="default"/>
          <w:lang w:val="en-US"/>
        </w:rPr>
        <w:t>Elaborate more.</w:t>
      </w:r>
    </w:p>
  </w:comment>
  <w:comment w:id="6" w:author="gothicinspire" w:date="2024-10-19T17:03:50Z" w:initials="">
    <w:p w14:paraId="381854FE">
      <w:pPr>
        <w:pStyle w:val="21"/>
        <w:rPr>
          <w:rFonts w:hint="default"/>
          <w:lang w:val="en-US"/>
        </w:rPr>
      </w:pPr>
      <w:r>
        <w:rPr>
          <w:rFonts w:hint="default"/>
          <w:lang w:val="en-US"/>
        </w:rPr>
        <w:t>redundant</w:t>
      </w:r>
    </w:p>
  </w:comment>
  <w:comment w:id="7" w:author="gothicinspire" w:date="2024-10-19T17:08:45Z" w:initials="">
    <w:p w14:paraId="4E2A7EFB">
      <w:pPr>
        <w:pStyle w:val="21"/>
        <w:rPr>
          <w:rFonts w:hint="default"/>
          <w:lang w:val="en-US"/>
        </w:rPr>
      </w:pPr>
      <w:r>
        <w:rPr>
          <w:rFonts w:hint="default"/>
          <w:lang w:val="en-US"/>
        </w:rPr>
        <w:t>Give a brief description about this program. How does it work? What features are built in the program or application?</w:t>
      </w:r>
    </w:p>
  </w:comment>
  <w:comment w:id="8" w:author="gothicinspire" w:date="2024-10-19T17:10:02Z" w:initials="">
    <w:p w14:paraId="6D7857C3">
      <w:pPr>
        <w:pStyle w:val="21"/>
        <w:rPr>
          <w:rFonts w:hint="default"/>
          <w:lang w:val="en-US"/>
        </w:rPr>
      </w:pPr>
      <w:r>
        <w:rPr>
          <w:rFonts w:hint="default"/>
          <w:lang w:val="en-US"/>
        </w:rPr>
        <w:t>Add more concepts defining what bilingual learning is.</w:t>
      </w:r>
    </w:p>
  </w:comment>
  <w:comment w:id="9" w:author="gothicinspire" w:date="2024-10-19T17:07:53Z" w:initials="">
    <w:p w14:paraId="63B90D09">
      <w:pPr>
        <w:pStyle w:val="21"/>
        <w:rPr>
          <w:rFonts w:hint="default"/>
          <w:lang w:val="en-US"/>
        </w:rPr>
      </w:pPr>
      <w:r>
        <w:rPr>
          <w:rFonts w:hint="default"/>
          <w:lang w:val="en-US"/>
        </w:rPr>
        <w:t>Who says so? Strengthen this idea with supporting details or arguments.</w:t>
      </w:r>
    </w:p>
  </w:comment>
  <w:comment w:id="10" w:author="gothicinspire" w:date="2024-10-19T17:32:20Z" w:initials="">
    <w:p w14:paraId="7F247930">
      <w:pPr>
        <w:pStyle w:val="21"/>
        <w:rPr>
          <w:rFonts w:hint="default"/>
          <w:lang w:val="en-US"/>
        </w:rPr>
      </w:pPr>
      <w:r>
        <w:rPr>
          <w:rFonts w:hint="default"/>
          <w:lang w:val="en-US"/>
        </w:rPr>
        <w:t>Please find previous research that implemented this program too and find the research gaps that initiate you to conduct this current research.</w:t>
      </w:r>
    </w:p>
  </w:comment>
  <w:comment w:id="11" w:author="gothicinspire" w:date="2024-10-19T17:34:27Z" w:initials="">
    <w:p w14:paraId="48832170">
      <w:pPr>
        <w:pStyle w:val="21"/>
        <w:rPr>
          <w:rFonts w:hint="default"/>
          <w:lang w:val="en-US"/>
        </w:rPr>
      </w:pPr>
      <w:r>
        <w:rPr>
          <w:rFonts w:hint="default"/>
          <w:lang w:val="en-US"/>
        </w:rPr>
        <w:t>You need to describe detailed how the aviation polytechnic implement the bilingual learning program besides during the admission session and for communication session with foreigners.</w:t>
      </w:r>
    </w:p>
  </w:comment>
  <w:comment w:id="12" w:author="gothicinspire" w:date="2024-10-19T17:36:59Z" w:initials="">
    <w:p w14:paraId="3F056A11">
      <w:pPr>
        <w:pStyle w:val="21"/>
        <w:rPr>
          <w:rFonts w:hint="default"/>
          <w:lang w:val="en-US"/>
        </w:rPr>
      </w:pPr>
      <w:r>
        <w:rPr>
          <w:rFonts w:hint="default"/>
          <w:lang w:val="en-US"/>
        </w:rPr>
        <w:t>You need to review some literature on Bilingual program offered by the Minsitry of Education and explain how are the procedures in implementing the program during instructional practices.</w:t>
      </w:r>
    </w:p>
  </w:comment>
  <w:comment w:id="13" w:author="gothicinspire" w:date="2024-10-19T17:38:40Z" w:initials="">
    <w:p w14:paraId="2B5E5985">
      <w:pPr>
        <w:pStyle w:val="21"/>
        <w:rPr>
          <w:rFonts w:hint="default"/>
          <w:lang w:val="en-US"/>
        </w:rPr>
      </w:pPr>
      <w:r>
        <w:rPr>
          <w:rFonts w:hint="default"/>
          <w:lang w:val="en-US"/>
        </w:rPr>
        <w:t>It is highly recommended you elaborate more about case study as the research design.</w:t>
      </w:r>
    </w:p>
  </w:comment>
  <w:comment w:id="14" w:author="gothicinspire" w:date="2024-10-19T17:39:39Z" w:initials="">
    <w:p w14:paraId="0D3E4974">
      <w:pPr>
        <w:pStyle w:val="21"/>
        <w:rPr>
          <w:rFonts w:hint="default"/>
          <w:lang w:val="en-US"/>
        </w:rPr>
      </w:pPr>
      <w:r>
        <w:rPr>
          <w:rFonts w:hint="default"/>
          <w:lang w:val="en-US"/>
        </w:rPr>
        <w:t>It is really confusing. What bilingual learning looks like? Is it a digital based applicationa or learning approach? Please make it clear.</w:t>
      </w:r>
    </w:p>
  </w:comment>
  <w:comment w:id="15" w:author="gothicinspire" w:date="2024-10-19T17:41:21Z" w:initials="">
    <w:p w14:paraId="7D231CEF">
      <w:pPr>
        <w:pStyle w:val="21"/>
        <w:rPr>
          <w:rFonts w:hint="default"/>
          <w:lang w:val="en-US"/>
        </w:rPr>
      </w:pPr>
      <w:r>
        <w:rPr>
          <w:rFonts w:hint="default"/>
          <w:lang w:val="en-US"/>
        </w:rPr>
        <w:t>If you are investigating the use of the program during instructional process, then why are the lecturers involved as the sample?</w:t>
      </w:r>
    </w:p>
  </w:comment>
  <w:comment w:id="16" w:author="gothicinspire" w:date="2024-10-19T17:44:41Z" w:initials="">
    <w:p w14:paraId="6E0E0D60">
      <w:pPr>
        <w:pStyle w:val="21"/>
        <w:rPr>
          <w:rFonts w:hint="default"/>
          <w:lang w:val="en-US"/>
        </w:rPr>
      </w:pPr>
      <w:r>
        <w:rPr>
          <w:rFonts w:hint="default"/>
          <w:lang w:val="en-US"/>
        </w:rPr>
        <w:t>Please specify what indicators or aspects were measured via interview and observation. If it is possible you can list the interview questions and the observation sheet. How did you get the instrumentation, ready made, adaptation, adoption, or made you yourself?</w:t>
      </w:r>
    </w:p>
  </w:comment>
  <w:comment w:id="17" w:author="gothicinspire" w:date="2024-10-19T17:47:59Z" w:initials="">
    <w:p w14:paraId="55B16BFE">
      <w:pPr>
        <w:pStyle w:val="21"/>
        <w:rPr>
          <w:rFonts w:hint="default"/>
          <w:lang w:val="en-US"/>
        </w:rPr>
      </w:pPr>
      <w:r>
        <w:rPr>
          <w:rFonts w:hint="default"/>
          <w:lang w:val="en-US"/>
        </w:rPr>
        <w:t>Please mention and or specify what kind of analysis you applied in analyzing the qualitative data: content analysis, or thematic analysis? Please consider it</w:t>
      </w:r>
    </w:p>
  </w:comment>
  <w:comment w:id="18" w:author="gothicinspire" w:date="2024-10-19T17:49:47Z" w:initials="">
    <w:p w14:paraId="36F863C4">
      <w:pPr>
        <w:pStyle w:val="21"/>
        <w:rPr>
          <w:rFonts w:hint="default"/>
          <w:lang w:val="en-US"/>
        </w:rPr>
      </w:pPr>
      <w:r>
        <w:rPr>
          <w:rFonts w:hint="default"/>
          <w:lang w:val="en-US"/>
        </w:rPr>
        <w:t>Because you used interview and observation to obtain the data, you need to analyze each questions and the record from the observation process.</w:t>
      </w:r>
    </w:p>
    <w:p w14:paraId="2A34683F">
      <w:pPr>
        <w:pStyle w:val="21"/>
        <w:rPr>
          <w:rFonts w:hint="default"/>
          <w:lang w:val="en-US"/>
        </w:rPr>
      </w:pPr>
      <w:r>
        <w:rPr>
          <w:rFonts w:hint="default"/>
          <w:lang w:val="en-US"/>
        </w:rPr>
        <w:t>The findings should be grouped based on research purposes: perpectives, challenges, and obstacles. And it should also integrate the data from  interveiw and observation. Elaborate the findings for the two instrumentations.</w:t>
      </w:r>
    </w:p>
  </w:comment>
  <w:comment w:id="19" w:author="gothicinspire" w:date="2024-10-19T18:19:22Z" w:initials="">
    <w:p w14:paraId="17221FAE">
      <w:pPr>
        <w:pStyle w:val="21"/>
        <w:rPr>
          <w:rFonts w:hint="default"/>
          <w:lang w:val="en-US"/>
        </w:rPr>
      </w:pPr>
      <w:r>
        <w:rPr>
          <w:rFonts w:hint="default"/>
          <w:lang w:val="en-US"/>
        </w:rPr>
        <w:t>The references should be more than 12.</w:t>
      </w:r>
      <w:r>
        <w:rPr>
          <w:rFonts w:hint="default"/>
          <w:lang w:val="en-US"/>
        </w:rPr>
        <w:br w:type="textWrapping"/>
      </w:r>
      <w:r>
        <w:rPr>
          <w:rFonts w:hint="default"/>
          <w:lang w:val="en-US"/>
        </w:rPr>
        <w:t>And add two or more sources from Didascein journal.</w:t>
      </w:r>
      <w:bookmarkStart w:id="0" w:name="_GoBack"/>
      <w:bookmarkEnd w:id="0"/>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34512B5" w15:done="0"/>
  <w15:commentEx w15:paraId="3C6312B8" w15:done="0"/>
  <w15:commentEx w15:paraId="211B0508" w15:done="0"/>
  <w15:commentEx w15:paraId="1A1F560E" w15:done="0"/>
  <w15:commentEx w15:paraId="18AF69E1" w15:done="0"/>
  <w15:commentEx w15:paraId="63401C35" w15:done="0"/>
  <w15:commentEx w15:paraId="381854FE" w15:done="0"/>
  <w15:commentEx w15:paraId="4E2A7EFB" w15:done="0"/>
  <w15:commentEx w15:paraId="6D7857C3" w15:done="0"/>
  <w15:commentEx w15:paraId="63B90D09" w15:done="0"/>
  <w15:commentEx w15:paraId="7F247930" w15:done="0"/>
  <w15:commentEx w15:paraId="48832170" w15:done="0"/>
  <w15:commentEx w15:paraId="3F056A11" w15:done="0"/>
  <w15:commentEx w15:paraId="2B5E5985" w15:done="0"/>
  <w15:commentEx w15:paraId="0D3E4974" w15:done="0"/>
  <w15:commentEx w15:paraId="7D231CEF" w15:done="0"/>
  <w15:commentEx w15:paraId="6E0E0D60" w15:done="0"/>
  <w15:commentEx w15:paraId="55B16BFE" w15:done="0"/>
  <w15:commentEx w15:paraId="2A34683F" w15:done="0"/>
  <w15:commentEx w15:paraId="17221FA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Garamond">
    <w:panose1 w:val="02020404030301010803"/>
    <w:charset w:val="00"/>
    <w:family w:val="roman"/>
    <w:pitch w:val="default"/>
    <w:sig w:usb0="00000287" w:usb1="00000000" w:usb2="00000000" w:usb3="00000000" w:csb0="0000009F" w:csb1="DFD7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62212362"/>
      <w:docPartObj>
        <w:docPartGallery w:val="AutoText"/>
      </w:docPartObj>
    </w:sdtPr>
    <w:sdtContent>
      <w:p>
        <w:pPr>
          <w:pStyle w:val="24"/>
          <w:jc w:val="right"/>
        </w:pPr>
        <w:r>
          <w:fldChar w:fldCharType="begin"/>
        </w:r>
        <w:r>
          <w:instrText xml:space="preserve"> PAGE   \* MERGEFORMAT </w:instrText>
        </w:r>
        <w:r>
          <w:fldChar w:fldCharType="separate"/>
        </w:r>
        <w:r>
          <w:t>3</w:t>
        </w:r>
        <w:r>
          <w:fldChar w:fldCharType="end"/>
        </w:r>
      </w:p>
    </w:sdtContent>
  </w:sdt>
  <w:p>
    <w:pPr>
      <w:pStyle w:val="24"/>
      <w:jc w:val="right"/>
      <w:rPr>
        <w:rFonts w:asciiTheme="minorHAnsi" w:hAnsiTheme="minorHAnsi" w:cstheme="minorHAnsi"/>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r>
    <w:r>
      <w:rPr>
        <w:rFonts w:ascii="Garamond" w:hAnsi="Garamond"/>
        <w:sz w:val="24"/>
        <w:szCs w:val="24"/>
        <w:lang w:val="id-ID"/>
      </w:rPr>
      <w:t>January 2020, Vol.1 No.</w:t>
    </w:r>
    <w:r>
      <w:rPr>
        <w:rFonts w:ascii="Garamond" w:hAnsi="Garamond"/>
        <w:sz w:val="24"/>
        <w:szCs w:val="24"/>
      </w:rPr>
      <w:t>1</w:t>
    </w:r>
  </w:p>
  <w:p>
    <w:pPr>
      <w:pStyle w:val="25"/>
      <w:tabs>
        <w:tab w:val="right" w:pos="8505"/>
      </w:tabs>
      <w:rPr>
        <w:rFonts w:ascii="Calibri" w:hAnsi="Calibri" w:cs="Calibri"/>
      </w:rPr>
    </w:pPr>
    <w:r>
      <w:rPr>
        <w:lang w:val="id-ID" w:eastAsia="id-ID"/>
      </w:rPr>
      <mc:AlternateContent>
        <mc:Choice Requires="wps">
          <w:drawing>
            <wp:anchor distT="0" distB="0" distL="114300" distR="114300" simplePos="0" relativeHeight="251660288" behindDoc="0" locked="0" layoutInCell="1" allowOverlap="1">
              <wp:simplePos x="0" y="0"/>
              <wp:positionH relativeFrom="column">
                <wp:posOffset>36195</wp:posOffset>
              </wp:positionH>
              <wp:positionV relativeFrom="paragraph">
                <wp:posOffset>39370</wp:posOffset>
              </wp:positionV>
              <wp:extent cx="5380990" cy="0"/>
              <wp:effectExtent l="0" t="0" r="10160" b="19050"/>
              <wp:wrapNone/>
              <wp:docPr id="3" name="AutoShape 1"/>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 id="AutoShape 1" o:spid="_x0000_s1026" o:spt="32" type="#_x0000_t32" style="position:absolute;left:0pt;margin-left:2.85pt;margin-top:3.1pt;height:0pt;width:423.7pt;z-index:251660288;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&#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EShnizRAAAABQEAAA8AAAAAAAAAAQAgAAAAIgAAAGRy&#10;cy9kb3ducmV2LnhtbFBLAQIUABQAAAAIAIdO4kCr0Wkl0wEAALMDAAAOAAAAAAAAAAEAIAAAACAB&#10;AABkcnMvZTJvRG9jLnhtbFBLBQYAAAAABgAGAFkBAABlBQAAAAA=&#10;">
              <v:fill on="f" focussize="0,0"/>
              <v:stroke weight="1.5pt" color="#000000" joinstyle="round"/>
              <v:imagedata o:title=""/>
              <o:lock v:ext="edit" aspectratio="f"/>
            </v:shape>
          </w:pict>
        </mc:Fallback>
      </mc:AlternateContent>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tabs>
        <w:tab w:val="right" w:pos="8505"/>
      </w:tabs>
      <w:rPr>
        <w:rFonts w:ascii="Times New Roman" w:hAnsi="Times New Roman"/>
        <w:lang w:val="id-ID"/>
      </w:rPr>
    </w:pPr>
    <w:r>
      <w:rPr>
        <w:rFonts w:ascii="Garamond" w:hAnsi="Garamond"/>
        <w:b/>
        <w:sz w:val="24"/>
        <w:szCs w:val="24"/>
        <w:lang w:val="id-ID"/>
      </w:rPr>
      <w:t>DIDASCEIN: Journal of English Education</w:t>
    </w:r>
    <w:r>
      <w:rPr>
        <w:rFonts w:ascii="Garamond" w:hAnsi="Garamond"/>
        <w:sz w:val="24"/>
        <w:szCs w:val="24"/>
        <w:lang w:val="id-ID"/>
      </w:rPr>
      <w:tab/>
    </w:r>
    <w:r>
      <w:rPr>
        <w:rFonts w:ascii="Garamond" w:hAnsi="Garamond"/>
        <w:sz w:val="24"/>
        <w:szCs w:val="24"/>
        <w:lang w:val="id-ID"/>
      </w:rPr>
      <w:t>January 2020, Vol.1 No.</w:t>
    </w:r>
    <w:r>
      <w:rPr>
        <w:rFonts w:ascii="Garamond" w:hAnsi="Garamond"/>
        <w:sz w:val="24"/>
        <w:szCs w:val="24"/>
      </w:rPr>
      <w:t>1</w:t>
    </w:r>
    <w:r>
      <w:rPr>
        <w:rFonts w:ascii="Times New Roman" w:hAnsi="Times New Roman"/>
        <w:lang w:val="id-ID"/>
      </w:rPr>
      <w:tab/>
    </w:r>
  </w:p>
  <w:p>
    <w:pPr>
      <w:pStyle w:val="25"/>
      <w:tabs>
        <w:tab w:val="right" w:pos="8505"/>
      </w:tabs>
      <w:rPr>
        <w:rFonts w:ascii="Calibri" w:hAnsi="Calibri" w:cs="Calibri"/>
        <w:lang w:val="id-ID"/>
      </w:rPr>
    </w:pPr>
    <w:r>
      <w:rPr>
        <w:lang w:val="id-ID" w:eastAsia="id-ID"/>
      </w:rPr>
      <mc:AlternateContent>
        <mc:Choice Requires="wps">
          <w:drawing>
            <wp:anchor distT="0" distB="0" distL="114300" distR="114300" simplePos="0" relativeHeight="251661312" behindDoc="0" locked="0" layoutInCell="1" allowOverlap="1">
              <wp:simplePos x="0" y="0"/>
              <wp:positionH relativeFrom="column">
                <wp:posOffset>36195</wp:posOffset>
              </wp:positionH>
              <wp:positionV relativeFrom="paragraph">
                <wp:posOffset>39370</wp:posOffset>
              </wp:positionV>
              <wp:extent cx="5380990" cy="0"/>
              <wp:effectExtent l="0" t="0" r="10160" b="19050"/>
              <wp:wrapNone/>
              <wp:docPr id="16" name="AutoShape 1"/>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 id="AutoShape 1" o:spid="_x0000_s1026" o:spt="32" type="#_x0000_t32" style="position:absolute;left:0pt;margin-left:2.85pt;margin-top:3.1pt;height:0pt;width:423.7pt;z-index:251661312;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EoZ4s0QAAAAUBAAAPAAAAAAAAAAEAIAAAACIAAABk&#10;cnMvZG93bnJldi54bWxQSwECFAAUAAAACACHTuJAZf042dQBAAC0AwAADgAAAAAAAAABACAAAAAg&#10;AQAAZHJzL2Uyb0RvYy54bWxQSwUGAAAAAAYABgBZAQAAZgUAAAAA&#10;">
              <v:fill on="f" focussize="0,0"/>
              <v:stroke weight="1.5pt" color="#000000" joinstyle="round"/>
              <v:imagedata o:title=""/>
              <o:lock v:ext="edit" aspectratio="f"/>
            </v:shape>
          </w:pict>
        </mc:Fallback>
      </mc:AlternateContent>
    </w: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rPr>
        <w:rFonts w:ascii="Times New Roman" w:hAnsi="Times New Roman"/>
        <w:i/>
        <w:color w:val="FF0000"/>
        <w:sz w:val="20"/>
        <w:lang w:val="fi-FI"/>
      </w:rPr>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gothicinspire">
    <w15:presenceInfo w15:providerId="WPS Office" w15:userId="34353381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trackRevisions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zI3MzIwNrU0MDCwMDdW0lEKTi0uzszPAykwqQUAew1LwCwAAAA="/>
  </w:docVars>
  <w:rsids>
    <w:rsidRoot w:val="00E23CC4"/>
    <w:rsid w:val="00002553"/>
    <w:rsid w:val="00015260"/>
    <w:rsid w:val="00055654"/>
    <w:rsid w:val="000D7C53"/>
    <w:rsid w:val="000F3E94"/>
    <w:rsid w:val="001063F2"/>
    <w:rsid w:val="001174A6"/>
    <w:rsid w:val="001337AC"/>
    <w:rsid w:val="00146FDE"/>
    <w:rsid w:val="00161925"/>
    <w:rsid w:val="00184F54"/>
    <w:rsid w:val="001F49FA"/>
    <w:rsid w:val="00214FF2"/>
    <w:rsid w:val="002476E3"/>
    <w:rsid w:val="002568E5"/>
    <w:rsid w:val="00271828"/>
    <w:rsid w:val="00291912"/>
    <w:rsid w:val="00293CA6"/>
    <w:rsid w:val="0033500A"/>
    <w:rsid w:val="0035265F"/>
    <w:rsid w:val="00362B06"/>
    <w:rsid w:val="00394C5C"/>
    <w:rsid w:val="00397A52"/>
    <w:rsid w:val="003A156D"/>
    <w:rsid w:val="003B419B"/>
    <w:rsid w:val="003F1ECD"/>
    <w:rsid w:val="003F53C4"/>
    <w:rsid w:val="003F583B"/>
    <w:rsid w:val="003F7A9E"/>
    <w:rsid w:val="0040672D"/>
    <w:rsid w:val="004175F3"/>
    <w:rsid w:val="00462988"/>
    <w:rsid w:val="00475E20"/>
    <w:rsid w:val="004815DE"/>
    <w:rsid w:val="004A0A1D"/>
    <w:rsid w:val="004B50F8"/>
    <w:rsid w:val="004E24DE"/>
    <w:rsid w:val="004F5426"/>
    <w:rsid w:val="00502F05"/>
    <w:rsid w:val="0051793F"/>
    <w:rsid w:val="00521656"/>
    <w:rsid w:val="0053006F"/>
    <w:rsid w:val="00585E73"/>
    <w:rsid w:val="00594560"/>
    <w:rsid w:val="005E1B2B"/>
    <w:rsid w:val="005E3FAA"/>
    <w:rsid w:val="006251A3"/>
    <w:rsid w:val="00673E74"/>
    <w:rsid w:val="006A3797"/>
    <w:rsid w:val="006C0BC2"/>
    <w:rsid w:val="0070516B"/>
    <w:rsid w:val="007077DF"/>
    <w:rsid w:val="00716701"/>
    <w:rsid w:val="007473B2"/>
    <w:rsid w:val="007526CD"/>
    <w:rsid w:val="00763467"/>
    <w:rsid w:val="00775A9F"/>
    <w:rsid w:val="00790E6F"/>
    <w:rsid w:val="007A092F"/>
    <w:rsid w:val="007A3AFF"/>
    <w:rsid w:val="007D3E0A"/>
    <w:rsid w:val="00803CE4"/>
    <w:rsid w:val="008042D6"/>
    <w:rsid w:val="00821842"/>
    <w:rsid w:val="00826A14"/>
    <w:rsid w:val="00831DC3"/>
    <w:rsid w:val="0084424D"/>
    <w:rsid w:val="00885B4C"/>
    <w:rsid w:val="008E1F35"/>
    <w:rsid w:val="00905905"/>
    <w:rsid w:val="009309B8"/>
    <w:rsid w:val="00960D6C"/>
    <w:rsid w:val="009952CC"/>
    <w:rsid w:val="009A2257"/>
    <w:rsid w:val="009A2D85"/>
    <w:rsid w:val="009C5AC0"/>
    <w:rsid w:val="009E6F2A"/>
    <w:rsid w:val="00A0331E"/>
    <w:rsid w:val="00A0450A"/>
    <w:rsid w:val="00A21B66"/>
    <w:rsid w:val="00A5057C"/>
    <w:rsid w:val="00A556DC"/>
    <w:rsid w:val="00A757EB"/>
    <w:rsid w:val="00AF0F74"/>
    <w:rsid w:val="00AF0FC7"/>
    <w:rsid w:val="00B0654B"/>
    <w:rsid w:val="00B20207"/>
    <w:rsid w:val="00B637EA"/>
    <w:rsid w:val="00B7116F"/>
    <w:rsid w:val="00B8659F"/>
    <w:rsid w:val="00B943B7"/>
    <w:rsid w:val="00B97A8D"/>
    <w:rsid w:val="00BD0A8B"/>
    <w:rsid w:val="00BF3A04"/>
    <w:rsid w:val="00C33D2B"/>
    <w:rsid w:val="00C86870"/>
    <w:rsid w:val="00CA36AC"/>
    <w:rsid w:val="00CE64D6"/>
    <w:rsid w:val="00CF76AC"/>
    <w:rsid w:val="00D003BB"/>
    <w:rsid w:val="00D02066"/>
    <w:rsid w:val="00D81F01"/>
    <w:rsid w:val="00D83217"/>
    <w:rsid w:val="00DA11C1"/>
    <w:rsid w:val="00DD062F"/>
    <w:rsid w:val="00DD1135"/>
    <w:rsid w:val="00DF4413"/>
    <w:rsid w:val="00E101D2"/>
    <w:rsid w:val="00E10449"/>
    <w:rsid w:val="00E23CC4"/>
    <w:rsid w:val="00E351FF"/>
    <w:rsid w:val="00E43E26"/>
    <w:rsid w:val="00E62EEE"/>
    <w:rsid w:val="00F34CB6"/>
    <w:rsid w:val="00F367FE"/>
    <w:rsid w:val="00F54814"/>
    <w:rsid w:val="00F658B4"/>
    <w:rsid w:val="00FB47D6"/>
    <w:rsid w:val="1D3B5765"/>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heme="minorHAns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nhideWhenUsed="0" w:uiPriority="99" w:semiHidden="0" w:name="annotation text"/>
    <w:lsdException w:qFormat="1" w:unhideWhenUsed="0" w:uiPriority="99"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nhideWhenUsed="0" w:uiPriority="99" w:semiHidden="0"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0" w:semiHidden="0"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cs="Times New Roman" w:eastAsiaTheme="minorHAnsi"/>
      <w:sz w:val="22"/>
      <w:szCs w:val="22"/>
      <w:lang w:val="id-ID" w:eastAsia="en-US" w:bidi="ar-SA"/>
    </w:rPr>
  </w:style>
  <w:style w:type="paragraph" w:styleId="2">
    <w:name w:val="heading 1"/>
    <w:basedOn w:val="1"/>
    <w:next w:val="1"/>
    <w:link w:val="38"/>
    <w:qFormat/>
    <w:uiPriority w:val="0"/>
    <w:pPr>
      <w:keepNext/>
      <w:ind w:left="1800" w:hanging="1800"/>
      <w:jc w:val="both"/>
      <w:outlineLvl w:val="0"/>
    </w:pPr>
    <w:rPr>
      <w:rFonts w:ascii="Tahoma" w:hAnsi="Tahoma" w:eastAsia="Times New Roman"/>
      <w:b/>
      <w:sz w:val="24"/>
      <w:szCs w:val="24"/>
      <w:lang w:val="sv-SE"/>
    </w:rPr>
  </w:style>
  <w:style w:type="paragraph" w:styleId="3">
    <w:name w:val="heading 2"/>
    <w:basedOn w:val="1"/>
    <w:next w:val="1"/>
    <w:link w:val="39"/>
    <w:qFormat/>
    <w:uiPriority w:val="0"/>
    <w:pPr>
      <w:keepNext/>
      <w:spacing w:line="360" w:lineRule="auto"/>
      <w:ind w:left="810"/>
      <w:jc w:val="both"/>
      <w:outlineLvl w:val="1"/>
    </w:pPr>
    <w:rPr>
      <w:rFonts w:eastAsia="Times New Roman"/>
      <w:sz w:val="24"/>
      <w:szCs w:val="20"/>
      <w:lang w:val="en-US"/>
    </w:rPr>
  </w:style>
  <w:style w:type="paragraph" w:styleId="4">
    <w:name w:val="heading 3"/>
    <w:basedOn w:val="1"/>
    <w:next w:val="1"/>
    <w:link w:val="40"/>
    <w:qFormat/>
    <w:uiPriority w:val="0"/>
    <w:pPr>
      <w:keepNext/>
      <w:jc w:val="center"/>
      <w:outlineLvl w:val="2"/>
    </w:pPr>
    <w:rPr>
      <w:rFonts w:eastAsia="Times New Roman"/>
      <w:b/>
      <w:sz w:val="24"/>
      <w:szCs w:val="20"/>
      <w:lang w:val="en-US"/>
    </w:rPr>
  </w:style>
  <w:style w:type="paragraph" w:styleId="5">
    <w:name w:val="heading 4"/>
    <w:basedOn w:val="1"/>
    <w:next w:val="1"/>
    <w:link w:val="41"/>
    <w:qFormat/>
    <w:uiPriority w:val="0"/>
    <w:pPr>
      <w:keepNext/>
      <w:spacing w:line="360" w:lineRule="auto"/>
      <w:ind w:firstLine="540"/>
      <w:jc w:val="both"/>
      <w:outlineLvl w:val="3"/>
    </w:pPr>
    <w:rPr>
      <w:rFonts w:eastAsia="Times New Roman"/>
      <w:sz w:val="24"/>
      <w:szCs w:val="20"/>
      <w:lang w:val="en-US"/>
    </w:rPr>
  </w:style>
  <w:style w:type="paragraph" w:styleId="6">
    <w:name w:val="heading 5"/>
    <w:basedOn w:val="1"/>
    <w:next w:val="1"/>
    <w:link w:val="42"/>
    <w:qFormat/>
    <w:uiPriority w:val="0"/>
    <w:pPr>
      <w:keepNext/>
      <w:jc w:val="both"/>
      <w:outlineLvl w:val="4"/>
    </w:pPr>
    <w:rPr>
      <w:rFonts w:ascii="Tahoma" w:hAnsi="Tahoma" w:eastAsia="Times New Roman"/>
      <w:b/>
      <w:sz w:val="28"/>
      <w:szCs w:val="20"/>
      <w:lang w:val="en-US"/>
    </w:rPr>
  </w:style>
  <w:style w:type="paragraph" w:styleId="7">
    <w:name w:val="heading 6"/>
    <w:basedOn w:val="1"/>
    <w:next w:val="1"/>
    <w:link w:val="43"/>
    <w:qFormat/>
    <w:uiPriority w:val="0"/>
    <w:pPr>
      <w:keepNext/>
      <w:spacing w:line="360" w:lineRule="auto"/>
      <w:jc w:val="center"/>
      <w:outlineLvl w:val="5"/>
    </w:pPr>
    <w:rPr>
      <w:rFonts w:eastAsia="Times New Roman"/>
      <w:sz w:val="24"/>
      <w:szCs w:val="20"/>
      <w:lang w:val="en-US"/>
    </w:rPr>
  </w:style>
  <w:style w:type="paragraph" w:styleId="8">
    <w:name w:val="heading 7"/>
    <w:basedOn w:val="1"/>
    <w:next w:val="1"/>
    <w:link w:val="44"/>
    <w:qFormat/>
    <w:uiPriority w:val="0"/>
    <w:pPr>
      <w:keepNext/>
      <w:ind w:right="39" w:hanging="18"/>
      <w:jc w:val="center"/>
      <w:outlineLvl w:val="6"/>
    </w:pPr>
    <w:rPr>
      <w:rFonts w:eastAsia="Times New Roman"/>
      <w:sz w:val="24"/>
      <w:szCs w:val="20"/>
      <w:lang w:val="en-US"/>
    </w:rPr>
  </w:style>
  <w:style w:type="paragraph" w:styleId="9">
    <w:name w:val="heading 8"/>
    <w:basedOn w:val="1"/>
    <w:next w:val="1"/>
    <w:link w:val="45"/>
    <w:qFormat/>
    <w:uiPriority w:val="0"/>
    <w:pPr>
      <w:keepNext/>
      <w:spacing w:line="360" w:lineRule="auto"/>
      <w:jc w:val="center"/>
      <w:outlineLvl w:val="7"/>
    </w:pPr>
    <w:rPr>
      <w:rFonts w:eastAsia="Times New Roman"/>
      <w:b/>
      <w:sz w:val="24"/>
      <w:szCs w:val="20"/>
      <w:u w:val="single"/>
      <w:lang w:val="en-US"/>
    </w:rPr>
  </w:style>
  <w:style w:type="paragraph" w:styleId="10">
    <w:name w:val="heading 9"/>
    <w:basedOn w:val="1"/>
    <w:next w:val="1"/>
    <w:link w:val="46"/>
    <w:qFormat/>
    <w:uiPriority w:val="0"/>
    <w:pPr>
      <w:keepNext/>
      <w:spacing w:line="360" w:lineRule="auto"/>
      <w:ind w:left="360" w:hanging="360"/>
      <w:jc w:val="both"/>
      <w:outlineLvl w:val="8"/>
    </w:pPr>
    <w:rPr>
      <w:rFonts w:eastAsia="Times New Roman"/>
      <w:b/>
      <w:bCs/>
      <w:sz w:val="24"/>
      <w:szCs w:val="20"/>
      <w:lang w:val="en-US"/>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57"/>
    <w:unhideWhenUsed/>
    <w:uiPriority w:val="0"/>
    <w:rPr>
      <w:rFonts w:ascii="Tahoma" w:hAnsi="Tahoma" w:cs="Tahoma"/>
      <w:sz w:val="16"/>
      <w:szCs w:val="16"/>
    </w:rPr>
  </w:style>
  <w:style w:type="paragraph" w:styleId="14">
    <w:name w:val="Body Text"/>
    <w:basedOn w:val="1"/>
    <w:link w:val="50"/>
    <w:uiPriority w:val="0"/>
    <w:pPr>
      <w:spacing w:line="360" w:lineRule="auto"/>
      <w:jc w:val="both"/>
    </w:pPr>
    <w:rPr>
      <w:rFonts w:eastAsia="Times New Roman"/>
      <w:sz w:val="24"/>
      <w:szCs w:val="20"/>
      <w:lang w:val="en-US"/>
    </w:rPr>
  </w:style>
  <w:style w:type="paragraph" w:styleId="15">
    <w:name w:val="Body Text 2"/>
    <w:basedOn w:val="1"/>
    <w:link w:val="53"/>
    <w:qFormat/>
    <w:uiPriority w:val="0"/>
    <w:pPr>
      <w:spacing w:line="360" w:lineRule="auto"/>
      <w:ind w:left="540" w:hanging="540"/>
      <w:jc w:val="both"/>
    </w:pPr>
    <w:rPr>
      <w:rFonts w:eastAsia="Times New Roman"/>
      <w:sz w:val="24"/>
      <w:szCs w:val="20"/>
      <w:lang w:val="en-US"/>
    </w:rPr>
  </w:style>
  <w:style w:type="paragraph" w:styleId="16">
    <w:name w:val="Body Text 3"/>
    <w:basedOn w:val="1"/>
    <w:link w:val="54"/>
    <w:uiPriority w:val="0"/>
    <w:pPr>
      <w:spacing w:line="360" w:lineRule="auto"/>
      <w:jc w:val="both"/>
    </w:pPr>
    <w:rPr>
      <w:rFonts w:eastAsia="Times New Roman"/>
      <w:sz w:val="24"/>
      <w:szCs w:val="20"/>
      <w:lang w:val="en-US"/>
    </w:rPr>
  </w:style>
  <w:style w:type="paragraph" w:styleId="17">
    <w:name w:val="Body Text Indent"/>
    <w:basedOn w:val="1"/>
    <w:link w:val="51"/>
    <w:qFormat/>
    <w:uiPriority w:val="0"/>
    <w:pPr>
      <w:spacing w:line="360" w:lineRule="auto"/>
      <w:ind w:left="810"/>
      <w:jc w:val="both"/>
    </w:pPr>
    <w:rPr>
      <w:rFonts w:eastAsia="Times New Roman"/>
      <w:sz w:val="24"/>
      <w:szCs w:val="20"/>
      <w:lang w:val="en-US"/>
    </w:rPr>
  </w:style>
  <w:style w:type="paragraph" w:styleId="18">
    <w:name w:val="Body Text Indent 2"/>
    <w:basedOn w:val="1"/>
    <w:link w:val="55"/>
    <w:uiPriority w:val="0"/>
    <w:pPr>
      <w:spacing w:line="360" w:lineRule="auto"/>
      <w:ind w:left="720"/>
      <w:jc w:val="both"/>
    </w:pPr>
    <w:rPr>
      <w:rFonts w:eastAsia="Times New Roman"/>
      <w:sz w:val="24"/>
      <w:szCs w:val="20"/>
      <w:lang w:val="en-US"/>
    </w:rPr>
  </w:style>
  <w:style w:type="paragraph" w:styleId="19">
    <w:name w:val="Body Text Indent 3"/>
    <w:basedOn w:val="1"/>
    <w:link w:val="56"/>
    <w:uiPriority w:val="0"/>
    <w:pPr>
      <w:spacing w:line="360" w:lineRule="auto"/>
      <w:ind w:left="450" w:hanging="450"/>
      <w:jc w:val="both"/>
    </w:pPr>
    <w:rPr>
      <w:rFonts w:eastAsia="Times New Roman"/>
      <w:sz w:val="24"/>
      <w:szCs w:val="20"/>
      <w:lang w:val="en-US"/>
    </w:rPr>
  </w:style>
  <w:style w:type="character" w:styleId="20">
    <w:name w:val="annotation reference"/>
    <w:basedOn w:val="11"/>
    <w:uiPriority w:val="99"/>
    <w:rPr>
      <w:rFonts w:cs="Times New Roman"/>
      <w:sz w:val="16"/>
      <w:szCs w:val="16"/>
    </w:rPr>
  </w:style>
  <w:style w:type="paragraph" w:styleId="21">
    <w:name w:val="annotation text"/>
    <w:basedOn w:val="1"/>
    <w:link w:val="78"/>
    <w:uiPriority w:val="99"/>
    <w:rPr>
      <w:rFonts w:ascii="Times New Roman" w:hAnsi="Times New Roman" w:eastAsia="Times New Roman"/>
      <w:sz w:val="20"/>
      <w:szCs w:val="20"/>
      <w:lang w:val="en-US"/>
    </w:rPr>
  </w:style>
  <w:style w:type="paragraph" w:styleId="22">
    <w:name w:val="annotation subject"/>
    <w:basedOn w:val="21"/>
    <w:next w:val="21"/>
    <w:link w:val="80"/>
    <w:semiHidden/>
    <w:unhideWhenUsed/>
    <w:uiPriority w:val="99"/>
    <w:rPr>
      <w:rFonts w:ascii="Arial" w:hAnsi="Arial" w:eastAsiaTheme="minorHAnsi"/>
      <w:b/>
      <w:bCs/>
      <w:lang w:val="id-ID"/>
    </w:rPr>
  </w:style>
  <w:style w:type="character" w:styleId="23">
    <w:name w:val="FollowedHyperlink"/>
    <w:basedOn w:val="11"/>
    <w:semiHidden/>
    <w:unhideWhenUsed/>
    <w:uiPriority w:val="99"/>
    <w:rPr>
      <w:color w:val="954F72" w:themeColor="followedHyperlink"/>
      <w:u w:val="single"/>
      <w14:textFill>
        <w14:solidFill>
          <w14:schemeClr w14:val="folHlink"/>
        </w14:solidFill>
      </w14:textFill>
    </w:rPr>
  </w:style>
  <w:style w:type="paragraph" w:styleId="24">
    <w:name w:val="footer"/>
    <w:basedOn w:val="1"/>
    <w:link w:val="48"/>
    <w:uiPriority w:val="99"/>
    <w:pPr>
      <w:tabs>
        <w:tab w:val="center" w:pos="4320"/>
        <w:tab w:val="right" w:pos="8640"/>
      </w:tabs>
      <w:jc w:val="both"/>
    </w:pPr>
    <w:rPr>
      <w:rFonts w:eastAsia="Times New Roman"/>
      <w:szCs w:val="20"/>
      <w:lang w:val="en-US"/>
    </w:rPr>
  </w:style>
  <w:style w:type="paragraph" w:styleId="25">
    <w:name w:val="header"/>
    <w:basedOn w:val="1"/>
    <w:link w:val="47"/>
    <w:qFormat/>
    <w:uiPriority w:val="99"/>
    <w:pPr>
      <w:tabs>
        <w:tab w:val="center" w:pos="4320"/>
        <w:tab w:val="right" w:pos="8640"/>
      </w:tabs>
      <w:jc w:val="both"/>
    </w:pPr>
    <w:rPr>
      <w:rFonts w:eastAsia="Times New Roman"/>
      <w:szCs w:val="20"/>
      <w:lang w:val="en-US"/>
    </w:rPr>
  </w:style>
  <w:style w:type="character" w:styleId="26">
    <w:name w:val="Hyperlink"/>
    <w:qFormat/>
    <w:uiPriority w:val="99"/>
    <w:rPr>
      <w:color w:val="0000FF"/>
      <w:u w:val="single"/>
    </w:rPr>
  </w:style>
  <w:style w:type="paragraph" w:styleId="27">
    <w:name w:val="Normal (Web)"/>
    <w:basedOn w:val="1"/>
    <w:semiHidden/>
    <w:unhideWhenUsed/>
    <w:uiPriority w:val="99"/>
    <w:pPr>
      <w:spacing w:before="100" w:beforeAutospacing="1" w:after="100" w:afterAutospacing="1"/>
    </w:pPr>
    <w:rPr>
      <w:rFonts w:ascii="Times New Roman" w:hAnsi="Times New Roman" w:eastAsiaTheme="minorEastAsia"/>
      <w:sz w:val="24"/>
      <w:szCs w:val="24"/>
      <w:lang w:eastAsia="id-ID"/>
    </w:rPr>
  </w:style>
  <w:style w:type="character" w:styleId="28">
    <w:name w:val="page number"/>
    <w:basedOn w:val="11"/>
    <w:qFormat/>
    <w:uiPriority w:val="99"/>
  </w:style>
  <w:style w:type="paragraph" w:styleId="29">
    <w:name w:val="Subtitle"/>
    <w:basedOn w:val="1"/>
    <w:next w:val="1"/>
    <w:link w:val="52"/>
    <w:qFormat/>
    <w:uiPriority w:val="11"/>
    <w:pPr>
      <w:spacing w:after="200" w:line="276" w:lineRule="auto"/>
    </w:pPr>
    <w:rPr>
      <w:rFonts w:ascii="Cambria" w:hAnsi="Cambria" w:eastAsia="Times New Roman"/>
      <w:i/>
      <w:iCs/>
      <w:color w:val="4F81BD"/>
      <w:spacing w:val="15"/>
      <w:sz w:val="24"/>
      <w:szCs w:val="24"/>
      <w:lang w:val="en-US" w:eastAsia="ja-JP"/>
    </w:rPr>
  </w:style>
  <w:style w:type="table" w:styleId="30">
    <w:name w:val="Table Grid"/>
    <w:basedOn w:val="12"/>
    <w:uiPriority w:val="59"/>
    <w:rPr>
      <w:rFonts w:ascii="Calibri" w:hAnsi="Calibri" w:eastAsia="Calibri"/>
      <w:sz w:val="20"/>
      <w:szCs w:val="20"/>
      <w:lang w:eastAsia="id-ID"/>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31">
    <w:name w:val="Title"/>
    <w:basedOn w:val="1"/>
    <w:link w:val="49"/>
    <w:qFormat/>
    <w:uiPriority w:val="10"/>
    <w:pPr>
      <w:jc w:val="center"/>
    </w:pPr>
    <w:rPr>
      <w:rFonts w:eastAsia="Times New Roman"/>
      <w:b/>
      <w:sz w:val="26"/>
      <w:szCs w:val="20"/>
      <w:lang w:val="en-US"/>
    </w:rPr>
  </w:style>
  <w:style w:type="paragraph" w:styleId="32">
    <w:name w:val="toc 1"/>
    <w:basedOn w:val="1"/>
    <w:next w:val="1"/>
    <w:uiPriority w:val="39"/>
    <w:pPr>
      <w:tabs>
        <w:tab w:val="right" w:leader="underscore" w:pos="13944"/>
      </w:tabs>
      <w:spacing w:before="120"/>
    </w:pPr>
    <w:rPr>
      <w:rFonts w:eastAsia="Times New Roman"/>
      <w:bCs/>
      <w:iCs/>
      <w:sz w:val="24"/>
      <w:szCs w:val="28"/>
      <w:lang w:val="en-US"/>
    </w:rPr>
  </w:style>
  <w:style w:type="paragraph" w:styleId="33">
    <w:name w:val="toc 2"/>
    <w:basedOn w:val="1"/>
    <w:next w:val="1"/>
    <w:uiPriority w:val="0"/>
    <w:pPr>
      <w:tabs>
        <w:tab w:val="right" w:leader="underscore" w:pos="13944"/>
      </w:tabs>
      <w:spacing w:before="120"/>
      <w:ind w:left="200"/>
    </w:pPr>
    <w:rPr>
      <w:rFonts w:eastAsia="Times New Roman" w:cs="Arial"/>
      <w:b/>
      <w:sz w:val="20"/>
      <w:szCs w:val="26"/>
      <w:lang w:val="en-US"/>
    </w:rPr>
  </w:style>
  <w:style w:type="table" w:styleId="34">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paragraph" w:customStyle="1" w:styleId="35">
    <w:name w:val="Default"/>
    <w:uiPriority w:val="0"/>
    <w:pPr>
      <w:autoSpaceDE w:val="0"/>
      <w:autoSpaceDN w:val="0"/>
      <w:adjustRightInd w:val="0"/>
    </w:pPr>
    <w:rPr>
      <w:rFonts w:ascii="Arial" w:hAnsi="Arial" w:eastAsia="Calibri" w:cs="Arial"/>
      <w:color w:val="000000"/>
      <w:sz w:val="24"/>
      <w:szCs w:val="24"/>
      <w:lang w:val="id-ID" w:eastAsia="en-US" w:bidi="ar-SA"/>
    </w:rPr>
  </w:style>
  <w:style w:type="paragraph" w:customStyle="1" w:styleId="36">
    <w:name w:val="yiv1632080103msonormal"/>
    <w:basedOn w:val="1"/>
    <w:uiPriority w:val="0"/>
    <w:pPr>
      <w:spacing w:before="100" w:beforeAutospacing="1" w:after="100" w:afterAutospacing="1"/>
    </w:pPr>
    <w:rPr>
      <w:rFonts w:ascii="Times New Roman" w:hAnsi="Times New Roman" w:eastAsia="Times New Roman"/>
      <w:sz w:val="24"/>
      <w:szCs w:val="24"/>
      <w:lang w:val="en-US"/>
    </w:rPr>
  </w:style>
  <w:style w:type="character" w:customStyle="1" w:styleId="37">
    <w:name w:val="st"/>
    <w:basedOn w:val="11"/>
    <w:uiPriority w:val="0"/>
  </w:style>
  <w:style w:type="character" w:customStyle="1" w:styleId="38">
    <w:name w:val="Heading 1 Char"/>
    <w:link w:val="2"/>
    <w:uiPriority w:val="0"/>
    <w:rPr>
      <w:rFonts w:ascii="Tahoma" w:hAnsi="Tahoma" w:eastAsia="Times New Roman" w:cs="Times New Roman"/>
      <w:b/>
      <w:sz w:val="24"/>
      <w:szCs w:val="24"/>
      <w:lang w:val="sv-SE"/>
    </w:rPr>
  </w:style>
  <w:style w:type="character" w:customStyle="1" w:styleId="39">
    <w:name w:val="Heading 2 Char"/>
    <w:link w:val="3"/>
    <w:uiPriority w:val="0"/>
    <w:rPr>
      <w:rFonts w:ascii="Arial" w:hAnsi="Arial" w:eastAsia="Times New Roman" w:cs="Times New Roman"/>
      <w:sz w:val="24"/>
      <w:szCs w:val="20"/>
      <w:lang w:val="en-US"/>
    </w:rPr>
  </w:style>
  <w:style w:type="character" w:customStyle="1" w:styleId="40">
    <w:name w:val="Heading 3 Char"/>
    <w:link w:val="4"/>
    <w:uiPriority w:val="0"/>
    <w:rPr>
      <w:rFonts w:ascii="Arial" w:hAnsi="Arial" w:eastAsia="Times New Roman" w:cs="Times New Roman"/>
      <w:b/>
      <w:sz w:val="24"/>
      <w:szCs w:val="20"/>
      <w:lang w:val="en-US"/>
    </w:rPr>
  </w:style>
  <w:style w:type="character" w:customStyle="1" w:styleId="41">
    <w:name w:val="Heading 4 Char"/>
    <w:link w:val="5"/>
    <w:uiPriority w:val="0"/>
    <w:rPr>
      <w:rFonts w:ascii="Arial" w:hAnsi="Arial" w:eastAsia="Times New Roman" w:cs="Times New Roman"/>
      <w:sz w:val="24"/>
      <w:szCs w:val="20"/>
      <w:lang w:val="en-US"/>
    </w:rPr>
  </w:style>
  <w:style w:type="character" w:customStyle="1" w:styleId="42">
    <w:name w:val="Heading 5 Char"/>
    <w:link w:val="6"/>
    <w:uiPriority w:val="0"/>
    <w:rPr>
      <w:rFonts w:ascii="Tahoma" w:hAnsi="Tahoma" w:eastAsia="Times New Roman" w:cs="Times New Roman"/>
      <w:b/>
      <w:sz w:val="28"/>
      <w:szCs w:val="20"/>
      <w:lang w:val="en-US"/>
    </w:rPr>
  </w:style>
  <w:style w:type="character" w:customStyle="1" w:styleId="43">
    <w:name w:val="Heading 6 Char"/>
    <w:link w:val="7"/>
    <w:uiPriority w:val="0"/>
    <w:rPr>
      <w:rFonts w:ascii="Arial" w:hAnsi="Arial" w:eastAsia="Times New Roman" w:cs="Times New Roman"/>
      <w:sz w:val="24"/>
      <w:szCs w:val="20"/>
      <w:lang w:val="en-US"/>
    </w:rPr>
  </w:style>
  <w:style w:type="character" w:customStyle="1" w:styleId="44">
    <w:name w:val="Heading 7 Char"/>
    <w:link w:val="8"/>
    <w:uiPriority w:val="0"/>
    <w:rPr>
      <w:rFonts w:ascii="Arial" w:hAnsi="Arial" w:eastAsia="Times New Roman" w:cs="Times New Roman"/>
      <w:sz w:val="24"/>
      <w:szCs w:val="20"/>
      <w:lang w:val="en-US"/>
    </w:rPr>
  </w:style>
  <w:style w:type="character" w:customStyle="1" w:styleId="45">
    <w:name w:val="Heading 8 Char"/>
    <w:link w:val="9"/>
    <w:uiPriority w:val="0"/>
    <w:rPr>
      <w:rFonts w:ascii="Arial" w:hAnsi="Arial" w:eastAsia="Times New Roman" w:cs="Times New Roman"/>
      <w:b/>
      <w:sz w:val="24"/>
      <w:szCs w:val="20"/>
      <w:u w:val="single"/>
      <w:lang w:val="en-US"/>
    </w:rPr>
  </w:style>
  <w:style w:type="character" w:customStyle="1" w:styleId="46">
    <w:name w:val="Heading 9 Char"/>
    <w:link w:val="10"/>
    <w:uiPriority w:val="0"/>
    <w:rPr>
      <w:rFonts w:ascii="Arial" w:hAnsi="Arial" w:eastAsia="Times New Roman" w:cs="Times New Roman"/>
      <w:b/>
      <w:bCs/>
      <w:sz w:val="24"/>
      <w:szCs w:val="20"/>
      <w:lang w:val="en-US"/>
    </w:rPr>
  </w:style>
  <w:style w:type="character" w:customStyle="1" w:styleId="47">
    <w:name w:val="Header Char"/>
    <w:link w:val="25"/>
    <w:uiPriority w:val="99"/>
    <w:rPr>
      <w:rFonts w:ascii="Arial" w:hAnsi="Arial" w:eastAsia="Times New Roman" w:cs="Times New Roman"/>
      <w:szCs w:val="20"/>
      <w:lang w:val="en-US"/>
    </w:rPr>
  </w:style>
  <w:style w:type="character" w:customStyle="1" w:styleId="48">
    <w:name w:val="Footer Char"/>
    <w:link w:val="24"/>
    <w:uiPriority w:val="99"/>
    <w:rPr>
      <w:rFonts w:ascii="Arial" w:hAnsi="Arial" w:eastAsia="Times New Roman" w:cs="Times New Roman"/>
      <w:szCs w:val="20"/>
      <w:lang w:val="en-US"/>
    </w:rPr>
  </w:style>
  <w:style w:type="character" w:customStyle="1" w:styleId="49">
    <w:name w:val="Title Char"/>
    <w:link w:val="31"/>
    <w:uiPriority w:val="10"/>
    <w:rPr>
      <w:rFonts w:ascii="Arial" w:hAnsi="Arial" w:eastAsia="Times New Roman" w:cs="Times New Roman"/>
      <w:b/>
      <w:sz w:val="26"/>
      <w:szCs w:val="20"/>
      <w:lang w:val="en-US"/>
    </w:rPr>
  </w:style>
  <w:style w:type="character" w:customStyle="1" w:styleId="50">
    <w:name w:val="Body Text Char"/>
    <w:link w:val="14"/>
    <w:uiPriority w:val="0"/>
    <w:rPr>
      <w:rFonts w:ascii="Arial" w:hAnsi="Arial" w:eastAsia="Times New Roman" w:cs="Times New Roman"/>
      <w:sz w:val="24"/>
      <w:szCs w:val="20"/>
      <w:lang w:val="en-US"/>
    </w:rPr>
  </w:style>
  <w:style w:type="character" w:customStyle="1" w:styleId="51">
    <w:name w:val="Body Text Indent Char"/>
    <w:link w:val="17"/>
    <w:uiPriority w:val="0"/>
    <w:rPr>
      <w:rFonts w:ascii="Arial" w:hAnsi="Arial" w:eastAsia="Times New Roman" w:cs="Times New Roman"/>
      <w:sz w:val="24"/>
      <w:szCs w:val="20"/>
      <w:lang w:val="en-US"/>
    </w:rPr>
  </w:style>
  <w:style w:type="character" w:customStyle="1" w:styleId="52">
    <w:name w:val="Subtitle Char"/>
    <w:link w:val="29"/>
    <w:uiPriority w:val="11"/>
    <w:rPr>
      <w:rFonts w:ascii="Cambria" w:hAnsi="Cambria" w:eastAsia="Times New Roman" w:cs="Times New Roman"/>
      <w:i/>
      <w:iCs/>
      <w:color w:val="4F81BD"/>
      <w:spacing w:val="15"/>
      <w:sz w:val="24"/>
      <w:szCs w:val="24"/>
      <w:lang w:val="en-US" w:eastAsia="ja-JP"/>
    </w:rPr>
  </w:style>
  <w:style w:type="character" w:customStyle="1" w:styleId="53">
    <w:name w:val="Body Text 2 Char"/>
    <w:link w:val="15"/>
    <w:qFormat/>
    <w:uiPriority w:val="0"/>
    <w:rPr>
      <w:rFonts w:ascii="Arial" w:hAnsi="Arial" w:eastAsia="Times New Roman" w:cs="Times New Roman"/>
      <w:sz w:val="24"/>
      <w:szCs w:val="20"/>
      <w:lang w:val="en-US"/>
    </w:rPr>
  </w:style>
  <w:style w:type="character" w:customStyle="1" w:styleId="54">
    <w:name w:val="Body Text 3 Char"/>
    <w:link w:val="16"/>
    <w:uiPriority w:val="0"/>
    <w:rPr>
      <w:rFonts w:ascii="Arial" w:hAnsi="Arial" w:eastAsia="Times New Roman" w:cs="Times New Roman"/>
      <w:sz w:val="24"/>
      <w:szCs w:val="20"/>
      <w:lang w:val="en-US"/>
    </w:rPr>
  </w:style>
  <w:style w:type="character" w:customStyle="1" w:styleId="55">
    <w:name w:val="Body Text Indent 2 Char"/>
    <w:link w:val="18"/>
    <w:uiPriority w:val="0"/>
    <w:rPr>
      <w:rFonts w:ascii="Arial" w:hAnsi="Arial" w:eastAsia="Times New Roman" w:cs="Times New Roman"/>
      <w:sz w:val="24"/>
      <w:szCs w:val="20"/>
      <w:lang w:val="en-US"/>
    </w:rPr>
  </w:style>
  <w:style w:type="character" w:customStyle="1" w:styleId="56">
    <w:name w:val="Body Text Indent 3 Char"/>
    <w:link w:val="19"/>
    <w:uiPriority w:val="0"/>
    <w:rPr>
      <w:rFonts w:ascii="Arial" w:hAnsi="Arial" w:eastAsia="Times New Roman" w:cs="Times New Roman"/>
      <w:sz w:val="24"/>
      <w:szCs w:val="20"/>
      <w:lang w:val="en-US"/>
    </w:rPr>
  </w:style>
  <w:style w:type="character" w:customStyle="1" w:styleId="57">
    <w:name w:val="Balloon Text Char"/>
    <w:link w:val="13"/>
    <w:uiPriority w:val="0"/>
    <w:rPr>
      <w:rFonts w:ascii="Tahoma" w:hAnsi="Tahoma" w:eastAsia="Calibri" w:cs="Tahoma"/>
      <w:sz w:val="16"/>
      <w:szCs w:val="16"/>
    </w:rPr>
  </w:style>
  <w:style w:type="paragraph" w:styleId="58">
    <w:name w:val="No Spacing"/>
    <w:link w:val="59"/>
    <w:qFormat/>
    <w:uiPriority w:val="1"/>
    <w:rPr>
      <w:rFonts w:ascii="Calibri" w:hAnsi="Calibri" w:eastAsia="Times New Roman" w:cs="Times New Roman"/>
      <w:sz w:val="22"/>
      <w:szCs w:val="22"/>
      <w:lang w:val="en-US" w:eastAsia="en-US" w:bidi="ar-SA"/>
    </w:rPr>
  </w:style>
  <w:style w:type="character" w:customStyle="1" w:styleId="59">
    <w:name w:val="No Spacing Char"/>
    <w:link w:val="58"/>
    <w:uiPriority w:val="1"/>
    <w:rPr>
      <w:rFonts w:ascii="Calibri" w:hAnsi="Calibri" w:eastAsia="Times New Roman" w:cs="Times New Roman"/>
      <w:lang w:val="en-US"/>
    </w:rPr>
  </w:style>
  <w:style w:type="paragraph" w:styleId="60">
    <w:name w:val="List Paragraph"/>
    <w:basedOn w:val="1"/>
    <w:link w:val="81"/>
    <w:qFormat/>
    <w:uiPriority w:val="34"/>
    <w:pPr>
      <w:ind w:left="720"/>
      <w:contextualSpacing/>
    </w:pPr>
    <w:rPr>
      <w:rFonts w:ascii="Times New Roman" w:hAnsi="Times New Roman" w:eastAsia="Times New Roman"/>
      <w:sz w:val="24"/>
      <w:szCs w:val="24"/>
      <w:lang w:val="en-US"/>
    </w:rPr>
  </w:style>
  <w:style w:type="paragraph" w:customStyle="1" w:styleId="61">
    <w:name w:val="TOC Heading"/>
    <w:basedOn w:val="2"/>
    <w:next w:val="1"/>
    <w:unhideWhenUsed/>
    <w:qFormat/>
    <w:uiPriority w:val="39"/>
    <w:pPr>
      <w:keepLines/>
      <w:spacing w:before="240" w:line="259" w:lineRule="auto"/>
      <w:ind w:left="0" w:firstLine="0"/>
      <w:jc w:val="left"/>
      <w:outlineLvl w:val="9"/>
    </w:pPr>
    <w:rPr>
      <w:rFonts w:asciiTheme="majorHAnsi" w:hAnsiTheme="majorHAnsi" w:eastAsiaTheme="majorEastAsia" w:cstheme="majorBidi"/>
      <w:b w:val="0"/>
      <w:color w:val="2E75B6" w:themeColor="accent1" w:themeShade="BF"/>
      <w:sz w:val="32"/>
      <w:szCs w:val="32"/>
      <w:lang w:val="en-US"/>
    </w:rPr>
  </w:style>
  <w:style w:type="paragraph" w:customStyle="1" w:styleId="62">
    <w:name w:val="E-JOURNAL_Title English"/>
    <w:basedOn w:val="1"/>
    <w:qFormat/>
    <w:uiPriority w:val="0"/>
    <w:pPr>
      <w:jc w:val="center"/>
    </w:pPr>
    <w:rPr>
      <w:rFonts w:ascii="Times New Roman" w:hAnsi="Times New Roman" w:eastAsia="Times New Roman"/>
      <w:b/>
      <w:i/>
      <w:szCs w:val="24"/>
    </w:rPr>
  </w:style>
  <w:style w:type="paragraph" w:customStyle="1" w:styleId="63">
    <w:name w:val="E-JOURNAL_Author"/>
    <w:basedOn w:val="1"/>
    <w:qFormat/>
    <w:uiPriority w:val="0"/>
    <w:pPr>
      <w:jc w:val="center"/>
    </w:pPr>
    <w:rPr>
      <w:rFonts w:ascii="Times New Roman" w:hAnsi="Times New Roman" w:eastAsia="Times New Roman"/>
    </w:rPr>
  </w:style>
  <w:style w:type="paragraph" w:customStyle="1" w:styleId="64">
    <w:name w:val="E-JOURNAL_AbstrakTitle"/>
    <w:basedOn w:val="1"/>
    <w:qFormat/>
    <w:uiPriority w:val="0"/>
    <w:pPr>
      <w:spacing w:before="120" w:after="120"/>
      <w:jc w:val="center"/>
    </w:pPr>
    <w:rPr>
      <w:rFonts w:ascii="Times New Roman" w:hAnsi="Times New Roman" w:eastAsia="Times New Roman"/>
      <w:b/>
      <w:szCs w:val="24"/>
    </w:rPr>
  </w:style>
  <w:style w:type="paragraph" w:customStyle="1" w:styleId="65">
    <w:name w:val="E-JOURNAL_Title"/>
    <w:basedOn w:val="1"/>
    <w:qFormat/>
    <w:uiPriority w:val="0"/>
    <w:pPr>
      <w:ind w:firstLine="567"/>
      <w:jc w:val="center"/>
    </w:pPr>
    <w:rPr>
      <w:rFonts w:ascii="Times New Roman" w:hAnsi="Times New Roman" w:eastAsia="Times New Roman"/>
      <w:b/>
    </w:rPr>
  </w:style>
  <w:style w:type="paragraph" w:customStyle="1" w:styleId="66">
    <w:name w:val="E-JOURNAL_AbstractBody"/>
    <w:basedOn w:val="65"/>
    <w:qFormat/>
    <w:uiPriority w:val="0"/>
    <w:pPr>
      <w:jc w:val="both"/>
    </w:pPr>
    <w:rPr>
      <w:b w:val="0"/>
    </w:rPr>
  </w:style>
  <w:style w:type="paragraph" w:customStyle="1" w:styleId="67">
    <w:name w:val="E-JOURNAL_AbstractBodyEnglish"/>
    <w:basedOn w:val="1"/>
    <w:qFormat/>
    <w:uiPriority w:val="0"/>
    <w:pPr>
      <w:ind w:firstLine="567"/>
      <w:jc w:val="both"/>
    </w:pPr>
    <w:rPr>
      <w:rFonts w:ascii="Times New Roman" w:hAnsi="Times New Roman" w:eastAsia="Times New Roman"/>
      <w:i/>
    </w:rPr>
  </w:style>
  <w:style w:type="paragraph" w:customStyle="1" w:styleId="68">
    <w:name w:val="E-JOURNAL_Heading 1"/>
    <w:basedOn w:val="1"/>
    <w:qFormat/>
    <w:uiPriority w:val="0"/>
    <w:pPr>
      <w:spacing w:before="120" w:after="120"/>
    </w:pPr>
    <w:rPr>
      <w:rFonts w:ascii="Times New Roman" w:hAnsi="Times New Roman" w:eastAsia="Times New Roman"/>
      <w:b/>
      <w:lang w:val="en-US"/>
    </w:rPr>
  </w:style>
  <w:style w:type="paragraph" w:customStyle="1" w:styleId="69">
    <w:name w:val="E-JOURNAL_Body"/>
    <w:basedOn w:val="1"/>
    <w:qFormat/>
    <w:uiPriority w:val="0"/>
    <w:pPr>
      <w:ind w:firstLine="567"/>
      <w:jc w:val="both"/>
    </w:pPr>
    <w:rPr>
      <w:rFonts w:ascii="Times New Roman" w:hAnsi="Times New Roman" w:eastAsia="Times New Roman"/>
      <w:szCs w:val="24"/>
    </w:rPr>
  </w:style>
  <w:style w:type="paragraph" w:customStyle="1" w:styleId="70">
    <w:name w:val="E-JOURNAL_TableCaption"/>
    <w:basedOn w:val="1"/>
    <w:qFormat/>
    <w:uiPriority w:val="0"/>
    <w:pPr>
      <w:ind w:left="851" w:hanging="851"/>
      <w:contextualSpacing/>
    </w:pPr>
    <w:rPr>
      <w:rFonts w:ascii="Times New Roman" w:hAnsi="Times New Roman" w:eastAsia="Times New Roman"/>
      <w:szCs w:val="24"/>
    </w:rPr>
  </w:style>
  <w:style w:type="paragraph" w:customStyle="1" w:styleId="71">
    <w:name w:val="E-JOURNAL_Table"/>
    <w:basedOn w:val="1"/>
    <w:qFormat/>
    <w:uiPriority w:val="0"/>
    <w:pPr>
      <w:spacing w:line="240" w:lineRule="atLeast"/>
      <w:jc w:val="center"/>
    </w:pPr>
    <w:rPr>
      <w:rFonts w:ascii="Times New Roman" w:hAnsi="Times New Roman" w:eastAsia="Times New Roman"/>
      <w:szCs w:val="24"/>
    </w:rPr>
  </w:style>
  <w:style w:type="paragraph" w:customStyle="1" w:styleId="72">
    <w:name w:val="E-JOURNAL_Picture Capture"/>
    <w:basedOn w:val="1"/>
    <w:qFormat/>
    <w:uiPriority w:val="0"/>
    <w:pPr>
      <w:ind w:left="993" w:hanging="993"/>
    </w:pPr>
    <w:rPr>
      <w:rFonts w:ascii="Times New Roman" w:hAnsi="Times New Roman" w:eastAsia="Times New Roman"/>
      <w:b/>
      <w:color w:val="000000"/>
      <w:sz w:val="20"/>
      <w:szCs w:val="24"/>
    </w:rPr>
  </w:style>
  <w:style w:type="paragraph" w:customStyle="1" w:styleId="73">
    <w:name w:val="E-JOURNAL_Daftar Pustaka"/>
    <w:basedOn w:val="1"/>
    <w:qFormat/>
    <w:uiPriority w:val="0"/>
    <w:pPr>
      <w:spacing w:before="240" w:line="240" w:lineRule="atLeast"/>
      <w:ind w:left="720" w:hanging="720"/>
      <w:jc w:val="both"/>
    </w:pPr>
    <w:rPr>
      <w:rFonts w:ascii="Times New Roman" w:hAnsi="Times New Roman" w:eastAsia="Times New Roman"/>
      <w:color w:val="000000"/>
    </w:rPr>
  </w:style>
  <w:style w:type="paragraph" w:customStyle="1" w:styleId="74">
    <w:name w:val="E-JOURNAL_AbstrakKeywords"/>
    <w:basedOn w:val="67"/>
    <w:qFormat/>
    <w:uiPriority w:val="0"/>
    <w:pPr>
      <w:spacing w:before="240" w:after="240"/>
      <w:ind w:firstLine="0"/>
    </w:pPr>
  </w:style>
  <w:style w:type="paragraph" w:customStyle="1" w:styleId="75">
    <w:name w:val="Style E-Journal_Keywords + Not Italic"/>
    <w:basedOn w:val="74"/>
    <w:uiPriority w:val="0"/>
    <w:pPr>
      <w:spacing w:before="120" w:after="120"/>
    </w:pPr>
    <w:rPr>
      <w:i w:val="0"/>
    </w:rPr>
  </w:style>
  <w:style w:type="paragraph" w:customStyle="1" w:styleId="76">
    <w:name w:val="E-JOURNAL_TitleAbstractEnglish"/>
    <w:basedOn w:val="1"/>
    <w:uiPriority w:val="0"/>
    <w:pPr>
      <w:spacing w:before="120" w:after="120"/>
      <w:jc w:val="center"/>
    </w:pPr>
    <w:rPr>
      <w:rFonts w:ascii="Times New Roman" w:hAnsi="Times New Roman" w:eastAsia="Times New Roman"/>
      <w:b/>
      <w:bCs/>
      <w:i/>
      <w:iCs/>
      <w:szCs w:val="20"/>
    </w:rPr>
  </w:style>
  <w:style w:type="paragraph" w:customStyle="1" w:styleId="77">
    <w:name w:val="E-JOURNAL_Picture"/>
    <w:basedOn w:val="71"/>
    <w:qFormat/>
    <w:uiPriority w:val="0"/>
    <w:rPr>
      <w:szCs w:val="22"/>
    </w:rPr>
  </w:style>
  <w:style w:type="character" w:customStyle="1" w:styleId="78">
    <w:name w:val="Comment Text Char"/>
    <w:basedOn w:val="11"/>
    <w:link w:val="21"/>
    <w:uiPriority w:val="99"/>
    <w:rPr>
      <w:rFonts w:ascii="Times New Roman" w:hAnsi="Times New Roman" w:eastAsia="Times New Roman"/>
      <w:sz w:val="20"/>
      <w:szCs w:val="20"/>
      <w:lang w:val="en-US"/>
    </w:rPr>
  </w:style>
  <w:style w:type="character" w:customStyle="1" w:styleId="79">
    <w:name w:val="hps"/>
    <w:basedOn w:val="11"/>
    <w:uiPriority w:val="0"/>
  </w:style>
  <w:style w:type="character" w:customStyle="1" w:styleId="80">
    <w:name w:val="Comment Subject Char"/>
    <w:basedOn w:val="78"/>
    <w:link w:val="22"/>
    <w:semiHidden/>
    <w:uiPriority w:val="99"/>
    <w:rPr>
      <w:rFonts w:ascii="Times New Roman" w:hAnsi="Times New Roman" w:eastAsia="Times New Roman"/>
      <w:b/>
      <w:bCs/>
      <w:sz w:val="20"/>
      <w:szCs w:val="20"/>
      <w:lang w:val="en-US"/>
    </w:rPr>
  </w:style>
  <w:style w:type="character" w:customStyle="1" w:styleId="81">
    <w:name w:val="List Paragraph Char"/>
    <w:link w:val="60"/>
    <w:qFormat/>
    <w:locked/>
    <w:uiPriority w:val="34"/>
    <w:rPr>
      <w:rFonts w:ascii="Times New Roman" w:hAnsi="Times New Roman" w:eastAsia="Times New Roman"/>
      <w:sz w:val="24"/>
      <w:szCs w:val="24"/>
      <w:lang w:val="en-US"/>
    </w:rPr>
  </w:style>
  <w:style w:type="character" w:customStyle="1" w:styleId="82">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2D58585-05BD-4E19-AE9F-9E6349BAF59B}">
  <ds:schemaRefs/>
</ds:datastoreItem>
</file>

<file path=docProps/app.xml><?xml version="1.0" encoding="utf-8"?>
<Properties xmlns="http://schemas.openxmlformats.org/officeDocument/2006/extended-properties" xmlns:vt="http://schemas.openxmlformats.org/officeDocument/2006/docPropsVTypes">
  <Template>Normal.dotm</Template>
  <Company>home</Company>
  <Pages>1</Pages>
  <Words>3965</Words>
  <Characters>25258</Characters>
  <Lines>505</Lines>
  <Paragraphs>109</Paragraphs>
  <TotalTime>1723</TotalTime>
  <ScaleCrop>false</ScaleCrop>
  <LinksUpToDate>false</LinksUpToDate>
  <CharactersWithSpaces>29114</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2019-11-26T08:44:00Z</dcterms:created>
  <dc:creator>Editor Didaktika Biologi</dc:creator>
  <cp:lastModifiedBy>gothicinspire</cp:lastModifiedBy>
  <dcterms:modified xsi:type="dcterms:W3CDTF">2024-10-19T11:20:12Z</dcterms:modified>
  <dc:title>Template Jurnal Didaktika FKIP UM Palembang</dc:title>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d15caf21-28a3-3d68-8776-4d3c16deaf15</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GrammarlyDocumentId">
    <vt:lpwstr>7a52001cc6e6f61d995b3b8036df93adaf57394d6f04b1933415bae89daa06d4</vt:lpwstr>
  </property>
  <property fmtid="{D5CDD505-2E9C-101B-9397-08002B2CF9AE}" pid="26" name="KSOProductBuildVer">
    <vt:lpwstr>1033-12.2.0.13472</vt:lpwstr>
  </property>
  <property fmtid="{D5CDD505-2E9C-101B-9397-08002B2CF9AE}" pid="27" name="ICV">
    <vt:lpwstr>CAE36E17B9A348CBA9B606A53B85D96C_12</vt:lpwstr>
  </property>
</Properties>
</file>