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F16BE" w14:textId="03B18AED" w:rsidR="001E0054" w:rsidRDefault="001E0054" w:rsidP="00D052A2">
      <w:pPr>
        <w:jc w:val="center"/>
        <w:rPr>
          <w:rFonts w:ascii="Times New Roman" w:hAnsi="Times New Roman" w:cs="Times New Roman"/>
          <w:b/>
          <w:bCs/>
          <w:sz w:val="24"/>
          <w:szCs w:val="24"/>
        </w:rPr>
      </w:pPr>
      <w:r w:rsidRPr="001B04A8">
        <w:rPr>
          <w:rFonts w:ascii="Times New Roman" w:hAnsi="Times New Roman" w:cs="Times New Roman"/>
          <w:b/>
          <w:bCs/>
          <w:sz w:val="24"/>
          <w:szCs w:val="24"/>
        </w:rPr>
        <w:t>IMPROVING READING ACHIEVEMENT ON DESCRIPTIVE TEXTS USING CHORAL READING STRATEGY</w:t>
      </w:r>
    </w:p>
    <w:p w14:paraId="1265F618" w14:textId="77777777" w:rsidR="00D052A2" w:rsidRPr="001B04A8" w:rsidRDefault="00D052A2" w:rsidP="00D052A2">
      <w:pPr>
        <w:spacing w:line="240" w:lineRule="auto"/>
        <w:jc w:val="center"/>
        <w:rPr>
          <w:rFonts w:ascii="Times New Roman" w:hAnsi="Times New Roman" w:cs="Times New Roman"/>
          <w:b/>
          <w:bCs/>
          <w:sz w:val="24"/>
          <w:szCs w:val="24"/>
        </w:rPr>
      </w:pPr>
    </w:p>
    <w:p w14:paraId="1CC1BC7C" w14:textId="033E53B0" w:rsidR="001E0054" w:rsidRPr="002C54ED" w:rsidRDefault="001E0054" w:rsidP="001E0054">
      <w:pPr>
        <w:jc w:val="center"/>
        <w:rPr>
          <w:rFonts w:ascii="Times New Roman" w:hAnsi="Times New Roman" w:cs="Times New Roman"/>
          <w:b/>
          <w:bCs/>
          <w:color w:val="F2F2F2" w:themeColor="background1" w:themeShade="F2"/>
          <w:sz w:val="24"/>
          <w:szCs w:val="24"/>
          <w:vertAlign w:val="superscript"/>
          <w:lang w:val="sv-SE"/>
        </w:rPr>
      </w:pPr>
      <w:r w:rsidRPr="002C54ED">
        <w:rPr>
          <w:rFonts w:ascii="Times New Roman" w:hAnsi="Times New Roman" w:cs="Times New Roman"/>
          <w:b/>
          <w:bCs/>
          <w:color w:val="F2F2F2" w:themeColor="background1" w:themeShade="F2"/>
          <w:sz w:val="24"/>
          <w:szCs w:val="24"/>
          <w:lang w:val="sv-SE"/>
        </w:rPr>
        <w:t>Lenny Ita Marbun</w:t>
      </w:r>
      <w:r w:rsidRPr="002C54ED">
        <w:rPr>
          <w:rFonts w:ascii="Times New Roman" w:hAnsi="Times New Roman" w:cs="Times New Roman"/>
          <w:b/>
          <w:bCs/>
          <w:color w:val="F2F2F2" w:themeColor="background1" w:themeShade="F2"/>
          <w:sz w:val="24"/>
          <w:szCs w:val="24"/>
          <w:vertAlign w:val="superscript"/>
          <w:lang w:val="sv-SE"/>
        </w:rPr>
        <w:t>1</w:t>
      </w:r>
      <w:r w:rsidRPr="002C54ED">
        <w:rPr>
          <w:rFonts w:ascii="Times New Roman" w:hAnsi="Times New Roman" w:cs="Times New Roman"/>
          <w:b/>
          <w:bCs/>
          <w:color w:val="F2F2F2" w:themeColor="background1" w:themeShade="F2"/>
          <w:sz w:val="24"/>
          <w:szCs w:val="24"/>
          <w:lang w:val="sv-SE"/>
        </w:rPr>
        <w:t>, Gaya Tridinanti</w:t>
      </w:r>
      <w:r w:rsidRPr="002C54ED">
        <w:rPr>
          <w:rFonts w:ascii="Times New Roman" w:hAnsi="Times New Roman" w:cs="Times New Roman"/>
          <w:b/>
          <w:bCs/>
          <w:color w:val="F2F2F2" w:themeColor="background1" w:themeShade="F2"/>
          <w:sz w:val="24"/>
          <w:szCs w:val="24"/>
          <w:vertAlign w:val="superscript"/>
          <w:lang w:val="sv-SE"/>
        </w:rPr>
        <w:t>2</w:t>
      </w:r>
      <w:r w:rsidRPr="002C54ED">
        <w:rPr>
          <w:rFonts w:ascii="Times New Roman" w:hAnsi="Times New Roman" w:cs="Times New Roman"/>
          <w:b/>
          <w:bCs/>
          <w:color w:val="F2F2F2" w:themeColor="background1" w:themeShade="F2"/>
          <w:sz w:val="24"/>
          <w:szCs w:val="24"/>
          <w:lang w:val="sv-SE"/>
        </w:rPr>
        <w:t>, Heru Setiawan</w:t>
      </w:r>
      <w:r w:rsidRPr="002C54ED">
        <w:rPr>
          <w:rFonts w:ascii="Times New Roman" w:hAnsi="Times New Roman" w:cs="Times New Roman"/>
          <w:b/>
          <w:bCs/>
          <w:color w:val="F2F2F2" w:themeColor="background1" w:themeShade="F2"/>
          <w:sz w:val="24"/>
          <w:szCs w:val="24"/>
          <w:vertAlign w:val="superscript"/>
          <w:lang w:val="sv-SE"/>
        </w:rPr>
        <w:t>3</w:t>
      </w:r>
    </w:p>
    <w:p w14:paraId="4184C41D" w14:textId="74E469AF" w:rsidR="001E0054" w:rsidRPr="002C54ED" w:rsidRDefault="001E0054" w:rsidP="001E0054">
      <w:pPr>
        <w:jc w:val="center"/>
        <w:rPr>
          <w:rFonts w:ascii="Times New Roman" w:hAnsi="Times New Roman" w:cs="Times New Roman"/>
          <w:color w:val="F2F2F2" w:themeColor="background1" w:themeShade="F2"/>
          <w:sz w:val="24"/>
          <w:szCs w:val="24"/>
        </w:rPr>
      </w:pPr>
      <w:proofErr w:type="spellStart"/>
      <w:r w:rsidRPr="002C54ED">
        <w:rPr>
          <w:rFonts w:ascii="Times New Roman" w:hAnsi="Times New Roman" w:cs="Times New Roman"/>
          <w:b/>
          <w:bCs/>
          <w:color w:val="F2F2F2" w:themeColor="background1" w:themeShade="F2"/>
          <w:sz w:val="24"/>
          <w:szCs w:val="24"/>
        </w:rPr>
        <w:t>Tridinanti</w:t>
      </w:r>
      <w:proofErr w:type="spellEnd"/>
      <w:r w:rsidRPr="002C54ED">
        <w:rPr>
          <w:rFonts w:ascii="Times New Roman" w:hAnsi="Times New Roman" w:cs="Times New Roman"/>
          <w:b/>
          <w:bCs/>
          <w:color w:val="F2F2F2" w:themeColor="background1" w:themeShade="F2"/>
          <w:sz w:val="24"/>
          <w:szCs w:val="24"/>
        </w:rPr>
        <w:t xml:space="preserve"> Un</w:t>
      </w:r>
      <w:r w:rsidR="002A6DDE" w:rsidRPr="002C54ED">
        <w:rPr>
          <w:rFonts w:ascii="Times New Roman" w:hAnsi="Times New Roman" w:cs="Times New Roman"/>
          <w:b/>
          <w:bCs/>
          <w:color w:val="F2F2F2" w:themeColor="background1" w:themeShade="F2"/>
          <w:sz w:val="24"/>
          <w:szCs w:val="24"/>
        </w:rPr>
        <w:t>i</w:t>
      </w:r>
      <w:r w:rsidRPr="002C54ED">
        <w:rPr>
          <w:rFonts w:ascii="Times New Roman" w:hAnsi="Times New Roman" w:cs="Times New Roman"/>
          <w:b/>
          <w:bCs/>
          <w:color w:val="F2F2F2" w:themeColor="background1" w:themeShade="F2"/>
          <w:sz w:val="24"/>
          <w:szCs w:val="24"/>
        </w:rPr>
        <w:t>versity Palembang</w:t>
      </w:r>
    </w:p>
    <w:p w14:paraId="6922EE98" w14:textId="0040EE7C" w:rsidR="006047A5" w:rsidRPr="002C54ED" w:rsidRDefault="006047A5" w:rsidP="001E0054">
      <w:pPr>
        <w:jc w:val="center"/>
        <w:rPr>
          <w:rFonts w:ascii="Times New Roman" w:hAnsi="Times New Roman" w:cs="Times New Roman"/>
          <w:color w:val="F2F2F2" w:themeColor="background1" w:themeShade="F2"/>
          <w:sz w:val="24"/>
          <w:szCs w:val="24"/>
        </w:rPr>
      </w:pPr>
      <w:r w:rsidRPr="002C54ED">
        <w:rPr>
          <w:rFonts w:ascii="Times New Roman" w:hAnsi="Times New Roman" w:cs="Times New Roman"/>
          <w:color w:val="F2F2F2" w:themeColor="background1" w:themeShade="F2"/>
          <w:sz w:val="24"/>
          <w:szCs w:val="24"/>
        </w:rPr>
        <w:t xml:space="preserve"> </w:t>
      </w:r>
      <w:hyperlink r:id="rId6" w:history="1">
        <w:r w:rsidRPr="002C54ED">
          <w:rPr>
            <w:rStyle w:val="Hyperlink"/>
            <w:rFonts w:ascii="Times New Roman" w:hAnsi="Times New Roman" w:cs="Times New Roman"/>
            <w:color w:val="F2F2F2" w:themeColor="background1" w:themeShade="F2"/>
            <w:sz w:val="24"/>
            <w:szCs w:val="24"/>
          </w:rPr>
          <w:t>lennyita12@gmail.com</w:t>
        </w:r>
      </w:hyperlink>
      <w:r w:rsidRPr="002C54ED">
        <w:rPr>
          <w:rFonts w:ascii="Times New Roman" w:hAnsi="Times New Roman" w:cs="Times New Roman"/>
          <w:color w:val="F2F2F2" w:themeColor="background1" w:themeShade="F2"/>
          <w:sz w:val="24"/>
          <w:szCs w:val="24"/>
        </w:rPr>
        <w:t xml:space="preserve">, </w:t>
      </w:r>
      <w:hyperlink r:id="rId7" w:history="1">
        <w:r w:rsidRPr="002C54ED">
          <w:rPr>
            <w:rStyle w:val="Hyperlink"/>
            <w:rFonts w:ascii="Times New Roman" w:hAnsi="Times New Roman" w:cs="Times New Roman"/>
            <w:color w:val="F2F2F2" w:themeColor="background1" w:themeShade="F2"/>
            <w:sz w:val="24"/>
            <w:szCs w:val="24"/>
          </w:rPr>
          <w:t>gaya@uni-tridinanti.ac.id</w:t>
        </w:r>
      </w:hyperlink>
      <w:r w:rsidRPr="002C54ED">
        <w:rPr>
          <w:rFonts w:ascii="Times New Roman" w:hAnsi="Times New Roman" w:cs="Times New Roman"/>
          <w:color w:val="F2F2F2" w:themeColor="background1" w:themeShade="F2"/>
          <w:sz w:val="24"/>
          <w:szCs w:val="24"/>
        </w:rPr>
        <w:t xml:space="preserve">, </w:t>
      </w:r>
      <w:hyperlink r:id="rId8" w:history="1">
        <w:r w:rsidRPr="002C54ED">
          <w:rPr>
            <w:rStyle w:val="Hyperlink"/>
            <w:rFonts w:ascii="Times New Roman" w:hAnsi="Times New Roman" w:cs="Times New Roman"/>
            <w:color w:val="F2F2F2" w:themeColor="background1" w:themeShade="F2"/>
            <w:sz w:val="24"/>
            <w:szCs w:val="24"/>
          </w:rPr>
          <w:t>herusetiawan@univ-tridinanti.ac.id</w:t>
        </w:r>
      </w:hyperlink>
      <w:r w:rsidRPr="002C54ED">
        <w:rPr>
          <w:rFonts w:ascii="Times New Roman" w:hAnsi="Times New Roman" w:cs="Times New Roman"/>
          <w:color w:val="F2F2F2" w:themeColor="background1" w:themeShade="F2"/>
          <w:sz w:val="24"/>
          <w:szCs w:val="24"/>
        </w:rPr>
        <w:t xml:space="preserve">  </w:t>
      </w:r>
    </w:p>
    <w:p w14:paraId="0E9B84D3" w14:textId="77777777" w:rsidR="00810FEC" w:rsidRDefault="00810FEC" w:rsidP="00810FEC">
      <w:pPr>
        <w:rPr>
          <w:rFonts w:ascii="Times New Roman" w:hAnsi="Times New Roman" w:cs="Times New Roman"/>
          <w:b/>
          <w:bCs/>
          <w:sz w:val="24"/>
          <w:szCs w:val="24"/>
        </w:rPr>
      </w:pPr>
    </w:p>
    <w:p w14:paraId="7C61613F" w14:textId="6082583F" w:rsidR="00810FEC" w:rsidRPr="00810FEC" w:rsidRDefault="006047A5" w:rsidP="00810FEC">
      <w:pPr>
        <w:jc w:val="both"/>
        <w:rPr>
          <w:rFonts w:ascii="Times New Roman" w:hAnsi="Times New Roman" w:cs="Times New Roman"/>
          <w:b/>
          <w:bCs/>
          <w:sz w:val="24"/>
          <w:szCs w:val="24"/>
        </w:rPr>
      </w:pPr>
      <w:commentRangeStart w:id="0"/>
      <w:r w:rsidRPr="006047A5">
        <w:rPr>
          <w:rFonts w:ascii="Times New Roman" w:hAnsi="Times New Roman" w:cs="Times New Roman"/>
          <w:b/>
          <w:bCs/>
          <w:sz w:val="24"/>
          <w:szCs w:val="24"/>
        </w:rPr>
        <w:t>ABST</w:t>
      </w:r>
      <w:r w:rsidR="00BD2EDD">
        <w:rPr>
          <w:rFonts w:ascii="Times New Roman" w:hAnsi="Times New Roman" w:cs="Times New Roman"/>
          <w:b/>
          <w:bCs/>
          <w:sz w:val="24"/>
          <w:szCs w:val="24"/>
        </w:rPr>
        <w:t>R</w:t>
      </w:r>
      <w:r w:rsidRPr="006047A5">
        <w:rPr>
          <w:rFonts w:ascii="Times New Roman" w:hAnsi="Times New Roman" w:cs="Times New Roman"/>
          <w:b/>
          <w:bCs/>
          <w:sz w:val="24"/>
          <w:szCs w:val="24"/>
        </w:rPr>
        <w:t>ACT</w:t>
      </w:r>
      <w:commentRangeEnd w:id="0"/>
      <w:r w:rsidR="00BD2EDD">
        <w:rPr>
          <w:rStyle w:val="CommentReference"/>
        </w:rPr>
        <w:commentReference w:id="0"/>
      </w:r>
      <w:r w:rsidRPr="006047A5">
        <w:rPr>
          <w:rFonts w:ascii="Times New Roman" w:hAnsi="Times New Roman" w:cs="Times New Roman"/>
          <w:b/>
          <w:bCs/>
          <w:sz w:val="24"/>
          <w:szCs w:val="24"/>
        </w:rPr>
        <w:t>:</w:t>
      </w:r>
      <w:r>
        <w:rPr>
          <w:rFonts w:ascii="Times New Roman" w:hAnsi="Times New Roman" w:cs="Times New Roman"/>
          <w:b/>
          <w:bCs/>
          <w:sz w:val="24"/>
          <w:szCs w:val="24"/>
        </w:rPr>
        <w:t xml:space="preserve"> </w:t>
      </w:r>
      <w:commentRangeStart w:id="1"/>
      <w:r w:rsidR="00810FEC" w:rsidRPr="000D418F">
        <w:rPr>
          <w:rFonts w:ascii="Times New Roman" w:hAnsi="Times New Roman" w:cs="Times New Roman"/>
        </w:rPr>
        <w:t xml:space="preserve">The objective of this </w:t>
      </w:r>
      <w:r w:rsidR="00810FEC">
        <w:rPr>
          <w:rFonts w:ascii="Times New Roman" w:hAnsi="Times New Roman" w:cs="Times New Roman"/>
        </w:rPr>
        <w:t>research</w:t>
      </w:r>
      <w:r w:rsidR="00810FEC" w:rsidRPr="000D418F">
        <w:rPr>
          <w:rFonts w:ascii="Times New Roman" w:hAnsi="Times New Roman" w:cs="Times New Roman"/>
        </w:rPr>
        <w:t xml:space="preserve"> was to determine whether there was a significant difference in reading achievement on descriptive text between tenth grade students at SMK Gajah Mada 3 Palembang who were taught using the choral reading approach and those who were not.</w:t>
      </w:r>
      <w:commentRangeEnd w:id="1"/>
      <w:r w:rsidR="00BD2EDD">
        <w:rPr>
          <w:rStyle w:val="CommentReference"/>
        </w:rPr>
        <w:commentReference w:id="1"/>
      </w:r>
      <w:r w:rsidR="00810FEC" w:rsidRPr="000D418F">
        <w:rPr>
          <w:rFonts w:ascii="Times New Roman" w:hAnsi="Times New Roman" w:cs="Times New Roman"/>
        </w:rPr>
        <w:t xml:space="preserve"> The participants in this </w:t>
      </w:r>
      <w:r w:rsidR="00810FEC">
        <w:rPr>
          <w:rFonts w:ascii="Times New Roman" w:hAnsi="Times New Roman" w:cs="Times New Roman"/>
        </w:rPr>
        <w:t>research</w:t>
      </w:r>
      <w:r w:rsidR="00810FEC" w:rsidRPr="000D418F">
        <w:rPr>
          <w:rFonts w:ascii="Times New Roman" w:hAnsi="Times New Roman" w:cs="Times New Roman"/>
        </w:rPr>
        <w:t xml:space="preserve"> were tenth grade students from SMK Gajah Mada 3 Palembang. This </w:t>
      </w:r>
      <w:r w:rsidR="00810FEC">
        <w:rPr>
          <w:rFonts w:ascii="Times New Roman" w:hAnsi="Times New Roman" w:cs="Times New Roman"/>
        </w:rPr>
        <w:t>research</w:t>
      </w:r>
      <w:r w:rsidR="00810FEC" w:rsidRPr="000D418F">
        <w:rPr>
          <w:rFonts w:ascii="Times New Roman" w:hAnsi="Times New Roman" w:cs="Times New Roman"/>
        </w:rPr>
        <w:t xml:space="preserve"> sample consisted of 41 students chosen using a purposive selection </w:t>
      </w:r>
      <w:commentRangeStart w:id="2"/>
      <w:del w:id="3" w:author="Asus" w:date="2024-11-03T18:42:00Z" w16du:dateUtc="2024-11-03T11:42:00Z">
        <w:r w:rsidR="00810FEC" w:rsidRPr="000D418F" w:rsidDel="00BD2EDD">
          <w:rPr>
            <w:rFonts w:ascii="Times New Roman" w:hAnsi="Times New Roman" w:cs="Times New Roman"/>
          </w:rPr>
          <w:delText>approach</w:delText>
        </w:r>
        <w:commentRangeEnd w:id="2"/>
        <w:r w:rsidR="00BD2EDD" w:rsidDel="00BD2EDD">
          <w:rPr>
            <w:rStyle w:val="CommentReference"/>
          </w:rPr>
          <w:commentReference w:id="2"/>
        </w:r>
        <w:r w:rsidR="00810FEC" w:rsidRPr="000D418F" w:rsidDel="00BD2EDD">
          <w:rPr>
            <w:rFonts w:ascii="Times New Roman" w:hAnsi="Times New Roman" w:cs="Times New Roman"/>
          </w:rPr>
          <w:delText xml:space="preserve">. </w:delText>
        </w:r>
      </w:del>
      <w:ins w:id="4" w:author="Asus" w:date="2024-11-03T18:42:00Z" w16du:dateUtc="2024-11-03T11:42:00Z">
        <w:r w:rsidR="00BD2EDD">
          <w:rPr>
            <w:rFonts w:ascii="Times New Roman" w:hAnsi="Times New Roman" w:cs="Times New Roman"/>
          </w:rPr>
          <w:t xml:space="preserve">Technique. </w:t>
        </w:r>
      </w:ins>
      <w:r w:rsidR="00810FEC" w:rsidRPr="000D418F">
        <w:rPr>
          <w:rFonts w:ascii="Times New Roman" w:hAnsi="Times New Roman" w:cs="Times New Roman"/>
        </w:rPr>
        <w:t xml:space="preserve">They were placed into two groups: experimental and control groups. This </w:t>
      </w:r>
      <w:r w:rsidR="00810FEC">
        <w:rPr>
          <w:rFonts w:ascii="Times New Roman" w:hAnsi="Times New Roman" w:cs="Times New Roman"/>
        </w:rPr>
        <w:t>research</w:t>
      </w:r>
      <w:r w:rsidR="00810FEC" w:rsidRPr="000D418F">
        <w:rPr>
          <w:rFonts w:ascii="Times New Roman" w:hAnsi="Times New Roman" w:cs="Times New Roman"/>
        </w:rPr>
        <w:t xml:space="preserve"> used a quasi-experimental design. The data collection tool was a reading achievement </w:t>
      </w:r>
      <w:del w:id="5" w:author="Asus" w:date="2024-11-03T18:43:00Z" w16du:dateUtc="2024-11-03T11:43:00Z">
        <w:r w:rsidR="00810FEC" w:rsidRPr="000D418F" w:rsidDel="00BD2EDD">
          <w:rPr>
            <w:rFonts w:ascii="Times New Roman" w:hAnsi="Times New Roman" w:cs="Times New Roman"/>
          </w:rPr>
          <w:delText>exam</w:delText>
        </w:r>
      </w:del>
      <w:ins w:id="6" w:author="Asus" w:date="2024-11-03T18:43:00Z" w16du:dateUtc="2024-11-03T11:43:00Z">
        <w:r w:rsidR="00BD2EDD">
          <w:rPr>
            <w:rFonts w:ascii="Times New Roman" w:hAnsi="Times New Roman" w:cs="Times New Roman"/>
          </w:rPr>
          <w:t>test</w:t>
        </w:r>
      </w:ins>
      <w:r w:rsidR="00810FEC" w:rsidRPr="000D418F">
        <w:rPr>
          <w:rFonts w:ascii="Times New Roman" w:hAnsi="Times New Roman" w:cs="Times New Roman"/>
        </w:rPr>
        <w:t>, which was administered twice to the sample (pretest and posttest).</w:t>
      </w:r>
      <w:r w:rsidR="00810FEC" w:rsidRPr="003A4771">
        <w:rPr>
          <w:rFonts w:ascii="Times New Roman" w:hAnsi="Times New Roman" w:cs="Times New Roman"/>
        </w:rPr>
        <w:t xml:space="preserve"> There were 20 valid multiple-choice questions. </w:t>
      </w:r>
      <w:commentRangeStart w:id="7"/>
      <w:ins w:id="8" w:author="Asus" w:date="2024-11-03T18:44:00Z" w16du:dateUtc="2024-11-03T11:44:00Z">
        <w:r w:rsidR="00BD2EDD">
          <w:rPr>
            <w:rFonts w:ascii="Times New Roman" w:hAnsi="Times New Roman" w:cs="Times New Roman"/>
          </w:rPr>
          <w:t>…</w:t>
        </w:r>
        <w:commentRangeEnd w:id="7"/>
        <w:r w:rsidR="00BD2EDD">
          <w:rPr>
            <w:rStyle w:val="CommentReference"/>
          </w:rPr>
          <w:commentReference w:id="7"/>
        </w:r>
      </w:ins>
      <w:r w:rsidR="00810FEC" w:rsidRPr="003A4771">
        <w:rPr>
          <w:rFonts w:ascii="Times New Roman" w:hAnsi="Times New Roman" w:cs="Times New Roman"/>
        </w:rPr>
        <w:t xml:space="preserve">The test resulted in a two-tailed significance level of 0.000, which was less than 0.05. With </w:t>
      </w:r>
      <w:proofErr w:type="spellStart"/>
      <w:r w:rsidR="00810FEC" w:rsidRPr="003A4771">
        <w:rPr>
          <w:rFonts w:ascii="Times New Roman" w:hAnsi="Times New Roman" w:cs="Times New Roman"/>
        </w:rPr>
        <w:t>df</w:t>
      </w:r>
      <w:proofErr w:type="spellEnd"/>
      <w:r w:rsidR="00810FEC" w:rsidRPr="003A4771">
        <w:rPr>
          <w:rFonts w:ascii="Times New Roman" w:hAnsi="Times New Roman" w:cs="Times New Roman"/>
        </w:rPr>
        <w:t xml:space="preserve"> 39, the independent sample t-test resulted in a t-table of 6.051. Because the t-value was greater than the t-table (1.6849), </w:t>
      </w:r>
      <w:del w:id="9" w:author="Asus" w:date="2024-11-03T18:45:00Z" w16du:dateUtc="2024-11-03T11:45:00Z">
        <w:r w:rsidR="00810FEC" w:rsidRPr="003A4771" w:rsidDel="00BD2EDD">
          <w:rPr>
            <w:rFonts w:ascii="Times New Roman" w:hAnsi="Times New Roman" w:cs="Times New Roman"/>
          </w:rPr>
          <w:delText xml:space="preserve">the null hypothesis (Ho) was rejected and the alternative hypothesis (Ha) confirmed. </w:delText>
        </w:r>
      </w:del>
      <w:r w:rsidR="00810FEC" w:rsidRPr="003A4771">
        <w:rPr>
          <w:rFonts w:ascii="Times New Roman" w:hAnsi="Times New Roman" w:cs="Times New Roman"/>
        </w:rPr>
        <w:t>There was a substantial difference in reading achievement on descriptive text between tenth grade students at SMK Gajah Mada 3 Palembang who were taught using choral reading strategies and those who were not.</w:t>
      </w:r>
    </w:p>
    <w:p w14:paraId="74C180A3" w14:textId="77777777" w:rsidR="00810FEC" w:rsidRDefault="00810FEC" w:rsidP="00810FEC">
      <w:pPr>
        <w:spacing w:line="240" w:lineRule="auto"/>
        <w:rPr>
          <w:rFonts w:ascii="Times New Roman" w:hAnsi="Times New Roman" w:cs="Times New Roman"/>
          <w:b/>
          <w:bCs/>
          <w:sz w:val="24"/>
          <w:szCs w:val="24"/>
        </w:rPr>
      </w:pPr>
    </w:p>
    <w:p w14:paraId="24532253" w14:textId="23C26C4D" w:rsidR="00810FEC" w:rsidRPr="00E1288B" w:rsidRDefault="00D937A4" w:rsidP="00810FEC">
      <w:pPr>
        <w:spacing w:line="240" w:lineRule="auto"/>
        <w:rPr>
          <w:rFonts w:ascii="Times New Roman" w:hAnsi="Times New Roman" w:cs="Times New Roman"/>
          <w:sz w:val="24"/>
          <w:szCs w:val="24"/>
        </w:rPr>
      </w:pPr>
      <w:proofErr w:type="gramStart"/>
      <w:r>
        <w:rPr>
          <w:rFonts w:ascii="Times New Roman" w:hAnsi="Times New Roman" w:cs="Times New Roman"/>
          <w:b/>
          <w:bCs/>
          <w:sz w:val="24"/>
          <w:szCs w:val="24"/>
        </w:rPr>
        <w:t>Keyword :</w:t>
      </w:r>
      <w:proofErr w:type="gramEnd"/>
      <w:r w:rsidR="00810FEC">
        <w:rPr>
          <w:rFonts w:ascii="Times New Roman" w:hAnsi="Times New Roman" w:cs="Times New Roman"/>
          <w:b/>
          <w:bCs/>
          <w:sz w:val="24"/>
          <w:szCs w:val="24"/>
        </w:rPr>
        <w:t xml:space="preserve"> </w:t>
      </w:r>
      <w:r w:rsidR="00810FEC" w:rsidRPr="0029271C">
        <w:rPr>
          <w:rFonts w:ascii="Times New Roman" w:hAnsi="Times New Roman" w:cs="Times New Roman"/>
          <w:i/>
          <w:iCs/>
          <w:sz w:val="24"/>
          <w:szCs w:val="24"/>
        </w:rPr>
        <w:t>Reading Achievement, Choral Reading Strategy, Descriptive Text.</w:t>
      </w:r>
      <w:r w:rsidR="00810FEC">
        <w:rPr>
          <w:rFonts w:ascii="Times New Roman" w:hAnsi="Times New Roman" w:cs="Times New Roman"/>
          <w:sz w:val="24"/>
          <w:szCs w:val="24"/>
        </w:rPr>
        <w:t xml:space="preserve"> </w:t>
      </w:r>
    </w:p>
    <w:p w14:paraId="1993393E" w14:textId="24589D40" w:rsidR="00D937A4" w:rsidRDefault="00D937A4" w:rsidP="006047A5">
      <w:pPr>
        <w:pBdr>
          <w:bottom w:val="thinThickThinMediumGap" w:sz="18" w:space="1" w:color="auto"/>
        </w:pBdr>
        <w:rPr>
          <w:rFonts w:ascii="Times New Roman" w:hAnsi="Times New Roman" w:cs="Times New Roman"/>
          <w:b/>
          <w:bCs/>
          <w:sz w:val="24"/>
          <w:szCs w:val="24"/>
        </w:rPr>
      </w:pPr>
    </w:p>
    <w:p w14:paraId="5D5FFE03" w14:textId="2AE071CB" w:rsidR="00D937A4" w:rsidRDefault="00D052A2" w:rsidP="00D052A2">
      <w:pPr>
        <w:jc w:val="center"/>
        <w:rPr>
          <w:rFonts w:ascii="Times New Roman" w:hAnsi="Times New Roman" w:cs="Times New Roman"/>
          <w:b/>
          <w:bCs/>
          <w:sz w:val="24"/>
          <w:szCs w:val="24"/>
        </w:rPr>
      </w:pPr>
      <w:r w:rsidRPr="00D052A2">
        <w:rPr>
          <w:rFonts w:ascii="Times New Roman" w:hAnsi="Times New Roman" w:cs="Times New Roman"/>
          <w:b/>
          <w:bCs/>
          <w:sz w:val="24"/>
          <w:szCs w:val="24"/>
        </w:rPr>
        <w:t>MENINGKATKAN P</w:t>
      </w:r>
      <w:r>
        <w:rPr>
          <w:rFonts w:ascii="Times New Roman" w:hAnsi="Times New Roman" w:cs="Times New Roman"/>
          <w:b/>
          <w:bCs/>
          <w:sz w:val="24"/>
          <w:szCs w:val="24"/>
        </w:rPr>
        <w:t>EMAHAMAN</w:t>
      </w:r>
      <w:r w:rsidRPr="00D052A2">
        <w:rPr>
          <w:rFonts w:ascii="Times New Roman" w:hAnsi="Times New Roman" w:cs="Times New Roman"/>
          <w:b/>
          <w:bCs/>
          <w:sz w:val="24"/>
          <w:szCs w:val="24"/>
        </w:rPr>
        <w:t xml:space="preserve"> MEMBACA PADA TEKS DESKRIPTIF MENGGUNAKAN STRATEGI MEMBACA PADUAN SUARA</w:t>
      </w:r>
    </w:p>
    <w:p w14:paraId="1A5ED11E" w14:textId="0CB9E7F5" w:rsidR="00D937A4" w:rsidRPr="002C54ED" w:rsidRDefault="00D937A4" w:rsidP="00D052A2">
      <w:pPr>
        <w:jc w:val="both"/>
        <w:rPr>
          <w:rFonts w:ascii="Times New Roman" w:hAnsi="Times New Roman" w:cs="Times New Roman"/>
          <w:b/>
          <w:bCs/>
          <w:sz w:val="24"/>
          <w:szCs w:val="24"/>
          <w:lang w:val="sv-SE"/>
        </w:rPr>
      </w:pPr>
      <w:r w:rsidRPr="006047A5">
        <w:rPr>
          <w:rFonts w:ascii="Times New Roman" w:hAnsi="Times New Roman" w:cs="Times New Roman"/>
          <w:b/>
          <w:bCs/>
          <w:sz w:val="24"/>
          <w:szCs w:val="24"/>
        </w:rPr>
        <w:t>ABSTACT:</w:t>
      </w:r>
      <w:r w:rsidR="00810FEC">
        <w:rPr>
          <w:rFonts w:ascii="Times New Roman" w:hAnsi="Times New Roman" w:cs="Times New Roman"/>
          <w:b/>
          <w:bCs/>
          <w:sz w:val="24"/>
          <w:szCs w:val="24"/>
        </w:rPr>
        <w:t xml:space="preserve"> </w:t>
      </w:r>
      <w:r w:rsidR="00810FEC" w:rsidRPr="00810FEC">
        <w:rPr>
          <w:rFonts w:ascii="Times New Roman" w:hAnsi="Times New Roman" w:cs="Times New Roman"/>
          <w:sz w:val="24"/>
          <w:szCs w:val="24"/>
        </w:rPr>
        <w:t xml:space="preserve">Tujuan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ini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untuk </w:t>
      </w:r>
      <w:proofErr w:type="spellStart"/>
      <w:r w:rsidR="00810FEC" w:rsidRPr="00810FEC">
        <w:rPr>
          <w:rFonts w:ascii="Times New Roman" w:hAnsi="Times New Roman" w:cs="Times New Roman"/>
          <w:sz w:val="24"/>
          <w:szCs w:val="24"/>
        </w:rPr>
        <w:t>mengetahui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apakah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terdapat</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perbedaan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prestasi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pada </w:t>
      </w:r>
      <w:proofErr w:type="spellStart"/>
      <w:r w:rsidR="00810FEC" w:rsidRPr="00810FEC">
        <w:rPr>
          <w:rFonts w:ascii="Times New Roman" w:hAnsi="Times New Roman" w:cs="Times New Roman"/>
          <w:sz w:val="24"/>
          <w:szCs w:val="24"/>
        </w:rPr>
        <w:t>teks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deskriptif</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signifikan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antara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SMK Gajah Mada 3 Palembang yang </w:t>
      </w:r>
      <w:proofErr w:type="spellStart"/>
      <w:r w:rsidR="00810FEC" w:rsidRPr="00810FEC">
        <w:rPr>
          <w:rFonts w:ascii="Times New Roman" w:hAnsi="Times New Roman" w:cs="Times New Roman"/>
          <w:sz w:val="24"/>
          <w:szCs w:val="24"/>
        </w:rPr>
        <w:t>diajarkan</w:t>
      </w:r>
      <w:proofErr w:type="spellEnd"/>
      <w:r w:rsidR="00810FEC" w:rsidRPr="00810FEC">
        <w:rPr>
          <w:rFonts w:ascii="Times New Roman" w:hAnsi="Times New Roman" w:cs="Times New Roman"/>
          <w:sz w:val="24"/>
          <w:szCs w:val="24"/>
        </w:rPr>
        <w:t xml:space="preserve"> dengan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pendekatan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paduan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suara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dan yang </w:t>
      </w:r>
      <w:proofErr w:type="spellStart"/>
      <w:r w:rsidR="00810FEC" w:rsidRPr="00810FEC">
        <w:rPr>
          <w:rFonts w:ascii="Times New Roman" w:hAnsi="Times New Roman" w:cs="Times New Roman"/>
          <w:sz w:val="24"/>
          <w:szCs w:val="24"/>
        </w:rPr>
        <w:t>tidak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Peserta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ini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SMK Gajah Mada 3 Palembang. Sampel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ini </w:t>
      </w:r>
      <w:proofErr w:type="spellStart"/>
      <w:r w:rsidR="00810FEC" w:rsidRPr="00810FEC">
        <w:rPr>
          <w:rFonts w:ascii="Times New Roman" w:hAnsi="Times New Roman" w:cs="Times New Roman"/>
          <w:sz w:val="24"/>
          <w:szCs w:val="24"/>
        </w:rPr>
        <w:t>terdiri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41 </w:t>
      </w:r>
      <w:proofErr w:type="spellStart"/>
      <w:r w:rsidR="00810FEC" w:rsidRPr="00810FEC">
        <w:rPr>
          <w:rFonts w:ascii="Times New Roman" w:hAnsi="Times New Roman" w:cs="Times New Roman"/>
          <w:sz w:val="24"/>
          <w:szCs w:val="24"/>
        </w:rPr>
        <w:t>mahasiswa</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dipilih</w:t>
      </w:r>
      <w:proofErr w:type="spellEnd"/>
      <w:r w:rsidR="00810FEC" w:rsidRPr="00810FEC">
        <w:rPr>
          <w:rFonts w:ascii="Times New Roman" w:hAnsi="Times New Roman" w:cs="Times New Roman"/>
          <w:sz w:val="24"/>
          <w:szCs w:val="24"/>
        </w:rPr>
        <w:t xml:space="preserve"> dengan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pendekatan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seleksi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purposif</w:t>
      </w:r>
      <w:proofErr w:type="spellEnd"/>
      <w:r w:rsidR="00810FEC" w:rsidRPr="00810FEC">
        <w:rPr>
          <w:rFonts w:ascii="Times New Roman" w:hAnsi="Times New Roman" w:cs="Times New Roman"/>
          <w:sz w:val="24"/>
          <w:szCs w:val="24"/>
        </w:rPr>
        <w:t xml:space="preserve">. </w:t>
      </w:r>
      <w:r w:rsidR="00810FEC" w:rsidRPr="002C54ED">
        <w:rPr>
          <w:rFonts w:ascii="Times New Roman" w:hAnsi="Times New Roman" w:cs="Times New Roman"/>
          <w:sz w:val="24"/>
          <w:szCs w:val="24"/>
          <w:lang w:val="sv-SE"/>
        </w:rPr>
        <w:t>Mereka ditempatkan dalam dua kelompok: kelompok eksperimental dan kelompok kontrol. Penelitian ini menggunakan desain kuasi-eksperimental. Alat pengumpulan data adalah ujian p</w:t>
      </w:r>
      <w:r w:rsidR="00D052A2" w:rsidRPr="002C54ED">
        <w:rPr>
          <w:rFonts w:ascii="Times New Roman" w:hAnsi="Times New Roman" w:cs="Times New Roman"/>
          <w:sz w:val="24"/>
          <w:szCs w:val="24"/>
          <w:lang w:val="sv-SE"/>
        </w:rPr>
        <w:t>emahaman</w:t>
      </w:r>
      <w:r w:rsidR="00810FEC" w:rsidRPr="002C54ED">
        <w:rPr>
          <w:rFonts w:ascii="Times New Roman" w:hAnsi="Times New Roman" w:cs="Times New Roman"/>
          <w:sz w:val="24"/>
          <w:szCs w:val="24"/>
          <w:lang w:val="sv-SE"/>
        </w:rPr>
        <w:t xml:space="preserve"> membaca, yang diberikan dua kali kepada sampel (pretest dan posttest). Ada 20 pertanyaan pilihan ganda yang valid. Tes menghasilkan tingkat signifikansi dua sisi 0,000, yang kurang dari 0,05. Dengan df 39, uji-t sampel independen menghasilkan tabel-t 6,051.  Karena nilai-t lebih besar dari tabel-t (1,6849), hipotesis nol (Ho) ditolak dan hipotesis alternatif (Ha) dikonfirmasi. Ada perbedaan substansial dalam p</w:t>
      </w:r>
      <w:r w:rsidR="00D052A2" w:rsidRPr="002C54ED">
        <w:rPr>
          <w:rFonts w:ascii="Times New Roman" w:hAnsi="Times New Roman" w:cs="Times New Roman"/>
          <w:sz w:val="24"/>
          <w:szCs w:val="24"/>
          <w:lang w:val="sv-SE"/>
        </w:rPr>
        <w:t>emahaman</w:t>
      </w:r>
      <w:r w:rsidR="00810FEC" w:rsidRPr="002C54ED">
        <w:rPr>
          <w:rFonts w:ascii="Times New Roman" w:hAnsi="Times New Roman" w:cs="Times New Roman"/>
          <w:sz w:val="24"/>
          <w:szCs w:val="24"/>
          <w:lang w:val="sv-SE"/>
        </w:rPr>
        <w:t xml:space="preserve"> membaca pada teks deskriptif antara siswa kelas sepuluh SMK Gajah Mada 3 Palembang yang diajarkan menggunakan strategi membaca paduan suara dan yang tidak.</w:t>
      </w:r>
    </w:p>
    <w:p w14:paraId="209CA206" w14:textId="4A844BDA" w:rsidR="00D937A4" w:rsidRDefault="00D937A4" w:rsidP="006047A5">
      <w:pPr>
        <w:pBdr>
          <w:bottom w:val="thinThickThinMediumGap" w:sz="18" w:space="1" w:color="auto"/>
        </w:pBd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KataKunci</w:t>
      </w:r>
      <w:proofErr w:type="spellEnd"/>
      <w:r>
        <w:rPr>
          <w:rFonts w:ascii="Times New Roman" w:hAnsi="Times New Roman" w:cs="Times New Roman"/>
          <w:b/>
          <w:bCs/>
          <w:sz w:val="24"/>
          <w:szCs w:val="24"/>
        </w:rPr>
        <w:t xml:space="preserve"> :</w:t>
      </w:r>
      <w:proofErr w:type="gramEnd"/>
      <w:r w:rsidR="00810FEC" w:rsidRPr="00810FEC">
        <w:t xml:space="preserve"> </w:t>
      </w:r>
      <w:proofErr w:type="spellStart"/>
      <w:r w:rsidR="00810FEC" w:rsidRPr="00810FEC">
        <w:rPr>
          <w:rFonts w:ascii="Times New Roman" w:hAnsi="Times New Roman" w:cs="Times New Roman"/>
          <w:sz w:val="24"/>
          <w:szCs w:val="24"/>
        </w:rPr>
        <w:t>Pe</w:t>
      </w:r>
      <w:r w:rsidR="00D052A2">
        <w:rPr>
          <w:rFonts w:ascii="Times New Roman" w:hAnsi="Times New Roman" w:cs="Times New Roman"/>
          <w:sz w:val="24"/>
          <w:szCs w:val="24"/>
        </w:rPr>
        <w:t>mahaman</w:t>
      </w:r>
      <w:proofErr w:type="spellEnd"/>
      <w:r w:rsidR="00D052A2">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Strategi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Paduan Suara, Teks </w:t>
      </w:r>
      <w:proofErr w:type="spellStart"/>
      <w:r w:rsidR="00810FEC" w:rsidRPr="00810FEC">
        <w:rPr>
          <w:rFonts w:ascii="Times New Roman" w:hAnsi="Times New Roman" w:cs="Times New Roman"/>
          <w:sz w:val="24"/>
          <w:szCs w:val="24"/>
        </w:rPr>
        <w:t>Deskripsi</w:t>
      </w:r>
      <w:proofErr w:type="spellEnd"/>
      <w:r w:rsidR="00810FEC" w:rsidRPr="00810FEC">
        <w:rPr>
          <w:rFonts w:ascii="Times New Roman" w:hAnsi="Times New Roman" w:cs="Times New Roman"/>
          <w:sz w:val="24"/>
          <w:szCs w:val="24"/>
        </w:rPr>
        <w:t>.</w:t>
      </w:r>
    </w:p>
    <w:p w14:paraId="0A93C4CB" w14:textId="6F77B442" w:rsidR="008060D6" w:rsidRDefault="00D937A4" w:rsidP="006047A5">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INTRODUCTION </w:t>
      </w:r>
    </w:p>
    <w:p w14:paraId="138FD07B" w14:textId="5142D92F" w:rsidR="008060D6" w:rsidRPr="00392A51" w:rsidRDefault="008060D6" w:rsidP="00392A51">
      <w:pPr>
        <w:keepNext/>
        <w:framePr w:dropCap="drop" w:lines="2" w:wrap="around" w:vAnchor="text" w:hAnchor="text"/>
        <w:spacing w:after="0" w:line="551" w:lineRule="exact"/>
        <w:ind w:firstLine="720"/>
        <w:textAlignment w:val="baseline"/>
        <w:rPr>
          <w:rFonts w:cstheme="minorHAnsi"/>
          <w:position w:val="-6"/>
          <w:sz w:val="73"/>
          <w:szCs w:val="24"/>
        </w:rPr>
      </w:pPr>
      <w:r w:rsidRPr="00392A51">
        <w:rPr>
          <w:rFonts w:cstheme="minorHAnsi"/>
          <w:position w:val="-6"/>
          <w:sz w:val="73"/>
        </w:rPr>
        <w:t>A</w:t>
      </w:r>
    </w:p>
    <w:p w14:paraId="79D438DB" w14:textId="77777777" w:rsidR="00E43BFB" w:rsidRPr="00392A51" w:rsidRDefault="008060D6" w:rsidP="00392A51">
      <w:pPr>
        <w:spacing w:line="240" w:lineRule="auto"/>
        <w:jc w:val="both"/>
        <w:rPr>
          <w:rFonts w:ascii="Times New Roman" w:hAnsi="Times New Roman" w:cs="Times New Roman"/>
          <w:sz w:val="24"/>
          <w:szCs w:val="24"/>
        </w:rPr>
      </w:pPr>
      <w:r w:rsidRPr="00392A51">
        <w:rPr>
          <w:rFonts w:ascii="Times New Roman" w:hAnsi="Times New Roman" w:cs="Times New Roman"/>
          <w:sz w:val="24"/>
          <w:szCs w:val="24"/>
        </w:rPr>
        <w:t>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an</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international</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language, English</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is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currently</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widely</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utilized</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in</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10"/>
          <w:sz w:val="24"/>
          <w:szCs w:val="24"/>
        </w:rPr>
        <w:t xml:space="preserve"> </w:t>
      </w:r>
      <w:r w:rsidRPr="00392A51">
        <w:rPr>
          <w:rFonts w:ascii="Times New Roman" w:hAnsi="Times New Roman" w:cs="Times New Roman"/>
          <w:sz w:val="24"/>
          <w:szCs w:val="24"/>
        </w:rPr>
        <w:t>variety</w:t>
      </w:r>
      <w:r w:rsidRPr="00392A51">
        <w:rPr>
          <w:rFonts w:ascii="Times New Roman" w:hAnsi="Times New Roman" w:cs="Times New Roman"/>
          <w:spacing w:val="-58"/>
          <w:sz w:val="24"/>
          <w:szCs w:val="24"/>
        </w:rPr>
        <w:t xml:space="preserve"> </w:t>
      </w:r>
      <w:r w:rsidR="00E43BFB" w:rsidRPr="00392A51">
        <w:rPr>
          <w:rFonts w:ascii="Times New Roman" w:hAnsi="Times New Roman" w:cs="Times New Roman"/>
          <w:spacing w:val="-58"/>
          <w:sz w:val="24"/>
          <w:szCs w:val="24"/>
        </w:rPr>
        <w:t xml:space="preserve">     </w:t>
      </w:r>
      <w:r w:rsidR="00E43BFB" w:rsidRPr="00392A51">
        <w:rPr>
          <w:rFonts w:ascii="Times New Roman" w:hAnsi="Times New Roman" w:cs="Times New Roman"/>
          <w:sz w:val="24"/>
          <w:szCs w:val="24"/>
        </w:rPr>
        <w:t xml:space="preserve"> of</w:t>
      </w:r>
      <w:r w:rsidRPr="00392A51">
        <w:rPr>
          <w:rFonts w:ascii="Times New Roman" w:hAnsi="Times New Roman" w:cs="Times New Roman"/>
          <w:sz w:val="24"/>
          <w:szCs w:val="24"/>
        </w:rPr>
        <w:t xml:space="preserve"> professions all around the world. Learning English is vital, and individuals worldwide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choose</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to</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acquire</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it as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second</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language.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Everyone</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uses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English</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to interact and communicate (</w:t>
      </w:r>
      <w:proofErr w:type="spellStart"/>
      <w:r w:rsidRPr="00392A51">
        <w:rPr>
          <w:rFonts w:ascii="Times New Roman" w:hAnsi="Times New Roman" w:cs="Times New Roman"/>
          <w:sz w:val="24"/>
          <w:szCs w:val="24"/>
        </w:rPr>
        <w:t>Mandasari</w:t>
      </w:r>
      <w:proofErr w:type="spellEnd"/>
      <w:r w:rsidRPr="00392A51">
        <w:rPr>
          <w:rFonts w:ascii="Times New Roman" w:hAnsi="Times New Roman" w:cs="Times New Roman"/>
          <w:sz w:val="24"/>
          <w:szCs w:val="24"/>
        </w:rPr>
        <w:t xml:space="preserve"> &amp; </w:t>
      </w:r>
      <w:proofErr w:type="spellStart"/>
      <w:r w:rsidRPr="00392A51">
        <w:rPr>
          <w:rFonts w:ascii="Times New Roman" w:hAnsi="Times New Roman" w:cs="Times New Roman"/>
          <w:sz w:val="24"/>
          <w:szCs w:val="24"/>
        </w:rPr>
        <w:t>Wahyudin</w:t>
      </w:r>
      <w:proofErr w:type="spellEnd"/>
      <w:r w:rsidRPr="00392A51">
        <w:rPr>
          <w:rFonts w:ascii="Times New Roman" w:hAnsi="Times New Roman" w:cs="Times New Roman"/>
          <w:sz w:val="24"/>
          <w:szCs w:val="24"/>
        </w:rPr>
        <w:t>, 2021).</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 xml:space="preserve">Many nations included Indonesia English is used as a second language in their school curricula, and children began studying English early (Sinaga, 2021). English was a vital subject in our educational system. Concrete choices made by the Indonesian government reveal that English was being included in the curriculum at the </w:t>
      </w:r>
      <w:r w:rsidR="00AC48CB" w:rsidRPr="00392A51">
        <w:rPr>
          <w:rFonts w:ascii="Times New Roman" w:hAnsi="Times New Roman" w:cs="Times New Roman"/>
          <w:sz w:val="24"/>
          <w:szCs w:val="24"/>
        </w:rPr>
        <w:t xml:space="preserve">senior </w:t>
      </w:r>
      <w:r w:rsidRPr="00392A51">
        <w:rPr>
          <w:rFonts w:ascii="Times New Roman" w:hAnsi="Times New Roman" w:cs="Times New Roman"/>
          <w:sz w:val="24"/>
          <w:szCs w:val="24"/>
        </w:rPr>
        <w:t>high school or vocational level</w:t>
      </w:r>
      <w:r w:rsidR="00AC48CB" w:rsidRPr="00392A51">
        <w:rPr>
          <w:rFonts w:ascii="Times New Roman" w:hAnsi="Times New Roman" w:cs="Times New Roman"/>
          <w:sz w:val="24"/>
          <w:szCs w:val="24"/>
        </w:rPr>
        <w:t xml:space="preserve">. </w:t>
      </w:r>
    </w:p>
    <w:p w14:paraId="49C3DBB0" w14:textId="77777777" w:rsidR="00C046F4" w:rsidRPr="00392A51" w:rsidRDefault="00E43BFB"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One part of the English skills was reading. As stated by Sari (2019), reading is a process of interactions between the reader and the material in which all the schematic knowledge is interacted with all the reader's social and contextual factors. Nur and </w:t>
      </w:r>
      <w:proofErr w:type="spellStart"/>
      <w:r w:rsidRPr="00392A51">
        <w:rPr>
          <w:rFonts w:ascii="Times New Roman" w:hAnsi="Times New Roman" w:cs="Times New Roman"/>
          <w:sz w:val="24"/>
          <w:szCs w:val="24"/>
        </w:rPr>
        <w:t>Djuwairiah</w:t>
      </w:r>
      <w:proofErr w:type="spellEnd"/>
      <w:r w:rsidRPr="00392A51">
        <w:rPr>
          <w:rFonts w:ascii="Times New Roman" w:hAnsi="Times New Roman" w:cs="Times New Roman"/>
          <w:sz w:val="24"/>
          <w:szCs w:val="24"/>
        </w:rPr>
        <w:t xml:space="preserve"> (2017) stated that reading was a part of language skills that required an interactive approach through text to comprehend the meaning and get information from written text. Reading is one of the English skills learners must acquire, along with speaking, listening, and writing. Burhan (2012, p. 9) stated that reading skill was a physical and cerebral activity that reveals the meaning of written texts, and it included the process of learning letters. To grasp the meaning of the text, students must be able to analyze and interpret the text, which makes it easier to understand the text itself. Students must also understand the goals of the writers' points of view in order to understand the text.</w:t>
      </w:r>
    </w:p>
    <w:p w14:paraId="54EF7B60" w14:textId="65DC26A8"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The goal of reading was to be able to comprehend the text more effectively. Additionally, reading a text will provide the students with fresh perspectives and knowledge that will boost their intelligence and prepare them for problems in the real world. Students should master all genres of texts; one of them was a descriptive text. In addition to Loka (2020), descriptive text was intended to describe a particular thing, person, animal, or place. When reading a descriptive text, students need to grasp that it has four linguistic features: action verbs, simple present tense, utilizing adjectives to describe nouns, and specified participants. According to Eko (2017), the process of description was done by ordering their characteristics clearly, starting with being named, classified, and dealing with their attributes, behaviors, functions, and so on, so that the readers or hearers could possibly notice what the writer was writing about as if they could directly see it through their own eyes.</w:t>
      </w:r>
    </w:p>
    <w:p w14:paraId="2F103732" w14:textId="77777777"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Based on the researcher's observation and interview with one of the English teachers at SMK Gajah Mada 3, the researcher found that the students still lacked English skills. One of the most common challenges with learning is a lack of motivation, which can lead to difficulty in vocabulary, grammar, reading, writing, speaking, and listening in English.</w:t>
      </w:r>
    </w:p>
    <w:p w14:paraId="111CB5D1" w14:textId="77777777" w:rsidR="00EF053A"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Thus, some students at SMK Gajah Mada 3 still got low grades, only 50% of students there who passed the minimum grades. This is problematic because most of the questions assessed require reading the text and also Vocational High Schools in which students master English have a significant impact on their future skill capital, the researcher was attempting to increase students' reading accomplishment to earn maximum grades, and the researcher was interested in expanding this title to include a study that assists students and teachers in matching the strategy of teaching and improving their reading comprehension.</w:t>
      </w:r>
      <w:r w:rsidR="00EF053A" w:rsidRPr="00392A51">
        <w:rPr>
          <w:rFonts w:ascii="Times New Roman" w:hAnsi="Times New Roman" w:cs="Times New Roman"/>
          <w:sz w:val="24"/>
          <w:szCs w:val="24"/>
        </w:rPr>
        <w:t xml:space="preserve"> </w:t>
      </w:r>
    </w:p>
    <w:p w14:paraId="02CFE18D" w14:textId="135A7A91"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This study aims to provide a solution to the taught method by utilizing the choral reading strategy to address this issue. Thus, the researcher taught students the choral reading technique. To use this technique, the students read confidently and applied the choral reading strategy; nobody notices when they make mistakes when they read. It is hoped that using this approach will help students love reading. </w:t>
      </w:r>
    </w:p>
    <w:p w14:paraId="7EAB0AF2" w14:textId="2A1FE642"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lastRenderedPageBreak/>
        <w:t xml:space="preserve">According to Soto </w:t>
      </w:r>
      <w:proofErr w:type="spellStart"/>
      <w:r w:rsidRPr="00392A51">
        <w:rPr>
          <w:rFonts w:ascii="Times New Roman" w:hAnsi="Times New Roman" w:cs="Times New Roman"/>
          <w:sz w:val="24"/>
          <w:szCs w:val="24"/>
        </w:rPr>
        <w:t>Taberes</w:t>
      </w:r>
      <w:proofErr w:type="spellEnd"/>
      <w:r w:rsidRPr="00392A51">
        <w:rPr>
          <w:rFonts w:ascii="Times New Roman" w:hAnsi="Times New Roman" w:cs="Times New Roman"/>
          <w:sz w:val="24"/>
          <w:szCs w:val="24"/>
        </w:rPr>
        <w:t xml:space="preserve"> (2016), in choral reading, the teacher and students read a paragraph or sentence at a time, giving them the advantage of a model while practicing reading aloud. Choral reading helps students gain confidence by making it simple to pronounce and grasp words one at a time. As a result, the choral reading strategy should be used as an alternative method of dealing with these challenges.</w:t>
      </w:r>
    </w:p>
    <w:p w14:paraId="42D4E6BD" w14:textId="0F4CA963" w:rsidR="00EF053A"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Reading Achievement</w:t>
      </w:r>
    </w:p>
    <w:p w14:paraId="6C483E98" w14:textId="099497A0" w:rsidR="006B4308" w:rsidRPr="00392A51" w:rsidRDefault="00392A51" w:rsidP="00392A51">
      <w:pPr>
        <w:tabs>
          <w:tab w:val="left" w:pos="993"/>
          <w:tab w:val="left" w:pos="1134"/>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6B4308" w:rsidRPr="00392A51">
        <w:rPr>
          <w:rFonts w:ascii="Times New Roman" w:hAnsi="Times New Roman" w:cs="Times New Roman"/>
          <w:sz w:val="24"/>
          <w:szCs w:val="24"/>
        </w:rPr>
        <w:t>According to Akhmetova (2022), reading achievement was performance in reading and the ability to utilize reading skills with fluency and comprehension. It indicates that accomplishment was the consequence of measuring and evaluating what was learned over time. It would not have been possible if students did not study first.</w:t>
      </w:r>
    </w:p>
    <w:p w14:paraId="590762A0" w14:textId="0B5F8977" w:rsidR="00392A51" w:rsidRPr="00392A51" w:rsidRDefault="00392A51" w:rsidP="00392A51">
      <w:pPr>
        <w:jc w:val="both"/>
        <w:rPr>
          <w:rFonts w:ascii="Times New Roman" w:hAnsi="Times New Roman" w:cs="Times New Roman"/>
          <w:sz w:val="24"/>
          <w:szCs w:val="24"/>
        </w:rPr>
      </w:pPr>
      <w:r>
        <w:tab/>
      </w:r>
      <w:r w:rsidR="006B4308" w:rsidRPr="00392A51">
        <w:rPr>
          <w:rFonts w:ascii="Times New Roman" w:hAnsi="Times New Roman" w:cs="Times New Roman"/>
          <w:sz w:val="24"/>
          <w:szCs w:val="24"/>
        </w:rPr>
        <w:t>According to Brown (2004), an achievement was the acquisition of knowledge or skills. The most common kind of achievement was standardized progress made by a learner at a given grade level in gaining measurable skills and knowledge, typically through scheduled instructions</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like classroom instruction or</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training.</w:t>
      </w:r>
    </w:p>
    <w:p w14:paraId="2E36359F" w14:textId="6B295EF0" w:rsidR="006B4308" w:rsidRPr="00392A51" w:rsidRDefault="006B4308" w:rsidP="00392A51">
      <w:pPr>
        <w:ind w:firstLine="720"/>
        <w:jc w:val="both"/>
        <w:rPr>
          <w:rFonts w:ascii="Times New Roman" w:hAnsi="Times New Roman" w:cs="Times New Roman"/>
          <w:sz w:val="24"/>
          <w:szCs w:val="24"/>
        </w:rPr>
      </w:pPr>
      <w:r w:rsidRPr="00392A51">
        <w:rPr>
          <w:rFonts w:ascii="Times New Roman" w:hAnsi="Times New Roman" w:cs="Times New Roman"/>
          <w:sz w:val="24"/>
          <w:szCs w:val="24"/>
        </w:rPr>
        <w:t>In other words, reading achievement refers to the fluency and comprehension of reading skills that result from continuous learning and assessment. It was a process of acquiring knowledge or skills, often achieved through standardized progress at a given grade level, often through classroom instruction or training.</w:t>
      </w:r>
    </w:p>
    <w:p w14:paraId="3C0FD64F" w14:textId="78B5FD09" w:rsidR="00CB6622"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 xml:space="preserve">The Concepts of </w:t>
      </w:r>
      <w:r w:rsidR="006B4308" w:rsidRPr="00392A51">
        <w:rPr>
          <w:rFonts w:ascii="Times New Roman" w:hAnsi="Times New Roman" w:cs="Times New Roman"/>
          <w:b/>
          <w:bCs/>
          <w:sz w:val="24"/>
          <w:szCs w:val="24"/>
        </w:rPr>
        <w:t>Descriptive Text</w:t>
      </w:r>
    </w:p>
    <w:p w14:paraId="32A46E76" w14:textId="61AC5272" w:rsidR="006B4308" w:rsidRPr="00392A51" w:rsidRDefault="006B4308" w:rsidP="00392A51">
      <w:pPr>
        <w:tabs>
          <w:tab w:val="left" w:pos="1134"/>
        </w:tabs>
        <w:spacing w:line="240" w:lineRule="auto"/>
        <w:ind w:firstLine="567"/>
        <w:jc w:val="both"/>
        <w:rPr>
          <w:rFonts w:ascii="Times New Roman" w:hAnsi="Times New Roman" w:cs="Times New Roman"/>
          <w:sz w:val="24"/>
          <w:szCs w:val="24"/>
        </w:rPr>
      </w:pPr>
      <w:r w:rsidRPr="00392A51">
        <w:rPr>
          <w:rFonts w:ascii="Times New Roman" w:hAnsi="Times New Roman" w:cs="Times New Roman"/>
          <w:sz w:val="24"/>
          <w:szCs w:val="24"/>
        </w:rPr>
        <w:t xml:space="preserve">The things described in </w:t>
      </w:r>
      <w:proofErr w:type="spellStart"/>
      <w:r w:rsidRPr="00392A51">
        <w:rPr>
          <w:rFonts w:ascii="Times New Roman" w:hAnsi="Times New Roman" w:cs="Times New Roman"/>
          <w:sz w:val="24"/>
          <w:szCs w:val="24"/>
        </w:rPr>
        <w:t>Sanggam</w:t>
      </w:r>
      <w:proofErr w:type="spellEnd"/>
      <w:r w:rsidRPr="00392A51">
        <w:rPr>
          <w:rFonts w:ascii="Times New Roman" w:hAnsi="Times New Roman" w:cs="Times New Roman"/>
          <w:sz w:val="24"/>
          <w:szCs w:val="24"/>
        </w:rPr>
        <w:t xml:space="preserve"> and </w:t>
      </w:r>
      <w:proofErr w:type="spellStart"/>
      <w:r w:rsidRPr="00392A51">
        <w:rPr>
          <w:rFonts w:ascii="Times New Roman" w:hAnsi="Times New Roman" w:cs="Times New Roman"/>
          <w:sz w:val="24"/>
          <w:szCs w:val="24"/>
        </w:rPr>
        <w:t>Kusno</w:t>
      </w:r>
      <w:proofErr w:type="spellEnd"/>
      <w:r w:rsidRPr="00392A51">
        <w:rPr>
          <w:rFonts w:ascii="Times New Roman" w:hAnsi="Times New Roman" w:cs="Times New Roman"/>
          <w:sz w:val="24"/>
          <w:szCs w:val="24"/>
        </w:rPr>
        <w:t xml:space="preserve"> (2008) descriptive have been described in detail in the text. It could have been tangible or abstract—a person, an animal, a plant, or another object. The identified section was normally put in the opening paragraph. This passage had a number of grammatical patterns. The use of the simple present tense, the employment of adjectives, and the use of thinking and feeling verbs were all examples.</w:t>
      </w:r>
    </w:p>
    <w:p w14:paraId="5E6B315B" w14:textId="77777777" w:rsidR="006B4308" w:rsidRPr="00392A51" w:rsidRDefault="006B4308" w:rsidP="00392A51">
      <w:pPr>
        <w:pStyle w:val="BodyText"/>
        <w:spacing w:before="139"/>
        <w:ind w:right="119" w:firstLine="587"/>
        <w:jc w:val="both"/>
      </w:pPr>
      <w:r w:rsidRPr="00392A51">
        <w:t xml:space="preserve">As we all know, there were just two parts to the description text. Identification refers to identifying the things to describe, whereas description provides a detailed account of the object mentioned in the identification. There were two generic structures of descriptive text, according to </w:t>
      </w:r>
      <w:proofErr w:type="spellStart"/>
      <w:r w:rsidRPr="00392A51">
        <w:t>Yenita</w:t>
      </w:r>
      <w:proofErr w:type="spellEnd"/>
      <w:r w:rsidRPr="00392A51">
        <w:t xml:space="preserve"> and </w:t>
      </w:r>
      <w:proofErr w:type="spellStart"/>
      <w:r w:rsidRPr="00392A51">
        <w:t>Adzanil</w:t>
      </w:r>
      <w:proofErr w:type="spellEnd"/>
      <w:r w:rsidRPr="00392A51">
        <w:t xml:space="preserve"> (2014), as below:</w:t>
      </w:r>
    </w:p>
    <w:p w14:paraId="515151EA" w14:textId="77777777" w:rsidR="006B4308" w:rsidRPr="00392A51" w:rsidRDefault="006B4308" w:rsidP="00392A51">
      <w:pPr>
        <w:pStyle w:val="ListParagraph"/>
        <w:numPr>
          <w:ilvl w:val="0"/>
          <w:numId w:val="1"/>
        </w:numPr>
        <w:tabs>
          <w:tab w:val="left" w:pos="949"/>
        </w:tabs>
        <w:ind w:hanging="361"/>
        <w:rPr>
          <w:sz w:val="24"/>
          <w:szCs w:val="24"/>
        </w:rPr>
      </w:pPr>
      <w:r w:rsidRPr="00392A51">
        <w:rPr>
          <w:sz w:val="24"/>
          <w:szCs w:val="24"/>
        </w:rPr>
        <w:t>Identify</w:t>
      </w:r>
      <w:r w:rsidRPr="00392A51">
        <w:rPr>
          <w:spacing w:val="-2"/>
          <w:sz w:val="24"/>
          <w:szCs w:val="24"/>
        </w:rPr>
        <w:t xml:space="preserve"> </w:t>
      </w:r>
      <w:r w:rsidRPr="00392A51">
        <w:rPr>
          <w:sz w:val="24"/>
          <w:szCs w:val="24"/>
        </w:rPr>
        <w:t>the</w:t>
      </w:r>
      <w:r w:rsidRPr="00392A51">
        <w:rPr>
          <w:spacing w:val="-3"/>
          <w:sz w:val="24"/>
          <w:szCs w:val="24"/>
        </w:rPr>
        <w:t xml:space="preserve"> </w:t>
      </w:r>
      <w:r w:rsidRPr="00392A51">
        <w:rPr>
          <w:sz w:val="24"/>
          <w:szCs w:val="24"/>
        </w:rPr>
        <w:t>phenomenon</w:t>
      </w:r>
      <w:r w:rsidRPr="00392A51">
        <w:rPr>
          <w:spacing w:val="-1"/>
          <w:sz w:val="24"/>
          <w:szCs w:val="24"/>
        </w:rPr>
        <w:t xml:space="preserve"> </w:t>
      </w:r>
      <w:r w:rsidRPr="00392A51">
        <w:rPr>
          <w:sz w:val="24"/>
          <w:szCs w:val="24"/>
        </w:rPr>
        <w:t>to</w:t>
      </w:r>
      <w:r w:rsidRPr="00392A51">
        <w:rPr>
          <w:spacing w:val="-1"/>
          <w:sz w:val="24"/>
          <w:szCs w:val="24"/>
        </w:rPr>
        <w:t xml:space="preserve"> </w:t>
      </w:r>
      <w:r w:rsidRPr="00392A51">
        <w:rPr>
          <w:sz w:val="24"/>
          <w:szCs w:val="24"/>
        </w:rPr>
        <w:t>describe.</w:t>
      </w:r>
    </w:p>
    <w:p w14:paraId="37C06064" w14:textId="77777777" w:rsidR="006B4308" w:rsidRPr="00392A51" w:rsidRDefault="006B4308" w:rsidP="00392A51">
      <w:pPr>
        <w:pStyle w:val="ListParagraph"/>
        <w:numPr>
          <w:ilvl w:val="0"/>
          <w:numId w:val="1"/>
        </w:numPr>
        <w:tabs>
          <w:tab w:val="left" w:pos="949"/>
        </w:tabs>
        <w:spacing w:before="139"/>
        <w:ind w:right="125"/>
        <w:rPr>
          <w:sz w:val="24"/>
          <w:szCs w:val="24"/>
        </w:rPr>
      </w:pPr>
      <w:r w:rsidRPr="00392A51">
        <w:rPr>
          <w:sz w:val="24"/>
          <w:szCs w:val="24"/>
        </w:rPr>
        <w:t>Description</w:t>
      </w:r>
      <w:r w:rsidRPr="00392A51">
        <w:rPr>
          <w:spacing w:val="32"/>
          <w:sz w:val="24"/>
          <w:szCs w:val="24"/>
        </w:rPr>
        <w:t xml:space="preserve"> </w:t>
      </w:r>
      <w:r w:rsidRPr="00392A51">
        <w:rPr>
          <w:sz w:val="24"/>
          <w:szCs w:val="24"/>
        </w:rPr>
        <w:t>refers</w:t>
      </w:r>
      <w:r w:rsidRPr="00392A51">
        <w:rPr>
          <w:spacing w:val="31"/>
          <w:sz w:val="24"/>
          <w:szCs w:val="24"/>
        </w:rPr>
        <w:t xml:space="preserve"> </w:t>
      </w:r>
      <w:r w:rsidRPr="00392A51">
        <w:rPr>
          <w:sz w:val="24"/>
          <w:szCs w:val="24"/>
        </w:rPr>
        <w:t>to</w:t>
      </w:r>
      <w:r w:rsidRPr="00392A51">
        <w:rPr>
          <w:spacing w:val="33"/>
          <w:sz w:val="24"/>
          <w:szCs w:val="24"/>
        </w:rPr>
        <w:t xml:space="preserve"> </w:t>
      </w:r>
      <w:r w:rsidRPr="00392A51">
        <w:rPr>
          <w:sz w:val="24"/>
          <w:szCs w:val="24"/>
        </w:rPr>
        <w:t>the</w:t>
      </w:r>
      <w:r w:rsidRPr="00392A51">
        <w:rPr>
          <w:spacing w:val="34"/>
          <w:sz w:val="24"/>
          <w:szCs w:val="24"/>
        </w:rPr>
        <w:t xml:space="preserve"> </w:t>
      </w:r>
      <w:r w:rsidRPr="00392A51">
        <w:rPr>
          <w:sz w:val="24"/>
          <w:szCs w:val="24"/>
        </w:rPr>
        <w:t>components,</w:t>
      </w:r>
      <w:r w:rsidRPr="00392A51">
        <w:rPr>
          <w:spacing w:val="32"/>
          <w:sz w:val="24"/>
          <w:szCs w:val="24"/>
        </w:rPr>
        <w:t xml:space="preserve"> </w:t>
      </w:r>
      <w:r w:rsidRPr="00392A51">
        <w:rPr>
          <w:sz w:val="24"/>
          <w:szCs w:val="24"/>
        </w:rPr>
        <w:t>traits,</w:t>
      </w:r>
      <w:r w:rsidRPr="00392A51">
        <w:rPr>
          <w:spacing w:val="33"/>
          <w:sz w:val="24"/>
          <w:szCs w:val="24"/>
        </w:rPr>
        <w:t xml:space="preserve"> </w:t>
      </w:r>
      <w:r w:rsidRPr="00392A51">
        <w:rPr>
          <w:sz w:val="24"/>
          <w:szCs w:val="24"/>
        </w:rPr>
        <w:t>and</w:t>
      </w:r>
      <w:r w:rsidRPr="00392A51">
        <w:rPr>
          <w:spacing w:val="34"/>
          <w:sz w:val="24"/>
          <w:szCs w:val="24"/>
        </w:rPr>
        <w:t xml:space="preserve"> </w:t>
      </w:r>
      <w:r w:rsidRPr="00392A51">
        <w:rPr>
          <w:sz w:val="24"/>
          <w:szCs w:val="24"/>
        </w:rPr>
        <w:t>characteristics</w:t>
      </w:r>
      <w:r w:rsidRPr="00392A51">
        <w:rPr>
          <w:spacing w:val="33"/>
          <w:sz w:val="24"/>
          <w:szCs w:val="24"/>
        </w:rPr>
        <w:t xml:space="preserve"> </w:t>
      </w:r>
      <w:r w:rsidRPr="00392A51">
        <w:rPr>
          <w:sz w:val="24"/>
          <w:szCs w:val="24"/>
        </w:rPr>
        <w:t>of</w:t>
      </w:r>
      <w:r w:rsidRPr="00392A51">
        <w:rPr>
          <w:spacing w:val="33"/>
          <w:sz w:val="24"/>
          <w:szCs w:val="24"/>
        </w:rPr>
        <w:t xml:space="preserve"> </w:t>
      </w:r>
      <w:r w:rsidRPr="00392A51">
        <w:rPr>
          <w:sz w:val="24"/>
          <w:szCs w:val="24"/>
        </w:rPr>
        <w:t>a</w:t>
      </w:r>
      <w:r w:rsidRPr="00392A51">
        <w:rPr>
          <w:spacing w:val="31"/>
          <w:sz w:val="24"/>
          <w:szCs w:val="24"/>
        </w:rPr>
        <w:t xml:space="preserve"> </w:t>
      </w:r>
      <w:r w:rsidRPr="00392A51">
        <w:rPr>
          <w:sz w:val="24"/>
          <w:szCs w:val="24"/>
        </w:rPr>
        <w:t>person,</w:t>
      </w:r>
      <w:r w:rsidRPr="00392A51">
        <w:rPr>
          <w:spacing w:val="-57"/>
          <w:sz w:val="24"/>
          <w:szCs w:val="24"/>
        </w:rPr>
        <w:t xml:space="preserve"> </w:t>
      </w:r>
      <w:r w:rsidRPr="00392A51">
        <w:rPr>
          <w:sz w:val="24"/>
          <w:szCs w:val="24"/>
        </w:rPr>
        <w:t>location,</w:t>
      </w:r>
      <w:r w:rsidRPr="00392A51">
        <w:rPr>
          <w:spacing w:val="-1"/>
          <w:sz w:val="24"/>
          <w:szCs w:val="24"/>
        </w:rPr>
        <w:t xml:space="preserve"> </w:t>
      </w:r>
      <w:r w:rsidRPr="00392A51">
        <w:rPr>
          <w:sz w:val="24"/>
          <w:szCs w:val="24"/>
        </w:rPr>
        <w:t>or</w:t>
      </w:r>
      <w:r w:rsidRPr="00392A51">
        <w:rPr>
          <w:spacing w:val="-1"/>
          <w:sz w:val="24"/>
          <w:szCs w:val="24"/>
        </w:rPr>
        <w:t xml:space="preserve"> </w:t>
      </w:r>
      <w:r w:rsidRPr="00392A51">
        <w:rPr>
          <w:sz w:val="24"/>
          <w:szCs w:val="24"/>
        </w:rPr>
        <w:t>thing</w:t>
      </w:r>
      <w:r w:rsidRPr="00392A51">
        <w:rPr>
          <w:spacing w:val="1"/>
          <w:sz w:val="24"/>
          <w:szCs w:val="24"/>
        </w:rPr>
        <w:t xml:space="preserve"> </w:t>
      </w:r>
      <w:r w:rsidRPr="00392A51">
        <w:rPr>
          <w:sz w:val="24"/>
          <w:szCs w:val="24"/>
        </w:rPr>
        <w:t>to describe.</w:t>
      </w:r>
    </w:p>
    <w:p w14:paraId="0F24B91F" w14:textId="77777777" w:rsidR="006B4308" w:rsidRPr="00392A51" w:rsidRDefault="006B4308" w:rsidP="00392A51">
      <w:pPr>
        <w:spacing w:line="240" w:lineRule="auto"/>
        <w:jc w:val="both"/>
        <w:rPr>
          <w:rFonts w:ascii="Times New Roman" w:hAnsi="Times New Roman" w:cs="Times New Roman"/>
          <w:sz w:val="24"/>
          <w:szCs w:val="24"/>
        </w:rPr>
      </w:pPr>
    </w:p>
    <w:p w14:paraId="15522275" w14:textId="2C7BD67F" w:rsidR="00CB6622" w:rsidRPr="00392A51" w:rsidRDefault="006B4308"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Choral Reading Strategy</w:t>
      </w:r>
    </w:p>
    <w:p w14:paraId="35A52FDC" w14:textId="77777777" w:rsidR="006B4308" w:rsidRPr="00392A51" w:rsidRDefault="006B4308" w:rsidP="00392A51">
      <w:pPr>
        <w:pStyle w:val="BodyText"/>
        <w:spacing w:before="137"/>
        <w:ind w:right="116" w:firstLine="588"/>
        <w:jc w:val="both"/>
      </w:pPr>
      <w:r w:rsidRPr="00392A51">
        <w:t>Choral reading, according to Yulianto (2019), was collaborative and collective in nature and allowed active students to talk while learning. It implied that, at a certain moment, students must actively stand up and explain the material they had obtained. Choral reading is a type of assisted reading in which many readers read the material aloud together (Rasinski, 2010).</w:t>
      </w:r>
    </w:p>
    <w:p w14:paraId="368ABF4C" w14:textId="77777777" w:rsidR="006B4308" w:rsidRPr="00392A51" w:rsidRDefault="006B4308" w:rsidP="00392A51">
      <w:pPr>
        <w:pStyle w:val="BodyText"/>
        <w:spacing w:before="136"/>
        <w:ind w:right="123" w:firstLine="588"/>
        <w:jc w:val="both"/>
      </w:pPr>
      <w:r w:rsidRPr="00392A51">
        <w:t>Choral reading involves</w:t>
      </w:r>
      <w:r w:rsidRPr="00392A51">
        <w:rPr>
          <w:spacing w:val="1"/>
        </w:rPr>
        <w:t xml:space="preserve"> </w:t>
      </w:r>
      <w:r w:rsidRPr="00392A51">
        <w:t>students reading aloud</w:t>
      </w:r>
      <w:r w:rsidRPr="00392A51">
        <w:rPr>
          <w:spacing w:val="1"/>
        </w:rPr>
        <w:t xml:space="preserve"> </w:t>
      </w:r>
      <w:r w:rsidRPr="00392A51">
        <w:t>a certain passage. The</w:t>
      </w:r>
      <w:r w:rsidRPr="00392A51">
        <w:rPr>
          <w:spacing w:val="1"/>
        </w:rPr>
        <w:t xml:space="preserve"> </w:t>
      </w:r>
      <w:r w:rsidRPr="00392A51">
        <w:t>instructor or another model reader is generally the leader. Choral reading method</w:t>
      </w:r>
      <w:r w:rsidRPr="00392A51">
        <w:rPr>
          <w:spacing w:val="1"/>
        </w:rPr>
        <w:t xml:space="preserve"> </w:t>
      </w:r>
      <w:r w:rsidRPr="00392A51">
        <w:t>phases,</w:t>
      </w:r>
      <w:r w:rsidRPr="00392A51">
        <w:rPr>
          <w:spacing w:val="-2"/>
        </w:rPr>
        <w:t xml:space="preserve"> </w:t>
      </w:r>
      <w:r w:rsidRPr="00392A51">
        <w:t>according to Lestari (2017), they</w:t>
      </w:r>
      <w:r w:rsidRPr="00392A51">
        <w:rPr>
          <w:spacing w:val="1"/>
        </w:rPr>
        <w:t xml:space="preserve"> </w:t>
      </w:r>
      <w:r w:rsidRPr="00392A51">
        <w:t>were:</w:t>
      </w:r>
    </w:p>
    <w:p w14:paraId="03D991B2" w14:textId="77777777" w:rsidR="006B4308" w:rsidRPr="00392A51" w:rsidRDefault="006B4308" w:rsidP="00392A51">
      <w:pPr>
        <w:pStyle w:val="ListParagraph"/>
        <w:numPr>
          <w:ilvl w:val="3"/>
          <w:numId w:val="2"/>
        </w:numPr>
        <w:tabs>
          <w:tab w:val="left" w:pos="1128"/>
          <w:tab w:val="left" w:pos="1129"/>
        </w:tabs>
        <w:spacing w:before="2"/>
        <w:ind w:right="201"/>
        <w:rPr>
          <w:sz w:val="24"/>
          <w:szCs w:val="24"/>
        </w:rPr>
      </w:pPr>
      <w:r w:rsidRPr="00392A51">
        <w:rPr>
          <w:sz w:val="24"/>
          <w:szCs w:val="24"/>
        </w:rPr>
        <w:t>The teacher or model reader previews a section for the students, and they all</w:t>
      </w:r>
      <w:r w:rsidRPr="00392A51">
        <w:rPr>
          <w:spacing w:val="-57"/>
          <w:sz w:val="24"/>
          <w:szCs w:val="24"/>
        </w:rPr>
        <w:t xml:space="preserve"> </w:t>
      </w:r>
      <w:r w:rsidRPr="00392A51">
        <w:rPr>
          <w:sz w:val="24"/>
          <w:szCs w:val="24"/>
        </w:rPr>
        <w:t>guess</w:t>
      </w:r>
      <w:r w:rsidRPr="00392A51">
        <w:rPr>
          <w:spacing w:val="-2"/>
          <w:sz w:val="24"/>
          <w:szCs w:val="24"/>
        </w:rPr>
        <w:t xml:space="preserve"> </w:t>
      </w:r>
      <w:r w:rsidRPr="00392A51">
        <w:rPr>
          <w:sz w:val="24"/>
          <w:szCs w:val="24"/>
        </w:rPr>
        <w:t>what the</w:t>
      </w:r>
      <w:r w:rsidRPr="00392A51">
        <w:rPr>
          <w:spacing w:val="-1"/>
          <w:sz w:val="24"/>
          <w:szCs w:val="24"/>
        </w:rPr>
        <w:t xml:space="preserve"> </w:t>
      </w:r>
      <w:r w:rsidRPr="00392A51">
        <w:rPr>
          <w:sz w:val="24"/>
          <w:szCs w:val="24"/>
        </w:rPr>
        <w:t>passage</w:t>
      </w:r>
      <w:r w:rsidRPr="00392A51">
        <w:rPr>
          <w:spacing w:val="-1"/>
          <w:sz w:val="24"/>
          <w:szCs w:val="24"/>
        </w:rPr>
        <w:t xml:space="preserve"> </w:t>
      </w:r>
      <w:r w:rsidRPr="00392A51">
        <w:rPr>
          <w:sz w:val="24"/>
          <w:szCs w:val="24"/>
        </w:rPr>
        <w:t>is</w:t>
      </w:r>
      <w:r w:rsidRPr="00392A51">
        <w:rPr>
          <w:spacing w:val="2"/>
          <w:sz w:val="24"/>
          <w:szCs w:val="24"/>
        </w:rPr>
        <w:t xml:space="preserve"> </w:t>
      </w:r>
      <w:r w:rsidRPr="00392A51">
        <w:rPr>
          <w:sz w:val="24"/>
          <w:szCs w:val="24"/>
        </w:rPr>
        <w:t>about.</w:t>
      </w:r>
    </w:p>
    <w:p w14:paraId="3904CFED" w14:textId="77777777" w:rsidR="00064020" w:rsidRDefault="006B4308" w:rsidP="00064020">
      <w:pPr>
        <w:pStyle w:val="ListParagraph"/>
        <w:numPr>
          <w:ilvl w:val="3"/>
          <w:numId w:val="2"/>
        </w:numPr>
        <w:tabs>
          <w:tab w:val="left" w:pos="1128"/>
          <w:tab w:val="left" w:pos="1129"/>
        </w:tabs>
        <w:ind w:right="117"/>
        <w:rPr>
          <w:sz w:val="24"/>
          <w:szCs w:val="24"/>
        </w:rPr>
      </w:pPr>
      <w:r w:rsidRPr="00392A51">
        <w:rPr>
          <w:sz w:val="24"/>
          <w:szCs w:val="24"/>
        </w:rPr>
        <w:lastRenderedPageBreak/>
        <w:t>The</w:t>
      </w:r>
      <w:r w:rsidRPr="00392A51">
        <w:rPr>
          <w:spacing w:val="-6"/>
          <w:sz w:val="24"/>
          <w:szCs w:val="24"/>
        </w:rPr>
        <w:t xml:space="preserve"> </w:t>
      </w:r>
      <w:r w:rsidRPr="00392A51">
        <w:rPr>
          <w:sz w:val="24"/>
          <w:szCs w:val="24"/>
        </w:rPr>
        <w:t>teacher</w:t>
      </w:r>
      <w:r w:rsidRPr="00392A51">
        <w:rPr>
          <w:spacing w:val="-6"/>
          <w:sz w:val="24"/>
          <w:szCs w:val="24"/>
        </w:rPr>
        <w:t xml:space="preserve"> </w:t>
      </w:r>
      <w:r w:rsidRPr="00392A51">
        <w:rPr>
          <w:sz w:val="24"/>
          <w:szCs w:val="24"/>
        </w:rPr>
        <w:t>then</w:t>
      </w:r>
      <w:r w:rsidRPr="00392A51">
        <w:rPr>
          <w:spacing w:val="-4"/>
          <w:sz w:val="24"/>
          <w:szCs w:val="24"/>
        </w:rPr>
        <w:t xml:space="preserve"> </w:t>
      </w:r>
      <w:r w:rsidRPr="00392A51">
        <w:rPr>
          <w:sz w:val="24"/>
          <w:szCs w:val="24"/>
        </w:rPr>
        <w:t>reads</w:t>
      </w:r>
      <w:r w:rsidRPr="00392A51">
        <w:rPr>
          <w:spacing w:val="-5"/>
          <w:sz w:val="24"/>
          <w:szCs w:val="24"/>
        </w:rPr>
        <w:t xml:space="preserve"> </w:t>
      </w:r>
      <w:r w:rsidRPr="00392A51">
        <w:rPr>
          <w:sz w:val="24"/>
          <w:szCs w:val="24"/>
        </w:rPr>
        <w:t>the</w:t>
      </w:r>
      <w:r w:rsidRPr="00392A51">
        <w:rPr>
          <w:spacing w:val="-6"/>
          <w:sz w:val="24"/>
          <w:szCs w:val="24"/>
        </w:rPr>
        <w:t xml:space="preserve"> </w:t>
      </w:r>
      <w:r w:rsidRPr="00392A51">
        <w:rPr>
          <w:sz w:val="24"/>
          <w:szCs w:val="24"/>
        </w:rPr>
        <w:t>paragraph</w:t>
      </w:r>
      <w:r w:rsidRPr="00392A51">
        <w:rPr>
          <w:spacing w:val="-5"/>
          <w:sz w:val="24"/>
          <w:szCs w:val="24"/>
        </w:rPr>
        <w:t xml:space="preserve"> </w:t>
      </w:r>
      <w:r w:rsidRPr="00392A51">
        <w:rPr>
          <w:sz w:val="24"/>
          <w:szCs w:val="24"/>
        </w:rPr>
        <w:t>aloud,</w:t>
      </w:r>
      <w:r w:rsidRPr="00392A51">
        <w:rPr>
          <w:spacing w:val="-3"/>
          <w:sz w:val="24"/>
          <w:szCs w:val="24"/>
        </w:rPr>
        <w:t xml:space="preserve"> </w:t>
      </w:r>
      <w:r w:rsidRPr="00392A51">
        <w:rPr>
          <w:sz w:val="24"/>
          <w:szCs w:val="24"/>
        </w:rPr>
        <w:t>first</w:t>
      </w:r>
      <w:r w:rsidRPr="00392A51">
        <w:rPr>
          <w:spacing w:val="-4"/>
          <w:sz w:val="24"/>
          <w:szCs w:val="24"/>
        </w:rPr>
        <w:t xml:space="preserve"> </w:t>
      </w:r>
      <w:r w:rsidRPr="00392A51">
        <w:rPr>
          <w:sz w:val="24"/>
          <w:szCs w:val="24"/>
        </w:rPr>
        <w:t>alone,</w:t>
      </w:r>
      <w:r w:rsidRPr="00392A51">
        <w:rPr>
          <w:spacing w:val="-5"/>
          <w:sz w:val="24"/>
          <w:szCs w:val="24"/>
        </w:rPr>
        <w:t xml:space="preserve"> </w:t>
      </w:r>
      <w:r w:rsidRPr="00392A51">
        <w:rPr>
          <w:sz w:val="24"/>
          <w:szCs w:val="24"/>
        </w:rPr>
        <w:t>then</w:t>
      </w:r>
      <w:r w:rsidRPr="00392A51">
        <w:rPr>
          <w:spacing w:val="-4"/>
          <w:sz w:val="24"/>
          <w:szCs w:val="24"/>
        </w:rPr>
        <w:t xml:space="preserve"> </w:t>
      </w:r>
      <w:r w:rsidRPr="00392A51">
        <w:rPr>
          <w:sz w:val="24"/>
          <w:szCs w:val="24"/>
        </w:rPr>
        <w:t>with</w:t>
      </w:r>
      <w:r w:rsidRPr="00392A51">
        <w:rPr>
          <w:spacing w:val="-4"/>
          <w:sz w:val="24"/>
          <w:szCs w:val="24"/>
        </w:rPr>
        <w:t xml:space="preserve"> </w:t>
      </w:r>
      <w:r w:rsidRPr="00392A51">
        <w:rPr>
          <w:sz w:val="24"/>
          <w:szCs w:val="24"/>
        </w:rPr>
        <w:t>the</w:t>
      </w:r>
      <w:r w:rsidRPr="00392A51">
        <w:rPr>
          <w:spacing w:val="-5"/>
          <w:sz w:val="24"/>
          <w:szCs w:val="24"/>
        </w:rPr>
        <w:t xml:space="preserve"> </w:t>
      </w:r>
      <w:r w:rsidRPr="00392A51">
        <w:rPr>
          <w:sz w:val="24"/>
          <w:szCs w:val="24"/>
        </w:rPr>
        <w:t>students</w:t>
      </w:r>
      <w:r w:rsidRPr="00392A51">
        <w:rPr>
          <w:spacing w:val="-57"/>
          <w:sz w:val="24"/>
          <w:szCs w:val="24"/>
        </w:rPr>
        <w:t xml:space="preserve"> </w:t>
      </w:r>
      <w:r w:rsidRPr="00392A51">
        <w:rPr>
          <w:sz w:val="24"/>
          <w:szCs w:val="24"/>
        </w:rPr>
        <w:t>joining in.</w:t>
      </w:r>
    </w:p>
    <w:p w14:paraId="2F88E17C" w14:textId="77777777" w:rsid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The</w:t>
      </w:r>
      <w:r w:rsidRPr="00064020">
        <w:rPr>
          <w:spacing w:val="-3"/>
          <w:sz w:val="24"/>
          <w:szCs w:val="24"/>
        </w:rPr>
        <w:t xml:space="preserve"> </w:t>
      </w:r>
      <w:r w:rsidRPr="00064020">
        <w:rPr>
          <w:sz w:val="24"/>
          <w:szCs w:val="24"/>
        </w:rPr>
        <w:t>teacher</w:t>
      </w:r>
      <w:r w:rsidRPr="00064020">
        <w:rPr>
          <w:spacing w:val="-1"/>
          <w:sz w:val="24"/>
          <w:szCs w:val="24"/>
        </w:rPr>
        <w:t xml:space="preserve"> </w:t>
      </w:r>
      <w:r w:rsidRPr="00064020">
        <w:rPr>
          <w:sz w:val="24"/>
          <w:szCs w:val="24"/>
        </w:rPr>
        <w:t>mutes</w:t>
      </w:r>
      <w:r w:rsidRPr="00064020">
        <w:rPr>
          <w:spacing w:val="-1"/>
          <w:sz w:val="24"/>
          <w:szCs w:val="24"/>
        </w:rPr>
        <w:t xml:space="preserve"> </w:t>
      </w:r>
      <w:r w:rsidRPr="00064020">
        <w:rPr>
          <w:sz w:val="24"/>
          <w:szCs w:val="24"/>
        </w:rPr>
        <w:t>her</w:t>
      </w:r>
      <w:r w:rsidRPr="00064020">
        <w:rPr>
          <w:spacing w:val="-1"/>
          <w:sz w:val="24"/>
          <w:szCs w:val="24"/>
        </w:rPr>
        <w:t xml:space="preserve"> </w:t>
      </w:r>
      <w:r w:rsidRPr="00064020">
        <w:rPr>
          <w:sz w:val="24"/>
          <w:szCs w:val="24"/>
        </w:rPr>
        <w:t>voice</w:t>
      </w:r>
      <w:r w:rsidRPr="00064020">
        <w:rPr>
          <w:spacing w:val="-3"/>
          <w:sz w:val="24"/>
          <w:szCs w:val="24"/>
        </w:rPr>
        <w:t xml:space="preserve"> </w:t>
      </w:r>
      <w:r w:rsidRPr="00064020">
        <w:rPr>
          <w:sz w:val="24"/>
          <w:szCs w:val="24"/>
        </w:rPr>
        <w:t>and lets</w:t>
      </w:r>
      <w:r w:rsidRPr="00064020">
        <w:rPr>
          <w:spacing w:val="-1"/>
          <w:sz w:val="24"/>
          <w:szCs w:val="24"/>
        </w:rPr>
        <w:t xml:space="preserve"> </w:t>
      </w:r>
      <w:r w:rsidRPr="00064020">
        <w:rPr>
          <w:sz w:val="24"/>
          <w:szCs w:val="24"/>
        </w:rPr>
        <w:t>the</w:t>
      </w:r>
      <w:r w:rsidRPr="00064020">
        <w:rPr>
          <w:spacing w:val="-2"/>
          <w:sz w:val="24"/>
          <w:szCs w:val="24"/>
        </w:rPr>
        <w:t xml:space="preserve"> </w:t>
      </w:r>
      <w:r w:rsidRPr="00064020">
        <w:rPr>
          <w:sz w:val="24"/>
          <w:szCs w:val="24"/>
        </w:rPr>
        <w:t>students</w:t>
      </w:r>
      <w:r w:rsidRPr="00064020">
        <w:rPr>
          <w:spacing w:val="-2"/>
          <w:sz w:val="24"/>
          <w:szCs w:val="24"/>
        </w:rPr>
        <w:t xml:space="preserve"> </w:t>
      </w:r>
      <w:r w:rsidRPr="00064020">
        <w:rPr>
          <w:sz w:val="24"/>
          <w:szCs w:val="24"/>
        </w:rPr>
        <w:t>to</w:t>
      </w:r>
      <w:r w:rsidRPr="00064020">
        <w:rPr>
          <w:spacing w:val="-1"/>
          <w:sz w:val="24"/>
          <w:szCs w:val="24"/>
        </w:rPr>
        <w:t xml:space="preserve"> </w:t>
      </w:r>
      <w:r w:rsidRPr="00064020">
        <w:rPr>
          <w:sz w:val="24"/>
          <w:szCs w:val="24"/>
        </w:rPr>
        <w:t>read</w:t>
      </w:r>
      <w:r w:rsidRPr="00064020">
        <w:rPr>
          <w:spacing w:val="-1"/>
          <w:sz w:val="24"/>
          <w:szCs w:val="24"/>
        </w:rPr>
        <w:t xml:space="preserve"> </w:t>
      </w:r>
      <w:r w:rsidRPr="00064020">
        <w:rPr>
          <w:sz w:val="24"/>
          <w:szCs w:val="24"/>
        </w:rPr>
        <w:t>the chapter aloud.</w:t>
      </w:r>
    </w:p>
    <w:p w14:paraId="46477A56" w14:textId="3468B231" w:rsidR="006B4308" w:rsidRP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Students were instructed to recount the material and respond to</w:t>
      </w:r>
      <w:r w:rsidRPr="00064020">
        <w:rPr>
          <w:spacing w:val="1"/>
          <w:sz w:val="24"/>
          <w:szCs w:val="24"/>
        </w:rPr>
        <w:t xml:space="preserve"> </w:t>
      </w:r>
      <w:r w:rsidRPr="00064020">
        <w:rPr>
          <w:sz w:val="24"/>
          <w:szCs w:val="24"/>
        </w:rPr>
        <w:t>comprehension questions. During this practice, students should read as a</w:t>
      </w:r>
      <w:r w:rsidRPr="00064020">
        <w:rPr>
          <w:spacing w:val="-57"/>
          <w:sz w:val="24"/>
          <w:szCs w:val="24"/>
        </w:rPr>
        <w:t xml:space="preserve"> </w:t>
      </w:r>
      <w:r w:rsidRPr="00064020">
        <w:rPr>
          <w:sz w:val="24"/>
          <w:szCs w:val="24"/>
        </w:rPr>
        <w:t>group</w:t>
      </w:r>
      <w:r w:rsidRPr="00064020">
        <w:rPr>
          <w:spacing w:val="-2"/>
          <w:sz w:val="24"/>
          <w:szCs w:val="24"/>
        </w:rPr>
        <w:t xml:space="preserve"> </w:t>
      </w:r>
      <w:r w:rsidRPr="00064020">
        <w:rPr>
          <w:sz w:val="24"/>
          <w:szCs w:val="24"/>
        </w:rPr>
        <w:t>as</w:t>
      </w:r>
      <w:r w:rsidRPr="00064020">
        <w:rPr>
          <w:spacing w:val="-1"/>
          <w:sz w:val="24"/>
          <w:szCs w:val="24"/>
        </w:rPr>
        <w:t xml:space="preserve"> </w:t>
      </w:r>
      <w:r w:rsidRPr="00064020">
        <w:rPr>
          <w:sz w:val="24"/>
          <w:szCs w:val="24"/>
        </w:rPr>
        <w:t>soon</w:t>
      </w:r>
      <w:r w:rsidRPr="00064020">
        <w:rPr>
          <w:spacing w:val="-1"/>
          <w:sz w:val="24"/>
          <w:szCs w:val="24"/>
        </w:rPr>
        <w:t xml:space="preserve"> </w:t>
      </w:r>
      <w:r w:rsidRPr="00064020">
        <w:rPr>
          <w:sz w:val="24"/>
          <w:szCs w:val="24"/>
        </w:rPr>
        <w:t>as</w:t>
      </w:r>
      <w:r w:rsidRPr="00064020">
        <w:rPr>
          <w:spacing w:val="-1"/>
          <w:sz w:val="24"/>
          <w:szCs w:val="24"/>
        </w:rPr>
        <w:t xml:space="preserve"> </w:t>
      </w:r>
      <w:r w:rsidRPr="00064020">
        <w:rPr>
          <w:sz w:val="24"/>
          <w:szCs w:val="24"/>
        </w:rPr>
        <w:t>possible</w:t>
      </w:r>
      <w:r w:rsidRPr="00064020">
        <w:rPr>
          <w:spacing w:val="1"/>
          <w:sz w:val="24"/>
          <w:szCs w:val="24"/>
        </w:rPr>
        <w:t xml:space="preserve"> </w:t>
      </w:r>
      <w:r w:rsidRPr="00064020">
        <w:rPr>
          <w:sz w:val="24"/>
          <w:szCs w:val="24"/>
        </w:rPr>
        <w:t>without speed-reading.</w:t>
      </w:r>
    </w:p>
    <w:p w14:paraId="3F2D0424" w14:textId="77777777" w:rsidR="006B4308" w:rsidRPr="00392A51" w:rsidRDefault="006B4308" w:rsidP="00392A51">
      <w:pPr>
        <w:pStyle w:val="ListParagraph"/>
        <w:numPr>
          <w:ilvl w:val="3"/>
          <w:numId w:val="2"/>
        </w:numPr>
        <w:tabs>
          <w:tab w:val="left" w:pos="1129"/>
        </w:tabs>
        <w:spacing w:before="2"/>
        <w:ind w:right="120"/>
        <w:rPr>
          <w:sz w:val="24"/>
          <w:szCs w:val="24"/>
        </w:rPr>
      </w:pPr>
      <w:r w:rsidRPr="00392A51">
        <w:rPr>
          <w:sz w:val="24"/>
          <w:szCs w:val="24"/>
        </w:rPr>
        <w:t>If</w:t>
      </w:r>
      <w:r w:rsidRPr="00392A51">
        <w:rPr>
          <w:spacing w:val="-14"/>
          <w:sz w:val="24"/>
          <w:szCs w:val="24"/>
        </w:rPr>
        <w:t xml:space="preserve"> </w:t>
      </w:r>
      <w:r w:rsidRPr="00392A51">
        <w:rPr>
          <w:sz w:val="24"/>
          <w:szCs w:val="24"/>
        </w:rPr>
        <w:t>time</w:t>
      </w:r>
      <w:r w:rsidRPr="00392A51">
        <w:rPr>
          <w:spacing w:val="-11"/>
          <w:sz w:val="24"/>
          <w:szCs w:val="24"/>
        </w:rPr>
        <w:t xml:space="preserve"> </w:t>
      </w:r>
      <w:r w:rsidRPr="00392A51">
        <w:rPr>
          <w:sz w:val="24"/>
          <w:szCs w:val="24"/>
        </w:rPr>
        <w:t>allows,</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instructor</w:t>
      </w:r>
      <w:r w:rsidRPr="00392A51">
        <w:rPr>
          <w:spacing w:val="-12"/>
          <w:sz w:val="24"/>
          <w:szCs w:val="24"/>
        </w:rPr>
        <w:t xml:space="preserve"> </w:t>
      </w:r>
      <w:r w:rsidRPr="00392A51">
        <w:rPr>
          <w:sz w:val="24"/>
          <w:szCs w:val="24"/>
        </w:rPr>
        <w:t>should</w:t>
      </w:r>
      <w:r w:rsidRPr="00392A51">
        <w:rPr>
          <w:spacing w:val="-11"/>
          <w:sz w:val="24"/>
          <w:szCs w:val="24"/>
        </w:rPr>
        <w:t xml:space="preserve"> </w:t>
      </w:r>
      <w:r w:rsidRPr="00392A51">
        <w:rPr>
          <w:sz w:val="24"/>
          <w:szCs w:val="24"/>
        </w:rPr>
        <w:t>pair</w:t>
      </w:r>
      <w:r w:rsidRPr="00392A51">
        <w:rPr>
          <w:spacing w:val="-12"/>
          <w:sz w:val="24"/>
          <w:szCs w:val="24"/>
        </w:rPr>
        <w:t xml:space="preserve"> </w:t>
      </w:r>
      <w:r w:rsidRPr="00392A51">
        <w:rPr>
          <w:sz w:val="24"/>
          <w:szCs w:val="24"/>
        </w:rPr>
        <w:t>up</w:t>
      </w:r>
      <w:r w:rsidRPr="00392A51">
        <w:rPr>
          <w:spacing w:val="-11"/>
          <w:sz w:val="24"/>
          <w:szCs w:val="24"/>
        </w:rPr>
        <w:t xml:space="preserve"> </w:t>
      </w:r>
      <w:r w:rsidRPr="00392A51">
        <w:rPr>
          <w:sz w:val="24"/>
          <w:szCs w:val="24"/>
        </w:rPr>
        <w:t>students</w:t>
      </w:r>
      <w:r w:rsidRPr="00392A51">
        <w:rPr>
          <w:spacing w:val="-12"/>
          <w:sz w:val="24"/>
          <w:szCs w:val="24"/>
        </w:rPr>
        <w:t xml:space="preserve"> </w:t>
      </w:r>
      <w:r w:rsidRPr="00392A51">
        <w:rPr>
          <w:sz w:val="24"/>
          <w:szCs w:val="24"/>
        </w:rPr>
        <w:t>to</w:t>
      </w:r>
      <w:r w:rsidRPr="00392A51">
        <w:rPr>
          <w:spacing w:val="-11"/>
          <w:sz w:val="24"/>
          <w:szCs w:val="24"/>
        </w:rPr>
        <w:t xml:space="preserve"> </w:t>
      </w:r>
      <w:r w:rsidRPr="00392A51">
        <w:rPr>
          <w:sz w:val="24"/>
          <w:szCs w:val="24"/>
        </w:rPr>
        <w:t>read</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passage</w:t>
      </w:r>
      <w:r w:rsidRPr="00392A51">
        <w:rPr>
          <w:spacing w:val="-13"/>
          <w:sz w:val="24"/>
          <w:szCs w:val="24"/>
        </w:rPr>
        <w:t xml:space="preserve"> </w:t>
      </w:r>
      <w:r w:rsidRPr="00392A51">
        <w:rPr>
          <w:sz w:val="24"/>
          <w:szCs w:val="24"/>
        </w:rPr>
        <w:t>again.</w:t>
      </w:r>
      <w:r w:rsidRPr="00392A51">
        <w:rPr>
          <w:spacing w:val="-57"/>
          <w:sz w:val="24"/>
          <w:szCs w:val="24"/>
        </w:rPr>
        <w:t xml:space="preserve"> </w:t>
      </w:r>
      <w:r w:rsidRPr="00392A51">
        <w:rPr>
          <w:sz w:val="24"/>
          <w:szCs w:val="24"/>
        </w:rPr>
        <w:t>Again, teachers must ensure that English language learners have appropriate</w:t>
      </w:r>
      <w:r w:rsidRPr="00392A51">
        <w:rPr>
          <w:spacing w:val="1"/>
          <w:sz w:val="24"/>
          <w:szCs w:val="24"/>
        </w:rPr>
        <w:t xml:space="preserve"> </w:t>
      </w:r>
      <w:r w:rsidRPr="00392A51">
        <w:rPr>
          <w:sz w:val="24"/>
          <w:szCs w:val="24"/>
        </w:rPr>
        <w:t>background and vocabulary knowledge for the passages they are reading.</w:t>
      </w:r>
      <w:r w:rsidRPr="00392A51">
        <w:rPr>
          <w:spacing w:val="1"/>
          <w:sz w:val="24"/>
          <w:szCs w:val="24"/>
        </w:rPr>
        <w:t xml:space="preserve"> </w:t>
      </w:r>
      <w:r w:rsidRPr="00392A51">
        <w:rPr>
          <w:sz w:val="24"/>
          <w:szCs w:val="24"/>
        </w:rPr>
        <w:t>Because of their pronunciation and English issues, many English language</w:t>
      </w:r>
      <w:r w:rsidRPr="00392A51">
        <w:rPr>
          <w:spacing w:val="1"/>
          <w:sz w:val="24"/>
          <w:szCs w:val="24"/>
        </w:rPr>
        <w:t xml:space="preserve"> </w:t>
      </w:r>
      <w:r w:rsidRPr="00392A51">
        <w:rPr>
          <w:sz w:val="24"/>
          <w:szCs w:val="24"/>
        </w:rPr>
        <w:t>learners</w:t>
      </w:r>
      <w:r w:rsidRPr="00392A51">
        <w:rPr>
          <w:spacing w:val="-1"/>
          <w:sz w:val="24"/>
          <w:szCs w:val="24"/>
        </w:rPr>
        <w:t xml:space="preserve"> </w:t>
      </w:r>
      <w:r w:rsidRPr="00392A51">
        <w:rPr>
          <w:sz w:val="24"/>
          <w:szCs w:val="24"/>
        </w:rPr>
        <w:t>are</w:t>
      </w:r>
      <w:r w:rsidRPr="00392A51">
        <w:rPr>
          <w:spacing w:val="-1"/>
          <w:sz w:val="24"/>
          <w:szCs w:val="24"/>
        </w:rPr>
        <w:t xml:space="preserve"> </w:t>
      </w:r>
      <w:r w:rsidRPr="00392A51">
        <w:rPr>
          <w:sz w:val="24"/>
          <w:szCs w:val="24"/>
        </w:rPr>
        <w:t>wary</w:t>
      </w:r>
      <w:r w:rsidRPr="00392A51">
        <w:rPr>
          <w:spacing w:val="1"/>
          <w:sz w:val="24"/>
          <w:szCs w:val="24"/>
        </w:rPr>
        <w:t xml:space="preserve"> </w:t>
      </w:r>
      <w:r w:rsidRPr="00392A51">
        <w:rPr>
          <w:sz w:val="24"/>
          <w:szCs w:val="24"/>
        </w:rPr>
        <w:t>about reading aloud.</w:t>
      </w:r>
    </w:p>
    <w:p w14:paraId="22B62E2F" w14:textId="77777777" w:rsidR="00CB6622" w:rsidRPr="00392A51" w:rsidRDefault="00CB6622" w:rsidP="00392A51">
      <w:pPr>
        <w:spacing w:line="240" w:lineRule="auto"/>
        <w:jc w:val="both"/>
        <w:rPr>
          <w:rFonts w:ascii="Times New Roman" w:hAnsi="Times New Roman" w:cs="Times New Roman"/>
          <w:sz w:val="24"/>
          <w:szCs w:val="24"/>
        </w:rPr>
      </w:pPr>
    </w:p>
    <w:p w14:paraId="5FD5059F" w14:textId="5649DA81" w:rsidR="006B4308" w:rsidRPr="00810FEC" w:rsidRDefault="006B4308" w:rsidP="00392A51">
      <w:pPr>
        <w:spacing w:line="240" w:lineRule="auto"/>
        <w:jc w:val="both"/>
        <w:rPr>
          <w:rFonts w:ascii="Times New Roman" w:hAnsi="Times New Roman" w:cs="Times New Roman"/>
          <w:b/>
          <w:bCs/>
          <w:sz w:val="24"/>
          <w:szCs w:val="24"/>
        </w:rPr>
      </w:pPr>
      <w:r w:rsidRPr="00810FEC">
        <w:rPr>
          <w:rFonts w:ascii="Times New Roman" w:hAnsi="Times New Roman" w:cs="Times New Roman"/>
          <w:b/>
          <w:bCs/>
          <w:sz w:val="24"/>
          <w:szCs w:val="24"/>
        </w:rPr>
        <w:t>METHODLOGY</w:t>
      </w:r>
    </w:p>
    <w:p w14:paraId="281F10A0" w14:textId="1C0A08F5" w:rsidR="006B4308" w:rsidRDefault="00064020"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Research Design </w:t>
      </w:r>
    </w:p>
    <w:p w14:paraId="6825034B" w14:textId="0C5E5401" w:rsidR="00D052A2" w:rsidRDefault="00692540" w:rsidP="00D052A2">
      <w:pPr>
        <w:spacing w:line="240" w:lineRule="auto"/>
        <w:ind w:firstLine="720"/>
        <w:jc w:val="both"/>
        <w:rPr>
          <w:rFonts w:ascii="Times New Roman" w:hAnsi="Times New Roman" w:cs="Times New Roman"/>
          <w:sz w:val="24"/>
          <w:szCs w:val="24"/>
        </w:rPr>
      </w:pPr>
      <w:r>
        <w:rPr>
          <w:rFonts w:ascii="Times New Roman" w:hAnsi="Times New Roman" w:cs="Times New Roman"/>
          <w:i/>
          <w:noProof/>
          <w:sz w:val="24"/>
        </w:rPr>
        <w:drawing>
          <wp:anchor distT="0" distB="0" distL="114300" distR="114300" simplePos="0" relativeHeight="251658240" behindDoc="0" locked="0" layoutInCell="1" allowOverlap="1" wp14:anchorId="1AEC65C2" wp14:editId="456226B9">
            <wp:simplePos x="0" y="0"/>
            <wp:positionH relativeFrom="column">
              <wp:posOffset>-12700</wp:posOffset>
            </wp:positionH>
            <wp:positionV relativeFrom="paragraph">
              <wp:posOffset>1640840</wp:posOffset>
            </wp:positionV>
            <wp:extent cx="4085311" cy="1384300"/>
            <wp:effectExtent l="0" t="0" r="0" b="6350"/>
            <wp:wrapNone/>
            <wp:docPr id="19137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0176" name="Picture 1913760176"/>
                    <pic:cNvPicPr/>
                  </pic:nvPicPr>
                  <pic:blipFill>
                    <a:blip r:embed="rId13">
                      <a:extLst>
                        <a:ext uri="{28A0092B-C50C-407E-A947-70E740481C1C}">
                          <a14:useLocalDpi xmlns:a14="http://schemas.microsoft.com/office/drawing/2010/main" val="0"/>
                        </a:ext>
                      </a:extLst>
                    </a:blip>
                    <a:stretch>
                      <a:fillRect/>
                    </a:stretch>
                  </pic:blipFill>
                  <pic:spPr>
                    <a:xfrm>
                      <a:off x="0" y="0"/>
                      <a:ext cx="4085311" cy="1384300"/>
                    </a:xfrm>
                    <a:prstGeom prst="rect">
                      <a:avLst/>
                    </a:prstGeom>
                  </pic:spPr>
                </pic:pic>
              </a:graphicData>
            </a:graphic>
            <wp14:sizeRelH relativeFrom="margin">
              <wp14:pctWidth>0</wp14:pctWidth>
            </wp14:sizeRelH>
            <wp14:sizeRelV relativeFrom="margin">
              <wp14:pctHeight>0</wp14:pctHeight>
            </wp14:sizeRelV>
          </wp:anchor>
        </w:drawing>
      </w:r>
      <w:r w:rsidR="00064020" w:rsidRPr="00064020">
        <w:rPr>
          <w:rFonts w:ascii="Times New Roman" w:hAnsi="Times New Roman" w:cs="Times New Roman"/>
          <w:sz w:val="24"/>
          <w:szCs w:val="24"/>
        </w:rPr>
        <w:t xml:space="preserve">This research used a quasi-experimental design. </w:t>
      </w:r>
      <w:commentRangeStart w:id="10"/>
      <w:r w:rsidR="00064020" w:rsidRPr="00064020">
        <w:rPr>
          <w:rFonts w:ascii="Times New Roman" w:hAnsi="Times New Roman" w:cs="Times New Roman"/>
          <w:sz w:val="24"/>
          <w:szCs w:val="24"/>
        </w:rPr>
        <w:t>Since the objectives of the research were to examine the effect of Choral reading strategy toward the students’ reading achievement and to compare the reading achievement between the students who were taught using the Choral reading strategy and those who were not.</w:t>
      </w:r>
      <w:commentRangeEnd w:id="10"/>
      <w:r w:rsidR="00BD2EDD">
        <w:rPr>
          <w:rStyle w:val="CommentReference"/>
        </w:rPr>
        <w:commentReference w:id="10"/>
      </w:r>
      <w:r w:rsidR="00064020" w:rsidRPr="00064020">
        <w:rPr>
          <w:rFonts w:ascii="Times New Roman" w:hAnsi="Times New Roman" w:cs="Times New Roman"/>
          <w:sz w:val="24"/>
          <w:szCs w:val="24"/>
        </w:rPr>
        <w:t xml:space="preserve"> Before starting to implement the strategy, the research participants were first given </w:t>
      </w:r>
      <w:del w:id="11" w:author="Asus" w:date="2024-11-03T18:51:00Z" w16du:dateUtc="2024-11-03T11:51:00Z">
        <w:r w:rsidR="00064020" w:rsidRPr="00064020" w:rsidDel="00FC0CA3">
          <w:rPr>
            <w:rFonts w:ascii="Times New Roman" w:hAnsi="Times New Roman" w:cs="Times New Roman"/>
            <w:sz w:val="24"/>
            <w:szCs w:val="24"/>
          </w:rPr>
          <w:delText>an</w:delText>
        </w:r>
      </w:del>
      <w:ins w:id="12" w:author="Asus" w:date="2024-11-03T18:51:00Z" w16du:dateUtc="2024-11-03T11:51:00Z">
        <w:r w:rsidR="00FC0CA3">
          <w:rPr>
            <w:rFonts w:ascii="Times New Roman" w:hAnsi="Times New Roman" w:cs="Times New Roman"/>
            <w:sz w:val="24"/>
            <w:szCs w:val="24"/>
          </w:rPr>
          <w:t>a</w:t>
        </w:r>
      </w:ins>
      <w:r w:rsidR="00064020" w:rsidRPr="00064020">
        <w:rPr>
          <w:rFonts w:ascii="Times New Roman" w:hAnsi="Times New Roman" w:cs="Times New Roman"/>
          <w:sz w:val="24"/>
          <w:szCs w:val="24"/>
        </w:rPr>
        <w:t xml:space="preserve"> pretest to measure their reading achievement level before the experimental phase began. After that, they were given the treatment. In the experimental class, the treatment was the implementation of the Choral reading</w:t>
      </w:r>
      <w:del w:id="13" w:author="Asus" w:date="2024-11-03T18:52:00Z" w16du:dateUtc="2024-11-03T11:52:00Z">
        <w:r w:rsidR="00064020" w:rsidRPr="00064020" w:rsidDel="00FC0CA3">
          <w:rPr>
            <w:rFonts w:ascii="Times New Roman" w:hAnsi="Times New Roman" w:cs="Times New Roman"/>
            <w:sz w:val="24"/>
            <w:szCs w:val="24"/>
          </w:rPr>
          <w:delText xml:space="preserve"> </w:delText>
        </w:r>
      </w:del>
      <w:r w:rsidR="00064020" w:rsidRPr="00064020">
        <w:rPr>
          <w:rFonts w:ascii="Times New Roman" w:hAnsi="Times New Roman" w:cs="Times New Roman"/>
          <w:sz w:val="24"/>
          <w:szCs w:val="24"/>
        </w:rPr>
        <w:t>, meanwhile in the control group, the treatment was using direct teaching</w:t>
      </w:r>
      <w:r w:rsidR="00064020">
        <w:rPr>
          <w:rFonts w:ascii="Times New Roman" w:hAnsi="Times New Roman" w:cs="Times New Roman"/>
          <w:sz w:val="24"/>
          <w:szCs w:val="24"/>
        </w:rPr>
        <w:t xml:space="preserve">. </w:t>
      </w:r>
      <w:r>
        <w:rPr>
          <w:rFonts w:ascii="Times New Roman" w:hAnsi="Times New Roman" w:cs="Times New Roman"/>
          <w:sz w:val="24"/>
          <w:szCs w:val="24"/>
        </w:rPr>
        <w:t xml:space="preserve">The design of the quasi-experiment </w:t>
      </w:r>
      <w:del w:id="14" w:author="Asus" w:date="2024-11-03T18:52:00Z" w16du:dateUtc="2024-11-03T11:52:00Z">
        <w:r w:rsidDel="00FC0CA3">
          <w:rPr>
            <w:rFonts w:ascii="Times New Roman" w:hAnsi="Times New Roman" w:cs="Times New Roman"/>
            <w:sz w:val="24"/>
            <w:szCs w:val="24"/>
          </w:rPr>
          <w:delText>was</w:delText>
        </w:r>
      </w:del>
      <w:ins w:id="15" w:author="Asus" w:date="2024-11-03T18:52:00Z" w16du:dateUtc="2024-11-03T11:52:00Z">
        <w:r w:rsidR="00FC0CA3">
          <w:rPr>
            <w:rFonts w:ascii="Times New Roman" w:hAnsi="Times New Roman" w:cs="Times New Roman"/>
            <w:sz w:val="24"/>
            <w:szCs w:val="24"/>
          </w:rPr>
          <w:t>is</w:t>
        </w:r>
      </w:ins>
      <w:r>
        <w:rPr>
          <w:rFonts w:ascii="Times New Roman" w:hAnsi="Times New Roman" w:cs="Times New Roman"/>
          <w:sz w:val="24"/>
          <w:szCs w:val="24"/>
        </w:rPr>
        <w:t xml:space="preserve"> described in </w:t>
      </w:r>
      <w:del w:id="16" w:author="Asus" w:date="2024-11-03T18:53:00Z" w16du:dateUtc="2024-11-03T11:53:00Z">
        <w:r w:rsidDel="00FC0CA3">
          <w:rPr>
            <w:rFonts w:ascii="Times New Roman" w:hAnsi="Times New Roman" w:cs="Times New Roman"/>
            <w:sz w:val="24"/>
            <w:szCs w:val="24"/>
          </w:rPr>
          <w:delText xml:space="preserve">the following </w:delText>
        </w:r>
      </w:del>
      <w:r>
        <w:rPr>
          <w:rFonts w:ascii="Times New Roman" w:hAnsi="Times New Roman" w:cs="Times New Roman"/>
          <w:sz w:val="24"/>
          <w:szCs w:val="24"/>
        </w:rPr>
        <w:t xml:space="preserve">Table 1. </w:t>
      </w:r>
    </w:p>
    <w:p w14:paraId="220DFBC4" w14:textId="6E3F2FD6" w:rsidR="00692540" w:rsidRPr="00543BD0" w:rsidRDefault="00692540" w:rsidP="00692540">
      <w:pPr>
        <w:spacing w:line="480" w:lineRule="auto"/>
        <w:ind w:left="583" w:right="1938"/>
        <w:jc w:val="center"/>
        <w:rPr>
          <w:rFonts w:ascii="Times New Roman" w:hAnsi="Times New Roman" w:cs="Times New Roman"/>
          <w:i/>
          <w:sz w:val="24"/>
        </w:rPr>
      </w:pPr>
      <w:r>
        <w:rPr>
          <w:rFonts w:ascii="Times New Roman" w:hAnsi="Times New Roman" w:cs="Times New Roman"/>
          <w:sz w:val="24"/>
          <w:szCs w:val="24"/>
        </w:rPr>
        <w:t xml:space="preserve"> </w:t>
      </w:r>
    </w:p>
    <w:p w14:paraId="6F0C5B69" w14:textId="77777777" w:rsidR="00692540" w:rsidRPr="00392A51" w:rsidRDefault="00692540" w:rsidP="00392A51">
      <w:pPr>
        <w:spacing w:line="240" w:lineRule="auto"/>
        <w:jc w:val="both"/>
        <w:rPr>
          <w:rFonts w:ascii="Times New Roman" w:hAnsi="Times New Roman" w:cs="Times New Roman"/>
          <w:sz w:val="24"/>
          <w:szCs w:val="24"/>
        </w:rPr>
      </w:pPr>
    </w:p>
    <w:p w14:paraId="74F74D68" w14:textId="77777777" w:rsidR="00C046F4" w:rsidRPr="00392A51" w:rsidRDefault="00C046F4" w:rsidP="00392A51">
      <w:pPr>
        <w:spacing w:line="240" w:lineRule="auto"/>
        <w:ind w:firstLine="720"/>
        <w:jc w:val="both"/>
        <w:rPr>
          <w:rFonts w:ascii="Times New Roman" w:hAnsi="Times New Roman" w:cs="Times New Roman"/>
          <w:sz w:val="24"/>
          <w:szCs w:val="24"/>
        </w:rPr>
      </w:pPr>
    </w:p>
    <w:p w14:paraId="701B2FEE" w14:textId="77777777" w:rsidR="00E43BFB" w:rsidRPr="00392A51" w:rsidRDefault="00E43BFB" w:rsidP="00392A51">
      <w:pPr>
        <w:spacing w:line="240" w:lineRule="auto"/>
        <w:jc w:val="both"/>
        <w:rPr>
          <w:rFonts w:ascii="Times New Roman" w:hAnsi="Times New Roman" w:cs="Times New Roman"/>
          <w:sz w:val="24"/>
          <w:szCs w:val="24"/>
        </w:rPr>
      </w:pPr>
    </w:p>
    <w:p w14:paraId="56E7A3AA" w14:textId="77777777" w:rsidR="00AC48CB" w:rsidRDefault="00AC48CB" w:rsidP="00392A51">
      <w:pPr>
        <w:spacing w:line="240" w:lineRule="auto"/>
        <w:jc w:val="both"/>
        <w:rPr>
          <w:rFonts w:ascii="Times New Roman" w:hAnsi="Times New Roman" w:cs="Times New Roman"/>
          <w:sz w:val="24"/>
          <w:szCs w:val="24"/>
        </w:rPr>
      </w:pPr>
    </w:p>
    <w:p w14:paraId="666CAA49" w14:textId="2D0B4401"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Research Participants </w:t>
      </w:r>
    </w:p>
    <w:p w14:paraId="479503AB" w14:textId="71B4595E" w:rsidR="00075271" w:rsidRPr="00E11085" w:rsidRDefault="00075271" w:rsidP="00075271">
      <w:pPr>
        <w:spacing w:line="240" w:lineRule="auto"/>
        <w:ind w:firstLine="720"/>
        <w:jc w:val="both"/>
        <w:rPr>
          <w:rFonts w:ascii="Times New Roman" w:hAnsi="Times New Roman" w:cs="Times New Roman"/>
          <w:sz w:val="24"/>
          <w:szCs w:val="24"/>
        </w:rPr>
      </w:pPr>
      <w:r w:rsidRPr="00E11085">
        <w:rPr>
          <w:rFonts w:ascii="Times New Roman" w:hAnsi="Times New Roman" w:cs="Times New Roman"/>
          <w:sz w:val="24"/>
          <w:szCs w:val="24"/>
        </w:rPr>
        <w:t xml:space="preserve">The population of the research was the tenth-grade students of SMK Gajah Mada 3 Palembang in the academic year 2022-2023 which were </w:t>
      </w:r>
      <w:commentRangeStart w:id="17"/>
      <w:r w:rsidRPr="00E11085">
        <w:rPr>
          <w:rFonts w:ascii="Times New Roman" w:hAnsi="Times New Roman" w:cs="Times New Roman"/>
          <w:sz w:val="24"/>
          <w:szCs w:val="24"/>
        </w:rPr>
        <w:t>56 students</w:t>
      </w:r>
      <w:commentRangeEnd w:id="17"/>
      <w:r w:rsidR="00FC0CA3">
        <w:rPr>
          <w:rStyle w:val="CommentReference"/>
        </w:rPr>
        <w:commentReference w:id="17"/>
      </w:r>
      <w:r w:rsidRPr="00E11085">
        <w:rPr>
          <w:rFonts w:ascii="Times New Roman" w:hAnsi="Times New Roman" w:cs="Times New Roman"/>
          <w:sz w:val="24"/>
          <w:szCs w:val="24"/>
        </w:rPr>
        <w:t xml:space="preserve">. The researchers used purposive sampling as the technique to choose the research samples. There were 41 students selected as the sample, which </w:t>
      </w:r>
      <w:r w:rsidR="00F5648A" w:rsidRPr="00E11085">
        <w:rPr>
          <w:rFonts w:ascii="Times New Roman" w:hAnsi="Times New Roman" w:cs="Times New Roman"/>
          <w:sz w:val="24"/>
          <w:szCs w:val="24"/>
        </w:rPr>
        <w:t xml:space="preserve">X AK as </w:t>
      </w:r>
      <w:r w:rsidRPr="00E11085">
        <w:rPr>
          <w:rFonts w:ascii="Times New Roman" w:hAnsi="Times New Roman" w:cs="Times New Roman"/>
          <w:sz w:val="24"/>
          <w:szCs w:val="24"/>
        </w:rPr>
        <w:t>experimental were consisted 21 students and</w:t>
      </w:r>
      <w:r w:rsidR="00F5648A" w:rsidRPr="00E11085">
        <w:rPr>
          <w:rFonts w:ascii="Times New Roman" w:hAnsi="Times New Roman" w:cs="Times New Roman"/>
          <w:sz w:val="24"/>
          <w:szCs w:val="24"/>
        </w:rPr>
        <w:t xml:space="preserve"> X MP 2 as</w:t>
      </w:r>
      <w:r w:rsidRPr="00E11085">
        <w:rPr>
          <w:rFonts w:ascii="Times New Roman" w:hAnsi="Times New Roman" w:cs="Times New Roman"/>
          <w:sz w:val="24"/>
          <w:szCs w:val="24"/>
        </w:rPr>
        <w:t xml:space="preserve"> control group were consisted 20 students. </w:t>
      </w:r>
      <w:r w:rsidR="00E11085" w:rsidRPr="00E11085">
        <w:rPr>
          <w:rFonts w:ascii="Times New Roman" w:hAnsi="Times New Roman" w:cs="Times New Roman"/>
          <w:sz w:val="24"/>
          <w:szCs w:val="24"/>
        </w:rPr>
        <w:t>The</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researcher</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used</w:t>
      </w:r>
      <w:r w:rsidR="00E11085" w:rsidRPr="00E11085">
        <w:rPr>
          <w:rFonts w:ascii="Times New Roman" w:hAnsi="Times New Roman" w:cs="Times New Roman"/>
          <w:spacing w:val="57"/>
          <w:sz w:val="24"/>
          <w:szCs w:val="24"/>
        </w:rPr>
        <w:t xml:space="preserve"> </w:t>
      </w:r>
      <w:r w:rsidR="00E11085" w:rsidRPr="00E11085">
        <w:rPr>
          <w:rFonts w:ascii="Times New Roman" w:hAnsi="Times New Roman" w:cs="Times New Roman"/>
          <w:sz w:val="24"/>
          <w:szCs w:val="24"/>
        </w:rPr>
        <w:t>purposive sampling</w:t>
      </w:r>
      <w:r w:rsidR="00E11085" w:rsidRPr="00E11085">
        <w:rPr>
          <w:rFonts w:ascii="Times New Roman" w:hAnsi="Times New Roman" w:cs="Times New Roman"/>
          <w:spacing w:val="-7"/>
          <w:sz w:val="24"/>
          <w:szCs w:val="24"/>
        </w:rPr>
        <w:t xml:space="preserve"> because </w:t>
      </w:r>
      <w:r w:rsidR="00E11085" w:rsidRPr="00E11085">
        <w:rPr>
          <w:rFonts w:ascii="Times New Roman" w:hAnsi="Times New Roman" w:cs="Times New Roman"/>
          <w:sz w:val="24"/>
          <w:szCs w:val="24"/>
        </w:rPr>
        <w:t xml:space="preserve">those classes were </w:t>
      </w:r>
      <w:del w:id="18" w:author="Asus" w:date="2024-11-03T18:55:00Z" w16du:dateUtc="2024-11-03T11:55:00Z">
        <w:r w:rsidR="00E11085" w:rsidRPr="00E11085" w:rsidDel="00FC0CA3">
          <w:rPr>
            <w:rFonts w:ascii="Times New Roman" w:hAnsi="Times New Roman" w:cs="Times New Roman"/>
            <w:sz w:val="24"/>
            <w:szCs w:val="24"/>
          </w:rPr>
          <w:delText xml:space="preserve">both of </w:delText>
        </w:r>
        <w:commentRangeStart w:id="19"/>
        <w:r w:rsidR="00E11085" w:rsidRPr="00E11085" w:rsidDel="00FC0CA3">
          <w:rPr>
            <w:rFonts w:ascii="Times New Roman" w:hAnsi="Times New Roman" w:cs="Times New Roman"/>
            <w:sz w:val="24"/>
            <w:szCs w:val="24"/>
          </w:rPr>
          <w:delText xml:space="preserve">classes </w:delText>
        </w:r>
      </w:del>
      <w:r w:rsidR="00E11085" w:rsidRPr="00E11085">
        <w:rPr>
          <w:rFonts w:ascii="Times New Roman" w:hAnsi="Times New Roman" w:cs="Times New Roman"/>
          <w:sz w:val="24"/>
          <w:szCs w:val="24"/>
        </w:rPr>
        <w:t>taught by the number of students is almost the same and the same English teacher</w:t>
      </w:r>
      <w:r w:rsidR="00E11085">
        <w:rPr>
          <w:rFonts w:ascii="Times New Roman" w:hAnsi="Times New Roman" w:cs="Times New Roman"/>
          <w:sz w:val="24"/>
          <w:szCs w:val="24"/>
        </w:rPr>
        <w:t xml:space="preserve">. </w:t>
      </w:r>
      <w:commentRangeEnd w:id="19"/>
      <w:r w:rsidR="00FC0CA3">
        <w:rPr>
          <w:rStyle w:val="CommentReference"/>
        </w:rPr>
        <w:commentReference w:id="19"/>
      </w:r>
    </w:p>
    <w:p w14:paraId="7FEE84D8" w14:textId="681EAB4A"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3. Technique for Collecting Data</w:t>
      </w:r>
    </w:p>
    <w:p w14:paraId="1C65AF9A" w14:textId="4EAA3C92" w:rsidR="001105E8" w:rsidRDefault="001105E8" w:rsidP="00F5648A">
      <w:pPr>
        <w:pStyle w:val="BodyText"/>
        <w:spacing w:before="102"/>
        <w:ind w:right="116"/>
        <w:jc w:val="both"/>
      </w:pPr>
      <w:del w:id="20" w:author="Asus" w:date="2024-11-03T18:57:00Z" w16du:dateUtc="2024-11-03T11:57:00Z">
        <w:r w:rsidRPr="001105E8" w:rsidDel="00FC0CA3">
          <w:delText>In this research</w:delText>
        </w:r>
      </w:del>
      <w:r w:rsidRPr="001105E8">
        <w:t>, the data is gathered through a test. The test consisted</w:t>
      </w:r>
      <w:r>
        <w:t xml:space="preserve"> 20 </w:t>
      </w:r>
      <w:r w:rsidRPr="001105E8">
        <w:t xml:space="preserve">of multiple-choice questions. </w:t>
      </w:r>
      <w:r>
        <w:t>T</w:t>
      </w:r>
      <w:r w:rsidRPr="001105E8">
        <w:t xml:space="preserve">he researcher employed descriptive text to direct the learning process. </w:t>
      </w:r>
      <w:commentRangeStart w:id="21"/>
      <w:r w:rsidRPr="001105E8">
        <w:t>Post-tests were given to students in both the control and experimental groups to see how the treatment's choral reading technique affected their reading.</w:t>
      </w:r>
      <w:commentRangeEnd w:id="21"/>
      <w:r w:rsidR="00FC0CA3">
        <w:rPr>
          <w:rStyle w:val="CommentReference"/>
          <w:rFonts w:asciiTheme="minorHAnsi" w:eastAsiaTheme="minorHAnsi" w:hAnsiTheme="minorHAnsi" w:cstheme="minorBidi"/>
          <w:kern w:val="2"/>
          <w14:ligatures w14:val="standardContextual"/>
        </w:rPr>
        <w:commentReference w:id="21"/>
      </w:r>
      <w:r>
        <w:t xml:space="preserve"> The researcher used </w:t>
      </w:r>
      <w:ins w:id="22" w:author="Asus" w:date="2024-11-03T18:59:00Z" w16du:dateUtc="2024-11-03T11:59:00Z">
        <w:r w:rsidR="00FC0CA3">
          <w:t>the </w:t>
        </w:r>
      </w:ins>
      <w:r>
        <w:t>content validity of the instrument by gathering</w:t>
      </w:r>
      <w:r w:rsidRPr="00543BD0">
        <w:t xml:space="preserve"> the data</w:t>
      </w:r>
      <w:r>
        <w:t>.</w:t>
      </w:r>
      <w:r w:rsidRPr="00543BD0">
        <w:t xml:space="preserve"> Researchers mostly seek information from instruments </w:t>
      </w:r>
      <w:r w:rsidRPr="00543BD0">
        <w:lastRenderedPageBreak/>
        <w:t>to achieve their objectives.</w:t>
      </w:r>
      <w:r w:rsidR="00E10823">
        <w:t xml:space="preserve"> </w:t>
      </w:r>
      <w:r w:rsidRPr="00FF3BA2">
        <w:t>Cohen (2018, p. 282) defines content validity as expert judgments on the relevance and sampling of the test's contents to a certain topic.</w:t>
      </w:r>
    </w:p>
    <w:p w14:paraId="71E71D62" w14:textId="18FB36D8" w:rsidR="00075271" w:rsidRDefault="00F5648A" w:rsidP="00F5648A">
      <w:pPr>
        <w:pStyle w:val="BodyText"/>
        <w:spacing w:before="102"/>
        <w:ind w:right="116" w:firstLine="720"/>
        <w:jc w:val="both"/>
      </w:pPr>
      <w:commentRangeStart w:id="23"/>
      <w:r w:rsidRPr="00F5648A">
        <w:t xml:space="preserve">Before the test was used to collect the data, </w:t>
      </w:r>
      <w:commentRangeEnd w:id="23"/>
      <w:r w:rsidR="003927F9">
        <w:rPr>
          <w:rStyle w:val="CommentReference"/>
          <w:rFonts w:asciiTheme="minorHAnsi" w:eastAsiaTheme="minorHAnsi" w:hAnsiTheme="minorHAnsi" w:cstheme="minorBidi"/>
          <w:kern w:val="2"/>
          <w14:ligatures w14:val="standardContextual"/>
        </w:rPr>
        <w:commentReference w:id="23"/>
      </w:r>
      <w:r w:rsidRPr="00F5648A">
        <w:t xml:space="preserve">a try-out test was administered to </w:t>
      </w:r>
      <w:commentRangeStart w:id="24"/>
      <w:r w:rsidRPr="00F5648A">
        <w:t xml:space="preserve">X </w:t>
      </w:r>
      <w:r>
        <w:t>MP</w:t>
      </w:r>
      <w:r w:rsidRPr="00F5648A">
        <w:t xml:space="preserve"> </w:t>
      </w:r>
      <w:commentRangeEnd w:id="24"/>
      <w:r w:rsidR="00FC0CA3">
        <w:rPr>
          <w:rStyle w:val="CommentReference"/>
          <w:rFonts w:asciiTheme="minorHAnsi" w:eastAsiaTheme="minorHAnsi" w:hAnsiTheme="minorHAnsi" w:cstheme="minorBidi"/>
          <w:kern w:val="2"/>
          <w14:ligatures w14:val="standardContextual"/>
        </w:rPr>
        <w:commentReference w:id="24"/>
      </w:r>
      <w:r>
        <w:t>1</w:t>
      </w:r>
      <w:r w:rsidRPr="00F5648A">
        <w:t xml:space="preserve">. </w:t>
      </w:r>
      <w:commentRangeStart w:id="25"/>
      <w:r w:rsidRPr="00F5648A">
        <w:t>Based on the result of the tryout test</w:t>
      </w:r>
      <w:commentRangeEnd w:id="25"/>
      <w:r w:rsidR="003927F9">
        <w:rPr>
          <w:rStyle w:val="CommentReference"/>
          <w:rFonts w:asciiTheme="minorHAnsi" w:eastAsiaTheme="minorHAnsi" w:hAnsiTheme="minorHAnsi" w:cstheme="minorBidi"/>
          <w:kern w:val="2"/>
          <w14:ligatures w14:val="standardContextual"/>
        </w:rPr>
        <w:commentReference w:id="25"/>
      </w:r>
      <w:r w:rsidRPr="00F5648A">
        <w:t xml:space="preserve">, the </w:t>
      </w:r>
      <w:r>
        <w:t>researcher</w:t>
      </w:r>
      <w:r w:rsidRPr="00F5648A">
        <w:t xml:space="preserve"> found that there were </w:t>
      </w:r>
      <w:r>
        <w:t>20</w:t>
      </w:r>
      <w:r w:rsidRPr="00F5648A">
        <w:t xml:space="preserve"> valid items and </w:t>
      </w:r>
      <w:r>
        <w:t>30</w:t>
      </w:r>
      <w:r w:rsidRPr="00F5648A">
        <w:t xml:space="preserve"> items were not valid. The valid items were:</w:t>
      </w:r>
      <w:r>
        <w:t>1</w:t>
      </w:r>
      <w:r w:rsidRPr="00F5648A">
        <w:t xml:space="preserve">, </w:t>
      </w:r>
      <w:r>
        <w:t>3, 4, 13, 25, 27, 28, 30, 32, 36, 38, 39, 40, 42, 43, 44, 45, 47, 49 and 50.</w:t>
      </w:r>
    </w:p>
    <w:p w14:paraId="3C351003" w14:textId="221E7864" w:rsidR="00072AE5" w:rsidRDefault="00072AE5" w:rsidP="00F5648A">
      <w:pPr>
        <w:pStyle w:val="BodyText"/>
        <w:spacing w:before="102"/>
        <w:ind w:right="116" w:firstLine="720"/>
        <w:jc w:val="both"/>
      </w:pPr>
      <w:r w:rsidRPr="00072AE5">
        <w:t>Cronbach's Alpa was used by the researchers to assess the instrument's dependability. The instrument is considered reliable when the coefficient of the Cronbach’s</w:t>
      </w:r>
      <w:r>
        <w:t xml:space="preserve"> </w:t>
      </w:r>
      <w:r w:rsidRPr="00072AE5">
        <w:t>Alpa is higher than 0.7. Table 4 presents the classification of reliability based on Cohen</w:t>
      </w:r>
      <w:r>
        <w:t xml:space="preserve"> et al</w:t>
      </w:r>
      <w:r w:rsidRPr="00072AE5">
        <w:t xml:space="preserve"> (20</w:t>
      </w:r>
      <w:r>
        <w:t>18</w:t>
      </w:r>
      <w:r w:rsidRPr="00072AE5">
        <w:t xml:space="preserve">). After analyzing the data by using SPSS 20, the </w:t>
      </w:r>
      <w:r>
        <w:t>researche</w:t>
      </w:r>
      <w:r w:rsidRPr="00072AE5">
        <w:t xml:space="preserve">r found that the coefficient of Cronbach </w:t>
      </w:r>
      <w:commentRangeStart w:id="26"/>
      <w:r w:rsidRPr="00072AE5">
        <w:t>Alpha of the reading test was 0.9</w:t>
      </w:r>
      <w:r>
        <w:t>8</w:t>
      </w:r>
      <w:r w:rsidRPr="00072AE5">
        <w:t>9</w:t>
      </w:r>
      <w:r>
        <w:t xml:space="preserve"> was categorized very highly reliable, when the score &gt; 0.900. </w:t>
      </w:r>
      <w:commentRangeEnd w:id="26"/>
      <w:r w:rsidR="003927F9">
        <w:rPr>
          <w:rStyle w:val="CommentReference"/>
          <w:rFonts w:asciiTheme="minorHAnsi" w:eastAsiaTheme="minorHAnsi" w:hAnsiTheme="minorHAnsi" w:cstheme="minorBidi"/>
          <w:kern w:val="2"/>
          <w14:ligatures w14:val="standardContextual"/>
        </w:rPr>
        <w:commentReference w:id="26"/>
      </w:r>
    </w:p>
    <w:p w14:paraId="49064162" w14:textId="30C969ED" w:rsidR="00072AE5" w:rsidRDefault="00072AE5" w:rsidP="00072AE5">
      <w:pPr>
        <w:pStyle w:val="BodyText"/>
        <w:spacing w:before="102"/>
        <w:ind w:right="116"/>
        <w:jc w:val="both"/>
      </w:pPr>
      <w:r>
        <w:t>3. Technique for analyzing the Data</w:t>
      </w:r>
    </w:p>
    <w:p w14:paraId="47FFE563" w14:textId="77777777" w:rsidR="00523221" w:rsidRDefault="00810E43" w:rsidP="00523221">
      <w:pPr>
        <w:pStyle w:val="BodyText"/>
        <w:spacing w:before="137"/>
        <w:ind w:right="117" w:firstLine="720"/>
        <w:jc w:val="both"/>
      </w:pPr>
      <w:r w:rsidRPr="00543BD0">
        <w:t>Normality tests were used to examine whether or not a data collection is well represented by a normal distribution</w:t>
      </w:r>
      <w:r>
        <w:t xml:space="preserve"> (</w:t>
      </w:r>
      <w:r w:rsidRPr="00543BD0">
        <w:t>Flynn</w:t>
      </w:r>
      <w:r>
        <w:t xml:space="preserve">, </w:t>
      </w:r>
      <w:r w:rsidRPr="00543BD0">
        <w:t>2003, p.17)</w:t>
      </w:r>
      <w:r>
        <w:t>. I</w:t>
      </w:r>
      <w:r w:rsidRPr="00543BD0">
        <w:t>f the value was less than 0.05, then the data were not typical. If the value was more than 0.05, the data was considered normal.</w:t>
      </w:r>
      <w:r>
        <w:t xml:space="preserve"> </w:t>
      </w:r>
      <w:commentRangeStart w:id="27"/>
      <w:commentRangeStart w:id="28"/>
      <w:r w:rsidRPr="003551D4">
        <w:t>After being analyzed, it turned out that the data were abnormal</w:t>
      </w:r>
      <w:commentRangeEnd w:id="27"/>
      <w:r w:rsidR="003927F9">
        <w:rPr>
          <w:rStyle w:val="CommentReference"/>
          <w:rFonts w:asciiTheme="minorHAnsi" w:eastAsiaTheme="minorHAnsi" w:hAnsiTheme="minorHAnsi" w:cstheme="minorBidi"/>
          <w:kern w:val="2"/>
          <w14:ligatures w14:val="standardContextual"/>
        </w:rPr>
        <w:commentReference w:id="27"/>
      </w:r>
      <w:commentRangeEnd w:id="28"/>
      <w:r w:rsidR="003927F9">
        <w:rPr>
          <w:rStyle w:val="CommentReference"/>
          <w:rFonts w:asciiTheme="minorHAnsi" w:eastAsiaTheme="minorHAnsi" w:hAnsiTheme="minorHAnsi" w:cstheme="minorBidi"/>
          <w:kern w:val="2"/>
          <w14:ligatures w14:val="standardContextual"/>
        </w:rPr>
        <w:commentReference w:id="28"/>
      </w:r>
      <w:r w:rsidRPr="003551D4">
        <w:t>. Therefore, the researcher used a non-parametric test, where the non-parametric test obtained a result for the pre-test which was 0.000 and a result for the post-test which was 0.000.</w:t>
      </w:r>
      <w:r>
        <w:t xml:space="preserve"> If the probability was lower than 0.05, it means that the data was normal.   </w:t>
      </w:r>
    </w:p>
    <w:p w14:paraId="1ABB8F74" w14:textId="6B413E01" w:rsidR="00523221" w:rsidRDefault="00810E43" w:rsidP="008332CC">
      <w:pPr>
        <w:pStyle w:val="BodyText"/>
        <w:spacing w:before="137"/>
        <w:ind w:right="117" w:firstLine="720"/>
        <w:jc w:val="both"/>
      </w:pPr>
      <w:commentRangeStart w:id="29"/>
      <w:r w:rsidRPr="00543BD0">
        <w:t>The researcher conducted a homogeneity test using Levene statistics. If the probabilities were greater than the 0.05 level of significance, the experimental variance was homogenous. If the probability were less than 0.05, the variances would be considerably different</w:t>
      </w:r>
      <w:commentRangeEnd w:id="29"/>
      <w:r w:rsidR="003927F9">
        <w:rPr>
          <w:rStyle w:val="CommentReference"/>
          <w:rFonts w:asciiTheme="minorHAnsi" w:eastAsiaTheme="minorHAnsi" w:hAnsiTheme="minorHAnsi" w:cstheme="minorBidi"/>
          <w:kern w:val="2"/>
          <w14:ligatures w14:val="standardContextual"/>
        </w:rPr>
        <w:commentReference w:id="29"/>
      </w:r>
      <w:r w:rsidRPr="00543BD0">
        <w:t>.</w:t>
      </w:r>
      <w:r w:rsidRPr="00810E43">
        <w:t xml:space="preserve"> </w:t>
      </w:r>
      <w:commentRangeStart w:id="30"/>
      <w:r w:rsidRPr="00543BD0">
        <w:t>The researcher used a used a paired sample t-test used in data analysis to compare the average of two variables pre-test and post-test.</w:t>
      </w:r>
      <w:r w:rsidRPr="00810E43">
        <w:t xml:space="preserve"> To get the t-test result the writer used the SPSS program</w:t>
      </w:r>
      <w:r>
        <w:t xml:space="preserve">. </w:t>
      </w:r>
      <w:r w:rsidR="00523221">
        <w:t xml:space="preserve">The analysis of the independent t-test used </w:t>
      </w:r>
      <w:r w:rsidR="00523221" w:rsidRPr="00543BD0">
        <w:t>SPSS 23 statistical package be kept out of the computation. The independent sample t-test was used to compare the results of the post-test for both the experimental and control classes</w:t>
      </w:r>
      <w:commentRangeEnd w:id="30"/>
      <w:r w:rsidR="003927F9">
        <w:rPr>
          <w:rStyle w:val="CommentReference"/>
          <w:rFonts w:asciiTheme="minorHAnsi" w:eastAsiaTheme="minorHAnsi" w:hAnsiTheme="minorHAnsi" w:cstheme="minorBidi"/>
          <w:kern w:val="2"/>
          <w14:ligatures w14:val="standardContextual"/>
        </w:rPr>
        <w:commentReference w:id="30"/>
      </w:r>
      <w:r w:rsidR="00523221" w:rsidRPr="00543BD0">
        <w:t>.</w:t>
      </w:r>
      <w:r w:rsidR="00523221" w:rsidRPr="00523221">
        <w:t xml:space="preserve"> </w:t>
      </w:r>
      <w:r w:rsidR="00523221">
        <w:t>It was used to find out whether or not there was any significant difference between students who taught reading achievement using the choral reading strategy with students who did not use the strategy.</w:t>
      </w:r>
    </w:p>
    <w:p w14:paraId="00CA3F43" w14:textId="77777777" w:rsidR="008332CC" w:rsidRDefault="008332CC" w:rsidP="008332CC">
      <w:pPr>
        <w:pStyle w:val="BodyText"/>
        <w:spacing w:before="137"/>
        <w:ind w:right="117" w:firstLine="720"/>
        <w:jc w:val="both"/>
      </w:pPr>
    </w:p>
    <w:p w14:paraId="15EC05B5" w14:textId="49214F09" w:rsidR="00523221" w:rsidRPr="00D052A2" w:rsidRDefault="00523221" w:rsidP="00523221">
      <w:pPr>
        <w:pStyle w:val="BodyText"/>
        <w:spacing w:before="137"/>
        <w:ind w:right="117"/>
        <w:jc w:val="both"/>
        <w:rPr>
          <w:b/>
          <w:bCs/>
        </w:rPr>
      </w:pPr>
      <w:r w:rsidRPr="00D052A2">
        <w:rPr>
          <w:b/>
          <w:bCs/>
        </w:rPr>
        <w:t>FINDIGS AND DISCUSSION</w:t>
      </w:r>
    </w:p>
    <w:p w14:paraId="7CBBC38F" w14:textId="54AE18E7" w:rsidR="00523221" w:rsidRDefault="00523221" w:rsidP="00523221">
      <w:pPr>
        <w:pStyle w:val="BodyText"/>
        <w:spacing w:before="137"/>
        <w:ind w:right="117"/>
        <w:jc w:val="both"/>
      </w:pPr>
      <w:r>
        <w:t xml:space="preserve">1. Descriptive Analysis of Experimental Group </w:t>
      </w:r>
    </w:p>
    <w:p w14:paraId="72EB3D9D" w14:textId="4F119C25" w:rsidR="00523221" w:rsidRDefault="00523221" w:rsidP="00523221">
      <w:pPr>
        <w:pStyle w:val="BodyText"/>
        <w:spacing w:before="137"/>
        <w:ind w:right="117"/>
        <w:jc w:val="both"/>
      </w:pPr>
      <w:r>
        <w:tab/>
        <w:t xml:space="preserve">After analyzed the data students’ achievement, it </w:t>
      </w:r>
      <w:proofErr w:type="gramStart"/>
      <w:r>
        <w:t>w</w:t>
      </w:r>
      <w:r w:rsidR="00F1366A">
        <w:t>ere</w:t>
      </w:r>
      <w:proofErr w:type="gramEnd"/>
      <w:r>
        <w:t xml:space="preserve"> found that the mean score of pretest </w:t>
      </w:r>
      <w:r w:rsidR="00F1366A">
        <w:t>got</w:t>
      </w:r>
      <w:r>
        <w:t xml:space="preserve"> </w:t>
      </w:r>
      <w:r w:rsidR="00F1366A">
        <w:t xml:space="preserve">score </w:t>
      </w:r>
      <w:r>
        <w:t>27.86</w:t>
      </w:r>
      <w:r w:rsidR="00F1366A">
        <w:t xml:space="preserve"> and posttest got score 79.29. In pretest, the minimum score was 20, the maximum score was 50, and standard deviation was 9.297. In posttest, the minimum score was 60, the maximum score was 95, and the standard deviation was 9.910. The result of descriptive analysis of experimental group is presented. </w:t>
      </w:r>
    </w:p>
    <w:p w14:paraId="25DD7C28" w14:textId="4F16D842" w:rsidR="00F1366A" w:rsidRDefault="00F1366A" w:rsidP="00523221">
      <w:pPr>
        <w:pStyle w:val="BodyText"/>
        <w:spacing w:before="137"/>
        <w:ind w:right="117"/>
        <w:jc w:val="both"/>
      </w:pPr>
      <w:r w:rsidRPr="002E79DD">
        <w:rPr>
          <w:i/>
          <w:iCs/>
        </w:rPr>
        <w:t>Table 2</w:t>
      </w:r>
      <w:r>
        <w:t xml:space="preserve">. Descriptive </w:t>
      </w:r>
      <w:r w:rsidR="00F01D0C">
        <w:t>Statistics</w:t>
      </w:r>
      <w:r>
        <w:t xml:space="preserve"> of Experimental Group</w:t>
      </w:r>
    </w:p>
    <w:tbl>
      <w:tblPr>
        <w:tblStyle w:val="TableGrid"/>
        <w:tblW w:w="893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09"/>
        <w:gridCol w:w="1276"/>
        <w:gridCol w:w="1275"/>
        <w:gridCol w:w="1134"/>
        <w:gridCol w:w="1134"/>
        <w:gridCol w:w="1560"/>
      </w:tblGrid>
      <w:tr w:rsidR="00F1366A" w:rsidRPr="008332CC" w14:paraId="01B0E189" w14:textId="77777777" w:rsidTr="00F01D0C">
        <w:trPr>
          <w:trHeight w:val="290"/>
        </w:trPr>
        <w:tc>
          <w:tcPr>
            <w:tcW w:w="8931" w:type="dxa"/>
            <w:gridSpan w:val="7"/>
            <w:hideMark/>
          </w:tcPr>
          <w:p w14:paraId="4E5A8519" w14:textId="77777777" w:rsidR="00F1366A" w:rsidRPr="008332CC" w:rsidRDefault="00F1366A" w:rsidP="00B6169D">
            <w:pPr>
              <w:ind w:right="85"/>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Descriptive Statistics</w:t>
            </w:r>
          </w:p>
        </w:tc>
      </w:tr>
      <w:tr w:rsidR="00F1366A" w:rsidRPr="008332CC" w14:paraId="73EDC30C" w14:textId="77777777" w:rsidTr="008332CC">
        <w:trPr>
          <w:trHeight w:val="279"/>
        </w:trPr>
        <w:tc>
          <w:tcPr>
            <w:tcW w:w="1843" w:type="dxa"/>
            <w:hideMark/>
          </w:tcPr>
          <w:p w14:paraId="79C8E2E3"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709" w:type="dxa"/>
            <w:hideMark/>
          </w:tcPr>
          <w:p w14:paraId="2AB51F6C"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N</w:t>
            </w:r>
          </w:p>
        </w:tc>
        <w:tc>
          <w:tcPr>
            <w:tcW w:w="1276" w:type="dxa"/>
            <w:hideMark/>
          </w:tcPr>
          <w:p w14:paraId="01832D82"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Minimum</w:t>
            </w:r>
          </w:p>
        </w:tc>
        <w:tc>
          <w:tcPr>
            <w:tcW w:w="1275" w:type="dxa"/>
            <w:hideMark/>
          </w:tcPr>
          <w:p w14:paraId="20757B57"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Maximum</w:t>
            </w:r>
          </w:p>
        </w:tc>
        <w:tc>
          <w:tcPr>
            <w:tcW w:w="1134" w:type="dxa"/>
            <w:hideMark/>
          </w:tcPr>
          <w:p w14:paraId="56098B67"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Sum</w:t>
            </w:r>
          </w:p>
        </w:tc>
        <w:tc>
          <w:tcPr>
            <w:tcW w:w="1134" w:type="dxa"/>
            <w:hideMark/>
          </w:tcPr>
          <w:p w14:paraId="4735C8BE"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Mean</w:t>
            </w:r>
          </w:p>
        </w:tc>
        <w:tc>
          <w:tcPr>
            <w:tcW w:w="1560" w:type="dxa"/>
            <w:hideMark/>
          </w:tcPr>
          <w:p w14:paraId="75630CC4"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Std. Deviation</w:t>
            </w:r>
          </w:p>
        </w:tc>
      </w:tr>
      <w:tr w:rsidR="00F1366A" w:rsidRPr="008332CC" w14:paraId="27003D29" w14:textId="77777777" w:rsidTr="00F01D0C">
        <w:trPr>
          <w:trHeight w:val="460"/>
        </w:trPr>
        <w:tc>
          <w:tcPr>
            <w:tcW w:w="1843" w:type="dxa"/>
            <w:hideMark/>
          </w:tcPr>
          <w:p w14:paraId="03608957" w14:textId="77777777" w:rsidR="00F1366A" w:rsidRPr="008332CC" w:rsidRDefault="00F1366A" w:rsidP="00B6169D">
            <w:pPr>
              <w:rPr>
                <w:rFonts w:ascii="Times New Roman" w:eastAsia="Times New Roman" w:hAnsi="Times New Roman" w:cs="Times New Roman"/>
                <w:kern w:val="0"/>
                <w:sz w:val="20"/>
                <w:szCs w:val="20"/>
                <w14:ligatures w14:val="none"/>
              </w:rPr>
            </w:pPr>
            <w:proofErr w:type="spellStart"/>
            <w:r w:rsidRPr="008332CC">
              <w:rPr>
                <w:rFonts w:ascii="Times New Roman" w:eastAsia="Times New Roman" w:hAnsi="Times New Roman" w:cs="Times New Roman"/>
                <w:kern w:val="0"/>
                <w:sz w:val="20"/>
                <w:szCs w:val="20"/>
                <w14:ligatures w14:val="none"/>
              </w:rPr>
              <w:t>PreExperimental</w:t>
            </w:r>
            <w:proofErr w:type="spellEnd"/>
          </w:p>
        </w:tc>
        <w:tc>
          <w:tcPr>
            <w:tcW w:w="709" w:type="dxa"/>
            <w:noWrap/>
            <w:hideMark/>
          </w:tcPr>
          <w:p w14:paraId="29818A5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69A4631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20</w:t>
            </w:r>
          </w:p>
        </w:tc>
        <w:tc>
          <w:tcPr>
            <w:tcW w:w="1275" w:type="dxa"/>
            <w:noWrap/>
            <w:hideMark/>
          </w:tcPr>
          <w:p w14:paraId="6279B055"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50</w:t>
            </w:r>
          </w:p>
        </w:tc>
        <w:tc>
          <w:tcPr>
            <w:tcW w:w="1134" w:type="dxa"/>
            <w:noWrap/>
            <w:hideMark/>
          </w:tcPr>
          <w:p w14:paraId="716EA450"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585</w:t>
            </w:r>
          </w:p>
        </w:tc>
        <w:tc>
          <w:tcPr>
            <w:tcW w:w="1134" w:type="dxa"/>
            <w:noWrap/>
            <w:hideMark/>
          </w:tcPr>
          <w:p w14:paraId="3CA27F6F"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27.86</w:t>
            </w:r>
          </w:p>
        </w:tc>
        <w:tc>
          <w:tcPr>
            <w:tcW w:w="1560" w:type="dxa"/>
            <w:noWrap/>
            <w:hideMark/>
          </w:tcPr>
          <w:p w14:paraId="40FF8E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9.297</w:t>
            </w:r>
          </w:p>
        </w:tc>
      </w:tr>
      <w:tr w:rsidR="00F1366A" w:rsidRPr="008332CC" w14:paraId="19B378BE" w14:textId="77777777" w:rsidTr="00F01D0C">
        <w:trPr>
          <w:trHeight w:val="460"/>
        </w:trPr>
        <w:tc>
          <w:tcPr>
            <w:tcW w:w="1843" w:type="dxa"/>
            <w:hideMark/>
          </w:tcPr>
          <w:p w14:paraId="4F370B8F" w14:textId="77777777" w:rsidR="00F1366A" w:rsidRPr="008332CC" w:rsidRDefault="00F1366A" w:rsidP="00B6169D">
            <w:pPr>
              <w:rPr>
                <w:rFonts w:ascii="Times New Roman" w:eastAsia="Times New Roman" w:hAnsi="Times New Roman" w:cs="Times New Roman"/>
                <w:kern w:val="0"/>
                <w:sz w:val="20"/>
                <w:szCs w:val="20"/>
                <w14:ligatures w14:val="none"/>
              </w:rPr>
            </w:pPr>
            <w:proofErr w:type="spellStart"/>
            <w:r w:rsidRPr="008332CC">
              <w:rPr>
                <w:rFonts w:ascii="Times New Roman" w:eastAsia="Times New Roman" w:hAnsi="Times New Roman" w:cs="Times New Roman"/>
                <w:kern w:val="0"/>
                <w:sz w:val="20"/>
                <w:szCs w:val="20"/>
                <w14:ligatures w14:val="none"/>
              </w:rPr>
              <w:t>PostExperimental</w:t>
            </w:r>
            <w:proofErr w:type="spellEnd"/>
          </w:p>
        </w:tc>
        <w:tc>
          <w:tcPr>
            <w:tcW w:w="709" w:type="dxa"/>
            <w:noWrap/>
            <w:hideMark/>
          </w:tcPr>
          <w:p w14:paraId="0DC359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1A5104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60</w:t>
            </w:r>
          </w:p>
        </w:tc>
        <w:tc>
          <w:tcPr>
            <w:tcW w:w="1275" w:type="dxa"/>
            <w:noWrap/>
            <w:hideMark/>
          </w:tcPr>
          <w:p w14:paraId="312A1608"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95</w:t>
            </w:r>
          </w:p>
        </w:tc>
        <w:tc>
          <w:tcPr>
            <w:tcW w:w="1134" w:type="dxa"/>
            <w:noWrap/>
            <w:hideMark/>
          </w:tcPr>
          <w:p w14:paraId="369C1071"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1665</w:t>
            </w:r>
          </w:p>
        </w:tc>
        <w:tc>
          <w:tcPr>
            <w:tcW w:w="1134" w:type="dxa"/>
            <w:noWrap/>
            <w:hideMark/>
          </w:tcPr>
          <w:p w14:paraId="1C2F89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79.29</w:t>
            </w:r>
          </w:p>
        </w:tc>
        <w:tc>
          <w:tcPr>
            <w:tcW w:w="1560" w:type="dxa"/>
            <w:noWrap/>
            <w:hideMark/>
          </w:tcPr>
          <w:p w14:paraId="66B06F87"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9.910</w:t>
            </w:r>
          </w:p>
        </w:tc>
      </w:tr>
      <w:tr w:rsidR="00F1366A" w:rsidRPr="008332CC" w14:paraId="5CBDC211" w14:textId="77777777" w:rsidTr="008332CC">
        <w:trPr>
          <w:trHeight w:val="274"/>
        </w:trPr>
        <w:tc>
          <w:tcPr>
            <w:tcW w:w="1843" w:type="dxa"/>
            <w:hideMark/>
          </w:tcPr>
          <w:p w14:paraId="152BDDAE"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Valid N (listwise)</w:t>
            </w:r>
          </w:p>
        </w:tc>
        <w:tc>
          <w:tcPr>
            <w:tcW w:w="709" w:type="dxa"/>
            <w:noWrap/>
            <w:hideMark/>
          </w:tcPr>
          <w:p w14:paraId="4EE408B8" w14:textId="77777777" w:rsidR="00F1366A" w:rsidRPr="008332CC" w:rsidRDefault="00F1366A" w:rsidP="00B6169D">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hideMark/>
          </w:tcPr>
          <w:p w14:paraId="1D2F50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275" w:type="dxa"/>
            <w:hideMark/>
          </w:tcPr>
          <w:p w14:paraId="3B35563B"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0839E72F"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3066B012"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560" w:type="dxa"/>
            <w:hideMark/>
          </w:tcPr>
          <w:p w14:paraId="6E7D6C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r>
    </w:tbl>
    <w:p w14:paraId="451457EC" w14:textId="3F6A52DB" w:rsidR="00F1366A" w:rsidRDefault="002E79DD" w:rsidP="002E79DD">
      <w:pPr>
        <w:pStyle w:val="BodyText"/>
        <w:spacing w:before="137"/>
        <w:ind w:right="117"/>
        <w:jc w:val="both"/>
      </w:pPr>
      <w:r>
        <w:lastRenderedPageBreak/>
        <w:t xml:space="preserve"> </w:t>
      </w:r>
      <w:r>
        <w:tab/>
        <w:t>Furthermore, the result of the data shown in the pre-test was no one student in the fairly good category (0%), 2 students in the we</w:t>
      </w:r>
      <w:r w:rsidR="00F3716A">
        <w:t>a</w:t>
      </w:r>
      <w:r>
        <w:t xml:space="preserve">k category (10%), and 19 students in the poor category (90%). Meanwhile, in the post-test, 13 students </w:t>
      </w:r>
      <w:proofErr w:type="gramStart"/>
      <w:r>
        <w:t>was</w:t>
      </w:r>
      <w:proofErr w:type="gramEnd"/>
      <w:r>
        <w:t xml:space="preserve"> in the excellent category (62%), 5 student in the good category (24%), and 3 students in the fairly good category (14%).</w:t>
      </w:r>
    </w:p>
    <w:p w14:paraId="1F79BCE0" w14:textId="1399CBBD" w:rsidR="002E79DD" w:rsidRDefault="002E79DD" w:rsidP="002E79DD">
      <w:pPr>
        <w:pStyle w:val="BodyText"/>
        <w:spacing w:before="137"/>
        <w:ind w:right="117"/>
        <w:jc w:val="both"/>
      </w:pPr>
      <w:r w:rsidRPr="00F01D0C">
        <w:rPr>
          <w:i/>
          <w:iCs/>
        </w:rPr>
        <w:t xml:space="preserve">Table 3. </w:t>
      </w:r>
      <w:r>
        <w:t>The Score Distribution for Experimental Group</w:t>
      </w:r>
    </w:p>
    <w:tbl>
      <w:tblPr>
        <w:tblW w:w="8789"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1843"/>
        <w:gridCol w:w="1134"/>
        <w:gridCol w:w="1830"/>
        <w:gridCol w:w="1713"/>
        <w:gridCol w:w="1418"/>
      </w:tblGrid>
      <w:tr w:rsidR="00084A97" w:rsidRPr="00760922" w14:paraId="415C98C6" w14:textId="77777777" w:rsidTr="00084A97">
        <w:trPr>
          <w:trHeight w:val="320"/>
        </w:trPr>
        <w:tc>
          <w:tcPr>
            <w:tcW w:w="851" w:type="dxa"/>
            <w:vMerge w:val="restart"/>
            <w:tcBorders>
              <w:top w:val="single" w:sz="4" w:space="0" w:color="auto"/>
              <w:left w:val="nil"/>
              <w:bottom w:val="nil"/>
              <w:right w:val="nil"/>
            </w:tcBorders>
            <w:shd w:val="clear" w:color="auto" w:fill="auto"/>
            <w:noWrap/>
            <w:vAlign w:val="center"/>
            <w:hideMark/>
          </w:tcPr>
          <w:p w14:paraId="431EC67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843" w:type="dxa"/>
            <w:vMerge w:val="restart"/>
            <w:tcBorders>
              <w:top w:val="single" w:sz="4" w:space="0" w:color="auto"/>
              <w:left w:val="nil"/>
              <w:bottom w:val="nil"/>
              <w:right w:val="nil"/>
            </w:tcBorders>
            <w:shd w:val="clear" w:color="auto" w:fill="auto"/>
            <w:noWrap/>
            <w:vAlign w:val="center"/>
            <w:hideMark/>
          </w:tcPr>
          <w:p w14:paraId="0EB1764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964" w:type="dxa"/>
            <w:gridSpan w:val="2"/>
            <w:tcBorders>
              <w:top w:val="single" w:sz="4" w:space="0" w:color="auto"/>
              <w:left w:val="nil"/>
              <w:bottom w:val="single" w:sz="4" w:space="0" w:color="auto"/>
              <w:right w:val="nil"/>
            </w:tcBorders>
            <w:shd w:val="clear" w:color="auto" w:fill="auto"/>
            <w:noWrap/>
            <w:vAlign w:val="center"/>
            <w:hideMark/>
          </w:tcPr>
          <w:p w14:paraId="4913B64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131" w:type="dxa"/>
            <w:gridSpan w:val="2"/>
            <w:tcBorders>
              <w:top w:val="single" w:sz="4" w:space="0" w:color="auto"/>
              <w:left w:val="nil"/>
              <w:bottom w:val="single" w:sz="4" w:space="0" w:color="auto"/>
              <w:right w:val="nil"/>
            </w:tcBorders>
            <w:shd w:val="clear" w:color="auto" w:fill="auto"/>
            <w:noWrap/>
            <w:vAlign w:val="center"/>
            <w:hideMark/>
          </w:tcPr>
          <w:p w14:paraId="14454B0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084A97" w:rsidRPr="00760922" w14:paraId="135A79C5" w14:textId="77777777" w:rsidTr="00084A97">
        <w:trPr>
          <w:trHeight w:val="320"/>
        </w:trPr>
        <w:tc>
          <w:tcPr>
            <w:tcW w:w="851" w:type="dxa"/>
            <w:vMerge/>
            <w:tcBorders>
              <w:top w:val="nil"/>
              <w:left w:val="nil"/>
              <w:bottom w:val="single" w:sz="4" w:space="0" w:color="auto"/>
              <w:right w:val="nil"/>
            </w:tcBorders>
            <w:vAlign w:val="center"/>
            <w:hideMark/>
          </w:tcPr>
          <w:p w14:paraId="185DAB1D"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843" w:type="dxa"/>
            <w:vMerge/>
            <w:tcBorders>
              <w:top w:val="nil"/>
              <w:left w:val="nil"/>
              <w:bottom w:val="single" w:sz="4" w:space="0" w:color="auto"/>
              <w:right w:val="nil"/>
            </w:tcBorders>
            <w:vAlign w:val="center"/>
            <w:hideMark/>
          </w:tcPr>
          <w:p w14:paraId="5C7A4070"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134" w:type="dxa"/>
            <w:tcBorders>
              <w:top w:val="single" w:sz="4" w:space="0" w:color="auto"/>
              <w:left w:val="nil"/>
              <w:bottom w:val="single" w:sz="4" w:space="0" w:color="auto"/>
              <w:right w:val="nil"/>
            </w:tcBorders>
            <w:shd w:val="clear" w:color="auto" w:fill="auto"/>
            <w:noWrap/>
            <w:vAlign w:val="center"/>
            <w:hideMark/>
          </w:tcPr>
          <w:p w14:paraId="5906FE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830" w:type="dxa"/>
            <w:tcBorders>
              <w:top w:val="single" w:sz="4" w:space="0" w:color="auto"/>
              <w:left w:val="nil"/>
              <w:bottom w:val="single" w:sz="4" w:space="0" w:color="auto"/>
              <w:right w:val="nil"/>
            </w:tcBorders>
            <w:shd w:val="clear" w:color="auto" w:fill="auto"/>
            <w:noWrap/>
            <w:vAlign w:val="center"/>
            <w:hideMark/>
          </w:tcPr>
          <w:p w14:paraId="7C68D5F5"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713" w:type="dxa"/>
            <w:tcBorders>
              <w:top w:val="single" w:sz="4" w:space="0" w:color="auto"/>
              <w:left w:val="nil"/>
              <w:bottom w:val="single" w:sz="4" w:space="0" w:color="auto"/>
              <w:right w:val="nil"/>
            </w:tcBorders>
            <w:shd w:val="clear" w:color="auto" w:fill="auto"/>
            <w:noWrap/>
            <w:vAlign w:val="center"/>
            <w:hideMark/>
          </w:tcPr>
          <w:p w14:paraId="5CE504A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418" w:type="dxa"/>
            <w:tcBorders>
              <w:top w:val="single" w:sz="4" w:space="0" w:color="auto"/>
              <w:left w:val="nil"/>
              <w:bottom w:val="single" w:sz="4" w:space="0" w:color="auto"/>
              <w:right w:val="nil"/>
            </w:tcBorders>
            <w:shd w:val="clear" w:color="auto" w:fill="auto"/>
            <w:noWrap/>
            <w:vAlign w:val="center"/>
            <w:hideMark/>
          </w:tcPr>
          <w:p w14:paraId="58F03C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084A97" w:rsidRPr="00760922" w14:paraId="6F74EE80" w14:textId="77777777" w:rsidTr="00084A97">
        <w:trPr>
          <w:trHeight w:val="320"/>
        </w:trPr>
        <w:tc>
          <w:tcPr>
            <w:tcW w:w="851" w:type="dxa"/>
            <w:tcBorders>
              <w:top w:val="single" w:sz="4" w:space="0" w:color="auto"/>
              <w:bottom w:val="nil"/>
            </w:tcBorders>
            <w:shd w:val="clear" w:color="auto" w:fill="auto"/>
            <w:vAlign w:val="center"/>
            <w:hideMark/>
          </w:tcPr>
          <w:p w14:paraId="10FE2B7F"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843" w:type="dxa"/>
            <w:tcBorders>
              <w:top w:val="single" w:sz="4" w:space="0" w:color="auto"/>
              <w:bottom w:val="nil"/>
            </w:tcBorders>
            <w:shd w:val="clear" w:color="auto" w:fill="auto"/>
            <w:vAlign w:val="center"/>
            <w:hideMark/>
          </w:tcPr>
          <w:p w14:paraId="01D772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134" w:type="dxa"/>
            <w:tcBorders>
              <w:top w:val="single" w:sz="4" w:space="0" w:color="auto"/>
              <w:bottom w:val="nil"/>
            </w:tcBorders>
            <w:shd w:val="clear" w:color="auto" w:fill="auto"/>
            <w:noWrap/>
            <w:vAlign w:val="bottom"/>
            <w:hideMark/>
          </w:tcPr>
          <w:p w14:paraId="413FC23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single" w:sz="4" w:space="0" w:color="auto"/>
              <w:bottom w:val="nil"/>
            </w:tcBorders>
            <w:shd w:val="clear" w:color="auto" w:fill="auto"/>
            <w:noWrap/>
            <w:vAlign w:val="bottom"/>
            <w:hideMark/>
          </w:tcPr>
          <w:p w14:paraId="460B12E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single" w:sz="4" w:space="0" w:color="auto"/>
              <w:bottom w:val="nil"/>
            </w:tcBorders>
            <w:shd w:val="clear" w:color="auto" w:fill="auto"/>
            <w:noWrap/>
            <w:vAlign w:val="bottom"/>
            <w:hideMark/>
          </w:tcPr>
          <w:p w14:paraId="31E1CF2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13</w:t>
            </w:r>
          </w:p>
        </w:tc>
        <w:tc>
          <w:tcPr>
            <w:tcW w:w="1418" w:type="dxa"/>
            <w:tcBorders>
              <w:top w:val="single" w:sz="4" w:space="0" w:color="auto"/>
              <w:bottom w:val="nil"/>
            </w:tcBorders>
            <w:shd w:val="clear" w:color="auto" w:fill="auto"/>
            <w:noWrap/>
            <w:vAlign w:val="bottom"/>
            <w:hideMark/>
          </w:tcPr>
          <w:p w14:paraId="3ED43EA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62%</w:t>
            </w:r>
          </w:p>
        </w:tc>
      </w:tr>
      <w:tr w:rsidR="00084A97" w:rsidRPr="00760922" w14:paraId="7848CDED" w14:textId="77777777" w:rsidTr="00084A97">
        <w:trPr>
          <w:trHeight w:val="320"/>
        </w:trPr>
        <w:tc>
          <w:tcPr>
            <w:tcW w:w="851" w:type="dxa"/>
            <w:tcBorders>
              <w:top w:val="nil"/>
              <w:bottom w:val="nil"/>
            </w:tcBorders>
            <w:shd w:val="clear" w:color="auto" w:fill="auto"/>
            <w:vAlign w:val="center"/>
            <w:hideMark/>
          </w:tcPr>
          <w:p w14:paraId="73EE902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843" w:type="dxa"/>
            <w:tcBorders>
              <w:top w:val="nil"/>
              <w:bottom w:val="nil"/>
            </w:tcBorders>
            <w:shd w:val="clear" w:color="auto" w:fill="auto"/>
            <w:vAlign w:val="center"/>
            <w:hideMark/>
          </w:tcPr>
          <w:p w14:paraId="221DC29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134" w:type="dxa"/>
            <w:tcBorders>
              <w:top w:val="nil"/>
              <w:bottom w:val="nil"/>
            </w:tcBorders>
            <w:shd w:val="clear" w:color="auto" w:fill="auto"/>
            <w:noWrap/>
            <w:vAlign w:val="bottom"/>
            <w:hideMark/>
          </w:tcPr>
          <w:p w14:paraId="6ABE4C1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217A855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745968A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418" w:type="dxa"/>
            <w:tcBorders>
              <w:top w:val="nil"/>
              <w:bottom w:val="nil"/>
            </w:tcBorders>
            <w:shd w:val="clear" w:color="auto" w:fill="auto"/>
            <w:noWrap/>
            <w:vAlign w:val="bottom"/>
            <w:hideMark/>
          </w:tcPr>
          <w:p w14:paraId="25102AD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24%</w:t>
            </w:r>
          </w:p>
        </w:tc>
      </w:tr>
      <w:tr w:rsidR="00084A97" w:rsidRPr="00760922" w14:paraId="2D42F2E2" w14:textId="77777777" w:rsidTr="00084A97">
        <w:trPr>
          <w:trHeight w:val="320"/>
        </w:trPr>
        <w:tc>
          <w:tcPr>
            <w:tcW w:w="851" w:type="dxa"/>
            <w:tcBorders>
              <w:top w:val="nil"/>
              <w:bottom w:val="nil"/>
            </w:tcBorders>
            <w:shd w:val="clear" w:color="auto" w:fill="auto"/>
            <w:vAlign w:val="center"/>
            <w:hideMark/>
          </w:tcPr>
          <w:p w14:paraId="1C10EA0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843" w:type="dxa"/>
            <w:tcBorders>
              <w:top w:val="nil"/>
              <w:bottom w:val="nil"/>
            </w:tcBorders>
            <w:shd w:val="clear" w:color="auto" w:fill="auto"/>
            <w:vAlign w:val="center"/>
            <w:hideMark/>
          </w:tcPr>
          <w:p w14:paraId="4FEF860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134" w:type="dxa"/>
            <w:tcBorders>
              <w:top w:val="nil"/>
              <w:bottom w:val="nil"/>
            </w:tcBorders>
            <w:shd w:val="clear" w:color="auto" w:fill="auto"/>
            <w:noWrap/>
            <w:vAlign w:val="bottom"/>
            <w:hideMark/>
          </w:tcPr>
          <w:p w14:paraId="32F5B92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17CDA5C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475D802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w:t>
            </w:r>
          </w:p>
        </w:tc>
        <w:tc>
          <w:tcPr>
            <w:tcW w:w="1418" w:type="dxa"/>
            <w:tcBorders>
              <w:top w:val="nil"/>
              <w:bottom w:val="nil"/>
            </w:tcBorders>
            <w:shd w:val="clear" w:color="auto" w:fill="auto"/>
            <w:noWrap/>
            <w:vAlign w:val="bottom"/>
            <w:hideMark/>
          </w:tcPr>
          <w:p w14:paraId="69098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14%</w:t>
            </w:r>
          </w:p>
        </w:tc>
      </w:tr>
      <w:tr w:rsidR="00084A97" w:rsidRPr="00760922" w14:paraId="161C7280" w14:textId="77777777" w:rsidTr="00084A97">
        <w:trPr>
          <w:trHeight w:val="320"/>
        </w:trPr>
        <w:tc>
          <w:tcPr>
            <w:tcW w:w="851" w:type="dxa"/>
            <w:tcBorders>
              <w:top w:val="nil"/>
              <w:bottom w:val="nil"/>
            </w:tcBorders>
            <w:shd w:val="clear" w:color="auto" w:fill="auto"/>
            <w:vAlign w:val="center"/>
            <w:hideMark/>
          </w:tcPr>
          <w:p w14:paraId="7C6C9EC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843" w:type="dxa"/>
            <w:tcBorders>
              <w:top w:val="nil"/>
              <w:bottom w:val="nil"/>
            </w:tcBorders>
            <w:shd w:val="clear" w:color="auto" w:fill="auto"/>
            <w:vAlign w:val="center"/>
            <w:hideMark/>
          </w:tcPr>
          <w:p w14:paraId="6E14B1A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134" w:type="dxa"/>
            <w:tcBorders>
              <w:top w:val="nil"/>
              <w:bottom w:val="nil"/>
            </w:tcBorders>
            <w:shd w:val="clear" w:color="auto" w:fill="auto"/>
            <w:noWrap/>
            <w:vAlign w:val="bottom"/>
            <w:hideMark/>
          </w:tcPr>
          <w:p w14:paraId="2AF040B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w:t>
            </w:r>
          </w:p>
        </w:tc>
        <w:tc>
          <w:tcPr>
            <w:tcW w:w="1830" w:type="dxa"/>
            <w:tcBorders>
              <w:top w:val="nil"/>
              <w:bottom w:val="nil"/>
            </w:tcBorders>
            <w:shd w:val="clear" w:color="auto" w:fill="auto"/>
            <w:noWrap/>
            <w:vAlign w:val="bottom"/>
            <w:hideMark/>
          </w:tcPr>
          <w:p w14:paraId="5DEE84D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w:t>
            </w:r>
          </w:p>
        </w:tc>
        <w:tc>
          <w:tcPr>
            <w:tcW w:w="1713" w:type="dxa"/>
            <w:tcBorders>
              <w:top w:val="nil"/>
              <w:bottom w:val="nil"/>
            </w:tcBorders>
            <w:shd w:val="clear" w:color="auto" w:fill="auto"/>
            <w:noWrap/>
            <w:vAlign w:val="bottom"/>
            <w:hideMark/>
          </w:tcPr>
          <w:p w14:paraId="226C05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25284CF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79E2975D" w14:textId="77777777" w:rsidTr="00084A97">
        <w:trPr>
          <w:trHeight w:val="320"/>
        </w:trPr>
        <w:tc>
          <w:tcPr>
            <w:tcW w:w="851" w:type="dxa"/>
            <w:tcBorders>
              <w:top w:val="nil"/>
              <w:bottom w:val="nil"/>
            </w:tcBorders>
            <w:shd w:val="clear" w:color="auto" w:fill="auto"/>
            <w:vAlign w:val="center"/>
            <w:hideMark/>
          </w:tcPr>
          <w:p w14:paraId="5C614D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843" w:type="dxa"/>
            <w:tcBorders>
              <w:top w:val="nil"/>
              <w:bottom w:val="nil"/>
            </w:tcBorders>
            <w:shd w:val="clear" w:color="auto" w:fill="auto"/>
            <w:vAlign w:val="center"/>
            <w:hideMark/>
          </w:tcPr>
          <w:p w14:paraId="1BF1846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134" w:type="dxa"/>
            <w:tcBorders>
              <w:top w:val="nil"/>
              <w:bottom w:val="nil"/>
            </w:tcBorders>
            <w:shd w:val="clear" w:color="auto" w:fill="auto"/>
            <w:noWrap/>
            <w:vAlign w:val="bottom"/>
            <w:hideMark/>
          </w:tcPr>
          <w:p w14:paraId="1B70B38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19</w:t>
            </w:r>
          </w:p>
        </w:tc>
        <w:tc>
          <w:tcPr>
            <w:tcW w:w="1830" w:type="dxa"/>
            <w:tcBorders>
              <w:top w:val="nil"/>
              <w:bottom w:val="nil"/>
            </w:tcBorders>
            <w:shd w:val="clear" w:color="auto" w:fill="auto"/>
            <w:noWrap/>
            <w:vAlign w:val="bottom"/>
            <w:hideMark/>
          </w:tcPr>
          <w:p w14:paraId="4DA48C59"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713" w:type="dxa"/>
            <w:tcBorders>
              <w:top w:val="nil"/>
              <w:bottom w:val="nil"/>
            </w:tcBorders>
            <w:shd w:val="clear" w:color="auto" w:fill="auto"/>
            <w:noWrap/>
            <w:vAlign w:val="bottom"/>
            <w:hideMark/>
          </w:tcPr>
          <w:p w14:paraId="3CA91CA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3EBD293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35C2079F" w14:textId="77777777" w:rsidTr="00084A97">
        <w:trPr>
          <w:trHeight w:val="320"/>
        </w:trPr>
        <w:tc>
          <w:tcPr>
            <w:tcW w:w="2694" w:type="dxa"/>
            <w:gridSpan w:val="2"/>
            <w:tcBorders>
              <w:top w:val="nil"/>
            </w:tcBorders>
            <w:shd w:val="clear" w:color="auto" w:fill="auto"/>
            <w:noWrap/>
            <w:vAlign w:val="center"/>
            <w:hideMark/>
          </w:tcPr>
          <w:p w14:paraId="04D5C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134" w:type="dxa"/>
            <w:tcBorders>
              <w:top w:val="nil"/>
            </w:tcBorders>
            <w:shd w:val="clear" w:color="auto" w:fill="auto"/>
            <w:noWrap/>
            <w:vAlign w:val="bottom"/>
            <w:hideMark/>
          </w:tcPr>
          <w:p w14:paraId="17F607C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830" w:type="dxa"/>
            <w:tcBorders>
              <w:top w:val="nil"/>
            </w:tcBorders>
            <w:shd w:val="clear" w:color="auto" w:fill="auto"/>
            <w:noWrap/>
            <w:vAlign w:val="bottom"/>
            <w:hideMark/>
          </w:tcPr>
          <w:p w14:paraId="5496092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713" w:type="dxa"/>
            <w:tcBorders>
              <w:top w:val="nil"/>
            </w:tcBorders>
            <w:shd w:val="clear" w:color="auto" w:fill="auto"/>
            <w:noWrap/>
            <w:vAlign w:val="bottom"/>
            <w:hideMark/>
          </w:tcPr>
          <w:p w14:paraId="1AEA1A8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418" w:type="dxa"/>
            <w:tcBorders>
              <w:top w:val="nil"/>
            </w:tcBorders>
            <w:shd w:val="clear" w:color="auto" w:fill="auto"/>
            <w:noWrap/>
            <w:vAlign w:val="bottom"/>
            <w:hideMark/>
          </w:tcPr>
          <w:p w14:paraId="22085C1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07C7A303" w14:textId="501FBF2C" w:rsidR="00F1366A" w:rsidRDefault="00F01D0C" w:rsidP="00523221">
      <w:pPr>
        <w:pStyle w:val="BodyText"/>
        <w:spacing w:before="137"/>
        <w:ind w:right="117"/>
        <w:jc w:val="both"/>
      </w:pPr>
      <w:r>
        <w:t xml:space="preserve">2. Descriptive Analysis of Control Group </w:t>
      </w:r>
    </w:p>
    <w:p w14:paraId="56274ACE" w14:textId="56AD59D5" w:rsidR="00810E43" w:rsidRDefault="00F01D0C" w:rsidP="00F01D0C">
      <w:pPr>
        <w:pStyle w:val="BodyText"/>
        <w:spacing w:before="137"/>
        <w:ind w:right="117" w:firstLine="720"/>
        <w:jc w:val="both"/>
      </w:pPr>
      <w:r>
        <w:t xml:space="preserve">After analyzed the data students’ achievement, it </w:t>
      </w:r>
      <w:proofErr w:type="gramStart"/>
      <w:r>
        <w:t>were</w:t>
      </w:r>
      <w:proofErr w:type="gramEnd"/>
      <w:r>
        <w:t xml:space="preserve"> found that the mean score of pretest got score 32.25 and posttest got score 58.25. In pretest, the minimum score was 15, the maximum score was 60, and standard deviation was 13.424. In posttest, the minimum score was 30, the maximum score was 75, and the standard deviation was 12.277. The result of descriptive analysis of experimental group is presented. </w:t>
      </w:r>
    </w:p>
    <w:p w14:paraId="08456EAD" w14:textId="3496A8D9" w:rsidR="00F01D0C" w:rsidRDefault="00F01D0C" w:rsidP="00F01D0C">
      <w:pPr>
        <w:pStyle w:val="BodyText"/>
        <w:spacing w:before="137"/>
        <w:ind w:right="117"/>
        <w:jc w:val="both"/>
      </w:pPr>
      <w:r w:rsidRPr="00F3716A">
        <w:rPr>
          <w:i/>
          <w:iCs/>
        </w:rPr>
        <w:t>Table 4.</w:t>
      </w:r>
      <w:r>
        <w:t xml:space="preserve"> Descriptive Statistics of Control Group</w:t>
      </w:r>
    </w:p>
    <w:tbl>
      <w:tblPr>
        <w:tblStyle w:val="TableGrid"/>
        <w:tblpPr w:leftFromText="180" w:rightFromText="180" w:vertAnchor="text" w:horzAnchor="margin" w:tblpX="-10" w:tblpY="158"/>
        <w:tblW w:w="892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23"/>
        <w:gridCol w:w="1220"/>
        <w:gridCol w:w="1134"/>
        <w:gridCol w:w="1129"/>
        <w:gridCol w:w="992"/>
        <w:gridCol w:w="1560"/>
      </w:tblGrid>
      <w:tr w:rsidR="00F3716A" w:rsidRPr="00BF5EA7" w14:paraId="56300A55" w14:textId="77777777" w:rsidTr="00F3716A">
        <w:trPr>
          <w:trHeight w:val="290"/>
        </w:trPr>
        <w:tc>
          <w:tcPr>
            <w:tcW w:w="8926" w:type="dxa"/>
            <w:gridSpan w:val="7"/>
            <w:tcBorders>
              <w:top w:val="single" w:sz="4" w:space="0" w:color="auto"/>
              <w:bottom w:val="single" w:sz="4" w:space="0" w:color="auto"/>
            </w:tcBorders>
            <w:hideMark/>
          </w:tcPr>
          <w:p w14:paraId="24E73D86" w14:textId="77777777" w:rsidR="00F3716A" w:rsidRPr="00BF5EA7" w:rsidRDefault="00F3716A" w:rsidP="00F3716A">
            <w:pPr>
              <w:jc w:val="center"/>
              <w:rPr>
                <w:rFonts w:ascii="Times New Roman" w:eastAsia="Times New Roman" w:hAnsi="Times New Roman" w:cs="Times New Roman"/>
                <w:b/>
                <w:bCs/>
                <w:kern w:val="0"/>
                <w14:ligatures w14:val="none"/>
              </w:rPr>
            </w:pPr>
            <w:r w:rsidRPr="00BF5EA7">
              <w:rPr>
                <w:rFonts w:ascii="Times New Roman" w:eastAsia="Times New Roman" w:hAnsi="Times New Roman" w:cs="Times New Roman"/>
                <w:b/>
                <w:bCs/>
                <w:kern w:val="0"/>
                <w14:ligatures w14:val="none"/>
              </w:rPr>
              <w:t>Descriptive Statistics</w:t>
            </w:r>
          </w:p>
        </w:tc>
      </w:tr>
      <w:tr w:rsidR="00F3716A" w:rsidRPr="00BF5EA7" w14:paraId="3016649E" w14:textId="77777777" w:rsidTr="00F3716A">
        <w:trPr>
          <w:trHeight w:val="480"/>
        </w:trPr>
        <w:tc>
          <w:tcPr>
            <w:tcW w:w="2268" w:type="dxa"/>
            <w:tcBorders>
              <w:top w:val="single" w:sz="4" w:space="0" w:color="auto"/>
            </w:tcBorders>
            <w:hideMark/>
          </w:tcPr>
          <w:p w14:paraId="0C0931C1"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623" w:type="dxa"/>
            <w:tcBorders>
              <w:top w:val="single" w:sz="4" w:space="0" w:color="auto"/>
              <w:bottom w:val="single" w:sz="4" w:space="0" w:color="auto"/>
            </w:tcBorders>
            <w:hideMark/>
          </w:tcPr>
          <w:p w14:paraId="57C6688B"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N</w:t>
            </w:r>
          </w:p>
        </w:tc>
        <w:tc>
          <w:tcPr>
            <w:tcW w:w="1220" w:type="dxa"/>
            <w:tcBorders>
              <w:top w:val="single" w:sz="4" w:space="0" w:color="auto"/>
              <w:bottom w:val="single" w:sz="4" w:space="0" w:color="auto"/>
            </w:tcBorders>
            <w:hideMark/>
          </w:tcPr>
          <w:p w14:paraId="71A57582"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Minimum</w:t>
            </w:r>
          </w:p>
        </w:tc>
        <w:tc>
          <w:tcPr>
            <w:tcW w:w="1134" w:type="dxa"/>
            <w:tcBorders>
              <w:top w:val="single" w:sz="4" w:space="0" w:color="auto"/>
              <w:bottom w:val="single" w:sz="4" w:space="0" w:color="auto"/>
            </w:tcBorders>
            <w:hideMark/>
          </w:tcPr>
          <w:p w14:paraId="7399F455"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Maximum</w:t>
            </w:r>
          </w:p>
        </w:tc>
        <w:tc>
          <w:tcPr>
            <w:tcW w:w="1129" w:type="dxa"/>
            <w:tcBorders>
              <w:top w:val="single" w:sz="4" w:space="0" w:color="auto"/>
              <w:bottom w:val="single" w:sz="4" w:space="0" w:color="auto"/>
            </w:tcBorders>
            <w:hideMark/>
          </w:tcPr>
          <w:p w14:paraId="743F67AC"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Sum</w:t>
            </w:r>
          </w:p>
        </w:tc>
        <w:tc>
          <w:tcPr>
            <w:tcW w:w="992" w:type="dxa"/>
            <w:tcBorders>
              <w:top w:val="single" w:sz="4" w:space="0" w:color="auto"/>
              <w:bottom w:val="single" w:sz="4" w:space="0" w:color="auto"/>
            </w:tcBorders>
            <w:hideMark/>
          </w:tcPr>
          <w:p w14:paraId="3F7928FF"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Mean</w:t>
            </w:r>
          </w:p>
        </w:tc>
        <w:tc>
          <w:tcPr>
            <w:tcW w:w="1560" w:type="dxa"/>
            <w:tcBorders>
              <w:top w:val="single" w:sz="4" w:space="0" w:color="auto"/>
              <w:bottom w:val="single" w:sz="4" w:space="0" w:color="auto"/>
            </w:tcBorders>
            <w:hideMark/>
          </w:tcPr>
          <w:p w14:paraId="26268DB0"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Std. Deviation</w:t>
            </w:r>
          </w:p>
        </w:tc>
      </w:tr>
      <w:tr w:rsidR="00F3716A" w:rsidRPr="00BF5EA7" w14:paraId="209A33DD" w14:textId="77777777" w:rsidTr="00F3716A">
        <w:trPr>
          <w:trHeight w:val="290"/>
        </w:trPr>
        <w:tc>
          <w:tcPr>
            <w:tcW w:w="2268" w:type="dxa"/>
            <w:tcBorders>
              <w:top w:val="single" w:sz="4" w:space="0" w:color="auto"/>
            </w:tcBorders>
            <w:hideMark/>
          </w:tcPr>
          <w:p w14:paraId="661EC668" w14:textId="77777777" w:rsidR="00F3716A" w:rsidRPr="00BF5EA7" w:rsidRDefault="00F3716A" w:rsidP="00F3716A">
            <w:pPr>
              <w:rPr>
                <w:rFonts w:ascii="Times New Roman" w:eastAsia="Times New Roman" w:hAnsi="Times New Roman" w:cs="Times New Roman"/>
                <w:kern w:val="0"/>
                <w14:ligatures w14:val="none"/>
              </w:rPr>
            </w:pPr>
            <w:proofErr w:type="spellStart"/>
            <w:r w:rsidRPr="00BF5EA7">
              <w:rPr>
                <w:rFonts w:ascii="Times New Roman" w:eastAsia="Times New Roman" w:hAnsi="Times New Roman" w:cs="Times New Roman"/>
                <w:kern w:val="0"/>
                <w14:ligatures w14:val="none"/>
              </w:rPr>
              <w:t>PreControl</w:t>
            </w:r>
            <w:proofErr w:type="spellEnd"/>
          </w:p>
        </w:tc>
        <w:tc>
          <w:tcPr>
            <w:tcW w:w="623" w:type="dxa"/>
            <w:tcBorders>
              <w:top w:val="single" w:sz="4" w:space="0" w:color="auto"/>
            </w:tcBorders>
            <w:noWrap/>
            <w:hideMark/>
          </w:tcPr>
          <w:p w14:paraId="45AE68C9"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tcBorders>
              <w:top w:val="single" w:sz="4" w:space="0" w:color="auto"/>
            </w:tcBorders>
            <w:noWrap/>
            <w:hideMark/>
          </w:tcPr>
          <w:p w14:paraId="4EF6BB2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15</w:t>
            </w:r>
          </w:p>
        </w:tc>
        <w:tc>
          <w:tcPr>
            <w:tcW w:w="1134" w:type="dxa"/>
            <w:tcBorders>
              <w:top w:val="single" w:sz="4" w:space="0" w:color="auto"/>
            </w:tcBorders>
            <w:noWrap/>
            <w:hideMark/>
          </w:tcPr>
          <w:p w14:paraId="6A77136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60</w:t>
            </w:r>
          </w:p>
        </w:tc>
        <w:tc>
          <w:tcPr>
            <w:tcW w:w="1129" w:type="dxa"/>
            <w:tcBorders>
              <w:top w:val="single" w:sz="4" w:space="0" w:color="auto"/>
            </w:tcBorders>
            <w:noWrap/>
            <w:hideMark/>
          </w:tcPr>
          <w:p w14:paraId="7530F5E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645</w:t>
            </w:r>
          </w:p>
        </w:tc>
        <w:tc>
          <w:tcPr>
            <w:tcW w:w="992" w:type="dxa"/>
            <w:tcBorders>
              <w:top w:val="single" w:sz="4" w:space="0" w:color="auto"/>
            </w:tcBorders>
            <w:noWrap/>
            <w:hideMark/>
          </w:tcPr>
          <w:p w14:paraId="7257107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32.25</w:t>
            </w:r>
          </w:p>
        </w:tc>
        <w:tc>
          <w:tcPr>
            <w:tcW w:w="1560" w:type="dxa"/>
            <w:tcBorders>
              <w:top w:val="single" w:sz="4" w:space="0" w:color="auto"/>
            </w:tcBorders>
            <w:noWrap/>
            <w:hideMark/>
          </w:tcPr>
          <w:p w14:paraId="11205644"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13.424</w:t>
            </w:r>
          </w:p>
        </w:tc>
      </w:tr>
      <w:tr w:rsidR="00F3716A" w:rsidRPr="00BF5EA7" w14:paraId="6572EBA4" w14:textId="77777777" w:rsidTr="00F3716A">
        <w:trPr>
          <w:trHeight w:val="460"/>
        </w:trPr>
        <w:tc>
          <w:tcPr>
            <w:tcW w:w="2268" w:type="dxa"/>
            <w:hideMark/>
          </w:tcPr>
          <w:p w14:paraId="56C471DC" w14:textId="77777777" w:rsidR="00F3716A" w:rsidRPr="00BF5EA7" w:rsidRDefault="00F3716A" w:rsidP="00F3716A">
            <w:pPr>
              <w:rPr>
                <w:rFonts w:ascii="Times New Roman" w:eastAsia="Times New Roman" w:hAnsi="Times New Roman" w:cs="Times New Roman"/>
                <w:kern w:val="0"/>
                <w14:ligatures w14:val="none"/>
              </w:rPr>
            </w:pPr>
            <w:proofErr w:type="spellStart"/>
            <w:r w:rsidRPr="00BF5EA7">
              <w:rPr>
                <w:rFonts w:ascii="Times New Roman" w:eastAsia="Times New Roman" w:hAnsi="Times New Roman" w:cs="Times New Roman"/>
                <w:kern w:val="0"/>
                <w14:ligatures w14:val="none"/>
              </w:rPr>
              <w:t>PostControl</w:t>
            </w:r>
            <w:proofErr w:type="spellEnd"/>
          </w:p>
        </w:tc>
        <w:tc>
          <w:tcPr>
            <w:tcW w:w="623" w:type="dxa"/>
            <w:noWrap/>
            <w:hideMark/>
          </w:tcPr>
          <w:p w14:paraId="4950F7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noWrap/>
            <w:hideMark/>
          </w:tcPr>
          <w:p w14:paraId="4227C65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30</w:t>
            </w:r>
          </w:p>
        </w:tc>
        <w:tc>
          <w:tcPr>
            <w:tcW w:w="1134" w:type="dxa"/>
            <w:noWrap/>
            <w:hideMark/>
          </w:tcPr>
          <w:p w14:paraId="0AF1435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75</w:t>
            </w:r>
          </w:p>
        </w:tc>
        <w:tc>
          <w:tcPr>
            <w:tcW w:w="1129" w:type="dxa"/>
            <w:noWrap/>
            <w:hideMark/>
          </w:tcPr>
          <w:p w14:paraId="64B10F82"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1165</w:t>
            </w:r>
          </w:p>
        </w:tc>
        <w:tc>
          <w:tcPr>
            <w:tcW w:w="992" w:type="dxa"/>
            <w:noWrap/>
            <w:hideMark/>
          </w:tcPr>
          <w:p w14:paraId="77ACE3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58.25</w:t>
            </w:r>
          </w:p>
        </w:tc>
        <w:tc>
          <w:tcPr>
            <w:tcW w:w="1560" w:type="dxa"/>
            <w:noWrap/>
            <w:hideMark/>
          </w:tcPr>
          <w:p w14:paraId="3E949708"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12.277</w:t>
            </w:r>
          </w:p>
        </w:tc>
      </w:tr>
      <w:tr w:rsidR="00F3716A" w:rsidRPr="00BF5EA7" w14:paraId="541D5908" w14:textId="77777777" w:rsidTr="00F3716A">
        <w:trPr>
          <w:trHeight w:val="460"/>
        </w:trPr>
        <w:tc>
          <w:tcPr>
            <w:tcW w:w="2268" w:type="dxa"/>
            <w:hideMark/>
          </w:tcPr>
          <w:p w14:paraId="04C6D55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Valid N (listwise)</w:t>
            </w:r>
          </w:p>
        </w:tc>
        <w:tc>
          <w:tcPr>
            <w:tcW w:w="623" w:type="dxa"/>
            <w:noWrap/>
            <w:hideMark/>
          </w:tcPr>
          <w:p w14:paraId="5AF3072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hideMark/>
          </w:tcPr>
          <w:p w14:paraId="386644E0"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34" w:type="dxa"/>
            <w:hideMark/>
          </w:tcPr>
          <w:p w14:paraId="466D19D2"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29" w:type="dxa"/>
            <w:hideMark/>
          </w:tcPr>
          <w:p w14:paraId="62845BF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992" w:type="dxa"/>
            <w:hideMark/>
          </w:tcPr>
          <w:p w14:paraId="0AC8E1EF"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560" w:type="dxa"/>
            <w:hideMark/>
          </w:tcPr>
          <w:p w14:paraId="57904113"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r>
    </w:tbl>
    <w:p w14:paraId="195A210D" w14:textId="31B2C19F" w:rsidR="00B37ADF" w:rsidRDefault="00F3716A" w:rsidP="008332CC">
      <w:pPr>
        <w:pStyle w:val="BodyText"/>
        <w:spacing w:before="137"/>
        <w:ind w:right="117" w:firstLine="720"/>
        <w:jc w:val="both"/>
      </w:pPr>
      <w:r>
        <w:t xml:space="preserve">Furthermore, the result of the data shown in the pre-test was 1 student in the fairly good category (5%), 1 student in the weak category (5%), and 18 students in the poor category (90%). Meanwhile, in the post-test, 5 students </w:t>
      </w:r>
      <w:proofErr w:type="gramStart"/>
      <w:r>
        <w:t>was</w:t>
      </w:r>
      <w:proofErr w:type="gramEnd"/>
      <w:r>
        <w:t xml:space="preserve"> in the good category (25%), 7 students in the fairly good category (35%), 4 students in the weak category (20%), and 4 students in the poor category (20%). </w:t>
      </w:r>
    </w:p>
    <w:p w14:paraId="634C4686" w14:textId="1739E742" w:rsidR="00B37ADF" w:rsidRDefault="00B37ADF" w:rsidP="00B37ADF">
      <w:pPr>
        <w:pStyle w:val="BodyText"/>
        <w:spacing w:before="137"/>
        <w:ind w:right="117"/>
        <w:jc w:val="both"/>
      </w:pPr>
      <w:r w:rsidRPr="00B37ADF">
        <w:rPr>
          <w:i/>
          <w:iCs/>
        </w:rPr>
        <w:t>Table 4.</w:t>
      </w:r>
      <w:r>
        <w:t xml:space="preserve"> The Score Distribution for Control Group</w:t>
      </w:r>
    </w:p>
    <w:tbl>
      <w:tblPr>
        <w:tblpPr w:leftFromText="180" w:rightFromText="180" w:vertAnchor="text" w:horzAnchor="margin" w:tblpXSpec="right" w:tblpY="308"/>
        <w:tblW w:w="8970" w:type="dxa"/>
        <w:tblBorders>
          <w:top w:val="single" w:sz="4" w:space="0" w:color="auto"/>
          <w:bottom w:val="single" w:sz="4" w:space="0" w:color="auto"/>
        </w:tblBorders>
        <w:tblLook w:val="04A0" w:firstRow="1" w:lastRow="0" w:firstColumn="1" w:lastColumn="0" w:noHBand="0" w:noVBand="1"/>
      </w:tblPr>
      <w:tblGrid>
        <w:gridCol w:w="988"/>
        <w:gridCol w:w="1701"/>
        <w:gridCol w:w="1275"/>
        <w:gridCol w:w="1560"/>
        <w:gridCol w:w="1842"/>
        <w:gridCol w:w="1604"/>
      </w:tblGrid>
      <w:tr w:rsidR="00810FEC" w:rsidRPr="00760922" w14:paraId="6A869C77" w14:textId="77777777" w:rsidTr="00810FEC">
        <w:trPr>
          <w:trHeight w:val="290"/>
        </w:trPr>
        <w:tc>
          <w:tcPr>
            <w:tcW w:w="988" w:type="dxa"/>
            <w:vMerge w:val="restart"/>
            <w:tcBorders>
              <w:top w:val="single" w:sz="4" w:space="0" w:color="auto"/>
              <w:bottom w:val="single" w:sz="4" w:space="0" w:color="auto"/>
            </w:tcBorders>
            <w:shd w:val="clear" w:color="auto" w:fill="auto"/>
            <w:noWrap/>
            <w:vAlign w:val="center"/>
            <w:hideMark/>
          </w:tcPr>
          <w:p w14:paraId="4C57B22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701" w:type="dxa"/>
            <w:vMerge w:val="restart"/>
            <w:tcBorders>
              <w:top w:val="single" w:sz="4" w:space="0" w:color="auto"/>
              <w:bottom w:val="single" w:sz="4" w:space="0" w:color="auto"/>
            </w:tcBorders>
            <w:shd w:val="clear" w:color="auto" w:fill="auto"/>
            <w:noWrap/>
            <w:vAlign w:val="center"/>
            <w:hideMark/>
          </w:tcPr>
          <w:p w14:paraId="5B5A51F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835" w:type="dxa"/>
            <w:gridSpan w:val="2"/>
            <w:tcBorders>
              <w:bottom w:val="single" w:sz="4" w:space="0" w:color="auto"/>
            </w:tcBorders>
            <w:shd w:val="clear" w:color="auto" w:fill="auto"/>
            <w:noWrap/>
            <w:vAlign w:val="center"/>
            <w:hideMark/>
          </w:tcPr>
          <w:p w14:paraId="33075BBB"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446" w:type="dxa"/>
            <w:gridSpan w:val="2"/>
            <w:tcBorders>
              <w:bottom w:val="single" w:sz="4" w:space="0" w:color="auto"/>
            </w:tcBorders>
            <w:shd w:val="clear" w:color="auto" w:fill="auto"/>
            <w:noWrap/>
            <w:vAlign w:val="center"/>
            <w:hideMark/>
          </w:tcPr>
          <w:p w14:paraId="3C56D719"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810FEC" w:rsidRPr="00760922" w14:paraId="15EB10EE" w14:textId="77777777" w:rsidTr="00810FEC">
        <w:trPr>
          <w:trHeight w:val="320"/>
        </w:trPr>
        <w:tc>
          <w:tcPr>
            <w:tcW w:w="988" w:type="dxa"/>
            <w:vMerge/>
            <w:tcBorders>
              <w:top w:val="nil"/>
              <w:bottom w:val="single" w:sz="4" w:space="0" w:color="auto"/>
            </w:tcBorders>
            <w:vAlign w:val="center"/>
            <w:hideMark/>
          </w:tcPr>
          <w:p w14:paraId="492D7EE3"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701" w:type="dxa"/>
            <w:vMerge/>
            <w:tcBorders>
              <w:top w:val="nil"/>
              <w:bottom w:val="single" w:sz="4" w:space="0" w:color="auto"/>
            </w:tcBorders>
            <w:vAlign w:val="center"/>
            <w:hideMark/>
          </w:tcPr>
          <w:p w14:paraId="71699564"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275" w:type="dxa"/>
            <w:tcBorders>
              <w:top w:val="single" w:sz="4" w:space="0" w:color="auto"/>
              <w:bottom w:val="single" w:sz="4" w:space="0" w:color="auto"/>
            </w:tcBorders>
            <w:shd w:val="clear" w:color="auto" w:fill="auto"/>
            <w:noWrap/>
            <w:vAlign w:val="center"/>
            <w:hideMark/>
          </w:tcPr>
          <w:p w14:paraId="7A950FB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560" w:type="dxa"/>
            <w:tcBorders>
              <w:top w:val="single" w:sz="4" w:space="0" w:color="auto"/>
              <w:bottom w:val="single" w:sz="4" w:space="0" w:color="auto"/>
            </w:tcBorders>
            <w:shd w:val="clear" w:color="auto" w:fill="auto"/>
            <w:noWrap/>
            <w:vAlign w:val="center"/>
            <w:hideMark/>
          </w:tcPr>
          <w:p w14:paraId="4389D3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842" w:type="dxa"/>
            <w:tcBorders>
              <w:top w:val="single" w:sz="4" w:space="0" w:color="auto"/>
              <w:bottom w:val="single" w:sz="4" w:space="0" w:color="auto"/>
            </w:tcBorders>
            <w:shd w:val="clear" w:color="auto" w:fill="auto"/>
            <w:noWrap/>
            <w:vAlign w:val="center"/>
            <w:hideMark/>
          </w:tcPr>
          <w:p w14:paraId="1994E8B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604" w:type="dxa"/>
            <w:tcBorders>
              <w:top w:val="single" w:sz="4" w:space="0" w:color="auto"/>
              <w:bottom w:val="single" w:sz="4" w:space="0" w:color="auto"/>
            </w:tcBorders>
            <w:shd w:val="clear" w:color="auto" w:fill="auto"/>
            <w:noWrap/>
            <w:vAlign w:val="center"/>
            <w:hideMark/>
          </w:tcPr>
          <w:p w14:paraId="00B0B3B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810FEC" w:rsidRPr="00760922" w14:paraId="2E04A42D" w14:textId="77777777" w:rsidTr="00810FEC">
        <w:trPr>
          <w:trHeight w:val="320"/>
        </w:trPr>
        <w:tc>
          <w:tcPr>
            <w:tcW w:w="988" w:type="dxa"/>
            <w:tcBorders>
              <w:top w:val="single" w:sz="4" w:space="0" w:color="auto"/>
            </w:tcBorders>
            <w:shd w:val="clear" w:color="auto" w:fill="auto"/>
            <w:vAlign w:val="center"/>
            <w:hideMark/>
          </w:tcPr>
          <w:p w14:paraId="75F53CB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701" w:type="dxa"/>
            <w:tcBorders>
              <w:top w:val="single" w:sz="4" w:space="0" w:color="auto"/>
            </w:tcBorders>
            <w:shd w:val="clear" w:color="auto" w:fill="auto"/>
            <w:vAlign w:val="center"/>
            <w:hideMark/>
          </w:tcPr>
          <w:p w14:paraId="5C2673E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275" w:type="dxa"/>
            <w:tcBorders>
              <w:top w:val="single" w:sz="4" w:space="0" w:color="auto"/>
            </w:tcBorders>
            <w:shd w:val="clear" w:color="auto" w:fill="auto"/>
            <w:noWrap/>
            <w:vAlign w:val="bottom"/>
            <w:hideMark/>
          </w:tcPr>
          <w:p w14:paraId="4A38870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tcBorders>
              <w:top w:val="single" w:sz="4" w:space="0" w:color="auto"/>
            </w:tcBorders>
            <w:shd w:val="clear" w:color="auto" w:fill="auto"/>
            <w:noWrap/>
            <w:vAlign w:val="bottom"/>
            <w:hideMark/>
          </w:tcPr>
          <w:p w14:paraId="75A1274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tcBorders>
              <w:top w:val="single" w:sz="4" w:space="0" w:color="auto"/>
            </w:tcBorders>
            <w:shd w:val="clear" w:color="auto" w:fill="auto"/>
            <w:noWrap/>
            <w:vAlign w:val="bottom"/>
            <w:hideMark/>
          </w:tcPr>
          <w:p w14:paraId="426BD1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604" w:type="dxa"/>
            <w:tcBorders>
              <w:top w:val="single" w:sz="4" w:space="0" w:color="auto"/>
            </w:tcBorders>
            <w:shd w:val="clear" w:color="auto" w:fill="auto"/>
            <w:noWrap/>
            <w:vAlign w:val="bottom"/>
            <w:hideMark/>
          </w:tcPr>
          <w:p w14:paraId="3D48D4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810FEC" w:rsidRPr="00760922" w14:paraId="670E617E" w14:textId="77777777" w:rsidTr="00810FEC">
        <w:trPr>
          <w:trHeight w:val="320"/>
        </w:trPr>
        <w:tc>
          <w:tcPr>
            <w:tcW w:w="988" w:type="dxa"/>
            <w:shd w:val="clear" w:color="auto" w:fill="auto"/>
            <w:vAlign w:val="center"/>
            <w:hideMark/>
          </w:tcPr>
          <w:p w14:paraId="031B19E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701" w:type="dxa"/>
            <w:shd w:val="clear" w:color="auto" w:fill="auto"/>
            <w:vAlign w:val="center"/>
            <w:hideMark/>
          </w:tcPr>
          <w:p w14:paraId="41BD9EA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275" w:type="dxa"/>
            <w:shd w:val="clear" w:color="auto" w:fill="auto"/>
            <w:noWrap/>
            <w:vAlign w:val="bottom"/>
            <w:hideMark/>
          </w:tcPr>
          <w:p w14:paraId="227CC13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shd w:val="clear" w:color="auto" w:fill="auto"/>
            <w:noWrap/>
            <w:vAlign w:val="bottom"/>
            <w:hideMark/>
          </w:tcPr>
          <w:p w14:paraId="270E3E1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shd w:val="clear" w:color="auto" w:fill="auto"/>
            <w:noWrap/>
            <w:vAlign w:val="bottom"/>
            <w:hideMark/>
          </w:tcPr>
          <w:p w14:paraId="686FE42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604" w:type="dxa"/>
            <w:shd w:val="clear" w:color="auto" w:fill="auto"/>
            <w:noWrap/>
            <w:vAlign w:val="bottom"/>
            <w:hideMark/>
          </w:tcPr>
          <w:p w14:paraId="279054B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25%</w:t>
            </w:r>
          </w:p>
        </w:tc>
      </w:tr>
      <w:tr w:rsidR="00810FEC" w:rsidRPr="00760922" w14:paraId="76EC14B5" w14:textId="77777777" w:rsidTr="00810FEC">
        <w:trPr>
          <w:trHeight w:val="320"/>
        </w:trPr>
        <w:tc>
          <w:tcPr>
            <w:tcW w:w="988" w:type="dxa"/>
            <w:shd w:val="clear" w:color="auto" w:fill="auto"/>
            <w:vAlign w:val="center"/>
            <w:hideMark/>
          </w:tcPr>
          <w:p w14:paraId="2DBF12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701" w:type="dxa"/>
            <w:shd w:val="clear" w:color="auto" w:fill="auto"/>
            <w:vAlign w:val="center"/>
            <w:hideMark/>
          </w:tcPr>
          <w:p w14:paraId="1631443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275" w:type="dxa"/>
            <w:shd w:val="clear" w:color="auto" w:fill="auto"/>
            <w:noWrap/>
            <w:vAlign w:val="bottom"/>
            <w:hideMark/>
          </w:tcPr>
          <w:p w14:paraId="7B12F38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2115846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5185D8C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w:t>
            </w:r>
          </w:p>
        </w:tc>
        <w:tc>
          <w:tcPr>
            <w:tcW w:w="1604" w:type="dxa"/>
            <w:shd w:val="clear" w:color="auto" w:fill="auto"/>
            <w:noWrap/>
            <w:vAlign w:val="bottom"/>
            <w:hideMark/>
          </w:tcPr>
          <w:p w14:paraId="16DB522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35%</w:t>
            </w:r>
          </w:p>
        </w:tc>
      </w:tr>
      <w:tr w:rsidR="00810FEC" w:rsidRPr="00760922" w14:paraId="66C47528" w14:textId="77777777" w:rsidTr="00810FEC">
        <w:trPr>
          <w:trHeight w:val="320"/>
        </w:trPr>
        <w:tc>
          <w:tcPr>
            <w:tcW w:w="988" w:type="dxa"/>
            <w:shd w:val="clear" w:color="auto" w:fill="auto"/>
            <w:vAlign w:val="center"/>
            <w:hideMark/>
          </w:tcPr>
          <w:p w14:paraId="59E362D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701" w:type="dxa"/>
            <w:shd w:val="clear" w:color="auto" w:fill="auto"/>
            <w:vAlign w:val="center"/>
            <w:hideMark/>
          </w:tcPr>
          <w:p w14:paraId="0353619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275" w:type="dxa"/>
            <w:shd w:val="clear" w:color="auto" w:fill="auto"/>
            <w:noWrap/>
            <w:vAlign w:val="bottom"/>
            <w:hideMark/>
          </w:tcPr>
          <w:p w14:paraId="30D4B4E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6B2BE45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0DE3F530"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7D41F79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02139D7C" w14:textId="77777777" w:rsidTr="00810FEC">
        <w:trPr>
          <w:trHeight w:val="320"/>
        </w:trPr>
        <w:tc>
          <w:tcPr>
            <w:tcW w:w="988" w:type="dxa"/>
            <w:shd w:val="clear" w:color="auto" w:fill="auto"/>
            <w:vAlign w:val="center"/>
            <w:hideMark/>
          </w:tcPr>
          <w:p w14:paraId="19CF71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701" w:type="dxa"/>
            <w:shd w:val="clear" w:color="auto" w:fill="auto"/>
            <w:vAlign w:val="center"/>
            <w:hideMark/>
          </w:tcPr>
          <w:p w14:paraId="465338C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275" w:type="dxa"/>
            <w:shd w:val="clear" w:color="auto" w:fill="auto"/>
            <w:noWrap/>
            <w:vAlign w:val="bottom"/>
            <w:hideMark/>
          </w:tcPr>
          <w:p w14:paraId="01B5879B"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18</w:t>
            </w:r>
          </w:p>
        </w:tc>
        <w:tc>
          <w:tcPr>
            <w:tcW w:w="1560" w:type="dxa"/>
            <w:shd w:val="clear" w:color="auto" w:fill="auto"/>
            <w:noWrap/>
            <w:vAlign w:val="bottom"/>
            <w:hideMark/>
          </w:tcPr>
          <w:p w14:paraId="2C1FF4F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842" w:type="dxa"/>
            <w:shd w:val="clear" w:color="auto" w:fill="auto"/>
            <w:noWrap/>
            <w:vAlign w:val="bottom"/>
            <w:hideMark/>
          </w:tcPr>
          <w:p w14:paraId="61056F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288B464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115BF838" w14:textId="77777777" w:rsidTr="00810FEC">
        <w:trPr>
          <w:trHeight w:val="320"/>
        </w:trPr>
        <w:tc>
          <w:tcPr>
            <w:tcW w:w="2689" w:type="dxa"/>
            <w:gridSpan w:val="2"/>
            <w:shd w:val="clear" w:color="auto" w:fill="auto"/>
            <w:noWrap/>
            <w:vAlign w:val="center"/>
            <w:hideMark/>
          </w:tcPr>
          <w:p w14:paraId="458D5E6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275" w:type="dxa"/>
            <w:shd w:val="clear" w:color="auto" w:fill="auto"/>
            <w:noWrap/>
            <w:vAlign w:val="bottom"/>
            <w:hideMark/>
          </w:tcPr>
          <w:p w14:paraId="5B6BBD1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560" w:type="dxa"/>
            <w:shd w:val="clear" w:color="auto" w:fill="auto"/>
            <w:noWrap/>
            <w:vAlign w:val="bottom"/>
            <w:hideMark/>
          </w:tcPr>
          <w:p w14:paraId="4F42B9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842" w:type="dxa"/>
            <w:shd w:val="clear" w:color="auto" w:fill="auto"/>
            <w:noWrap/>
            <w:vAlign w:val="bottom"/>
            <w:hideMark/>
          </w:tcPr>
          <w:p w14:paraId="4DCADE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604" w:type="dxa"/>
            <w:shd w:val="clear" w:color="auto" w:fill="auto"/>
            <w:noWrap/>
            <w:vAlign w:val="bottom"/>
            <w:hideMark/>
          </w:tcPr>
          <w:p w14:paraId="7AC276F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3E288C67" w14:textId="2C83C3C1" w:rsidR="00F3716A" w:rsidRDefault="00B37ADF" w:rsidP="000279F5">
      <w:pPr>
        <w:pStyle w:val="BodyText"/>
        <w:spacing w:before="137"/>
        <w:ind w:right="117"/>
        <w:jc w:val="both"/>
      </w:pPr>
      <w:r>
        <w:lastRenderedPageBreak/>
        <w:t xml:space="preserve">3. </w:t>
      </w:r>
      <w:commentRangeStart w:id="31"/>
      <w:r>
        <w:t>Paired Sample T-Test</w:t>
      </w:r>
    </w:p>
    <w:p w14:paraId="63D350A3" w14:textId="17AEC5DE" w:rsidR="00B37ADF" w:rsidRDefault="00B37ADF" w:rsidP="00B37ADF">
      <w:pPr>
        <w:pStyle w:val="BodyText"/>
        <w:spacing w:before="137"/>
        <w:ind w:right="117"/>
        <w:jc w:val="both"/>
      </w:pPr>
      <w:r>
        <w:t xml:space="preserve">The result of paired sample statistic of experimental group showed in Table 5. It was used to find out whether choral reading strategy could </w:t>
      </w:r>
      <w:proofErr w:type="gramStart"/>
      <w:r>
        <w:t>improving</w:t>
      </w:r>
      <w:proofErr w:type="gramEnd"/>
      <w:r>
        <w:t xml:space="preserve"> students’ reading achievement of descriptive text or not</w:t>
      </w:r>
    </w:p>
    <w:p w14:paraId="0F7AC71D" w14:textId="1E920B59" w:rsidR="00F01D0C" w:rsidRDefault="00B37ADF" w:rsidP="00F01D0C">
      <w:pPr>
        <w:pStyle w:val="BodyText"/>
        <w:spacing w:before="137"/>
        <w:ind w:right="117"/>
        <w:jc w:val="both"/>
      </w:pPr>
      <w:r w:rsidRPr="00877FF2">
        <w:rPr>
          <w:i/>
          <w:iCs/>
        </w:rPr>
        <w:t>Table 5.</w:t>
      </w:r>
      <w:r>
        <w:t xml:space="preserve"> The Result of Paired Sample Test in Experimental Group</w:t>
      </w:r>
    </w:p>
    <w:tbl>
      <w:tblPr>
        <w:tblStyle w:val="TableGrid"/>
        <w:tblpPr w:leftFromText="180" w:rightFromText="180" w:vertAnchor="text" w:horzAnchor="margin" w:tblpX="132" w:tblpY="146"/>
        <w:tblW w:w="86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1212"/>
        <w:gridCol w:w="850"/>
        <w:gridCol w:w="847"/>
        <w:gridCol w:w="851"/>
        <w:gridCol w:w="1134"/>
        <w:gridCol w:w="1134"/>
        <w:gridCol w:w="850"/>
        <w:gridCol w:w="425"/>
        <w:gridCol w:w="709"/>
      </w:tblGrid>
      <w:tr w:rsidR="00877FF2" w:rsidRPr="0040681C" w14:paraId="57E1F241" w14:textId="77777777" w:rsidTr="00877FF2">
        <w:trPr>
          <w:trHeight w:val="290"/>
        </w:trPr>
        <w:tc>
          <w:tcPr>
            <w:tcW w:w="1842" w:type="dxa"/>
            <w:gridSpan w:val="2"/>
            <w:vMerge w:val="restart"/>
            <w:hideMark/>
          </w:tcPr>
          <w:p w14:paraId="6BBF5756" w14:textId="77777777" w:rsidR="00B37ADF" w:rsidRPr="0040681C" w:rsidRDefault="00B37ADF" w:rsidP="00B37ADF">
            <w:pPr>
              <w:jc w:val="center"/>
              <w:rPr>
                <w:rFonts w:ascii="Times New Roman" w:eastAsia="Times New Roman" w:hAnsi="Times New Roman" w:cs="Times New Roman"/>
                <w:b/>
                <w:bCs/>
                <w:kern w:val="0"/>
                <w:sz w:val="16"/>
                <w:szCs w:val="16"/>
                <w14:ligatures w14:val="none"/>
              </w:rPr>
            </w:pPr>
          </w:p>
        </w:tc>
        <w:tc>
          <w:tcPr>
            <w:tcW w:w="4816" w:type="dxa"/>
            <w:gridSpan w:val="5"/>
            <w:tcBorders>
              <w:top w:val="single" w:sz="4" w:space="0" w:color="auto"/>
              <w:bottom w:val="single" w:sz="4" w:space="0" w:color="auto"/>
            </w:tcBorders>
            <w:hideMark/>
          </w:tcPr>
          <w:p w14:paraId="26865FCD"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Paired Differences</w:t>
            </w:r>
          </w:p>
        </w:tc>
        <w:tc>
          <w:tcPr>
            <w:tcW w:w="850" w:type="dxa"/>
            <w:vMerge w:val="restart"/>
            <w:tcBorders>
              <w:top w:val="single" w:sz="4" w:space="0" w:color="auto"/>
              <w:bottom w:val="single" w:sz="4" w:space="0" w:color="auto"/>
            </w:tcBorders>
            <w:hideMark/>
          </w:tcPr>
          <w:p w14:paraId="0C160222"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t</w:t>
            </w:r>
          </w:p>
        </w:tc>
        <w:tc>
          <w:tcPr>
            <w:tcW w:w="425" w:type="dxa"/>
            <w:vMerge w:val="restart"/>
            <w:tcBorders>
              <w:top w:val="single" w:sz="4" w:space="0" w:color="auto"/>
              <w:bottom w:val="single" w:sz="4" w:space="0" w:color="auto"/>
            </w:tcBorders>
            <w:hideMark/>
          </w:tcPr>
          <w:p w14:paraId="435C90D8"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df</w:t>
            </w:r>
            <w:proofErr w:type="spellEnd"/>
          </w:p>
        </w:tc>
        <w:tc>
          <w:tcPr>
            <w:tcW w:w="709" w:type="dxa"/>
            <w:vMerge w:val="restart"/>
            <w:tcBorders>
              <w:top w:val="single" w:sz="4" w:space="0" w:color="auto"/>
              <w:bottom w:val="single" w:sz="4" w:space="0" w:color="auto"/>
            </w:tcBorders>
            <w:hideMark/>
          </w:tcPr>
          <w:p w14:paraId="512D74AD"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Sig. (2-tailed)</w:t>
            </w:r>
          </w:p>
        </w:tc>
      </w:tr>
      <w:tr w:rsidR="00B37ADF" w:rsidRPr="0040681C" w14:paraId="2A0E18A2" w14:textId="77777777" w:rsidTr="00877FF2">
        <w:trPr>
          <w:trHeight w:val="290"/>
        </w:trPr>
        <w:tc>
          <w:tcPr>
            <w:tcW w:w="1842" w:type="dxa"/>
            <w:gridSpan w:val="2"/>
            <w:vMerge/>
            <w:hideMark/>
          </w:tcPr>
          <w:p w14:paraId="1217868D" w14:textId="77777777" w:rsidR="00B37ADF" w:rsidRPr="0040681C" w:rsidRDefault="00B37ADF" w:rsidP="00B37ADF">
            <w:pPr>
              <w:rPr>
                <w:rFonts w:ascii="Times New Roman" w:eastAsia="Times New Roman" w:hAnsi="Times New Roman" w:cs="Times New Roman"/>
                <w:b/>
                <w:bCs/>
                <w:kern w:val="0"/>
                <w:sz w:val="16"/>
                <w:szCs w:val="16"/>
                <w14:ligatures w14:val="none"/>
              </w:rPr>
            </w:pPr>
          </w:p>
        </w:tc>
        <w:tc>
          <w:tcPr>
            <w:tcW w:w="850" w:type="dxa"/>
            <w:vMerge w:val="restart"/>
            <w:tcBorders>
              <w:top w:val="single" w:sz="4" w:space="0" w:color="auto"/>
              <w:bottom w:val="nil"/>
            </w:tcBorders>
            <w:hideMark/>
          </w:tcPr>
          <w:p w14:paraId="2B918805"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Mean</w:t>
            </w:r>
          </w:p>
        </w:tc>
        <w:tc>
          <w:tcPr>
            <w:tcW w:w="847" w:type="dxa"/>
            <w:vMerge w:val="restart"/>
            <w:tcBorders>
              <w:top w:val="single" w:sz="4" w:space="0" w:color="auto"/>
              <w:bottom w:val="nil"/>
            </w:tcBorders>
            <w:hideMark/>
          </w:tcPr>
          <w:p w14:paraId="091BF585"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Deviation</w:t>
            </w:r>
          </w:p>
        </w:tc>
        <w:tc>
          <w:tcPr>
            <w:tcW w:w="851" w:type="dxa"/>
            <w:vMerge w:val="restart"/>
            <w:tcBorders>
              <w:top w:val="single" w:sz="4" w:space="0" w:color="auto"/>
              <w:bottom w:val="nil"/>
            </w:tcBorders>
            <w:hideMark/>
          </w:tcPr>
          <w:p w14:paraId="10A6B0A8"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Error Mean</w:t>
            </w:r>
          </w:p>
        </w:tc>
        <w:tc>
          <w:tcPr>
            <w:tcW w:w="2268" w:type="dxa"/>
            <w:gridSpan w:val="2"/>
            <w:tcBorders>
              <w:top w:val="single" w:sz="4" w:space="0" w:color="auto"/>
              <w:bottom w:val="single" w:sz="4" w:space="0" w:color="auto"/>
            </w:tcBorders>
            <w:hideMark/>
          </w:tcPr>
          <w:p w14:paraId="65D3DF7E"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95% Confidence Interval of the Difference</w:t>
            </w:r>
          </w:p>
        </w:tc>
        <w:tc>
          <w:tcPr>
            <w:tcW w:w="850" w:type="dxa"/>
            <w:vMerge/>
            <w:tcBorders>
              <w:top w:val="single" w:sz="4" w:space="0" w:color="auto"/>
              <w:bottom w:val="nil"/>
            </w:tcBorders>
            <w:hideMark/>
          </w:tcPr>
          <w:p w14:paraId="0C31C309"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425" w:type="dxa"/>
            <w:vMerge/>
            <w:tcBorders>
              <w:top w:val="single" w:sz="4" w:space="0" w:color="auto"/>
              <w:bottom w:val="nil"/>
            </w:tcBorders>
            <w:hideMark/>
          </w:tcPr>
          <w:p w14:paraId="6C13F713"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709" w:type="dxa"/>
            <w:vMerge/>
            <w:tcBorders>
              <w:top w:val="single" w:sz="4" w:space="0" w:color="auto"/>
              <w:bottom w:val="nil"/>
            </w:tcBorders>
            <w:hideMark/>
          </w:tcPr>
          <w:p w14:paraId="54FA86B1" w14:textId="77777777" w:rsidR="00B37ADF" w:rsidRPr="0040681C" w:rsidRDefault="00B37ADF" w:rsidP="00B37ADF">
            <w:pPr>
              <w:rPr>
                <w:rFonts w:ascii="Times New Roman" w:eastAsia="Times New Roman" w:hAnsi="Times New Roman" w:cs="Times New Roman"/>
                <w:kern w:val="0"/>
                <w:sz w:val="16"/>
                <w:szCs w:val="16"/>
                <w14:ligatures w14:val="none"/>
              </w:rPr>
            </w:pPr>
          </w:p>
        </w:tc>
      </w:tr>
      <w:tr w:rsidR="00B37ADF" w:rsidRPr="0040681C" w14:paraId="56F874C1" w14:textId="77777777" w:rsidTr="00877FF2">
        <w:trPr>
          <w:trHeight w:val="290"/>
        </w:trPr>
        <w:tc>
          <w:tcPr>
            <w:tcW w:w="1842" w:type="dxa"/>
            <w:gridSpan w:val="2"/>
            <w:vMerge/>
            <w:tcBorders>
              <w:bottom w:val="single" w:sz="4" w:space="0" w:color="auto"/>
            </w:tcBorders>
            <w:hideMark/>
          </w:tcPr>
          <w:p w14:paraId="79D3BAA4" w14:textId="77777777" w:rsidR="00B37ADF" w:rsidRPr="0040681C" w:rsidRDefault="00B37ADF" w:rsidP="00B37ADF">
            <w:pPr>
              <w:rPr>
                <w:rFonts w:ascii="Times New Roman" w:eastAsia="Times New Roman" w:hAnsi="Times New Roman" w:cs="Times New Roman"/>
                <w:b/>
                <w:bCs/>
                <w:kern w:val="0"/>
                <w:sz w:val="16"/>
                <w:szCs w:val="16"/>
                <w14:ligatures w14:val="none"/>
              </w:rPr>
            </w:pPr>
          </w:p>
        </w:tc>
        <w:tc>
          <w:tcPr>
            <w:tcW w:w="850" w:type="dxa"/>
            <w:vMerge/>
            <w:tcBorders>
              <w:top w:val="nil"/>
              <w:bottom w:val="single" w:sz="4" w:space="0" w:color="auto"/>
            </w:tcBorders>
            <w:hideMark/>
          </w:tcPr>
          <w:p w14:paraId="4AAC23D5"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847" w:type="dxa"/>
            <w:vMerge/>
            <w:tcBorders>
              <w:top w:val="nil"/>
              <w:bottom w:val="single" w:sz="4" w:space="0" w:color="auto"/>
            </w:tcBorders>
            <w:hideMark/>
          </w:tcPr>
          <w:p w14:paraId="48E77EC4"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851" w:type="dxa"/>
            <w:vMerge/>
            <w:tcBorders>
              <w:top w:val="nil"/>
              <w:bottom w:val="single" w:sz="4" w:space="0" w:color="auto"/>
            </w:tcBorders>
            <w:hideMark/>
          </w:tcPr>
          <w:p w14:paraId="73F6FD9E"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1134" w:type="dxa"/>
            <w:tcBorders>
              <w:top w:val="single" w:sz="4" w:space="0" w:color="auto"/>
              <w:bottom w:val="single" w:sz="4" w:space="0" w:color="auto"/>
            </w:tcBorders>
            <w:hideMark/>
          </w:tcPr>
          <w:p w14:paraId="656C7D20"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Lower</w:t>
            </w:r>
          </w:p>
        </w:tc>
        <w:tc>
          <w:tcPr>
            <w:tcW w:w="1134" w:type="dxa"/>
            <w:tcBorders>
              <w:top w:val="single" w:sz="4" w:space="0" w:color="auto"/>
              <w:bottom w:val="single" w:sz="4" w:space="0" w:color="auto"/>
            </w:tcBorders>
            <w:hideMark/>
          </w:tcPr>
          <w:p w14:paraId="0E090FAB"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Upper</w:t>
            </w:r>
          </w:p>
        </w:tc>
        <w:tc>
          <w:tcPr>
            <w:tcW w:w="850" w:type="dxa"/>
            <w:vMerge/>
            <w:tcBorders>
              <w:top w:val="nil"/>
              <w:bottom w:val="single" w:sz="4" w:space="0" w:color="auto"/>
            </w:tcBorders>
            <w:hideMark/>
          </w:tcPr>
          <w:p w14:paraId="0CAABAD6"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425" w:type="dxa"/>
            <w:vMerge/>
            <w:tcBorders>
              <w:top w:val="nil"/>
              <w:bottom w:val="single" w:sz="4" w:space="0" w:color="auto"/>
            </w:tcBorders>
            <w:hideMark/>
          </w:tcPr>
          <w:p w14:paraId="0CCE6190"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709" w:type="dxa"/>
            <w:vMerge/>
            <w:tcBorders>
              <w:top w:val="nil"/>
              <w:bottom w:val="single" w:sz="4" w:space="0" w:color="auto"/>
            </w:tcBorders>
            <w:hideMark/>
          </w:tcPr>
          <w:p w14:paraId="64817F2B" w14:textId="77777777" w:rsidR="00B37ADF" w:rsidRPr="0040681C" w:rsidRDefault="00B37ADF" w:rsidP="00B37ADF">
            <w:pPr>
              <w:rPr>
                <w:rFonts w:ascii="Times New Roman" w:eastAsia="Times New Roman" w:hAnsi="Times New Roman" w:cs="Times New Roman"/>
                <w:kern w:val="0"/>
                <w:sz w:val="16"/>
                <w:szCs w:val="16"/>
                <w14:ligatures w14:val="none"/>
              </w:rPr>
            </w:pPr>
          </w:p>
        </w:tc>
      </w:tr>
      <w:tr w:rsidR="00B37ADF" w:rsidRPr="0040681C" w14:paraId="45739ACC" w14:textId="77777777" w:rsidTr="00877FF2">
        <w:trPr>
          <w:trHeight w:val="886"/>
        </w:trPr>
        <w:tc>
          <w:tcPr>
            <w:tcW w:w="630" w:type="dxa"/>
            <w:tcBorders>
              <w:top w:val="single" w:sz="4" w:space="0" w:color="auto"/>
              <w:bottom w:val="single" w:sz="4" w:space="0" w:color="auto"/>
            </w:tcBorders>
            <w:hideMark/>
          </w:tcPr>
          <w:p w14:paraId="14A3EBAE" w14:textId="77777777" w:rsidR="00B37ADF" w:rsidRPr="0040681C" w:rsidRDefault="00B37ADF" w:rsidP="00B37ADF">
            <w:pP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 1</w:t>
            </w:r>
          </w:p>
        </w:tc>
        <w:tc>
          <w:tcPr>
            <w:tcW w:w="1212" w:type="dxa"/>
            <w:tcBorders>
              <w:top w:val="single" w:sz="4" w:space="0" w:color="auto"/>
              <w:bottom w:val="single" w:sz="4" w:space="0" w:color="auto"/>
            </w:tcBorders>
            <w:hideMark/>
          </w:tcPr>
          <w:p w14:paraId="6F952456" w14:textId="77777777" w:rsidR="00B37ADF" w:rsidRPr="0040681C" w:rsidRDefault="00B37ADF" w:rsidP="00B37ADF">
            <w:pP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PreTest</w:t>
            </w:r>
            <w:proofErr w:type="spellEnd"/>
            <w:r w:rsidRPr="0040681C">
              <w:rPr>
                <w:rFonts w:ascii="Times New Roman" w:eastAsia="Times New Roman" w:hAnsi="Times New Roman" w:cs="Times New Roman"/>
                <w:kern w:val="0"/>
                <w:sz w:val="16"/>
                <w:szCs w:val="16"/>
                <w14:ligatures w14:val="none"/>
              </w:rPr>
              <w:t xml:space="preserve"> Experimental - </w:t>
            </w:r>
            <w:proofErr w:type="spellStart"/>
            <w:r w:rsidRPr="0040681C">
              <w:rPr>
                <w:rFonts w:ascii="Times New Roman" w:eastAsia="Times New Roman" w:hAnsi="Times New Roman" w:cs="Times New Roman"/>
                <w:kern w:val="0"/>
                <w:sz w:val="16"/>
                <w:szCs w:val="16"/>
                <w14:ligatures w14:val="none"/>
              </w:rPr>
              <w:t>PostTest</w:t>
            </w:r>
            <w:proofErr w:type="spellEnd"/>
            <w:r w:rsidRPr="0040681C">
              <w:rPr>
                <w:rFonts w:ascii="Times New Roman" w:eastAsia="Times New Roman" w:hAnsi="Times New Roman" w:cs="Times New Roman"/>
                <w:kern w:val="0"/>
                <w:sz w:val="16"/>
                <w:szCs w:val="16"/>
                <w14:ligatures w14:val="none"/>
              </w:rPr>
              <w:t xml:space="preserve"> Experimental</w:t>
            </w:r>
          </w:p>
        </w:tc>
        <w:tc>
          <w:tcPr>
            <w:tcW w:w="850" w:type="dxa"/>
            <w:tcBorders>
              <w:top w:val="single" w:sz="4" w:space="0" w:color="auto"/>
              <w:bottom w:val="single" w:sz="4" w:space="0" w:color="auto"/>
            </w:tcBorders>
            <w:noWrap/>
            <w:hideMark/>
          </w:tcPr>
          <w:p w14:paraId="479FE4F0"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-51.429</w:t>
            </w:r>
          </w:p>
        </w:tc>
        <w:tc>
          <w:tcPr>
            <w:tcW w:w="847" w:type="dxa"/>
            <w:tcBorders>
              <w:top w:val="single" w:sz="4" w:space="0" w:color="auto"/>
              <w:bottom w:val="single" w:sz="4" w:space="0" w:color="auto"/>
            </w:tcBorders>
            <w:noWrap/>
            <w:hideMark/>
          </w:tcPr>
          <w:p w14:paraId="5C1EA20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8.681</w:t>
            </w:r>
          </w:p>
        </w:tc>
        <w:tc>
          <w:tcPr>
            <w:tcW w:w="851" w:type="dxa"/>
            <w:tcBorders>
              <w:top w:val="single" w:sz="4" w:space="0" w:color="auto"/>
              <w:bottom w:val="single" w:sz="4" w:space="0" w:color="auto"/>
            </w:tcBorders>
            <w:noWrap/>
            <w:hideMark/>
          </w:tcPr>
          <w:p w14:paraId="1E3AD464"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1.894</w:t>
            </w:r>
          </w:p>
        </w:tc>
        <w:tc>
          <w:tcPr>
            <w:tcW w:w="1134" w:type="dxa"/>
            <w:tcBorders>
              <w:top w:val="single" w:sz="4" w:space="0" w:color="auto"/>
              <w:bottom w:val="single" w:sz="4" w:space="0" w:color="auto"/>
            </w:tcBorders>
            <w:noWrap/>
            <w:hideMark/>
          </w:tcPr>
          <w:p w14:paraId="51F2BEBE"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-55.380</w:t>
            </w:r>
          </w:p>
        </w:tc>
        <w:tc>
          <w:tcPr>
            <w:tcW w:w="1134" w:type="dxa"/>
            <w:tcBorders>
              <w:top w:val="single" w:sz="4" w:space="0" w:color="auto"/>
              <w:bottom w:val="single" w:sz="4" w:space="0" w:color="auto"/>
            </w:tcBorders>
            <w:noWrap/>
            <w:hideMark/>
          </w:tcPr>
          <w:p w14:paraId="688C64A0"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-47.477</w:t>
            </w:r>
          </w:p>
        </w:tc>
        <w:tc>
          <w:tcPr>
            <w:tcW w:w="850" w:type="dxa"/>
            <w:tcBorders>
              <w:top w:val="single" w:sz="4" w:space="0" w:color="auto"/>
              <w:bottom w:val="single" w:sz="4" w:space="0" w:color="auto"/>
            </w:tcBorders>
            <w:noWrap/>
            <w:hideMark/>
          </w:tcPr>
          <w:p w14:paraId="6CFD33A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-27.149</w:t>
            </w:r>
          </w:p>
        </w:tc>
        <w:tc>
          <w:tcPr>
            <w:tcW w:w="425" w:type="dxa"/>
            <w:tcBorders>
              <w:top w:val="single" w:sz="4" w:space="0" w:color="auto"/>
              <w:bottom w:val="single" w:sz="4" w:space="0" w:color="auto"/>
            </w:tcBorders>
            <w:noWrap/>
            <w:hideMark/>
          </w:tcPr>
          <w:p w14:paraId="48B36C3A"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20</w:t>
            </w:r>
          </w:p>
        </w:tc>
        <w:tc>
          <w:tcPr>
            <w:tcW w:w="709" w:type="dxa"/>
            <w:tcBorders>
              <w:top w:val="single" w:sz="4" w:space="0" w:color="auto"/>
              <w:bottom w:val="single" w:sz="4" w:space="0" w:color="auto"/>
            </w:tcBorders>
            <w:noWrap/>
            <w:hideMark/>
          </w:tcPr>
          <w:p w14:paraId="264BCFE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0.000</w:t>
            </w:r>
          </w:p>
        </w:tc>
      </w:tr>
    </w:tbl>
    <w:p w14:paraId="74DC44A4" w14:textId="77777777" w:rsidR="008332CC" w:rsidRDefault="008332CC" w:rsidP="008332CC">
      <w:pPr>
        <w:ind w:firstLine="720"/>
        <w:jc w:val="both"/>
        <w:rPr>
          <w:rFonts w:ascii="Times New Roman" w:hAnsi="Times New Roman" w:cs="Times New Roman"/>
          <w:sz w:val="24"/>
          <w:szCs w:val="24"/>
        </w:rPr>
      </w:pPr>
    </w:p>
    <w:p w14:paraId="431B6933" w14:textId="4DC0B493" w:rsidR="00877FF2" w:rsidRPr="009D173D" w:rsidRDefault="00877FF2" w:rsidP="008332CC">
      <w:pPr>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Table shown that the mean different between pre-test and post-test in experimental group was -51.429, the standard deviation was 8.681 and standard error man was 1.1894, then degree of freedom 20 and t-obtained was -27.149 higher t-table 1.725 and the last significance (2-tailed) was 0.000. Since the significance 2 tailed 0.000 was lower that alpha value 0.05, it was inferred that choral reading strategy in experimental group was effective to improve students’ reading achievement of descriptive text at the </w:t>
      </w:r>
      <w:proofErr w:type="gramStart"/>
      <w:r w:rsidRPr="009D173D">
        <w:rPr>
          <w:rFonts w:ascii="Times New Roman" w:hAnsi="Times New Roman" w:cs="Times New Roman"/>
          <w:sz w:val="24"/>
          <w:szCs w:val="24"/>
        </w:rPr>
        <w:t>tenth grade</w:t>
      </w:r>
      <w:proofErr w:type="gramEnd"/>
      <w:r w:rsidRPr="009D173D">
        <w:rPr>
          <w:rFonts w:ascii="Times New Roman" w:hAnsi="Times New Roman" w:cs="Times New Roman"/>
          <w:sz w:val="24"/>
          <w:szCs w:val="24"/>
        </w:rPr>
        <w:t xml:space="preserve"> students of SMK Gajah Mada 3 Palembang.</w:t>
      </w:r>
    </w:p>
    <w:p w14:paraId="77966CFB" w14:textId="5075F391" w:rsidR="00877FF2" w:rsidRPr="00877FF2" w:rsidRDefault="00877FF2" w:rsidP="00877FF2">
      <w:pPr>
        <w:jc w:val="both"/>
        <w:rPr>
          <w:rFonts w:ascii="Times New Roman" w:hAnsi="Times New Roman" w:cs="Times New Roman"/>
          <w:sz w:val="24"/>
          <w:szCs w:val="24"/>
        </w:rPr>
      </w:pPr>
      <w:r w:rsidRPr="00877FF2">
        <w:rPr>
          <w:rFonts w:ascii="Times New Roman" w:hAnsi="Times New Roman" w:cs="Times New Roman"/>
          <w:i/>
          <w:iCs/>
          <w:sz w:val="24"/>
          <w:szCs w:val="24"/>
        </w:rPr>
        <w:t>Table 6.</w:t>
      </w:r>
      <w:r w:rsidRPr="00877FF2">
        <w:rPr>
          <w:rFonts w:ascii="Times New Roman" w:hAnsi="Times New Roman" w:cs="Times New Roman"/>
          <w:sz w:val="24"/>
          <w:szCs w:val="24"/>
        </w:rPr>
        <w:t xml:space="preserve"> The Result of Paired Sample Test in Control Group</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134"/>
        <w:gridCol w:w="850"/>
        <w:gridCol w:w="993"/>
        <w:gridCol w:w="850"/>
        <w:gridCol w:w="1134"/>
        <w:gridCol w:w="1134"/>
        <w:gridCol w:w="709"/>
        <w:gridCol w:w="567"/>
        <w:gridCol w:w="850"/>
      </w:tblGrid>
      <w:tr w:rsidR="00877FF2" w:rsidRPr="0040681C" w14:paraId="50033558" w14:textId="77777777" w:rsidTr="00A47CD4">
        <w:trPr>
          <w:trHeight w:val="290"/>
        </w:trPr>
        <w:tc>
          <w:tcPr>
            <w:tcW w:w="9072" w:type="dxa"/>
            <w:gridSpan w:val="10"/>
            <w:hideMark/>
          </w:tcPr>
          <w:p w14:paraId="774292B6" w14:textId="77777777" w:rsidR="00877FF2" w:rsidRPr="0040681C" w:rsidRDefault="00877FF2" w:rsidP="00C9186A">
            <w:pPr>
              <w:jc w:val="center"/>
              <w:rPr>
                <w:rFonts w:ascii="Times New Roman" w:eastAsia="Times New Roman" w:hAnsi="Times New Roman" w:cs="Times New Roman"/>
                <w:b/>
                <w:bCs/>
                <w:kern w:val="0"/>
                <w:sz w:val="16"/>
                <w:szCs w:val="16"/>
                <w14:ligatures w14:val="none"/>
              </w:rPr>
            </w:pPr>
            <w:r w:rsidRPr="0040681C">
              <w:rPr>
                <w:rFonts w:ascii="Times New Roman" w:eastAsia="Times New Roman" w:hAnsi="Times New Roman" w:cs="Times New Roman"/>
                <w:b/>
                <w:bCs/>
                <w:kern w:val="0"/>
                <w:sz w:val="16"/>
                <w:szCs w:val="16"/>
                <w14:ligatures w14:val="none"/>
              </w:rPr>
              <w:t>Paired Samples Test</w:t>
            </w:r>
          </w:p>
        </w:tc>
      </w:tr>
      <w:tr w:rsidR="00877FF2" w:rsidRPr="0040681C" w14:paraId="733A8B8D" w14:textId="77777777" w:rsidTr="00A47CD4">
        <w:trPr>
          <w:trHeight w:val="290"/>
        </w:trPr>
        <w:tc>
          <w:tcPr>
            <w:tcW w:w="1985" w:type="dxa"/>
            <w:gridSpan w:val="2"/>
            <w:vMerge w:val="restart"/>
            <w:hideMark/>
          </w:tcPr>
          <w:p w14:paraId="26225A18" w14:textId="77777777" w:rsidR="00877FF2" w:rsidRPr="0040681C" w:rsidRDefault="00877FF2" w:rsidP="00C9186A">
            <w:pPr>
              <w:jc w:val="center"/>
              <w:rPr>
                <w:rFonts w:ascii="Times New Roman" w:eastAsia="Times New Roman" w:hAnsi="Times New Roman" w:cs="Times New Roman"/>
                <w:b/>
                <w:bCs/>
                <w:kern w:val="0"/>
                <w:sz w:val="16"/>
                <w:szCs w:val="16"/>
                <w14:ligatures w14:val="none"/>
              </w:rPr>
            </w:pPr>
          </w:p>
        </w:tc>
        <w:tc>
          <w:tcPr>
            <w:tcW w:w="4961" w:type="dxa"/>
            <w:gridSpan w:val="5"/>
            <w:tcBorders>
              <w:top w:val="nil"/>
              <w:bottom w:val="single" w:sz="4" w:space="0" w:color="auto"/>
            </w:tcBorders>
            <w:hideMark/>
          </w:tcPr>
          <w:p w14:paraId="0EE71E7E"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Paired Differences</w:t>
            </w:r>
          </w:p>
        </w:tc>
        <w:tc>
          <w:tcPr>
            <w:tcW w:w="709" w:type="dxa"/>
            <w:vMerge w:val="restart"/>
            <w:tcBorders>
              <w:top w:val="nil"/>
              <w:bottom w:val="single" w:sz="4" w:space="0" w:color="auto"/>
            </w:tcBorders>
            <w:hideMark/>
          </w:tcPr>
          <w:p w14:paraId="53897E18"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t</w:t>
            </w:r>
          </w:p>
        </w:tc>
        <w:tc>
          <w:tcPr>
            <w:tcW w:w="567" w:type="dxa"/>
            <w:vMerge w:val="restart"/>
            <w:tcBorders>
              <w:top w:val="nil"/>
              <w:bottom w:val="single" w:sz="4" w:space="0" w:color="auto"/>
            </w:tcBorders>
            <w:hideMark/>
          </w:tcPr>
          <w:p w14:paraId="5CB75302"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df</w:t>
            </w:r>
            <w:proofErr w:type="spellEnd"/>
          </w:p>
        </w:tc>
        <w:tc>
          <w:tcPr>
            <w:tcW w:w="850" w:type="dxa"/>
            <w:vMerge w:val="restart"/>
            <w:tcBorders>
              <w:top w:val="nil"/>
              <w:bottom w:val="single" w:sz="4" w:space="0" w:color="auto"/>
            </w:tcBorders>
            <w:hideMark/>
          </w:tcPr>
          <w:p w14:paraId="7FF849F7"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Sig. (2-tailed)</w:t>
            </w:r>
          </w:p>
        </w:tc>
      </w:tr>
      <w:tr w:rsidR="00877FF2" w:rsidRPr="0040681C" w14:paraId="73290C58" w14:textId="77777777" w:rsidTr="00A47CD4">
        <w:trPr>
          <w:trHeight w:val="290"/>
        </w:trPr>
        <w:tc>
          <w:tcPr>
            <w:tcW w:w="1985" w:type="dxa"/>
            <w:gridSpan w:val="2"/>
            <w:vMerge/>
            <w:tcBorders>
              <w:top w:val="single" w:sz="4" w:space="0" w:color="auto"/>
            </w:tcBorders>
            <w:hideMark/>
          </w:tcPr>
          <w:p w14:paraId="2808A61F" w14:textId="77777777" w:rsidR="00877FF2" w:rsidRPr="0040681C" w:rsidRDefault="00877FF2" w:rsidP="00C9186A">
            <w:pPr>
              <w:rPr>
                <w:rFonts w:ascii="Times New Roman" w:eastAsia="Times New Roman" w:hAnsi="Times New Roman" w:cs="Times New Roman"/>
                <w:b/>
                <w:bCs/>
                <w:kern w:val="0"/>
                <w:sz w:val="16"/>
                <w:szCs w:val="16"/>
                <w14:ligatures w14:val="none"/>
              </w:rPr>
            </w:pPr>
          </w:p>
        </w:tc>
        <w:tc>
          <w:tcPr>
            <w:tcW w:w="850" w:type="dxa"/>
            <w:vMerge w:val="restart"/>
            <w:tcBorders>
              <w:top w:val="single" w:sz="4" w:space="0" w:color="auto"/>
              <w:bottom w:val="single" w:sz="4" w:space="0" w:color="auto"/>
            </w:tcBorders>
            <w:hideMark/>
          </w:tcPr>
          <w:p w14:paraId="6ED9BD83"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Mean</w:t>
            </w:r>
          </w:p>
        </w:tc>
        <w:tc>
          <w:tcPr>
            <w:tcW w:w="993" w:type="dxa"/>
            <w:vMerge w:val="restart"/>
            <w:tcBorders>
              <w:top w:val="single" w:sz="4" w:space="0" w:color="auto"/>
              <w:bottom w:val="single" w:sz="4" w:space="0" w:color="auto"/>
            </w:tcBorders>
            <w:hideMark/>
          </w:tcPr>
          <w:p w14:paraId="32484B05"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Deviation</w:t>
            </w:r>
          </w:p>
        </w:tc>
        <w:tc>
          <w:tcPr>
            <w:tcW w:w="850" w:type="dxa"/>
            <w:vMerge w:val="restart"/>
            <w:tcBorders>
              <w:top w:val="single" w:sz="4" w:space="0" w:color="auto"/>
              <w:bottom w:val="single" w:sz="4" w:space="0" w:color="auto"/>
            </w:tcBorders>
            <w:hideMark/>
          </w:tcPr>
          <w:p w14:paraId="1A72BF2F"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Error Mean</w:t>
            </w:r>
          </w:p>
        </w:tc>
        <w:tc>
          <w:tcPr>
            <w:tcW w:w="2268" w:type="dxa"/>
            <w:gridSpan w:val="2"/>
            <w:tcBorders>
              <w:top w:val="single" w:sz="4" w:space="0" w:color="auto"/>
              <w:bottom w:val="single" w:sz="4" w:space="0" w:color="auto"/>
            </w:tcBorders>
            <w:hideMark/>
          </w:tcPr>
          <w:p w14:paraId="3F1D22AD"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95% Confidence Interval of the Difference</w:t>
            </w:r>
          </w:p>
        </w:tc>
        <w:tc>
          <w:tcPr>
            <w:tcW w:w="709" w:type="dxa"/>
            <w:vMerge/>
            <w:tcBorders>
              <w:top w:val="single" w:sz="4" w:space="0" w:color="auto"/>
            </w:tcBorders>
            <w:hideMark/>
          </w:tcPr>
          <w:p w14:paraId="5BC80DF4"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567" w:type="dxa"/>
            <w:vMerge/>
            <w:tcBorders>
              <w:top w:val="single" w:sz="4" w:space="0" w:color="auto"/>
            </w:tcBorders>
            <w:hideMark/>
          </w:tcPr>
          <w:p w14:paraId="24CC31F1"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tcBorders>
              <w:top w:val="single" w:sz="4" w:space="0" w:color="auto"/>
            </w:tcBorders>
            <w:hideMark/>
          </w:tcPr>
          <w:p w14:paraId="48A4BE65" w14:textId="77777777" w:rsidR="00877FF2" w:rsidRPr="0040681C" w:rsidRDefault="00877FF2" w:rsidP="00C9186A">
            <w:pPr>
              <w:rPr>
                <w:rFonts w:ascii="Times New Roman" w:eastAsia="Times New Roman" w:hAnsi="Times New Roman" w:cs="Times New Roman"/>
                <w:kern w:val="0"/>
                <w:sz w:val="16"/>
                <w:szCs w:val="16"/>
                <w14:ligatures w14:val="none"/>
              </w:rPr>
            </w:pPr>
          </w:p>
        </w:tc>
      </w:tr>
      <w:tr w:rsidR="00877FF2" w:rsidRPr="0040681C" w14:paraId="19A444CD" w14:textId="77777777" w:rsidTr="00A47CD4">
        <w:trPr>
          <w:trHeight w:val="290"/>
        </w:trPr>
        <w:tc>
          <w:tcPr>
            <w:tcW w:w="1985" w:type="dxa"/>
            <w:gridSpan w:val="2"/>
            <w:vMerge/>
            <w:hideMark/>
          </w:tcPr>
          <w:p w14:paraId="08CB7C24" w14:textId="77777777" w:rsidR="00877FF2" w:rsidRPr="0040681C" w:rsidRDefault="00877FF2" w:rsidP="00C9186A">
            <w:pPr>
              <w:rPr>
                <w:rFonts w:ascii="Times New Roman" w:eastAsia="Times New Roman" w:hAnsi="Times New Roman" w:cs="Times New Roman"/>
                <w:b/>
                <w:bCs/>
                <w:kern w:val="0"/>
                <w:sz w:val="16"/>
                <w:szCs w:val="16"/>
                <w14:ligatures w14:val="none"/>
              </w:rPr>
            </w:pPr>
          </w:p>
        </w:tc>
        <w:tc>
          <w:tcPr>
            <w:tcW w:w="850" w:type="dxa"/>
            <w:vMerge/>
            <w:tcBorders>
              <w:top w:val="single" w:sz="4" w:space="0" w:color="auto"/>
            </w:tcBorders>
            <w:hideMark/>
          </w:tcPr>
          <w:p w14:paraId="01662169"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993" w:type="dxa"/>
            <w:vMerge/>
            <w:tcBorders>
              <w:top w:val="single" w:sz="4" w:space="0" w:color="auto"/>
            </w:tcBorders>
            <w:hideMark/>
          </w:tcPr>
          <w:p w14:paraId="461C72B0"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tcBorders>
              <w:top w:val="single" w:sz="4" w:space="0" w:color="auto"/>
            </w:tcBorders>
            <w:hideMark/>
          </w:tcPr>
          <w:p w14:paraId="4C68B6F5"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1134" w:type="dxa"/>
            <w:tcBorders>
              <w:top w:val="single" w:sz="4" w:space="0" w:color="auto"/>
              <w:bottom w:val="single" w:sz="4" w:space="0" w:color="auto"/>
            </w:tcBorders>
            <w:hideMark/>
          </w:tcPr>
          <w:p w14:paraId="683FC552"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Lower</w:t>
            </w:r>
          </w:p>
        </w:tc>
        <w:tc>
          <w:tcPr>
            <w:tcW w:w="1134" w:type="dxa"/>
            <w:tcBorders>
              <w:top w:val="single" w:sz="4" w:space="0" w:color="auto"/>
              <w:bottom w:val="single" w:sz="4" w:space="0" w:color="auto"/>
            </w:tcBorders>
            <w:hideMark/>
          </w:tcPr>
          <w:p w14:paraId="7181BF57"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Upper</w:t>
            </w:r>
          </w:p>
        </w:tc>
        <w:tc>
          <w:tcPr>
            <w:tcW w:w="709" w:type="dxa"/>
            <w:vMerge/>
            <w:hideMark/>
          </w:tcPr>
          <w:p w14:paraId="199663AB"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567" w:type="dxa"/>
            <w:vMerge/>
            <w:hideMark/>
          </w:tcPr>
          <w:p w14:paraId="397A62B9"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hideMark/>
          </w:tcPr>
          <w:p w14:paraId="272A379D" w14:textId="77777777" w:rsidR="00877FF2" w:rsidRPr="0040681C" w:rsidRDefault="00877FF2" w:rsidP="00C9186A">
            <w:pPr>
              <w:rPr>
                <w:rFonts w:ascii="Times New Roman" w:eastAsia="Times New Roman" w:hAnsi="Times New Roman" w:cs="Times New Roman"/>
                <w:kern w:val="0"/>
                <w:sz w:val="16"/>
                <w:szCs w:val="16"/>
                <w14:ligatures w14:val="none"/>
              </w:rPr>
            </w:pPr>
          </w:p>
        </w:tc>
      </w:tr>
      <w:tr w:rsidR="00A47CD4" w:rsidRPr="0040681C" w14:paraId="0391B38D" w14:textId="77777777" w:rsidTr="00A47CD4">
        <w:trPr>
          <w:trHeight w:val="714"/>
        </w:trPr>
        <w:tc>
          <w:tcPr>
            <w:tcW w:w="851" w:type="dxa"/>
            <w:hideMark/>
          </w:tcPr>
          <w:p w14:paraId="4DF019E1" w14:textId="77777777" w:rsidR="00877FF2" w:rsidRPr="0040681C" w:rsidRDefault="00877FF2" w:rsidP="00C9186A">
            <w:pP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 1</w:t>
            </w:r>
          </w:p>
        </w:tc>
        <w:tc>
          <w:tcPr>
            <w:tcW w:w="1134" w:type="dxa"/>
            <w:hideMark/>
          </w:tcPr>
          <w:p w14:paraId="0F1DA96E" w14:textId="77777777" w:rsidR="00877FF2" w:rsidRPr="0040681C" w:rsidRDefault="00877FF2" w:rsidP="00C9186A">
            <w:pP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PreControl</w:t>
            </w:r>
            <w:proofErr w:type="spellEnd"/>
            <w:r w:rsidRPr="0040681C">
              <w:rPr>
                <w:rFonts w:ascii="Times New Roman" w:eastAsia="Times New Roman" w:hAnsi="Times New Roman" w:cs="Times New Roman"/>
                <w:kern w:val="0"/>
                <w:sz w:val="16"/>
                <w:szCs w:val="16"/>
                <w14:ligatures w14:val="none"/>
              </w:rPr>
              <w:t xml:space="preserve"> - </w:t>
            </w:r>
            <w:proofErr w:type="spellStart"/>
            <w:r w:rsidRPr="0040681C">
              <w:rPr>
                <w:rFonts w:ascii="Times New Roman" w:eastAsia="Times New Roman" w:hAnsi="Times New Roman" w:cs="Times New Roman"/>
                <w:kern w:val="0"/>
                <w:sz w:val="16"/>
                <w:szCs w:val="16"/>
                <w14:ligatures w14:val="none"/>
              </w:rPr>
              <w:t>PostControl</w:t>
            </w:r>
            <w:proofErr w:type="spellEnd"/>
          </w:p>
        </w:tc>
        <w:tc>
          <w:tcPr>
            <w:tcW w:w="850" w:type="dxa"/>
            <w:noWrap/>
            <w:hideMark/>
          </w:tcPr>
          <w:p w14:paraId="7FF98885"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-26.000</w:t>
            </w:r>
          </w:p>
        </w:tc>
        <w:tc>
          <w:tcPr>
            <w:tcW w:w="993" w:type="dxa"/>
            <w:noWrap/>
            <w:hideMark/>
          </w:tcPr>
          <w:p w14:paraId="22F752ED"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13.727</w:t>
            </w:r>
          </w:p>
        </w:tc>
        <w:tc>
          <w:tcPr>
            <w:tcW w:w="850" w:type="dxa"/>
            <w:noWrap/>
            <w:hideMark/>
          </w:tcPr>
          <w:p w14:paraId="05350446"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3.069</w:t>
            </w:r>
          </w:p>
        </w:tc>
        <w:tc>
          <w:tcPr>
            <w:tcW w:w="1134" w:type="dxa"/>
            <w:tcBorders>
              <w:top w:val="single" w:sz="4" w:space="0" w:color="auto"/>
            </w:tcBorders>
            <w:noWrap/>
            <w:hideMark/>
          </w:tcPr>
          <w:p w14:paraId="5DF1B16B"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-32.424</w:t>
            </w:r>
          </w:p>
        </w:tc>
        <w:tc>
          <w:tcPr>
            <w:tcW w:w="1134" w:type="dxa"/>
            <w:tcBorders>
              <w:top w:val="single" w:sz="4" w:space="0" w:color="auto"/>
            </w:tcBorders>
            <w:noWrap/>
            <w:hideMark/>
          </w:tcPr>
          <w:p w14:paraId="1C30345C"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-19.576</w:t>
            </w:r>
          </w:p>
        </w:tc>
        <w:tc>
          <w:tcPr>
            <w:tcW w:w="709" w:type="dxa"/>
            <w:noWrap/>
            <w:hideMark/>
          </w:tcPr>
          <w:p w14:paraId="005562C6"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-8.471</w:t>
            </w:r>
          </w:p>
        </w:tc>
        <w:tc>
          <w:tcPr>
            <w:tcW w:w="567" w:type="dxa"/>
            <w:noWrap/>
            <w:hideMark/>
          </w:tcPr>
          <w:p w14:paraId="66BB05FE"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19</w:t>
            </w:r>
          </w:p>
        </w:tc>
        <w:tc>
          <w:tcPr>
            <w:tcW w:w="850" w:type="dxa"/>
            <w:noWrap/>
            <w:hideMark/>
          </w:tcPr>
          <w:p w14:paraId="2FE1C6BB"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0.000</w:t>
            </w:r>
          </w:p>
        </w:tc>
      </w:tr>
    </w:tbl>
    <w:p w14:paraId="22F46195" w14:textId="77777777" w:rsidR="008332CC" w:rsidRDefault="008332CC" w:rsidP="008332CC">
      <w:pPr>
        <w:spacing w:line="240" w:lineRule="auto"/>
        <w:ind w:firstLine="720"/>
        <w:jc w:val="both"/>
        <w:rPr>
          <w:rFonts w:ascii="Times New Roman" w:hAnsi="Times New Roman" w:cs="Times New Roman"/>
          <w:sz w:val="24"/>
          <w:szCs w:val="24"/>
        </w:rPr>
      </w:pPr>
    </w:p>
    <w:p w14:paraId="07370852" w14:textId="41422E3B" w:rsidR="00877FF2" w:rsidRPr="009D173D" w:rsidRDefault="00B47EC8" w:rsidP="008332CC">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The table shows that mean different between </w:t>
      </w:r>
      <w:proofErr w:type="spellStart"/>
      <w:r w:rsidRPr="009D173D">
        <w:rPr>
          <w:rFonts w:ascii="Times New Roman" w:hAnsi="Times New Roman" w:cs="Times New Roman"/>
          <w:sz w:val="24"/>
          <w:szCs w:val="24"/>
        </w:rPr>
        <w:t>pre test</w:t>
      </w:r>
      <w:proofErr w:type="spellEnd"/>
      <w:r w:rsidRPr="009D173D">
        <w:rPr>
          <w:rFonts w:ascii="Times New Roman" w:hAnsi="Times New Roman" w:cs="Times New Roman"/>
          <w:sz w:val="24"/>
          <w:szCs w:val="24"/>
        </w:rPr>
        <w:t xml:space="preserve"> and </w:t>
      </w:r>
      <w:proofErr w:type="spellStart"/>
      <w:r w:rsidRPr="009D173D">
        <w:rPr>
          <w:rFonts w:ascii="Times New Roman" w:hAnsi="Times New Roman" w:cs="Times New Roman"/>
          <w:sz w:val="24"/>
          <w:szCs w:val="24"/>
        </w:rPr>
        <w:t>post test</w:t>
      </w:r>
      <w:proofErr w:type="spellEnd"/>
      <w:r w:rsidRPr="009D173D">
        <w:rPr>
          <w:rFonts w:ascii="Times New Roman" w:hAnsi="Times New Roman" w:cs="Times New Roman"/>
          <w:sz w:val="24"/>
          <w:szCs w:val="24"/>
        </w:rPr>
        <w:t xml:space="preserve"> in control group was -26.000, the standard deviation was 13.727 and standard error mean was 3.069, then degree of freedom 19 and t-obtained was 8.471 higher than t table was 1.725 and the last significance (2-tailed) was 0.000. Since the significance 2 tailed 0.000 &lt; 0.05, it was inferred that the students in control group also gained reading achievement significantly.  </w:t>
      </w:r>
    </w:p>
    <w:p w14:paraId="5BF11A24" w14:textId="2F66640F" w:rsidR="00B37ADF" w:rsidRDefault="00B47EC8" w:rsidP="00F01D0C">
      <w:pPr>
        <w:pStyle w:val="BodyText"/>
        <w:spacing w:before="137"/>
        <w:ind w:right="117"/>
        <w:jc w:val="both"/>
      </w:pPr>
      <w:r>
        <w:t>4. Independent Sample T-Test</w:t>
      </w:r>
    </w:p>
    <w:p w14:paraId="17A80B63" w14:textId="0D032403" w:rsidR="00B47EC8" w:rsidRDefault="00B47EC8" w:rsidP="009D173D">
      <w:pPr>
        <w:pStyle w:val="BodyText"/>
        <w:spacing w:before="137"/>
        <w:ind w:right="117" w:firstLine="720"/>
        <w:jc w:val="both"/>
      </w:pPr>
      <w:r>
        <w:t>After the data were collected from both experimental and control group, the researcher used independent sample t-test to compare the result of post-test from both experimental and control group. Table 7 below shows the result of independent sample t-test.</w:t>
      </w:r>
    </w:p>
    <w:p w14:paraId="664AE124" w14:textId="77777777" w:rsidR="008332CC" w:rsidRDefault="008332CC" w:rsidP="00B47EC8">
      <w:pPr>
        <w:pStyle w:val="BodyText"/>
        <w:spacing w:before="137"/>
        <w:ind w:right="117"/>
        <w:jc w:val="both"/>
      </w:pPr>
    </w:p>
    <w:p w14:paraId="2369D8CE" w14:textId="77777777" w:rsidR="008332CC" w:rsidRDefault="008332CC" w:rsidP="00B47EC8">
      <w:pPr>
        <w:pStyle w:val="BodyText"/>
        <w:spacing w:before="137"/>
        <w:ind w:right="117"/>
        <w:jc w:val="both"/>
      </w:pPr>
    </w:p>
    <w:p w14:paraId="0ECEF259" w14:textId="77777777" w:rsidR="008332CC" w:rsidRDefault="008332CC" w:rsidP="00B47EC8">
      <w:pPr>
        <w:pStyle w:val="BodyText"/>
        <w:spacing w:before="137"/>
        <w:ind w:right="117"/>
        <w:jc w:val="both"/>
      </w:pPr>
    </w:p>
    <w:p w14:paraId="46A48ED0" w14:textId="77777777" w:rsidR="008332CC" w:rsidRDefault="008332CC" w:rsidP="00B47EC8">
      <w:pPr>
        <w:pStyle w:val="BodyText"/>
        <w:spacing w:before="137"/>
        <w:ind w:right="117"/>
        <w:jc w:val="both"/>
      </w:pPr>
    </w:p>
    <w:p w14:paraId="4808B94E" w14:textId="3433E9FE" w:rsidR="00B47EC8" w:rsidRDefault="00B47EC8" w:rsidP="00B47EC8">
      <w:pPr>
        <w:pStyle w:val="BodyText"/>
        <w:spacing w:before="137"/>
        <w:ind w:right="117"/>
        <w:jc w:val="both"/>
      </w:pPr>
      <w:r>
        <w:lastRenderedPageBreak/>
        <w:t xml:space="preserve">Table 7. </w:t>
      </w:r>
      <w:r w:rsidRPr="00B47EC8">
        <w:t>The Result of Independent Sample T-Test</w:t>
      </w:r>
    </w:p>
    <w:tbl>
      <w:tblPr>
        <w:tblStyle w:val="TableGrid"/>
        <w:tblW w:w="8931"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851"/>
        <w:gridCol w:w="567"/>
        <w:gridCol w:w="708"/>
        <w:gridCol w:w="709"/>
        <w:gridCol w:w="709"/>
        <w:gridCol w:w="709"/>
        <w:gridCol w:w="850"/>
        <w:gridCol w:w="851"/>
        <w:gridCol w:w="850"/>
        <w:gridCol w:w="851"/>
      </w:tblGrid>
      <w:tr w:rsidR="00B47EC8" w:rsidRPr="0040681C" w14:paraId="77845BA7" w14:textId="77777777" w:rsidTr="00A47CD4">
        <w:trPr>
          <w:trHeight w:val="290"/>
        </w:trPr>
        <w:tc>
          <w:tcPr>
            <w:tcW w:w="8931" w:type="dxa"/>
            <w:gridSpan w:val="11"/>
            <w:hideMark/>
          </w:tcPr>
          <w:p w14:paraId="75C3E711" w14:textId="77777777" w:rsidR="00B47EC8" w:rsidRPr="0040681C" w:rsidRDefault="00B47EC8" w:rsidP="00C9186A">
            <w:pPr>
              <w:jc w:val="center"/>
              <w:rPr>
                <w:rFonts w:ascii="Times New Roman" w:eastAsia="Times New Roman" w:hAnsi="Times New Roman" w:cs="Times New Roman"/>
                <w:b/>
                <w:bCs/>
                <w:kern w:val="0"/>
                <w:sz w:val="14"/>
                <w:szCs w:val="14"/>
                <w14:ligatures w14:val="none"/>
              </w:rPr>
            </w:pPr>
            <w:r w:rsidRPr="0040681C">
              <w:rPr>
                <w:rFonts w:ascii="Times New Roman" w:eastAsia="Times New Roman" w:hAnsi="Times New Roman" w:cs="Times New Roman"/>
                <w:b/>
                <w:bCs/>
                <w:kern w:val="0"/>
                <w:sz w:val="14"/>
                <w:szCs w:val="14"/>
                <w14:ligatures w14:val="none"/>
              </w:rPr>
              <w:t>Independent Samples Test</w:t>
            </w:r>
          </w:p>
        </w:tc>
      </w:tr>
      <w:tr w:rsidR="00B47EC8" w:rsidRPr="0040681C" w14:paraId="113D3F75" w14:textId="77777777" w:rsidTr="00A47CD4">
        <w:trPr>
          <w:trHeight w:val="290"/>
        </w:trPr>
        <w:tc>
          <w:tcPr>
            <w:tcW w:w="2127" w:type="dxa"/>
            <w:gridSpan w:val="2"/>
            <w:vMerge w:val="restart"/>
            <w:hideMark/>
          </w:tcPr>
          <w:p w14:paraId="2BBD05D6" w14:textId="77777777" w:rsidR="00B47EC8" w:rsidRPr="0040681C" w:rsidRDefault="00B47EC8" w:rsidP="00C9186A">
            <w:pPr>
              <w:jc w:val="center"/>
              <w:rPr>
                <w:rFonts w:ascii="Times New Roman" w:eastAsia="Times New Roman" w:hAnsi="Times New Roman" w:cs="Times New Roman"/>
                <w:b/>
                <w:bCs/>
                <w:kern w:val="0"/>
                <w:sz w:val="14"/>
                <w:szCs w:val="14"/>
                <w14:ligatures w14:val="none"/>
              </w:rPr>
            </w:pPr>
          </w:p>
        </w:tc>
        <w:tc>
          <w:tcPr>
            <w:tcW w:w="1275" w:type="dxa"/>
            <w:gridSpan w:val="2"/>
            <w:tcBorders>
              <w:top w:val="nil"/>
              <w:bottom w:val="single" w:sz="4" w:space="0" w:color="auto"/>
            </w:tcBorders>
            <w:hideMark/>
          </w:tcPr>
          <w:p w14:paraId="0D95B970"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Levene's Test for Equality of Variances</w:t>
            </w:r>
          </w:p>
        </w:tc>
        <w:tc>
          <w:tcPr>
            <w:tcW w:w="5529" w:type="dxa"/>
            <w:gridSpan w:val="7"/>
            <w:tcBorders>
              <w:top w:val="nil"/>
              <w:bottom w:val="single" w:sz="4" w:space="0" w:color="auto"/>
            </w:tcBorders>
            <w:hideMark/>
          </w:tcPr>
          <w:p w14:paraId="43F7B73C"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t-test for Equality of Means</w:t>
            </w:r>
          </w:p>
        </w:tc>
      </w:tr>
      <w:tr w:rsidR="00A47CD4" w:rsidRPr="0040681C" w14:paraId="46989E57" w14:textId="77777777" w:rsidTr="00A47CD4">
        <w:trPr>
          <w:trHeight w:val="290"/>
        </w:trPr>
        <w:tc>
          <w:tcPr>
            <w:tcW w:w="2127" w:type="dxa"/>
            <w:gridSpan w:val="2"/>
            <w:vMerge/>
            <w:tcBorders>
              <w:top w:val="single" w:sz="4" w:space="0" w:color="auto"/>
            </w:tcBorders>
            <w:hideMark/>
          </w:tcPr>
          <w:p w14:paraId="75B829FE" w14:textId="77777777" w:rsidR="00B47EC8" w:rsidRPr="0040681C" w:rsidRDefault="00B47EC8" w:rsidP="00C9186A">
            <w:pPr>
              <w:rPr>
                <w:rFonts w:ascii="Times New Roman" w:eastAsia="Times New Roman" w:hAnsi="Times New Roman" w:cs="Times New Roman"/>
                <w:b/>
                <w:bCs/>
                <w:kern w:val="0"/>
                <w:sz w:val="14"/>
                <w:szCs w:val="14"/>
                <w14:ligatures w14:val="none"/>
              </w:rPr>
            </w:pPr>
          </w:p>
        </w:tc>
        <w:tc>
          <w:tcPr>
            <w:tcW w:w="567" w:type="dxa"/>
            <w:vMerge w:val="restart"/>
            <w:tcBorders>
              <w:top w:val="single" w:sz="4" w:space="0" w:color="auto"/>
              <w:bottom w:val="nil"/>
            </w:tcBorders>
            <w:hideMark/>
          </w:tcPr>
          <w:p w14:paraId="352FE1D8"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F</w:t>
            </w:r>
          </w:p>
        </w:tc>
        <w:tc>
          <w:tcPr>
            <w:tcW w:w="708" w:type="dxa"/>
            <w:vMerge w:val="restart"/>
            <w:tcBorders>
              <w:top w:val="single" w:sz="4" w:space="0" w:color="auto"/>
              <w:bottom w:val="nil"/>
            </w:tcBorders>
            <w:hideMark/>
          </w:tcPr>
          <w:p w14:paraId="08F7FCF4"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Sig.</w:t>
            </w:r>
          </w:p>
        </w:tc>
        <w:tc>
          <w:tcPr>
            <w:tcW w:w="709" w:type="dxa"/>
            <w:vMerge w:val="restart"/>
            <w:tcBorders>
              <w:top w:val="single" w:sz="4" w:space="0" w:color="auto"/>
              <w:bottom w:val="nil"/>
            </w:tcBorders>
            <w:hideMark/>
          </w:tcPr>
          <w:p w14:paraId="2CAFDC2E"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t</w:t>
            </w:r>
          </w:p>
        </w:tc>
        <w:tc>
          <w:tcPr>
            <w:tcW w:w="709" w:type="dxa"/>
            <w:vMerge w:val="restart"/>
            <w:tcBorders>
              <w:top w:val="single" w:sz="4" w:space="0" w:color="auto"/>
              <w:bottom w:val="nil"/>
            </w:tcBorders>
            <w:hideMark/>
          </w:tcPr>
          <w:p w14:paraId="719EABBF"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proofErr w:type="spellStart"/>
            <w:r w:rsidRPr="0040681C">
              <w:rPr>
                <w:rFonts w:ascii="Times New Roman" w:eastAsia="Times New Roman" w:hAnsi="Times New Roman" w:cs="Times New Roman"/>
                <w:kern w:val="0"/>
                <w:sz w:val="14"/>
                <w:szCs w:val="14"/>
                <w14:ligatures w14:val="none"/>
              </w:rPr>
              <w:t>df</w:t>
            </w:r>
            <w:proofErr w:type="spellEnd"/>
          </w:p>
        </w:tc>
        <w:tc>
          <w:tcPr>
            <w:tcW w:w="709" w:type="dxa"/>
            <w:vMerge w:val="restart"/>
            <w:tcBorders>
              <w:top w:val="single" w:sz="4" w:space="0" w:color="auto"/>
              <w:bottom w:val="nil"/>
            </w:tcBorders>
            <w:hideMark/>
          </w:tcPr>
          <w:p w14:paraId="6F2FB2D3" w14:textId="77777777" w:rsidR="00B47EC8" w:rsidRPr="0040681C" w:rsidRDefault="00B47EC8" w:rsidP="00C9186A">
            <w:pPr>
              <w:ind w:right="-105"/>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Sig. (2-tailed)</w:t>
            </w:r>
          </w:p>
        </w:tc>
        <w:tc>
          <w:tcPr>
            <w:tcW w:w="850" w:type="dxa"/>
            <w:vMerge w:val="restart"/>
            <w:tcBorders>
              <w:top w:val="single" w:sz="4" w:space="0" w:color="auto"/>
              <w:bottom w:val="nil"/>
            </w:tcBorders>
            <w:hideMark/>
          </w:tcPr>
          <w:p w14:paraId="13EC2CFC"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Mean Difference</w:t>
            </w:r>
          </w:p>
        </w:tc>
        <w:tc>
          <w:tcPr>
            <w:tcW w:w="851" w:type="dxa"/>
            <w:vMerge w:val="restart"/>
            <w:tcBorders>
              <w:top w:val="single" w:sz="4" w:space="0" w:color="auto"/>
              <w:bottom w:val="nil"/>
            </w:tcBorders>
            <w:hideMark/>
          </w:tcPr>
          <w:p w14:paraId="66867B6A"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Std. Error Difference</w:t>
            </w:r>
          </w:p>
        </w:tc>
        <w:tc>
          <w:tcPr>
            <w:tcW w:w="1701" w:type="dxa"/>
            <w:gridSpan w:val="2"/>
            <w:tcBorders>
              <w:top w:val="single" w:sz="4" w:space="0" w:color="auto"/>
              <w:bottom w:val="single" w:sz="4" w:space="0" w:color="auto"/>
            </w:tcBorders>
            <w:hideMark/>
          </w:tcPr>
          <w:p w14:paraId="5039705E"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95% Confidence Interval of the Difference</w:t>
            </w:r>
          </w:p>
        </w:tc>
      </w:tr>
      <w:tr w:rsidR="00A47CD4" w:rsidRPr="0040681C" w14:paraId="0E496CF1" w14:textId="77777777" w:rsidTr="00A47CD4">
        <w:trPr>
          <w:trHeight w:val="60"/>
        </w:trPr>
        <w:tc>
          <w:tcPr>
            <w:tcW w:w="2127" w:type="dxa"/>
            <w:gridSpan w:val="2"/>
            <w:vMerge/>
            <w:tcBorders>
              <w:top w:val="single" w:sz="4" w:space="0" w:color="auto"/>
            </w:tcBorders>
            <w:hideMark/>
          </w:tcPr>
          <w:p w14:paraId="67FF416D" w14:textId="77777777" w:rsidR="00B47EC8" w:rsidRPr="0040681C" w:rsidRDefault="00B47EC8" w:rsidP="00C9186A">
            <w:pPr>
              <w:rPr>
                <w:rFonts w:ascii="Times New Roman" w:eastAsia="Times New Roman" w:hAnsi="Times New Roman" w:cs="Times New Roman"/>
                <w:b/>
                <w:bCs/>
                <w:kern w:val="0"/>
                <w:sz w:val="14"/>
                <w:szCs w:val="14"/>
                <w14:ligatures w14:val="none"/>
              </w:rPr>
            </w:pPr>
          </w:p>
        </w:tc>
        <w:tc>
          <w:tcPr>
            <w:tcW w:w="567" w:type="dxa"/>
            <w:vMerge/>
            <w:tcBorders>
              <w:top w:val="single" w:sz="4" w:space="0" w:color="auto"/>
              <w:bottom w:val="single" w:sz="4" w:space="0" w:color="auto"/>
            </w:tcBorders>
            <w:hideMark/>
          </w:tcPr>
          <w:p w14:paraId="467DD9EC"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8" w:type="dxa"/>
            <w:vMerge/>
            <w:tcBorders>
              <w:top w:val="single" w:sz="4" w:space="0" w:color="auto"/>
              <w:bottom w:val="single" w:sz="4" w:space="0" w:color="auto"/>
            </w:tcBorders>
            <w:hideMark/>
          </w:tcPr>
          <w:p w14:paraId="651E1F14"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4F9B3521"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10521E4A"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3960B48E"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0" w:type="dxa"/>
            <w:vMerge/>
            <w:tcBorders>
              <w:top w:val="single" w:sz="4" w:space="0" w:color="auto"/>
              <w:bottom w:val="single" w:sz="4" w:space="0" w:color="auto"/>
            </w:tcBorders>
            <w:hideMark/>
          </w:tcPr>
          <w:p w14:paraId="4DFB83DA"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1" w:type="dxa"/>
            <w:vMerge/>
            <w:tcBorders>
              <w:top w:val="single" w:sz="4" w:space="0" w:color="auto"/>
              <w:bottom w:val="single" w:sz="4" w:space="0" w:color="auto"/>
            </w:tcBorders>
            <w:hideMark/>
          </w:tcPr>
          <w:p w14:paraId="44FE1AFC"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0" w:type="dxa"/>
            <w:tcBorders>
              <w:top w:val="single" w:sz="4" w:space="0" w:color="auto"/>
              <w:bottom w:val="single" w:sz="4" w:space="0" w:color="auto"/>
            </w:tcBorders>
            <w:hideMark/>
          </w:tcPr>
          <w:p w14:paraId="635E18C0"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Lower</w:t>
            </w:r>
          </w:p>
        </w:tc>
        <w:tc>
          <w:tcPr>
            <w:tcW w:w="851" w:type="dxa"/>
            <w:tcBorders>
              <w:top w:val="single" w:sz="4" w:space="0" w:color="auto"/>
              <w:bottom w:val="single" w:sz="4" w:space="0" w:color="auto"/>
            </w:tcBorders>
            <w:hideMark/>
          </w:tcPr>
          <w:p w14:paraId="2BE86A79"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Upper</w:t>
            </w:r>
          </w:p>
        </w:tc>
      </w:tr>
      <w:tr w:rsidR="00A47CD4" w:rsidRPr="0040681C" w14:paraId="6F8A3CCC" w14:textId="77777777" w:rsidTr="00A47CD4">
        <w:trPr>
          <w:trHeight w:val="690"/>
        </w:trPr>
        <w:tc>
          <w:tcPr>
            <w:tcW w:w="1276" w:type="dxa"/>
            <w:vMerge w:val="restart"/>
            <w:hideMark/>
          </w:tcPr>
          <w:p w14:paraId="31E509E1" w14:textId="77777777" w:rsidR="00B47EC8" w:rsidRPr="0040681C" w:rsidRDefault="00B47EC8" w:rsidP="00C9186A">
            <w:pPr>
              <w:rPr>
                <w:rFonts w:ascii="Times New Roman" w:eastAsia="Times New Roman" w:hAnsi="Times New Roman" w:cs="Times New Roman"/>
                <w:kern w:val="0"/>
                <w:sz w:val="14"/>
                <w:szCs w:val="14"/>
                <w14:ligatures w14:val="none"/>
              </w:rPr>
            </w:pPr>
            <w:proofErr w:type="spellStart"/>
            <w:r w:rsidRPr="0040681C">
              <w:rPr>
                <w:rFonts w:ascii="Times New Roman" w:eastAsia="Times New Roman" w:hAnsi="Times New Roman" w:cs="Times New Roman"/>
                <w:kern w:val="0"/>
                <w:sz w:val="14"/>
                <w:szCs w:val="14"/>
                <w14:ligatures w14:val="none"/>
              </w:rPr>
              <w:t>PostControlExpreimental</w:t>
            </w:r>
            <w:proofErr w:type="spellEnd"/>
          </w:p>
        </w:tc>
        <w:tc>
          <w:tcPr>
            <w:tcW w:w="851" w:type="dxa"/>
            <w:hideMark/>
          </w:tcPr>
          <w:p w14:paraId="3AB8DCA6"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Equal variances assumed</w:t>
            </w:r>
          </w:p>
        </w:tc>
        <w:tc>
          <w:tcPr>
            <w:tcW w:w="567" w:type="dxa"/>
            <w:tcBorders>
              <w:top w:val="single" w:sz="4" w:space="0" w:color="auto"/>
            </w:tcBorders>
            <w:noWrap/>
            <w:hideMark/>
          </w:tcPr>
          <w:p w14:paraId="60F592F6"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0.938</w:t>
            </w:r>
          </w:p>
        </w:tc>
        <w:tc>
          <w:tcPr>
            <w:tcW w:w="708" w:type="dxa"/>
            <w:tcBorders>
              <w:top w:val="single" w:sz="4" w:space="0" w:color="auto"/>
            </w:tcBorders>
            <w:noWrap/>
            <w:hideMark/>
          </w:tcPr>
          <w:p w14:paraId="4813CC38"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0.339</w:t>
            </w:r>
          </w:p>
        </w:tc>
        <w:tc>
          <w:tcPr>
            <w:tcW w:w="709" w:type="dxa"/>
            <w:tcBorders>
              <w:top w:val="single" w:sz="4" w:space="0" w:color="auto"/>
            </w:tcBorders>
            <w:noWrap/>
            <w:hideMark/>
          </w:tcPr>
          <w:p w14:paraId="3A8E6CEA"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-6.051</w:t>
            </w:r>
          </w:p>
        </w:tc>
        <w:tc>
          <w:tcPr>
            <w:tcW w:w="709" w:type="dxa"/>
            <w:tcBorders>
              <w:top w:val="single" w:sz="4" w:space="0" w:color="auto"/>
            </w:tcBorders>
            <w:noWrap/>
            <w:hideMark/>
          </w:tcPr>
          <w:p w14:paraId="04F52E6B"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39</w:t>
            </w:r>
          </w:p>
        </w:tc>
        <w:tc>
          <w:tcPr>
            <w:tcW w:w="709" w:type="dxa"/>
            <w:tcBorders>
              <w:top w:val="single" w:sz="4" w:space="0" w:color="auto"/>
            </w:tcBorders>
            <w:noWrap/>
            <w:hideMark/>
          </w:tcPr>
          <w:p w14:paraId="4D02777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0.000</w:t>
            </w:r>
          </w:p>
        </w:tc>
        <w:tc>
          <w:tcPr>
            <w:tcW w:w="850" w:type="dxa"/>
            <w:tcBorders>
              <w:top w:val="single" w:sz="4" w:space="0" w:color="auto"/>
            </w:tcBorders>
            <w:noWrap/>
            <w:hideMark/>
          </w:tcPr>
          <w:p w14:paraId="72AD0935"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-21.036</w:t>
            </w:r>
          </w:p>
        </w:tc>
        <w:tc>
          <w:tcPr>
            <w:tcW w:w="851" w:type="dxa"/>
            <w:tcBorders>
              <w:top w:val="single" w:sz="4" w:space="0" w:color="auto"/>
            </w:tcBorders>
            <w:noWrap/>
            <w:hideMark/>
          </w:tcPr>
          <w:p w14:paraId="73472A5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3.476</w:t>
            </w:r>
          </w:p>
        </w:tc>
        <w:tc>
          <w:tcPr>
            <w:tcW w:w="850" w:type="dxa"/>
            <w:tcBorders>
              <w:top w:val="single" w:sz="4" w:space="0" w:color="auto"/>
            </w:tcBorders>
            <w:noWrap/>
            <w:hideMark/>
          </w:tcPr>
          <w:p w14:paraId="0C2F4D34"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-28.067</w:t>
            </w:r>
          </w:p>
        </w:tc>
        <w:tc>
          <w:tcPr>
            <w:tcW w:w="851" w:type="dxa"/>
            <w:tcBorders>
              <w:top w:val="single" w:sz="4" w:space="0" w:color="auto"/>
            </w:tcBorders>
            <w:noWrap/>
            <w:hideMark/>
          </w:tcPr>
          <w:p w14:paraId="0DB18D66"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-14.004</w:t>
            </w:r>
          </w:p>
        </w:tc>
      </w:tr>
      <w:tr w:rsidR="00B47EC8" w:rsidRPr="0040681C" w14:paraId="56767AAC" w14:textId="77777777" w:rsidTr="00A47CD4">
        <w:trPr>
          <w:trHeight w:val="920"/>
        </w:trPr>
        <w:tc>
          <w:tcPr>
            <w:tcW w:w="1276" w:type="dxa"/>
            <w:vMerge/>
            <w:hideMark/>
          </w:tcPr>
          <w:p w14:paraId="254B4789"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1" w:type="dxa"/>
            <w:hideMark/>
          </w:tcPr>
          <w:p w14:paraId="54041C20"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Equal variances not assumed</w:t>
            </w:r>
          </w:p>
        </w:tc>
        <w:tc>
          <w:tcPr>
            <w:tcW w:w="567" w:type="dxa"/>
            <w:hideMark/>
          </w:tcPr>
          <w:p w14:paraId="3CB7CACC"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 </w:t>
            </w:r>
          </w:p>
        </w:tc>
        <w:tc>
          <w:tcPr>
            <w:tcW w:w="708" w:type="dxa"/>
            <w:hideMark/>
          </w:tcPr>
          <w:p w14:paraId="71EBBF69"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 </w:t>
            </w:r>
          </w:p>
        </w:tc>
        <w:tc>
          <w:tcPr>
            <w:tcW w:w="709" w:type="dxa"/>
            <w:noWrap/>
            <w:hideMark/>
          </w:tcPr>
          <w:p w14:paraId="7C1B0E09"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-6.019</w:t>
            </w:r>
          </w:p>
        </w:tc>
        <w:tc>
          <w:tcPr>
            <w:tcW w:w="709" w:type="dxa"/>
            <w:noWrap/>
            <w:hideMark/>
          </w:tcPr>
          <w:p w14:paraId="34F668E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36.533</w:t>
            </w:r>
          </w:p>
        </w:tc>
        <w:tc>
          <w:tcPr>
            <w:tcW w:w="709" w:type="dxa"/>
            <w:noWrap/>
            <w:hideMark/>
          </w:tcPr>
          <w:p w14:paraId="6C225215"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0.000</w:t>
            </w:r>
          </w:p>
        </w:tc>
        <w:tc>
          <w:tcPr>
            <w:tcW w:w="850" w:type="dxa"/>
            <w:noWrap/>
            <w:hideMark/>
          </w:tcPr>
          <w:p w14:paraId="7BB3E15E"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-21.036</w:t>
            </w:r>
          </w:p>
        </w:tc>
        <w:tc>
          <w:tcPr>
            <w:tcW w:w="851" w:type="dxa"/>
            <w:noWrap/>
            <w:hideMark/>
          </w:tcPr>
          <w:p w14:paraId="3ED9C929"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3.495</w:t>
            </w:r>
          </w:p>
        </w:tc>
        <w:tc>
          <w:tcPr>
            <w:tcW w:w="850" w:type="dxa"/>
            <w:noWrap/>
            <w:hideMark/>
          </w:tcPr>
          <w:p w14:paraId="44070708"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-28.120</w:t>
            </w:r>
          </w:p>
        </w:tc>
        <w:tc>
          <w:tcPr>
            <w:tcW w:w="851" w:type="dxa"/>
            <w:noWrap/>
            <w:hideMark/>
          </w:tcPr>
          <w:p w14:paraId="5CA58F47"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-13.952</w:t>
            </w:r>
          </w:p>
        </w:tc>
      </w:tr>
    </w:tbl>
    <w:p w14:paraId="693AAC14" w14:textId="77777777" w:rsidR="008332CC" w:rsidRDefault="008332CC" w:rsidP="008332CC">
      <w:pPr>
        <w:spacing w:line="240" w:lineRule="auto"/>
        <w:ind w:firstLine="720"/>
        <w:jc w:val="both"/>
        <w:rPr>
          <w:rFonts w:ascii="Times New Roman" w:hAnsi="Times New Roman" w:cs="Times New Roman"/>
          <w:sz w:val="24"/>
          <w:szCs w:val="24"/>
        </w:rPr>
      </w:pPr>
    </w:p>
    <w:p w14:paraId="37409BB0" w14:textId="32079DBA" w:rsidR="00F456F5" w:rsidRPr="009D173D" w:rsidRDefault="00F456F5" w:rsidP="008332CC">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Based on the Table 7, the result of independent sample t-test shows that the significance (2-tailed) was 0.000, this coefficient was lower than 0.05 in two tailed testing with </w:t>
      </w:r>
      <w:proofErr w:type="spellStart"/>
      <w:r w:rsidRPr="009D173D">
        <w:rPr>
          <w:rFonts w:ascii="Times New Roman" w:hAnsi="Times New Roman" w:cs="Times New Roman"/>
          <w:sz w:val="24"/>
          <w:szCs w:val="24"/>
        </w:rPr>
        <w:t>df</w:t>
      </w:r>
      <w:proofErr w:type="spellEnd"/>
      <w:r w:rsidRPr="009D173D">
        <w:rPr>
          <w:rFonts w:ascii="Times New Roman" w:hAnsi="Times New Roman" w:cs="Times New Roman"/>
          <w:sz w:val="24"/>
          <w:szCs w:val="24"/>
        </w:rPr>
        <w:t xml:space="preserve"> 39, the t-obtained 6.051 was higher that critical value </w:t>
      </w:r>
      <w:proofErr w:type="gramStart"/>
      <w:r w:rsidRPr="009D173D">
        <w:rPr>
          <w:rFonts w:ascii="Times New Roman" w:hAnsi="Times New Roman" w:cs="Times New Roman"/>
          <w:sz w:val="24"/>
          <w:szCs w:val="24"/>
        </w:rPr>
        <w:t>of  t</w:t>
      </w:r>
      <w:proofErr w:type="gramEnd"/>
      <w:r w:rsidRPr="009D173D">
        <w:rPr>
          <w:rFonts w:ascii="Times New Roman" w:hAnsi="Times New Roman" w:cs="Times New Roman"/>
          <w:sz w:val="24"/>
          <w:szCs w:val="24"/>
        </w:rPr>
        <w:t xml:space="preserve">-table, 1.6849. in other word, if the t-obtained was higher than t-table, the data was significant. In conclusion that the null hypothesis (Ho) was rejected and alternative hypothesis (Ha) was accepted. Then there was a significant difference on students’ reading achievement of descriptive text who were taught by using choral reading strategy and those who were not.   </w:t>
      </w:r>
      <w:commentRangeEnd w:id="31"/>
      <w:r w:rsidR="00AF496F">
        <w:rPr>
          <w:rStyle w:val="CommentReference"/>
        </w:rPr>
        <w:commentReference w:id="31"/>
      </w:r>
    </w:p>
    <w:p w14:paraId="1363450F" w14:textId="77777777" w:rsidR="00B47EC8" w:rsidRPr="00543BD0" w:rsidRDefault="00B47EC8" w:rsidP="00B47EC8">
      <w:pPr>
        <w:pStyle w:val="BodyText"/>
        <w:spacing w:before="137"/>
        <w:ind w:right="117"/>
        <w:jc w:val="both"/>
      </w:pPr>
    </w:p>
    <w:p w14:paraId="2E2CB432" w14:textId="346BE9C0" w:rsidR="00810E43" w:rsidRPr="009D173D" w:rsidRDefault="00F456F5" w:rsidP="00F456F5">
      <w:pPr>
        <w:pStyle w:val="BodyText"/>
        <w:spacing w:before="137"/>
        <w:ind w:right="117"/>
        <w:jc w:val="both"/>
        <w:rPr>
          <w:b/>
          <w:bCs/>
        </w:rPr>
      </w:pPr>
      <w:r w:rsidRPr="009D173D">
        <w:rPr>
          <w:b/>
          <w:bCs/>
        </w:rPr>
        <w:t xml:space="preserve">DISCUSSION </w:t>
      </w:r>
    </w:p>
    <w:p w14:paraId="366A3C36" w14:textId="1D3D973A" w:rsidR="00AD20D8" w:rsidRDefault="00AD20D8" w:rsidP="009D173D">
      <w:pPr>
        <w:pStyle w:val="BodyText"/>
        <w:spacing w:before="137"/>
        <w:ind w:right="117" w:firstLine="720"/>
        <w:jc w:val="both"/>
      </w:pPr>
      <w:r>
        <w:t xml:space="preserve">The use of choral reading strategy was effective to teach reading descriptive text to the tenth-grade students of SMK Gajah Mada 3 Palembang. The choral reading strategy demonstrated that it could improve student’s reading achievement because it allowed students </w:t>
      </w:r>
      <w:proofErr w:type="gramStart"/>
      <w:r>
        <w:t>to  know</w:t>
      </w:r>
      <w:proofErr w:type="gramEnd"/>
      <w:r>
        <w:t xml:space="preserve"> vocabulary, high motivation  and achievement of descriptive text. Prior to the research, students had difficulty to understand descriptive text. </w:t>
      </w:r>
    </w:p>
    <w:p w14:paraId="41FE5D78" w14:textId="653B526B" w:rsidR="00AD20D8" w:rsidRDefault="00AD20D8" w:rsidP="00AD20D8">
      <w:pPr>
        <w:pStyle w:val="BodyText"/>
        <w:spacing w:before="137"/>
        <w:ind w:right="117" w:firstLine="720"/>
        <w:jc w:val="both"/>
      </w:pPr>
      <w:r w:rsidRPr="00760922">
        <w:t xml:space="preserve">Before the study, </w:t>
      </w:r>
      <w:r>
        <w:t xml:space="preserve">the </w:t>
      </w:r>
      <w:r w:rsidRPr="00760922">
        <w:t>students had difficulties in comprehending descriptive text. After being treatment</w:t>
      </w:r>
      <w:r>
        <w:t>, the</w:t>
      </w:r>
      <w:r w:rsidRPr="00760922">
        <w:t xml:space="preserve"> students could easily understand the descriptive text.</w:t>
      </w:r>
      <w:r>
        <w:t xml:space="preserve"> Comprehensively t</w:t>
      </w:r>
      <w:r w:rsidRPr="00F068FD">
        <w:t xml:space="preserve">his is in line with research from </w:t>
      </w:r>
      <w:r w:rsidR="009D173D">
        <w:t>Midi (2024) and Nasution (2019), they found that</w:t>
      </w:r>
      <w:r w:rsidR="009D173D" w:rsidRPr="0099668B">
        <w:t xml:space="preserve"> the use of choral and reading strategies was significantly effective in improving the students’ reading skills</w:t>
      </w:r>
      <w:r w:rsidR="009D173D">
        <w:t xml:space="preserve">. </w:t>
      </w:r>
      <w:r>
        <w:t xml:space="preserve">In conclusion, based on the findings and interpretations of this study, the </w:t>
      </w:r>
      <w:r w:rsidR="009D173D">
        <w:t xml:space="preserve">research </w:t>
      </w:r>
      <w:r>
        <w:t xml:space="preserve">concluded that there was a significant difference on reading </w:t>
      </w:r>
      <w:r w:rsidR="009D173D">
        <w:t>achievement</w:t>
      </w:r>
      <w:r>
        <w:t xml:space="preserve"> between the tenth-grade students of SM</w:t>
      </w:r>
      <w:r w:rsidR="009D173D">
        <w:t xml:space="preserve">K Gajah Mada 3 </w:t>
      </w:r>
      <w:r>
        <w:t>Palembang who were taught using the</w:t>
      </w:r>
      <w:r w:rsidR="009D173D">
        <w:t xml:space="preserve"> choral reading s</w:t>
      </w:r>
      <w:r>
        <w:t xml:space="preserve">trategy and those who were not. In other words, </w:t>
      </w:r>
      <w:r w:rsidR="009D173D">
        <w:t xml:space="preserve">choral reading </w:t>
      </w:r>
      <w:r>
        <w:t xml:space="preserve">strategy was effective that means that the alternative hypotheses (Hα) were accepted and the null hypotheses (HO) was rejected. It was proven from the student’s reading class after post – test was given by the </w:t>
      </w:r>
      <w:r w:rsidR="009D173D">
        <w:t>research</w:t>
      </w:r>
      <w:r>
        <w:t xml:space="preserve">. The student’s reading score between pre – test and post – test was different. </w:t>
      </w:r>
    </w:p>
    <w:p w14:paraId="52EE5744" w14:textId="4D908600" w:rsidR="00F456F5" w:rsidRDefault="00AD20D8" w:rsidP="00AD20D8">
      <w:pPr>
        <w:pStyle w:val="BodyText"/>
        <w:spacing w:before="137"/>
        <w:ind w:right="117" w:firstLine="720"/>
        <w:jc w:val="both"/>
      </w:pPr>
      <w:r>
        <w:t xml:space="preserve">In addition, the scores made by experiment group was significant different from control group. It means that </w:t>
      </w:r>
      <w:r w:rsidR="009D173D">
        <w:t>choral reading</w:t>
      </w:r>
      <w:r>
        <w:t xml:space="preserve"> strategy could help </w:t>
      </w:r>
      <w:r w:rsidR="009D173D">
        <w:t>achievement</w:t>
      </w:r>
      <w:r>
        <w:t xml:space="preserve"> text and be more enthusiastic and active participation in the teaching and learning process of reading. Moreover, this strategy </w:t>
      </w:r>
      <w:proofErr w:type="gramStart"/>
      <w:r>
        <w:t>are</w:t>
      </w:r>
      <w:proofErr w:type="gramEnd"/>
      <w:r>
        <w:t xml:space="preserve"> used to facilitate enrichment stock of students’ vocabulary and improvement their reading </w:t>
      </w:r>
      <w:r w:rsidR="009D173D">
        <w:t>achievement</w:t>
      </w:r>
      <w:r>
        <w:t>.</w:t>
      </w:r>
    </w:p>
    <w:p w14:paraId="11DE72E7" w14:textId="77777777" w:rsidR="008332CC" w:rsidRDefault="008332CC" w:rsidP="009D173D">
      <w:pPr>
        <w:pStyle w:val="BodyText"/>
        <w:spacing w:before="137"/>
        <w:ind w:right="117"/>
        <w:jc w:val="both"/>
        <w:rPr>
          <w:b/>
          <w:bCs/>
        </w:rPr>
      </w:pPr>
    </w:p>
    <w:p w14:paraId="4FEA9176" w14:textId="77777777" w:rsidR="008332CC" w:rsidRDefault="008332CC" w:rsidP="009D173D">
      <w:pPr>
        <w:pStyle w:val="BodyText"/>
        <w:spacing w:before="137"/>
        <w:ind w:right="117"/>
        <w:jc w:val="both"/>
        <w:rPr>
          <w:b/>
          <w:bCs/>
        </w:rPr>
      </w:pPr>
    </w:p>
    <w:p w14:paraId="16EAA679" w14:textId="77777777" w:rsidR="008332CC" w:rsidRDefault="008332CC" w:rsidP="009D173D">
      <w:pPr>
        <w:pStyle w:val="BodyText"/>
        <w:spacing w:before="137"/>
        <w:ind w:right="117"/>
        <w:jc w:val="both"/>
        <w:rPr>
          <w:b/>
          <w:bCs/>
        </w:rPr>
      </w:pPr>
    </w:p>
    <w:p w14:paraId="68F3E61B" w14:textId="74DB2A17" w:rsidR="009D173D" w:rsidRPr="009D173D" w:rsidRDefault="009D173D" w:rsidP="009D173D">
      <w:pPr>
        <w:pStyle w:val="BodyText"/>
        <w:spacing w:before="137"/>
        <w:ind w:right="117"/>
        <w:jc w:val="both"/>
        <w:rPr>
          <w:b/>
          <w:bCs/>
        </w:rPr>
      </w:pPr>
      <w:r w:rsidRPr="009D173D">
        <w:rPr>
          <w:b/>
          <w:bCs/>
        </w:rPr>
        <w:lastRenderedPageBreak/>
        <w:t>CONCLUSION</w:t>
      </w:r>
    </w:p>
    <w:p w14:paraId="4B622A76" w14:textId="611B68E2" w:rsidR="009D173D" w:rsidRPr="009D173D" w:rsidRDefault="009D173D" w:rsidP="009D173D">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Conclusions could be made based on the findings. it can be concluded that there was a significant difference between the </w:t>
      </w:r>
      <w:proofErr w:type="gramStart"/>
      <w:r w:rsidRPr="009D173D">
        <w:rPr>
          <w:rFonts w:ascii="Times New Roman" w:hAnsi="Times New Roman" w:cs="Times New Roman"/>
          <w:sz w:val="24"/>
          <w:szCs w:val="24"/>
        </w:rPr>
        <w:t>tenth grade</w:t>
      </w:r>
      <w:proofErr w:type="gramEnd"/>
      <w:r w:rsidRPr="009D173D">
        <w:rPr>
          <w:rFonts w:ascii="Times New Roman" w:hAnsi="Times New Roman" w:cs="Times New Roman"/>
          <w:sz w:val="24"/>
          <w:szCs w:val="24"/>
        </w:rPr>
        <w:t xml:space="preserve"> students at SMK Gajah Mada 3 Palembang who were taught by using choral reading strategy in reading achievement of descriptive text and those who were not. It was proven from the students' reading class after post-test was given by the researcher. The students reading score between pre- test and post-test were different. It means that the alternative hypotheses (Ha) </w:t>
      </w:r>
      <w:proofErr w:type="gramStart"/>
      <w:r w:rsidRPr="009D173D">
        <w:rPr>
          <w:rFonts w:ascii="Times New Roman" w:hAnsi="Times New Roman" w:cs="Times New Roman"/>
          <w:sz w:val="24"/>
          <w:szCs w:val="24"/>
        </w:rPr>
        <w:t>was</w:t>
      </w:r>
      <w:proofErr w:type="gramEnd"/>
      <w:r w:rsidRPr="009D173D">
        <w:rPr>
          <w:rFonts w:ascii="Times New Roman" w:hAnsi="Times New Roman" w:cs="Times New Roman"/>
          <w:sz w:val="24"/>
          <w:szCs w:val="24"/>
        </w:rPr>
        <w:t xml:space="preserve"> accepted and the null hypotheses (Ho) was rejected.</w:t>
      </w:r>
    </w:p>
    <w:p w14:paraId="7C8073A4" w14:textId="77777777" w:rsidR="009D173D" w:rsidRDefault="009D173D" w:rsidP="009D173D">
      <w:pPr>
        <w:pStyle w:val="BodyText"/>
        <w:spacing w:before="137"/>
        <w:ind w:right="117"/>
        <w:jc w:val="both"/>
      </w:pPr>
    </w:p>
    <w:p w14:paraId="022F2752" w14:textId="02A776C9" w:rsidR="009D173D" w:rsidRDefault="009D173D" w:rsidP="009D173D">
      <w:pPr>
        <w:pStyle w:val="BodyText"/>
        <w:spacing w:before="137"/>
        <w:ind w:right="117"/>
        <w:jc w:val="both"/>
        <w:rPr>
          <w:b/>
          <w:bCs/>
        </w:rPr>
      </w:pPr>
      <w:r w:rsidRPr="009D173D">
        <w:rPr>
          <w:b/>
          <w:bCs/>
        </w:rPr>
        <w:t>REFERENCE</w:t>
      </w:r>
    </w:p>
    <w:sdt>
      <w:sdtPr>
        <w:rPr>
          <w:rFonts w:asciiTheme="minorHAnsi" w:eastAsiaTheme="minorHAnsi" w:hAnsiTheme="minorHAnsi" w:cstheme="minorBidi"/>
          <w:color w:val="auto"/>
          <w:kern w:val="2"/>
          <w:sz w:val="22"/>
          <w:szCs w:val="22"/>
          <w14:ligatures w14:val="standardContextual"/>
        </w:rPr>
        <w:id w:val="1298882187"/>
        <w:docPartObj>
          <w:docPartGallery w:val="Bibliographies"/>
          <w:docPartUnique/>
        </w:docPartObj>
      </w:sdtPr>
      <w:sdtEndPr>
        <w:rPr>
          <w:rFonts w:ascii="Times New Roman" w:hAnsi="Times New Roman" w:cs="Times New Roman"/>
          <w:sz w:val="24"/>
          <w:szCs w:val="24"/>
        </w:rPr>
      </w:sdtEndPr>
      <w:sdtContent>
        <w:p w14:paraId="6D2B9051" w14:textId="4A383CE8" w:rsidR="00A47CD4" w:rsidRDefault="00A47CD4">
          <w:pPr>
            <w:pStyle w:val="Heading1"/>
          </w:pPr>
        </w:p>
        <w:sdt>
          <w:sdtPr>
            <w:id w:val="-573587230"/>
            <w:bibliography/>
          </w:sdtPr>
          <w:sdtEndPr>
            <w:rPr>
              <w:rFonts w:ascii="Times New Roman" w:hAnsi="Times New Roman" w:cs="Times New Roman"/>
              <w:sz w:val="24"/>
              <w:szCs w:val="24"/>
            </w:rPr>
          </w:sdtEndPr>
          <w:sdtContent>
            <w:commentRangeStart w:id="32" w:displacedByCustomXml="prev"/>
            <w:p w14:paraId="7458E4C5" w14:textId="77777777" w:rsidR="00A47CD4" w:rsidRPr="00A47CD4" w:rsidRDefault="00A47CD4" w:rsidP="00A47CD4">
              <w:pPr>
                <w:pStyle w:val="Bibliography"/>
                <w:ind w:left="720" w:hanging="720"/>
                <w:jc w:val="both"/>
                <w:rPr>
                  <w:rFonts w:ascii="Times New Roman" w:hAnsi="Times New Roman" w:cs="Times New Roman"/>
                  <w:noProof/>
                  <w:kern w:val="0"/>
                  <w:sz w:val="24"/>
                  <w:szCs w:val="24"/>
                  <w14:ligatures w14:val="none"/>
                </w:rPr>
              </w:pPr>
              <w:r w:rsidRPr="00A47CD4">
                <w:rPr>
                  <w:rFonts w:ascii="Times New Roman" w:hAnsi="Times New Roman" w:cs="Times New Roman"/>
                  <w:sz w:val="24"/>
                  <w:szCs w:val="24"/>
                </w:rPr>
                <w:fldChar w:fldCharType="begin"/>
              </w:r>
              <w:r w:rsidRPr="00A47CD4">
                <w:rPr>
                  <w:rFonts w:ascii="Times New Roman" w:hAnsi="Times New Roman" w:cs="Times New Roman"/>
                  <w:sz w:val="24"/>
                  <w:szCs w:val="24"/>
                </w:rPr>
                <w:instrText xml:space="preserve"> BIBLIOGRAPHY </w:instrText>
              </w:r>
              <w:r w:rsidRPr="00A47CD4">
                <w:rPr>
                  <w:rFonts w:ascii="Times New Roman" w:hAnsi="Times New Roman" w:cs="Times New Roman"/>
                  <w:sz w:val="24"/>
                  <w:szCs w:val="24"/>
                </w:rPr>
                <w:fldChar w:fldCharType="separate"/>
              </w:r>
              <w:r w:rsidRPr="00A47CD4">
                <w:rPr>
                  <w:rFonts w:ascii="Times New Roman" w:hAnsi="Times New Roman" w:cs="Times New Roman"/>
                  <w:noProof/>
                  <w:sz w:val="24"/>
                  <w:szCs w:val="24"/>
                </w:rPr>
                <w:t xml:space="preserve">Akhmetova, A. I. (2022). A study of reading attitude and reading achievement among young learners in middle school. </w:t>
              </w:r>
              <w:r w:rsidRPr="00A47CD4">
                <w:rPr>
                  <w:rFonts w:ascii="Times New Roman" w:hAnsi="Times New Roman" w:cs="Times New Roman"/>
                  <w:i/>
                  <w:iCs/>
                  <w:noProof/>
                  <w:sz w:val="24"/>
                  <w:szCs w:val="24"/>
                </w:rPr>
                <w:t>Heliyon</w:t>
              </w:r>
              <w:r w:rsidRPr="00A47CD4">
                <w:rPr>
                  <w:rFonts w:ascii="Times New Roman" w:hAnsi="Times New Roman" w:cs="Times New Roman"/>
                  <w:noProof/>
                  <w:sz w:val="24"/>
                  <w:szCs w:val="24"/>
                </w:rPr>
                <w:t>(8(7)).</w:t>
              </w:r>
            </w:p>
            <w:p w14:paraId="114D55E0"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Burhan. (2012). Definition of Reading Accordingto some Experts – General Concept ofReading. Retrieved from http://soal dankunci jawaban blogger pekolingan.blogspot.com/2013/04/de finition-of-reading-according-to- some.html</w:t>
              </w:r>
            </w:p>
            <w:p w14:paraId="5EE43309"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Cohen Louis, Manion Lawrence, Morrison Keith. (2018). </w:t>
              </w:r>
              <w:r w:rsidRPr="00A47CD4">
                <w:rPr>
                  <w:rFonts w:ascii="Times New Roman" w:hAnsi="Times New Roman" w:cs="Times New Roman"/>
                  <w:i/>
                  <w:iCs/>
                  <w:noProof/>
                  <w:sz w:val="24"/>
                  <w:szCs w:val="24"/>
                </w:rPr>
                <w:t>Research Method Education</w:t>
              </w:r>
              <w:r w:rsidRPr="00A47CD4">
                <w:rPr>
                  <w:rFonts w:ascii="Times New Roman" w:hAnsi="Times New Roman" w:cs="Times New Roman"/>
                  <w:noProof/>
                  <w:sz w:val="24"/>
                  <w:szCs w:val="24"/>
                </w:rPr>
                <w:t xml:space="preserve"> (Vol. Eighth Edition). New York: Routledge.</w:t>
              </w:r>
            </w:p>
            <w:p w14:paraId="7386D71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Eko, N. (2017). Students Descriptive Text Writing in SFL Perspective. </w:t>
              </w:r>
              <w:r w:rsidRPr="00A47CD4">
                <w:rPr>
                  <w:rFonts w:ascii="Times New Roman" w:hAnsi="Times New Roman" w:cs="Times New Roman"/>
                  <w:i/>
                  <w:iCs/>
                  <w:noProof/>
                  <w:sz w:val="24"/>
                  <w:szCs w:val="24"/>
                </w:rPr>
                <w:t>Indonesian Journal of English Language Teacher and Applied Linguistics</w:t>
              </w:r>
              <w:r w:rsidRPr="00A47CD4">
                <w:rPr>
                  <w:rFonts w:ascii="Times New Roman" w:hAnsi="Times New Roman" w:cs="Times New Roman"/>
                  <w:noProof/>
                  <w:sz w:val="24"/>
                  <w:szCs w:val="24"/>
                </w:rPr>
                <w:t>.</w:t>
              </w:r>
            </w:p>
            <w:p w14:paraId="16F703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Flynn, D. (2003). Students guide to SPSS. Barnard College: Columbia University.</w:t>
              </w:r>
            </w:p>
            <w:p w14:paraId="1D596C9F"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Lestari, M. I. (2017). The Influence of Choral Reading Method Towards Students' Reading Comprehension Ability at the Sevebth Grade of SMPN 3 Batanghari. </w:t>
              </w:r>
              <w:r w:rsidRPr="00A47CD4">
                <w:rPr>
                  <w:rFonts w:ascii="Times New Roman" w:hAnsi="Times New Roman" w:cs="Times New Roman"/>
                  <w:i/>
                  <w:iCs/>
                  <w:noProof/>
                  <w:sz w:val="24"/>
                  <w:szCs w:val="24"/>
                </w:rPr>
                <w:t>State Islamic Institute of Metro</w:t>
              </w:r>
              <w:r w:rsidRPr="00A47CD4">
                <w:rPr>
                  <w:rFonts w:ascii="Times New Roman" w:hAnsi="Times New Roman" w:cs="Times New Roman"/>
                  <w:noProof/>
                  <w:sz w:val="24"/>
                  <w:szCs w:val="24"/>
                </w:rPr>
                <w:t>.</w:t>
              </w:r>
            </w:p>
            <w:p w14:paraId="0AA8DC7E"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Loka, F. R. (2020). An Analysis of Students’ Writing Descriptive Text at The First Year Sman 4 Pekanbaru.</w:t>
              </w:r>
            </w:p>
            <w:p w14:paraId="0B1F81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Mandasari, B. &amp;. (2021). Flipped Classroom Learning Model: Implementation and Its Impact on EFL Learners' Satisfaction on Grammar Class. </w:t>
              </w:r>
              <w:r w:rsidRPr="00A47CD4">
                <w:rPr>
                  <w:rFonts w:ascii="Times New Roman" w:hAnsi="Times New Roman" w:cs="Times New Roman"/>
                  <w:i/>
                  <w:iCs/>
                  <w:noProof/>
                  <w:sz w:val="24"/>
                  <w:szCs w:val="24"/>
                </w:rPr>
                <w:t>Ethical Lingua: Journal of Language Teaching and Literature</w:t>
              </w:r>
              <w:r w:rsidRPr="00A47CD4">
                <w:rPr>
                  <w:rFonts w:ascii="Times New Roman" w:hAnsi="Times New Roman" w:cs="Times New Roman"/>
                  <w:noProof/>
                  <w:sz w:val="24"/>
                  <w:szCs w:val="24"/>
                </w:rPr>
                <w:t>(8(1)), 150-158.</w:t>
              </w:r>
            </w:p>
            <w:p w14:paraId="52AE45E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Midi Hasim La, HeriyantiTahang, Muhaiminah Akib, Meida Fitriana, Devi Irjayanti. (2024). The Use of Choral Reading Strategy to Improve Students' Reading Skill. </w:t>
              </w:r>
              <w:r w:rsidRPr="00A47CD4">
                <w:rPr>
                  <w:rFonts w:ascii="Times New Roman" w:hAnsi="Times New Roman" w:cs="Times New Roman"/>
                  <w:i/>
                  <w:iCs/>
                  <w:noProof/>
                  <w:sz w:val="24"/>
                  <w:szCs w:val="24"/>
                </w:rPr>
                <w:t>JOLIES : Journal of Linguistic and English Studies, 1</w:t>
              </w:r>
              <w:r w:rsidRPr="00A47CD4">
                <w:rPr>
                  <w:rFonts w:ascii="Times New Roman" w:hAnsi="Times New Roman" w:cs="Times New Roman"/>
                  <w:noProof/>
                  <w:sz w:val="24"/>
                  <w:szCs w:val="24"/>
                </w:rPr>
                <w:t>(No.2), 63-70. doi:https://doi.org/10.33506/jole.v1i2.3391</w:t>
              </w:r>
            </w:p>
            <w:p w14:paraId="02BD482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Nasution Sarah, Z. M. (2019). An Appication of Choral Reading Strategy in English Language Lessons in Economic Text to increasing Reading Skill for the Student Grade XI State Vocational School 2 Medan. </w:t>
              </w:r>
              <w:r w:rsidRPr="00A47CD4">
                <w:rPr>
                  <w:rFonts w:ascii="Times New Roman" w:hAnsi="Times New Roman" w:cs="Times New Roman"/>
                  <w:i/>
                  <w:iCs/>
                  <w:noProof/>
                  <w:sz w:val="24"/>
                  <w:szCs w:val="24"/>
                </w:rPr>
                <w:t>International Journal of The Social Science, Education and Humanities</w:t>
              </w:r>
              <w:r w:rsidRPr="00A47CD4">
                <w:rPr>
                  <w:rFonts w:ascii="Times New Roman" w:hAnsi="Times New Roman" w:cs="Times New Roman"/>
                  <w:noProof/>
                  <w:sz w:val="24"/>
                  <w:szCs w:val="24"/>
                </w:rPr>
                <w:t>, 189-206.</w:t>
              </w:r>
            </w:p>
            <w:p w14:paraId="3284C1D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Nur, N. (2017). The Analysis of Students' Reading Comprehension in the Report Text at the Second Grade of TKJ 1 SMK Sultan Agung Tirtomoyo in Academic Year of 2015/2016. Indonesia. </w:t>
              </w:r>
              <w:r w:rsidRPr="00A47CD4">
                <w:rPr>
                  <w:rFonts w:ascii="Times New Roman" w:hAnsi="Times New Roman" w:cs="Times New Roman"/>
                  <w:i/>
                  <w:iCs/>
                  <w:noProof/>
                  <w:sz w:val="24"/>
                  <w:szCs w:val="24"/>
                </w:rPr>
                <w:t>The State Islamic Institute of Surakarta</w:t>
              </w:r>
              <w:r w:rsidRPr="00A47CD4">
                <w:rPr>
                  <w:rFonts w:ascii="Times New Roman" w:hAnsi="Times New Roman" w:cs="Times New Roman"/>
                  <w:noProof/>
                  <w:sz w:val="24"/>
                  <w:szCs w:val="24"/>
                </w:rPr>
                <w:t>.</w:t>
              </w:r>
            </w:p>
            <w:p w14:paraId="2A0D93F4"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lastRenderedPageBreak/>
                <w:t xml:space="preserve">Rasinski, T. V. (2010). The Fluent Reader. </w:t>
              </w:r>
              <w:r w:rsidRPr="00A47CD4">
                <w:rPr>
                  <w:rFonts w:ascii="Times New Roman" w:hAnsi="Times New Roman" w:cs="Times New Roman"/>
                  <w:i/>
                  <w:iCs/>
                  <w:noProof/>
                  <w:sz w:val="24"/>
                  <w:szCs w:val="24"/>
                </w:rPr>
                <w:t>Journal of teacher action research, 2</w:t>
              </w:r>
              <w:r w:rsidRPr="00A47CD4">
                <w:rPr>
                  <w:rFonts w:ascii="Times New Roman" w:hAnsi="Times New Roman" w:cs="Times New Roman"/>
                  <w:noProof/>
                  <w:sz w:val="24"/>
                  <w:szCs w:val="24"/>
                </w:rPr>
                <w:t>.</w:t>
              </w:r>
            </w:p>
            <w:p w14:paraId="65F1B4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Sanggam Siahaan and Kusno Shidoha. (2008). </w:t>
              </w:r>
              <w:r w:rsidRPr="00A47CD4">
                <w:rPr>
                  <w:rFonts w:ascii="Times New Roman" w:hAnsi="Times New Roman" w:cs="Times New Roman"/>
                  <w:i/>
                  <w:iCs/>
                  <w:noProof/>
                  <w:sz w:val="24"/>
                  <w:szCs w:val="24"/>
                </w:rPr>
                <w:t>Generic Text Structure.</w:t>
              </w:r>
              <w:r w:rsidRPr="00A47CD4">
                <w:rPr>
                  <w:rFonts w:ascii="Times New Roman" w:hAnsi="Times New Roman" w:cs="Times New Roman"/>
                  <w:noProof/>
                  <w:sz w:val="24"/>
                  <w:szCs w:val="24"/>
                </w:rPr>
                <w:t xml:space="preserve"> Yogyakarta: Graha Ilmu.</w:t>
              </w:r>
            </w:p>
            <w:p w14:paraId="049D1F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Sari, D. K. (2019). Effective reading strategies for reading skills. </w:t>
              </w:r>
              <w:r w:rsidRPr="00A47CD4">
                <w:rPr>
                  <w:rFonts w:ascii="Times New Roman" w:hAnsi="Times New Roman" w:cs="Times New Roman"/>
                  <w:i/>
                  <w:iCs/>
                  <w:noProof/>
                  <w:sz w:val="24"/>
                  <w:szCs w:val="24"/>
                </w:rPr>
                <w:t>Esteem Journal of English Education Study Programme</w:t>
              </w:r>
              <w:r w:rsidRPr="00A47CD4">
                <w:rPr>
                  <w:rFonts w:ascii="Times New Roman" w:hAnsi="Times New Roman" w:cs="Times New Roman"/>
                  <w:noProof/>
                  <w:sz w:val="24"/>
                  <w:szCs w:val="24"/>
                </w:rPr>
                <w:t>(2 2), 120-122.</w:t>
              </w:r>
            </w:p>
            <w:p w14:paraId="1AD98418"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Sinaga, R. R. (2021). Exploring students’ attitude towards English online learning using moodle during covid-19 pandemic at SMK Yadika Bandarlampung. </w:t>
              </w:r>
              <w:r w:rsidRPr="00A47CD4">
                <w:rPr>
                  <w:rFonts w:ascii="Times New Roman" w:hAnsi="Times New Roman" w:cs="Times New Roman"/>
                  <w:i/>
                  <w:iCs/>
                  <w:noProof/>
                  <w:sz w:val="24"/>
                  <w:szCs w:val="24"/>
                </w:rPr>
                <w:t>Journal of English Language Teaching and Learning, 2</w:t>
              </w:r>
              <w:r w:rsidRPr="00A47CD4">
                <w:rPr>
                  <w:rFonts w:ascii="Times New Roman" w:hAnsi="Times New Roman" w:cs="Times New Roman"/>
                  <w:noProof/>
                  <w:sz w:val="24"/>
                  <w:szCs w:val="24"/>
                </w:rPr>
                <w:t>(1), 8-15.</w:t>
              </w:r>
            </w:p>
            <w:p w14:paraId="25AD3BED" w14:textId="77777777" w:rsidR="00A47CD4" w:rsidRPr="002C54ED" w:rsidRDefault="00A47CD4" w:rsidP="00A47CD4">
              <w:pPr>
                <w:pStyle w:val="Bibliography"/>
                <w:ind w:left="720" w:hanging="720"/>
                <w:jc w:val="both"/>
                <w:rPr>
                  <w:rFonts w:ascii="Times New Roman" w:hAnsi="Times New Roman" w:cs="Times New Roman"/>
                  <w:noProof/>
                  <w:sz w:val="24"/>
                  <w:szCs w:val="24"/>
                  <w:lang w:val="it-IT"/>
                </w:rPr>
              </w:pPr>
              <w:r w:rsidRPr="00A47CD4">
                <w:rPr>
                  <w:rFonts w:ascii="Times New Roman" w:hAnsi="Times New Roman" w:cs="Times New Roman"/>
                  <w:noProof/>
                  <w:sz w:val="24"/>
                  <w:szCs w:val="24"/>
                </w:rPr>
                <w:t xml:space="preserve">Soto Tabares, E. T. (2016). The implementation of reading fluency strategies in second graders. </w:t>
              </w:r>
              <w:r w:rsidRPr="002C54ED">
                <w:rPr>
                  <w:rFonts w:ascii="Times New Roman" w:hAnsi="Times New Roman" w:cs="Times New Roman"/>
                  <w:noProof/>
                  <w:sz w:val="24"/>
                  <w:szCs w:val="24"/>
                  <w:lang w:val="it-IT"/>
                </w:rPr>
                <w:t>Universidad Tecnologica de Pereira.</w:t>
              </w:r>
            </w:p>
            <w:p w14:paraId="01E0B736"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2C54ED">
                <w:rPr>
                  <w:rFonts w:ascii="Times New Roman" w:hAnsi="Times New Roman" w:cs="Times New Roman"/>
                  <w:noProof/>
                  <w:sz w:val="24"/>
                  <w:szCs w:val="24"/>
                  <w:lang w:val="it-IT"/>
                </w:rPr>
                <w:t xml:space="preserve">Yenita H, Fatimah T, Adzanil P. (2014, March 13). </w:t>
              </w:r>
              <w:r w:rsidRPr="00A47CD4">
                <w:rPr>
                  <w:rFonts w:ascii="Times New Roman" w:hAnsi="Times New Roman" w:cs="Times New Roman"/>
                  <w:noProof/>
                  <w:sz w:val="24"/>
                  <w:szCs w:val="24"/>
                </w:rPr>
                <w:t xml:space="preserve">Teaching Writing Descriptive Text By Using Collaborative Technique. </w:t>
              </w:r>
              <w:r w:rsidRPr="00A47CD4">
                <w:rPr>
                  <w:rFonts w:ascii="Times New Roman" w:hAnsi="Times New Roman" w:cs="Times New Roman"/>
                  <w:i/>
                  <w:iCs/>
                  <w:noProof/>
                  <w:sz w:val="24"/>
                  <w:szCs w:val="24"/>
                </w:rPr>
                <w:t>E-Journal Bung Hatta University</w:t>
              </w:r>
              <w:r w:rsidRPr="00A47CD4">
                <w:rPr>
                  <w:rFonts w:ascii="Times New Roman" w:hAnsi="Times New Roman" w:cs="Times New Roman"/>
                  <w:noProof/>
                  <w:sz w:val="24"/>
                  <w:szCs w:val="24"/>
                </w:rPr>
                <w:t>, 4. doi:10.37301</w:t>
              </w:r>
            </w:p>
            <w:p w14:paraId="3B4C591B" w14:textId="6D09F87C" w:rsidR="00A47CD4" w:rsidRPr="00A47CD4" w:rsidRDefault="00A47CD4" w:rsidP="00A47CD4">
              <w:pPr>
                <w:jc w:val="both"/>
                <w:rPr>
                  <w:rFonts w:ascii="Times New Roman" w:hAnsi="Times New Roman" w:cs="Times New Roman"/>
                  <w:sz w:val="24"/>
                  <w:szCs w:val="24"/>
                </w:rPr>
              </w:pPr>
              <w:r w:rsidRPr="00A47CD4">
                <w:rPr>
                  <w:rFonts w:ascii="Times New Roman" w:hAnsi="Times New Roman" w:cs="Times New Roman"/>
                  <w:b/>
                  <w:bCs/>
                  <w:noProof/>
                  <w:sz w:val="24"/>
                  <w:szCs w:val="24"/>
                </w:rPr>
                <w:fldChar w:fldCharType="end"/>
              </w:r>
              <w:commentRangeEnd w:id="32"/>
              <w:r w:rsidR="00AF496F">
                <w:rPr>
                  <w:rStyle w:val="CommentReference"/>
                </w:rPr>
                <w:commentReference w:id="32"/>
              </w:r>
            </w:p>
          </w:sdtContent>
        </w:sdt>
      </w:sdtContent>
    </w:sdt>
    <w:p w14:paraId="13FE4623" w14:textId="77777777" w:rsidR="00A47CD4" w:rsidRPr="00A47CD4" w:rsidRDefault="00A47CD4" w:rsidP="009D173D">
      <w:pPr>
        <w:pStyle w:val="BodyText"/>
        <w:spacing w:before="137"/>
        <w:ind w:right="117"/>
        <w:jc w:val="both"/>
        <w:rPr>
          <w:b/>
          <w:bCs/>
        </w:rPr>
      </w:pPr>
    </w:p>
    <w:sectPr w:rsidR="00A47CD4" w:rsidRPr="00A47CD4" w:rsidSect="00EF053A">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sus" w:date="2024-11-03T18:46:00Z" w:initials="A">
    <w:p w14:paraId="66303EB8" w14:textId="5F00A4E6" w:rsidR="00BD2EDD" w:rsidRDefault="00BD2EDD">
      <w:pPr>
        <w:pStyle w:val="CommentText"/>
      </w:pPr>
      <w:r>
        <w:rPr>
          <w:rStyle w:val="CommentReference"/>
        </w:rPr>
        <w:annotationRef/>
      </w:r>
      <w:r>
        <w:t>For abstract, please follow the journal requirement for the total words. The abstract should be composed by 200 to 250 words. Add more explanation.</w:t>
      </w:r>
    </w:p>
  </w:comment>
  <w:comment w:id="1" w:author="Asus" w:date="2024-11-03T18:40:00Z" w:initials="A">
    <w:p w14:paraId="7B19FE55" w14:textId="61E86E58" w:rsidR="00BD2EDD" w:rsidRDefault="00BD2EDD">
      <w:pPr>
        <w:pStyle w:val="CommentText"/>
      </w:pPr>
      <w:r>
        <w:rPr>
          <w:rStyle w:val="CommentReference"/>
        </w:rPr>
        <w:annotationRef/>
      </w:r>
      <w:r>
        <w:t>Before you state the research objective, please give a brief introduction about your research topic.</w:t>
      </w:r>
    </w:p>
  </w:comment>
  <w:comment w:id="2" w:author="Asus" w:date="2024-11-03T18:41:00Z" w:initials="A">
    <w:p w14:paraId="2CDE055B" w14:textId="69995231" w:rsidR="00BD2EDD" w:rsidRDefault="00BD2EDD">
      <w:pPr>
        <w:pStyle w:val="CommentText"/>
      </w:pPr>
      <w:r>
        <w:rPr>
          <w:rStyle w:val="CommentReference"/>
        </w:rPr>
        <w:annotationRef/>
      </w:r>
    </w:p>
  </w:comment>
  <w:comment w:id="7" w:author="Asus" w:date="2024-11-03T18:44:00Z" w:initials="A">
    <w:p w14:paraId="7EF2296F" w14:textId="07948378" w:rsidR="00BD2EDD" w:rsidRDefault="00BD2EDD">
      <w:pPr>
        <w:pStyle w:val="CommentText"/>
      </w:pPr>
      <w:r>
        <w:rPr>
          <w:rStyle w:val="CommentReference"/>
        </w:rPr>
        <w:annotationRef/>
      </w:r>
      <w:r>
        <w:t>Please add a brief explanation about your data analysis technique: what technique you employed to analyzed the data.</w:t>
      </w:r>
    </w:p>
  </w:comment>
  <w:comment w:id="10" w:author="Asus" w:date="2024-11-03T18:49:00Z" w:initials="A">
    <w:p w14:paraId="6B7D2F28" w14:textId="102F42E0" w:rsidR="00BD2EDD" w:rsidRDefault="00BD2EDD">
      <w:pPr>
        <w:pStyle w:val="CommentText"/>
      </w:pPr>
      <w:r>
        <w:rPr>
          <w:rStyle w:val="CommentReference"/>
        </w:rPr>
        <w:annotationRef/>
      </w:r>
      <w:r>
        <w:t>Please recheck your abstract, how many research objectives are addressed in your research? Here you mentioned that you had 2 research objectives, however in your abstract you only mentioned to find out the differences between the two groups</w:t>
      </w:r>
      <w:r w:rsidR="00FC0CA3">
        <w:t xml:space="preserve"> regarding their reading achievement.</w:t>
      </w:r>
    </w:p>
  </w:comment>
  <w:comment w:id="17" w:author="Asus" w:date="2024-11-03T18:53:00Z" w:initials="A">
    <w:p w14:paraId="6AA049D6" w14:textId="694AACDC" w:rsidR="00FC0CA3" w:rsidRDefault="00FC0CA3">
      <w:pPr>
        <w:pStyle w:val="CommentText"/>
      </w:pPr>
      <w:r>
        <w:rPr>
          <w:rStyle w:val="CommentReference"/>
        </w:rPr>
        <w:annotationRef/>
      </w:r>
      <w:r>
        <w:t>You mentioned the population 56 students, how come your sample were 41? Explain din detailed way to make it clear.</w:t>
      </w:r>
    </w:p>
  </w:comment>
  <w:comment w:id="19" w:author="Asus" w:date="2024-11-03T18:56:00Z" w:initials="A">
    <w:p w14:paraId="7E6EB621" w14:textId="2AACD2EE" w:rsidR="00FC0CA3" w:rsidRDefault="00FC0CA3">
      <w:pPr>
        <w:pStyle w:val="CommentText"/>
      </w:pPr>
      <w:r>
        <w:rPr>
          <w:rStyle w:val="CommentReference"/>
        </w:rPr>
        <w:annotationRef/>
      </w:r>
      <w:r>
        <w:t>It cannot be the main considerations in executing experimental research. Please describe what problems students face during reading instruction.</w:t>
      </w:r>
    </w:p>
  </w:comment>
  <w:comment w:id="21" w:author="Asus" w:date="2024-11-03T18:57:00Z" w:initials="A">
    <w:p w14:paraId="0683D829" w14:textId="23094D58" w:rsidR="00FC0CA3" w:rsidRDefault="00FC0CA3">
      <w:pPr>
        <w:pStyle w:val="CommentText"/>
      </w:pPr>
      <w:r>
        <w:rPr>
          <w:rStyle w:val="CommentReference"/>
        </w:rPr>
        <w:annotationRef/>
      </w:r>
      <w:r>
        <w:t>How about pretest? Did you administer pretest for both of groups? If yes, explain here. If no, please explain which design of quasi experimental you employed as the research design.</w:t>
      </w:r>
    </w:p>
  </w:comment>
  <w:comment w:id="23" w:author="Asus" w:date="2024-11-03T19:01:00Z" w:initials="A">
    <w:p w14:paraId="2617C3C9" w14:textId="71553D64" w:rsidR="003927F9" w:rsidRDefault="003927F9">
      <w:pPr>
        <w:pStyle w:val="CommentText"/>
      </w:pPr>
      <w:r>
        <w:rPr>
          <w:rStyle w:val="CommentReference"/>
        </w:rPr>
        <w:annotationRef/>
      </w:r>
      <w:r>
        <w:t>Please explain first how did you construct your reading test? Did you adopt, adapt, or even develop by yourself? Source? Please specify what reading subskills you measured in the reading test.</w:t>
      </w:r>
    </w:p>
  </w:comment>
  <w:comment w:id="24" w:author="Asus" w:date="2024-11-03T19:00:00Z" w:initials="A">
    <w:p w14:paraId="627BC839" w14:textId="62767807" w:rsidR="00FC0CA3" w:rsidRDefault="00FC0CA3">
      <w:pPr>
        <w:pStyle w:val="CommentText"/>
      </w:pPr>
      <w:r>
        <w:rPr>
          <w:rStyle w:val="CommentReference"/>
        </w:rPr>
        <w:annotationRef/>
      </w:r>
      <w:r>
        <w:t>What school? How many participants?</w:t>
      </w:r>
    </w:p>
  </w:comment>
  <w:comment w:id="25" w:author="Asus" w:date="2024-11-03T19:03:00Z" w:initials="A">
    <w:p w14:paraId="3C2D723F" w14:textId="184C3D57" w:rsidR="003927F9" w:rsidRDefault="003927F9">
      <w:pPr>
        <w:pStyle w:val="CommentText"/>
      </w:pPr>
      <w:r>
        <w:rPr>
          <w:rStyle w:val="CommentReference"/>
        </w:rPr>
        <w:annotationRef/>
      </w:r>
      <w:r>
        <w:t>Mention what analysis technique you employed in examining the test validity.</w:t>
      </w:r>
    </w:p>
  </w:comment>
  <w:comment w:id="26" w:author="Asus" w:date="2024-11-03T19:04:00Z" w:initials="A">
    <w:p w14:paraId="3A9F4D94" w14:textId="2EDCB905" w:rsidR="003927F9" w:rsidRDefault="003927F9">
      <w:pPr>
        <w:pStyle w:val="CommentText"/>
      </w:pPr>
      <w:r>
        <w:rPr>
          <w:rStyle w:val="CommentReference"/>
        </w:rPr>
        <w:annotationRef/>
      </w:r>
      <w:r>
        <w:t>You can attach the table of the reliability test result below this paragraph.</w:t>
      </w:r>
    </w:p>
  </w:comment>
  <w:comment w:id="27" w:author="Asus" w:date="2024-11-03T19:08:00Z" w:initials="A">
    <w:p w14:paraId="28E07DAC" w14:textId="5A5F5081" w:rsidR="003927F9" w:rsidRDefault="003927F9">
      <w:pPr>
        <w:pStyle w:val="CommentText"/>
      </w:pPr>
      <w:r>
        <w:rPr>
          <w:rStyle w:val="CommentReference"/>
        </w:rPr>
        <w:annotationRef/>
      </w:r>
      <w:r>
        <w:t>It is highly recommended that you report here the results of normality test for the pretest and posttest for reading test for the two groups. Put them in a table. Then explain them in detailed way.</w:t>
      </w:r>
    </w:p>
  </w:comment>
  <w:comment w:id="28" w:author="Asus" w:date="2024-11-03T19:09:00Z" w:initials="A">
    <w:p w14:paraId="22816160" w14:textId="58815992" w:rsidR="003927F9" w:rsidRDefault="003927F9">
      <w:pPr>
        <w:pStyle w:val="CommentText"/>
      </w:pPr>
      <w:r>
        <w:rPr>
          <w:rStyle w:val="CommentReference"/>
        </w:rPr>
        <w:annotationRef/>
      </w:r>
    </w:p>
  </w:comment>
  <w:comment w:id="29" w:author="Asus" w:date="2024-11-03T19:07:00Z" w:initials="A">
    <w:p w14:paraId="2D4A00EE" w14:textId="1BAD743D" w:rsidR="003927F9" w:rsidRDefault="003927F9">
      <w:pPr>
        <w:pStyle w:val="CommentText"/>
      </w:pPr>
      <w:r>
        <w:rPr>
          <w:rStyle w:val="CommentReference"/>
        </w:rPr>
        <w:annotationRef/>
      </w:r>
      <w:r>
        <w:t>How was the result of homogeneity test? You did not mention here. Please add it</w:t>
      </w:r>
    </w:p>
  </w:comment>
  <w:comment w:id="30" w:author="Asus" w:date="2024-11-03T19:10:00Z" w:initials="A">
    <w:p w14:paraId="71EEE989" w14:textId="58C4CB74" w:rsidR="003927F9" w:rsidRDefault="003927F9">
      <w:pPr>
        <w:pStyle w:val="CommentText"/>
      </w:pPr>
      <w:r>
        <w:rPr>
          <w:rStyle w:val="CommentReference"/>
        </w:rPr>
        <w:annotationRef/>
      </w:r>
      <w:r>
        <w:t>You mentioned before that the data of the test were not normally distributed</w:t>
      </w:r>
      <w:r w:rsidR="002950F2">
        <w:t>. It means you will not use Paired Sample t-test and independent sample t-test as your data analysis techniques. You need to use nonparametric techniques.</w:t>
      </w:r>
    </w:p>
  </w:comment>
  <w:comment w:id="31" w:author="Asus" w:date="2024-11-03T19:43:00Z" w:initials="A">
    <w:p w14:paraId="60F99904" w14:textId="0E7317F3" w:rsidR="00AF496F" w:rsidRDefault="00AF496F">
      <w:pPr>
        <w:pStyle w:val="CommentText"/>
      </w:pPr>
      <w:r>
        <w:rPr>
          <w:rStyle w:val="CommentReference"/>
        </w:rPr>
        <w:annotationRef/>
      </w:r>
      <w:r>
        <w:t>Please revise the data you present here. The data analysis techniques should be changed into non-parametric one if your data were not normal.</w:t>
      </w:r>
    </w:p>
  </w:comment>
  <w:comment w:id="32" w:author="Asus" w:date="2024-11-03T19:44:00Z" w:initials="A">
    <w:p w14:paraId="4E8EA798" w14:textId="039B535A" w:rsidR="00AF496F" w:rsidRDefault="00AF496F">
      <w:pPr>
        <w:pStyle w:val="CommentText"/>
      </w:pPr>
      <w:r>
        <w:rPr>
          <w:rStyle w:val="CommentReference"/>
        </w:rPr>
        <w:annotationRef/>
      </w:r>
      <w:r>
        <w:t xml:space="preserve">Please recheck the reference lists. It should be the same with the sources you used in-text citation.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303EB8" w15:done="0"/>
  <w15:commentEx w15:paraId="7B19FE55" w15:done="0"/>
  <w15:commentEx w15:paraId="2CDE055B" w15:done="0"/>
  <w15:commentEx w15:paraId="7EF2296F" w15:done="0"/>
  <w15:commentEx w15:paraId="6B7D2F28" w15:done="0"/>
  <w15:commentEx w15:paraId="6AA049D6" w15:done="0"/>
  <w15:commentEx w15:paraId="7E6EB621" w15:done="0"/>
  <w15:commentEx w15:paraId="0683D829" w15:done="0"/>
  <w15:commentEx w15:paraId="2617C3C9" w15:done="0"/>
  <w15:commentEx w15:paraId="627BC839" w15:done="0"/>
  <w15:commentEx w15:paraId="3C2D723F" w15:done="0"/>
  <w15:commentEx w15:paraId="3A9F4D94" w15:done="0"/>
  <w15:commentEx w15:paraId="28E07DAC" w15:done="0"/>
  <w15:commentEx w15:paraId="22816160" w15:paraIdParent="28E07DAC" w15:done="0"/>
  <w15:commentEx w15:paraId="2D4A00EE" w15:done="0"/>
  <w15:commentEx w15:paraId="71EEE989" w15:done="0"/>
  <w15:commentEx w15:paraId="60F99904" w15:done="0"/>
  <w15:commentEx w15:paraId="4E8EA7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5E1E33" w16cex:dateUtc="2024-11-03T11:46:00Z"/>
  <w16cex:commentExtensible w16cex:durableId="0ED4F7B8" w16cex:dateUtc="2024-11-03T11:40:00Z"/>
  <w16cex:commentExtensible w16cex:durableId="006B1295" w16cex:dateUtc="2024-11-03T11:41:00Z"/>
  <w16cex:commentExtensible w16cex:durableId="60B6A3DC" w16cex:dateUtc="2024-11-03T11:44:00Z"/>
  <w16cex:commentExtensible w16cex:durableId="28416C08" w16cex:dateUtc="2024-11-03T11:49:00Z"/>
  <w16cex:commentExtensible w16cex:durableId="1F6650CB" w16cex:dateUtc="2024-11-03T11:53:00Z"/>
  <w16cex:commentExtensible w16cex:durableId="29EFCD69" w16cex:dateUtc="2024-11-03T11:56:00Z"/>
  <w16cex:commentExtensible w16cex:durableId="4DEDA4A5" w16cex:dateUtc="2024-11-03T11:57:00Z"/>
  <w16cex:commentExtensible w16cex:durableId="3232FB0E" w16cex:dateUtc="2024-11-03T12:01:00Z"/>
  <w16cex:commentExtensible w16cex:durableId="2C419426" w16cex:dateUtc="2024-11-03T12:00:00Z"/>
  <w16cex:commentExtensible w16cex:durableId="6D8D2D7E" w16cex:dateUtc="2024-11-03T12:03:00Z"/>
  <w16cex:commentExtensible w16cex:durableId="7DCBEDBE" w16cex:dateUtc="2024-11-03T12:04:00Z"/>
  <w16cex:commentExtensible w16cex:durableId="4657AAB5" w16cex:dateUtc="2024-11-03T12:08:00Z"/>
  <w16cex:commentExtensible w16cex:durableId="425D018A" w16cex:dateUtc="2024-11-03T12:09:00Z"/>
  <w16cex:commentExtensible w16cex:durableId="0BF32B20" w16cex:dateUtc="2024-11-03T12:07:00Z"/>
  <w16cex:commentExtensible w16cex:durableId="7F85E631" w16cex:dateUtc="2024-11-03T12:10:00Z"/>
  <w16cex:commentExtensible w16cex:durableId="0E0AFCC3" w16cex:dateUtc="2024-11-03T12:43:00Z"/>
  <w16cex:commentExtensible w16cex:durableId="30E958A4" w16cex:dateUtc="2024-11-03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303EB8" w16cid:durableId="265E1E33"/>
  <w16cid:commentId w16cid:paraId="7B19FE55" w16cid:durableId="0ED4F7B8"/>
  <w16cid:commentId w16cid:paraId="2CDE055B" w16cid:durableId="006B1295"/>
  <w16cid:commentId w16cid:paraId="7EF2296F" w16cid:durableId="60B6A3DC"/>
  <w16cid:commentId w16cid:paraId="6B7D2F28" w16cid:durableId="28416C08"/>
  <w16cid:commentId w16cid:paraId="6AA049D6" w16cid:durableId="1F6650CB"/>
  <w16cid:commentId w16cid:paraId="7E6EB621" w16cid:durableId="29EFCD69"/>
  <w16cid:commentId w16cid:paraId="0683D829" w16cid:durableId="4DEDA4A5"/>
  <w16cid:commentId w16cid:paraId="2617C3C9" w16cid:durableId="3232FB0E"/>
  <w16cid:commentId w16cid:paraId="627BC839" w16cid:durableId="2C419426"/>
  <w16cid:commentId w16cid:paraId="3C2D723F" w16cid:durableId="6D8D2D7E"/>
  <w16cid:commentId w16cid:paraId="3A9F4D94" w16cid:durableId="7DCBEDBE"/>
  <w16cid:commentId w16cid:paraId="28E07DAC" w16cid:durableId="4657AAB5"/>
  <w16cid:commentId w16cid:paraId="22816160" w16cid:durableId="425D018A"/>
  <w16cid:commentId w16cid:paraId="2D4A00EE" w16cid:durableId="0BF32B20"/>
  <w16cid:commentId w16cid:paraId="71EEE989" w16cid:durableId="7F85E631"/>
  <w16cid:commentId w16cid:paraId="60F99904" w16cid:durableId="0E0AFCC3"/>
  <w16cid:commentId w16cid:paraId="4E8EA798" w16cid:durableId="30E958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18B"/>
    <w:multiLevelType w:val="multilevel"/>
    <w:tmpl w:val="FF5E46C0"/>
    <w:lvl w:ilvl="0">
      <w:start w:val="2"/>
      <w:numFmt w:val="decimal"/>
      <w:lvlText w:val="%1."/>
      <w:lvlJc w:val="left"/>
      <w:pPr>
        <w:ind w:left="828"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039" w:hanging="360"/>
      </w:pPr>
    </w:lvl>
    <w:lvl w:ilvl="4">
      <w:numFmt w:val="bullet"/>
      <w:lvlText w:val="•"/>
      <w:lvlJc w:val="left"/>
      <w:pPr>
        <w:ind w:left="3001" w:hanging="449"/>
      </w:pPr>
      <w:rPr>
        <w:rFonts w:hint="default"/>
        <w:lang w:val="en-US" w:eastAsia="en-US" w:bidi="ar-SA"/>
      </w:rPr>
    </w:lvl>
    <w:lvl w:ilvl="5">
      <w:numFmt w:val="bullet"/>
      <w:lvlText w:val="•"/>
      <w:lvlJc w:val="left"/>
      <w:pPr>
        <w:ind w:left="3942" w:hanging="449"/>
      </w:pPr>
      <w:rPr>
        <w:rFonts w:hint="default"/>
        <w:lang w:val="en-US" w:eastAsia="en-US" w:bidi="ar-SA"/>
      </w:rPr>
    </w:lvl>
    <w:lvl w:ilvl="6">
      <w:numFmt w:val="bullet"/>
      <w:lvlText w:val="•"/>
      <w:lvlJc w:val="left"/>
      <w:pPr>
        <w:ind w:left="4883" w:hanging="449"/>
      </w:pPr>
      <w:rPr>
        <w:rFonts w:hint="default"/>
        <w:lang w:val="en-US" w:eastAsia="en-US" w:bidi="ar-SA"/>
      </w:rPr>
    </w:lvl>
    <w:lvl w:ilvl="7">
      <w:numFmt w:val="bullet"/>
      <w:lvlText w:val="•"/>
      <w:lvlJc w:val="left"/>
      <w:pPr>
        <w:ind w:left="5824" w:hanging="449"/>
      </w:pPr>
      <w:rPr>
        <w:rFonts w:hint="default"/>
        <w:lang w:val="en-US" w:eastAsia="en-US" w:bidi="ar-SA"/>
      </w:rPr>
    </w:lvl>
    <w:lvl w:ilvl="8">
      <w:numFmt w:val="bullet"/>
      <w:lvlText w:val="•"/>
      <w:lvlJc w:val="left"/>
      <w:pPr>
        <w:ind w:left="6764" w:hanging="449"/>
      </w:pPr>
      <w:rPr>
        <w:rFonts w:hint="default"/>
        <w:lang w:val="en-US" w:eastAsia="en-US" w:bidi="ar-SA"/>
      </w:rPr>
    </w:lvl>
  </w:abstractNum>
  <w:abstractNum w:abstractNumId="1" w15:restartNumberingAfterBreak="0">
    <w:nsid w:val="57C86222"/>
    <w:multiLevelType w:val="hybridMultilevel"/>
    <w:tmpl w:val="161205D0"/>
    <w:lvl w:ilvl="0" w:tplc="7848CDFC">
      <w:start w:val="1"/>
      <w:numFmt w:val="lowerLetter"/>
      <w:lvlText w:val="%1."/>
      <w:lvlJc w:val="left"/>
      <w:pPr>
        <w:ind w:left="948" w:hanging="360"/>
      </w:pPr>
      <w:rPr>
        <w:rFonts w:ascii="Times New Roman" w:eastAsia="Times New Roman" w:hAnsi="Times New Roman" w:cs="Times New Roman" w:hint="default"/>
        <w:spacing w:val="-1"/>
        <w:w w:val="100"/>
        <w:sz w:val="24"/>
        <w:szCs w:val="24"/>
        <w:lang w:val="en-US" w:eastAsia="en-US" w:bidi="ar-SA"/>
      </w:rPr>
    </w:lvl>
    <w:lvl w:ilvl="1" w:tplc="EA50A5A0">
      <w:numFmt w:val="bullet"/>
      <w:lvlText w:val="•"/>
      <w:lvlJc w:val="left"/>
      <w:pPr>
        <w:ind w:left="1710" w:hanging="360"/>
      </w:pPr>
      <w:rPr>
        <w:rFonts w:hint="default"/>
        <w:lang w:val="en-US" w:eastAsia="en-US" w:bidi="ar-SA"/>
      </w:rPr>
    </w:lvl>
    <w:lvl w:ilvl="2" w:tplc="65529AA8">
      <w:numFmt w:val="bullet"/>
      <w:lvlText w:val="•"/>
      <w:lvlJc w:val="left"/>
      <w:pPr>
        <w:ind w:left="2481" w:hanging="360"/>
      </w:pPr>
      <w:rPr>
        <w:rFonts w:hint="default"/>
        <w:lang w:val="en-US" w:eastAsia="en-US" w:bidi="ar-SA"/>
      </w:rPr>
    </w:lvl>
    <w:lvl w:ilvl="3" w:tplc="9EA6F408">
      <w:numFmt w:val="bullet"/>
      <w:lvlText w:val="•"/>
      <w:lvlJc w:val="left"/>
      <w:pPr>
        <w:ind w:left="3251" w:hanging="360"/>
      </w:pPr>
      <w:rPr>
        <w:rFonts w:hint="default"/>
        <w:lang w:val="en-US" w:eastAsia="en-US" w:bidi="ar-SA"/>
      </w:rPr>
    </w:lvl>
    <w:lvl w:ilvl="4" w:tplc="845C5C0E">
      <w:numFmt w:val="bullet"/>
      <w:lvlText w:val="•"/>
      <w:lvlJc w:val="left"/>
      <w:pPr>
        <w:ind w:left="4022" w:hanging="360"/>
      </w:pPr>
      <w:rPr>
        <w:rFonts w:hint="default"/>
        <w:lang w:val="en-US" w:eastAsia="en-US" w:bidi="ar-SA"/>
      </w:rPr>
    </w:lvl>
    <w:lvl w:ilvl="5" w:tplc="19A4EBC6">
      <w:numFmt w:val="bullet"/>
      <w:lvlText w:val="•"/>
      <w:lvlJc w:val="left"/>
      <w:pPr>
        <w:ind w:left="4793" w:hanging="360"/>
      </w:pPr>
      <w:rPr>
        <w:rFonts w:hint="default"/>
        <w:lang w:val="en-US" w:eastAsia="en-US" w:bidi="ar-SA"/>
      </w:rPr>
    </w:lvl>
    <w:lvl w:ilvl="6" w:tplc="9A02C8AE">
      <w:numFmt w:val="bullet"/>
      <w:lvlText w:val="•"/>
      <w:lvlJc w:val="left"/>
      <w:pPr>
        <w:ind w:left="5563" w:hanging="360"/>
      </w:pPr>
      <w:rPr>
        <w:rFonts w:hint="default"/>
        <w:lang w:val="en-US" w:eastAsia="en-US" w:bidi="ar-SA"/>
      </w:rPr>
    </w:lvl>
    <w:lvl w:ilvl="7" w:tplc="5082DD38">
      <w:numFmt w:val="bullet"/>
      <w:lvlText w:val="•"/>
      <w:lvlJc w:val="left"/>
      <w:pPr>
        <w:ind w:left="6334" w:hanging="360"/>
      </w:pPr>
      <w:rPr>
        <w:rFonts w:hint="default"/>
        <w:lang w:val="en-US" w:eastAsia="en-US" w:bidi="ar-SA"/>
      </w:rPr>
    </w:lvl>
    <w:lvl w:ilvl="8" w:tplc="4B94003C">
      <w:numFmt w:val="bullet"/>
      <w:lvlText w:val="•"/>
      <w:lvlJc w:val="left"/>
      <w:pPr>
        <w:ind w:left="7105" w:hanging="360"/>
      </w:pPr>
      <w:rPr>
        <w:rFonts w:hint="default"/>
        <w:lang w:val="en-US" w:eastAsia="en-US" w:bidi="ar-SA"/>
      </w:rPr>
    </w:lvl>
  </w:abstractNum>
  <w:num w:numId="1" w16cid:durableId="1418795067">
    <w:abstractNumId w:val="1"/>
  </w:num>
  <w:num w:numId="2" w16cid:durableId="9987278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54"/>
    <w:rsid w:val="00003E23"/>
    <w:rsid w:val="000279F5"/>
    <w:rsid w:val="00062BDA"/>
    <w:rsid w:val="00064020"/>
    <w:rsid w:val="00072AE5"/>
    <w:rsid w:val="00075271"/>
    <w:rsid w:val="00084A97"/>
    <w:rsid w:val="001105E8"/>
    <w:rsid w:val="001B04A8"/>
    <w:rsid w:val="001E0054"/>
    <w:rsid w:val="002950F2"/>
    <w:rsid w:val="002A6DDE"/>
    <w:rsid w:val="002C54ED"/>
    <w:rsid w:val="002E79DD"/>
    <w:rsid w:val="003556CE"/>
    <w:rsid w:val="003927F9"/>
    <w:rsid w:val="00392A51"/>
    <w:rsid w:val="00523221"/>
    <w:rsid w:val="00556BF6"/>
    <w:rsid w:val="006047A5"/>
    <w:rsid w:val="00692540"/>
    <w:rsid w:val="006B4308"/>
    <w:rsid w:val="007B2903"/>
    <w:rsid w:val="008060D6"/>
    <w:rsid w:val="00810E43"/>
    <w:rsid w:val="00810FEC"/>
    <w:rsid w:val="008332CC"/>
    <w:rsid w:val="00877FF2"/>
    <w:rsid w:val="009D173D"/>
    <w:rsid w:val="00A47CD4"/>
    <w:rsid w:val="00AC48CB"/>
    <w:rsid w:val="00AD20D8"/>
    <w:rsid w:val="00AF496F"/>
    <w:rsid w:val="00B37ADF"/>
    <w:rsid w:val="00B47EC8"/>
    <w:rsid w:val="00BD2EDD"/>
    <w:rsid w:val="00C046F4"/>
    <w:rsid w:val="00C91159"/>
    <w:rsid w:val="00CB6622"/>
    <w:rsid w:val="00CD09BC"/>
    <w:rsid w:val="00D052A2"/>
    <w:rsid w:val="00D937A4"/>
    <w:rsid w:val="00E10823"/>
    <w:rsid w:val="00E11085"/>
    <w:rsid w:val="00E43BFB"/>
    <w:rsid w:val="00EF053A"/>
    <w:rsid w:val="00F01D0C"/>
    <w:rsid w:val="00F1366A"/>
    <w:rsid w:val="00F32155"/>
    <w:rsid w:val="00F3716A"/>
    <w:rsid w:val="00F456F5"/>
    <w:rsid w:val="00F5648A"/>
    <w:rsid w:val="00FC0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4BCF4"/>
  <w15:chartTrackingRefBased/>
  <w15:docId w15:val="{925E2532-049A-4150-BB20-C9A7193F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C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47A5"/>
    <w:rPr>
      <w:color w:val="0563C1" w:themeColor="hyperlink"/>
      <w:u w:val="single"/>
    </w:rPr>
  </w:style>
  <w:style w:type="character" w:styleId="UnresolvedMention">
    <w:name w:val="Unresolved Mention"/>
    <w:basedOn w:val="DefaultParagraphFont"/>
    <w:uiPriority w:val="99"/>
    <w:semiHidden/>
    <w:unhideWhenUsed/>
    <w:rsid w:val="006047A5"/>
    <w:rPr>
      <w:color w:val="605E5C"/>
      <w:shd w:val="clear" w:color="auto" w:fill="E1DFDD"/>
    </w:rPr>
  </w:style>
  <w:style w:type="paragraph" w:styleId="BodyText">
    <w:name w:val="Body Text"/>
    <w:basedOn w:val="Normal"/>
    <w:link w:val="BodyTextChar"/>
    <w:uiPriority w:val="1"/>
    <w:qFormat/>
    <w:rsid w:val="00E43BF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E43BF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B4308"/>
    <w:pPr>
      <w:widowControl w:val="0"/>
      <w:autoSpaceDE w:val="0"/>
      <w:autoSpaceDN w:val="0"/>
      <w:spacing w:after="0" w:line="240" w:lineRule="auto"/>
      <w:ind w:left="948" w:hanging="361"/>
      <w:jc w:val="both"/>
    </w:pPr>
    <w:rPr>
      <w:rFonts w:ascii="Times New Roman" w:eastAsia="Times New Roman" w:hAnsi="Times New Roman" w:cs="Times New Roman"/>
      <w:kern w:val="0"/>
      <w14:ligatures w14:val="none"/>
    </w:rPr>
  </w:style>
  <w:style w:type="paragraph" w:styleId="NoSpacing">
    <w:name w:val="No Spacing"/>
    <w:uiPriority w:val="1"/>
    <w:qFormat/>
    <w:rsid w:val="00392A51"/>
    <w:pPr>
      <w:spacing w:after="0" w:line="240" w:lineRule="auto"/>
    </w:pPr>
  </w:style>
  <w:style w:type="paragraph" w:customStyle="1" w:styleId="TableParagraph">
    <w:name w:val="Table Paragraph"/>
    <w:basedOn w:val="Normal"/>
    <w:uiPriority w:val="1"/>
    <w:qFormat/>
    <w:rsid w:val="00692540"/>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1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2CC"/>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A47CD4"/>
  </w:style>
  <w:style w:type="character" w:styleId="CommentReference">
    <w:name w:val="annotation reference"/>
    <w:basedOn w:val="DefaultParagraphFont"/>
    <w:uiPriority w:val="99"/>
    <w:semiHidden/>
    <w:unhideWhenUsed/>
    <w:rsid w:val="00BD2EDD"/>
    <w:rPr>
      <w:sz w:val="16"/>
      <w:szCs w:val="16"/>
    </w:rPr>
  </w:style>
  <w:style w:type="paragraph" w:styleId="CommentText">
    <w:name w:val="annotation text"/>
    <w:basedOn w:val="Normal"/>
    <w:link w:val="CommentTextChar"/>
    <w:uiPriority w:val="99"/>
    <w:semiHidden/>
    <w:unhideWhenUsed/>
    <w:rsid w:val="00BD2EDD"/>
    <w:pPr>
      <w:spacing w:line="240" w:lineRule="auto"/>
    </w:pPr>
    <w:rPr>
      <w:sz w:val="20"/>
      <w:szCs w:val="20"/>
    </w:rPr>
  </w:style>
  <w:style w:type="character" w:customStyle="1" w:styleId="CommentTextChar">
    <w:name w:val="Comment Text Char"/>
    <w:basedOn w:val="DefaultParagraphFont"/>
    <w:link w:val="CommentText"/>
    <w:uiPriority w:val="99"/>
    <w:semiHidden/>
    <w:rsid w:val="00BD2EDD"/>
    <w:rPr>
      <w:sz w:val="20"/>
      <w:szCs w:val="20"/>
    </w:rPr>
  </w:style>
  <w:style w:type="paragraph" w:styleId="CommentSubject">
    <w:name w:val="annotation subject"/>
    <w:basedOn w:val="CommentText"/>
    <w:next w:val="CommentText"/>
    <w:link w:val="CommentSubjectChar"/>
    <w:uiPriority w:val="99"/>
    <w:semiHidden/>
    <w:unhideWhenUsed/>
    <w:rsid w:val="00BD2EDD"/>
    <w:rPr>
      <w:b/>
      <w:bCs/>
    </w:rPr>
  </w:style>
  <w:style w:type="character" w:customStyle="1" w:styleId="CommentSubjectChar">
    <w:name w:val="Comment Subject Char"/>
    <w:basedOn w:val="CommentTextChar"/>
    <w:link w:val="CommentSubject"/>
    <w:uiPriority w:val="99"/>
    <w:semiHidden/>
    <w:rsid w:val="00BD2EDD"/>
    <w:rPr>
      <w:b/>
      <w:bCs/>
      <w:sz w:val="20"/>
      <w:szCs w:val="20"/>
    </w:rPr>
  </w:style>
  <w:style w:type="paragraph" w:styleId="Revision">
    <w:name w:val="Revision"/>
    <w:hidden/>
    <w:uiPriority w:val="99"/>
    <w:semiHidden/>
    <w:rsid w:val="00BD2E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482928">
      <w:bodyDiv w:val="1"/>
      <w:marLeft w:val="0"/>
      <w:marRight w:val="0"/>
      <w:marTop w:val="0"/>
      <w:marBottom w:val="0"/>
      <w:divBdr>
        <w:top w:val="none" w:sz="0" w:space="0" w:color="auto"/>
        <w:left w:val="none" w:sz="0" w:space="0" w:color="auto"/>
        <w:bottom w:val="none" w:sz="0" w:space="0" w:color="auto"/>
        <w:right w:val="none" w:sz="0" w:space="0" w:color="auto"/>
      </w:divBdr>
    </w:div>
    <w:div w:id="854265656">
      <w:bodyDiv w:val="1"/>
      <w:marLeft w:val="0"/>
      <w:marRight w:val="0"/>
      <w:marTop w:val="0"/>
      <w:marBottom w:val="0"/>
      <w:divBdr>
        <w:top w:val="none" w:sz="0" w:space="0" w:color="auto"/>
        <w:left w:val="none" w:sz="0" w:space="0" w:color="auto"/>
        <w:bottom w:val="none" w:sz="0" w:space="0" w:color="auto"/>
        <w:right w:val="none" w:sz="0" w:space="0" w:color="auto"/>
      </w:divBdr>
    </w:div>
    <w:div w:id="961686426">
      <w:bodyDiv w:val="1"/>
      <w:marLeft w:val="0"/>
      <w:marRight w:val="0"/>
      <w:marTop w:val="0"/>
      <w:marBottom w:val="0"/>
      <w:divBdr>
        <w:top w:val="none" w:sz="0" w:space="0" w:color="auto"/>
        <w:left w:val="none" w:sz="0" w:space="0" w:color="auto"/>
        <w:bottom w:val="none" w:sz="0" w:space="0" w:color="auto"/>
        <w:right w:val="none" w:sz="0" w:space="0" w:color="auto"/>
      </w:divBdr>
    </w:div>
    <w:div w:id="1032414849">
      <w:bodyDiv w:val="1"/>
      <w:marLeft w:val="0"/>
      <w:marRight w:val="0"/>
      <w:marTop w:val="0"/>
      <w:marBottom w:val="0"/>
      <w:divBdr>
        <w:top w:val="none" w:sz="0" w:space="0" w:color="auto"/>
        <w:left w:val="none" w:sz="0" w:space="0" w:color="auto"/>
        <w:bottom w:val="none" w:sz="0" w:space="0" w:color="auto"/>
        <w:right w:val="none" w:sz="0" w:space="0" w:color="auto"/>
      </w:divBdr>
    </w:div>
    <w:div w:id="1168441860">
      <w:bodyDiv w:val="1"/>
      <w:marLeft w:val="0"/>
      <w:marRight w:val="0"/>
      <w:marTop w:val="0"/>
      <w:marBottom w:val="0"/>
      <w:divBdr>
        <w:top w:val="none" w:sz="0" w:space="0" w:color="auto"/>
        <w:left w:val="none" w:sz="0" w:space="0" w:color="auto"/>
        <w:bottom w:val="none" w:sz="0" w:space="0" w:color="auto"/>
        <w:right w:val="none" w:sz="0" w:space="0" w:color="auto"/>
      </w:divBdr>
    </w:div>
    <w:div w:id="1236404381">
      <w:bodyDiv w:val="1"/>
      <w:marLeft w:val="0"/>
      <w:marRight w:val="0"/>
      <w:marTop w:val="0"/>
      <w:marBottom w:val="0"/>
      <w:divBdr>
        <w:top w:val="none" w:sz="0" w:space="0" w:color="auto"/>
        <w:left w:val="none" w:sz="0" w:space="0" w:color="auto"/>
        <w:bottom w:val="none" w:sz="0" w:space="0" w:color="auto"/>
        <w:right w:val="none" w:sz="0" w:space="0" w:color="auto"/>
      </w:divBdr>
    </w:div>
    <w:div w:id="13768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usetiawan@univ-tridinanti.ac.id"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gaya@uni-tridinanti.ac.id" TargetMode="Externa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lennyita12@gmail.com" TargetMode="Externa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b:Tag>
    <b:SourceType>JournalArticle</b:SourceType>
    <b:Guid>{2E5634D4-712A-441D-898A-2B6414257F2B}</b:Guid>
    <b:Title>An Appication of Choral Reading Strategy in English Language Lessons in Economic Text to increasing Reading Skill for the Student Grade XI State Vocational School 2 Medan</b:Title>
    <b:Author>
      <b:Author>
        <b:NameList>
          <b:Person>
            <b:Last>Nasution Sarah</b:Last>
            <b:First>Zulkarnain</b:First>
            <b:Middle>Mierna , Suhuriyanti</b:Middle>
          </b:Person>
        </b:NameList>
      </b:Author>
    </b:Author>
    <b:JournalName>International Journal of The Social Science, Education and Humanities</b:JournalName>
    <b:Pages>189-206</b:Pages>
    <b:Year>2019</b:Year>
    <b:RefOrder>1</b:RefOrder>
  </b:Source>
  <b:Source>
    <b:Tag>Has24</b:Tag>
    <b:SourceType>JournalArticle</b:SourceType>
    <b:Guid>{ED22864B-4180-4371-A034-C717656512C0}</b:Guid>
    <b:Author>
      <b:Author>
        <b:Corporate>Midi Hasim La, HeriyantiTahang, Muhaiminah Akib, Meida Fitriana, Devi Irjayanti</b:Corporate>
      </b:Author>
    </b:Author>
    <b:Title>The Use of Choral Reading Strategy to Improve Students' Reading Skill</b:Title>
    <b:JournalName>JOLIES : Journal of Linguistic and English Studies</b:JournalName>
    <b:Year>2024</b:Year>
    <b:Pages>63-70</b:Pages>
    <b:Volume>1</b:Volume>
    <b:Issue>No.2</b:Issue>
    <b:YearAccessed>2024</b:YearAccessed>
    <b:MonthAccessed>June</b:MonthAccessed>
    <b:DOI>https://doi.org/10.33506/jole.v1i2.3391</b:DOI>
    <b:RefOrder>2</b:RefOrder>
  </b:Source>
  <b:Source>
    <b:Tag>Man21</b:Tag>
    <b:SourceType>JournalArticle</b:SourceType>
    <b:Guid>{BBAE050B-FF59-44A3-A733-6733D48E5753}</b:Guid>
    <b:Author>
      <b:Author>
        <b:NameList>
          <b:Person>
            <b:Last>Mandasari</b:Last>
            <b:First>B.,</b:First>
            <b:Middle>&amp; Wahyudin, A. Y</b:Middle>
          </b:Person>
        </b:NameList>
      </b:Author>
    </b:Author>
    <b:Title>Flipped Classroom Learning Model: Implementation and Its Impact on EFL Learners' Satisfaction on Grammar Class</b:Title>
    <b:JournalName>Ethical Lingua: Journal of Language Teaching and Literature</b:JournalName>
    <b:Year>2021</b:Year>
    <b:Pages>150-158</b:Pages>
    <b:Issue>8(1)</b:Issue>
    <b:RefOrder>3</b:RefOrder>
  </b:Source>
  <b:Source>
    <b:Tag>Nur17</b:Tag>
    <b:SourceType>JournalArticle</b:SourceType>
    <b:Guid>{1351579F-F06A-4100-9B40-D27721A06EB7}</b:Guid>
    <b:Author>
      <b:Author>
        <b:NameList>
          <b:Person>
            <b:Last>Nur</b:Last>
            <b:First>N</b:First>
          </b:Person>
        </b:NameList>
      </b:Author>
    </b:Author>
    <b:Title>The Analysis of Students' Reading Comprehension in the Report Text at the Second Grade of TKJ 1 SMK Sultan Agung Tirtomoyo in Academic Year of 2015/2016. Indonesia</b:Title>
    <b:JournalName> The State Islamic Institute of Surakarta</b:JournalName>
    <b:Year>2017</b:Year>
    <b:RefOrder>4</b:RefOrder>
  </b:Source>
  <b:Source>
    <b:Tag>Sin21</b:Tag>
    <b:SourceType>JournalArticle</b:SourceType>
    <b:Guid>{D3D55181-47E6-4912-B693-E150294194A5}</b:Guid>
    <b:Author>
      <b:Author>
        <b:NameList>
          <b:Person>
            <b:Last>Sinaga</b:Last>
            <b:First>R.</b:First>
            <b:Middle>R. F. &amp; Pustika, R.</b:Middle>
          </b:Person>
        </b:NameList>
      </b:Author>
    </b:Author>
    <b:Title>Exploring students’ attitude towards English online learning using moodle during covid-19 pandemic at SMK Yadika Bandarlampung</b:Title>
    <b:JournalName>Journal of English Language Teaching and Learning</b:JournalName>
    <b:Year>2021</b:Year>
    <b:Pages>8-15</b:Pages>
    <b:Volume>2</b:Volume>
    <b:Issue>1</b:Issue>
    <b:RefOrder>5</b:RefOrder>
  </b:Source>
  <b:Source>
    <b:Tag>Bur12</b:Tag>
    <b:SourceType>JournalArticle</b:SourceType>
    <b:Guid>{209C12B9-925C-4B0A-8DD0-896070CF8BEC}</b:Guid>
    <b:Author>
      <b:Author>
        <b:NameList>
          <b:Person>
            <b:Last>Burhan</b:Last>
          </b:Person>
        </b:NameList>
      </b:Author>
    </b:Author>
    <b:Title>Definition of Reading Accordingto some Experts – General Concept ofReading</b:Title>
    <b:Year>2012</b:Year>
    <b:URL>http://soal dankunci jawaban blogger pekolingan.blogspot.com/2013/04/de finition-of-reading-according-to- some.html</b:URL>
    <b:RefOrder>6</b:RefOrder>
  </b:Source>
  <b:Source>
    <b:Tag>San08</b:Tag>
    <b:SourceType>Book</b:SourceType>
    <b:Guid>{DB77B887-D71E-439B-BA6C-76B220B41045}</b:Guid>
    <b:Author>
      <b:Author>
        <b:Corporate>Sanggam Siahaan and Kusno Shidoha</b:Corporate>
      </b:Author>
    </b:Author>
    <b:Title>Generic Text Structure</b:Title>
    <b:Year>2008</b:Year>
    <b:City>Yogyakarta</b:City>
    <b:Publisher>Graha Ilmu</b:Publisher>
    <b:Pages>89</b:Pages>
    <b:RefOrder>7</b:RefOrder>
  </b:Source>
  <b:Source>
    <b:Tag>Sar19</b:Tag>
    <b:SourceType>JournalArticle</b:SourceType>
    <b:Guid>{7F82D64F-E944-4AA7-8C6B-8050597C3A14}</b:Guid>
    <b:Author>
      <b:Author>
        <b:NameList>
          <b:Person>
            <b:Last>Sari</b:Last>
            <b:First>D.</b:First>
            <b:Middle>K., Pratiwi, E., &amp; Thereana, A.</b:Middle>
          </b:Person>
        </b:NameList>
      </b:Author>
    </b:Author>
    <b:Title>Effective reading strategies for reading skills</b:Title>
    <b:JournalName>Esteem Journal of English Education Study Programme</b:JournalName>
    <b:Year>2019</b:Year>
    <b:Pages>120-122</b:Pages>
    <b:Issue>2 2</b:Issue>
    <b:RefOrder>8</b:RefOrder>
  </b:Source>
  <b:Source>
    <b:Tag>Fre20</b:Tag>
    <b:SourceType>JournalArticle</b:SourceType>
    <b:Guid>{0401E8C4-BFF6-45BB-B766-78F0ECA31D7F}</b:Guid>
    <b:Author>
      <b:Author>
        <b:NameList>
          <b:Person>
            <b:Last>Loka</b:Last>
            <b:First>Frescha</b:First>
            <b:Middle>Rizkia</b:Middle>
          </b:Person>
        </b:NameList>
      </b:Author>
    </b:Author>
    <b:Title>An Analysis of Students’ Writing Descriptive Text at The First Year Sman 4 Pekanbaru</b:Title>
    <b:Year>2020</b:Year>
    <b:RefOrder>9</b:RefOrder>
  </b:Source>
  <b:Source>
    <b:Tag>Nop17</b:Tag>
    <b:SourceType>JournalArticle</b:SourceType>
    <b:Guid>{8493B38A-01C9-4993-AE55-D827592F3201}</b:Guid>
    <b:Title>Students Descriptive Text Writing in SFL Perspective</b:Title>
    <b:Year>2017</b:Year>
    <b:Author>
      <b:Author>
        <b:NameList>
          <b:Person>
            <b:Last>Eko</b:Last>
            <b:First>Noprianto</b:First>
          </b:Person>
        </b:NameList>
      </b:Author>
    </b:Author>
    <b:JournalName>Indonesian Journal of English Language Teacher and Applied Linguistics</b:JournalName>
    <b:RefOrder>10</b:RefOrder>
  </b:Source>
  <b:Source>
    <b:Tag>Sot</b:Tag>
    <b:SourceType>BookSection</b:SourceType>
    <b:Guid>{072C70A8-3D67-4FC1-82BC-48F9637637A3}</b:Guid>
    <b:Author>
      <b:Author>
        <b:NameList>
          <b:Person>
            <b:Last>Soto Tabares</b:Last>
            <b:First>E.</b:First>
            <b:Middle>T</b:Middle>
          </b:Person>
        </b:NameList>
      </b:Author>
    </b:Author>
    <b:Title>The implementation of reading fluency strategies in second graders</b:Title>
    <b:Publisher>Universidad Tecnologica de Pereira</b:Publisher>
    <b:Year>2016</b:Year>
    <b:RefOrder>11</b:RefOrder>
  </b:Source>
  <b:Source>
    <b:Tag>AAk22</b:Tag>
    <b:SourceType>JournalArticle</b:SourceType>
    <b:Guid>{AF95086D-114F-4BFB-988F-F8001CB18008}</b:Guid>
    <b:Title>A study of reading attitude and reading achievement among young learners in middle school</b:Title>
    <b:Year>2022</b:Year>
    <b:Author>
      <b:Author>
        <b:NameList>
          <b:Person>
            <b:Last>Akhmetova</b:Last>
            <b:First>A,</b:First>
            <b:Middle>Imambayeva, G., &amp; Csapó, B.</b:Middle>
          </b:Person>
        </b:NameList>
      </b:Author>
    </b:Author>
    <b:JournalName>Heliyon</b:JournalName>
    <b:Issue>8(7)</b:Issue>
    <b:RefOrder>12</b:RefOrder>
  </b:Source>
  <b:Source>
    <b:Tag>Hel19</b:Tag>
    <b:SourceType>JournalArticle</b:SourceType>
    <b:Guid>{1E45410B-D025-421F-806B-89E0CB80C407}</b:Guid>
    <b:Title>Teaching Writing Descriptive Text By Using Collaborative Technique</b:Title>
    <b:Year>2014</b:Year>
    <b:Publisher>Universitas Bumg Hatta</b:Publisher>
    <b:Author>
      <b:Author>
        <b:Corporate>Yenita H, Fatimah T, Adzanil P</b:Corporate>
      </b:Author>
    </b:Author>
    <b:JournalName>E-Journal Bung Hatta University</b:JournalName>
    <b:DOI>10.37301</b:DOI>
    <b:Pages>4</b:Pages>
    <b:URL>https://doi.org/10.11164/jjsps.16.4_704_3</b:URL>
    <b:Month>March</b:Month>
    <b:Day>13</b:Day>
    <b:RefOrder>13</b:RefOrder>
  </b:Source>
  <b:Source>
    <b:Tag>Tim16</b:Tag>
    <b:SourceType>JournalArticle</b:SourceType>
    <b:Guid>{A18788C1-4156-472B-9653-033EF34594C9}</b:Guid>
    <b:Author>
      <b:Author>
        <b:NameList>
          <b:Person>
            <b:Last>Rasinski</b:Last>
            <b:First>Timothy</b:First>
            <b:Middle>V</b:Middle>
          </b:Person>
        </b:NameList>
      </b:Author>
    </b:Author>
    <b:Title>The Fluent Reader</b:Title>
    <b:JournalName>Journal of teacher action research</b:JournalName>
    <b:Year>2010</b:Year>
    <b:City>New York</b:City>
    <b:Publisher>Scholastic</b:Publisher>
    <b:Volume>2</b:Volume>
    <b:RefOrder>14</b:RefOrder>
  </b:Source>
  <b:Source>
    <b:Tag>Les17</b:Tag>
    <b:SourceType>JournalArticle</b:SourceType>
    <b:Guid>{95B166A3-06F8-493A-8057-BA5ECF4423C6}</b:Guid>
    <b:Author>
      <b:Author>
        <b:NameList>
          <b:Person>
            <b:Last>Lestari</b:Last>
            <b:First>M.</b:First>
            <b:Middle>I</b:Middle>
          </b:Person>
        </b:NameList>
      </b:Author>
    </b:Author>
    <b:Title>The Influence of Choral Reading Method Towards Students' Reading Comprehension Ability at the Sevebth Grade of SMPN 3 Batanghari</b:Title>
    <b:JournalName>State Islamic Institute of Metro</b:JournalName>
    <b:Year>2017</b:Year>
    <b:RefOrder>15</b:RefOrder>
  </b:Source>
  <b:Source>
    <b:Tag>Fly03</b:Tag>
    <b:SourceType>BookSection</b:SourceType>
    <b:Guid>{0002129E-396A-4ACC-B44E-12F4B14128CD}</b:Guid>
    <b:Author>
      <b:Author>
        <b:NameList>
          <b:Person>
            <b:Last>Flynn</b:Last>
            <b:First>D</b:First>
          </b:Person>
        </b:NameList>
      </b:Author>
    </b:Author>
    <b:Title>Students guide to SPSS</b:Title>
    <b:Year>2003</b:Year>
    <b:Publisher>Columbia University</b:Publisher>
    <b:CountryRegion>Barnard College</b:CountryRegion>
    <b:RefOrder>16</b:RefOrder>
  </b:Source>
  <b:Source>
    <b:Tag>Coh18</b:Tag>
    <b:SourceType>Book</b:SourceType>
    <b:Guid>{AE7346D9-B489-4E44-90C5-16A784AB5B2E}</b:Guid>
    <b:Author>
      <b:Author>
        <b:Corporate>Cohen Louis,  Manion Lawrence, Morrison Keith</b:Corporate>
      </b:Author>
    </b:Author>
    <b:Title>Research Method Education</b:Title>
    <b:Year>2018</b:Year>
    <b:City>New York</b:City>
    <b:Publisher>Routledge</b:Publisher>
    <b:Volume>Eighth Edition</b:Volume>
    <b:RefOrder>17</b:RefOrder>
  </b:Source>
</b:Sources>
</file>

<file path=customXml/itemProps1.xml><?xml version="1.0" encoding="utf-8"?>
<ds:datastoreItem xmlns:ds="http://schemas.openxmlformats.org/officeDocument/2006/customXml" ds:itemID="{1E0194DC-4684-4041-89A8-26864394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10</Pages>
  <Words>4104</Words>
  <Characters>22449</Characters>
  <Application>Microsoft Office Word</Application>
  <DocSecurity>0</DocSecurity>
  <Lines>641</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asus_N6NXCV00A903226@outlook.com</dc:creator>
  <cp:keywords/>
  <dc:description/>
  <cp:lastModifiedBy>Asus</cp:lastModifiedBy>
  <cp:revision>6</cp:revision>
  <dcterms:created xsi:type="dcterms:W3CDTF">2024-10-05T12:50:00Z</dcterms:created>
  <dcterms:modified xsi:type="dcterms:W3CDTF">2024-11-03T12:47:00Z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50fe31e6fd01234d6639e283d87075500f340c81a53212d80044b72d9647a68e</vt:lpwstr>
  </property>
</Properties>
</file>