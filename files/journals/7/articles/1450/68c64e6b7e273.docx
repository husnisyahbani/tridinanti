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DE35A">
      <w:pPr>
        <w:spacing w:after="0" w:line="360" w:lineRule="auto"/>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in Reading CLASS</w:t>
      </w:r>
      <w:bookmarkEnd w:id="0"/>
    </w:p>
    <w:p w14:paraId="327D7291">
      <w:pPr>
        <w:spacing w:after="0" w:line="360" w:lineRule="auto"/>
        <w:jc w:val="center"/>
        <w:rPr>
          <w:rFonts w:ascii="Times New Roman" w:hAnsi="Times New Roman" w:eastAsia="Times New Roman" w:cs="Times New Roman"/>
          <w:color w:val="000000"/>
          <w:kern w:val="0"/>
          <w:szCs w:val="22"/>
          <w:lang w:bidi="ar-SA"/>
          <w14:ligatures w14:val="none"/>
        </w:rPr>
      </w:pPr>
    </w:p>
    <w:p w14:paraId="6952FE55">
      <w:pPr>
        <w:spacing w:after="0" w:line="276" w:lineRule="auto"/>
        <w:ind w:left="810" w:right="900"/>
        <w:jc w:val="center"/>
        <w:rPr>
          <w:rFonts w:ascii="Times New Roman" w:hAnsi="Times New Roman" w:eastAsia="Times New Roman" w:cs="Times New Roman"/>
          <w:b/>
          <w:bCs/>
          <w:kern w:val="0"/>
          <w:szCs w:val="22"/>
          <w:lang w:val="it-IT" w:bidi="ar-SA"/>
          <w14:ligatures w14:val="none"/>
        </w:rPr>
      </w:pPr>
    </w:p>
    <w:p w14:paraId="1C579BB4">
      <w:pPr>
        <w:spacing w:line="240" w:lineRule="auto"/>
        <w:jc w:val="both"/>
        <w:rPr>
          <w:rFonts w:hint="default" w:ascii="Times New Roman" w:hAnsi="Times New Roman" w:cs="Times New Roman"/>
          <w:lang w:val="en-US"/>
        </w:rPr>
      </w:pPr>
      <w:r>
        <w:rPr>
          <w:rFonts w:ascii="Times New Roman" w:hAnsi="Times New Roman" w:eastAsia="Times New Roman" w:cs="Times New Roman"/>
          <w:b/>
          <w:bCs/>
          <w:color w:val="000000"/>
          <w:kern w:val="0"/>
          <w:szCs w:val="22"/>
          <w:lang w:bidi="ar-SA"/>
          <w14:ligatures w14:val="none"/>
        </w:rPr>
        <w:t xml:space="preserve">ABSTRACT: </w:t>
      </w:r>
      <w:r>
        <w:rPr>
          <w:rFonts w:ascii="Times New Roman" w:hAnsi="Times New Roman" w:cs="Times New Roman"/>
        </w:rPr>
        <w:t xml:space="preserve">In today’s digital era, integrating technology into classrooms is essential to enhance student engagement and learning outcomes. Game-based learning applications like Quizizz are widely adopted to promote interactive and student-centered instruction. This study investigates students’ perceptions and the perceived benefits of using the Quizizz application in reading lessons at SMA Negeri 11 Palembang during the 2024/2025 academic year. Guided by the Technological Pedagogical Content Knowledge (TPACK) framework, the research explores how technology supports English reading comprehension through a blend of pedagogy and content knowledge. A quantitative approach was used, involving 132 tenth-grade students selected through purposive sampling. Data were collected via a closed-ended questionnaire based on five aspects: Perceived Usefulness (PU), Perceived Ease of Use (PEOU), Attitude (A), Skill Engagement (SKE), and Interaction Engagement (IE), using a Likert scale. The findings indicate that students generally have positive perceptions of Quizizz. They appreciate its interactive interface, multimedia features, instant feedback, and gamification elements like </w:t>
      </w:r>
      <w:ins w:id="0" w:author="gothicinspire" w:date="2025-09-14T11:44:22Z">
        <w:r>
          <w:rPr>
            <w:rFonts w:ascii="Times New Roman" w:hAnsi="Times New Roman" w:cs="Times New Roman"/>
            <w:lang w:val="en-US"/>
          </w:rPr>
          <w:t>leader boards</w:t>
        </w:r>
      </w:ins>
      <w:del w:id="1" w:author="gothicinspire" w:date="2025-09-14T11:44:22Z">
        <w:r>
          <w:rPr>
            <w:rFonts w:ascii="Times New Roman" w:hAnsi="Times New Roman" w:cs="Times New Roman"/>
          </w:rPr>
          <w:delText>leaderboards</w:delText>
        </w:r>
      </w:del>
      <w:r>
        <w:rPr>
          <w:rFonts w:ascii="Times New Roman" w:hAnsi="Times New Roman" w:cs="Times New Roman"/>
        </w:rPr>
        <w:t>, which enhance motivation and engagement. Students reported that Quizizz made reading activities more enjoyable, accessible, and dynamic, contributing to improved participation and focus. Quantitative data show that 55.74% and 56.90% of students chose "Agree" and "Strongly Agree" on key items, indicating overall positive responses. The study concludes that Quizizz is an effective, user-friendly tool that fosters motivation, confidence, and meaningful interaction, while reducing mental effort in learning. These results support the integration of game-based learning applications to improve reading comprehension and classroom experiences.</w:t>
      </w:r>
      <w:ins w:id="2" w:author="gothicinspire" w:date="2025-09-14T11:49:31Z">
        <w:r>
          <w:rPr>
            <w:rFonts w:hint="default" w:ascii="Times New Roman" w:hAnsi="Times New Roman" w:cs="Times New Roman"/>
            <w:lang w:val="en-US"/>
          </w:rPr>
          <w:t xml:space="preserve"> </w:t>
        </w:r>
      </w:ins>
      <w:r>
        <w:commentReference w:id="0"/>
      </w:r>
    </w:p>
    <w:p w14:paraId="178F7A6F">
      <w:pPr>
        <w:spacing w:after="0" w:line="360" w:lineRule="auto"/>
        <w:ind w:right="428"/>
        <w:jc w:val="both"/>
        <w:rPr>
          <w:rFonts w:ascii="Times New Roman" w:hAnsi="Times New Roman" w:eastAsia="Times New Roman" w:cs="Times New Roman"/>
          <w:i/>
          <w:iCs/>
          <w:color w:val="000000"/>
          <w:kern w:val="0"/>
          <w:sz w:val="24"/>
          <w:szCs w:val="24"/>
          <w:shd w:val="clear" w:color="auto" w:fill="FFFF00"/>
          <w:lang w:bidi="ar-SA"/>
          <w14:ligatures w14:val="none"/>
        </w:rPr>
      </w:pPr>
      <w:r>
        <w:rPr>
          <w:rFonts w:ascii="Times New Roman" w:hAnsi="Times New Roman" w:eastAsia="Times New Roman" w:cs="Times New Roman"/>
          <w:b/>
          <w:bCs/>
          <w:color w:val="000000"/>
          <w:kern w:val="0"/>
          <w:sz w:val="24"/>
          <w:szCs w:val="24"/>
          <w:lang w:bidi="ar-SA"/>
          <w14:ligatures w14:val="none"/>
        </w:rPr>
        <w:t>Keywords</w:t>
      </w:r>
      <w:r>
        <w:rPr>
          <w:rFonts w:ascii="Times New Roman" w:hAnsi="Times New Roman" w:eastAsia="Times New Roman" w:cs="Times New Roman"/>
          <w:color w:val="000000"/>
          <w:kern w:val="0"/>
          <w:sz w:val="24"/>
          <w:szCs w:val="24"/>
          <w:lang w:bidi="ar-SA"/>
          <w14:ligatures w14:val="none"/>
        </w:rPr>
        <w:t xml:space="preserve">: </w:t>
      </w:r>
      <w:r>
        <w:rPr>
          <w:rFonts w:ascii="Times New Roman" w:hAnsi="Times New Roman" w:cs="Times New Roman"/>
          <w:i/>
          <w:iCs/>
        </w:rPr>
        <w:t>Students’ Perception, Quizizz Application, Reading Class, Game-Based Learning</w:t>
      </w:r>
      <w:bookmarkStart w:id="3" w:name="_GoBack"/>
      <w:bookmarkEnd w:id="3"/>
    </w:p>
    <w:p w14:paraId="01F823AC">
      <w:pPr>
        <w:pBdr>
          <w:bottom w:val="single" w:color="auto" w:sz="18" w:space="1"/>
        </w:pBdr>
        <w:spacing w:after="0" w:line="240" w:lineRule="auto"/>
        <w:rPr>
          <w:rFonts w:ascii="Times New Roman" w:hAnsi="Times New Roman" w:eastAsia="Times New Roman" w:cs="Times New Roman"/>
          <w:color w:val="000000"/>
          <w:kern w:val="0"/>
          <w:szCs w:val="22"/>
          <w:lang w:bidi="ar-SA"/>
          <w14:ligatures w14:val="none"/>
        </w:rPr>
      </w:pPr>
    </w:p>
    <w:p w14:paraId="336634C0">
      <w:pPr>
        <w:spacing w:after="0" w:line="360" w:lineRule="auto"/>
        <w:ind w:right="-46" w:firstLine="540"/>
        <w:jc w:val="both"/>
        <w:rPr>
          <w:rFonts w:ascii="Times New Roman" w:hAnsi="Times New Roman" w:eastAsia="Times New Roman" w:cs="Times New Roman"/>
          <w:b/>
          <w:bCs/>
          <w:color w:val="000000"/>
          <w:kern w:val="0"/>
          <w:sz w:val="24"/>
          <w:szCs w:val="24"/>
          <w:lang w:bidi="ar-SA"/>
          <w14:ligatures w14:val="none"/>
        </w:rPr>
      </w:pPr>
    </w:p>
    <w:p w14:paraId="36821DD5">
      <w:pPr>
        <w:spacing w:after="0" w:line="360" w:lineRule="auto"/>
        <w:ind w:right="-46" w:firstLine="540"/>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Persepsi Siswa terhadap Penggunaan Aplikasi Quizizz dalam Kelas Membaca</w:t>
      </w:r>
    </w:p>
    <w:p w14:paraId="11BB761B">
      <w:pPr>
        <w:spacing w:after="0" w:line="360" w:lineRule="auto"/>
        <w:ind w:right="-46"/>
        <w:jc w:val="both"/>
        <w:rPr>
          <w:rFonts w:ascii="Times New Roman" w:hAnsi="Times New Roman" w:eastAsia="Times New Roman" w:cs="Times New Roman"/>
          <w:b/>
          <w:bCs/>
          <w:color w:val="000000"/>
          <w:kern w:val="0"/>
          <w:sz w:val="24"/>
          <w:szCs w:val="24"/>
          <w:lang w:bidi="ar-SA"/>
          <w14:ligatures w14:val="none"/>
        </w:rPr>
      </w:pPr>
    </w:p>
    <w:p w14:paraId="2F06BC6C">
      <w:pPr>
        <w:spacing w:after="0" w:line="240" w:lineRule="auto"/>
        <w:ind w:right="-46"/>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b/>
          <w:bCs/>
          <w:color w:val="000000"/>
          <w:kern w:val="0"/>
          <w:szCs w:val="22"/>
          <w:lang w:bidi="ar-SA"/>
          <w14:ligatures w14:val="none"/>
        </w:rPr>
        <w:t xml:space="preserve">ABSTRAK: </w:t>
      </w:r>
      <w:r>
        <w:rPr>
          <w:rFonts w:ascii="Times New Roman" w:hAnsi="Times New Roman" w:cs="Times New Roman"/>
          <w:color w:val="000000"/>
          <w:szCs w:val="22"/>
        </w:rPr>
        <w:t xml:space="preserve">Pada era digital saat ini, integrasi teknologi dalam pembelajaran menjadi hal yang esensial untuk meningkatkan keterlibatan siswa dan hasil belajar. Aplikasi pembelajaran berbasis permainan seperti Quizizz telah banyak digunakan untuk mendukung pembelajaran yang interaktif dan berpusat pada siswa. Penelitian ini bertujuan untuk mengkaji persepsi siswa serta manfaat yang dirasakan dari penggunaan aplikasi Quizizz dalam pembelajaran membaca di SMA Negeri 11 Palembang pada tahun ajaran 2024/2025. Dengan berlandaskan pada kerangka Technological Pedagogical Content Knowledge (TPACK), penelitian ini mengeksplorasi bagaimana pemanfaatan teknologi mendukung pemahaman membaca dalam bahasa Inggris melalui perpaduan antara pengetahuan pedagogik, konten, dan teknologi. </w:t>
      </w:r>
      <w:r>
        <w:rPr>
          <w:rFonts w:ascii="Times New Roman" w:hAnsi="Times New Roman" w:eastAsia="Times New Roman" w:cs="Times New Roman"/>
          <w:color w:val="000000"/>
          <w:kern w:val="0"/>
          <w:szCs w:val="22"/>
          <w:lang w:bidi="ar-SA"/>
          <w14:ligatures w14:val="none"/>
        </w:rPr>
        <w:t>Pendekatan kuantitatif digunakan dalam penelitian ini dengan metode survei terhadap 132 siswa kelas X yang dipilih melalui teknik purposive sampling. Data dikumpulkan menggunakan angket tertutup yang mencakup lima aspek: Perceived Usefulness (PU), Perceived Ease of Use (PEOU), Attitude (A), Skill Engagement (SKE), dan Interaction Engagement (IE), dengan skala Likert sebagai instrumen penilaian. Hasil penelitian menunjukkan bahwa siswa secara umum memiliki persepsi yang positif terhadap Quizizz. Siswa mengapresiasi antarmuka yang interaktif, fitur multimedia, umpan balik instan, serta elemen gamifikasi seperti papan peringkat yang meningkatkan motivasi dan keterlibatan.</w:t>
      </w:r>
      <w:r>
        <w:rPr>
          <w:rFonts w:ascii="Times New Roman" w:hAnsi="Times New Roman" w:cs="Times New Roman"/>
          <w:color w:val="000000"/>
          <w:szCs w:val="22"/>
        </w:rPr>
        <w:t xml:space="preserve"> </w:t>
      </w:r>
      <w:r>
        <w:rPr>
          <w:rFonts w:ascii="Times New Roman" w:hAnsi="Times New Roman" w:eastAsia="Times New Roman" w:cs="Times New Roman"/>
          <w:color w:val="000000"/>
          <w:kern w:val="0"/>
          <w:szCs w:val="22"/>
          <w:lang w:bidi="ar-SA"/>
          <w14:ligatures w14:val="none"/>
        </w:rPr>
        <w:t>Siswa merasa bahwa penggunaan Quizizz menjadikan kegiatan membaca lebih menyenangkan, mudah diakses, dan dinamis, yang berdampak pada peningkatan partisipasi dan fokus belajar. Data kuantitatif menunjukkan bahwa masing-masing 55,74% dan 56,90% siswa memilih opsi "Setuju" dan "Sangat Setuju" pada butir-butir utama. Penelitian ini menyimpulkan bahwa Quizizz merupakan alat yang efektif dan mudah digunakan untuk meningkatkan motivasi, kepercayaan diri, dan interaksi bermakna dalam pembelajaran, sekaligus mengurangi beban kognitif siswa. Temuan ini mendukung integrasi aplikasi pembelajaran berbasis permainan sebagai strategi untuk meningkatkan pemahaman membaca dan pengalaman belajar di kelas.</w:t>
      </w:r>
    </w:p>
    <w:p w14:paraId="54C2D89A">
      <w:pPr>
        <w:spacing w:after="0" w:line="360" w:lineRule="auto"/>
        <w:ind w:right="-46"/>
        <w:jc w:val="both"/>
        <w:rPr>
          <w:rFonts w:ascii="Times New Roman" w:hAnsi="Times New Roman" w:cs="Times New Roman"/>
          <w:color w:val="000000"/>
          <w:szCs w:val="22"/>
        </w:rPr>
      </w:pPr>
    </w:p>
    <w:p w14:paraId="6DEC81C9">
      <w:pPr>
        <w:pBdr>
          <w:bottom w:val="single" w:color="auto" w:sz="18" w:space="1"/>
        </w:pBdr>
        <w:spacing w:after="0" w:line="360" w:lineRule="auto"/>
        <w:ind w:right="-46"/>
        <w:jc w:val="both"/>
        <w:rPr>
          <w:rFonts w:ascii="Times New Roman" w:hAnsi="Times New Roman" w:eastAsia="Times New Roman" w:cs="Times New Roman"/>
          <w:i/>
          <w:iCs/>
          <w:color w:val="000000"/>
          <w:kern w:val="0"/>
          <w:szCs w:val="22"/>
          <w:lang w:bidi="ar-SA"/>
          <w14:ligatures w14:val="none"/>
        </w:rPr>
      </w:pPr>
      <w:r>
        <w:rPr>
          <w:rFonts w:ascii="Times New Roman" w:hAnsi="Times New Roman" w:eastAsia="Times New Roman" w:cs="Times New Roman"/>
          <w:b/>
          <w:bCs/>
          <w:color w:val="000000"/>
          <w:kern w:val="0"/>
          <w:szCs w:val="22"/>
          <w:lang w:bidi="ar-SA"/>
          <w14:ligatures w14:val="none"/>
        </w:rPr>
        <w:t xml:space="preserve">Kata Kunci: </w:t>
      </w:r>
      <w:r>
        <w:rPr>
          <w:rFonts w:ascii="Times New Roman" w:hAnsi="Times New Roman" w:eastAsia="Times New Roman" w:cs="Times New Roman"/>
          <w:i/>
          <w:iCs/>
          <w:color w:val="000000"/>
          <w:kern w:val="0"/>
          <w:szCs w:val="22"/>
          <w:lang w:bidi="ar-SA"/>
          <w14:ligatures w14:val="none"/>
        </w:rPr>
        <w:t>persepsi siswa, aplikasi Quizizz,</w:t>
      </w:r>
      <w:r>
        <w:rPr>
          <w:szCs w:val="22"/>
        </w:rPr>
        <w:t xml:space="preserve"> </w:t>
      </w:r>
      <w:r>
        <w:rPr>
          <w:rFonts w:ascii="Times New Roman" w:hAnsi="Times New Roman" w:eastAsia="Times New Roman" w:cs="Times New Roman"/>
          <w:i/>
          <w:iCs/>
          <w:color w:val="000000"/>
          <w:kern w:val="0"/>
          <w:szCs w:val="22"/>
          <w:lang w:bidi="ar-SA"/>
          <w14:ligatures w14:val="none"/>
        </w:rPr>
        <w:t>Kelas Membaca, Pembelajaran Berbasis Permainan</w:t>
      </w:r>
    </w:p>
    <w:p w14:paraId="4A8433D6">
      <w:pPr>
        <w:pBdr>
          <w:bottom w:val="single" w:color="auto" w:sz="18" w:space="1"/>
        </w:pBdr>
        <w:spacing w:after="0" w:line="360" w:lineRule="auto"/>
        <w:ind w:right="-46"/>
        <w:jc w:val="both"/>
        <w:rPr>
          <w:rFonts w:ascii="Times New Roman" w:hAnsi="Times New Roman" w:eastAsia="Times New Roman" w:cs="Times New Roman"/>
          <w:i/>
          <w:iCs/>
          <w:color w:val="000000"/>
          <w:kern w:val="0"/>
          <w:szCs w:val="22"/>
          <w:lang w:bidi="ar-SA"/>
          <w14:ligatures w14:val="none"/>
        </w:rPr>
      </w:pPr>
    </w:p>
    <w:p w14:paraId="1E5C49B1">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4C931DC4">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202A0A9D">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1B6E3B0E">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11619AF0">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4EFC7C16">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447CD39F">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43916DC1">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6CB62C1E">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345202A5">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285E7064">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0FDB5C08">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08E6719D">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61058D1C">
      <w:pPr>
        <w:spacing w:after="0" w:line="360" w:lineRule="auto"/>
        <w:ind w:right="-46" w:firstLine="540"/>
        <w:jc w:val="both"/>
        <w:rPr>
          <w:rFonts w:ascii="Times New Roman" w:hAnsi="Times New Roman" w:eastAsia="Times New Roman" w:cs="Times New Roman"/>
          <w:b/>
          <w:bCs/>
          <w:color w:val="000000"/>
          <w:kern w:val="0"/>
          <w:szCs w:val="22"/>
          <w:lang w:bidi="ar-SA"/>
          <w14:ligatures w14:val="none"/>
        </w:rPr>
      </w:pPr>
    </w:p>
    <w:p w14:paraId="11776031">
      <w:pPr>
        <w:spacing w:after="0" w:line="360" w:lineRule="auto"/>
        <w:ind w:right="-46"/>
        <w:jc w:val="both"/>
        <w:rPr>
          <w:rFonts w:ascii="Times New Roman" w:hAnsi="Times New Roman" w:eastAsia="Times New Roman" w:cs="Times New Roman"/>
          <w:b/>
          <w:bCs/>
          <w:color w:val="000000"/>
          <w:kern w:val="0"/>
          <w:szCs w:val="22"/>
          <w:lang w:bidi="ar-SA"/>
          <w14:ligatures w14:val="none"/>
        </w:rPr>
      </w:pPr>
    </w:p>
    <w:p w14:paraId="796BFF4B">
      <w:pPr>
        <w:spacing w:after="0" w:line="360" w:lineRule="auto"/>
        <w:ind w:right="-46"/>
        <w:jc w:val="both"/>
        <w:rPr>
          <w:rFonts w:ascii="Times New Roman" w:hAnsi="Times New Roman" w:eastAsia="Times New Roman" w:cs="Times New Roman"/>
          <w:b/>
          <w:bCs/>
          <w:color w:val="000000"/>
          <w:kern w:val="0"/>
          <w:szCs w:val="22"/>
          <w:lang w:bidi="ar-SA"/>
          <w14:ligatures w14:val="none"/>
        </w:rPr>
      </w:pPr>
    </w:p>
    <w:p w14:paraId="45C9B7DC">
      <w:pPr>
        <w:spacing w:after="0" w:line="240" w:lineRule="auto"/>
        <w:ind w:right="0"/>
        <w:jc w:val="left"/>
        <w:rPr>
          <w:ins w:id="4" w:author="gothicinspire" w:date="2025-09-14T11:45:31Z"/>
          <w:rFonts w:ascii="Times New Roman" w:hAnsi="Times New Roman" w:eastAsia="Times New Roman" w:cs="Times New Roman"/>
          <w:b/>
          <w:bCs/>
          <w:color w:val="000000"/>
          <w:kern w:val="0"/>
          <w:szCs w:val="22"/>
          <w:lang w:bidi="ar-SA"/>
          <w14:ligatures w14:val="none"/>
        </w:rPr>
        <w:pPrChange w:id="3" w:author="gothicinspire" w:date="2025-09-14T11:45:31Z">
          <w:pPr>
            <w:spacing w:after="0" w:line="360" w:lineRule="auto"/>
            <w:ind w:right="-46"/>
            <w:jc w:val="both"/>
          </w:pPr>
        </w:pPrChange>
      </w:pPr>
      <w:ins w:id="5" w:author="gothicinspire" w:date="2025-09-14T11:45:30Z">
        <w:r>
          <w:rPr>
            <w:rFonts w:ascii="Times New Roman" w:hAnsi="Times New Roman" w:eastAsia="Times New Roman" w:cs="Times New Roman"/>
            <w:b/>
            <w:bCs/>
            <w:color w:val="000000"/>
            <w:kern w:val="0"/>
            <w:szCs w:val="22"/>
            <w:lang w:bidi="ar-SA"/>
            <w14:ligatures w14:val="none"/>
          </w:rPr>
          <w:br w:type="page"/>
        </w:r>
      </w:ins>
    </w:p>
    <w:p w14:paraId="277D1FCE">
      <w:pPr>
        <w:spacing w:after="0" w:line="360" w:lineRule="auto"/>
        <w:ind w:right="-46"/>
        <w:jc w:val="both"/>
        <w:rPr>
          <w:rFonts w:ascii="Times New Roman" w:hAnsi="Times New Roman" w:eastAsia="Times New Roman" w:cs="Times New Roman"/>
          <w:b/>
          <w:bCs/>
          <w:color w:val="000000"/>
          <w:kern w:val="0"/>
          <w:szCs w:val="22"/>
          <w:lang w:bidi="ar-SA"/>
          <w14:ligatures w14:val="none"/>
        </w:rPr>
      </w:pPr>
      <w:commentRangeStart w:id="1"/>
      <w:r>
        <w:rPr>
          <w:rFonts w:ascii="Times New Roman" w:hAnsi="Times New Roman" w:eastAsia="Times New Roman" w:cs="Times New Roman"/>
          <w:b/>
          <w:bCs/>
          <w:color w:val="000000"/>
          <w:kern w:val="0"/>
          <w:szCs w:val="22"/>
          <w:lang w:bidi="ar-SA"/>
          <w14:ligatures w14:val="none"/>
        </w:rPr>
        <w:t>INTRODUCTION</w:t>
      </w:r>
      <w:commentRangeEnd w:id="1"/>
      <w:r>
        <w:commentReference w:id="1"/>
      </w:r>
    </w:p>
    <w:p w14:paraId="16429E1E">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In today’s rapidly evolving digital era, the integration of technology in education has become a necessity for improving student engagement and learning outcomes. However, the mere availability of technology in the classroom does not guarantee its effective use. Teachers must possess the skills to integrate technology meaningfully into pedagogical practices. The Technological Pedagogical Content Knowledge (TPACK) framework plays a critical role in guiding educators to combine technology, pedagogy, and content effectively. According to Mishra (2006), TPACK facilitates the development of learning environments that not only utilize technological tools but also align them with instructional goals to enhance comprehension and retention. This is particularly relevant in teaching English reading skills, where students must develop the ability to analyze, interpret, and connect new information with existing knowledge.</w:t>
      </w:r>
    </w:p>
    <w:p w14:paraId="1B383C67">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Reading is a fundamental language skill that supports students’ ability to access knowledge, develop critical thinking, and engage in lifelong learning. However, the motivation to read in English classes remains low in many educational contexts. Eriksson (2022) notes that low reading motivation negatively affects academic achievement, especially in subjects requiring strong comprehension. The Programme for International Student Assessment (PISA) 2022 results also highlighted that only 25% of Indonesian students achieved at least Level 2 proficiency in reading, compared to the OECD average of 74%. Although Indonesia showed an improvement in ranking, the results reveal ongoing challenges in reading literacy development.</w:t>
      </w:r>
    </w:p>
    <w:p w14:paraId="1974D3E6">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In recent years, the implementation of technology in classrooms—especially through game-based learning—has gained attention for its potential to enhance learning motivation and participation. Quizizz, a game-based learning platform, offers features such as instant feedback, multimedia integration, and gamification elements like leaderboards, which have been found to improve student engagement and achievement (Basuki &amp; Hidayati, 2019; Zhao, 2019). In reading instruction, Quizizz can make the learning process more dynamic and enjoyable, thus encouraging students to engage actively with the material (Permana &amp; Santosa, 2020).</w:t>
      </w:r>
    </w:p>
    <w:p w14:paraId="58D6FF79">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Several studies have shown that Quizizz can increase students’ learning motivation, foster interaction, and create a positive classroom atmosphere. The platform's engaging elements, such as memes, music, and visual appeal, contribute to a learning experience that feels less monotonous and more student-centered. However, Quizizz is not without its limitations. Research indicates that dependence on stable internet access, the prevalence of surface-level questions, and the stress caused by competitive features like leaderboards may hinder its effectiveness in promoting deeper learning (Wulandari, 2021; Putri &amp; Santoso, 2022).</w:t>
      </w:r>
    </w:p>
    <w:p w14:paraId="4D55F488">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Despite these challenges, Quizizz continues to be widely used by educators across subjects. Based on the writer’s teaching practicum experience at SMA Negeri 11 Palembang, Quizizz was consistently used in classroom activities, particularly in English reading classes. Its frequent use contributed to a more interactive and participatory learning environment, prompting the need to understand how students perceive its effectiveness.</w:t>
      </w:r>
    </w:p>
    <w:p w14:paraId="6AD335AB">
      <w:pPr>
        <w:spacing w:after="0" w:line="240" w:lineRule="auto"/>
        <w:ind w:right="-46"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Therefore, this study aims to explore students’ perceptions of using the Quizizz application in reading classes at SMA Negeri 11 Palembang. Understanding students’ views is essential for evaluating the effectiveness of technology integration and identifying its benefits and challenges in fostering reading engagement and comprehension. The findings are expected to provide insights for educators and policymakers on the role of game-based learning tools in improving literacy outcomes.</w:t>
      </w:r>
    </w:p>
    <w:p w14:paraId="0A47A50C">
      <w:pPr>
        <w:spacing w:after="0" w:line="360" w:lineRule="auto"/>
        <w:ind w:left="720" w:firstLine="720"/>
        <w:jc w:val="both"/>
        <w:rPr>
          <w:rFonts w:ascii="Times New Roman" w:hAnsi="Times New Roman" w:eastAsia="Times New Roman" w:cs="Times New Roman"/>
          <w:color w:val="000000"/>
          <w:kern w:val="0"/>
          <w:szCs w:val="22"/>
          <w:lang w:bidi="ar-SA"/>
          <w14:ligatures w14:val="none"/>
        </w:rPr>
      </w:pPr>
    </w:p>
    <w:p w14:paraId="76523E05">
      <w:pPr>
        <w:spacing w:after="0" w:line="360" w:lineRule="auto"/>
        <w:ind w:left="720" w:firstLine="720"/>
        <w:jc w:val="both"/>
        <w:rPr>
          <w:rFonts w:ascii="Times New Roman" w:hAnsi="Times New Roman" w:eastAsia="Times New Roman" w:cs="Times New Roman"/>
          <w:color w:val="000000"/>
          <w:kern w:val="0"/>
          <w:szCs w:val="22"/>
          <w:lang w:bidi="ar-SA"/>
          <w14:ligatures w14:val="none"/>
        </w:rPr>
      </w:pPr>
    </w:p>
    <w:p w14:paraId="1248C0A2">
      <w:pPr>
        <w:spacing w:after="0" w:line="360" w:lineRule="auto"/>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b/>
          <w:bCs/>
          <w:color w:val="000000"/>
          <w:kern w:val="0"/>
          <w:szCs w:val="22"/>
          <w:lang w:bidi="ar-SA"/>
          <w14:ligatures w14:val="none"/>
        </w:rPr>
        <w:t>METHODOLOGY</w:t>
      </w:r>
    </w:p>
    <w:p w14:paraId="7F62002E">
      <w:pPr>
        <w:spacing w:after="0" w:line="240" w:lineRule="auto"/>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1. Research Design</w:t>
      </w:r>
    </w:p>
    <w:p w14:paraId="0AAEF7BA">
      <w:pPr>
        <w:spacing w:after="0" w:line="240" w:lineRule="auto"/>
        <w:ind w:firstLine="71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The research method in this study was quantitative. According to Creswell (2012), quantitative research focuses on collecting numerical data to analyze variables and draw generalizations from a sample population. The research design used was a descriptive survey, which is suitable for exploring perceptions or attitudes. A cross-sectional survey design was applied, where data were collected at a single point in time from a sample of students. The main instrument used was a questionnaire, as it is commonly employed in survey research to gather structured data (Lodico et al., 2010).</w:t>
      </w:r>
    </w:p>
    <w:p w14:paraId="5EF52552">
      <w:pPr>
        <w:spacing w:after="0" w:line="240" w:lineRule="auto"/>
        <w:ind w:firstLine="710"/>
        <w:jc w:val="both"/>
        <w:rPr>
          <w:rFonts w:ascii="Times New Roman" w:hAnsi="Times New Roman" w:eastAsia="Times New Roman" w:cs="Times New Roman"/>
          <w:color w:val="000000"/>
          <w:kern w:val="0"/>
          <w:szCs w:val="22"/>
          <w:lang w:bidi="ar-SA"/>
          <w14:ligatures w14:val="none"/>
        </w:rPr>
      </w:pPr>
    </w:p>
    <w:p w14:paraId="106CB267">
      <w:pPr>
        <w:spacing w:after="0" w:line="240" w:lineRule="auto"/>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2. Population and Sample</w:t>
      </w:r>
    </w:p>
    <w:p w14:paraId="0F37A87D">
      <w:pPr>
        <w:spacing w:after="0" w:line="240" w:lineRule="auto"/>
        <w:ind w:firstLine="720"/>
        <w:jc w:val="both"/>
        <w:rPr>
          <w:rFonts w:ascii="Times New Roman" w:hAnsi="Times New Roman" w:eastAsia="Times New Roman" w:cs="Times New Roman"/>
          <w:szCs w:val="22"/>
          <w:lang w:eastAsia="id-ID"/>
        </w:rPr>
      </w:pPr>
      <w:r>
        <w:rPr>
          <w:rFonts w:ascii="Times New Roman" w:hAnsi="Times New Roman" w:eastAsia="Times New Roman" w:cs="Times New Roman"/>
          <w:color w:val="000000"/>
          <w:kern w:val="0"/>
          <w:szCs w:val="22"/>
          <w:lang w:bidi="ar-SA"/>
          <w14:ligatures w14:val="none"/>
        </w:rPr>
        <w:t xml:space="preserve">The research population was 132 tentth-grade students of SMA Negeri 11 Palembang in the academic year 2024/2025. The research participants were selected using an purposive sampling technique, meaning that the population participated as the research sample. The researchers used purposive sampling </w:t>
      </w:r>
      <w:r>
        <w:rPr>
          <w:rFonts w:ascii="Times New Roman" w:hAnsi="Times New Roman" w:eastAsia="Times New Roman" w:cs="Times New Roman"/>
          <w:szCs w:val="22"/>
          <w:lang w:eastAsia="id-ID"/>
        </w:rPr>
        <w:t>as the selected participants possess the necessary knowledge and experience regarding the implementation of the Quizizz application in reading class.</w:t>
      </w:r>
    </w:p>
    <w:p w14:paraId="31B00054">
      <w:pPr>
        <w:spacing w:after="0" w:line="240" w:lineRule="auto"/>
        <w:jc w:val="both"/>
        <w:rPr>
          <w:rFonts w:ascii="Times New Roman" w:hAnsi="Times New Roman" w:eastAsia="Times New Roman" w:cs="Times New Roman"/>
          <w:szCs w:val="22"/>
          <w:lang w:eastAsia="id-ID"/>
        </w:rPr>
      </w:pPr>
    </w:p>
    <w:p w14:paraId="2D61A225">
      <w:pPr>
        <w:spacing w:after="0" w:line="240" w:lineRule="auto"/>
        <w:jc w:val="both"/>
        <w:rPr>
          <w:rFonts w:ascii="Times New Roman" w:hAnsi="Times New Roman" w:eastAsia="Times New Roman" w:cs="Times New Roman"/>
          <w:color w:val="000000"/>
          <w:kern w:val="0"/>
          <w:szCs w:val="22"/>
          <w:lang w:bidi="ar-SA"/>
          <w14:ligatures w14:val="none"/>
        </w:rPr>
      </w:pPr>
      <w:commentRangeStart w:id="2"/>
      <w:r>
        <w:rPr>
          <w:rFonts w:ascii="Times New Roman" w:hAnsi="Times New Roman" w:eastAsia="Times New Roman" w:cs="Times New Roman"/>
          <w:color w:val="000000"/>
          <w:kern w:val="0"/>
          <w:szCs w:val="22"/>
          <w:lang w:bidi="ar-SA"/>
          <w14:ligatures w14:val="none"/>
        </w:rPr>
        <w:t>3. Instrumentation</w:t>
      </w:r>
    </w:p>
    <w:p w14:paraId="7AA8522B">
      <w:pPr>
        <w:spacing w:after="0" w:line="240" w:lineRule="auto"/>
        <w:ind w:firstLine="71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 xml:space="preserve">The researchers administered a closed-ended questionnaire as the research instrument. The questionnaire consisted of 24 items measuring two aspects of students’ perceptions: 1) students’ perception of Quizizz application, and 2) benefits of using the Quizizz application. The respondents rated the questionnaire using a Likert Scale on a scale of 1 to 5. </w:t>
      </w:r>
    </w:p>
    <w:p w14:paraId="5DD476D6">
      <w:pPr>
        <w:spacing w:after="0" w:line="240" w:lineRule="auto"/>
        <w:ind w:firstLine="71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 xml:space="preserve">The content validity was employed to ensure the appropriateness. The researchers adopted the measurement aspects of Quizizz from Rahman, Ahmad, and Hashim (2018), namely Perceived Usefulness (PU), Perceived Ease of Use (PEOU), Attitude (A), Skill Engagement (SKE), and Interaction Engagement (IE). The  researchers also adapted 35 items used to suit the Reading Class. After devising the questionnaire, it was tried-out in </w:t>
      </w:r>
      <w:r>
        <w:rPr>
          <w:rFonts w:ascii="Times New Roman" w:hAnsi="Times New Roman" w:cs="Times New Roman"/>
          <w:szCs w:val="22"/>
        </w:rPr>
        <w:t>non sample group at SMA Negeri 11 Palembang.</w:t>
      </w:r>
      <w:r>
        <w:rPr>
          <w:rFonts w:ascii="Times New Roman" w:hAnsi="Times New Roman" w:eastAsia="Times New Roman" w:cs="Times New Roman"/>
          <w:color w:val="000000"/>
          <w:kern w:val="0"/>
          <w:szCs w:val="22"/>
          <w:lang w:bidi="ar-SA"/>
          <w14:ligatures w14:val="none"/>
        </w:rPr>
        <w:t xml:space="preserve"> After trying out the questionnaire, the researchers analyzed the questionnaire's validity using the corrected item-total correlation. The analysis results revealed that 24 items were valid and 11 items were invalid. Then, the researchers distributed the questionnaire using Google Forms to the tenth graders of SMA Negeri 11 Palembang.</w:t>
      </w:r>
      <w:commentRangeEnd w:id="2"/>
      <w:r>
        <w:commentReference w:id="2"/>
      </w:r>
    </w:p>
    <w:p w14:paraId="74341C7F">
      <w:pPr>
        <w:spacing w:after="0" w:line="240" w:lineRule="auto"/>
        <w:jc w:val="both"/>
        <w:rPr>
          <w:rFonts w:ascii="Times New Roman" w:hAnsi="Times New Roman" w:eastAsia="Times New Roman" w:cs="Times New Roman"/>
          <w:color w:val="000000"/>
          <w:kern w:val="0"/>
          <w:szCs w:val="22"/>
          <w:lang w:bidi="ar-SA"/>
          <w14:ligatures w14:val="none"/>
        </w:rPr>
      </w:pPr>
    </w:p>
    <w:p w14:paraId="1F91BA28">
      <w:pPr>
        <w:spacing w:after="0" w:line="240" w:lineRule="auto"/>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 xml:space="preserve">4. Data Analysis </w:t>
      </w:r>
      <w:r>
        <w:rPr>
          <w:rFonts w:ascii="Times New Roman" w:hAnsi="Times New Roman" w:eastAsia="Times New Roman" w:cs="Times New Roman"/>
          <w:color w:val="000000"/>
          <w:kern w:val="0"/>
          <w:szCs w:val="22"/>
          <w:lang w:bidi="ar-SA"/>
          <w14:ligatures w14:val="none"/>
        </w:rPr>
        <w:tab/>
      </w:r>
    </w:p>
    <w:p w14:paraId="6B44BD01">
      <w:pPr>
        <w:tabs>
          <w:tab w:val="left" w:pos="180"/>
        </w:tabs>
        <w:spacing w:after="0" w:line="240" w:lineRule="auto"/>
        <w:ind w:firstLine="71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perception and benefits of using the Quizizz application. </w:t>
      </w:r>
    </w:p>
    <w:p w14:paraId="6503F476">
      <w:pPr>
        <w:tabs>
          <w:tab w:val="left" w:pos="180"/>
        </w:tabs>
        <w:spacing w:after="0" w:line="240" w:lineRule="auto"/>
        <w:ind w:firstLine="71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rPr>
        <mc:AlternateContent>
          <mc:Choice Requires="wps">
            <w:drawing>
              <wp:anchor distT="0" distB="0" distL="114300" distR="114300" simplePos="0" relativeHeight="251659264" behindDoc="1" locked="0" layoutInCell="1" allowOverlap="1">
                <wp:simplePos x="0" y="0"/>
                <wp:positionH relativeFrom="margin">
                  <wp:posOffset>17780</wp:posOffset>
                </wp:positionH>
                <wp:positionV relativeFrom="paragraph">
                  <wp:posOffset>149225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1" o:spid="_x0000_s1026" o:spt="1" style="position:absolute;left:0pt;margin-left:1.4pt;margin-top:11.75pt;height:34.9pt;width:157.5pt;mso-position-horizontal-relative:margin;z-index:-251657216;v-text-anchor:bottom;mso-width-relative:page;mso-height-relative:page;" fillcolor="#FFFFFF [3201]" filled="t" stroked="t" coordsize="21600,21600" o:gfxdata="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ibcxtYAAAAHAQAADwAAAAAAAAABACAAAAAiAAAAZHJzL2Rvd25yZXYueG1s&#10;UEsBAhQAFAAAAAgAh07iQGpsShFsAgAA/QQAAA4AAAAAAAAAAQAgAAAAJQEAAGRycy9lMm9Eb2Mu&#10;eG1sUEsFBgAAAAAGAAYAWQEAAAMGAAAAAA==&#10;">
                <v:fill on="t" focussize="0,0"/>
                <v:stroke weight="1.5pt" color="#000000 [3200]" miterlimit="8" joinstyle="miter"/>
                <v:imagedata o:title=""/>
                <o:lock v:ext="edit" aspectratio="f"/>
              </v:rect>
            </w:pict>
          </mc:Fallback>
        </mc:AlternateContent>
      </w:r>
    </w:p>
    <w:p w14:paraId="42837D94">
      <w:pPr>
        <w:spacing w:after="0" w:line="240" w:lineRule="auto"/>
        <w:ind w:left="90"/>
        <w:jc w:val="both"/>
        <w:rPr>
          <w:rFonts w:ascii="Times New Roman" w:hAnsi="Times New Roman" w:eastAsia="Times New Roman" w:cs="Times New Roman"/>
          <w:color w:val="000000"/>
          <w:kern w:val="0"/>
          <w:szCs w:val="22"/>
          <w:lang w:bidi="ar-SA"/>
          <w14:ligatures w14:val="none"/>
        </w:rPr>
      </w:pPr>
      <m:oMathPara>
        <m:oMathParaPr>
          <m:jc m:val="left"/>
        </m:oMathParaPr>
        <m:oMath>
          <m:r>
            <m:rPr/>
            <w:rPr>
              <w:rFonts w:ascii="Cambria Math" w:hAnsi="Cambria Math" w:eastAsia="Times New Roman" w:cs="Times New Roman"/>
              <w:color w:val="000000"/>
              <w:kern w:val="0"/>
              <w:szCs w:val="22"/>
              <w:lang w:bidi="ar-SA"/>
              <w14:ligatures w14:val="none"/>
            </w:rPr>
            <m:t>Percentage :%=</m:t>
          </m:r>
          <m:d>
            <m:dPr>
              <m:ctrlPr>
                <w:rPr>
                  <w:rFonts w:ascii="Cambria Math" w:hAnsi="Cambria Math" w:eastAsia="Times New Roman" w:cs="Times New Roman"/>
                  <w:i/>
                  <w:color w:val="000000"/>
                  <w:kern w:val="0"/>
                  <w:szCs w:val="22"/>
                  <w:lang w:bidi="ar-SA"/>
                  <w14:ligatures w14:val="none"/>
                </w:rPr>
              </m:ctrlPr>
            </m:dPr>
            <m:e>
              <m:f>
                <m:fPr>
                  <m:ctrlPr>
                    <w:rPr>
                      <w:rFonts w:ascii="Cambria Math" w:hAnsi="Cambria Math" w:eastAsia="Times New Roman" w:cs="Times New Roman"/>
                      <w:i/>
                      <w:color w:val="000000"/>
                      <w:kern w:val="0"/>
                      <w:szCs w:val="22"/>
                      <w:lang w:bidi="ar-SA"/>
                      <w14:ligatures w14:val="none"/>
                    </w:rPr>
                  </m:ctrlPr>
                </m:fPr>
                <m:num>
                  <m:r>
                    <m:rPr/>
                    <w:rPr>
                      <w:rFonts w:ascii="Cambria Math" w:hAnsi="Cambria Math" w:eastAsia="Times New Roman" w:cs="Times New Roman"/>
                      <w:color w:val="000000"/>
                      <w:kern w:val="0"/>
                      <w:szCs w:val="22"/>
                      <w:lang w:bidi="ar-SA"/>
                      <w14:ligatures w14:val="none"/>
                    </w:rPr>
                    <m:t>f</m:t>
                  </m:r>
                  <m:ctrlPr>
                    <w:rPr>
                      <w:rFonts w:ascii="Cambria Math" w:hAnsi="Cambria Math" w:eastAsia="Times New Roman" w:cs="Times New Roman"/>
                      <w:i/>
                      <w:color w:val="000000"/>
                      <w:kern w:val="0"/>
                      <w:szCs w:val="22"/>
                      <w:lang w:bidi="ar-SA"/>
                      <w14:ligatures w14:val="none"/>
                    </w:rPr>
                  </m:ctrlPr>
                </m:num>
                <m:den>
                  <m:r>
                    <m:rPr/>
                    <w:rPr>
                      <w:rFonts w:ascii="Cambria Math" w:hAnsi="Cambria Math" w:eastAsia="Times New Roman" w:cs="Times New Roman"/>
                      <w:color w:val="000000"/>
                      <w:kern w:val="0"/>
                      <w:szCs w:val="22"/>
                      <w:lang w:bidi="ar-SA"/>
                      <w14:ligatures w14:val="none"/>
                    </w:rPr>
                    <m:t>n</m:t>
                  </m:r>
                  <m:ctrlPr>
                    <w:rPr>
                      <w:rFonts w:ascii="Cambria Math" w:hAnsi="Cambria Math" w:eastAsia="Times New Roman" w:cs="Times New Roman"/>
                      <w:i/>
                      <w:color w:val="000000"/>
                      <w:kern w:val="0"/>
                      <w:szCs w:val="22"/>
                      <w:lang w:bidi="ar-SA"/>
                      <w14:ligatures w14:val="none"/>
                    </w:rPr>
                  </m:ctrlPr>
                </m:den>
              </m:f>
              <m:ctrlPr>
                <w:rPr>
                  <w:rFonts w:ascii="Cambria Math" w:hAnsi="Cambria Math" w:eastAsia="Times New Roman" w:cs="Times New Roman"/>
                  <w:i/>
                  <w:color w:val="000000"/>
                  <w:kern w:val="0"/>
                  <w:szCs w:val="22"/>
                  <w:lang w:bidi="ar-SA"/>
                  <w14:ligatures w14:val="none"/>
                </w:rPr>
              </m:ctrlPr>
            </m:e>
          </m:d>
          <m:r>
            <m:rPr/>
            <w:rPr>
              <w:rFonts w:ascii="Cambria Math" w:hAnsi="Cambria Math" w:eastAsia="Times New Roman" w:cs="Times New Roman"/>
              <w:color w:val="000000"/>
              <w:kern w:val="0"/>
              <w:szCs w:val="22"/>
              <w:lang w:bidi="ar-SA"/>
              <w14:ligatures w14:val="none"/>
            </w:rPr>
            <m:t xml:space="preserve"> x 100</m:t>
          </m:r>
        </m:oMath>
      </m:oMathPara>
    </w:p>
    <w:p w14:paraId="3858D353">
      <w:pPr>
        <w:spacing w:after="0" w:line="240" w:lineRule="auto"/>
        <w:ind w:left="180"/>
        <w:jc w:val="both"/>
        <w:rPr>
          <w:rFonts w:ascii="Times New Roman" w:hAnsi="Times New Roman" w:eastAsia="Times New Roman" w:cs="Times New Roman"/>
          <w:color w:val="000000"/>
          <w:kern w:val="0"/>
          <w:szCs w:val="22"/>
          <w:lang w:bidi="ar-SA"/>
          <w14:ligatures w14:val="none"/>
        </w:rPr>
      </w:pPr>
    </w:p>
    <w:p w14:paraId="047585D3">
      <w:pPr>
        <w:spacing w:after="0" w:line="240" w:lineRule="auto"/>
        <w:ind w:left="18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Figure 1. Percentage Formula</w:t>
      </w:r>
    </w:p>
    <w:p w14:paraId="6D73E5EB">
      <w:pPr>
        <w:spacing w:before="240" w:line="240" w:lineRule="auto"/>
        <w:ind w:firstLine="710"/>
        <w:jc w:val="both"/>
        <w:rPr>
          <w:rFonts w:ascii="Times New Roman" w:hAnsi="Times New Roman" w:cs="Times New Roman"/>
          <w:szCs w:val="22"/>
        </w:rPr>
      </w:pPr>
      <w:r>
        <w:rPr>
          <w:rFonts w:ascii="Times New Roman" w:hAnsi="Times New Roman" w:cs="Times New Roman"/>
          <w:szCs w:val="22"/>
        </w:rPr>
        <w:t>Futhermore, the researchers used perception assessment criteria by adopting the approach of Freeman et al. (2014), which classifies Likert scale scores of 4 and 5 as positive perceptions, 3 as neutral, and 1 or 2 as negative perceptions. For ease of analysis, the writer presented the respondents' responses in percentage form. The perception category is presented in Table 1.</w:t>
      </w:r>
    </w:p>
    <w:p w14:paraId="1D999264">
      <w:pPr>
        <w:spacing w:before="240" w:line="240" w:lineRule="auto"/>
        <w:jc w:val="both"/>
        <w:rPr>
          <w:rFonts w:ascii="Times New Roman" w:hAnsi="Times New Roman" w:cs="Times New Roman"/>
          <w:i/>
          <w:iCs/>
          <w:szCs w:val="22"/>
        </w:rPr>
      </w:pPr>
      <w:r>
        <w:rPr>
          <w:rFonts w:ascii="Times New Roman" w:hAnsi="Times New Roman" w:cs="Times New Roman"/>
          <w:bCs/>
          <w:i/>
          <w:iCs/>
          <w:szCs w:val="22"/>
        </w:rPr>
        <w:t>Table 1. The Category of Perception</w:t>
      </w:r>
    </w:p>
    <w:tbl>
      <w:tblPr>
        <w:tblStyle w:val="9"/>
        <w:tblW w:w="0" w:type="auto"/>
        <w:tblInd w:w="360" w:type="dxa"/>
        <w:tblBorders>
          <w:top w:val="single" w:color="auto" w:sz="1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7"/>
        <w:gridCol w:w="3648"/>
      </w:tblGrid>
      <w:tr w14:paraId="70F7C475">
        <w:tblPrEx>
          <w:tblBorders>
            <w:top w:val="single" w:color="auto" w:sz="1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1152" w:type="dxa"/>
            <w:tcBorders>
              <w:top w:val="single" w:color="auto" w:sz="6" w:space="0"/>
              <w:bottom w:val="single" w:color="auto" w:sz="6" w:space="0"/>
            </w:tcBorders>
            <w:shd w:val="clear" w:color="auto" w:fill="FFFFFF" w:themeFill="background1"/>
          </w:tcPr>
          <w:p w14:paraId="2791B7DC">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Perception</w:t>
            </w:r>
          </w:p>
        </w:tc>
        <w:tc>
          <w:tcPr>
            <w:tcW w:w="3648" w:type="dxa"/>
            <w:tcBorders>
              <w:top w:val="single" w:color="auto" w:sz="6" w:space="0"/>
              <w:bottom w:val="single" w:color="auto" w:sz="6" w:space="0"/>
            </w:tcBorders>
            <w:shd w:val="clear" w:color="auto" w:fill="FFFFFF" w:themeFill="background1"/>
          </w:tcPr>
          <w:p w14:paraId="1C4728DF">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Students’ Perception Category</w:t>
            </w:r>
          </w:p>
        </w:tc>
      </w:tr>
      <w:tr w14:paraId="415F34F7">
        <w:tblPrEx>
          <w:tblBorders>
            <w:top w:val="single" w:color="auto" w:sz="1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152" w:type="dxa"/>
            <w:tcBorders>
              <w:top w:val="single" w:color="auto" w:sz="6" w:space="0"/>
              <w:bottom w:val="nil"/>
            </w:tcBorders>
          </w:tcPr>
          <w:p w14:paraId="004B065F">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Positive</w:t>
            </w:r>
          </w:p>
          <w:p w14:paraId="6C38A759">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Neutral</w:t>
            </w:r>
          </w:p>
        </w:tc>
        <w:tc>
          <w:tcPr>
            <w:tcW w:w="3648" w:type="dxa"/>
            <w:tcBorders>
              <w:top w:val="single" w:color="auto" w:sz="6" w:space="0"/>
              <w:bottom w:val="nil"/>
            </w:tcBorders>
          </w:tcPr>
          <w:p w14:paraId="08379516">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50% - 100%</w:t>
            </w:r>
          </w:p>
          <w:p w14:paraId="5479026F">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30% - 49%</w:t>
            </w:r>
          </w:p>
        </w:tc>
      </w:tr>
      <w:tr w14:paraId="57F3C014">
        <w:tblPrEx>
          <w:tblBorders>
            <w:top w:val="single" w:color="auto" w:sz="1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152" w:type="dxa"/>
            <w:tcBorders>
              <w:top w:val="nil"/>
              <w:bottom w:val="single" w:color="auto" w:sz="6" w:space="0"/>
            </w:tcBorders>
          </w:tcPr>
          <w:p w14:paraId="2E0FD6F4">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Negative</w:t>
            </w:r>
          </w:p>
        </w:tc>
        <w:tc>
          <w:tcPr>
            <w:tcW w:w="3648" w:type="dxa"/>
            <w:tcBorders>
              <w:top w:val="nil"/>
              <w:bottom w:val="single" w:color="auto" w:sz="6" w:space="0"/>
            </w:tcBorders>
          </w:tcPr>
          <w:p w14:paraId="30B62D47">
            <w:pPr>
              <w:spacing w:before="240" w:after="0" w:line="240" w:lineRule="auto"/>
              <w:jc w:val="center"/>
              <w:rPr>
                <w:rFonts w:ascii="Times New Roman" w:hAnsi="Times New Roman" w:cs="Times New Roman"/>
                <w:bCs/>
                <w:szCs w:val="22"/>
              </w:rPr>
            </w:pPr>
            <w:r>
              <w:rPr>
                <w:rFonts w:ascii="Times New Roman" w:hAnsi="Times New Roman" w:cs="Times New Roman"/>
                <w:bCs/>
                <w:szCs w:val="22"/>
              </w:rPr>
              <w:t>&lt;30%</w:t>
            </w:r>
          </w:p>
        </w:tc>
      </w:tr>
    </w:tbl>
    <w:p w14:paraId="2BB1A25E">
      <w:pPr>
        <w:spacing w:before="240" w:line="240" w:lineRule="auto"/>
        <w:rPr>
          <w:rFonts w:ascii="Times New Roman" w:hAnsi="Times New Roman" w:cs="Times New Roman"/>
          <w:i/>
          <w:sz w:val="24"/>
          <w:szCs w:val="24"/>
        </w:rPr>
      </w:pPr>
      <w:r>
        <w:rPr>
          <w:rFonts w:ascii="Times New Roman" w:hAnsi="Times New Roman" w:eastAsia="Times New Roman" w:cs="Times New Roman"/>
          <w:b/>
          <w:bCs/>
          <w:color w:val="000000"/>
          <w:kern w:val="0"/>
          <w:sz w:val="24"/>
          <w:szCs w:val="24"/>
          <w:lang w:bidi="ar-SA"/>
          <w14:ligatures w14:val="none"/>
        </w:rPr>
        <w:t xml:space="preserve">FINDINGS AND DISCUSSION </w:t>
      </w:r>
    </w:p>
    <w:p w14:paraId="02CBE983">
      <w:pPr>
        <w:pStyle w:val="10"/>
        <w:numPr>
          <w:ilvl w:val="0"/>
          <w:numId w:val="2"/>
        </w:numPr>
        <w:spacing w:after="0" w:line="240" w:lineRule="auto"/>
        <w:ind w:left="36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Findings</w:t>
      </w:r>
    </w:p>
    <w:p w14:paraId="1B497784">
      <w:pPr>
        <w:pStyle w:val="10"/>
        <w:spacing w:after="0" w:line="240" w:lineRule="auto"/>
        <w:ind w:left="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1.1 Students’ Perception of Quizizz Application</w:t>
      </w:r>
    </w:p>
    <w:p w14:paraId="403021AA">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There were 14 items that measured students’ perception for the aspects of students’ experience using the Quizizz application. Table 2 presents the result of students’ perception of Quizizz application for this aspect.</w:t>
      </w:r>
    </w:p>
    <w:p w14:paraId="1F2D48F0">
      <w:pPr>
        <w:spacing w:after="0" w:line="240" w:lineRule="auto"/>
        <w:ind w:firstLine="720"/>
        <w:jc w:val="both"/>
        <w:rPr>
          <w:rFonts w:ascii="Times New Roman" w:hAnsi="Times New Roman" w:eastAsia="Times New Roman" w:cs="Times New Roman"/>
          <w:color w:val="000000"/>
          <w:kern w:val="0"/>
          <w:szCs w:val="22"/>
          <w:lang w:bidi="ar-SA"/>
          <w14:ligatures w14:val="none"/>
        </w:rPr>
      </w:pPr>
    </w:p>
    <w:p w14:paraId="6AAC72B4">
      <w:pPr>
        <w:spacing w:line="240" w:lineRule="auto"/>
        <w:rPr>
          <w:rFonts w:ascii="Times New Roman" w:hAnsi="Times New Roman" w:cs="Times New Roman"/>
          <w:i/>
          <w:iCs/>
          <w:szCs w:val="22"/>
        </w:rPr>
      </w:pPr>
      <w:r>
        <w:rPr>
          <w:rFonts w:ascii="Times New Roman" w:hAnsi="Times New Roman" w:cs="Times New Roman"/>
          <w:i/>
          <w:iCs/>
          <w:szCs w:val="22"/>
        </w:rPr>
        <w:t>Table 2. The Result of Students’ Perception of Quizizz Application</w:t>
      </w:r>
    </w:p>
    <w:tbl>
      <w:tblPr>
        <w:tblStyle w:val="9"/>
        <w:tblW w:w="927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3300"/>
        <w:gridCol w:w="757"/>
        <w:gridCol w:w="1317"/>
        <w:gridCol w:w="10"/>
        <w:gridCol w:w="1786"/>
        <w:gridCol w:w="1530"/>
      </w:tblGrid>
      <w:tr w14:paraId="0579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9270" w:type="dxa"/>
            <w:gridSpan w:val="7"/>
            <w:shd w:val="clear" w:color="auto" w:fill="FFFFFF" w:themeFill="background1"/>
          </w:tcPr>
          <w:p w14:paraId="74B95833">
            <w:pPr>
              <w:spacing w:after="0" w:line="240" w:lineRule="auto"/>
              <w:jc w:val="center"/>
              <w:rPr>
                <w:rFonts w:ascii="Times New Roman" w:hAnsi="Times New Roman" w:cs="Times New Roman"/>
                <w:szCs w:val="22"/>
              </w:rPr>
            </w:pPr>
            <w:bookmarkStart w:id="1" w:name="_Hlk187081147"/>
            <w:r>
              <w:rPr>
                <w:rFonts w:ascii="Times New Roman" w:hAnsi="Times New Roman" w:cs="Times New Roman"/>
                <w:szCs w:val="22"/>
              </w:rPr>
              <w:t>Students’ Perception of Quizizz Application</w:t>
            </w:r>
          </w:p>
        </w:tc>
      </w:tr>
      <w:bookmarkEnd w:id="1"/>
      <w:tr w14:paraId="4983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FFFFFF" w:themeFill="background1"/>
            <w:vAlign w:val="center"/>
          </w:tcPr>
          <w:p w14:paraId="268417FD">
            <w:pPr>
              <w:spacing w:after="0" w:line="240" w:lineRule="auto"/>
              <w:jc w:val="center"/>
              <w:rPr>
                <w:rFonts w:ascii="Times New Roman" w:hAnsi="Times New Roman" w:cs="Times New Roman"/>
                <w:szCs w:val="22"/>
              </w:rPr>
            </w:pPr>
            <w:r>
              <w:rPr>
                <w:rFonts w:ascii="Times New Roman" w:hAnsi="Times New Roman" w:cs="Times New Roman"/>
                <w:szCs w:val="22"/>
              </w:rPr>
              <w:t>No.</w:t>
            </w:r>
          </w:p>
        </w:tc>
        <w:tc>
          <w:tcPr>
            <w:tcW w:w="3300" w:type="dxa"/>
            <w:shd w:val="clear" w:color="auto" w:fill="FFFFFF" w:themeFill="background1"/>
            <w:vAlign w:val="center"/>
          </w:tcPr>
          <w:p w14:paraId="34990E7E">
            <w:pPr>
              <w:spacing w:after="0" w:line="240" w:lineRule="auto"/>
              <w:jc w:val="center"/>
              <w:rPr>
                <w:rFonts w:ascii="Times New Roman" w:hAnsi="Times New Roman" w:cs="Times New Roman"/>
                <w:szCs w:val="22"/>
              </w:rPr>
            </w:pPr>
            <w:r>
              <w:rPr>
                <w:rFonts w:ascii="Times New Roman" w:hAnsi="Times New Roman" w:cs="Times New Roman"/>
                <w:szCs w:val="22"/>
              </w:rPr>
              <w:t>Questions</w:t>
            </w:r>
          </w:p>
        </w:tc>
        <w:tc>
          <w:tcPr>
            <w:tcW w:w="757" w:type="dxa"/>
            <w:shd w:val="clear" w:color="auto" w:fill="FFFFFF" w:themeFill="background1"/>
            <w:vAlign w:val="center"/>
          </w:tcPr>
          <w:p w14:paraId="6ECDB97C">
            <w:pPr>
              <w:spacing w:after="0" w:line="240" w:lineRule="auto"/>
              <w:jc w:val="center"/>
              <w:rPr>
                <w:rFonts w:ascii="Times New Roman" w:hAnsi="Times New Roman" w:cs="Times New Roman"/>
                <w:szCs w:val="22"/>
              </w:rPr>
            </w:pPr>
            <w:r>
              <w:rPr>
                <w:rFonts w:ascii="Times New Roman" w:hAnsi="Times New Roman" w:cs="Times New Roman"/>
                <w:szCs w:val="22"/>
              </w:rPr>
              <w:t>Scale</w:t>
            </w:r>
          </w:p>
        </w:tc>
        <w:tc>
          <w:tcPr>
            <w:tcW w:w="1317" w:type="dxa"/>
            <w:shd w:val="clear" w:color="auto" w:fill="FFFFFF" w:themeFill="background1"/>
            <w:vAlign w:val="center"/>
          </w:tcPr>
          <w:p w14:paraId="6551AF59">
            <w:pPr>
              <w:spacing w:after="0" w:line="240" w:lineRule="auto"/>
              <w:jc w:val="center"/>
              <w:rPr>
                <w:rFonts w:ascii="Times New Roman" w:hAnsi="Times New Roman" w:cs="Times New Roman"/>
                <w:szCs w:val="22"/>
              </w:rPr>
            </w:pPr>
            <w:r>
              <w:rPr>
                <w:rFonts w:ascii="Times New Roman" w:hAnsi="Times New Roman" w:cs="Times New Roman"/>
                <w:szCs w:val="22"/>
              </w:rPr>
              <w:t>Frequency</w:t>
            </w:r>
          </w:p>
        </w:tc>
        <w:tc>
          <w:tcPr>
            <w:tcW w:w="1796" w:type="dxa"/>
            <w:gridSpan w:val="2"/>
            <w:shd w:val="clear" w:color="auto" w:fill="FFFFFF" w:themeFill="background1"/>
            <w:vAlign w:val="center"/>
          </w:tcPr>
          <w:p w14:paraId="09C0D95A">
            <w:pPr>
              <w:spacing w:after="0" w:line="240" w:lineRule="auto"/>
              <w:jc w:val="center"/>
              <w:rPr>
                <w:rFonts w:ascii="Times New Roman" w:hAnsi="Times New Roman" w:cs="Times New Roman"/>
                <w:szCs w:val="22"/>
              </w:rPr>
            </w:pPr>
            <w:r>
              <w:rPr>
                <w:rFonts w:ascii="Times New Roman" w:hAnsi="Times New Roman" w:cs="Times New Roman"/>
                <w:szCs w:val="22"/>
              </w:rPr>
              <w:t>Percentage</w:t>
            </w:r>
          </w:p>
        </w:tc>
        <w:tc>
          <w:tcPr>
            <w:tcW w:w="1530" w:type="dxa"/>
            <w:shd w:val="clear" w:color="auto" w:fill="FFFFFF" w:themeFill="background1"/>
          </w:tcPr>
          <w:p w14:paraId="465F1A60">
            <w:pPr>
              <w:spacing w:after="0" w:line="240" w:lineRule="auto"/>
              <w:jc w:val="center"/>
              <w:rPr>
                <w:rFonts w:ascii="Times New Roman" w:hAnsi="Times New Roman" w:cs="Times New Roman"/>
                <w:szCs w:val="22"/>
              </w:rPr>
            </w:pPr>
            <w:r>
              <w:rPr>
                <w:rFonts w:ascii="Times New Roman" w:hAnsi="Times New Roman" w:cs="Times New Roman"/>
                <w:szCs w:val="22"/>
              </w:rPr>
              <w:t>Category</w:t>
            </w:r>
          </w:p>
        </w:tc>
      </w:tr>
      <w:tr w14:paraId="02C1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5CEC277A">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3300" w:type="dxa"/>
            <w:vMerge w:val="restart"/>
            <w:vAlign w:val="center"/>
          </w:tcPr>
          <w:p w14:paraId="6AB35ED7">
            <w:pPr>
              <w:pStyle w:val="8"/>
              <w:shd w:val="clear" w:color="auto" w:fill="FFFFFF"/>
              <w:rPr>
                <w:sz w:val="22"/>
                <w:szCs w:val="22"/>
                <w:lang w:bidi="th-TH"/>
              </w:rPr>
            </w:pPr>
            <w:r>
              <w:rPr>
                <w:sz w:val="22"/>
                <w:szCs w:val="22"/>
                <w:lang w:bidi="th-TH"/>
              </w:rPr>
              <w:t>Item No. 2</w:t>
            </w:r>
          </w:p>
          <w:p w14:paraId="7E4A510B">
            <w:pPr>
              <w:pStyle w:val="8"/>
              <w:shd w:val="clear" w:color="auto" w:fill="FFFFFF"/>
              <w:rPr>
                <w:color w:val="202124"/>
                <w:spacing w:val="3"/>
                <w:sz w:val="22"/>
                <w:szCs w:val="22"/>
              </w:rPr>
            </w:pPr>
            <w:r>
              <w:rPr>
                <w:sz w:val="22"/>
                <w:szCs w:val="22"/>
                <w:lang w:bidi="th-TH"/>
              </w:rPr>
              <w:t>I feel more motivated to complete reading tasks when using Quizizz with gamification features.</w:t>
            </w:r>
          </w:p>
        </w:tc>
        <w:tc>
          <w:tcPr>
            <w:tcW w:w="757" w:type="dxa"/>
          </w:tcPr>
          <w:p w14:paraId="0414054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0F1AB555">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796" w:type="dxa"/>
            <w:gridSpan w:val="2"/>
          </w:tcPr>
          <w:p w14:paraId="0EAB3721">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1530" w:type="dxa"/>
            <w:vMerge w:val="restart"/>
            <w:vAlign w:val="center"/>
          </w:tcPr>
          <w:p w14:paraId="596E97C5">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1F2B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4E0969FD">
            <w:pPr>
              <w:spacing w:after="0" w:line="240" w:lineRule="auto"/>
              <w:jc w:val="center"/>
              <w:rPr>
                <w:rFonts w:ascii="Times New Roman" w:hAnsi="Times New Roman" w:cs="Times New Roman"/>
                <w:szCs w:val="22"/>
              </w:rPr>
            </w:pPr>
          </w:p>
        </w:tc>
        <w:tc>
          <w:tcPr>
            <w:tcW w:w="3300" w:type="dxa"/>
            <w:vMerge w:val="continue"/>
            <w:vAlign w:val="center"/>
          </w:tcPr>
          <w:p w14:paraId="5A33FE68">
            <w:pPr>
              <w:pStyle w:val="8"/>
              <w:shd w:val="clear" w:color="auto" w:fill="FFFFFF"/>
              <w:jc w:val="center"/>
              <w:rPr>
                <w:color w:val="202124"/>
                <w:spacing w:val="3"/>
                <w:sz w:val="22"/>
                <w:szCs w:val="22"/>
              </w:rPr>
            </w:pPr>
          </w:p>
        </w:tc>
        <w:tc>
          <w:tcPr>
            <w:tcW w:w="757" w:type="dxa"/>
          </w:tcPr>
          <w:p w14:paraId="17B3B10D">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639C0E52">
            <w:pPr>
              <w:spacing w:after="0" w:line="240" w:lineRule="auto"/>
              <w:jc w:val="center"/>
              <w:rPr>
                <w:rFonts w:ascii="Times New Roman" w:hAnsi="Times New Roman" w:cs="Times New Roman"/>
                <w:szCs w:val="22"/>
              </w:rPr>
            </w:pPr>
            <w:r>
              <w:rPr>
                <w:rFonts w:ascii="Times New Roman" w:hAnsi="Times New Roman" w:cs="Times New Roman"/>
                <w:szCs w:val="22"/>
              </w:rPr>
              <w:t>35</w:t>
            </w:r>
          </w:p>
        </w:tc>
        <w:tc>
          <w:tcPr>
            <w:tcW w:w="1796" w:type="dxa"/>
            <w:gridSpan w:val="2"/>
          </w:tcPr>
          <w:p w14:paraId="74DE4E61">
            <w:pPr>
              <w:spacing w:after="0" w:line="240" w:lineRule="auto"/>
              <w:jc w:val="center"/>
              <w:rPr>
                <w:rFonts w:ascii="Times New Roman" w:hAnsi="Times New Roman" w:cs="Times New Roman"/>
                <w:szCs w:val="22"/>
              </w:rPr>
            </w:pPr>
            <w:r>
              <w:rPr>
                <w:rFonts w:ascii="Times New Roman" w:hAnsi="Times New Roman" w:cs="Times New Roman"/>
                <w:szCs w:val="22"/>
              </w:rPr>
              <w:t>26.52%</w:t>
            </w:r>
          </w:p>
        </w:tc>
        <w:tc>
          <w:tcPr>
            <w:tcW w:w="1530" w:type="dxa"/>
            <w:vMerge w:val="continue"/>
            <w:vAlign w:val="center"/>
          </w:tcPr>
          <w:p w14:paraId="0F71E357">
            <w:pPr>
              <w:spacing w:after="0" w:line="240" w:lineRule="auto"/>
              <w:jc w:val="center"/>
              <w:rPr>
                <w:rFonts w:ascii="Times New Roman" w:hAnsi="Times New Roman" w:cs="Times New Roman"/>
                <w:szCs w:val="22"/>
              </w:rPr>
            </w:pPr>
          </w:p>
        </w:tc>
      </w:tr>
      <w:tr w14:paraId="5466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58D2CBC8">
            <w:pPr>
              <w:spacing w:after="0" w:line="240" w:lineRule="auto"/>
              <w:jc w:val="center"/>
              <w:rPr>
                <w:rFonts w:ascii="Times New Roman" w:hAnsi="Times New Roman" w:cs="Times New Roman"/>
                <w:szCs w:val="22"/>
              </w:rPr>
            </w:pPr>
          </w:p>
        </w:tc>
        <w:tc>
          <w:tcPr>
            <w:tcW w:w="3300" w:type="dxa"/>
            <w:vMerge w:val="continue"/>
            <w:vAlign w:val="center"/>
          </w:tcPr>
          <w:p w14:paraId="29E0953E">
            <w:pPr>
              <w:pStyle w:val="8"/>
              <w:shd w:val="clear" w:color="auto" w:fill="FFFFFF"/>
              <w:jc w:val="center"/>
              <w:rPr>
                <w:color w:val="202124"/>
                <w:spacing w:val="3"/>
                <w:sz w:val="22"/>
                <w:szCs w:val="22"/>
              </w:rPr>
            </w:pPr>
          </w:p>
        </w:tc>
        <w:tc>
          <w:tcPr>
            <w:tcW w:w="757" w:type="dxa"/>
          </w:tcPr>
          <w:p w14:paraId="27CA4058">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15133B20">
            <w:pPr>
              <w:spacing w:after="0" w:line="240" w:lineRule="auto"/>
              <w:jc w:val="center"/>
              <w:rPr>
                <w:rFonts w:ascii="Times New Roman" w:hAnsi="Times New Roman" w:cs="Times New Roman"/>
                <w:szCs w:val="22"/>
              </w:rPr>
            </w:pPr>
            <w:r>
              <w:rPr>
                <w:rFonts w:ascii="Times New Roman" w:hAnsi="Times New Roman" w:cs="Times New Roman"/>
                <w:szCs w:val="22"/>
              </w:rPr>
              <w:t>41</w:t>
            </w:r>
          </w:p>
        </w:tc>
        <w:tc>
          <w:tcPr>
            <w:tcW w:w="1796" w:type="dxa"/>
            <w:gridSpan w:val="2"/>
          </w:tcPr>
          <w:p w14:paraId="1DCFF539">
            <w:pPr>
              <w:spacing w:after="0" w:line="240" w:lineRule="auto"/>
              <w:jc w:val="center"/>
              <w:rPr>
                <w:rFonts w:ascii="Times New Roman" w:hAnsi="Times New Roman" w:cs="Times New Roman"/>
                <w:szCs w:val="22"/>
              </w:rPr>
            </w:pPr>
            <w:r>
              <w:rPr>
                <w:rFonts w:ascii="Times New Roman" w:hAnsi="Times New Roman" w:cs="Times New Roman"/>
                <w:szCs w:val="22"/>
              </w:rPr>
              <w:t>31.06%</w:t>
            </w:r>
          </w:p>
        </w:tc>
        <w:tc>
          <w:tcPr>
            <w:tcW w:w="1530" w:type="dxa"/>
            <w:vAlign w:val="center"/>
          </w:tcPr>
          <w:p w14:paraId="4DFF40D5">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933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0E00F560">
            <w:pPr>
              <w:spacing w:after="0" w:line="240" w:lineRule="auto"/>
              <w:jc w:val="center"/>
              <w:rPr>
                <w:rFonts w:ascii="Times New Roman" w:hAnsi="Times New Roman" w:cs="Times New Roman"/>
                <w:szCs w:val="22"/>
              </w:rPr>
            </w:pPr>
          </w:p>
        </w:tc>
        <w:tc>
          <w:tcPr>
            <w:tcW w:w="3300" w:type="dxa"/>
            <w:vMerge w:val="continue"/>
            <w:vAlign w:val="center"/>
          </w:tcPr>
          <w:p w14:paraId="55D213FA">
            <w:pPr>
              <w:pStyle w:val="8"/>
              <w:shd w:val="clear" w:color="auto" w:fill="FFFFFF"/>
              <w:jc w:val="center"/>
              <w:rPr>
                <w:color w:val="202124"/>
                <w:spacing w:val="3"/>
                <w:sz w:val="22"/>
                <w:szCs w:val="22"/>
              </w:rPr>
            </w:pPr>
          </w:p>
        </w:tc>
        <w:tc>
          <w:tcPr>
            <w:tcW w:w="757" w:type="dxa"/>
          </w:tcPr>
          <w:p w14:paraId="77554F2F">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1ECBB776">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1796" w:type="dxa"/>
            <w:gridSpan w:val="2"/>
          </w:tcPr>
          <w:p w14:paraId="0849E73D">
            <w:pPr>
              <w:spacing w:after="0" w:line="240" w:lineRule="auto"/>
              <w:jc w:val="center"/>
              <w:rPr>
                <w:rFonts w:ascii="Times New Roman" w:hAnsi="Times New Roman" w:cs="Times New Roman"/>
                <w:szCs w:val="22"/>
              </w:rPr>
            </w:pPr>
            <w:r>
              <w:rPr>
                <w:rFonts w:ascii="Times New Roman" w:hAnsi="Times New Roman" w:cs="Times New Roman"/>
                <w:szCs w:val="22"/>
              </w:rPr>
              <w:t>9.09%</w:t>
            </w:r>
          </w:p>
        </w:tc>
        <w:tc>
          <w:tcPr>
            <w:tcW w:w="1530" w:type="dxa"/>
            <w:vMerge w:val="restart"/>
            <w:vAlign w:val="center"/>
          </w:tcPr>
          <w:p w14:paraId="1638B993">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659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776CA915">
            <w:pPr>
              <w:spacing w:after="0" w:line="240" w:lineRule="auto"/>
              <w:jc w:val="center"/>
              <w:rPr>
                <w:rFonts w:ascii="Times New Roman" w:hAnsi="Times New Roman" w:cs="Times New Roman"/>
                <w:szCs w:val="22"/>
              </w:rPr>
            </w:pPr>
          </w:p>
        </w:tc>
        <w:tc>
          <w:tcPr>
            <w:tcW w:w="3300" w:type="dxa"/>
            <w:vMerge w:val="continue"/>
            <w:vAlign w:val="center"/>
          </w:tcPr>
          <w:p w14:paraId="1E9F7840">
            <w:pPr>
              <w:pStyle w:val="8"/>
              <w:shd w:val="clear" w:color="auto" w:fill="FFFFFF"/>
              <w:jc w:val="center"/>
              <w:rPr>
                <w:color w:val="202124"/>
                <w:spacing w:val="3"/>
                <w:sz w:val="22"/>
                <w:szCs w:val="22"/>
              </w:rPr>
            </w:pPr>
          </w:p>
        </w:tc>
        <w:tc>
          <w:tcPr>
            <w:tcW w:w="757" w:type="dxa"/>
          </w:tcPr>
          <w:p w14:paraId="66D4FF32">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144F1A1A">
            <w:pPr>
              <w:spacing w:after="0" w:line="240" w:lineRule="auto"/>
              <w:jc w:val="center"/>
              <w:rPr>
                <w:rFonts w:ascii="Times New Roman" w:hAnsi="Times New Roman" w:cs="Times New Roman"/>
                <w:szCs w:val="22"/>
              </w:rPr>
            </w:pPr>
            <w:r>
              <w:rPr>
                <w:rFonts w:ascii="Times New Roman" w:hAnsi="Times New Roman" w:cs="Times New Roman"/>
                <w:szCs w:val="22"/>
              </w:rPr>
              <w:t>11</w:t>
            </w:r>
          </w:p>
        </w:tc>
        <w:tc>
          <w:tcPr>
            <w:tcW w:w="1796" w:type="dxa"/>
            <w:gridSpan w:val="2"/>
          </w:tcPr>
          <w:p w14:paraId="39A9115E">
            <w:pPr>
              <w:spacing w:after="0" w:line="240" w:lineRule="auto"/>
              <w:jc w:val="center"/>
              <w:rPr>
                <w:rFonts w:ascii="Times New Roman" w:hAnsi="Times New Roman" w:cs="Times New Roman"/>
                <w:szCs w:val="22"/>
              </w:rPr>
            </w:pPr>
            <w:r>
              <w:rPr>
                <w:rFonts w:ascii="Times New Roman" w:hAnsi="Times New Roman" w:cs="Times New Roman"/>
                <w:szCs w:val="22"/>
              </w:rPr>
              <w:t>8.33%</w:t>
            </w:r>
          </w:p>
        </w:tc>
        <w:tc>
          <w:tcPr>
            <w:tcW w:w="1530" w:type="dxa"/>
            <w:vMerge w:val="continue"/>
            <w:vAlign w:val="center"/>
          </w:tcPr>
          <w:p w14:paraId="260C0649">
            <w:pPr>
              <w:spacing w:after="0" w:line="240" w:lineRule="auto"/>
              <w:jc w:val="center"/>
              <w:rPr>
                <w:rFonts w:ascii="Times New Roman" w:hAnsi="Times New Roman" w:cs="Times New Roman"/>
                <w:szCs w:val="22"/>
              </w:rPr>
            </w:pPr>
          </w:p>
        </w:tc>
      </w:tr>
      <w:tr w14:paraId="53B6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3329C3A6">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3300" w:type="dxa"/>
            <w:vMerge w:val="restart"/>
            <w:vAlign w:val="center"/>
          </w:tcPr>
          <w:p w14:paraId="6443871A">
            <w:pPr>
              <w:pStyle w:val="8"/>
              <w:shd w:val="clear" w:color="auto" w:fill="FFFFFF"/>
              <w:rPr>
                <w:sz w:val="22"/>
                <w:szCs w:val="22"/>
                <w:lang w:bidi="th-TH"/>
              </w:rPr>
            </w:pPr>
            <w:r>
              <w:rPr>
                <w:sz w:val="22"/>
                <w:szCs w:val="22"/>
                <w:lang w:bidi="th-TH"/>
              </w:rPr>
              <w:t>Item No. 7</w:t>
            </w:r>
          </w:p>
          <w:p w14:paraId="0DA2DB72">
            <w:pPr>
              <w:pStyle w:val="8"/>
              <w:shd w:val="clear" w:color="auto" w:fill="FFFFFF"/>
              <w:jc w:val="both"/>
              <w:rPr>
                <w:color w:val="202124"/>
                <w:spacing w:val="3"/>
                <w:sz w:val="22"/>
                <w:szCs w:val="22"/>
              </w:rPr>
            </w:pPr>
            <w:r>
              <w:rPr>
                <w:sz w:val="22"/>
                <w:szCs w:val="22"/>
                <w:lang w:bidi="th-TH"/>
              </w:rPr>
              <w:t>I feel comfortable using Quizizz in reading because its interface and functionality are easy to understand.</w:t>
            </w:r>
          </w:p>
        </w:tc>
        <w:tc>
          <w:tcPr>
            <w:tcW w:w="757" w:type="dxa"/>
          </w:tcPr>
          <w:p w14:paraId="3BC9669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3870FE27">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796" w:type="dxa"/>
            <w:gridSpan w:val="2"/>
          </w:tcPr>
          <w:p w14:paraId="61D2F575">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1530" w:type="dxa"/>
            <w:vMerge w:val="restart"/>
            <w:vAlign w:val="center"/>
          </w:tcPr>
          <w:p w14:paraId="751F7ACB">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08DC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2290FCD2">
            <w:pPr>
              <w:spacing w:after="0" w:line="240" w:lineRule="auto"/>
              <w:jc w:val="center"/>
              <w:rPr>
                <w:rFonts w:ascii="Times New Roman" w:hAnsi="Times New Roman" w:cs="Times New Roman"/>
                <w:szCs w:val="22"/>
              </w:rPr>
            </w:pPr>
          </w:p>
        </w:tc>
        <w:tc>
          <w:tcPr>
            <w:tcW w:w="3300" w:type="dxa"/>
            <w:vMerge w:val="continue"/>
            <w:vAlign w:val="center"/>
          </w:tcPr>
          <w:p w14:paraId="2F3FDBA8">
            <w:pPr>
              <w:pStyle w:val="8"/>
              <w:shd w:val="clear" w:color="auto" w:fill="FFFFFF"/>
              <w:jc w:val="center"/>
              <w:rPr>
                <w:color w:val="202124"/>
                <w:spacing w:val="3"/>
                <w:sz w:val="22"/>
                <w:szCs w:val="22"/>
              </w:rPr>
            </w:pPr>
          </w:p>
        </w:tc>
        <w:tc>
          <w:tcPr>
            <w:tcW w:w="757" w:type="dxa"/>
          </w:tcPr>
          <w:p w14:paraId="3FDA8DEE">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3E83AB64">
            <w:pPr>
              <w:spacing w:after="0" w:line="240" w:lineRule="auto"/>
              <w:jc w:val="center"/>
              <w:rPr>
                <w:rFonts w:ascii="Times New Roman" w:hAnsi="Times New Roman" w:cs="Times New Roman"/>
                <w:szCs w:val="22"/>
              </w:rPr>
            </w:pPr>
            <w:r>
              <w:rPr>
                <w:rFonts w:ascii="Times New Roman" w:hAnsi="Times New Roman" w:cs="Times New Roman"/>
                <w:szCs w:val="22"/>
              </w:rPr>
              <w:t>42</w:t>
            </w:r>
          </w:p>
        </w:tc>
        <w:tc>
          <w:tcPr>
            <w:tcW w:w="1796" w:type="dxa"/>
            <w:gridSpan w:val="2"/>
          </w:tcPr>
          <w:p w14:paraId="5C53038D">
            <w:pPr>
              <w:spacing w:after="0" w:line="240" w:lineRule="auto"/>
              <w:jc w:val="center"/>
              <w:rPr>
                <w:rFonts w:ascii="Times New Roman" w:hAnsi="Times New Roman" w:cs="Times New Roman"/>
                <w:szCs w:val="22"/>
              </w:rPr>
            </w:pPr>
            <w:r>
              <w:rPr>
                <w:rFonts w:ascii="Times New Roman" w:hAnsi="Times New Roman" w:cs="Times New Roman"/>
                <w:szCs w:val="22"/>
              </w:rPr>
              <w:t>31.82%</w:t>
            </w:r>
          </w:p>
        </w:tc>
        <w:tc>
          <w:tcPr>
            <w:tcW w:w="1530" w:type="dxa"/>
            <w:vMerge w:val="continue"/>
            <w:vAlign w:val="center"/>
          </w:tcPr>
          <w:p w14:paraId="77BC2B76">
            <w:pPr>
              <w:spacing w:after="0" w:line="240" w:lineRule="auto"/>
              <w:jc w:val="center"/>
              <w:rPr>
                <w:rFonts w:ascii="Times New Roman" w:hAnsi="Times New Roman" w:cs="Times New Roman"/>
                <w:szCs w:val="22"/>
              </w:rPr>
            </w:pPr>
          </w:p>
        </w:tc>
      </w:tr>
      <w:tr w14:paraId="54BC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0302C473">
            <w:pPr>
              <w:spacing w:after="0" w:line="240" w:lineRule="auto"/>
              <w:jc w:val="center"/>
              <w:rPr>
                <w:rFonts w:ascii="Times New Roman" w:hAnsi="Times New Roman" w:cs="Times New Roman"/>
                <w:szCs w:val="22"/>
              </w:rPr>
            </w:pPr>
          </w:p>
        </w:tc>
        <w:tc>
          <w:tcPr>
            <w:tcW w:w="3300" w:type="dxa"/>
            <w:vMerge w:val="continue"/>
            <w:vAlign w:val="center"/>
          </w:tcPr>
          <w:p w14:paraId="1C372A86">
            <w:pPr>
              <w:pStyle w:val="8"/>
              <w:shd w:val="clear" w:color="auto" w:fill="FFFFFF"/>
              <w:jc w:val="center"/>
              <w:rPr>
                <w:color w:val="202124"/>
                <w:spacing w:val="3"/>
                <w:sz w:val="22"/>
                <w:szCs w:val="22"/>
              </w:rPr>
            </w:pPr>
          </w:p>
        </w:tc>
        <w:tc>
          <w:tcPr>
            <w:tcW w:w="757" w:type="dxa"/>
          </w:tcPr>
          <w:p w14:paraId="0B6719BF">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0D536E4F">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796" w:type="dxa"/>
            <w:gridSpan w:val="2"/>
          </w:tcPr>
          <w:p w14:paraId="54BB8FD6">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1530" w:type="dxa"/>
            <w:vAlign w:val="center"/>
          </w:tcPr>
          <w:p w14:paraId="3A89D4FE">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433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6C5E5EDB">
            <w:pPr>
              <w:spacing w:after="0" w:line="240" w:lineRule="auto"/>
              <w:jc w:val="center"/>
              <w:rPr>
                <w:rFonts w:ascii="Times New Roman" w:hAnsi="Times New Roman" w:cs="Times New Roman"/>
                <w:szCs w:val="22"/>
              </w:rPr>
            </w:pPr>
          </w:p>
        </w:tc>
        <w:tc>
          <w:tcPr>
            <w:tcW w:w="3300" w:type="dxa"/>
            <w:vMerge w:val="continue"/>
            <w:vAlign w:val="center"/>
          </w:tcPr>
          <w:p w14:paraId="7B69E28E">
            <w:pPr>
              <w:pStyle w:val="8"/>
              <w:shd w:val="clear" w:color="auto" w:fill="FFFFFF"/>
              <w:jc w:val="center"/>
              <w:rPr>
                <w:color w:val="202124"/>
                <w:spacing w:val="3"/>
                <w:sz w:val="22"/>
                <w:szCs w:val="22"/>
              </w:rPr>
            </w:pPr>
          </w:p>
        </w:tc>
        <w:tc>
          <w:tcPr>
            <w:tcW w:w="757" w:type="dxa"/>
          </w:tcPr>
          <w:p w14:paraId="28254A1D">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3998FCFF">
            <w:pPr>
              <w:spacing w:after="0" w:line="240" w:lineRule="auto"/>
              <w:jc w:val="center"/>
              <w:rPr>
                <w:rFonts w:ascii="Times New Roman" w:hAnsi="Times New Roman" w:cs="Times New Roman"/>
                <w:szCs w:val="22"/>
              </w:rPr>
            </w:pPr>
            <w:r>
              <w:rPr>
                <w:rFonts w:ascii="Times New Roman" w:hAnsi="Times New Roman" w:cs="Times New Roman"/>
                <w:szCs w:val="22"/>
              </w:rPr>
              <w:t>16</w:t>
            </w:r>
          </w:p>
        </w:tc>
        <w:tc>
          <w:tcPr>
            <w:tcW w:w="1796" w:type="dxa"/>
            <w:gridSpan w:val="2"/>
          </w:tcPr>
          <w:p w14:paraId="3D2EA0E6">
            <w:pPr>
              <w:spacing w:after="0" w:line="240" w:lineRule="auto"/>
              <w:jc w:val="center"/>
              <w:rPr>
                <w:rFonts w:ascii="Times New Roman" w:hAnsi="Times New Roman" w:cs="Times New Roman"/>
                <w:szCs w:val="22"/>
              </w:rPr>
            </w:pPr>
            <w:r>
              <w:rPr>
                <w:rFonts w:ascii="Times New Roman" w:hAnsi="Times New Roman" w:cs="Times New Roman"/>
                <w:szCs w:val="22"/>
              </w:rPr>
              <w:t>12.12%</w:t>
            </w:r>
          </w:p>
        </w:tc>
        <w:tc>
          <w:tcPr>
            <w:tcW w:w="1530" w:type="dxa"/>
            <w:vMerge w:val="restart"/>
            <w:vAlign w:val="center"/>
          </w:tcPr>
          <w:p w14:paraId="40DF5E5D">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D2F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657A15F2">
            <w:pPr>
              <w:spacing w:after="0" w:line="240" w:lineRule="auto"/>
              <w:jc w:val="center"/>
              <w:rPr>
                <w:rFonts w:ascii="Times New Roman" w:hAnsi="Times New Roman" w:cs="Times New Roman"/>
                <w:szCs w:val="22"/>
              </w:rPr>
            </w:pPr>
          </w:p>
        </w:tc>
        <w:tc>
          <w:tcPr>
            <w:tcW w:w="3300" w:type="dxa"/>
            <w:vMerge w:val="continue"/>
            <w:vAlign w:val="center"/>
          </w:tcPr>
          <w:p w14:paraId="17A8C713">
            <w:pPr>
              <w:pStyle w:val="8"/>
              <w:shd w:val="clear" w:color="auto" w:fill="FFFFFF"/>
              <w:jc w:val="center"/>
              <w:rPr>
                <w:color w:val="202124"/>
                <w:spacing w:val="3"/>
                <w:sz w:val="22"/>
                <w:szCs w:val="22"/>
              </w:rPr>
            </w:pPr>
          </w:p>
        </w:tc>
        <w:tc>
          <w:tcPr>
            <w:tcW w:w="757" w:type="dxa"/>
          </w:tcPr>
          <w:p w14:paraId="40E9D56E">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65ADB945">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796" w:type="dxa"/>
            <w:gridSpan w:val="2"/>
          </w:tcPr>
          <w:p w14:paraId="54A983E0">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1530" w:type="dxa"/>
            <w:vMerge w:val="continue"/>
            <w:vAlign w:val="center"/>
          </w:tcPr>
          <w:p w14:paraId="0635133A">
            <w:pPr>
              <w:spacing w:after="0" w:line="240" w:lineRule="auto"/>
              <w:jc w:val="center"/>
              <w:rPr>
                <w:rFonts w:ascii="Times New Roman" w:hAnsi="Times New Roman" w:cs="Times New Roman"/>
                <w:szCs w:val="22"/>
              </w:rPr>
            </w:pPr>
          </w:p>
        </w:tc>
      </w:tr>
      <w:tr w14:paraId="7F20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5A8ECA3D">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3300" w:type="dxa"/>
            <w:vMerge w:val="restart"/>
            <w:vAlign w:val="center"/>
          </w:tcPr>
          <w:p w14:paraId="32F15CB4">
            <w:pPr>
              <w:pStyle w:val="8"/>
              <w:shd w:val="clear" w:color="auto" w:fill="FFFFFF"/>
              <w:rPr>
                <w:sz w:val="22"/>
                <w:szCs w:val="22"/>
                <w:lang w:bidi="th-TH"/>
              </w:rPr>
            </w:pPr>
            <w:r>
              <w:rPr>
                <w:sz w:val="22"/>
                <w:szCs w:val="22"/>
                <w:lang w:bidi="th-TH"/>
              </w:rPr>
              <w:t>Item No. 8</w:t>
            </w:r>
          </w:p>
          <w:p w14:paraId="707E375C">
            <w:pPr>
              <w:pStyle w:val="8"/>
              <w:shd w:val="clear" w:color="auto" w:fill="FFFFFF"/>
              <w:jc w:val="both"/>
              <w:rPr>
                <w:color w:val="202124"/>
                <w:spacing w:val="3"/>
                <w:sz w:val="22"/>
                <w:szCs w:val="22"/>
              </w:rPr>
            </w:pPr>
            <w:r>
              <w:rPr>
                <w:sz w:val="22"/>
                <w:szCs w:val="22"/>
                <w:lang w:bidi="th-TH"/>
              </w:rPr>
              <w:t>Interacting with Quizizz in reading activities does not require a lot of my mental effort.</w:t>
            </w:r>
          </w:p>
        </w:tc>
        <w:tc>
          <w:tcPr>
            <w:tcW w:w="757" w:type="dxa"/>
          </w:tcPr>
          <w:p w14:paraId="351EB9B0">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76C652C0">
            <w:pPr>
              <w:spacing w:after="0" w:line="240" w:lineRule="auto"/>
              <w:jc w:val="center"/>
              <w:rPr>
                <w:rFonts w:ascii="Times New Roman" w:hAnsi="Times New Roman" w:cs="Times New Roman"/>
                <w:szCs w:val="22"/>
              </w:rPr>
            </w:pPr>
            <w:r>
              <w:rPr>
                <w:rFonts w:ascii="Times New Roman" w:hAnsi="Times New Roman" w:cs="Times New Roman"/>
                <w:szCs w:val="22"/>
              </w:rPr>
              <w:t>24</w:t>
            </w:r>
          </w:p>
        </w:tc>
        <w:tc>
          <w:tcPr>
            <w:tcW w:w="1796" w:type="dxa"/>
            <w:gridSpan w:val="2"/>
          </w:tcPr>
          <w:p w14:paraId="31618A55">
            <w:pPr>
              <w:spacing w:after="0" w:line="240" w:lineRule="auto"/>
              <w:jc w:val="center"/>
              <w:rPr>
                <w:rFonts w:ascii="Times New Roman" w:hAnsi="Times New Roman" w:cs="Times New Roman"/>
                <w:szCs w:val="22"/>
              </w:rPr>
            </w:pPr>
            <w:r>
              <w:rPr>
                <w:rFonts w:ascii="Times New Roman" w:hAnsi="Times New Roman" w:cs="Times New Roman"/>
                <w:szCs w:val="22"/>
              </w:rPr>
              <w:t>18.18%</w:t>
            </w:r>
          </w:p>
        </w:tc>
        <w:tc>
          <w:tcPr>
            <w:tcW w:w="1530" w:type="dxa"/>
            <w:vMerge w:val="restart"/>
            <w:vAlign w:val="center"/>
          </w:tcPr>
          <w:p w14:paraId="0604BF04">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79B7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244C2C29">
            <w:pPr>
              <w:spacing w:after="0" w:line="240" w:lineRule="auto"/>
              <w:jc w:val="center"/>
              <w:rPr>
                <w:rFonts w:ascii="Times New Roman" w:hAnsi="Times New Roman" w:cs="Times New Roman"/>
                <w:b/>
                <w:bCs/>
                <w:szCs w:val="22"/>
              </w:rPr>
            </w:pPr>
          </w:p>
        </w:tc>
        <w:tc>
          <w:tcPr>
            <w:tcW w:w="3300" w:type="dxa"/>
            <w:vMerge w:val="continue"/>
            <w:vAlign w:val="center"/>
          </w:tcPr>
          <w:p w14:paraId="1946E84E">
            <w:pPr>
              <w:pStyle w:val="8"/>
              <w:shd w:val="clear" w:color="auto" w:fill="FFFFFF"/>
              <w:jc w:val="center"/>
              <w:rPr>
                <w:color w:val="202124"/>
                <w:spacing w:val="3"/>
                <w:sz w:val="22"/>
                <w:szCs w:val="22"/>
              </w:rPr>
            </w:pPr>
          </w:p>
        </w:tc>
        <w:tc>
          <w:tcPr>
            <w:tcW w:w="757" w:type="dxa"/>
          </w:tcPr>
          <w:p w14:paraId="504AAFC8">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5C467561">
            <w:pPr>
              <w:spacing w:after="0" w:line="240" w:lineRule="auto"/>
              <w:jc w:val="center"/>
              <w:rPr>
                <w:rFonts w:ascii="Times New Roman" w:hAnsi="Times New Roman" w:cs="Times New Roman"/>
                <w:szCs w:val="22"/>
              </w:rPr>
            </w:pPr>
            <w:r>
              <w:rPr>
                <w:rFonts w:ascii="Times New Roman" w:hAnsi="Times New Roman" w:cs="Times New Roman"/>
                <w:szCs w:val="22"/>
              </w:rPr>
              <w:t>46</w:t>
            </w:r>
          </w:p>
        </w:tc>
        <w:tc>
          <w:tcPr>
            <w:tcW w:w="1796" w:type="dxa"/>
            <w:gridSpan w:val="2"/>
          </w:tcPr>
          <w:p w14:paraId="1611EF65">
            <w:pPr>
              <w:spacing w:after="0" w:line="240" w:lineRule="auto"/>
              <w:jc w:val="center"/>
              <w:rPr>
                <w:rFonts w:ascii="Times New Roman" w:hAnsi="Times New Roman" w:cs="Times New Roman"/>
                <w:szCs w:val="22"/>
              </w:rPr>
            </w:pPr>
            <w:r>
              <w:rPr>
                <w:rFonts w:ascii="Times New Roman" w:hAnsi="Times New Roman" w:cs="Times New Roman"/>
                <w:szCs w:val="22"/>
              </w:rPr>
              <w:t>34.85%</w:t>
            </w:r>
          </w:p>
        </w:tc>
        <w:tc>
          <w:tcPr>
            <w:tcW w:w="1530" w:type="dxa"/>
            <w:vMerge w:val="continue"/>
            <w:vAlign w:val="center"/>
          </w:tcPr>
          <w:p w14:paraId="4919B169">
            <w:pPr>
              <w:spacing w:after="0" w:line="240" w:lineRule="auto"/>
              <w:jc w:val="center"/>
              <w:rPr>
                <w:rFonts w:ascii="Times New Roman" w:hAnsi="Times New Roman" w:cs="Times New Roman"/>
                <w:szCs w:val="22"/>
              </w:rPr>
            </w:pPr>
          </w:p>
        </w:tc>
      </w:tr>
      <w:tr w14:paraId="532E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1D359E9C">
            <w:pPr>
              <w:spacing w:after="0" w:line="240" w:lineRule="auto"/>
              <w:jc w:val="center"/>
              <w:rPr>
                <w:rFonts w:ascii="Times New Roman" w:hAnsi="Times New Roman" w:cs="Times New Roman"/>
                <w:b/>
                <w:bCs/>
                <w:szCs w:val="22"/>
              </w:rPr>
            </w:pPr>
          </w:p>
        </w:tc>
        <w:tc>
          <w:tcPr>
            <w:tcW w:w="3300" w:type="dxa"/>
            <w:vMerge w:val="continue"/>
            <w:vAlign w:val="center"/>
          </w:tcPr>
          <w:p w14:paraId="2D1297D2">
            <w:pPr>
              <w:pStyle w:val="8"/>
              <w:shd w:val="clear" w:color="auto" w:fill="FFFFFF"/>
              <w:jc w:val="center"/>
              <w:rPr>
                <w:color w:val="202124"/>
                <w:spacing w:val="3"/>
                <w:sz w:val="22"/>
                <w:szCs w:val="22"/>
              </w:rPr>
            </w:pPr>
          </w:p>
        </w:tc>
        <w:tc>
          <w:tcPr>
            <w:tcW w:w="757" w:type="dxa"/>
          </w:tcPr>
          <w:p w14:paraId="3D572244">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52CA4F69">
            <w:pPr>
              <w:spacing w:after="0" w:line="240" w:lineRule="auto"/>
              <w:jc w:val="center"/>
              <w:rPr>
                <w:rFonts w:ascii="Times New Roman" w:hAnsi="Times New Roman" w:cs="Times New Roman"/>
                <w:szCs w:val="22"/>
              </w:rPr>
            </w:pPr>
            <w:r>
              <w:rPr>
                <w:rFonts w:ascii="Times New Roman" w:hAnsi="Times New Roman" w:cs="Times New Roman"/>
                <w:szCs w:val="22"/>
              </w:rPr>
              <w:t>41</w:t>
            </w:r>
          </w:p>
        </w:tc>
        <w:tc>
          <w:tcPr>
            <w:tcW w:w="1796" w:type="dxa"/>
            <w:gridSpan w:val="2"/>
          </w:tcPr>
          <w:p w14:paraId="36555EA4">
            <w:pPr>
              <w:spacing w:after="0" w:line="240" w:lineRule="auto"/>
              <w:jc w:val="center"/>
              <w:rPr>
                <w:rFonts w:ascii="Times New Roman" w:hAnsi="Times New Roman" w:cs="Times New Roman"/>
                <w:szCs w:val="22"/>
              </w:rPr>
            </w:pPr>
            <w:r>
              <w:rPr>
                <w:rFonts w:ascii="Times New Roman" w:hAnsi="Times New Roman" w:cs="Times New Roman"/>
                <w:szCs w:val="22"/>
              </w:rPr>
              <w:t>31.06%</w:t>
            </w:r>
          </w:p>
        </w:tc>
        <w:tc>
          <w:tcPr>
            <w:tcW w:w="1530" w:type="dxa"/>
            <w:vAlign w:val="center"/>
          </w:tcPr>
          <w:p w14:paraId="041C77D9">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011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7B7131F">
            <w:pPr>
              <w:spacing w:after="0" w:line="240" w:lineRule="auto"/>
              <w:jc w:val="center"/>
              <w:rPr>
                <w:rFonts w:ascii="Times New Roman" w:hAnsi="Times New Roman" w:cs="Times New Roman"/>
                <w:b/>
                <w:bCs/>
                <w:szCs w:val="22"/>
              </w:rPr>
            </w:pPr>
          </w:p>
        </w:tc>
        <w:tc>
          <w:tcPr>
            <w:tcW w:w="3300" w:type="dxa"/>
            <w:vMerge w:val="continue"/>
            <w:vAlign w:val="center"/>
          </w:tcPr>
          <w:p w14:paraId="05656A13">
            <w:pPr>
              <w:pStyle w:val="8"/>
              <w:shd w:val="clear" w:color="auto" w:fill="FFFFFF"/>
              <w:jc w:val="center"/>
              <w:rPr>
                <w:color w:val="202124"/>
                <w:spacing w:val="3"/>
                <w:sz w:val="22"/>
                <w:szCs w:val="22"/>
              </w:rPr>
            </w:pPr>
          </w:p>
        </w:tc>
        <w:tc>
          <w:tcPr>
            <w:tcW w:w="757" w:type="dxa"/>
          </w:tcPr>
          <w:p w14:paraId="1EA31E44">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72CCD57E">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796" w:type="dxa"/>
            <w:gridSpan w:val="2"/>
          </w:tcPr>
          <w:p w14:paraId="372724DB">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1530" w:type="dxa"/>
            <w:vMerge w:val="restart"/>
            <w:vAlign w:val="center"/>
          </w:tcPr>
          <w:p w14:paraId="73BDB68E">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7B85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42C352DD">
            <w:pPr>
              <w:spacing w:after="0" w:line="240" w:lineRule="auto"/>
              <w:jc w:val="center"/>
              <w:rPr>
                <w:rFonts w:ascii="Times New Roman" w:hAnsi="Times New Roman" w:cs="Times New Roman"/>
                <w:b/>
                <w:bCs/>
                <w:szCs w:val="22"/>
              </w:rPr>
            </w:pPr>
          </w:p>
        </w:tc>
        <w:tc>
          <w:tcPr>
            <w:tcW w:w="3300" w:type="dxa"/>
            <w:vMerge w:val="continue"/>
            <w:vAlign w:val="center"/>
          </w:tcPr>
          <w:p w14:paraId="5A4EB0AA">
            <w:pPr>
              <w:pStyle w:val="8"/>
              <w:shd w:val="clear" w:color="auto" w:fill="FFFFFF"/>
              <w:jc w:val="center"/>
              <w:rPr>
                <w:color w:val="202124"/>
                <w:spacing w:val="3"/>
                <w:sz w:val="22"/>
                <w:szCs w:val="22"/>
              </w:rPr>
            </w:pPr>
          </w:p>
        </w:tc>
        <w:tc>
          <w:tcPr>
            <w:tcW w:w="757" w:type="dxa"/>
          </w:tcPr>
          <w:p w14:paraId="17DC556F">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7AC63779">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1796" w:type="dxa"/>
            <w:gridSpan w:val="2"/>
          </w:tcPr>
          <w:p w14:paraId="214B06FC">
            <w:pPr>
              <w:spacing w:after="0" w:line="240" w:lineRule="auto"/>
              <w:jc w:val="center"/>
              <w:rPr>
                <w:rFonts w:ascii="Times New Roman" w:hAnsi="Times New Roman" w:cs="Times New Roman"/>
                <w:szCs w:val="22"/>
              </w:rPr>
            </w:pPr>
            <w:r>
              <w:rPr>
                <w:rFonts w:ascii="Times New Roman" w:hAnsi="Times New Roman" w:cs="Times New Roman"/>
                <w:szCs w:val="22"/>
              </w:rPr>
              <w:t>4.55%</w:t>
            </w:r>
          </w:p>
        </w:tc>
        <w:tc>
          <w:tcPr>
            <w:tcW w:w="1530" w:type="dxa"/>
            <w:vMerge w:val="continue"/>
            <w:vAlign w:val="center"/>
          </w:tcPr>
          <w:p w14:paraId="5657A5EC">
            <w:pPr>
              <w:spacing w:after="0" w:line="240" w:lineRule="auto"/>
              <w:jc w:val="center"/>
              <w:rPr>
                <w:rFonts w:ascii="Times New Roman" w:hAnsi="Times New Roman" w:cs="Times New Roman"/>
                <w:szCs w:val="22"/>
              </w:rPr>
            </w:pPr>
          </w:p>
        </w:tc>
      </w:tr>
      <w:tr w14:paraId="3C09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3E418346">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3300" w:type="dxa"/>
            <w:vMerge w:val="restart"/>
            <w:vAlign w:val="center"/>
          </w:tcPr>
          <w:p w14:paraId="7255E739">
            <w:pPr>
              <w:pStyle w:val="8"/>
              <w:shd w:val="clear" w:color="auto" w:fill="FFFFFF"/>
              <w:rPr>
                <w:sz w:val="22"/>
                <w:szCs w:val="22"/>
                <w:lang w:bidi="th-TH"/>
              </w:rPr>
            </w:pPr>
            <w:r>
              <w:rPr>
                <w:sz w:val="22"/>
                <w:szCs w:val="22"/>
                <w:lang w:bidi="th-TH"/>
              </w:rPr>
              <w:t>Item No. 9</w:t>
            </w:r>
          </w:p>
          <w:p w14:paraId="64946AE5">
            <w:pPr>
              <w:pStyle w:val="8"/>
              <w:shd w:val="clear" w:color="auto" w:fill="FFFFFF"/>
              <w:rPr>
                <w:color w:val="202124"/>
                <w:spacing w:val="3"/>
                <w:sz w:val="22"/>
                <w:szCs w:val="22"/>
              </w:rPr>
            </w:pPr>
            <w:r>
              <w:rPr>
                <w:sz w:val="22"/>
                <w:szCs w:val="22"/>
                <w:lang w:bidi="th-TH"/>
              </w:rPr>
              <w:t>I find that using Quizizz for reading activities is simple and user-friendly.</w:t>
            </w:r>
          </w:p>
        </w:tc>
        <w:tc>
          <w:tcPr>
            <w:tcW w:w="757" w:type="dxa"/>
          </w:tcPr>
          <w:p w14:paraId="2CD5B05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1CDA57E4">
            <w:pPr>
              <w:spacing w:after="0" w:line="240" w:lineRule="auto"/>
              <w:jc w:val="center"/>
              <w:rPr>
                <w:rFonts w:ascii="Times New Roman" w:hAnsi="Times New Roman" w:cs="Times New Roman"/>
                <w:szCs w:val="22"/>
              </w:rPr>
            </w:pPr>
            <w:r>
              <w:rPr>
                <w:rFonts w:ascii="Times New Roman" w:hAnsi="Times New Roman" w:cs="Times New Roman"/>
                <w:szCs w:val="22"/>
              </w:rPr>
              <w:t>36</w:t>
            </w:r>
          </w:p>
        </w:tc>
        <w:tc>
          <w:tcPr>
            <w:tcW w:w="1796" w:type="dxa"/>
            <w:gridSpan w:val="2"/>
          </w:tcPr>
          <w:p w14:paraId="7F6A8357">
            <w:pPr>
              <w:spacing w:after="0" w:line="240" w:lineRule="auto"/>
              <w:jc w:val="center"/>
              <w:rPr>
                <w:rFonts w:ascii="Times New Roman" w:hAnsi="Times New Roman" w:cs="Times New Roman"/>
                <w:szCs w:val="22"/>
              </w:rPr>
            </w:pPr>
            <w:r>
              <w:rPr>
                <w:rFonts w:ascii="Times New Roman" w:hAnsi="Times New Roman" w:cs="Times New Roman"/>
                <w:szCs w:val="22"/>
              </w:rPr>
              <w:t>27.27%</w:t>
            </w:r>
          </w:p>
        </w:tc>
        <w:tc>
          <w:tcPr>
            <w:tcW w:w="1530" w:type="dxa"/>
            <w:vMerge w:val="restart"/>
            <w:vAlign w:val="center"/>
          </w:tcPr>
          <w:p w14:paraId="343DA5AE">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7108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5F42854B">
            <w:pPr>
              <w:spacing w:after="0" w:line="240" w:lineRule="auto"/>
              <w:jc w:val="center"/>
              <w:rPr>
                <w:rFonts w:ascii="Times New Roman" w:hAnsi="Times New Roman" w:cs="Times New Roman"/>
                <w:szCs w:val="22"/>
              </w:rPr>
            </w:pPr>
          </w:p>
        </w:tc>
        <w:tc>
          <w:tcPr>
            <w:tcW w:w="3300" w:type="dxa"/>
            <w:vMerge w:val="continue"/>
            <w:vAlign w:val="center"/>
          </w:tcPr>
          <w:p w14:paraId="160074D3">
            <w:pPr>
              <w:pStyle w:val="8"/>
              <w:shd w:val="clear" w:color="auto" w:fill="FFFFFF"/>
              <w:jc w:val="center"/>
              <w:rPr>
                <w:color w:val="202124"/>
                <w:spacing w:val="3"/>
                <w:sz w:val="22"/>
                <w:szCs w:val="22"/>
              </w:rPr>
            </w:pPr>
          </w:p>
        </w:tc>
        <w:tc>
          <w:tcPr>
            <w:tcW w:w="757" w:type="dxa"/>
          </w:tcPr>
          <w:p w14:paraId="2A8E8FAE">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3A2AD590">
            <w:pPr>
              <w:spacing w:after="0" w:line="240" w:lineRule="auto"/>
              <w:jc w:val="center"/>
              <w:rPr>
                <w:rFonts w:ascii="Times New Roman" w:hAnsi="Times New Roman" w:cs="Times New Roman"/>
                <w:szCs w:val="22"/>
              </w:rPr>
            </w:pPr>
            <w:r>
              <w:rPr>
                <w:rFonts w:ascii="Times New Roman" w:hAnsi="Times New Roman" w:cs="Times New Roman"/>
                <w:szCs w:val="22"/>
              </w:rPr>
              <w:t>44</w:t>
            </w:r>
          </w:p>
        </w:tc>
        <w:tc>
          <w:tcPr>
            <w:tcW w:w="1796" w:type="dxa"/>
            <w:gridSpan w:val="2"/>
          </w:tcPr>
          <w:p w14:paraId="184FB681">
            <w:pPr>
              <w:spacing w:after="0" w:line="240" w:lineRule="auto"/>
              <w:jc w:val="center"/>
              <w:rPr>
                <w:rFonts w:ascii="Times New Roman" w:hAnsi="Times New Roman" w:cs="Times New Roman"/>
                <w:szCs w:val="22"/>
              </w:rPr>
            </w:pPr>
            <w:r>
              <w:rPr>
                <w:rFonts w:ascii="Times New Roman" w:hAnsi="Times New Roman" w:cs="Times New Roman"/>
                <w:szCs w:val="22"/>
              </w:rPr>
              <w:t>33.33%</w:t>
            </w:r>
          </w:p>
        </w:tc>
        <w:tc>
          <w:tcPr>
            <w:tcW w:w="1530" w:type="dxa"/>
            <w:vMerge w:val="continue"/>
            <w:vAlign w:val="center"/>
          </w:tcPr>
          <w:p w14:paraId="45192763">
            <w:pPr>
              <w:spacing w:after="0" w:line="240" w:lineRule="auto"/>
              <w:jc w:val="center"/>
              <w:rPr>
                <w:rFonts w:ascii="Times New Roman" w:hAnsi="Times New Roman" w:cs="Times New Roman"/>
                <w:szCs w:val="22"/>
              </w:rPr>
            </w:pPr>
          </w:p>
        </w:tc>
      </w:tr>
      <w:tr w14:paraId="1C8F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7DA4ACA6">
            <w:pPr>
              <w:spacing w:after="0" w:line="240" w:lineRule="auto"/>
              <w:jc w:val="center"/>
              <w:rPr>
                <w:rFonts w:ascii="Times New Roman" w:hAnsi="Times New Roman" w:cs="Times New Roman"/>
                <w:szCs w:val="22"/>
              </w:rPr>
            </w:pPr>
          </w:p>
        </w:tc>
        <w:tc>
          <w:tcPr>
            <w:tcW w:w="3300" w:type="dxa"/>
            <w:vMerge w:val="continue"/>
            <w:vAlign w:val="center"/>
          </w:tcPr>
          <w:p w14:paraId="31805637">
            <w:pPr>
              <w:pStyle w:val="8"/>
              <w:shd w:val="clear" w:color="auto" w:fill="FFFFFF"/>
              <w:jc w:val="center"/>
              <w:rPr>
                <w:color w:val="202124"/>
                <w:spacing w:val="3"/>
                <w:sz w:val="22"/>
                <w:szCs w:val="22"/>
              </w:rPr>
            </w:pPr>
          </w:p>
        </w:tc>
        <w:tc>
          <w:tcPr>
            <w:tcW w:w="757" w:type="dxa"/>
          </w:tcPr>
          <w:p w14:paraId="237843D7">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57CF49FF">
            <w:pPr>
              <w:spacing w:after="0" w:line="240" w:lineRule="auto"/>
              <w:jc w:val="center"/>
              <w:rPr>
                <w:rFonts w:ascii="Times New Roman" w:hAnsi="Times New Roman" w:cs="Times New Roman"/>
                <w:szCs w:val="22"/>
              </w:rPr>
            </w:pPr>
            <w:r>
              <w:rPr>
                <w:rFonts w:ascii="Times New Roman" w:hAnsi="Times New Roman" w:cs="Times New Roman"/>
                <w:szCs w:val="22"/>
              </w:rPr>
              <w:t>28</w:t>
            </w:r>
          </w:p>
        </w:tc>
        <w:tc>
          <w:tcPr>
            <w:tcW w:w="1796" w:type="dxa"/>
            <w:gridSpan w:val="2"/>
          </w:tcPr>
          <w:p w14:paraId="4656B2FF">
            <w:pPr>
              <w:spacing w:after="0" w:line="240" w:lineRule="auto"/>
              <w:jc w:val="center"/>
              <w:rPr>
                <w:rFonts w:ascii="Times New Roman" w:hAnsi="Times New Roman" w:cs="Times New Roman"/>
                <w:szCs w:val="22"/>
              </w:rPr>
            </w:pPr>
            <w:r>
              <w:rPr>
                <w:rFonts w:ascii="Times New Roman" w:hAnsi="Times New Roman" w:cs="Times New Roman"/>
                <w:szCs w:val="22"/>
              </w:rPr>
              <w:t>21.21%</w:t>
            </w:r>
          </w:p>
        </w:tc>
        <w:tc>
          <w:tcPr>
            <w:tcW w:w="1530" w:type="dxa"/>
            <w:vAlign w:val="center"/>
          </w:tcPr>
          <w:p w14:paraId="071DC80B">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12C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59A6E6DF">
            <w:pPr>
              <w:spacing w:after="0" w:line="240" w:lineRule="auto"/>
              <w:jc w:val="center"/>
              <w:rPr>
                <w:rFonts w:ascii="Times New Roman" w:hAnsi="Times New Roman" w:cs="Times New Roman"/>
                <w:szCs w:val="22"/>
              </w:rPr>
            </w:pPr>
          </w:p>
        </w:tc>
        <w:tc>
          <w:tcPr>
            <w:tcW w:w="3300" w:type="dxa"/>
            <w:vMerge w:val="continue"/>
            <w:vAlign w:val="center"/>
          </w:tcPr>
          <w:p w14:paraId="72F3E4AE">
            <w:pPr>
              <w:pStyle w:val="8"/>
              <w:shd w:val="clear" w:color="auto" w:fill="FFFFFF"/>
              <w:jc w:val="center"/>
              <w:rPr>
                <w:color w:val="202124"/>
                <w:spacing w:val="3"/>
                <w:sz w:val="22"/>
                <w:szCs w:val="22"/>
              </w:rPr>
            </w:pPr>
          </w:p>
        </w:tc>
        <w:tc>
          <w:tcPr>
            <w:tcW w:w="757" w:type="dxa"/>
          </w:tcPr>
          <w:p w14:paraId="1198E817">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320C7E04">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796" w:type="dxa"/>
            <w:gridSpan w:val="2"/>
          </w:tcPr>
          <w:p w14:paraId="244B3A1E">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1530" w:type="dxa"/>
            <w:vMerge w:val="restart"/>
            <w:vAlign w:val="center"/>
          </w:tcPr>
          <w:p w14:paraId="7501627E">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CC8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180644C">
            <w:pPr>
              <w:spacing w:after="0" w:line="240" w:lineRule="auto"/>
              <w:jc w:val="center"/>
              <w:rPr>
                <w:rFonts w:ascii="Times New Roman" w:hAnsi="Times New Roman" w:cs="Times New Roman"/>
                <w:szCs w:val="22"/>
              </w:rPr>
            </w:pPr>
          </w:p>
        </w:tc>
        <w:tc>
          <w:tcPr>
            <w:tcW w:w="3300" w:type="dxa"/>
            <w:vMerge w:val="continue"/>
            <w:vAlign w:val="center"/>
          </w:tcPr>
          <w:p w14:paraId="259482FD">
            <w:pPr>
              <w:pStyle w:val="8"/>
              <w:shd w:val="clear" w:color="auto" w:fill="FFFFFF"/>
              <w:jc w:val="center"/>
              <w:rPr>
                <w:color w:val="202124"/>
                <w:spacing w:val="3"/>
                <w:sz w:val="22"/>
                <w:szCs w:val="22"/>
              </w:rPr>
            </w:pPr>
          </w:p>
        </w:tc>
        <w:tc>
          <w:tcPr>
            <w:tcW w:w="757" w:type="dxa"/>
          </w:tcPr>
          <w:p w14:paraId="4D71F369">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2793D245">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796" w:type="dxa"/>
            <w:gridSpan w:val="2"/>
          </w:tcPr>
          <w:p w14:paraId="6CF673B6">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1530" w:type="dxa"/>
            <w:vMerge w:val="continue"/>
            <w:vAlign w:val="center"/>
          </w:tcPr>
          <w:p w14:paraId="45C1F45E">
            <w:pPr>
              <w:spacing w:after="0" w:line="240" w:lineRule="auto"/>
              <w:jc w:val="center"/>
              <w:rPr>
                <w:rFonts w:ascii="Times New Roman" w:hAnsi="Times New Roman" w:cs="Times New Roman"/>
                <w:szCs w:val="22"/>
              </w:rPr>
            </w:pPr>
          </w:p>
        </w:tc>
      </w:tr>
      <w:tr w14:paraId="1C04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77A28E67">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3300" w:type="dxa"/>
            <w:vMerge w:val="restart"/>
            <w:vAlign w:val="center"/>
          </w:tcPr>
          <w:p w14:paraId="323E0E77">
            <w:pPr>
              <w:pStyle w:val="8"/>
              <w:shd w:val="clear" w:color="auto" w:fill="FFFFFF"/>
              <w:rPr>
                <w:sz w:val="22"/>
                <w:szCs w:val="22"/>
                <w:lang w:bidi="th-TH"/>
              </w:rPr>
            </w:pPr>
            <w:r>
              <w:rPr>
                <w:sz w:val="22"/>
                <w:szCs w:val="22"/>
                <w:lang w:bidi="th-TH"/>
              </w:rPr>
              <w:t>Item No. 10</w:t>
            </w:r>
          </w:p>
          <w:p w14:paraId="11BDA740">
            <w:pPr>
              <w:pStyle w:val="8"/>
              <w:shd w:val="clear" w:color="auto" w:fill="FFFFFF"/>
              <w:rPr>
                <w:color w:val="202124"/>
                <w:spacing w:val="3"/>
                <w:sz w:val="22"/>
                <w:szCs w:val="22"/>
              </w:rPr>
            </w:pPr>
            <w:r>
              <w:rPr>
                <w:sz w:val="22"/>
                <w:szCs w:val="22"/>
                <w:lang w:bidi="th-TH"/>
              </w:rPr>
              <w:t>Overall, I believe that Quizizz for reading tasks is easy to use.</w:t>
            </w:r>
          </w:p>
        </w:tc>
        <w:tc>
          <w:tcPr>
            <w:tcW w:w="757" w:type="dxa"/>
          </w:tcPr>
          <w:p w14:paraId="33C608AF">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4F47F186">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796" w:type="dxa"/>
            <w:gridSpan w:val="2"/>
          </w:tcPr>
          <w:p w14:paraId="16097441">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1530" w:type="dxa"/>
            <w:vMerge w:val="restart"/>
            <w:vAlign w:val="center"/>
          </w:tcPr>
          <w:p w14:paraId="03BD9B89">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1886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77912987">
            <w:pPr>
              <w:spacing w:after="0" w:line="240" w:lineRule="auto"/>
              <w:jc w:val="center"/>
              <w:rPr>
                <w:rFonts w:ascii="Times New Roman" w:hAnsi="Times New Roman" w:cs="Times New Roman"/>
                <w:szCs w:val="22"/>
              </w:rPr>
            </w:pPr>
          </w:p>
        </w:tc>
        <w:tc>
          <w:tcPr>
            <w:tcW w:w="3300" w:type="dxa"/>
            <w:vMerge w:val="continue"/>
            <w:vAlign w:val="center"/>
          </w:tcPr>
          <w:p w14:paraId="16F30E7D">
            <w:pPr>
              <w:pStyle w:val="8"/>
              <w:shd w:val="clear" w:color="auto" w:fill="FFFFFF"/>
              <w:jc w:val="center"/>
              <w:rPr>
                <w:color w:val="202124"/>
                <w:spacing w:val="3"/>
                <w:sz w:val="22"/>
                <w:szCs w:val="22"/>
              </w:rPr>
            </w:pPr>
          </w:p>
        </w:tc>
        <w:tc>
          <w:tcPr>
            <w:tcW w:w="757" w:type="dxa"/>
          </w:tcPr>
          <w:p w14:paraId="057FA15D">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0C5E18FF">
            <w:pPr>
              <w:spacing w:after="0" w:line="240" w:lineRule="auto"/>
              <w:jc w:val="center"/>
              <w:rPr>
                <w:rFonts w:ascii="Times New Roman" w:hAnsi="Times New Roman" w:cs="Times New Roman"/>
                <w:szCs w:val="22"/>
              </w:rPr>
            </w:pPr>
            <w:r>
              <w:rPr>
                <w:rFonts w:ascii="Times New Roman" w:hAnsi="Times New Roman" w:cs="Times New Roman"/>
                <w:szCs w:val="22"/>
              </w:rPr>
              <w:t>46</w:t>
            </w:r>
          </w:p>
        </w:tc>
        <w:tc>
          <w:tcPr>
            <w:tcW w:w="1796" w:type="dxa"/>
            <w:gridSpan w:val="2"/>
          </w:tcPr>
          <w:p w14:paraId="10F1A88F">
            <w:pPr>
              <w:spacing w:after="0" w:line="240" w:lineRule="auto"/>
              <w:jc w:val="center"/>
              <w:rPr>
                <w:rFonts w:ascii="Times New Roman" w:hAnsi="Times New Roman" w:cs="Times New Roman"/>
                <w:szCs w:val="22"/>
              </w:rPr>
            </w:pPr>
            <w:r>
              <w:rPr>
                <w:rFonts w:ascii="Times New Roman" w:hAnsi="Times New Roman" w:cs="Times New Roman"/>
                <w:szCs w:val="22"/>
              </w:rPr>
              <w:t>34.85%</w:t>
            </w:r>
          </w:p>
        </w:tc>
        <w:tc>
          <w:tcPr>
            <w:tcW w:w="1530" w:type="dxa"/>
            <w:vMerge w:val="continue"/>
            <w:vAlign w:val="center"/>
          </w:tcPr>
          <w:p w14:paraId="21DC3916">
            <w:pPr>
              <w:spacing w:after="0" w:line="240" w:lineRule="auto"/>
              <w:jc w:val="center"/>
              <w:rPr>
                <w:rFonts w:ascii="Times New Roman" w:hAnsi="Times New Roman" w:cs="Times New Roman"/>
                <w:szCs w:val="22"/>
              </w:rPr>
            </w:pPr>
          </w:p>
        </w:tc>
      </w:tr>
      <w:tr w14:paraId="7A31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0715FF9C">
            <w:pPr>
              <w:spacing w:after="0" w:line="240" w:lineRule="auto"/>
              <w:jc w:val="center"/>
              <w:rPr>
                <w:rFonts w:ascii="Times New Roman" w:hAnsi="Times New Roman" w:cs="Times New Roman"/>
                <w:szCs w:val="22"/>
              </w:rPr>
            </w:pPr>
          </w:p>
        </w:tc>
        <w:tc>
          <w:tcPr>
            <w:tcW w:w="3300" w:type="dxa"/>
            <w:vMerge w:val="continue"/>
            <w:vAlign w:val="center"/>
          </w:tcPr>
          <w:p w14:paraId="71FBAD1B">
            <w:pPr>
              <w:pStyle w:val="8"/>
              <w:shd w:val="clear" w:color="auto" w:fill="FFFFFF"/>
              <w:jc w:val="center"/>
              <w:rPr>
                <w:color w:val="202124"/>
                <w:spacing w:val="3"/>
                <w:sz w:val="22"/>
                <w:szCs w:val="22"/>
              </w:rPr>
            </w:pPr>
          </w:p>
        </w:tc>
        <w:tc>
          <w:tcPr>
            <w:tcW w:w="757" w:type="dxa"/>
          </w:tcPr>
          <w:p w14:paraId="5F2CCFCE">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552CFA5C">
            <w:pPr>
              <w:spacing w:after="0" w:line="240" w:lineRule="auto"/>
              <w:jc w:val="center"/>
              <w:rPr>
                <w:rFonts w:ascii="Times New Roman" w:hAnsi="Times New Roman" w:cs="Times New Roman"/>
                <w:szCs w:val="22"/>
              </w:rPr>
            </w:pPr>
            <w:r>
              <w:rPr>
                <w:rFonts w:ascii="Times New Roman" w:hAnsi="Times New Roman" w:cs="Times New Roman"/>
                <w:szCs w:val="22"/>
              </w:rPr>
              <w:t>30</w:t>
            </w:r>
          </w:p>
        </w:tc>
        <w:tc>
          <w:tcPr>
            <w:tcW w:w="1796" w:type="dxa"/>
            <w:gridSpan w:val="2"/>
          </w:tcPr>
          <w:p w14:paraId="398D842C">
            <w:pPr>
              <w:spacing w:after="0" w:line="240" w:lineRule="auto"/>
              <w:jc w:val="center"/>
              <w:rPr>
                <w:rFonts w:ascii="Times New Roman" w:hAnsi="Times New Roman" w:cs="Times New Roman"/>
                <w:szCs w:val="22"/>
              </w:rPr>
            </w:pPr>
            <w:r>
              <w:rPr>
                <w:rFonts w:ascii="Times New Roman" w:hAnsi="Times New Roman" w:cs="Times New Roman"/>
                <w:szCs w:val="22"/>
              </w:rPr>
              <w:t>22.73%</w:t>
            </w:r>
          </w:p>
        </w:tc>
        <w:tc>
          <w:tcPr>
            <w:tcW w:w="1530" w:type="dxa"/>
            <w:vAlign w:val="center"/>
          </w:tcPr>
          <w:p w14:paraId="05146348">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533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54183642">
            <w:pPr>
              <w:spacing w:after="0" w:line="240" w:lineRule="auto"/>
              <w:jc w:val="center"/>
              <w:rPr>
                <w:rFonts w:ascii="Times New Roman" w:hAnsi="Times New Roman" w:cs="Times New Roman"/>
                <w:szCs w:val="22"/>
              </w:rPr>
            </w:pPr>
          </w:p>
        </w:tc>
        <w:tc>
          <w:tcPr>
            <w:tcW w:w="3300" w:type="dxa"/>
            <w:vMerge w:val="continue"/>
            <w:vAlign w:val="center"/>
          </w:tcPr>
          <w:p w14:paraId="3FE669E7">
            <w:pPr>
              <w:pStyle w:val="8"/>
              <w:shd w:val="clear" w:color="auto" w:fill="FFFFFF"/>
              <w:jc w:val="center"/>
              <w:rPr>
                <w:color w:val="202124"/>
                <w:spacing w:val="3"/>
                <w:sz w:val="22"/>
                <w:szCs w:val="22"/>
              </w:rPr>
            </w:pPr>
          </w:p>
        </w:tc>
        <w:tc>
          <w:tcPr>
            <w:tcW w:w="757" w:type="dxa"/>
          </w:tcPr>
          <w:p w14:paraId="05799A4A">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2520B46B">
            <w:pPr>
              <w:spacing w:after="0" w:line="240" w:lineRule="auto"/>
              <w:jc w:val="center"/>
              <w:rPr>
                <w:rFonts w:ascii="Times New Roman" w:hAnsi="Times New Roman" w:cs="Times New Roman"/>
                <w:szCs w:val="22"/>
              </w:rPr>
            </w:pPr>
            <w:r>
              <w:rPr>
                <w:rFonts w:ascii="Times New Roman" w:hAnsi="Times New Roman" w:cs="Times New Roman"/>
                <w:szCs w:val="22"/>
              </w:rPr>
              <w:t>13</w:t>
            </w:r>
          </w:p>
        </w:tc>
        <w:tc>
          <w:tcPr>
            <w:tcW w:w="1796" w:type="dxa"/>
            <w:gridSpan w:val="2"/>
          </w:tcPr>
          <w:p w14:paraId="72B634CD">
            <w:pPr>
              <w:spacing w:after="0" w:line="240" w:lineRule="auto"/>
              <w:jc w:val="center"/>
              <w:rPr>
                <w:rFonts w:ascii="Times New Roman" w:hAnsi="Times New Roman" w:cs="Times New Roman"/>
                <w:szCs w:val="22"/>
              </w:rPr>
            </w:pPr>
            <w:r>
              <w:rPr>
                <w:rFonts w:ascii="Times New Roman" w:hAnsi="Times New Roman" w:cs="Times New Roman"/>
                <w:szCs w:val="22"/>
              </w:rPr>
              <w:t>9.85%</w:t>
            </w:r>
          </w:p>
        </w:tc>
        <w:tc>
          <w:tcPr>
            <w:tcW w:w="1530" w:type="dxa"/>
            <w:vMerge w:val="restart"/>
            <w:vAlign w:val="center"/>
          </w:tcPr>
          <w:p w14:paraId="531484B2">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5448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6C0CC91">
            <w:pPr>
              <w:spacing w:after="0" w:line="240" w:lineRule="auto"/>
              <w:jc w:val="center"/>
              <w:rPr>
                <w:rFonts w:ascii="Times New Roman" w:hAnsi="Times New Roman" w:cs="Times New Roman"/>
                <w:szCs w:val="22"/>
              </w:rPr>
            </w:pPr>
          </w:p>
        </w:tc>
        <w:tc>
          <w:tcPr>
            <w:tcW w:w="3300" w:type="dxa"/>
            <w:vMerge w:val="continue"/>
            <w:vAlign w:val="center"/>
          </w:tcPr>
          <w:p w14:paraId="1D749BFD">
            <w:pPr>
              <w:pStyle w:val="8"/>
              <w:shd w:val="clear" w:color="auto" w:fill="FFFFFF"/>
              <w:jc w:val="center"/>
              <w:rPr>
                <w:color w:val="202124"/>
                <w:spacing w:val="3"/>
                <w:sz w:val="22"/>
                <w:szCs w:val="22"/>
              </w:rPr>
            </w:pPr>
          </w:p>
        </w:tc>
        <w:tc>
          <w:tcPr>
            <w:tcW w:w="757" w:type="dxa"/>
          </w:tcPr>
          <w:p w14:paraId="1D90ED10">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5BE34279">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796" w:type="dxa"/>
            <w:gridSpan w:val="2"/>
          </w:tcPr>
          <w:p w14:paraId="3879F69F">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1530" w:type="dxa"/>
            <w:vMerge w:val="continue"/>
            <w:vAlign w:val="center"/>
          </w:tcPr>
          <w:p w14:paraId="39F7035C">
            <w:pPr>
              <w:spacing w:after="0" w:line="240" w:lineRule="auto"/>
              <w:jc w:val="center"/>
              <w:rPr>
                <w:rFonts w:ascii="Times New Roman" w:hAnsi="Times New Roman" w:cs="Times New Roman"/>
                <w:szCs w:val="22"/>
              </w:rPr>
            </w:pPr>
          </w:p>
        </w:tc>
      </w:tr>
      <w:tr w14:paraId="3F4E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0401DAD2">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3300" w:type="dxa"/>
            <w:vMerge w:val="restart"/>
            <w:vAlign w:val="center"/>
          </w:tcPr>
          <w:p w14:paraId="56344F4D">
            <w:pPr>
              <w:pStyle w:val="8"/>
              <w:shd w:val="clear" w:color="auto" w:fill="FFFFFF"/>
              <w:rPr>
                <w:sz w:val="22"/>
                <w:szCs w:val="22"/>
                <w:lang w:bidi="th-TH"/>
              </w:rPr>
            </w:pPr>
            <w:r>
              <w:rPr>
                <w:sz w:val="22"/>
                <w:szCs w:val="22"/>
                <w:lang w:bidi="th-TH"/>
              </w:rPr>
              <w:t>Item No. 11</w:t>
            </w:r>
          </w:p>
          <w:p w14:paraId="2FD332D6">
            <w:pPr>
              <w:pStyle w:val="8"/>
              <w:shd w:val="clear" w:color="auto" w:fill="FFFFFF"/>
              <w:rPr>
                <w:color w:val="202124"/>
                <w:spacing w:val="3"/>
                <w:sz w:val="22"/>
                <w:szCs w:val="22"/>
              </w:rPr>
            </w:pPr>
            <w:r>
              <w:rPr>
                <w:sz w:val="22"/>
                <w:szCs w:val="22"/>
                <w:lang w:bidi="th-TH"/>
              </w:rPr>
              <w:t>I think that using Quizizz is a good idea for reading activities.</w:t>
            </w:r>
          </w:p>
        </w:tc>
        <w:tc>
          <w:tcPr>
            <w:tcW w:w="757" w:type="dxa"/>
          </w:tcPr>
          <w:p w14:paraId="54520ADE">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6A77B94B">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796" w:type="dxa"/>
            <w:gridSpan w:val="2"/>
          </w:tcPr>
          <w:p w14:paraId="0E0C5980">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1530" w:type="dxa"/>
            <w:vMerge w:val="restart"/>
            <w:vAlign w:val="center"/>
          </w:tcPr>
          <w:p w14:paraId="0AD24285">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256E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4459FC53">
            <w:pPr>
              <w:spacing w:after="0" w:line="240" w:lineRule="auto"/>
              <w:jc w:val="center"/>
              <w:rPr>
                <w:rFonts w:ascii="Times New Roman" w:hAnsi="Times New Roman" w:cs="Times New Roman"/>
                <w:szCs w:val="22"/>
              </w:rPr>
            </w:pPr>
          </w:p>
        </w:tc>
        <w:tc>
          <w:tcPr>
            <w:tcW w:w="3300" w:type="dxa"/>
            <w:vMerge w:val="continue"/>
            <w:vAlign w:val="center"/>
          </w:tcPr>
          <w:p w14:paraId="4B31DDB5">
            <w:pPr>
              <w:pStyle w:val="8"/>
              <w:shd w:val="clear" w:color="auto" w:fill="FFFFFF"/>
              <w:jc w:val="center"/>
              <w:rPr>
                <w:color w:val="202124"/>
                <w:spacing w:val="3"/>
                <w:sz w:val="22"/>
                <w:szCs w:val="22"/>
              </w:rPr>
            </w:pPr>
          </w:p>
        </w:tc>
        <w:tc>
          <w:tcPr>
            <w:tcW w:w="757" w:type="dxa"/>
          </w:tcPr>
          <w:p w14:paraId="531355A0">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27C8B20B">
            <w:pPr>
              <w:spacing w:after="0" w:line="240" w:lineRule="auto"/>
              <w:jc w:val="center"/>
              <w:rPr>
                <w:rFonts w:ascii="Times New Roman" w:hAnsi="Times New Roman" w:cs="Times New Roman"/>
                <w:szCs w:val="22"/>
              </w:rPr>
            </w:pPr>
            <w:r>
              <w:rPr>
                <w:rFonts w:ascii="Times New Roman" w:hAnsi="Times New Roman" w:cs="Times New Roman"/>
                <w:szCs w:val="22"/>
              </w:rPr>
              <w:t>40</w:t>
            </w:r>
          </w:p>
        </w:tc>
        <w:tc>
          <w:tcPr>
            <w:tcW w:w="1796" w:type="dxa"/>
            <w:gridSpan w:val="2"/>
          </w:tcPr>
          <w:p w14:paraId="59631E72">
            <w:pPr>
              <w:spacing w:after="0" w:line="240" w:lineRule="auto"/>
              <w:jc w:val="center"/>
              <w:rPr>
                <w:rFonts w:ascii="Times New Roman" w:hAnsi="Times New Roman" w:cs="Times New Roman"/>
                <w:szCs w:val="22"/>
              </w:rPr>
            </w:pPr>
            <w:r>
              <w:rPr>
                <w:rFonts w:ascii="Times New Roman" w:hAnsi="Times New Roman" w:cs="Times New Roman"/>
                <w:szCs w:val="22"/>
              </w:rPr>
              <w:t>30.30%</w:t>
            </w:r>
          </w:p>
        </w:tc>
        <w:tc>
          <w:tcPr>
            <w:tcW w:w="1530" w:type="dxa"/>
            <w:vMerge w:val="continue"/>
            <w:vAlign w:val="center"/>
          </w:tcPr>
          <w:p w14:paraId="4A93DC12">
            <w:pPr>
              <w:spacing w:after="0" w:line="240" w:lineRule="auto"/>
              <w:jc w:val="center"/>
              <w:rPr>
                <w:rFonts w:ascii="Times New Roman" w:hAnsi="Times New Roman" w:cs="Times New Roman"/>
                <w:szCs w:val="22"/>
              </w:rPr>
            </w:pPr>
          </w:p>
        </w:tc>
      </w:tr>
      <w:tr w14:paraId="3C91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1BDE9DF6">
            <w:pPr>
              <w:spacing w:after="0" w:line="240" w:lineRule="auto"/>
              <w:jc w:val="center"/>
              <w:rPr>
                <w:rFonts w:ascii="Times New Roman" w:hAnsi="Times New Roman" w:cs="Times New Roman"/>
                <w:szCs w:val="22"/>
              </w:rPr>
            </w:pPr>
          </w:p>
        </w:tc>
        <w:tc>
          <w:tcPr>
            <w:tcW w:w="3300" w:type="dxa"/>
            <w:vMerge w:val="continue"/>
            <w:vAlign w:val="center"/>
          </w:tcPr>
          <w:p w14:paraId="465EB052">
            <w:pPr>
              <w:pStyle w:val="8"/>
              <w:shd w:val="clear" w:color="auto" w:fill="FFFFFF"/>
              <w:jc w:val="center"/>
              <w:rPr>
                <w:color w:val="202124"/>
                <w:spacing w:val="3"/>
                <w:sz w:val="22"/>
                <w:szCs w:val="22"/>
              </w:rPr>
            </w:pPr>
          </w:p>
        </w:tc>
        <w:tc>
          <w:tcPr>
            <w:tcW w:w="757" w:type="dxa"/>
          </w:tcPr>
          <w:p w14:paraId="399F1E58">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285BE6AB">
            <w:pPr>
              <w:spacing w:after="0" w:line="240" w:lineRule="auto"/>
              <w:jc w:val="center"/>
              <w:rPr>
                <w:rFonts w:ascii="Times New Roman" w:hAnsi="Times New Roman" w:cs="Times New Roman"/>
                <w:szCs w:val="22"/>
              </w:rPr>
            </w:pPr>
            <w:r>
              <w:rPr>
                <w:rFonts w:ascii="Times New Roman" w:hAnsi="Times New Roman" w:cs="Times New Roman"/>
                <w:szCs w:val="22"/>
              </w:rPr>
              <w:t>29</w:t>
            </w:r>
          </w:p>
        </w:tc>
        <w:tc>
          <w:tcPr>
            <w:tcW w:w="1796" w:type="dxa"/>
            <w:gridSpan w:val="2"/>
          </w:tcPr>
          <w:p w14:paraId="68ACF9A6">
            <w:pPr>
              <w:spacing w:after="0" w:line="240" w:lineRule="auto"/>
              <w:jc w:val="center"/>
              <w:rPr>
                <w:rFonts w:ascii="Times New Roman" w:hAnsi="Times New Roman" w:cs="Times New Roman"/>
                <w:szCs w:val="22"/>
              </w:rPr>
            </w:pPr>
            <w:r>
              <w:rPr>
                <w:rFonts w:ascii="Times New Roman" w:hAnsi="Times New Roman" w:cs="Times New Roman"/>
                <w:szCs w:val="22"/>
              </w:rPr>
              <w:t>21.97%</w:t>
            </w:r>
          </w:p>
        </w:tc>
        <w:tc>
          <w:tcPr>
            <w:tcW w:w="1530" w:type="dxa"/>
            <w:vAlign w:val="center"/>
          </w:tcPr>
          <w:p w14:paraId="4EF232BD">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C69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198BCAD">
            <w:pPr>
              <w:spacing w:after="0" w:line="240" w:lineRule="auto"/>
              <w:jc w:val="center"/>
              <w:rPr>
                <w:rFonts w:ascii="Times New Roman" w:hAnsi="Times New Roman" w:cs="Times New Roman"/>
                <w:szCs w:val="22"/>
              </w:rPr>
            </w:pPr>
          </w:p>
        </w:tc>
        <w:tc>
          <w:tcPr>
            <w:tcW w:w="3300" w:type="dxa"/>
            <w:vMerge w:val="continue"/>
            <w:vAlign w:val="center"/>
          </w:tcPr>
          <w:p w14:paraId="4B8B190E">
            <w:pPr>
              <w:pStyle w:val="8"/>
              <w:shd w:val="clear" w:color="auto" w:fill="FFFFFF"/>
              <w:jc w:val="center"/>
              <w:rPr>
                <w:color w:val="202124"/>
                <w:spacing w:val="3"/>
                <w:sz w:val="22"/>
                <w:szCs w:val="22"/>
              </w:rPr>
            </w:pPr>
          </w:p>
        </w:tc>
        <w:tc>
          <w:tcPr>
            <w:tcW w:w="757" w:type="dxa"/>
          </w:tcPr>
          <w:p w14:paraId="324D109E">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518351C4">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1796" w:type="dxa"/>
            <w:gridSpan w:val="2"/>
          </w:tcPr>
          <w:p w14:paraId="35E4BA46">
            <w:pPr>
              <w:spacing w:after="0" w:line="240" w:lineRule="auto"/>
              <w:jc w:val="center"/>
              <w:rPr>
                <w:rFonts w:ascii="Times New Roman" w:hAnsi="Times New Roman" w:cs="Times New Roman"/>
                <w:szCs w:val="22"/>
              </w:rPr>
            </w:pPr>
            <w:r>
              <w:rPr>
                <w:rFonts w:ascii="Times New Roman" w:hAnsi="Times New Roman" w:cs="Times New Roman"/>
                <w:szCs w:val="22"/>
              </w:rPr>
              <w:t>9.09%</w:t>
            </w:r>
          </w:p>
        </w:tc>
        <w:tc>
          <w:tcPr>
            <w:tcW w:w="1530" w:type="dxa"/>
            <w:vMerge w:val="restart"/>
            <w:vAlign w:val="center"/>
          </w:tcPr>
          <w:p w14:paraId="22CAE2C1">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0E4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5EEAA88F">
            <w:pPr>
              <w:spacing w:after="0" w:line="240" w:lineRule="auto"/>
              <w:jc w:val="center"/>
              <w:rPr>
                <w:rFonts w:ascii="Times New Roman" w:hAnsi="Times New Roman" w:cs="Times New Roman"/>
                <w:szCs w:val="22"/>
              </w:rPr>
            </w:pPr>
          </w:p>
        </w:tc>
        <w:tc>
          <w:tcPr>
            <w:tcW w:w="3300" w:type="dxa"/>
            <w:vMerge w:val="continue"/>
            <w:vAlign w:val="center"/>
          </w:tcPr>
          <w:p w14:paraId="6B51704E">
            <w:pPr>
              <w:pStyle w:val="8"/>
              <w:shd w:val="clear" w:color="auto" w:fill="FFFFFF"/>
              <w:jc w:val="center"/>
              <w:rPr>
                <w:color w:val="202124"/>
                <w:spacing w:val="3"/>
                <w:sz w:val="22"/>
                <w:szCs w:val="22"/>
              </w:rPr>
            </w:pPr>
          </w:p>
        </w:tc>
        <w:tc>
          <w:tcPr>
            <w:tcW w:w="757" w:type="dxa"/>
          </w:tcPr>
          <w:p w14:paraId="2E4E51EE">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0DA9D907">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1796" w:type="dxa"/>
            <w:gridSpan w:val="2"/>
          </w:tcPr>
          <w:p w14:paraId="47F7928C">
            <w:pPr>
              <w:spacing w:after="0" w:line="240" w:lineRule="auto"/>
              <w:jc w:val="center"/>
              <w:rPr>
                <w:rFonts w:ascii="Times New Roman" w:hAnsi="Times New Roman" w:cs="Times New Roman"/>
                <w:szCs w:val="22"/>
              </w:rPr>
            </w:pPr>
            <w:r>
              <w:rPr>
                <w:rFonts w:ascii="Times New Roman" w:hAnsi="Times New Roman" w:cs="Times New Roman"/>
                <w:szCs w:val="22"/>
              </w:rPr>
              <w:t>9.09%</w:t>
            </w:r>
          </w:p>
        </w:tc>
        <w:tc>
          <w:tcPr>
            <w:tcW w:w="1530" w:type="dxa"/>
            <w:vMerge w:val="continue"/>
            <w:vAlign w:val="center"/>
          </w:tcPr>
          <w:p w14:paraId="7FBDD6C1">
            <w:pPr>
              <w:spacing w:after="0" w:line="240" w:lineRule="auto"/>
              <w:jc w:val="center"/>
              <w:rPr>
                <w:rFonts w:ascii="Times New Roman" w:hAnsi="Times New Roman" w:cs="Times New Roman"/>
                <w:szCs w:val="22"/>
              </w:rPr>
            </w:pPr>
          </w:p>
        </w:tc>
      </w:tr>
      <w:tr w14:paraId="63FC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4CB7B602">
            <w:pPr>
              <w:spacing w:after="0" w:line="240" w:lineRule="auto"/>
              <w:jc w:val="center"/>
              <w:rPr>
                <w:rFonts w:ascii="Times New Roman" w:hAnsi="Times New Roman" w:cs="Times New Roman"/>
                <w:szCs w:val="22"/>
              </w:rPr>
            </w:pPr>
            <w:r>
              <w:rPr>
                <w:rFonts w:ascii="Times New Roman" w:hAnsi="Times New Roman" w:cs="Times New Roman"/>
                <w:szCs w:val="22"/>
              </w:rPr>
              <w:t>7.</w:t>
            </w:r>
          </w:p>
        </w:tc>
        <w:tc>
          <w:tcPr>
            <w:tcW w:w="3300" w:type="dxa"/>
            <w:vMerge w:val="restart"/>
            <w:vAlign w:val="center"/>
          </w:tcPr>
          <w:p w14:paraId="3ECE379A">
            <w:pPr>
              <w:pStyle w:val="8"/>
              <w:shd w:val="clear" w:color="auto" w:fill="FFFFFF"/>
              <w:rPr>
                <w:sz w:val="22"/>
                <w:szCs w:val="22"/>
                <w:lang w:bidi="th-TH"/>
              </w:rPr>
            </w:pPr>
            <w:r>
              <w:rPr>
                <w:sz w:val="22"/>
                <w:szCs w:val="22"/>
                <w:lang w:bidi="th-TH"/>
              </w:rPr>
              <w:t>Item No. 13</w:t>
            </w:r>
          </w:p>
          <w:p w14:paraId="0837F6BA">
            <w:pPr>
              <w:pStyle w:val="8"/>
              <w:shd w:val="clear" w:color="auto" w:fill="FFFFFF"/>
              <w:rPr>
                <w:color w:val="202124"/>
                <w:spacing w:val="3"/>
                <w:sz w:val="22"/>
                <w:szCs w:val="22"/>
              </w:rPr>
            </w:pPr>
            <w:r>
              <w:rPr>
                <w:sz w:val="22"/>
                <w:szCs w:val="22"/>
                <w:lang w:bidi="th-TH"/>
              </w:rPr>
              <w:t>I find Quizizz is fun in reading exercises.</w:t>
            </w:r>
          </w:p>
        </w:tc>
        <w:tc>
          <w:tcPr>
            <w:tcW w:w="757" w:type="dxa"/>
          </w:tcPr>
          <w:p w14:paraId="6600E0A2">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4AB6A75A">
            <w:pPr>
              <w:spacing w:after="0" w:line="240" w:lineRule="auto"/>
              <w:jc w:val="center"/>
              <w:rPr>
                <w:rFonts w:ascii="Times New Roman" w:hAnsi="Times New Roman" w:cs="Times New Roman"/>
                <w:szCs w:val="22"/>
              </w:rPr>
            </w:pPr>
            <w:r>
              <w:rPr>
                <w:rFonts w:ascii="Times New Roman" w:hAnsi="Times New Roman" w:cs="Times New Roman"/>
                <w:szCs w:val="22"/>
              </w:rPr>
              <w:t>40</w:t>
            </w:r>
          </w:p>
        </w:tc>
        <w:tc>
          <w:tcPr>
            <w:tcW w:w="1796" w:type="dxa"/>
            <w:gridSpan w:val="2"/>
          </w:tcPr>
          <w:p w14:paraId="5C3F153D">
            <w:pPr>
              <w:spacing w:after="0" w:line="240" w:lineRule="auto"/>
              <w:jc w:val="center"/>
              <w:rPr>
                <w:rFonts w:ascii="Times New Roman" w:hAnsi="Times New Roman" w:cs="Times New Roman"/>
                <w:szCs w:val="22"/>
              </w:rPr>
            </w:pPr>
            <w:r>
              <w:rPr>
                <w:rFonts w:ascii="Times New Roman" w:hAnsi="Times New Roman" w:cs="Times New Roman"/>
                <w:szCs w:val="22"/>
              </w:rPr>
              <w:t>30.30%</w:t>
            </w:r>
          </w:p>
        </w:tc>
        <w:tc>
          <w:tcPr>
            <w:tcW w:w="1530" w:type="dxa"/>
            <w:vMerge w:val="restart"/>
            <w:vAlign w:val="center"/>
          </w:tcPr>
          <w:p w14:paraId="7B1EB46D">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3E7F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570" w:type="dxa"/>
            <w:vMerge w:val="continue"/>
            <w:vAlign w:val="center"/>
          </w:tcPr>
          <w:p w14:paraId="6FECB09A">
            <w:pPr>
              <w:spacing w:after="0" w:line="240" w:lineRule="auto"/>
              <w:jc w:val="center"/>
              <w:rPr>
                <w:rFonts w:ascii="Times New Roman" w:hAnsi="Times New Roman" w:cs="Times New Roman"/>
                <w:b/>
                <w:bCs/>
                <w:szCs w:val="22"/>
              </w:rPr>
            </w:pPr>
          </w:p>
        </w:tc>
        <w:tc>
          <w:tcPr>
            <w:tcW w:w="3300" w:type="dxa"/>
            <w:vMerge w:val="continue"/>
            <w:vAlign w:val="center"/>
          </w:tcPr>
          <w:p w14:paraId="663FF097">
            <w:pPr>
              <w:pStyle w:val="8"/>
              <w:shd w:val="clear" w:color="auto" w:fill="FFFFFF"/>
              <w:jc w:val="center"/>
              <w:rPr>
                <w:color w:val="202124"/>
                <w:spacing w:val="3"/>
                <w:sz w:val="22"/>
                <w:szCs w:val="22"/>
              </w:rPr>
            </w:pPr>
          </w:p>
        </w:tc>
        <w:tc>
          <w:tcPr>
            <w:tcW w:w="757" w:type="dxa"/>
          </w:tcPr>
          <w:p w14:paraId="3DFDB962">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49BDA6FD">
            <w:pPr>
              <w:spacing w:after="0" w:line="240" w:lineRule="auto"/>
              <w:jc w:val="center"/>
              <w:rPr>
                <w:rFonts w:ascii="Times New Roman" w:hAnsi="Times New Roman" w:cs="Times New Roman"/>
                <w:szCs w:val="22"/>
              </w:rPr>
            </w:pPr>
            <w:r>
              <w:rPr>
                <w:rFonts w:ascii="Times New Roman" w:hAnsi="Times New Roman" w:cs="Times New Roman"/>
                <w:szCs w:val="22"/>
              </w:rPr>
              <w:t>44</w:t>
            </w:r>
          </w:p>
        </w:tc>
        <w:tc>
          <w:tcPr>
            <w:tcW w:w="1796" w:type="dxa"/>
            <w:gridSpan w:val="2"/>
          </w:tcPr>
          <w:p w14:paraId="0BBC0F35">
            <w:pPr>
              <w:spacing w:after="0" w:line="240" w:lineRule="auto"/>
              <w:jc w:val="center"/>
              <w:rPr>
                <w:rFonts w:ascii="Times New Roman" w:hAnsi="Times New Roman" w:cs="Times New Roman"/>
                <w:szCs w:val="22"/>
              </w:rPr>
            </w:pPr>
            <w:r>
              <w:rPr>
                <w:rFonts w:ascii="Times New Roman" w:hAnsi="Times New Roman" w:cs="Times New Roman"/>
                <w:szCs w:val="22"/>
              </w:rPr>
              <w:t>33.33%</w:t>
            </w:r>
          </w:p>
        </w:tc>
        <w:tc>
          <w:tcPr>
            <w:tcW w:w="1530" w:type="dxa"/>
            <w:vMerge w:val="continue"/>
            <w:vAlign w:val="center"/>
          </w:tcPr>
          <w:p w14:paraId="48A008D2">
            <w:pPr>
              <w:spacing w:after="0" w:line="240" w:lineRule="auto"/>
              <w:jc w:val="center"/>
              <w:rPr>
                <w:rFonts w:ascii="Times New Roman" w:hAnsi="Times New Roman" w:cs="Times New Roman"/>
                <w:szCs w:val="22"/>
              </w:rPr>
            </w:pPr>
          </w:p>
        </w:tc>
      </w:tr>
      <w:tr w14:paraId="2391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570" w:type="dxa"/>
            <w:vMerge w:val="continue"/>
            <w:vAlign w:val="center"/>
          </w:tcPr>
          <w:p w14:paraId="2FD4ED75">
            <w:pPr>
              <w:spacing w:after="0" w:line="240" w:lineRule="auto"/>
              <w:jc w:val="center"/>
              <w:rPr>
                <w:rFonts w:ascii="Times New Roman" w:hAnsi="Times New Roman" w:cs="Times New Roman"/>
                <w:b/>
                <w:bCs/>
                <w:szCs w:val="22"/>
              </w:rPr>
            </w:pPr>
          </w:p>
        </w:tc>
        <w:tc>
          <w:tcPr>
            <w:tcW w:w="3300" w:type="dxa"/>
            <w:vMerge w:val="continue"/>
            <w:vAlign w:val="center"/>
          </w:tcPr>
          <w:p w14:paraId="16A671E8">
            <w:pPr>
              <w:pStyle w:val="8"/>
              <w:shd w:val="clear" w:color="auto" w:fill="FFFFFF"/>
              <w:jc w:val="center"/>
              <w:rPr>
                <w:color w:val="202124"/>
                <w:spacing w:val="3"/>
                <w:sz w:val="22"/>
                <w:szCs w:val="22"/>
              </w:rPr>
            </w:pPr>
          </w:p>
        </w:tc>
        <w:tc>
          <w:tcPr>
            <w:tcW w:w="757" w:type="dxa"/>
          </w:tcPr>
          <w:p w14:paraId="0A6C80F0">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7F9B3EBE">
            <w:pPr>
              <w:spacing w:after="0" w:line="240" w:lineRule="auto"/>
              <w:jc w:val="center"/>
              <w:rPr>
                <w:rFonts w:ascii="Times New Roman" w:hAnsi="Times New Roman" w:cs="Times New Roman"/>
                <w:szCs w:val="22"/>
              </w:rPr>
            </w:pPr>
            <w:r>
              <w:rPr>
                <w:rFonts w:ascii="Times New Roman" w:hAnsi="Times New Roman" w:cs="Times New Roman"/>
                <w:szCs w:val="22"/>
              </w:rPr>
              <w:t>25</w:t>
            </w:r>
          </w:p>
        </w:tc>
        <w:tc>
          <w:tcPr>
            <w:tcW w:w="1796" w:type="dxa"/>
            <w:gridSpan w:val="2"/>
          </w:tcPr>
          <w:p w14:paraId="01C2EAC6">
            <w:pPr>
              <w:spacing w:after="0" w:line="240" w:lineRule="auto"/>
              <w:jc w:val="center"/>
              <w:rPr>
                <w:rFonts w:ascii="Times New Roman" w:hAnsi="Times New Roman" w:cs="Times New Roman"/>
                <w:szCs w:val="22"/>
              </w:rPr>
            </w:pPr>
            <w:r>
              <w:rPr>
                <w:rFonts w:ascii="Times New Roman" w:hAnsi="Times New Roman" w:cs="Times New Roman"/>
                <w:szCs w:val="22"/>
              </w:rPr>
              <w:t>18.94%</w:t>
            </w:r>
          </w:p>
        </w:tc>
        <w:tc>
          <w:tcPr>
            <w:tcW w:w="1530" w:type="dxa"/>
            <w:vAlign w:val="center"/>
          </w:tcPr>
          <w:p w14:paraId="2DB56933">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20F3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235AEB2A">
            <w:pPr>
              <w:spacing w:after="0" w:line="240" w:lineRule="auto"/>
              <w:jc w:val="center"/>
              <w:rPr>
                <w:rFonts w:ascii="Times New Roman" w:hAnsi="Times New Roman" w:cs="Times New Roman"/>
                <w:b/>
                <w:bCs/>
                <w:szCs w:val="22"/>
              </w:rPr>
            </w:pPr>
          </w:p>
        </w:tc>
        <w:tc>
          <w:tcPr>
            <w:tcW w:w="3300" w:type="dxa"/>
            <w:vMerge w:val="continue"/>
            <w:vAlign w:val="center"/>
          </w:tcPr>
          <w:p w14:paraId="71FC7003">
            <w:pPr>
              <w:pStyle w:val="8"/>
              <w:shd w:val="clear" w:color="auto" w:fill="FFFFFF"/>
              <w:jc w:val="center"/>
              <w:rPr>
                <w:color w:val="202124"/>
                <w:spacing w:val="3"/>
                <w:sz w:val="22"/>
                <w:szCs w:val="22"/>
              </w:rPr>
            </w:pPr>
          </w:p>
        </w:tc>
        <w:tc>
          <w:tcPr>
            <w:tcW w:w="757" w:type="dxa"/>
          </w:tcPr>
          <w:p w14:paraId="7C622769">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5C8EDEF4">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1796" w:type="dxa"/>
            <w:gridSpan w:val="2"/>
          </w:tcPr>
          <w:p w14:paraId="700C2190">
            <w:pPr>
              <w:spacing w:after="0" w:line="240" w:lineRule="auto"/>
              <w:jc w:val="center"/>
              <w:rPr>
                <w:rFonts w:ascii="Times New Roman" w:hAnsi="Times New Roman" w:cs="Times New Roman"/>
                <w:szCs w:val="22"/>
              </w:rPr>
            </w:pPr>
            <w:r>
              <w:rPr>
                <w:rFonts w:ascii="Times New Roman" w:hAnsi="Times New Roman" w:cs="Times New Roman"/>
                <w:szCs w:val="22"/>
              </w:rPr>
              <w:t>9.09%</w:t>
            </w:r>
          </w:p>
        </w:tc>
        <w:tc>
          <w:tcPr>
            <w:tcW w:w="1530" w:type="dxa"/>
            <w:vMerge w:val="restart"/>
            <w:vAlign w:val="center"/>
          </w:tcPr>
          <w:p w14:paraId="1C7072DF">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0835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CA7D3FA">
            <w:pPr>
              <w:spacing w:after="0" w:line="240" w:lineRule="auto"/>
              <w:jc w:val="center"/>
              <w:rPr>
                <w:rFonts w:ascii="Times New Roman" w:hAnsi="Times New Roman" w:cs="Times New Roman"/>
                <w:b/>
                <w:bCs/>
                <w:szCs w:val="22"/>
              </w:rPr>
            </w:pPr>
          </w:p>
        </w:tc>
        <w:tc>
          <w:tcPr>
            <w:tcW w:w="3300" w:type="dxa"/>
            <w:vMerge w:val="continue"/>
            <w:vAlign w:val="center"/>
          </w:tcPr>
          <w:p w14:paraId="0D7BE408">
            <w:pPr>
              <w:pStyle w:val="8"/>
              <w:shd w:val="clear" w:color="auto" w:fill="FFFFFF"/>
              <w:jc w:val="center"/>
              <w:rPr>
                <w:color w:val="202124"/>
                <w:spacing w:val="3"/>
                <w:sz w:val="22"/>
                <w:szCs w:val="22"/>
              </w:rPr>
            </w:pPr>
          </w:p>
        </w:tc>
        <w:tc>
          <w:tcPr>
            <w:tcW w:w="757" w:type="dxa"/>
          </w:tcPr>
          <w:p w14:paraId="64E7C1F3">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2A086637">
            <w:pPr>
              <w:spacing w:after="0" w:line="240" w:lineRule="auto"/>
              <w:jc w:val="center"/>
              <w:rPr>
                <w:rFonts w:ascii="Times New Roman" w:hAnsi="Times New Roman" w:cs="Times New Roman"/>
                <w:szCs w:val="22"/>
              </w:rPr>
            </w:pPr>
            <w:r>
              <w:rPr>
                <w:rFonts w:ascii="Times New Roman" w:hAnsi="Times New Roman" w:cs="Times New Roman"/>
                <w:szCs w:val="22"/>
              </w:rPr>
              <w:t>11</w:t>
            </w:r>
          </w:p>
        </w:tc>
        <w:tc>
          <w:tcPr>
            <w:tcW w:w="1796" w:type="dxa"/>
            <w:gridSpan w:val="2"/>
          </w:tcPr>
          <w:p w14:paraId="1F4604C7">
            <w:pPr>
              <w:spacing w:after="0" w:line="240" w:lineRule="auto"/>
              <w:jc w:val="center"/>
              <w:rPr>
                <w:rFonts w:ascii="Times New Roman" w:hAnsi="Times New Roman" w:cs="Times New Roman"/>
                <w:szCs w:val="22"/>
              </w:rPr>
            </w:pPr>
            <w:r>
              <w:rPr>
                <w:rFonts w:ascii="Times New Roman" w:hAnsi="Times New Roman" w:cs="Times New Roman"/>
                <w:szCs w:val="22"/>
              </w:rPr>
              <w:t>8.33%</w:t>
            </w:r>
          </w:p>
        </w:tc>
        <w:tc>
          <w:tcPr>
            <w:tcW w:w="1530" w:type="dxa"/>
            <w:vMerge w:val="continue"/>
            <w:vAlign w:val="center"/>
          </w:tcPr>
          <w:p w14:paraId="5C3213FE">
            <w:pPr>
              <w:spacing w:after="0" w:line="240" w:lineRule="auto"/>
              <w:jc w:val="center"/>
              <w:rPr>
                <w:rFonts w:ascii="Times New Roman" w:hAnsi="Times New Roman" w:cs="Times New Roman"/>
                <w:szCs w:val="22"/>
              </w:rPr>
            </w:pPr>
          </w:p>
        </w:tc>
      </w:tr>
      <w:tr w14:paraId="518A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570" w:type="dxa"/>
            <w:vMerge w:val="restart"/>
            <w:vAlign w:val="center"/>
          </w:tcPr>
          <w:p w14:paraId="15B7DF49">
            <w:pPr>
              <w:spacing w:after="0" w:line="240" w:lineRule="auto"/>
              <w:jc w:val="center"/>
              <w:rPr>
                <w:rFonts w:ascii="Times New Roman" w:hAnsi="Times New Roman" w:cs="Times New Roman"/>
                <w:szCs w:val="22"/>
              </w:rPr>
            </w:pPr>
            <w:r>
              <w:rPr>
                <w:rFonts w:ascii="Times New Roman" w:hAnsi="Times New Roman" w:cs="Times New Roman"/>
                <w:szCs w:val="22"/>
              </w:rPr>
              <w:t>8.</w:t>
            </w:r>
          </w:p>
        </w:tc>
        <w:tc>
          <w:tcPr>
            <w:tcW w:w="3300" w:type="dxa"/>
            <w:vMerge w:val="restart"/>
            <w:vAlign w:val="center"/>
          </w:tcPr>
          <w:p w14:paraId="49FDAB6A">
            <w:pPr>
              <w:pStyle w:val="8"/>
              <w:shd w:val="clear" w:color="auto" w:fill="FFFFFF"/>
              <w:rPr>
                <w:sz w:val="22"/>
                <w:szCs w:val="22"/>
                <w:lang w:bidi="th-TH"/>
              </w:rPr>
            </w:pPr>
            <w:r>
              <w:rPr>
                <w:sz w:val="22"/>
                <w:szCs w:val="22"/>
                <w:lang w:bidi="th-TH"/>
              </w:rPr>
              <w:t>Item No. 14</w:t>
            </w:r>
          </w:p>
          <w:p w14:paraId="23A5EEAE">
            <w:pPr>
              <w:pStyle w:val="8"/>
              <w:shd w:val="clear" w:color="auto" w:fill="FFFFFF"/>
              <w:rPr>
                <w:color w:val="202124"/>
                <w:spacing w:val="3"/>
                <w:sz w:val="22"/>
                <w:szCs w:val="22"/>
              </w:rPr>
            </w:pPr>
            <w:r>
              <w:rPr>
                <w:sz w:val="22"/>
                <w:szCs w:val="22"/>
                <w:lang w:bidi="th-TH"/>
              </w:rPr>
              <w:t>I am more confident in doing reading exercises using Quizizz than other methods.</w:t>
            </w:r>
          </w:p>
        </w:tc>
        <w:tc>
          <w:tcPr>
            <w:tcW w:w="757" w:type="dxa"/>
          </w:tcPr>
          <w:p w14:paraId="2FC255A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4D5C328B">
            <w:pPr>
              <w:spacing w:after="0" w:line="240" w:lineRule="auto"/>
              <w:jc w:val="center"/>
              <w:rPr>
                <w:rFonts w:ascii="Times New Roman" w:hAnsi="Times New Roman" w:cs="Times New Roman"/>
                <w:szCs w:val="22"/>
              </w:rPr>
            </w:pPr>
            <w:r>
              <w:rPr>
                <w:rFonts w:ascii="Times New Roman" w:hAnsi="Times New Roman" w:cs="Times New Roman"/>
                <w:szCs w:val="22"/>
              </w:rPr>
              <w:t>35</w:t>
            </w:r>
          </w:p>
        </w:tc>
        <w:tc>
          <w:tcPr>
            <w:tcW w:w="1796" w:type="dxa"/>
            <w:gridSpan w:val="2"/>
          </w:tcPr>
          <w:p w14:paraId="650BE0A6">
            <w:pPr>
              <w:spacing w:after="0" w:line="240" w:lineRule="auto"/>
              <w:jc w:val="center"/>
              <w:rPr>
                <w:rFonts w:ascii="Times New Roman" w:hAnsi="Times New Roman" w:cs="Times New Roman"/>
                <w:szCs w:val="22"/>
              </w:rPr>
            </w:pPr>
            <w:r>
              <w:rPr>
                <w:rFonts w:ascii="Times New Roman" w:hAnsi="Times New Roman" w:cs="Times New Roman"/>
                <w:szCs w:val="22"/>
              </w:rPr>
              <w:t>26.52%</w:t>
            </w:r>
          </w:p>
        </w:tc>
        <w:tc>
          <w:tcPr>
            <w:tcW w:w="1530" w:type="dxa"/>
            <w:vMerge w:val="restart"/>
            <w:vAlign w:val="center"/>
          </w:tcPr>
          <w:p w14:paraId="13B63E90">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4BDC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570" w:type="dxa"/>
            <w:vMerge w:val="continue"/>
            <w:vAlign w:val="center"/>
          </w:tcPr>
          <w:p w14:paraId="55646BC9">
            <w:pPr>
              <w:spacing w:after="0" w:line="240" w:lineRule="auto"/>
              <w:jc w:val="center"/>
              <w:rPr>
                <w:rFonts w:ascii="Times New Roman" w:hAnsi="Times New Roman" w:cs="Times New Roman"/>
                <w:szCs w:val="22"/>
              </w:rPr>
            </w:pPr>
          </w:p>
        </w:tc>
        <w:tc>
          <w:tcPr>
            <w:tcW w:w="3300" w:type="dxa"/>
            <w:vMerge w:val="continue"/>
            <w:vAlign w:val="center"/>
          </w:tcPr>
          <w:p w14:paraId="0887E8DF">
            <w:pPr>
              <w:pStyle w:val="8"/>
              <w:shd w:val="clear" w:color="auto" w:fill="FFFFFF"/>
              <w:jc w:val="center"/>
              <w:rPr>
                <w:color w:val="202124"/>
                <w:spacing w:val="3"/>
                <w:sz w:val="22"/>
                <w:szCs w:val="22"/>
              </w:rPr>
            </w:pPr>
          </w:p>
        </w:tc>
        <w:tc>
          <w:tcPr>
            <w:tcW w:w="757" w:type="dxa"/>
          </w:tcPr>
          <w:p w14:paraId="60FD673C">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746E59C9">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796" w:type="dxa"/>
            <w:gridSpan w:val="2"/>
          </w:tcPr>
          <w:p w14:paraId="487770ED">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1530" w:type="dxa"/>
            <w:vMerge w:val="continue"/>
            <w:vAlign w:val="center"/>
          </w:tcPr>
          <w:p w14:paraId="29340625">
            <w:pPr>
              <w:spacing w:after="0" w:line="240" w:lineRule="auto"/>
              <w:jc w:val="center"/>
              <w:rPr>
                <w:rFonts w:ascii="Times New Roman" w:hAnsi="Times New Roman" w:cs="Times New Roman"/>
                <w:szCs w:val="22"/>
              </w:rPr>
            </w:pPr>
          </w:p>
        </w:tc>
      </w:tr>
      <w:tr w14:paraId="463C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6772A9AE">
            <w:pPr>
              <w:spacing w:after="0" w:line="240" w:lineRule="auto"/>
              <w:jc w:val="center"/>
              <w:rPr>
                <w:rFonts w:ascii="Times New Roman" w:hAnsi="Times New Roman" w:cs="Times New Roman"/>
                <w:szCs w:val="22"/>
              </w:rPr>
            </w:pPr>
          </w:p>
        </w:tc>
        <w:tc>
          <w:tcPr>
            <w:tcW w:w="3300" w:type="dxa"/>
            <w:vMerge w:val="continue"/>
            <w:vAlign w:val="center"/>
          </w:tcPr>
          <w:p w14:paraId="34E46C33">
            <w:pPr>
              <w:pStyle w:val="8"/>
              <w:shd w:val="clear" w:color="auto" w:fill="FFFFFF"/>
              <w:jc w:val="center"/>
              <w:rPr>
                <w:color w:val="202124"/>
                <w:spacing w:val="3"/>
                <w:sz w:val="22"/>
                <w:szCs w:val="22"/>
              </w:rPr>
            </w:pPr>
          </w:p>
        </w:tc>
        <w:tc>
          <w:tcPr>
            <w:tcW w:w="757" w:type="dxa"/>
          </w:tcPr>
          <w:p w14:paraId="3A17C143">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3C5DEDEC">
            <w:pPr>
              <w:spacing w:after="0" w:line="240" w:lineRule="auto"/>
              <w:jc w:val="center"/>
              <w:rPr>
                <w:rFonts w:ascii="Times New Roman" w:hAnsi="Times New Roman" w:cs="Times New Roman"/>
                <w:szCs w:val="22"/>
              </w:rPr>
            </w:pPr>
            <w:r>
              <w:rPr>
                <w:rFonts w:ascii="Times New Roman" w:hAnsi="Times New Roman" w:cs="Times New Roman"/>
                <w:szCs w:val="22"/>
              </w:rPr>
              <w:t>46</w:t>
            </w:r>
          </w:p>
        </w:tc>
        <w:tc>
          <w:tcPr>
            <w:tcW w:w="1796" w:type="dxa"/>
            <w:gridSpan w:val="2"/>
          </w:tcPr>
          <w:p w14:paraId="7A7D549E">
            <w:pPr>
              <w:spacing w:after="0" w:line="240" w:lineRule="auto"/>
              <w:jc w:val="center"/>
              <w:rPr>
                <w:rFonts w:ascii="Times New Roman" w:hAnsi="Times New Roman" w:cs="Times New Roman"/>
                <w:szCs w:val="22"/>
              </w:rPr>
            </w:pPr>
            <w:r>
              <w:rPr>
                <w:rFonts w:ascii="Times New Roman" w:hAnsi="Times New Roman" w:cs="Times New Roman"/>
                <w:szCs w:val="22"/>
              </w:rPr>
              <w:t>34.85%</w:t>
            </w:r>
          </w:p>
        </w:tc>
        <w:tc>
          <w:tcPr>
            <w:tcW w:w="1530" w:type="dxa"/>
            <w:vAlign w:val="center"/>
          </w:tcPr>
          <w:p w14:paraId="35242217">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514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20D4916C">
            <w:pPr>
              <w:spacing w:after="0" w:line="240" w:lineRule="auto"/>
              <w:jc w:val="center"/>
              <w:rPr>
                <w:rFonts w:ascii="Times New Roman" w:hAnsi="Times New Roman" w:cs="Times New Roman"/>
                <w:szCs w:val="22"/>
              </w:rPr>
            </w:pPr>
          </w:p>
        </w:tc>
        <w:tc>
          <w:tcPr>
            <w:tcW w:w="3300" w:type="dxa"/>
            <w:vMerge w:val="continue"/>
            <w:vAlign w:val="center"/>
          </w:tcPr>
          <w:p w14:paraId="15DBA9A3">
            <w:pPr>
              <w:pStyle w:val="8"/>
              <w:shd w:val="clear" w:color="auto" w:fill="FFFFFF"/>
              <w:jc w:val="center"/>
              <w:rPr>
                <w:color w:val="202124"/>
                <w:spacing w:val="3"/>
                <w:sz w:val="22"/>
                <w:szCs w:val="22"/>
              </w:rPr>
            </w:pPr>
          </w:p>
        </w:tc>
        <w:tc>
          <w:tcPr>
            <w:tcW w:w="757" w:type="dxa"/>
          </w:tcPr>
          <w:p w14:paraId="27079E0B">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6A46DEF1">
            <w:pPr>
              <w:spacing w:after="0" w:line="240" w:lineRule="auto"/>
              <w:jc w:val="center"/>
              <w:rPr>
                <w:rFonts w:ascii="Times New Roman" w:hAnsi="Times New Roman" w:cs="Times New Roman"/>
                <w:szCs w:val="22"/>
              </w:rPr>
            </w:pPr>
            <w:r>
              <w:rPr>
                <w:rFonts w:ascii="Times New Roman" w:hAnsi="Times New Roman" w:cs="Times New Roman"/>
                <w:szCs w:val="22"/>
              </w:rPr>
              <w:t>11</w:t>
            </w:r>
          </w:p>
        </w:tc>
        <w:tc>
          <w:tcPr>
            <w:tcW w:w="1796" w:type="dxa"/>
            <w:gridSpan w:val="2"/>
          </w:tcPr>
          <w:p w14:paraId="3BE3A050">
            <w:pPr>
              <w:spacing w:after="0" w:line="240" w:lineRule="auto"/>
              <w:jc w:val="center"/>
              <w:rPr>
                <w:rFonts w:ascii="Times New Roman" w:hAnsi="Times New Roman" w:cs="Times New Roman"/>
                <w:szCs w:val="22"/>
              </w:rPr>
            </w:pPr>
            <w:r>
              <w:rPr>
                <w:rFonts w:ascii="Times New Roman" w:hAnsi="Times New Roman" w:cs="Times New Roman"/>
                <w:szCs w:val="22"/>
              </w:rPr>
              <w:t>8.33%</w:t>
            </w:r>
          </w:p>
        </w:tc>
        <w:tc>
          <w:tcPr>
            <w:tcW w:w="1530" w:type="dxa"/>
            <w:vMerge w:val="restart"/>
            <w:vAlign w:val="center"/>
          </w:tcPr>
          <w:p w14:paraId="2689F1F5">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1A7D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EA1A676">
            <w:pPr>
              <w:spacing w:after="0" w:line="240" w:lineRule="auto"/>
              <w:jc w:val="center"/>
              <w:rPr>
                <w:rFonts w:ascii="Times New Roman" w:hAnsi="Times New Roman" w:cs="Times New Roman"/>
                <w:szCs w:val="22"/>
              </w:rPr>
            </w:pPr>
          </w:p>
        </w:tc>
        <w:tc>
          <w:tcPr>
            <w:tcW w:w="3300" w:type="dxa"/>
            <w:vMerge w:val="continue"/>
            <w:vAlign w:val="center"/>
          </w:tcPr>
          <w:p w14:paraId="5A7BD8BA">
            <w:pPr>
              <w:pStyle w:val="8"/>
              <w:shd w:val="clear" w:color="auto" w:fill="FFFFFF"/>
              <w:jc w:val="center"/>
              <w:rPr>
                <w:color w:val="202124"/>
                <w:spacing w:val="3"/>
                <w:sz w:val="22"/>
                <w:szCs w:val="22"/>
              </w:rPr>
            </w:pPr>
          </w:p>
        </w:tc>
        <w:tc>
          <w:tcPr>
            <w:tcW w:w="757" w:type="dxa"/>
          </w:tcPr>
          <w:p w14:paraId="5C364BEF">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2A0BED09">
            <w:pPr>
              <w:spacing w:after="0" w:line="240" w:lineRule="auto"/>
              <w:jc w:val="center"/>
              <w:rPr>
                <w:rFonts w:ascii="Times New Roman" w:hAnsi="Times New Roman" w:cs="Times New Roman"/>
                <w:szCs w:val="22"/>
              </w:rPr>
            </w:pPr>
            <w:r>
              <w:rPr>
                <w:rFonts w:ascii="Times New Roman" w:hAnsi="Times New Roman" w:cs="Times New Roman"/>
                <w:szCs w:val="22"/>
              </w:rPr>
              <w:t>7</w:t>
            </w:r>
          </w:p>
        </w:tc>
        <w:tc>
          <w:tcPr>
            <w:tcW w:w="1796" w:type="dxa"/>
            <w:gridSpan w:val="2"/>
          </w:tcPr>
          <w:p w14:paraId="26914A9D">
            <w:pPr>
              <w:spacing w:after="0" w:line="240" w:lineRule="auto"/>
              <w:jc w:val="center"/>
              <w:rPr>
                <w:rFonts w:ascii="Times New Roman" w:hAnsi="Times New Roman" w:cs="Times New Roman"/>
                <w:szCs w:val="22"/>
              </w:rPr>
            </w:pPr>
            <w:r>
              <w:rPr>
                <w:rFonts w:ascii="Times New Roman" w:hAnsi="Times New Roman" w:cs="Times New Roman"/>
                <w:szCs w:val="22"/>
              </w:rPr>
              <w:t>5.30%</w:t>
            </w:r>
          </w:p>
        </w:tc>
        <w:tc>
          <w:tcPr>
            <w:tcW w:w="1530" w:type="dxa"/>
            <w:vMerge w:val="continue"/>
            <w:vAlign w:val="center"/>
          </w:tcPr>
          <w:p w14:paraId="2EE8226E">
            <w:pPr>
              <w:spacing w:after="0" w:line="240" w:lineRule="auto"/>
              <w:jc w:val="center"/>
              <w:rPr>
                <w:rFonts w:ascii="Times New Roman" w:hAnsi="Times New Roman" w:cs="Times New Roman"/>
                <w:szCs w:val="22"/>
              </w:rPr>
            </w:pPr>
          </w:p>
        </w:tc>
      </w:tr>
      <w:tr w14:paraId="4163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63975417">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3300" w:type="dxa"/>
            <w:vMerge w:val="restart"/>
            <w:vAlign w:val="center"/>
          </w:tcPr>
          <w:p w14:paraId="3F81E22D">
            <w:pPr>
              <w:pStyle w:val="8"/>
              <w:shd w:val="clear" w:color="auto" w:fill="FFFFFF"/>
              <w:rPr>
                <w:sz w:val="22"/>
                <w:szCs w:val="22"/>
                <w:lang w:bidi="th-TH"/>
              </w:rPr>
            </w:pPr>
            <w:r>
              <w:rPr>
                <w:sz w:val="22"/>
                <w:szCs w:val="22"/>
                <w:lang w:bidi="th-TH"/>
              </w:rPr>
              <w:t>Item No. 15</w:t>
            </w:r>
          </w:p>
          <w:p w14:paraId="74CEC0CB">
            <w:pPr>
              <w:pStyle w:val="8"/>
              <w:shd w:val="clear" w:color="auto" w:fill="FFFFFF"/>
              <w:rPr>
                <w:color w:val="202124"/>
                <w:spacing w:val="3"/>
                <w:sz w:val="22"/>
                <w:szCs w:val="22"/>
              </w:rPr>
            </w:pPr>
            <w:r>
              <w:rPr>
                <w:sz w:val="22"/>
                <w:szCs w:val="22"/>
                <w:lang w:bidi="th-TH"/>
              </w:rPr>
              <w:t>I feel that learning reading has become more excited with the features in Quizizz.</w:t>
            </w:r>
          </w:p>
        </w:tc>
        <w:tc>
          <w:tcPr>
            <w:tcW w:w="757" w:type="dxa"/>
          </w:tcPr>
          <w:p w14:paraId="3AC733E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071E8D52">
            <w:pPr>
              <w:spacing w:after="0" w:line="240" w:lineRule="auto"/>
              <w:jc w:val="center"/>
              <w:rPr>
                <w:rFonts w:ascii="Times New Roman" w:hAnsi="Times New Roman" w:cs="Times New Roman"/>
                <w:szCs w:val="22"/>
              </w:rPr>
            </w:pPr>
            <w:r>
              <w:rPr>
                <w:rFonts w:ascii="Times New Roman" w:hAnsi="Times New Roman" w:cs="Times New Roman"/>
                <w:szCs w:val="22"/>
              </w:rPr>
              <w:t>44</w:t>
            </w:r>
          </w:p>
        </w:tc>
        <w:tc>
          <w:tcPr>
            <w:tcW w:w="1796" w:type="dxa"/>
            <w:gridSpan w:val="2"/>
          </w:tcPr>
          <w:p w14:paraId="3A202DF3">
            <w:pPr>
              <w:spacing w:after="0" w:line="240" w:lineRule="auto"/>
              <w:jc w:val="center"/>
              <w:rPr>
                <w:rFonts w:ascii="Times New Roman" w:hAnsi="Times New Roman" w:cs="Times New Roman"/>
                <w:szCs w:val="22"/>
              </w:rPr>
            </w:pPr>
            <w:r>
              <w:rPr>
                <w:rFonts w:ascii="Times New Roman" w:hAnsi="Times New Roman" w:cs="Times New Roman"/>
                <w:szCs w:val="22"/>
              </w:rPr>
              <w:t>33.33%</w:t>
            </w:r>
          </w:p>
        </w:tc>
        <w:tc>
          <w:tcPr>
            <w:tcW w:w="1530" w:type="dxa"/>
            <w:vMerge w:val="restart"/>
            <w:vAlign w:val="center"/>
          </w:tcPr>
          <w:p w14:paraId="7F8F8EBA">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376B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1F28A493">
            <w:pPr>
              <w:spacing w:after="0" w:line="240" w:lineRule="auto"/>
              <w:jc w:val="center"/>
              <w:rPr>
                <w:rFonts w:ascii="Times New Roman" w:hAnsi="Times New Roman" w:cs="Times New Roman"/>
                <w:szCs w:val="22"/>
              </w:rPr>
            </w:pPr>
          </w:p>
        </w:tc>
        <w:tc>
          <w:tcPr>
            <w:tcW w:w="3300" w:type="dxa"/>
            <w:vMerge w:val="continue"/>
            <w:vAlign w:val="center"/>
          </w:tcPr>
          <w:p w14:paraId="753E55FE">
            <w:pPr>
              <w:pStyle w:val="8"/>
              <w:shd w:val="clear" w:color="auto" w:fill="FFFFFF"/>
              <w:jc w:val="center"/>
              <w:rPr>
                <w:color w:val="202124"/>
                <w:spacing w:val="3"/>
                <w:sz w:val="22"/>
                <w:szCs w:val="22"/>
              </w:rPr>
            </w:pPr>
          </w:p>
        </w:tc>
        <w:tc>
          <w:tcPr>
            <w:tcW w:w="757" w:type="dxa"/>
          </w:tcPr>
          <w:p w14:paraId="7375F31F">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0EFCE43A">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796" w:type="dxa"/>
            <w:gridSpan w:val="2"/>
          </w:tcPr>
          <w:p w14:paraId="16CC3135">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1530" w:type="dxa"/>
            <w:vMerge w:val="continue"/>
            <w:vAlign w:val="center"/>
          </w:tcPr>
          <w:p w14:paraId="32887135">
            <w:pPr>
              <w:spacing w:after="0" w:line="240" w:lineRule="auto"/>
              <w:jc w:val="center"/>
              <w:rPr>
                <w:rFonts w:ascii="Times New Roman" w:hAnsi="Times New Roman" w:cs="Times New Roman"/>
                <w:szCs w:val="22"/>
              </w:rPr>
            </w:pPr>
          </w:p>
        </w:tc>
      </w:tr>
      <w:tr w14:paraId="5A48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3C850277">
            <w:pPr>
              <w:spacing w:after="0" w:line="240" w:lineRule="auto"/>
              <w:jc w:val="center"/>
              <w:rPr>
                <w:rFonts w:ascii="Times New Roman" w:hAnsi="Times New Roman" w:cs="Times New Roman"/>
                <w:szCs w:val="22"/>
              </w:rPr>
            </w:pPr>
          </w:p>
        </w:tc>
        <w:tc>
          <w:tcPr>
            <w:tcW w:w="3300" w:type="dxa"/>
            <w:vMerge w:val="continue"/>
            <w:vAlign w:val="center"/>
          </w:tcPr>
          <w:p w14:paraId="55BC5AD5">
            <w:pPr>
              <w:pStyle w:val="8"/>
              <w:shd w:val="clear" w:color="auto" w:fill="FFFFFF"/>
              <w:jc w:val="center"/>
              <w:rPr>
                <w:color w:val="202124"/>
                <w:spacing w:val="3"/>
                <w:sz w:val="22"/>
                <w:szCs w:val="22"/>
              </w:rPr>
            </w:pPr>
          </w:p>
        </w:tc>
        <w:tc>
          <w:tcPr>
            <w:tcW w:w="757" w:type="dxa"/>
          </w:tcPr>
          <w:p w14:paraId="35F581C9">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2680BEC8">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796" w:type="dxa"/>
            <w:gridSpan w:val="2"/>
          </w:tcPr>
          <w:p w14:paraId="3423D26D">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1530" w:type="dxa"/>
            <w:vAlign w:val="center"/>
          </w:tcPr>
          <w:p w14:paraId="5D4C7C48">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0753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58B4DA8">
            <w:pPr>
              <w:spacing w:after="0" w:line="240" w:lineRule="auto"/>
              <w:jc w:val="center"/>
              <w:rPr>
                <w:rFonts w:ascii="Times New Roman" w:hAnsi="Times New Roman" w:cs="Times New Roman"/>
                <w:szCs w:val="22"/>
              </w:rPr>
            </w:pPr>
          </w:p>
        </w:tc>
        <w:tc>
          <w:tcPr>
            <w:tcW w:w="3300" w:type="dxa"/>
            <w:vMerge w:val="continue"/>
            <w:vAlign w:val="center"/>
          </w:tcPr>
          <w:p w14:paraId="3C2F027E">
            <w:pPr>
              <w:pStyle w:val="8"/>
              <w:shd w:val="clear" w:color="auto" w:fill="FFFFFF"/>
              <w:jc w:val="center"/>
              <w:rPr>
                <w:color w:val="202124"/>
                <w:spacing w:val="3"/>
                <w:sz w:val="22"/>
                <w:szCs w:val="22"/>
              </w:rPr>
            </w:pPr>
          </w:p>
        </w:tc>
        <w:tc>
          <w:tcPr>
            <w:tcW w:w="757" w:type="dxa"/>
          </w:tcPr>
          <w:p w14:paraId="727F7B28">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1FA49024">
            <w:pPr>
              <w:spacing w:after="0" w:line="240" w:lineRule="auto"/>
              <w:jc w:val="center"/>
              <w:rPr>
                <w:rFonts w:ascii="Times New Roman" w:hAnsi="Times New Roman" w:cs="Times New Roman"/>
                <w:szCs w:val="22"/>
              </w:rPr>
            </w:pPr>
            <w:r>
              <w:rPr>
                <w:rFonts w:ascii="Times New Roman" w:hAnsi="Times New Roman" w:cs="Times New Roman"/>
                <w:szCs w:val="22"/>
              </w:rPr>
              <w:t>8</w:t>
            </w:r>
          </w:p>
        </w:tc>
        <w:tc>
          <w:tcPr>
            <w:tcW w:w="1796" w:type="dxa"/>
            <w:gridSpan w:val="2"/>
          </w:tcPr>
          <w:p w14:paraId="073A6A0E">
            <w:pPr>
              <w:spacing w:after="0" w:line="240" w:lineRule="auto"/>
              <w:jc w:val="center"/>
              <w:rPr>
                <w:rFonts w:ascii="Times New Roman" w:hAnsi="Times New Roman" w:cs="Times New Roman"/>
                <w:szCs w:val="22"/>
              </w:rPr>
            </w:pPr>
            <w:r>
              <w:rPr>
                <w:rFonts w:ascii="Times New Roman" w:hAnsi="Times New Roman" w:cs="Times New Roman"/>
                <w:szCs w:val="22"/>
              </w:rPr>
              <w:t>6.06%</w:t>
            </w:r>
          </w:p>
        </w:tc>
        <w:tc>
          <w:tcPr>
            <w:tcW w:w="1530" w:type="dxa"/>
            <w:vMerge w:val="restart"/>
            <w:vAlign w:val="center"/>
          </w:tcPr>
          <w:p w14:paraId="67035EAB">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77D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3007A6E">
            <w:pPr>
              <w:spacing w:after="0" w:line="240" w:lineRule="auto"/>
              <w:jc w:val="center"/>
              <w:rPr>
                <w:rFonts w:ascii="Times New Roman" w:hAnsi="Times New Roman" w:cs="Times New Roman"/>
                <w:szCs w:val="22"/>
              </w:rPr>
            </w:pPr>
          </w:p>
        </w:tc>
        <w:tc>
          <w:tcPr>
            <w:tcW w:w="3300" w:type="dxa"/>
            <w:vMerge w:val="continue"/>
            <w:vAlign w:val="center"/>
          </w:tcPr>
          <w:p w14:paraId="3465A002">
            <w:pPr>
              <w:pStyle w:val="8"/>
              <w:shd w:val="clear" w:color="auto" w:fill="FFFFFF"/>
              <w:jc w:val="center"/>
              <w:rPr>
                <w:color w:val="202124"/>
                <w:spacing w:val="3"/>
                <w:sz w:val="22"/>
                <w:szCs w:val="22"/>
              </w:rPr>
            </w:pPr>
          </w:p>
        </w:tc>
        <w:tc>
          <w:tcPr>
            <w:tcW w:w="757" w:type="dxa"/>
          </w:tcPr>
          <w:p w14:paraId="39B84298">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6CDFA133">
            <w:pPr>
              <w:spacing w:after="0" w:line="240" w:lineRule="auto"/>
              <w:jc w:val="center"/>
              <w:rPr>
                <w:rFonts w:ascii="Times New Roman" w:hAnsi="Times New Roman" w:cs="Times New Roman"/>
                <w:szCs w:val="22"/>
              </w:rPr>
            </w:pPr>
            <w:r>
              <w:rPr>
                <w:rFonts w:ascii="Times New Roman" w:hAnsi="Times New Roman" w:cs="Times New Roman"/>
                <w:szCs w:val="22"/>
              </w:rPr>
              <w:t>7</w:t>
            </w:r>
          </w:p>
        </w:tc>
        <w:tc>
          <w:tcPr>
            <w:tcW w:w="1796" w:type="dxa"/>
            <w:gridSpan w:val="2"/>
          </w:tcPr>
          <w:p w14:paraId="5A381584">
            <w:pPr>
              <w:spacing w:after="0" w:line="240" w:lineRule="auto"/>
              <w:jc w:val="center"/>
              <w:rPr>
                <w:rFonts w:ascii="Times New Roman" w:hAnsi="Times New Roman" w:cs="Times New Roman"/>
                <w:szCs w:val="22"/>
              </w:rPr>
            </w:pPr>
            <w:r>
              <w:rPr>
                <w:rFonts w:ascii="Times New Roman" w:hAnsi="Times New Roman" w:cs="Times New Roman"/>
                <w:szCs w:val="22"/>
              </w:rPr>
              <w:t>5.30%</w:t>
            </w:r>
          </w:p>
        </w:tc>
        <w:tc>
          <w:tcPr>
            <w:tcW w:w="1530" w:type="dxa"/>
            <w:vMerge w:val="continue"/>
            <w:vAlign w:val="center"/>
          </w:tcPr>
          <w:p w14:paraId="349E49B0">
            <w:pPr>
              <w:spacing w:after="0" w:line="240" w:lineRule="auto"/>
              <w:jc w:val="center"/>
              <w:rPr>
                <w:rFonts w:ascii="Times New Roman" w:hAnsi="Times New Roman" w:cs="Times New Roman"/>
                <w:szCs w:val="22"/>
              </w:rPr>
            </w:pPr>
          </w:p>
        </w:tc>
      </w:tr>
      <w:tr w14:paraId="6A9C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6B29EB33">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3300" w:type="dxa"/>
            <w:vMerge w:val="restart"/>
            <w:vAlign w:val="center"/>
          </w:tcPr>
          <w:p w14:paraId="4230F438">
            <w:pPr>
              <w:pStyle w:val="8"/>
              <w:shd w:val="clear" w:color="auto" w:fill="FFFFFF"/>
              <w:rPr>
                <w:sz w:val="22"/>
                <w:szCs w:val="22"/>
                <w:lang w:bidi="th-TH"/>
              </w:rPr>
            </w:pPr>
            <w:r>
              <w:rPr>
                <w:sz w:val="22"/>
                <w:szCs w:val="22"/>
                <w:lang w:bidi="th-TH"/>
              </w:rPr>
              <w:t>Item No. 16</w:t>
            </w:r>
          </w:p>
          <w:p w14:paraId="6B15E960">
            <w:pPr>
              <w:pStyle w:val="8"/>
              <w:shd w:val="clear" w:color="auto" w:fill="FFFFFF"/>
              <w:rPr>
                <w:color w:val="202124"/>
                <w:spacing w:val="3"/>
                <w:sz w:val="22"/>
                <w:szCs w:val="22"/>
              </w:rPr>
            </w:pPr>
            <w:r>
              <w:rPr>
                <w:sz w:val="22"/>
                <w:szCs w:val="22"/>
                <w:lang w:bidi="th-TH"/>
              </w:rPr>
              <w:t>I like to complete reading assignments when using Quizizz.</w:t>
            </w:r>
          </w:p>
        </w:tc>
        <w:tc>
          <w:tcPr>
            <w:tcW w:w="757" w:type="dxa"/>
          </w:tcPr>
          <w:p w14:paraId="42A6EA55">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18788C6F">
            <w:pPr>
              <w:spacing w:after="0" w:line="240" w:lineRule="auto"/>
              <w:jc w:val="center"/>
              <w:rPr>
                <w:rFonts w:ascii="Times New Roman" w:hAnsi="Times New Roman" w:cs="Times New Roman"/>
                <w:szCs w:val="22"/>
              </w:rPr>
            </w:pPr>
            <w:r>
              <w:rPr>
                <w:rFonts w:ascii="Times New Roman" w:hAnsi="Times New Roman" w:cs="Times New Roman"/>
                <w:szCs w:val="22"/>
              </w:rPr>
              <w:t>36</w:t>
            </w:r>
          </w:p>
        </w:tc>
        <w:tc>
          <w:tcPr>
            <w:tcW w:w="1796" w:type="dxa"/>
            <w:gridSpan w:val="2"/>
          </w:tcPr>
          <w:p w14:paraId="63B031B9">
            <w:pPr>
              <w:spacing w:after="0" w:line="240" w:lineRule="auto"/>
              <w:jc w:val="center"/>
              <w:rPr>
                <w:rFonts w:ascii="Times New Roman" w:hAnsi="Times New Roman" w:cs="Times New Roman"/>
                <w:szCs w:val="22"/>
              </w:rPr>
            </w:pPr>
            <w:r>
              <w:rPr>
                <w:rFonts w:ascii="Times New Roman" w:hAnsi="Times New Roman" w:cs="Times New Roman"/>
                <w:szCs w:val="22"/>
              </w:rPr>
              <w:t>27.27%</w:t>
            </w:r>
          </w:p>
        </w:tc>
        <w:tc>
          <w:tcPr>
            <w:tcW w:w="1530" w:type="dxa"/>
            <w:vMerge w:val="restart"/>
            <w:vAlign w:val="center"/>
          </w:tcPr>
          <w:p w14:paraId="79707745">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776B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14310C67">
            <w:pPr>
              <w:spacing w:after="0" w:line="240" w:lineRule="auto"/>
              <w:jc w:val="center"/>
              <w:rPr>
                <w:rFonts w:ascii="Times New Roman" w:hAnsi="Times New Roman" w:cs="Times New Roman"/>
                <w:szCs w:val="22"/>
              </w:rPr>
            </w:pPr>
          </w:p>
        </w:tc>
        <w:tc>
          <w:tcPr>
            <w:tcW w:w="3300" w:type="dxa"/>
            <w:vMerge w:val="continue"/>
            <w:vAlign w:val="center"/>
          </w:tcPr>
          <w:p w14:paraId="38B59AB1">
            <w:pPr>
              <w:pStyle w:val="8"/>
              <w:shd w:val="clear" w:color="auto" w:fill="FFFFFF"/>
              <w:jc w:val="center"/>
              <w:rPr>
                <w:color w:val="202124"/>
                <w:spacing w:val="3"/>
                <w:sz w:val="22"/>
                <w:szCs w:val="22"/>
              </w:rPr>
            </w:pPr>
          </w:p>
        </w:tc>
        <w:tc>
          <w:tcPr>
            <w:tcW w:w="757" w:type="dxa"/>
          </w:tcPr>
          <w:p w14:paraId="29FC58E3">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50EAB51C">
            <w:pPr>
              <w:spacing w:after="0" w:line="240" w:lineRule="auto"/>
              <w:jc w:val="center"/>
              <w:rPr>
                <w:rFonts w:ascii="Times New Roman" w:hAnsi="Times New Roman" w:cs="Times New Roman"/>
                <w:szCs w:val="22"/>
              </w:rPr>
            </w:pPr>
            <w:r>
              <w:rPr>
                <w:rFonts w:ascii="Times New Roman" w:hAnsi="Times New Roman" w:cs="Times New Roman"/>
                <w:szCs w:val="22"/>
              </w:rPr>
              <w:t>38</w:t>
            </w:r>
          </w:p>
        </w:tc>
        <w:tc>
          <w:tcPr>
            <w:tcW w:w="1796" w:type="dxa"/>
            <w:gridSpan w:val="2"/>
          </w:tcPr>
          <w:p w14:paraId="5732D94C">
            <w:pPr>
              <w:spacing w:after="0" w:line="240" w:lineRule="auto"/>
              <w:jc w:val="center"/>
              <w:rPr>
                <w:rFonts w:ascii="Times New Roman" w:hAnsi="Times New Roman" w:cs="Times New Roman"/>
                <w:szCs w:val="22"/>
              </w:rPr>
            </w:pPr>
            <w:r>
              <w:rPr>
                <w:rFonts w:ascii="Times New Roman" w:hAnsi="Times New Roman" w:cs="Times New Roman"/>
                <w:szCs w:val="22"/>
              </w:rPr>
              <w:t>28.79%</w:t>
            </w:r>
          </w:p>
        </w:tc>
        <w:tc>
          <w:tcPr>
            <w:tcW w:w="1530" w:type="dxa"/>
            <w:vMerge w:val="continue"/>
            <w:vAlign w:val="center"/>
          </w:tcPr>
          <w:p w14:paraId="54C7288D">
            <w:pPr>
              <w:spacing w:after="0" w:line="240" w:lineRule="auto"/>
              <w:jc w:val="center"/>
              <w:rPr>
                <w:rFonts w:ascii="Times New Roman" w:hAnsi="Times New Roman" w:cs="Times New Roman"/>
                <w:szCs w:val="22"/>
              </w:rPr>
            </w:pPr>
          </w:p>
        </w:tc>
      </w:tr>
      <w:tr w14:paraId="2777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74B1F5E9">
            <w:pPr>
              <w:spacing w:after="0" w:line="240" w:lineRule="auto"/>
              <w:jc w:val="center"/>
              <w:rPr>
                <w:rFonts w:ascii="Times New Roman" w:hAnsi="Times New Roman" w:cs="Times New Roman"/>
                <w:szCs w:val="22"/>
              </w:rPr>
            </w:pPr>
          </w:p>
        </w:tc>
        <w:tc>
          <w:tcPr>
            <w:tcW w:w="3300" w:type="dxa"/>
            <w:vMerge w:val="continue"/>
            <w:vAlign w:val="center"/>
          </w:tcPr>
          <w:p w14:paraId="6A33DBA9">
            <w:pPr>
              <w:pStyle w:val="8"/>
              <w:shd w:val="clear" w:color="auto" w:fill="FFFFFF"/>
              <w:jc w:val="center"/>
              <w:rPr>
                <w:color w:val="202124"/>
                <w:spacing w:val="3"/>
                <w:sz w:val="22"/>
                <w:szCs w:val="22"/>
              </w:rPr>
            </w:pPr>
          </w:p>
        </w:tc>
        <w:tc>
          <w:tcPr>
            <w:tcW w:w="757" w:type="dxa"/>
          </w:tcPr>
          <w:p w14:paraId="627ED183">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363876BE">
            <w:pPr>
              <w:spacing w:after="0" w:line="240" w:lineRule="auto"/>
              <w:jc w:val="center"/>
              <w:rPr>
                <w:rFonts w:ascii="Times New Roman" w:hAnsi="Times New Roman" w:cs="Times New Roman"/>
                <w:szCs w:val="22"/>
              </w:rPr>
            </w:pPr>
            <w:r>
              <w:rPr>
                <w:rFonts w:ascii="Times New Roman" w:hAnsi="Times New Roman" w:cs="Times New Roman"/>
                <w:szCs w:val="22"/>
              </w:rPr>
              <w:t>43</w:t>
            </w:r>
          </w:p>
        </w:tc>
        <w:tc>
          <w:tcPr>
            <w:tcW w:w="1796" w:type="dxa"/>
            <w:gridSpan w:val="2"/>
          </w:tcPr>
          <w:p w14:paraId="2F301CEF">
            <w:pPr>
              <w:spacing w:after="0" w:line="240" w:lineRule="auto"/>
              <w:jc w:val="center"/>
              <w:rPr>
                <w:rFonts w:ascii="Times New Roman" w:hAnsi="Times New Roman" w:cs="Times New Roman"/>
                <w:szCs w:val="22"/>
              </w:rPr>
            </w:pPr>
            <w:r>
              <w:rPr>
                <w:rFonts w:ascii="Times New Roman" w:hAnsi="Times New Roman" w:cs="Times New Roman"/>
                <w:szCs w:val="22"/>
              </w:rPr>
              <w:t>32.58%</w:t>
            </w:r>
          </w:p>
        </w:tc>
        <w:tc>
          <w:tcPr>
            <w:tcW w:w="1530" w:type="dxa"/>
            <w:vAlign w:val="center"/>
          </w:tcPr>
          <w:p w14:paraId="63D2C25B">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0785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1D2681FC">
            <w:pPr>
              <w:spacing w:after="0" w:line="240" w:lineRule="auto"/>
              <w:jc w:val="center"/>
              <w:rPr>
                <w:rFonts w:ascii="Times New Roman" w:hAnsi="Times New Roman" w:cs="Times New Roman"/>
                <w:szCs w:val="22"/>
              </w:rPr>
            </w:pPr>
          </w:p>
        </w:tc>
        <w:tc>
          <w:tcPr>
            <w:tcW w:w="3300" w:type="dxa"/>
            <w:vMerge w:val="continue"/>
            <w:vAlign w:val="center"/>
          </w:tcPr>
          <w:p w14:paraId="695555F8">
            <w:pPr>
              <w:pStyle w:val="8"/>
              <w:shd w:val="clear" w:color="auto" w:fill="FFFFFF"/>
              <w:jc w:val="center"/>
              <w:rPr>
                <w:color w:val="202124"/>
                <w:spacing w:val="3"/>
                <w:sz w:val="22"/>
                <w:szCs w:val="22"/>
              </w:rPr>
            </w:pPr>
          </w:p>
        </w:tc>
        <w:tc>
          <w:tcPr>
            <w:tcW w:w="757" w:type="dxa"/>
          </w:tcPr>
          <w:p w14:paraId="09CFF87E">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0A7CB4BF">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796" w:type="dxa"/>
            <w:gridSpan w:val="2"/>
          </w:tcPr>
          <w:p w14:paraId="6D2EB4FD">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1530" w:type="dxa"/>
            <w:vMerge w:val="restart"/>
            <w:vAlign w:val="center"/>
          </w:tcPr>
          <w:p w14:paraId="33E23131">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B58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38A980B8">
            <w:pPr>
              <w:spacing w:after="0" w:line="240" w:lineRule="auto"/>
              <w:jc w:val="center"/>
              <w:rPr>
                <w:rFonts w:ascii="Times New Roman" w:hAnsi="Times New Roman" w:cs="Times New Roman"/>
                <w:szCs w:val="22"/>
              </w:rPr>
            </w:pPr>
          </w:p>
        </w:tc>
        <w:tc>
          <w:tcPr>
            <w:tcW w:w="3300" w:type="dxa"/>
            <w:vMerge w:val="continue"/>
            <w:vAlign w:val="center"/>
          </w:tcPr>
          <w:p w14:paraId="59BBE5CA">
            <w:pPr>
              <w:pStyle w:val="8"/>
              <w:shd w:val="clear" w:color="auto" w:fill="FFFFFF"/>
              <w:jc w:val="center"/>
              <w:rPr>
                <w:color w:val="202124"/>
                <w:spacing w:val="3"/>
                <w:sz w:val="22"/>
                <w:szCs w:val="22"/>
              </w:rPr>
            </w:pPr>
          </w:p>
        </w:tc>
        <w:tc>
          <w:tcPr>
            <w:tcW w:w="757" w:type="dxa"/>
          </w:tcPr>
          <w:p w14:paraId="186B5326">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68618755">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1796" w:type="dxa"/>
            <w:gridSpan w:val="2"/>
          </w:tcPr>
          <w:p w14:paraId="0091C05E">
            <w:pPr>
              <w:spacing w:after="0" w:line="240" w:lineRule="auto"/>
              <w:jc w:val="center"/>
              <w:rPr>
                <w:rFonts w:ascii="Times New Roman" w:hAnsi="Times New Roman" w:cs="Times New Roman"/>
                <w:szCs w:val="22"/>
              </w:rPr>
            </w:pPr>
            <w:r>
              <w:rPr>
                <w:rFonts w:ascii="Times New Roman" w:hAnsi="Times New Roman" w:cs="Times New Roman"/>
                <w:szCs w:val="22"/>
              </w:rPr>
              <w:t>4.55%</w:t>
            </w:r>
          </w:p>
        </w:tc>
        <w:tc>
          <w:tcPr>
            <w:tcW w:w="1530" w:type="dxa"/>
            <w:vMerge w:val="continue"/>
            <w:vAlign w:val="center"/>
          </w:tcPr>
          <w:p w14:paraId="728D8C9E">
            <w:pPr>
              <w:spacing w:after="0" w:line="240" w:lineRule="auto"/>
              <w:jc w:val="center"/>
              <w:rPr>
                <w:rFonts w:ascii="Times New Roman" w:hAnsi="Times New Roman" w:cs="Times New Roman"/>
                <w:szCs w:val="22"/>
              </w:rPr>
            </w:pPr>
          </w:p>
        </w:tc>
      </w:tr>
      <w:tr w14:paraId="2A97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4EF152AA">
            <w:pPr>
              <w:spacing w:after="0" w:line="240" w:lineRule="auto"/>
              <w:jc w:val="center"/>
              <w:rPr>
                <w:rFonts w:ascii="Times New Roman" w:hAnsi="Times New Roman" w:cs="Times New Roman"/>
                <w:szCs w:val="22"/>
              </w:rPr>
            </w:pPr>
            <w:r>
              <w:rPr>
                <w:rFonts w:ascii="Times New Roman" w:hAnsi="Times New Roman" w:cs="Times New Roman"/>
                <w:szCs w:val="22"/>
              </w:rPr>
              <w:t>11.</w:t>
            </w:r>
          </w:p>
        </w:tc>
        <w:tc>
          <w:tcPr>
            <w:tcW w:w="3300" w:type="dxa"/>
            <w:vMerge w:val="restart"/>
            <w:vAlign w:val="center"/>
          </w:tcPr>
          <w:p w14:paraId="1AFD1FEC">
            <w:pPr>
              <w:pStyle w:val="8"/>
              <w:shd w:val="clear" w:color="auto" w:fill="FFFFFF"/>
              <w:rPr>
                <w:sz w:val="22"/>
                <w:szCs w:val="22"/>
                <w:lang w:bidi="th-TH"/>
              </w:rPr>
            </w:pPr>
            <w:r>
              <w:rPr>
                <w:sz w:val="22"/>
                <w:szCs w:val="22"/>
                <w:lang w:bidi="th-TH"/>
              </w:rPr>
              <w:t>Item No. 21</w:t>
            </w:r>
          </w:p>
          <w:p w14:paraId="7BBE643E">
            <w:pPr>
              <w:pStyle w:val="8"/>
              <w:shd w:val="clear" w:color="auto" w:fill="FFFFFF"/>
              <w:rPr>
                <w:color w:val="202124"/>
                <w:spacing w:val="3"/>
                <w:sz w:val="22"/>
                <w:szCs w:val="22"/>
              </w:rPr>
            </w:pPr>
            <w:r>
              <w:rPr>
                <w:sz w:val="22"/>
                <w:szCs w:val="22"/>
                <w:lang w:bidi="th-TH"/>
              </w:rPr>
              <w:t>Quizizz encourages discussion and collaboration with friends when analyzing and understanding reading passages in the quiz.</w:t>
            </w:r>
          </w:p>
        </w:tc>
        <w:tc>
          <w:tcPr>
            <w:tcW w:w="757" w:type="dxa"/>
          </w:tcPr>
          <w:p w14:paraId="5218919D">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13970DE1">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796" w:type="dxa"/>
            <w:gridSpan w:val="2"/>
          </w:tcPr>
          <w:p w14:paraId="24FC1C0C">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1530" w:type="dxa"/>
            <w:vMerge w:val="restart"/>
            <w:vAlign w:val="center"/>
          </w:tcPr>
          <w:p w14:paraId="76CCD1BF">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24C3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113BC293">
            <w:pPr>
              <w:spacing w:after="0" w:line="240" w:lineRule="auto"/>
              <w:jc w:val="center"/>
              <w:rPr>
                <w:rFonts w:ascii="Times New Roman" w:hAnsi="Times New Roman" w:cs="Times New Roman"/>
                <w:b/>
                <w:bCs/>
                <w:szCs w:val="22"/>
              </w:rPr>
            </w:pPr>
          </w:p>
        </w:tc>
        <w:tc>
          <w:tcPr>
            <w:tcW w:w="3300" w:type="dxa"/>
            <w:vMerge w:val="continue"/>
            <w:vAlign w:val="center"/>
          </w:tcPr>
          <w:p w14:paraId="3CA44D61">
            <w:pPr>
              <w:pStyle w:val="8"/>
              <w:shd w:val="clear" w:color="auto" w:fill="FFFFFF"/>
              <w:jc w:val="center"/>
              <w:rPr>
                <w:color w:val="202124"/>
                <w:spacing w:val="3"/>
                <w:sz w:val="22"/>
                <w:szCs w:val="22"/>
              </w:rPr>
            </w:pPr>
          </w:p>
        </w:tc>
        <w:tc>
          <w:tcPr>
            <w:tcW w:w="757" w:type="dxa"/>
          </w:tcPr>
          <w:p w14:paraId="06396320">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629C70C7">
            <w:pPr>
              <w:spacing w:after="0" w:line="240" w:lineRule="auto"/>
              <w:jc w:val="center"/>
              <w:rPr>
                <w:rFonts w:ascii="Times New Roman" w:hAnsi="Times New Roman" w:cs="Times New Roman"/>
                <w:szCs w:val="22"/>
              </w:rPr>
            </w:pPr>
            <w:r>
              <w:rPr>
                <w:rFonts w:ascii="Times New Roman" w:hAnsi="Times New Roman" w:cs="Times New Roman"/>
                <w:szCs w:val="22"/>
              </w:rPr>
              <w:t>38</w:t>
            </w:r>
          </w:p>
        </w:tc>
        <w:tc>
          <w:tcPr>
            <w:tcW w:w="1796" w:type="dxa"/>
            <w:gridSpan w:val="2"/>
          </w:tcPr>
          <w:p w14:paraId="269F7E4D">
            <w:pPr>
              <w:spacing w:after="0" w:line="240" w:lineRule="auto"/>
              <w:jc w:val="center"/>
              <w:rPr>
                <w:rFonts w:ascii="Times New Roman" w:hAnsi="Times New Roman" w:cs="Times New Roman"/>
                <w:szCs w:val="22"/>
              </w:rPr>
            </w:pPr>
            <w:r>
              <w:rPr>
                <w:rFonts w:ascii="Times New Roman" w:hAnsi="Times New Roman" w:cs="Times New Roman"/>
                <w:szCs w:val="22"/>
              </w:rPr>
              <w:t>28.79%</w:t>
            </w:r>
          </w:p>
        </w:tc>
        <w:tc>
          <w:tcPr>
            <w:tcW w:w="1530" w:type="dxa"/>
            <w:vMerge w:val="continue"/>
            <w:vAlign w:val="center"/>
          </w:tcPr>
          <w:p w14:paraId="4FBD1B0D">
            <w:pPr>
              <w:spacing w:after="0" w:line="240" w:lineRule="auto"/>
              <w:jc w:val="center"/>
              <w:rPr>
                <w:rFonts w:ascii="Times New Roman" w:hAnsi="Times New Roman" w:cs="Times New Roman"/>
                <w:szCs w:val="22"/>
              </w:rPr>
            </w:pPr>
          </w:p>
        </w:tc>
      </w:tr>
      <w:tr w14:paraId="2FBD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7F3974B9">
            <w:pPr>
              <w:spacing w:after="0" w:line="240" w:lineRule="auto"/>
              <w:jc w:val="center"/>
              <w:rPr>
                <w:rFonts w:ascii="Times New Roman" w:hAnsi="Times New Roman" w:cs="Times New Roman"/>
                <w:b/>
                <w:bCs/>
                <w:szCs w:val="22"/>
              </w:rPr>
            </w:pPr>
          </w:p>
        </w:tc>
        <w:tc>
          <w:tcPr>
            <w:tcW w:w="3300" w:type="dxa"/>
            <w:vMerge w:val="continue"/>
            <w:vAlign w:val="center"/>
          </w:tcPr>
          <w:p w14:paraId="5A3FD4B7">
            <w:pPr>
              <w:pStyle w:val="8"/>
              <w:shd w:val="clear" w:color="auto" w:fill="FFFFFF"/>
              <w:jc w:val="center"/>
              <w:rPr>
                <w:color w:val="202124"/>
                <w:spacing w:val="3"/>
                <w:sz w:val="22"/>
                <w:szCs w:val="22"/>
              </w:rPr>
            </w:pPr>
          </w:p>
        </w:tc>
        <w:tc>
          <w:tcPr>
            <w:tcW w:w="757" w:type="dxa"/>
          </w:tcPr>
          <w:p w14:paraId="5DD065E4">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1EE1CDDF">
            <w:pPr>
              <w:spacing w:after="0" w:line="240" w:lineRule="auto"/>
              <w:jc w:val="center"/>
              <w:rPr>
                <w:rFonts w:ascii="Times New Roman" w:hAnsi="Times New Roman" w:cs="Times New Roman"/>
                <w:szCs w:val="22"/>
              </w:rPr>
            </w:pPr>
            <w:r>
              <w:rPr>
                <w:rFonts w:ascii="Times New Roman" w:hAnsi="Times New Roman" w:cs="Times New Roman"/>
                <w:szCs w:val="22"/>
              </w:rPr>
              <w:t>42</w:t>
            </w:r>
          </w:p>
        </w:tc>
        <w:tc>
          <w:tcPr>
            <w:tcW w:w="1796" w:type="dxa"/>
            <w:gridSpan w:val="2"/>
          </w:tcPr>
          <w:p w14:paraId="57A3A905">
            <w:pPr>
              <w:spacing w:after="0" w:line="240" w:lineRule="auto"/>
              <w:jc w:val="center"/>
              <w:rPr>
                <w:rFonts w:ascii="Times New Roman" w:hAnsi="Times New Roman" w:cs="Times New Roman"/>
                <w:szCs w:val="22"/>
              </w:rPr>
            </w:pPr>
            <w:r>
              <w:rPr>
                <w:rFonts w:ascii="Times New Roman" w:hAnsi="Times New Roman" w:cs="Times New Roman"/>
                <w:szCs w:val="22"/>
              </w:rPr>
              <w:t>31.82%</w:t>
            </w:r>
          </w:p>
        </w:tc>
        <w:tc>
          <w:tcPr>
            <w:tcW w:w="1530" w:type="dxa"/>
            <w:vAlign w:val="center"/>
          </w:tcPr>
          <w:p w14:paraId="3C9809D2">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6FF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0" w:hRule="atLeast"/>
        </w:trPr>
        <w:tc>
          <w:tcPr>
            <w:tcW w:w="570" w:type="dxa"/>
            <w:vMerge w:val="continue"/>
            <w:vAlign w:val="center"/>
          </w:tcPr>
          <w:p w14:paraId="1681287E">
            <w:pPr>
              <w:spacing w:after="0" w:line="240" w:lineRule="auto"/>
              <w:jc w:val="center"/>
              <w:rPr>
                <w:rFonts w:ascii="Times New Roman" w:hAnsi="Times New Roman" w:cs="Times New Roman"/>
                <w:b/>
                <w:bCs/>
                <w:szCs w:val="22"/>
              </w:rPr>
            </w:pPr>
          </w:p>
        </w:tc>
        <w:tc>
          <w:tcPr>
            <w:tcW w:w="3300" w:type="dxa"/>
            <w:vMerge w:val="continue"/>
            <w:vAlign w:val="center"/>
          </w:tcPr>
          <w:p w14:paraId="73FB2317">
            <w:pPr>
              <w:pStyle w:val="8"/>
              <w:shd w:val="clear" w:color="auto" w:fill="FFFFFF"/>
              <w:jc w:val="center"/>
              <w:rPr>
                <w:color w:val="202124"/>
                <w:spacing w:val="3"/>
                <w:sz w:val="22"/>
                <w:szCs w:val="22"/>
              </w:rPr>
            </w:pPr>
          </w:p>
        </w:tc>
        <w:tc>
          <w:tcPr>
            <w:tcW w:w="757" w:type="dxa"/>
          </w:tcPr>
          <w:p w14:paraId="047E27D7">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76CB0798">
            <w:pPr>
              <w:spacing w:after="0" w:line="240" w:lineRule="auto"/>
              <w:jc w:val="center"/>
              <w:rPr>
                <w:rFonts w:ascii="Times New Roman" w:hAnsi="Times New Roman" w:cs="Times New Roman"/>
                <w:szCs w:val="22"/>
              </w:rPr>
            </w:pPr>
            <w:r>
              <w:rPr>
                <w:rFonts w:ascii="Times New Roman" w:hAnsi="Times New Roman" w:cs="Times New Roman"/>
                <w:szCs w:val="22"/>
              </w:rPr>
              <w:t>14</w:t>
            </w:r>
          </w:p>
        </w:tc>
        <w:tc>
          <w:tcPr>
            <w:tcW w:w="1796" w:type="dxa"/>
            <w:gridSpan w:val="2"/>
          </w:tcPr>
          <w:p w14:paraId="65EF3DAA">
            <w:pPr>
              <w:spacing w:after="0" w:line="240" w:lineRule="auto"/>
              <w:jc w:val="center"/>
              <w:rPr>
                <w:rFonts w:ascii="Times New Roman" w:hAnsi="Times New Roman" w:cs="Times New Roman"/>
                <w:szCs w:val="22"/>
              </w:rPr>
            </w:pPr>
            <w:r>
              <w:rPr>
                <w:rFonts w:ascii="Times New Roman" w:hAnsi="Times New Roman" w:cs="Times New Roman"/>
                <w:szCs w:val="22"/>
              </w:rPr>
              <w:t>10.61%</w:t>
            </w:r>
          </w:p>
        </w:tc>
        <w:tc>
          <w:tcPr>
            <w:tcW w:w="1530" w:type="dxa"/>
            <w:vMerge w:val="restart"/>
            <w:vAlign w:val="center"/>
          </w:tcPr>
          <w:p w14:paraId="261D8EE2">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5873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163C4354">
            <w:pPr>
              <w:spacing w:after="0" w:line="240" w:lineRule="auto"/>
              <w:jc w:val="center"/>
              <w:rPr>
                <w:rFonts w:ascii="Times New Roman" w:hAnsi="Times New Roman" w:cs="Times New Roman"/>
                <w:b/>
                <w:bCs/>
                <w:szCs w:val="22"/>
              </w:rPr>
            </w:pPr>
          </w:p>
        </w:tc>
        <w:tc>
          <w:tcPr>
            <w:tcW w:w="3300" w:type="dxa"/>
            <w:vMerge w:val="continue"/>
            <w:vAlign w:val="center"/>
          </w:tcPr>
          <w:p w14:paraId="20EFA411">
            <w:pPr>
              <w:pStyle w:val="8"/>
              <w:shd w:val="clear" w:color="auto" w:fill="FFFFFF"/>
              <w:jc w:val="center"/>
              <w:rPr>
                <w:color w:val="202124"/>
                <w:spacing w:val="3"/>
                <w:sz w:val="22"/>
                <w:szCs w:val="22"/>
              </w:rPr>
            </w:pPr>
          </w:p>
        </w:tc>
        <w:tc>
          <w:tcPr>
            <w:tcW w:w="757" w:type="dxa"/>
          </w:tcPr>
          <w:p w14:paraId="2475DCA5">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589E6FD2">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1796" w:type="dxa"/>
            <w:gridSpan w:val="2"/>
          </w:tcPr>
          <w:p w14:paraId="5134A8E0">
            <w:pPr>
              <w:spacing w:after="0" w:line="240" w:lineRule="auto"/>
              <w:jc w:val="center"/>
              <w:rPr>
                <w:rFonts w:ascii="Times New Roman" w:hAnsi="Times New Roman" w:cs="Times New Roman"/>
                <w:szCs w:val="22"/>
              </w:rPr>
            </w:pPr>
            <w:r>
              <w:rPr>
                <w:rFonts w:ascii="Times New Roman" w:hAnsi="Times New Roman" w:cs="Times New Roman"/>
                <w:szCs w:val="22"/>
              </w:rPr>
              <w:t>4.55%</w:t>
            </w:r>
          </w:p>
        </w:tc>
        <w:tc>
          <w:tcPr>
            <w:tcW w:w="1530" w:type="dxa"/>
            <w:vMerge w:val="continue"/>
            <w:vAlign w:val="center"/>
          </w:tcPr>
          <w:p w14:paraId="6C3F6E31">
            <w:pPr>
              <w:spacing w:after="0" w:line="240" w:lineRule="auto"/>
              <w:jc w:val="center"/>
              <w:rPr>
                <w:rFonts w:ascii="Times New Roman" w:hAnsi="Times New Roman" w:cs="Times New Roman"/>
                <w:szCs w:val="22"/>
              </w:rPr>
            </w:pPr>
          </w:p>
        </w:tc>
      </w:tr>
      <w:tr w14:paraId="39A8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570" w:type="dxa"/>
            <w:vMerge w:val="restart"/>
            <w:vAlign w:val="center"/>
          </w:tcPr>
          <w:p w14:paraId="5850E775">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3300" w:type="dxa"/>
            <w:vMerge w:val="restart"/>
            <w:vAlign w:val="center"/>
          </w:tcPr>
          <w:p w14:paraId="32CC55F6">
            <w:pPr>
              <w:pStyle w:val="8"/>
              <w:shd w:val="clear" w:color="auto" w:fill="FFFFFF"/>
              <w:rPr>
                <w:sz w:val="22"/>
                <w:szCs w:val="22"/>
                <w:lang w:bidi="th-TH"/>
              </w:rPr>
            </w:pPr>
            <w:r>
              <w:rPr>
                <w:sz w:val="22"/>
                <w:szCs w:val="22"/>
                <w:lang w:bidi="th-TH"/>
              </w:rPr>
              <w:t>Item No. 22</w:t>
            </w:r>
          </w:p>
          <w:p w14:paraId="640A8BC4">
            <w:pPr>
              <w:pStyle w:val="8"/>
              <w:shd w:val="clear" w:color="auto" w:fill="FFFFFF"/>
              <w:jc w:val="both"/>
              <w:rPr>
                <w:color w:val="202124"/>
                <w:spacing w:val="3"/>
                <w:sz w:val="22"/>
                <w:szCs w:val="22"/>
              </w:rPr>
            </w:pPr>
            <w:r>
              <w:rPr>
                <w:sz w:val="22"/>
                <w:szCs w:val="22"/>
                <w:lang w:bidi="th-TH"/>
              </w:rPr>
              <w:t>I enjoy helping my fellow students understand reading materials through Quizizz.</w:t>
            </w:r>
          </w:p>
        </w:tc>
        <w:tc>
          <w:tcPr>
            <w:tcW w:w="757" w:type="dxa"/>
          </w:tcPr>
          <w:p w14:paraId="03A0D066">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4B6785A3">
            <w:pPr>
              <w:spacing w:after="0" w:line="240" w:lineRule="auto"/>
              <w:jc w:val="center"/>
              <w:rPr>
                <w:rFonts w:ascii="Times New Roman" w:hAnsi="Times New Roman" w:cs="Times New Roman"/>
                <w:szCs w:val="22"/>
              </w:rPr>
            </w:pPr>
            <w:r>
              <w:rPr>
                <w:rFonts w:ascii="Times New Roman" w:hAnsi="Times New Roman" w:cs="Times New Roman"/>
                <w:szCs w:val="22"/>
              </w:rPr>
              <w:t>30</w:t>
            </w:r>
          </w:p>
        </w:tc>
        <w:tc>
          <w:tcPr>
            <w:tcW w:w="1796" w:type="dxa"/>
            <w:gridSpan w:val="2"/>
          </w:tcPr>
          <w:p w14:paraId="5D7E9AF9">
            <w:pPr>
              <w:spacing w:after="0" w:line="240" w:lineRule="auto"/>
              <w:jc w:val="center"/>
              <w:rPr>
                <w:rFonts w:ascii="Times New Roman" w:hAnsi="Times New Roman" w:cs="Times New Roman"/>
                <w:szCs w:val="22"/>
              </w:rPr>
            </w:pPr>
            <w:r>
              <w:rPr>
                <w:rFonts w:ascii="Times New Roman" w:hAnsi="Times New Roman" w:cs="Times New Roman"/>
                <w:szCs w:val="22"/>
              </w:rPr>
              <w:t>22.73%</w:t>
            </w:r>
          </w:p>
        </w:tc>
        <w:tc>
          <w:tcPr>
            <w:tcW w:w="1530" w:type="dxa"/>
            <w:vMerge w:val="restart"/>
            <w:vAlign w:val="center"/>
          </w:tcPr>
          <w:p w14:paraId="5D0C3DB6">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26CD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0C9B5BC9">
            <w:pPr>
              <w:spacing w:after="0" w:line="240" w:lineRule="auto"/>
              <w:jc w:val="center"/>
              <w:rPr>
                <w:rFonts w:ascii="Times New Roman" w:hAnsi="Times New Roman" w:cs="Times New Roman"/>
                <w:szCs w:val="22"/>
              </w:rPr>
            </w:pPr>
          </w:p>
        </w:tc>
        <w:tc>
          <w:tcPr>
            <w:tcW w:w="3300" w:type="dxa"/>
            <w:vMerge w:val="continue"/>
            <w:vAlign w:val="center"/>
          </w:tcPr>
          <w:p w14:paraId="3F1CE385">
            <w:pPr>
              <w:pStyle w:val="8"/>
              <w:shd w:val="clear" w:color="auto" w:fill="FFFFFF"/>
              <w:jc w:val="center"/>
              <w:rPr>
                <w:color w:val="202124"/>
                <w:spacing w:val="3"/>
                <w:sz w:val="22"/>
                <w:szCs w:val="22"/>
              </w:rPr>
            </w:pPr>
          </w:p>
        </w:tc>
        <w:tc>
          <w:tcPr>
            <w:tcW w:w="757" w:type="dxa"/>
          </w:tcPr>
          <w:p w14:paraId="52513351">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102A87A4">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796" w:type="dxa"/>
            <w:gridSpan w:val="2"/>
          </w:tcPr>
          <w:p w14:paraId="4AA2508E">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1530" w:type="dxa"/>
            <w:vMerge w:val="continue"/>
            <w:vAlign w:val="center"/>
          </w:tcPr>
          <w:p w14:paraId="4FF93758">
            <w:pPr>
              <w:spacing w:after="0" w:line="240" w:lineRule="auto"/>
              <w:jc w:val="center"/>
              <w:rPr>
                <w:rFonts w:ascii="Times New Roman" w:hAnsi="Times New Roman" w:cs="Times New Roman"/>
                <w:szCs w:val="22"/>
              </w:rPr>
            </w:pPr>
          </w:p>
        </w:tc>
      </w:tr>
      <w:tr w14:paraId="689F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230781D2">
            <w:pPr>
              <w:spacing w:after="0" w:line="240" w:lineRule="auto"/>
              <w:jc w:val="center"/>
              <w:rPr>
                <w:rFonts w:ascii="Times New Roman" w:hAnsi="Times New Roman" w:cs="Times New Roman"/>
                <w:szCs w:val="22"/>
              </w:rPr>
            </w:pPr>
          </w:p>
        </w:tc>
        <w:tc>
          <w:tcPr>
            <w:tcW w:w="3300" w:type="dxa"/>
            <w:vMerge w:val="continue"/>
            <w:vAlign w:val="center"/>
          </w:tcPr>
          <w:p w14:paraId="720C1ABF">
            <w:pPr>
              <w:pStyle w:val="8"/>
              <w:shd w:val="clear" w:color="auto" w:fill="FFFFFF"/>
              <w:jc w:val="center"/>
              <w:rPr>
                <w:color w:val="202124"/>
                <w:spacing w:val="3"/>
                <w:sz w:val="22"/>
                <w:szCs w:val="22"/>
              </w:rPr>
            </w:pPr>
          </w:p>
        </w:tc>
        <w:tc>
          <w:tcPr>
            <w:tcW w:w="757" w:type="dxa"/>
          </w:tcPr>
          <w:p w14:paraId="556AF9D6">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03FF68AD">
            <w:pPr>
              <w:spacing w:after="0" w:line="240" w:lineRule="auto"/>
              <w:jc w:val="center"/>
              <w:rPr>
                <w:rFonts w:ascii="Times New Roman" w:hAnsi="Times New Roman" w:cs="Times New Roman"/>
                <w:szCs w:val="22"/>
              </w:rPr>
            </w:pPr>
            <w:r>
              <w:rPr>
                <w:rFonts w:ascii="Times New Roman" w:hAnsi="Times New Roman" w:cs="Times New Roman"/>
                <w:szCs w:val="22"/>
              </w:rPr>
              <w:t>40</w:t>
            </w:r>
          </w:p>
        </w:tc>
        <w:tc>
          <w:tcPr>
            <w:tcW w:w="1796" w:type="dxa"/>
            <w:gridSpan w:val="2"/>
          </w:tcPr>
          <w:p w14:paraId="785F77D5">
            <w:pPr>
              <w:spacing w:after="0" w:line="240" w:lineRule="auto"/>
              <w:jc w:val="center"/>
              <w:rPr>
                <w:rFonts w:ascii="Times New Roman" w:hAnsi="Times New Roman" w:cs="Times New Roman"/>
                <w:szCs w:val="22"/>
              </w:rPr>
            </w:pPr>
            <w:r>
              <w:rPr>
                <w:rFonts w:ascii="Times New Roman" w:hAnsi="Times New Roman" w:cs="Times New Roman"/>
                <w:szCs w:val="22"/>
              </w:rPr>
              <w:t>30.30%</w:t>
            </w:r>
          </w:p>
        </w:tc>
        <w:tc>
          <w:tcPr>
            <w:tcW w:w="1530" w:type="dxa"/>
            <w:vAlign w:val="center"/>
          </w:tcPr>
          <w:p w14:paraId="01850F0F">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E5E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44ABD711">
            <w:pPr>
              <w:spacing w:after="0" w:line="240" w:lineRule="auto"/>
              <w:jc w:val="center"/>
              <w:rPr>
                <w:rFonts w:ascii="Times New Roman" w:hAnsi="Times New Roman" w:cs="Times New Roman"/>
                <w:szCs w:val="22"/>
              </w:rPr>
            </w:pPr>
          </w:p>
        </w:tc>
        <w:tc>
          <w:tcPr>
            <w:tcW w:w="3300" w:type="dxa"/>
            <w:vMerge w:val="continue"/>
            <w:vAlign w:val="center"/>
          </w:tcPr>
          <w:p w14:paraId="0F667A33">
            <w:pPr>
              <w:pStyle w:val="8"/>
              <w:shd w:val="clear" w:color="auto" w:fill="FFFFFF"/>
              <w:jc w:val="center"/>
              <w:rPr>
                <w:color w:val="202124"/>
                <w:spacing w:val="3"/>
                <w:sz w:val="22"/>
                <w:szCs w:val="22"/>
              </w:rPr>
            </w:pPr>
          </w:p>
        </w:tc>
        <w:tc>
          <w:tcPr>
            <w:tcW w:w="757" w:type="dxa"/>
          </w:tcPr>
          <w:p w14:paraId="696AB3E4">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3D8428F7">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796" w:type="dxa"/>
            <w:gridSpan w:val="2"/>
          </w:tcPr>
          <w:p w14:paraId="12245E3B">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1530" w:type="dxa"/>
            <w:vMerge w:val="restart"/>
            <w:vAlign w:val="center"/>
          </w:tcPr>
          <w:p w14:paraId="183FB063">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7F75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6C5C9394">
            <w:pPr>
              <w:spacing w:after="0" w:line="240" w:lineRule="auto"/>
              <w:jc w:val="center"/>
              <w:rPr>
                <w:rFonts w:ascii="Times New Roman" w:hAnsi="Times New Roman" w:cs="Times New Roman"/>
                <w:szCs w:val="22"/>
              </w:rPr>
            </w:pPr>
          </w:p>
        </w:tc>
        <w:tc>
          <w:tcPr>
            <w:tcW w:w="3300" w:type="dxa"/>
            <w:vMerge w:val="continue"/>
            <w:vAlign w:val="center"/>
          </w:tcPr>
          <w:p w14:paraId="369686BC">
            <w:pPr>
              <w:pStyle w:val="8"/>
              <w:shd w:val="clear" w:color="auto" w:fill="FFFFFF"/>
              <w:jc w:val="center"/>
              <w:rPr>
                <w:color w:val="202124"/>
                <w:spacing w:val="3"/>
                <w:sz w:val="22"/>
                <w:szCs w:val="22"/>
              </w:rPr>
            </w:pPr>
          </w:p>
        </w:tc>
        <w:tc>
          <w:tcPr>
            <w:tcW w:w="757" w:type="dxa"/>
          </w:tcPr>
          <w:p w14:paraId="47BB986A">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02D2E43E">
            <w:pPr>
              <w:spacing w:after="0" w:line="240" w:lineRule="auto"/>
              <w:jc w:val="center"/>
              <w:rPr>
                <w:rFonts w:ascii="Times New Roman" w:hAnsi="Times New Roman" w:cs="Times New Roman"/>
                <w:szCs w:val="22"/>
              </w:rPr>
            </w:pPr>
            <w:r>
              <w:rPr>
                <w:rFonts w:ascii="Times New Roman" w:hAnsi="Times New Roman" w:cs="Times New Roman"/>
                <w:szCs w:val="22"/>
              </w:rPr>
              <w:t>8</w:t>
            </w:r>
          </w:p>
        </w:tc>
        <w:tc>
          <w:tcPr>
            <w:tcW w:w="1796" w:type="dxa"/>
            <w:gridSpan w:val="2"/>
          </w:tcPr>
          <w:p w14:paraId="6F8AC7CE">
            <w:pPr>
              <w:spacing w:after="0" w:line="240" w:lineRule="auto"/>
              <w:jc w:val="center"/>
              <w:rPr>
                <w:rFonts w:ascii="Times New Roman" w:hAnsi="Times New Roman" w:cs="Times New Roman"/>
                <w:szCs w:val="22"/>
              </w:rPr>
            </w:pPr>
            <w:r>
              <w:rPr>
                <w:rFonts w:ascii="Times New Roman" w:hAnsi="Times New Roman" w:cs="Times New Roman"/>
                <w:szCs w:val="22"/>
              </w:rPr>
              <w:t>6.06%</w:t>
            </w:r>
          </w:p>
        </w:tc>
        <w:tc>
          <w:tcPr>
            <w:tcW w:w="1530" w:type="dxa"/>
            <w:vMerge w:val="continue"/>
            <w:vAlign w:val="center"/>
          </w:tcPr>
          <w:p w14:paraId="3A202D43">
            <w:pPr>
              <w:spacing w:after="0" w:line="240" w:lineRule="auto"/>
              <w:jc w:val="center"/>
              <w:rPr>
                <w:rFonts w:ascii="Times New Roman" w:hAnsi="Times New Roman" w:cs="Times New Roman"/>
                <w:szCs w:val="22"/>
              </w:rPr>
            </w:pPr>
          </w:p>
        </w:tc>
      </w:tr>
      <w:tr w14:paraId="1BA8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50DE1231">
            <w:pPr>
              <w:spacing w:after="0" w:line="240" w:lineRule="auto"/>
              <w:jc w:val="center"/>
              <w:rPr>
                <w:rFonts w:ascii="Times New Roman" w:hAnsi="Times New Roman" w:cs="Times New Roman"/>
                <w:szCs w:val="22"/>
              </w:rPr>
            </w:pPr>
            <w:r>
              <w:rPr>
                <w:rFonts w:ascii="Times New Roman" w:hAnsi="Times New Roman" w:cs="Times New Roman"/>
                <w:szCs w:val="22"/>
              </w:rPr>
              <w:t>13.</w:t>
            </w:r>
          </w:p>
        </w:tc>
        <w:tc>
          <w:tcPr>
            <w:tcW w:w="3300" w:type="dxa"/>
            <w:vMerge w:val="restart"/>
            <w:vAlign w:val="center"/>
          </w:tcPr>
          <w:p w14:paraId="726CBCD6">
            <w:pPr>
              <w:pStyle w:val="8"/>
              <w:shd w:val="clear" w:color="auto" w:fill="FFFFFF"/>
              <w:rPr>
                <w:sz w:val="22"/>
                <w:szCs w:val="22"/>
                <w:lang w:bidi="th-TH"/>
              </w:rPr>
            </w:pPr>
            <w:r>
              <w:rPr>
                <w:sz w:val="22"/>
                <w:szCs w:val="22"/>
                <w:lang w:bidi="th-TH"/>
              </w:rPr>
              <w:t>Item No. 23</w:t>
            </w:r>
          </w:p>
          <w:p w14:paraId="5095522E">
            <w:pPr>
              <w:pStyle w:val="8"/>
              <w:shd w:val="clear" w:color="auto" w:fill="FFFFFF"/>
              <w:jc w:val="both"/>
              <w:rPr>
                <w:color w:val="202124"/>
                <w:spacing w:val="3"/>
                <w:sz w:val="22"/>
                <w:szCs w:val="22"/>
              </w:rPr>
            </w:pPr>
            <w:r>
              <w:rPr>
                <w:sz w:val="22"/>
                <w:szCs w:val="22"/>
                <w:lang w:bidi="th-TH"/>
              </w:rPr>
              <w:t>Using Quizizz for reading exercises encourages me to assist my classmates when they face difficulties.</w:t>
            </w:r>
          </w:p>
        </w:tc>
        <w:tc>
          <w:tcPr>
            <w:tcW w:w="757" w:type="dxa"/>
          </w:tcPr>
          <w:p w14:paraId="0B7E930B">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11DBC8CB">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796" w:type="dxa"/>
            <w:gridSpan w:val="2"/>
          </w:tcPr>
          <w:p w14:paraId="37B2C546">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1530" w:type="dxa"/>
            <w:vMerge w:val="restart"/>
            <w:vAlign w:val="center"/>
          </w:tcPr>
          <w:p w14:paraId="6046EABD">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0D93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228A8272">
            <w:pPr>
              <w:spacing w:after="0" w:line="240" w:lineRule="auto"/>
              <w:jc w:val="center"/>
              <w:rPr>
                <w:rFonts w:ascii="Times New Roman" w:hAnsi="Times New Roman" w:cs="Times New Roman"/>
                <w:szCs w:val="22"/>
              </w:rPr>
            </w:pPr>
          </w:p>
        </w:tc>
        <w:tc>
          <w:tcPr>
            <w:tcW w:w="3300" w:type="dxa"/>
            <w:vMerge w:val="continue"/>
            <w:vAlign w:val="center"/>
          </w:tcPr>
          <w:p w14:paraId="36BB03A4">
            <w:pPr>
              <w:pStyle w:val="8"/>
              <w:shd w:val="clear" w:color="auto" w:fill="FFFFFF"/>
              <w:jc w:val="center"/>
              <w:rPr>
                <w:color w:val="202124"/>
                <w:spacing w:val="3"/>
                <w:sz w:val="22"/>
                <w:szCs w:val="22"/>
              </w:rPr>
            </w:pPr>
          </w:p>
        </w:tc>
        <w:tc>
          <w:tcPr>
            <w:tcW w:w="757" w:type="dxa"/>
          </w:tcPr>
          <w:p w14:paraId="3F877535">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4AA848CC">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796" w:type="dxa"/>
            <w:gridSpan w:val="2"/>
          </w:tcPr>
          <w:p w14:paraId="34FD8C15">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1530" w:type="dxa"/>
            <w:vMerge w:val="continue"/>
            <w:vAlign w:val="center"/>
          </w:tcPr>
          <w:p w14:paraId="7DF3D086">
            <w:pPr>
              <w:spacing w:after="0" w:line="240" w:lineRule="auto"/>
              <w:jc w:val="center"/>
              <w:rPr>
                <w:rFonts w:ascii="Times New Roman" w:hAnsi="Times New Roman" w:cs="Times New Roman"/>
                <w:szCs w:val="22"/>
              </w:rPr>
            </w:pPr>
          </w:p>
        </w:tc>
      </w:tr>
      <w:tr w14:paraId="65DF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75B3120E">
            <w:pPr>
              <w:spacing w:after="0" w:line="240" w:lineRule="auto"/>
              <w:jc w:val="center"/>
              <w:rPr>
                <w:rFonts w:ascii="Times New Roman" w:hAnsi="Times New Roman" w:cs="Times New Roman"/>
                <w:szCs w:val="22"/>
              </w:rPr>
            </w:pPr>
          </w:p>
        </w:tc>
        <w:tc>
          <w:tcPr>
            <w:tcW w:w="3300" w:type="dxa"/>
            <w:vMerge w:val="continue"/>
            <w:vAlign w:val="center"/>
          </w:tcPr>
          <w:p w14:paraId="71C88756">
            <w:pPr>
              <w:pStyle w:val="8"/>
              <w:shd w:val="clear" w:color="auto" w:fill="FFFFFF"/>
              <w:jc w:val="center"/>
              <w:rPr>
                <w:color w:val="202124"/>
                <w:spacing w:val="3"/>
                <w:sz w:val="22"/>
                <w:szCs w:val="22"/>
              </w:rPr>
            </w:pPr>
          </w:p>
        </w:tc>
        <w:tc>
          <w:tcPr>
            <w:tcW w:w="757" w:type="dxa"/>
          </w:tcPr>
          <w:p w14:paraId="34FCEFF2">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668DDA93">
            <w:pPr>
              <w:spacing w:after="0" w:line="240" w:lineRule="auto"/>
              <w:jc w:val="center"/>
              <w:rPr>
                <w:rFonts w:ascii="Times New Roman" w:hAnsi="Times New Roman" w:cs="Times New Roman"/>
                <w:szCs w:val="22"/>
              </w:rPr>
            </w:pPr>
            <w:r>
              <w:rPr>
                <w:rFonts w:ascii="Times New Roman" w:hAnsi="Times New Roman" w:cs="Times New Roman"/>
                <w:szCs w:val="22"/>
              </w:rPr>
              <w:t>38</w:t>
            </w:r>
          </w:p>
        </w:tc>
        <w:tc>
          <w:tcPr>
            <w:tcW w:w="1796" w:type="dxa"/>
            <w:gridSpan w:val="2"/>
          </w:tcPr>
          <w:p w14:paraId="6B071410">
            <w:pPr>
              <w:spacing w:after="0" w:line="240" w:lineRule="auto"/>
              <w:jc w:val="center"/>
              <w:rPr>
                <w:rFonts w:ascii="Times New Roman" w:hAnsi="Times New Roman" w:cs="Times New Roman"/>
                <w:szCs w:val="22"/>
              </w:rPr>
            </w:pPr>
            <w:r>
              <w:rPr>
                <w:rFonts w:ascii="Times New Roman" w:hAnsi="Times New Roman" w:cs="Times New Roman"/>
                <w:szCs w:val="22"/>
              </w:rPr>
              <w:t>28.79%</w:t>
            </w:r>
          </w:p>
        </w:tc>
        <w:tc>
          <w:tcPr>
            <w:tcW w:w="1530" w:type="dxa"/>
            <w:vAlign w:val="center"/>
          </w:tcPr>
          <w:p w14:paraId="0999A1C7">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09AB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5CBD5DE9">
            <w:pPr>
              <w:spacing w:after="0" w:line="240" w:lineRule="auto"/>
              <w:jc w:val="center"/>
              <w:rPr>
                <w:rFonts w:ascii="Times New Roman" w:hAnsi="Times New Roman" w:cs="Times New Roman"/>
                <w:szCs w:val="22"/>
              </w:rPr>
            </w:pPr>
          </w:p>
        </w:tc>
        <w:tc>
          <w:tcPr>
            <w:tcW w:w="3300" w:type="dxa"/>
            <w:vMerge w:val="continue"/>
            <w:vAlign w:val="center"/>
          </w:tcPr>
          <w:p w14:paraId="67C8A143">
            <w:pPr>
              <w:pStyle w:val="8"/>
              <w:shd w:val="clear" w:color="auto" w:fill="FFFFFF"/>
              <w:jc w:val="center"/>
              <w:rPr>
                <w:color w:val="202124"/>
                <w:spacing w:val="3"/>
                <w:sz w:val="22"/>
                <w:szCs w:val="22"/>
              </w:rPr>
            </w:pPr>
          </w:p>
        </w:tc>
        <w:tc>
          <w:tcPr>
            <w:tcW w:w="757" w:type="dxa"/>
          </w:tcPr>
          <w:p w14:paraId="16DF7D94">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16E1625F">
            <w:pPr>
              <w:spacing w:after="0" w:line="240" w:lineRule="auto"/>
              <w:jc w:val="center"/>
              <w:rPr>
                <w:rFonts w:ascii="Times New Roman" w:hAnsi="Times New Roman" w:cs="Times New Roman"/>
                <w:szCs w:val="22"/>
              </w:rPr>
            </w:pPr>
            <w:r>
              <w:rPr>
                <w:rFonts w:ascii="Times New Roman" w:hAnsi="Times New Roman" w:cs="Times New Roman"/>
                <w:szCs w:val="22"/>
              </w:rPr>
              <w:t>13</w:t>
            </w:r>
          </w:p>
        </w:tc>
        <w:tc>
          <w:tcPr>
            <w:tcW w:w="1796" w:type="dxa"/>
            <w:gridSpan w:val="2"/>
          </w:tcPr>
          <w:p w14:paraId="5F87948D">
            <w:pPr>
              <w:spacing w:after="0" w:line="240" w:lineRule="auto"/>
              <w:jc w:val="center"/>
              <w:rPr>
                <w:rFonts w:ascii="Times New Roman" w:hAnsi="Times New Roman" w:cs="Times New Roman"/>
                <w:szCs w:val="22"/>
              </w:rPr>
            </w:pPr>
            <w:r>
              <w:rPr>
                <w:rFonts w:ascii="Times New Roman" w:hAnsi="Times New Roman" w:cs="Times New Roman"/>
                <w:szCs w:val="22"/>
              </w:rPr>
              <w:t>9.85%</w:t>
            </w:r>
          </w:p>
        </w:tc>
        <w:tc>
          <w:tcPr>
            <w:tcW w:w="1530" w:type="dxa"/>
            <w:vMerge w:val="restart"/>
            <w:vAlign w:val="center"/>
          </w:tcPr>
          <w:p w14:paraId="6F5ACE58">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D4F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002FC249">
            <w:pPr>
              <w:spacing w:after="0" w:line="240" w:lineRule="auto"/>
              <w:jc w:val="center"/>
              <w:rPr>
                <w:rFonts w:ascii="Times New Roman" w:hAnsi="Times New Roman" w:cs="Times New Roman"/>
                <w:szCs w:val="22"/>
              </w:rPr>
            </w:pPr>
          </w:p>
        </w:tc>
        <w:tc>
          <w:tcPr>
            <w:tcW w:w="3300" w:type="dxa"/>
            <w:vMerge w:val="continue"/>
            <w:vAlign w:val="center"/>
          </w:tcPr>
          <w:p w14:paraId="433D2005">
            <w:pPr>
              <w:pStyle w:val="8"/>
              <w:shd w:val="clear" w:color="auto" w:fill="FFFFFF"/>
              <w:jc w:val="center"/>
              <w:rPr>
                <w:color w:val="202124"/>
                <w:spacing w:val="3"/>
                <w:sz w:val="22"/>
                <w:szCs w:val="22"/>
              </w:rPr>
            </w:pPr>
          </w:p>
        </w:tc>
        <w:tc>
          <w:tcPr>
            <w:tcW w:w="757" w:type="dxa"/>
          </w:tcPr>
          <w:p w14:paraId="1B022DD2">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3DA49686">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796" w:type="dxa"/>
            <w:gridSpan w:val="2"/>
          </w:tcPr>
          <w:p w14:paraId="6E2F6639">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1530" w:type="dxa"/>
            <w:vMerge w:val="continue"/>
            <w:vAlign w:val="center"/>
          </w:tcPr>
          <w:p w14:paraId="2B7186DA">
            <w:pPr>
              <w:spacing w:after="0" w:line="240" w:lineRule="auto"/>
              <w:jc w:val="center"/>
              <w:rPr>
                <w:rFonts w:ascii="Times New Roman" w:hAnsi="Times New Roman" w:cs="Times New Roman"/>
                <w:szCs w:val="22"/>
              </w:rPr>
            </w:pPr>
          </w:p>
        </w:tc>
      </w:tr>
      <w:tr w14:paraId="5984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restart"/>
            <w:vAlign w:val="center"/>
          </w:tcPr>
          <w:p w14:paraId="227CB0E9">
            <w:pPr>
              <w:spacing w:after="0" w:line="240" w:lineRule="auto"/>
              <w:jc w:val="center"/>
              <w:rPr>
                <w:rFonts w:ascii="Times New Roman" w:hAnsi="Times New Roman" w:cs="Times New Roman"/>
                <w:szCs w:val="22"/>
              </w:rPr>
            </w:pPr>
            <w:r>
              <w:rPr>
                <w:rFonts w:ascii="Times New Roman" w:hAnsi="Times New Roman" w:cs="Times New Roman"/>
                <w:szCs w:val="22"/>
              </w:rPr>
              <w:t>14.</w:t>
            </w:r>
          </w:p>
        </w:tc>
        <w:tc>
          <w:tcPr>
            <w:tcW w:w="3300" w:type="dxa"/>
            <w:vMerge w:val="restart"/>
            <w:vAlign w:val="center"/>
          </w:tcPr>
          <w:p w14:paraId="249B9311">
            <w:pPr>
              <w:pStyle w:val="8"/>
              <w:shd w:val="clear" w:color="auto" w:fill="FFFFFF"/>
              <w:rPr>
                <w:sz w:val="22"/>
                <w:szCs w:val="22"/>
                <w:lang w:bidi="th-TH"/>
              </w:rPr>
            </w:pPr>
            <w:r>
              <w:rPr>
                <w:sz w:val="22"/>
                <w:szCs w:val="22"/>
                <w:lang w:bidi="th-TH"/>
              </w:rPr>
              <w:t>Item No. 24</w:t>
            </w:r>
          </w:p>
          <w:p w14:paraId="7F65C465">
            <w:pPr>
              <w:pStyle w:val="8"/>
              <w:shd w:val="clear" w:color="auto" w:fill="FFFFFF"/>
              <w:jc w:val="both"/>
              <w:rPr>
                <w:color w:val="202124"/>
                <w:spacing w:val="3"/>
                <w:sz w:val="22"/>
                <w:szCs w:val="22"/>
              </w:rPr>
            </w:pPr>
            <w:r>
              <w:rPr>
                <w:sz w:val="22"/>
                <w:szCs w:val="22"/>
                <w:lang w:bidi="th-TH"/>
              </w:rPr>
              <w:t>I ask questions and discuss with the teacher or friends more often after using Quizizz in reading class.</w:t>
            </w:r>
          </w:p>
        </w:tc>
        <w:tc>
          <w:tcPr>
            <w:tcW w:w="757" w:type="dxa"/>
          </w:tcPr>
          <w:p w14:paraId="7E2C52FE">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17" w:type="dxa"/>
          </w:tcPr>
          <w:p w14:paraId="0578E7AB">
            <w:pPr>
              <w:spacing w:after="0" w:line="240" w:lineRule="auto"/>
              <w:jc w:val="center"/>
              <w:rPr>
                <w:rFonts w:ascii="Times New Roman" w:hAnsi="Times New Roman" w:cs="Times New Roman"/>
                <w:szCs w:val="22"/>
              </w:rPr>
            </w:pPr>
            <w:r>
              <w:rPr>
                <w:rFonts w:ascii="Times New Roman" w:hAnsi="Times New Roman" w:cs="Times New Roman"/>
                <w:szCs w:val="22"/>
              </w:rPr>
              <w:t>26</w:t>
            </w:r>
          </w:p>
        </w:tc>
        <w:tc>
          <w:tcPr>
            <w:tcW w:w="1796" w:type="dxa"/>
            <w:gridSpan w:val="2"/>
          </w:tcPr>
          <w:p w14:paraId="0A5C354F">
            <w:pPr>
              <w:spacing w:after="0" w:line="240" w:lineRule="auto"/>
              <w:jc w:val="center"/>
              <w:rPr>
                <w:rFonts w:ascii="Times New Roman" w:hAnsi="Times New Roman" w:cs="Times New Roman"/>
                <w:szCs w:val="22"/>
              </w:rPr>
            </w:pPr>
            <w:r>
              <w:rPr>
                <w:rFonts w:ascii="Times New Roman" w:hAnsi="Times New Roman" w:cs="Times New Roman"/>
                <w:szCs w:val="22"/>
              </w:rPr>
              <w:t>19.70%</w:t>
            </w:r>
          </w:p>
        </w:tc>
        <w:tc>
          <w:tcPr>
            <w:tcW w:w="1530" w:type="dxa"/>
            <w:vMerge w:val="restart"/>
            <w:vAlign w:val="center"/>
          </w:tcPr>
          <w:p w14:paraId="0E75D54B">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5ECE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46062372">
            <w:pPr>
              <w:spacing w:after="0" w:line="240" w:lineRule="auto"/>
              <w:jc w:val="center"/>
              <w:rPr>
                <w:rFonts w:ascii="Times New Roman" w:hAnsi="Times New Roman" w:cs="Times New Roman"/>
                <w:b/>
                <w:bCs/>
                <w:szCs w:val="22"/>
              </w:rPr>
            </w:pPr>
          </w:p>
        </w:tc>
        <w:tc>
          <w:tcPr>
            <w:tcW w:w="3300" w:type="dxa"/>
            <w:vMerge w:val="continue"/>
            <w:vAlign w:val="center"/>
          </w:tcPr>
          <w:p w14:paraId="748AA6DA">
            <w:pPr>
              <w:pStyle w:val="8"/>
              <w:shd w:val="clear" w:color="auto" w:fill="FFFFFF"/>
              <w:jc w:val="center"/>
              <w:rPr>
                <w:color w:val="202124"/>
                <w:spacing w:val="3"/>
                <w:sz w:val="22"/>
                <w:szCs w:val="22"/>
              </w:rPr>
            </w:pPr>
          </w:p>
        </w:tc>
        <w:tc>
          <w:tcPr>
            <w:tcW w:w="757" w:type="dxa"/>
          </w:tcPr>
          <w:p w14:paraId="062FDC41">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17" w:type="dxa"/>
          </w:tcPr>
          <w:p w14:paraId="7521622E">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796" w:type="dxa"/>
            <w:gridSpan w:val="2"/>
          </w:tcPr>
          <w:p w14:paraId="1CC0843C">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1530" w:type="dxa"/>
            <w:vMerge w:val="continue"/>
            <w:vAlign w:val="center"/>
          </w:tcPr>
          <w:p w14:paraId="209DBFA6">
            <w:pPr>
              <w:spacing w:after="0" w:line="240" w:lineRule="auto"/>
              <w:jc w:val="center"/>
              <w:rPr>
                <w:rFonts w:ascii="Times New Roman" w:hAnsi="Times New Roman" w:cs="Times New Roman"/>
                <w:szCs w:val="22"/>
              </w:rPr>
            </w:pPr>
          </w:p>
        </w:tc>
      </w:tr>
      <w:tr w14:paraId="63B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0" w:type="dxa"/>
            <w:vMerge w:val="continue"/>
            <w:vAlign w:val="center"/>
          </w:tcPr>
          <w:p w14:paraId="22AB985A">
            <w:pPr>
              <w:spacing w:after="0" w:line="240" w:lineRule="auto"/>
              <w:jc w:val="center"/>
              <w:rPr>
                <w:rFonts w:ascii="Times New Roman" w:hAnsi="Times New Roman" w:cs="Times New Roman"/>
                <w:b/>
                <w:bCs/>
                <w:szCs w:val="22"/>
              </w:rPr>
            </w:pPr>
          </w:p>
        </w:tc>
        <w:tc>
          <w:tcPr>
            <w:tcW w:w="3300" w:type="dxa"/>
            <w:vMerge w:val="continue"/>
            <w:vAlign w:val="center"/>
          </w:tcPr>
          <w:p w14:paraId="2C006D58">
            <w:pPr>
              <w:pStyle w:val="8"/>
              <w:shd w:val="clear" w:color="auto" w:fill="FFFFFF"/>
              <w:jc w:val="center"/>
              <w:rPr>
                <w:color w:val="202124"/>
                <w:spacing w:val="3"/>
                <w:sz w:val="22"/>
                <w:szCs w:val="22"/>
              </w:rPr>
            </w:pPr>
          </w:p>
        </w:tc>
        <w:tc>
          <w:tcPr>
            <w:tcW w:w="757" w:type="dxa"/>
          </w:tcPr>
          <w:p w14:paraId="276F88BC">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17" w:type="dxa"/>
          </w:tcPr>
          <w:p w14:paraId="7CDD5DE0">
            <w:pPr>
              <w:spacing w:after="0" w:line="240" w:lineRule="auto"/>
              <w:jc w:val="center"/>
              <w:rPr>
                <w:rFonts w:ascii="Times New Roman" w:hAnsi="Times New Roman" w:cs="Times New Roman"/>
                <w:szCs w:val="22"/>
              </w:rPr>
            </w:pPr>
            <w:r>
              <w:rPr>
                <w:rFonts w:ascii="Times New Roman" w:hAnsi="Times New Roman" w:cs="Times New Roman"/>
                <w:szCs w:val="22"/>
              </w:rPr>
              <w:t>48</w:t>
            </w:r>
          </w:p>
        </w:tc>
        <w:tc>
          <w:tcPr>
            <w:tcW w:w="1796" w:type="dxa"/>
            <w:gridSpan w:val="2"/>
          </w:tcPr>
          <w:p w14:paraId="53674273">
            <w:pPr>
              <w:spacing w:after="0" w:line="240" w:lineRule="auto"/>
              <w:jc w:val="center"/>
              <w:rPr>
                <w:rFonts w:ascii="Times New Roman" w:hAnsi="Times New Roman" w:cs="Times New Roman"/>
                <w:szCs w:val="22"/>
              </w:rPr>
            </w:pPr>
            <w:r>
              <w:rPr>
                <w:rFonts w:ascii="Times New Roman" w:hAnsi="Times New Roman" w:cs="Times New Roman"/>
                <w:szCs w:val="22"/>
              </w:rPr>
              <w:t>36.36%</w:t>
            </w:r>
          </w:p>
        </w:tc>
        <w:tc>
          <w:tcPr>
            <w:tcW w:w="1530" w:type="dxa"/>
            <w:vAlign w:val="center"/>
          </w:tcPr>
          <w:p w14:paraId="3B6D1B28">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0DEB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163B2918">
            <w:pPr>
              <w:spacing w:after="0" w:line="240" w:lineRule="auto"/>
              <w:jc w:val="center"/>
              <w:rPr>
                <w:rFonts w:ascii="Times New Roman" w:hAnsi="Times New Roman" w:cs="Times New Roman"/>
                <w:b/>
                <w:bCs/>
                <w:szCs w:val="22"/>
              </w:rPr>
            </w:pPr>
          </w:p>
        </w:tc>
        <w:tc>
          <w:tcPr>
            <w:tcW w:w="3300" w:type="dxa"/>
            <w:vMerge w:val="continue"/>
            <w:vAlign w:val="center"/>
          </w:tcPr>
          <w:p w14:paraId="76A438E9">
            <w:pPr>
              <w:pStyle w:val="8"/>
              <w:shd w:val="clear" w:color="auto" w:fill="FFFFFF"/>
              <w:jc w:val="center"/>
              <w:rPr>
                <w:color w:val="202124"/>
                <w:spacing w:val="3"/>
                <w:sz w:val="22"/>
                <w:szCs w:val="22"/>
              </w:rPr>
            </w:pPr>
          </w:p>
        </w:tc>
        <w:tc>
          <w:tcPr>
            <w:tcW w:w="757" w:type="dxa"/>
          </w:tcPr>
          <w:p w14:paraId="15282F85">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17" w:type="dxa"/>
          </w:tcPr>
          <w:p w14:paraId="41B3B1F2">
            <w:pPr>
              <w:spacing w:after="0" w:line="240" w:lineRule="auto"/>
              <w:jc w:val="center"/>
              <w:rPr>
                <w:rFonts w:ascii="Times New Roman" w:hAnsi="Times New Roman" w:cs="Times New Roman"/>
                <w:szCs w:val="22"/>
              </w:rPr>
            </w:pPr>
            <w:r>
              <w:rPr>
                <w:rFonts w:ascii="Times New Roman" w:hAnsi="Times New Roman" w:cs="Times New Roman"/>
                <w:szCs w:val="22"/>
              </w:rPr>
              <w:t>17</w:t>
            </w:r>
          </w:p>
        </w:tc>
        <w:tc>
          <w:tcPr>
            <w:tcW w:w="1796" w:type="dxa"/>
            <w:gridSpan w:val="2"/>
          </w:tcPr>
          <w:p w14:paraId="25BE6656">
            <w:pPr>
              <w:spacing w:after="0" w:line="240" w:lineRule="auto"/>
              <w:jc w:val="center"/>
              <w:rPr>
                <w:rFonts w:ascii="Times New Roman" w:hAnsi="Times New Roman" w:cs="Times New Roman"/>
                <w:szCs w:val="22"/>
              </w:rPr>
            </w:pPr>
            <w:r>
              <w:rPr>
                <w:rFonts w:ascii="Times New Roman" w:hAnsi="Times New Roman" w:cs="Times New Roman"/>
                <w:szCs w:val="22"/>
              </w:rPr>
              <w:t>12.88%</w:t>
            </w:r>
          </w:p>
        </w:tc>
        <w:tc>
          <w:tcPr>
            <w:tcW w:w="1530" w:type="dxa"/>
            <w:vMerge w:val="restart"/>
            <w:vAlign w:val="center"/>
          </w:tcPr>
          <w:p w14:paraId="1468A76B">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07E0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0" w:type="dxa"/>
            <w:vMerge w:val="continue"/>
            <w:vAlign w:val="center"/>
          </w:tcPr>
          <w:p w14:paraId="1CC89D69">
            <w:pPr>
              <w:spacing w:after="0" w:line="240" w:lineRule="auto"/>
              <w:jc w:val="center"/>
              <w:rPr>
                <w:rFonts w:ascii="Times New Roman" w:hAnsi="Times New Roman" w:cs="Times New Roman"/>
                <w:b/>
                <w:bCs/>
                <w:szCs w:val="22"/>
              </w:rPr>
            </w:pPr>
          </w:p>
        </w:tc>
        <w:tc>
          <w:tcPr>
            <w:tcW w:w="3300" w:type="dxa"/>
            <w:vMerge w:val="continue"/>
            <w:vAlign w:val="center"/>
          </w:tcPr>
          <w:p w14:paraId="574B7A7E">
            <w:pPr>
              <w:pStyle w:val="8"/>
              <w:shd w:val="clear" w:color="auto" w:fill="FFFFFF"/>
              <w:jc w:val="center"/>
              <w:rPr>
                <w:color w:val="202124"/>
                <w:spacing w:val="3"/>
                <w:sz w:val="22"/>
                <w:szCs w:val="22"/>
              </w:rPr>
            </w:pPr>
          </w:p>
        </w:tc>
        <w:tc>
          <w:tcPr>
            <w:tcW w:w="757" w:type="dxa"/>
          </w:tcPr>
          <w:p w14:paraId="05A71A34">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17" w:type="dxa"/>
          </w:tcPr>
          <w:p w14:paraId="76A4FBFA">
            <w:pPr>
              <w:spacing w:after="0" w:line="240" w:lineRule="auto"/>
              <w:jc w:val="center"/>
              <w:rPr>
                <w:rFonts w:ascii="Times New Roman" w:hAnsi="Times New Roman" w:cs="Times New Roman"/>
                <w:szCs w:val="22"/>
              </w:rPr>
            </w:pPr>
            <w:r>
              <w:rPr>
                <w:rFonts w:ascii="Times New Roman" w:hAnsi="Times New Roman" w:cs="Times New Roman"/>
                <w:szCs w:val="22"/>
              </w:rPr>
              <w:t>7</w:t>
            </w:r>
          </w:p>
        </w:tc>
        <w:tc>
          <w:tcPr>
            <w:tcW w:w="1796" w:type="dxa"/>
            <w:gridSpan w:val="2"/>
          </w:tcPr>
          <w:p w14:paraId="3263A3C7">
            <w:pPr>
              <w:spacing w:after="0" w:line="240" w:lineRule="auto"/>
              <w:jc w:val="center"/>
              <w:rPr>
                <w:rFonts w:ascii="Times New Roman" w:hAnsi="Times New Roman" w:cs="Times New Roman"/>
                <w:szCs w:val="22"/>
              </w:rPr>
            </w:pPr>
            <w:r>
              <w:rPr>
                <w:rFonts w:ascii="Times New Roman" w:hAnsi="Times New Roman" w:cs="Times New Roman"/>
                <w:szCs w:val="22"/>
              </w:rPr>
              <w:t>5.30%</w:t>
            </w:r>
          </w:p>
        </w:tc>
        <w:tc>
          <w:tcPr>
            <w:tcW w:w="1530" w:type="dxa"/>
            <w:vMerge w:val="continue"/>
            <w:vAlign w:val="center"/>
          </w:tcPr>
          <w:p w14:paraId="338EC9CF">
            <w:pPr>
              <w:spacing w:after="0" w:line="240" w:lineRule="auto"/>
              <w:jc w:val="center"/>
              <w:rPr>
                <w:rFonts w:ascii="Times New Roman" w:hAnsi="Times New Roman" w:cs="Times New Roman"/>
                <w:szCs w:val="22"/>
              </w:rPr>
            </w:pPr>
          </w:p>
        </w:tc>
      </w:tr>
      <w:tr w14:paraId="7388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0" w:hRule="atLeast"/>
        </w:trPr>
        <w:tc>
          <w:tcPr>
            <w:tcW w:w="5954" w:type="dxa"/>
            <w:gridSpan w:val="5"/>
            <w:vMerge w:val="restart"/>
            <w:shd w:val="clear" w:color="auto" w:fill="FFFFFF" w:themeFill="background1"/>
            <w:vAlign w:val="center"/>
          </w:tcPr>
          <w:p w14:paraId="561B2D86">
            <w:pPr>
              <w:spacing w:after="0" w:line="240" w:lineRule="auto"/>
              <w:jc w:val="center"/>
              <w:rPr>
                <w:rFonts w:ascii="Times New Roman" w:hAnsi="Times New Roman" w:cs="Times New Roman"/>
                <w:b/>
                <w:bCs/>
                <w:szCs w:val="22"/>
              </w:rPr>
            </w:pPr>
            <w:r>
              <w:rPr>
                <w:rFonts w:ascii="Times New Roman" w:hAnsi="Times New Roman" w:cs="Times New Roman"/>
                <w:b/>
                <w:bCs/>
                <w:szCs w:val="22"/>
              </w:rPr>
              <w:t>TOTAL</w:t>
            </w:r>
          </w:p>
        </w:tc>
        <w:tc>
          <w:tcPr>
            <w:tcW w:w="1786" w:type="dxa"/>
            <w:shd w:val="clear" w:color="auto" w:fill="FFFFFF" w:themeFill="background1"/>
          </w:tcPr>
          <w:p w14:paraId="6BAE56BA">
            <w:pPr>
              <w:spacing w:after="0" w:line="240" w:lineRule="auto"/>
              <w:jc w:val="center"/>
              <w:rPr>
                <w:rFonts w:ascii="Times New Roman" w:hAnsi="Times New Roman" w:cs="Times New Roman"/>
                <w:b/>
                <w:bCs/>
                <w:szCs w:val="22"/>
              </w:rPr>
            </w:pPr>
            <w:r>
              <w:rPr>
                <w:rFonts w:ascii="Times New Roman" w:hAnsi="Times New Roman" w:cs="Times New Roman"/>
                <w:b/>
                <w:bCs/>
                <w:szCs w:val="22"/>
              </w:rPr>
              <w:t>55.74%</w:t>
            </w:r>
          </w:p>
        </w:tc>
        <w:tc>
          <w:tcPr>
            <w:tcW w:w="1530" w:type="dxa"/>
            <w:shd w:val="clear" w:color="auto" w:fill="FFFFFF" w:themeFill="background1"/>
            <w:vAlign w:val="center"/>
          </w:tcPr>
          <w:p w14:paraId="1A4210BD">
            <w:pPr>
              <w:spacing w:after="0" w:line="240" w:lineRule="auto"/>
              <w:jc w:val="center"/>
              <w:rPr>
                <w:rFonts w:ascii="Times New Roman" w:hAnsi="Times New Roman" w:cs="Times New Roman"/>
                <w:b/>
                <w:bCs/>
                <w:szCs w:val="22"/>
              </w:rPr>
            </w:pPr>
            <w:r>
              <w:rPr>
                <w:rFonts w:ascii="Times New Roman" w:hAnsi="Times New Roman" w:cs="Times New Roman"/>
                <w:b/>
                <w:bCs/>
                <w:szCs w:val="22"/>
              </w:rPr>
              <w:t>Positive</w:t>
            </w:r>
          </w:p>
        </w:tc>
      </w:tr>
      <w:tr w14:paraId="0E22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954" w:type="dxa"/>
            <w:gridSpan w:val="5"/>
            <w:vMerge w:val="continue"/>
            <w:shd w:val="clear" w:color="auto" w:fill="FFFFFF" w:themeFill="background1"/>
            <w:vAlign w:val="center"/>
          </w:tcPr>
          <w:p w14:paraId="649A023A">
            <w:pPr>
              <w:spacing w:after="0" w:line="240" w:lineRule="auto"/>
              <w:jc w:val="center"/>
              <w:rPr>
                <w:rFonts w:ascii="Times New Roman" w:hAnsi="Times New Roman" w:cs="Times New Roman"/>
                <w:b/>
                <w:bCs/>
                <w:szCs w:val="22"/>
              </w:rPr>
            </w:pPr>
          </w:p>
        </w:tc>
        <w:tc>
          <w:tcPr>
            <w:tcW w:w="1786" w:type="dxa"/>
            <w:shd w:val="clear" w:color="auto" w:fill="FFFFFF" w:themeFill="background1"/>
          </w:tcPr>
          <w:p w14:paraId="03546715">
            <w:pPr>
              <w:spacing w:after="0" w:line="240" w:lineRule="auto"/>
              <w:jc w:val="center"/>
              <w:rPr>
                <w:rFonts w:ascii="Times New Roman" w:hAnsi="Times New Roman" w:cs="Times New Roman"/>
                <w:szCs w:val="22"/>
              </w:rPr>
            </w:pPr>
            <w:r>
              <w:rPr>
                <w:rFonts w:ascii="Times New Roman" w:hAnsi="Times New Roman" w:cs="Times New Roman"/>
                <w:szCs w:val="22"/>
              </w:rPr>
              <w:t>27.98%</w:t>
            </w:r>
          </w:p>
        </w:tc>
        <w:tc>
          <w:tcPr>
            <w:tcW w:w="1530" w:type="dxa"/>
            <w:shd w:val="clear" w:color="auto" w:fill="FFFFFF" w:themeFill="background1"/>
            <w:vAlign w:val="center"/>
          </w:tcPr>
          <w:p w14:paraId="58033558">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2192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954" w:type="dxa"/>
            <w:gridSpan w:val="5"/>
            <w:vMerge w:val="continue"/>
            <w:shd w:val="clear" w:color="auto" w:fill="FFFFFF" w:themeFill="background1"/>
            <w:vAlign w:val="center"/>
          </w:tcPr>
          <w:p w14:paraId="54A28F9D">
            <w:pPr>
              <w:spacing w:after="0" w:line="240" w:lineRule="auto"/>
              <w:jc w:val="center"/>
              <w:rPr>
                <w:rFonts w:ascii="Times New Roman" w:hAnsi="Times New Roman" w:cs="Times New Roman"/>
                <w:b/>
                <w:bCs/>
                <w:szCs w:val="22"/>
              </w:rPr>
            </w:pPr>
          </w:p>
        </w:tc>
        <w:tc>
          <w:tcPr>
            <w:tcW w:w="1786" w:type="dxa"/>
            <w:shd w:val="clear" w:color="auto" w:fill="FFFFFF" w:themeFill="background1"/>
          </w:tcPr>
          <w:p w14:paraId="7B6C687A">
            <w:pPr>
              <w:spacing w:after="0" w:line="240" w:lineRule="auto"/>
              <w:jc w:val="center"/>
              <w:rPr>
                <w:rFonts w:ascii="Times New Roman" w:hAnsi="Times New Roman" w:cs="Times New Roman"/>
                <w:szCs w:val="22"/>
              </w:rPr>
            </w:pPr>
            <w:r>
              <w:rPr>
                <w:rFonts w:ascii="Times New Roman" w:hAnsi="Times New Roman" w:cs="Times New Roman"/>
                <w:szCs w:val="22"/>
              </w:rPr>
              <w:t>16.29%</w:t>
            </w:r>
          </w:p>
        </w:tc>
        <w:tc>
          <w:tcPr>
            <w:tcW w:w="1530" w:type="dxa"/>
            <w:shd w:val="clear" w:color="auto" w:fill="FFFFFF" w:themeFill="background1"/>
            <w:vAlign w:val="center"/>
          </w:tcPr>
          <w:p w14:paraId="08F1067C">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0ED8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954" w:type="dxa"/>
            <w:gridSpan w:val="5"/>
            <w:vMerge w:val="continue"/>
            <w:shd w:val="clear" w:color="auto" w:fill="FFFFFF" w:themeFill="background1"/>
            <w:vAlign w:val="center"/>
          </w:tcPr>
          <w:p w14:paraId="0D6EE69C">
            <w:pPr>
              <w:spacing w:after="0" w:line="240" w:lineRule="auto"/>
              <w:jc w:val="center"/>
              <w:rPr>
                <w:rFonts w:ascii="Times New Roman" w:hAnsi="Times New Roman" w:cs="Times New Roman"/>
                <w:b/>
                <w:bCs/>
                <w:szCs w:val="22"/>
              </w:rPr>
            </w:pPr>
          </w:p>
        </w:tc>
        <w:tc>
          <w:tcPr>
            <w:tcW w:w="1786" w:type="dxa"/>
            <w:shd w:val="clear" w:color="auto" w:fill="FFFFFF" w:themeFill="background1"/>
          </w:tcPr>
          <w:p w14:paraId="7291ACEF">
            <w:pPr>
              <w:spacing w:after="0" w:line="240" w:lineRule="auto"/>
              <w:jc w:val="center"/>
              <w:rPr>
                <w:rFonts w:ascii="Times New Roman" w:hAnsi="Times New Roman" w:cs="Times New Roman"/>
                <w:szCs w:val="22"/>
              </w:rPr>
            </w:pPr>
            <w:r>
              <w:rPr>
                <w:rFonts w:ascii="Times New Roman" w:hAnsi="Times New Roman" w:cs="Times New Roman"/>
                <w:szCs w:val="22"/>
              </w:rPr>
              <w:t>100%</w:t>
            </w:r>
          </w:p>
        </w:tc>
        <w:tc>
          <w:tcPr>
            <w:tcW w:w="1530" w:type="dxa"/>
            <w:shd w:val="clear" w:color="auto" w:fill="FFFFFF" w:themeFill="background1"/>
            <w:vAlign w:val="center"/>
          </w:tcPr>
          <w:p w14:paraId="59A44ADA">
            <w:pPr>
              <w:spacing w:after="0" w:line="240" w:lineRule="auto"/>
              <w:jc w:val="center"/>
              <w:rPr>
                <w:rFonts w:ascii="Times New Roman" w:hAnsi="Times New Roman" w:cs="Times New Roman"/>
                <w:szCs w:val="22"/>
              </w:rPr>
            </w:pPr>
          </w:p>
        </w:tc>
      </w:tr>
    </w:tbl>
    <w:p w14:paraId="14F9F6F2">
      <w:pPr>
        <w:spacing w:after="0" w:line="240" w:lineRule="auto"/>
        <w:ind w:firstLine="720"/>
        <w:jc w:val="both"/>
        <w:rPr>
          <w:rFonts w:ascii="Times New Roman" w:hAnsi="Times New Roman" w:eastAsia="Times New Roman" w:cs="Times New Roman"/>
          <w:color w:val="000000"/>
          <w:kern w:val="0"/>
          <w:szCs w:val="22"/>
          <w:lang w:bidi="ar-SA"/>
          <w14:ligatures w14:val="none"/>
        </w:rPr>
      </w:pPr>
    </w:p>
    <w:p w14:paraId="7DAFC308">
      <w:pPr>
        <w:spacing w:line="240" w:lineRule="auto"/>
        <w:ind w:firstLine="720"/>
        <w:jc w:val="both"/>
        <w:rPr>
          <w:rFonts w:ascii="Times New Roman" w:hAnsi="Times New Roman" w:cs="Times New Roman"/>
          <w:szCs w:val="22"/>
        </w:rPr>
      </w:pPr>
      <w:r>
        <w:rPr>
          <w:rFonts w:ascii="Times New Roman" w:hAnsi="Times New Roman" w:cs="Times New Roman"/>
          <w:szCs w:val="22"/>
        </w:rPr>
        <w:t>From the table above, it can be seen that as many as 55.74% of students with the agree (4) and strongly agree (5) options have a positive perception of the use of the Quizizz application, because the average value of these students choices is above 50%. Based on the students’ responses, for Item 2, 25% of respondents strongly agree, 26.52% agree, 31.06% neutral, 9.09% disagree, and 8.33% strongly disagree. This indicates that most students feel more motivated to complete reading tasks when using Quizizz application with gamification features.</w:t>
      </w:r>
    </w:p>
    <w:p w14:paraId="5ADA0C48">
      <w:pPr>
        <w:spacing w:line="240" w:lineRule="auto"/>
        <w:ind w:firstLine="720"/>
        <w:jc w:val="both"/>
        <w:rPr>
          <w:rFonts w:ascii="Times New Roman" w:hAnsi="Times New Roman" w:cs="Times New Roman"/>
          <w:szCs w:val="22"/>
        </w:rPr>
      </w:pPr>
      <w:r>
        <w:rPr>
          <w:rFonts w:ascii="Times New Roman" w:hAnsi="Times New Roman" w:cs="Times New Roman"/>
          <w:szCs w:val="22"/>
        </w:rPr>
        <w:t>For Item 7, 24.24% of respondents chose strongly agree, 31.82%agree, 24.24 neutral, 12.12% disagree and 7.58% strongly disagree. It indicated that most students agreed that the feeling comfortable on using Quizizz application in reading because its interface and functionality are easy to understand. For the Item 8, 18.18% of respondents strongly agree, 34.85% agree, 31.06% neutral, 11.36% disagree and 4.55% strongly disagree. The results show that most students agreed that interacting with Quizizz application in reading activities do not require a lot of their mental effort.</w:t>
      </w:r>
    </w:p>
    <w:p w14:paraId="7A160217">
      <w:pPr>
        <w:spacing w:line="240" w:lineRule="auto"/>
        <w:ind w:firstLine="720"/>
        <w:jc w:val="both"/>
        <w:rPr>
          <w:rFonts w:ascii="Times New Roman" w:hAnsi="Times New Roman" w:cs="Times New Roman"/>
          <w:szCs w:val="22"/>
        </w:rPr>
      </w:pPr>
      <w:r>
        <w:rPr>
          <w:rFonts w:ascii="Times New Roman" w:hAnsi="Times New Roman" w:cs="Times New Roman"/>
          <w:szCs w:val="22"/>
        </w:rPr>
        <w:t>For Item 9, 27.27% of respondents strongly agree, 33.33% agree, neutral 21.21%, 11.36% disagree, and 6.82% strongly disagree. It indicated that most students agreed that using 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pPr>
        <w:spacing w:line="240" w:lineRule="auto"/>
        <w:ind w:firstLine="720"/>
        <w:jc w:val="both"/>
        <w:rPr>
          <w:rFonts w:ascii="Times New Roman" w:hAnsi="Times New Roman" w:cs="Times New Roman"/>
          <w:szCs w:val="22"/>
        </w:rPr>
      </w:pPr>
      <w:r>
        <w:rPr>
          <w:rFonts w:ascii="Times New Roman" w:hAnsi="Times New Roman" w:cs="Times New Roman"/>
          <w:szCs w:val="22"/>
        </w:rPr>
        <w:t xml:space="preserve"> For Item 11, 29.55% of respondents strongly agree, 30.30% agree, neutral 21.97%, 9.09% disagree, and 9.09% strongly disagree. It indicated that most students</w:t>
      </w:r>
      <w:r>
        <w:rPr>
          <w:szCs w:val="22"/>
        </w:rPr>
        <w:t xml:space="preserve"> </w:t>
      </w:r>
      <w:r>
        <w:rPr>
          <w:rFonts w:ascii="Times New Roman" w:hAnsi="Times New Roman" w:cs="Times New Roman"/>
          <w:szCs w:val="22"/>
        </w:rPr>
        <w:t xml:space="preserve">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pPr>
        <w:spacing w:line="240" w:lineRule="auto"/>
        <w:ind w:firstLine="720"/>
        <w:jc w:val="both"/>
        <w:rPr>
          <w:rFonts w:ascii="Times New Roman" w:hAnsi="Times New Roman" w:cs="Times New Roman"/>
          <w:szCs w:val="22"/>
        </w:rPr>
      </w:pPr>
      <w:r>
        <w:rPr>
          <w:rFonts w:ascii="Times New Roman" w:hAnsi="Times New Roman" w:cs="Times New Roman"/>
          <w:szCs w:val="22"/>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p>
    <w:p w14:paraId="3825F900">
      <w:pPr>
        <w:spacing w:line="240" w:lineRule="auto"/>
        <w:ind w:firstLine="720"/>
        <w:jc w:val="both"/>
        <w:rPr>
          <w:rFonts w:ascii="Times New Roman" w:hAnsi="Times New Roman" w:cs="Times New Roman"/>
          <w:szCs w:val="22"/>
        </w:rPr>
      </w:pPr>
      <w:r>
        <w:rPr>
          <w:rFonts w:ascii="Times New Roman" w:hAnsi="Times New Roman" w:cs="Times New Roman"/>
          <w:szCs w:val="22"/>
        </w:rPr>
        <w:t>For Item 16, 27.27% of respondents strongly agree, 28.79% agree, 32.58%, 6.82% disagree, and 4.55% strongly disagree. It indicated that most students like to complete reading assignments when using 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041D9464">
      <w:pPr>
        <w:spacing w:after="0" w:line="240" w:lineRule="auto"/>
        <w:ind w:firstLine="720"/>
        <w:jc w:val="both"/>
        <w:rPr>
          <w:rFonts w:ascii="Times New Roman" w:hAnsi="Times New Roman" w:cs="Times New Roman"/>
          <w:szCs w:val="22"/>
        </w:rPr>
      </w:pPr>
      <w:r>
        <w:rPr>
          <w:rFonts w:ascii="Times New Roman" w:hAnsi="Times New Roman" w:cs="Times New Roman"/>
          <w:szCs w:val="22"/>
        </w:rPr>
        <w:t xml:space="preserve"> For Item 22, 22.73% of respondents strongly agree, 29.55% agree, 30.30% neutral, 11.36% disagree, and 6.06% strongly disagree. It indicated that most students enjoy helping my fellow students to understand reading materials through Quizizz application. For Item 23, 25% of respondents strongly agree, 29.55% agree, 28.79% neutral, 9.85% disagree, and 6.82% strongly disagree. The results show that most students think that cusing Quizizz application for reading exercise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Quizizz application in reading class.</w:t>
      </w:r>
    </w:p>
    <w:p w14:paraId="50323B0B">
      <w:pPr>
        <w:spacing w:after="0" w:line="240" w:lineRule="auto"/>
        <w:ind w:firstLine="720"/>
        <w:jc w:val="both"/>
        <w:rPr>
          <w:rFonts w:ascii="Times New Roman" w:hAnsi="Times New Roman" w:cs="Times New Roman"/>
          <w:szCs w:val="22"/>
        </w:rPr>
      </w:pPr>
    </w:p>
    <w:p w14:paraId="0C21E97D">
      <w:pPr>
        <w:pStyle w:val="10"/>
        <w:numPr>
          <w:ilvl w:val="1"/>
          <w:numId w:val="2"/>
        </w:numPr>
        <w:spacing w:after="0" w:line="240" w:lineRule="auto"/>
        <w:ind w:left="36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Benefits of Using the Quizizz Application</w:t>
      </w:r>
    </w:p>
    <w:p w14:paraId="59AFDF2F">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There were 10 items that measured students’ perception for the aspect of benefits using the Quizizz application. Table 3 presents the percentage analysis result for this aspects.</w:t>
      </w:r>
    </w:p>
    <w:p w14:paraId="47BCC950">
      <w:pPr>
        <w:spacing w:after="0" w:line="240" w:lineRule="auto"/>
        <w:ind w:firstLine="720"/>
        <w:jc w:val="both"/>
        <w:rPr>
          <w:rFonts w:ascii="Times New Roman" w:hAnsi="Times New Roman" w:eastAsia="Times New Roman" w:cs="Times New Roman"/>
          <w:color w:val="000000"/>
          <w:kern w:val="0"/>
          <w:sz w:val="24"/>
          <w:szCs w:val="24"/>
          <w:lang w:bidi="ar-SA"/>
          <w14:ligatures w14:val="none"/>
        </w:rPr>
      </w:pPr>
    </w:p>
    <w:p w14:paraId="38EFDA27">
      <w:pPr>
        <w:spacing w:after="0" w:line="240" w:lineRule="auto"/>
        <w:ind w:firstLine="720"/>
        <w:jc w:val="both"/>
        <w:rPr>
          <w:rFonts w:ascii="Times New Roman" w:hAnsi="Times New Roman" w:eastAsia="Times New Roman" w:cs="Times New Roman"/>
          <w:color w:val="000000"/>
          <w:kern w:val="0"/>
          <w:sz w:val="24"/>
          <w:szCs w:val="24"/>
          <w:lang w:bidi="ar-SA"/>
          <w14:ligatures w14:val="none"/>
        </w:rPr>
      </w:pPr>
    </w:p>
    <w:p w14:paraId="25DE2E85">
      <w:pPr>
        <w:spacing w:after="0" w:line="240" w:lineRule="auto"/>
        <w:ind w:firstLine="720"/>
        <w:jc w:val="both"/>
        <w:rPr>
          <w:rFonts w:ascii="Times New Roman" w:hAnsi="Times New Roman" w:eastAsia="Times New Roman" w:cs="Times New Roman"/>
          <w:color w:val="000000"/>
          <w:kern w:val="0"/>
          <w:sz w:val="24"/>
          <w:szCs w:val="24"/>
          <w:lang w:bidi="ar-SA"/>
          <w14:ligatures w14:val="none"/>
        </w:rPr>
      </w:pPr>
    </w:p>
    <w:p w14:paraId="67BAA5B8">
      <w:pPr>
        <w:spacing w:after="0" w:line="240" w:lineRule="auto"/>
        <w:ind w:firstLine="720"/>
        <w:jc w:val="both"/>
        <w:rPr>
          <w:rFonts w:ascii="Times New Roman" w:hAnsi="Times New Roman" w:eastAsia="Times New Roman" w:cs="Times New Roman"/>
          <w:color w:val="000000"/>
          <w:kern w:val="0"/>
          <w:sz w:val="24"/>
          <w:szCs w:val="24"/>
          <w:lang w:bidi="ar-SA"/>
          <w14:ligatures w14:val="none"/>
        </w:rPr>
      </w:pPr>
    </w:p>
    <w:p w14:paraId="0E91D72C">
      <w:pPr>
        <w:spacing w:line="240" w:lineRule="auto"/>
        <w:rPr>
          <w:rFonts w:ascii="Times New Roman" w:hAnsi="Times New Roman" w:cs="Times New Roman"/>
          <w:i/>
          <w:iCs/>
          <w:sz w:val="24"/>
          <w:szCs w:val="24"/>
        </w:rPr>
      </w:pPr>
      <w:r>
        <w:rPr>
          <w:rFonts w:ascii="Times New Roman" w:hAnsi="Times New Roman" w:cs="Times New Roman"/>
          <w:i/>
          <w:iCs/>
          <w:sz w:val="24"/>
          <w:szCs w:val="24"/>
        </w:rPr>
        <w:t>Table 3. The Result of the Benefits using Quizizz Application</w:t>
      </w:r>
    </w:p>
    <w:tbl>
      <w:tblPr>
        <w:tblStyle w:val="9"/>
        <w:tblW w:w="927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3098"/>
        <w:gridCol w:w="750"/>
        <w:gridCol w:w="1340"/>
        <w:gridCol w:w="1358"/>
        <w:gridCol w:w="2153"/>
      </w:tblGrid>
      <w:tr w14:paraId="5431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9270" w:type="dxa"/>
            <w:gridSpan w:val="6"/>
            <w:shd w:val="clear" w:color="auto" w:fill="FFFFFF" w:themeFill="background1"/>
          </w:tcPr>
          <w:p w14:paraId="0BF86B1C">
            <w:pPr>
              <w:spacing w:after="0" w:line="240" w:lineRule="auto"/>
              <w:jc w:val="center"/>
              <w:rPr>
                <w:rFonts w:ascii="Times New Roman" w:hAnsi="Times New Roman" w:cs="Times New Roman"/>
                <w:szCs w:val="22"/>
              </w:rPr>
            </w:pPr>
            <w:r>
              <w:rPr>
                <w:rFonts w:ascii="Times New Roman" w:hAnsi="Times New Roman" w:cs="Times New Roman"/>
                <w:szCs w:val="22"/>
              </w:rPr>
              <w:t>Aspect Benefits Using The Quizizz Application</w:t>
            </w:r>
          </w:p>
        </w:tc>
      </w:tr>
      <w:tr w14:paraId="5B3C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1" w:type="dxa"/>
            <w:shd w:val="clear" w:color="auto" w:fill="FFFFFF" w:themeFill="background1"/>
            <w:vAlign w:val="center"/>
          </w:tcPr>
          <w:p w14:paraId="1499C2BF">
            <w:pPr>
              <w:spacing w:after="0" w:line="240" w:lineRule="auto"/>
              <w:jc w:val="center"/>
              <w:rPr>
                <w:rFonts w:ascii="Times New Roman" w:hAnsi="Times New Roman" w:cs="Times New Roman"/>
                <w:szCs w:val="22"/>
              </w:rPr>
            </w:pPr>
            <w:r>
              <w:rPr>
                <w:rFonts w:ascii="Times New Roman" w:hAnsi="Times New Roman" w:cs="Times New Roman"/>
                <w:szCs w:val="22"/>
              </w:rPr>
              <w:t>No.</w:t>
            </w:r>
          </w:p>
        </w:tc>
        <w:tc>
          <w:tcPr>
            <w:tcW w:w="3098" w:type="dxa"/>
            <w:shd w:val="clear" w:color="auto" w:fill="FFFFFF" w:themeFill="background1"/>
            <w:vAlign w:val="center"/>
          </w:tcPr>
          <w:p w14:paraId="69D0D879">
            <w:pPr>
              <w:spacing w:after="0" w:line="240" w:lineRule="auto"/>
              <w:jc w:val="center"/>
              <w:rPr>
                <w:rFonts w:ascii="Times New Roman" w:hAnsi="Times New Roman" w:cs="Times New Roman"/>
                <w:szCs w:val="22"/>
              </w:rPr>
            </w:pPr>
            <w:r>
              <w:rPr>
                <w:rFonts w:ascii="Times New Roman" w:hAnsi="Times New Roman" w:cs="Times New Roman"/>
                <w:szCs w:val="22"/>
              </w:rPr>
              <w:t>Questions</w:t>
            </w:r>
          </w:p>
        </w:tc>
        <w:tc>
          <w:tcPr>
            <w:tcW w:w="750" w:type="dxa"/>
            <w:shd w:val="clear" w:color="auto" w:fill="FFFFFF" w:themeFill="background1"/>
            <w:vAlign w:val="center"/>
          </w:tcPr>
          <w:p w14:paraId="0C0D97EA">
            <w:pPr>
              <w:spacing w:after="0" w:line="240" w:lineRule="auto"/>
              <w:jc w:val="center"/>
              <w:rPr>
                <w:rFonts w:ascii="Times New Roman" w:hAnsi="Times New Roman" w:cs="Times New Roman"/>
                <w:szCs w:val="22"/>
              </w:rPr>
            </w:pPr>
            <w:r>
              <w:rPr>
                <w:rFonts w:ascii="Times New Roman" w:hAnsi="Times New Roman" w:cs="Times New Roman"/>
                <w:szCs w:val="22"/>
              </w:rPr>
              <w:t>Scale</w:t>
            </w:r>
          </w:p>
        </w:tc>
        <w:tc>
          <w:tcPr>
            <w:tcW w:w="1340" w:type="dxa"/>
            <w:shd w:val="clear" w:color="auto" w:fill="FFFFFF" w:themeFill="background1"/>
            <w:vAlign w:val="center"/>
          </w:tcPr>
          <w:p w14:paraId="0089AC73">
            <w:pPr>
              <w:spacing w:after="0" w:line="240" w:lineRule="auto"/>
              <w:jc w:val="center"/>
              <w:rPr>
                <w:rFonts w:ascii="Times New Roman" w:hAnsi="Times New Roman" w:cs="Times New Roman"/>
                <w:szCs w:val="22"/>
              </w:rPr>
            </w:pPr>
            <w:r>
              <w:rPr>
                <w:rFonts w:ascii="Times New Roman" w:hAnsi="Times New Roman" w:cs="Times New Roman"/>
                <w:szCs w:val="22"/>
              </w:rPr>
              <w:t>Frequency</w:t>
            </w:r>
          </w:p>
        </w:tc>
        <w:tc>
          <w:tcPr>
            <w:tcW w:w="1358" w:type="dxa"/>
            <w:shd w:val="clear" w:color="auto" w:fill="FFFFFF" w:themeFill="background1"/>
            <w:vAlign w:val="center"/>
          </w:tcPr>
          <w:p w14:paraId="3CA97359">
            <w:pPr>
              <w:spacing w:after="0" w:line="240" w:lineRule="auto"/>
              <w:jc w:val="center"/>
              <w:rPr>
                <w:rFonts w:ascii="Times New Roman" w:hAnsi="Times New Roman" w:cs="Times New Roman"/>
                <w:szCs w:val="22"/>
              </w:rPr>
            </w:pPr>
            <w:r>
              <w:rPr>
                <w:rFonts w:ascii="Times New Roman" w:hAnsi="Times New Roman" w:cs="Times New Roman"/>
                <w:szCs w:val="22"/>
              </w:rPr>
              <w:t>Percentage</w:t>
            </w:r>
          </w:p>
        </w:tc>
        <w:tc>
          <w:tcPr>
            <w:tcW w:w="2153" w:type="dxa"/>
            <w:tcBorders>
              <w:bottom w:val="single" w:color="auto" w:sz="4" w:space="0"/>
            </w:tcBorders>
            <w:shd w:val="clear" w:color="auto" w:fill="FFFFFF" w:themeFill="background1"/>
          </w:tcPr>
          <w:p w14:paraId="4BBAE052">
            <w:pPr>
              <w:spacing w:after="0" w:line="240" w:lineRule="auto"/>
              <w:jc w:val="center"/>
              <w:rPr>
                <w:szCs w:val="22"/>
              </w:rPr>
            </w:pPr>
            <w:r>
              <w:rPr>
                <w:rFonts w:ascii="Times New Roman" w:hAnsi="Times New Roman" w:cs="Times New Roman"/>
                <w:szCs w:val="22"/>
              </w:rPr>
              <w:t>Category</w:t>
            </w:r>
          </w:p>
        </w:tc>
      </w:tr>
      <w:tr w14:paraId="4DB5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39C3BDFB">
            <w:pPr>
              <w:spacing w:after="0" w:line="240" w:lineRule="auto"/>
              <w:jc w:val="center"/>
              <w:rPr>
                <w:rFonts w:ascii="Times New Roman" w:hAnsi="Times New Roman" w:cs="Times New Roman"/>
                <w:b/>
                <w:bCs/>
                <w:szCs w:val="22"/>
              </w:rPr>
            </w:pPr>
            <w:r>
              <w:rPr>
                <w:rFonts w:ascii="Times New Roman" w:hAnsi="Times New Roman" w:cs="Times New Roman"/>
                <w:b/>
                <w:bCs/>
                <w:szCs w:val="22"/>
              </w:rPr>
              <w:t>1.</w:t>
            </w:r>
          </w:p>
        </w:tc>
        <w:tc>
          <w:tcPr>
            <w:tcW w:w="3098" w:type="dxa"/>
            <w:vMerge w:val="restart"/>
            <w:vAlign w:val="center"/>
          </w:tcPr>
          <w:p w14:paraId="255C2AE4">
            <w:pPr>
              <w:pStyle w:val="8"/>
              <w:shd w:val="clear" w:color="auto" w:fill="FFFFFF"/>
              <w:rPr>
                <w:sz w:val="22"/>
                <w:szCs w:val="22"/>
                <w:lang w:bidi="th-TH"/>
              </w:rPr>
            </w:pPr>
            <w:r>
              <w:rPr>
                <w:sz w:val="22"/>
                <w:szCs w:val="22"/>
                <w:lang w:bidi="th-TH"/>
              </w:rPr>
              <w:t>Item No. 1</w:t>
            </w:r>
          </w:p>
          <w:p w14:paraId="5BE62519">
            <w:pPr>
              <w:pStyle w:val="8"/>
              <w:shd w:val="clear" w:color="auto" w:fill="FFFFFF"/>
              <w:rPr>
                <w:color w:val="202124"/>
                <w:spacing w:val="3"/>
                <w:sz w:val="22"/>
                <w:szCs w:val="22"/>
              </w:rPr>
            </w:pPr>
            <w:r>
              <w:rPr>
                <w:sz w:val="22"/>
                <w:szCs w:val="22"/>
                <w:lang w:bidi="th-TH"/>
              </w:rPr>
              <w:t>I find that Quizizz increases my reading learning outcomes.</w:t>
            </w:r>
          </w:p>
        </w:tc>
        <w:tc>
          <w:tcPr>
            <w:tcW w:w="750" w:type="dxa"/>
          </w:tcPr>
          <w:p w14:paraId="272A19BC">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1529F91F">
            <w:pPr>
              <w:spacing w:after="0" w:line="240" w:lineRule="auto"/>
              <w:jc w:val="center"/>
              <w:rPr>
                <w:rFonts w:ascii="Times New Roman" w:hAnsi="Times New Roman" w:cs="Times New Roman"/>
                <w:szCs w:val="22"/>
              </w:rPr>
            </w:pPr>
            <w:r>
              <w:rPr>
                <w:rFonts w:ascii="Times New Roman" w:hAnsi="Times New Roman" w:cs="Times New Roman"/>
                <w:szCs w:val="22"/>
              </w:rPr>
              <w:t>35</w:t>
            </w:r>
          </w:p>
        </w:tc>
        <w:tc>
          <w:tcPr>
            <w:tcW w:w="1358" w:type="dxa"/>
            <w:tcBorders>
              <w:right w:val="single" w:color="auto" w:sz="4" w:space="0"/>
            </w:tcBorders>
          </w:tcPr>
          <w:p w14:paraId="0646DA1B">
            <w:pPr>
              <w:spacing w:after="0" w:line="240" w:lineRule="auto"/>
              <w:jc w:val="center"/>
              <w:rPr>
                <w:rFonts w:ascii="Times New Roman" w:hAnsi="Times New Roman" w:cs="Times New Roman"/>
                <w:szCs w:val="22"/>
              </w:rPr>
            </w:pPr>
            <w:r>
              <w:rPr>
                <w:rFonts w:ascii="Times New Roman" w:hAnsi="Times New Roman" w:cs="Times New Roman"/>
                <w:szCs w:val="22"/>
              </w:rPr>
              <w:t>26.52%</w:t>
            </w:r>
          </w:p>
        </w:tc>
        <w:tc>
          <w:tcPr>
            <w:tcW w:w="2153" w:type="dxa"/>
            <w:vMerge w:val="restart"/>
            <w:tcBorders>
              <w:top w:val="single" w:color="auto" w:sz="4" w:space="0"/>
              <w:left w:val="single" w:color="auto" w:sz="4" w:space="0"/>
              <w:right w:val="single" w:color="auto" w:sz="4" w:space="0"/>
            </w:tcBorders>
            <w:vAlign w:val="center"/>
          </w:tcPr>
          <w:p w14:paraId="6729E7FE">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1F62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554199BF">
            <w:pPr>
              <w:spacing w:after="0" w:line="240" w:lineRule="auto"/>
              <w:jc w:val="center"/>
              <w:rPr>
                <w:rFonts w:ascii="Times New Roman" w:hAnsi="Times New Roman" w:cs="Times New Roman"/>
                <w:b/>
                <w:bCs/>
                <w:szCs w:val="22"/>
              </w:rPr>
            </w:pPr>
          </w:p>
        </w:tc>
        <w:tc>
          <w:tcPr>
            <w:tcW w:w="3098" w:type="dxa"/>
            <w:vMerge w:val="continue"/>
            <w:vAlign w:val="center"/>
          </w:tcPr>
          <w:p w14:paraId="50B420E2">
            <w:pPr>
              <w:pStyle w:val="8"/>
              <w:shd w:val="clear" w:color="auto" w:fill="FFFFFF"/>
              <w:jc w:val="center"/>
              <w:rPr>
                <w:color w:val="202124"/>
                <w:spacing w:val="3"/>
                <w:sz w:val="22"/>
                <w:szCs w:val="22"/>
              </w:rPr>
            </w:pPr>
          </w:p>
        </w:tc>
        <w:tc>
          <w:tcPr>
            <w:tcW w:w="750" w:type="dxa"/>
          </w:tcPr>
          <w:p w14:paraId="295E588B">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23778931">
            <w:pPr>
              <w:spacing w:after="0" w:line="240" w:lineRule="auto"/>
              <w:jc w:val="center"/>
              <w:rPr>
                <w:rFonts w:ascii="Times New Roman" w:hAnsi="Times New Roman" w:cs="Times New Roman"/>
                <w:szCs w:val="22"/>
              </w:rPr>
            </w:pPr>
            <w:r>
              <w:rPr>
                <w:rFonts w:ascii="Times New Roman" w:hAnsi="Times New Roman" w:cs="Times New Roman"/>
                <w:szCs w:val="22"/>
              </w:rPr>
              <w:t>43</w:t>
            </w:r>
          </w:p>
        </w:tc>
        <w:tc>
          <w:tcPr>
            <w:tcW w:w="1358" w:type="dxa"/>
            <w:tcBorders>
              <w:right w:val="single" w:color="auto" w:sz="4" w:space="0"/>
            </w:tcBorders>
          </w:tcPr>
          <w:p w14:paraId="3BD6D539">
            <w:pPr>
              <w:spacing w:after="0" w:line="240" w:lineRule="auto"/>
              <w:jc w:val="center"/>
              <w:rPr>
                <w:rFonts w:ascii="Times New Roman" w:hAnsi="Times New Roman" w:cs="Times New Roman"/>
                <w:szCs w:val="22"/>
              </w:rPr>
            </w:pPr>
            <w:r>
              <w:rPr>
                <w:rFonts w:ascii="Times New Roman" w:hAnsi="Times New Roman" w:cs="Times New Roman"/>
                <w:szCs w:val="22"/>
              </w:rPr>
              <w:t>32.58%</w:t>
            </w:r>
          </w:p>
        </w:tc>
        <w:tc>
          <w:tcPr>
            <w:tcW w:w="2153" w:type="dxa"/>
            <w:vMerge w:val="continue"/>
            <w:tcBorders>
              <w:left w:val="single" w:color="auto" w:sz="4" w:space="0"/>
              <w:right w:val="single" w:color="auto" w:sz="4" w:space="0"/>
            </w:tcBorders>
            <w:vAlign w:val="center"/>
          </w:tcPr>
          <w:p w14:paraId="3BBEBCEE">
            <w:pPr>
              <w:spacing w:after="0" w:line="240" w:lineRule="auto"/>
              <w:jc w:val="center"/>
              <w:rPr>
                <w:rFonts w:ascii="Times New Roman" w:hAnsi="Times New Roman" w:cs="Times New Roman"/>
                <w:szCs w:val="22"/>
              </w:rPr>
            </w:pPr>
          </w:p>
        </w:tc>
      </w:tr>
      <w:tr w14:paraId="27A3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2C48725F">
            <w:pPr>
              <w:spacing w:after="0" w:line="240" w:lineRule="auto"/>
              <w:jc w:val="center"/>
              <w:rPr>
                <w:rFonts w:ascii="Times New Roman" w:hAnsi="Times New Roman" w:cs="Times New Roman"/>
                <w:b/>
                <w:bCs/>
                <w:szCs w:val="22"/>
              </w:rPr>
            </w:pPr>
          </w:p>
        </w:tc>
        <w:tc>
          <w:tcPr>
            <w:tcW w:w="3098" w:type="dxa"/>
            <w:vMerge w:val="continue"/>
            <w:vAlign w:val="center"/>
          </w:tcPr>
          <w:p w14:paraId="72587003">
            <w:pPr>
              <w:pStyle w:val="8"/>
              <w:shd w:val="clear" w:color="auto" w:fill="FFFFFF"/>
              <w:jc w:val="center"/>
              <w:rPr>
                <w:color w:val="202124"/>
                <w:spacing w:val="3"/>
                <w:sz w:val="22"/>
                <w:szCs w:val="22"/>
              </w:rPr>
            </w:pPr>
          </w:p>
        </w:tc>
        <w:tc>
          <w:tcPr>
            <w:tcW w:w="750" w:type="dxa"/>
          </w:tcPr>
          <w:p w14:paraId="45CE2A8F">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11439960">
            <w:pPr>
              <w:spacing w:after="0" w:line="240" w:lineRule="auto"/>
              <w:jc w:val="center"/>
              <w:rPr>
                <w:rFonts w:ascii="Times New Roman" w:hAnsi="Times New Roman" w:cs="Times New Roman"/>
                <w:szCs w:val="22"/>
              </w:rPr>
            </w:pPr>
            <w:r>
              <w:rPr>
                <w:rFonts w:ascii="Times New Roman" w:hAnsi="Times New Roman" w:cs="Times New Roman"/>
                <w:szCs w:val="22"/>
              </w:rPr>
              <w:t>35</w:t>
            </w:r>
          </w:p>
        </w:tc>
        <w:tc>
          <w:tcPr>
            <w:tcW w:w="1358" w:type="dxa"/>
            <w:tcBorders>
              <w:right w:val="single" w:color="auto" w:sz="4" w:space="0"/>
            </w:tcBorders>
          </w:tcPr>
          <w:p w14:paraId="695FC127">
            <w:pPr>
              <w:spacing w:after="0" w:line="240" w:lineRule="auto"/>
              <w:jc w:val="center"/>
              <w:rPr>
                <w:rFonts w:ascii="Times New Roman" w:hAnsi="Times New Roman" w:cs="Times New Roman"/>
                <w:szCs w:val="22"/>
              </w:rPr>
            </w:pPr>
            <w:r>
              <w:rPr>
                <w:rFonts w:ascii="Times New Roman" w:hAnsi="Times New Roman" w:cs="Times New Roman"/>
                <w:szCs w:val="22"/>
              </w:rPr>
              <w:t>26.52%</w:t>
            </w:r>
          </w:p>
        </w:tc>
        <w:tc>
          <w:tcPr>
            <w:tcW w:w="2153" w:type="dxa"/>
            <w:tcBorders>
              <w:left w:val="single" w:color="auto" w:sz="4" w:space="0"/>
              <w:right w:val="single" w:color="auto" w:sz="4" w:space="0"/>
            </w:tcBorders>
            <w:vAlign w:val="center"/>
          </w:tcPr>
          <w:p w14:paraId="1981E7B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CC9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55D70F5D">
            <w:pPr>
              <w:spacing w:after="0" w:line="240" w:lineRule="auto"/>
              <w:jc w:val="center"/>
              <w:rPr>
                <w:rFonts w:ascii="Times New Roman" w:hAnsi="Times New Roman" w:cs="Times New Roman"/>
                <w:b/>
                <w:bCs/>
                <w:szCs w:val="22"/>
              </w:rPr>
            </w:pPr>
          </w:p>
        </w:tc>
        <w:tc>
          <w:tcPr>
            <w:tcW w:w="3098" w:type="dxa"/>
            <w:vMerge w:val="continue"/>
            <w:vAlign w:val="center"/>
          </w:tcPr>
          <w:p w14:paraId="3675398E">
            <w:pPr>
              <w:pStyle w:val="8"/>
              <w:shd w:val="clear" w:color="auto" w:fill="FFFFFF"/>
              <w:jc w:val="center"/>
              <w:rPr>
                <w:color w:val="202124"/>
                <w:spacing w:val="3"/>
                <w:sz w:val="22"/>
                <w:szCs w:val="22"/>
              </w:rPr>
            </w:pPr>
          </w:p>
        </w:tc>
        <w:tc>
          <w:tcPr>
            <w:tcW w:w="750" w:type="dxa"/>
          </w:tcPr>
          <w:p w14:paraId="4A2DBD19">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57BC50FB">
            <w:pPr>
              <w:spacing w:after="0" w:line="240" w:lineRule="auto"/>
              <w:jc w:val="center"/>
              <w:rPr>
                <w:rFonts w:ascii="Times New Roman" w:hAnsi="Times New Roman" w:cs="Times New Roman"/>
                <w:szCs w:val="22"/>
              </w:rPr>
            </w:pPr>
            <w:r>
              <w:rPr>
                <w:rFonts w:ascii="Times New Roman" w:hAnsi="Times New Roman" w:cs="Times New Roman"/>
                <w:szCs w:val="22"/>
              </w:rPr>
              <w:t>13</w:t>
            </w:r>
          </w:p>
        </w:tc>
        <w:tc>
          <w:tcPr>
            <w:tcW w:w="1358" w:type="dxa"/>
            <w:tcBorders>
              <w:right w:val="single" w:color="auto" w:sz="4" w:space="0"/>
            </w:tcBorders>
          </w:tcPr>
          <w:p w14:paraId="6E7B9269">
            <w:pPr>
              <w:spacing w:after="0" w:line="240" w:lineRule="auto"/>
              <w:jc w:val="center"/>
              <w:rPr>
                <w:rFonts w:ascii="Times New Roman" w:hAnsi="Times New Roman" w:cs="Times New Roman"/>
                <w:szCs w:val="22"/>
              </w:rPr>
            </w:pPr>
            <w:r>
              <w:rPr>
                <w:rFonts w:ascii="Times New Roman" w:hAnsi="Times New Roman" w:cs="Times New Roman"/>
                <w:szCs w:val="22"/>
              </w:rPr>
              <w:t>9.85%</w:t>
            </w:r>
          </w:p>
        </w:tc>
        <w:tc>
          <w:tcPr>
            <w:tcW w:w="2153" w:type="dxa"/>
            <w:vMerge w:val="restart"/>
            <w:tcBorders>
              <w:left w:val="single" w:color="auto" w:sz="4" w:space="0"/>
              <w:right w:val="single" w:color="auto" w:sz="4" w:space="0"/>
            </w:tcBorders>
            <w:vAlign w:val="center"/>
          </w:tcPr>
          <w:p w14:paraId="15ACAF32">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40FD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075AED48">
            <w:pPr>
              <w:spacing w:after="0" w:line="240" w:lineRule="auto"/>
              <w:jc w:val="center"/>
              <w:rPr>
                <w:rFonts w:ascii="Times New Roman" w:hAnsi="Times New Roman" w:cs="Times New Roman"/>
                <w:b/>
                <w:bCs/>
                <w:szCs w:val="22"/>
              </w:rPr>
            </w:pPr>
          </w:p>
        </w:tc>
        <w:tc>
          <w:tcPr>
            <w:tcW w:w="3098" w:type="dxa"/>
            <w:vMerge w:val="continue"/>
            <w:vAlign w:val="center"/>
          </w:tcPr>
          <w:p w14:paraId="464DA877">
            <w:pPr>
              <w:pStyle w:val="8"/>
              <w:shd w:val="clear" w:color="auto" w:fill="FFFFFF"/>
              <w:jc w:val="center"/>
              <w:rPr>
                <w:color w:val="202124"/>
                <w:spacing w:val="3"/>
                <w:sz w:val="22"/>
                <w:szCs w:val="22"/>
              </w:rPr>
            </w:pPr>
          </w:p>
        </w:tc>
        <w:tc>
          <w:tcPr>
            <w:tcW w:w="750" w:type="dxa"/>
          </w:tcPr>
          <w:p w14:paraId="2C44B7BF">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6349DE0C">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1358" w:type="dxa"/>
            <w:tcBorders>
              <w:right w:val="single" w:color="auto" w:sz="4" w:space="0"/>
            </w:tcBorders>
          </w:tcPr>
          <w:p w14:paraId="23D84D06">
            <w:pPr>
              <w:spacing w:after="0" w:line="240" w:lineRule="auto"/>
              <w:jc w:val="center"/>
              <w:rPr>
                <w:rFonts w:ascii="Times New Roman" w:hAnsi="Times New Roman" w:cs="Times New Roman"/>
                <w:szCs w:val="22"/>
              </w:rPr>
            </w:pPr>
            <w:r>
              <w:rPr>
                <w:rFonts w:ascii="Times New Roman" w:hAnsi="Times New Roman" w:cs="Times New Roman"/>
                <w:szCs w:val="22"/>
              </w:rPr>
              <w:t>4.55%</w:t>
            </w:r>
          </w:p>
        </w:tc>
        <w:tc>
          <w:tcPr>
            <w:tcW w:w="2153" w:type="dxa"/>
            <w:vMerge w:val="continue"/>
            <w:tcBorders>
              <w:left w:val="single" w:color="auto" w:sz="4" w:space="0"/>
              <w:bottom w:val="single" w:color="auto" w:sz="4" w:space="0"/>
              <w:right w:val="single" w:color="auto" w:sz="4" w:space="0"/>
            </w:tcBorders>
            <w:vAlign w:val="center"/>
          </w:tcPr>
          <w:p w14:paraId="3C0FB0C7">
            <w:pPr>
              <w:spacing w:after="0" w:line="240" w:lineRule="auto"/>
              <w:jc w:val="center"/>
              <w:rPr>
                <w:rFonts w:ascii="Times New Roman" w:hAnsi="Times New Roman" w:cs="Times New Roman"/>
                <w:szCs w:val="22"/>
              </w:rPr>
            </w:pPr>
          </w:p>
        </w:tc>
      </w:tr>
      <w:tr w14:paraId="3172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5B3F02D3">
            <w:pPr>
              <w:spacing w:after="0" w:line="240" w:lineRule="auto"/>
              <w:jc w:val="center"/>
              <w:rPr>
                <w:rFonts w:ascii="Times New Roman" w:hAnsi="Times New Roman" w:cs="Times New Roman"/>
                <w:b/>
                <w:bCs/>
                <w:szCs w:val="22"/>
              </w:rPr>
            </w:pPr>
            <w:r>
              <w:rPr>
                <w:rFonts w:ascii="Times New Roman" w:hAnsi="Times New Roman" w:cs="Times New Roman"/>
                <w:b/>
                <w:bCs/>
                <w:szCs w:val="22"/>
              </w:rPr>
              <w:t>2.</w:t>
            </w:r>
          </w:p>
        </w:tc>
        <w:tc>
          <w:tcPr>
            <w:tcW w:w="3098" w:type="dxa"/>
            <w:vMerge w:val="restart"/>
            <w:vAlign w:val="center"/>
          </w:tcPr>
          <w:p w14:paraId="1B5C4A65">
            <w:pPr>
              <w:pStyle w:val="8"/>
              <w:shd w:val="clear" w:color="auto" w:fill="FFFFFF"/>
              <w:rPr>
                <w:sz w:val="22"/>
                <w:szCs w:val="22"/>
                <w:lang w:bidi="th-TH"/>
              </w:rPr>
            </w:pPr>
            <w:r>
              <w:rPr>
                <w:sz w:val="22"/>
                <w:szCs w:val="22"/>
                <w:lang w:bidi="th-TH"/>
              </w:rPr>
              <w:t>Item No. 3</w:t>
            </w:r>
          </w:p>
          <w:p w14:paraId="3E9ED431">
            <w:pPr>
              <w:pStyle w:val="8"/>
              <w:shd w:val="clear" w:color="auto" w:fill="FFFFFF"/>
              <w:rPr>
                <w:color w:val="202124"/>
                <w:spacing w:val="3"/>
                <w:sz w:val="22"/>
                <w:szCs w:val="22"/>
              </w:rPr>
            </w:pPr>
            <w:r>
              <w:rPr>
                <w:sz w:val="22"/>
                <w:szCs w:val="22"/>
                <w:lang w:bidi="th-TH"/>
              </w:rPr>
              <w:t>Using Quizizz is useful in my reading learning activities.</w:t>
            </w:r>
          </w:p>
        </w:tc>
        <w:tc>
          <w:tcPr>
            <w:tcW w:w="750" w:type="dxa"/>
          </w:tcPr>
          <w:p w14:paraId="6E3F2AEC">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085E98BF">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358" w:type="dxa"/>
            <w:tcBorders>
              <w:right w:val="single" w:color="auto" w:sz="4" w:space="0"/>
            </w:tcBorders>
          </w:tcPr>
          <w:p w14:paraId="3016985A">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2153" w:type="dxa"/>
            <w:vMerge w:val="restart"/>
            <w:tcBorders>
              <w:top w:val="single" w:color="auto" w:sz="4" w:space="0"/>
              <w:left w:val="single" w:color="auto" w:sz="4" w:space="0"/>
              <w:right w:val="single" w:color="auto" w:sz="4" w:space="0"/>
            </w:tcBorders>
            <w:vAlign w:val="center"/>
          </w:tcPr>
          <w:p w14:paraId="6DDF7AAD">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0F75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04E9FE7E">
            <w:pPr>
              <w:spacing w:after="0" w:line="240" w:lineRule="auto"/>
              <w:jc w:val="center"/>
              <w:rPr>
                <w:rFonts w:ascii="Times New Roman" w:hAnsi="Times New Roman" w:cs="Times New Roman"/>
                <w:b/>
                <w:bCs/>
                <w:szCs w:val="22"/>
              </w:rPr>
            </w:pPr>
          </w:p>
        </w:tc>
        <w:tc>
          <w:tcPr>
            <w:tcW w:w="3098" w:type="dxa"/>
            <w:vMerge w:val="continue"/>
            <w:vAlign w:val="center"/>
          </w:tcPr>
          <w:p w14:paraId="1FD4E66A">
            <w:pPr>
              <w:pStyle w:val="8"/>
              <w:shd w:val="clear" w:color="auto" w:fill="FFFFFF"/>
              <w:jc w:val="center"/>
              <w:rPr>
                <w:color w:val="202124"/>
                <w:spacing w:val="3"/>
                <w:sz w:val="22"/>
                <w:szCs w:val="22"/>
              </w:rPr>
            </w:pPr>
          </w:p>
        </w:tc>
        <w:tc>
          <w:tcPr>
            <w:tcW w:w="750" w:type="dxa"/>
          </w:tcPr>
          <w:p w14:paraId="459844A7">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7D8E93D4">
            <w:pPr>
              <w:spacing w:after="0" w:line="240" w:lineRule="auto"/>
              <w:jc w:val="center"/>
              <w:rPr>
                <w:rFonts w:ascii="Times New Roman" w:hAnsi="Times New Roman" w:cs="Times New Roman"/>
                <w:szCs w:val="22"/>
              </w:rPr>
            </w:pPr>
            <w:r>
              <w:rPr>
                <w:rFonts w:ascii="Times New Roman" w:hAnsi="Times New Roman" w:cs="Times New Roman"/>
                <w:szCs w:val="22"/>
              </w:rPr>
              <w:t>42</w:t>
            </w:r>
          </w:p>
        </w:tc>
        <w:tc>
          <w:tcPr>
            <w:tcW w:w="1358" w:type="dxa"/>
            <w:tcBorders>
              <w:right w:val="single" w:color="auto" w:sz="4" w:space="0"/>
            </w:tcBorders>
          </w:tcPr>
          <w:p w14:paraId="61CA3210">
            <w:pPr>
              <w:spacing w:after="0" w:line="240" w:lineRule="auto"/>
              <w:jc w:val="center"/>
              <w:rPr>
                <w:rFonts w:ascii="Times New Roman" w:hAnsi="Times New Roman" w:cs="Times New Roman"/>
                <w:szCs w:val="22"/>
              </w:rPr>
            </w:pPr>
            <w:r>
              <w:rPr>
                <w:rFonts w:ascii="Times New Roman" w:hAnsi="Times New Roman" w:cs="Times New Roman"/>
                <w:szCs w:val="22"/>
              </w:rPr>
              <w:t>31.82%</w:t>
            </w:r>
          </w:p>
        </w:tc>
        <w:tc>
          <w:tcPr>
            <w:tcW w:w="2153" w:type="dxa"/>
            <w:vMerge w:val="continue"/>
            <w:tcBorders>
              <w:left w:val="single" w:color="auto" w:sz="4" w:space="0"/>
              <w:right w:val="single" w:color="auto" w:sz="4" w:space="0"/>
            </w:tcBorders>
            <w:vAlign w:val="center"/>
          </w:tcPr>
          <w:p w14:paraId="24EF6801">
            <w:pPr>
              <w:spacing w:after="0" w:line="240" w:lineRule="auto"/>
              <w:jc w:val="center"/>
              <w:rPr>
                <w:rFonts w:ascii="Times New Roman" w:hAnsi="Times New Roman" w:cs="Times New Roman"/>
                <w:szCs w:val="22"/>
              </w:rPr>
            </w:pPr>
          </w:p>
        </w:tc>
      </w:tr>
      <w:tr w14:paraId="05D4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335AB267">
            <w:pPr>
              <w:spacing w:after="0" w:line="240" w:lineRule="auto"/>
              <w:jc w:val="center"/>
              <w:rPr>
                <w:rFonts w:ascii="Times New Roman" w:hAnsi="Times New Roman" w:cs="Times New Roman"/>
                <w:b/>
                <w:bCs/>
                <w:szCs w:val="22"/>
              </w:rPr>
            </w:pPr>
          </w:p>
        </w:tc>
        <w:tc>
          <w:tcPr>
            <w:tcW w:w="3098" w:type="dxa"/>
            <w:vMerge w:val="continue"/>
            <w:vAlign w:val="center"/>
          </w:tcPr>
          <w:p w14:paraId="397ADF67">
            <w:pPr>
              <w:pStyle w:val="8"/>
              <w:shd w:val="clear" w:color="auto" w:fill="FFFFFF"/>
              <w:jc w:val="center"/>
              <w:rPr>
                <w:color w:val="202124"/>
                <w:spacing w:val="3"/>
                <w:sz w:val="22"/>
                <w:szCs w:val="22"/>
              </w:rPr>
            </w:pPr>
          </w:p>
        </w:tc>
        <w:tc>
          <w:tcPr>
            <w:tcW w:w="750" w:type="dxa"/>
          </w:tcPr>
          <w:p w14:paraId="39D93EEC">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5E4FA8AB">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31068628">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tcBorders>
              <w:left w:val="single" w:color="auto" w:sz="4" w:space="0"/>
              <w:right w:val="single" w:color="auto" w:sz="4" w:space="0"/>
            </w:tcBorders>
            <w:vAlign w:val="center"/>
          </w:tcPr>
          <w:p w14:paraId="625584C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660D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0" w:hRule="atLeast"/>
        </w:trPr>
        <w:tc>
          <w:tcPr>
            <w:tcW w:w="571" w:type="dxa"/>
            <w:vMerge w:val="continue"/>
            <w:vAlign w:val="center"/>
          </w:tcPr>
          <w:p w14:paraId="3F4980C3">
            <w:pPr>
              <w:spacing w:after="0" w:line="240" w:lineRule="auto"/>
              <w:jc w:val="center"/>
              <w:rPr>
                <w:rFonts w:ascii="Times New Roman" w:hAnsi="Times New Roman" w:cs="Times New Roman"/>
                <w:b/>
                <w:bCs/>
                <w:szCs w:val="22"/>
              </w:rPr>
            </w:pPr>
          </w:p>
        </w:tc>
        <w:tc>
          <w:tcPr>
            <w:tcW w:w="3098" w:type="dxa"/>
            <w:vMerge w:val="continue"/>
            <w:vAlign w:val="center"/>
          </w:tcPr>
          <w:p w14:paraId="01DD7F34">
            <w:pPr>
              <w:pStyle w:val="8"/>
              <w:shd w:val="clear" w:color="auto" w:fill="FFFFFF"/>
              <w:jc w:val="center"/>
              <w:rPr>
                <w:color w:val="202124"/>
                <w:spacing w:val="3"/>
                <w:sz w:val="22"/>
                <w:szCs w:val="22"/>
              </w:rPr>
            </w:pPr>
          </w:p>
        </w:tc>
        <w:tc>
          <w:tcPr>
            <w:tcW w:w="750" w:type="dxa"/>
          </w:tcPr>
          <w:p w14:paraId="29659082">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3865A1EC">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358" w:type="dxa"/>
            <w:tcBorders>
              <w:right w:val="single" w:color="auto" w:sz="4" w:space="0"/>
            </w:tcBorders>
          </w:tcPr>
          <w:p w14:paraId="2E01AB49">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2153" w:type="dxa"/>
            <w:vMerge w:val="restart"/>
            <w:tcBorders>
              <w:left w:val="single" w:color="auto" w:sz="4" w:space="0"/>
              <w:right w:val="single" w:color="auto" w:sz="4" w:space="0"/>
            </w:tcBorders>
            <w:vAlign w:val="center"/>
          </w:tcPr>
          <w:p w14:paraId="1114CD1D">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544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317AC154">
            <w:pPr>
              <w:spacing w:after="0" w:line="240" w:lineRule="auto"/>
              <w:jc w:val="center"/>
              <w:rPr>
                <w:rFonts w:ascii="Times New Roman" w:hAnsi="Times New Roman" w:cs="Times New Roman"/>
                <w:b/>
                <w:bCs/>
                <w:szCs w:val="22"/>
              </w:rPr>
            </w:pPr>
          </w:p>
        </w:tc>
        <w:tc>
          <w:tcPr>
            <w:tcW w:w="3098" w:type="dxa"/>
            <w:vMerge w:val="continue"/>
            <w:vAlign w:val="center"/>
          </w:tcPr>
          <w:p w14:paraId="4D578DF4">
            <w:pPr>
              <w:pStyle w:val="8"/>
              <w:shd w:val="clear" w:color="auto" w:fill="FFFFFF"/>
              <w:jc w:val="center"/>
              <w:rPr>
                <w:color w:val="202124"/>
                <w:spacing w:val="3"/>
                <w:sz w:val="22"/>
                <w:szCs w:val="22"/>
              </w:rPr>
            </w:pPr>
          </w:p>
        </w:tc>
        <w:tc>
          <w:tcPr>
            <w:tcW w:w="750" w:type="dxa"/>
          </w:tcPr>
          <w:p w14:paraId="32EDACB2">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63070772">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358" w:type="dxa"/>
            <w:tcBorders>
              <w:right w:val="single" w:color="auto" w:sz="4" w:space="0"/>
            </w:tcBorders>
          </w:tcPr>
          <w:p w14:paraId="1FB59800">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2153" w:type="dxa"/>
            <w:vMerge w:val="continue"/>
            <w:tcBorders>
              <w:left w:val="single" w:color="auto" w:sz="4" w:space="0"/>
              <w:bottom w:val="single" w:color="auto" w:sz="4" w:space="0"/>
              <w:right w:val="single" w:color="auto" w:sz="4" w:space="0"/>
            </w:tcBorders>
            <w:vAlign w:val="center"/>
          </w:tcPr>
          <w:p w14:paraId="14950DF2">
            <w:pPr>
              <w:spacing w:after="0" w:line="240" w:lineRule="auto"/>
              <w:jc w:val="center"/>
              <w:rPr>
                <w:rFonts w:ascii="Times New Roman" w:hAnsi="Times New Roman" w:cs="Times New Roman"/>
                <w:szCs w:val="22"/>
              </w:rPr>
            </w:pPr>
          </w:p>
        </w:tc>
      </w:tr>
      <w:tr w14:paraId="7957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2926C75F">
            <w:pPr>
              <w:spacing w:after="0" w:line="240" w:lineRule="auto"/>
              <w:jc w:val="center"/>
              <w:rPr>
                <w:rFonts w:ascii="Times New Roman" w:hAnsi="Times New Roman" w:cs="Times New Roman"/>
                <w:b/>
                <w:bCs/>
                <w:szCs w:val="22"/>
              </w:rPr>
            </w:pPr>
            <w:r>
              <w:rPr>
                <w:rFonts w:ascii="Times New Roman" w:hAnsi="Times New Roman" w:cs="Times New Roman"/>
                <w:b/>
                <w:bCs/>
                <w:szCs w:val="22"/>
              </w:rPr>
              <w:t>3.</w:t>
            </w:r>
          </w:p>
        </w:tc>
        <w:tc>
          <w:tcPr>
            <w:tcW w:w="3098" w:type="dxa"/>
            <w:vMerge w:val="restart"/>
            <w:vAlign w:val="center"/>
          </w:tcPr>
          <w:p w14:paraId="4FBB4241">
            <w:pPr>
              <w:pStyle w:val="8"/>
              <w:shd w:val="clear" w:color="auto" w:fill="FFFFFF"/>
              <w:rPr>
                <w:sz w:val="22"/>
                <w:szCs w:val="22"/>
                <w:lang w:bidi="th-TH"/>
              </w:rPr>
            </w:pPr>
            <w:r>
              <w:rPr>
                <w:sz w:val="22"/>
                <w:szCs w:val="22"/>
                <w:lang w:bidi="th-TH"/>
              </w:rPr>
              <w:t>Item No. 4</w:t>
            </w:r>
          </w:p>
          <w:p w14:paraId="5DE9A109">
            <w:pPr>
              <w:pStyle w:val="8"/>
              <w:shd w:val="clear" w:color="auto" w:fill="FFFFFF"/>
              <w:jc w:val="both"/>
              <w:rPr>
                <w:color w:val="202124"/>
                <w:spacing w:val="3"/>
                <w:sz w:val="22"/>
                <w:szCs w:val="22"/>
              </w:rPr>
            </w:pPr>
            <w:r>
              <w:rPr>
                <w:sz w:val="22"/>
                <w:szCs w:val="22"/>
                <w:lang w:bidi="th-TH"/>
              </w:rPr>
              <w:t>I find that Quizizz helps me focus more on understanding reading texts.</w:t>
            </w:r>
          </w:p>
        </w:tc>
        <w:tc>
          <w:tcPr>
            <w:tcW w:w="750" w:type="dxa"/>
          </w:tcPr>
          <w:p w14:paraId="66D3C5E9">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655C6E35">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25FCDD0B">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vMerge w:val="restart"/>
            <w:tcBorders>
              <w:top w:val="single" w:color="auto" w:sz="4" w:space="0"/>
              <w:left w:val="single" w:color="auto" w:sz="4" w:space="0"/>
              <w:right w:val="single" w:color="auto" w:sz="4" w:space="0"/>
            </w:tcBorders>
            <w:vAlign w:val="center"/>
          </w:tcPr>
          <w:p w14:paraId="70B8B726">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47A5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1FF09CDA">
            <w:pPr>
              <w:spacing w:after="0" w:line="240" w:lineRule="auto"/>
              <w:jc w:val="center"/>
              <w:rPr>
                <w:rFonts w:ascii="Times New Roman" w:hAnsi="Times New Roman" w:cs="Times New Roman"/>
                <w:b/>
                <w:bCs/>
                <w:szCs w:val="22"/>
              </w:rPr>
            </w:pPr>
          </w:p>
        </w:tc>
        <w:tc>
          <w:tcPr>
            <w:tcW w:w="3098" w:type="dxa"/>
            <w:vMerge w:val="continue"/>
            <w:vAlign w:val="center"/>
          </w:tcPr>
          <w:p w14:paraId="6CBE27BE">
            <w:pPr>
              <w:pStyle w:val="8"/>
              <w:shd w:val="clear" w:color="auto" w:fill="FFFFFF"/>
              <w:jc w:val="center"/>
              <w:rPr>
                <w:color w:val="202124"/>
                <w:spacing w:val="3"/>
                <w:sz w:val="22"/>
                <w:szCs w:val="22"/>
              </w:rPr>
            </w:pPr>
          </w:p>
        </w:tc>
        <w:tc>
          <w:tcPr>
            <w:tcW w:w="750" w:type="dxa"/>
          </w:tcPr>
          <w:p w14:paraId="560787FA">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79F867A5">
            <w:pPr>
              <w:spacing w:after="0" w:line="240" w:lineRule="auto"/>
              <w:jc w:val="center"/>
              <w:rPr>
                <w:rFonts w:ascii="Times New Roman" w:hAnsi="Times New Roman" w:cs="Times New Roman"/>
                <w:szCs w:val="22"/>
              </w:rPr>
            </w:pPr>
            <w:r>
              <w:rPr>
                <w:rFonts w:ascii="Times New Roman" w:hAnsi="Times New Roman" w:cs="Times New Roman"/>
                <w:szCs w:val="22"/>
              </w:rPr>
              <w:t>37</w:t>
            </w:r>
          </w:p>
        </w:tc>
        <w:tc>
          <w:tcPr>
            <w:tcW w:w="1358" w:type="dxa"/>
            <w:tcBorders>
              <w:right w:val="single" w:color="auto" w:sz="4" w:space="0"/>
            </w:tcBorders>
          </w:tcPr>
          <w:p w14:paraId="49AD1F60">
            <w:pPr>
              <w:spacing w:after="0" w:line="240" w:lineRule="auto"/>
              <w:jc w:val="center"/>
              <w:rPr>
                <w:rFonts w:ascii="Times New Roman" w:hAnsi="Times New Roman" w:cs="Times New Roman"/>
                <w:szCs w:val="22"/>
              </w:rPr>
            </w:pPr>
            <w:r>
              <w:rPr>
                <w:rFonts w:ascii="Times New Roman" w:hAnsi="Times New Roman" w:cs="Times New Roman"/>
                <w:szCs w:val="22"/>
              </w:rPr>
              <w:t>28.03%</w:t>
            </w:r>
          </w:p>
        </w:tc>
        <w:tc>
          <w:tcPr>
            <w:tcW w:w="2153" w:type="dxa"/>
            <w:vMerge w:val="continue"/>
            <w:tcBorders>
              <w:left w:val="single" w:color="auto" w:sz="4" w:space="0"/>
              <w:right w:val="single" w:color="auto" w:sz="4" w:space="0"/>
            </w:tcBorders>
            <w:vAlign w:val="center"/>
          </w:tcPr>
          <w:p w14:paraId="11997839">
            <w:pPr>
              <w:spacing w:after="0" w:line="240" w:lineRule="auto"/>
              <w:jc w:val="center"/>
              <w:rPr>
                <w:rFonts w:ascii="Times New Roman" w:hAnsi="Times New Roman" w:cs="Times New Roman"/>
                <w:szCs w:val="22"/>
              </w:rPr>
            </w:pPr>
          </w:p>
        </w:tc>
      </w:tr>
      <w:tr w14:paraId="0EAB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43AB917E">
            <w:pPr>
              <w:spacing w:after="0" w:line="240" w:lineRule="auto"/>
              <w:jc w:val="center"/>
              <w:rPr>
                <w:rFonts w:ascii="Times New Roman" w:hAnsi="Times New Roman" w:cs="Times New Roman"/>
                <w:b/>
                <w:bCs/>
                <w:szCs w:val="22"/>
              </w:rPr>
            </w:pPr>
          </w:p>
        </w:tc>
        <w:tc>
          <w:tcPr>
            <w:tcW w:w="3098" w:type="dxa"/>
            <w:vMerge w:val="continue"/>
            <w:vAlign w:val="center"/>
          </w:tcPr>
          <w:p w14:paraId="27F95DE6">
            <w:pPr>
              <w:pStyle w:val="8"/>
              <w:shd w:val="clear" w:color="auto" w:fill="FFFFFF"/>
              <w:jc w:val="center"/>
              <w:rPr>
                <w:color w:val="202124"/>
                <w:spacing w:val="3"/>
                <w:sz w:val="22"/>
                <w:szCs w:val="22"/>
              </w:rPr>
            </w:pPr>
          </w:p>
        </w:tc>
        <w:tc>
          <w:tcPr>
            <w:tcW w:w="750" w:type="dxa"/>
          </w:tcPr>
          <w:p w14:paraId="24941334">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5FB172C7">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358" w:type="dxa"/>
            <w:tcBorders>
              <w:right w:val="single" w:color="auto" w:sz="4" w:space="0"/>
            </w:tcBorders>
          </w:tcPr>
          <w:p w14:paraId="358D21AC">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2153" w:type="dxa"/>
            <w:tcBorders>
              <w:left w:val="single" w:color="auto" w:sz="4" w:space="0"/>
              <w:right w:val="single" w:color="auto" w:sz="4" w:space="0"/>
            </w:tcBorders>
            <w:vAlign w:val="center"/>
          </w:tcPr>
          <w:p w14:paraId="0251941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CF7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D27797D">
            <w:pPr>
              <w:spacing w:after="0" w:line="240" w:lineRule="auto"/>
              <w:jc w:val="center"/>
              <w:rPr>
                <w:rFonts w:ascii="Times New Roman" w:hAnsi="Times New Roman" w:cs="Times New Roman"/>
                <w:b/>
                <w:bCs/>
                <w:szCs w:val="22"/>
              </w:rPr>
            </w:pPr>
          </w:p>
        </w:tc>
        <w:tc>
          <w:tcPr>
            <w:tcW w:w="3098" w:type="dxa"/>
            <w:vMerge w:val="continue"/>
            <w:vAlign w:val="center"/>
          </w:tcPr>
          <w:p w14:paraId="1E6CB449">
            <w:pPr>
              <w:pStyle w:val="8"/>
              <w:shd w:val="clear" w:color="auto" w:fill="FFFFFF"/>
              <w:jc w:val="center"/>
              <w:rPr>
                <w:color w:val="202124"/>
                <w:spacing w:val="3"/>
                <w:sz w:val="22"/>
                <w:szCs w:val="22"/>
              </w:rPr>
            </w:pPr>
          </w:p>
        </w:tc>
        <w:tc>
          <w:tcPr>
            <w:tcW w:w="750" w:type="dxa"/>
          </w:tcPr>
          <w:p w14:paraId="4B4D225F">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692C65C9">
            <w:pPr>
              <w:spacing w:after="0" w:line="240" w:lineRule="auto"/>
              <w:jc w:val="center"/>
              <w:rPr>
                <w:rFonts w:ascii="Times New Roman" w:hAnsi="Times New Roman" w:cs="Times New Roman"/>
                <w:szCs w:val="22"/>
              </w:rPr>
            </w:pPr>
            <w:r>
              <w:rPr>
                <w:rFonts w:ascii="Times New Roman" w:hAnsi="Times New Roman" w:cs="Times New Roman"/>
                <w:szCs w:val="22"/>
              </w:rPr>
              <w:t>19</w:t>
            </w:r>
          </w:p>
        </w:tc>
        <w:tc>
          <w:tcPr>
            <w:tcW w:w="1358" w:type="dxa"/>
            <w:tcBorders>
              <w:right w:val="single" w:color="auto" w:sz="4" w:space="0"/>
            </w:tcBorders>
          </w:tcPr>
          <w:p w14:paraId="6749B09A">
            <w:pPr>
              <w:spacing w:after="0" w:line="240" w:lineRule="auto"/>
              <w:jc w:val="center"/>
              <w:rPr>
                <w:rFonts w:ascii="Times New Roman" w:hAnsi="Times New Roman" w:cs="Times New Roman"/>
                <w:szCs w:val="22"/>
              </w:rPr>
            </w:pPr>
            <w:r>
              <w:rPr>
                <w:rFonts w:ascii="Times New Roman" w:hAnsi="Times New Roman" w:cs="Times New Roman"/>
                <w:szCs w:val="22"/>
              </w:rPr>
              <w:t>14.39%</w:t>
            </w:r>
          </w:p>
        </w:tc>
        <w:tc>
          <w:tcPr>
            <w:tcW w:w="2153" w:type="dxa"/>
            <w:vMerge w:val="restart"/>
            <w:tcBorders>
              <w:left w:val="single" w:color="auto" w:sz="4" w:space="0"/>
              <w:right w:val="single" w:color="auto" w:sz="4" w:space="0"/>
            </w:tcBorders>
            <w:vAlign w:val="center"/>
          </w:tcPr>
          <w:p w14:paraId="1108E2F5">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22B0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0799F25">
            <w:pPr>
              <w:spacing w:after="0" w:line="240" w:lineRule="auto"/>
              <w:jc w:val="center"/>
              <w:rPr>
                <w:rFonts w:ascii="Times New Roman" w:hAnsi="Times New Roman" w:cs="Times New Roman"/>
                <w:b/>
                <w:bCs/>
                <w:szCs w:val="22"/>
              </w:rPr>
            </w:pPr>
          </w:p>
        </w:tc>
        <w:tc>
          <w:tcPr>
            <w:tcW w:w="3098" w:type="dxa"/>
            <w:vMerge w:val="continue"/>
            <w:vAlign w:val="center"/>
          </w:tcPr>
          <w:p w14:paraId="34DB3685">
            <w:pPr>
              <w:pStyle w:val="8"/>
              <w:shd w:val="clear" w:color="auto" w:fill="FFFFFF"/>
              <w:jc w:val="center"/>
              <w:rPr>
                <w:color w:val="202124"/>
                <w:spacing w:val="3"/>
                <w:sz w:val="22"/>
                <w:szCs w:val="22"/>
              </w:rPr>
            </w:pPr>
          </w:p>
        </w:tc>
        <w:tc>
          <w:tcPr>
            <w:tcW w:w="750" w:type="dxa"/>
          </w:tcPr>
          <w:p w14:paraId="58C74B41">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709EECA1">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358" w:type="dxa"/>
            <w:tcBorders>
              <w:right w:val="single" w:color="auto" w:sz="4" w:space="0"/>
            </w:tcBorders>
          </w:tcPr>
          <w:p w14:paraId="1BE8CB89">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2153" w:type="dxa"/>
            <w:vMerge w:val="continue"/>
            <w:tcBorders>
              <w:left w:val="single" w:color="auto" w:sz="4" w:space="0"/>
              <w:bottom w:val="single" w:color="auto" w:sz="4" w:space="0"/>
              <w:right w:val="single" w:color="auto" w:sz="4" w:space="0"/>
            </w:tcBorders>
            <w:vAlign w:val="center"/>
          </w:tcPr>
          <w:p w14:paraId="4CD501BD">
            <w:pPr>
              <w:spacing w:after="0" w:line="240" w:lineRule="auto"/>
              <w:jc w:val="center"/>
              <w:rPr>
                <w:rFonts w:ascii="Times New Roman" w:hAnsi="Times New Roman" w:cs="Times New Roman"/>
                <w:szCs w:val="22"/>
              </w:rPr>
            </w:pPr>
          </w:p>
        </w:tc>
      </w:tr>
      <w:tr w14:paraId="261B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694FE867">
            <w:pPr>
              <w:spacing w:after="0" w:line="240" w:lineRule="auto"/>
              <w:jc w:val="center"/>
              <w:rPr>
                <w:rFonts w:ascii="Times New Roman" w:hAnsi="Times New Roman" w:cs="Times New Roman"/>
                <w:b/>
                <w:bCs/>
                <w:szCs w:val="22"/>
              </w:rPr>
            </w:pPr>
            <w:r>
              <w:rPr>
                <w:rFonts w:ascii="Times New Roman" w:hAnsi="Times New Roman" w:cs="Times New Roman"/>
                <w:b/>
                <w:bCs/>
                <w:szCs w:val="22"/>
              </w:rPr>
              <w:t>4.</w:t>
            </w:r>
          </w:p>
        </w:tc>
        <w:tc>
          <w:tcPr>
            <w:tcW w:w="3098" w:type="dxa"/>
            <w:vMerge w:val="restart"/>
            <w:vAlign w:val="center"/>
          </w:tcPr>
          <w:p w14:paraId="3993AB1C">
            <w:pPr>
              <w:pStyle w:val="8"/>
              <w:shd w:val="clear" w:color="auto" w:fill="FFFFFF"/>
              <w:rPr>
                <w:sz w:val="22"/>
                <w:szCs w:val="22"/>
                <w:lang w:bidi="th-TH"/>
              </w:rPr>
            </w:pPr>
            <w:r>
              <w:rPr>
                <w:sz w:val="22"/>
                <w:szCs w:val="22"/>
                <w:lang w:bidi="th-TH"/>
              </w:rPr>
              <w:t>Item No. 5</w:t>
            </w:r>
          </w:p>
          <w:p w14:paraId="71181607">
            <w:pPr>
              <w:pStyle w:val="8"/>
              <w:shd w:val="clear" w:color="auto" w:fill="FFFFFF"/>
              <w:jc w:val="both"/>
              <w:rPr>
                <w:color w:val="202124"/>
                <w:spacing w:val="3"/>
                <w:sz w:val="22"/>
                <w:szCs w:val="22"/>
              </w:rPr>
            </w:pPr>
            <w:r>
              <w:rPr>
                <w:sz w:val="22"/>
                <w:szCs w:val="22"/>
                <w:lang w:bidi="th-TH"/>
              </w:rPr>
              <w:t>I would recommend using Quizizz for reading activities to other students.</w:t>
            </w:r>
          </w:p>
        </w:tc>
        <w:tc>
          <w:tcPr>
            <w:tcW w:w="750" w:type="dxa"/>
          </w:tcPr>
          <w:p w14:paraId="441207F9">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02C8B7FF">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694771A0">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vMerge w:val="restart"/>
            <w:tcBorders>
              <w:top w:val="single" w:color="auto" w:sz="4" w:space="0"/>
              <w:left w:val="single" w:color="auto" w:sz="4" w:space="0"/>
              <w:right w:val="single" w:color="auto" w:sz="4" w:space="0"/>
            </w:tcBorders>
            <w:vAlign w:val="center"/>
          </w:tcPr>
          <w:p w14:paraId="74DEE59C">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0046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08B2A767">
            <w:pPr>
              <w:spacing w:after="0" w:line="240" w:lineRule="auto"/>
              <w:jc w:val="center"/>
              <w:rPr>
                <w:rFonts w:ascii="Times New Roman" w:hAnsi="Times New Roman" w:cs="Times New Roman"/>
                <w:b/>
                <w:bCs/>
                <w:szCs w:val="22"/>
              </w:rPr>
            </w:pPr>
          </w:p>
        </w:tc>
        <w:tc>
          <w:tcPr>
            <w:tcW w:w="3098" w:type="dxa"/>
            <w:vMerge w:val="continue"/>
            <w:vAlign w:val="center"/>
          </w:tcPr>
          <w:p w14:paraId="48CCE14D">
            <w:pPr>
              <w:pStyle w:val="8"/>
              <w:shd w:val="clear" w:color="auto" w:fill="FFFFFF"/>
              <w:jc w:val="center"/>
              <w:rPr>
                <w:color w:val="202124"/>
                <w:spacing w:val="3"/>
                <w:sz w:val="22"/>
                <w:szCs w:val="22"/>
              </w:rPr>
            </w:pPr>
          </w:p>
        </w:tc>
        <w:tc>
          <w:tcPr>
            <w:tcW w:w="750" w:type="dxa"/>
          </w:tcPr>
          <w:p w14:paraId="76EC1A5D">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5ABC685B">
            <w:pPr>
              <w:spacing w:after="0" w:line="240" w:lineRule="auto"/>
              <w:jc w:val="center"/>
              <w:rPr>
                <w:rFonts w:ascii="Times New Roman" w:hAnsi="Times New Roman" w:cs="Times New Roman"/>
                <w:szCs w:val="22"/>
              </w:rPr>
            </w:pPr>
            <w:r>
              <w:rPr>
                <w:rFonts w:ascii="Times New Roman" w:hAnsi="Times New Roman" w:cs="Times New Roman"/>
                <w:szCs w:val="22"/>
              </w:rPr>
              <w:t>38</w:t>
            </w:r>
          </w:p>
        </w:tc>
        <w:tc>
          <w:tcPr>
            <w:tcW w:w="1358" w:type="dxa"/>
            <w:tcBorders>
              <w:right w:val="single" w:color="auto" w:sz="4" w:space="0"/>
            </w:tcBorders>
          </w:tcPr>
          <w:p w14:paraId="08FC4D98">
            <w:pPr>
              <w:spacing w:after="0" w:line="240" w:lineRule="auto"/>
              <w:jc w:val="center"/>
              <w:rPr>
                <w:rFonts w:ascii="Times New Roman" w:hAnsi="Times New Roman" w:cs="Times New Roman"/>
                <w:szCs w:val="22"/>
              </w:rPr>
            </w:pPr>
            <w:r>
              <w:rPr>
                <w:rFonts w:ascii="Times New Roman" w:hAnsi="Times New Roman" w:cs="Times New Roman"/>
                <w:szCs w:val="22"/>
              </w:rPr>
              <w:t>28.79%</w:t>
            </w:r>
          </w:p>
        </w:tc>
        <w:tc>
          <w:tcPr>
            <w:tcW w:w="2153" w:type="dxa"/>
            <w:vMerge w:val="continue"/>
            <w:tcBorders>
              <w:left w:val="single" w:color="auto" w:sz="4" w:space="0"/>
              <w:right w:val="single" w:color="auto" w:sz="4" w:space="0"/>
            </w:tcBorders>
            <w:vAlign w:val="center"/>
          </w:tcPr>
          <w:p w14:paraId="52396E39">
            <w:pPr>
              <w:spacing w:after="0" w:line="240" w:lineRule="auto"/>
              <w:jc w:val="center"/>
              <w:rPr>
                <w:rFonts w:ascii="Times New Roman" w:hAnsi="Times New Roman" w:cs="Times New Roman"/>
                <w:szCs w:val="22"/>
              </w:rPr>
            </w:pPr>
          </w:p>
        </w:tc>
      </w:tr>
      <w:tr w14:paraId="5917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29149B9D">
            <w:pPr>
              <w:spacing w:after="0" w:line="240" w:lineRule="auto"/>
              <w:jc w:val="center"/>
              <w:rPr>
                <w:rFonts w:ascii="Times New Roman" w:hAnsi="Times New Roman" w:cs="Times New Roman"/>
                <w:b/>
                <w:bCs/>
                <w:szCs w:val="22"/>
              </w:rPr>
            </w:pPr>
          </w:p>
        </w:tc>
        <w:tc>
          <w:tcPr>
            <w:tcW w:w="3098" w:type="dxa"/>
            <w:vMerge w:val="continue"/>
            <w:vAlign w:val="center"/>
          </w:tcPr>
          <w:p w14:paraId="16A2AF47">
            <w:pPr>
              <w:pStyle w:val="8"/>
              <w:shd w:val="clear" w:color="auto" w:fill="FFFFFF"/>
              <w:jc w:val="center"/>
              <w:rPr>
                <w:color w:val="202124"/>
                <w:spacing w:val="3"/>
                <w:sz w:val="22"/>
                <w:szCs w:val="22"/>
              </w:rPr>
            </w:pPr>
          </w:p>
        </w:tc>
        <w:tc>
          <w:tcPr>
            <w:tcW w:w="750" w:type="dxa"/>
          </w:tcPr>
          <w:p w14:paraId="7A2B0577">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5F7D9BCB">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358" w:type="dxa"/>
            <w:tcBorders>
              <w:right w:val="single" w:color="auto" w:sz="4" w:space="0"/>
            </w:tcBorders>
          </w:tcPr>
          <w:p w14:paraId="70CE946F">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2153" w:type="dxa"/>
            <w:tcBorders>
              <w:left w:val="single" w:color="auto" w:sz="4" w:space="0"/>
              <w:right w:val="single" w:color="auto" w:sz="4" w:space="0"/>
            </w:tcBorders>
            <w:vAlign w:val="center"/>
          </w:tcPr>
          <w:p w14:paraId="4021506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5C70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754B21F">
            <w:pPr>
              <w:spacing w:after="0" w:line="240" w:lineRule="auto"/>
              <w:jc w:val="center"/>
              <w:rPr>
                <w:rFonts w:ascii="Times New Roman" w:hAnsi="Times New Roman" w:cs="Times New Roman"/>
                <w:b/>
                <w:bCs/>
                <w:szCs w:val="22"/>
              </w:rPr>
            </w:pPr>
          </w:p>
        </w:tc>
        <w:tc>
          <w:tcPr>
            <w:tcW w:w="3098" w:type="dxa"/>
            <w:vMerge w:val="continue"/>
            <w:vAlign w:val="center"/>
          </w:tcPr>
          <w:p w14:paraId="3742486C">
            <w:pPr>
              <w:pStyle w:val="8"/>
              <w:shd w:val="clear" w:color="auto" w:fill="FFFFFF"/>
              <w:jc w:val="center"/>
              <w:rPr>
                <w:color w:val="202124"/>
                <w:spacing w:val="3"/>
                <w:sz w:val="22"/>
                <w:szCs w:val="22"/>
              </w:rPr>
            </w:pPr>
          </w:p>
        </w:tc>
        <w:tc>
          <w:tcPr>
            <w:tcW w:w="750" w:type="dxa"/>
          </w:tcPr>
          <w:p w14:paraId="04E12610">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4C7DEA96">
            <w:pPr>
              <w:spacing w:after="0" w:line="240" w:lineRule="auto"/>
              <w:jc w:val="center"/>
              <w:rPr>
                <w:rFonts w:ascii="Times New Roman" w:hAnsi="Times New Roman" w:cs="Times New Roman"/>
                <w:szCs w:val="22"/>
              </w:rPr>
            </w:pPr>
            <w:r>
              <w:rPr>
                <w:rFonts w:ascii="Times New Roman" w:hAnsi="Times New Roman" w:cs="Times New Roman"/>
                <w:szCs w:val="22"/>
              </w:rPr>
              <w:t>18</w:t>
            </w:r>
          </w:p>
        </w:tc>
        <w:tc>
          <w:tcPr>
            <w:tcW w:w="1358" w:type="dxa"/>
            <w:tcBorders>
              <w:right w:val="single" w:color="auto" w:sz="4" w:space="0"/>
            </w:tcBorders>
          </w:tcPr>
          <w:p w14:paraId="159D4DDE">
            <w:pPr>
              <w:spacing w:after="0" w:line="240" w:lineRule="auto"/>
              <w:jc w:val="center"/>
              <w:rPr>
                <w:rFonts w:ascii="Times New Roman" w:hAnsi="Times New Roman" w:cs="Times New Roman"/>
                <w:szCs w:val="22"/>
              </w:rPr>
            </w:pPr>
            <w:r>
              <w:rPr>
                <w:rFonts w:ascii="Times New Roman" w:hAnsi="Times New Roman" w:cs="Times New Roman"/>
                <w:szCs w:val="22"/>
              </w:rPr>
              <w:t>13.64%</w:t>
            </w:r>
          </w:p>
        </w:tc>
        <w:tc>
          <w:tcPr>
            <w:tcW w:w="2153" w:type="dxa"/>
            <w:vMerge w:val="restart"/>
            <w:tcBorders>
              <w:left w:val="single" w:color="auto" w:sz="4" w:space="0"/>
              <w:right w:val="single" w:color="auto" w:sz="4" w:space="0"/>
            </w:tcBorders>
            <w:vAlign w:val="center"/>
          </w:tcPr>
          <w:p w14:paraId="4EC0FB2A">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595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5D11EC59">
            <w:pPr>
              <w:spacing w:after="0" w:line="240" w:lineRule="auto"/>
              <w:jc w:val="center"/>
              <w:rPr>
                <w:rFonts w:ascii="Times New Roman" w:hAnsi="Times New Roman" w:cs="Times New Roman"/>
                <w:b/>
                <w:bCs/>
                <w:szCs w:val="22"/>
              </w:rPr>
            </w:pPr>
          </w:p>
        </w:tc>
        <w:tc>
          <w:tcPr>
            <w:tcW w:w="3098" w:type="dxa"/>
            <w:vMerge w:val="continue"/>
            <w:vAlign w:val="center"/>
          </w:tcPr>
          <w:p w14:paraId="13A4EC66">
            <w:pPr>
              <w:pStyle w:val="8"/>
              <w:shd w:val="clear" w:color="auto" w:fill="FFFFFF"/>
              <w:jc w:val="center"/>
              <w:rPr>
                <w:color w:val="202124"/>
                <w:spacing w:val="3"/>
                <w:sz w:val="22"/>
                <w:szCs w:val="22"/>
              </w:rPr>
            </w:pPr>
          </w:p>
        </w:tc>
        <w:tc>
          <w:tcPr>
            <w:tcW w:w="750" w:type="dxa"/>
          </w:tcPr>
          <w:p w14:paraId="390DC545">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6055B517">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358" w:type="dxa"/>
            <w:tcBorders>
              <w:right w:val="single" w:color="auto" w:sz="4" w:space="0"/>
            </w:tcBorders>
          </w:tcPr>
          <w:p w14:paraId="53112911">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2153" w:type="dxa"/>
            <w:vMerge w:val="continue"/>
            <w:tcBorders>
              <w:left w:val="single" w:color="auto" w:sz="4" w:space="0"/>
              <w:bottom w:val="single" w:color="auto" w:sz="4" w:space="0"/>
              <w:right w:val="single" w:color="auto" w:sz="4" w:space="0"/>
            </w:tcBorders>
            <w:vAlign w:val="center"/>
          </w:tcPr>
          <w:p w14:paraId="546158BA">
            <w:pPr>
              <w:spacing w:after="0" w:line="240" w:lineRule="auto"/>
              <w:jc w:val="center"/>
              <w:rPr>
                <w:rFonts w:ascii="Times New Roman" w:hAnsi="Times New Roman" w:cs="Times New Roman"/>
                <w:szCs w:val="22"/>
              </w:rPr>
            </w:pPr>
          </w:p>
        </w:tc>
      </w:tr>
      <w:tr w14:paraId="2875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4AEC1901">
            <w:pPr>
              <w:spacing w:after="0" w:line="240" w:lineRule="auto"/>
              <w:jc w:val="center"/>
              <w:rPr>
                <w:rFonts w:ascii="Times New Roman" w:hAnsi="Times New Roman" w:cs="Times New Roman"/>
                <w:b/>
                <w:bCs/>
                <w:szCs w:val="22"/>
              </w:rPr>
            </w:pPr>
            <w:r>
              <w:rPr>
                <w:rFonts w:ascii="Times New Roman" w:hAnsi="Times New Roman" w:cs="Times New Roman"/>
                <w:b/>
                <w:bCs/>
                <w:szCs w:val="22"/>
              </w:rPr>
              <w:t>5.</w:t>
            </w:r>
          </w:p>
        </w:tc>
        <w:tc>
          <w:tcPr>
            <w:tcW w:w="3098" w:type="dxa"/>
            <w:vMerge w:val="restart"/>
            <w:vAlign w:val="center"/>
          </w:tcPr>
          <w:p w14:paraId="5E8827C8">
            <w:pPr>
              <w:pStyle w:val="8"/>
              <w:shd w:val="clear" w:color="auto" w:fill="FFFFFF"/>
              <w:rPr>
                <w:sz w:val="22"/>
                <w:szCs w:val="22"/>
                <w:lang w:bidi="th-TH"/>
              </w:rPr>
            </w:pPr>
            <w:r>
              <w:rPr>
                <w:sz w:val="22"/>
                <w:szCs w:val="22"/>
                <w:lang w:bidi="th-TH"/>
              </w:rPr>
              <w:t>Item No. 6</w:t>
            </w:r>
          </w:p>
          <w:p w14:paraId="286B1D7E">
            <w:pPr>
              <w:pStyle w:val="8"/>
              <w:shd w:val="clear" w:color="auto" w:fill="FFFFFF"/>
              <w:jc w:val="both"/>
              <w:rPr>
                <w:color w:val="202124"/>
                <w:spacing w:val="3"/>
                <w:sz w:val="22"/>
                <w:szCs w:val="22"/>
              </w:rPr>
            </w:pPr>
            <w:r>
              <w:rPr>
                <w:sz w:val="22"/>
                <w:szCs w:val="22"/>
                <w:lang w:bidi="th-TH"/>
              </w:rPr>
              <w:t>I can easily access Quizizz for reading tasks from various devices (e.g., smartphones, tablets, or computers).</w:t>
            </w:r>
          </w:p>
        </w:tc>
        <w:tc>
          <w:tcPr>
            <w:tcW w:w="750" w:type="dxa"/>
          </w:tcPr>
          <w:p w14:paraId="30572B96">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1B2FF7E8">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1A462DAA">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vMerge w:val="restart"/>
            <w:tcBorders>
              <w:top w:val="single" w:color="auto" w:sz="4" w:space="0"/>
              <w:left w:val="single" w:color="auto" w:sz="4" w:space="0"/>
              <w:right w:val="single" w:color="auto" w:sz="4" w:space="0"/>
            </w:tcBorders>
            <w:vAlign w:val="center"/>
          </w:tcPr>
          <w:p w14:paraId="115296F2">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2294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3ED47B9A">
            <w:pPr>
              <w:spacing w:after="0" w:line="240" w:lineRule="auto"/>
              <w:jc w:val="center"/>
              <w:rPr>
                <w:rFonts w:ascii="Times New Roman" w:hAnsi="Times New Roman" w:cs="Times New Roman"/>
                <w:b/>
                <w:bCs/>
                <w:szCs w:val="22"/>
              </w:rPr>
            </w:pPr>
          </w:p>
        </w:tc>
        <w:tc>
          <w:tcPr>
            <w:tcW w:w="3098" w:type="dxa"/>
            <w:vMerge w:val="continue"/>
            <w:vAlign w:val="center"/>
          </w:tcPr>
          <w:p w14:paraId="789697FC">
            <w:pPr>
              <w:pStyle w:val="8"/>
              <w:shd w:val="clear" w:color="auto" w:fill="FFFFFF"/>
              <w:jc w:val="center"/>
              <w:rPr>
                <w:color w:val="202124"/>
                <w:spacing w:val="3"/>
                <w:sz w:val="22"/>
                <w:szCs w:val="22"/>
              </w:rPr>
            </w:pPr>
          </w:p>
        </w:tc>
        <w:tc>
          <w:tcPr>
            <w:tcW w:w="750" w:type="dxa"/>
          </w:tcPr>
          <w:p w14:paraId="4451A4F8">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0B3292D7">
            <w:pPr>
              <w:spacing w:after="0" w:line="240" w:lineRule="auto"/>
              <w:jc w:val="center"/>
              <w:rPr>
                <w:rFonts w:ascii="Times New Roman" w:hAnsi="Times New Roman" w:cs="Times New Roman"/>
                <w:szCs w:val="22"/>
              </w:rPr>
            </w:pPr>
            <w:r>
              <w:rPr>
                <w:rFonts w:ascii="Times New Roman" w:hAnsi="Times New Roman" w:cs="Times New Roman"/>
                <w:szCs w:val="22"/>
              </w:rPr>
              <w:t>40</w:t>
            </w:r>
          </w:p>
        </w:tc>
        <w:tc>
          <w:tcPr>
            <w:tcW w:w="1358" w:type="dxa"/>
            <w:tcBorders>
              <w:right w:val="single" w:color="auto" w:sz="4" w:space="0"/>
            </w:tcBorders>
          </w:tcPr>
          <w:p w14:paraId="2E38064B">
            <w:pPr>
              <w:spacing w:after="0" w:line="240" w:lineRule="auto"/>
              <w:jc w:val="center"/>
              <w:rPr>
                <w:rFonts w:ascii="Times New Roman" w:hAnsi="Times New Roman" w:cs="Times New Roman"/>
                <w:szCs w:val="22"/>
              </w:rPr>
            </w:pPr>
            <w:r>
              <w:rPr>
                <w:rFonts w:ascii="Times New Roman" w:hAnsi="Times New Roman" w:cs="Times New Roman"/>
                <w:szCs w:val="22"/>
              </w:rPr>
              <w:t>30.30%</w:t>
            </w:r>
          </w:p>
        </w:tc>
        <w:tc>
          <w:tcPr>
            <w:tcW w:w="2153" w:type="dxa"/>
            <w:vMerge w:val="continue"/>
            <w:tcBorders>
              <w:left w:val="single" w:color="auto" w:sz="4" w:space="0"/>
              <w:right w:val="single" w:color="auto" w:sz="4" w:space="0"/>
            </w:tcBorders>
            <w:vAlign w:val="center"/>
          </w:tcPr>
          <w:p w14:paraId="365629F6">
            <w:pPr>
              <w:spacing w:after="0" w:line="240" w:lineRule="auto"/>
              <w:jc w:val="center"/>
              <w:rPr>
                <w:rFonts w:ascii="Times New Roman" w:hAnsi="Times New Roman" w:cs="Times New Roman"/>
                <w:szCs w:val="22"/>
              </w:rPr>
            </w:pPr>
          </w:p>
        </w:tc>
      </w:tr>
      <w:tr w14:paraId="1FDF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3A6A4CBA">
            <w:pPr>
              <w:spacing w:after="0" w:line="240" w:lineRule="auto"/>
              <w:jc w:val="center"/>
              <w:rPr>
                <w:rFonts w:ascii="Times New Roman" w:hAnsi="Times New Roman" w:cs="Times New Roman"/>
                <w:b/>
                <w:bCs/>
                <w:szCs w:val="22"/>
              </w:rPr>
            </w:pPr>
          </w:p>
        </w:tc>
        <w:tc>
          <w:tcPr>
            <w:tcW w:w="3098" w:type="dxa"/>
            <w:vMerge w:val="continue"/>
            <w:vAlign w:val="center"/>
          </w:tcPr>
          <w:p w14:paraId="1B0E5BA2">
            <w:pPr>
              <w:pStyle w:val="8"/>
              <w:shd w:val="clear" w:color="auto" w:fill="FFFFFF"/>
              <w:jc w:val="center"/>
              <w:rPr>
                <w:color w:val="202124"/>
                <w:spacing w:val="3"/>
                <w:sz w:val="22"/>
                <w:szCs w:val="22"/>
              </w:rPr>
            </w:pPr>
          </w:p>
        </w:tc>
        <w:tc>
          <w:tcPr>
            <w:tcW w:w="750" w:type="dxa"/>
          </w:tcPr>
          <w:p w14:paraId="10DE0416">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304F763E">
            <w:pPr>
              <w:spacing w:after="0" w:line="240" w:lineRule="auto"/>
              <w:jc w:val="center"/>
              <w:rPr>
                <w:rFonts w:ascii="Times New Roman" w:hAnsi="Times New Roman" w:cs="Times New Roman"/>
                <w:szCs w:val="22"/>
              </w:rPr>
            </w:pPr>
            <w:r>
              <w:rPr>
                <w:rFonts w:ascii="Times New Roman" w:hAnsi="Times New Roman" w:cs="Times New Roman"/>
                <w:szCs w:val="22"/>
              </w:rPr>
              <w:t>32</w:t>
            </w:r>
          </w:p>
        </w:tc>
        <w:tc>
          <w:tcPr>
            <w:tcW w:w="1358" w:type="dxa"/>
            <w:tcBorders>
              <w:right w:val="single" w:color="auto" w:sz="4" w:space="0"/>
            </w:tcBorders>
          </w:tcPr>
          <w:p w14:paraId="7377EF7A">
            <w:pPr>
              <w:spacing w:after="0" w:line="240" w:lineRule="auto"/>
              <w:jc w:val="center"/>
              <w:rPr>
                <w:rFonts w:ascii="Times New Roman" w:hAnsi="Times New Roman" w:cs="Times New Roman"/>
                <w:szCs w:val="22"/>
              </w:rPr>
            </w:pPr>
            <w:r>
              <w:rPr>
                <w:rFonts w:ascii="Times New Roman" w:hAnsi="Times New Roman" w:cs="Times New Roman"/>
                <w:szCs w:val="22"/>
              </w:rPr>
              <w:t>24.24%</w:t>
            </w:r>
          </w:p>
        </w:tc>
        <w:tc>
          <w:tcPr>
            <w:tcW w:w="2153" w:type="dxa"/>
            <w:tcBorders>
              <w:left w:val="single" w:color="auto" w:sz="4" w:space="0"/>
              <w:right w:val="single" w:color="auto" w:sz="4" w:space="0"/>
            </w:tcBorders>
            <w:vAlign w:val="center"/>
          </w:tcPr>
          <w:p w14:paraId="5B2B1C0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2F9F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8EBBC0F">
            <w:pPr>
              <w:spacing w:after="0" w:line="240" w:lineRule="auto"/>
              <w:jc w:val="center"/>
              <w:rPr>
                <w:rFonts w:ascii="Times New Roman" w:hAnsi="Times New Roman" w:cs="Times New Roman"/>
                <w:b/>
                <w:bCs/>
                <w:szCs w:val="22"/>
              </w:rPr>
            </w:pPr>
          </w:p>
        </w:tc>
        <w:tc>
          <w:tcPr>
            <w:tcW w:w="3098" w:type="dxa"/>
            <w:vMerge w:val="continue"/>
            <w:vAlign w:val="center"/>
          </w:tcPr>
          <w:p w14:paraId="369A7A6B">
            <w:pPr>
              <w:pStyle w:val="8"/>
              <w:shd w:val="clear" w:color="auto" w:fill="FFFFFF"/>
              <w:jc w:val="center"/>
              <w:rPr>
                <w:color w:val="202124"/>
                <w:spacing w:val="3"/>
                <w:sz w:val="22"/>
                <w:szCs w:val="22"/>
              </w:rPr>
            </w:pPr>
          </w:p>
        </w:tc>
        <w:tc>
          <w:tcPr>
            <w:tcW w:w="750" w:type="dxa"/>
          </w:tcPr>
          <w:p w14:paraId="5F573515">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2F9C5B25">
            <w:pPr>
              <w:spacing w:after="0" w:line="240" w:lineRule="auto"/>
              <w:jc w:val="center"/>
              <w:rPr>
                <w:rFonts w:ascii="Times New Roman" w:hAnsi="Times New Roman" w:cs="Times New Roman"/>
                <w:szCs w:val="22"/>
              </w:rPr>
            </w:pPr>
            <w:r>
              <w:rPr>
                <w:rFonts w:ascii="Times New Roman" w:hAnsi="Times New Roman" w:cs="Times New Roman"/>
                <w:szCs w:val="22"/>
              </w:rPr>
              <w:t>17</w:t>
            </w:r>
          </w:p>
        </w:tc>
        <w:tc>
          <w:tcPr>
            <w:tcW w:w="1358" w:type="dxa"/>
            <w:tcBorders>
              <w:right w:val="single" w:color="auto" w:sz="4" w:space="0"/>
            </w:tcBorders>
          </w:tcPr>
          <w:p w14:paraId="1C615F3A">
            <w:pPr>
              <w:spacing w:after="0" w:line="240" w:lineRule="auto"/>
              <w:jc w:val="center"/>
              <w:rPr>
                <w:rFonts w:ascii="Times New Roman" w:hAnsi="Times New Roman" w:cs="Times New Roman"/>
                <w:szCs w:val="22"/>
              </w:rPr>
            </w:pPr>
            <w:r>
              <w:rPr>
                <w:rFonts w:ascii="Times New Roman" w:hAnsi="Times New Roman" w:cs="Times New Roman"/>
                <w:szCs w:val="22"/>
              </w:rPr>
              <w:t>12.88%</w:t>
            </w:r>
          </w:p>
        </w:tc>
        <w:tc>
          <w:tcPr>
            <w:tcW w:w="2153" w:type="dxa"/>
            <w:vMerge w:val="restart"/>
            <w:tcBorders>
              <w:left w:val="single" w:color="auto" w:sz="4" w:space="0"/>
              <w:right w:val="single" w:color="auto" w:sz="4" w:space="0"/>
            </w:tcBorders>
            <w:vAlign w:val="center"/>
          </w:tcPr>
          <w:p w14:paraId="5E8F042B">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4793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1F80B808">
            <w:pPr>
              <w:spacing w:after="0" w:line="240" w:lineRule="auto"/>
              <w:jc w:val="center"/>
              <w:rPr>
                <w:rFonts w:ascii="Times New Roman" w:hAnsi="Times New Roman" w:cs="Times New Roman"/>
                <w:b/>
                <w:bCs/>
                <w:szCs w:val="22"/>
              </w:rPr>
            </w:pPr>
          </w:p>
        </w:tc>
        <w:tc>
          <w:tcPr>
            <w:tcW w:w="3098" w:type="dxa"/>
            <w:vMerge w:val="continue"/>
            <w:vAlign w:val="center"/>
          </w:tcPr>
          <w:p w14:paraId="2820CECB">
            <w:pPr>
              <w:pStyle w:val="8"/>
              <w:shd w:val="clear" w:color="auto" w:fill="FFFFFF"/>
              <w:jc w:val="center"/>
              <w:rPr>
                <w:color w:val="202124"/>
                <w:spacing w:val="3"/>
                <w:sz w:val="22"/>
                <w:szCs w:val="22"/>
              </w:rPr>
            </w:pPr>
          </w:p>
        </w:tc>
        <w:tc>
          <w:tcPr>
            <w:tcW w:w="750" w:type="dxa"/>
          </w:tcPr>
          <w:p w14:paraId="0DAA0AF4">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4F72F7E0">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358" w:type="dxa"/>
            <w:tcBorders>
              <w:right w:val="single" w:color="auto" w:sz="4" w:space="0"/>
            </w:tcBorders>
          </w:tcPr>
          <w:p w14:paraId="089C1FEC">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2153" w:type="dxa"/>
            <w:vMerge w:val="continue"/>
            <w:tcBorders>
              <w:left w:val="single" w:color="auto" w:sz="4" w:space="0"/>
              <w:bottom w:val="single" w:color="auto" w:sz="4" w:space="0"/>
              <w:right w:val="single" w:color="auto" w:sz="4" w:space="0"/>
            </w:tcBorders>
            <w:vAlign w:val="center"/>
          </w:tcPr>
          <w:p w14:paraId="68816883">
            <w:pPr>
              <w:spacing w:after="0" w:line="240" w:lineRule="auto"/>
              <w:jc w:val="center"/>
              <w:rPr>
                <w:rFonts w:ascii="Times New Roman" w:hAnsi="Times New Roman" w:cs="Times New Roman"/>
                <w:szCs w:val="22"/>
              </w:rPr>
            </w:pPr>
          </w:p>
        </w:tc>
      </w:tr>
      <w:tr w14:paraId="0A2A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7D5FA1A3">
            <w:pPr>
              <w:spacing w:after="0" w:line="240" w:lineRule="auto"/>
              <w:jc w:val="center"/>
              <w:rPr>
                <w:rFonts w:ascii="Times New Roman" w:hAnsi="Times New Roman" w:cs="Times New Roman"/>
                <w:b/>
                <w:bCs/>
                <w:szCs w:val="22"/>
              </w:rPr>
            </w:pPr>
            <w:r>
              <w:rPr>
                <w:rFonts w:ascii="Times New Roman" w:hAnsi="Times New Roman" w:cs="Times New Roman"/>
                <w:b/>
                <w:bCs/>
                <w:szCs w:val="22"/>
              </w:rPr>
              <w:t>6.</w:t>
            </w:r>
          </w:p>
        </w:tc>
        <w:tc>
          <w:tcPr>
            <w:tcW w:w="3098" w:type="dxa"/>
            <w:vMerge w:val="restart"/>
            <w:vAlign w:val="center"/>
          </w:tcPr>
          <w:p w14:paraId="58C8F79A">
            <w:pPr>
              <w:pStyle w:val="8"/>
              <w:shd w:val="clear" w:color="auto" w:fill="FFFFFF"/>
              <w:rPr>
                <w:sz w:val="22"/>
                <w:szCs w:val="22"/>
                <w:lang w:bidi="th-TH"/>
              </w:rPr>
            </w:pPr>
            <w:r>
              <w:rPr>
                <w:sz w:val="22"/>
                <w:szCs w:val="22"/>
                <w:lang w:bidi="th-TH"/>
              </w:rPr>
              <w:t>Item No. 12</w:t>
            </w:r>
          </w:p>
          <w:p w14:paraId="30CFC5DC">
            <w:pPr>
              <w:pStyle w:val="8"/>
              <w:shd w:val="clear" w:color="auto" w:fill="FFFFFF"/>
              <w:jc w:val="both"/>
              <w:rPr>
                <w:color w:val="202124"/>
                <w:spacing w:val="3"/>
                <w:sz w:val="22"/>
                <w:szCs w:val="22"/>
              </w:rPr>
            </w:pPr>
            <w:r>
              <w:rPr>
                <w:sz w:val="22"/>
                <w:szCs w:val="22"/>
                <w:lang w:bidi="th-TH"/>
              </w:rPr>
              <w:t>Using Quizizz for reading helps improve my learning experience.</w:t>
            </w:r>
          </w:p>
        </w:tc>
        <w:tc>
          <w:tcPr>
            <w:tcW w:w="750" w:type="dxa"/>
          </w:tcPr>
          <w:p w14:paraId="2DE6468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762BF544">
            <w:pPr>
              <w:spacing w:after="0" w:line="240" w:lineRule="auto"/>
              <w:jc w:val="center"/>
              <w:rPr>
                <w:rFonts w:ascii="Times New Roman" w:hAnsi="Times New Roman" w:cs="Times New Roman"/>
                <w:szCs w:val="22"/>
              </w:rPr>
            </w:pPr>
            <w:r>
              <w:rPr>
                <w:rFonts w:ascii="Times New Roman" w:hAnsi="Times New Roman" w:cs="Times New Roman"/>
                <w:szCs w:val="22"/>
              </w:rPr>
              <w:t>42</w:t>
            </w:r>
          </w:p>
        </w:tc>
        <w:tc>
          <w:tcPr>
            <w:tcW w:w="1358" w:type="dxa"/>
            <w:tcBorders>
              <w:right w:val="single" w:color="auto" w:sz="4" w:space="0"/>
            </w:tcBorders>
          </w:tcPr>
          <w:p w14:paraId="0F6D1E34">
            <w:pPr>
              <w:spacing w:after="0" w:line="240" w:lineRule="auto"/>
              <w:jc w:val="center"/>
              <w:rPr>
                <w:rFonts w:ascii="Times New Roman" w:hAnsi="Times New Roman" w:cs="Times New Roman"/>
                <w:szCs w:val="22"/>
              </w:rPr>
            </w:pPr>
            <w:r>
              <w:rPr>
                <w:rFonts w:ascii="Times New Roman" w:hAnsi="Times New Roman" w:cs="Times New Roman"/>
                <w:szCs w:val="22"/>
              </w:rPr>
              <w:t>31.82%</w:t>
            </w:r>
          </w:p>
        </w:tc>
        <w:tc>
          <w:tcPr>
            <w:tcW w:w="2153" w:type="dxa"/>
            <w:vMerge w:val="restart"/>
            <w:tcBorders>
              <w:top w:val="single" w:color="auto" w:sz="4" w:space="0"/>
              <w:left w:val="single" w:color="auto" w:sz="4" w:space="0"/>
              <w:right w:val="single" w:color="auto" w:sz="4" w:space="0"/>
            </w:tcBorders>
            <w:vAlign w:val="center"/>
          </w:tcPr>
          <w:p w14:paraId="682C64F7">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703A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111E0FCF">
            <w:pPr>
              <w:spacing w:after="0" w:line="240" w:lineRule="auto"/>
              <w:jc w:val="center"/>
              <w:rPr>
                <w:rFonts w:ascii="Times New Roman" w:hAnsi="Times New Roman" w:cs="Times New Roman"/>
                <w:b/>
                <w:bCs/>
                <w:szCs w:val="22"/>
              </w:rPr>
            </w:pPr>
          </w:p>
        </w:tc>
        <w:tc>
          <w:tcPr>
            <w:tcW w:w="3098" w:type="dxa"/>
            <w:vMerge w:val="continue"/>
            <w:vAlign w:val="center"/>
          </w:tcPr>
          <w:p w14:paraId="4951230F">
            <w:pPr>
              <w:pStyle w:val="8"/>
              <w:shd w:val="clear" w:color="auto" w:fill="FFFFFF"/>
              <w:jc w:val="center"/>
              <w:rPr>
                <w:color w:val="202124"/>
                <w:spacing w:val="3"/>
                <w:sz w:val="22"/>
                <w:szCs w:val="22"/>
              </w:rPr>
            </w:pPr>
          </w:p>
        </w:tc>
        <w:tc>
          <w:tcPr>
            <w:tcW w:w="750" w:type="dxa"/>
          </w:tcPr>
          <w:p w14:paraId="48BACC64">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413FFF48">
            <w:pPr>
              <w:spacing w:after="0" w:line="240" w:lineRule="auto"/>
              <w:jc w:val="center"/>
              <w:rPr>
                <w:rFonts w:ascii="Times New Roman" w:hAnsi="Times New Roman" w:cs="Times New Roman"/>
                <w:szCs w:val="22"/>
              </w:rPr>
            </w:pPr>
            <w:r>
              <w:rPr>
                <w:rFonts w:ascii="Times New Roman" w:hAnsi="Times New Roman" w:cs="Times New Roman"/>
                <w:szCs w:val="22"/>
              </w:rPr>
              <w:t>45</w:t>
            </w:r>
          </w:p>
        </w:tc>
        <w:tc>
          <w:tcPr>
            <w:tcW w:w="1358" w:type="dxa"/>
            <w:tcBorders>
              <w:right w:val="single" w:color="auto" w:sz="4" w:space="0"/>
            </w:tcBorders>
          </w:tcPr>
          <w:p w14:paraId="4F3136A9">
            <w:pPr>
              <w:spacing w:after="0" w:line="240" w:lineRule="auto"/>
              <w:jc w:val="center"/>
              <w:rPr>
                <w:rFonts w:ascii="Times New Roman" w:hAnsi="Times New Roman" w:cs="Times New Roman"/>
                <w:szCs w:val="22"/>
              </w:rPr>
            </w:pPr>
            <w:r>
              <w:rPr>
                <w:rFonts w:ascii="Times New Roman" w:hAnsi="Times New Roman" w:cs="Times New Roman"/>
                <w:szCs w:val="22"/>
              </w:rPr>
              <w:t>34.09%</w:t>
            </w:r>
          </w:p>
        </w:tc>
        <w:tc>
          <w:tcPr>
            <w:tcW w:w="2153" w:type="dxa"/>
            <w:vMerge w:val="continue"/>
            <w:tcBorders>
              <w:left w:val="single" w:color="auto" w:sz="4" w:space="0"/>
              <w:bottom w:val="single" w:color="auto" w:sz="4" w:space="0"/>
              <w:right w:val="single" w:color="auto" w:sz="4" w:space="0"/>
            </w:tcBorders>
            <w:vAlign w:val="center"/>
          </w:tcPr>
          <w:p w14:paraId="2E0AD281">
            <w:pPr>
              <w:spacing w:after="0" w:line="240" w:lineRule="auto"/>
              <w:jc w:val="center"/>
              <w:rPr>
                <w:rFonts w:ascii="Times New Roman" w:hAnsi="Times New Roman" w:cs="Times New Roman"/>
                <w:szCs w:val="22"/>
              </w:rPr>
            </w:pPr>
          </w:p>
        </w:tc>
      </w:tr>
      <w:tr w14:paraId="362A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0ACB8A62">
            <w:pPr>
              <w:spacing w:after="0" w:line="240" w:lineRule="auto"/>
              <w:jc w:val="center"/>
              <w:rPr>
                <w:rFonts w:ascii="Times New Roman" w:hAnsi="Times New Roman" w:cs="Times New Roman"/>
                <w:b/>
                <w:bCs/>
                <w:szCs w:val="22"/>
              </w:rPr>
            </w:pPr>
          </w:p>
        </w:tc>
        <w:tc>
          <w:tcPr>
            <w:tcW w:w="3098" w:type="dxa"/>
            <w:vMerge w:val="continue"/>
            <w:vAlign w:val="center"/>
          </w:tcPr>
          <w:p w14:paraId="3D887797">
            <w:pPr>
              <w:pStyle w:val="8"/>
              <w:shd w:val="clear" w:color="auto" w:fill="FFFFFF"/>
              <w:jc w:val="center"/>
              <w:rPr>
                <w:color w:val="202124"/>
                <w:spacing w:val="3"/>
                <w:sz w:val="22"/>
                <w:szCs w:val="22"/>
              </w:rPr>
            </w:pPr>
          </w:p>
        </w:tc>
        <w:tc>
          <w:tcPr>
            <w:tcW w:w="750" w:type="dxa"/>
          </w:tcPr>
          <w:p w14:paraId="3760B938">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14AE5943">
            <w:pPr>
              <w:spacing w:after="0" w:line="240" w:lineRule="auto"/>
              <w:jc w:val="center"/>
              <w:rPr>
                <w:rFonts w:ascii="Times New Roman" w:hAnsi="Times New Roman" w:cs="Times New Roman"/>
                <w:szCs w:val="22"/>
              </w:rPr>
            </w:pPr>
            <w:r>
              <w:rPr>
                <w:rFonts w:ascii="Times New Roman" w:hAnsi="Times New Roman" w:cs="Times New Roman"/>
                <w:szCs w:val="22"/>
              </w:rPr>
              <w:t>21</w:t>
            </w:r>
          </w:p>
        </w:tc>
        <w:tc>
          <w:tcPr>
            <w:tcW w:w="1358" w:type="dxa"/>
            <w:tcBorders>
              <w:right w:val="single" w:color="auto" w:sz="4" w:space="0"/>
            </w:tcBorders>
          </w:tcPr>
          <w:p w14:paraId="7FA3107D">
            <w:pPr>
              <w:spacing w:after="0" w:line="240" w:lineRule="auto"/>
              <w:jc w:val="center"/>
              <w:rPr>
                <w:rFonts w:ascii="Times New Roman" w:hAnsi="Times New Roman" w:cs="Times New Roman"/>
                <w:szCs w:val="22"/>
              </w:rPr>
            </w:pPr>
            <w:r>
              <w:rPr>
                <w:rFonts w:ascii="Times New Roman" w:hAnsi="Times New Roman" w:cs="Times New Roman"/>
                <w:szCs w:val="22"/>
              </w:rPr>
              <w:t>15.91%</w:t>
            </w:r>
          </w:p>
        </w:tc>
        <w:tc>
          <w:tcPr>
            <w:tcW w:w="2153" w:type="dxa"/>
            <w:tcBorders>
              <w:left w:val="single" w:color="auto" w:sz="4" w:space="0"/>
              <w:bottom w:val="single" w:color="auto" w:sz="4" w:space="0"/>
              <w:right w:val="single" w:color="auto" w:sz="4" w:space="0"/>
            </w:tcBorders>
            <w:vAlign w:val="center"/>
          </w:tcPr>
          <w:p w14:paraId="2DBC919C">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3C17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23180B45">
            <w:pPr>
              <w:spacing w:after="0" w:line="240" w:lineRule="auto"/>
              <w:jc w:val="center"/>
              <w:rPr>
                <w:rFonts w:ascii="Times New Roman" w:hAnsi="Times New Roman" w:cs="Times New Roman"/>
                <w:b/>
                <w:bCs/>
                <w:szCs w:val="22"/>
              </w:rPr>
            </w:pPr>
          </w:p>
        </w:tc>
        <w:tc>
          <w:tcPr>
            <w:tcW w:w="3098" w:type="dxa"/>
            <w:vMerge w:val="continue"/>
            <w:vAlign w:val="center"/>
          </w:tcPr>
          <w:p w14:paraId="6C7517C7">
            <w:pPr>
              <w:pStyle w:val="8"/>
              <w:shd w:val="clear" w:color="auto" w:fill="FFFFFF"/>
              <w:jc w:val="center"/>
              <w:rPr>
                <w:color w:val="202124"/>
                <w:spacing w:val="3"/>
                <w:sz w:val="22"/>
                <w:szCs w:val="22"/>
              </w:rPr>
            </w:pPr>
          </w:p>
        </w:tc>
        <w:tc>
          <w:tcPr>
            <w:tcW w:w="750" w:type="dxa"/>
          </w:tcPr>
          <w:p w14:paraId="631E1298">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13BC413D">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358" w:type="dxa"/>
            <w:tcBorders>
              <w:right w:val="single" w:color="auto" w:sz="4" w:space="0"/>
            </w:tcBorders>
          </w:tcPr>
          <w:p w14:paraId="381F89D7">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2153" w:type="dxa"/>
            <w:vMerge w:val="restart"/>
            <w:tcBorders>
              <w:top w:val="single" w:color="auto" w:sz="4" w:space="0"/>
              <w:left w:val="single" w:color="auto" w:sz="4" w:space="0"/>
              <w:right w:val="single" w:color="auto" w:sz="4" w:space="0"/>
            </w:tcBorders>
            <w:vAlign w:val="center"/>
          </w:tcPr>
          <w:p w14:paraId="2CF7DE4A">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3C38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D9F842A">
            <w:pPr>
              <w:spacing w:after="0" w:line="240" w:lineRule="auto"/>
              <w:jc w:val="center"/>
              <w:rPr>
                <w:rFonts w:ascii="Times New Roman" w:hAnsi="Times New Roman" w:cs="Times New Roman"/>
                <w:b/>
                <w:bCs/>
                <w:szCs w:val="22"/>
              </w:rPr>
            </w:pPr>
          </w:p>
        </w:tc>
        <w:tc>
          <w:tcPr>
            <w:tcW w:w="3098" w:type="dxa"/>
            <w:vMerge w:val="continue"/>
            <w:vAlign w:val="center"/>
          </w:tcPr>
          <w:p w14:paraId="1B9E3233">
            <w:pPr>
              <w:pStyle w:val="8"/>
              <w:shd w:val="clear" w:color="auto" w:fill="FFFFFF"/>
              <w:jc w:val="center"/>
              <w:rPr>
                <w:color w:val="202124"/>
                <w:spacing w:val="3"/>
                <w:sz w:val="22"/>
                <w:szCs w:val="22"/>
              </w:rPr>
            </w:pPr>
          </w:p>
        </w:tc>
        <w:tc>
          <w:tcPr>
            <w:tcW w:w="750" w:type="dxa"/>
          </w:tcPr>
          <w:p w14:paraId="1EF89A95">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424F079E">
            <w:pPr>
              <w:spacing w:after="0" w:line="240" w:lineRule="auto"/>
              <w:jc w:val="center"/>
              <w:rPr>
                <w:rFonts w:ascii="Times New Roman" w:hAnsi="Times New Roman" w:cs="Times New Roman"/>
                <w:szCs w:val="22"/>
              </w:rPr>
            </w:pPr>
            <w:r>
              <w:rPr>
                <w:rFonts w:ascii="Times New Roman" w:hAnsi="Times New Roman" w:cs="Times New Roman"/>
                <w:szCs w:val="22"/>
              </w:rPr>
              <w:t>9</w:t>
            </w:r>
          </w:p>
        </w:tc>
        <w:tc>
          <w:tcPr>
            <w:tcW w:w="1358" w:type="dxa"/>
            <w:tcBorders>
              <w:right w:val="single" w:color="auto" w:sz="4" w:space="0"/>
            </w:tcBorders>
          </w:tcPr>
          <w:p w14:paraId="6CE408CB">
            <w:pPr>
              <w:spacing w:after="0" w:line="240" w:lineRule="auto"/>
              <w:jc w:val="center"/>
              <w:rPr>
                <w:rFonts w:ascii="Times New Roman" w:hAnsi="Times New Roman" w:cs="Times New Roman"/>
                <w:szCs w:val="22"/>
              </w:rPr>
            </w:pPr>
            <w:r>
              <w:rPr>
                <w:rFonts w:ascii="Times New Roman" w:hAnsi="Times New Roman" w:cs="Times New Roman"/>
                <w:szCs w:val="22"/>
              </w:rPr>
              <w:t>6.82%</w:t>
            </w:r>
          </w:p>
        </w:tc>
        <w:tc>
          <w:tcPr>
            <w:tcW w:w="2153" w:type="dxa"/>
            <w:vMerge w:val="continue"/>
            <w:tcBorders>
              <w:left w:val="single" w:color="auto" w:sz="4" w:space="0"/>
              <w:bottom w:val="single" w:color="auto" w:sz="4" w:space="0"/>
              <w:right w:val="single" w:color="auto" w:sz="4" w:space="0"/>
            </w:tcBorders>
            <w:vAlign w:val="center"/>
          </w:tcPr>
          <w:p w14:paraId="03325022">
            <w:pPr>
              <w:spacing w:after="0" w:line="240" w:lineRule="auto"/>
              <w:jc w:val="center"/>
              <w:rPr>
                <w:rFonts w:ascii="Times New Roman" w:hAnsi="Times New Roman" w:cs="Times New Roman"/>
                <w:szCs w:val="22"/>
              </w:rPr>
            </w:pPr>
          </w:p>
        </w:tc>
      </w:tr>
      <w:tr w14:paraId="47EB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6998C53E">
            <w:pPr>
              <w:spacing w:after="0" w:line="240" w:lineRule="auto"/>
              <w:jc w:val="center"/>
              <w:rPr>
                <w:rFonts w:ascii="Times New Roman" w:hAnsi="Times New Roman" w:cs="Times New Roman"/>
                <w:b/>
                <w:bCs/>
                <w:szCs w:val="22"/>
              </w:rPr>
            </w:pPr>
            <w:r>
              <w:rPr>
                <w:rFonts w:ascii="Times New Roman" w:hAnsi="Times New Roman" w:cs="Times New Roman"/>
                <w:b/>
                <w:bCs/>
                <w:szCs w:val="22"/>
              </w:rPr>
              <w:t>7.</w:t>
            </w:r>
          </w:p>
        </w:tc>
        <w:tc>
          <w:tcPr>
            <w:tcW w:w="3098" w:type="dxa"/>
            <w:vMerge w:val="restart"/>
            <w:vAlign w:val="center"/>
          </w:tcPr>
          <w:p w14:paraId="24D3D403">
            <w:pPr>
              <w:pStyle w:val="8"/>
              <w:shd w:val="clear" w:color="auto" w:fill="FFFFFF"/>
              <w:rPr>
                <w:sz w:val="22"/>
                <w:szCs w:val="22"/>
                <w:lang w:bidi="th-TH"/>
              </w:rPr>
            </w:pPr>
            <w:r>
              <w:rPr>
                <w:sz w:val="22"/>
                <w:szCs w:val="22"/>
                <w:lang w:bidi="th-TH"/>
              </w:rPr>
              <w:t>Item No. 17</w:t>
            </w:r>
          </w:p>
          <w:p w14:paraId="6D792D8F">
            <w:pPr>
              <w:pStyle w:val="8"/>
              <w:shd w:val="clear" w:color="auto" w:fill="FFFFFF"/>
              <w:jc w:val="both"/>
              <w:rPr>
                <w:color w:val="202124"/>
                <w:spacing w:val="3"/>
                <w:sz w:val="22"/>
                <w:szCs w:val="22"/>
              </w:rPr>
            </w:pPr>
            <w:r>
              <w:rPr>
                <w:sz w:val="22"/>
                <w:szCs w:val="22"/>
                <w:lang w:bidi="th-TH"/>
              </w:rPr>
              <w:t>Quizizz enhances my ability to comprehend and retain information from reading activities more effectively.</w:t>
            </w:r>
          </w:p>
        </w:tc>
        <w:tc>
          <w:tcPr>
            <w:tcW w:w="750" w:type="dxa"/>
          </w:tcPr>
          <w:p w14:paraId="5CD5C92C">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10939180">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358" w:type="dxa"/>
            <w:tcBorders>
              <w:right w:val="single" w:color="auto" w:sz="4" w:space="0"/>
            </w:tcBorders>
          </w:tcPr>
          <w:p w14:paraId="0841A04A">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2153" w:type="dxa"/>
            <w:vMerge w:val="restart"/>
            <w:tcBorders>
              <w:top w:val="single" w:color="auto" w:sz="4" w:space="0"/>
              <w:left w:val="single" w:color="auto" w:sz="4" w:space="0"/>
              <w:right w:val="single" w:color="auto" w:sz="4" w:space="0"/>
            </w:tcBorders>
            <w:vAlign w:val="center"/>
          </w:tcPr>
          <w:p w14:paraId="58AEE09E">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0899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4112B552">
            <w:pPr>
              <w:spacing w:after="0" w:line="240" w:lineRule="auto"/>
              <w:jc w:val="center"/>
              <w:rPr>
                <w:rFonts w:ascii="Times New Roman" w:hAnsi="Times New Roman" w:cs="Times New Roman"/>
                <w:b/>
                <w:bCs/>
                <w:szCs w:val="22"/>
              </w:rPr>
            </w:pPr>
          </w:p>
        </w:tc>
        <w:tc>
          <w:tcPr>
            <w:tcW w:w="3098" w:type="dxa"/>
            <w:vMerge w:val="continue"/>
            <w:vAlign w:val="center"/>
          </w:tcPr>
          <w:p w14:paraId="05C2F50B">
            <w:pPr>
              <w:pStyle w:val="8"/>
              <w:shd w:val="clear" w:color="auto" w:fill="FFFFFF"/>
              <w:jc w:val="center"/>
              <w:rPr>
                <w:color w:val="202124"/>
                <w:spacing w:val="3"/>
                <w:sz w:val="22"/>
                <w:szCs w:val="22"/>
              </w:rPr>
            </w:pPr>
          </w:p>
        </w:tc>
        <w:tc>
          <w:tcPr>
            <w:tcW w:w="750" w:type="dxa"/>
          </w:tcPr>
          <w:p w14:paraId="233F49D7">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4E008257">
            <w:pPr>
              <w:spacing w:after="0" w:line="240" w:lineRule="auto"/>
              <w:jc w:val="center"/>
              <w:rPr>
                <w:rFonts w:ascii="Times New Roman" w:hAnsi="Times New Roman" w:cs="Times New Roman"/>
                <w:szCs w:val="22"/>
              </w:rPr>
            </w:pPr>
            <w:r>
              <w:rPr>
                <w:rFonts w:ascii="Times New Roman" w:hAnsi="Times New Roman" w:cs="Times New Roman"/>
                <w:szCs w:val="22"/>
              </w:rPr>
              <w:t>38</w:t>
            </w:r>
          </w:p>
        </w:tc>
        <w:tc>
          <w:tcPr>
            <w:tcW w:w="1358" w:type="dxa"/>
            <w:tcBorders>
              <w:right w:val="single" w:color="auto" w:sz="4" w:space="0"/>
            </w:tcBorders>
          </w:tcPr>
          <w:p w14:paraId="04951728">
            <w:pPr>
              <w:spacing w:after="0" w:line="240" w:lineRule="auto"/>
              <w:jc w:val="center"/>
              <w:rPr>
                <w:rFonts w:ascii="Times New Roman" w:hAnsi="Times New Roman" w:cs="Times New Roman"/>
                <w:szCs w:val="22"/>
              </w:rPr>
            </w:pPr>
            <w:r>
              <w:rPr>
                <w:rFonts w:ascii="Times New Roman" w:hAnsi="Times New Roman" w:cs="Times New Roman"/>
                <w:szCs w:val="22"/>
              </w:rPr>
              <w:t>28.79%</w:t>
            </w:r>
          </w:p>
        </w:tc>
        <w:tc>
          <w:tcPr>
            <w:tcW w:w="2153" w:type="dxa"/>
            <w:vMerge w:val="continue"/>
            <w:tcBorders>
              <w:left w:val="single" w:color="auto" w:sz="4" w:space="0"/>
              <w:right w:val="single" w:color="auto" w:sz="4" w:space="0"/>
            </w:tcBorders>
            <w:vAlign w:val="center"/>
          </w:tcPr>
          <w:p w14:paraId="66A5FAF2">
            <w:pPr>
              <w:spacing w:after="0" w:line="240" w:lineRule="auto"/>
              <w:jc w:val="center"/>
              <w:rPr>
                <w:rFonts w:ascii="Times New Roman" w:hAnsi="Times New Roman" w:cs="Times New Roman"/>
                <w:szCs w:val="22"/>
              </w:rPr>
            </w:pPr>
          </w:p>
        </w:tc>
      </w:tr>
      <w:tr w14:paraId="7251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74038DCB">
            <w:pPr>
              <w:spacing w:after="0" w:line="240" w:lineRule="auto"/>
              <w:jc w:val="center"/>
              <w:rPr>
                <w:rFonts w:ascii="Times New Roman" w:hAnsi="Times New Roman" w:cs="Times New Roman"/>
                <w:b/>
                <w:bCs/>
                <w:szCs w:val="22"/>
              </w:rPr>
            </w:pPr>
          </w:p>
        </w:tc>
        <w:tc>
          <w:tcPr>
            <w:tcW w:w="3098" w:type="dxa"/>
            <w:vMerge w:val="continue"/>
            <w:vAlign w:val="center"/>
          </w:tcPr>
          <w:p w14:paraId="47638BC6">
            <w:pPr>
              <w:pStyle w:val="8"/>
              <w:shd w:val="clear" w:color="auto" w:fill="FFFFFF"/>
              <w:jc w:val="center"/>
              <w:rPr>
                <w:color w:val="202124"/>
                <w:spacing w:val="3"/>
                <w:sz w:val="22"/>
                <w:szCs w:val="22"/>
              </w:rPr>
            </w:pPr>
          </w:p>
        </w:tc>
        <w:tc>
          <w:tcPr>
            <w:tcW w:w="750" w:type="dxa"/>
          </w:tcPr>
          <w:p w14:paraId="50F5FB7A">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07BD5B47">
            <w:pPr>
              <w:spacing w:after="0" w:line="240" w:lineRule="auto"/>
              <w:jc w:val="center"/>
              <w:rPr>
                <w:rFonts w:ascii="Times New Roman" w:hAnsi="Times New Roman" w:cs="Times New Roman"/>
                <w:szCs w:val="22"/>
              </w:rPr>
            </w:pPr>
            <w:r>
              <w:rPr>
                <w:rFonts w:ascii="Times New Roman" w:hAnsi="Times New Roman" w:cs="Times New Roman"/>
                <w:szCs w:val="22"/>
              </w:rPr>
              <w:t>37</w:t>
            </w:r>
          </w:p>
        </w:tc>
        <w:tc>
          <w:tcPr>
            <w:tcW w:w="1358" w:type="dxa"/>
            <w:tcBorders>
              <w:right w:val="single" w:color="auto" w:sz="4" w:space="0"/>
            </w:tcBorders>
          </w:tcPr>
          <w:p w14:paraId="0663721C">
            <w:pPr>
              <w:spacing w:after="0" w:line="240" w:lineRule="auto"/>
              <w:jc w:val="center"/>
              <w:rPr>
                <w:rFonts w:ascii="Times New Roman" w:hAnsi="Times New Roman" w:cs="Times New Roman"/>
                <w:szCs w:val="22"/>
              </w:rPr>
            </w:pPr>
            <w:r>
              <w:rPr>
                <w:rFonts w:ascii="Times New Roman" w:hAnsi="Times New Roman" w:cs="Times New Roman"/>
                <w:szCs w:val="22"/>
              </w:rPr>
              <w:t>28.03%</w:t>
            </w:r>
          </w:p>
        </w:tc>
        <w:tc>
          <w:tcPr>
            <w:tcW w:w="2153" w:type="dxa"/>
            <w:tcBorders>
              <w:left w:val="single" w:color="auto" w:sz="4" w:space="0"/>
              <w:right w:val="single" w:color="auto" w:sz="4" w:space="0"/>
            </w:tcBorders>
            <w:vAlign w:val="center"/>
          </w:tcPr>
          <w:p w14:paraId="301D624E">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67D5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2DFCA2FD">
            <w:pPr>
              <w:spacing w:after="0" w:line="240" w:lineRule="auto"/>
              <w:jc w:val="center"/>
              <w:rPr>
                <w:rFonts w:ascii="Times New Roman" w:hAnsi="Times New Roman" w:cs="Times New Roman"/>
                <w:b/>
                <w:bCs/>
                <w:szCs w:val="22"/>
              </w:rPr>
            </w:pPr>
          </w:p>
        </w:tc>
        <w:tc>
          <w:tcPr>
            <w:tcW w:w="3098" w:type="dxa"/>
            <w:vMerge w:val="continue"/>
            <w:vAlign w:val="center"/>
          </w:tcPr>
          <w:p w14:paraId="50057C7B">
            <w:pPr>
              <w:pStyle w:val="8"/>
              <w:shd w:val="clear" w:color="auto" w:fill="FFFFFF"/>
              <w:jc w:val="center"/>
              <w:rPr>
                <w:color w:val="202124"/>
                <w:spacing w:val="3"/>
                <w:sz w:val="22"/>
                <w:szCs w:val="22"/>
              </w:rPr>
            </w:pPr>
          </w:p>
        </w:tc>
        <w:tc>
          <w:tcPr>
            <w:tcW w:w="750" w:type="dxa"/>
          </w:tcPr>
          <w:p w14:paraId="7D8559D7">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7FD4812A">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358" w:type="dxa"/>
            <w:tcBorders>
              <w:right w:val="single" w:color="auto" w:sz="4" w:space="0"/>
            </w:tcBorders>
          </w:tcPr>
          <w:p w14:paraId="166C3666">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2153" w:type="dxa"/>
            <w:vMerge w:val="restart"/>
            <w:tcBorders>
              <w:left w:val="single" w:color="auto" w:sz="4" w:space="0"/>
              <w:right w:val="single" w:color="auto" w:sz="4" w:space="0"/>
            </w:tcBorders>
            <w:vAlign w:val="center"/>
          </w:tcPr>
          <w:p w14:paraId="506FB08F">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67D7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571" w:type="dxa"/>
            <w:vMerge w:val="continue"/>
            <w:vAlign w:val="center"/>
          </w:tcPr>
          <w:p w14:paraId="7AE0E582">
            <w:pPr>
              <w:spacing w:after="0" w:line="240" w:lineRule="auto"/>
              <w:jc w:val="center"/>
              <w:rPr>
                <w:rFonts w:ascii="Times New Roman" w:hAnsi="Times New Roman" w:cs="Times New Roman"/>
                <w:b/>
                <w:bCs/>
                <w:szCs w:val="22"/>
              </w:rPr>
            </w:pPr>
          </w:p>
        </w:tc>
        <w:tc>
          <w:tcPr>
            <w:tcW w:w="3098" w:type="dxa"/>
            <w:vMerge w:val="continue"/>
            <w:vAlign w:val="center"/>
          </w:tcPr>
          <w:p w14:paraId="20D19BDF">
            <w:pPr>
              <w:pStyle w:val="8"/>
              <w:shd w:val="clear" w:color="auto" w:fill="FFFFFF"/>
              <w:jc w:val="center"/>
              <w:rPr>
                <w:color w:val="202124"/>
                <w:spacing w:val="3"/>
                <w:sz w:val="22"/>
                <w:szCs w:val="22"/>
              </w:rPr>
            </w:pPr>
          </w:p>
        </w:tc>
        <w:tc>
          <w:tcPr>
            <w:tcW w:w="750" w:type="dxa"/>
          </w:tcPr>
          <w:p w14:paraId="2455865E">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00107B26">
            <w:pPr>
              <w:spacing w:after="0" w:line="240" w:lineRule="auto"/>
              <w:jc w:val="center"/>
              <w:rPr>
                <w:rFonts w:ascii="Times New Roman" w:hAnsi="Times New Roman" w:cs="Times New Roman"/>
                <w:szCs w:val="22"/>
              </w:rPr>
            </w:pPr>
            <w:r>
              <w:rPr>
                <w:rFonts w:ascii="Times New Roman" w:hAnsi="Times New Roman" w:cs="Times New Roman"/>
                <w:szCs w:val="22"/>
              </w:rPr>
              <w:t>8</w:t>
            </w:r>
          </w:p>
        </w:tc>
        <w:tc>
          <w:tcPr>
            <w:tcW w:w="1358" w:type="dxa"/>
            <w:tcBorders>
              <w:right w:val="single" w:color="auto" w:sz="4" w:space="0"/>
            </w:tcBorders>
          </w:tcPr>
          <w:p w14:paraId="135120B9">
            <w:pPr>
              <w:spacing w:after="0" w:line="240" w:lineRule="auto"/>
              <w:jc w:val="center"/>
              <w:rPr>
                <w:rFonts w:ascii="Times New Roman" w:hAnsi="Times New Roman" w:cs="Times New Roman"/>
                <w:szCs w:val="22"/>
              </w:rPr>
            </w:pPr>
            <w:r>
              <w:rPr>
                <w:rFonts w:ascii="Times New Roman" w:hAnsi="Times New Roman" w:cs="Times New Roman"/>
                <w:szCs w:val="22"/>
              </w:rPr>
              <w:t>6.06%</w:t>
            </w:r>
          </w:p>
        </w:tc>
        <w:tc>
          <w:tcPr>
            <w:tcW w:w="2153" w:type="dxa"/>
            <w:vMerge w:val="continue"/>
            <w:tcBorders>
              <w:left w:val="single" w:color="auto" w:sz="4" w:space="0"/>
              <w:bottom w:val="single" w:color="auto" w:sz="4" w:space="0"/>
              <w:right w:val="single" w:color="auto" w:sz="4" w:space="0"/>
            </w:tcBorders>
            <w:vAlign w:val="center"/>
          </w:tcPr>
          <w:p w14:paraId="2A610A5D">
            <w:pPr>
              <w:spacing w:after="0" w:line="240" w:lineRule="auto"/>
              <w:jc w:val="center"/>
              <w:rPr>
                <w:rFonts w:ascii="Times New Roman" w:hAnsi="Times New Roman" w:cs="Times New Roman"/>
                <w:szCs w:val="22"/>
              </w:rPr>
            </w:pPr>
          </w:p>
        </w:tc>
      </w:tr>
      <w:tr w14:paraId="40D5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4B7AC314">
            <w:pPr>
              <w:spacing w:after="0" w:line="240" w:lineRule="auto"/>
              <w:jc w:val="center"/>
              <w:rPr>
                <w:rFonts w:ascii="Times New Roman" w:hAnsi="Times New Roman" w:cs="Times New Roman"/>
                <w:b/>
                <w:bCs/>
                <w:szCs w:val="22"/>
              </w:rPr>
            </w:pPr>
            <w:r>
              <w:rPr>
                <w:rFonts w:ascii="Times New Roman" w:hAnsi="Times New Roman" w:cs="Times New Roman"/>
                <w:b/>
                <w:bCs/>
                <w:szCs w:val="22"/>
              </w:rPr>
              <w:t>8.</w:t>
            </w:r>
          </w:p>
        </w:tc>
        <w:tc>
          <w:tcPr>
            <w:tcW w:w="3098" w:type="dxa"/>
            <w:vMerge w:val="restart"/>
            <w:vAlign w:val="center"/>
          </w:tcPr>
          <w:p w14:paraId="3F9AA757">
            <w:pPr>
              <w:pStyle w:val="8"/>
              <w:shd w:val="clear" w:color="auto" w:fill="FFFFFF"/>
              <w:rPr>
                <w:sz w:val="22"/>
                <w:szCs w:val="22"/>
                <w:lang w:bidi="th-TH"/>
              </w:rPr>
            </w:pPr>
            <w:r>
              <w:rPr>
                <w:sz w:val="22"/>
                <w:szCs w:val="22"/>
                <w:lang w:bidi="th-TH"/>
              </w:rPr>
              <w:t>Item No. 18</w:t>
            </w:r>
          </w:p>
          <w:p w14:paraId="2B127C9D">
            <w:pPr>
              <w:pStyle w:val="8"/>
              <w:shd w:val="clear" w:color="auto" w:fill="FFFFFF"/>
              <w:jc w:val="both"/>
              <w:rPr>
                <w:color w:val="202124"/>
                <w:spacing w:val="3"/>
                <w:sz w:val="22"/>
                <w:szCs w:val="22"/>
              </w:rPr>
            </w:pPr>
            <w:r>
              <w:rPr>
                <w:sz w:val="22"/>
                <w:szCs w:val="22"/>
                <w:lang w:bidi="th-TH"/>
              </w:rPr>
              <w:t>Quizizz helps me feel more confident in understanding and answering reading comprehension questions.</w:t>
            </w:r>
          </w:p>
        </w:tc>
        <w:tc>
          <w:tcPr>
            <w:tcW w:w="750" w:type="dxa"/>
          </w:tcPr>
          <w:p w14:paraId="7F435BDD">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56281C67">
            <w:pPr>
              <w:spacing w:after="0" w:line="240" w:lineRule="auto"/>
              <w:jc w:val="center"/>
              <w:rPr>
                <w:rFonts w:ascii="Times New Roman" w:hAnsi="Times New Roman" w:cs="Times New Roman"/>
                <w:szCs w:val="22"/>
              </w:rPr>
            </w:pPr>
            <w:r>
              <w:rPr>
                <w:rFonts w:ascii="Times New Roman" w:hAnsi="Times New Roman" w:cs="Times New Roman"/>
                <w:szCs w:val="22"/>
              </w:rPr>
              <w:t>30</w:t>
            </w:r>
          </w:p>
        </w:tc>
        <w:tc>
          <w:tcPr>
            <w:tcW w:w="1358" w:type="dxa"/>
            <w:tcBorders>
              <w:right w:val="single" w:color="auto" w:sz="4" w:space="0"/>
            </w:tcBorders>
          </w:tcPr>
          <w:p w14:paraId="5BD683A4">
            <w:pPr>
              <w:spacing w:after="0" w:line="240" w:lineRule="auto"/>
              <w:jc w:val="center"/>
              <w:rPr>
                <w:rFonts w:ascii="Times New Roman" w:hAnsi="Times New Roman" w:cs="Times New Roman"/>
                <w:szCs w:val="22"/>
              </w:rPr>
            </w:pPr>
            <w:r>
              <w:rPr>
                <w:rFonts w:ascii="Times New Roman" w:hAnsi="Times New Roman" w:cs="Times New Roman"/>
                <w:szCs w:val="22"/>
              </w:rPr>
              <w:t>22.73%</w:t>
            </w:r>
          </w:p>
        </w:tc>
        <w:tc>
          <w:tcPr>
            <w:tcW w:w="2153" w:type="dxa"/>
            <w:vMerge w:val="restart"/>
            <w:tcBorders>
              <w:top w:val="single" w:color="auto" w:sz="4" w:space="0"/>
              <w:left w:val="single" w:color="auto" w:sz="4" w:space="0"/>
              <w:right w:val="single" w:color="auto" w:sz="4" w:space="0"/>
            </w:tcBorders>
            <w:vAlign w:val="center"/>
          </w:tcPr>
          <w:p w14:paraId="4F851DD1">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6DA4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639B3CD2">
            <w:pPr>
              <w:spacing w:after="0" w:line="240" w:lineRule="auto"/>
              <w:jc w:val="center"/>
              <w:rPr>
                <w:rFonts w:ascii="Times New Roman" w:hAnsi="Times New Roman" w:cs="Times New Roman"/>
                <w:b/>
                <w:bCs/>
                <w:szCs w:val="22"/>
              </w:rPr>
            </w:pPr>
          </w:p>
        </w:tc>
        <w:tc>
          <w:tcPr>
            <w:tcW w:w="3098" w:type="dxa"/>
            <w:vMerge w:val="continue"/>
            <w:vAlign w:val="center"/>
          </w:tcPr>
          <w:p w14:paraId="55791E6D">
            <w:pPr>
              <w:pStyle w:val="8"/>
              <w:shd w:val="clear" w:color="auto" w:fill="FFFFFF"/>
              <w:jc w:val="center"/>
              <w:rPr>
                <w:color w:val="202124"/>
                <w:spacing w:val="3"/>
                <w:sz w:val="22"/>
                <w:szCs w:val="22"/>
              </w:rPr>
            </w:pPr>
          </w:p>
        </w:tc>
        <w:tc>
          <w:tcPr>
            <w:tcW w:w="750" w:type="dxa"/>
          </w:tcPr>
          <w:p w14:paraId="22912925">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35E43959">
            <w:pPr>
              <w:spacing w:after="0" w:line="240" w:lineRule="auto"/>
              <w:jc w:val="center"/>
              <w:rPr>
                <w:rFonts w:ascii="Times New Roman" w:hAnsi="Times New Roman" w:cs="Times New Roman"/>
                <w:szCs w:val="22"/>
              </w:rPr>
            </w:pPr>
            <w:r>
              <w:rPr>
                <w:rFonts w:ascii="Times New Roman" w:hAnsi="Times New Roman" w:cs="Times New Roman"/>
                <w:szCs w:val="22"/>
              </w:rPr>
              <w:t>39</w:t>
            </w:r>
          </w:p>
        </w:tc>
        <w:tc>
          <w:tcPr>
            <w:tcW w:w="1358" w:type="dxa"/>
            <w:tcBorders>
              <w:right w:val="single" w:color="auto" w:sz="4" w:space="0"/>
            </w:tcBorders>
          </w:tcPr>
          <w:p w14:paraId="0F78DB0F">
            <w:pPr>
              <w:spacing w:after="0" w:line="240" w:lineRule="auto"/>
              <w:jc w:val="center"/>
              <w:rPr>
                <w:rFonts w:ascii="Times New Roman" w:hAnsi="Times New Roman" w:cs="Times New Roman"/>
                <w:szCs w:val="22"/>
              </w:rPr>
            </w:pPr>
            <w:r>
              <w:rPr>
                <w:rFonts w:ascii="Times New Roman" w:hAnsi="Times New Roman" w:cs="Times New Roman"/>
                <w:szCs w:val="22"/>
              </w:rPr>
              <w:t>29.55%</w:t>
            </w:r>
          </w:p>
        </w:tc>
        <w:tc>
          <w:tcPr>
            <w:tcW w:w="2153" w:type="dxa"/>
            <w:vMerge w:val="continue"/>
            <w:tcBorders>
              <w:left w:val="single" w:color="auto" w:sz="4" w:space="0"/>
              <w:right w:val="single" w:color="auto" w:sz="4" w:space="0"/>
            </w:tcBorders>
            <w:vAlign w:val="center"/>
          </w:tcPr>
          <w:p w14:paraId="2A788C1E">
            <w:pPr>
              <w:spacing w:after="0" w:line="240" w:lineRule="auto"/>
              <w:jc w:val="center"/>
              <w:rPr>
                <w:rFonts w:ascii="Times New Roman" w:hAnsi="Times New Roman" w:cs="Times New Roman"/>
                <w:szCs w:val="22"/>
              </w:rPr>
            </w:pPr>
          </w:p>
        </w:tc>
      </w:tr>
      <w:tr w14:paraId="6999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4C99CA16">
            <w:pPr>
              <w:spacing w:after="0" w:line="240" w:lineRule="auto"/>
              <w:jc w:val="center"/>
              <w:rPr>
                <w:rFonts w:ascii="Times New Roman" w:hAnsi="Times New Roman" w:cs="Times New Roman"/>
                <w:b/>
                <w:bCs/>
                <w:szCs w:val="22"/>
              </w:rPr>
            </w:pPr>
          </w:p>
        </w:tc>
        <w:tc>
          <w:tcPr>
            <w:tcW w:w="3098" w:type="dxa"/>
            <w:vMerge w:val="continue"/>
            <w:vAlign w:val="center"/>
          </w:tcPr>
          <w:p w14:paraId="42EA88E1">
            <w:pPr>
              <w:pStyle w:val="8"/>
              <w:shd w:val="clear" w:color="auto" w:fill="FFFFFF"/>
              <w:jc w:val="center"/>
              <w:rPr>
                <w:color w:val="202124"/>
                <w:spacing w:val="3"/>
                <w:sz w:val="22"/>
                <w:szCs w:val="22"/>
              </w:rPr>
            </w:pPr>
          </w:p>
        </w:tc>
        <w:tc>
          <w:tcPr>
            <w:tcW w:w="750" w:type="dxa"/>
          </w:tcPr>
          <w:p w14:paraId="3A92063E">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0F063E96">
            <w:pPr>
              <w:spacing w:after="0" w:line="240" w:lineRule="auto"/>
              <w:jc w:val="center"/>
              <w:rPr>
                <w:rFonts w:ascii="Times New Roman" w:hAnsi="Times New Roman" w:cs="Times New Roman"/>
                <w:szCs w:val="22"/>
              </w:rPr>
            </w:pPr>
            <w:r>
              <w:rPr>
                <w:rFonts w:ascii="Times New Roman" w:hAnsi="Times New Roman" w:cs="Times New Roman"/>
                <w:szCs w:val="22"/>
              </w:rPr>
              <w:t>41</w:t>
            </w:r>
          </w:p>
        </w:tc>
        <w:tc>
          <w:tcPr>
            <w:tcW w:w="1358" w:type="dxa"/>
            <w:tcBorders>
              <w:right w:val="single" w:color="auto" w:sz="4" w:space="0"/>
            </w:tcBorders>
          </w:tcPr>
          <w:p w14:paraId="7D9BAD98">
            <w:pPr>
              <w:spacing w:after="0" w:line="240" w:lineRule="auto"/>
              <w:jc w:val="center"/>
              <w:rPr>
                <w:rFonts w:ascii="Times New Roman" w:hAnsi="Times New Roman" w:cs="Times New Roman"/>
                <w:szCs w:val="22"/>
              </w:rPr>
            </w:pPr>
            <w:r>
              <w:rPr>
                <w:rFonts w:ascii="Times New Roman" w:hAnsi="Times New Roman" w:cs="Times New Roman"/>
                <w:szCs w:val="22"/>
              </w:rPr>
              <w:t>31.06%</w:t>
            </w:r>
          </w:p>
        </w:tc>
        <w:tc>
          <w:tcPr>
            <w:tcW w:w="2153" w:type="dxa"/>
            <w:tcBorders>
              <w:left w:val="single" w:color="auto" w:sz="4" w:space="0"/>
              <w:right w:val="single" w:color="auto" w:sz="4" w:space="0"/>
            </w:tcBorders>
            <w:vAlign w:val="center"/>
          </w:tcPr>
          <w:p w14:paraId="585FADC2">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46B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4BE5BE14">
            <w:pPr>
              <w:spacing w:after="0" w:line="240" w:lineRule="auto"/>
              <w:jc w:val="center"/>
              <w:rPr>
                <w:rFonts w:ascii="Times New Roman" w:hAnsi="Times New Roman" w:cs="Times New Roman"/>
                <w:b/>
                <w:bCs/>
                <w:szCs w:val="22"/>
              </w:rPr>
            </w:pPr>
          </w:p>
        </w:tc>
        <w:tc>
          <w:tcPr>
            <w:tcW w:w="3098" w:type="dxa"/>
            <w:vMerge w:val="continue"/>
            <w:vAlign w:val="center"/>
          </w:tcPr>
          <w:p w14:paraId="47B9EBB1">
            <w:pPr>
              <w:pStyle w:val="8"/>
              <w:shd w:val="clear" w:color="auto" w:fill="FFFFFF"/>
              <w:jc w:val="center"/>
              <w:rPr>
                <w:color w:val="202124"/>
                <w:spacing w:val="3"/>
                <w:sz w:val="22"/>
                <w:szCs w:val="22"/>
              </w:rPr>
            </w:pPr>
          </w:p>
        </w:tc>
        <w:tc>
          <w:tcPr>
            <w:tcW w:w="750" w:type="dxa"/>
          </w:tcPr>
          <w:p w14:paraId="4293CAC1">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3AD625B5">
            <w:pPr>
              <w:spacing w:after="0" w:line="240" w:lineRule="auto"/>
              <w:jc w:val="center"/>
              <w:rPr>
                <w:rFonts w:ascii="Times New Roman" w:hAnsi="Times New Roman" w:cs="Times New Roman"/>
                <w:szCs w:val="22"/>
              </w:rPr>
            </w:pPr>
            <w:r>
              <w:rPr>
                <w:rFonts w:ascii="Times New Roman" w:hAnsi="Times New Roman" w:cs="Times New Roman"/>
                <w:szCs w:val="22"/>
              </w:rPr>
              <w:t>12</w:t>
            </w:r>
          </w:p>
        </w:tc>
        <w:tc>
          <w:tcPr>
            <w:tcW w:w="1358" w:type="dxa"/>
            <w:tcBorders>
              <w:right w:val="single" w:color="auto" w:sz="4" w:space="0"/>
            </w:tcBorders>
          </w:tcPr>
          <w:p w14:paraId="44715131">
            <w:pPr>
              <w:spacing w:after="0" w:line="240" w:lineRule="auto"/>
              <w:jc w:val="center"/>
              <w:rPr>
                <w:rFonts w:ascii="Times New Roman" w:hAnsi="Times New Roman" w:cs="Times New Roman"/>
                <w:szCs w:val="22"/>
              </w:rPr>
            </w:pPr>
            <w:r>
              <w:rPr>
                <w:rFonts w:ascii="Times New Roman" w:hAnsi="Times New Roman" w:cs="Times New Roman"/>
                <w:szCs w:val="22"/>
              </w:rPr>
              <w:t>9.09%</w:t>
            </w:r>
          </w:p>
        </w:tc>
        <w:tc>
          <w:tcPr>
            <w:tcW w:w="2153" w:type="dxa"/>
            <w:vMerge w:val="restart"/>
            <w:tcBorders>
              <w:left w:val="single" w:color="auto" w:sz="4" w:space="0"/>
              <w:right w:val="single" w:color="auto" w:sz="4" w:space="0"/>
            </w:tcBorders>
            <w:vAlign w:val="center"/>
          </w:tcPr>
          <w:p w14:paraId="4A44A6BB">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5341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64E4DBD4">
            <w:pPr>
              <w:spacing w:after="0" w:line="240" w:lineRule="auto"/>
              <w:jc w:val="center"/>
              <w:rPr>
                <w:rFonts w:ascii="Times New Roman" w:hAnsi="Times New Roman" w:cs="Times New Roman"/>
                <w:b/>
                <w:bCs/>
                <w:szCs w:val="22"/>
              </w:rPr>
            </w:pPr>
          </w:p>
        </w:tc>
        <w:tc>
          <w:tcPr>
            <w:tcW w:w="3098" w:type="dxa"/>
            <w:vMerge w:val="continue"/>
            <w:vAlign w:val="center"/>
          </w:tcPr>
          <w:p w14:paraId="3AD24AB4">
            <w:pPr>
              <w:pStyle w:val="8"/>
              <w:shd w:val="clear" w:color="auto" w:fill="FFFFFF"/>
              <w:jc w:val="center"/>
              <w:rPr>
                <w:color w:val="202124"/>
                <w:spacing w:val="3"/>
                <w:sz w:val="22"/>
                <w:szCs w:val="22"/>
              </w:rPr>
            </w:pPr>
          </w:p>
        </w:tc>
        <w:tc>
          <w:tcPr>
            <w:tcW w:w="750" w:type="dxa"/>
          </w:tcPr>
          <w:p w14:paraId="3088AA71">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05FF7CBB">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358" w:type="dxa"/>
            <w:tcBorders>
              <w:right w:val="single" w:color="auto" w:sz="4" w:space="0"/>
            </w:tcBorders>
          </w:tcPr>
          <w:p w14:paraId="3560D6F2">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2153" w:type="dxa"/>
            <w:vMerge w:val="continue"/>
            <w:tcBorders>
              <w:left w:val="single" w:color="auto" w:sz="4" w:space="0"/>
              <w:bottom w:val="single" w:color="auto" w:sz="4" w:space="0"/>
              <w:right w:val="single" w:color="auto" w:sz="4" w:space="0"/>
            </w:tcBorders>
            <w:vAlign w:val="center"/>
          </w:tcPr>
          <w:p w14:paraId="5F22C08D">
            <w:pPr>
              <w:spacing w:after="0" w:line="240" w:lineRule="auto"/>
              <w:jc w:val="center"/>
              <w:rPr>
                <w:rFonts w:ascii="Times New Roman" w:hAnsi="Times New Roman" w:cs="Times New Roman"/>
                <w:szCs w:val="22"/>
              </w:rPr>
            </w:pPr>
          </w:p>
        </w:tc>
      </w:tr>
      <w:tr w14:paraId="36FE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20976E1A">
            <w:pPr>
              <w:spacing w:after="0" w:line="240" w:lineRule="auto"/>
              <w:jc w:val="center"/>
              <w:rPr>
                <w:rFonts w:ascii="Times New Roman" w:hAnsi="Times New Roman" w:cs="Times New Roman"/>
                <w:b/>
                <w:bCs/>
                <w:szCs w:val="22"/>
              </w:rPr>
            </w:pPr>
            <w:r>
              <w:rPr>
                <w:rFonts w:ascii="Times New Roman" w:hAnsi="Times New Roman" w:cs="Times New Roman"/>
                <w:b/>
                <w:bCs/>
                <w:szCs w:val="22"/>
              </w:rPr>
              <w:t>9.</w:t>
            </w:r>
          </w:p>
        </w:tc>
        <w:tc>
          <w:tcPr>
            <w:tcW w:w="3098" w:type="dxa"/>
            <w:vMerge w:val="restart"/>
            <w:vAlign w:val="center"/>
          </w:tcPr>
          <w:p w14:paraId="6C6794C3">
            <w:pPr>
              <w:pStyle w:val="8"/>
              <w:shd w:val="clear" w:color="auto" w:fill="FFFFFF"/>
              <w:rPr>
                <w:sz w:val="22"/>
                <w:szCs w:val="22"/>
                <w:lang w:bidi="th-TH"/>
              </w:rPr>
            </w:pPr>
            <w:r>
              <w:rPr>
                <w:sz w:val="22"/>
                <w:szCs w:val="22"/>
                <w:lang w:bidi="th-TH"/>
              </w:rPr>
              <w:t>Item No. 19</w:t>
            </w:r>
          </w:p>
          <w:p w14:paraId="5CC2FB51">
            <w:pPr>
              <w:pStyle w:val="8"/>
              <w:shd w:val="clear" w:color="auto" w:fill="FFFFFF"/>
              <w:rPr>
                <w:color w:val="202124"/>
                <w:spacing w:val="3"/>
                <w:sz w:val="22"/>
                <w:szCs w:val="22"/>
              </w:rPr>
            </w:pPr>
            <w:r>
              <w:rPr>
                <w:sz w:val="22"/>
                <w:szCs w:val="22"/>
                <w:lang w:bidi="th-TH"/>
              </w:rPr>
              <w:t>The competitive aspect of Quizizz encourages me to improve my reading skills.</w:t>
            </w:r>
          </w:p>
        </w:tc>
        <w:tc>
          <w:tcPr>
            <w:tcW w:w="750" w:type="dxa"/>
          </w:tcPr>
          <w:p w14:paraId="3F3043A5">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399FD607">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43E29027">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vMerge w:val="restart"/>
            <w:tcBorders>
              <w:top w:val="single" w:color="auto" w:sz="4" w:space="0"/>
              <w:left w:val="single" w:color="auto" w:sz="4" w:space="0"/>
              <w:right w:val="single" w:color="auto" w:sz="4" w:space="0"/>
            </w:tcBorders>
            <w:vAlign w:val="center"/>
          </w:tcPr>
          <w:p w14:paraId="65C0F830">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3F47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54506AC4">
            <w:pPr>
              <w:spacing w:after="0" w:line="240" w:lineRule="auto"/>
              <w:jc w:val="center"/>
              <w:rPr>
                <w:rFonts w:ascii="Times New Roman" w:hAnsi="Times New Roman" w:cs="Times New Roman"/>
                <w:b/>
                <w:bCs/>
                <w:szCs w:val="22"/>
              </w:rPr>
            </w:pPr>
          </w:p>
        </w:tc>
        <w:tc>
          <w:tcPr>
            <w:tcW w:w="3098" w:type="dxa"/>
            <w:vMerge w:val="continue"/>
            <w:vAlign w:val="center"/>
          </w:tcPr>
          <w:p w14:paraId="2C1CCB14">
            <w:pPr>
              <w:pStyle w:val="8"/>
              <w:shd w:val="clear" w:color="auto" w:fill="FFFFFF"/>
              <w:jc w:val="center"/>
              <w:rPr>
                <w:color w:val="202124"/>
                <w:spacing w:val="3"/>
                <w:sz w:val="22"/>
                <w:szCs w:val="22"/>
              </w:rPr>
            </w:pPr>
          </w:p>
        </w:tc>
        <w:tc>
          <w:tcPr>
            <w:tcW w:w="750" w:type="dxa"/>
          </w:tcPr>
          <w:p w14:paraId="67A78AFD">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218C0C1D">
            <w:pPr>
              <w:spacing w:after="0" w:line="240" w:lineRule="auto"/>
              <w:jc w:val="center"/>
              <w:rPr>
                <w:rFonts w:ascii="Times New Roman" w:hAnsi="Times New Roman" w:cs="Times New Roman"/>
                <w:szCs w:val="22"/>
              </w:rPr>
            </w:pPr>
            <w:r>
              <w:rPr>
                <w:rFonts w:ascii="Times New Roman" w:hAnsi="Times New Roman" w:cs="Times New Roman"/>
                <w:szCs w:val="22"/>
              </w:rPr>
              <w:t>40</w:t>
            </w:r>
          </w:p>
        </w:tc>
        <w:tc>
          <w:tcPr>
            <w:tcW w:w="1358" w:type="dxa"/>
            <w:tcBorders>
              <w:right w:val="single" w:color="auto" w:sz="4" w:space="0"/>
            </w:tcBorders>
          </w:tcPr>
          <w:p w14:paraId="14B98636">
            <w:pPr>
              <w:spacing w:after="0" w:line="240" w:lineRule="auto"/>
              <w:jc w:val="center"/>
              <w:rPr>
                <w:rFonts w:ascii="Times New Roman" w:hAnsi="Times New Roman" w:cs="Times New Roman"/>
                <w:szCs w:val="22"/>
              </w:rPr>
            </w:pPr>
            <w:r>
              <w:rPr>
                <w:rFonts w:ascii="Times New Roman" w:hAnsi="Times New Roman" w:cs="Times New Roman"/>
                <w:szCs w:val="22"/>
              </w:rPr>
              <w:t>30.30%</w:t>
            </w:r>
          </w:p>
        </w:tc>
        <w:tc>
          <w:tcPr>
            <w:tcW w:w="2153" w:type="dxa"/>
            <w:vMerge w:val="continue"/>
            <w:tcBorders>
              <w:left w:val="single" w:color="auto" w:sz="4" w:space="0"/>
              <w:right w:val="single" w:color="auto" w:sz="4" w:space="0"/>
            </w:tcBorders>
            <w:vAlign w:val="center"/>
          </w:tcPr>
          <w:p w14:paraId="2C5E78A5">
            <w:pPr>
              <w:spacing w:after="0" w:line="240" w:lineRule="auto"/>
              <w:jc w:val="center"/>
              <w:rPr>
                <w:rFonts w:ascii="Times New Roman" w:hAnsi="Times New Roman" w:cs="Times New Roman"/>
                <w:szCs w:val="22"/>
              </w:rPr>
            </w:pPr>
          </w:p>
        </w:tc>
      </w:tr>
      <w:tr w14:paraId="7ACB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26A9DD60">
            <w:pPr>
              <w:spacing w:after="0" w:line="240" w:lineRule="auto"/>
              <w:jc w:val="center"/>
              <w:rPr>
                <w:rFonts w:ascii="Times New Roman" w:hAnsi="Times New Roman" w:cs="Times New Roman"/>
                <w:b/>
                <w:bCs/>
                <w:szCs w:val="22"/>
              </w:rPr>
            </w:pPr>
          </w:p>
        </w:tc>
        <w:tc>
          <w:tcPr>
            <w:tcW w:w="3098" w:type="dxa"/>
            <w:vMerge w:val="continue"/>
            <w:vAlign w:val="center"/>
          </w:tcPr>
          <w:p w14:paraId="5D9E77DA">
            <w:pPr>
              <w:pStyle w:val="8"/>
              <w:shd w:val="clear" w:color="auto" w:fill="FFFFFF"/>
              <w:jc w:val="center"/>
              <w:rPr>
                <w:color w:val="202124"/>
                <w:spacing w:val="3"/>
                <w:sz w:val="22"/>
                <w:szCs w:val="22"/>
              </w:rPr>
            </w:pPr>
          </w:p>
        </w:tc>
        <w:tc>
          <w:tcPr>
            <w:tcW w:w="750" w:type="dxa"/>
          </w:tcPr>
          <w:p w14:paraId="2368C714">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05AA1ECA">
            <w:pPr>
              <w:spacing w:after="0" w:line="240" w:lineRule="auto"/>
              <w:jc w:val="center"/>
              <w:rPr>
                <w:rFonts w:ascii="Times New Roman" w:hAnsi="Times New Roman" w:cs="Times New Roman"/>
                <w:szCs w:val="22"/>
              </w:rPr>
            </w:pPr>
            <w:r>
              <w:rPr>
                <w:rFonts w:ascii="Times New Roman" w:hAnsi="Times New Roman" w:cs="Times New Roman"/>
                <w:szCs w:val="22"/>
              </w:rPr>
              <w:t>33</w:t>
            </w:r>
          </w:p>
        </w:tc>
        <w:tc>
          <w:tcPr>
            <w:tcW w:w="1358" w:type="dxa"/>
            <w:tcBorders>
              <w:right w:val="single" w:color="auto" w:sz="4" w:space="0"/>
            </w:tcBorders>
          </w:tcPr>
          <w:p w14:paraId="6A6BDAA9">
            <w:pPr>
              <w:spacing w:after="0" w:line="240" w:lineRule="auto"/>
              <w:jc w:val="center"/>
              <w:rPr>
                <w:rFonts w:ascii="Times New Roman" w:hAnsi="Times New Roman" w:cs="Times New Roman"/>
                <w:szCs w:val="22"/>
              </w:rPr>
            </w:pPr>
            <w:r>
              <w:rPr>
                <w:rFonts w:ascii="Times New Roman" w:hAnsi="Times New Roman" w:cs="Times New Roman"/>
                <w:szCs w:val="22"/>
              </w:rPr>
              <w:t>25.00%</w:t>
            </w:r>
          </w:p>
        </w:tc>
        <w:tc>
          <w:tcPr>
            <w:tcW w:w="2153" w:type="dxa"/>
            <w:tcBorders>
              <w:left w:val="single" w:color="auto" w:sz="4" w:space="0"/>
              <w:right w:val="single" w:color="auto" w:sz="4" w:space="0"/>
            </w:tcBorders>
            <w:vAlign w:val="center"/>
          </w:tcPr>
          <w:p w14:paraId="46B076D6">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41C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7706EA8A">
            <w:pPr>
              <w:spacing w:after="0" w:line="240" w:lineRule="auto"/>
              <w:jc w:val="center"/>
              <w:rPr>
                <w:rFonts w:ascii="Times New Roman" w:hAnsi="Times New Roman" w:cs="Times New Roman"/>
                <w:b/>
                <w:bCs/>
                <w:szCs w:val="22"/>
              </w:rPr>
            </w:pPr>
          </w:p>
        </w:tc>
        <w:tc>
          <w:tcPr>
            <w:tcW w:w="3098" w:type="dxa"/>
            <w:vMerge w:val="continue"/>
            <w:vAlign w:val="center"/>
          </w:tcPr>
          <w:p w14:paraId="5F60A7A4">
            <w:pPr>
              <w:pStyle w:val="8"/>
              <w:shd w:val="clear" w:color="auto" w:fill="FFFFFF"/>
              <w:jc w:val="center"/>
              <w:rPr>
                <w:color w:val="202124"/>
                <w:spacing w:val="3"/>
                <w:sz w:val="22"/>
                <w:szCs w:val="22"/>
              </w:rPr>
            </w:pPr>
          </w:p>
        </w:tc>
        <w:tc>
          <w:tcPr>
            <w:tcW w:w="750" w:type="dxa"/>
          </w:tcPr>
          <w:p w14:paraId="1A0C33FE">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613362F3">
            <w:pPr>
              <w:spacing w:after="0" w:line="240" w:lineRule="auto"/>
              <w:jc w:val="center"/>
              <w:rPr>
                <w:rFonts w:ascii="Times New Roman" w:hAnsi="Times New Roman" w:cs="Times New Roman"/>
                <w:szCs w:val="22"/>
              </w:rPr>
            </w:pPr>
            <w:r>
              <w:rPr>
                <w:rFonts w:ascii="Times New Roman" w:hAnsi="Times New Roman" w:cs="Times New Roman"/>
                <w:szCs w:val="22"/>
              </w:rPr>
              <w:t>15</w:t>
            </w:r>
          </w:p>
        </w:tc>
        <w:tc>
          <w:tcPr>
            <w:tcW w:w="1358" w:type="dxa"/>
            <w:tcBorders>
              <w:right w:val="single" w:color="auto" w:sz="4" w:space="0"/>
            </w:tcBorders>
          </w:tcPr>
          <w:p w14:paraId="0B67EFA7">
            <w:pPr>
              <w:spacing w:after="0" w:line="240" w:lineRule="auto"/>
              <w:jc w:val="center"/>
              <w:rPr>
                <w:rFonts w:ascii="Times New Roman" w:hAnsi="Times New Roman" w:cs="Times New Roman"/>
                <w:szCs w:val="22"/>
              </w:rPr>
            </w:pPr>
            <w:r>
              <w:rPr>
                <w:rFonts w:ascii="Times New Roman" w:hAnsi="Times New Roman" w:cs="Times New Roman"/>
                <w:szCs w:val="22"/>
              </w:rPr>
              <w:t>11.36%</w:t>
            </w:r>
          </w:p>
        </w:tc>
        <w:tc>
          <w:tcPr>
            <w:tcW w:w="2153" w:type="dxa"/>
            <w:vMerge w:val="restart"/>
            <w:tcBorders>
              <w:left w:val="single" w:color="auto" w:sz="4" w:space="0"/>
              <w:right w:val="single" w:color="auto" w:sz="4" w:space="0"/>
            </w:tcBorders>
            <w:vAlign w:val="center"/>
          </w:tcPr>
          <w:p w14:paraId="2D61984F">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70B3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333751A2">
            <w:pPr>
              <w:spacing w:after="0" w:line="240" w:lineRule="auto"/>
              <w:jc w:val="center"/>
              <w:rPr>
                <w:rFonts w:ascii="Times New Roman" w:hAnsi="Times New Roman" w:cs="Times New Roman"/>
                <w:b/>
                <w:bCs/>
                <w:szCs w:val="22"/>
              </w:rPr>
            </w:pPr>
          </w:p>
        </w:tc>
        <w:tc>
          <w:tcPr>
            <w:tcW w:w="3098" w:type="dxa"/>
            <w:vMerge w:val="continue"/>
            <w:vAlign w:val="center"/>
          </w:tcPr>
          <w:p w14:paraId="6C439388">
            <w:pPr>
              <w:pStyle w:val="8"/>
              <w:shd w:val="clear" w:color="auto" w:fill="FFFFFF"/>
              <w:jc w:val="center"/>
              <w:rPr>
                <w:color w:val="202124"/>
                <w:spacing w:val="3"/>
                <w:sz w:val="22"/>
                <w:szCs w:val="22"/>
              </w:rPr>
            </w:pPr>
          </w:p>
        </w:tc>
        <w:tc>
          <w:tcPr>
            <w:tcW w:w="750" w:type="dxa"/>
          </w:tcPr>
          <w:p w14:paraId="777FC6E2">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7BFDBD51">
            <w:pPr>
              <w:spacing w:after="0" w:line="240" w:lineRule="auto"/>
              <w:jc w:val="center"/>
              <w:rPr>
                <w:rFonts w:ascii="Times New Roman" w:hAnsi="Times New Roman" w:cs="Times New Roman"/>
                <w:szCs w:val="22"/>
              </w:rPr>
            </w:pPr>
            <w:r>
              <w:rPr>
                <w:rFonts w:ascii="Times New Roman" w:hAnsi="Times New Roman" w:cs="Times New Roman"/>
                <w:szCs w:val="22"/>
              </w:rPr>
              <w:t>10</w:t>
            </w:r>
          </w:p>
        </w:tc>
        <w:tc>
          <w:tcPr>
            <w:tcW w:w="1358" w:type="dxa"/>
            <w:tcBorders>
              <w:right w:val="single" w:color="auto" w:sz="4" w:space="0"/>
            </w:tcBorders>
          </w:tcPr>
          <w:p w14:paraId="5054B7F2">
            <w:pPr>
              <w:spacing w:after="0" w:line="240" w:lineRule="auto"/>
              <w:jc w:val="center"/>
              <w:rPr>
                <w:rFonts w:ascii="Times New Roman" w:hAnsi="Times New Roman" w:cs="Times New Roman"/>
                <w:szCs w:val="22"/>
              </w:rPr>
            </w:pPr>
            <w:r>
              <w:rPr>
                <w:rFonts w:ascii="Times New Roman" w:hAnsi="Times New Roman" w:cs="Times New Roman"/>
                <w:szCs w:val="22"/>
              </w:rPr>
              <w:t>7.58%</w:t>
            </w:r>
          </w:p>
        </w:tc>
        <w:tc>
          <w:tcPr>
            <w:tcW w:w="2153" w:type="dxa"/>
            <w:vMerge w:val="continue"/>
            <w:tcBorders>
              <w:left w:val="single" w:color="auto" w:sz="4" w:space="0"/>
              <w:bottom w:val="single" w:color="auto" w:sz="4" w:space="0"/>
              <w:right w:val="single" w:color="auto" w:sz="4" w:space="0"/>
            </w:tcBorders>
            <w:vAlign w:val="center"/>
          </w:tcPr>
          <w:p w14:paraId="5D21B1ED">
            <w:pPr>
              <w:spacing w:after="0" w:line="240" w:lineRule="auto"/>
              <w:jc w:val="center"/>
              <w:rPr>
                <w:rFonts w:ascii="Times New Roman" w:hAnsi="Times New Roman" w:cs="Times New Roman"/>
                <w:szCs w:val="22"/>
              </w:rPr>
            </w:pPr>
          </w:p>
        </w:tc>
      </w:tr>
      <w:tr w14:paraId="4320F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restart"/>
            <w:vAlign w:val="center"/>
          </w:tcPr>
          <w:p w14:paraId="3C65F4AC">
            <w:pPr>
              <w:spacing w:after="0" w:line="240" w:lineRule="auto"/>
              <w:jc w:val="center"/>
              <w:rPr>
                <w:rFonts w:ascii="Times New Roman" w:hAnsi="Times New Roman" w:cs="Times New Roman"/>
                <w:b/>
                <w:bCs/>
                <w:szCs w:val="22"/>
              </w:rPr>
            </w:pPr>
            <w:r>
              <w:rPr>
                <w:rFonts w:ascii="Times New Roman" w:hAnsi="Times New Roman" w:cs="Times New Roman"/>
                <w:b/>
                <w:bCs/>
                <w:szCs w:val="22"/>
              </w:rPr>
              <w:t>10.</w:t>
            </w:r>
          </w:p>
        </w:tc>
        <w:tc>
          <w:tcPr>
            <w:tcW w:w="3098" w:type="dxa"/>
            <w:vMerge w:val="restart"/>
            <w:vAlign w:val="center"/>
          </w:tcPr>
          <w:p w14:paraId="2E684393">
            <w:pPr>
              <w:pStyle w:val="8"/>
              <w:shd w:val="clear" w:color="auto" w:fill="FFFFFF"/>
              <w:rPr>
                <w:sz w:val="22"/>
                <w:szCs w:val="22"/>
                <w:lang w:bidi="th-TH"/>
              </w:rPr>
            </w:pPr>
            <w:r>
              <w:rPr>
                <w:sz w:val="22"/>
                <w:szCs w:val="22"/>
                <w:lang w:bidi="th-TH"/>
              </w:rPr>
              <w:t>Item No. 29</w:t>
            </w:r>
          </w:p>
          <w:p w14:paraId="70F5371D">
            <w:pPr>
              <w:pStyle w:val="8"/>
              <w:shd w:val="clear" w:color="auto" w:fill="FFFFFF"/>
              <w:jc w:val="both"/>
              <w:rPr>
                <w:color w:val="202124"/>
                <w:spacing w:val="3"/>
                <w:sz w:val="22"/>
                <w:szCs w:val="22"/>
              </w:rPr>
            </w:pPr>
            <w:r>
              <w:rPr>
                <w:sz w:val="22"/>
                <w:szCs w:val="22"/>
                <w:lang w:bidi="th-TH"/>
              </w:rPr>
              <w:t>Quizizz helps me interact more actively with friends and teachers during reading lessons.</w:t>
            </w:r>
          </w:p>
        </w:tc>
        <w:tc>
          <w:tcPr>
            <w:tcW w:w="750" w:type="dxa"/>
          </w:tcPr>
          <w:p w14:paraId="0A505624">
            <w:pPr>
              <w:spacing w:after="0" w:line="240" w:lineRule="auto"/>
              <w:jc w:val="center"/>
              <w:rPr>
                <w:rFonts w:ascii="Times New Roman" w:hAnsi="Times New Roman" w:cs="Times New Roman"/>
                <w:szCs w:val="22"/>
              </w:rPr>
            </w:pPr>
            <w:r>
              <w:rPr>
                <w:rFonts w:ascii="Times New Roman" w:hAnsi="Times New Roman" w:cs="Times New Roman"/>
                <w:szCs w:val="22"/>
              </w:rPr>
              <w:t>5</w:t>
            </w:r>
          </w:p>
        </w:tc>
        <w:tc>
          <w:tcPr>
            <w:tcW w:w="1340" w:type="dxa"/>
          </w:tcPr>
          <w:p w14:paraId="47054745">
            <w:pPr>
              <w:spacing w:after="0" w:line="240" w:lineRule="auto"/>
              <w:jc w:val="center"/>
              <w:rPr>
                <w:rFonts w:ascii="Times New Roman" w:hAnsi="Times New Roman" w:cs="Times New Roman"/>
                <w:szCs w:val="22"/>
              </w:rPr>
            </w:pPr>
            <w:r>
              <w:rPr>
                <w:rFonts w:ascii="Times New Roman" w:hAnsi="Times New Roman" w:cs="Times New Roman"/>
                <w:szCs w:val="22"/>
              </w:rPr>
              <w:t>34</w:t>
            </w:r>
          </w:p>
        </w:tc>
        <w:tc>
          <w:tcPr>
            <w:tcW w:w="1358" w:type="dxa"/>
            <w:tcBorders>
              <w:right w:val="single" w:color="auto" w:sz="4" w:space="0"/>
            </w:tcBorders>
          </w:tcPr>
          <w:p w14:paraId="308BF1A4">
            <w:pPr>
              <w:spacing w:after="0" w:line="240" w:lineRule="auto"/>
              <w:jc w:val="center"/>
              <w:rPr>
                <w:rFonts w:ascii="Times New Roman" w:hAnsi="Times New Roman" w:cs="Times New Roman"/>
                <w:szCs w:val="22"/>
              </w:rPr>
            </w:pPr>
            <w:r>
              <w:rPr>
                <w:rFonts w:ascii="Times New Roman" w:hAnsi="Times New Roman" w:cs="Times New Roman"/>
                <w:szCs w:val="22"/>
              </w:rPr>
              <w:t>25.76%</w:t>
            </w:r>
          </w:p>
        </w:tc>
        <w:tc>
          <w:tcPr>
            <w:tcW w:w="2153" w:type="dxa"/>
            <w:vMerge w:val="restart"/>
            <w:tcBorders>
              <w:top w:val="single" w:color="auto" w:sz="4" w:space="0"/>
              <w:left w:val="single" w:color="auto" w:sz="4" w:space="0"/>
              <w:right w:val="single" w:color="auto" w:sz="4" w:space="0"/>
            </w:tcBorders>
            <w:vAlign w:val="center"/>
          </w:tcPr>
          <w:p w14:paraId="03C1F6AD">
            <w:pPr>
              <w:spacing w:after="0" w:line="240" w:lineRule="auto"/>
              <w:jc w:val="center"/>
              <w:rPr>
                <w:rFonts w:ascii="Times New Roman" w:hAnsi="Times New Roman" w:cs="Times New Roman"/>
                <w:szCs w:val="22"/>
              </w:rPr>
            </w:pPr>
            <w:r>
              <w:rPr>
                <w:rFonts w:ascii="Times New Roman" w:hAnsi="Times New Roman" w:cs="Times New Roman"/>
                <w:szCs w:val="22"/>
              </w:rPr>
              <w:t>Positive</w:t>
            </w:r>
          </w:p>
        </w:tc>
      </w:tr>
      <w:tr w14:paraId="3861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62177B5A">
            <w:pPr>
              <w:spacing w:after="0" w:line="240" w:lineRule="auto"/>
              <w:jc w:val="center"/>
              <w:rPr>
                <w:rFonts w:ascii="Times New Roman" w:hAnsi="Times New Roman" w:cs="Times New Roman"/>
                <w:b/>
                <w:bCs/>
                <w:szCs w:val="22"/>
              </w:rPr>
            </w:pPr>
          </w:p>
        </w:tc>
        <w:tc>
          <w:tcPr>
            <w:tcW w:w="3098" w:type="dxa"/>
            <w:vMerge w:val="continue"/>
            <w:vAlign w:val="center"/>
          </w:tcPr>
          <w:p w14:paraId="39E40D8D">
            <w:pPr>
              <w:pStyle w:val="8"/>
              <w:shd w:val="clear" w:color="auto" w:fill="FFFFFF"/>
              <w:jc w:val="center"/>
              <w:rPr>
                <w:color w:val="202124"/>
                <w:spacing w:val="3"/>
                <w:sz w:val="22"/>
                <w:szCs w:val="22"/>
              </w:rPr>
            </w:pPr>
          </w:p>
        </w:tc>
        <w:tc>
          <w:tcPr>
            <w:tcW w:w="750" w:type="dxa"/>
          </w:tcPr>
          <w:p w14:paraId="7CE8BC9A">
            <w:pPr>
              <w:spacing w:after="0" w:line="240" w:lineRule="auto"/>
              <w:jc w:val="center"/>
              <w:rPr>
                <w:rFonts w:ascii="Times New Roman" w:hAnsi="Times New Roman" w:cs="Times New Roman"/>
                <w:szCs w:val="22"/>
              </w:rPr>
            </w:pPr>
            <w:r>
              <w:rPr>
                <w:rFonts w:ascii="Times New Roman" w:hAnsi="Times New Roman" w:cs="Times New Roman"/>
                <w:szCs w:val="22"/>
              </w:rPr>
              <w:t>4</w:t>
            </w:r>
          </w:p>
        </w:tc>
        <w:tc>
          <w:tcPr>
            <w:tcW w:w="1340" w:type="dxa"/>
          </w:tcPr>
          <w:p w14:paraId="07984CBF">
            <w:pPr>
              <w:spacing w:after="0" w:line="240" w:lineRule="auto"/>
              <w:jc w:val="center"/>
              <w:rPr>
                <w:rFonts w:ascii="Times New Roman" w:hAnsi="Times New Roman" w:cs="Times New Roman"/>
                <w:szCs w:val="22"/>
              </w:rPr>
            </w:pPr>
            <w:r>
              <w:rPr>
                <w:rFonts w:ascii="Times New Roman" w:hAnsi="Times New Roman" w:cs="Times New Roman"/>
                <w:szCs w:val="22"/>
              </w:rPr>
              <w:t>41</w:t>
            </w:r>
          </w:p>
        </w:tc>
        <w:tc>
          <w:tcPr>
            <w:tcW w:w="1358" w:type="dxa"/>
            <w:tcBorders>
              <w:right w:val="single" w:color="auto" w:sz="4" w:space="0"/>
            </w:tcBorders>
          </w:tcPr>
          <w:p w14:paraId="78C4E4F8">
            <w:pPr>
              <w:spacing w:after="0" w:line="240" w:lineRule="auto"/>
              <w:jc w:val="center"/>
              <w:rPr>
                <w:rFonts w:ascii="Times New Roman" w:hAnsi="Times New Roman" w:cs="Times New Roman"/>
                <w:szCs w:val="22"/>
              </w:rPr>
            </w:pPr>
            <w:r>
              <w:rPr>
                <w:rFonts w:ascii="Times New Roman" w:hAnsi="Times New Roman" w:cs="Times New Roman"/>
                <w:szCs w:val="22"/>
              </w:rPr>
              <w:t>31.06%</w:t>
            </w:r>
          </w:p>
        </w:tc>
        <w:tc>
          <w:tcPr>
            <w:tcW w:w="2153" w:type="dxa"/>
            <w:vMerge w:val="continue"/>
            <w:tcBorders>
              <w:left w:val="single" w:color="auto" w:sz="4" w:space="0"/>
              <w:right w:val="single" w:color="auto" w:sz="4" w:space="0"/>
            </w:tcBorders>
            <w:vAlign w:val="center"/>
          </w:tcPr>
          <w:p w14:paraId="3490F707">
            <w:pPr>
              <w:spacing w:after="0" w:line="240" w:lineRule="auto"/>
              <w:jc w:val="center"/>
              <w:rPr>
                <w:rFonts w:ascii="Times New Roman" w:hAnsi="Times New Roman" w:cs="Times New Roman"/>
                <w:szCs w:val="22"/>
              </w:rPr>
            </w:pPr>
          </w:p>
        </w:tc>
      </w:tr>
      <w:tr w14:paraId="3969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1" w:type="dxa"/>
            <w:vMerge w:val="continue"/>
            <w:vAlign w:val="center"/>
          </w:tcPr>
          <w:p w14:paraId="1575F2E5">
            <w:pPr>
              <w:spacing w:after="0" w:line="240" w:lineRule="auto"/>
              <w:jc w:val="center"/>
              <w:rPr>
                <w:rFonts w:ascii="Times New Roman" w:hAnsi="Times New Roman" w:cs="Times New Roman"/>
                <w:b/>
                <w:bCs/>
                <w:szCs w:val="22"/>
              </w:rPr>
            </w:pPr>
          </w:p>
        </w:tc>
        <w:tc>
          <w:tcPr>
            <w:tcW w:w="3098" w:type="dxa"/>
            <w:vMerge w:val="continue"/>
            <w:vAlign w:val="center"/>
          </w:tcPr>
          <w:p w14:paraId="68F40332">
            <w:pPr>
              <w:pStyle w:val="8"/>
              <w:shd w:val="clear" w:color="auto" w:fill="FFFFFF"/>
              <w:jc w:val="center"/>
              <w:rPr>
                <w:color w:val="202124"/>
                <w:spacing w:val="3"/>
                <w:sz w:val="22"/>
                <w:szCs w:val="22"/>
              </w:rPr>
            </w:pPr>
          </w:p>
        </w:tc>
        <w:tc>
          <w:tcPr>
            <w:tcW w:w="750" w:type="dxa"/>
          </w:tcPr>
          <w:p w14:paraId="742B845B">
            <w:pPr>
              <w:spacing w:after="0" w:line="240" w:lineRule="auto"/>
              <w:jc w:val="center"/>
              <w:rPr>
                <w:rFonts w:ascii="Times New Roman" w:hAnsi="Times New Roman" w:cs="Times New Roman"/>
                <w:szCs w:val="22"/>
              </w:rPr>
            </w:pPr>
            <w:r>
              <w:rPr>
                <w:rFonts w:ascii="Times New Roman" w:hAnsi="Times New Roman" w:cs="Times New Roman"/>
                <w:szCs w:val="22"/>
              </w:rPr>
              <w:t>3</w:t>
            </w:r>
          </w:p>
        </w:tc>
        <w:tc>
          <w:tcPr>
            <w:tcW w:w="1340" w:type="dxa"/>
          </w:tcPr>
          <w:p w14:paraId="4481862D">
            <w:pPr>
              <w:spacing w:after="0" w:line="240" w:lineRule="auto"/>
              <w:jc w:val="center"/>
              <w:rPr>
                <w:rFonts w:ascii="Times New Roman" w:hAnsi="Times New Roman" w:cs="Times New Roman"/>
                <w:szCs w:val="22"/>
              </w:rPr>
            </w:pPr>
            <w:r>
              <w:rPr>
                <w:rFonts w:ascii="Times New Roman" w:hAnsi="Times New Roman" w:cs="Times New Roman"/>
                <w:szCs w:val="22"/>
              </w:rPr>
              <w:t>35</w:t>
            </w:r>
          </w:p>
        </w:tc>
        <w:tc>
          <w:tcPr>
            <w:tcW w:w="1358" w:type="dxa"/>
            <w:tcBorders>
              <w:right w:val="single" w:color="auto" w:sz="4" w:space="0"/>
            </w:tcBorders>
          </w:tcPr>
          <w:p w14:paraId="38055493">
            <w:pPr>
              <w:spacing w:after="0" w:line="240" w:lineRule="auto"/>
              <w:jc w:val="center"/>
              <w:rPr>
                <w:rFonts w:ascii="Times New Roman" w:hAnsi="Times New Roman" w:cs="Times New Roman"/>
                <w:szCs w:val="22"/>
              </w:rPr>
            </w:pPr>
            <w:r>
              <w:rPr>
                <w:rFonts w:ascii="Times New Roman" w:hAnsi="Times New Roman" w:cs="Times New Roman"/>
                <w:szCs w:val="22"/>
              </w:rPr>
              <w:t>26.52%</w:t>
            </w:r>
          </w:p>
        </w:tc>
        <w:tc>
          <w:tcPr>
            <w:tcW w:w="2153" w:type="dxa"/>
            <w:tcBorders>
              <w:left w:val="single" w:color="auto" w:sz="4" w:space="0"/>
              <w:right w:val="single" w:color="auto" w:sz="4" w:space="0"/>
            </w:tcBorders>
            <w:vAlign w:val="center"/>
          </w:tcPr>
          <w:p w14:paraId="3F8A5847">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6747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1FE94179">
            <w:pPr>
              <w:spacing w:after="0" w:line="240" w:lineRule="auto"/>
              <w:jc w:val="center"/>
              <w:rPr>
                <w:rFonts w:ascii="Times New Roman" w:hAnsi="Times New Roman" w:cs="Times New Roman"/>
                <w:b/>
                <w:bCs/>
                <w:szCs w:val="22"/>
              </w:rPr>
            </w:pPr>
          </w:p>
        </w:tc>
        <w:tc>
          <w:tcPr>
            <w:tcW w:w="3098" w:type="dxa"/>
            <w:vMerge w:val="continue"/>
            <w:vAlign w:val="center"/>
          </w:tcPr>
          <w:p w14:paraId="528172BB">
            <w:pPr>
              <w:pStyle w:val="8"/>
              <w:shd w:val="clear" w:color="auto" w:fill="FFFFFF"/>
              <w:jc w:val="center"/>
              <w:rPr>
                <w:color w:val="202124"/>
                <w:spacing w:val="3"/>
                <w:sz w:val="22"/>
                <w:szCs w:val="22"/>
              </w:rPr>
            </w:pPr>
          </w:p>
        </w:tc>
        <w:tc>
          <w:tcPr>
            <w:tcW w:w="750" w:type="dxa"/>
          </w:tcPr>
          <w:p w14:paraId="4B1B5D7A">
            <w:pPr>
              <w:spacing w:after="0" w:line="240" w:lineRule="auto"/>
              <w:jc w:val="center"/>
              <w:rPr>
                <w:rFonts w:ascii="Times New Roman" w:hAnsi="Times New Roman" w:cs="Times New Roman"/>
                <w:szCs w:val="22"/>
              </w:rPr>
            </w:pPr>
            <w:r>
              <w:rPr>
                <w:rFonts w:ascii="Times New Roman" w:hAnsi="Times New Roman" w:cs="Times New Roman"/>
                <w:szCs w:val="22"/>
              </w:rPr>
              <w:t>2</w:t>
            </w:r>
          </w:p>
        </w:tc>
        <w:tc>
          <w:tcPr>
            <w:tcW w:w="1340" w:type="dxa"/>
          </w:tcPr>
          <w:p w14:paraId="73DE0096">
            <w:pPr>
              <w:spacing w:after="0" w:line="240" w:lineRule="auto"/>
              <w:jc w:val="center"/>
              <w:rPr>
                <w:rFonts w:ascii="Times New Roman" w:hAnsi="Times New Roman" w:cs="Times New Roman"/>
                <w:szCs w:val="22"/>
              </w:rPr>
            </w:pPr>
            <w:r>
              <w:rPr>
                <w:rFonts w:ascii="Times New Roman" w:hAnsi="Times New Roman" w:cs="Times New Roman"/>
                <w:szCs w:val="22"/>
              </w:rPr>
              <w:t>16</w:t>
            </w:r>
          </w:p>
        </w:tc>
        <w:tc>
          <w:tcPr>
            <w:tcW w:w="1358" w:type="dxa"/>
            <w:tcBorders>
              <w:right w:val="single" w:color="auto" w:sz="4" w:space="0"/>
            </w:tcBorders>
          </w:tcPr>
          <w:p w14:paraId="26C97095">
            <w:pPr>
              <w:spacing w:after="0" w:line="240" w:lineRule="auto"/>
              <w:jc w:val="center"/>
              <w:rPr>
                <w:rFonts w:ascii="Times New Roman" w:hAnsi="Times New Roman" w:cs="Times New Roman"/>
                <w:szCs w:val="22"/>
              </w:rPr>
            </w:pPr>
            <w:r>
              <w:rPr>
                <w:rFonts w:ascii="Times New Roman" w:hAnsi="Times New Roman" w:cs="Times New Roman"/>
                <w:szCs w:val="22"/>
              </w:rPr>
              <w:t>12.12%</w:t>
            </w:r>
          </w:p>
        </w:tc>
        <w:tc>
          <w:tcPr>
            <w:tcW w:w="2153" w:type="dxa"/>
            <w:vMerge w:val="restart"/>
            <w:tcBorders>
              <w:left w:val="single" w:color="auto" w:sz="4" w:space="0"/>
              <w:right w:val="single" w:color="auto" w:sz="4" w:space="0"/>
            </w:tcBorders>
            <w:vAlign w:val="center"/>
          </w:tcPr>
          <w:p w14:paraId="18F0C1CC">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4396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571" w:type="dxa"/>
            <w:vMerge w:val="continue"/>
            <w:vAlign w:val="center"/>
          </w:tcPr>
          <w:p w14:paraId="3B6F65B4">
            <w:pPr>
              <w:spacing w:after="0" w:line="240" w:lineRule="auto"/>
              <w:jc w:val="center"/>
              <w:rPr>
                <w:rFonts w:ascii="Times New Roman" w:hAnsi="Times New Roman" w:cs="Times New Roman"/>
                <w:b/>
                <w:bCs/>
                <w:szCs w:val="22"/>
              </w:rPr>
            </w:pPr>
          </w:p>
        </w:tc>
        <w:tc>
          <w:tcPr>
            <w:tcW w:w="3098" w:type="dxa"/>
            <w:vMerge w:val="continue"/>
            <w:vAlign w:val="center"/>
          </w:tcPr>
          <w:p w14:paraId="3B9D8534">
            <w:pPr>
              <w:pStyle w:val="8"/>
              <w:shd w:val="clear" w:color="auto" w:fill="FFFFFF"/>
              <w:jc w:val="center"/>
              <w:rPr>
                <w:color w:val="202124"/>
                <w:spacing w:val="3"/>
                <w:sz w:val="22"/>
                <w:szCs w:val="22"/>
              </w:rPr>
            </w:pPr>
          </w:p>
        </w:tc>
        <w:tc>
          <w:tcPr>
            <w:tcW w:w="750" w:type="dxa"/>
          </w:tcPr>
          <w:p w14:paraId="250BFB6D">
            <w:pPr>
              <w:spacing w:after="0" w:line="240" w:lineRule="auto"/>
              <w:jc w:val="center"/>
              <w:rPr>
                <w:rFonts w:ascii="Times New Roman" w:hAnsi="Times New Roman" w:cs="Times New Roman"/>
                <w:szCs w:val="22"/>
              </w:rPr>
            </w:pPr>
            <w:r>
              <w:rPr>
                <w:rFonts w:ascii="Times New Roman" w:hAnsi="Times New Roman" w:cs="Times New Roman"/>
                <w:szCs w:val="22"/>
              </w:rPr>
              <w:t>1</w:t>
            </w:r>
          </w:p>
        </w:tc>
        <w:tc>
          <w:tcPr>
            <w:tcW w:w="1340" w:type="dxa"/>
          </w:tcPr>
          <w:p w14:paraId="57B94EC7">
            <w:pPr>
              <w:spacing w:after="0" w:line="240" w:lineRule="auto"/>
              <w:jc w:val="center"/>
              <w:rPr>
                <w:rFonts w:ascii="Times New Roman" w:hAnsi="Times New Roman" w:cs="Times New Roman"/>
                <w:szCs w:val="22"/>
              </w:rPr>
            </w:pPr>
            <w:r>
              <w:rPr>
                <w:rFonts w:ascii="Times New Roman" w:hAnsi="Times New Roman" w:cs="Times New Roman"/>
                <w:szCs w:val="22"/>
              </w:rPr>
              <w:t>6</w:t>
            </w:r>
          </w:p>
        </w:tc>
        <w:tc>
          <w:tcPr>
            <w:tcW w:w="1358" w:type="dxa"/>
            <w:tcBorders>
              <w:right w:val="single" w:color="auto" w:sz="4" w:space="0"/>
            </w:tcBorders>
          </w:tcPr>
          <w:p w14:paraId="7B0FFB63">
            <w:pPr>
              <w:spacing w:after="0" w:line="240" w:lineRule="auto"/>
              <w:jc w:val="center"/>
              <w:rPr>
                <w:rFonts w:ascii="Times New Roman" w:hAnsi="Times New Roman" w:cs="Times New Roman"/>
                <w:szCs w:val="22"/>
              </w:rPr>
            </w:pPr>
            <w:r>
              <w:rPr>
                <w:rFonts w:ascii="Times New Roman" w:hAnsi="Times New Roman" w:cs="Times New Roman"/>
                <w:szCs w:val="22"/>
              </w:rPr>
              <w:t>4.55%</w:t>
            </w:r>
          </w:p>
        </w:tc>
        <w:tc>
          <w:tcPr>
            <w:tcW w:w="2153" w:type="dxa"/>
            <w:vMerge w:val="continue"/>
            <w:tcBorders>
              <w:left w:val="single" w:color="auto" w:sz="4" w:space="0"/>
              <w:bottom w:val="single" w:color="auto" w:sz="4" w:space="0"/>
              <w:right w:val="single" w:color="auto" w:sz="4" w:space="0"/>
            </w:tcBorders>
            <w:vAlign w:val="center"/>
          </w:tcPr>
          <w:p w14:paraId="2F2BEFAA">
            <w:pPr>
              <w:spacing w:after="0" w:line="240" w:lineRule="auto"/>
              <w:rPr>
                <w:szCs w:val="22"/>
              </w:rPr>
            </w:pPr>
          </w:p>
        </w:tc>
      </w:tr>
      <w:tr w14:paraId="2080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59" w:type="dxa"/>
            <w:gridSpan w:val="4"/>
            <w:vMerge w:val="restart"/>
            <w:shd w:val="clear" w:color="auto" w:fill="FFFFFF" w:themeFill="background1"/>
            <w:vAlign w:val="center"/>
          </w:tcPr>
          <w:p w14:paraId="7059A403">
            <w:pPr>
              <w:spacing w:after="0" w:line="240" w:lineRule="auto"/>
              <w:jc w:val="center"/>
              <w:rPr>
                <w:rFonts w:ascii="Times New Roman" w:hAnsi="Times New Roman" w:cs="Times New Roman"/>
                <w:b/>
                <w:szCs w:val="22"/>
              </w:rPr>
            </w:pPr>
            <w:bookmarkStart w:id="2" w:name="_Hlk187081192"/>
            <w:r>
              <w:rPr>
                <w:rFonts w:ascii="Times New Roman" w:hAnsi="Times New Roman" w:cs="Times New Roman"/>
                <w:b/>
                <w:szCs w:val="22"/>
              </w:rPr>
              <w:t>TOTAL</w:t>
            </w:r>
          </w:p>
        </w:tc>
        <w:tc>
          <w:tcPr>
            <w:tcW w:w="1358" w:type="dxa"/>
            <w:shd w:val="clear" w:color="auto" w:fill="FFFFFF" w:themeFill="background1"/>
            <w:vAlign w:val="center"/>
          </w:tcPr>
          <w:p w14:paraId="39F6033F">
            <w:pPr>
              <w:spacing w:after="0" w:line="240" w:lineRule="auto"/>
              <w:jc w:val="center"/>
              <w:rPr>
                <w:rFonts w:ascii="Times New Roman" w:hAnsi="Times New Roman" w:cs="Times New Roman"/>
                <w:b/>
                <w:bCs/>
                <w:szCs w:val="22"/>
              </w:rPr>
            </w:pPr>
            <w:r>
              <w:rPr>
                <w:rFonts w:ascii="Times New Roman" w:hAnsi="Times New Roman" w:cs="Times New Roman"/>
                <w:b/>
                <w:bCs/>
                <w:szCs w:val="22"/>
              </w:rPr>
              <w:t>56.90%</w:t>
            </w:r>
          </w:p>
        </w:tc>
        <w:tc>
          <w:tcPr>
            <w:tcW w:w="2153" w:type="dxa"/>
            <w:tcBorders>
              <w:top w:val="single" w:color="auto" w:sz="4" w:space="0"/>
              <w:bottom w:val="single" w:color="auto" w:sz="4" w:space="0"/>
            </w:tcBorders>
            <w:shd w:val="clear" w:color="auto" w:fill="FFFFFF" w:themeFill="background1"/>
          </w:tcPr>
          <w:p w14:paraId="2DE760FA">
            <w:pPr>
              <w:spacing w:after="0" w:line="240" w:lineRule="auto"/>
              <w:jc w:val="center"/>
              <w:rPr>
                <w:b/>
                <w:bCs/>
                <w:szCs w:val="22"/>
              </w:rPr>
            </w:pPr>
            <w:r>
              <w:rPr>
                <w:rFonts w:ascii="Times New Roman" w:hAnsi="Times New Roman" w:cs="Times New Roman"/>
                <w:b/>
                <w:bCs/>
                <w:szCs w:val="22"/>
              </w:rPr>
              <w:t>Positive</w:t>
            </w:r>
          </w:p>
        </w:tc>
      </w:tr>
      <w:tr w14:paraId="1AC9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59" w:type="dxa"/>
            <w:gridSpan w:val="4"/>
            <w:vMerge w:val="continue"/>
            <w:shd w:val="clear" w:color="auto" w:fill="FFFFFF" w:themeFill="background1"/>
            <w:vAlign w:val="center"/>
          </w:tcPr>
          <w:p w14:paraId="70AC7701">
            <w:pPr>
              <w:spacing w:after="0" w:line="240" w:lineRule="auto"/>
              <w:jc w:val="center"/>
              <w:rPr>
                <w:rFonts w:ascii="Times New Roman" w:hAnsi="Times New Roman" w:cs="Times New Roman"/>
                <w:b/>
                <w:szCs w:val="22"/>
              </w:rPr>
            </w:pPr>
          </w:p>
        </w:tc>
        <w:tc>
          <w:tcPr>
            <w:tcW w:w="1358" w:type="dxa"/>
            <w:shd w:val="clear" w:color="auto" w:fill="FFFFFF" w:themeFill="background1"/>
            <w:vAlign w:val="center"/>
          </w:tcPr>
          <w:p w14:paraId="235E5235">
            <w:pPr>
              <w:spacing w:after="0" w:line="240" w:lineRule="auto"/>
              <w:jc w:val="center"/>
              <w:rPr>
                <w:rFonts w:ascii="Times New Roman" w:hAnsi="Times New Roman" w:cs="Times New Roman"/>
                <w:szCs w:val="22"/>
              </w:rPr>
            </w:pPr>
            <w:r>
              <w:rPr>
                <w:rFonts w:ascii="Times New Roman" w:hAnsi="Times New Roman" w:cs="Times New Roman"/>
                <w:szCs w:val="22"/>
              </w:rPr>
              <w:t>25.23%</w:t>
            </w:r>
          </w:p>
        </w:tc>
        <w:tc>
          <w:tcPr>
            <w:tcW w:w="2153" w:type="dxa"/>
            <w:tcBorders>
              <w:top w:val="single" w:color="auto" w:sz="4" w:space="0"/>
              <w:bottom w:val="single" w:color="auto" w:sz="4" w:space="0"/>
            </w:tcBorders>
            <w:shd w:val="clear" w:color="auto" w:fill="FFFFFF" w:themeFill="background1"/>
          </w:tcPr>
          <w:p w14:paraId="74848402">
            <w:pPr>
              <w:spacing w:after="0" w:line="240" w:lineRule="auto"/>
              <w:jc w:val="center"/>
              <w:rPr>
                <w:rFonts w:ascii="Times New Roman" w:hAnsi="Times New Roman" w:cs="Times New Roman"/>
                <w:szCs w:val="22"/>
              </w:rPr>
            </w:pPr>
            <w:r>
              <w:rPr>
                <w:rFonts w:ascii="Times New Roman" w:hAnsi="Times New Roman" w:cs="Times New Roman"/>
                <w:szCs w:val="22"/>
              </w:rPr>
              <w:t>Neutral</w:t>
            </w:r>
          </w:p>
        </w:tc>
      </w:tr>
      <w:tr w14:paraId="136C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59" w:type="dxa"/>
            <w:gridSpan w:val="4"/>
            <w:vMerge w:val="continue"/>
            <w:shd w:val="clear" w:color="auto" w:fill="FFFFFF" w:themeFill="background1"/>
            <w:vAlign w:val="center"/>
          </w:tcPr>
          <w:p w14:paraId="323205CC">
            <w:pPr>
              <w:spacing w:after="0" w:line="240" w:lineRule="auto"/>
              <w:jc w:val="center"/>
              <w:rPr>
                <w:rFonts w:ascii="Times New Roman" w:hAnsi="Times New Roman" w:cs="Times New Roman"/>
                <w:b/>
                <w:szCs w:val="22"/>
              </w:rPr>
            </w:pPr>
          </w:p>
        </w:tc>
        <w:tc>
          <w:tcPr>
            <w:tcW w:w="1358" w:type="dxa"/>
            <w:shd w:val="clear" w:color="auto" w:fill="FFFFFF" w:themeFill="background1"/>
            <w:vAlign w:val="center"/>
          </w:tcPr>
          <w:p w14:paraId="44153694">
            <w:pPr>
              <w:spacing w:after="0" w:line="240" w:lineRule="auto"/>
              <w:jc w:val="center"/>
              <w:rPr>
                <w:rFonts w:ascii="Times New Roman" w:hAnsi="Times New Roman" w:cs="Times New Roman"/>
                <w:szCs w:val="22"/>
              </w:rPr>
            </w:pPr>
            <w:r>
              <w:rPr>
                <w:rFonts w:ascii="Times New Roman" w:hAnsi="Times New Roman" w:cs="Times New Roman"/>
                <w:szCs w:val="22"/>
              </w:rPr>
              <w:t>17.18%</w:t>
            </w:r>
          </w:p>
        </w:tc>
        <w:tc>
          <w:tcPr>
            <w:tcW w:w="2153" w:type="dxa"/>
            <w:tcBorders>
              <w:top w:val="single" w:color="auto" w:sz="4" w:space="0"/>
              <w:bottom w:val="single" w:color="auto" w:sz="4" w:space="0"/>
            </w:tcBorders>
            <w:shd w:val="clear" w:color="auto" w:fill="FFFFFF" w:themeFill="background1"/>
          </w:tcPr>
          <w:p w14:paraId="7CDBB2F0">
            <w:pPr>
              <w:spacing w:after="0" w:line="240" w:lineRule="auto"/>
              <w:jc w:val="center"/>
              <w:rPr>
                <w:rFonts w:ascii="Times New Roman" w:hAnsi="Times New Roman" w:cs="Times New Roman"/>
                <w:szCs w:val="22"/>
              </w:rPr>
            </w:pPr>
            <w:r>
              <w:rPr>
                <w:rFonts w:ascii="Times New Roman" w:hAnsi="Times New Roman" w:cs="Times New Roman"/>
                <w:szCs w:val="22"/>
              </w:rPr>
              <w:t>Negative</w:t>
            </w:r>
          </w:p>
        </w:tc>
      </w:tr>
      <w:tr w14:paraId="03C6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759" w:type="dxa"/>
            <w:gridSpan w:val="4"/>
            <w:vMerge w:val="continue"/>
            <w:shd w:val="clear" w:color="auto" w:fill="FFFFFF" w:themeFill="background1"/>
            <w:vAlign w:val="center"/>
          </w:tcPr>
          <w:p w14:paraId="4A27A31C">
            <w:pPr>
              <w:spacing w:after="0" w:line="240" w:lineRule="auto"/>
              <w:jc w:val="center"/>
              <w:rPr>
                <w:rFonts w:ascii="Times New Roman" w:hAnsi="Times New Roman" w:cs="Times New Roman"/>
                <w:b/>
                <w:szCs w:val="22"/>
              </w:rPr>
            </w:pPr>
          </w:p>
        </w:tc>
        <w:tc>
          <w:tcPr>
            <w:tcW w:w="1358" w:type="dxa"/>
            <w:shd w:val="clear" w:color="auto" w:fill="FFFFFF" w:themeFill="background1"/>
            <w:vAlign w:val="center"/>
          </w:tcPr>
          <w:p w14:paraId="6DA953B8">
            <w:pPr>
              <w:spacing w:after="0" w:line="240" w:lineRule="auto"/>
              <w:jc w:val="center"/>
              <w:rPr>
                <w:rFonts w:ascii="Times New Roman" w:hAnsi="Times New Roman" w:cs="Times New Roman"/>
                <w:szCs w:val="22"/>
              </w:rPr>
            </w:pPr>
            <w:r>
              <w:rPr>
                <w:rFonts w:ascii="Times New Roman" w:hAnsi="Times New Roman" w:cs="Times New Roman"/>
                <w:szCs w:val="22"/>
              </w:rPr>
              <w:t>100%</w:t>
            </w:r>
          </w:p>
        </w:tc>
        <w:tc>
          <w:tcPr>
            <w:tcW w:w="2153" w:type="dxa"/>
            <w:tcBorders>
              <w:top w:val="single" w:color="auto" w:sz="4" w:space="0"/>
            </w:tcBorders>
            <w:shd w:val="clear" w:color="auto" w:fill="FFFFFF" w:themeFill="background1"/>
          </w:tcPr>
          <w:p w14:paraId="13FD9EED">
            <w:pPr>
              <w:spacing w:after="0" w:line="240" w:lineRule="auto"/>
              <w:jc w:val="center"/>
              <w:rPr>
                <w:rFonts w:ascii="Times New Roman" w:hAnsi="Times New Roman" w:cs="Times New Roman"/>
                <w:szCs w:val="22"/>
              </w:rPr>
            </w:pPr>
          </w:p>
        </w:tc>
      </w:tr>
      <w:bookmarkEnd w:id="2"/>
    </w:tbl>
    <w:p w14:paraId="75CB9FBE">
      <w:pPr>
        <w:spacing w:line="240" w:lineRule="auto"/>
        <w:ind w:firstLine="720"/>
        <w:rPr>
          <w:rFonts w:ascii="Times New Roman" w:hAnsi="Times New Roman" w:cs="Times New Roman"/>
          <w:szCs w:val="22"/>
        </w:rPr>
      </w:pPr>
    </w:p>
    <w:p w14:paraId="1FBC3E53">
      <w:pPr>
        <w:spacing w:line="240" w:lineRule="auto"/>
        <w:ind w:firstLine="720"/>
        <w:jc w:val="both"/>
        <w:rPr>
          <w:rFonts w:ascii="Times New Roman" w:hAnsi="Times New Roman" w:cs="Times New Roman"/>
          <w:szCs w:val="22"/>
        </w:rPr>
      </w:pPr>
      <w:r>
        <w:rPr>
          <w:rFonts w:ascii="Times New Roman" w:hAnsi="Times New Roman" w:cs="Times New Roman"/>
          <w:szCs w:val="22"/>
        </w:rPr>
        <w:t xml:space="preserve">Regarding the table above, it can be seen that as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strongly disagree. It indicated that most students agreed that Quizizz application increases my reading learning outcomes. For Item 3, 24.24% of respondents strongly agree, 31.82% agree, 25.76% neutral, 11.36% disagree and 6.82% strongly disagree. This implies that most students agreed using Quizizz application is useful in reading learning activities. </w:t>
      </w:r>
    </w:p>
    <w:p w14:paraId="13AFCB33">
      <w:pPr>
        <w:spacing w:line="240" w:lineRule="auto"/>
        <w:ind w:firstLine="720"/>
        <w:jc w:val="both"/>
        <w:rPr>
          <w:rFonts w:ascii="Times New Roman" w:hAnsi="Times New Roman" w:cs="Times New Roman"/>
          <w:szCs w:val="22"/>
        </w:rPr>
      </w:pPr>
      <w:r>
        <w:rPr>
          <w:rFonts w:ascii="Times New Roman" w:hAnsi="Times New Roman" w:cs="Times New Roman"/>
          <w:szCs w:val="22"/>
        </w:rPr>
        <w:t>For Item 4, 25.76% of respondents strongly agree, 28.03% agree, 24.24% neutral, 14.39% disagree, and 7.58% strongly disagree. It indicated that most students’agreed that Quizizz application helps to focus more on understanding reading texts. For Item 5, 25.76% of respondents strongly agree, 28.79% agree, 25% neutral, 13.64% disagree, and 6.82% strongly disagree. This implies that most students would recommend using Quizizz application for reading activities to other students.</w:t>
      </w:r>
    </w:p>
    <w:p w14:paraId="5A131D39">
      <w:pPr>
        <w:spacing w:line="240" w:lineRule="auto"/>
        <w:ind w:firstLine="720"/>
        <w:jc w:val="both"/>
        <w:rPr>
          <w:rFonts w:ascii="Times New Roman" w:hAnsi="Times New Roman" w:cs="Times New Roman"/>
          <w:szCs w:val="22"/>
        </w:rPr>
      </w:pPr>
      <w:r>
        <w:rPr>
          <w:rFonts w:ascii="Times New Roman" w:hAnsi="Times New Roman" w:cs="Times New Roman"/>
          <w:szCs w:val="22"/>
        </w:rPr>
        <w:t>For Item 6, 25.76% of respondents strongly agree, 30.30% agree, 24.24% neutral, 12.88% disagree and 6.82% strongly disagree. It indicated that most students agreed that can easily access Quizizz application for reading tasks from various devices (e.g., smartphones, tablets, or computers). For Item 12, 31.82% of respondents strongly agree, 34.09% agree, 15.91% neutral, 11.36% disagree, and 6.82% strongly disagree. This implies that most students’agreed that using Quizizz application for reading helps to improve learning experience.</w:t>
      </w:r>
    </w:p>
    <w:p w14:paraId="2A54E84D">
      <w:pPr>
        <w:spacing w:line="240" w:lineRule="auto"/>
        <w:ind w:firstLine="720"/>
        <w:jc w:val="both"/>
        <w:rPr>
          <w:rFonts w:ascii="Times New Roman" w:hAnsi="Times New Roman" w:cs="Times New Roman"/>
          <w:szCs w:val="22"/>
        </w:rPr>
      </w:pPr>
      <w:r>
        <w:rPr>
          <w:rFonts w:ascii="Times New Roman" w:hAnsi="Times New Roman" w:cs="Times New Roman"/>
          <w:szCs w:val="22"/>
        </w:rPr>
        <w:t>For Item 17, 29.55% of respondents strongly agree, 28.79% agree, 28.03% neutral, 7.58% disagree, and 6.06% strongly disagree. It indicated that most students that Quizizz application enhances ability to comprehend and retain information from reading activities more effectively. For Item 18, 22.73% of respondents strongly agree, 29.55% agree, 31.06% neutral, 9.09% disagree, and 7.58% strongly disagree. This implies that most students that Quizizz application helps to feel more confident in understanding and answering reading comprehension questions.</w:t>
      </w:r>
    </w:p>
    <w:p w14:paraId="3CCFE505">
      <w:pPr>
        <w:spacing w:after="0" w:line="240" w:lineRule="auto"/>
        <w:jc w:val="both"/>
        <w:rPr>
          <w:rFonts w:ascii="Times New Roman" w:hAnsi="Times New Roman" w:cs="Times New Roman"/>
          <w:szCs w:val="22"/>
        </w:rPr>
      </w:pPr>
      <w:r>
        <w:rPr>
          <w:rFonts w:ascii="Times New Roman" w:hAnsi="Times New Roman" w:cs="Times New Roman"/>
          <w:szCs w:val="22"/>
        </w:rPr>
        <w:t xml:space="preserve">For Item 19, 25.76% of respondents strongly agree, 30.30% agree, 25% neutral, 11.36% disagree, and 7.58% strongly disagree. It indicated that most students agreed that the competitive aspect of Quizizz application encourages them to improve their reading skills. For Item 20, 25.76% of respondents strongly agree, 31.06% agree, 26.52% neutral, 12.12% disagree, and 74.5t% strongly disagree. These responses indicate that most students agreed that Quizizz application helps them to interact more actively with friends and teachers during reading lessons.  </w:t>
      </w:r>
    </w:p>
    <w:p w14:paraId="16AE2086">
      <w:pPr>
        <w:spacing w:after="0" w:line="240" w:lineRule="auto"/>
        <w:jc w:val="both"/>
        <w:rPr>
          <w:rFonts w:ascii="Times New Roman" w:hAnsi="Times New Roman" w:cs="Times New Roman"/>
          <w:szCs w:val="22"/>
        </w:rPr>
      </w:pPr>
    </w:p>
    <w:p w14:paraId="128C3AFB">
      <w:pPr>
        <w:pStyle w:val="10"/>
        <w:numPr>
          <w:ilvl w:val="0"/>
          <w:numId w:val="2"/>
        </w:numPr>
        <w:spacing w:after="0" w:line="240" w:lineRule="auto"/>
        <w:ind w:left="360"/>
        <w:jc w:val="both"/>
        <w:rPr>
          <w:rFonts w:ascii="Times New Roman" w:hAnsi="Times New Roman" w:eastAsia="Times New Roman" w:cs="Times New Roman"/>
          <w:color w:val="000000"/>
          <w:kern w:val="0"/>
          <w:szCs w:val="22"/>
          <w:lang w:bidi="ar-SA"/>
          <w14:ligatures w14:val="none"/>
        </w:rPr>
      </w:pPr>
      <w:commentRangeStart w:id="3"/>
      <w:r>
        <w:rPr>
          <w:rFonts w:ascii="Times New Roman" w:hAnsi="Times New Roman" w:eastAsia="Times New Roman" w:cs="Times New Roman"/>
          <w:color w:val="000000"/>
          <w:kern w:val="0"/>
          <w:szCs w:val="22"/>
          <w:lang w:bidi="ar-SA"/>
          <w14:ligatures w14:val="none"/>
        </w:rPr>
        <w:t xml:space="preserve">Discussion </w:t>
      </w:r>
      <w:commentRangeEnd w:id="3"/>
      <w:r>
        <w:commentReference w:id="3"/>
      </w:r>
    </w:p>
    <w:p w14:paraId="6A2EC778">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classes.This interpretation is consistent with the study by Wulandari (2021), which identifies Quizizz as an accessible and user-friendly platform. </w:t>
      </w:r>
    </w:p>
    <w:p w14:paraId="6AF70CF0">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Furthermore, the results of studies by Solikhah &amp; Galuhwardani (2023) and Khalsum (2024) also support this interpretation, showing that the integration of Quizizz as a gamification-based learning medium contributes positively to students’ English learning, 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willing to recommend it to other students—demonstrating clear benefits for motivation, focus, comprehension, confidence, and classroom interaction.</w:t>
      </w:r>
    </w:p>
    <w:p w14:paraId="0B45EFF7">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In addition, findings from Widyasari and Wijirahayu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p>
    <w:p w14:paraId="63E7A279">
      <w:pPr>
        <w:spacing w:after="0" w:line="240" w:lineRule="auto"/>
        <w:ind w:firstLine="720"/>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Based on the results above, it can be concluded that for both the aspects of Students’ perception of Quizizz Application and benefits of Quizizz Application, the students hold a highly positive view of using it in reading classes. 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p>
    <w:p w14:paraId="1296634D">
      <w:pPr>
        <w:spacing w:after="0" w:line="240" w:lineRule="auto"/>
        <w:ind w:firstLine="720"/>
        <w:jc w:val="both"/>
        <w:rPr>
          <w:rFonts w:ascii="Times New Roman" w:hAnsi="Times New Roman" w:eastAsia="Times New Roman" w:cs="Times New Roman"/>
          <w:color w:val="000000"/>
          <w:kern w:val="0"/>
          <w:sz w:val="24"/>
          <w:szCs w:val="24"/>
          <w:lang w:bidi="ar-SA"/>
          <w14:ligatures w14:val="none"/>
        </w:rPr>
      </w:pPr>
    </w:p>
    <w:p w14:paraId="1E6E91AB">
      <w:pPr>
        <w:pStyle w:val="10"/>
        <w:spacing w:after="0" w:line="240" w:lineRule="auto"/>
        <w:jc w:val="both"/>
        <w:rPr>
          <w:rFonts w:ascii="Times New Roman" w:hAnsi="Times New Roman" w:eastAsia="Times New Roman" w:cs="Times New Roman"/>
          <w:color w:val="000000"/>
          <w:kern w:val="0"/>
          <w:szCs w:val="22"/>
          <w:lang w:bidi="ar-SA"/>
          <w14:ligatures w14:val="none"/>
        </w:rPr>
      </w:pPr>
    </w:p>
    <w:p w14:paraId="20AE807A">
      <w:pPr>
        <w:spacing w:after="0" w:line="360" w:lineRule="auto"/>
        <w:jc w:val="both"/>
        <w:rPr>
          <w:rFonts w:ascii="Times New Roman" w:hAnsi="Times New Roman" w:eastAsia="Times New Roman" w:cs="Times New Roman"/>
          <w:color w:val="000000"/>
          <w:kern w:val="0"/>
          <w:szCs w:val="22"/>
          <w:lang w:bidi="ar-SA"/>
          <w14:ligatures w14:val="none"/>
        </w:rPr>
      </w:pPr>
      <w:commentRangeStart w:id="4"/>
      <w:r>
        <w:rPr>
          <w:rFonts w:ascii="Times New Roman" w:hAnsi="Times New Roman" w:eastAsia="Times New Roman" w:cs="Times New Roman"/>
          <w:b/>
          <w:bCs/>
          <w:color w:val="000000"/>
          <w:kern w:val="0"/>
          <w:sz w:val="24"/>
          <w:szCs w:val="24"/>
          <w:lang w:bidi="ar-SA"/>
          <w14:ligatures w14:val="none"/>
        </w:rPr>
        <w:t>CONCLUSION</w:t>
      </w:r>
      <w:commentRangeEnd w:id="4"/>
      <w:r>
        <w:commentReference w:id="4"/>
      </w:r>
    </w:p>
    <w:p w14:paraId="7912CDE4">
      <w:pPr>
        <w:spacing w:line="240" w:lineRule="auto"/>
        <w:ind w:firstLine="720"/>
        <w:jc w:val="both"/>
        <w:rPr>
          <w:rFonts w:ascii="Times New Roman" w:hAnsi="Times New Roman" w:cs="Times New Roman"/>
          <w:szCs w:val="22"/>
        </w:rPr>
      </w:pPr>
      <w:r>
        <w:rPr>
          <w:rFonts w:ascii="Times New Roman" w:hAnsi="Times New Roman" w:cs="Times New Roman"/>
          <w:szCs w:val="22"/>
        </w:rPr>
        <w:t>Based on the research findings, it can be concluded that students hold a highly positive perception of using the Quizizz application in reading classes and recognize its substantial benefits for learning English reading. Quizizz is considered flexible for supporting learning both inside and outside the classroom, offering features that help students manage their own learning. Its gamification elements, ease of use, and engaging design motivate students, reduce mental effort, improve focus and comprehension, and boost their confidence. It also encourages active participation and meaningful interaction with peers and teachers. These findings confirm that Quizizz is an effective, user-friendly, and valuable tool for enhancing students’ learning experiences and improving their English reading ability.</w:t>
      </w:r>
    </w:p>
    <w:p w14:paraId="2142B51F">
      <w:pPr>
        <w:spacing w:after="0" w:line="360" w:lineRule="auto"/>
        <w:jc w:val="both"/>
        <w:rPr>
          <w:rFonts w:ascii="Times New Roman" w:hAnsi="Times New Roman" w:eastAsia="Times New Roman" w:cs="Times New Roman"/>
          <w:color w:val="000000"/>
          <w:kern w:val="0"/>
          <w:szCs w:val="22"/>
          <w:lang w:bidi="ar-SA"/>
          <w14:ligatures w14:val="none"/>
        </w:rPr>
      </w:pPr>
    </w:p>
    <w:p w14:paraId="0E367B82">
      <w:pPr>
        <w:spacing w:after="0" w:line="360" w:lineRule="auto"/>
        <w:jc w:val="both"/>
        <w:rPr>
          <w:rFonts w:ascii="Times New Roman" w:hAnsi="Times New Roman" w:eastAsia="Times New Roman" w:cs="Times New Roman"/>
          <w:color w:val="000000"/>
          <w:kern w:val="0"/>
          <w:szCs w:val="22"/>
          <w:lang w:bidi="ar-SA"/>
          <w14:ligatures w14:val="none"/>
        </w:rPr>
      </w:pPr>
      <w:commentRangeStart w:id="5"/>
      <w:r>
        <w:rPr>
          <w:rFonts w:ascii="Times New Roman" w:hAnsi="Times New Roman" w:eastAsia="Times New Roman" w:cs="Times New Roman"/>
          <w:b/>
          <w:bCs/>
          <w:color w:val="000000"/>
          <w:kern w:val="0"/>
          <w:sz w:val="24"/>
          <w:szCs w:val="24"/>
          <w:lang w:bidi="ar-SA"/>
          <w14:ligatures w14:val="none"/>
        </w:rPr>
        <w:t>REFERENCES</w:t>
      </w:r>
      <w:commentRangeEnd w:id="5"/>
      <w:r>
        <w:commentReference w:id="5"/>
      </w:r>
    </w:p>
    <w:p w14:paraId="110BD1C4">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Ab. Rahman, R., Ahmad, S., &amp; Hashim, U. R. (2018). The effectiveness of gamification technique for higher education students' engagement in Polytechnic Muadzam Shah Pahang, Malaysia. </w:t>
      </w:r>
      <w:r>
        <w:rPr>
          <w:rFonts w:ascii="Times New Roman" w:hAnsi="Times New Roman" w:cs="Times New Roman"/>
          <w:i/>
          <w:iCs/>
          <w:szCs w:val="22"/>
        </w:rPr>
        <w:t>International Journal of Educational Technology in Higher Education, 15</w:t>
      </w:r>
      <w:r>
        <w:rPr>
          <w:rFonts w:ascii="Times New Roman" w:hAnsi="Times New Roman" w:cs="Times New Roman"/>
          <w:szCs w:val="22"/>
        </w:rPr>
        <w:t xml:space="preserve">(41). </w:t>
      </w:r>
      <w:r>
        <w:fldChar w:fldCharType="begin"/>
      </w:r>
      <w:r>
        <w:instrText xml:space="preserve"> HYPERLINK "https://doi.org/10.1186/s41239-018-0123-0" \t "_new" </w:instrText>
      </w:r>
      <w:r>
        <w:fldChar w:fldCharType="separate"/>
      </w:r>
      <w:r>
        <w:rPr>
          <w:rStyle w:val="7"/>
          <w:rFonts w:ascii="Times New Roman" w:hAnsi="Times New Roman" w:cs="Times New Roman"/>
          <w:szCs w:val="22"/>
        </w:rPr>
        <w:t>https://doi.org/10.1186/s41239-018-0123-0</w:t>
      </w:r>
      <w:r>
        <w:rPr>
          <w:rStyle w:val="7"/>
          <w:rFonts w:ascii="Times New Roman" w:hAnsi="Times New Roman" w:cs="Times New Roman"/>
          <w:szCs w:val="22"/>
        </w:rPr>
        <w:fldChar w:fldCharType="end"/>
      </w:r>
    </w:p>
    <w:p w14:paraId="0D7AF531">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Ahmadi, M. R. (2018). The use of technology in English language learning: A literature review. </w:t>
      </w:r>
      <w:r>
        <w:rPr>
          <w:rFonts w:ascii="Times New Roman" w:hAnsi="Times New Roman" w:cs="Times New Roman"/>
          <w:i/>
          <w:iCs/>
          <w:szCs w:val="22"/>
        </w:rPr>
        <w:t>International Journal of Research in English Education, 3</w:t>
      </w:r>
      <w:r>
        <w:rPr>
          <w:rFonts w:ascii="Times New Roman" w:hAnsi="Times New Roman" w:cs="Times New Roman"/>
          <w:szCs w:val="22"/>
        </w:rPr>
        <w:t xml:space="preserve">(2), 115–125. </w:t>
      </w:r>
      <w:r>
        <w:fldChar w:fldCharType="begin"/>
      </w:r>
      <w:r>
        <w:instrText xml:space="preserve"> HYPERLINK "https://doi.org/10.29252/ijree.3.2.115" </w:instrText>
      </w:r>
      <w:r>
        <w:fldChar w:fldCharType="separate"/>
      </w:r>
      <w:r>
        <w:rPr>
          <w:rStyle w:val="7"/>
          <w:rFonts w:ascii="Times New Roman" w:hAnsi="Times New Roman" w:cs="Times New Roman"/>
          <w:szCs w:val="22"/>
        </w:rPr>
        <w:t>https://doi.org/10.29252/ijree.3.2.115</w:t>
      </w:r>
      <w:r>
        <w:rPr>
          <w:rStyle w:val="7"/>
          <w:rFonts w:ascii="Times New Roman" w:hAnsi="Times New Roman" w:cs="Times New Roman"/>
          <w:szCs w:val="22"/>
        </w:rPr>
        <w:fldChar w:fldCharType="end"/>
      </w:r>
    </w:p>
    <w:p w14:paraId="48024D9C">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Ali, M., &amp; Sadiq, A. (2020). Impact of Quizizz on student engagement and learning. </w:t>
      </w:r>
      <w:r>
        <w:rPr>
          <w:rFonts w:ascii="Times New Roman" w:hAnsi="Times New Roman" w:cs="Times New Roman"/>
          <w:i/>
          <w:iCs/>
          <w:szCs w:val="22"/>
        </w:rPr>
        <w:t>Journal of Educational Technology.</w:t>
      </w:r>
    </w:p>
    <w:p w14:paraId="1B684618">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Al-Fadhli, S. (2021). The impact of Quizizz on students' motivation and academic performance in mathematics. </w:t>
      </w:r>
      <w:r>
        <w:rPr>
          <w:rFonts w:ascii="Times New Roman" w:hAnsi="Times New Roman" w:cs="Times New Roman"/>
          <w:i/>
          <w:iCs/>
          <w:szCs w:val="22"/>
        </w:rPr>
        <w:t>International Journal of Instruction, 14</w:t>
      </w:r>
      <w:r>
        <w:rPr>
          <w:rFonts w:ascii="Times New Roman" w:hAnsi="Times New Roman" w:cs="Times New Roman"/>
          <w:szCs w:val="22"/>
        </w:rPr>
        <w:t xml:space="preserve">(1), 1–16. </w:t>
      </w:r>
      <w:r>
        <w:fldChar w:fldCharType="begin"/>
      </w:r>
      <w:r>
        <w:instrText xml:space="preserve"> HYPERLINK "https://doi.org/10.29333/iji.2021.1411a" </w:instrText>
      </w:r>
      <w:r>
        <w:fldChar w:fldCharType="separate"/>
      </w:r>
      <w:r>
        <w:rPr>
          <w:rStyle w:val="7"/>
          <w:rFonts w:ascii="Times New Roman" w:hAnsi="Times New Roman" w:cs="Times New Roman"/>
          <w:szCs w:val="22"/>
        </w:rPr>
        <w:t>https://doi.org/10.29333/iji.2021.1411a</w:t>
      </w:r>
      <w:r>
        <w:rPr>
          <w:rStyle w:val="7"/>
          <w:rFonts w:ascii="Times New Roman" w:hAnsi="Times New Roman" w:cs="Times New Roman"/>
          <w:szCs w:val="22"/>
        </w:rPr>
        <w:fldChar w:fldCharType="end"/>
      </w:r>
    </w:p>
    <w:p w14:paraId="0A55DA31">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Ameen, N., Kausar, A., &amp; Kausar, F. (2020). The effect of Quizizz on students' vocabulary retention and engagement. </w:t>
      </w:r>
      <w:r>
        <w:rPr>
          <w:rFonts w:ascii="Times New Roman" w:hAnsi="Times New Roman" w:cs="Times New Roman"/>
          <w:i/>
          <w:iCs/>
          <w:szCs w:val="22"/>
        </w:rPr>
        <w:t>International Journal of Emerging Technologies in Learning, 15</w:t>
      </w:r>
      <w:r>
        <w:rPr>
          <w:rFonts w:ascii="Times New Roman" w:hAnsi="Times New Roman" w:cs="Times New Roman"/>
          <w:szCs w:val="22"/>
        </w:rPr>
        <w:t xml:space="preserve">(7), 26–39. </w:t>
      </w:r>
      <w:r>
        <w:fldChar w:fldCharType="begin"/>
      </w:r>
      <w:r>
        <w:instrText xml:space="preserve"> HYPERLINK "https://doi.org/10.3991/ijet.v15i07.13243" </w:instrText>
      </w:r>
      <w:r>
        <w:fldChar w:fldCharType="separate"/>
      </w:r>
      <w:r>
        <w:rPr>
          <w:rStyle w:val="7"/>
          <w:rFonts w:ascii="Times New Roman" w:hAnsi="Times New Roman" w:cs="Times New Roman"/>
          <w:szCs w:val="22"/>
        </w:rPr>
        <w:t>https://doi.org/10.3991/ijet.v15i07.13243</w:t>
      </w:r>
      <w:r>
        <w:rPr>
          <w:rStyle w:val="7"/>
          <w:rFonts w:ascii="Times New Roman" w:hAnsi="Times New Roman" w:cs="Times New Roman"/>
          <w:szCs w:val="22"/>
        </w:rPr>
        <w:fldChar w:fldCharType="end"/>
      </w:r>
    </w:p>
    <w:p w14:paraId="1AA04A9E">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Ary, D., Jacobs, L. C., Sorensen, C., &amp; Razavieh, A. (2010). </w:t>
      </w:r>
      <w:r>
        <w:rPr>
          <w:rFonts w:ascii="Times New Roman" w:hAnsi="Times New Roman" w:cs="Times New Roman"/>
          <w:i/>
          <w:iCs/>
          <w:szCs w:val="22"/>
        </w:rPr>
        <w:t>Introduction to Research in Education</w:t>
      </w:r>
      <w:r>
        <w:rPr>
          <w:rFonts w:ascii="Times New Roman" w:hAnsi="Times New Roman" w:cs="Times New Roman"/>
          <w:szCs w:val="22"/>
        </w:rPr>
        <w:t xml:space="preserve"> (8th ed.). Belmont, CA: Wadsworth.</w:t>
      </w:r>
    </w:p>
    <w:p w14:paraId="125B4773">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Basuki, Y., &amp; Hidayati, Y. N. (2019). Kahoot! or Quizizz: The students’ perspectives. </w:t>
      </w:r>
      <w:r>
        <w:rPr>
          <w:rFonts w:ascii="Times New Roman" w:hAnsi="Times New Roman" w:cs="Times New Roman"/>
          <w:i/>
          <w:iCs/>
          <w:szCs w:val="22"/>
        </w:rPr>
        <w:t>Journal of English Language Teaching and Learning, 2</w:t>
      </w:r>
      <w:r>
        <w:rPr>
          <w:rFonts w:ascii="Times New Roman" w:hAnsi="Times New Roman" w:cs="Times New Roman"/>
          <w:szCs w:val="22"/>
        </w:rPr>
        <w:t>(2), 56–70.</w:t>
      </w:r>
    </w:p>
    <w:p w14:paraId="52D0B528">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Berutul, E. S., &amp; Siregar, D. Y. (2024). </w:t>
      </w:r>
      <w:r>
        <w:rPr>
          <w:rFonts w:ascii="Times New Roman" w:hAnsi="Times New Roman" w:cs="Times New Roman"/>
          <w:i/>
          <w:iCs/>
          <w:szCs w:val="22"/>
        </w:rPr>
        <w:t>The Implementation of Quizizz Application as a Learning Media in Teaching English in Senior High School</w:t>
      </w:r>
      <w:r>
        <w:rPr>
          <w:rFonts w:ascii="Times New Roman" w:hAnsi="Times New Roman" w:cs="Times New Roman"/>
          <w:szCs w:val="22"/>
        </w:rPr>
        <w:t xml:space="preserve">. </w:t>
      </w:r>
      <w:r>
        <w:rPr>
          <w:rFonts w:ascii="Times New Roman" w:hAnsi="Times New Roman" w:cs="Times New Roman"/>
          <w:i/>
          <w:iCs/>
          <w:szCs w:val="22"/>
        </w:rPr>
        <w:t>Didaktika: Jurnal Kependidikan</w:t>
      </w:r>
      <w:r>
        <w:rPr>
          <w:rFonts w:ascii="Times New Roman" w:hAnsi="Times New Roman" w:cs="Times New Roman"/>
          <w:szCs w:val="22"/>
        </w:rPr>
        <w:t xml:space="preserve">, </w:t>
      </w:r>
      <w:r>
        <w:rPr>
          <w:rFonts w:ascii="Times New Roman" w:hAnsi="Times New Roman" w:cs="Times New Roman"/>
          <w:i/>
          <w:iCs/>
          <w:szCs w:val="22"/>
        </w:rPr>
        <w:t>13</w:t>
      </w:r>
      <w:r>
        <w:rPr>
          <w:rFonts w:ascii="Times New Roman" w:hAnsi="Times New Roman" w:cs="Times New Roman"/>
          <w:szCs w:val="22"/>
        </w:rPr>
        <w:t xml:space="preserve">(3), 3213–3224. </w:t>
      </w:r>
      <w:r>
        <w:fldChar w:fldCharType="begin"/>
      </w:r>
      <w:r>
        <w:instrText xml:space="preserve"> HYPERLINK "https://doi.org/10.58230/27454312.969" </w:instrText>
      </w:r>
      <w:r>
        <w:fldChar w:fldCharType="separate"/>
      </w:r>
      <w:r>
        <w:rPr>
          <w:rStyle w:val="7"/>
          <w:rFonts w:ascii="Times New Roman" w:hAnsi="Times New Roman" w:cs="Times New Roman"/>
          <w:szCs w:val="22"/>
        </w:rPr>
        <w:t>https://doi.org/10.58230/27454312.969</w:t>
      </w:r>
      <w:r>
        <w:rPr>
          <w:rStyle w:val="7"/>
          <w:rFonts w:ascii="Times New Roman" w:hAnsi="Times New Roman" w:cs="Times New Roman"/>
          <w:szCs w:val="22"/>
        </w:rPr>
        <w:fldChar w:fldCharType="end"/>
      </w:r>
    </w:p>
    <w:p w14:paraId="2BC2AA15">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Brown, H. D. (2001). </w:t>
      </w:r>
      <w:r>
        <w:rPr>
          <w:rFonts w:ascii="Times New Roman" w:hAnsi="Times New Roman" w:cs="Times New Roman"/>
          <w:i/>
          <w:iCs/>
          <w:szCs w:val="22"/>
        </w:rPr>
        <w:t>Teaching by principles: An interactive approach to language pedagogy</w:t>
      </w:r>
      <w:r>
        <w:rPr>
          <w:rFonts w:ascii="Times New Roman" w:hAnsi="Times New Roman" w:cs="Times New Roman"/>
          <w:szCs w:val="22"/>
        </w:rPr>
        <w:t xml:space="preserve"> (2nd ed.). Pearson Education.</w:t>
      </w:r>
    </w:p>
    <w:p w14:paraId="6603A658">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Chen, C. H., &amp; Chang, C. Y. (2016). The effects of gamification-based interaction with a quiz system for students' learning performance and motivation. </w:t>
      </w:r>
      <w:r>
        <w:rPr>
          <w:rFonts w:ascii="Times New Roman" w:hAnsi="Times New Roman" w:cs="Times New Roman"/>
          <w:i/>
          <w:iCs/>
          <w:szCs w:val="22"/>
        </w:rPr>
        <w:t>Computers &amp; Education, 87,</w:t>
      </w:r>
      <w:r>
        <w:rPr>
          <w:rFonts w:ascii="Times New Roman" w:hAnsi="Times New Roman" w:cs="Times New Roman"/>
          <w:szCs w:val="22"/>
        </w:rPr>
        <w:t xml:space="preserve"> 40–49.</w:t>
      </w:r>
      <w:r>
        <w:rPr>
          <w:rFonts w:ascii="Times New Roman" w:hAnsi="Times New Roman" w:cs="Times New Roman"/>
          <w:szCs w:val="22"/>
        </w:rPr>
        <w:br w:type="textWrapping"/>
      </w:r>
      <w:r>
        <w:fldChar w:fldCharType="begin"/>
      </w:r>
      <w:r>
        <w:instrText xml:space="preserve"> HYPERLINK "https://doi.org/10.1016/j.compedu.2015.12.020" </w:instrText>
      </w:r>
      <w:r>
        <w:fldChar w:fldCharType="separate"/>
      </w:r>
      <w:r>
        <w:rPr>
          <w:rStyle w:val="7"/>
          <w:rFonts w:ascii="Times New Roman" w:hAnsi="Times New Roman" w:cs="Times New Roman"/>
          <w:szCs w:val="22"/>
        </w:rPr>
        <w:t>https://doi.org/10.1016/j.compedu.2015.12.020</w:t>
      </w:r>
      <w:r>
        <w:rPr>
          <w:rStyle w:val="7"/>
          <w:rFonts w:ascii="Times New Roman" w:hAnsi="Times New Roman" w:cs="Times New Roman"/>
          <w:szCs w:val="22"/>
        </w:rPr>
        <w:fldChar w:fldCharType="end"/>
      </w:r>
    </w:p>
    <w:p w14:paraId="75934FAB">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Cohen, L., Manion, L., &amp; Morrison, K. (2007). </w:t>
      </w:r>
      <w:r>
        <w:rPr>
          <w:rFonts w:ascii="Times New Roman" w:hAnsi="Times New Roman" w:cs="Times New Roman"/>
          <w:i/>
          <w:iCs/>
          <w:szCs w:val="22"/>
        </w:rPr>
        <w:t>Research Methods in Education</w:t>
      </w:r>
      <w:r>
        <w:rPr>
          <w:rFonts w:ascii="Times New Roman" w:hAnsi="Times New Roman" w:cs="Times New Roman"/>
          <w:szCs w:val="22"/>
        </w:rPr>
        <w:t xml:space="preserve"> (6th ed.). Routledge.</w:t>
      </w:r>
    </w:p>
    <w:p w14:paraId="2F64598B">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Creswell, J. W. (2012). </w:t>
      </w:r>
      <w:r>
        <w:rPr>
          <w:rFonts w:ascii="Times New Roman" w:hAnsi="Times New Roman" w:cs="Times New Roman"/>
          <w:i/>
          <w:iCs/>
          <w:szCs w:val="22"/>
        </w:rPr>
        <w:t>Educational Research: Planning, Conducting, and Evaluating Quantitative and Qualitative Research</w:t>
      </w:r>
      <w:r>
        <w:rPr>
          <w:rFonts w:ascii="Times New Roman" w:hAnsi="Times New Roman" w:cs="Times New Roman"/>
          <w:szCs w:val="22"/>
        </w:rPr>
        <w:t xml:space="preserve"> (4th ed.). Boston, MA: Pearson.</w:t>
      </w:r>
    </w:p>
    <w:p w14:paraId="27E554B6">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Duffy, E. D. (2022). </w:t>
      </w:r>
      <w:r>
        <w:rPr>
          <w:rFonts w:ascii="Times New Roman" w:hAnsi="Times New Roman" w:cs="Times New Roman"/>
          <w:i/>
          <w:iCs/>
          <w:szCs w:val="22"/>
        </w:rPr>
        <w:t>Cognitive Development through Reading: Building Knowledge and Perspectives.</w:t>
      </w:r>
      <w:r>
        <w:rPr>
          <w:rFonts w:ascii="Times New Roman" w:hAnsi="Times New Roman" w:cs="Times New Roman"/>
          <w:szCs w:val="22"/>
        </w:rPr>
        <w:t xml:space="preserve"> New York, NY: Academic Press.</w:t>
      </w:r>
    </w:p>
    <w:p w14:paraId="23EF88D6">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Ekinci, E. (2021). Students’ perceptions of Quizizz in teaching reading comprehension. </w:t>
      </w:r>
      <w:r>
        <w:rPr>
          <w:rFonts w:ascii="Times New Roman" w:hAnsi="Times New Roman" w:cs="Times New Roman"/>
          <w:i/>
          <w:iCs/>
          <w:szCs w:val="22"/>
        </w:rPr>
        <w:t>Journal of Language and Linguistic Studies, 17</w:t>
      </w:r>
      <w:r>
        <w:rPr>
          <w:rFonts w:ascii="Times New Roman" w:hAnsi="Times New Roman" w:cs="Times New Roman"/>
          <w:szCs w:val="22"/>
        </w:rPr>
        <w:t xml:space="preserve">(3), 1753–1766. </w:t>
      </w:r>
      <w:r>
        <w:fldChar w:fldCharType="begin"/>
      </w:r>
      <w:r>
        <w:instrText xml:space="preserve"> HYPERLINK "https://doi.org/10.52462/jlls.117" </w:instrText>
      </w:r>
      <w:r>
        <w:fldChar w:fldCharType="separate"/>
      </w:r>
      <w:r>
        <w:rPr>
          <w:rStyle w:val="7"/>
          <w:rFonts w:ascii="Times New Roman" w:hAnsi="Times New Roman" w:cs="Times New Roman"/>
          <w:szCs w:val="22"/>
        </w:rPr>
        <w:t>https://doi.org/10.52462/jlls.117</w:t>
      </w:r>
      <w:r>
        <w:rPr>
          <w:rStyle w:val="7"/>
          <w:rFonts w:ascii="Times New Roman" w:hAnsi="Times New Roman" w:cs="Times New Roman"/>
          <w:szCs w:val="22"/>
        </w:rPr>
        <w:fldChar w:fldCharType="end"/>
      </w:r>
    </w:p>
    <w:p w14:paraId="26416CD2">
      <w:pPr>
        <w:spacing w:before="240"/>
        <w:ind w:left="810" w:hanging="810"/>
        <w:jc w:val="both"/>
        <w:rPr>
          <w:rFonts w:ascii="Times New Roman" w:hAnsi="Times New Roman" w:cs="Times New Roman"/>
          <w:szCs w:val="22"/>
        </w:rPr>
      </w:pPr>
      <w:r>
        <w:rPr>
          <w:rFonts w:ascii="Times New Roman" w:hAnsi="Times New Roman" w:cs="Times New Roman"/>
          <w:szCs w:val="22"/>
          <w:lang w:val="sv-SE"/>
        </w:rPr>
        <w:t xml:space="preserve">Fraenkel, J. R., &amp; Wallen, N. E. (2009). </w:t>
      </w:r>
      <w:r>
        <w:rPr>
          <w:rFonts w:ascii="Times New Roman" w:hAnsi="Times New Roman" w:cs="Times New Roman"/>
          <w:i/>
          <w:iCs/>
          <w:szCs w:val="22"/>
        </w:rPr>
        <w:t>How to design and evaluate research in education</w:t>
      </w:r>
      <w:r>
        <w:rPr>
          <w:rFonts w:ascii="Times New Roman" w:hAnsi="Times New Roman" w:cs="Times New Roman"/>
          <w:szCs w:val="22"/>
        </w:rPr>
        <w:t xml:space="preserve"> (7th ed.). McGraw-Hill.</w:t>
      </w:r>
    </w:p>
    <w:p w14:paraId="36F86DFC">
      <w:pPr>
        <w:spacing w:before="240"/>
        <w:ind w:left="810" w:hanging="810"/>
        <w:jc w:val="both"/>
        <w:rPr>
          <w:rFonts w:ascii="Times New Roman" w:hAnsi="Times New Roman" w:cs="Times New Roman"/>
          <w:szCs w:val="22"/>
        </w:rPr>
      </w:pPr>
      <w:r>
        <w:rPr>
          <w:rFonts w:ascii="Times New Roman" w:hAnsi="Times New Roman" w:cs="Times New Roman"/>
          <w:szCs w:val="22"/>
        </w:rPr>
        <w:t>Freeman, S., Eddy, S. L., McDonough, M., Smith, M. K., Okoroafor, N., Jordt, H., &amp; Wenderoth, M. P. (2014). Active learning increases student performance in science, engineering, and mathematics</w:t>
      </w:r>
      <w:r>
        <w:rPr>
          <w:rFonts w:ascii="Times New Roman" w:hAnsi="Times New Roman" w:cs="Times New Roman"/>
          <w:i/>
          <w:iCs/>
          <w:szCs w:val="22"/>
        </w:rPr>
        <w:t>. CBE—Life Sciences Education</w:t>
      </w:r>
      <w:r>
        <w:rPr>
          <w:rFonts w:ascii="Times New Roman" w:hAnsi="Times New Roman" w:cs="Times New Roman"/>
          <w:szCs w:val="22"/>
        </w:rPr>
        <w:t xml:space="preserve">, </w:t>
      </w:r>
      <w:r>
        <w:rPr>
          <w:rFonts w:ascii="Times New Roman" w:hAnsi="Times New Roman" w:cs="Times New Roman"/>
          <w:i/>
          <w:iCs/>
          <w:szCs w:val="22"/>
        </w:rPr>
        <w:t>13</w:t>
      </w:r>
      <w:r>
        <w:rPr>
          <w:rFonts w:ascii="Times New Roman" w:hAnsi="Times New Roman" w:cs="Times New Roman"/>
          <w:szCs w:val="22"/>
        </w:rPr>
        <w:t xml:space="preserve">(4), 561–567. </w:t>
      </w:r>
      <w:r>
        <w:fldChar w:fldCharType="begin"/>
      </w:r>
      <w:r>
        <w:instrText xml:space="preserve"> HYPERLINK "https://doi.org/10.1187/cbe.15-12-0255" </w:instrText>
      </w:r>
      <w:r>
        <w:fldChar w:fldCharType="separate"/>
      </w:r>
      <w:r>
        <w:rPr>
          <w:rStyle w:val="7"/>
          <w:rFonts w:ascii="Times New Roman" w:hAnsi="Times New Roman" w:cs="Times New Roman"/>
          <w:szCs w:val="22"/>
        </w:rPr>
        <w:t>https://doi.org/10.1187/cbe.15-12-0255</w:t>
      </w:r>
      <w:r>
        <w:rPr>
          <w:rStyle w:val="7"/>
          <w:rFonts w:ascii="Times New Roman" w:hAnsi="Times New Roman" w:cs="Times New Roman"/>
          <w:szCs w:val="22"/>
        </w:rPr>
        <w:fldChar w:fldCharType="end"/>
      </w:r>
    </w:p>
    <w:p w14:paraId="638A0EB0">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Gibson, J. J. (2014). </w:t>
      </w:r>
      <w:r>
        <w:rPr>
          <w:rFonts w:ascii="Times New Roman" w:hAnsi="Times New Roman" w:cs="Times New Roman"/>
          <w:i/>
          <w:iCs/>
          <w:szCs w:val="22"/>
        </w:rPr>
        <w:t>The Ecological Approach to Visual Perception.</w:t>
      </w:r>
      <w:r>
        <w:rPr>
          <w:rFonts w:ascii="Times New Roman" w:hAnsi="Times New Roman" w:cs="Times New Roman"/>
          <w:szCs w:val="22"/>
        </w:rPr>
        <w:t xml:space="preserve"> Psychology Press.</w:t>
      </w:r>
    </w:p>
    <w:p w14:paraId="42626342">
      <w:pPr>
        <w:spacing w:before="240"/>
        <w:ind w:left="810" w:hanging="810"/>
        <w:jc w:val="both"/>
        <w:rPr>
          <w:rFonts w:ascii="Times New Roman" w:hAnsi="Times New Roman" w:cs="Times New Roman"/>
          <w:szCs w:val="22"/>
        </w:rPr>
      </w:pPr>
      <w:r>
        <w:rPr>
          <w:rFonts w:ascii="Times New Roman" w:hAnsi="Times New Roman" w:cs="Times New Roman"/>
          <w:szCs w:val="22"/>
        </w:rPr>
        <w:t>Grabe, W., &amp; Stoller, F. L. (2011). Teaching and researching reading (2nd ed.). Routledge.</w:t>
      </w:r>
    </w:p>
    <w:p w14:paraId="5386B557">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Grabe, W., &amp; Stoller, F. L. (2019). </w:t>
      </w:r>
      <w:r>
        <w:rPr>
          <w:rFonts w:ascii="Times New Roman" w:hAnsi="Times New Roman" w:cs="Times New Roman"/>
          <w:i/>
          <w:iCs/>
          <w:szCs w:val="22"/>
        </w:rPr>
        <w:t>Teaching and Researching Reading</w:t>
      </w:r>
      <w:r>
        <w:rPr>
          <w:rFonts w:ascii="Times New Roman" w:hAnsi="Times New Roman" w:cs="Times New Roman"/>
          <w:szCs w:val="22"/>
        </w:rPr>
        <w:t xml:space="preserve"> (3rd ed.). Routledge.</w:t>
      </w:r>
    </w:p>
    <w:p w14:paraId="71E7A6B1">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Halimah, N., &amp; Zulheddi, H. (2023). The impact of Quizizz on students’ motivation and learning engagement. </w:t>
      </w:r>
      <w:r>
        <w:rPr>
          <w:rFonts w:ascii="Times New Roman" w:hAnsi="Times New Roman" w:cs="Times New Roman"/>
          <w:i/>
          <w:iCs/>
          <w:szCs w:val="22"/>
        </w:rPr>
        <w:t>Indonesian Journal of Education and Technology, 5</w:t>
      </w:r>
      <w:r>
        <w:rPr>
          <w:rFonts w:ascii="Times New Roman" w:hAnsi="Times New Roman" w:cs="Times New Roman"/>
          <w:szCs w:val="22"/>
        </w:rPr>
        <w:t>(1), 45–58.</w:t>
      </w:r>
    </w:p>
    <w:p w14:paraId="5EF2B734">
      <w:pPr>
        <w:spacing w:before="240"/>
        <w:ind w:left="810" w:hanging="810"/>
        <w:jc w:val="both"/>
        <w:rPr>
          <w:szCs w:val="22"/>
        </w:rPr>
      </w:pPr>
      <w:r>
        <w:rPr>
          <w:rFonts w:ascii="Times New Roman" w:hAnsi="Times New Roman" w:cs="Times New Roman"/>
          <w:szCs w:val="22"/>
        </w:rPr>
        <w:t xml:space="preserve">Hamari, J., Koivisto, J., &amp; Sarsa, H. (2016). Does gamification work? A literature review of empirical studies on gamification. </w:t>
      </w:r>
      <w:r>
        <w:rPr>
          <w:rFonts w:ascii="Times New Roman" w:hAnsi="Times New Roman" w:cs="Times New Roman"/>
          <w:i/>
          <w:iCs/>
          <w:szCs w:val="22"/>
        </w:rPr>
        <w:t>2014 47th Hawaii International Conference on System Sciences,</w:t>
      </w:r>
      <w:r>
        <w:rPr>
          <w:rFonts w:ascii="Times New Roman" w:hAnsi="Times New Roman" w:cs="Times New Roman"/>
          <w:szCs w:val="22"/>
        </w:rPr>
        <w:t xml:space="preserve"> 3025–3034.</w:t>
      </w:r>
      <w:r>
        <w:rPr>
          <w:rFonts w:ascii="Times New Roman" w:hAnsi="Times New Roman" w:cs="Times New Roman"/>
          <w:szCs w:val="22"/>
        </w:rPr>
        <w:br w:type="textWrapping"/>
      </w:r>
      <w:r>
        <w:fldChar w:fldCharType="begin"/>
      </w:r>
      <w:r>
        <w:instrText xml:space="preserve"> HYPERLINK "https://doi.org/10.1109/HICSS.2014.377" </w:instrText>
      </w:r>
      <w:r>
        <w:fldChar w:fldCharType="separate"/>
      </w:r>
      <w:r>
        <w:rPr>
          <w:rStyle w:val="7"/>
          <w:rFonts w:ascii="Times New Roman" w:hAnsi="Times New Roman" w:cs="Times New Roman"/>
          <w:szCs w:val="22"/>
        </w:rPr>
        <w:t>https://doi.org/10.1109/HICSS.2014.377</w:t>
      </w:r>
      <w:r>
        <w:rPr>
          <w:rStyle w:val="7"/>
          <w:rFonts w:ascii="Times New Roman" w:hAnsi="Times New Roman" w:cs="Times New Roman"/>
          <w:szCs w:val="22"/>
        </w:rPr>
        <w:fldChar w:fldCharType="end"/>
      </w:r>
    </w:p>
    <w:p w14:paraId="0FB4AAD7">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Hastiana, Y. (2023). Teachers’ and students’ perceptions of Quizizz in secondary education: A case study in Muara Enim Regency. </w:t>
      </w:r>
      <w:r>
        <w:rPr>
          <w:rFonts w:ascii="Times New Roman" w:hAnsi="Times New Roman" w:cs="Times New Roman"/>
          <w:i/>
          <w:iCs/>
          <w:szCs w:val="22"/>
        </w:rPr>
        <w:t>Journal of Educational Technology and Evaluation, 9</w:t>
      </w:r>
      <w:r>
        <w:rPr>
          <w:rFonts w:ascii="Times New Roman" w:hAnsi="Times New Roman" w:cs="Times New Roman"/>
          <w:szCs w:val="22"/>
        </w:rPr>
        <w:t>(3), 67–85.</w:t>
      </w:r>
    </w:p>
    <w:p w14:paraId="210AC1BD">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Huang, R., Spector, J. M., &amp; Yang, J. (Eds.). (2019). </w:t>
      </w:r>
      <w:r>
        <w:rPr>
          <w:rFonts w:ascii="Times New Roman" w:hAnsi="Times New Roman" w:cs="Times New Roman"/>
          <w:i/>
          <w:iCs/>
          <w:szCs w:val="22"/>
        </w:rPr>
        <w:t>Educational Technology: A Primary for the 21st Century</w:t>
      </w:r>
      <w:r>
        <w:rPr>
          <w:rFonts w:ascii="Times New Roman" w:hAnsi="Times New Roman" w:cs="Times New Roman"/>
          <w:szCs w:val="22"/>
        </w:rPr>
        <w:t>. Springer.</w:t>
      </w:r>
    </w:p>
    <w:p w14:paraId="520546AD">
      <w:pPr>
        <w:spacing w:before="240"/>
        <w:ind w:left="810" w:hanging="810"/>
        <w:jc w:val="both"/>
        <w:rPr>
          <w:rFonts w:ascii="Times New Roman" w:hAnsi="Times New Roman" w:cs="Times New Roman"/>
          <w:szCs w:val="22"/>
          <w:lang w:val="it-IT"/>
        </w:rPr>
      </w:pPr>
      <w:r>
        <w:rPr>
          <w:rFonts w:ascii="Times New Roman" w:hAnsi="Times New Roman" w:cs="Times New Roman"/>
          <w:szCs w:val="22"/>
        </w:rPr>
        <w:t xml:space="preserve">Kapp, K. M. (2012). </w:t>
      </w:r>
      <w:r>
        <w:rPr>
          <w:rFonts w:ascii="Times New Roman" w:hAnsi="Times New Roman" w:cs="Times New Roman"/>
          <w:i/>
          <w:iCs/>
          <w:szCs w:val="22"/>
        </w:rPr>
        <w:t>The gamification of learning and instruction: Game-based methods and strategies for training and education</w:t>
      </w:r>
      <w:r>
        <w:rPr>
          <w:rFonts w:ascii="Times New Roman" w:hAnsi="Times New Roman" w:cs="Times New Roman"/>
          <w:szCs w:val="22"/>
        </w:rPr>
        <w:t xml:space="preserve">. </w:t>
      </w:r>
      <w:r>
        <w:rPr>
          <w:rFonts w:ascii="Times New Roman" w:hAnsi="Times New Roman" w:cs="Times New Roman"/>
          <w:szCs w:val="22"/>
          <w:lang w:val="it-IT"/>
        </w:rPr>
        <w:t>Pfeiffer.</w:t>
      </w:r>
    </w:p>
    <w:p w14:paraId="2F7541A7">
      <w:pPr>
        <w:spacing w:before="240"/>
        <w:ind w:left="810" w:hanging="810"/>
        <w:jc w:val="both"/>
        <w:rPr>
          <w:rFonts w:ascii="Times New Roman" w:hAnsi="Times New Roman" w:cs="Times New Roman"/>
          <w:szCs w:val="22"/>
        </w:rPr>
      </w:pPr>
      <w:r>
        <w:rPr>
          <w:rFonts w:ascii="Times New Roman" w:hAnsi="Times New Roman" w:cs="Times New Roman"/>
          <w:szCs w:val="22"/>
          <w:lang w:val="it-IT"/>
        </w:rPr>
        <w:t xml:space="preserve">Karmila, D., Wulandari, L., Monica, C., Zulhimar, Z., &amp; Novia, A. (2023). Efektivitas penggunaan Quizizz sebagai media penilaian siswa pada mata pelajaran TIK. </w:t>
      </w:r>
      <w:r>
        <w:rPr>
          <w:rFonts w:ascii="Times New Roman" w:hAnsi="Times New Roman" w:cs="Times New Roman"/>
          <w:i/>
          <w:iCs/>
          <w:szCs w:val="22"/>
        </w:rPr>
        <w:t>Journal on Education, 5</w:t>
      </w:r>
      <w:r>
        <w:rPr>
          <w:rFonts w:ascii="Times New Roman" w:hAnsi="Times New Roman" w:cs="Times New Roman"/>
          <w:szCs w:val="22"/>
        </w:rPr>
        <w:t xml:space="preserve">(4), 14636–14643. </w:t>
      </w:r>
      <w:r>
        <w:fldChar w:fldCharType="begin"/>
      </w:r>
      <w:r>
        <w:instrText xml:space="preserve"> HYPERLINK "https://doi.org/10.31004/joe.v5i4.2521" \t "_new" </w:instrText>
      </w:r>
      <w:r>
        <w:fldChar w:fldCharType="separate"/>
      </w:r>
      <w:r>
        <w:rPr>
          <w:rStyle w:val="7"/>
          <w:rFonts w:ascii="Times New Roman" w:hAnsi="Times New Roman" w:cs="Times New Roman"/>
          <w:szCs w:val="22"/>
        </w:rPr>
        <w:t>https://doi.org/10.31004/joe.v5i4.2521</w:t>
      </w:r>
      <w:r>
        <w:rPr>
          <w:rStyle w:val="7"/>
          <w:rFonts w:ascii="Times New Roman" w:hAnsi="Times New Roman" w:cs="Times New Roman"/>
          <w:szCs w:val="22"/>
        </w:rPr>
        <w:fldChar w:fldCharType="end"/>
      </w:r>
    </w:p>
    <w:p w14:paraId="65A66A25">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Khamis, M. A., &amp; Alsharif, M. H. (2021). The impact of using Quizizz on students’ motivation and learning outcomes in higher education. </w:t>
      </w:r>
      <w:r>
        <w:rPr>
          <w:rFonts w:ascii="Times New Roman" w:hAnsi="Times New Roman" w:cs="Times New Roman"/>
          <w:i/>
          <w:iCs/>
          <w:szCs w:val="22"/>
        </w:rPr>
        <w:t>Education and Information Technologies, 26</w:t>
      </w:r>
      <w:r>
        <w:rPr>
          <w:rFonts w:ascii="Times New Roman" w:hAnsi="Times New Roman" w:cs="Times New Roman"/>
          <w:szCs w:val="22"/>
        </w:rPr>
        <w:t xml:space="preserve">(3), 3051–3065. </w:t>
      </w:r>
      <w:r>
        <w:fldChar w:fldCharType="begin"/>
      </w:r>
      <w:r>
        <w:instrText xml:space="preserve"> HYPERLINK "https://doi.org/10.1007/s10639-020-10457-5" \t "_new" </w:instrText>
      </w:r>
      <w:r>
        <w:fldChar w:fldCharType="separate"/>
      </w:r>
      <w:r>
        <w:rPr>
          <w:rStyle w:val="7"/>
          <w:rFonts w:ascii="Times New Roman" w:hAnsi="Times New Roman" w:cs="Times New Roman"/>
          <w:szCs w:val="22"/>
        </w:rPr>
        <w:t>https://doi.org/10.1007/s10639-020-10457-5</w:t>
      </w:r>
      <w:r>
        <w:rPr>
          <w:rStyle w:val="7"/>
          <w:rFonts w:ascii="Times New Roman" w:hAnsi="Times New Roman" w:cs="Times New Roman"/>
          <w:szCs w:val="22"/>
        </w:rPr>
        <w:fldChar w:fldCharType="end"/>
      </w:r>
    </w:p>
    <w:p w14:paraId="3C42F61E">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Kintsch, W. (2018). The role of knowledge in discourse comprehension: A construction-integration model. </w:t>
      </w:r>
      <w:r>
        <w:rPr>
          <w:rFonts w:ascii="Times New Roman" w:hAnsi="Times New Roman" w:cs="Times New Roman"/>
          <w:i/>
          <w:iCs/>
          <w:szCs w:val="22"/>
        </w:rPr>
        <w:t>Discourse Processes, 55</w:t>
      </w:r>
      <w:r>
        <w:rPr>
          <w:rFonts w:ascii="Times New Roman" w:hAnsi="Times New Roman" w:cs="Times New Roman"/>
          <w:szCs w:val="22"/>
        </w:rPr>
        <w:t xml:space="preserve">(3), 193–207. </w:t>
      </w:r>
      <w:r>
        <w:fldChar w:fldCharType="begin"/>
      </w:r>
      <w:r>
        <w:instrText xml:space="preserve"> HYPERLINK "https://doi.org/10.1080/0163853X.2017.1410790" \t "_new" </w:instrText>
      </w:r>
      <w:r>
        <w:fldChar w:fldCharType="separate"/>
      </w:r>
      <w:r>
        <w:rPr>
          <w:rStyle w:val="7"/>
          <w:rFonts w:ascii="Times New Roman" w:hAnsi="Times New Roman" w:cs="Times New Roman"/>
          <w:szCs w:val="22"/>
        </w:rPr>
        <w:t>https://doi.org/10.1080/0163853X.2017.1410790</w:t>
      </w:r>
      <w:r>
        <w:rPr>
          <w:rStyle w:val="7"/>
          <w:rFonts w:ascii="Times New Roman" w:hAnsi="Times New Roman" w:cs="Times New Roman"/>
          <w:szCs w:val="22"/>
        </w:rPr>
        <w:fldChar w:fldCharType="end"/>
      </w:r>
    </w:p>
    <w:p w14:paraId="6FE8AD38">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Kim, B. (2015). Designing gamification in the right way. </w:t>
      </w:r>
      <w:r>
        <w:rPr>
          <w:rFonts w:ascii="Times New Roman" w:hAnsi="Times New Roman" w:cs="Times New Roman"/>
          <w:i/>
          <w:iCs/>
          <w:szCs w:val="22"/>
        </w:rPr>
        <w:t>International Journal of Educational Technology in Higher Education, 51</w:t>
      </w:r>
      <w:r>
        <w:rPr>
          <w:rFonts w:ascii="Times New Roman" w:hAnsi="Times New Roman" w:cs="Times New Roman"/>
          <w:szCs w:val="22"/>
        </w:rPr>
        <w:t>(2), 29-35.</w:t>
      </w:r>
    </w:p>
    <w:p w14:paraId="4C4A32C2">
      <w:pPr>
        <w:spacing w:before="240"/>
        <w:ind w:left="810" w:hanging="810"/>
        <w:jc w:val="both"/>
        <w:rPr>
          <w:rFonts w:ascii="Times New Roman" w:hAnsi="Times New Roman" w:cs="Times New Roman"/>
          <w:szCs w:val="22"/>
        </w:rPr>
      </w:pPr>
      <w:r>
        <w:rPr>
          <w:rFonts w:ascii="Times New Roman" w:hAnsi="Times New Roman" w:cs="Times New Roman"/>
          <w:szCs w:val="22"/>
          <w:lang w:val="sv-SE"/>
        </w:rPr>
        <w:t xml:space="preserve">Landers, R. N., &amp; Landers, A. K. (2014). </w:t>
      </w:r>
      <w:r>
        <w:rPr>
          <w:rFonts w:ascii="Times New Roman" w:hAnsi="Times New Roman" w:cs="Times New Roman"/>
          <w:szCs w:val="22"/>
        </w:rPr>
        <w:t xml:space="preserve">An integrative model of gamification in education. </w:t>
      </w:r>
      <w:r>
        <w:rPr>
          <w:rFonts w:ascii="Times New Roman" w:hAnsi="Times New Roman" w:cs="Times New Roman"/>
          <w:i/>
          <w:iCs/>
          <w:szCs w:val="22"/>
        </w:rPr>
        <w:t>Simulation &amp; Gaming, 45</w:t>
      </w:r>
      <w:r>
        <w:rPr>
          <w:rFonts w:ascii="Times New Roman" w:hAnsi="Times New Roman" w:cs="Times New Roman"/>
          <w:szCs w:val="22"/>
        </w:rPr>
        <w:t>(6), 752–769.</w:t>
      </w:r>
    </w:p>
    <w:p w14:paraId="558A083A">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Likert, R. (1932). </w:t>
      </w:r>
      <w:r>
        <w:rPr>
          <w:rFonts w:ascii="Times New Roman" w:hAnsi="Times New Roman" w:cs="Times New Roman"/>
          <w:i/>
          <w:iCs/>
          <w:szCs w:val="22"/>
        </w:rPr>
        <w:t>A Technique for the Measurement of Attitudes.</w:t>
      </w:r>
      <w:r>
        <w:rPr>
          <w:rFonts w:ascii="Times New Roman" w:hAnsi="Times New Roman" w:cs="Times New Roman"/>
          <w:szCs w:val="22"/>
        </w:rPr>
        <w:t xml:space="preserve"> Archives of Psychology, 140, 1–55.</w:t>
      </w:r>
    </w:p>
    <w:p w14:paraId="2B6A8B6A">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Lyon, G. R. (2014). Why some children have difficulties learning to read. </w:t>
      </w:r>
      <w:r>
        <w:rPr>
          <w:rFonts w:ascii="Times New Roman" w:hAnsi="Times New Roman" w:cs="Times New Roman"/>
          <w:i/>
          <w:iCs/>
          <w:szCs w:val="22"/>
        </w:rPr>
        <w:t>Reading Rockets</w:t>
      </w:r>
      <w:r>
        <w:rPr>
          <w:rFonts w:ascii="Times New Roman" w:hAnsi="Times New Roman" w:cs="Times New Roman"/>
          <w:szCs w:val="22"/>
        </w:rPr>
        <w:t xml:space="preserve">. Retrieved from </w:t>
      </w:r>
      <w:r>
        <w:fldChar w:fldCharType="begin"/>
      </w:r>
      <w:r>
        <w:instrText xml:space="preserve"> HYPERLINK "https://www.readingrockets.org" \t "_new" </w:instrText>
      </w:r>
      <w:r>
        <w:fldChar w:fldCharType="separate"/>
      </w:r>
      <w:r>
        <w:rPr>
          <w:rStyle w:val="7"/>
          <w:rFonts w:ascii="Times New Roman" w:hAnsi="Times New Roman" w:cs="Times New Roman"/>
          <w:szCs w:val="22"/>
        </w:rPr>
        <w:t>https://www.readingrockets.org</w:t>
      </w:r>
      <w:r>
        <w:rPr>
          <w:rStyle w:val="7"/>
          <w:rFonts w:ascii="Times New Roman" w:hAnsi="Times New Roman" w:cs="Times New Roman"/>
          <w:szCs w:val="22"/>
        </w:rPr>
        <w:fldChar w:fldCharType="end"/>
      </w:r>
    </w:p>
    <w:p w14:paraId="078AF796">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Ministry of Education and Culture. (2017). </w:t>
      </w:r>
      <w:r>
        <w:rPr>
          <w:rFonts w:ascii="Times New Roman" w:hAnsi="Times New Roman" w:cs="Times New Roman"/>
          <w:i/>
          <w:iCs/>
          <w:szCs w:val="22"/>
        </w:rPr>
        <w:t>Educational Policy Framework for the 21st Century</w:t>
      </w:r>
      <w:r>
        <w:rPr>
          <w:rFonts w:ascii="Times New Roman" w:hAnsi="Times New Roman" w:cs="Times New Roman"/>
          <w:szCs w:val="22"/>
        </w:rPr>
        <w:t>.</w:t>
      </w:r>
    </w:p>
    <w:p w14:paraId="7D240381">
      <w:pPr>
        <w:spacing w:before="240"/>
        <w:ind w:left="810" w:hanging="810"/>
        <w:jc w:val="both"/>
        <w:rPr>
          <w:rFonts w:ascii="Times New Roman" w:hAnsi="Times New Roman" w:cs="Times New Roman"/>
          <w:szCs w:val="22"/>
          <w:u w:val="single"/>
        </w:rPr>
      </w:pPr>
      <w:r>
        <w:rPr>
          <w:rFonts w:ascii="Times New Roman" w:hAnsi="Times New Roman" w:cs="Times New Roman"/>
          <w:szCs w:val="22"/>
          <w:lang w:val="sv-SE"/>
        </w:rPr>
        <w:t>Mishra, P., &amp; Koehler, M. J</w:t>
      </w:r>
      <w:r>
        <w:rPr>
          <w:rFonts w:ascii="Times New Roman" w:hAnsi="Times New Roman" w:cs="Times New Roman"/>
          <w:b/>
          <w:bCs/>
          <w:szCs w:val="22"/>
          <w:lang w:val="sv-SE"/>
        </w:rPr>
        <w:t>.</w:t>
      </w:r>
      <w:r>
        <w:rPr>
          <w:rFonts w:ascii="Times New Roman" w:hAnsi="Times New Roman" w:cs="Times New Roman"/>
          <w:szCs w:val="22"/>
          <w:lang w:val="sv-SE"/>
        </w:rPr>
        <w:t xml:space="preserve"> (2006). </w:t>
      </w:r>
      <w:r>
        <w:rPr>
          <w:rFonts w:ascii="Times New Roman" w:hAnsi="Times New Roman" w:cs="Times New Roman"/>
          <w:szCs w:val="22"/>
        </w:rPr>
        <w:t xml:space="preserve">Technological pedagogical content knowledge: A framework for teacher knowledge. </w:t>
      </w:r>
      <w:r>
        <w:rPr>
          <w:rFonts w:ascii="Times New Roman" w:hAnsi="Times New Roman" w:cs="Times New Roman"/>
          <w:i/>
          <w:iCs/>
          <w:szCs w:val="22"/>
        </w:rPr>
        <w:t>Teachers College Record, 108</w:t>
      </w:r>
      <w:r>
        <w:rPr>
          <w:rFonts w:ascii="Times New Roman" w:hAnsi="Times New Roman" w:cs="Times New Roman"/>
          <w:szCs w:val="22"/>
        </w:rPr>
        <w:t xml:space="preserve">(6), 1017–1054. </w:t>
      </w:r>
      <w:r>
        <w:rPr>
          <w:rFonts w:ascii="Times New Roman" w:hAnsi="Times New Roman" w:cs="Times New Roman"/>
          <w:szCs w:val="22"/>
          <w:u w:val="single"/>
        </w:rPr>
        <w:t>https://doi.org/10.1111/j.1467-9620.2006.00684.x</w:t>
      </w:r>
    </w:p>
    <w:p w14:paraId="69A7635F">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Nugroho, A. C., &amp; Cahyono, B. Y. (2020). Using Quizizz to enhance students’ learning experience. </w:t>
      </w:r>
      <w:r>
        <w:rPr>
          <w:rFonts w:ascii="Times New Roman" w:hAnsi="Times New Roman" w:cs="Times New Roman"/>
          <w:i/>
          <w:iCs/>
          <w:szCs w:val="22"/>
        </w:rPr>
        <w:t>TEFLIN Journal, 31</w:t>
      </w:r>
      <w:r>
        <w:rPr>
          <w:rFonts w:ascii="Times New Roman" w:hAnsi="Times New Roman" w:cs="Times New Roman"/>
          <w:szCs w:val="22"/>
        </w:rPr>
        <w:t>(1), 77–94.</w:t>
      </w:r>
    </w:p>
    <w:p w14:paraId="559C28EC">
      <w:pPr>
        <w:spacing w:before="240"/>
        <w:ind w:left="810" w:hanging="810"/>
        <w:jc w:val="both"/>
        <w:rPr>
          <w:szCs w:val="22"/>
        </w:rPr>
      </w:pPr>
      <w:r>
        <w:rPr>
          <w:rFonts w:ascii="Times New Roman" w:hAnsi="Times New Roman" w:cs="Times New Roman"/>
          <w:szCs w:val="22"/>
        </w:rPr>
        <w:t xml:space="preserve">OECD. (2019). </w:t>
      </w:r>
      <w:r>
        <w:rPr>
          <w:rFonts w:ascii="Times New Roman" w:hAnsi="Times New Roman" w:cs="Times New Roman"/>
          <w:i/>
          <w:iCs/>
          <w:szCs w:val="22"/>
        </w:rPr>
        <w:t>PISA 2018 results (Volume I): What Students Know and Can Do.</w:t>
      </w:r>
      <w:r>
        <w:rPr>
          <w:rFonts w:ascii="Times New Roman" w:hAnsi="Times New Roman" w:cs="Times New Roman"/>
          <w:szCs w:val="22"/>
        </w:rPr>
        <w:t xml:space="preserve"> Retrieved from </w:t>
      </w:r>
      <w:r>
        <w:fldChar w:fldCharType="begin"/>
      </w:r>
      <w:r>
        <w:instrText xml:space="preserve"> HYPERLINK "https://www.oecd.org" \t "_new" </w:instrText>
      </w:r>
      <w:r>
        <w:fldChar w:fldCharType="separate"/>
      </w:r>
      <w:r>
        <w:rPr>
          <w:rStyle w:val="7"/>
          <w:rFonts w:ascii="Times New Roman" w:hAnsi="Times New Roman" w:cs="Times New Roman"/>
          <w:szCs w:val="22"/>
        </w:rPr>
        <w:t>https://www.oecd.org</w:t>
      </w:r>
      <w:r>
        <w:rPr>
          <w:rStyle w:val="7"/>
          <w:rFonts w:ascii="Times New Roman" w:hAnsi="Times New Roman" w:cs="Times New Roman"/>
          <w:szCs w:val="22"/>
        </w:rPr>
        <w:fldChar w:fldCharType="end"/>
      </w:r>
    </w:p>
    <w:p w14:paraId="62DAD7C6">
      <w:pPr>
        <w:spacing w:before="240"/>
        <w:ind w:left="810" w:hanging="810"/>
        <w:jc w:val="both"/>
        <w:rPr>
          <w:rFonts w:ascii="Times New Roman" w:hAnsi="Times New Roman" w:cs="Times New Roman"/>
          <w:szCs w:val="22"/>
          <w:u w:val="single"/>
        </w:rPr>
      </w:pPr>
      <w:r>
        <w:rPr>
          <w:rFonts w:ascii="Times New Roman" w:hAnsi="Times New Roman" w:cs="Times New Roman"/>
          <w:szCs w:val="22"/>
        </w:rPr>
        <w:t xml:space="preserve">OECD (2023), </w:t>
      </w:r>
      <w:r>
        <w:rPr>
          <w:rFonts w:ascii="Times New Roman" w:hAnsi="Times New Roman" w:cs="Times New Roman"/>
          <w:i/>
          <w:iCs/>
          <w:szCs w:val="22"/>
        </w:rPr>
        <w:t>PISA 2022 Results (Volume I): The State of Learning and Equity in Education</w:t>
      </w:r>
      <w:r>
        <w:rPr>
          <w:rFonts w:ascii="Times New Roman" w:hAnsi="Times New Roman" w:cs="Times New Roman"/>
          <w:szCs w:val="22"/>
        </w:rPr>
        <w:t xml:space="preserve">, PISA, OECD Publishing, Paris, </w:t>
      </w:r>
      <w:r>
        <w:rPr>
          <w:rFonts w:ascii="Times New Roman" w:hAnsi="Times New Roman" w:cs="Times New Roman"/>
          <w:szCs w:val="22"/>
          <w:u w:val="single"/>
        </w:rPr>
        <w:t>https://doi.org/10.1787/53f23881-en</w:t>
      </w:r>
    </w:p>
    <w:p w14:paraId="0094B24E">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Pagés, C., Casadesús, M., &amp; Noguera, M. (2014). Gamification: Motivating students in the classroom through game-like learning. </w:t>
      </w:r>
      <w:r>
        <w:rPr>
          <w:rFonts w:ascii="Times New Roman" w:hAnsi="Times New Roman" w:cs="Times New Roman"/>
          <w:i/>
          <w:iCs/>
          <w:szCs w:val="22"/>
        </w:rPr>
        <w:t xml:space="preserve">International Journal of Educational Technology, 18 </w:t>
      </w:r>
      <w:r>
        <w:rPr>
          <w:rFonts w:ascii="Times New Roman" w:hAnsi="Times New Roman" w:cs="Times New Roman"/>
          <w:szCs w:val="22"/>
        </w:rPr>
        <w:t>(3), 75–88.</w:t>
      </w:r>
    </w:p>
    <w:p w14:paraId="638918F9">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Pappas, C. (2023, May 3). </w:t>
      </w:r>
      <w:r>
        <w:rPr>
          <w:rFonts w:ascii="Times New Roman" w:hAnsi="Times New Roman" w:cs="Times New Roman"/>
          <w:i/>
          <w:iCs/>
          <w:szCs w:val="22"/>
        </w:rPr>
        <w:t>TPACK: Using the Technological Pedagogical Content Knowledge Framework in Classrooms</w:t>
      </w:r>
      <w:r>
        <w:rPr>
          <w:rFonts w:ascii="Times New Roman" w:hAnsi="Times New Roman" w:cs="Times New Roman"/>
          <w:szCs w:val="22"/>
        </w:rPr>
        <w:t>. eLearning Industry.</w:t>
      </w:r>
    </w:p>
    <w:p w14:paraId="1D9002F8">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Pazzaglia, F., Stafford, R. E., &amp; Roddenberry, C. T. (2016). </w:t>
      </w:r>
      <w:r>
        <w:rPr>
          <w:rFonts w:ascii="Times New Roman" w:hAnsi="Times New Roman" w:cs="Times New Roman"/>
          <w:i/>
          <w:iCs/>
          <w:szCs w:val="22"/>
        </w:rPr>
        <w:t>Basic Mathematics for College Students with Early Integers</w:t>
      </w:r>
      <w:r>
        <w:rPr>
          <w:rFonts w:ascii="Times New Roman" w:hAnsi="Times New Roman" w:cs="Times New Roman"/>
          <w:szCs w:val="22"/>
        </w:rPr>
        <w:t xml:space="preserve"> (5th ed.). Cengage Learning.</w:t>
      </w:r>
    </w:p>
    <w:p w14:paraId="6A377B16">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Putra, D. R., &amp; Sari, Y. P. (2020). Students’ perception of using Quizizz in reading comprehension learning. </w:t>
      </w:r>
      <w:r>
        <w:rPr>
          <w:rFonts w:ascii="Times New Roman" w:hAnsi="Times New Roman" w:cs="Times New Roman"/>
          <w:i/>
          <w:iCs/>
          <w:szCs w:val="22"/>
        </w:rPr>
        <w:t>International Journal of Educational Research, 7</w:t>
      </w:r>
      <w:r>
        <w:rPr>
          <w:rFonts w:ascii="Times New Roman" w:hAnsi="Times New Roman" w:cs="Times New Roman"/>
          <w:szCs w:val="22"/>
        </w:rPr>
        <w:t>(2), 150–160.</w:t>
      </w:r>
    </w:p>
    <w:p w14:paraId="45B2F007">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Rachmawati, I. (2020). The challenges of digital education in Indonesia: A literature review. </w:t>
      </w:r>
      <w:r>
        <w:rPr>
          <w:rFonts w:ascii="Times New Roman" w:hAnsi="Times New Roman" w:cs="Times New Roman"/>
          <w:i/>
          <w:iCs/>
          <w:szCs w:val="22"/>
        </w:rPr>
        <w:t>Journal of Education and Learning, 14</w:t>
      </w:r>
      <w:r>
        <w:rPr>
          <w:rFonts w:ascii="Times New Roman" w:hAnsi="Times New Roman" w:cs="Times New Roman"/>
          <w:szCs w:val="22"/>
        </w:rPr>
        <w:t>(1), 85–93.</w:t>
      </w:r>
    </w:p>
    <w:p w14:paraId="7CAF21C5">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Rahmawati, R., Arifin, Z., &amp; Nugraha, S. (2020). Gamification in language learning: Benefits and drawbacks. </w:t>
      </w:r>
      <w:r>
        <w:rPr>
          <w:rFonts w:ascii="Times New Roman" w:hAnsi="Times New Roman" w:cs="Times New Roman"/>
          <w:i/>
          <w:iCs/>
          <w:szCs w:val="22"/>
        </w:rPr>
        <w:t>Journal of Educational Research and Review, 7</w:t>
      </w:r>
      <w:r>
        <w:rPr>
          <w:rFonts w:ascii="Times New Roman" w:hAnsi="Times New Roman" w:cs="Times New Roman"/>
          <w:szCs w:val="22"/>
        </w:rPr>
        <w:t>(1), 15–22.</w:t>
      </w:r>
    </w:p>
    <w:p w14:paraId="5693B693">
      <w:pPr>
        <w:spacing w:before="240"/>
        <w:ind w:left="810" w:hanging="810"/>
        <w:jc w:val="both"/>
        <w:rPr>
          <w:rFonts w:ascii="Times New Roman" w:hAnsi="Times New Roman" w:cs="Times New Roman"/>
          <w:szCs w:val="22"/>
          <w:lang w:val="sv-SE"/>
        </w:rPr>
      </w:pPr>
      <w:r>
        <w:rPr>
          <w:rFonts w:ascii="Times New Roman" w:hAnsi="Times New Roman" w:cs="Times New Roman"/>
          <w:szCs w:val="22"/>
        </w:rPr>
        <w:t xml:space="preserve">Solikhah, N. A., &amp; Galuhwardani, C. (2023). </w:t>
      </w:r>
      <w:r>
        <w:rPr>
          <w:rFonts w:ascii="Times New Roman" w:hAnsi="Times New Roman" w:cs="Times New Roman"/>
          <w:i/>
          <w:iCs/>
          <w:szCs w:val="22"/>
        </w:rPr>
        <w:t>Students’ perception and motivation in learning English towards the use of Quizizz features for EFL students</w:t>
      </w:r>
      <w:r>
        <w:rPr>
          <w:rFonts w:ascii="Times New Roman" w:hAnsi="Times New Roman" w:cs="Times New Roman"/>
          <w:szCs w:val="22"/>
        </w:rPr>
        <w:t xml:space="preserve">. </w:t>
      </w:r>
      <w:r>
        <w:rPr>
          <w:rFonts w:ascii="Times New Roman" w:hAnsi="Times New Roman" w:cs="Times New Roman"/>
          <w:szCs w:val="22"/>
          <w:lang w:val="sv-SE"/>
        </w:rPr>
        <w:t>Jurnal Onoma: Pendidikan Bahasa dan Sastra, </w:t>
      </w:r>
      <w:r>
        <w:rPr>
          <w:rFonts w:ascii="Times New Roman" w:hAnsi="Times New Roman" w:cs="Times New Roman"/>
          <w:i/>
          <w:iCs/>
          <w:szCs w:val="22"/>
          <w:lang w:val="sv-SE"/>
        </w:rPr>
        <w:t>9</w:t>
      </w:r>
      <w:r>
        <w:rPr>
          <w:rFonts w:ascii="Times New Roman" w:hAnsi="Times New Roman" w:cs="Times New Roman"/>
          <w:szCs w:val="22"/>
          <w:lang w:val="sv-SE"/>
        </w:rPr>
        <w:t xml:space="preserve">(2), 1245–1253. </w:t>
      </w:r>
      <w:r>
        <w:fldChar w:fldCharType="begin"/>
      </w:r>
      <w:r>
        <w:rPr>
          <w:lang w:val="sv-SE"/>
        </w:rPr>
        <w:instrText xml:space="preserve">HYPERLINK "https://doi.org/10.30605/onoma.v9i2.2995" \t "_new"</w:instrText>
      </w:r>
      <w:r>
        <w:fldChar w:fldCharType="separate"/>
      </w:r>
      <w:r>
        <w:rPr>
          <w:rStyle w:val="7"/>
          <w:rFonts w:ascii="Times New Roman" w:hAnsi="Times New Roman" w:cs="Times New Roman"/>
          <w:szCs w:val="22"/>
          <w:lang w:val="sv-SE"/>
        </w:rPr>
        <w:t>https://doi.org/10.30605/onoma.v9i2.2995</w:t>
      </w:r>
      <w:r>
        <w:fldChar w:fldCharType="end"/>
      </w:r>
    </w:p>
    <w:p w14:paraId="75999E07">
      <w:pPr>
        <w:spacing w:before="240"/>
        <w:ind w:left="810" w:hanging="810"/>
        <w:jc w:val="both"/>
        <w:rPr>
          <w:rFonts w:ascii="Times New Roman" w:hAnsi="Times New Roman" w:cs="Times New Roman"/>
          <w:szCs w:val="22"/>
        </w:rPr>
      </w:pPr>
      <w:r>
        <w:rPr>
          <w:rFonts w:ascii="Times New Roman" w:hAnsi="Times New Roman" w:cs="Times New Roman"/>
          <w:szCs w:val="22"/>
          <w:lang w:val="sv-SE"/>
        </w:rPr>
        <w:t xml:space="preserve">Tugun, V., Uzunboylu, H., &amp; Özdamli, F. (2020). </w:t>
      </w:r>
      <w:r>
        <w:rPr>
          <w:rFonts w:ascii="Times New Roman" w:hAnsi="Times New Roman" w:cs="Times New Roman"/>
          <w:i/>
          <w:iCs/>
          <w:szCs w:val="22"/>
        </w:rPr>
        <w:t>The effect of gamification applications in education: A meta-analysis study</w:t>
      </w:r>
      <w:r>
        <w:rPr>
          <w:rFonts w:ascii="Times New Roman" w:hAnsi="Times New Roman" w:cs="Times New Roman"/>
          <w:szCs w:val="22"/>
        </w:rPr>
        <w:t xml:space="preserve">. Technology, Knowledge and Learning, </w:t>
      </w:r>
      <w:r>
        <w:rPr>
          <w:rFonts w:ascii="Times New Roman" w:hAnsi="Times New Roman" w:cs="Times New Roman"/>
          <w:i/>
          <w:iCs/>
          <w:szCs w:val="22"/>
        </w:rPr>
        <w:t>25</w:t>
      </w:r>
      <w:r>
        <w:rPr>
          <w:rFonts w:ascii="Times New Roman" w:hAnsi="Times New Roman" w:cs="Times New Roman"/>
          <w:szCs w:val="22"/>
        </w:rPr>
        <w:t xml:space="preserve">(4), 925–944. </w:t>
      </w:r>
      <w:r>
        <w:fldChar w:fldCharType="begin"/>
      </w:r>
      <w:r>
        <w:instrText xml:space="preserve"> HYPERLINK "https://doi.org/10.1007/s10758-019-09463-9" </w:instrText>
      </w:r>
      <w:r>
        <w:fldChar w:fldCharType="separate"/>
      </w:r>
      <w:r>
        <w:rPr>
          <w:rStyle w:val="7"/>
          <w:rFonts w:ascii="Times New Roman" w:hAnsi="Times New Roman" w:cs="Times New Roman"/>
          <w:szCs w:val="22"/>
        </w:rPr>
        <w:t>https://doi.org/10.1007/s10758-019-09463-9</w:t>
      </w:r>
      <w:r>
        <w:rPr>
          <w:rStyle w:val="7"/>
          <w:rFonts w:ascii="Times New Roman" w:hAnsi="Times New Roman" w:cs="Times New Roman"/>
          <w:szCs w:val="22"/>
        </w:rPr>
        <w:fldChar w:fldCharType="end"/>
      </w:r>
      <w:r>
        <w:rPr>
          <w:rFonts w:ascii="Times New Roman" w:hAnsi="Times New Roman" w:cs="Times New Roman"/>
          <w:szCs w:val="22"/>
        </w:rPr>
        <w:t xml:space="preserve"> </w:t>
      </w:r>
    </w:p>
    <w:p w14:paraId="215073A6">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Wang, A. I. (2015). The wear out effect of a game-based student response system. </w:t>
      </w:r>
      <w:r>
        <w:rPr>
          <w:rFonts w:ascii="Times New Roman" w:hAnsi="Times New Roman" w:cs="Times New Roman"/>
          <w:i/>
          <w:iCs/>
          <w:szCs w:val="22"/>
        </w:rPr>
        <w:t>Computers &amp; Education, 82</w:t>
      </w:r>
      <w:r>
        <w:rPr>
          <w:rFonts w:ascii="Times New Roman" w:hAnsi="Times New Roman" w:cs="Times New Roman"/>
          <w:szCs w:val="22"/>
        </w:rPr>
        <w:t xml:space="preserve">, 217–227. </w:t>
      </w:r>
    </w:p>
    <w:p w14:paraId="65867E65">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Widyasari, M. D., &amp; Wijirahayu, S. (2025). </w:t>
      </w:r>
      <w:r>
        <w:rPr>
          <w:rFonts w:ascii="Times New Roman" w:hAnsi="Times New Roman" w:cs="Times New Roman"/>
          <w:i/>
          <w:iCs/>
          <w:szCs w:val="22"/>
        </w:rPr>
        <w:t>An exploration of learning motivation and reading comprehension of accounting students using Quizizz</w:t>
      </w:r>
      <w:r>
        <w:rPr>
          <w:rFonts w:ascii="Times New Roman" w:hAnsi="Times New Roman" w:cs="Times New Roman"/>
          <w:szCs w:val="22"/>
        </w:rPr>
        <w:t xml:space="preserve">. Journal of English Teaching, Literature, and Applied Linguistics, </w:t>
      </w:r>
      <w:r>
        <w:rPr>
          <w:rFonts w:ascii="Times New Roman" w:hAnsi="Times New Roman" w:cs="Times New Roman"/>
          <w:i/>
          <w:iCs/>
          <w:szCs w:val="22"/>
        </w:rPr>
        <w:t>9</w:t>
      </w:r>
      <w:r>
        <w:rPr>
          <w:rFonts w:ascii="Times New Roman" w:hAnsi="Times New Roman" w:cs="Times New Roman"/>
          <w:szCs w:val="22"/>
        </w:rPr>
        <w:t xml:space="preserve">(1), 62–74. </w:t>
      </w:r>
      <w:r>
        <w:fldChar w:fldCharType="begin"/>
      </w:r>
      <w:r>
        <w:instrText xml:space="preserve"> HYPERLINK "https://doi.org/10.30587/jetlal.v9i1.9375" \t "_new" </w:instrText>
      </w:r>
      <w:r>
        <w:fldChar w:fldCharType="separate"/>
      </w:r>
      <w:r>
        <w:rPr>
          <w:rStyle w:val="7"/>
          <w:rFonts w:ascii="Times New Roman" w:hAnsi="Times New Roman" w:cs="Times New Roman"/>
          <w:szCs w:val="22"/>
        </w:rPr>
        <w:t>https://doi.org/10.30587/jetlal.v9i1.9375</w:t>
      </w:r>
      <w:r>
        <w:rPr>
          <w:rStyle w:val="7"/>
          <w:rFonts w:ascii="Times New Roman" w:hAnsi="Times New Roman" w:cs="Times New Roman"/>
          <w:szCs w:val="22"/>
        </w:rPr>
        <w:fldChar w:fldCharType="end"/>
      </w:r>
    </w:p>
    <w:p w14:paraId="23633E44">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Wulandari, S. (2021). Challenges of implementing Quizizz in rural schools. </w:t>
      </w:r>
      <w:r>
        <w:rPr>
          <w:rFonts w:ascii="Times New Roman" w:hAnsi="Times New Roman" w:cs="Times New Roman"/>
          <w:i/>
          <w:iCs/>
          <w:szCs w:val="22"/>
        </w:rPr>
        <w:t>Journal of Digital Learning, 2</w:t>
      </w:r>
      <w:r>
        <w:rPr>
          <w:rFonts w:ascii="Times New Roman" w:hAnsi="Times New Roman" w:cs="Times New Roman"/>
          <w:szCs w:val="22"/>
        </w:rPr>
        <w:t>(2), 34–41.</w:t>
      </w:r>
    </w:p>
    <w:p w14:paraId="31586E14">
      <w:pPr>
        <w:spacing w:before="240"/>
        <w:ind w:left="810" w:hanging="810"/>
        <w:jc w:val="both"/>
        <w:rPr>
          <w:rFonts w:ascii="Times New Roman" w:hAnsi="Times New Roman" w:cs="Times New Roman"/>
          <w:szCs w:val="22"/>
        </w:rPr>
      </w:pPr>
      <w:r>
        <w:rPr>
          <w:rFonts w:ascii="Times New Roman" w:hAnsi="Times New Roman" w:cs="Times New Roman"/>
          <w:szCs w:val="22"/>
        </w:rPr>
        <w:t xml:space="preserve">Zhao, F. (2019). Using Quizizz to integrate fun multiplayer activity in the accounting classroom. </w:t>
      </w:r>
      <w:r>
        <w:rPr>
          <w:rFonts w:ascii="Times New Roman" w:hAnsi="Times New Roman" w:cs="Times New Roman"/>
          <w:i/>
          <w:iCs/>
          <w:szCs w:val="22"/>
        </w:rPr>
        <w:t>International Journal of Higher Education, 8</w:t>
      </w:r>
      <w:r>
        <w:rPr>
          <w:rFonts w:ascii="Times New Roman" w:hAnsi="Times New Roman" w:cs="Times New Roman"/>
          <w:szCs w:val="22"/>
        </w:rPr>
        <w:t xml:space="preserve">(1), 37-43. </w:t>
      </w:r>
      <w:r>
        <w:rPr>
          <w:rFonts w:ascii="Times New Roman" w:hAnsi="Times New Roman" w:cs="Times New Roman"/>
          <w:szCs w:val="22"/>
          <w:u w:val="single"/>
        </w:rPr>
        <w:t>https://doi.org/10.5430/ijhe.v8n1p37</w:t>
      </w:r>
    </w:p>
    <w:p w14:paraId="2BD4DAA7">
      <w:pPr>
        <w:spacing w:line="360" w:lineRule="auto"/>
        <w:jc w:val="both"/>
        <w:rPr>
          <w:rFonts w:ascii="Times New Roman" w:hAnsi="Times New Roman" w:cs="Times New Roman"/>
          <w:szCs w:val="22"/>
        </w:rPr>
      </w:pPr>
    </w:p>
    <w:sectPr>
      <w:headerReference r:id="rId7" w:type="default"/>
      <w:pgSz w:w="12240" w:h="15840"/>
      <w:pgMar w:top="1872" w:right="1872" w:bottom="1872" w:left="1872"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09-14T11:49:38Z" w:initials="">
    <w:p w14:paraId="4FD46CB9">
      <w:pPr>
        <w:pStyle w:val="4"/>
      </w:pPr>
      <w:r>
        <w:rPr>
          <w:rFonts w:hint="default"/>
        </w:rPr>
        <w:t>The abstract would benefit from a clearer articulation of the study’s implications for EFL pedagogy, digital assessment, or classroom practice. Consider briefly stating how the findings might inform teachers’ use of gamified tools like Quizizz or contribute to curriculum innovation.</w:t>
      </w:r>
    </w:p>
  </w:comment>
  <w:comment w:id="1" w:author="gothicinspire" w:date="2025-09-14T11:46:33Z" w:initials="">
    <w:p w14:paraId="504990AF">
      <w:pPr>
        <w:pStyle w:val="4"/>
        <w:rPr>
          <w:rFonts w:hint="default"/>
        </w:rPr>
      </w:pPr>
      <w:r>
        <w:rPr>
          <w:rFonts w:hint="default"/>
        </w:rPr>
        <w:t>Suggestions:</w:t>
      </w:r>
    </w:p>
    <w:p w14:paraId="6ED3B820">
      <w:pPr>
        <w:pStyle w:val="4"/>
        <w:rPr>
          <w:rFonts w:hint="default"/>
        </w:rPr>
      </w:pPr>
      <w:r>
        <w:rPr>
          <w:rFonts w:hint="default"/>
        </w:rPr>
        <w:t xml:space="preserve">• </w:t>
      </w:r>
      <w:r>
        <w:rPr>
          <w:rFonts w:hint="default"/>
        </w:rPr>
        <w:tab/>
      </w:r>
      <w:r>
        <w:rPr>
          <w:rFonts w:hint="default"/>
        </w:rPr>
        <w:t>Include more ELT-specific references on reading comprehension strategies.</w:t>
      </w:r>
    </w:p>
    <w:p w14:paraId="509156DA">
      <w:pPr>
        <w:pStyle w:val="4"/>
      </w:pPr>
      <w:r>
        <w:rPr>
          <w:rFonts w:hint="default"/>
        </w:rPr>
        <w:t xml:space="preserve">• </w:t>
      </w:r>
      <w:r>
        <w:rPr>
          <w:rFonts w:hint="default"/>
        </w:rPr>
        <w:tab/>
      </w:r>
      <w:r>
        <w:rPr>
          <w:rFonts w:hint="default"/>
        </w:rPr>
        <w:t>Clarify how Quizizz addresses deep reading or critical engagement, not just motivation.</w:t>
      </w:r>
    </w:p>
  </w:comment>
  <w:comment w:id="2" w:author="gothicinspire" w:date="2025-09-14T11:51:35Z" w:initials="">
    <w:p w14:paraId="64AB7BE7">
      <w:pPr>
        <w:pStyle w:val="4"/>
        <w:rPr>
          <w:rFonts w:hint="default"/>
          <w:lang w:val="en-US"/>
        </w:rPr>
      </w:pPr>
      <w:r>
        <w:rPr>
          <w:rFonts w:hint="default"/>
          <w:lang w:val="en-US"/>
        </w:rPr>
        <w:t>Some recommendations for improvement:</w:t>
      </w:r>
    </w:p>
    <w:p w14:paraId="6739C0FF">
      <w:pPr>
        <w:pStyle w:val="4"/>
        <w:numPr>
          <w:ilvl w:val="0"/>
          <w:numId w:val="1"/>
        </w:numPr>
        <w:ind w:left="420" w:leftChars="0" w:hanging="420" w:firstLineChars="0"/>
        <w:rPr>
          <w:rFonts w:hint="default"/>
          <w:lang w:val="en-US"/>
        </w:rPr>
      </w:pPr>
      <w:r>
        <w:rPr>
          <w:rFonts w:hint="default"/>
          <w:lang w:val="en-US"/>
        </w:rPr>
        <w:t>Justify the adaptation of items from Rahman et al. (2018)—was content validity re-established?</w:t>
      </w:r>
    </w:p>
    <w:p w14:paraId="3BC74940">
      <w:pPr>
        <w:pStyle w:val="4"/>
        <w:numPr>
          <w:ilvl w:val="0"/>
          <w:numId w:val="1"/>
        </w:numPr>
        <w:ind w:left="420" w:leftChars="0" w:hanging="420" w:firstLineChars="0"/>
        <w:rPr>
          <w:rFonts w:hint="default"/>
          <w:lang w:val="en-US"/>
        </w:rPr>
      </w:pPr>
      <w:r>
        <w:rPr>
          <w:rFonts w:hint="default"/>
          <w:lang w:val="en-US"/>
        </w:rPr>
        <w:t>Include reliability statistics (e.g., Cronbach’s alpha) for the final 24-item instrument.</w:t>
      </w:r>
    </w:p>
    <w:p w14:paraId="6581935D">
      <w:pPr>
        <w:pStyle w:val="4"/>
        <w:numPr>
          <w:ilvl w:val="0"/>
          <w:numId w:val="1"/>
        </w:numPr>
        <w:ind w:left="420" w:leftChars="0" w:hanging="420" w:firstLineChars="0"/>
        <w:rPr>
          <w:rFonts w:hint="default"/>
          <w:lang w:val="en-US"/>
        </w:rPr>
      </w:pPr>
      <w:r>
        <w:rPr>
          <w:rFonts w:hint="default"/>
          <w:lang w:val="en-US"/>
        </w:rPr>
        <w:t>Clarify ethical procedures (e.g., consent, anonymity).</w:t>
      </w:r>
    </w:p>
  </w:comment>
  <w:comment w:id="3" w:author="gothicinspire" w:date="2025-09-14T11:56:18Z" w:initials="">
    <w:p w14:paraId="6621A3CA">
      <w:pPr>
        <w:pStyle w:val="4"/>
        <w:rPr>
          <w:rFonts w:hint="default"/>
        </w:rPr>
      </w:pPr>
      <w:r>
        <w:rPr>
          <w:rFonts w:hint="default"/>
        </w:rPr>
        <w:t>Suggestions:</w:t>
      </w:r>
    </w:p>
    <w:p w14:paraId="0D0BF4D2">
      <w:pPr>
        <w:pStyle w:val="4"/>
        <w:rPr>
          <w:rFonts w:hint="default"/>
        </w:rPr>
      </w:pPr>
      <w:r>
        <w:rPr>
          <w:rFonts w:hint="default"/>
        </w:rPr>
        <w:t xml:space="preserve">• </w:t>
      </w:r>
      <w:r>
        <w:rPr>
          <w:rFonts w:hint="default"/>
        </w:rPr>
        <w:tab/>
      </w:r>
      <w:r>
        <w:rPr>
          <w:rFonts w:hint="default"/>
        </w:rPr>
        <w:t>Deepen the pedagogical implications—how should teachers use Quizizz meaningfully?</w:t>
      </w:r>
    </w:p>
    <w:p w14:paraId="488F7FC8">
      <w:pPr>
        <w:pStyle w:val="4"/>
      </w:pPr>
      <w:r>
        <w:rPr>
          <w:rFonts w:hint="default"/>
        </w:rPr>
        <w:t xml:space="preserve">• </w:t>
      </w:r>
      <w:r>
        <w:rPr>
          <w:rFonts w:hint="default"/>
        </w:rPr>
        <w:tab/>
      </w:r>
      <w:r>
        <w:rPr>
          <w:rFonts w:hint="default"/>
        </w:rPr>
        <w:t>Address limitations more transparently (e.g., self-report bias, lack of control group).</w:t>
      </w:r>
    </w:p>
  </w:comment>
  <w:comment w:id="4" w:author="gothicinspire" w:date="2025-09-14T11:57:22Z" w:initials="">
    <w:p w14:paraId="35C66B7F">
      <w:pPr>
        <w:pStyle w:val="4"/>
        <w:rPr>
          <w:rFonts w:hint="default"/>
        </w:rPr>
      </w:pPr>
      <w:r>
        <w:rPr>
          <w:rFonts w:hint="default"/>
          <w:lang w:val="en-US"/>
        </w:rPr>
        <w:t>S</w:t>
      </w:r>
      <w:r>
        <w:rPr>
          <w:rFonts w:hint="default"/>
        </w:rPr>
        <w:t>uggestions:</w:t>
      </w:r>
    </w:p>
    <w:p w14:paraId="77B7F797">
      <w:pPr>
        <w:pStyle w:val="4"/>
        <w:rPr>
          <w:rFonts w:hint="default"/>
        </w:rPr>
      </w:pPr>
      <w:r>
        <w:rPr>
          <w:rFonts w:hint="default"/>
        </w:rPr>
        <w:t xml:space="preserve">• </w:t>
      </w:r>
      <w:r>
        <w:rPr>
          <w:rFonts w:hint="default"/>
        </w:rPr>
        <w:tab/>
      </w:r>
      <w:r>
        <w:rPr>
          <w:rFonts w:hint="default"/>
        </w:rPr>
        <w:t>Avoid repeating the abstract. Instead, highlight key takeaways and future research directions.</w:t>
      </w:r>
    </w:p>
    <w:p w14:paraId="4E9E614E">
      <w:pPr>
        <w:pStyle w:val="4"/>
      </w:pPr>
      <w:r>
        <w:rPr>
          <w:rFonts w:hint="default"/>
        </w:rPr>
        <w:t xml:space="preserve">• </w:t>
      </w:r>
      <w:r>
        <w:rPr>
          <w:rFonts w:hint="default"/>
        </w:rPr>
        <w:tab/>
      </w:r>
      <w:r>
        <w:rPr>
          <w:rFonts w:hint="default"/>
        </w:rPr>
        <w:t>Suggest practical applications for curriculum design or teacher training.</w:t>
      </w:r>
    </w:p>
  </w:comment>
  <w:comment w:id="5" w:author="gothicinspire" w:date="2025-09-14T11:59:02Z" w:initials="">
    <w:p w14:paraId="7B1285C1">
      <w:pPr>
        <w:pStyle w:val="4"/>
        <w:numPr>
          <w:ilvl w:val="0"/>
          <w:numId w:val="1"/>
        </w:numPr>
        <w:ind w:left="420" w:leftChars="0" w:hanging="420" w:firstLineChars="0"/>
        <w:rPr>
          <w:rFonts w:hint="default"/>
          <w:lang w:val="en-US"/>
        </w:rPr>
      </w:pPr>
      <w:r>
        <w:rPr>
          <w:rFonts w:hint="default"/>
          <w:lang w:val="en-US"/>
        </w:rPr>
        <w:t>Ensure that all references listed are retrievable and synchronized within-text citation.</w:t>
      </w:r>
    </w:p>
    <w:p w14:paraId="0ED0A5EE">
      <w:pPr>
        <w:pStyle w:val="4"/>
        <w:numPr>
          <w:ilvl w:val="0"/>
          <w:numId w:val="1"/>
        </w:numPr>
        <w:ind w:left="420" w:leftChars="0" w:hanging="420" w:firstLineChars="0"/>
        <w:rPr>
          <w:rFonts w:hint="default"/>
          <w:lang w:val="en-US"/>
        </w:rPr>
      </w:pPr>
      <w:r>
        <w:rPr>
          <w:rFonts w:hint="default"/>
          <w:lang w:val="en-US"/>
        </w:rPr>
        <w:t>Add two or more sources of articles discussing technology or reading comprehension published in the Didascein journal.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D46CB9" w15:done="0"/>
  <w15:commentEx w15:paraId="509156DA" w15:done="0"/>
  <w15:commentEx w15:paraId="6581935D" w15:done="0"/>
  <w15:commentEx w15:paraId="488F7FC8" w15:done="0"/>
  <w15:commentEx w15:paraId="4E9E614E" w15:done="0"/>
  <w15:commentEx w15:paraId="0ED0A5E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B058A">
    <w:pPr>
      <w:pBdr>
        <w:bottom w:val="single" w:color="auto" w:sz="18" w:space="1"/>
      </w:pBdr>
      <w:spacing w:after="0" w:line="360" w:lineRule="auto"/>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b/>
        <w:bCs/>
        <w:color w:val="000000"/>
        <w:kern w:val="0"/>
        <w:sz w:val="24"/>
        <w:szCs w:val="24"/>
        <w:lang w:bidi="ar-SA"/>
        <w14:ligatures w14:val="none"/>
      </w:rPr>
      <w:t>DIDASCEIN: Journal of English Education</w:t>
    </w:r>
    <w:r>
      <w:rPr>
        <w:rFonts w:ascii="Times New Roman" w:hAnsi="Times New Roman" w:eastAsia="Times New Roman" w:cs="Times New Roman"/>
        <w:color w:val="000000"/>
        <w:kern w:val="0"/>
        <w:sz w:val="24"/>
        <w:szCs w:val="24"/>
        <w:lang w:bidi="ar-SA"/>
        <w14:ligatures w14:val="none"/>
      </w:rPr>
      <w:t xml:space="preserve">         </w:t>
    </w:r>
    <w:r>
      <w:rPr>
        <w:rFonts w:ascii="Times New Roman" w:hAnsi="Times New Roman" w:eastAsia="Times New Roman" w:cs="Times New Roman"/>
        <w:color w:val="000000"/>
        <w:kern w:val="0"/>
        <w:sz w:val="24"/>
        <w:szCs w:val="24"/>
        <w:lang w:bidi="ar-SA"/>
        <w14:ligatures w14:val="none"/>
      </w:rPr>
      <w:tab/>
    </w:r>
    <w:r>
      <w:rPr>
        <w:rFonts w:ascii="Times New Roman" w:hAnsi="Times New Roman" w:eastAsia="Times New Roman" w:cs="Times New Roman"/>
        <w:color w:val="000000"/>
        <w:kern w:val="0"/>
        <w:sz w:val="24"/>
        <w:szCs w:val="24"/>
        <w:lang w:bidi="ar-SA"/>
        <w14:ligatures w14:val="none"/>
      </w:rPr>
      <w:tab/>
    </w:r>
    <w:r>
      <w:rPr>
        <w:rFonts w:ascii="Times New Roman" w:hAnsi="Times New Roman" w:eastAsia="Times New Roman" w:cs="Times New Roman"/>
        <w:color w:val="000000"/>
        <w:kern w:val="0"/>
        <w:sz w:val="24"/>
        <w:szCs w:val="24"/>
        <w:lang w:bidi="ar-SA"/>
        <w14:ligatures w14:val="none"/>
      </w:rPr>
      <w:t xml:space="preserve">    July 2025, Vol.1 No.1</w:t>
    </w:r>
  </w:p>
  <w:p w14:paraId="11ED333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62D4B"/>
    <w:multiLevelType w:val="singleLevel"/>
    <w:tmpl w:val="BA962D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DFA3ED5"/>
    <w:multiLevelType w:val="multilevel"/>
    <w:tmpl w:val="7DFA3ED5"/>
    <w:lvl w:ilvl="0" w:tentative="0">
      <w:start w:val="1"/>
      <w:numFmt w:val="decimal"/>
      <w:lvlText w:val="%1."/>
      <w:lvlJc w:val="left"/>
      <w:pPr>
        <w:ind w:left="720" w:hanging="360"/>
      </w:pPr>
      <w:rPr>
        <w:rFonts w:hint="default"/>
      </w:rPr>
    </w:lvl>
    <w:lvl w:ilvl="1" w:tentative="0">
      <w:start w:val="2"/>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trackRevisions w:val="1"/>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F42"/>
    <w:rsid w:val="0003462F"/>
    <w:rsid w:val="00044AD5"/>
    <w:rsid w:val="00070E39"/>
    <w:rsid w:val="00081DE9"/>
    <w:rsid w:val="000B321E"/>
    <w:rsid w:val="000D51F7"/>
    <w:rsid w:val="000E562E"/>
    <w:rsid w:val="00102D4A"/>
    <w:rsid w:val="0012734B"/>
    <w:rsid w:val="00137C91"/>
    <w:rsid w:val="001532D3"/>
    <w:rsid w:val="0015382D"/>
    <w:rsid w:val="00163AE0"/>
    <w:rsid w:val="001707D5"/>
    <w:rsid w:val="00171D48"/>
    <w:rsid w:val="00194804"/>
    <w:rsid w:val="001C74E6"/>
    <w:rsid w:val="001D5426"/>
    <w:rsid w:val="001F6845"/>
    <w:rsid w:val="002149C6"/>
    <w:rsid w:val="002461AE"/>
    <w:rsid w:val="00246370"/>
    <w:rsid w:val="0026605B"/>
    <w:rsid w:val="002805AB"/>
    <w:rsid w:val="002877D3"/>
    <w:rsid w:val="002B2382"/>
    <w:rsid w:val="002E07DA"/>
    <w:rsid w:val="0031706D"/>
    <w:rsid w:val="00322619"/>
    <w:rsid w:val="0033612F"/>
    <w:rsid w:val="00343B3F"/>
    <w:rsid w:val="00365858"/>
    <w:rsid w:val="00370F5A"/>
    <w:rsid w:val="00391B47"/>
    <w:rsid w:val="003F7F34"/>
    <w:rsid w:val="0042155A"/>
    <w:rsid w:val="004446A7"/>
    <w:rsid w:val="0047275F"/>
    <w:rsid w:val="00491A1C"/>
    <w:rsid w:val="004B2BDA"/>
    <w:rsid w:val="004C2D3A"/>
    <w:rsid w:val="00511752"/>
    <w:rsid w:val="0051293E"/>
    <w:rsid w:val="00523599"/>
    <w:rsid w:val="00527EB2"/>
    <w:rsid w:val="00544DC6"/>
    <w:rsid w:val="005477D5"/>
    <w:rsid w:val="005651DB"/>
    <w:rsid w:val="0058259F"/>
    <w:rsid w:val="00594E39"/>
    <w:rsid w:val="005C4963"/>
    <w:rsid w:val="005E561E"/>
    <w:rsid w:val="005F6C0C"/>
    <w:rsid w:val="00603435"/>
    <w:rsid w:val="0063530C"/>
    <w:rsid w:val="00645408"/>
    <w:rsid w:val="006528FD"/>
    <w:rsid w:val="00663DA2"/>
    <w:rsid w:val="006664D4"/>
    <w:rsid w:val="00670EED"/>
    <w:rsid w:val="00675F2B"/>
    <w:rsid w:val="00681A36"/>
    <w:rsid w:val="006A6F59"/>
    <w:rsid w:val="006B055E"/>
    <w:rsid w:val="006B7060"/>
    <w:rsid w:val="006B7459"/>
    <w:rsid w:val="006C14B3"/>
    <w:rsid w:val="006C1507"/>
    <w:rsid w:val="006F6DA0"/>
    <w:rsid w:val="006F731F"/>
    <w:rsid w:val="006F736D"/>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F0072"/>
    <w:rsid w:val="008F7D5E"/>
    <w:rsid w:val="00915CC6"/>
    <w:rsid w:val="00931F42"/>
    <w:rsid w:val="009562EF"/>
    <w:rsid w:val="00966D50"/>
    <w:rsid w:val="00967651"/>
    <w:rsid w:val="009724F3"/>
    <w:rsid w:val="00973BAC"/>
    <w:rsid w:val="00995AFA"/>
    <w:rsid w:val="009B081D"/>
    <w:rsid w:val="009C38FB"/>
    <w:rsid w:val="009D35F4"/>
    <w:rsid w:val="009F2D5E"/>
    <w:rsid w:val="00A2318E"/>
    <w:rsid w:val="00A337A6"/>
    <w:rsid w:val="00A372CF"/>
    <w:rsid w:val="00A75FFF"/>
    <w:rsid w:val="00A810C7"/>
    <w:rsid w:val="00A91A12"/>
    <w:rsid w:val="00AA3FAC"/>
    <w:rsid w:val="00AC5D85"/>
    <w:rsid w:val="00AE0315"/>
    <w:rsid w:val="00B13D18"/>
    <w:rsid w:val="00B17DDA"/>
    <w:rsid w:val="00B33E0A"/>
    <w:rsid w:val="00B417F5"/>
    <w:rsid w:val="00B450DA"/>
    <w:rsid w:val="00B867C6"/>
    <w:rsid w:val="00B92673"/>
    <w:rsid w:val="00B92A8D"/>
    <w:rsid w:val="00BB1CF2"/>
    <w:rsid w:val="00BD385E"/>
    <w:rsid w:val="00C04D52"/>
    <w:rsid w:val="00C07241"/>
    <w:rsid w:val="00C13B6C"/>
    <w:rsid w:val="00C42E14"/>
    <w:rsid w:val="00C46BDD"/>
    <w:rsid w:val="00C75AD3"/>
    <w:rsid w:val="00C87224"/>
    <w:rsid w:val="00C938E7"/>
    <w:rsid w:val="00C94FD0"/>
    <w:rsid w:val="00CC35B7"/>
    <w:rsid w:val="00D003E2"/>
    <w:rsid w:val="00D1271B"/>
    <w:rsid w:val="00D306DC"/>
    <w:rsid w:val="00D51CED"/>
    <w:rsid w:val="00D52725"/>
    <w:rsid w:val="00D57EB9"/>
    <w:rsid w:val="00D935D5"/>
    <w:rsid w:val="00DB2C39"/>
    <w:rsid w:val="00DC44F5"/>
    <w:rsid w:val="00DD0C4A"/>
    <w:rsid w:val="00DD3DCD"/>
    <w:rsid w:val="00DE27DD"/>
    <w:rsid w:val="00DE4AE7"/>
    <w:rsid w:val="00E6166A"/>
    <w:rsid w:val="00E80141"/>
    <w:rsid w:val="00E81787"/>
    <w:rsid w:val="00E82239"/>
    <w:rsid w:val="00EB5DE0"/>
    <w:rsid w:val="00EE3BDA"/>
    <w:rsid w:val="00EF1B4E"/>
    <w:rsid w:val="00F44EA9"/>
    <w:rsid w:val="00F520DB"/>
    <w:rsid w:val="00F60621"/>
    <w:rsid w:val="00F63BF8"/>
    <w:rsid w:val="00F82217"/>
    <w:rsid w:val="00F86557"/>
    <w:rsid w:val="00F921FE"/>
    <w:rsid w:val="00FA0AAB"/>
    <w:rsid w:val="00FA6D17"/>
    <w:rsid w:val="00FD0896"/>
    <w:rsid w:val="00FD6D26"/>
    <w:rsid w:val="00FE392E"/>
    <w:rsid w:val="44C94BA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US" w:eastAsia="en-US" w:bidi="th-TH"/>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5"/>
    <w:unhideWhenUsed/>
    <w:qFormat/>
    <w:uiPriority w:val="99"/>
    <w:pPr>
      <w:spacing w:after="0" w:line="240" w:lineRule="auto"/>
      <w:jc w:val="both"/>
    </w:pPr>
    <w:rPr>
      <w:kern w:val="0"/>
      <w:sz w:val="20"/>
      <w:szCs w:val="20"/>
      <w:lang w:val="id-ID" w:bidi="ar-SA"/>
      <w14:ligatures w14:val="none"/>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uiPriority w:val="99"/>
    <w:pPr>
      <w:tabs>
        <w:tab w:val="center" w:pos="4680"/>
        <w:tab w:val="right" w:pos="9360"/>
      </w:tabs>
      <w:spacing w:after="0" w:line="240" w:lineRule="auto"/>
    </w:pPr>
  </w:style>
  <w:style w:type="character" w:styleId="7">
    <w:name w:val="Hyperlink"/>
    <w:basedOn w:val="2"/>
    <w:unhideWhenUsed/>
    <w:uiPriority w:val="99"/>
    <w:rPr>
      <w:color w:val="0563C1" w:themeColor="hyperlink"/>
      <w:u w:val="single"/>
      <w14:textFill>
        <w14:solidFill>
          <w14:schemeClr w14:val="hlink"/>
        </w14:solidFill>
      </w14:textFill>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Header Char"/>
    <w:basedOn w:val="2"/>
    <w:link w:val="6"/>
    <w:uiPriority w:val="99"/>
  </w:style>
  <w:style w:type="character" w:customStyle="1" w:styleId="12">
    <w:name w:val="Footer Char"/>
    <w:basedOn w:val="2"/>
    <w:link w:val="5"/>
    <w:uiPriority w:val="99"/>
  </w:style>
  <w:style w:type="character" w:customStyle="1" w:styleId="13">
    <w:name w:val="Unresolved Mention"/>
    <w:basedOn w:val="2"/>
    <w:semiHidden/>
    <w:unhideWhenUsed/>
    <w:uiPriority w:val="99"/>
    <w:rPr>
      <w:color w:val="605E5C"/>
      <w:shd w:val="clear" w:color="auto" w:fill="E1DFDD"/>
    </w:rPr>
  </w:style>
  <w:style w:type="character" w:styleId="14">
    <w:name w:val="Placeholder Text"/>
    <w:basedOn w:val="2"/>
    <w:semiHidden/>
    <w:uiPriority w:val="99"/>
    <w:rPr>
      <w:color w:val="666666"/>
    </w:rPr>
  </w:style>
  <w:style w:type="character" w:customStyle="1" w:styleId="15">
    <w:name w:val="Comment Text Char"/>
    <w:basedOn w:val="2"/>
    <w:link w:val="4"/>
    <w:qFormat/>
    <w:uiPriority w:val="99"/>
    <w:rPr>
      <w:kern w:val="0"/>
      <w:sz w:val="20"/>
      <w:szCs w:val="20"/>
      <w:lang w:val="id-ID"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5599</Words>
  <Characters>33432</Characters>
  <Lines>1337</Lines>
  <Paragraphs>780</Paragraphs>
  <TotalTime>35</TotalTime>
  <ScaleCrop>false</ScaleCrop>
  <LinksUpToDate>false</LinksUpToDate>
  <CharactersWithSpaces>38251</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2025-07-23T05:23:00Z</dcterms:created>
  <dc:creator>wanda 4661</dc:creator>
  <cp:lastModifiedBy>gothicinspire</cp:lastModifiedBy>
  <dcterms:modified xsi:type="dcterms:W3CDTF">2025-09-14T05:02:07Z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f2126b13-fc75-4bf1-ab6c-f6287149f022</vt:lpwstr>
  </property>
  <property fmtid="{D5CDD505-2E9C-101B-9397-08002B2CF9AE}" pid="3" name="KSOProductBuildVer">
    <vt:lpwstr>1033-12.2.0.22556</vt:lpwstr>
  </property>
  <property fmtid="{D5CDD505-2E9C-101B-9397-08002B2CF9AE}" pid="4" name="ICV">
    <vt:lpwstr>21F2F4C456614D0DBEABF531A2DFE3D1_12</vt:lpwstr>
  </property>
</Properties>
</file>