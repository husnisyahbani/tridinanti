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2D62" w14:textId="52B16CFE" w:rsidR="00D36A45" w:rsidRPr="00EC5197" w:rsidRDefault="00D36A45" w:rsidP="0037597F">
      <w:pPr>
        <w:jc w:val="center"/>
        <w:rPr>
          <w:rFonts w:ascii="Times New Roman" w:hAnsi="Times New Roman"/>
          <w:sz w:val="24"/>
          <w:szCs w:val="24"/>
          <w:lang w:val="en-US"/>
        </w:rPr>
      </w:pPr>
      <w:bookmarkStart w:id="0" w:name="_Hlk195519104"/>
      <w:r w:rsidRPr="000D1AB2">
        <w:rPr>
          <w:rFonts w:ascii="Times New Roman" w:hAnsi="Times New Roman"/>
          <w:b/>
          <w:sz w:val="24"/>
          <w:szCs w:val="24"/>
        </w:rPr>
        <w:t xml:space="preserve">THE USE OF </w:t>
      </w:r>
      <w:r>
        <w:rPr>
          <w:rFonts w:ascii="Times New Roman" w:hAnsi="Times New Roman"/>
          <w:b/>
          <w:sz w:val="24"/>
          <w:szCs w:val="24"/>
        </w:rPr>
        <w:t>CHATGPT</w:t>
      </w:r>
      <w:r w:rsidRPr="000D1AB2">
        <w:rPr>
          <w:rFonts w:ascii="Times New Roman" w:hAnsi="Times New Roman"/>
          <w:b/>
          <w:sz w:val="24"/>
          <w:szCs w:val="24"/>
        </w:rPr>
        <w:t xml:space="preserve"> IN ENGLISH WRITING ACTIVITIES</w:t>
      </w:r>
      <w:r w:rsidR="00B962EC">
        <w:rPr>
          <w:rFonts w:ascii="Times New Roman" w:hAnsi="Times New Roman"/>
          <w:b/>
          <w:sz w:val="24"/>
          <w:szCs w:val="24"/>
        </w:rPr>
        <w:t>: STUDENTS</w:t>
      </w:r>
      <w:r w:rsidR="00D17D9C">
        <w:rPr>
          <w:rFonts w:ascii="Times New Roman" w:hAnsi="Times New Roman"/>
          <w:b/>
          <w:sz w:val="24"/>
          <w:szCs w:val="24"/>
        </w:rPr>
        <w:t xml:space="preserve">’ </w:t>
      </w:r>
      <w:r w:rsidR="00B962EC">
        <w:rPr>
          <w:rFonts w:ascii="Times New Roman" w:hAnsi="Times New Roman"/>
          <w:b/>
          <w:sz w:val="24"/>
          <w:szCs w:val="24"/>
        </w:rPr>
        <w:t>VOICES</w:t>
      </w:r>
    </w:p>
    <w:bookmarkEnd w:id="0"/>
    <w:p w14:paraId="53898AFD" w14:textId="77777777" w:rsidR="00D003BB" w:rsidRPr="00845AEE" w:rsidRDefault="00D003BB" w:rsidP="00D36A45">
      <w:pPr>
        <w:contextualSpacing/>
        <w:jc w:val="center"/>
        <w:rPr>
          <w:rFonts w:ascii="Times New Roman" w:hAnsi="Times New Roman"/>
          <w:b/>
          <w:sz w:val="24"/>
          <w:szCs w:val="24"/>
        </w:rPr>
      </w:pPr>
    </w:p>
    <w:p w14:paraId="2B1232DB" w14:textId="6B870A7A" w:rsidR="003756EB" w:rsidRPr="0093017A" w:rsidRDefault="003756EB" w:rsidP="0093017A">
      <w:pPr>
        <w:jc w:val="center"/>
        <w:rPr>
          <w:rFonts w:ascii="Times New Roman" w:hAnsi="Times New Roman"/>
          <w:b/>
          <w:bCs/>
          <w:sz w:val="24"/>
          <w:szCs w:val="24"/>
        </w:rPr>
      </w:pPr>
    </w:p>
    <w:p w14:paraId="602CC055" w14:textId="77777777" w:rsidR="003756EB" w:rsidRPr="003756EB" w:rsidRDefault="003756EB" w:rsidP="003756EB">
      <w:pPr>
        <w:ind w:right="283"/>
        <w:jc w:val="center"/>
        <w:rPr>
          <w:rFonts w:ascii="Times New Roman" w:hAnsi="Times New Roman"/>
          <w:b/>
          <w:lang w:val="en-US"/>
        </w:rPr>
      </w:pPr>
    </w:p>
    <w:p w14:paraId="7415E024" w14:textId="5A3DC410" w:rsidR="001A33EE" w:rsidRDefault="00D003BB" w:rsidP="001A33EE">
      <w:pPr>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1A33EE" w:rsidRPr="001A33EE">
        <w:rPr>
          <w:rFonts w:ascii="Times New Roman" w:hAnsi="Times New Roman"/>
        </w:rPr>
        <w:t xml:space="preserve">The rapid development of artificial intelligence has influenced education, including the use of tools like ChatGPT in language learning. This study investigated students’ perceptions of using ChatGPT in English writing activities at the English Education Study Program of UIN Raden Fatah Palembang. A quantitative approach was used with 136 fourth-semester students as participants. Data were collected through an open-ended questionnaire focusing on six areas: ChatGPT usage, impact on writing, reliability and accuracy, contribution to learning goals, user experience and satisfaction, and training needs. The findings showed that most students had a positive view of ChatGPT, especially for brainstorming and organizing ideas. About 91.3% of students had used ChatGPT in class, and 94.9% had prior experience. Although only 8.7% used it regularly, ChatGPT was seen as helpful for improving efficiency, creativity, and confidence. Students also recognized its limitations, such as the need to verify information and avoid over-reliance. The study concluded that ChatGPT can be a valuable tool for academic writing </w:t>
      </w:r>
      <w:del w:id="1" w:author="Asus" w:date="2025-05-08T06:41:00Z" w16du:dateUtc="2025-05-07T23:41:00Z">
        <w:r w:rsidR="001A33EE" w:rsidRPr="001A33EE" w:rsidDel="00287FDD">
          <w:rPr>
            <w:rFonts w:ascii="Times New Roman" w:hAnsi="Times New Roman"/>
          </w:rPr>
          <w:delText>when</w:delText>
        </w:r>
      </w:del>
      <w:r w:rsidR="001A33EE" w:rsidRPr="001A33EE">
        <w:rPr>
          <w:rFonts w:ascii="Times New Roman" w:hAnsi="Times New Roman"/>
        </w:rPr>
        <w:t xml:space="preserve"> combined with strong digital literacy and ethical use.</w:t>
      </w:r>
    </w:p>
    <w:p w14:paraId="136BB9B5" w14:textId="77777777" w:rsidR="001A33EE" w:rsidRDefault="001A33EE" w:rsidP="001A33EE">
      <w:pPr>
        <w:jc w:val="both"/>
        <w:rPr>
          <w:rFonts w:ascii="Times New Roman" w:hAnsi="Times New Roman"/>
        </w:rPr>
      </w:pPr>
    </w:p>
    <w:p w14:paraId="5A91DBA1" w14:textId="0644AB49" w:rsidR="007A092F" w:rsidRPr="0093017A" w:rsidRDefault="00D003BB" w:rsidP="001A33EE">
      <w:pPr>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C84DEC">
        <w:rPr>
          <w:rFonts w:ascii="Times New Roman" w:hAnsi="Times New Roman"/>
          <w:i/>
          <w:iCs/>
          <w:sz w:val="24"/>
          <w:szCs w:val="24"/>
        </w:rPr>
        <w:t>ChatGPT</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English writing activities</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w:t>
      </w:r>
      <w:r w:rsidR="00C84DEC">
        <w:rPr>
          <w:rFonts w:ascii="Times New Roman" w:hAnsi="Times New Roman"/>
          <w:i/>
          <w:iCs/>
          <w:sz w:val="24"/>
          <w:szCs w:val="24"/>
        </w:rPr>
        <w:t>S</w:t>
      </w:r>
      <w:r w:rsidR="00C84DEC" w:rsidRPr="007E239C">
        <w:rPr>
          <w:rFonts w:ascii="Times New Roman" w:hAnsi="Times New Roman"/>
          <w:i/>
          <w:iCs/>
          <w:sz w:val="24"/>
          <w:szCs w:val="24"/>
        </w:rPr>
        <w:t>tudents’ perceptions</w:t>
      </w:r>
    </w:p>
    <w:p w14:paraId="5828B1CB" w14:textId="2B69E508" w:rsidR="00EC5197" w:rsidRDefault="00556A0A" w:rsidP="00EC5197">
      <w:pPr>
        <w:contextualSpacing/>
        <w:rPr>
          <w:rFonts w:ascii="Times New Roman" w:hAnsi="Times New Roman"/>
          <w:color w:val="FF0000"/>
        </w:rPr>
      </w:pPr>
      <w:r>
        <w:rPr>
          <w:noProof/>
        </w:rPr>
        <mc:AlternateContent>
          <mc:Choice Requires="wpg">
            <w:drawing>
              <wp:anchor distT="0" distB="0" distL="114300" distR="114300" simplePos="0" relativeHeight="251656704" behindDoc="0" locked="0" layoutInCell="1" allowOverlap="1" wp14:anchorId="55983545" wp14:editId="37D96E51">
                <wp:simplePos x="0" y="0"/>
                <wp:positionH relativeFrom="margin">
                  <wp:posOffset>0</wp:posOffset>
                </wp:positionH>
                <wp:positionV relativeFrom="paragraph">
                  <wp:posOffset>102235</wp:posOffset>
                </wp:positionV>
                <wp:extent cx="5467350" cy="28575"/>
                <wp:effectExtent l="0" t="0" r="0" b="9525"/>
                <wp:wrapNone/>
                <wp:docPr id="1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1D788DA" id="Group 8"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5FCA44AC" w14:textId="29D54610" w:rsidR="00EC5197" w:rsidRPr="00EC5197" w:rsidRDefault="009038ED" w:rsidP="00EC5197">
      <w:pPr>
        <w:contextualSpacing/>
        <w:jc w:val="center"/>
        <w:rPr>
          <w:rFonts w:ascii="Times New Roman" w:hAnsi="Times New Roman"/>
          <w:color w:val="FF0000"/>
        </w:rPr>
      </w:pPr>
      <w:r w:rsidRPr="009038ED">
        <w:rPr>
          <w:rFonts w:ascii="Times New Roman" w:hAnsi="Times New Roman"/>
          <w:b/>
          <w:sz w:val="24"/>
          <w:szCs w:val="24"/>
        </w:rPr>
        <w:t>PENGGUNAAN CHATGPT DALAM KEGIATAN MENULIS BAHASA INGGRIS: SUARA SISWA</w:t>
      </w:r>
    </w:p>
    <w:p w14:paraId="64AD2AAE" w14:textId="0A3EA686" w:rsidR="00D003BB" w:rsidRDefault="00D003BB" w:rsidP="0093017A">
      <w:pPr>
        <w:tabs>
          <w:tab w:val="left" w:pos="8460"/>
        </w:tabs>
        <w:spacing w:before="240"/>
        <w:ind w:right="-45"/>
        <w:jc w:val="both"/>
        <w:rPr>
          <w:rFonts w:ascii="Times New Roman" w:hAnsi="Times New Roman"/>
        </w:rPr>
      </w:pPr>
      <w:r>
        <w:rPr>
          <w:rFonts w:ascii="Times New Roman" w:hAnsi="Times New Roman"/>
          <w:b/>
        </w:rPr>
        <w:t xml:space="preserve">ABSTRAK: </w:t>
      </w:r>
      <w:r w:rsidR="001A33EE" w:rsidRPr="001A33EE">
        <w:rPr>
          <w:rFonts w:ascii="Times New Roman" w:hAnsi="Times New Roman"/>
        </w:rPr>
        <w:t>Perkembangan pesat kecerdasan buatan telah memengaruhi dunia pendidikan, termasuk penggunaan alat seperti ChatGPT dalam pembelajaran bahasa. Penelitian ini bertujuan untuk mengetahui persepsi mahasiswa terhadap penggunaan ChatGPT dalam kegiatan menulis bahasa Inggris di Program Studi Pendidikan Bahasa Inggris UIN Raden Fatah Palembang. Penelitian ini menggunakan pendekatan kuantitatif dengan melibatkan 136 mahasiswa semester empat sebagai partisipan. Data dikumpulkan melalui kuesioner terbuka yang berfokus pada enam aspek: penggunaan ChatGPT, dampak terhadap proses menulis, keandalan dan akurasi, kontribusi terhadap pencapaian tujuan belajar, pengalaman dan kepuasan pengguna, serta kebutuhan pelatihan. Hasil penelitian menunjukkan bahwa sebagian besar mahasiswa memiliki persepsi positif terhadap ChatGPT, terutama dalam tahap brainstorming dan pengorganisasian ide. Sekitar 91,3% mahasiswa pernah menggunakan ChatGPT di kelas, dan 94,9% memiliki pengalaman sebelumnya. Meskipun hanya 8,7% yang menggunakannya secara rutin, ChatGPT dianggap membantu meningkatkan efisiensi, kreativitas, dan rasa percaya diri dalam menulis. Mahasiswa juga menyadari keterbatasan ChatGPT, seperti perlunya verifikasi informasi dan bahaya ketergantungan. Penelitian ini menyimpulkan bahwa ChatGPT dapat menjadi alat bantu yang bermanfaat dalam penulisan akademik jika digunakan dengan literasi digital dan etika yang baik.</w:t>
      </w:r>
    </w:p>
    <w:p w14:paraId="624B2EC0" w14:textId="4D0C6806" w:rsidR="00D003BB" w:rsidRPr="004865FD" w:rsidRDefault="00556A0A" w:rsidP="0093017A">
      <w:pPr>
        <w:tabs>
          <w:tab w:val="left" w:pos="8647"/>
        </w:tabs>
        <w:spacing w:before="240"/>
        <w:ind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57728" behindDoc="0" locked="0" layoutInCell="1" allowOverlap="1" wp14:anchorId="6168093F" wp14:editId="7E563A6D">
                <wp:simplePos x="0" y="0"/>
                <wp:positionH relativeFrom="margin">
                  <wp:posOffset>37465</wp:posOffset>
                </wp:positionH>
                <wp:positionV relativeFrom="paragraph">
                  <wp:posOffset>488315</wp:posOffset>
                </wp:positionV>
                <wp:extent cx="5467350" cy="28575"/>
                <wp:effectExtent l="0" t="0" r="0" b="9525"/>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C947B7F" id="Group 5"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843E57" w:rsidRPr="00843E57">
        <w:rPr>
          <w:rFonts w:ascii="Times New Roman" w:hAnsi="Times New Roman"/>
          <w:i/>
        </w:rPr>
        <w:t>ChatGPT, Aktivitas menulis bahasa Inggris, Persepsi siswa</w:t>
      </w:r>
    </w:p>
    <w:p w14:paraId="0F81C328" w14:textId="77777777" w:rsidR="00362B06" w:rsidRPr="002E1BE2" w:rsidRDefault="00362B06" w:rsidP="002E1BE2">
      <w:pPr>
        <w:ind w:right="-46"/>
        <w:jc w:val="both"/>
        <w:rPr>
          <w:rFonts w:ascii="Times New Roman" w:hAnsi="Times New Roman"/>
          <w:b/>
          <w:bCs/>
          <w:sz w:val="24"/>
          <w:szCs w:val="24"/>
        </w:rPr>
      </w:pPr>
      <w:r w:rsidRPr="002E1BE2">
        <w:rPr>
          <w:rFonts w:ascii="Times New Roman" w:hAnsi="Times New Roman"/>
          <w:b/>
          <w:bCs/>
          <w:sz w:val="24"/>
          <w:szCs w:val="24"/>
        </w:rPr>
        <w:lastRenderedPageBreak/>
        <w:t>INTRODUCTION</w:t>
      </w:r>
    </w:p>
    <w:p w14:paraId="5DE5F9B7" w14:textId="3C8FE165" w:rsidR="00885B4C" w:rsidRPr="002E1BE2" w:rsidRDefault="00885B4C" w:rsidP="002E1BE2">
      <w:pPr>
        <w:pStyle w:val="E-JOURNALBody"/>
        <w:keepNext/>
        <w:framePr w:dropCap="drop" w:lines="2" w:h="781" w:hRule="exact" w:wrap="around" w:vAnchor="text" w:hAnchor="text"/>
        <w:spacing w:before="280" w:line="501" w:lineRule="exact"/>
        <w:ind w:firstLine="0"/>
        <w:textAlignment w:val="baseline"/>
        <w:rPr>
          <w:position w:val="-5"/>
          <w:sz w:val="62"/>
          <w:lang w:val="en-US" w:eastAsia="id-ID"/>
        </w:rPr>
      </w:pPr>
      <w:r w:rsidRPr="002E1BE2">
        <w:rPr>
          <w:position w:val="-5"/>
          <w:sz w:val="62"/>
          <w:lang w:eastAsia="id-ID"/>
        </w:rPr>
        <w:t xml:space="preserve">   </w:t>
      </w:r>
      <w:r w:rsidR="00D32997" w:rsidRPr="002E1BE2">
        <w:rPr>
          <w:position w:val="-5"/>
          <w:sz w:val="62"/>
          <w:lang w:val="en-US" w:eastAsia="id-ID"/>
        </w:rPr>
        <w:t>T</w:t>
      </w:r>
    </w:p>
    <w:p w14:paraId="42FF9E28" w14:textId="7BB59A2A" w:rsidR="00EB1473" w:rsidRPr="002E1BE2" w:rsidRDefault="00D945D6" w:rsidP="002E1BE2">
      <w:pPr>
        <w:pStyle w:val="NormalWeb"/>
        <w:spacing w:after="0" w:afterAutospacing="0"/>
        <w:jc w:val="both"/>
      </w:pPr>
      <w:r w:rsidRPr="00D945D6">
        <w:t>he integration of technology into education has transformed teaching and learning, creating more dynamic, engaging, and accessible environments. Advances in digital tools and platforms have made technology a crucial component of modern education, turning traditional classrooms into interactive and collaborative spaces. According to a study by Fitria (2021), technology plays an important role in delivering valuable resources such as text, images, and audio for educational purposes. Among the technologies undergoing intensive development is artificial intelligence (AI), which aims to simplify human tasks and activities.</w:t>
      </w:r>
    </w:p>
    <w:p w14:paraId="44AB95B4" w14:textId="5B726D07" w:rsidR="0096001D" w:rsidRDefault="0096001D" w:rsidP="002E1BE2">
      <w:pPr>
        <w:pStyle w:val="ListParagraph"/>
        <w:ind w:left="0" w:firstLine="360"/>
        <w:jc w:val="both"/>
        <w:rPr>
          <w:color w:val="0D0D0D"/>
          <w:shd w:val="clear" w:color="auto" w:fill="FFFFFF"/>
          <w:lang w:val="id-ID" w:eastAsia="id-ID"/>
        </w:rPr>
      </w:pPr>
      <w:r w:rsidRPr="0096001D">
        <w:rPr>
          <w:color w:val="0D0D0D"/>
          <w:shd w:val="clear" w:color="auto" w:fill="FFFFFF"/>
          <w:lang w:val="id-ID" w:eastAsia="id-ID"/>
        </w:rPr>
        <w:t>Artificial intelligence (AI) is expected to evolve into a sophisticated tool that supports human activities. Although AI technology is not entirely new, it holds the potential to enhance or even fully automate certain tasks, making work processes more efficient and streamlined</w:t>
      </w:r>
      <w:r w:rsidR="006A07C8" w:rsidRPr="00131253">
        <w:rPr>
          <w:color w:val="0D0D0D"/>
          <w:shd w:val="clear" w:color="auto" w:fill="FFFFFF"/>
          <w:lang w:eastAsia="id-ID"/>
        </w:rPr>
        <w:t xml:space="preserve">. Furthermore </w:t>
      </w:r>
      <w:commentRangeStart w:id="2"/>
      <w:r w:rsidR="00843E57" w:rsidRPr="002E1BE2">
        <w:rPr>
          <w:color w:val="0D0D0D"/>
          <w:shd w:val="clear" w:color="auto" w:fill="FFFFFF"/>
          <w:lang w:eastAsia="id-ID"/>
        </w:rPr>
        <w:fldChar w:fldCharType="begin" w:fldLock="1"/>
      </w:r>
      <w:r w:rsidR="00843E57" w:rsidRPr="002E1BE2">
        <w:rPr>
          <w:color w:val="0D0D0D"/>
          <w:shd w:val="clear" w:color="auto" w:fill="FFFFFF"/>
          <w:lang w:eastAsia="id-ID"/>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2024)","plainTextFormattedCitation":"(Khasanah et al., 2024)","previouslyFormattedCitation":"(Khasanah et al., 2024)"},"properties":{"noteIndex":0},"schema":"https://github.com/citation-style-language/schema/raw/master/csl-citation.json"}</w:instrText>
      </w:r>
      <w:r w:rsidR="00843E57" w:rsidRPr="002E1BE2">
        <w:rPr>
          <w:color w:val="0D0D0D"/>
          <w:shd w:val="clear" w:color="auto" w:fill="FFFFFF"/>
          <w:lang w:eastAsia="id-ID"/>
        </w:rPr>
        <w:fldChar w:fldCharType="separate"/>
      </w:r>
      <w:r w:rsidR="00843E57" w:rsidRPr="002E1BE2">
        <w:rPr>
          <w:noProof/>
          <w:color w:val="0D0D0D"/>
          <w:shd w:val="clear" w:color="auto" w:fill="FFFFFF"/>
          <w:lang w:eastAsia="id-ID"/>
        </w:rPr>
        <w:t>(Khasanah et al., 2024)</w:t>
      </w:r>
      <w:r w:rsidR="00843E57" w:rsidRPr="002E1BE2">
        <w:rPr>
          <w:color w:val="0D0D0D"/>
          <w:shd w:val="clear" w:color="auto" w:fill="FFFFFF"/>
          <w:lang w:eastAsia="id-ID"/>
        </w:rPr>
        <w:fldChar w:fldCharType="end"/>
      </w:r>
      <w:commentRangeEnd w:id="2"/>
      <w:r w:rsidR="00287FDD">
        <w:rPr>
          <w:rStyle w:val="CommentReference"/>
        </w:rPr>
        <w:commentReference w:id="2"/>
      </w:r>
      <w:r w:rsidR="00843E57" w:rsidRPr="002E1BE2">
        <w:rPr>
          <w:color w:val="0D0D0D"/>
          <w:shd w:val="clear" w:color="auto" w:fill="FFFFFF"/>
          <w:lang w:eastAsia="id-ID"/>
        </w:rPr>
        <w:t xml:space="preserve"> </w:t>
      </w:r>
      <w:r w:rsidRPr="0096001D">
        <w:rPr>
          <w:color w:val="0D0D0D"/>
          <w:shd w:val="clear" w:color="auto" w:fill="FFFFFF"/>
          <w:lang w:val="id-ID" w:eastAsia="id-ID"/>
        </w:rPr>
        <w:t>highlighted that AI advancements particularly benefit students, especially those learning English. Learners often rely on tools such as Google Translate, DeepL, Grammarly, Duolingo, ELSA, QuillBot, and ChatGPT to support their language development. As a result, AI</w:t>
      </w:r>
      <w:r>
        <w:rPr>
          <w:color w:val="0D0D0D"/>
          <w:shd w:val="clear" w:color="auto" w:fill="FFFFFF"/>
          <w:lang w:val="id-ID" w:eastAsia="id-ID"/>
        </w:rPr>
        <w:t xml:space="preserve"> </w:t>
      </w:r>
      <w:r w:rsidRPr="0096001D">
        <w:rPr>
          <w:color w:val="0D0D0D"/>
          <w:shd w:val="clear" w:color="auto" w:fill="FFFFFF"/>
          <w:lang w:val="id-ID" w:eastAsia="id-ID"/>
        </w:rPr>
        <w:t>especially ChatGPT</w:t>
      </w:r>
      <w:r>
        <w:rPr>
          <w:color w:val="0D0D0D"/>
          <w:shd w:val="clear" w:color="auto" w:fill="FFFFFF"/>
          <w:lang w:val="id-ID" w:eastAsia="id-ID"/>
        </w:rPr>
        <w:t xml:space="preserve"> </w:t>
      </w:r>
      <w:r w:rsidRPr="0096001D">
        <w:rPr>
          <w:color w:val="0D0D0D"/>
          <w:shd w:val="clear" w:color="auto" w:fill="FFFFFF"/>
          <w:lang w:val="id-ID" w:eastAsia="id-ID"/>
        </w:rPr>
        <w:t>has attracted considerable attention across various platforms, notably among students.</w:t>
      </w:r>
    </w:p>
    <w:p w14:paraId="53B3DE5B" w14:textId="16D1CD65" w:rsidR="00843E57" w:rsidRPr="002E1BE2" w:rsidRDefault="0096001D" w:rsidP="002E1BE2">
      <w:pPr>
        <w:pStyle w:val="ListParagraph"/>
        <w:ind w:left="0" w:firstLine="360"/>
        <w:jc w:val="both"/>
        <w:rPr>
          <w:color w:val="0D0D0D"/>
          <w:shd w:val="clear" w:color="auto" w:fill="FFFFFF"/>
        </w:rPr>
      </w:pPr>
      <w:r w:rsidRPr="0096001D">
        <w:rPr>
          <w:color w:val="0D0D0D"/>
          <w:shd w:val="clear" w:color="auto" w:fill="FFFFFF"/>
          <w:lang w:val="id-ID"/>
        </w:rPr>
        <w:t>ChatGPT is an AI-powered chatbot program developed by OpenAI in 2018, based on a Language Model</w:t>
      </w:r>
      <w:r w:rsidR="00843E57" w:rsidRPr="002E1BE2">
        <w:rPr>
          <w:color w:val="0D0D0D"/>
          <w:shd w:val="clear" w:color="auto" w:fill="FFFFFF"/>
        </w:rPr>
        <w:t xml:space="preserve">. According to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{"citationItems":[{"id":"ITEM-1","itemData":{"ISSN":"15320081","abstract":"For every stable model category M with a certain extra structure, we produce an associated model structure on the pro-category pro-M and a spectral sequence, analogous to the Atiyah-Hirzebruch spectral sequence, with reasonably good convergence properties for computing in the homotopy category of pro-M. Our motivating example is the category of pro-spectra. The extra structure referred to above is a t-model structure. This is a rigidification of the usual notion of a t-structure on a triangulated category. A t-model structure is a proper simplicial stable model category M with a t-structure on its homotopy category together with an additional factorization axiom. Copyright © 2007, International Press.","author":[{"dropping-particle":"","family":"Fausk","given":"Halvard","non-dropping-particle":"","parse-names":false,"suffix":""},{"dropping-particle":"","family":"Isaksen","given":"Daniel C.","non-dropping-particle":"","parse-names":false,"suffix":""}],"container-title":"Homology, Homotopy and Applications","id":"ITEM-1","issue":"1","issued":{"date-parts":[["2007"]]},"page":"399-438","title":"Improving Language Understanding by Generative Pre-Training","type":"article-journal","volume":"9"},"uris":["http://www.mendeley.com/documents/?uuid=f735ff9b-3a5c-489b-803e-18335265145f"]}],"mendeley":{"formattedCitation":"(Fausk &amp; Isaksen, 2007)","manualFormatting":"Radford et al. (2018)","plainTextFormattedCitation":"(Fausk &amp; Isaksen, 2007)","previouslyFormattedCitation":"(Fausk &amp; Isaksen, 2007)"},"properties":{"noteIndex":0},"schema":"https://github.com/citation-style-language/schema/raw/master/csl-citation.json"}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Radford et al. (2018)</w:t>
      </w:r>
      <w:r w:rsidR="00843E57" w:rsidRPr="002E1BE2">
        <w:rPr>
          <w:color w:val="0D0D0D"/>
          <w:shd w:val="clear" w:color="auto" w:fill="FFFFFF"/>
        </w:rPr>
        <w:fldChar w:fldCharType="end"/>
      </w:r>
      <w:r w:rsidR="00843E57" w:rsidRPr="002E1BE2">
        <w:rPr>
          <w:color w:val="0D0D0D"/>
          <w:shd w:val="clear" w:color="auto" w:fill="FFFFFF"/>
        </w:rPr>
        <w:t xml:space="preserve"> </w:t>
      </w:r>
      <w:r w:rsidRPr="0096001D">
        <w:rPr>
          <w:color w:val="0D0D0D"/>
          <w:shd w:val="clear" w:color="auto" w:fill="FFFFFF"/>
          <w:lang w:val="id-ID"/>
        </w:rPr>
        <w:t>ChatGPT is described as a semi-supervised learning model that excels in processing natural language autonomously and is specifically capable of responding to user queries and commands</w:t>
      </w:r>
      <w:r w:rsidR="00843E57" w:rsidRPr="002E1BE2">
        <w:rPr>
          <w:color w:val="0D0D0D"/>
          <w:shd w:val="clear" w:color="auto" w:fill="FFFFFF"/>
        </w:rPr>
        <w:t xml:space="preserve">. Additionally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{"citationItems":[{"id":"ITEM-1","itemData":{"ISBN":"5026201091","author":[{"dropping-particle":"","family":"Risnina","given":"Nur Nindya","non-dropping-particle":"","parse-names":false,"suffix":""},{"dropping-particle":"","family":"Tiara","given":"Septica","non-dropping-particle":"","parse-names":false,"suffix":""},{"dropping-particle":"","family":"Permatasari","given":"Indah","non-dropping-particle":"","parse-names":false,"suffix":""},{"dropping-particle":"","family":"Nurulhusna","given":"Aliyya Zahra","non-dropping-particle":"","parse-names":false,"suffix":""}],"id":"ITEM-1","issue":"4","issued":{"date-parts":[["2023"]]},"title":"Pengaruh ChatGPT Terhadap Proses Pembelajaran Mahasiswa di Institut Teknologi Sepuluh Nopember","type":"article-journal","volume":"2"},"uris":["http://www.mendeley.com/documents/?uuid=77100ee6-8504-43f0-be5e-4e48ea6fed61"]}],"mendeley":{"formattedCitation":"(Risnina et al., 2023)","manualFormatting":"Risnina et al. (2023)","plainTextFormattedCitation":"(Risnina et al., 2023)","previouslyFormattedCitation":"(Risnina et al., 2023)"},"properties":{"noteIndex":0},"schema":"https://github.com/citation-style-language/schema/raw/master/csl-citation.json"}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Risnina et al. (2023)</w:t>
      </w:r>
      <w:r w:rsidR="00843E57" w:rsidRPr="002E1BE2">
        <w:rPr>
          <w:color w:val="0D0D0D"/>
          <w:shd w:val="clear" w:color="auto" w:fill="FFFFFF"/>
        </w:rPr>
        <w:fldChar w:fldCharType="end"/>
      </w:r>
      <w:r w:rsidR="00843E57" w:rsidRPr="002E1BE2">
        <w:rPr>
          <w:color w:val="0D0D0D"/>
          <w:shd w:val="clear" w:color="auto" w:fill="FFFFFF"/>
        </w:rPr>
        <w:t xml:space="preserve">, </w:t>
      </w:r>
      <w:del w:id="3" w:author="Asus" w:date="2025-05-07T10:12:00Z" w16du:dateUtc="2025-05-07T03:12:00Z">
        <w:r w:rsidRPr="0096001D" w:rsidDel="00E32646">
          <w:rPr>
            <w:color w:val="0D0D0D"/>
            <w:shd w:val="clear" w:color="auto" w:fill="FFFFFF"/>
            <w:lang w:val="id-ID"/>
          </w:rPr>
          <w:delText xml:space="preserve">xplained </w:delText>
        </w:r>
      </w:del>
      <w:ins w:id="4" w:author="Asus" w:date="2025-05-07T10:12:00Z" w16du:dateUtc="2025-05-07T03:12:00Z">
        <w:r w:rsidR="00E32646">
          <w:rPr>
            <w:color w:val="0D0D0D"/>
            <w:shd w:val="clear" w:color="auto" w:fill="FFFFFF"/>
            <w:lang w:val="id-ID"/>
          </w:rPr>
          <w:t>explained</w:t>
        </w:r>
        <w:r w:rsidR="00E32646" w:rsidRPr="0096001D">
          <w:rPr>
            <w:color w:val="0D0D0D"/>
            <w:shd w:val="clear" w:color="auto" w:fill="FFFFFF"/>
            <w:lang w:val="id-ID"/>
          </w:rPr>
          <w:t xml:space="preserve"> </w:t>
        </w:r>
      </w:ins>
      <w:r w:rsidRPr="0096001D">
        <w:rPr>
          <w:color w:val="0D0D0D"/>
          <w:shd w:val="clear" w:color="auto" w:fill="FFFFFF"/>
          <w:lang w:val="id-ID"/>
        </w:rPr>
        <w:t>that ChatGPT offers text processing services utilizing the Generative Pre-trained Transformer (GPT) framework. The term "GPT" stands for three main concepts: generative (referring to the model's ability to produce new content), pre-trained (indicating that the model has been trained on extensive datasets and fine-tuned for particular tasks), and transformers (neural networks that interpret and understand sequential data). Thus, the word predictions and responses generated from user inputs reflect GPT's ability as a machine learning system</w:t>
      </w:r>
      <w:r w:rsidR="00843E57" w:rsidRPr="002E1BE2">
        <w:rPr>
          <w:color w:val="0D0D0D"/>
          <w:shd w:val="clear" w:color="auto" w:fill="FFFFFF"/>
        </w:rPr>
        <w:t>.</w:t>
      </w:r>
    </w:p>
    <w:p w14:paraId="66597DD2" w14:textId="77777777" w:rsidR="0096001D" w:rsidRDefault="0096001D" w:rsidP="002E1BE2">
      <w:pPr>
        <w:pStyle w:val="ListParagraph"/>
        <w:ind w:left="0" w:firstLine="360"/>
        <w:jc w:val="both"/>
        <w:rPr>
          <w:lang w:val="id-ID"/>
        </w:rPr>
      </w:pPr>
      <w:r w:rsidRPr="0096001D">
        <w:rPr>
          <w:lang w:val="id-ID"/>
        </w:rPr>
        <w:t>As a technological tool, ChatGPT has the potential to transform numerous areas of education, including information retrieval, answering specific questions across various subjects, engaging in open discussions, composing and editing reports and essays, generating software code, mentoring students by explaining programming concepts, providing sample data for analysis and databases, and performing calculations</w:t>
      </w:r>
      <w:r w:rsidR="00843E57" w:rsidRPr="002E1BE2">
        <w:fldChar w:fldCharType="begin" w:fldLock="1"/>
      </w:r>
      <w:r w:rsidR="00843E57" w:rsidRPr="002E1BE2">
        <w:instrText>ADDIN CSL_CITATION {"citationItems":[{"id":"ITEM-1","itemData":{"DOI":"10.30935/cedtech/13036","ISSN":"1309517X","abstract":"Since the launch of ChatGPT for public use, educators have expressed a variety of concerns about its integration into educational settings. This paper has been written to provide an indepth examination of these issues and explore the potential use of ChatGPT in educational contexts. Specifically, it aims to (i) present an argument in favor of incorporating ChatGPT into education and (ii) provide educators with a set of strategies and techniques to ensure responsible and successful implementation of ChatGPT in teaching or research. By doing so, this paper aims to promote a more informed discussion around the use of ChatGPT in education.","author":[{"dropping-particle":"","family":"Halaweh","given":"Mohanad","non-dropping-particle":"","parse-names":false,"suffix":""}],"container-title":"Contemporary Educational Technology","id":"ITEM-1","issue":"2","issued":{"date-parts":[["2023"]]},"title":"ChatGPT in education: Strategies for responsible implementation","type":"article-journal","volume":"15"},"uris":["http://www.mendeley.com/documents/?uuid=4372715d-7e31-49cc-b88e-3d2efe919cd9"]}],"mendeley":{"formattedCitation":"(Halaweh, 2023)","plainTextFormattedCitation":"(Halaweh, 2023)","previouslyFormattedCitation":"(Halaweh, 2023)"},"properties":{"noteIndex":0},"schema":"https://github.com/citation-style-language/schema/raw/master/csl-citation.json"}</w:instrText>
      </w:r>
      <w:r w:rsidR="00843E57" w:rsidRPr="002E1BE2">
        <w:fldChar w:fldCharType="separate"/>
      </w:r>
      <w:r w:rsidR="00843E57" w:rsidRPr="002E1BE2">
        <w:rPr>
          <w:noProof/>
        </w:rPr>
        <w:t>(Halaweh, 2023)</w:t>
      </w:r>
      <w:r w:rsidR="00843E57" w:rsidRPr="002E1BE2">
        <w:fldChar w:fldCharType="end"/>
      </w:r>
      <w:r w:rsidR="00843E57" w:rsidRPr="002E1BE2">
        <w:t xml:space="preserve">. </w:t>
      </w:r>
      <w:r w:rsidRPr="0096001D">
        <w:rPr>
          <w:lang w:val="id-ID"/>
        </w:rPr>
        <w:t>Additionally, ChatGPT is capable of handling a wide range of text-based tasks, such as offering descriptions, planning trips, writing essays, and explaining processes. The text produced by ChatGPT is typically well-organized, with coherent connections between words and sentences, high accuracy, and the ability to recall prior interactions.</w:t>
      </w:r>
    </w:p>
    <w:p w14:paraId="0A2FC262" w14:textId="5291D04B" w:rsidR="00843E57" w:rsidRPr="002E1BE2" w:rsidRDefault="00843E57" w:rsidP="002E1BE2">
      <w:pPr>
        <w:pStyle w:val="ListParagraph"/>
        <w:ind w:left="0" w:firstLine="360"/>
        <w:jc w:val="both"/>
        <w:rPr>
          <w:color w:val="0D0D0D"/>
          <w:shd w:val="clear" w:color="auto" w:fill="FFFFFF"/>
          <w:lang w:val="id-ID"/>
        </w:rPr>
      </w:pPr>
      <w:r w:rsidRPr="002E1BE2">
        <w:rPr>
          <w:color w:val="0D0D0D"/>
          <w:shd w:val="clear" w:color="auto" w:fill="FFFFFF"/>
        </w:rPr>
        <w:t xml:space="preserve">In line with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{"citationItems":[{"id":"ITEM-1","itemData":{"DOI":"10.1051/e3sconf/202344005001","ISSN":"22671242","abstract":"The incorporation of technology, particularly Chat GPT dialogue, has become increasingly prominent in the English language teaching and learning dynamic field. The utilization of powerful natural language processing techniques in Chat GPT has the potential to enhance language learning experiences by providing simulations of human-like conversations. The primary objective of this study is to examine the congruence between Chat GPT and well-established theoretical frameworks and best practices in the field of English language education. Additionally, this research aims to identify effective pedagogical approaches and instructional tactics that can be employed to maximize the educational benefits of Chat GPT. This study examines the alignment between Chat GPT and academic frameworks like as Communicative Language Teaching, Constructivist Learning Theory, Task-Based Learning, and Personalization and Differentiation. The study involved individuals who are professionals in the English education field, who offered their opinions and insights into the compatibility of Chat GPT with these frameworks. The results demonstrate a notable congruence between Chat GPT and established theoretical frameworks, including constructivist learning principles, communicative language instruction, task-based learning, and personalized learning approaches. The capacity of Chat GPT to promote active engagement, learner autonomy, knowledge production, authentic language use, and collaborative learning aligns with these theoretical frameworks. Moreover, the research delineates distinct instructional approaches for optimizing the use of Chat GPT, including virtual Socratic dialogues, interactive narrative construction, simulated discourse, individualized exchanges, and practical application of knowledge to real-world problem-solving scenarios. These tactics serve to augment learner engagement, fluency, autonomy, and personalized learning experiences.","author":[{"dropping-particle":"","family":"Hatmanto","given":"Endro Dwi","non-dropping-particle":"","parse-names":false,"suffix":""},{"dropping-particle":"","family":"Sari","given":"Mariska Intan","non-dropping-particle":"","parse-names":false,"suffix":""}],"container-title":"E3S Web of Conferences","id":"ITEM-1","issued":{"date-parts":[["2023"]]},"title":"Aligning Theory and Practice: Leveraging Chat GPT for Effective English Language Teaching and Learning","type":"article-journal","volume":"440"},"uris":["http://www.mendeley.com/documents/?uuid=7bcc3163-0f12-4ca4-bae9-d99c626bf215"]}],"mendeley":{"formattedCitation":"(Hatmanto &amp; Sari, 2023)","manualFormatting":"Hatmanto and Sari (2023)","plainTextFormattedCitation":"(Hatmanto &amp; Sari, 2023)","previouslyFormattedCitation":"(Hatmanto &amp; Sari,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Hatmanto and Sari (2023)</w:t>
      </w:r>
      <w:r w:rsidRPr="002E1BE2">
        <w:rPr>
          <w:color w:val="0D0D0D"/>
          <w:shd w:val="clear" w:color="auto" w:fill="FFFFFF"/>
        </w:rPr>
        <w:fldChar w:fldCharType="end"/>
      </w:r>
      <w:r w:rsidRPr="002E1BE2">
        <w:rPr>
          <w:color w:val="0D0D0D"/>
          <w:shd w:val="clear" w:color="auto" w:fill="FFFFFF"/>
        </w:rPr>
        <w:t xml:space="preserve">, </w:t>
      </w:r>
      <w:del w:id="5" w:author="Asus" w:date="2025-05-07T10:13:00Z" w16du:dateUtc="2025-05-07T03:13:00Z">
        <w:r w:rsidR="0096001D" w:rsidRPr="0096001D" w:rsidDel="00E32646">
          <w:rPr>
            <w:color w:val="0D0D0D"/>
            <w:shd w:val="clear" w:color="auto" w:fill="FFFFFF"/>
            <w:lang w:val="id-ID"/>
          </w:rPr>
          <w:delText xml:space="preserve">the incorporation of </w:delText>
        </w:r>
      </w:del>
      <w:r w:rsidR="0096001D" w:rsidRPr="0096001D">
        <w:rPr>
          <w:color w:val="0D0D0D"/>
          <w:shd w:val="clear" w:color="auto" w:fill="FFFFFF"/>
          <w:lang w:val="id-ID"/>
        </w:rPr>
        <w:t>ChatGPT into English language teaching and learning has garnered significant attention in recent years. This section explores how ChatGPT aligns with contemporary theoretical frameworks and best practices in language education by conducting a thorough and analytical review of existing literature, showcasing the effective use of ChatGPT in English language instruction</w:t>
      </w:r>
      <w:r w:rsidR="00B717DA" w:rsidRPr="00B717DA">
        <w:rPr>
          <w:color w:val="0D0D0D"/>
          <w:shd w:val="clear" w:color="auto" w:fill="FFFFFF"/>
        </w:rPr>
        <w:t xml:space="preserve">. </w:t>
      </w:r>
      <w:r w:rsidRPr="002E1BE2">
        <w:rPr>
          <w:color w:val="0D0D0D"/>
          <w:shd w:val="clear" w:color="auto" w:fill="FFFFFF"/>
        </w:rPr>
        <w:t>Furthermore</w:t>
      </w:r>
      <w:ins w:id="6" w:author="Asus" w:date="2025-05-07T10:13:00Z" w16du:dateUtc="2025-05-07T03:13:00Z">
        <w:r w:rsidR="00E32646">
          <w:rPr>
            <w:color w:val="0D0D0D"/>
            <w:shd w:val="clear" w:color="auto" w:fill="FFFFFF"/>
          </w:rPr>
          <w:t>,</w:t>
        </w:r>
      </w:ins>
      <w:r w:rsidRPr="002E1BE2">
        <w:rPr>
          <w:color w:val="0D0D0D"/>
          <w:shd w:val="clear" w:color="auto" w:fill="FFFFFF"/>
        </w:rPr>
        <w:t xml:space="preserve"> </w:t>
      </w:r>
      <w:r w:rsidRPr="002E1BE2">
        <w:rPr>
          <w:color w:val="0D0D0D"/>
          <w:shd w:val="clear" w:color="auto" w:fill="FFFFFF"/>
        </w:rPr>
        <w:fldChar w:fldCharType="begin" w:fldLock="1"/>
      </w:r>
      <w:r w:rsidRPr="002E1BE2">
        <w:rPr>
          <w:color w:val="0D0D0D"/>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Khasanah et al. (2024)</w:t>
      </w:r>
      <w:r w:rsidRPr="002E1BE2">
        <w:rPr>
          <w:color w:val="0D0D0D"/>
          <w:shd w:val="clear" w:color="auto" w:fill="FFFFFF"/>
        </w:rPr>
        <w:fldChar w:fldCharType="end"/>
      </w:r>
      <w:del w:id="7" w:author="Asus" w:date="2025-05-07T10:13:00Z" w16du:dateUtc="2025-05-07T03:13:00Z">
        <w:r w:rsidRPr="002E1BE2" w:rsidDel="00E32646">
          <w:rPr>
            <w:color w:val="0D0D0D"/>
            <w:shd w:val="clear" w:color="auto" w:fill="FFFFFF"/>
          </w:rPr>
          <w:delText>,</w:delText>
        </w:r>
      </w:del>
      <w:r w:rsidRPr="002E1BE2">
        <w:rPr>
          <w:color w:val="0D0D0D"/>
          <w:shd w:val="clear" w:color="auto" w:fill="FFFFFF"/>
        </w:rPr>
        <w:t xml:space="preserve"> </w:t>
      </w:r>
      <w:r w:rsidR="0096001D" w:rsidRPr="0096001D">
        <w:rPr>
          <w:color w:val="0D0D0D"/>
          <w:shd w:val="clear" w:color="auto" w:fill="FFFFFF"/>
          <w:lang w:val="id-ID"/>
        </w:rPr>
        <w:t>emphasized that advancements in AI technologies like ChatGPT have sparked widespread discussion. Its application across various fields</w:t>
      </w:r>
      <w:ins w:id="8" w:author="Asus" w:date="2025-05-07T10:13:00Z" w16du:dateUtc="2025-05-07T03:13:00Z">
        <w:r w:rsidR="00E32646">
          <w:rPr>
            <w:color w:val="0D0D0D"/>
            <w:shd w:val="clear" w:color="auto" w:fill="FFFFFF"/>
            <w:lang w:val="id-ID"/>
          </w:rPr>
          <w:t>,</w:t>
        </w:r>
      </w:ins>
      <w:r w:rsidR="0096001D">
        <w:rPr>
          <w:color w:val="0D0D0D"/>
          <w:shd w:val="clear" w:color="auto" w:fill="FFFFFF"/>
          <w:lang w:val="id-ID"/>
        </w:rPr>
        <w:t xml:space="preserve"> </w:t>
      </w:r>
      <w:r w:rsidR="0096001D" w:rsidRPr="0096001D">
        <w:rPr>
          <w:color w:val="0D0D0D"/>
          <w:shd w:val="clear" w:color="auto" w:fill="FFFFFF"/>
          <w:lang w:val="id-ID"/>
        </w:rPr>
        <w:t>including education, business, and technology</w:t>
      </w:r>
      <w:ins w:id="9" w:author="Asus" w:date="2025-05-07T10:13:00Z" w16du:dateUtc="2025-05-07T03:13:00Z">
        <w:r w:rsidR="00E32646">
          <w:rPr>
            <w:color w:val="0D0D0D"/>
            <w:shd w:val="clear" w:color="auto" w:fill="FFFFFF"/>
            <w:lang w:val="id-ID"/>
          </w:rPr>
          <w:t>,</w:t>
        </w:r>
      </w:ins>
      <w:r w:rsidR="0096001D">
        <w:rPr>
          <w:color w:val="0D0D0D"/>
          <w:shd w:val="clear" w:color="auto" w:fill="FFFFFF"/>
          <w:lang w:val="id-ID"/>
        </w:rPr>
        <w:t xml:space="preserve"> </w:t>
      </w:r>
      <w:r w:rsidR="0096001D" w:rsidRPr="0096001D">
        <w:rPr>
          <w:color w:val="0D0D0D"/>
          <w:shd w:val="clear" w:color="auto" w:fill="FFFFFF"/>
          <w:lang w:val="id-ID"/>
        </w:rPr>
        <w:t>has been broadly recognized, offering notable benefits, particularly in English language learning.</w:t>
      </w:r>
      <w:r w:rsidR="00B717DA" w:rsidRPr="002E1BE2">
        <w:rPr>
          <w:color w:val="0D0D0D"/>
          <w:shd w:val="clear" w:color="auto" w:fill="FFFFFF"/>
        </w:rPr>
        <w:t xml:space="preserve"> </w:t>
      </w:r>
      <w:r w:rsidRPr="002E1BE2">
        <w:rPr>
          <w:color w:val="0D0D0D"/>
          <w:shd w:val="clear" w:color="auto" w:fill="FFFFFF"/>
        </w:rPr>
        <w:t xml:space="preserve">Based on research by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{"citationItems":[{"id":"ITEM-1","itemData":{"DOI":"10.1177/00336882231162868","ISSN":"1745526X","abstract":"In this technology review, we explore the affordances of the generative AI chatbot ChatGPT for language teaching and learning. In addition to this, we also present debates and drawbacks of ChatGPT. Finally, we present the digital competencies teachers and learners require to use this chatbot ethically and effectively to support language learning.","author":[{"dropping-particle":"","family":"Kohnke","given":"Lucas","non-dropping-particle":"","parse-names":false,"suffix":""},{"dropping-particle":"","family":"Moorhouse","given":"Benjamin Luke","non-dropping-particle":"","parse-names":false,"suffix":""},{"dropping-particle":"","family":"Zou","given":"Di","non-dropping-particle":"","parse-names":false,"suffix":""}],"container-title":"RELC Journal","id":"ITEM-1","issue":"2","issued":{"date-parts":[["2023"]]},"page":"537-550","title":"ChatGPT for Language Teaching and Learning","type":"article-journal","volume":"54"},"uris":["http://www.mendeley.com/documents/?uuid=d86bdb8e-ddb1-412a-9127-50afc59abe1f"]}],"mendeley":{"formattedCitation":"(Kohnke et al., 2023)","manualFormatting":"Kohnke et al. (2023)","plainTextFormattedCitation":"(Kohnke et al., 2023)","previouslyFormattedCitation":"(Kohnke et al.,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Kohnke et al. (2023)</w:t>
      </w:r>
      <w:r w:rsidRPr="002E1BE2">
        <w:rPr>
          <w:color w:val="0D0D0D"/>
          <w:shd w:val="clear" w:color="auto" w:fill="FFFFFF"/>
        </w:rPr>
        <w:fldChar w:fldCharType="end"/>
      </w:r>
      <w:r w:rsidR="003557A4">
        <w:rPr>
          <w:color w:val="0D0D0D"/>
          <w:shd w:val="clear" w:color="auto" w:fill="FFFFFF"/>
          <w:lang w:val="id-ID"/>
        </w:rPr>
        <w:t xml:space="preserve">, </w:t>
      </w:r>
      <w:r w:rsidR="0096001D" w:rsidRPr="0096001D">
        <w:rPr>
          <w:color w:val="0D0D0D"/>
          <w:shd w:val="clear" w:color="auto" w:fill="FFFFFF"/>
          <w:lang w:val="id-ID"/>
        </w:rPr>
        <w:t xml:space="preserve">further highlights ChatGPT’s contribution to language </w:t>
      </w:r>
      <w:r w:rsidR="0096001D" w:rsidRPr="0096001D">
        <w:rPr>
          <w:color w:val="0D0D0D"/>
          <w:shd w:val="clear" w:color="auto" w:fill="FFFFFF"/>
          <w:lang w:val="id-ID"/>
        </w:rPr>
        <w:lastRenderedPageBreak/>
        <w:t xml:space="preserve">learning through the simulation of authentic interactions. ChatGPT can interpret word meanings within context, correct language errors with explanations, and generate texts across multiple genres. These strengths and practical uses have captured the attention of students, educators, professionals, and the broader public. In English Language Teaching and Learning, ChatGPT </w:t>
      </w:r>
      <w:del w:id="10" w:author="Asus" w:date="2025-05-07T10:14:00Z" w16du:dateUtc="2025-05-07T03:14:00Z">
        <w:r w:rsidR="0096001D" w:rsidRPr="0096001D" w:rsidDel="00E32646">
          <w:rPr>
            <w:color w:val="0D0D0D"/>
            <w:shd w:val="clear" w:color="auto" w:fill="FFFFFF"/>
            <w:lang w:val="id-ID"/>
          </w:rPr>
          <w:delText>proves to be</w:delText>
        </w:r>
      </w:del>
      <w:ins w:id="11" w:author="Asus" w:date="2025-05-07T10:19:00Z" w16du:dateUtc="2025-05-07T03:19:00Z">
        <w:r w:rsidR="00C87288">
          <w:rPr>
            <w:color w:val="0D0D0D"/>
            <w:shd w:val="clear" w:color="auto" w:fill="FFFFFF"/>
            <w:lang w:val="id-ID"/>
          </w:rPr>
          <w:t>is proven to be</w:t>
        </w:r>
      </w:ins>
      <w:del w:id="12" w:author="Asus" w:date="2025-05-07T10:14:00Z" w16du:dateUtc="2025-05-07T03:14:00Z">
        <w:r w:rsidR="0096001D" w:rsidRPr="0096001D" w:rsidDel="00E32646">
          <w:rPr>
            <w:color w:val="0D0D0D"/>
            <w:shd w:val="clear" w:color="auto" w:fill="FFFFFF"/>
            <w:lang w:val="id-ID"/>
          </w:rPr>
          <w:delText xml:space="preserve"> </w:delText>
        </w:r>
      </w:del>
      <w:r w:rsidR="0096001D" w:rsidRPr="0096001D">
        <w:rPr>
          <w:color w:val="0D0D0D"/>
          <w:shd w:val="clear" w:color="auto" w:fill="FFFFFF"/>
          <w:lang w:val="id-ID"/>
        </w:rPr>
        <w:t>a valuable resource, capable of personalizing interactions based on learner needs, facilitating realistic conversation practice, and delivering immediate feedback grounded in sound pedagogical strategies. As a result, ChatGPT marks the beginning of a new era in language learning, characterized by authenticity, adaptability, and accessibility. With the rise of AI technologies, there is growing interest among educators and students in leveraging these tools to enhance writing skills and enrich the overall learning experience.</w:t>
      </w:r>
    </w:p>
    <w:p w14:paraId="7DA87D48" w14:textId="6FC1E0BE" w:rsidR="00BD747B" w:rsidRPr="002E1BE2" w:rsidRDefault="003557A4" w:rsidP="002E1BE2">
      <w:pPr>
        <w:ind w:firstLine="360"/>
        <w:jc w:val="both"/>
        <w:rPr>
          <w:rFonts w:ascii="Times New Roman" w:hAnsi="Times New Roman"/>
          <w:sz w:val="24"/>
          <w:szCs w:val="24"/>
        </w:rPr>
      </w:pPr>
      <w:r w:rsidRPr="003557A4">
        <w:rPr>
          <w:rFonts w:ascii="Times New Roman" w:hAnsi="Times New Roman"/>
          <w:color w:val="0D0D0D"/>
          <w:sz w:val="24"/>
          <w:szCs w:val="24"/>
          <w:shd w:val="clear" w:color="auto" w:fill="FFFFFF"/>
        </w:rPr>
        <w:t>ChatGPT serves as a valuable AI tool to support students' writing activities</w:t>
      </w:r>
      <w:r w:rsidR="00843E57" w:rsidRPr="002E1BE2">
        <w:rPr>
          <w:rFonts w:ascii="Times New Roman" w:hAnsi="Times New Roman"/>
          <w:color w:val="0D0D0D"/>
          <w:sz w:val="24"/>
          <w:szCs w:val="24"/>
          <w:shd w:val="clear" w:color="auto" w:fill="FFFFFF"/>
        </w:rPr>
        <w:t xml:space="preserve">. </w:t>
      </w:r>
      <w:del w:id="13" w:author="Asus" w:date="2025-05-07T10:16:00Z" w16du:dateUtc="2025-05-07T03:16:00Z">
        <w:r w:rsidR="00843E57" w:rsidRPr="002E1BE2" w:rsidDel="00E32646">
          <w:rPr>
            <w:rFonts w:ascii="Times New Roman" w:hAnsi="Times New Roman"/>
            <w:color w:val="0D0D0D"/>
            <w:sz w:val="24"/>
            <w:szCs w:val="24"/>
            <w:shd w:val="clear" w:color="auto" w:fill="FFFFFF"/>
          </w:rPr>
          <w:delText xml:space="preserve">Acoording </w:delText>
        </w:r>
      </w:del>
      <w:ins w:id="14" w:author="Asus" w:date="2025-05-07T10:16:00Z" w16du:dateUtc="2025-05-07T03:16:00Z">
        <w:r w:rsidR="00E32646">
          <w:rPr>
            <w:rFonts w:ascii="Times New Roman" w:hAnsi="Times New Roman"/>
            <w:color w:val="0D0D0D"/>
            <w:sz w:val="24"/>
            <w:szCs w:val="24"/>
            <w:shd w:val="clear" w:color="auto" w:fill="FFFFFF"/>
          </w:rPr>
          <w:t>According</w:t>
        </w:r>
        <w:r w:rsidR="00E32646" w:rsidRPr="002E1BE2">
          <w:rPr>
            <w:rFonts w:ascii="Times New Roman" w:hAnsi="Times New Roman"/>
            <w:color w:val="0D0D0D"/>
            <w:sz w:val="24"/>
            <w:szCs w:val="24"/>
            <w:shd w:val="clear" w:color="auto" w:fill="FFFFFF"/>
          </w:rPr>
          <w:t xml:space="preserve"> </w:t>
        </w:r>
      </w:ins>
      <w:r w:rsidR="00843E57" w:rsidRPr="002E1BE2">
        <w:rPr>
          <w:rFonts w:ascii="Times New Roman" w:hAnsi="Times New Roman"/>
          <w:color w:val="0D0D0D"/>
          <w:sz w:val="24"/>
          <w:szCs w:val="24"/>
          <w:shd w:val="clear" w:color="auto" w:fill="FFFFFF"/>
        </w:rPr>
        <w:t xml:space="preserve">to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Khasanah et al. (2024)</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sidRPr="003557A4">
        <w:rPr>
          <w:rFonts w:ascii="Times New Roman" w:hAnsi="Times New Roman"/>
          <w:color w:val="0D0D0D"/>
          <w:sz w:val="24"/>
          <w:szCs w:val="24"/>
          <w:shd w:val="clear" w:color="auto" w:fill="FFFFFF"/>
        </w:rPr>
        <w:t>technological advancements like ChatGPT have made writing tasks significantly less time-consuming.</w:t>
      </w:r>
      <w:r>
        <w:rPr>
          <w:rFonts w:ascii="Times New Roman" w:hAnsi="Times New Roman"/>
          <w:color w:val="0D0D0D"/>
          <w:sz w:val="24"/>
          <w:szCs w:val="24"/>
          <w:shd w:val="clear" w:color="auto" w:fill="FFFFFF"/>
        </w:rPr>
        <w:t xml:space="preserve"> </w:t>
      </w:r>
      <w:del w:id="15" w:author="Asus" w:date="2025-05-08T06:52:00Z" w16du:dateUtc="2025-05-07T23:52:00Z">
        <w:r w:rsidR="00843E57" w:rsidRPr="002E1BE2" w:rsidDel="00876A03">
          <w:rPr>
            <w:rFonts w:ascii="Times New Roman" w:hAnsi="Times New Roman"/>
            <w:color w:val="0D0D0D"/>
            <w:sz w:val="24"/>
            <w:szCs w:val="24"/>
            <w:shd w:val="clear" w:color="auto" w:fill="FFFFFF"/>
          </w:rPr>
          <w:delText xml:space="preserve">According to </w:delText>
        </w:r>
      </w:del>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{"citationItems":[{"id":"ITEM-1","itemData":{"ISSN":"2202-7270","abstract":"The third annual International Conference of Education, Research and Innovation (ICERI 2010) was held in Madrid (Spain) on the 15th, 16th and 17th of November, 2010. ICERI 2010 was designed as an international forum for educators to share projects and innovations in educational research and practice.","author":[{"dropping-particle":"","family":"Abdullayeva","given":"Madina","non-dropping-particle":"","parse-names":false,"suffix":""},{"dropping-particle":"","family":"Muzaffarovna","given":"Musayeva Zilola","non-dropping-particle":"","parse-names":false,"suffix":""}],"container-title":"Australasian Journal of Paramedicine","id":"ITEM-1","issue":"1","issued":{"date-parts":[["2023"]]},"page":"61-66","title":"International Conference of Education, Research and Innovation","type":"article-journal","volume":"9"},"uris":["http://www.mendeley.com/documents/?uuid=1b3b500a-9594-43bb-ad4f-f368ae9279fa"]}],"mendeley":{"formattedCitation":"(Abdullayeva &amp; Muzaffarovna, 2023)","manualFormatting":"Abdullayeva and Muzaffarovna (2011)","plainTextFormattedCitation":"(Abdullayeva &amp; Muzaffarovna, 2023)","previouslyFormattedCitation":"(Abdullayeva &amp; Muzaffarovna, 2023)"},"properties":{"noteIndex":0},"schema":"https://github.com/citation-style-language/schema/raw/master/csl-citation.json"}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Abdullayeva and Muzaffarovna (2011)</w:t>
      </w:r>
      <w:r w:rsidR="00843E57" w:rsidRPr="002E1BE2">
        <w:rPr>
          <w:rFonts w:ascii="Times New Roman" w:hAnsi="Times New Roman"/>
          <w:color w:val="0D0D0D"/>
          <w:sz w:val="24"/>
          <w:szCs w:val="24"/>
          <w:shd w:val="clear" w:color="auto" w:fill="FFFFFF"/>
        </w:rPr>
        <w:fldChar w:fldCharType="end"/>
      </w:r>
      <w:del w:id="16" w:author="Asus" w:date="2025-05-08T06:52:00Z" w16du:dateUtc="2025-05-07T23:52:00Z">
        <w:r w:rsidR="00843E57" w:rsidRPr="002E1BE2" w:rsidDel="00876A03">
          <w:rPr>
            <w:rFonts w:ascii="Times New Roman" w:hAnsi="Times New Roman"/>
            <w:color w:val="0D0D0D"/>
            <w:sz w:val="24"/>
            <w:szCs w:val="24"/>
            <w:shd w:val="clear" w:color="auto" w:fill="FFFFFF"/>
          </w:rPr>
          <w:delText>,</w:delText>
        </w:r>
      </w:del>
      <w:r w:rsidR="00843E57" w:rsidRPr="002E1BE2">
        <w:rPr>
          <w:rFonts w:ascii="Times New Roman" w:hAnsi="Times New Roman"/>
          <w:color w:val="0D0D0D"/>
          <w:sz w:val="24"/>
          <w:szCs w:val="24"/>
          <w:shd w:val="clear" w:color="auto" w:fill="FFFFFF"/>
        </w:rPr>
        <w:t xml:space="preserve"> </w:t>
      </w:r>
      <w:r>
        <w:rPr>
          <w:rFonts w:ascii="Times New Roman" w:hAnsi="Times New Roman"/>
          <w:color w:val="0D0D0D"/>
          <w:sz w:val="24"/>
          <w:szCs w:val="24"/>
          <w:shd w:val="clear" w:color="auto" w:fill="FFFFFF"/>
        </w:rPr>
        <w:t>a</w:t>
      </w:r>
      <w:r w:rsidRPr="003557A4">
        <w:rPr>
          <w:rFonts w:ascii="Times New Roman" w:hAnsi="Times New Roman"/>
          <w:color w:val="0D0D0D"/>
          <w:sz w:val="24"/>
          <w:szCs w:val="24"/>
          <w:shd w:val="clear" w:color="auto" w:fill="FFFFFF"/>
        </w:rPr>
        <w:t>lso noted that ChatGPT</w:t>
      </w:r>
      <w:del w:id="17" w:author="Asus" w:date="2025-05-08T06:52:00Z" w16du:dateUtc="2025-05-07T23:52:00Z">
        <w:r w:rsidRPr="003557A4" w:rsidDel="00876A03">
          <w:rPr>
            <w:rFonts w:ascii="Times New Roman" w:hAnsi="Times New Roman"/>
            <w:color w:val="0D0D0D"/>
            <w:sz w:val="24"/>
            <w:szCs w:val="24"/>
            <w:shd w:val="clear" w:color="auto" w:fill="FFFFFF"/>
          </w:rPr>
          <w:delText>,</w:delText>
        </w:r>
      </w:del>
      <w:r w:rsidRPr="003557A4">
        <w:rPr>
          <w:rFonts w:ascii="Times New Roman" w:hAnsi="Times New Roman"/>
          <w:color w:val="0D0D0D"/>
          <w:sz w:val="24"/>
          <w:szCs w:val="24"/>
          <w:shd w:val="clear" w:color="auto" w:fill="FFFFFF"/>
        </w:rPr>
        <w:t xml:space="preserve"> as an AI-supported language model</w:t>
      </w:r>
      <w:del w:id="18" w:author="Asus" w:date="2025-05-08T06:52:00Z" w16du:dateUtc="2025-05-07T23:52:00Z">
        <w:r w:rsidRPr="003557A4" w:rsidDel="00876A03">
          <w:rPr>
            <w:rFonts w:ascii="Times New Roman" w:hAnsi="Times New Roman"/>
            <w:color w:val="0D0D0D"/>
            <w:sz w:val="24"/>
            <w:szCs w:val="24"/>
            <w:shd w:val="clear" w:color="auto" w:fill="FFFFFF"/>
          </w:rPr>
          <w:delText>,</w:delText>
        </w:r>
      </w:del>
      <w:r w:rsidRPr="003557A4">
        <w:rPr>
          <w:rFonts w:ascii="Times New Roman" w:hAnsi="Times New Roman"/>
          <w:color w:val="0D0D0D"/>
          <w:sz w:val="24"/>
          <w:szCs w:val="24"/>
          <w:shd w:val="clear" w:color="auto" w:fill="FFFFFF"/>
        </w:rPr>
        <w:t xml:space="preserve"> is effective in assisting students in enhancing their writing abilities. It can deliver immediate feedback on students' writing, pinpointing areas for improvement such as grammar, spelling, and punctuation errors. Moreover, ChatGPT offers revision suggestions, helping students refine </w:t>
      </w:r>
      <w:del w:id="19" w:author="Asus" w:date="2025-05-08T06:54:00Z" w16du:dateUtc="2025-05-07T23:54:00Z">
        <w:r w:rsidRPr="003557A4" w:rsidDel="00876A03">
          <w:rPr>
            <w:rFonts w:ascii="Times New Roman" w:hAnsi="Times New Roman"/>
            <w:color w:val="0D0D0D"/>
            <w:sz w:val="24"/>
            <w:szCs w:val="24"/>
            <w:shd w:val="clear" w:color="auto" w:fill="FFFFFF"/>
          </w:rPr>
          <w:delText>both</w:delText>
        </w:r>
      </w:del>
      <w:r w:rsidRPr="003557A4">
        <w:rPr>
          <w:rFonts w:ascii="Times New Roman" w:hAnsi="Times New Roman"/>
          <w:color w:val="0D0D0D"/>
          <w:sz w:val="24"/>
          <w:szCs w:val="24"/>
          <w:shd w:val="clear" w:color="auto" w:fill="FFFFFF"/>
        </w:rPr>
        <w:t xml:space="preserve"> their writing style and structure. By utilizing this feedback and the suggested revisions, students are better </w:t>
      </w:r>
      <w:del w:id="20" w:author="Asus" w:date="2025-05-08T06:54:00Z" w16du:dateUtc="2025-05-07T23:54:00Z">
        <w:r w:rsidRPr="003557A4" w:rsidDel="00876A03">
          <w:rPr>
            <w:rFonts w:ascii="Times New Roman" w:hAnsi="Times New Roman"/>
            <w:color w:val="0D0D0D"/>
            <w:sz w:val="24"/>
            <w:szCs w:val="24"/>
            <w:shd w:val="clear" w:color="auto" w:fill="FFFFFF"/>
          </w:rPr>
          <w:delText>able to</w:delText>
        </w:r>
      </w:del>
      <w:ins w:id="21" w:author="Asus" w:date="2025-05-11T10:04:00Z" w16du:dateUtc="2025-05-11T03:04:00Z">
        <w:r w:rsidR="00EE1A51">
          <w:rPr>
            <w:rFonts w:ascii="Times New Roman" w:hAnsi="Times New Roman"/>
            <w:color w:val="0D0D0D"/>
            <w:sz w:val="24"/>
            <w:szCs w:val="24"/>
            <w:shd w:val="clear" w:color="auto" w:fill="FFFFFF"/>
          </w:rPr>
          <w:t>to</w:t>
        </w:r>
      </w:ins>
      <w:r w:rsidRPr="003557A4">
        <w:rPr>
          <w:rFonts w:ascii="Times New Roman" w:hAnsi="Times New Roman"/>
          <w:color w:val="0D0D0D"/>
          <w:sz w:val="24"/>
          <w:szCs w:val="24"/>
          <w:shd w:val="clear" w:color="auto" w:fill="FFFFFF"/>
        </w:rPr>
        <w:t xml:space="preserve"> identify and address mistakes, leading to overall improvements in their writing skills.</w:t>
      </w:r>
      <w:del w:id="22" w:author="Asus" w:date="2025-05-07T10:22:00Z" w16du:dateUtc="2025-05-07T03:22:00Z">
        <w:r w:rsidR="00843E57" w:rsidRPr="002E1BE2" w:rsidDel="00B34C22">
          <w:rPr>
            <w:rFonts w:ascii="Times New Roman" w:eastAsia="Times New Roman" w:hAnsi="Times New Roman"/>
            <w:sz w:val="24"/>
            <w:szCs w:val="24"/>
          </w:rPr>
          <w:delText>.</w:delText>
        </w:r>
      </w:del>
      <w:ins w:id="23" w:author="Asus" w:date="2025-05-07T10:22:00Z" w16du:dateUtc="2025-05-07T03:22:00Z">
        <w:r w:rsidR="00B34C22">
          <w:rPr>
            <w:rFonts w:ascii="Times New Roman" w:eastAsia="Times New Roman" w:hAnsi="Times New Roman"/>
            <w:sz w:val="24"/>
            <w:szCs w:val="24"/>
          </w:rPr>
          <w:t xml:space="preserve"> </w:t>
        </w:r>
      </w:ins>
      <w:r w:rsidR="00843E57" w:rsidRPr="002E1BE2">
        <w:rPr>
          <w:rFonts w:ascii="Times New Roman" w:hAnsi="Times New Roman"/>
          <w:color w:val="0D0D0D"/>
          <w:sz w:val="24"/>
          <w:szCs w:val="24"/>
          <w:shd w:val="clear" w:color="auto" w:fill="FFFFFF"/>
        </w:rPr>
        <w:t xml:space="preserve">In the previous study done by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{"citationItems":[{"id":"ITEM-1","itemData":{"author":[{"dropping-particle":"","family":"Zebua","given":"Joice","non-dropping-particle":"","parse-names":false,"suffix":""},{"dropping-particle":"","family":"Katemba","given":"Caroline Victorine","non-dropping-particle":"","parse-names":false,"suffix":""}],"id":"ITEM-1","issue":"1","issued":{"date-parts":[["2024"]]},"page":"110-123","title":"Students ' Perceptions of Using the OpenAI ChatGPT Application in Improving Writing Skills","type":"article-journal","volume":"4"},"uris":["http://www.mendeley.com/documents/?uuid=19835f27-b0d3-453b-89c0-8d78a3c7c97b"]}],"mendeley":{"formattedCitation":"(Zebua &amp; Katemba, 2024)","manualFormatting":"Zebua and Katemba (2024)","plainTextFormattedCitation":"(Zebua &amp; Katemba, 2024)","previouslyFormattedCitation":"(Zebua &amp; Katemba,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Zebua and Katemba (2024)</w:t>
      </w:r>
      <w:r w:rsidR="00843E57" w:rsidRPr="002E1BE2">
        <w:rPr>
          <w:rFonts w:ascii="Times New Roman" w:hAnsi="Times New Roman"/>
          <w:color w:val="0D0D0D"/>
          <w:sz w:val="24"/>
          <w:szCs w:val="24"/>
          <w:shd w:val="clear" w:color="auto" w:fill="FFFFFF"/>
        </w:rPr>
        <w:fldChar w:fldCharType="end"/>
      </w:r>
      <w:del w:id="24" w:author="Asus" w:date="2025-05-07T10:21:00Z" w16du:dateUtc="2025-05-07T03:21:00Z">
        <w:r w:rsidR="00843E57" w:rsidRPr="002E1BE2" w:rsidDel="00B34C22">
          <w:rPr>
            <w:rFonts w:ascii="Times New Roman" w:hAnsi="Times New Roman"/>
            <w:color w:val="0D0D0D"/>
            <w:sz w:val="24"/>
            <w:szCs w:val="24"/>
            <w:shd w:val="clear" w:color="auto" w:fill="FFFFFF"/>
          </w:rPr>
          <w:delText xml:space="preserve">, </w:delText>
        </w:r>
      </w:del>
      <w:r w:rsidR="00843E57" w:rsidRPr="002E1BE2">
        <w:rPr>
          <w:rFonts w:ascii="Times New Roman" w:hAnsi="Times New Roman"/>
          <w:sz w:val="24"/>
          <w:szCs w:val="24"/>
        </w:rPr>
        <w:t xml:space="preserve">The results show that the majority of respondents have a positive perception of using OpenAI ChatGPT to enhance learning motivation (41.25%), provide comprehensive and easy-to-use features (41%), and help correct grammar errors in writing articles (35.25%). However, some respondents feel neutral about OpenAI ChatGPT's ability to provide explanations that can improve writing skills (37.50%). It can be concluded that </w:t>
      </w:r>
      <w:del w:id="25" w:author="Asus" w:date="2025-05-08T06:55:00Z" w16du:dateUtc="2025-05-07T23:55:00Z">
        <w:r w:rsidR="00843E57" w:rsidRPr="002E1BE2" w:rsidDel="00876A03">
          <w:rPr>
            <w:rFonts w:ascii="Times New Roman" w:hAnsi="Times New Roman"/>
            <w:sz w:val="24"/>
            <w:szCs w:val="24"/>
          </w:rPr>
          <w:delText xml:space="preserve">the use of </w:delText>
        </w:r>
      </w:del>
      <w:r w:rsidR="00843E57" w:rsidRPr="002E1BE2">
        <w:rPr>
          <w:rFonts w:ascii="Times New Roman" w:hAnsi="Times New Roman"/>
          <w:sz w:val="24"/>
          <w:szCs w:val="24"/>
        </w:rPr>
        <w:t xml:space="preserve">OpenAI </w:t>
      </w:r>
      <w:del w:id="26" w:author="Asus" w:date="2025-05-07T10:21:00Z" w16du:dateUtc="2025-05-07T03:21:00Z">
        <w:r w:rsidR="00843E57" w:rsidRPr="002E1BE2" w:rsidDel="00B34C22">
          <w:rPr>
            <w:rFonts w:ascii="Times New Roman" w:hAnsi="Times New Roman"/>
            <w:sz w:val="24"/>
            <w:szCs w:val="24"/>
          </w:rPr>
          <w:delText xml:space="preserve">ChatGPTcan </w:delText>
        </w:r>
      </w:del>
      <w:ins w:id="27" w:author="Asus" w:date="2025-05-07T10:21:00Z" w16du:dateUtc="2025-05-07T03:21:00Z">
        <w:r w:rsidR="00B34C22">
          <w:rPr>
            <w:rFonts w:ascii="Times New Roman" w:hAnsi="Times New Roman"/>
            <w:sz w:val="24"/>
            <w:szCs w:val="24"/>
          </w:rPr>
          <w:t>ChatGPT can</w:t>
        </w:r>
        <w:r w:rsidR="00B34C22" w:rsidRPr="002E1BE2">
          <w:rPr>
            <w:rFonts w:ascii="Times New Roman" w:hAnsi="Times New Roman"/>
            <w:sz w:val="24"/>
            <w:szCs w:val="24"/>
          </w:rPr>
          <w:t xml:space="preserve"> </w:t>
        </w:r>
      </w:ins>
      <w:r w:rsidR="00843E57" w:rsidRPr="002E1BE2">
        <w:rPr>
          <w:rFonts w:ascii="Times New Roman" w:hAnsi="Times New Roman"/>
          <w:sz w:val="24"/>
          <w:szCs w:val="24"/>
        </w:rPr>
        <w:t xml:space="preserve">be a useful tool in improving students' English writing skills. This study also indicates the potential for further development in providing more in-depth explanations. </w:t>
      </w:r>
    </w:p>
    <w:p w14:paraId="02B92D99" w14:textId="7C0F62F3" w:rsidR="00843E57" w:rsidRPr="00556A0A" w:rsidRDefault="003557A4" w:rsidP="003557A4">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1F1F1F"/>
          <w:sz w:val="24"/>
          <w:szCs w:val="24"/>
        </w:rPr>
      </w:pPr>
      <w:r>
        <w:rPr>
          <w:rFonts w:ascii="Times New Roman" w:eastAsia="Times New Roman" w:hAnsi="Times New Roman"/>
          <w:color w:val="1F1F1F"/>
          <w:sz w:val="24"/>
          <w:szCs w:val="24"/>
          <w:lang w:val="en"/>
        </w:rPr>
        <w:tab/>
      </w:r>
      <w:r w:rsidRPr="003557A4">
        <w:rPr>
          <w:rFonts w:ascii="Times New Roman" w:eastAsia="Times New Roman" w:hAnsi="Times New Roman"/>
          <w:sz w:val="24"/>
          <w:szCs w:val="24"/>
        </w:rPr>
        <w:t>Multiple studies have indicated that over half of students use ChatGPT to assist with writing assignments. The majority utilize it for idea generation, while others rely on it for summarizing, paraphrasing, correcting errors, and drafting portions of their work. Most students view using ChatGPT to generate ideas as an ethical practice, although some still engage in less ethical uses. Interestingly, only a minority of students regularly use ChatGPT, and no significant differences in academic performance have been observed between users and non-users. A 2022 study found that both students and faculty often struggled to distinguish AI-generated writing, complicating efforts to evaluate originality. Both groups expressed similar concerns regarding the ethical implications and potential negative impacts of AI on learning. Nonetheless, many researchers recognized ChatGPT as a beneficial tool for language education, particularly for offering immediate feedback and enabling personalized learning experiences. Overall, the integration of ChatGPT into education has sparked important discussions about the limitations and effectiveness of technology in supporting learning</w:t>
      </w:r>
      <w:r>
        <w:rPr>
          <w:rFonts w:ascii="Times New Roman" w:hAnsi="Times New Roman"/>
          <w:color w:val="0D0D0D"/>
          <w:sz w:val="24"/>
          <w:szCs w:val="24"/>
          <w:shd w:val="clear" w:color="auto" w:fill="FFFFFF"/>
        </w:rPr>
        <w:t xml:space="preserve"> </w:t>
      </w:r>
      <w:r w:rsidR="00843E57" w:rsidRPr="002E1BE2">
        <w:rPr>
          <w:rFonts w:ascii="Times New Roman" w:hAnsi="Times New Roman"/>
          <w:sz w:val="24"/>
          <w:szCs w:val="24"/>
        </w:rPr>
        <w:t>(</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Črček","given":"Nikola","non-dropping-particle":"","parse-names":false,"suffix":""},{"dropping-particle":"","family":"Patekar","given":"Jakob","non-dropping-particle":"","parse-names":false,"suffix":""}],"id":"ITEM-1","issue":"4","issued":{"date-parts":[["2023"]]},"title":"Writing with AI : University Students ’ Use of ChatGPT","type":"article-journal","volume":"9"},"uris":["http://www.mendeley.com/documents/?uuid=d1ae95c2-5c31-4548-9c9c-95b9313f5d3d"]}],"mendeley":{"formattedCitation":"(Črček &amp; Patekar, 2023)","manualFormatting":"Črček &amp; Patekar, (2023)","plainTextFormattedCitation":"(Črček &amp; Patekar, 2023)","previouslyFormattedCitation":"(Črček &amp; Patekar, 2023)"},"properties":{"noteIndex":0},"schema":"https://github.com/citation-style-language/schema/raw/master/csl-citation.json"}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Črček &amp; Patekar, (2023)</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{"citationItems":[{"id":"ITEM-1","itemData":{"author":[{"dropping-particle":"","family":"Hostetter","given":"Autumn B","non-dropping-particle":"","parse-names":false,"suffix":""},{"dropping-particle":"","family":"Call","given":"Natalie","non-dropping-particle":"","parse-names":false,"suffix":""},{"dropping-particle":"","family":"Frazier","given":"Grace","non-dropping-particle":"","parse-names":false,"suffix":""},{"dropping-particle":"","family":"James","given":"Tristan","non-dropping-particle":"","parse-names":false,"suffix":""},{"dropping-particle":"","family":"Linnertz","given":"Cassandra","non-dropping-particle":"","parse-names":false,"suffix":""}],"id":"ITEM-1","issued":{"date-parts":[["0"]]},"page":"1-40","title":"No Title","type":"article-journal"},"uris":["http://www.mendeley.com/documents/?uuid=54488c94-2260-4960-8317-f1d98091e3f4","http://www.mendeley.com/documents/?uuid=7a5dd0c0-61fd-4334-b381-99fbb333360c"]}],"mendeley":{"formattedCitation":"(Hostetter et al., n.d.)","manualFormatting":"Hostetter et al. (2022)","plainTextFormattedCitation":"(Hostetter et al., n.d.)","previouslyFormattedCitation":"(Hostetter et al., n.d.)"},"properties":{"noteIndex":0},"schema":"https://github.com/citation-style-language/schema/raw/master/csl-citation.json"}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Hostetter et al. (2022)</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{"citationItems":[{"id":"ITEM-1","itemData":{"author":[{"dropping-particle":"","family":"Mennalla","given":"Thomas A","non-dropping-particle":"","parse-names":false,"suffix":""},{"dropping-particle":"","family":"Quadros-mennalla","given":"Princy S","non-dropping-particle":"","parse-names":false,"suffix":""}],"id":"ITEM-1","issued":{"date-parts":[["2024"]]},"title":"Student Use , Performance and Perceptions of ChatGPT on College Writing Assignments","type":"article-journal","volume":"21"},"uris":["http://www.mendeley.com/documents/?uuid=cf9a26f6-fcf6-4ce3-ad62-381fa340e811"]}],"mendeley":{"formattedCitation":"(Mennalla &amp; Quadros-mennalla, 2024)","manualFormatting":"Mennalla &amp; Quadros-mennalla (2024)","plainTextFormattedCitation":"(Mennalla &amp; Quadros-mennalla, 2024)","previouslyFormattedCitation":"(Mennalla &amp; Quadros-mennalla, 2024)"},"properties":{"noteIndex":0},"schema":"https://github.com/citation-style-language/schema/raw/master/csl-citation.json"}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Mennalla &amp; Quadros-mennalla (2024)</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and,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Xiao","given":"Yangyu","non-dropping-particle":"","parse-names":false,"suffix":""},{"dropping-particle":"","family":"Zhi","given":"Yuying","non-dropping-particle":"","parse-names":false,"suffix":""}],"id":"ITEM-1","issued":{"date-parts":[["2023"]]},"page":"1-12","title":"An Exploratory Study of EFL Learners ’ Use of ChatGPT for Language Learning Tasks : Experience and Perceptions","type":"article-journal"},"uris":["http://www.mendeley.com/documents/?uuid=babd533c-460a-455c-a05f-ea177a733b3c"]}],"mendeley":{"formattedCitation":"(Xiao &amp; Zhi, 2023)","manualFormatting":"Xiao &amp; Zhi (2023)","plainTextFormattedCitation":"(Xiao &amp; Zhi, 2023)","previouslyFormattedCitation":"(Xiao &amp; Zhi, 2023)"},"properties":{"noteIndex":0},"schema":"https://github.com/citation-style-language/schema/raw/master/csl-citation.json"}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Xiao &amp; Zhi (2023)</w:t>
      </w:r>
      <w:r w:rsidR="00843E57" w:rsidRPr="002E1BE2">
        <w:rPr>
          <w:rFonts w:ascii="Times New Roman" w:hAnsi="Times New Roman"/>
          <w:sz w:val="24"/>
          <w:szCs w:val="24"/>
        </w:rPr>
        <w:fldChar w:fldCharType="end"/>
      </w:r>
      <w:r w:rsidR="00843E57" w:rsidRPr="002E1BE2">
        <w:rPr>
          <w:rFonts w:ascii="Times New Roman" w:hAnsi="Times New Roman"/>
          <w:sz w:val="24"/>
          <w:szCs w:val="24"/>
        </w:rPr>
        <w:t>).</w:t>
      </w:r>
    </w:p>
    <w:p w14:paraId="15170633" w14:textId="68EA2713" w:rsidR="00843E57" w:rsidRPr="002E1BE2" w:rsidRDefault="00843E57" w:rsidP="002E1BE2">
      <w:pPr>
        <w:ind w:firstLine="360"/>
        <w:jc w:val="both"/>
        <w:rPr>
          <w:rFonts w:ascii="Times New Roman" w:hAnsi="Times New Roman"/>
          <w:sz w:val="24"/>
          <w:szCs w:val="24"/>
        </w:rPr>
      </w:pPr>
      <w:r w:rsidRPr="002E1BE2">
        <w:rPr>
          <w:rFonts w:ascii="Times New Roman" w:hAnsi="Times New Roman"/>
          <w:color w:val="0D0D0D"/>
          <w:sz w:val="24"/>
          <w:szCs w:val="24"/>
          <w:shd w:val="clear" w:color="auto" w:fill="FFFFFF"/>
        </w:rPr>
        <w:t xml:space="preserve">In addition, </w:t>
      </w:r>
      <w:r w:rsidR="00930E62">
        <w:rPr>
          <w:rFonts w:ascii="Times New Roman" w:hAnsi="Times New Roman"/>
          <w:color w:val="0D0D0D"/>
          <w:sz w:val="24"/>
          <w:szCs w:val="24"/>
          <w:shd w:val="clear" w:color="auto" w:fill="FFFFFF"/>
        </w:rPr>
        <w:t>t</w:t>
      </w:r>
      <w:r w:rsidR="00930E62" w:rsidRPr="00930E62">
        <w:rPr>
          <w:rFonts w:ascii="Times New Roman" w:hAnsi="Times New Roman"/>
          <w:color w:val="0D0D0D"/>
          <w:sz w:val="24"/>
          <w:szCs w:val="24"/>
          <w:shd w:val="clear" w:color="auto" w:fill="FFFFFF"/>
        </w:rPr>
        <w:t xml:space="preserve">he use of ChatGPT in academic writing has revealed several key insights into its influence on students' writing skills in Indonesia. It aided students in understanding proper writing structures, such as the correct use of active and passive voice and appropriate tense usage. Most English program students embraced ChatGPT as </w:t>
      </w:r>
      <w:r w:rsidR="00930E62" w:rsidRPr="00930E62">
        <w:rPr>
          <w:rFonts w:ascii="Times New Roman" w:hAnsi="Times New Roman"/>
          <w:color w:val="0D0D0D"/>
          <w:sz w:val="24"/>
          <w:szCs w:val="24"/>
          <w:shd w:val="clear" w:color="auto" w:fill="FFFFFF"/>
        </w:rPr>
        <w:lastRenderedPageBreak/>
        <w:t xml:space="preserve">a supportive writing tool, reflecting a high level of acceptance. Students found it helpful in improving their writing process, although they </w:t>
      </w:r>
      <w:del w:id="28" w:author="Asus" w:date="2025-05-08T07:00:00Z" w16du:dateUtc="2025-05-08T00:00:00Z">
        <w:r w:rsidR="00930E62" w:rsidRPr="00930E62" w:rsidDel="00876A03">
          <w:rPr>
            <w:rFonts w:ascii="Times New Roman" w:hAnsi="Times New Roman"/>
            <w:color w:val="0D0D0D"/>
            <w:sz w:val="24"/>
            <w:szCs w:val="24"/>
            <w:shd w:val="clear" w:color="auto" w:fill="FFFFFF"/>
          </w:rPr>
          <w:delText>also</w:delText>
        </w:r>
      </w:del>
      <w:r w:rsidR="00930E62" w:rsidRPr="00930E62">
        <w:rPr>
          <w:rFonts w:ascii="Times New Roman" w:hAnsi="Times New Roman"/>
          <w:color w:val="0D0D0D"/>
          <w:sz w:val="24"/>
          <w:szCs w:val="24"/>
          <w:shd w:val="clear" w:color="auto" w:fill="FFFFFF"/>
        </w:rPr>
        <w:t xml:space="preserve"> recognized its limitations, including the risk of dependency and reduced creativity. While many students reported noticeable improvements in their writing skills through ChatGPT’s assistance, opinions were mixed, with some expressing skepticism. This highlights the need for further research to explore the varying perspectives and the factors shaping students’ attitudes toward technology in writing. Moreover, the integration of ChatGPT into education contributed </w:t>
      </w:r>
      <w:del w:id="29" w:author="Asus" w:date="2025-05-08T07:00:00Z" w16du:dateUtc="2025-05-08T00:00:00Z">
        <w:r w:rsidR="00930E62" w:rsidRPr="00930E62" w:rsidDel="00876A03">
          <w:rPr>
            <w:rFonts w:ascii="Times New Roman" w:hAnsi="Times New Roman"/>
            <w:color w:val="0D0D0D"/>
            <w:sz w:val="24"/>
            <w:szCs w:val="24"/>
            <w:shd w:val="clear" w:color="auto" w:fill="FFFFFF"/>
          </w:rPr>
          <w:delText>to</w:delText>
        </w:r>
      </w:del>
      <w:ins w:id="30" w:author="Asus" w:date="2025-05-08T07:00:00Z" w16du:dateUtc="2025-05-08T00:00:00Z">
        <w:r w:rsidR="00876A03">
          <w:rPr>
            <w:rFonts w:ascii="Times New Roman" w:hAnsi="Times New Roman"/>
            <w:color w:val="0D0D0D"/>
            <w:sz w:val="24"/>
            <w:szCs w:val="24"/>
            <w:shd w:val="clear" w:color="auto" w:fill="FFFFFF"/>
          </w:rPr>
          <w:t>in</w:t>
        </w:r>
      </w:ins>
      <w:r w:rsidR="00930E62" w:rsidRPr="00930E62">
        <w:rPr>
          <w:rFonts w:ascii="Times New Roman" w:hAnsi="Times New Roman"/>
          <w:color w:val="0D0D0D"/>
          <w:sz w:val="24"/>
          <w:szCs w:val="24"/>
          <w:shd w:val="clear" w:color="auto" w:fill="FFFFFF"/>
        </w:rPr>
        <w:t xml:space="preserve"> promoting academic integrity by helping students avoid plagiarism. Despite its many advantages in enhancing writing skills, ongoing concerns and challenges underscore the importance of developing clear guidelines and conducting additional research on its effective use in education</w:t>
      </w:r>
      <w:r w:rsidR="00930E6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{"citationItems":[{"id":"ITEM-1","itemData":{"author":[{"dropping-particle":"","family":"Fitria","given":"Tira Nur","non-dropping-particle":"","parse-names":false,"suffix":""}],"id":"ITEM-1","issue":"361","issued":{"date-parts":[["2023"]]},"page":"44-58","title":"Journal of English Language Teaching Artificial intelligence ( AI ) technology in OpenAI ChatGPT application : A review of ChatGPT in writing English essay","type":"article-journal","volume":"6"},"uris":["http://www.mendeley.com/documents/?uuid=c9f9456c-9434-4110-9e24-60762f894cfd"]}],"mendeley":{"formattedCitation":"(Fitria, 2023)","manualFormatting":"(Fitria (2023)","plainTextFormattedCitation":"(Fitria, 2023)","previouslyFormattedCitation":"(Fitria, 2023)"},"properties":{"noteIndex":0},"schema":"https://github.com/citation-style-language/schema/raw/master/csl-citation.json"}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(Fitria (2023)</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{"citationItems":[{"id":"ITEM-1","itemData":{"author":[{"dropping-particle":"","family":"Hasanah","given":"Uswatun","non-dropping-particle":"","parse-names":false,"suffix":""},{"dropping-particle":"","family":"Nurcholis","given":"Ivan Achmad","non-dropping-particle":"","parse-names":false,"suffix":""}],"id":"ITEM-1","issue":"2","issued":{"date-parts":[["2024"]]},"page":"1-10","title":"English Education Students ' Perception of the Use of ChatGPT in Writing Articles","type":"article-journal"},"uris":["http://www.mendeley.com/documents/?uuid=96e6684e-08db-4e49-9f0c-8e44302af3a5"]}],"mendeley":{"formattedCitation":"(Hasanah &amp; Nurcholis, 2024)","manualFormatting":"Hasanah &amp; Nurcholis (2024)","plainTextFormattedCitation":"(Hasanah &amp; Nurcholis, 2024)","previouslyFormattedCitation":"(Hasanah &amp; Nurcholis,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Hasanah &amp; Nurcholis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{"citationItems":[{"id":"ITEM-1","itemData":{"abstract":"Artificial intelligence is one of the issues that people are concerned about in daily life, especially in education. ChatGPT (Generative Pre-Training Transformer), also called artificial intelligence, was developed by OpenAI. It is an artificial intelligence that many consider to disrupt the integrity of education. This research aims to describe how students use ChatGPT in English writing skills and avoid plagiarism. The method used in this research is qualitative, and the data collection techniques are observation, interviews, and analysis of test results. The expected result of this study is that students are reasonably integrated into the use of ChatGPT and avoid plagiarism.","author":[{"dropping-particle":"","family":"Hidayatullah","given":"Efendi","non-dropping-particle":"","parse-names":false,"suffix":""}],"container-title":"Conference Series","id":"ITEM-1","issue":"1","issued":{"date-parts":[["2024"]]},"page":"14-19","title":"Evaluating the effectiveness of ChatGPT to improve English students' writing skills","type":"article-journal","volume":"1"},"uris":["http://www.mendeley.com/documents/?uuid=46a144d7-b05f-41af-85b8-67c86d8e9137"]}],"mendeley":{"formattedCitation":"(Hidayatullah, 2024)","manualFormatting":" Hidayatullah (2024)","plainTextFormattedCitation":"(Hidayatullah, 2024)","previouslyFormattedCitation":"(Hidayatullah,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 xml:space="preserve"> Hidayatullah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Khasanah et al. (2024)</w:t>
      </w:r>
      <w:r w:rsidRPr="002E1BE2">
        <w:rPr>
          <w:rFonts w:ascii="Times New Roman" w:hAnsi="Times New Roman"/>
          <w:color w:val="0D0D0D"/>
          <w:sz w:val="24"/>
          <w:szCs w:val="24"/>
          <w:shd w:val="clear" w:color="auto" w:fill="FFFFFF"/>
        </w:rPr>
        <w:fldChar w:fldCharType="end"/>
      </w:r>
      <w:del w:id="31" w:author="Asus" w:date="2025-05-07T10:23:00Z" w16du:dateUtc="2025-05-07T03:23:00Z">
        <w:r w:rsidRPr="002E1BE2" w:rsidDel="00B34C22">
          <w:rPr>
            <w:rFonts w:ascii="Times New Roman" w:hAnsi="Times New Roman"/>
            <w:color w:val="0D0D0D"/>
            <w:sz w:val="24"/>
            <w:szCs w:val="24"/>
            <w:shd w:val="clear" w:color="auto" w:fill="FFFFFF"/>
          </w:rPr>
          <w:delText xml:space="preserve"> and</w:delText>
        </w:r>
      </w:del>
      <w:r w:rsidRPr="002E1BE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{"citationItems":[{"id":"ITEM-1","itemData":{"DOI":"10.1186/s40561-024-00295-9","ISSN":"2196-7091","author":[{"dropping-particle":"","family":"Mahapatra","given":"Santosh","non-dropping-particle":"","parse-names":false,"suffix":""}],"container-title":"Smart Learning Environments","id":"ITEM-1","issued":{"date-parts":[["2024"]]},"publisher":"Springer Nature Singapore","title":"Impact of ChatGPT on ESL students ’ academic writing skills : a mixed methods intervention study","type":"article-journal"},"uris":["http://www.mendeley.com/documents/?uuid=682d62ae-ebd2-40e4-b850-c25e9eabe67e"]}],"mendeley":{"formattedCitation":"(Mahapatra, 2024)","manualFormatting":"(Mahapatra (2024)","plainTextFormattedCitation":"(Mahapatra, 2024)","previouslyFormattedCitation":"(Mahapatra,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(Mahapatra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w:t>
      </w:r>
    </w:p>
    <w:p w14:paraId="23B47A84" w14:textId="7034885B" w:rsidR="00F970DB" w:rsidRPr="00F970DB" w:rsidRDefault="00843E57">
      <w:pPr>
        <w:ind w:firstLine="360"/>
        <w:jc w:val="both"/>
        <w:rPr>
          <w:rFonts w:ascii="Times New Roman" w:eastAsia="Times New Roman" w:hAnsi="Times New Roman"/>
          <w:sz w:val="24"/>
          <w:szCs w:val="24"/>
          <w:lang w:val="en-US"/>
        </w:rPr>
        <w:pPrChange w:id="32" w:author="Asus" w:date="2025-05-08T06:50:00Z" w16du:dateUtc="2025-05-07T23:50:00Z">
          <w:pPr>
            <w:jc w:val="both"/>
          </w:pPr>
        </w:pPrChange>
      </w:pPr>
      <w:r w:rsidRPr="00F970DB">
        <w:rPr>
          <w:rFonts w:ascii="Times New Roman" w:hAnsi="Times New Roman"/>
          <w:sz w:val="24"/>
          <w:szCs w:val="24"/>
        </w:rPr>
        <w:t xml:space="preserve">In the preliminary study conducted by the researcher namely polls on third- and fifth-semester English education students </w:t>
      </w:r>
      <w:r w:rsidR="00311BF9" w:rsidRPr="00F970DB">
        <w:rPr>
          <w:rFonts w:ascii="Times New Roman" w:hAnsi="Times New Roman"/>
          <w:bCs/>
          <w:sz w:val="24"/>
          <w:szCs w:val="24"/>
        </w:rPr>
        <w:t xml:space="preserve">at </w:t>
      </w:r>
      <w:r w:rsidR="00F970DB" w:rsidRPr="00F970DB">
        <w:rPr>
          <w:rFonts w:ascii="Times New Roman" w:hAnsi="Times New Roman"/>
          <w:bCs/>
          <w:sz w:val="24"/>
          <w:szCs w:val="24"/>
        </w:rPr>
        <w:t>a</w:t>
      </w:r>
      <w:r w:rsidR="00311BF9" w:rsidRPr="00F970DB">
        <w:rPr>
          <w:rFonts w:ascii="Times New Roman" w:hAnsi="Times New Roman"/>
          <w:bCs/>
          <w:sz w:val="24"/>
          <w:szCs w:val="24"/>
        </w:rPr>
        <w:t xml:space="preserve"> University in Palembang</w:t>
      </w:r>
      <w:r w:rsidRPr="00F970DB">
        <w:rPr>
          <w:rFonts w:ascii="Times New Roman" w:hAnsi="Times New Roman"/>
          <w:sz w:val="24"/>
          <w:szCs w:val="24"/>
        </w:rPr>
        <w:t xml:space="preserve">, </w:t>
      </w:r>
      <w:r w:rsidR="00F970DB" w:rsidRPr="00F970DB">
        <w:rPr>
          <w:rFonts w:ascii="Times New Roman" w:eastAsia="Times New Roman" w:hAnsi="Times New Roman"/>
          <w:sz w:val="24"/>
          <w:szCs w:val="24"/>
          <w:lang w:val="en-US"/>
        </w:rPr>
        <w:t xml:space="preserve">In a preliminary study conducted by the researcher through surveys of third- and fifth-semester English education students at a university in Palembang, it was found that 67.96% of students used ChatGPT occasionally for writing activities, 31.07% used it frequently, and only 0.97% did not use it at all. Students used both the free and paid versions of ChatGPT and found it </w:t>
      </w:r>
      <w:del w:id="33" w:author="Asus" w:date="2025-05-08T07:01:00Z" w16du:dateUtc="2025-05-08T00:01:00Z">
        <w:r w:rsidR="00F970DB" w:rsidRPr="00F970DB" w:rsidDel="004C65DF">
          <w:rPr>
            <w:rFonts w:ascii="Times New Roman" w:eastAsia="Times New Roman" w:hAnsi="Times New Roman"/>
            <w:sz w:val="24"/>
            <w:szCs w:val="24"/>
            <w:lang w:val="en-US"/>
          </w:rPr>
          <w:delText>very</w:delText>
        </w:r>
      </w:del>
      <w:r w:rsidR="00F970DB" w:rsidRPr="00F970DB">
        <w:rPr>
          <w:rFonts w:ascii="Times New Roman" w:eastAsia="Times New Roman" w:hAnsi="Times New Roman"/>
          <w:sz w:val="24"/>
          <w:szCs w:val="24"/>
          <w:lang w:val="en-US"/>
        </w:rPr>
        <w:t xml:space="preserve"> helpful for writing and academic tasks. They typically accessed ChatGPT in comfortable settings, like at home or in class, especially when they struggled with generating ideas, revising content, or understanding materials. Students reported that ChatGPT provided quick and clear suggestions, corrected grammar, and explained writing concepts effectively, which helped speed up the writing process. </w:t>
      </w:r>
      <w:del w:id="34" w:author="Asus" w:date="2025-05-07T10:23:00Z" w16du:dateUtc="2025-05-07T03:23:00Z">
        <w:r w:rsidR="00F970DB" w:rsidRPr="00F970DB" w:rsidDel="00B34C22">
          <w:rPr>
            <w:rFonts w:ascii="Times New Roman" w:eastAsia="Times New Roman" w:hAnsi="Times New Roman"/>
            <w:sz w:val="24"/>
            <w:szCs w:val="24"/>
            <w:lang w:val="en-US"/>
          </w:rPr>
          <w:delText>Most</w:delText>
        </w:r>
      </w:del>
      <w:r w:rsidR="00F970DB" w:rsidRPr="00F970DB">
        <w:rPr>
          <w:rFonts w:ascii="Times New Roman" w:eastAsia="Times New Roman" w:hAnsi="Times New Roman"/>
          <w:sz w:val="24"/>
          <w:szCs w:val="24"/>
          <w:lang w:val="en-US"/>
        </w:rPr>
        <w:t xml:space="preserve"> often, they used it for brainstorming, generating ideas, or creating outlines. </w:t>
      </w:r>
      <w:r w:rsidR="00F970DB" w:rsidRPr="00F970DB">
        <w:rPr>
          <w:rFonts w:ascii="Times New Roman" w:hAnsi="Times New Roman"/>
          <w:sz w:val="24"/>
          <w:szCs w:val="24"/>
        </w:rPr>
        <w:t>In the writing class, the lecturer allowed students to use ChatGPT but stressed the importance of ethical use. Students were permitted to use ChatGPT for idea generation, adapting material, or drafting outlines</w:t>
      </w:r>
      <w:ins w:id="35" w:author="Asus" w:date="2025-05-07T10:23:00Z" w16du:dateUtc="2025-05-07T03:23:00Z">
        <w:r w:rsidR="00B34C22">
          <w:rPr>
            <w:rFonts w:ascii="Times New Roman" w:hAnsi="Times New Roman"/>
            <w:sz w:val="24"/>
            <w:szCs w:val="24"/>
          </w:rPr>
          <w:t>,</w:t>
        </w:r>
      </w:ins>
      <w:r w:rsidR="00F970DB">
        <w:rPr>
          <w:rFonts w:ascii="Times New Roman" w:hAnsi="Times New Roman"/>
          <w:sz w:val="24"/>
          <w:szCs w:val="24"/>
        </w:rPr>
        <w:t xml:space="preserve"> </w:t>
      </w:r>
      <w:r w:rsidR="00F970DB" w:rsidRPr="00F970DB">
        <w:rPr>
          <w:rFonts w:ascii="Times New Roman" w:hAnsi="Times New Roman"/>
          <w:sz w:val="24"/>
          <w:szCs w:val="24"/>
        </w:rPr>
        <w:t>but not for writing full content or copy-pasting. The lecturer encouraged students to use the tool wisely and responsibly. Most students discovered ChatGPT through friends or social media, showing that it has become a valuable academic resource. Overall, students’ positive experiences highlight ChatGPT’s role in improving writing quality and saving time during learning.</w:t>
      </w:r>
    </w:p>
    <w:p w14:paraId="15EE0518" w14:textId="413085EE" w:rsidR="003160AE" w:rsidRDefault="00843E57" w:rsidP="003160AE">
      <w:pPr>
        <w:pStyle w:val="ListParagraph"/>
        <w:ind w:left="0" w:firstLine="360"/>
        <w:jc w:val="both"/>
        <w:rPr>
          <w:bCs/>
        </w:rPr>
      </w:pPr>
      <w:r w:rsidRPr="002E1BE2">
        <w:t>Based on the previous explanation, ChatGPT is a familiar tool for university students learning writing skills</w:t>
      </w:r>
      <w:ins w:id="36" w:author="Asus" w:date="2025-05-07T10:23:00Z" w16du:dateUtc="2025-05-07T03:23:00Z">
        <w:r w:rsidR="00B34C22">
          <w:t>,</w:t>
        </w:r>
      </w:ins>
      <w:r w:rsidRPr="002E1BE2">
        <w:t xml:space="preserve"> including </w:t>
      </w:r>
      <w:r w:rsidR="003160AE" w:rsidRPr="002728DD">
        <w:rPr>
          <w:bCs/>
        </w:rPr>
        <w:t xml:space="preserve">at one </w:t>
      </w:r>
      <w:r w:rsidR="003160AE">
        <w:rPr>
          <w:bCs/>
        </w:rPr>
        <w:t>U</w:t>
      </w:r>
      <w:r w:rsidR="003160AE" w:rsidRPr="002728DD">
        <w:rPr>
          <w:bCs/>
        </w:rPr>
        <w:t xml:space="preserve">niversity in </w:t>
      </w:r>
      <w:r w:rsidR="003160AE">
        <w:rPr>
          <w:bCs/>
        </w:rPr>
        <w:t>P</w:t>
      </w:r>
      <w:r w:rsidR="003160AE" w:rsidRPr="002728DD">
        <w:rPr>
          <w:bCs/>
        </w:rPr>
        <w:t>alembang</w:t>
      </w:r>
      <w:r w:rsidRPr="002E1BE2">
        <w:t>. The researcher</w:t>
      </w:r>
      <w:ins w:id="37" w:author="Asus" w:date="2025-05-07T10:23:00Z" w16du:dateUtc="2025-05-07T03:23:00Z">
        <w:r w:rsidR="00B34C22">
          <w:t>s</w:t>
        </w:r>
      </w:ins>
      <w:r w:rsidRPr="002E1BE2">
        <w:t xml:space="preserve"> need to explore students' views on the effectiveness and the limitations </w:t>
      </w:r>
      <w:del w:id="38" w:author="Asus" w:date="2025-05-07T10:25:00Z" w16du:dateUtc="2025-05-07T03:25:00Z">
        <w:r w:rsidRPr="002E1BE2" w:rsidDel="00B34C22">
          <w:delText xml:space="preserve">on </w:delText>
        </w:r>
      </w:del>
      <w:ins w:id="39" w:author="Asus" w:date="2025-05-07T10:25:00Z" w16du:dateUtc="2025-05-07T03:25:00Z">
        <w:r w:rsidR="00B34C22">
          <w:t>of</w:t>
        </w:r>
        <w:r w:rsidR="00B34C22" w:rsidRPr="002E1BE2">
          <w:t xml:space="preserve"> </w:t>
        </w:r>
      </w:ins>
      <w:r w:rsidRPr="002E1BE2">
        <w:t xml:space="preserve">the use of ChatGPT more deeply, the </w:t>
      </w:r>
      <w:del w:id="40" w:author="Asus" w:date="2025-05-07T10:25:00Z" w16du:dateUtc="2025-05-07T03:25:00Z">
        <w:r w:rsidRPr="002E1BE2" w:rsidDel="00B34C22">
          <w:delText xml:space="preserve">researcher </w:delText>
        </w:r>
      </w:del>
      <w:ins w:id="41" w:author="Asus" w:date="2025-05-07T10:25:00Z" w16du:dateUtc="2025-05-07T03:25:00Z">
        <w:r w:rsidR="00B34C22">
          <w:t>researchers</w:t>
        </w:r>
        <w:r w:rsidR="00B34C22" w:rsidRPr="002E1BE2">
          <w:t xml:space="preserve"> </w:t>
        </w:r>
      </w:ins>
      <w:r w:rsidRPr="002E1BE2">
        <w:t xml:space="preserve">chose the fourth semester in </w:t>
      </w:r>
      <w:ins w:id="42" w:author="Asus" w:date="2025-05-07T10:25:00Z" w16du:dateUtc="2025-05-07T03:25:00Z">
        <w:r w:rsidR="00B34C22">
          <w:t xml:space="preserve">the </w:t>
        </w:r>
      </w:ins>
      <w:r w:rsidRPr="002E1BE2">
        <w:t>year 2023</w:t>
      </w:r>
      <w:ins w:id="43" w:author="Asus" w:date="2025-05-07T10:25:00Z" w16du:dateUtc="2025-05-07T03:25:00Z">
        <w:r w:rsidR="00B34C22">
          <w:t>,</w:t>
        </w:r>
      </w:ins>
      <w:r w:rsidRPr="002E1BE2">
        <w:t xml:space="preserve"> students of </w:t>
      </w:r>
      <w:del w:id="44" w:author="Asus" w:date="2025-05-07T10:25:00Z" w16du:dateUtc="2025-05-07T03:25:00Z">
        <w:r w:rsidRPr="002E1BE2" w:rsidDel="00B34C22">
          <w:delText>english education</w:delText>
        </w:r>
      </w:del>
      <w:ins w:id="45" w:author="Asus" w:date="2025-05-07T10:25:00Z" w16du:dateUtc="2025-05-07T03:25:00Z">
        <w:r w:rsidR="00B34C22">
          <w:t>English Education</w:t>
        </w:r>
      </w:ins>
      <w:r w:rsidRPr="002E1BE2">
        <w:t xml:space="preserve"> study program. This research also aims to contribute new insights to the literature by investigating how students experience and respond to the use of ChatGPT in their writing activities, therefore</w:t>
      </w:r>
      <w:ins w:id="46" w:author="Asus" w:date="2025-05-07T10:25:00Z" w16du:dateUtc="2025-05-07T03:25:00Z">
        <w:r w:rsidR="00B34C22">
          <w:t>,</w:t>
        </w:r>
      </w:ins>
      <w:r w:rsidRPr="002E1BE2">
        <w:t xml:space="preserve"> the title of the study is ‘Students’ perceptions on the Use of ChatGPT in writing Activities </w:t>
      </w:r>
      <w:r w:rsidR="003160AE" w:rsidRPr="002728DD">
        <w:rPr>
          <w:bCs/>
        </w:rPr>
        <w:t xml:space="preserve">at one </w:t>
      </w:r>
      <w:r w:rsidR="003160AE">
        <w:rPr>
          <w:bCs/>
        </w:rPr>
        <w:t>U</w:t>
      </w:r>
      <w:r w:rsidR="003160AE" w:rsidRPr="002728DD">
        <w:rPr>
          <w:bCs/>
        </w:rPr>
        <w:t xml:space="preserve">niversity in </w:t>
      </w:r>
      <w:r w:rsidR="003160AE">
        <w:rPr>
          <w:bCs/>
        </w:rPr>
        <w:t>P</w:t>
      </w:r>
      <w:r w:rsidR="003160AE" w:rsidRPr="002728DD">
        <w:rPr>
          <w:bCs/>
        </w:rPr>
        <w:t xml:space="preserve">alembang. </w:t>
      </w:r>
    </w:p>
    <w:p w14:paraId="4D457B32" w14:textId="326CE084" w:rsidR="00362B06" w:rsidRPr="003160AE" w:rsidRDefault="00362B06" w:rsidP="003160AE">
      <w:pPr>
        <w:spacing w:before="240"/>
        <w:jc w:val="both"/>
        <w:rPr>
          <w:rFonts w:ascii="Times New Roman" w:hAnsi="Times New Roman"/>
          <w:b/>
          <w:color w:val="000000" w:themeColor="text1"/>
          <w:sz w:val="24"/>
          <w:szCs w:val="24"/>
        </w:rPr>
      </w:pPr>
      <w:r w:rsidRPr="003160AE">
        <w:rPr>
          <w:rFonts w:ascii="Times New Roman" w:hAnsi="Times New Roman"/>
          <w:b/>
          <w:color w:val="000000" w:themeColor="text1"/>
          <w:sz w:val="24"/>
          <w:szCs w:val="24"/>
        </w:rPr>
        <w:t>METHODOLOGY</w:t>
      </w:r>
    </w:p>
    <w:p w14:paraId="395EC71A" w14:textId="408112BC" w:rsidR="00B75C30" w:rsidRPr="002E1BE2" w:rsidRDefault="00B75C30" w:rsidP="002E1BE2">
      <w:pPr>
        <w:pStyle w:val="ListParagraph"/>
        <w:numPr>
          <w:ilvl w:val="0"/>
          <w:numId w:val="4"/>
        </w:numPr>
        <w:ind w:left="360"/>
        <w:rPr>
          <w:lang w:val="id-ID"/>
        </w:rPr>
      </w:pPr>
      <w:r w:rsidRPr="002E1BE2">
        <w:t>Research Design</w:t>
      </w:r>
    </w:p>
    <w:p w14:paraId="06E64FBC" w14:textId="5EFBBB99" w:rsidR="008E4B12" w:rsidRPr="002E1BE2" w:rsidRDefault="00B75C30" w:rsidP="002E1BE2">
      <w:pPr>
        <w:tabs>
          <w:tab w:val="left" w:pos="1134"/>
          <w:tab w:val="left" w:pos="2552"/>
        </w:tabs>
        <w:ind w:firstLine="360"/>
        <w:jc w:val="both"/>
        <w:rPr>
          <w:rFonts w:ascii="Times New Roman" w:hAnsi="Times New Roman"/>
          <w:sz w:val="24"/>
          <w:szCs w:val="24"/>
        </w:rPr>
      </w:pPr>
      <w:r w:rsidRPr="002E1BE2">
        <w:rPr>
          <w:rFonts w:ascii="Times New Roman" w:hAnsi="Times New Roman"/>
          <w:sz w:val="24"/>
          <w:szCs w:val="24"/>
        </w:rPr>
        <w:t xml:space="preserve">This research employed a quantitative research methodology with a survey research design to </w:t>
      </w:r>
      <w:del w:id="47" w:author="Asus" w:date="2025-05-07T10:30:00Z" w16du:dateUtc="2025-05-07T03:30:00Z">
        <w:r w:rsidRPr="002E1BE2" w:rsidDel="00B34C22">
          <w:rPr>
            <w:rFonts w:ascii="Times New Roman" w:hAnsi="Times New Roman"/>
            <w:sz w:val="24"/>
            <w:szCs w:val="24"/>
          </w:rPr>
          <w:delText xml:space="preserve">find out </w:delText>
        </w:r>
      </w:del>
      <w:ins w:id="48" w:author="Asus" w:date="2025-05-07T10:30:00Z" w16du:dateUtc="2025-05-07T03:30:00Z">
        <w:r w:rsidR="00B34C22">
          <w:rPr>
            <w:rFonts w:ascii="Times New Roman" w:hAnsi="Times New Roman"/>
            <w:sz w:val="24"/>
            <w:szCs w:val="24"/>
          </w:rPr>
          <w:t xml:space="preserve">investigate </w:t>
        </w:r>
      </w:ins>
      <w:r w:rsidRPr="002E1BE2">
        <w:rPr>
          <w:rFonts w:ascii="Times New Roman" w:hAnsi="Times New Roman"/>
          <w:sz w:val="24"/>
          <w:szCs w:val="24"/>
        </w:rPr>
        <w:t xml:space="preserve">the students’ perceptions of </w:t>
      </w:r>
      <w:del w:id="49" w:author="Asus" w:date="2025-05-07T10:29:00Z" w16du:dateUtc="2025-05-07T03:29:00Z">
        <w:r w:rsidRPr="002E1BE2" w:rsidDel="00B34C22">
          <w:rPr>
            <w:rFonts w:ascii="Times New Roman" w:hAnsi="Times New Roman"/>
            <w:sz w:val="24"/>
            <w:szCs w:val="24"/>
          </w:rPr>
          <w:delText xml:space="preserve">the use of </w:delText>
        </w:r>
      </w:del>
      <w:r w:rsidRPr="002E1BE2">
        <w:rPr>
          <w:rFonts w:ascii="Times New Roman" w:hAnsi="Times New Roman"/>
          <w:sz w:val="24"/>
          <w:szCs w:val="24"/>
        </w:rPr>
        <w:t xml:space="preserve">ChatGPT in English writing activities. According to Creswell and Creswell (2018), survey research design was a quantitative research approach in which researchers used surveys or questionnaires to collect data from a sample or the entire population, aiming to describe their attitudes, </w:t>
      </w:r>
      <w:r w:rsidRPr="002E1BE2">
        <w:rPr>
          <w:rFonts w:ascii="Times New Roman" w:hAnsi="Times New Roman"/>
          <w:sz w:val="24"/>
          <w:szCs w:val="24"/>
        </w:rPr>
        <w:lastRenderedPageBreak/>
        <w:t>perceptions, behaviors, or demographic characteristics. This method was expected to assist the researcher</w:t>
      </w:r>
      <w:ins w:id="50" w:author="Asus" w:date="2025-05-07T10:30:00Z" w16du:dateUtc="2025-05-07T03:30:00Z">
        <w:r w:rsidR="007F2DF4">
          <w:rPr>
            <w:rFonts w:ascii="Times New Roman" w:hAnsi="Times New Roman"/>
            <w:sz w:val="24"/>
            <w:szCs w:val="24"/>
          </w:rPr>
          <w:t>s</w:t>
        </w:r>
      </w:ins>
      <w:r w:rsidRPr="002E1BE2">
        <w:rPr>
          <w:rFonts w:ascii="Times New Roman" w:hAnsi="Times New Roman"/>
          <w:sz w:val="24"/>
          <w:szCs w:val="24"/>
        </w:rPr>
        <w:t xml:space="preserve"> in understanding and obtaining clear information about the research objectives. Meanwhile, in this procedure</w:t>
      </w:r>
      <w:ins w:id="51" w:author="Asus" w:date="2025-05-07T10:30:00Z" w16du:dateUtc="2025-05-07T03:30:00Z">
        <w:r w:rsidR="007F2DF4">
          <w:rPr>
            <w:rFonts w:ascii="Times New Roman" w:hAnsi="Times New Roman"/>
            <w:sz w:val="24"/>
            <w:szCs w:val="24"/>
          </w:rPr>
          <w:t>,</w:t>
        </w:r>
      </w:ins>
      <w:r w:rsidRPr="002E1BE2">
        <w:rPr>
          <w:rFonts w:ascii="Times New Roman" w:hAnsi="Times New Roman"/>
          <w:sz w:val="24"/>
          <w:szCs w:val="24"/>
        </w:rPr>
        <w:t xml:space="preserve"> the researcher</w:t>
      </w:r>
      <w:ins w:id="52" w:author="Asus" w:date="2025-05-07T10:31:00Z" w16du:dateUtc="2025-05-07T03:31:00Z">
        <w:r w:rsidR="007F2DF4">
          <w:rPr>
            <w:rFonts w:ascii="Times New Roman" w:hAnsi="Times New Roman"/>
            <w:sz w:val="24"/>
            <w:szCs w:val="24"/>
          </w:rPr>
          <w:t>s</w:t>
        </w:r>
      </w:ins>
      <w:r w:rsidRPr="002E1BE2">
        <w:rPr>
          <w:rFonts w:ascii="Times New Roman" w:hAnsi="Times New Roman"/>
          <w:sz w:val="24"/>
          <w:szCs w:val="24"/>
        </w:rPr>
        <w:t xml:space="preserve"> utilized open-response questionnaires and conducted statistical analysis to identify patterns or trends in the participants’ responses. Furthermore, the data for this study were collected through </w:t>
      </w:r>
      <w:del w:id="53" w:author="Asus" w:date="2025-05-07T10:32:00Z" w16du:dateUtc="2025-05-07T03:32:00Z">
        <w:r w:rsidRPr="002E1BE2" w:rsidDel="007F2DF4">
          <w:rPr>
            <w:rFonts w:ascii="Times New Roman" w:hAnsi="Times New Roman"/>
            <w:sz w:val="24"/>
            <w:szCs w:val="24"/>
          </w:rPr>
          <w:delText xml:space="preserve">the administration of </w:delText>
        </w:r>
      </w:del>
      <w:r w:rsidRPr="002E1BE2">
        <w:rPr>
          <w:rFonts w:ascii="Times New Roman" w:hAnsi="Times New Roman"/>
          <w:sz w:val="24"/>
          <w:szCs w:val="24"/>
        </w:rPr>
        <w:t>questionnaires.</w:t>
      </w:r>
    </w:p>
    <w:p w14:paraId="4A41A9E9" w14:textId="5A5B28D6" w:rsidR="00362B06" w:rsidRPr="002E1BE2" w:rsidRDefault="008E4B12" w:rsidP="002E1BE2">
      <w:pPr>
        <w:pStyle w:val="ListParagraph"/>
        <w:numPr>
          <w:ilvl w:val="0"/>
          <w:numId w:val="4"/>
        </w:numPr>
        <w:spacing w:before="240"/>
        <w:ind w:left="360"/>
        <w:jc w:val="both"/>
        <w:rPr>
          <w:bCs/>
        </w:rPr>
      </w:pPr>
      <w:r w:rsidRPr="002E1BE2">
        <w:rPr>
          <w:bCs/>
        </w:rPr>
        <w:t>Population and Sample</w:t>
      </w:r>
    </w:p>
    <w:p w14:paraId="4F8CC795" w14:textId="21A448BD" w:rsidR="007B2B88" w:rsidRDefault="008E4B12" w:rsidP="007B2B88">
      <w:pPr>
        <w:ind w:firstLine="360"/>
        <w:jc w:val="both"/>
        <w:rPr>
          <w:rFonts w:ascii="Times New Roman" w:hAnsi="Times New Roman"/>
          <w:sz w:val="24"/>
          <w:szCs w:val="24"/>
          <w:lang w:val="en-US"/>
        </w:rPr>
      </w:pPr>
      <w:r w:rsidRPr="002E1BE2">
        <w:rPr>
          <w:rFonts w:ascii="Times New Roman" w:hAnsi="Times New Roman"/>
          <w:sz w:val="24"/>
          <w:szCs w:val="24"/>
        </w:rPr>
        <w:t xml:space="preserve">The population in this research included all students of the English Education Study Program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003160AE">
        <w:rPr>
          <w:rFonts w:ascii="Times New Roman" w:hAnsi="Times New Roman"/>
          <w:bCs/>
          <w:lang w:val="en-US"/>
        </w:rPr>
        <w:t xml:space="preserve"> </w:t>
      </w:r>
      <w:r w:rsidRPr="002E1BE2">
        <w:rPr>
          <w:rFonts w:ascii="Times New Roman" w:hAnsi="Times New Roman"/>
          <w:sz w:val="24"/>
          <w:szCs w:val="24"/>
        </w:rPr>
        <w:t>in the academic years 2021, 2022, 2023, and 2024 who had experience in writing classes.</w:t>
      </w:r>
      <w:r w:rsidRPr="002E1BE2">
        <w:rPr>
          <w:rFonts w:ascii="Times New Roman" w:hAnsi="Times New Roman"/>
          <w:sz w:val="24"/>
          <w:szCs w:val="24"/>
          <w:lang w:val="en-US"/>
        </w:rPr>
        <w:t xml:space="preserve"> </w:t>
      </w:r>
      <w:r w:rsidR="002E1BE2" w:rsidRPr="002E1BE2">
        <w:rPr>
          <w:rFonts w:ascii="Times New Roman" w:hAnsi="Times New Roman"/>
          <w:sz w:val="24"/>
          <w:szCs w:val="24"/>
          <w:lang w:val="en-US"/>
        </w:rPr>
        <w:t>Samples were selected using a purposeful sampling. The type of purposeful sampling the researcher used was homogeneous sampling. In this study, sampling considerations were based on students who had used or regularly used ChatGPT in writing activities. The participants in this research were students majoring in English Education from the 2023 that 136 students.</w:t>
      </w:r>
    </w:p>
    <w:p w14:paraId="61C7C004" w14:textId="77777777" w:rsidR="00136B25" w:rsidRDefault="007B2B88" w:rsidP="007B2B88">
      <w:pPr>
        <w:pStyle w:val="ListParagraph"/>
        <w:numPr>
          <w:ilvl w:val="0"/>
          <w:numId w:val="4"/>
        </w:numPr>
        <w:spacing w:before="240"/>
        <w:ind w:left="360"/>
        <w:jc w:val="both"/>
      </w:pPr>
      <w:commentRangeStart w:id="54"/>
      <w:r w:rsidRPr="007B2B88">
        <w:t>Instrument</w:t>
      </w:r>
      <w:commentRangeEnd w:id="54"/>
      <w:r w:rsidR="007F2DF4">
        <w:rPr>
          <w:rStyle w:val="CommentReference"/>
        </w:rPr>
        <w:commentReference w:id="54"/>
      </w:r>
    </w:p>
    <w:p w14:paraId="7E033F74" w14:textId="44B844DB" w:rsidR="007B2B88" w:rsidRDefault="00136B25" w:rsidP="00136B25">
      <w:pPr>
        <w:ind w:firstLine="360"/>
        <w:jc w:val="both"/>
        <w:rPr>
          <w:rFonts w:ascii="Times New Roman" w:hAnsi="Times New Roman"/>
          <w:sz w:val="24"/>
          <w:szCs w:val="24"/>
        </w:rPr>
      </w:pPr>
      <w:r w:rsidRPr="00136B25">
        <w:rPr>
          <w:rFonts w:ascii="Times New Roman" w:hAnsi="Times New Roman"/>
          <w:sz w:val="24"/>
          <w:szCs w:val="24"/>
        </w:rPr>
        <w:t xml:space="preserve">The questionnaire was designed to </w:t>
      </w:r>
      <w:del w:id="55" w:author="Asus" w:date="2025-05-07T10:37:00Z" w16du:dateUtc="2025-05-07T03:37:00Z">
        <w:r w:rsidRPr="00136B25" w:rsidDel="007F2DF4">
          <w:rPr>
            <w:rFonts w:ascii="Times New Roman" w:hAnsi="Times New Roman"/>
            <w:sz w:val="24"/>
            <w:szCs w:val="24"/>
          </w:rPr>
          <w:delText xml:space="preserve">focus on </w:delText>
        </w:r>
      </w:del>
      <w:ins w:id="56" w:author="Asus" w:date="2025-05-07T10:37:00Z" w16du:dateUtc="2025-05-07T03:37:00Z">
        <w:r w:rsidR="007F2DF4">
          <w:rPr>
            <w:rFonts w:ascii="Times New Roman" w:hAnsi="Times New Roman"/>
            <w:sz w:val="24"/>
            <w:szCs w:val="24"/>
          </w:rPr>
          <w:t xml:space="preserve">measuring </w:t>
        </w:r>
      </w:ins>
      <w:r w:rsidRPr="00136B25">
        <w:rPr>
          <w:rFonts w:ascii="Times New Roman" w:hAnsi="Times New Roman"/>
          <w:sz w:val="24"/>
          <w:szCs w:val="24"/>
        </w:rPr>
        <w:t>students' experiences using ChatGPT, whether and how they incorporated it into their writing classes, their perceptions of how ChatGPT could influence future writing classes, and potential pedagogical implications. A Cronbach’s Alpha test was applied to the data from the multiple-choice and Likert scale questions, yielding a score of 0.96, indicating an excellent level of internal consistency in the questionnaire.</w:t>
      </w:r>
    </w:p>
    <w:p w14:paraId="2E9937F5" w14:textId="06A089F5" w:rsidR="00811C78" w:rsidRDefault="005F2B1F" w:rsidP="00811C78">
      <w:pPr>
        <w:spacing w:after="240"/>
        <w:ind w:firstLine="360"/>
        <w:jc w:val="both"/>
        <w:rPr>
          <w:rFonts w:ascii="Times New Roman" w:hAnsi="Times New Roman"/>
          <w:sz w:val="24"/>
          <w:szCs w:val="24"/>
        </w:rPr>
      </w:pPr>
      <w:r w:rsidRPr="005F2B1F">
        <w:rPr>
          <w:rFonts w:ascii="Times New Roman" w:hAnsi="Times New Roman"/>
          <w:sz w:val="24"/>
          <w:szCs w:val="24"/>
        </w:rPr>
        <w:t xml:space="preserve">Before giving the open response questionnaire, the researcher evaluated its validity and reliability. To </w:t>
      </w:r>
      <w:del w:id="57" w:author="Asus" w:date="2025-05-07T10:37:00Z" w16du:dateUtc="2025-05-07T03:37:00Z">
        <w:r w:rsidRPr="005F2B1F" w:rsidDel="007F2DF4">
          <w:rPr>
            <w:rFonts w:ascii="Times New Roman" w:hAnsi="Times New Roman"/>
            <w:sz w:val="24"/>
            <w:szCs w:val="24"/>
          </w:rPr>
          <w:delText xml:space="preserve">assessed </w:delText>
        </w:r>
      </w:del>
      <w:ins w:id="58" w:author="Asus" w:date="2025-05-07T10:37:00Z" w16du:dateUtc="2025-05-07T03:37:00Z">
        <w:r w:rsidR="007F2DF4">
          <w:rPr>
            <w:rFonts w:ascii="Times New Roman" w:hAnsi="Times New Roman"/>
            <w:sz w:val="24"/>
            <w:szCs w:val="24"/>
          </w:rPr>
          <w:t>assess</w:t>
        </w:r>
        <w:r w:rsidR="007F2DF4" w:rsidRPr="005F2B1F">
          <w:rPr>
            <w:rFonts w:ascii="Times New Roman" w:hAnsi="Times New Roman"/>
            <w:sz w:val="24"/>
            <w:szCs w:val="24"/>
          </w:rPr>
          <w:t xml:space="preserve"> </w:t>
        </w:r>
      </w:ins>
      <w:r w:rsidRPr="005F2B1F">
        <w:rPr>
          <w:rFonts w:ascii="Times New Roman" w:hAnsi="Times New Roman"/>
          <w:sz w:val="24"/>
          <w:szCs w:val="24"/>
        </w:rPr>
        <w:t xml:space="preserve">the validity of the </w:t>
      </w:r>
      <w:del w:id="59" w:author="Asus" w:date="2025-05-07T10:41:00Z" w16du:dateUtc="2025-05-07T03:41:00Z">
        <w:r w:rsidRPr="005F2B1F" w:rsidDel="008D421A">
          <w:rPr>
            <w:rFonts w:ascii="Times New Roman" w:hAnsi="Times New Roman"/>
            <w:sz w:val="24"/>
            <w:szCs w:val="24"/>
          </w:rPr>
          <w:delText>survey</w:delText>
        </w:r>
      </w:del>
      <w:ins w:id="60" w:author="Asus" w:date="2025-05-11T10:05:00Z" w16du:dateUtc="2025-05-11T03:05:00Z">
        <w:r w:rsidR="00EE1A51">
          <w:rPr>
            <w:rFonts w:ascii="Times New Roman" w:hAnsi="Times New Roman"/>
            <w:sz w:val="24"/>
            <w:szCs w:val="24"/>
          </w:rPr>
          <w:t>survey questionnaire</w:t>
        </w:r>
      </w:ins>
      <w:r w:rsidRPr="005F2B1F">
        <w:rPr>
          <w:rFonts w:ascii="Times New Roman" w:hAnsi="Times New Roman"/>
          <w:sz w:val="24"/>
          <w:szCs w:val="24"/>
        </w:rPr>
        <w:t>, the researcher</w:t>
      </w:r>
      <w:ins w:id="61" w:author="Asus" w:date="2025-05-07T10:41:00Z" w16du:dateUtc="2025-05-07T03:41:00Z">
        <w:r w:rsidR="008D421A">
          <w:rPr>
            <w:rFonts w:ascii="Times New Roman" w:hAnsi="Times New Roman"/>
            <w:sz w:val="24"/>
            <w:szCs w:val="24"/>
          </w:rPr>
          <w:t>s</w:t>
        </w:r>
      </w:ins>
      <w:r w:rsidRPr="005F2B1F">
        <w:rPr>
          <w:rFonts w:ascii="Times New Roman" w:hAnsi="Times New Roman"/>
          <w:sz w:val="24"/>
          <w:szCs w:val="24"/>
        </w:rPr>
        <w:t xml:space="preserve"> consulted</w:t>
      </w:r>
      <w:ins w:id="62" w:author="Asus" w:date="2025-05-07T10:41:00Z" w16du:dateUtc="2025-05-07T03:41:00Z">
        <w:r w:rsidR="008D421A">
          <w:rPr>
            <w:rFonts w:ascii="Times New Roman" w:hAnsi="Times New Roman"/>
            <w:sz w:val="24"/>
            <w:szCs w:val="24"/>
          </w:rPr>
          <w:t xml:space="preserve"> with</w:t>
        </w:r>
      </w:ins>
      <w:r w:rsidRPr="005F2B1F">
        <w:rPr>
          <w:rFonts w:ascii="Times New Roman" w:hAnsi="Times New Roman"/>
          <w:sz w:val="24"/>
          <w:szCs w:val="24"/>
        </w:rPr>
        <w:t xml:space="preserve"> two validators</w:t>
      </w:r>
      <w:del w:id="63" w:author="Asus" w:date="2025-05-07T10:41:00Z" w16du:dateUtc="2025-05-07T03:41:00Z">
        <w:r w:rsidRPr="005F2B1F" w:rsidDel="008D421A">
          <w:rPr>
            <w:rFonts w:ascii="Times New Roman" w:hAnsi="Times New Roman"/>
            <w:sz w:val="24"/>
            <w:szCs w:val="24"/>
          </w:rPr>
          <w:delText xml:space="preserve">, </w:delText>
        </w:r>
      </w:del>
      <w:r w:rsidRPr="005F2B1F">
        <w:rPr>
          <w:rFonts w:ascii="Times New Roman" w:hAnsi="Times New Roman"/>
          <w:sz w:val="24"/>
          <w:szCs w:val="24"/>
        </w:rPr>
        <w:t xml:space="preserve">who were lecturers from the English Education Study Program </w:t>
      </w:r>
      <w:r w:rsidR="003160AE" w:rsidRPr="002728DD">
        <w:rPr>
          <w:rFonts w:ascii="Times New Roman" w:hAnsi="Times New Roman"/>
          <w:bCs/>
          <w:sz w:val="24"/>
          <w:szCs w:val="24"/>
        </w:rPr>
        <w:t xml:space="preserve">at </w:t>
      </w:r>
      <w:del w:id="64" w:author="Asus" w:date="2025-05-07T10:37:00Z" w16du:dateUtc="2025-05-07T03:37:00Z">
        <w:r w:rsidR="003160AE" w:rsidRPr="002728DD" w:rsidDel="007F2DF4">
          <w:rPr>
            <w:rFonts w:ascii="Times New Roman" w:hAnsi="Times New Roman"/>
            <w:bCs/>
            <w:sz w:val="24"/>
            <w:szCs w:val="24"/>
            <w:lang w:val="en-US"/>
          </w:rPr>
          <w:delText xml:space="preserve">one </w:delText>
        </w:r>
      </w:del>
      <w:ins w:id="65" w:author="Asus" w:date="2025-05-07T10:37:00Z" w16du:dateUtc="2025-05-07T03:37:00Z">
        <w:r w:rsidR="007F2DF4">
          <w:rPr>
            <w:rFonts w:ascii="Times New Roman" w:hAnsi="Times New Roman"/>
            <w:bCs/>
            <w:sz w:val="24"/>
            <w:szCs w:val="24"/>
            <w:lang w:val="en-US"/>
          </w:rPr>
          <w:t>a</w:t>
        </w:r>
        <w:r w:rsidR="007F2DF4" w:rsidRPr="002728DD">
          <w:rPr>
            <w:rFonts w:ascii="Times New Roman" w:hAnsi="Times New Roman"/>
            <w:bCs/>
            <w:sz w:val="24"/>
            <w:szCs w:val="24"/>
            <w:lang w:val="en-US"/>
          </w:rPr>
          <w:t xml:space="preserve"> </w:t>
        </w:r>
      </w:ins>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5F2B1F">
        <w:rPr>
          <w:rFonts w:ascii="Times New Roman" w:hAnsi="Times New Roman"/>
          <w:sz w:val="24"/>
          <w:szCs w:val="24"/>
        </w:rPr>
        <w:t xml:space="preserve">. </w:t>
      </w:r>
      <w:commentRangeStart w:id="66"/>
      <w:r w:rsidRPr="005F2B1F">
        <w:rPr>
          <w:rFonts w:ascii="Times New Roman" w:hAnsi="Times New Roman"/>
          <w:sz w:val="24"/>
          <w:szCs w:val="24"/>
        </w:rPr>
        <w:t>Additionally, the reliability of the questionnaire was tested using SPSS Version 27.0.</w:t>
      </w:r>
      <w:commentRangeEnd w:id="66"/>
      <w:r w:rsidR="008D421A">
        <w:rPr>
          <w:rStyle w:val="CommentReference"/>
          <w:rFonts w:ascii="Times New Roman" w:eastAsia="Times New Roman" w:hAnsi="Times New Roman"/>
          <w:lang w:val="en-US"/>
        </w:rPr>
        <w:commentReference w:id="66"/>
      </w:r>
    </w:p>
    <w:p w14:paraId="18988BCB" w14:textId="315B1896" w:rsidR="006B417F" w:rsidRDefault="006B417F" w:rsidP="006B417F">
      <w:pPr>
        <w:pStyle w:val="ListParagraph"/>
        <w:numPr>
          <w:ilvl w:val="0"/>
          <w:numId w:val="4"/>
        </w:numPr>
        <w:ind w:left="360"/>
        <w:jc w:val="both"/>
      </w:pPr>
      <w:r w:rsidRPr="006B417F">
        <w:t>Data Analysis</w:t>
      </w:r>
    </w:p>
    <w:p w14:paraId="5FAD1B61" w14:textId="3D556DF1" w:rsidR="006B417F" w:rsidRDefault="006B417F" w:rsidP="006B417F">
      <w:pPr>
        <w:ind w:firstLine="360"/>
        <w:jc w:val="both"/>
        <w:rPr>
          <w:rFonts w:ascii="Times New Roman" w:hAnsi="Times New Roman"/>
          <w:sz w:val="24"/>
          <w:szCs w:val="24"/>
          <w:lang w:eastAsia="id-ID"/>
        </w:rPr>
      </w:pPr>
      <w:r w:rsidRPr="006B417F">
        <w:rPr>
          <w:rFonts w:ascii="Times New Roman" w:hAnsi="Times New Roman"/>
          <w:sz w:val="24"/>
          <w:szCs w:val="24"/>
          <w:lang w:eastAsia="id-ID"/>
        </w:rPr>
        <w:t xml:space="preserve">Data analysis techniques in this study </w:t>
      </w:r>
      <w:ins w:id="67" w:author="Asus" w:date="2025-05-07T10:43:00Z" w16du:dateUtc="2025-05-07T03:43:00Z">
        <w:r w:rsidR="008D421A">
          <w:rPr>
            <w:rFonts w:ascii="Times New Roman" w:hAnsi="Times New Roman"/>
            <w:sz w:val="24"/>
            <w:szCs w:val="24"/>
            <w:lang w:eastAsia="id-ID"/>
          </w:rPr>
          <w:t xml:space="preserve">are </w:t>
        </w:r>
      </w:ins>
      <w:r w:rsidRPr="006B417F">
        <w:rPr>
          <w:rFonts w:ascii="Times New Roman" w:hAnsi="Times New Roman"/>
          <w:sz w:val="24"/>
          <w:szCs w:val="24"/>
          <w:lang w:eastAsia="id-ID"/>
        </w:rPr>
        <w:t xml:space="preserve">using descriptive </w:t>
      </w:r>
      <w:del w:id="68" w:author="Asus" w:date="2025-05-07T10:43:00Z" w16du:dateUtc="2025-05-07T03:43:00Z">
        <w:r w:rsidRPr="006B417F" w:rsidDel="008D421A">
          <w:rPr>
            <w:rFonts w:ascii="Times New Roman" w:hAnsi="Times New Roman"/>
            <w:sz w:val="24"/>
            <w:szCs w:val="24"/>
            <w:lang w:eastAsia="id-ID"/>
          </w:rPr>
          <w:delText>statistical</w:delText>
        </w:r>
      </w:del>
      <w:ins w:id="69" w:author="Asus" w:date="2025-05-11T10:05:00Z" w16du:dateUtc="2025-05-11T03:05:00Z">
        <w:r w:rsidR="00EE1A51">
          <w:rPr>
            <w:rFonts w:ascii="Times New Roman" w:hAnsi="Times New Roman"/>
            <w:sz w:val="24"/>
            <w:szCs w:val="24"/>
            <w:lang w:eastAsia="id-ID"/>
          </w:rPr>
          <w:t>statistics</w:t>
        </w:r>
      </w:ins>
      <w:r w:rsidRPr="006B417F">
        <w:rPr>
          <w:rFonts w:ascii="Times New Roman" w:hAnsi="Times New Roman"/>
          <w:sz w:val="24"/>
          <w:szCs w:val="24"/>
          <w:lang w:eastAsia="id-ID"/>
        </w:rPr>
        <w:t>. during the data analysis phase for the quantitative data, the researcher</w:t>
      </w:r>
      <w:ins w:id="70" w:author="Asus" w:date="2025-05-07T10:44:00Z" w16du:dateUtc="2025-05-07T03:44:00Z">
        <w:r w:rsidR="008D421A">
          <w:rPr>
            <w:rFonts w:ascii="Times New Roman" w:hAnsi="Times New Roman"/>
            <w:sz w:val="24"/>
            <w:szCs w:val="24"/>
            <w:lang w:eastAsia="id-ID"/>
          </w:rPr>
          <w:t>s</w:t>
        </w:r>
      </w:ins>
      <w:r w:rsidRPr="006B417F">
        <w:rPr>
          <w:rFonts w:ascii="Times New Roman" w:hAnsi="Times New Roman"/>
          <w:sz w:val="24"/>
          <w:szCs w:val="24"/>
          <w:lang w:eastAsia="id-ID"/>
        </w:rPr>
        <w:t xml:space="preserve"> systematically organized and scrutinized survey responses, which included both Likert scale and multiple-choice (Yes/No) questions, using descriptive statistical methods. According to Ghozali (2016), descriptive statistical analysis aimed to collect, process, and analyze data so that it could be presented in </w:t>
      </w:r>
      <w:del w:id="71" w:author="Asus" w:date="2025-05-08T07:04:00Z" w16du:dateUtc="2025-05-08T00:04:00Z">
        <w:r w:rsidRPr="006B417F" w:rsidDel="004C65DF">
          <w:rPr>
            <w:rFonts w:ascii="Times New Roman" w:hAnsi="Times New Roman"/>
            <w:sz w:val="24"/>
            <w:szCs w:val="24"/>
            <w:lang w:eastAsia="id-ID"/>
          </w:rPr>
          <w:delText>a</w:delText>
        </w:r>
      </w:del>
      <w:r w:rsidRPr="006B417F">
        <w:rPr>
          <w:rFonts w:ascii="Times New Roman" w:hAnsi="Times New Roman"/>
          <w:sz w:val="24"/>
          <w:szCs w:val="24"/>
          <w:lang w:eastAsia="id-ID"/>
        </w:rPr>
        <w:t xml:space="preserve"> more organized manner. The purpose of using descriptive statistics was to provide a general explanation of the analyzed issues, making it easier for readers to understand.</w:t>
      </w:r>
    </w:p>
    <w:p w14:paraId="0ECB122E" w14:textId="5F610733" w:rsidR="006B417F" w:rsidRPr="00785308" w:rsidRDefault="006B417F" w:rsidP="004C65DF">
      <w:pPr>
        <w:ind w:firstLine="360"/>
        <w:jc w:val="both"/>
        <w:rPr>
          <w:rFonts w:ascii="Times New Roman" w:hAnsi="Times New Roman"/>
          <w:sz w:val="24"/>
          <w:szCs w:val="24"/>
          <w:lang w:eastAsia="id-ID"/>
        </w:rPr>
      </w:pPr>
      <w:r w:rsidRPr="006B417F">
        <w:rPr>
          <w:rFonts w:ascii="Times New Roman" w:hAnsi="Times New Roman"/>
          <w:sz w:val="24"/>
          <w:szCs w:val="24"/>
          <w:lang w:eastAsia="id-ID"/>
        </w:rPr>
        <w:t>The researchers carried out the analysis using a Google Form survey. The steps taken to analyze the questionnaire results were as follows: First, the researchers distributed the questionnaires to the respondents. After the respondents completed the questionnaires through the Google Form created by the researchers, the responses could be viewed directly under the "Responses" tab, where the percentage of each answer was displayed. Finally, conclusions were drawn based on the collected data.</w:t>
      </w:r>
    </w:p>
    <w:p w14:paraId="542027C2" w14:textId="4E0A229E" w:rsidR="00362B06" w:rsidRDefault="00362B06" w:rsidP="000D2959">
      <w:pPr>
        <w:spacing w:before="240"/>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527CAA" w14:textId="79FA8C9D" w:rsidR="00D41AFA" w:rsidRPr="00D41AFA" w:rsidRDefault="00D41AFA" w:rsidP="000D2959">
      <w:pPr>
        <w:pStyle w:val="ListParagraph"/>
        <w:numPr>
          <w:ilvl w:val="0"/>
          <w:numId w:val="13"/>
        </w:numPr>
        <w:ind w:left="450" w:hanging="450"/>
        <w:jc w:val="both"/>
        <w:rPr>
          <w:lang w:eastAsia="id-ID"/>
        </w:rPr>
      </w:pPr>
      <w:r w:rsidRPr="00D41AFA">
        <w:rPr>
          <w:lang w:eastAsia="id-ID"/>
        </w:rPr>
        <w:t>Findings</w:t>
      </w:r>
    </w:p>
    <w:p w14:paraId="3A5608E0" w14:textId="386F71F6" w:rsidR="000447B5" w:rsidRDefault="00785308" w:rsidP="00DF60BB">
      <w:pPr>
        <w:ind w:firstLine="450"/>
        <w:jc w:val="both"/>
        <w:rPr>
          <w:rFonts w:ascii="Times New Roman" w:eastAsia="Times New Roman" w:hAnsi="Times New Roman"/>
          <w:sz w:val="24"/>
          <w:szCs w:val="24"/>
          <w:lang w:eastAsia="id-ID"/>
        </w:rPr>
      </w:pPr>
      <w:r w:rsidRPr="000258A2">
        <w:rPr>
          <w:rFonts w:ascii="Times New Roman" w:eastAsia="Times New Roman" w:hAnsi="Times New Roman"/>
          <w:sz w:val="24"/>
          <w:szCs w:val="24"/>
          <w:lang w:eastAsia="id-ID"/>
        </w:rPr>
        <w:t>Data were obtained through a</w:t>
      </w:r>
      <w:r>
        <w:rPr>
          <w:rFonts w:ascii="Times New Roman" w:eastAsia="Times New Roman" w:hAnsi="Times New Roman"/>
          <w:sz w:val="24"/>
          <w:szCs w:val="24"/>
          <w:lang w:eastAsia="id-ID"/>
        </w:rPr>
        <w:t>n</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open</w:t>
      </w:r>
      <w:r w:rsidRPr="000258A2">
        <w:rPr>
          <w:rFonts w:ascii="Times New Roman" w:eastAsia="Times New Roman" w:hAnsi="Times New Roman"/>
          <w:sz w:val="24"/>
          <w:szCs w:val="24"/>
          <w:lang w:eastAsia="id-ID"/>
        </w:rPr>
        <w:t xml:space="preserve">-ended questionnaire consisting of </w:t>
      </w:r>
      <w:r>
        <w:rPr>
          <w:rFonts w:ascii="Times New Roman" w:eastAsia="Times New Roman" w:hAnsi="Times New Roman"/>
          <w:sz w:val="24"/>
          <w:szCs w:val="24"/>
          <w:lang w:eastAsia="id-ID"/>
        </w:rPr>
        <w:t>28</w:t>
      </w:r>
      <w:r w:rsidRPr="000258A2">
        <w:rPr>
          <w:rFonts w:ascii="Times New Roman" w:eastAsia="Times New Roman" w:hAnsi="Times New Roman"/>
          <w:sz w:val="24"/>
          <w:szCs w:val="24"/>
          <w:lang w:eastAsia="id-ID"/>
        </w:rPr>
        <w:t xml:space="preserve"> questions which consisted of </w:t>
      </w:r>
      <w:r>
        <w:rPr>
          <w:rFonts w:ascii="Times New Roman" w:eastAsia="Times New Roman" w:hAnsi="Times New Roman"/>
          <w:sz w:val="24"/>
          <w:szCs w:val="24"/>
          <w:lang w:eastAsia="id-ID"/>
        </w:rPr>
        <w:t>3</w:t>
      </w:r>
      <w:r w:rsidRPr="000258A2">
        <w:rPr>
          <w:rFonts w:ascii="Times New Roman" w:eastAsia="Times New Roman" w:hAnsi="Times New Roman"/>
          <w:sz w:val="24"/>
          <w:szCs w:val="24"/>
          <w:lang w:eastAsia="id-ID"/>
        </w:rPr>
        <w:t xml:space="preserve"> questions about</w:t>
      </w:r>
      <w:r>
        <w:rPr>
          <w:rFonts w:ascii="Times New Roman" w:eastAsia="Times New Roman" w:hAnsi="Times New Roman"/>
          <w:sz w:val="24"/>
          <w:szCs w:val="24"/>
          <w:lang w:eastAsia="id-ID"/>
        </w:rPr>
        <w:t xml:space="preserve"> use of ChatGPT</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5</w:t>
      </w:r>
      <w:r w:rsidRPr="000258A2">
        <w:rPr>
          <w:rFonts w:ascii="Times New Roman" w:eastAsia="Times New Roman" w:hAnsi="Times New Roman"/>
          <w:sz w:val="24"/>
          <w:szCs w:val="24"/>
          <w:lang w:eastAsia="id-ID"/>
        </w:rPr>
        <w:t xml:space="preserve"> questions about </w:t>
      </w:r>
      <w:r>
        <w:rPr>
          <w:rFonts w:ascii="Times New Roman" w:eastAsia="Times New Roman" w:hAnsi="Times New Roman"/>
          <w:sz w:val="24"/>
          <w:szCs w:val="24"/>
          <w:lang w:eastAsia="id-ID"/>
        </w:rPr>
        <w:t xml:space="preserve">the impact of </w:t>
      </w:r>
      <w:r>
        <w:rPr>
          <w:rFonts w:ascii="Times New Roman" w:eastAsia="Times New Roman" w:hAnsi="Times New Roman"/>
          <w:sz w:val="24"/>
          <w:szCs w:val="24"/>
          <w:lang w:eastAsia="id-ID"/>
        </w:rPr>
        <w:lastRenderedPageBreak/>
        <w:t xml:space="preserve">ChatGPT on writing process, 6 about </w:t>
      </w:r>
      <w:r w:rsidRPr="000258A2">
        <w:rPr>
          <w:rFonts w:ascii="Times New Roman" w:eastAsia="Times New Roman" w:hAnsi="Times New Roman"/>
          <w:sz w:val="24"/>
          <w:szCs w:val="24"/>
          <w:lang w:eastAsia="id-ID"/>
        </w:rPr>
        <w:t>questions about</w:t>
      </w:r>
      <w:r>
        <w:rPr>
          <w:rFonts w:ascii="Times New Roman" w:eastAsia="Times New Roman" w:hAnsi="Times New Roman"/>
          <w:sz w:val="24"/>
          <w:szCs w:val="24"/>
          <w:lang w:eastAsia="id-ID"/>
        </w:rPr>
        <w:t xml:space="preserve"> reliability an accuracy of ChatGPT,</w:t>
      </w:r>
      <w:r w:rsidRPr="000258A2">
        <w:rPr>
          <w:rFonts w:ascii="Times New Roman" w:eastAsia="Times New Roman" w:hAnsi="Times New Roman"/>
          <w:sz w:val="24"/>
          <w:szCs w:val="24"/>
          <w:lang w:eastAsia="id-ID"/>
        </w:rPr>
        <w:t xml:space="preserve"> 4 questions about</w:t>
      </w:r>
      <w:r>
        <w:rPr>
          <w:rFonts w:ascii="Times New Roman" w:eastAsia="Times New Roman" w:hAnsi="Times New Roman"/>
          <w:sz w:val="24"/>
          <w:szCs w:val="24"/>
          <w:lang w:eastAsia="id-ID"/>
        </w:rPr>
        <w:t xml:space="preserve"> impact on learning goals, 5 questions about experience and satisfaction of ChatGPT, 5 questions about training needs and future usage plan. </w:t>
      </w:r>
      <w:r w:rsidRPr="000258A2">
        <w:rPr>
          <w:rFonts w:ascii="Times New Roman" w:eastAsia="Times New Roman" w:hAnsi="Times New Roman"/>
          <w:sz w:val="24"/>
          <w:szCs w:val="24"/>
          <w:lang w:eastAsia="id-ID"/>
        </w:rPr>
        <w:t>The participants of this study were 1</w:t>
      </w:r>
      <w:r>
        <w:rPr>
          <w:rFonts w:ascii="Times New Roman" w:eastAsia="Times New Roman" w:hAnsi="Times New Roman"/>
          <w:sz w:val="24"/>
          <w:szCs w:val="24"/>
          <w:lang w:eastAsia="id-ID"/>
        </w:rPr>
        <w:t>36</w:t>
      </w:r>
      <w:r w:rsidRPr="000258A2">
        <w:rPr>
          <w:rFonts w:ascii="Times New Roman" w:eastAsia="Times New Roman" w:hAnsi="Times New Roman"/>
          <w:sz w:val="24"/>
          <w:szCs w:val="24"/>
          <w:lang w:eastAsia="id-ID"/>
        </w:rPr>
        <w:t xml:space="preserve"> English Education students</w:t>
      </w:r>
      <w:r>
        <w:rPr>
          <w:rFonts w:ascii="Times New Roman" w:eastAsia="Times New Roman" w:hAnsi="Times New Roman"/>
          <w:sz w:val="24"/>
          <w:szCs w:val="24"/>
          <w:lang w:eastAsia="id-ID"/>
        </w:rPr>
        <w:t xml:space="preserve"> in </w:t>
      </w:r>
      <w:r w:rsidRPr="000258A2">
        <w:rPr>
          <w:rFonts w:ascii="Times New Roman" w:eastAsia="Times New Roman" w:hAnsi="Times New Roman"/>
          <w:sz w:val="24"/>
          <w:szCs w:val="24"/>
          <w:lang w:eastAsia="id-ID"/>
        </w:rPr>
        <w:t>202</w:t>
      </w:r>
      <w:r>
        <w:rPr>
          <w:rFonts w:ascii="Times New Roman" w:eastAsia="Times New Roman" w:hAnsi="Times New Roman"/>
          <w:sz w:val="24"/>
          <w:szCs w:val="24"/>
          <w:lang w:eastAsia="id-ID"/>
        </w:rPr>
        <w:t>3 class</w:t>
      </w:r>
      <w:r w:rsidRPr="000258A2">
        <w:rPr>
          <w:rFonts w:ascii="Times New Roman" w:eastAsia="Times New Roman" w:hAnsi="Times New Roman"/>
          <w:sz w:val="24"/>
          <w:szCs w:val="24"/>
          <w:lang w:eastAsia="id-ID"/>
        </w:rPr>
        <w:t xml:space="preserve">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0258A2">
        <w:rPr>
          <w:rFonts w:ascii="Times New Roman" w:eastAsia="Times New Roman" w:hAnsi="Times New Roman"/>
          <w:sz w:val="24"/>
          <w:szCs w:val="24"/>
          <w:lang w:eastAsia="id-ID"/>
        </w:rPr>
        <w:t xml:space="preserve"> who were selected</w:t>
      </w:r>
      <w:r>
        <w:rPr>
          <w:rFonts w:ascii="Times New Roman" w:eastAsia="Times New Roman" w:hAnsi="Times New Roman"/>
          <w:sz w:val="24"/>
          <w:szCs w:val="24"/>
          <w:lang w:eastAsia="id-ID"/>
        </w:rPr>
        <w:t xml:space="preserve"> by</w:t>
      </w:r>
      <w:r w:rsidRPr="000258A2">
        <w:rPr>
          <w:rFonts w:ascii="Times New Roman" w:eastAsia="Times New Roman" w:hAnsi="Times New Roman"/>
          <w:sz w:val="24"/>
          <w:szCs w:val="24"/>
          <w:lang w:eastAsia="id-ID"/>
        </w:rPr>
        <w:t xml:space="preserve"> using purposive sampling.</w:t>
      </w:r>
    </w:p>
    <w:p w14:paraId="1A9E1E90" w14:textId="01191562" w:rsidR="00785308" w:rsidRPr="000447B5" w:rsidRDefault="00785308" w:rsidP="000447B5">
      <w:pPr>
        <w:spacing w:before="240"/>
        <w:jc w:val="both"/>
        <w:rPr>
          <w:rFonts w:ascii="Times New Roman" w:eastAsia="Times New Roman" w:hAnsi="Times New Roman"/>
          <w:sz w:val="24"/>
          <w:szCs w:val="24"/>
          <w:lang w:eastAsia="id-ID"/>
        </w:rPr>
      </w:pPr>
      <w:commentRangeStart w:id="72"/>
      <w:r w:rsidRPr="00DF60BB">
        <w:rPr>
          <w:rFonts w:ascii="Times New Roman" w:eastAsia="Times New Roman" w:hAnsi="Times New Roman"/>
          <w:i/>
          <w:iCs/>
          <w:sz w:val="24"/>
          <w:szCs w:val="24"/>
          <w:lang w:eastAsia="id-ID"/>
        </w:rPr>
        <w:t>Table 1</w:t>
      </w:r>
      <w:r w:rsidR="000447B5" w:rsidRPr="000447B5">
        <w:rPr>
          <w:rFonts w:ascii="Times New Roman" w:eastAsia="Times New Roman" w:hAnsi="Times New Roman"/>
          <w:sz w:val="24"/>
          <w:szCs w:val="24"/>
          <w:lang w:val="en-US" w:eastAsia="id-ID"/>
        </w:rPr>
        <w:t>.</w:t>
      </w:r>
      <w:r w:rsidRPr="000447B5">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853"/>
        <w:gridCol w:w="1260"/>
        <w:gridCol w:w="1260"/>
        <w:gridCol w:w="1260"/>
        <w:gridCol w:w="1260"/>
      </w:tblGrid>
      <w:tr w:rsidR="00785308" w:rsidRPr="000447B5" w14:paraId="4E26FF15" w14:textId="77777777" w:rsidTr="000447B5">
        <w:trPr>
          <w:trHeight w:val="269"/>
        </w:trPr>
        <w:tc>
          <w:tcPr>
            <w:tcW w:w="567" w:type="dxa"/>
            <w:vMerge w:val="restart"/>
            <w:shd w:val="clear" w:color="auto" w:fill="auto"/>
            <w:vAlign w:val="center"/>
          </w:tcPr>
          <w:p w14:paraId="3F073462" w14:textId="7EDCB3FD"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c>
          <w:tcPr>
            <w:tcW w:w="2853" w:type="dxa"/>
            <w:vMerge w:val="restart"/>
            <w:shd w:val="clear" w:color="auto" w:fill="auto"/>
            <w:vAlign w:val="center"/>
          </w:tcPr>
          <w:p w14:paraId="127164A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Question items</w:t>
            </w:r>
          </w:p>
        </w:tc>
        <w:tc>
          <w:tcPr>
            <w:tcW w:w="2520" w:type="dxa"/>
            <w:gridSpan w:val="2"/>
            <w:shd w:val="clear" w:color="auto" w:fill="auto"/>
            <w:vAlign w:val="center"/>
          </w:tcPr>
          <w:p w14:paraId="233008DB"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Yes</w:t>
            </w:r>
          </w:p>
        </w:tc>
        <w:tc>
          <w:tcPr>
            <w:tcW w:w="2520" w:type="dxa"/>
            <w:gridSpan w:val="2"/>
            <w:shd w:val="clear" w:color="auto" w:fill="auto"/>
            <w:vAlign w:val="center"/>
          </w:tcPr>
          <w:p w14:paraId="04D0826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r>
      <w:tr w:rsidR="00785308" w:rsidRPr="000447B5" w14:paraId="6FABC377" w14:textId="77777777" w:rsidTr="000447B5">
        <w:trPr>
          <w:trHeight w:val="341"/>
        </w:trPr>
        <w:tc>
          <w:tcPr>
            <w:tcW w:w="567" w:type="dxa"/>
            <w:vMerge/>
            <w:shd w:val="clear" w:color="auto" w:fill="auto"/>
            <w:vAlign w:val="center"/>
          </w:tcPr>
          <w:p w14:paraId="4914B0C7" w14:textId="77777777" w:rsidR="00785308" w:rsidRPr="000447B5" w:rsidRDefault="00785308" w:rsidP="000447B5">
            <w:pPr>
              <w:jc w:val="center"/>
              <w:rPr>
                <w:rFonts w:ascii="Times New Roman" w:eastAsia="Times New Roman" w:hAnsi="Times New Roman"/>
                <w:sz w:val="20"/>
                <w:szCs w:val="20"/>
                <w:lang w:eastAsia="id-ID"/>
              </w:rPr>
            </w:pPr>
          </w:p>
        </w:tc>
        <w:tc>
          <w:tcPr>
            <w:tcW w:w="2853" w:type="dxa"/>
            <w:vMerge/>
            <w:shd w:val="clear" w:color="auto" w:fill="auto"/>
            <w:vAlign w:val="center"/>
          </w:tcPr>
          <w:p w14:paraId="39CEAE91" w14:textId="77777777" w:rsidR="00785308" w:rsidRPr="000447B5" w:rsidRDefault="00785308" w:rsidP="000447B5">
            <w:pPr>
              <w:jc w:val="center"/>
              <w:rPr>
                <w:rFonts w:ascii="Times New Roman" w:eastAsia="Times New Roman" w:hAnsi="Times New Roman"/>
                <w:sz w:val="20"/>
                <w:szCs w:val="20"/>
                <w:lang w:eastAsia="id-ID"/>
              </w:rPr>
            </w:pPr>
          </w:p>
        </w:tc>
        <w:tc>
          <w:tcPr>
            <w:tcW w:w="1260" w:type="dxa"/>
            <w:shd w:val="clear" w:color="auto" w:fill="auto"/>
            <w:vAlign w:val="center"/>
          </w:tcPr>
          <w:p w14:paraId="490BB63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6159FEA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c>
          <w:tcPr>
            <w:tcW w:w="1260" w:type="dxa"/>
            <w:shd w:val="clear" w:color="auto" w:fill="auto"/>
            <w:vAlign w:val="center"/>
          </w:tcPr>
          <w:p w14:paraId="548BEA25" w14:textId="73F1F8E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16A2693B" w14:textId="24E6A9D6"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r>
      <w:tr w:rsidR="00785308" w:rsidRPr="000447B5" w14:paraId="080F1CA8" w14:textId="77777777" w:rsidTr="000447B5">
        <w:trPr>
          <w:trHeight w:val="269"/>
        </w:trPr>
        <w:tc>
          <w:tcPr>
            <w:tcW w:w="567" w:type="dxa"/>
            <w:shd w:val="clear" w:color="auto" w:fill="auto"/>
            <w:vAlign w:val="center"/>
          </w:tcPr>
          <w:p w14:paraId="2B768D90" w14:textId="400E2A38"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w:t>
            </w:r>
          </w:p>
        </w:tc>
        <w:tc>
          <w:tcPr>
            <w:tcW w:w="2853" w:type="dxa"/>
            <w:shd w:val="clear" w:color="auto" w:fill="auto"/>
            <w:vAlign w:val="center"/>
          </w:tcPr>
          <w:p w14:paraId="7E21A55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ChatGPT usage in class</w:t>
            </w:r>
          </w:p>
        </w:tc>
        <w:tc>
          <w:tcPr>
            <w:tcW w:w="1260" w:type="dxa"/>
            <w:shd w:val="clear" w:color="auto" w:fill="auto"/>
            <w:vAlign w:val="center"/>
          </w:tcPr>
          <w:p w14:paraId="6BD157F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124</w:t>
            </w:r>
          </w:p>
        </w:tc>
        <w:tc>
          <w:tcPr>
            <w:tcW w:w="1260" w:type="dxa"/>
            <w:shd w:val="clear" w:color="auto" w:fill="auto"/>
            <w:vAlign w:val="center"/>
          </w:tcPr>
          <w:p w14:paraId="5927A84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91.%</w:t>
            </w:r>
          </w:p>
        </w:tc>
        <w:tc>
          <w:tcPr>
            <w:tcW w:w="1260" w:type="dxa"/>
            <w:shd w:val="clear" w:color="auto" w:fill="auto"/>
            <w:vAlign w:val="center"/>
          </w:tcPr>
          <w:p w14:paraId="616F324F"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w:t>
            </w:r>
          </w:p>
        </w:tc>
        <w:tc>
          <w:tcPr>
            <w:tcW w:w="1260" w:type="dxa"/>
            <w:shd w:val="clear" w:color="auto" w:fill="auto"/>
            <w:vAlign w:val="center"/>
          </w:tcPr>
          <w:p w14:paraId="01E9F95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8.7%</w:t>
            </w:r>
          </w:p>
        </w:tc>
      </w:tr>
      <w:tr w:rsidR="00785308" w:rsidRPr="000447B5" w14:paraId="384C715E" w14:textId="77777777" w:rsidTr="000447B5">
        <w:trPr>
          <w:trHeight w:val="251"/>
        </w:trPr>
        <w:tc>
          <w:tcPr>
            <w:tcW w:w="567" w:type="dxa"/>
            <w:shd w:val="clear" w:color="auto" w:fill="auto"/>
            <w:vAlign w:val="center"/>
          </w:tcPr>
          <w:p w14:paraId="46CB064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2</w:t>
            </w:r>
          </w:p>
        </w:tc>
        <w:tc>
          <w:tcPr>
            <w:tcW w:w="2853" w:type="dxa"/>
            <w:shd w:val="clear" w:color="auto" w:fill="auto"/>
            <w:vAlign w:val="center"/>
          </w:tcPr>
          <w:p w14:paraId="75BD2AA0"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Experience with ChatGPT</w:t>
            </w:r>
          </w:p>
        </w:tc>
        <w:tc>
          <w:tcPr>
            <w:tcW w:w="1260" w:type="dxa"/>
            <w:shd w:val="clear" w:color="auto" w:fill="auto"/>
            <w:vAlign w:val="center"/>
          </w:tcPr>
          <w:p w14:paraId="7519204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129</w:t>
            </w:r>
          </w:p>
        </w:tc>
        <w:tc>
          <w:tcPr>
            <w:tcW w:w="1260" w:type="dxa"/>
            <w:shd w:val="clear" w:color="auto" w:fill="auto"/>
            <w:vAlign w:val="center"/>
          </w:tcPr>
          <w:p w14:paraId="5FF924A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94.9%</w:t>
            </w:r>
          </w:p>
        </w:tc>
        <w:tc>
          <w:tcPr>
            <w:tcW w:w="1260" w:type="dxa"/>
            <w:shd w:val="clear" w:color="auto" w:fill="auto"/>
            <w:vAlign w:val="center"/>
          </w:tcPr>
          <w:p w14:paraId="73FF1BA9" w14:textId="7A767803"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7</w:t>
            </w:r>
          </w:p>
        </w:tc>
        <w:tc>
          <w:tcPr>
            <w:tcW w:w="1260" w:type="dxa"/>
            <w:shd w:val="clear" w:color="auto" w:fill="auto"/>
            <w:vAlign w:val="center"/>
          </w:tcPr>
          <w:p w14:paraId="1CD5272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5.1%</w:t>
            </w:r>
          </w:p>
        </w:tc>
      </w:tr>
    </w:tbl>
    <w:p w14:paraId="2D584F23" w14:textId="4304F7E2" w:rsidR="00785308" w:rsidRPr="00DF60BB" w:rsidRDefault="00785308" w:rsidP="00DF60BB">
      <w:pPr>
        <w:spacing w:before="240"/>
        <w:rPr>
          <w:rFonts w:ascii="Times New Roman" w:eastAsia="Times New Roman" w:hAnsi="Times New Roman"/>
          <w:sz w:val="24"/>
          <w:szCs w:val="24"/>
          <w:lang w:eastAsia="id-ID"/>
        </w:rPr>
      </w:pPr>
      <w:r w:rsidRPr="00DF60BB">
        <w:rPr>
          <w:rFonts w:ascii="Times New Roman" w:eastAsia="Times New Roman" w:hAnsi="Times New Roman"/>
          <w:i/>
          <w:iCs/>
          <w:sz w:val="24"/>
          <w:szCs w:val="24"/>
          <w:lang w:eastAsia="id-ID"/>
        </w:rPr>
        <w:t xml:space="preserve">Table </w:t>
      </w:r>
      <w:r w:rsidR="00DF60BB" w:rsidRPr="00DF60BB">
        <w:rPr>
          <w:rFonts w:ascii="Times New Roman" w:eastAsia="Times New Roman" w:hAnsi="Times New Roman"/>
          <w:i/>
          <w:iCs/>
          <w:sz w:val="24"/>
          <w:szCs w:val="24"/>
          <w:lang w:val="en-US" w:eastAsia="id-ID"/>
        </w:rPr>
        <w:t>2.</w:t>
      </w:r>
      <w:r w:rsidRPr="00DF60BB">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10"/>
        <w:gridCol w:w="360"/>
        <w:gridCol w:w="720"/>
        <w:gridCol w:w="720"/>
        <w:gridCol w:w="720"/>
        <w:gridCol w:w="450"/>
        <w:gridCol w:w="810"/>
        <w:gridCol w:w="450"/>
        <w:gridCol w:w="810"/>
        <w:gridCol w:w="450"/>
        <w:gridCol w:w="720"/>
      </w:tblGrid>
      <w:tr w:rsidR="00785308" w:rsidRPr="00DF60BB" w14:paraId="64178970" w14:textId="77777777" w:rsidTr="00DF60BB">
        <w:trPr>
          <w:trHeight w:val="278"/>
        </w:trPr>
        <w:tc>
          <w:tcPr>
            <w:tcW w:w="540" w:type="dxa"/>
            <w:vMerge w:val="restart"/>
            <w:shd w:val="clear" w:color="auto" w:fill="auto"/>
            <w:vAlign w:val="center"/>
          </w:tcPr>
          <w:p w14:paraId="2FE0CA35" w14:textId="52BBF019"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No</w:t>
            </w:r>
          </w:p>
        </w:tc>
        <w:tc>
          <w:tcPr>
            <w:tcW w:w="1710" w:type="dxa"/>
            <w:vMerge w:val="restart"/>
            <w:shd w:val="clear" w:color="auto" w:fill="auto"/>
            <w:vAlign w:val="center"/>
          </w:tcPr>
          <w:p w14:paraId="5DBA1A9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Question items</w:t>
            </w:r>
          </w:p>
        </w:tc>
        <w:tc>
          <w:tcPr>
            <w:tcW w:w="1080" w:type="dxa"/>
            <w:gridSpan w:val="2"/>
            <w:shd w:val="clear" w:color="auto" w:fill="auto"/>
            <w:vAlign w:val="center"/>
          </w:tcPr>
          <w:p w14:paraId="479AC3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Never</w:t>
            </w:r>
          </w:p>
        </w:tc>
        <w:tc>
          <w:tcPr>
            <w:tcW w:w="1440" w:type="dxa"/>
            <w:gridSpan w:val="2"/>
            <w:shd w:val="clear" w:color="auto" w:fill="auto"/>
            <w:vAlign w:val="center"/>
          </w:tcPr>
          <w:p w14:paraId="174481B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Occasionally</w:t>
            </w:r>
          </w:p>
        </w:tc>
        <w:tc>
          <w:tcPr>
            <w:tcW w:w="1260" w:type="dxa"/>
            <w:gridSpan w:val="2"/>
            <w:shd w:val="clear" w:color="auto" w:fill="auto"/>
            <w:vAlign w:val="center"/>
          </w:tcPr>
          <w:p w14:paraId="3A317AF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Sometimes</w:t>
            </w:r>
          </w:p>
        </w:tc>
        <w:tc>
          <w:tcPr>
            <w:tcW w:w="1260" w:type="dxa"/>
            <w:gridSpan w:val="2"/>
            <w:shd w:val="clear" w:color="auto" w:fill="auto"/>
            <w:vAlign w:val="center"/>
          </w:tcPr>
          <w:p w14:paraId="1747FB2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Often</w:t>
            </w:r>
          </w:p>
        </w:tc>
        <w:tc>
          <w:tcPr>
            <w:tcW w:w="1170" w:type="dxa"/>
            <w:gridSpan w:val="2"/>
            <w:shd w:val="clear" w:color="auto" w:fill="auto"/>
            <w:vAlign w:val="center"/>
          </w:tcPr>
          <w:p w14:paraId="3F7AC6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Always</w:t>
            </w:r>
          </w:p>
        </w:tc>
      </w:tr>
      <w:tr w:rsidR="00DF60BB" w:rsidRPr="00DF60BB" w14:paraId="21B8F4A4" w14:textId="77777777" w:rsidTr="00DF60BB">
        <w:trPr>
          <w:trHeight w:val="269"/>
        </w:trPr>
        <w:tc>
          <w:tcPr>
            <w:tcW w:w="540" w:type="dxa"/>
            <w:vMerge/>
            <w:shd w:val="clear" w:color="auto" w:fill="auto"/>
            <w:vAlign w:val="center"/>
          </w:tcPr>
          <w:p w14:paraId="7600705D" w14:textId="77777777" w:rsidR="00785308" w:rsidRPr="00DF60BB" w:rsidRDefault="00785308" w:rsidP="00DF60BB">
            <w:pPr>
              <w:jc w:val="center"/>
              <w:rPr>
                <w:rFonts w:ascii="Times New Roman" w:eastAsia="Times New Roman" w:hAnsi="Times New Roman"/>
                <w:sz w:val="20"/>
                <w:szCs w:val="20"/>
                <w:lang w:eastAsia="id-ID"/>
              </w:rPr>
            </w:pPr>
          </w:p>
        </w:tc>
        <w:tc>
          <w:tcPr>
            <w:tcW w:w="1710" w:type="dxa"/>
            <w:vMerge/>
            <w:shd w:val="clear" w:color="auto" w:fill="auto"/>
            <w:vAlign w:val="center"/>
          </w:tcPr>
          <w:p w14:paraId="09E3A875" w14:textId="77777777" w:rsidR="00785308" w:rsidRPr="00DF60BB" w:rsidRDefault="00785308" w:rsidP="00DF60BB">
            <w:pPr>
              <w:jc w:val="center"/>
              <w:rPr>
                <w:rFonts w:ascii="Times New Roman" w:eastAsia="Times New Roman" w:hAnsi="Times New Roman"/>
                <w:sz w:val="20"/>
                <w:szCs w:val="20"/>
                <w:lang w:eastAsia="id-ID"/>
              </w:rPr>
            </w:pPr>
          </w:p>
        </w:tc>
        <w:tc>
          <w:tcPr>
            <w:tcW w:w="360" w:type="dxa"/>
            <w:shd w:val="clear" w:color="auto" w:fill="auto"/>
            <w:vAlign w:val="center"/>
          </w:tcPr>
          <w:p w14:paraId="7DC24FF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2282B12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720" w:type="dxa"/>
            <w:shd w:val="clear" w:color="auto" w:fill="auto"/>
            <w:vAlign w:val="center"/>
          </w:tcPr>
          <w:p w14:paraId="0AD36A9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6BAD87A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7B3B3A6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2A3DA9E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AAB432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373C194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7A2275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42CBDBB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r>
      <w:tr w:rsidR="00DF60BB" w:rsidRPr="00DF60BB" w14:paraId="63CDB497" w14:textId="77777777" w:rsidTr="00DF60BB">
        <w:trPr>
          <w:trHeight w:val="573"/>
        </w:trPr>
        <w:tc>
          <w:tcPr>
            <w:tcW w:w="540" w:type="dxa"/>
            <w:shd w:val="clear" w:color="auto" w:fill="auto"/>
            <w:vAlign w:val="center"/>
          </w:tcPr>
          <w:p w14:paraId="4F8E066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w:t>
            </w:r>
          </w:p>
        </w:tc>
        <w:tc>
          <w:tcPr>
            <w:tcW w:w="1710" w:type="dxa"/>
            <w:shd w:val="clear" w:color="auto" w:fill="auto"/>
            <w:vAlign w:val="center"/>
          </w:tcPr>
          <w:p w14:paraId="16987A8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Frequency of ChatGPT usage</w:t>
            </w:r>
          </w:p>
        </w:tc>
        <w:tc>
          <w:tcPr>
            <w:tcW w:w="360" w:type="dxa"/>
            <w:shd w:val="clear" w:color="auto" w:fill="auto"/>
            <w:vAlign w:val="center"/>
          </w:tcPr>
          <w:p w14:paraId="72A26AF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3</w:t>
            </w:r>
          </w:p>
        </w:tc>
        <w:tc>
          <w:tcPr>
            <w:tcW w:w="720" w:type="dxa"/>
            <w:shd w:val="clear" w:color="auto" w:fill="auto"/>
            <w:vAlign w:val="center"/>
          </w:tcPr>
          <w:p w14:paraId="5BEE1C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2.2%</w:t>
            </w:r>
          </w:p>
        </w:tc>
        <w:tc>
          <w:tcPr>
            <w:tcW w:w="720" w:type="dxa"/>
            <w:shd w:val="clear" w:color="auto" w:fill="auto"/>
            <w:vAlign w:val="center"/>
          </w:tcPr>
          <w:p w14:paraId="58D6E8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10</w:t>
            </w:r>
          </w:p>
        </w:tc>
        <w:tc>
          <w:tcPr>
            <w:tcW w:w="720" w:type="dxa"/>
            <w:shd w:val="clear" w:color="auto" w:fill="auto"/>
            <w:vAlign w:val="center"/>
          </w:tcPr>
          <w:p w14:paraId="47B11D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7.2%</w:t>
            </w:r>
          </w:p>
        </w:tc>
        <w:tc>
          <w:tcPr>
            <w:tcW w:w="450" w:type="dxa"/>
            <w:shd w:val="clear" w:color="auto" w:fill="auto"/>
            <w:vAlign w:val="center"/>
          </w:tcPr>
          <w:p w14:paraId="70CCBEE1"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90</w:t>
            </w:r>
          </w:p>
        </w:tc>
        <w:tc>
          <w:tcPr>
            <w:tcW w:w="810" w:type="dxa"/>
            <w:shd w:val="clear" w:color="auto" w:fill="auto"/>
            <w:vAlign w:val="center"/>
          </w:tcPr>
          <w:p w14:paraId="79C3A4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66.7%</w:t>
            </w:r>
          </w:p>
        </w:tc>
        <w:tc>
          <w:tcPr>
            <w:tcW w:w="450" w:type="dxa"/>
            <w:shd w:val="clear" w:color="auto" w:fill="auto"/>
            <w:vAlign w:val="center"/>
          </w:tcPr>
          <w:p w14:paraId="6191E3F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21</w:t>
            </w:r>
          </w:p>
        </w:tc>
        <w:tc>
          <w:tcPr>
            <w:tcW w:w="810" w:type="dxa"/>
            <w:shd w:val="clear" w:color="auto" w:fill="auto"/>
            <w:vAlign w:val="center"/>
          </w:tcPr>
          <w:p w14:paraId="34E2F6C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15.2%</w:t>
            </w:r>
          </w:p>
        </w:tc>
        <w:tc>
          <w:tcPr>
            <w:tcW w:w="450" w:type="dxa"/>
            <w:shd w:val="clear" w:color="auto" w:fill="auto"/>
            <w:vAlign w:val="center"/>
          </w:tcPr>
          <w:p w14:paraId="022158A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12</w:t>
            </w:r>
          </w:p>
        </w:tc>
        <w:tc>
          <w:tcPr>
            <w:tcW w:w="720" w:type="dxa"/>
            <w:shd w:val="clear" w:color="auto" w:fill="auto"/>
            <w:vAlign w:val="center"/>
          </w:tcPr>
          <w:p w14:paraId="5451DE6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8.7%</w:t>
            </w:r>
          </w:p>
        </w:tc>
      </w:tr>
    </w:tbl>
    <w:commentRangeEnd w:id="72"/>
    <w:p w14:paraId="427BB99A" w14:textId="32DA423F" w:rsidR="00785308" w:rsidRDefault="004C65DF" w:rsidP="00E608D4">
      <w:pPr>
        <w:spacing w:before="240"/>
        <w:ind w:firstLine="426"/>
        <w:jc w:val="both"/>
        <w:rPr>
          <w:rFonts w:ascii="Times New Roman" w:eastAsia="Times New Roman" w:hAnsi="Times New Roman"/>
          <w:sz w:val="24"/>
          <w:szCs w:val="24"/>
          <w:lang w:eastAsia="id-ID"/>
        </w:rPr>
      </w:pPr>
      <w:r>
        <w:rPr>
          <w:rStyle w:val="CommentReference"/>
          <w:rFonts w:ascii="Times New Roman" w:eastAsia="Times New Roman" w:hAnsi="Times New Roman"/>
          <w:lang w:val="en-US"/>
        </w:rPr>
        <w:commentReference w:id="72"/>
      </w:r>
      <w:r w:rsidR="00C55F5A" w:rsidRPr="00C55F5A">
        <w:rPr>
          <w:rFonts w:ascii="Times New Roman" w:eastAsia="Times New Roman" w:hAnsi="Times New Roman"/>
          <w:sz w:val="24"/>
          <w:szCs w:val="24"/>
          <w:lang w:eastAsia="id-ID"/>
        </w:rPr>
        <w:t>Respondents were asked three questions related to their use of ChatGPT. As shown in the table, a greater percentage of students selected "Yes" compared to "No," and more students chose "Sometimes" than any of the other available options. The following are the results regarding students' use of ChatGPT:</w:t>
      </w:r>
    </w:p>
    <w:p w14:paraId="1F8C258F" w14:textId="527E778C" w:rsidR="00785308" w:rsidRPr="000948DD" w:rsidRDefault="00C55F5A" w:rsidP="00E608D4">
      <w:pPr>
        <w:numPr>
          <w:ilvl w:val="1"/>
          <w:numId w:val="5"/>
        </w:numPr>
        <w:tabs>
          <w:tab w:val="left" w:pos="426"/>
          <w:tab w:val="left" w:pos="1276"/>
        </w:tabs>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In terms of using ChatGPT during class, 124 students (9.3%) answered "Yes," while 12 students (8.7%) answered "No." Based on these results, it can be concluded that most students prefer to use ChatGPT for writing activities</w:t>
      </w:r>
      <w:r w:rsidR="00785308">
        <w:rPr>
          <w:rFonts w:ascii="Times New Roman" w:eastAsia="Times New Roman" w:hAnsi="Times New Roman"/>
          <w:sz w:val="24"/>
          <w:szCs w:val="24"/>
          <w:lang w:eastAsia="id-ID"/>
        </w:rPr>
        <w:t>.</w:t>
      </w:r>
    </w:p>
    <w:p w14:paraId="5E89A5E8" w14:textId="5F012DCA" w:rsidR="00785308" w:rsidRDefault="00C55F5A" w:rsidP="00E608D4">
      <w:pPr>
        <w:numPr>
          <w:ilvl w:val="1"/>
          <w:numId w:val="5"/>
        </w:numPr>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Regarding students' experience with ChatGPT, 129 students (94.9%) responded "Yes," while only 7 students (5.1%) answered "No." This indicates that most students have experience using ChatGPT to support their writing activities</w:t>
      </w:r>
      <w:r w:rsidR="00785308">
        <w:rPr>
          <w:rFonts w:ascii="Times New Roman" w:eastAsia="Times New Roman" w:hAnsi="Times New Roman"/>
          <w:sz w:val="24"/>
          <w:szCs w:val="24"/>
          <w:lang w:eastAsia="id-ID"/>
        </w:rPr>
        <w:t>.</w:t>
      </w:r>
    </w:p>
    <w:p w14:paraId="61AE8FA5" w14:textId="0BB27C4F" w:rsidR="00785308" w:rsidRPr="00811C78" w:rsidRDefault="00C55F5A" w:rsidP="00E608D4">
      <w:pPr>
        <w:numPr>
          <w:ilvl w:val="1"/>
          <w:numId w:val="5"/>
        </w:numPr>
        <w:spacing w:after="160"/>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Concerning the frequency of ChatGPT usage, 90 students (66.1%) reported using it "sometimes," 21 students (15.2%) said they use it "often," 12 students (8.7%) stated they "always" use it, 10 students (7.2%) mentioned "occasionally," and 3 students (2.2%) chose "never." These results suggest that the majority of students have a positive response regarding the frequency of using ChatGPT to assist with writing activities.</w:t>
      </w:r>
    </w:p>
    <w:p w14:paraId="69DE1880" w14:textId="77777777" w:rsidR="00811C78" w:rsidRPr="00D102A9" w:rsidRDefault="00811C78" w:rsidP="00811C78">
      <w:pPr>
        <w:spacing w:after="160"/>
        <w:jc w:val="both"/>
        <w:rPr>
          <w:rFonts w:ascii="Times New Roman" w:eastAsia="Times New Roman" w:hAnsi="Times New Roman"/>
          <w:sz w:val="24"/>
          <w:szCs w:val="24"/>
          <w:lang w:eastAsia="id-ID"/>
        </w:rPr>
      </w:pPr>
    </w:p>
    <w:p w14:paraId="4E9AB473" w14:textId="436A18CE" w:rsidR="00785308" w:rsidRPr="00D41AFA" w:rsidRDefault="00785308" w:rsidP="00D41AFA">
      <w:pPr>
        <w:rPr>
          <w:rFonts w:ascii="Times New Roman" w:eastAsia="Times New Roman" w:hAnsi="Times New Roman"/>
          <w:sz w:val="24"/>
          <w:szCs w:val="24"/>
          <w:lang w:eastAsia="id-ID"/>
        </w:rPr>
      </w:pPr>
      <w:bookmarkStart w:id="73" w:name="_Hlk196419459"/>
      <w:commentRangeStart w:id="74"/>
      <w:r w:rsidRPr="00E02436">
        <w:rPr>
          <w:rFonts w:ascii="Times New Roman" w:eastAsia="Times New Roman" w:hAnsi="Times New Roman"/>
          <w:i/>
          <w:iCs/>
          <w:sz w:val="24"/>
          <w:szCs w:val="24"/>
          <w:lang w:eastAsia="id-ID"/>
        </w:rPr>
        <w:t xml:space="preserve">Table </w:t>
      </w:r>
      <w:r w:rsidR="00D41AFA" w:rsidRPr="00E02436">
        <w:rPr>
          <w:rFonts w:ascii="Times New Roman" w:eastAsia="Times New Roman" w:hAnsi="Times New Roman"/>
          <w:i/>
          <w:iCs/>
          <w:sz w:val="24"/>
          <w:szCs w:val="24"/>
          <w:lang w:val="en-US" w:eastAsia="id-ID"/>
        </w:rPr>
        <w:t>3.</w:t>
      </w:r>
      <w:r w:rsidR="00E02436" w:rsidRPr="00E02436">
        <w:rPr>
          <w:rFonts w:ascii="Times New Roman" w:eastAsia="Times New Roman" w:hAnsi="Times New Roman"/>
          <w:i/>
          <w:iCs/>
          <w:sz w:val="24"/>
          <w:szCs w:val="24"/>
          <w:lang w:val="en-US" w:eastAsia="id-ID"/>
        </w:rPr>
        <w:t>1</w:t>
      </w:r>
      <w:r w:rsidRPr="00D41AFA">
        <w:rPr>
          <w:rFonts w:ascii="Times New Roman" w:eastAsia="Times New Roman" w:hAnsi="Times New Roman"/>
          <w:sz w:val="24"/>
          <w:szCs w:val="24"/>
          <w:lang w:eastAsia="id-ID"/>
        </w:rPr>
        <w:t xml:space="preserve"> Impact of ChatGPT on Writing Process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50"/>
        <w:gridCol w:w="810"/>
        <w:gridCol w:w="450"/>
        <w:gridCol w:w="810"/>
        <w:gridCol w:w="450"/>
        <w:gridCol w:w="810"/>
        <w:gridCol w:w="450"/>
        <w:gridCol w:w="810"/>
        <w:gridCol w:w="450"/>
        <w:gridCol w:w="810"/>
      </w:tblGrid>
      <w:tr w:rsidR="00785308" w:rsidRPr="00D41AFA" w14:paraId="2A0A32D4" w14:textId="77777777" w:rsidTr="00DD34A1">
        <w:trPr>
          <w:trHeight w:val="251"/>
        </w:trPr>
        <w:tc>
          <w:tcPr>
            <w:tcW w:w="2250" w:type="dxa"/>
            <w:vMerge w:val="restart"/>
            <w:shd w:val="clear" w:color="auto" w:fill="auto"/>
            <w:vAlign w:val="center"/>
          </w:tcPr>
          <w:p w14:paraId="200970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Question items</w:t>
            </w:r>
          </w:p>
        </w:tc>
        <w:tc>
          <w:tcPr>
            <w:tcW w:w="1260" w:type="dxa"/>
            <w:gridSpan w:val="2"/>
            <w:shd w:val="clear" w:color="auto" w:fill="auto"/>
            <w:vAlign w:val="center"/>
          </w:tcPr>
          <w:p w14:paraId="25328F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OI</w:t>
            </w:r>
          </w:p>
        </w:tc>
        <w:tc>
          <w:tcPr>
            <w:tcW w:w="1260" w:type="dxa"/>
            <w:gridSpan w:val="2"/>
            <w:shd w:val="clear" w:color="auto" w:fill="auto"/>
            <w:vAlign w:val="center"/>
          </w:tcPr>
          <w:p w14:paraId="1FA6D94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CT</w:t>
            </w:r>
          </w:p>
        </w:tc>
        <w:tc>
          <w:tcPr>
            <w:tcW w:w="1260" w:type="dxa"/>
            <w:gridSpan w:val="2"/>
            <w:shd w:val="clear" w:color="auto" w:fill="auto"/>
            <w:vAlign w:val="center"/>
          </w:tcPr>
          <w:p w14:paraId="5EE9BC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BG</w:t>
            </w:r>
          </w:p>
        </w:tc>
        <w:tc>
          <w:tcPr>
            <w:tcW w:w="1260" w:type="dxa"/>
            <w:gridSpan w:val="2"/>
            <w:shd w:val="clear" w:color="auto" w:fill="auto"/>
            <w:vAlign w:val="center"/>
          </w:tcPr>
          <w:p w14:paraId="47F6256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PS</w:t>
            </w:r>
          </w:p>
        </w:tc>
        <w:tc>
          <w:tcPr>
            <w:tcW w:w="1260" w:type="dxa"/>
            <w:gridSpan w:val="2"/>
            <w:shd w:val="clear" w:color="auto" w:fill="auto"/>
            <w:vAlign w:val="center"/>
          </w:tcPr>
          <w:p w14:paraId="4906EE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SS</w:t>
            </w:r>
          </w:p>
        </w:tc>
      </w:tr>
      <w:tr w:rsidR="00D41AFA" w:rsidRPr="00D41AFA" w14:paraId="5A2FE3FC" w14:textId="77777777" w:rsidTr="00DD34A1">
        <w:trPr>
          <w:trHeight w:val="269"/>
        </w:trPr>
        <w:tc>
          <w:tcPr>
            <w:tcW w:w="2250" w:type="dxa"/>
            <w:vMerge/>
            <w:shd w:val="clear" w:color="auto" w:fill="auto"/>
            <w:vAlign w:val="center"/>
          </w:tcPr>
          <w:p w14:paraId="644CB239"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6D5E324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1BC04D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12A2B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6F934E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417037E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91D373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40DB14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FC00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7550F83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E4E3AB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1E0CA19F" w14:textId="77777777" w:rsidTr="00DD34A1">
        <w:trPr>
          <w:trHeight w:val="251"/>
        </w:trPr>
        <w:tc>
          <w:tcPr>
            <w:tcW w:w="2250" w:type="dxa"/>
            <w:shd w:val="clear" w:color="auto" w:fill="auto"/>
            <w:vAlign w:val="center"/>
          </w:tcPr>
          <w:p w14:paraId="7A4A226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ChatGPT in Writing help</w:t>
            </w:r>
          </w:p>
        </w:tc>
        <w:tc>
          <w:tcPr>
            <w:tcW w:w="450" w:type="dxa"/>
            <w:shd w:val="clear" w:color="auto" w:fill="auto"/>
            <w:vAlign w:val="center"/>
          </w:tcPr>
          <w:p w14:paraId="09167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33</w:t>
            </w:r>
          </w:p>
        </w:tc>
        <w:tc>
          <w:tcPr>
            <w:tcW w:w="810" w:type="dxa"/>
            <w:shd w:val="clear" w:color="auto" w:fill="auto"/>
            <w:vAlign w:val="center"/>
          </w:tcPr>
          <w:p w14:paraId="3D57FF3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23.9 %</w:t>
            </w:r>
          </w:p>
        </w:tc>
        <w:tc>
          <w:tcPr>
            <w:tcW w:w="450" w:type="dxa"/>
            <w:shd w:val="clear" w:color="auto" w:fill="auto"/>
            <w:vAlign w:val="center"/>
          </w:tcPr>
          <w:p w14:paraId="73E76F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48</w:t>
            </w:r>
          </w:p>
        </w:tc>
        <w:tc>
          <w:tcPr>
            <w:tcW w:w="810" w:type="dxa"/>
            <w:shd w:val="clear" w:color="auto" w:fill="auto"/>
            <w:vAlign w:val="center"/>
          </w:tcPr>
          <w:p w14:paraId="10A684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35.5%</w:t>
            </w:r>
          </w:p>
        </w:tc>
        <w:tc>
          <w:tcPr>
            <w:tcW w:w="450" w:type="dxa"/>
            <w:shd w:val="clear" w:color="auto" w:fill="auto"/>
            <w:vAlign w:val="center"/>
          </w:tcPr>
          <w:p w14:paraId="5F32B87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w:t>
            </w:r>
          </w:p>
        </w:tc>
        <w:tc>
          <w:tcPr>
            <w:tcW w:w="810" w:type="dxa"/>
            <w:shd w:val="clear" w:color="auto" w:fill="auto"/>
            <w:vAlign w:val="center"/>
          </w:tcPr>
          <w:p w14:paraId="37DA8A0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9.4%</w:t>
            </w:r>
          </w:p>
        </w:tc>
        <w:tc>
          <w:tcPr>
            <w:tcW w:w="450" w:type="dxa"/>
            <w:shd w:val="clear" w:color="auto" w:fill="auto"/>
            <w:vAlign w:val="center"/>
          </w:tcPr>
          <w:p w14:paraId="55EE63F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w:t>
            </w:r>
          </w:p>
        </w:tc>
        <w:tc>
          <w:tcPr>
            <w:tcW w:w="810" w:type="dxa"/>
            <w:shd w:val="clear" w:color="auto" w:fill="auto"/>
            <w:vAlign w:val="center"/>
          </w:tcPr>
          <w:p w14:paraId="357D0B3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22.5%</w:t>
            </w:r>
          </w:p>
        </w:tc>
        <w:tc>
          <w:tcPr>
            <w:tcW w:w="450" w:type="dxa"/>
            <w:shd w:val="clear" w:color="auto" w:fill="auto"/>
            <w:vAlign w:val="center"/>
          </w:tcPr>
          <w:p w14:paraId="1924F23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w:t>
            </w:r>
          </w:p>
        </w:tc>
        <w:tc>
          <w:tcPr>
            <w:tcW w:w="810" w:type="dxa"/>
            <w:shd w:val="clear" w:color="auto" w:fill="auto"/>
            <w:vAlign w:val="center"/>
          </w:tcPr>
          <w:p w14:paraId="396CCD4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8.7%</w:t>
            </w:r>
          </w:p>
        </w:tc>
      </w:tr>
      <w:tr w:rsidR="00785308" w:rsidRPr="00D41AFA" w14:paraId="655B799F" w14:textId="77777777" w:rsidTr="00DD34A1">
        <w:trPr>
          <w:trHeight w:val="269"/>
        </w:trPr>
        <w:tc>
          <w:tcPr>
            <w:tcW w:w="2250" w:type="dxa"/>
            <w:vMerge w:val="restart"/>
            <w:shd w:val="clear" w:color="auto" w:fill="auto"/>
            <w:vAlign w:val="center"/>
          </w:tcPr>
          <w:p w14:paraId="65A10F66"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6ED8B68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CDA</w:t>
            </w:r>
          </w:p>
        </w:tc>
        <w:tc>
          <w:tcPr>
            <w:tcW w:w="1260" w:type="dxa"/>
            <w:gridSpan w:val="2"/>
            <w:shd w:val="clear" w:color="auto" w:fill="auto"/>
            <w:vAlign w:val="center"/>
          </w:tcPr>
          <w:p w14:paraId="0AE08B7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DA</w:t>
            </w:r>
          </w:p>
        </w:tc>
        <w:tc>
          <w:tcPr>
            <w:tcW w:w="1260" w:type="dxa"/>
            <w:gridSpan w:val="2"/>
            <w:shd w:val="clear" w:color="auto" w:fill="auto"/>
            <w:vAlign w:val="center"/>
          </w:tcPr>
          <w:p w14:paraId="6353A72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w:t>
            </w:r>
          </w:p>
        </w:tc>
        <w:tc>
          <w:tcPr>
            <w:tcW w:w="1260" w:type="dxa"/>
            <w:gridSpan w:val="2"/>
            <w:shd w:val="clear" w:color="auto" w:fill="auto"/>
            <w:vAlign w:val="center"/>
          </w:tcPr>
          <w:p w14:paraId="1B40693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A</w:t>
            </w:r>
          </w:p>
        </w:tc>
        <w:tc>
          <w:tcPr>
            <w:tcW w:w="1260" w:type="dxa"/>
            <w:gridSpan w:val="2"/>
            <w:shd w:val="clear" w:color="auto" w:fill="auto"/>
            <w:vAlign w:val="center"/>
          </w:tcPr>
          <w:p w14:paraId="111172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CA</w:t>
            </w:r>
          </w:p>
        </w:tc>
      </w:tr>
      <w:tr w:rsidR="00D41AFA" w:rsidRPr="00D41AFA" w14:paraId="5C747BA1" w14:textId="77777777" w:rsidTr="00DD34A1">
        <w:trPr>
          <w:trHeight w:val="251"/>
        </w:trPr>
        <w:tc>
          <w:tcPr>
            <w:tcW w:w="2250" w:type="dxa"/>
            <w:vMerge/>
            <w:shd w:val="clear" w:color="auto" w:fill="auto"/>
            <w:vAlign w:val="center"/>
          </w:tcPr>
          <w:p w14:paraId="0155ADB2"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4EF52C7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EB821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8EE221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129E534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5EEC8D0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3EA0F2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54B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E74CE0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21137D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998F82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71FEAC0D" w14:textId="77777777" w:rsidTr="00DD34A1">
        <w:trPr>
          <w:trHeight w:val="269"/>
        </w:trPr>
        <w:tc>
          <w:tcPr>
            <w:tcW w:w="2250" w:type="dxa"/>
            <w:shd w:val="clear" w:color="auto" w:fill="auto"/>
            <w:vAlign w:val="center"/>
          </w:tcPr>
          <w:p w14:paraId="7BB7C7A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Efficiency of ChatGPT</w:t>
            </w:r>
          </w:p>
        </w:tc>
        <w:tc>
          <w:tcPr>
            <w:tcW w:w="450" w:type="dxa"/>
            <w:shd w:val="clear" w:color="auto" w:fill="auto"/>
            <w:vAlign w:val="center"/>
          </w:tcPr>
          <w:p w14:paraId="5473F8C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w:t>
            </w:r>
          </w:p>
        </w:tc>
        <w:tc>
          <w:tcPr>
            <w:tcW w:w="810" w:type="dxa"/>
            <w:shd w:val="clear" w:color="auto" w:fill="auto"/>
            <w:vAlign w:val="center"/>
          </w:tcPr>
          <w:p w14:paraId="001D09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2.9%</w:t>
            </w:r>
          </w:p>
        </w:tc>
        <w:tc>
          <w:tcPr>
            <w:tcW w:w="450" w:type="dxa"/>
            <w:shd w:val="clear" w:color="auto" w:fill="auto"/>
            <w:vAlign w:val="center"/>
          </w:tcPr>
          <w:p w14:paraId="7506EC3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25A17A9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shd w:val="clear" w:color="auto" w:fill="auto"/>
            <w:vAlign w:val="center"/>
          </w:tcPr>
          <w:p w14:paraId="3EE99F8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43</w:t>
            </w:r>
          </w:p>
        </w:tc>
        <w:tc>
          <w:tcPr>
            <w:tcW w:w="810" w:type="dxa"/>
            <w:shd w:val="clear" w:color="auto" w:fill="auto"/>
            <w:vAlign w:val="center"/>
          </w:tcPr>
          <w:p w14:paraId="239A6E6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31.6%</w:t>
            </w:r>
          </w:p>
        </w:tc>
        <w:tc>
          <w:tcPr>
            <w:tcW w:w="450" w:type="dxa"/>
            <w:shd w:val="clear" w:color="auto" w:fill="auto"/>
            <w:vAlign w:val="center"/>
          </w:tcPr>
          <w:p w14:paraId="768AA6F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69</w:t>
            </w:r>
          </w:p>
        </w:tc>
        <w:tc>
          <w:tcPr>
            <w:tcW w:w="810" w:type="dxa"/>
            <w:shd w:val="clear" w:color="auto" w:fill="auto"/>
            <w:vAlign w:val="center"/>
          </w:tcPr>
          <w:p w14:paraId="4033E5A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50.7%</w:t>
            </w:r>
          </w:p>
        </w:tc>
        <w:tc>
          <w:tcPr>
            <w:tcW w:w="450" w:type="dxa"/>
            <w:shd w:val="clear" w:color="auto" w:fill="auto"/>
            <w:vAlign w:val="center"/>
          </w:tcPr>
          <w:p w14:paraId="21FE6A8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17</w:t>
            </w:r>
          </w:p>
        </w:tc>
        <w:tc>
          <w:tcPr>
            <w:tcW w:w="810" w:type="dxa"/>
            <w:shd w:val="clear" w:color="auto" w:fill="auto"/>
            <w:vAlign w:val="center"/>
          </w:tcPr>
          <w:p w14:paraId="384960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12.5%</w:t>
            </w:r>
          </w:p>
        </w:tc>
      </w:tr>
      <w:tr w:rsidR="00D41AFA" w:rsidRPr="00D41AFA" w14:paraId="0392BF95" w14:textId="77777777" w:rsidTr="00DD34A1">
        <w:trPr>
          <w:trHeight w:val="251"/>
        </w:trPr>
        <w:tc>
          <w:tcPr>
            <w:tcW w:w="2250" w:type="dxa"/>
            <w:shd w:val="clear" w:color="auto" w:fill="auto"/>
            <w:vAlign w:val="center"/>
          </w:tcPr>
          <w:p w14:paraId="521B540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Creativity boost</w:t>
            </w:r>
          </w:p>
        </w:tc>
        <w:tc>
          <w:tcPr>
            <w:tcW w:w="450" w:type="dxa"/>
            <w:shd w:val="clear" w:color="auto" w:fill="auto"/>
            <w:vAlign w:val="center"/>
          </w:tcPr>
          <w:p w14:paraId="7D735A3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4D581F3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shd w:val="clear" w:color="auto" w:fill="auto"/>
            <w:vAlign w:val="center"/>
          </w:tcPr>
          <w:p w14:paraId="48B2159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w:t>
            </w:r>
          </w:p>
        </w:tc>
        <w:tc>
          <w:tcPr>
            <w:tcW w:w="810" w:type="dxa"/>
            <w:shd w:val="clear" w:color="auto" w:fill="auto"/>
            <w:vAlign w:val="center"/>
          </w:tcPr>
          <w:p w14:paraId="72F2F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5.9%</w:t>
            </w:r>
          </w:p>
        </w:tc>
        <w:tc>
          <w:tcPr>
            <w:tcW w:w="450" w:type="dxa"/>
            <w:shd w:val="clear" w:color="auto" w:fill="auto"/>
            <w:vAlign w:val="center"/>
          </w:tcPr>
          <w:p w14:paraId="6D72B2C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37</w:t>
            </w:r>
          </w:p>
        </w:tc>
        <w:tc>
          <w:tcPr>
            <w:tcW w:w="810" w:type="dxa"/>
            <w:shd w:val="clear" w:color="auto" w:fill="auto"/>
            <w:vAlign w:val="center"/>
          </w:tcPr>
          <w:p w14:paraId="644196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26.7%</w:t>
            </w:r>
          </w:p>
        </w:tc>
        <w:tc>
          <w:tcPr>
            <w:tcW w:w="450" w:type="dxa"/>
            <w:shd w:val="clear" w:color="auto" w:fill="auto"/>
            <w:vAlign w:val="center"/>
          </w:tcPr>
          <w:p w14:paraId="4334792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80</w:t>
            </w:r>
          </w:p>
        </w:tc>
        <w:tc>
          <w:tcPr>
            <w:tcW w:w="810" w:type="dxa"/>
            <w:shd w:val="clear" w:color="auto" w:fill="auto"/>
            <w:vAlign w:val="center"/>
          </w:tcPr>
          <w:p w14:paraId="4F180D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58.5%</w:t>
            </w:r>
          </w:p>
        </w:tc>
        <w:tc>
          <w:tcPr>
            <w:tcW w:w="450" w:type="dxa"/>
            <w:shd w:val="clear" w:color="auto" w:fill="auto"/>
            <w:vAlign w:val="center"/>
          </w:tcPr>
          <w:p w14:paraId="68CFB22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w:t>
            </w:r>
          </w:p>
        </w:tc>
        <w:tc>
          <w:tcPr>
            <w:tcW w:w="810" w:type="dxa"/>
            <w:shd w:val="clear" w:color="auto" w:fill="auto"/>
            <w:vAlign w:val="center"/>
          </w:tcPr>
          <w:p w14:paraId="02F171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6.7%</w:t>
            </w:r>
          </w:p>
        </w:tc>
      </w:tr>
      <w:tr w:rsidR="00785308" w:rsidRPr="00D41AFA" w14:paraId="20A563D2" w14:textId="77777777" w:rsidTr="00DD34A1">
        <w:trPr>
          <w:trHeight w:val="269"/>
        </w:trPr>
        <w:tc>
          <w:tcPr>
            <w:tcW w:w="2250" w:type="dxa"/>
            <w:vMerge w:val="restart"/>
            <w:shd w:val="clear" w:color="auto" w:fill="auto"/>
            <w:vAlign w:val="center"/>
          </w:tcPr>
          <w:p w14:paraId="2FCC5900"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4D7F235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NVH</w:t>
            </w:r>
          </w:p>
        </w:tc>
        <w:tc>
          <w:tcPr>
            <w:tcW w:w="1260" w:type="dxa"/>
            <w:gridSpan w:val="2"/>
            <w:shd w:val="clear" w:color="auto" w:fill="auto"/>
            <w:vAlign w:val="center"/>
          </w:tcPr>
          <w:p w14:paraId="217C979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SLH</w:t>
            </w:r>
          </w:p>
        </w:tc>
        <w:tc>
          <w:tcPr>
            <w:tcW w:w="1260" w:type="dxa"/>
            <w:gridSpan w:val="2"/>
            <w:shd w:val="clear" w:color="auto" w:fill="auto"/>
            <w:vAlign w:val="center"/>
          </w:tcPr>
          <w:p w14:paraId="43D0541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SWH</w:t>
            </w:r>
          </w:p>
        </w:tc>
        <w:tc>
          <w:tcPr>
            <w:tcW w:w="1260" w:type="dxa"/>
            <w:gridSpan w:val="2"/>
            <w:shd w:val="clear" w:color="auto" w:fill="auto"/>
            <w:vAlign w:val="center"/>
          </w:tcPr>
          <w:p w14:paraId="2A3802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VH</w:t>
            </w:r>
          </w:p>
        </w:tc>
        <w:tc>
          <w:tcPr>
            <w:tcW w:w="1260" w:type="dxa"/>
            <w:gridSpan w:val="2"/>
            <w:shd w:val="clear" w:color="auto" w:fill="auto"/>
            <w:vAlign w:val="center"/>
          </w:tcPr>
          <w:p w14:paraId="41B38FE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EH</w:t>
            </w:r>
          </w:p>
        </w:tc>
      </w:tr>
      <w:tr w:rsidR="00D41AFA" w:rsidRPr="00D41AFA" w14:paraId="4BB50FBC" w14:textId="77777777" w:rsidTr="00DD34A1">
        <w:trPr>
          <w:trHeight w:val="251"/>
        </w:trPr>
        <w:tc>
          <w:tcPr>
            <w:tcW w:w="2250" w:type="dxa"/>
            <w:vMerge/>
            <w:shd w:val="clear" w:color="auto" w:fill="auto"/>
            <w:vAlign w:val="center"/>
          </w:tcPr>
          <w:p w14:paraId="03F33846"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shd w:val="clear" w:color="auto" w:fill="auto"/>
            <w:vAlign w:val="center"/>
          </w:tcPr>
          <w:p w14:paraId="24C285C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592436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72FF39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5A1FF9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22D816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6E819B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212F60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192A1A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150EAD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784D61F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20F5268E" w14:textId="77777777" w:rsidTr="00DD34A1">
        <w:trPr>
          <w:trHeight w:val="269"/>
        </w:trPr>
        <w:tc>
          <w:tcPr>
            <w:tcW w:w="2250" w:type="dxa"/>
            <w:shd w:val="clear" w:color="auto" w:fill="auto"/>
            <w:vAlign w:val="center"/>
          </w:tcPr>
          <w:p w14:paraId="7C297DA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Contributes in writing skill</w:t>
            </w:r>
          </w:p>
        </w:tc>
        <w:tc>
          <w:tcPr>
            <w:tcW w:w="450" w:type="dxa"/>
            <w:shd w:val="clear" w:color="auto" w:fill="auto"/>
            <w:vAlign w:val="center"/>
          </w:tcPr>
          <w:p w14:paraId="5EC57DA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w:t>
            </w:r>
          </w:p>
        </w:tc>
        <w:tc>
          <w:tcPr>
            <w:tcW w:w="810" w:type="dxa"/>
            <w:shd w:val="clear" w:color="auto" w:fill="auto"/>
            <w:vAlign w:val="center"/>
          </w:tcPr>
          <w:p w14:paraId="597151F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3.6%</w:t>
            </w:r>
          </w:p>
        </w:tc>
        <w:tc>
          <w:tcPr>
            <w:tcW w:w="450" w:type="dxa"/>
            <w:shd w:val="clear" w:color="auto" w:fill="auto"/>
            <w:vAlign w:val="center"/>
          </w:tcPr>
          <w:p w14:paraId="6B617D3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19</w:t>
            </w:r>
          </w:p>
        </w:tc>
        <w:tc>
          <w:tcPr>
            <w:tcW w:w="810" w:type="dxa"/>
            <w:shd w:val="clear" w:color="auto" w:fill="auto"/>
            <w:vAlign w:val="center"/>
          </w:tcPr>
          <w:p w14:paraId="160C973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13.8%</w:t>
            </w:r>
          </w:p>
        </w:tc>
        <w:tc>
          <w:tcPr>
            <w:tcW w:w="450" w:type="dxa"/>
            <w:shd w:val="clear" w:color="auto" w:fill="auto"/>
            <w:vAlign w:val="center"/>
          </w:tcPr>
          <w:p w14:paraId="7C111D45"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53</w:t>
            </w:r>
          </w:p>
        </w:tc>
        <w:tc>
          <w:tcPr>
            <w:tcW w:w="810" w:type="dxa"/>
            <w:shd w:val="clear" w:color="auto" w:fill="auto"/>
            <w:vAlign w:val="center"/>
          </w:tcPr>
          <w:p w14:paraId="379CE48A"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39.1%</w:t>
            </w:r>
          </w:p>
        </w:tc>
        <w:tc>
          <w:tcPr>
            <w:tcW w:w="450" w:type="dxa"/>
            <w:shd w:val="clear" w:color="auto" w:fill="auto"/>
            <w:vAlign w:val="center"/>
          </w:tcPr>
          <w:p w14:paraId="18F8615F"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57</w:t>
            </w:r>
          </w:p>
        </w:tc>
        <w:tc>
          <w:tcPr>
            <w:tcW w:w="810" w:type="dxa"/>
            <w:shd w:val="clear" w:color="auto" w:fill="auto"/>
            <w:vAlign w:val="center"/>
          </w:tcPr>
          <w:p w14:paraId="0BBC27D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42%</w:t>
            </w:r>
          </w:p>
        </w:tc>
        <w:tc>
          <w:tcPr>
            <w:tcW w:w="450" w:type="dxa"/>
            <w:shd w:val="clear" w:color="auto" w:fill="auto"/>
            <w:vAlign w:val="center"/>
          </w:tcPr>
          <w:p w14:paraId="4C50608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w:t>
            </w:r>
          </w:p>
        </w:tc>
        <w:tc>
          <w:tcPr>
            <w:tcW w:w="810" w:type="dxa"/>
            <w:shd w:val="clear" w:color="auto" w:fill="auto"/>
            <w:vAlign w:val="center"/>
          </w:tcPr>
          <w:p w14:paraId="42931E1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1.4%</w:t>
            </w:r>
          </w:p>
        </w:tc>
      </w:tr>
    </w:tbl>
    <w:tbl>
      <w:tblPr>
        <w:tblW w:w="0" w:type="auto"/>
        <w:jc w:val="center"/>
        <w:tblLook w:val="04A0" w:firstRow="1" w:lastRow="0" w:firstColumn="1" w:lastColumn="0" w:noHBand="0" w:noVBand="1"/>
      </w:tblPr>
      <w:tblGrid>
        <w:gridCol w:w="2532"/>
        <w:gridCol w:w="2639"/>
        <w:gridCol w:w="2767"/>
      </w:tblGrid>
      <w:tr w:rsidR="00E02436" w:rsidRPr="00071E14" w14:paraId="6EFD1170" w14:textId="77777777" w:rsidTr="001F64AC">
        <w:trPr>
          <w:trHeight w:val="404"/>
          <w:jc w:val="center"/>
        </w:trPr>
        <w:tc>
          <w:tcPr>
            <w:tcW w:w="2532" w:type="dxa"/>
            <w:shd w:val="clear" w:color="auto" w:fill="auto"/>
            <w:vAlign w:val="center"/>
          </w:tcPr>
          <w:bookmarkEnd w:id="73"/>
          <w:commentRangeEnd w:id="74"/>
          <w:p w14:paraId="3DEAAB82" w14:textId="77777777" w:rsidR="00E02436" w:rsidRPr="00071E14" w:rsidRDefault="004C65DF" w:rsidP="00E02436">
            <w:pPr>
              <w:spacing w:before="240"/>
              <w:rPr>
                <w:rFonts w:ascii="Times New Roman" w:eastAsia="Times New Roman" w:hAnsi="Times New Roman"/>
                <w:sz w:val="20"/>
                <w:szCs w:val="20"/>
                <w:vertAlign w:val="superscript"/>
                <w:lang w:eastAsia="id-ID"/>
              </w:rPr>
            </w:pPr>
            <w:r>
              <w:rPr>
                <w:rStyle w:val="CommentReference"/>
                <w:rFonts w:ascii="Times New Roman" w:eastAsia="Times New Roman" w:hAnsi="Times New Roman"/>
                <w:lang w:val="en-US"/>
              </w:rPr>
              <w:lastRenderedPageBreak/>
              <w:commentReference w:id="74"/>
            </w:r>
            <w:r w:rsidR="00E02436">
              <w:rPr>
                <w:rFonts w:ascii="Times New Roman" w:eastAsia="Times New Roman" w:hAnsi="Times New Roman"/>
                <w:sz w:val="20"/>
                <w:szCs w:val="20"/>
                <w:lang w:eastAsia="id-ID"/>
              </w:rPr>
              <w:t>OI: organizing ideas</w:t>
            </w:r>
            <w:r w:rsidR="00E02436">
              <w:rPr>
                <w:rFonts w:ascii="Times New Roman" w:eastAsia="Times New Roman" w:hAnsi="Times New Roman"/>
                <w:sz w:val="20"/>
                <w:szCs w:val="20"/>
                <w:vertAlign w:val="superscript"/>
                <w:lang w:eastAsia="id-ID"/>
              </w:rPr>
              <w:t>1</w:t>
            </w:r>
          </w:p>
        </w:tc>
        <w:tc>
          <w:tcPr>
            <w:tcW w:w="2639" w:type="dxa"/>
            <w:shd w:val="clear" w:color="auto" w:fill="auto"/>
            <w:vAlign w:val="center"/>
          </w:tcPr>
          <w:p w14:paraId="6EC2805A"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CDA: completely disagree</w:t>
            </w:r>
            <w:r>
              <w:rPr>
                <w:rFonts w:ascii="Times New Roman" w:eastAsia="Times New Roman" w:hAnsi="Times New Roman"/>
                <w:sz w:val="20"/>
                <w:szCs w:val="20"/>
                <w:vertAlign w:val="superscript"/>
                <w:lang w:eastAsia="id-ID"/>
              </w:rPr>
              <w:t>2</w:t>
            </w:r>
          </w:p>
        </w:tc>
        <w:tc>
          <w:tcPr>
            <w:tcW w:w="2767" w:type="dxa"/>
            <w:shd w:val="clear" w:color="auto" w:fill="auto"/>
            <w:vAlign w:val="center"/>
          </w:tcPr>
          <w:p w14:paraId="36C2ECA4"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NVH: not very helpful</w:t>
            </w:r>
            <w:r>
              <w:rPr>
                <w:rFonts w:ascii="Times New Roman" w:eastAsia="Times New Roman" w:hAnsi="Times New Roman"/>
                <w:sz w:val="20"/>
                <w:szCs w:val="20"/>
                <w:vertAlign w:val="superscript"/>
                <w:lang w:eastAsia="id-ID"/>
              </w:rPr>
              <w:t>3</w:t>
            </w:r>
          </w:p>
        </w:tc>
      </w:tr>
      <w:tr w:rsidR="00E02436" w14:paraId="170FA9A1" w14:textId="77777777" w:rsidTr="001F64AC">
        <w:trPr>
          <w:trHeight w:val="404"/>
          <w:jc w:val="center"/>
        </w:trPr>
        <w:tc>
          <w:tcPr>
            <w:tcW w:w="2532" w:type="dxa"/>
            <w:shd w:val="clear" w:color="auto" w:fill="auto"/>
            <w:vAlign w:val="center"/>
          </w:tcPr>
          <w:p w14:paraId="7D92E8EC"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CT: choosing topic</w:t>
            </w:r>
          </w:p>
        </w:tc>
        <w:tc>
          <w:tcPr>
            <w:tcW w:w="2639" w:type="dxa"/>
            <w:shd w:val="clear" w:color="auto" w:fill="auto"/>
            <w:vAlign w:val="center"/>
          </w:tcPr>
          <w:p w14:paraId="07FEB407"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DA: disagree</w:t>
            </w:r>
          </w:p>
        </w:tc>
        <w:tc>
          <w:tcPr>
            <w:tcW w:w="2767" w:type="dxa"/>
            <w:shd w:val="clear" w:color="auto" w:fill="auto"/>
            <w:vAlign w:val="center"/>
          </w:tcPr>
          <w:p w14:paraId="514D219F"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SLH: slightly helpful</w:t>
            </w:r>
          </w:p>
        </w:tc>
      </w:tr>
      <w:tr w:rsidR="00E02436" w14:paraId="7BD79CA0" w14:textId="77777777" w:rsidTr="001F64AC">
        <w:trPr>
          <w:trHeight w:val="396"/>
          <w:jc w:val="center"/>
        </w:trPr>
        <w:tc>
          <w:tcPr>
            <w:tcW w:w="2532" w:type="dxa"/>
            <w:shd w:val="clear" w:color="auto" w:fill="auto"/>
            <w:vAlign w:val="center"/>
          </w:tcPr>
          <w:p w14:paraId="4EEB494C"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BG: brainstorming</w:t>
            </w:r>
          </w:p>
        </w:tc>
        <w:tc>
          <w:tcPr>
            <w:tcW w:w="2639" w:type="dxa"/>
            <w:shd w:val="clear" w:color="auto" w:fill="auto"/>
            <w:vAlign w:val="center"/>
          </w:tcPr>
          <w:p w14:paraId="3367D136"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N: neither agree or disagree</w:t>
            </w:r>
          </w:p>
        </w:tc>
        <w:tc>
          <w:tcPr>
            <w:tcW w:w="2767" w:type="dxa"/>
            <w:shd w:val="clear" w:color="auto" w:fill="auto"/>
            <w:vAlign w:val="center"/>
          </w:tcPr>
          <w:p w14:paraId="30D1CDF9"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SWH: somewhat helpful</w:t>
            </w:r>
          </w:p>
        </w:tc>
      </w:tr>
      <w:tr w:rsidR="00E02436" w14:paraId="4DEFBDCB" w14:textId="77777777" w:rsidTr="001F64AC">
        <w:trPr>
          <w:trHeight w:val="404"/>
          <w:jc w:val="center"/>
        </w:trPr>
        <w:tc>
          <w:tcPr>
            <w:tcW w:w="2532" w:type="dxa"/>
            <w:shd w:val="clear" w:color="auto" w:fill="auto"/>
            <w:vAlign w:val="center"/>
          </w:tcPr>
          <w:p w14:paraId="19A097CB"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PS: paragraph structure</w:t>
            </w:r>
          </w:p>
        </w:tc>
        <w:tc>
          <w:tcPr>
            <w:tcW w:w="2639" w:type="dxa"/>
            <w:shd w:val="clear" w:color="auto" w:fill="auto"/>
            <w:vAlign w:val="center"/>
          </w:tcPr>
          <w:p w14:paraId="40EC0F5A"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A: agree</w:t>
            </w:r>
          </w:p>
        </w:tc>
        <w:tc>
          <w:tcPr>
            <w:tcW w:w="2767" w:type="dxa"/>
            <w:shd w:val="clear" w:color="auto" w:fill="auto"/>
            <w:vAlign w:val="center"/>
          </w:tcPr>
          <w:p w14:paraId="3B15C9E9"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VH: very helpful</w:t>
            </w:r>
          </w:p>
        </w:tc>
      </w:tr>
      <w:tr w:rsidR="00E02436" w14:paraId="3EA57EDF" w14:textId="77777777" w:rsidTr="001F64AC">
        <w:trPr>
          <w:trHeight w:val="421"/>
          <w:jc w:val="center"/>
        </w:trPr>
        <w:tc>
          <w:tcPr>
            <w:tcW w:w="2532" w:type="dxa"/>
            <w:shd w:val="clear" w:color="auto" w:fill="auto"/>
            <w:vAlign w:val="center"/>
          </w:tcPr>
          <w:p w14:paraId="0150FFE6" w14:textId="77777777" w:rsidR="00E02436" w:rsidRDefault="00E02436" w:rsidP="001F64AC">
            <w:r>
              <w:rPr>
                <w:rFonts w:ascii="Times New Roman" w:eastAsia="Times New Roman" w:hAnsi="Times New Roman"/>
                <w:sz w:val="20"/>
                <w:szCs w:val="20"/>
                <w:lang w:eastAsia="id-ID"/>
              </w:rPr>
              <w:t>SS: sentence structure</w:t>
            </w:r>
          </w:p>
        </w:tc>
        <w:tc>
          <w:tcPr>
            <w:tcW w:w="2639" w:type="dxa"/>
            <w:shd w:val="clear" w:color="auto" w:fill="auto"/>
            <w:vAlign w:val="center"/>
          </w:tcPr>
          <w:p w14:paraId="1B75C44B"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CA: completely agree</w:t>
            </w:r>
          </w:p>
        </w:tc>
        <w:tc>
          <w:tcPr>
            <w:tcW w:w="2767" w:type="dxa"/>
            <w:shd w:val="clear" w:color="auto" w:fill="auto"/>
            <w:vAlign w:val="center"/>
          </w:tcPr>
          <w:p w14:paraId="0FF82B65" w14:textId="77777777" w:rsidR="00E02436" w:rsidRDefault="00E02436" w:rsidP="001F64AC">
            <w:pPr>
              <w:rPr>
                <w:rFonts w:ascii="Times New Roman" w:eastAsia="Times New Roman" w:hAnsi="Times New Roman"/>
                <w:sz w:val="20"/>
                <w:szCs w:val="20"/>
                <w:lang w:eastAsia="id-ID"/>
              </w:rPr>
            </w:pPr>
            <w:r>
              <w:rPr>
                <w:rFonts w:ascii="Times New Roman" w:eastAsia="Times New Roman" w:hAnsi="Times New Roman"/>
                <w:sz w:val="20"/>
                <w:szCs w:val="20"/>
                <w:lang w:eastAsia="id-ID"/>
              </w:rPr>
              <w:t>EH: extremely helpful</w:t>
            </w:r>
          </w:p>
        </w:tc>
      </w:tr>
    </w:tbl>
    <w:p w14:paraId="77D4C7C9" w14:textId="77777777" w:rsidR="00785308" w:rsidRPr="00D102A9" w:rsidRDefault="00785308" w:rsidP="00E608D4">
      <w:pPr>
        <w:jc w:val="center"/>
        <w:rPr>
          <w:rFonts w:ascii="Times New Roman" w:eastAsia="Times New Roman" w:hAnsi="Times New Roman"/>
          <w:sz w:val="24"/>
          <w:szCs w:val="24"/>
          <w:lang w:eastAsia="id-ID"/>
        </w:rPr>
      </w:pPr>
    </w:p>
    <w:p w14:paraId="39015EAF" w14:textId="4E7D992C" w:rsidR="00785308" w:rsidRPr="00DD34A1" w:rsidRDefault="00785308" w:rsidP="00DD34A1">
      <w:pPr>
        <w:jc w:val="both"/>
        <w:rPr>
          <w:rFonts w:ascii="Times New Roman" w:eastAsia="Times New Roman" w:hAnsi="Times New Roman"/>
          <w:sz w:val="24"/>
          <w:szCs w:val="24"/>
          <w:lang w:eastAsia="id-ID"/>
        </w:rPr>
      </w:pPr>
      <w:commentRangeStart w:id="75"/>
      <w:r w:rsidRPr="00DD34A1">
        <w:rPr>
          <w:rFonts w:ascii="Times New Roman" w:eastAsia="Times New Roman" w:hAnsi="Times New Roman"/>
          <w:i/>
          <w:iCs/>
          <w:sz w:val="24"/>
          <w:szCs w:val="24"/>
          <w:lang w:eastAsia="id-ID"/>
        </w:rPr>
        <w:t xml:space="preserve">Table </w:t>
      </w:r>
      <w:r w:rsidR="00E02436">
        <w:rPr>
          <w:rFonts w:ascii="Times New Roman" w:eastAsia="Times New Roman" w:hAnsi="Times New Roman"/>
          <w:i/>
          <w:iCs/>
          <w:sz w:val="24"/>
          <w:szCs w:val="24"/>
          <w:lang w:eastAsia="id-ID"/>
        </w:rPr>
        <w:t>3</w:t>
      </w:r>
      <w:r w:rsidRPr="00DD34A1">
        <w:rPr>
          <w:rFonts w:ascii="Times New Roman" w:eastAsia="Times New Roman" w:hAnsi="Times New Roman"/>
          <w:sz w:val="24"/>
          <w:szCs w:val="24"/>
          <w:lang w:eastAsia="id-ID"/>
        </w:rPr>
        <w:t>.</w:t>
      </w:r>
      <w:r w:rsidR="00E02436" w:rsidRPr="00E02436">
        <w:rPr>
          <w:rFonts w:ascii="Times New Roman" w:eastAsia="Times New Roman" w:hAnsi="Times New Roman"/>
          <w:i/>
          <w:iCs/>
          <w:sz w:val="24"/>
          <w:szCs w:val="24"/>
          <w:lang w:eastAsia="id-ID"/>
        </w:rPr>
        <w:t>2</w:t>
      </w:r>
      <w:r w:rsidRPr="00DD34A1">
        <w:rPr>
          <w:rFonts w:ascii="Times New Roman" w:eastAsia="Times New Roman" w:hAnsi="Times New Roman"/>
          <w:sz w:val="24"/>
          <w:szCs w:val="24"/>
          <w:lang w:eastAsia="id-ID"/>
        </w:rPr>
        <w:t xml:space="preserve"> Impact of ChatGPT on Writing Process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583"/>
        <w:gridCol w:w="1061"/>
        <w:gridCol w:w="1096"/>
        <w:gridCol w:w="4325"/>
      </w:tblGrid>
      <w:tr w:rsidR="00785308" w:rsidRPr="00DD34A1" w14:paraId="3CCC6302" w14:textId="77777777" w:rsidTr="00FE4B69">
        <w:trPr>
          <w:trHeight w:val="224"/>
        </w:trPr>
        <w:tc>
          <w:tcPr>
            <w:tcW w:w="485" w:type="dxa"/>
            <w:shd w:val="clear" w:color="auto" w:fill="auto"/>
          </w:tcPr>
          <w:p w14:paraId="049A3260"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No </w:t>
            </w:r>
          </w:p>
        </w:tc>
        <w:tc>
          <w:tcPr>
            <w:tcW w:w="1585" w:type="dxa"/>
            <w:shd w:val="clear" w:color="auto" w:fill="auto"/>
          </w:tcPr>
          <w:p w14:paraId="2A8B3557"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Theme </w:t>
            </w:r>
          </w:p>
        </w:tc>
        <w:tc>
          <w:tcPr>
            <w:tcW w:w="1043" w:type="dxa"/>
            <w:shd w:val="clear" w:color="auto" w:fill="auto"/>
          </w:tcPr>
          <w:p w14:paraId="398A0161"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Frequency</w:t>
            </w:r>
          </w:p>
        </w:tc>
        <w:tc>
          <w:tcPr>
            <w:tcW w:w="1096" w:type="dxa"/>
            <w:shd w:val="clear" w:color="auto" w:fill="auto"/>
          </w:tcPr>
          <w:p w14:paraId="7E63B79B" w14:textId="4DD99BAA" w:rsidR="00785308" w:rsidRPr="00DD34A1" w:rsidRDefault="00DD34A1" w:rsidP="00DD34A1">
            <w:pPr>
              <w:jc w:val="center"/>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P</w:t>
            </w:r>
            <w:r w:rsidR="00785308" w:rsidRPr="00DD34A1">
              <w:rPr>
                <w:rFonts w:ascii="Times New Roman" w:eastAsia="Times New Roman" w:hAnsi="Times New Roman"/>
                <w:sz w:val="20"/>
                <w:szCs w:val="20"/>
                <w:lang w:eastAsia="id-ID"/>
              </w:rPr>
              <w:t>ercentage</w:t>
            </w:r>
          </w:p>
        </w:tc>
        <w:tc>
          <w:tcPr>
            <w:tcW w:w="4341" w:type="dxa"/>
            <w:shd w:val="clear" w:color="auto" w:fill="auto"/>
          </w:tcPr>
          <w:p w14:paraId="5287BF8D"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Response</w:t>
            </w:r>
          </w:p>
        </w:tc>
      </w:tr>
      <w:tr w:rsidR="00785308" w:rsidRPr="00DD34A1" w14:paraId="01DEC202" w14:textId="77777777" w:rsidTr="00356AB5">
        <w:trPr>
          <w:trHeight w:val="431"/>
        </w:trPr>
        <w:tc>
          <w:tcPr>
            <w:tcW w:w="485" w:type="dxa"/>
            <w:shd w:val="clear" w:color="auto" w:fill="auto"/>
            <w:vAlign w:val="center"/>
          </w:tcPr>
          <w:p w14:paraId="07FF14F4"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1</w:t>
            </w:r>
          </w:p>
        </w:tc>
        <w:tc>
          <w:tcPr>
            <w:tcW w:w="1585" w:type="dxa"/>
            <w:shd w:val="clear" w:color="auto" w:fill="auto"/>
            <w:vAlign w:val="center"/>
          </w:tcPr>
          <w:p w14:paraId="5FD38438" w14:textId="6B782452" w:rsidR="00785308" w:rsidRPr="00DD34A1" w:rsidRDefault="00DD34A1" w:rsidP="00356AB5">
            <w:pPr>
              <w:jc w:val="both"/>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A</w:t>
            </w:r>
            <w:r w:rsidR="00785308" w:rsidRPr="00DD34A1">
              <w:rPr>
                <w:rFonts w:ascii="Times New Roman" w:eastAsia="Times New Roman" w:hAnsi="Times New Roman"/>
                <w:sz w:val="20"/>
                <w:szCs w:val="20"/>
                <w:lang w:eastAsia="id-ID"/>
              </w:rPr>
              <w:t>s a Tool in the Development of English Writing Skills</w:t>
            </w:r>
          </w:p>
        </w:tc>
        <w:tc>
          <w:tcPr>
            <w:tcW w:w="1043" w:type="dxa"/>
            <w:shd w:val="clear" w:color="auto" w:fill="auto"/>
            <w:vAlign w:val="center"/>
          </w:tcPr>
          <w:p w14:paraId="50843F4B"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39.1%</w:t>
            </w:r>
          </w:p>
        </w:tc>
        <w:tc>
          <w:tcPr>
            <w:tcW w:w="1096" w:type="dxa"/>
            <w:shd w:val="clear" w:color="auto" w:fill="auto"/>
            <w:vAlign w:val="center"/>
          </w:tcPr>
          <w:p w14:paraId="7C7D101C"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54</w:t>
            </w:r>
          </w:p>
        </w:tc>
        <w:tc>
          <w:tcPr>
            <w:tcW w:w="4341" w:type="dxa"/>
            <w:shd w:val="clear" w:color="auto" w:fill="auto"/>
          </w:tcPr>
          <w:p w14:paraId="64E009A4" w14:textId="3DBBB207" w:rsidR="00785308" w:rsidRPr="00DD34A1" w:rsidRDefault="00785308" w:rsidP="00DD34A1">
            <w:pPr>
              <w:jc w:val="both"/>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ChatGPT helps students in various aspects of improving </w:t>
            </w:r>
            <w:ins w:id="76" w:author="Asus" w:date="2025-05-11T10:11:00Z" w16du:dateUtc="2025-05-11T03:11:00Z">
              <w:r w:rsidR="00EE1A51">
                <w:rPr>
                  <w:rFonts w:ascii="Times New Roman" w:eastAsia="Times New Roman" w:hAnsi="Times New Roman"/>
                  <w:sz w:val="20"/>
                  <w:szCs w:val="20"/>
                  <w:lang w:eastAsia="id-ID"/>
                </w:rPr>
                <w:t xml:space="preserve">their </w:t>
              </w:r>
            </w:ins>
            <w:r w:rsidRPr="00DD34A1">
              <w:rPr>
                <w:rFonts w:ascii="Times New Roman" w:eastAsia="Times New Roman" w:hAnsi="Times New Roman"/>
                <w:sz w:val="20"/>
                <w:szCs w:val="20"/>
                <w:lang w:eastAsia="id-ID"/>
              </w:rPr>
              <w:t xml:space="preserve">writing skills in English. Starting from improving grammar and sentence structure, assistance in finding and developing ideas, to increasing efficiency and creativity in writing. In addition, students </w:t>
            </w:r>
            <w:del w:id="77" w:author="Asus" w:date="2025-05-11T10:11:00Z" w16du:dateUtc="2025-05-11T03:11:00Z">
              <w:r w:rsidRPr="00DD34A1" w:rsidDel="00EE1A51">
                <w:rPr>
                  <w:rFonts w:ascii="Times New Roman" w:eastAsia="Times New Roman" w:hAnsi="Times New Roman"/>
                  <w:sz w:val="20"/>
                  <w:szCs w:val="20"/>
                  <w:lang w:eastAsia="id-ID"/>
                </w:rPr>
                <w:delText>also should</w:delText>
              </w:r>
            </w:del>
            <w:ins w:id="78" w:author="Asus" w:date="2025-05-11T10:11:00Z" w16du:dateUtc="2025-05-11T03:11:00Z">
              <w:r w:rsidR="00EE1A51">
                <w:rPr>
                  <w:rFonts w:ascii="Times New Roman" w:eastAsia="Times New Roman" w:hAnsi="Times New Roman"/>
                  <w:sz w:val="20"/>
                  <w:szCs w:val="20"/>
                  <w:lang w:eastAsia="id-ID"/>
                </w:rPr>
                <w:t>should also</w:t>
              </w:r>
            </w:ins>
            <w:r w:rsidRPr="00DD34A1">
              <w:rPr>
                <w:rFonts w:ascii="Times New Roman" w:eastAsia="Times New Roman" w:hAnsi="Times New Roman"/>
                <w:sz w:val="20"/>
                <w:szCs w:val="20"/>
                <w:lang w:eastAsia="id-ID"/>
              </w:rPr>
              <w:t xml:space="preserve"> </w:t>
            </w:r>
            <w:del w:id="79" w:author="Asus" w:date="2025-05-11T10:11:00Z" w16du:dateUtc="2025-05-11T03:11:00Z">
              <w:r w:rsidRPr="00DD34A1" w:rsidDel="00EE1A51">
                <w:rPr>
                  <w:rFonts w:ascii="Times New Roman" w:eastAsia="Times New Roman" w:hAnsi="Times New Roman"/>
                  <w:sz w:val="20"/>
                  <w:szCs w:val="20"/>
                  <w:lang w:eastAsia="id-ID"/>
                </w:rPr>
                <w:delText xml:space="preserve">considers </w:delText>
              </w:r>
            </w:del>
            <w:ins w:id="80" w:author="Asus" w:date="2025-05-11T10:11:00Z" w16du:dateUtc="2025-05-11T03:11:00Z">
              <w:r w:rsidR="00EE1A51">
                <w:rPr>
                  <w:rFonts w:ascii="Times New Roman" w:eastAsia="Times New Roman" w:hAnsi="Times New Roman"/>
                  <w:sz w:val="20"/>
                  <w:szCs w:val="20"/>
                  <w:lang w:eastAsia="id-ID"/>
                </w:rPr>
                <w:t>consider</w:t>
              </w:r>
              <w:r w:rsidR="00EE1A51" w:rsidRPr="00DD34A1">
                <w:rPr>
                  <w:rFonts w:ascii="Times New Roman" w:eastAsia="Times New Roman" w:hAnsi="Times New Roman"/>
                  <w:sz w:val="20"/>
                  <w:szCs w:val="20"/>
                  <w:lang w:eastAsia="id-ID"/>
                </w:rPr>
                <w:t xml:space="preserve"> </w:t>
              </w:r>
            </w:ins>
            <w:r w:rsidRPr="00DD34A1">
              <w:rPr>
                <w:rFonts w:ascii="Times New Roman" w:eastAsia="Times New Roman" w:hAnsi="Times New Roman"/>
                <w:sz w:val="20"/>
                <w:szCs w:val="20"/>
                <w:lang w:eastAsia="id-ID"/>
              </w:rPr>
              <w:t>the limitations of ChatGPT and the importance of a balanced use between AI technology and conventional learning.</w:t>
            </w:r>
          </w:p>
        </w:tc>
      </w:tr>
    </w:tbl>
    <w:commentRangeEnd w:id="75"/>
    <w:p w14:paraId="1B1C90DF" w14:textId="77777777" w:rsidR="00785308" w:rsidRPr="00BE317F" w:rsidRDefault="004C65DF" w:rsidP="00E608D4">
      <w:pPr>
        <w:jc w:val="both"/>
        <w:rPr>
          <w:rFonts w:ascii="Times New Roman" w:eastAsia="Times New Roman" w:hAnsi="Times New Roman"/>
          <w:sz w:val="20"/>
          <w:szCs w:val="20"/>
          <w:lang w:eastAsia="id-ID"/>
        </w:rPr>
      </w:pPr>
      <w:r>
        <w:rPr>
          <w:rStyle w:val="CommentReference"/>
          <w:rFonts w:ascii="Times New Roman" w:eastAsia="Times New Roman" w:hAnsi="Times New Roman"/>
          <w:lang w:val="en-US"/>
        </w:rPr>
        <w:commentReference w:id="75"/>
      </w:r>
    </w:p>
    <w:p w14:paraId="03775579" w14:textId="3A86F7CB" w:rsidR="00785308" w:rsidRPr="0046361C" w:rsidRDefault="00785308" w:rsidP="00DD34A1">
      <w:pPr>
        <w:spacing w:before="240"/>
        <w:ind w:firstLine="426"/>
        <w:jc w:val="both"/>
        <w:rPr>
          <w:rFonts w:ascii="Times New Roman" w:eastAsia="Times New Roman" w:hAnsi="Times New Roman"/>
          <w:b/>
          <w:bCs/>
          <w:sz w:val="24"/>
          <w:szCs w:val="24"/>
          <w:lang w:eastAsia="id-ID"/>
        </w:rPr>
      </w:pPr>
      <w:r w:rsidRPr="004551D8">
        <w:rPr>
          <w:rFonts w:ascii="Times New Roman" w:eastAsia="Times New Roman" w:hAnsi="Times New Roman"/>
          <w:sz w:val="24"/>
          <w:szCs w:val="24"/>
          <w:lang w:eastAsia="id-ID"/>
        </w:rPr>
        <w:t xml:space="preserve">The respondents were asked </w:t>
      </w:r>
      <w:r>
        <w:rPr>
          <w:rFonts w:ascii="Times New Roman" w:eastAsia="Times New Roman" w:hAnsi="Times New Roman"/>
          <w:sz w:val="24"/>
          <w:szCs w:val="24"/>
          <w:lang w:eastAsia="id-ID"/>
        </w:rPr>
        <w:t>five</w:t>
      </w:r>
      <w:r w:rsidRPr="004551D8">
        <w:rPr>
          <w:rFonts w:ascii="Times New Roman" w:eastAsia="Times New Roman" w:hAnsi="Times New Roman"/>
          <w:sz w:val="24"/>
          <w:szCs w:val="24"/>
          <w:lang w:eastAsia="id-ID"/>
        </w:rPr>
        <w:t xml:space="preserve"> questions regarding</w:t>
      </w:r>
      <w:r>
        <w:rPr>
          <w:rFonts w:ascii="Times New Roman" w:eastAsia="Times New Roman" w:hAnsi="Times New Roman"/>
          <w:sz w:val="24"/>
          <w:szCs w:val="24"/>
          <w:lang w:eastAsia="id-ID"/>
        </w:rPr>
        <w:t xml:space="preserve"> the</w:t>
      </w:r>
      <w:r w:rsidRPr="004551D8">
        <w:rPr>
          <w:rFonts w:ascii="Times New Roman" w:eastAsia="Times New Roman" w:hAnsi="Times New Roman"/>
          <w:sz w:val="24"/>
          <w:szCs w:val="24"/>
          <w:lang w:eastAsia="id-ID"/>
        </w:rPr>
        <w:t xml:space="preserve"> </w:t>
      </w:r>
      <w:r w:rsidRPr="001B396E">
        <w:rPr>
          <w:rFonts w:ascii="Times New Roman" w:eastAsia="Times New Roman" w:hAnsi="Times New Roman"/>
          <w:sz w:val="24"/>
          <w:szCs w:val="24"/>
          <w:lang w:eastAsia="id-ID"/>
        </w:rPr>
        <w:t xml:space="preserve">Impact of </w:t>
      </w:r>
      <w:r>
        <w:rPr>
          <w:rFonts w:ascii="Times New Roman" w:eastAsia="Times New Roman" w:hAnsi="Times New Roman"/>
          <w:sz w:val="24"/>
          <w:szCs w:val="24"/>
          <w:lang w:eastAsia="id-ID"/>
        </w:rPr>
        <w:t>ChatGPT</w:t>
      </w:r>
      <w:r w:rsidRPr="001B396E">
        <w:rPr>
          <w:rFonts w:ascii="Times New Roman" w:eastAsia="Times New Roman" w:hAnsi="Times New Roman"/>
          <w:sz w:val="24"/>
          <w:szCs w:val="24"/>
          <w:lang w:eastAsia="id-ID"/>
        </w:rPr>
        <w:t xml:space="preserve"> on </w:t>
      </w:r>
      <w:ins w:id="81" w:author="Asus" w:date="2025-05-11T10:11:00Z" w16du:dateUtc="2025-05-11T03:11:00Z">
        <w:r w:rsidR="00EE1A51">
          <w:rPr>
            <w:rFonts w:ascii="Times New Roman" w:eastAsia="Times New Roman" w:hAnsi="Times New Roman"/>
            <w:sz w:val="24"/>
            <w:szCs w:val="24"/>
            <w:lang w:eastAsia="id-ID"/>
          </w:rPr>
          <w:t xml:space="preserve">the </w:t>
        </w:r>
      </w:ins>
      <w:r w:rsidRPr="001B396E">
        <w:rPr>
          <w:rFonts w:ascii="Times New Roman" w:eastAsia="Times New Roman" w:hAnsi="Times New Roman"/>
          <w:sz w:val="24"/>
          <w:szCs w:val="24"/>
          <w:lang w:eastAsia="id-ID"/>
        </w:rPr>
        <w:t>Writing Process</w:t>
      </w:r>
      <w:r>
        <w:rPr>
          <w:rFonts w:ascii="Times New Roman" w:eastAsia="Times New Roman" w:hAnsi="Times New Roman"/>
          <w:sz w:val="24"/>
          <w:szCs w:val="24"/>
          <w:lang w:eastAsia="id-ID"/>
        </w:rPr>
        <w:t>.</w:t>
      </w:r>
      <w:r w:rsidRPr="004551D8">
        <w:rPr>
          <w:rFonts w:ascii="Times New Roman" w:eastAsia="Times New Roman" w:hAnsi="Times New Roman"/>
          <w:sz w:val="24"/>
          <w:szCs w:val="24"/>
          <w:lang w:eastAsia="id-ID"/>
        </w:rPr>
        <w:t xml:space="preserve"> As shown in the table, the percentage of students who chose </w:t>
      </w:r>
      <w:r>
        <w:rPr>
          <w:rFonts w:ascii="Times New Roman" w:eastAsia="Times New Roman" w:hAnsi="Times New Roman"/>
          <w:sz w:val="24"/>
          <w:szCs w:val="24"/>
          <w:lang w:eastAsia="id-ID"/>
        </w:rPr>
        <w:t>“Agree”</w:t>
      </w:r>
      <w:r w:rsidRPr="004551D8">
        <w:rPr>
          <w:rFonts w:ascii="Times New Roman" w:eastAsia="Times New Roman" w:hAnsi="Times New Roman"/>
          <w:sz w:val="24"/>
          <w:szCs w:val="24"/>
          <w:lang w:eastAsia="id-ID"/>
        </w:rPr>
        <w:t xml:space="preserve"> was higher than those who selected 'No.' Additionally, more students chose 'Sometimes' compared to the other four options. Below are the results of the students' responses regarding the use of </w:t>
      </w:r>
      <w:r>
        <w:rPr>
          <w:rFonts w:ascii="Times New Roman" w:eastAsia="Times New Roman" w:hAnsi="Times New Roman"/>
          <w:sz w:val="24"/>
          <w:szCs w:val="24"/>
          <w:lang w:eastAsia="id-ID"/>
        </w:rPr>
        <w:t>ChatGPT</w:t>
      </w:r>
    </w:p>
    <w:p w14:paraId="79A0C24B" w14:textId="431A3A86" w:rsidR="00811C78" w:rsidRPr="008F03EA" w:rsidDel="00EE1A51" w:rsidRDefault="00785308" w:rsidP="002F0B97">
      <w:pPr>
        <w:numPr>
          <w:ilvl w:val="0"/>
          <w:numId w:val="6"/>
        </w:numPr>
        <w:ind w:left="426" w:hanging="426"/>
        <w:jc w:val="both"/>
        <w:rPr>
          <w:del w:id="82" w:author="Asus" w:date="2025-05-11T10:11:00Z" w16du:dateUtc="2025-05-11T03:11:00Z"/>
          <w:rFonts w:ascii="Times New Roman" w:eastAsia="Times New Roman" w:hAnsi="Times New Roman"/>
          <w:sz w:val="24"/>
          <w:szCs w:val="24"/>
          <w:lang w:val="en-US" w:eastAsia="id-ID"/>
        </w:rPr>
      </w:pPr>
      <w:r w:rsidRPr="008F03EA">
        <w:rPr>
          <w:rFonts w:ascii="Times New Roman" w:eastAsia="Times New Roman" w:hAnsi="Times New Roman"/>
          <w:sz w:val="24"/>
          <w:szCs w:val="24"/>
          <w:lang w:eastAsia="id-ID"/>
        </w:rPr>
        <w:t xml:space="preserve">In the term of ChatGPT in writing help, it showed that 33 students (23.9%) chose organizing ideas, 48 students (35.5%) chose choosing topic, 13 students (9.4%) chose brainstorming, 31 students (22.5%) chose paragraph structure, and 12 students (8.7%) chose sentence structure. </w:t>
      </w:r>
      <w:r w:rsidR="008F03EA" w:rsidRPr="008F03EA">
        <w:rPr>
          <w:rFonts w:ascii="Times New Roman" w:eastAsia="Times New Roman" w:hAnsi="Times New Roman"/>
          <w:sz w:val="24"/>
          <w:szCs w:val="24"/>
          <w:lang w:eastAsia="id-ID"/>
        </w:rPr>
        <w:t>ChatGPT was found to be most helpful for selecting a topic and organizing ideas, which are critical early stages in the writing process. It also assisted with paragraph structure but was less frequently used for brainstorming or refining sentence-level details. This suggests that ChatGPT is more effective in helping students with higher-level writing organization rather than focusing on detailed sentence improvements</w:t>
      </w:r>
      <w:del w:id="83" w:author="Asus" w:date="2025-05-11T10:11:00Z" w16du:dateUtc="2025-05-11T03:11:00Z">
        <w:r w:rsidR="008F03EA" w:rsidRPr="008F03EA" w:rsidDel="00EE1A51">
          <w:rPr>
            <w:rFonts w:ascii="Times New Roman" w:eastAsia="Times New Roman" w:hAnsi="Times New Roman"/>
            <w:sz w:val="24"/>
            <w:szCs w:val="24"/>
            <w:lang w:eastAsia="id-ID"/>
          </w:rPr>
          <w:delText>.</w:delText>
        </w:r>
      </w:del>
    </w:p>
    <w:p w14:paraId="2BDF397B" w14:textId="77777777" w:rsidR="00811C78" w:rsidRPr="00EE1A51" w:rsidRDefault="00811C78" w:rsidP="00811C78">
      <w:pPr>
        <w:numPr>
          <w:ilvl w:val="0"/>
          <w:numId w:val="6"/>
        </w:numPr>
        <w:ind w:left="426" w:hanging="426"/>
        <w:jc w:val="both"/>
        <w:rPr>
          <w:rFonts w:ascii="Times New Roman" w:eastAsia="Times New Roman" w:hAnsi="Times New Roman"/>
          <w:sz w:val="24"/>
          <w:szCs w:val="24"/>
          <w:lang w:eastAsia="id-ID"/>
        </w:rPr>
        <w:pPrChange w:id="84" w:author="Asus" w:date="2025-05-11T10:11:00Z" w16du:dateUtc="2025-05-11T03:11:00Z">
          <w:pPr>
            <w:jc w:val="both"/>
          </w:pPr>
        </w:pPrChange>
      </w:pPr>
    </w:p>
    <w:p w14:paraId="45C938DA" w14:textId="7AC6E220"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efficiency of ChatGPT, it </w:t>
      </w:r>
      <w:r w:rsidRPr="00742463">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4 s</w:t>
      </w:r>
      <w:r w:rsidRPr="00742463">
        <w:rPr>
          <w:rFonts w:ascii="Times New Roman" w:eastAsia="Times New Roman" w:hAnsi="Times New Roman"/>
          <w:sz w:val="24"/>
          <w:szCs w:val="24"/>
          <w:lang w:eastAsia="id-ID"/>
        </w:rPr>
        <w:t>tudents (</w:t>
      </w:r>
      <w:r>
        <w:rPr>
          <w:rFonts w:ascii="Times New Roman" w:eastAsia="Times New Roman" w:hAnsi="Times New Roman"/>
          <w:sz w:val="24"/>
          <w:szCs w:val="24"/>
          <w:lang w:eastAsia="id-ID"/>
        </w:rPr>
        <w:t>2.9</w:t>
      </w:r>
      <w:r w:rsidRPr="00742463">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 xml:space="preserve">completely </w:t>
      </w:r>
      <w:r w:rsidRPr="00742463">
        <w:rPr>
          <w:rFonts w:ascii="Times New Roman" w:eastAsia="Times New Roman" w:hAnsi="Times New Roman"/>
          <w:sz w:val="24"/>
          <w:szCs w:val="24"/>
          <w:lang w:eastAsia="id-ID"/>
        </w:rPr>
        <w:t xml:space="preserve">disagree”, </w:t>
      </w:r>
      <w:r>
        <w:rPr>
          <w:rFonts w:ascii="Times New Roman" w:eastAsia="Times New Roman" w:hAnsi="Times New Roman"/>
          <w:sz w:val="24"/>
          <w:szCs w:val="24"/>
          <w:lang w:eastAsia="id-ID"/>
        </w:rPr>
        <w:t>3</w:t>
      </w:r>
      <w:r w:rsidRPr="00742463">
        <w:rPr>
          <w:rFonts w:ascii="Times New Roman" w:eastAsia="Times New Roman" w:hAnsi="Times New Roman"/>
          <w:sz w:val="24"/>
          <w:szCs w:val="24"/>
          <w:lang w:eastAsia="id-ID"/>
        </w:rPr>
        <w:t xml:space="preserve"> students (2</w:t>
      </w:r>
      <w:r>
        <w:rPr>
          <w:rFonts w:ascii="Times New Roman" w:eastAsia="Times New Roman" w:hAnsi="Times New Roman"/>
          <w:sz w:val="24"/>
          <w:szCs w:val="24"/>
          <w:lang w:eastAsia="id-ID"/>
        </w:rPr>
        <w:t>.2</w:t>
      </w:r>
      <w:r w:rsidRPr="00742463">
        <w:rPr>
          <w:rFonts w:ascii="Times New Roman" w:eastAsia="Times New Roman" w:hAnsi="Times New Roman"/>
          <w:sz w:val="24"/>
          <w:szCs w:val="24"/>
          <w:lang w:eastAsia="id-ID"/>
        </w:rPr>
        <w:t xml:space="preserve">%) said “disagree”, </w:t>
      </w:r>
      <w:r>
        <w:rPr>
          <w:rFonts w:ascii="Times New Roman" w:eastAsia="Times New Roman" w:hAnsi="Times New Roman"/>
          <w:sz w:val="24"/>
          <w:szCs w:val="24"/>
          <w:lang w:eastAsia="id-ID"/>
        </w:rPr>
        <w:t xml:space="preserve">43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31.6</w:t>
      </w:r>
      <w:r w:rsidRPr="00742463">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ther agree or disagree</w:t>
      </w:r>
      <w:r w:rsidRPr="00742463">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69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50.7</w:t>
      </w:r>
      <w:r w:rsidRPr="00742463">
        <w:rPr>
          <w:rFonts w:ascii="Times New Roman" w:eastAsia="Times New Roman" w:hAnsi="Times New Roman"/>
          <w:sz w:val="24"/>
          <w:szCs w:val="24"/>
          <w:lang w:eastAsia="id-ID"/>
        </w:rPr>
        <w:t xml:space="preserve">%) said “agree”, </w:t>
      </w:r>
      <w:r>
        <w:rPr>
          <w:rFonts w:ascii="Times New Roman" w:eastAsia="Times New Roman" w:hAnsi="Times New Roman"/>
          <w:sz w:val="24"/>
          <w:szCs w:val="24"/>
          <w:lang w:eastAsia="id-ID"/>
        </w:rPr>
        <w:t>17</w:t>
      </w:r>
      <w:r w:rsidRPr="00742463">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12.5</w:t>
      </w:r>
      <w:r w:rsidRPr="00742463">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completely</w:t>
      </w:r>
      <w:r w:rsidRPr="00742463">
        <w:rPr>
          <w:rFonts w:ascii="Times New Roman" w:eastAsia="Times New Roman" w:hAnsi="Times New Roman"/>
          <w:sz w:val="24"/>
          <w:szCs w:val="24"/>
          <w:lang w:eastAsia="id-ID"/>
        </w:rPr>
        <w:t xml:space="preserve"> agree”</w:t>
      </w:r>
      <w:r>
        <w:rPr>
          <w:rFonts w:ascii="Times New Roman" w:eastAsia="Times New Roman" w:hAnsi="Times New Roman"/>
          <w:sz w:val="24"/>
          <w:szCs w:val="24"/>
          <w:lang w:eastAsia="id-ID"/>
        </w:rPr>
        <w:t xml:space="preserve">. </w:t>
      </w:r>
      <w:r w:rsidR="008F03EA">
        <w:rPr>
          <w:rFonts w:ascii="Times New Roman" w:eastAsia="Times New Roman" w:hAnsi="Times New Roman"/>
          <w:sz w:val="24"/>
          <w:szCs w:val="24"/>
          <w:lang w:eastAsia="id-ID"/>
        </w:rPr>
        <w:t>T</w:t>
      </w:r>
      <w:r w:rsidR="008F03EA" w:rsidRPr="008F03EA">
        <w:rPr>
          <w:rFonts w:ascii="Times New Roman" w:eastAsia="Times New Roman" w:hAnsi="Times New Roman"/>
          <w:sz w:val="24"/>
          <w:szCs w:val="24"/>
          <w:lang w:eastAsia="id-ID"/>
        </w:rPr>
        <w:t>he researcher can conclude that the majority of students agreed that ChatGPT helps them complete writing tasks more quickly, indicating that most students find it efficient. This suggests that ChatGPT is generally viewed as a valuable tool for enhancing writing speed.</w:t>
      </w:r>
      <w:r w:rsidRPr="00507EE9">
        <w:rPr>
          <w:rFonts w:ascii="Times New Roman" w:eastAsia="Times New Roman" w:hAnsi="Times New Roman"/>
          <w:sz w:val="24"/>
          <w:szCs w:val="24"/>
          <w:lang w:eastAsia="id-ID"/>
        </w:rPr>
        <w:t>.</w:t>
      </w:r>
    </w:p>
    <w:p w14:paraId="5396D0D2" w14:textId="4E9E1286"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creativity boost, it </w:t>
      </w:r>
      <w:r w:rsidRPr="00897A3F">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 xml:space="preserve">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completely</w:t>
      </w:r>
      <w:r w:rsidRPr="00897A3F">
        <w:rPr>
          <w:rFonts w:ascii="Times New Roman" w:eastAsia="Times New Roman" w:hAnsi="Times New Roman"/>
          <w:sz w:val="24"/>
          <w:szCs w:val="24"/>
          <w:lang w:eastAsia="id-ID"/>
        </w:rPr>
        <w:t xml:space="preserve"> disagree”, </w:t>
      </w:r>
      <w:r>
        <w:rPr>
          <w:rFonts w:ascii="Times New Roman" w:eastAsia="Times New Roman" w:hAnsi="Times New Roman"/>
          <w:sz w:val="24"/>
          <w:szCs w:val="24"/>
          <w:lang w:eastAsia="id-ID"/>
        </w:rPr>
        <w:t xml:space="preserve">8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5.9</w:t>
      </w:r>
      <w:r w:rsidRPr="00897A3F">
        <w:rPr>
          <w:rFonts w:ascii="Times New Roman" w:eastAsia="Times New Roman" w:hAnsi="Times New Roman"/>
          <w:sz w:val="24"/>
          <w:szCs w:val="24"/>
          <w:lang w:eastAsia="id-ID"/>
        </w:rPr>
        <w:t>%) said “disagree”,</w:t>
      </w:r>
      <w:r>
        <w:rPr>
          <w:rFonts w:ascii="Times New Roman" w:eastAsia="Times New Roman" w:hAnsi="Times New Roman"/>
          <w:sz w:val="24"/>
          <w:szCs w:val="24"/>
          <w:lang w:eastAsia="id-ID"/>
        </w:rPr>
        <w:t xml:space="preserve"> 37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26.7</w:t>
      </w:r>
      <w:r w:rsidRPr="00897A3F">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ither agree or disagree</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80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58.5</w:t>
      </w:r>
      <w:r w:rsidRPr="00897A3F">
        <w:rPr>
          <w:rFonts w:ascii="Times New Roman" w:eastAsia="Times New Roman" w:hAnsi="Times New Roman"/>
          <w:sz w:val="24"/>
          <w:szCs w:val="24"/>
          <w:lang w:eastAsia="id-ID"/>
        </w:rPr>
        <w:t>%) said “agree”,</w:t>
      </w:r>
      <w:r>
        <w:rPr>
          <w:rFonts w:ascii="Times New Roman" w:eastAsia="Times New Roman" w:hAnsi="Times New Roman"/>
          <w:sz w:val="24"/>
          <w:szCs w:val="24"/>
          <w:lang w:eastAsia="id-ID"/>
        </w:rPr>
        <w:t xml:space="preserve"> 9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6.7</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 xml:space="preserve">completely </w:t>
      </w:r>
      <w:r w:rsidRPr="00897A3F">
        <w:rPr>
          <w:rFonts w:ascii="Times New Roman" w:eastAsia="Times New Roman" w:hAnsi="Times New Roman"/>
          <w:sz w:val="24"/>
          <w:szCs w:val="24"/>
          <w:lang w:eastAsia="id-ID"/>
        </w:rPr>
        <w:t>agree</w:t>
      </w:r>
      <w:r>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 xml:space="preserve">The researcher can conclude that most students felt ChatGPT contributed to their creativity in writing and enhanced their creative thinking. However, 26.7% of students remained neutral, and a small percentage disagreed. This suggests that while </w:t>
      </w:r>
      <w:r w:rsidR="008F03EA" w:rsidRPr="008F03EA">
        <w:rPr>
          <w:rFonts w:ascii="Times New Roman" w:eastAsia="Times New Roman" w:hAnsi="Times New Roman"/>
          <w:sz w:val="24"/>
          <w:szCs w:val="24"/>
          <w:lang w:eastAsia="id-ID"/>
        </w:rPr>
        <w:lastRenderedPageBreak/>
        <w:t>ChatGPT is generally perceived as helpful in fostering creativity, some students may not fully depend on it for generating ideas</w:t>
      </w:r>
    </w:p>
    <w:p w14:paraId="385951C3" w14:textId="5F2ABD52" w:rsidR="00785308" w:rsidRPr="003A02F8" w:rsidRDefault="00785308" w:rsidP="003A02F8">
      <w:pPr>
        <w:numPr>
          <w:ilvl w:val="0"/>
          <w:numId w:val="6"/>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contributes in writing skill, it </w:t>
      </w:r>
      <w:r w:rsidRPr="00897A3F">
        <w:rPr>
          <w:rFonts w:ascii="Times New Roman" w:eastAsia="Times New Roman" w:hAnsi="Times New Roman"/>
          <w:sz w:val="24"/>
          <w:szCs w:val="24"/>
          <w:lang w:eastAsia="id-ID"/>
        </w:rPr>
        <w:t>showed that</w:t>
      </w:r>
      <w:r>
        <w:rPr>
          <w:rFonts w:ascii="Times New Roman" w:eastAsia="Times New Roman" w:hAnsi="Times New Roman"/>
          <w:sz w:val="24"/>
          <w:szCs w:val="24"/>
          <w:lang w:eastAsia="id-ID"/>
        </w:rPr>
        <w:t xml:space="preserve"> 5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3.6</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not very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19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13.8</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slightly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53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39.1</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somewhat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57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42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very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2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1.4</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extremely helpful”.</w:t>
      </w:r>
      <w:r w:rsidR="008F03EA">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The researcher can conclude that ChatGPT was generally perceived as beneficial for developing writing skills, although the level of impact varied among students. About 42% of students found it very helpful, while 39.1% considered it somewhat helpful. A smaller portion viewed it as only slightly or extremely helpful. This indicates that while ChatGPT supports the improvement of writing skills, its effectiveness may vary depending on individual usage habits and learning preferences</w:t>
      </w:r>
      <w:r w:rsidRPr="00507EE9">
        <w:rPr>
          <w:rFonts w:ascii="Times New Roman" w:eastAsia="Times New Roman" w:hAnsi="Times New Roman"/>
          <w:sz w:val="24"/>
          <w:szCs w:val="24"/>
          <w:lang w:eastAsia="id-ID"/>
        </w:rPr>
        <w:t>.</w:t>
      </w:r>
    </w:p>
    <w:p w14:paraId="55A283B9" w14:textId="00BB1034" w:rsidR="00785308" w:rsidRPr="003A02F8" w:rsidRDefault="00785308" w:rsidP="003A02F8">
      <w:pPr>
        <w:spacing w:before="240"/>
        <w:ind w:right="160"/>
        <w:rPr>
          <w:rFonts w:ascii="Times New Roman" w:hAnsi="Times New Roman"/>
          <w:sz w:val="24"/>
          <w:szCs w:val="24"/>
        </w:rPr>
      </w:pPr>
      <w:commentRangeStart w:id="85"/>
      <w:r w:rsidRPr="003A02F8">
        <w:rPr>
          <w:rFonts w:ascii="Times New Roman" w:hAnsi="Times New Roman"/>
          <w:i/>
          <w:iCs/>
          <w:sz w:val="24"/>
          <w:szCs w:val="24"/>
        </w:rPr>
        <w:t xml:space="preserve">Table </w:t>
      </w:r>
      <w:r w:rsidR="00782BC2">
        <w:rPr>
          <w:rFonts w:ascii="Times New Roman" w:hAnsi="Times New Roman"/>
          <w:i/>
          <w:iCs/>
          <w:sz w:val="24"/>
          <w:szCs w:val="24"/>
        </w:rPr>
        <w:t>4</w:t>
      </w:r>
      <w:r w:rsidRPr="003A02F8">
        <w:rPr>
          <w:rFonts w:ascii="Times New Roman" w:hAnsi="Times New Roman"/>
          <w:sz w:val="24"/>
          <w:szCs w:val="24"/>
        </w:rPr>
        <w:t>. Reliability and Accuracy of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1542"/>
        <w:gridCol w:w="1061"/>
        <w:gridCol w:w="1145"/>
        <w:gridCol w:w="4320"/>
      </w:tblGrid>
      <w:tr w:rsidR="003A02F8" w:rsidRPr="003A02F8" w14:paraId="60C23C82" w14:textId="77777777" w:rsidTr="00FE4B69">
        <w:trPr>
          <w:trHeight w:val="233"/>
        </w:trPr>
        <w:tc>
          <w:tcPr>
            <w:tcW w:w="482" w:type="dxa"/>
            <w:shd w:val="clear" w:color="auto" w:fill="auto"/>
          </w:tcPr>
          <w:p w14:paraId="56A440E6"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42" w:type="dxa"/>
            <w:shd w:val="clear" w:color="auto" w:fill="auto"/>
          </w:tcPr>
          <w:p w14:paraId="765A9895"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61" w:type="dxa"/>
            <w:shd w:val="clear" w:color="auto" w:fill="auto"/>
          </w:tcPr>
          <w:p w14:paraId="0C9C94F4"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145" w:type="dxa"/>
            <w:shd w:val="clear" w:color="auto" w:fill="auto"/>
          </w:tcPr>
          <w:p w14:paraId="6E0AFBD3"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Percentage </w:t>
            </w:r>
          </w:p>
        </w:tc>
        <w:tc>
          <w:tcPr>
            <w:tcW w:w="4320" w:type="dxa"/>
            <w:shd w:val="clear" w:color="auto" w:fill="auto"/>
          </w:tcPr>
          <w:p w14:paraId="366BCDC8"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3A02F8" w:rsidRPr="003A02F8" w14:paraId="0F141351" w14:textId="77777777" w:rsidTr="00B0118F">
        <w:tc>
          <w:tcPr>
            <w:tcW w:w="482" w:type="dxa"/>
            <w:shd w:val="clear" w:color="auto" w:fill="auto"/>
            <w:vAlign w:val="center"/>
          </w:tcPr>
          <w:p w14:paraId="169832A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p w14:paraId="67DCDC74" w14:textId="77777777" w:rsidR="00785308" w:rsidRPr="003A02F8" w:rsidRDefault="00785308" w:rsidP="00356AB5">
            <w:pPr>
              <w:jc w:val="center"/>
              <w:rPr>
                <w:rFonts w:ascii="Times New Roman" w:eastAsia="Times New Roman" w:hAnsi="Times New Roman"/>
                <w:sz w:val="20"/>
                <w:szCs w:val="20"/>
                <w:lang w:eastAsia="id-ID"/>
              </w:rPr>
            </w:pPr>
          </w:p>
          <w:p w14:paraId="1F024488" w14:textId="77777777" w:rsidR="00785308" w:rsidRPr="003A02F8" w:rsidRDefault="00785308" w:rsidP="00356AB5">
            <w:pPr>
              <w:jc w:val="center"/>
              <w:rPr>
                <w:rFonts w:ascii="Times New Roman" w:eastAsia="Times New Roman" w:hAnsi="Times New Roman"/>
                <w:sz w:val="20"/>
                <w:szCs w:val="20"/>
                <w:lang w:eastAsia="id-ID"/>
              </w:rPr>
            </w:pPr>
          </w:p>
          <w:p w14:paraId="350BC895"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F82DFBB" w14:textId="7E2A570D"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as a Reliable Tool in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Writing English</w:t>
            </w:r>
          </w:p>
        </w:tc>
        <w:tc>
          <w:tcPr>
            <w:tcW w:w="1061" w:type="dxa"/>
            <w:shd w:val="clear" w:color="auto" w:fill="auto"/>
            <w:vAlign w:val="center"/>
          </w:tcPr>
          <w:p w14:paraId="6ACDDA9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84</w:t>
            </w:r>
          </w:p>
        </w:tc>
        <w:tc>
          <w:tcPr>
            <w:tcW w:w="1145" w:type="dxa"/>
            <w:shd w:val="clear" w:color="auto" w:fill="auto"/>
            <w:vAlign w:val="center"/>
          </w:tcPr>
          <w:p w14:paraId="764845B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60.9%</w:t>
            </w:r>
          </w:p>
        </w:tc>
        <w:tc>
          <w:tcPr>
            <w:tcW w:w="4320" w:type="dxa"/>
            <w:shd w:val="clear" w:color="auto" w:fill="auto"/>
          </w:tcPr>
          <w:p w14:paraId="4DA6B254"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a reliable tool in English writing activities, especially in the aspects of grammar correction, idea development, improvement of sentence structure, and vocabulary expansion. ChatGPT helps speed up the writing process by providing clear and structured suggestions, saving time in drafting texts.</w:t>
            </w:r>
          </w:p>
        </w:tc>
      </w:tr>
      <w:tr w:rsidR="003A02F8" w:rsidRPr="003A02F8" w14:paraId="15A32517" w14:textId="77777777" w:rsidTr="003160AE">
        <w:trPr>
          <w:trHeight w:val="1106"/>
        </w:trPr>
        <w:tc>
          <w:tcPr>
            <w:tcW w:w="482" w:type="dxa"/>
            <w:shd w:val="clear" w:color="auto" w:fill="auto"/>
            <w:vAlign w:val="center"/>
          </w:tcPr>
          <w:p w14:paraId="5A68D065" w14:textId="11C12E44"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42" w:type="dxa"/>
            <w:shd w:val="clear" w:color="auto" w:fill="auto"/>
            <w:vAlign w:val="center"/>
          </w:tcPr>
          <w:p w14:paraId="29075121" w14:textId="6E186079"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Information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Accuracy i</w:t>
            </w:r>
            <w:r w:rsidR="003A02F8">
              <w:rPr>
                <w:rFonts w:ascii="Times New Roman" w:eastAsia="Times New Roman" w:hAnsi="Times New Roman"/>
                <w:sz w:val="20"/>
                <w:szCs w:val="20"/>
                <w:lang w:val="en-US" w:eastAsia="id-ID"/>
              </w:rPr>
              <w:t xml:space="preserve">n </w:t>
            </w:r>
            <w:r w:rsidRPr="003A02F8">
              <w:rPr>
                <w:rFonts w:ascii="Times New Roman" w:eastAsia="Times New Roman" w:hAnsi="Times New Roman"/>
                <w:sz w:val="20"/>
                <w:szCs w:val="20"/>
                <w:lang w:eastAsia="id-ID"/>
              </w:rPr>
              <w:t>English Writing Learning</w:t>
            </w:r>
          </w:p>
        </w:tc>
        <w:tc>
          <w:tcPr>
            <w:tcW w:w="1061" w:type="dxa"/>
            <w:shd w:val="clear" w:color="auto" w:fill="auto"/>
            <w:vAlign w:val="center"/>
          </w:tcPr>
          <w:p w14:paraId="18C031F0"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74</w:t>
            </w:r>
          </w:p>
        </w:tc>
        <w:tc>
          <w:tcPr>
            <w:tcW w:w="1145" w:type="dxa"/>
            <w:shd w:val="clear" w:color="auto" w:fill="auto"/>
            <w:vAlign w:val="center"/>
          </w:tcPr>
          <w:p w14:paraId="20487A96"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53.6%</w:t>
            </w:r>
          </w:p>
        </w:tc>
        <w:tc>
          <w:tcPr>
            <w:tcW w:w="4320" w:type="dxa"/>
            <w:shd w:val="clear" w:color="auto" w:fill="auto"/>
            <w:vAlign w:val="center"/>
          </w:tcPr>
          <w:p w14:paraId="1793A164" w14:textId="52E040FE" w:rsidR="00785308" w:rsidRPr="003A02F8" w:rsidRDefault="00785308" w:rsidP="003160AE">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Although ChatGPT provides writing assistance, such as grammar correction and writing ideas, sometimes the answers generated are inaccurate, </w:t>
            </w:r>
            <w:del w:id="86" w:author="Asus" w:date="2025-05-11T10:12:00Z" w16du:dateUtc="2025-05-11T03:12:00Z">
              <w:r w:rsidRPr="003A02F8" w:rsidDel="00EE1A51">
                <w:rPr>
                  <w:rFonts w:ascii="Times New Roman" w:eastAsia="Times New Roman" w:hAnsi="Times New Roman"/>
                  <w:sz w:val="20"/>
                  <w:szCs w:val="20"/>
                  <w:lang w:eastAsia="id-ID"/>
                </w:rPr>
                <w:delText>non-specific</w:delText>
              </w:r>
            </w:del>
            <w:ins w:id="87" w:author="Asus" w:date="2025-05-11T10:12:00Z" w16du:dateUtc="2025-05-11T03:12:00Z">
              <w:r w:rsidR="00EE1A51">
                <w:rPr>
                  <w:rFonts w:ascii="Times New Roman" w:eastAsia="Times New Roman" w:hAnsi="Times New Roman"/>
                  <w:sz w:val="20"/>
                  <w:szCs w:val="20"/>
                  <w:lang w:eastAsia="id-ID"/>
                </w:rPr>
                <w:t>nonspecific</w:t>
              </w:r>
            </w:ins>
            <w:r w:rsidRPr="003A02F8">
              <w:rPr>
                <w:rFonts w:ascii="Times New Roman" w:eastAsia="Times New Roman" w:hAnsi="Times New Roman"/>
                <w:sz w:val="20"/>
                <w:szCs w:val="20"/>
                <w:lang w:eastAsia="id-ID"/>
              </w:rPr>
              <w:t>, or need to be double-checked.</w:t>
            </w:r>
          </w:p>
        </w:tc>
      </w:tr>
      <w:tr w:rsidR="003A02F8" w:rsidRPr="003A02F8" w14:paraId="36BF65C6" w14:textId="77777777" w:rsidTr="00B0118F">
        <w:tc>
          <w:tcPr>
            <w:tcW w:w="482" w:type="dxa"/>
            <w:shd w:val="clear" w:color="auto" w:fill="auto"/>
            <w:vAlign w:val="center"/>
          </w:tcPr>
          <w:p w14:paraId="2ED299D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3</w:t>
            </w:r>
          </w:p>
          <w:p w14:paraId="606435E0" w14:textId="77777777" w:rsidR="00785308" w:rsidRPr="003A02F8" w:rsidRDefault="00785308" w:rsidP="00356AB5">
            <w:pPr>
              <w:jc w:val="center"/>
              <w:rPr>
                <w:rFonts w:ascii="Times New Roman" w:eastAsia="Times New Roman" w:hAnsi="Times New Roman"/>
                <w:sz w:val="20"/>
                <w:szCs w:val="20"/>
                <w:lang w:eastAsia="id-ID"/>
              </w:rPr>
            </w:pPr>
          </w:p>
          <w:p w14:paraId="7F73C6BC"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6D67874" w14:textId="25158932"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Accuracy of ChatGPT Solutions</w:t>
            </w:r>
          </w:p>
        </w:tc>
        <w:tc>
          <w:tcPr>
            <w:tcW w:w="1061" w:type="dxa"/>
            <w:shd w:val="clear" w:color="auto" w:fill="auto"/>
            <w:vAlign w:val="center"/>
          </w:tcPr>
          <w:p w14:paraId="2CD7D93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107</w:t>
            </w:r>
          </w:p>
        </w:tc>
        <w:tc>
          <w:tcPr>
            <w:tcW w:w="1145" w:type="dxa"/>
            <w:shd w:val="clear" w:color="auto" w:fill="auto"/>
            <w:vAlign w:val="center"/>
          </w:tcPr>
          <w:p w14:paraId="6FB54CC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77.5%</w:t>
            </w:r>
          </w:p>
        </w:tc>
        <w:tc>
          <w:tcPr>
            <w:tcW w:w="4320" w:type="dxa"/>
            <w:shd w:val="clear" w:color="auto" w:fill="auto"/>
          </w:tcPr>
          <w:p w14:paraId="1950404C"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Most students find it accurate and useful, especially in writing and troubleshooting, as long as the prompt is clear. However, there are those who feel that the answers are sometimes irrelevant or need to be reverified.</w:t>
            </w:r>
          </w:p>
        </w:tc>
      </w:tr>
    </w:tbl>
    <w:commentRangeEnd w:id="85"/>
    <w:p w14:paraId="6AAE3DB7" w14:textId="20BAD124" w:rsidR="00785308" w:rsidRPr="00F341D0" w:rsidRDefault="00524839" w:rsidP="003A02F8">
      <w:pPr>
        <w:numPr>
          <w:ilvl w:val="0"/>
          <w:numId w:val="7"/>
        </w:numPr>
        <w:spacing w:before="240"/>
        <w:ind w:left="426" w:hanging="426"/>
        <w:jc w:val="both"/>
        <w:rPr>
          <w:rFonts w:ascii="Times New Roman" w:eastAsia="Times New Roman" w:hAnsi="Times New Roman"/>
          <w:sz w:val="24"/>
          <w:szCs w:val="24"/>
          <w:lang w:eastAsia="id-ID"/>
        </w:rPr>
      </w:pPr>
      <w:r>
        <w:rPr>
          <w:rStyle w:val="CommentReference"/>
          <w:rFonts w:ascii="Times New Roman" w:eastAsia="Times New Roman" w:hAnsi="Times New Roman"/>
          <w:lang w:val="en-US"/>
        </w:rPr>
        <w:commentReference w:id="85"/>
      </w:r>
      <w:r w:rsidR="00785308" w:rsidRPr="00F341D0">
        <w:rPr>
          <w:rFonts w:ascii="Times New Roman" w:eastAsia="Times New Roman" w:hAnsi="Times New Roman"/>
          <w:sz w:val="24"/>
          <w:szCs w:val="24"/>
          <w:lang w:eastAsia="id-ID"/>
        </w:rPr>
        <w:t xml:space="preserve">In the </w:t>
      </w:r>
      <w:del w:id="88" w:author="Asus" w:date="2025-05-11T10:12:00Z" w16du:dateUtc="2025-05-11T03:12:00Z">
        <w:r w:rsidR="00785308" w:rsidRPr="00F341D0" w:rsidDel="00EE1A51">
          <w:rPr>
            <w:rFonts w:ascii="Times New Roman" w:eastAsia="Times New Roman" w:hAnsi="Times New Roman"/>
            <w:sz w:val="24"/>
            <w:szCs w:val="24"/>
            <w:lang w:eastAsia="id-ID"/>
          </w:rPr>
          <w:delText xml:space="preserve">term </w:delText>
        </w:r>
      </w:del>
      <w:ins w:id="89" w:author="Asus" w:date="2025-05-11T10:12:00Z" w16du:dateUtc="2025-05-11T03:12:00Z">
        <w:r w:rsidR="00EE1A51">
          <w:rPr>
            <w:rFonts w:ascii="Times New Roman" w:eastAsia="Times New Roman" w:hAnsi="Times New Roman"/>
            <w:sz w:val="24"/>
            <w:szCs w:val="24"/>
            <w:lang w:eastAsia="id-ID"/>
          </w:rPr>
          <w:t>terms</w:t>
        </w:r>
        <w:r w:rsidR="00EE1A51" w:rsidRPr="00F341D0">
          <w:rPr>
            <w:rFonts w:ascii="Times New Roman" w:eastAsia="Times New Roman" w:hAnsi="Times New Roman"/>
            <w:sz w:val="24"/>
            <w:szCs w:val="24"/>
            <w:lang w:eastAsia="id-ID"/>
          </w:rPr>
          <w:t xml:space="preserve"> </w:t>
        </w:r>
      </w:ins>
      <w:r w:rsidR="00785308" w:rsidRPr="00F341D0">
        <w:rPr>
          <w:rFonts w:ascii="Times New Roman" w:eastAsia="Times New Roman" w:hAnsi="Times New Roman"/>
          <w:sz w:val="24"/>
          <w:szCs w:val="24"/>
          <w:lang w:eastAsia="id-ID"/>
        </w:rPr>
        <w:t xml:space="preserve">of </w:t>
      </w:r>
      <w:r w:rsidR="00785308">
        <w:rPr>
          <w:rFonts w:ascii="Times New Roman" w:eastAsia="Times New Roman" w:hAnsi="Times New Roman"/>
          <w:sz w:val="24"/>
          <w:szCs w:val="24"/>
          <w:lang w:eastAsia="id-ID"/>
        </w:rPr>
        <w:t>ChatGPT</w:t>
      </w:r>
      <w:r w:rsidR="00785308" w:rsidRPr="00F341D0">
        <w:rPr>
          <w:rFonts w:ascii="Times New Roman" w:eastAsia="Times New Roman" w:hAnsi="Times New Roman"/>
          <w:sz w:val="24"/>
          <w:szCs w:val="24"/>
          <w:lang w:eastAsia="id-ID"/>
        </w:rPr>
        <w:t xml:space="preserve"> as a reliable tool in writing </w:t>
      </w:r>
      <w:del w:id="90" w:author="Asus" w:date="2025-05-07T10:49:00Z" w16du:dateUtc="2025-05-07T03:49:00Z">
        <w:r w:rsidR="00785308" w:rsidRPr="00F341D0" w:rsidDel="008D421A">
          <w:rPr>
            <w:rFonts w:ascii="Times New Roman" w:eastAsia="Times New Roman" w:hAnsi="Times New Roman"/>
            <w:sz w:val="24"/>
            <w:szCs w:val="24"/>
            <w:lang w:eastAsia="id-ID"/>
          </w:rPr>
          <w:delText xml:space="preserve">english </w:delText>
        </w:r>
      </w:del>
      <w:ins w:id="91" w:author="Asus" w:date="2025-05-07T10:49:00Z" w16du:dateUtc="2025-05-07T03:49:00Z">
        <w:r w:rsidR="008D421A">
          <w:rPr>
            <w:rFonts w:ascii="Times New Roman" w:eastAsia="Times New Roman" w:hAnsi="Times New Roman"/>
            <w:sz w:val="24"/>
            <w:szCs w:val="24"/>
            <w:lang w:eastAsia="id-ID"/>
          </w:rPr>
          <w:t>English</w:t>
        </w:r>
        <w:r w:rsidR="008D421A" w:rsidRPr="00F341D0">
          <w:rPr>
            <w:rFonts w:ascii="Times New Roman" w:eastAsia="Times New Roman" w:hAnsi="Times New Roman"/>
            <w:sz w:val="24"/>
            <w:szCs w:val="24"/>
            <w:lang w:eastAsia="id-ID"/>
          </w:rPr>
          <w:t xml:space="preserve"> </w:t>
        </w:r>
      </w:ins>
      <w:r w:rsidR="00785308" w:rsidRPr="00F341D0">
        <w:rPr>
          <w:rFonts w:ascii="Times New Roman" w:eastAsia="Times New Roman" w:hAnsi="Times New Roman"/>
          <w:sz w:val="24"/>
          <w:szCs w:val="24"/>
          <w:lang w:eastAsia="id-ID"/>
        </w:rPr>
        <w:t>(84 students/ 60</w:t>
      </w:r>
      <w:r w:rsidR="00785308">
        <w:rPr>
          <w:rFonts w:ascii="Times New Roman" w:eastAsia="Times New Roman" w:hAnsi="Times New Roman"/>
          <w:sz w:val="24"/>
          <w:szCs w:val="24"/>
          <w:lang w:eastAsia="id-ID"/>
        </w:rPr>
        <w:t>.</w:t>
      </w:r>
      <w:r w:rsidR="00785308" w:rsidRPr="00F341D0">
        <w:rPr>
          <w:rFonts w:ascii="Times New Roman" w:eastAsia="Times New Roman" w:hAnsi="Times New Roman"/>
          <w:sz w:val="24"/>
          <w:szCs w:val="24"/>
          <w:lang w:eastAsia="id-ID"/>
        </w:rPr>
        <w:t>9%)</w:t>
      </w:r>
      <w:r w:rsidR="00785308">
        <w:rPr>
          <w:rFonts w:ascii="Times New Roman" w:eastAsia="Times New Roman" w:hAnsi="Times New Roman"/>
          <w:sz w:val="24"/>
          <w:szCs w:val="24"/>
          <w:lang w:eastAsia="id-ID"/>
        </w:rPr>
        <w:t xml:space="preserve">, </w:t>
      </w:r>
      <w:r w:rsidR="00785308" w:rsidRPr="00F341D0">
        <w:rPr>
          <w:rFonts w:ascii="Times New Roman" w:eastAsia="Times New Roman" w:hAnsi="Times New Roman"/>
          <w:sz w:val="24"/>
          <w:szCs w:val="24"/>
          <w:lang w:eastAsia="id-ID"/>
        </w:rPr>
        <w:t xml:space="preserve">students consider </w:t>
      </w:r>
      <w:r w:rsidR="00785308">
        <w:rPr>
          <w:rFonts w:ascii="Times New Roman" w:eastAsia="Times New Roman" w:hAnsi="Times New Roman"/>
          <w:sz w:val="24"/>
          <w:szCs w:val="24"/>
          <w:lang w:eastAsia="id-ID"/>
        </w:rPr>
        <w:t>ChatGPT</w:t>
      </w:r>
      <w:r w:rsidR="00785308" w:rsidRPr="00F341D0">
        <w:rPr>
          <w:rFonts w:ascii="Times New Roman" w:eastAsia="Times New Roman" w:hAnsi="Times New Roman"/>
          <w:sz w:val="24"/>
          <w:szCs w:val="24"/>
          <w:lang w:eastAsia="id-ID"/>
        </w:rPr>
        <w:t xml:space="preserve"> to be a reliable tool in writing English. </w:t>
      </w:r>
      <w:r w:rsidR="008F03EA" w:rsidRPr="008F03EA">
        <w:rPr>
          <w:rFonts w:ascii="Times New Roman" w:eastAsia="Times New Roman" w:hAnsi="Times New Roman"/>
          <w:sz w:val="24"/>
          <w:szCs w:val="24"/>
          <w:lang w:eastAsia="id-ID"/>
        </w:rPr>
        <w:t>Students recognized the advantages of grammar correction, idea generation, sentence structure improvement, and vocabulary enhancement. ChatGPT’s ability to deliver fast and well-organized guidance also helped them save time during the writing process.</w:t>
      </w:r>
    </w:p>
    <w:p w14:paraId="398286C6" w14:textId="435475B0"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w:t>
      </w:r>
      <w:del w:id="92" w:author="Asus" w:date="2025-05-11T10:12:00Z" w16du:dateUtc="2025-05-11T03:12:00Z">
        <w:r w:rsidDel="00EE1A51">
          <w:rPr>
            <w:rFonts w:ascii="Times New Roman" w:eastAsia="Times New Roman" w:hAnsi="Times New Roman"/>
            <w:sz w:val="24"/>
            <w:szCs w:val="24"/>
            <w:lang w:eastAsia="id-ID"/>
          </w:rPr>
          <w:delText xml:space="preserve">term </w:delText>
        </w:r>
      </w:del>
      <w:ins w:id="93" w:author="Asus" w:date="2025-05-11T10:12:00Z" w16du:dateUtc="2025-05-11T03:12:00Z">
        <w:r w:rsidR="00EE1A51">
          <w:rPr>
            <w:rFonts w:ascii="Times New Roman" w:eastAsia="Times New Roman" w:hAnsi="Times New Roman"/>
            <w:sz w:val="24"/>
            <w:szCs w:val="24"/>
            <w:lang w:eastAsia="id-ID"/>
          </w:rPr>
          <w:t>terms</w:t>
        </w:r>
        <w:r w:rsidR="00EE1A51">
          <w:rPr>
            <w:rFonts w:ascii="Times New Roman" w:eastAsia="Times New Roman" w:hAnsi="Times New Roman"/>
            <w:sz w:val="24"/>
            <w:szCs w:val="24"/>
            <w:lang w:eastAsia="id-ID"/>
          </w:rPr>
          <w:t xml:space="preserve"> </w:t>
        </w:r>
      </w:ins>
      <w:r>
        <w:rPr>
          <w:rFonts w:ascii="Times New Roman" w:eastAsia="Times New Roman" w:hAnsi="Times New Roman"/>
          <w:sz w:val="24"/>
          <w:szCs w:val="24"/>
          <w:lang w:eastAsia="id-ID"/>
        </w:rPr>
        <w:t>of ChatGPT</w:t>
      </w:r>
      <w:r w:rsidRPr="00FB4F68">
        <w:rPr>
          <w:rFonts w:ascii="Times New Roman" w:eastAsia="Times New Roman" w:hAnsi="Times New Roman"/>
          <w:sz w:val="24"/>
          <w:szCs w:val="24"/>
          <w:lang w:eastAsia="id-ID"/>
        </w:rPr>
        <w:t xml:space="preserve"> information accuracy in </w:t>
      </w:r>
      <w:del w:id="94" w:author="Asus" w:date="2025-05-07T10:49:00Z" w16du:dateUtc="2025-05-07T03:49:00Z">
        <w:r w:rsidRPr="00FB4F68" w:rsidDel="008D421A">
          <w:rPr>
            <w:rFonts w:ascii="Times New Roman" w:eastAsia="Times New Roman" w:hAnsi="Times New Roman"/>
            <w:sz w:val="24"/>
            <w:szCs w:val="24"/>
            <w:lang w:eastAsia="id-ID"/>
          </w:rPr>
          <w:delText xml:space="preserve">english </w:delText>
        </w:r>
      </w:del>
      <w:ins w:id="95" w:author="Asus" w:date="2025-05-07T10:49:00Z" w16du:dateUtc="2025-05-07T03:49:00Z">
        <w:r w:rsidR="008D421A">
          <w:rPr>
            <w:rFonts w:ascii="Times New Roman" w:eastAsia="Times New Roman" w:hAnsi="Times New Roman"/>
            <w:sz w:val="24"/>
            <w:szCs w:val="24"/>
            <w:lang w:eastAsia="id-ID"/>
          </w:rPr>
          <w:t>English</w:t>
        </w:r>
        <w:r w:rsidR="008D421A" w:rsidRPr="00FB4F68">
          <w:rPr>
            <w:rFonts w:ascii="Times New Roman" w:eastAsia="Times New Roman" w:hAnsi="Times New Roman"/>
            <w:sz w:val="24"/>
            <w:szCs w:val="24"/>
            <w:lang w:eastAsia="id-ID"/>
          </w:rPr>
          <w:t xml:space="preserve"> </w:t>
        </w:r>
      </w:ins>
      <w:r w:rsidRPr="00FB4F68">
        <w:rPr>
          <w:rFonts w:ascii="Times New Roman" w:eastAsia="Times New Roman" w:hAnsi="Times New Roman"/>
          <w:sz w:val="24"/>
          <w:szCs w:val="24"/>
          <w:lang w:eastAsia="id-ID"/>
        </w:rPr>
        <w:t>writing learning (74 students/ 53</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6%)</w:t>
      </w:r>
      <w:r>
        <w:rPr>
          <w:rFonts w:ascii="Times New Roman" w:eastAsia="Times New Roman" w:hAnsi="Times New Roman"/>
          <w:sz w:val="24"/>
          <w:szCs w:val="24"/>
          <w:lang w:eastAsia="id-ID"/>
        </w:rPr>
        <w:t xml:space="preserve"> </w:t>
      </w:r>
      <w:del w:id="96" w:author="Asus" w:date="2025-05-07T10:49:00Z" w16du:dateUtc="2025-05-07T03:49:00Z">
        <w:r w:rsidR="00782BC2" w:rsidRPr="00782BC2" w:rsidDel="008D421A">
          <w:rPr>
            <w:rFonts w:ascii="Times New Roman" w:eastAsia="Times New Roman" w:hAnsi="Times New Roman"/>
            <w:sz w:val="24"/>
            <w:szCs w:val="24"/>
            <w:lang w:eastAsia="id-ID"/>
          </w:rPr>
          <w:delText xml:space="preserve">The </w:delText>
        </w:r>
      </w:del>
      <w:ins w:id="97" w:author="Asus" w:date="2025-05-07T10:49:00Z" w16du:dateUtc="2025-05-07T03:49:00Z">
        <w:r w:rsidR="008D421A">
          <w:rPr>
            <w:rFonts w:ascii="Times New Roman" w:eastAsia="Times New Roman" w:hAnsi="Times New Roman"/>
            <w:sz w:val="24"/>
            <w:szCs w:val="24"/>
            <w:lang w:eastAsia="id-ID"/>
          </w:rPr>
          <w:t>the</w:t>
        </w:r>
        <w:r w:rsidR="008D421A" w:rsidRPr="00782BC2">
          <w:rPr>
            <w:rFonts w:ascii="Times New Roman" w:eastAsia="Times New Roman" w:hAnsi="Times New Roman"/>
            <w:sz w:val="24"/>
            <w:szCs w:val="24"/>
            <w:lang w:eastAsia="id-ID"/>
          </w:rPr>
          <w:t xml:space="preserve"> </w:t>
        </w:r>
      </w:ins>
      <w:r w:rsidR="00782BC2" w:rsidRPr="00782BC2">
        <w:rPr>
          <w:rFonts w:ascii="Times New Roman" w:eastAsia="Times New Roman" w:hAnsi="Times New Roman"/>
          <w:sz w:val="24"/>
          <w:szCs w:val="24"/>
          <w:lang w:eastAsia="id-ID"/>
        </w:rPr>
        <w:t>results showed that even though ChatGPT is helpful, students admitted its information is not always correct. Some answers are too general, unclear, or need to be verified. This shows that users need to think critically when using AI</w:t>
      </w:r>
      <w:r w:rsidRPr="00FB4F68">
        <w:rPr>
          <w:rFonts w:ascii="Times New Roman" w:eastAsia="Times New Roman" w:hAnsi="Times New Roman"/>
          <w:sz w:val="24"/>
          <w:szCs w:val="24"/>
          <w:lang w:eastAsia="id-ID"/>
        </w:rPr>
        <w:t>.</w:t>
      </w:r>
    </w:p>
    <w:p w14:paraId="5F7925FB" w14:textId="50EF4BF0"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sidRPr="00FB4F68">
        <w:rPr>
          <w:rFonts w:ascii="Times New Roman" w:eastAsia="Times New Roman" w:hAnsi="Times New Roman"/>
          <w:sz w:val="24"/>
          <w:szCs w:val="24"/>
          <w:lang w:eastAsia="id-ID"/>
        </w:rPr>
        <w:t xml:space="preserve">In the </w:t>
      </w:r>
      <w:del w:id="98" w:author="Asus" w:date="2025-05-11T10:12:00Z" w16du:dateUtc="2025-05-11T03:12:00Z">
        <w:r w:rsidRPr="00FB4F68" w:rsidDel="00EE1A51">
          <w:rPr>
            <w:rFonts w:ascii="Times New Roman" w:eastAsia="Times New Roman" w:hAnsi="Times New Roman"/>
            <w:sz w:val="24"/>
            <w:szCs w:val="24"/>
            <w:lang w:eastAsia="id-ID"/>
          </w:rPr>
          <w:delText xml:space="preserve">term </w:delText>
        </w:r>
      </w:del>
      <w:ins w:id="99" w:author="Asus" w:date="2025-05-11T10:12:00Z" w16du:dateUtc="2025-05-11T03:12:00Z">
        <w:r w:rsidR="00EE1A51">
          <w:rPr>
            <w:rFonts w:ascii="Times New Roman" w:eastAsia="Times New Roman" w:hAnsi="Times New Roman"/>
            <w:sz w:val="24"/>
            <w:szCs w:val="24"/>
            <w:lang w:eastAsia="id-ID"/>
          </w:rPr>
          <w:t>terms</w:t>
        </w:r>
        <w:r w:rsidR="00EE1A51" w:rsidRPr="00FB4F68">
          <w:rPr>
            <w:rFonts w:ascii="Times New Roman" w:eastAsia="Times New Roman" w:hAnsi="Times New Roman"/>
            <w:sz w:val="24"/>
            <w:szCs w:val="24"/>
            <w:lang w:eastAsia="id-ID"/>
          </w:rPr>
          <w:t xml:space="preserve"> </w:t>
        </w:r>
      </w:ins>
      <w:r w:rsidRPr="00FB4F68">
        <w:rPr>
          <w:rFonts w:ascii="Times New Roman" w:eastAsia="Times New Roman" w:hAnsi="Times New Roman"/>
          <w:sz w:val="24"/>
          <w:szCs w:val="24"/>
          <w:lang w:eastAsia="id-ID"/>
        </w:rPr>
        <w:t xml:space="preserve">of </w:t>
      </w:r>
      <w:ins w:id="100" w:author="Asus" w:date="2025-05-07T10:49:00Z" w16du:dateUtc="2025-05-07T03:49:00Z">
        <w:r w:rsidR="008D421A">
          <w:rPr>
            <w:rFonts w:ascii="Times New Roman" w:eastAsia="Times New Roman" w:hAnsi="Times New Roman"/>
            <w:sz w:val="24"/>
            <w:szCs w:val="24"/>
            <w:lang w:eastAsia="id-ID"/>
          </w:rPr>
          <w:t xml:space="preserve">the </w:t>
        </w:r>
      </w:ins>
      <w:r w:rsidRPr="00FB4F68">
        <w:rPr>
          <w:rFonts w:ascii="Times New Roman" w:eastAsia="Times New Roman" w:hAnsi="Times New Roman"/>
          <w:sz w:val="24"/>
          <w:szCs w:val="24"/>
          <w:lang w:eastAsia="id-ID"/>
        </w:rPr>
        <w:t xml:space="preserve">accuracy of </w:t>
      </w:r>
      <w:r>
        <w:rPr>
          <w:rFonts w:ascii="Times New Roman" w:eastAsia="Times New Roman" w:hAnsi="Times New Roman"/>
          <w:sz w:val="24"/>
          <w:szCs w:val="24"/>
          <w:lang w:eastAsia="id-ID"/>
        </w:rPr>
        <w:t>ChatGPT</w:t>
      </w:r>
      <w:r w:rsidRPr="00FB4F68">
        <w:rPr>
          <w:rFonts w:ascii="Times New Roman" w:eastAsia="Times New Roman" w:hAnsi="Times New Roman"/>
          <w:sz w:val="24"/>
          <w:szCs w:val="24"/>
          <w:lang w:eastAsia="id-ID"/>
        </w:rPr>
        <w:t xml:space="preserve"> solutions (107 students/ 77</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5%)</w:t>
      </w:r>
      <w:r>
        <w:rPr>
          <w:rFonts w:ascii="Times New Roman" w:eastAsia="Times New Roman" w:hAnsi="Times New Roman"/>
          <w:sz w:val="24"/>
          <w:szCs w:val="24"/>
          <w:lang w:eastAsia="id-ID"/>
        </w:rPr>
        <w:t xml:space="preserve">, </w:t>
      </w:r>
      <w:r w:rsidR="00782BC2" w:rsidRPr="00782BC2">
        <w:rPr>
          <w:rFonts w:ascii="Times New Roman" w:eastAsia="Times New Roman" w:hAnsi="Times New Roman"/>
          <w:sz w:val="24"/>
          <w:szCs w:val="24"/>
          <w:lang w:eastAsia="id-ID"/>
        </w:rPr>
        <w:t>Students felt that the answers from ChatGPT were mostly accurate, especially when they gave clear instructions. However, some students still complained about getting irrelevant responses, showing that the quality of ChatGPT’s output largely depends on the quality of the input</w:t>
      </w:r>
      <w:r w:rsidRPr="00FB4F68">
        <w:rPr>
          <w:rFonts w:ascii="Times New Roman" w:eastAsia="Times New Roman" w:hAnsi="Times New Roman"/>
          <w:sz w:val="24"/>
          <w:szCs w:val="24"/>
          <w:lang w:eastAsia="id-ID"/>
        </w:rPr>
        <w:t>.</w:t>
      </w:r>
    </w:p>
    <w:p w14:paraId="45B2F609" w14:textId="4262419A" w:rsidR="00785308" w:rsidRDefault="00785308" w:rsidP="00E608D4">
      <w:pPr>
        <w:jc w:val="both"/>
        <w:rPr>
          <w:rFonts w:ascii="Times New Roman" w:hAnsi="Times New Roman"/>
          <w:b/>
          <w:bCs/>
          <w:sz w:val="24"/>
          <w:szCs w:val="24"/>
        </w:rPr>
      </w:pPr>
    </w:p>
    <w:p w14:paraId="1927A3A0" w14:textId="77777777" w:rsidR="00524839" w:rsidRDefault="00524839">
      <w:pPr>
        <w:rPr>
          <w:ins w:id="101" w:author="Asus" w:date="2025-05-08T07:12:00Z" w16du:dateUtc="2025-05-08T00:12:00Z"/>
          <w:rFonts w:ascii="Times New Roman" w:eastAsia="Times New Roman" w:hAnsi="Times New Roman"/>
          <w:i/>
          <w:iCs/>
          <w:sz w:val="24"/>
          <w:szCs w:val="24"/>
          <w:lang w:eastAsia="id-ID"/>
        </w:rPr>
      </w:pPr>
      <w:ins w:id="102" w:author="Asus" w:date="2025-05-08T07:12:00Z" w16du:dateUtc="2025-05-08T00:12:00Z">
        <w:r>
          <w:rPr>
            <w:rFonts w:ascii="Times New Roman" w:eastAsia="Times New Roman" w:hAnsi="Times New Roman"/>
            <w:i/>
            <w:iCs/>
            <w:sz w:val="24"/>
            <w:szCs w:val="24"/>
            <w:lang w:eastAsia="id-ID"/>
          </w:rPr>
          <w:br w:type="page"/>
        </w:r>
      </w:ins>
    </w:p>
    <w:p w14:paraId="7D9587AA" w14:textId="69A5CFF4" w:rsidR="00785308" w:rsidRPr="003A02F8" w:rsidRDefault="00785308" w:rsidP="003A02F8">
      <w:pPr>
        <w:rPr>
          <w:rFonts w:ascii="Times New Roman" w:eastAsia="Times New Roman" w:hAnsi="Times New Roman"/>
          <w:sz w:val="24"/>
          <w:szCs w:val="24"/>
          <w:lang w:eastAsia="id-ID"/>
        </w:rPr>
      </w:pPr>
      <w:r w:rsidRPr="003A02F8">
        <w:rPr>
          <w:rFonts w:ascii="Times New Roman" w:eastAsia="Times New Roman" w:hAnsi="Times New Roman"/>
          <w:i/>
          <w:iCs/>
          <w:sz w:val="24"/>
          <w:szCs w:val="24"/>
          <w:lang w:eastAsia="id-ID"/>
        </w:rPr>
        <w:lastRenderedPageBreak/>
        <w:t xml:space="preserve">Table </w:t>
      </w:r>
      <w:r w:rsidR="00782BC2">
        <w:rPr>
          <w:rFonts w:ascii="Times New Roman" w:eastAsia="Times New Roman" w:hAnsi="Times New Roman"/>
          <w:i/>
          <w:iCs/>
          <w:sz w:val="24"/>
          <w:szCs w:val="24"/>
          <w:lang w:eastAsia="id-ID"/>
        </w:rPr>
        <w:t>5</w:t>
      </w:r>
      <w:r w:rsidRPr="003A02F8">
        <w:rPr>
          <w:rFonts w:ascii="Times New Roman" w:eastAsia="Times New Roman" w:hAnsi="Times New Roman"/>
          <w:sz w:val="24"/>
          <w:szCs w:val="24"/>
          <w:lang w:eastAsia="id-ID"/>
        </w:rPr>
        <w:t xml:space="preserve">. </w:t>
      </w:r>
      <w:r w:rsidRPr="003A02F8">
        <w:rPr>
          <w:rFonts w:ascii="Times New Roman" w:hAnsi="Times New Roman"/>
          <w:sz w:val="24"/>
          <w:szCs w:val="24"/>
        </w:rPr>
        <w:t>Impact on Learning Goals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
        <w:gridCol w:w="1502"/>
        <w:gridCol w:w="1072"/>
        <w:gridCol w:w="1094"/>
        <w:gridCol w:w="4404"/>
      </w:tblGrid>
      <w:tr w:rsidR="00785308" w:rsidRPr="003A02F8" w14:paraId="17FC7077" w14:textId="77777777" w:rsidTr="00FE4B69">
        <w:trPr>
          <w:trHeight w:val="278"/>
        </w:trPr>
        <w:tc>
          <w:tcPr>
            <w:tcW w:w="478" w:type="dxa"/>
            <w:shd w:val="clear" w:color="auto" w:fill="auto"/>
          </w:tcPr>
          <w:p w14:paraId="6C828123"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02" w:type="dxa"/>
            <w:shd w:val="clear" w:color="auto" w:fill="auto"/>
          </w:tcPr>
          <w:p w14:paraId="65A109A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72" w:type="dxa"/>
            <w:shd w:val="clear" w:color="auto" w:fill="auto"/>
          </w:tcPr>
          <w:p w14:paraId="6DFB77AC"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094" w:type="dxa"/>
            <w:shd w:val="clear" w:color="auto" w:fill="auto"/>
          </w:tcPr>
          <w:p w14:paraId="632AE9EF"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Percentage</w:t>
            </w:r>
          </w:p>
        </w:tc>
        <w:tc>
          <w:tcPr>
            <w:tcW w:w="4404" w:type="dxa"/>
            <w:shd w:val="clear" w:color="auto" w:fill="auto"/>
          </w:tcPr>
          <w:p w14:paraId="005D57C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785308" w:rsidRPr="003A02F8" w14:paraId="3A0A5E10" w14:textId="77777777" w:rsidTr="00356AB5">
        <w:trPr>
          <w:trHeight w:val="881"/>
        </w:trPr>
        <w:tc>
          <w:tcPr>
            <w:tcW w:w="478" w:type="dxa"/>
            <w:shd w:val="clear" w:color="auto" w:fill="auto"/>
            <w:vAlign w:val="center"/>
          </w:tcPr>
          <w:p w14:paraId="2E2E4FC9" w14:textId="335C0E38"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tc>
        <w:tc>
          <w:tcPr>
            <w:tcW w:w="1502" w:type="dxa"/>
            <w:shd w:val="clear" w:color="auto" w:fill="auto"/>
          </w:tcPr>
          <w:p w14:paraId="41B7ADF5"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w:t>
            </w:r>
          </w:p>
          <w:p w14:paraId="3E9964F9"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impact on the </w:t>
            </w:r>
          </w:p>
          <w:p w14:paraId="6FB43C92" w14:textId="36647988"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learning writing </w:t>
            </w:r>
            <w:del w:id="103" w:author="Asus" w:date="2025-05-08T07:13:00Z" w16du:dateUtc="2025-05-08T00:13:00Z">
              <w:r w:rsidRPr="003A02F8" w:rsidDel="00524839">
                <w:rPr>
                  <w:rFonts w:ascii="Times New Roman" w:eastAsia="Times New Roman" w:hAnsi="Times New Roman"/>
                  <w:sz w:val="20"/>
                  <w:szCs w:val="20"/>
                  <w:lang w:eastAsia="id-ID"/>
                </w:rPr>
                <w:delText>calss</w:delText>
              </w:r>
            </w:del>
            <w:ins w:id="104" w:author="Asus" w:date="2025-05-08T07:13:00Z" w16du:dateUtc="2025-05-08T00:13:00Z">
              <w:r w:rsidR="00524839">
                <w:rPr>
                  <w:rFonts w:ascii="Times New Roman" w:eastAsia="Times New Roman" w:hAnsi="Times New Roman"/>
                  <w:sz w:val="20"/>
                  <w:szCs w:val="20"/>
                  <w:lang w:eastAsia="id-ID"/>
                </w:rPr>
                <w:t>class</w:t>
              </w:r>
            </w:ins>
          </w:p>
        </w:tc>
        <w:tc>
          <w:tcPr>
            <w:tcW w:w="1072" w:type="dxa"/>
            <w:shd w:val="clear" w:color="auto" w:fill="auto"/>
            <w:vAlign w:val="center"/>
          </w:tcPr>
          <w:p w14:paraId="7084AFA3"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123</w:t>
            </w:r>
          </w:p>
        </w:tc>
        <w:tc>
          <w:tcPr>
            <w:tcW w:w="1094" w:type="dxa"/>
            <w:shd w:val="clear" w:color="auto" w:fill="auto"/>
            <w:vAlign w:val="center"/>
          </w:tcPr>
          <w:p w14:paraId="2D52F12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89.1%</w:t>
            </w:r>
          </w:p>
        </w:tc>
        <w:tc>
          <w:tcPr>
            <w:tcW w:w="4404" w:type="dxa"/>
            <w:shd w:val="clear" w:color="auto" w:fill="auto"/>
          </w:tcPr>
          <w:p w14:paraId="61F97500" w14:textId="5F757043"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Accessibility and speed in providing feedback make it </w:t>
            </w:r>
            <w:del w:id="105" w:author="Asus" w:date="2025-05-08T07:13:00Z" w16du:dateUtc="2025-05-08T00:13:00Z">
              <w:r w:rsidRPr="003A02F8" w:rsidDel="00524839">
                <w:rPr>
                  <w:rFonts w:ascii="Times New Roman" w:eastAsia="Times New Roman" w:hAnsi="Times New Roman"/>
                  <w:sz w:val="20"/>
                  <w:szCs w:val="20"/>
                  <w:lang w:eastAsia="id-ID"/>
                </w:rPr>
                <w:delText xml:space="preserve">a </w:delText>
              </w:r>
            </w:del>
            <w:r w:rsidRPr="003A02F8">
              <w:rPr>
                <w:rFonts w:ascii="Times New Roman" w:eastAsia="Times New Roman" w:hAnsi="Times New Roman"/>
                <w:sz w:val="20"/>
                <w:szCs w:val="20"/>
                <w:lang w:eastAsia="id-ID"/>
              </w:rPr>
              <w:t xml:space="preserve">useful </w:t>
            </w:r>
            <w:del w:id="106" w:author="Asus" w:date="2025-05-08T07:13:00Z" w16du:dateUtc="2025-05-08T00:13:00Z">
              <w:r w:rsidRPr="003A02F8" w:rsidDel="00524839">
                <w:rPr>
                  <w:rFonts w:ascii="Times New Roman" w:eastAsia="Times New Roman" w:hAnsi="Times New Roman"/>
                  <w:sz w:val="20"/>
                  <w:szCs w:val="20"/>
                  <w:lang w:eastAsia="id-ID"/>
                </w:rPr>
                <w:delText xml:space="preserve">tool </w:delText>
              </w:r>
            </w:del>
            <w:r w:rsidRPr="003A02F8">
              <w:rPr>
                <w:rFonts w:ascii="Times New Roman" w:eastAsia="Times New Roman" w:hAnsi="Times New Roman"/>
                <w:sz w:val="20"/>
                <w:szCs w:val="20"/>
                <w:lang w:eastAsia="id-ID"/>
              </w:rPr>
              <w:t>in the learning process. ChatGPT also improves efficiency in completing writing tasks and helps to obtain better grades.</w:t>
            </w:r>
          </w:p>
        </w:tc>
      </w:tr>
      <w:tr w:rsidR="00785308" w:rsidRPr="003A02F8" w14:paraId="1EC17B48" w14:textId="77777777" w:rsidTr="00356AB5">
        <w:trPr>
          <w:trHeight w:val="944"/>
        </w:trPr>
        <w:tc>
          <w:tcPr>
            <w:tcW w:w="478" w:type="dxa"/>
            <w:shd w:val="clear" w:color="auto" w:fill="auto"/>
            <w:vAlign w:val="center"/>
          </w:tcPr>
          <w:p w14:paraId="31F72F07" w14:textId="0EE0AC36"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02" w:type="dxa"/>
            <w:shd w:val="clear" w:color="auto" w:fill="auto"/>
          </w:tcPr>
          <w:p w14:paraId="72D3DDE1"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role </w:t>
            </w:r>
          </w:p>
          <w:p w14:paraId="18878FF9" w14:textId="7C7360D2"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as a companion in learning to </w:t>
            </w:r>
          </w:p>
          <w:p w14:paraId="23AAFF2D"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write</w:t>
            </w:r>
          </w:p>
        </w:tc>
        <w:tc>
          <w:tcPr>
            <w:tcW w:w="1072" w:type="dxa"/>
            <w:shd w:val="clear" w:color="auto" w:fill="auto"/>
            <w:vAlign w:val="center"/>
          </w:tcPr>
          <w:p w14:paraId="720C324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101</w:t>
            </w:r>
          </w:p>
        </w:tc>
        <w:tc>
          <w:tcPr>
            <w:tcW w:w="1094" w:type="dxa"/>
            <w:shd w:val="clear" w:color="auto" w:fill="auto"/>
            <w:vAlign w:val="center"/>
          </w:tcPr>
          <w:p w14:paraId="58F1617F"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73.2%</w:t>
            </w:r>
          </w:p>
        </w:tc>
        <w:tc>
          <w:tcPr>
            <w:tcW w:w="4404" w:type="dxa"/>
            <w:shd w:val="clear" w:color="auto" w:fill="auto"/>
          </w:tcPr>
          <w:p w14:paraId="3F363CA6" w14:textId="48CC8720"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considered a learning tool that can improve the writing process, especially for those who use it as a support</w:t>
            </w:r>
            <w:ins w:id="107" w:author="Asus" w:date="2025-05-08T07:12:00Z" w16du:dateUtc="2025-05-08T00:12:00Z">
              <w:r w:rsidR="00524839">
                <w:rPr>
                  <w:rFonts w:ascii="Times New Roman" w:eastAsia="Times New Roman" w:hAnsi="Times New Roman"/>
                  <w:sz w:val="20"/>
                  <w:szCs w:val="20"/>
                  <w:lang w:eastAsia="id-ID"/>
                </w:rPr>
                <w:t>,</w:t>
              </w:r>
            </w:ins>
            <w:r w:rsidRPr="003A02F8">
              <w:rPr>
                <w:sz w:val="20"/>
                <w:szCs w:val="20"/>
              </w:rPr>
              <w:t xml:space="preserve"> </w:t>
            </w:r>
            <w:r w:rsidRPr="003A02F8">
              <w:rPr>
                <w:rFonts w:ascii="Times New Roman" w:eastAsia="Times New Roman" w:hAnsi="Times New Roman"/>
                <w:sz w:val="20"/>
                <w:szCs w:val="20"/>
                <w:lang w:eastAsia="id-ID"/>
              </w:rPr>
              <w:t xml:space="preserve">not as a substitute for their </w:t>
            </w:r>
            <w:del w:id="108" w:author="Asus" w:date="2025-05-08T07:12:00Z" w16du:dateUtc="2025-05-08T00:12:00Z">
              <w:r w:rsidRPr="003A02F8" w:rsidDel="00524839">
                <w:rPr>
                  <w:rFonts w:ascii="Times New Roman" w:eastAsia="Times New Roman" w:hAnsi="Times New Roman"/>
                  <w:sz w:val="20"/>
                  <w:szCs w:val="20"/>
                  <w:lang w:eastAsia="id-ID"/>
                </w:rPr>
                <w:delText xml:space="preserve">own </w:delText>
              </w:r>
            </w:del>
            <w:r w:rsidRPr="003A02F8">
              <w:rPr>
                <w:rFonts w:ascii="Times New Roman" w:eastAsia="Times New Roman" w:hAnsi="Times New Roman"/>
                <w:sz w:val="20"/>
                <w:szCs w:val="20"/>
                <w:lang w:eastAsia="id-ID"/>
              </w:rPr>
              <w:t>critical thinking and creativity.</w:t>
            </w:r>
          </w:p>
        </w:tc>
      </w:tr>
    </w:tbl>
    <w:p w14:paraId="348936C8" w14:textId="68550A46" w:rsidR="00785308" w:rsidRPr="00FB4F68" w:rsidRDefault="00785308" w:rsidP="00FE4B69">
      <w:pPr>
        <w:numPr>
          <w:ilvl w:val="0"/>
          <w:numId w:val="8"/>
        </w:numPr>
        <w:spacing w:before="240"/>
        <w:ind w:left="426" w:hanging="426"/>
        <w:jc w:val="both"/>
        <w:rPr>
          <w:rFonts w:ascii="Times New Roman" w:eastAsia="Times New Roman" w:hAnsi="Times New Roman"/>
          <w:b/>
          <w:bCs/>
          <w:sz w:val="24"/>
          <w:szCs w:val="24"/>
          <w:lang w:eastAsia="id-ID"/>
        </w:rPr>
      </w:pPr>
      <w:bookmarkStart w:id="109" w:name="_Hlk195130789"/>
      <w:r w:rsidRPr="00FB4F68">
        <w:rPr>
          <w:rFonts w:ascii="Times New Roman" w:eastAsia="Times New Roman" w:hAnsi="Times New Roman"/>
          <w:sz w:val="24"/>
          <w:szCs w:val="24"/>
          <w:lang w:eastAsia="id-ID"/>
        </w:rPr>
        <w:t xml:space="preserve">In the </w:t>
      </w:r>
      <w:del w:id="110" w:author="Asus" w:date="2025-05-08T07:13:00Z" w16du:dateUtc="2025-05-08T00:13:00Z">
        <w:r w:rsidRPr="00FB4F68" w:rsidDel="00524839">
          <w:rPr>
            <w:rFonts w:ascii="Times New Roman" w:eastAsia="Times New Roman" w:hAnsi="Times New Roman"/>
            <w:sz w:val="24"/>
            <w:szCs w:val="24"/>
            <w:lang w:eastAsia="id-ID"/>
          </w:rPr>
          <w:delText xml:space="preserve">term </w:delText>
        </w:r>
      </w:del>
      <w:ins w:id="111" w:author="Asus" w:date="2025-05-08T07:13:00Z" w16du:dateUtc="2025-05-08T00:13:00Z">
        <w:r w:rsidR="00524839">
          <w:rPr>
            <w:rFonts w:ascii="Times New Roman" w:eastAsia="Times New Roman" w:hAnsi="Times New Roman"/>
            <w:sz w:val="24"/>
            <w:szCs w:val="24"/>
            <w:lang w:eastAsia="id-ID"/>
          </w:rPr>
          <w:t>terms</w:t>
        </w:r>
        <w:r w:rsidR="00524839" w:rsidRPr="00FB4F68">
          <w:rPr>
            <w:rFonts w:ascii="Times New Roman" w:eastAsia="Times New Roman" w:hAnsi="Times New Roman"/>
            <w:sz w:val="24"/>
            <w:szCs w:val="24"/>
            <w:lang w:eastAsia="id-ID"/>
          </w:rPr>
          <w:t xml:space="preserve"> </w:t>
        </w:r>
      </w:ins>
      <w:r w:rsidRPr="00FB4F68">
        <w:rPr>
          <w:rFonts w:ascii="Times New Roman" w:eastAsia="Times New Roman" w:hAnsi="Times New Roman"/>
          <w:sz w:val="24"/>
          <w:szCs w:val="24"/>
          <w:lang w:eastAsia="id-ID"/>
        </w:rPr>
        <w:t xml:space="preserve">of </w:t>
      </w:r>
      <w:del w:id="112" w:author="Asus" w:date="2025-05-08T07:14:00Z" w16du:dateUtc="2025-05-08T00:14:00Z">
        <w:r w:rsidDel="00524839">
          <w:rPr>
            <w:rFonts w:ascii="Times New Roman" w:eastAsia="Times New Roman" w:hAnsi="Times New Roman"/>
            <w:sz w:val="24"/>
            <w:szCs w:val="24"/>
            <w:lang w:eastAsia="id-ID"/>
          </w:rPr>
          <w:delText>ChatGPT</w:delText>
        </w:r>
        <w:r w:rsidRPr="00FB4F68" w:rsidDel="00524839">
          <w:rPr>
            <w:rFonts w:ascii="Times New Roman" w:eastAsia="Times New Roman" w:hAnsi="Times New Roman"/>
            <w:sz w:val="24"/>
            <w:szCs w:val="24"/>
            <w:lang w:eastAsia="id-ID"/>
          </w:rPr>
          <w:delText xml:space="preserve"> </w:delText>
        </w:r>
      </w:del>
      <w:ins w:id="113" w:author="Asus" w:date="2025-05-08T07:14:00Z" w16du:dateUtc="2025-05-08T00:14:00Z">
        <w:r w:rsidR="00524839">
          <w:rPr>
            <w:rFonts w:ascii="Times New Roman" w:eastAsia="Times New Roman" w:hAnsi="Times New Roman"/>
            <w:sz w:val="24"/>
            <w:szCs w:val="24"/>
            <w:lang w:eastAsia="id-ID"/>
          </w:rPr>
          <w:t>ChatGPT's</w:t>
        </w:r>
        <w:r w:rsidR="00524839" w:rsidRPr="00FB4F68">
          <w:rPr>
            <w:rFonts w:ascii="Times New Roman" w:eastAsia="Times New Roman" w:hAnsi="Times New Roman"/>
            <w:sz w:val="24"/>
            <w:szCs w:val="24"/>
            <w:lang w:eastAsia="id-ID"/>
          </w:rPr>
          <w:t xml:space="preserve"> </w:t>
        </w:r>
      </w:ins>
      <w:r w:rsidRPr="00FB4F68">
        <w:rPr>
          <w:rFonts w:ascii="Times New Roman" w:eastAsia="Times New Roman" w:hAnsi="Times New Roman"/>
          <w:sz w:val="24"/>
          <w:szCs w:val="24"/>
          <w:lang w:eastAsia="id-ID"/>
        </w:rPr>
        <w:t>impact on the learning writing class (123 students/ 89.1%)</w:t>
      </w:r>
      <w:r>
        <w:rPr>
          <w:rFonts w:ascii="Times New Roman" w:eastAsia="Times New Roman" w:hAnsi="Times New Roman"/>
          <w:b/>
          <w:bCs/>
          <w:sz w:val="24"/>
          <w:szCs w:val="24"/>
          <w:lang w:eastAsia="id-ID"/>
        </w:rPr>
        <w:t xml:space="preserve"> </w:t>
      </w:r>
      <w:r w:rsidR="00782BC2" w:rsidRPr="00782BC2">
        <w:rPr>
          <w:rFonts w:ascii="Times New Roman" w:eastAsia="Times New Roman" w:hAnsi="Times New Roman"/>
          <w:sz w:val="24"/>
          <w:szCs w:val="24"/>
          <w:lang w:eastAsia="id-ID"/>
        </w:rPr>
        <w:t>Students mentioned that the fast and easy feedback from ChatGPT made it an effective tool for learning. It also helped them complete tasks more quickly and achieve better grades</w:t>
      </w:r>
      <w:r w:rsidRPr="00FB4F68">
        <w:rPr>
          <w:rFonts w:ascii="Times New Roman" w:eastAsia="Times New Roman" w:hAnsi="Times New Roman"/>
          <w:sz w:val="24"/>
          <w:szCs w:val="24"/>
          <w:lang w:eastAsia="id-ID"/>
        </w:rPr>
        <w:t>.</w:t>
      </w:r>
    </w:p>
    <w:p w14:paraId="0F0754ED" w14:textId="0F9A512D" w:rsidR="00785308" w:rsidRPr="007A7C07" w:rsidRDefault="00785308" w:rsidP="00E608D4">
      <w:pPr>
        <w:numPr>
          <w:ilvl w:val="0"/>
          <w:numId w:val="8"/>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w:t>
      </w:r>
      <w:del w:id="114" w:author="Asus" w:date="2025-05-08T07:13:00Z" w16du:dateUtc="2025-05-08T00:13:00Z">
        <w:r w:rsidDel="00524839">
          <w:rPr>
            <w:rFonts w:ascii="Times New Roman" w:eastAsia="Times New Roman" w:hAnsi="Times New Roman"/>
            <w:sz w:val="24"/>
            <w:szCs w:val="24"/>
            <w:lang w:eastAsia="id-ID"/>
          </w:rPr>
          <w:delText xml:space="preserve">the </w:delText>
        </w:r>
      </w:del>
      <w:del w:id="115" w:author="Asus" w:date="2025-05-11T10:13:00Z" w16du:dateUtc="2025-05-11T03:13:00Z">
        <w:r w:rsidDel="00BF4D68">
          <w:rPr>
            <w:rFonts w:ascii="Times New Roman" w:eastAsia="Times New Roman" w:hAnsi="Times New Roman"/>
            <w:sz w:val="24"/>
            <w:szCs w:val="24"/>
            <w:lang w:eastAsia="id-ID"/>
          </w:rPr>
          <w:delText xml:space="preserve">term </w:delText>
        </w:r>
      </w:del>
      <w:ins w:id="116" w:author="Asus" w:date="2025-05-11T10:13:00Z" w16du:dateUtc="2025-05-11T03:13:00Z">
        <w:r w:rsidR="00BF4D68">
          <w:rPr>
            <w:rFonts w:ascii="Times New Roman" w:eastAsia="Times New Roman" w:hAnsi="Times New Roman"/>
            <w:sz w:val="24"/>
            <w:szCs w:val="24"/>
            <w:lang w:eastAsia="id-ID"/>
          </w:rPr>
          <w:t>terms</w:t>
        </w:r>
        <w:r w:rsidR="00BF4D68">
          <w:rPr>
            <w:rFonts w:ascii="Times New Roman" w:eastAsia="Times New Roman" w:hAnsi="Times New Roman"/>
            <w:sz w:val="24"/>
            <w:szCs w:val="24"/>
            <w:lang w:eastAsia="id-ID"/>
          </w:rPr>
          <w:t xml:space="preserve"> </w:t>
        </w:r>
      </w:ins>
      <w:r>
        <w:rPr>
          <w:rFonts w:ascii="Times New Roman" w:eastAsia="Times New Roman" w:hAnsi="Times New Roman"/>
          <w:sz w:val="24"/>
          <w:szCs w:val="24"/>
          <w:lang w:eastAsia="id-ID"/>
        </w:rPr>
        <w:t xml:space="preserve">of </w:t>
      </w:r>
      <w:del w:id="117" w:author="Asus" w:date="2025-05-08T07:14:00Z" w16du:dateUtc="2025-05-08T00:14:00Z">
        <w:r w:rsidDel="00524839">
          <w:rPr>
            <w:rFonts w:ascii="Times New Roman" w:eastAsia="Times New Roman" w:hAnsi="Times New Roman"/>
            <w:sz w:val="24"/>
            <w:szCs w:val="24"/>
            <w:lang w:eastAsia="id-ID"/>
          </w:rPr>
          <w:delText>ChatGPT</w:delText>
        </w:r>
        <w:r w:rsidRPr="00FB4F68" w:rsidDel="00524839">
          <w:rPr>
            <w:rFonts w:ascii="Times New Roman" w:eastAsia="Times New Roman" w:hAnsi="Times New Roman"/>
            <w:sz w:val="24"/>
            <w:szCs w:val="24"/>
            <w:lang w:eastAsia="id-ID"/>
          </w:rPr>
          <w:delText xml:space="preserve"> </w:delText>
        </w:r>
      </w:del>
      <w:ins w:id="118" w:author="Asus" w:date="2025-05-08T07:14:00Z" w16du:dateUtc="2025-05-08T00:14:00Z">
        <w:r w:rsidR="00524839">
          <w:rPr>
            <w:rFonts w:ascii="Times New Roman" w:eastAsia="Times New Roman" w:hAnsi="Times New Roman"/>
            <w:sz w:val="24"/>
            <w:szCs w:val="24"/>
            <w:lang w:eastAsia="id-ID"/>
          </w:rPr>
          <w:t>ChatGPT's</w:t>
        </w:r>
        <w:r w:rsidR="00524839" w:rsidRPr="00FB4F68">
          <w:rPr>
            <w:rFonts w:ascii="Times New Roman" w:eastAsia="Times New Roman" w:hAnsi="Times New Roman"/>
            <w:sz w:val="24"/>
            <w:szCs w:val="24"/>
            <w:lang w:eastAsia="id-ID"/>
          </w:rPr>
          <w:t xml:space="preserve"> </w:t>
        </w:r>
      </w:ins>
      <w:r w:rsidRPr="00FB4F68">
        <w:rPr>
          <w:rFonts w:ascii="Times New Roman" w:eastAsia="Times New Roman" w:hAnsi="Times New Roman"/>
          <w:sz w:val="24"/>
          <w:szCs w:val="24"/>
          <w:lang w:eastAsia="id-ID"/>
        </w:rPr>
        <w:t>role as a companion in learning to write (101 students/ 73.2%)</w:t>
      </w:r>
      <w:r>
        <w:rPr>
          <w:rFonts w:ascii="Times New Roman" w:eastAsia="Times New Roman" w:hAnsi="Times New Roman"/>
          <w:sz w:val="24"/>
          <w:szCs w:val="24"/>
          <w:lang w:eastAsia="id-ID"/>
        </w:rPr>
        <w:t xml:space="preserve">, </w:t>
      </w:r>
      <w:r w:rsidR="00782BC2">
        <w:rPr>
          <w:rFonts w:ascii="Times New Roman" w:eastAsia="Times New Roman" w:hAnsi="Times New Roman"/>
          <w:sz w:val="24"/>
          <w:szCs w:val="24"/>
          <w:lang w:eastAsia="id-ID"/>
        </w:rPr>
        <w:t>t</w:t>
      </w:r>
      <w:r w:rsidR="00782BC2" w:rsidRPr="00782BC2">
        <w:rPr>
          <w:rFonts w:ascii="Times New Roman" w:eastAsia="Times New Roman" w:hAnsi="Times New Roman"/>
          <w:sz w:val="24"/>
          <w:szCs w:val="24"/>
          <w:lang w:eastAsia="id-ID"/>
        </w:rPr>
        <w:t>he results showed that students viewed ChatGPT as a learning companion rather than a replacement. They used it to support their critical thinking and creativity, not to depend on it completely.</w:t>
      </w:r>
    </w:p>
    <w:p w14:paraId="05426BD4" w14:textId="2F05460B" w:rsidR="00785308" w:rsidRPr="00FE4B69" w:rsidRDefault="00785308" w:rsidP="00FE4B69">
      <w:pPr>
        <w:rPr>
          <w:rFonts w:ascii="Times New Roman" w:eastAsia="Times New Roman" w:hAnsi="Times New Roman"/>
          <w:sz w:val="24"/>
          <w:szCs w:val="24"/>
          <w:lang w:eastAsia="id-ID"/>
        </w:rPr>
      </w:pPr>
      <w:commentRangeStart w:id="119"/>
      <w:r w:rsidRPr="00FE4B69">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eastAsia="id-ID"/>
        </w:rPr>
        <w:t>6.1</w:t>
      </w:r>
      <w:r w:rsidR="00FE4B69" w:rsidRPr="00FE4B69">
        <w:rPr>
          <w:rFonts w:ascii="Times New Roman" w:eastAsia="Times New Roman" w:hAnsi="Times New Roman"/>
          <w:sz w:val="24"/>
          <w:szCs w:val="24"/>
          <w:lang w:val="en-US" w:eastAsia="id-ID"/>
        </w:rPr>
        <w:t xml:space="preserve"> </w:t>
      </w:r>
      <w:r w:rsidRPr="00FE4B69">
        <w:rPr>
          <w:rFonts w:ascii="Times New Roman" w:eastAsia="Times New Roman" w:hAnsi="Times New Roman"/>
          <w:sz w:val="24"/>
          <w:szCs w:val="24"/>
          <w:lang w:eastAsia="id-ID"/>
        </w:rPr>
        <w:t>Experience and Satisfaction on Using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1496"/>
        <w:gridCol w:w="1080"/>
        <w:gridCol w:w="1104"/>
        <w:gridCol w:w="4386"/>
      </w:tblGrid>
      <w:tr w:rsidR="00FE4B69" w:rsidRPr="00FE4B69" w14:paraId="204056B2" w14:textId="77777777" w:rsidTr="00FE4B69">
        <w:trPr>
          <w:trHeight w:val="255"/>
        </w:trPr>
        <w:tc>
          <w:tcPr>
            <w:tcW w:w="484" w:type="dxa"/>
            <w:shd w:val="clear" w:color="auto" w:fill="auto"/>
          </w:tcPr>
          <w:p w14:paraId="602F5B76"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No </w:t>
            </w:r>
          </w:p>
        </w:tc>
        <w:tc>
          <w:tcPr>
            <w:tcW w:w="1496" w:type="dxa"/>
            <w:shd w:val="clear" w:color="auto" w:fill="auto"/>
          </w:tcPr>
          <w:p w14:paraId="13D4A798"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Theme </w:t>
            </w:r>
          </w:p>
        </w:tc>
        <w:tc>
          <w:tcPr>
            <w:tcW w:w="1080" w:type="dxa"/>
            <w:shd w:val="clear" w:color="auto" w:fill="auto"/>
          </w:tcPr>
          <w:p w14:paraId="602E3102"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Frequency</w:t>
            </w:r>
          </w:p>
        </w:tc>
        <w:tc>
          <w:tcPr>
            <w:tcW w:w="1104" w:type="dxa"/>
            <w:shd w:val="clear" w:color="auto" w:fill="auto"/>
          </w:tcPr>
          <w:p w14:paraId="671AFBCE"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Percentage</w:t>
            </w:r>
          </w:p>
        </w:tc>
        <w:tc>
          <w:tcPr>
            <w:tcW w:w="4386" w:type="dxa"/>
            <w:shd w:val="clear" w:color="auto" w:fill="auto"/>
          </w:tcPr>
          <w:p w14:paraId="113B0520"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Example response</w:t>
            </w:r>
          </w:p>
        </w:tc>
      </w:tr>
      <w:tr w:rsidR="00FE4B69" w:rsidRPr="00FE4B69" w14:paraId="42236C0B" w14:textId="77777777" w:rsidTr="00356AB5">
        <w:trPr>
          <w:trHeight w:val="899"/>
        </w:trPr>
        <w:tc>
          <w:tcPr>
            <w:tcW w:w="484" w:type="dxa"/>
            <w:shd w:val="clear" w:color="auto" w:fill="auto"/>
            <w:vAlign w:val="center"/>
          </w:tcPr>
          <w:p w14:paraId="5F4ABBBC" w14:textId="77777777" w:rsidR="00785308" w:rsidRPr="00FE4B69" w:rsidRDefault="00785308" w:rsidP="00356AB5">
            <w:pPr>
              <w:jc w:val="center"/>
              <w:rPr>
                <w:rFonts w:ascii="Times New Roman" w:eastAsia="Times New Roman" w:hAnsi="Times New Roman"/>
                <w:sz w:val="20"/>
                <w:szCs w:val="20"/>
                <w:lang w:eastAsia="id-ID"/>
              </w:rPr>
            </w:pPr>
          </w:p>
          <w:p w14:paraId="15ACADF4" w14:textId="2DFBCC9F"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w:t>
            </w:r>
          </w:p>
        </w:tc>
        <w:tc>
          <w:tcPr>
            <w:tcW w:w="1496" w:type="dxa"/>
            <w:shd w:val="clear" w:color="auto" w:fill="auto"/>
          </w:tcPr>
          <w:p w14:paraId="37D40861" w14:textId="4498C68F" w:rsidR="00785308" w:rsidRPr="00FE4B69" w:rsidRDefault="00785308" w:rsidP="00FE4B69">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Enhancement</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of Writing Quality</w:t>
            </w:r>
          </w:p>
        </w:tc>
        <w:tc>
          <w:tcPr>
            <w:tcW w:w="1080" w:type="dxa"/>
            <w:shd w:val="clear" w:color="auto" w:fill="auto"/>
            <w:vAlign w:val="center"/>
          </w:tcPr>
          <w:p w14:paraId="5C5236C5"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114</w:t>
            </w:r>
          </w:p>
        </w:tc>
        <w:tc>
          <w:tcPr>
            <w:tcW w:w="1104" w:type="dxa"/>
            <w:shd w:val="clear" w:color="auto" w:fill="auto"/>
            <w:vAlign w:val="center"/>
          </w:tcPr>
          <w:p w14:paraId="590C12FC"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82.6%</w:t>
            </w:r>
          </w:p>
        </w:tc>
        <w:tc>
          <w:tcPr>
            <w:tcW w:w="4386" w:type="dxa"/>
            <w:shd w:val="clear" w:color="auto" w:fill="auto"/>
          </w:tcPr>
          <w:p w14:paraId="3F412B35" w14:textId="35F37EBC"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 xml:space="preserve">ChatGPT's ability to refine their writing by identifying incorrect sentences, paraphrasing, and improving coherence </w:t>
            </w:r>
            <w:del w:id="120" w:author="Asus" w:date="2025-05-11T10:13:00Z" w16du:dateUtc="2025-05-11T03:13:00Z">
              <w:r w:rsidRPr="00FE4B69" w:rsidDel="00BF4D68">
                <w:rPr>
                  <w:rFonts w:ascii="Times New Roman" w:eastAsia="Times New Roman" w:hAnsi="Times New Roman"/>
                  <w:sz w:val="20"/>
                  <w:szCs w:val="20"/>
                  <w:lang w:eastAsia="id-ID"/>
                </w:rPr>
                <w:delText xml:space="preserve">makes </w:delText>
              </w:r>
            </w:del>
            <w:ins w:id="121" w:author="Asus" w:date="2025-05-11T10:13:00Z" w16du:dateUtc="2025-05-11T03:13:00Z">
              <w:r w:rsidR="00BF4D68">
                <w:rPr>
                  <w:rFonts w:ascii="Times New Roman" w:eastAsia="Times New Roman" w:hAnsi="Times New Roman"/>
                  <w:sz w:val="20"/>
                  <w:szCs w:val="20"/>
                  <w:lang w:eastAsia="id-ID"/>
                </w:rPr>
                <w:t>helps</w:t>
              </w:r>
              <w:r w:rsidR="00BF4D68" w:rsidRPr="00FE4B69">
                <w:rPr>
                  <w:rFonts w:ascii="Times New Roman" w:eastAsia="Times New Roman" w:hAnsi="Times New Roman"/>
                  <w:sz w:val="20"/>
                  <w:szCs w:val="20"/>
                  <w:lang w:eastAsia="id-ID"/>
                </w:rPr>
                <w:t xml:space="preserve"> </w:t>
              </w:r>
            </w:ins>
            <w:r w:rsidRPr="00FE4B69">
              <w:rPr>
                <w:rFonts w:ascii="Times New Roman" w:eastAsia="Times New Roman" w:hAnsi="Times New Roman"/>
                <w:sz w:val="20"/>
                <w:szCs w:val="20"/>
                <w:lang w:eastAsia="id-ID"/>
              </w:rPr>
              <w:t>students feel helped and get good grades</w:t>
            </w:r>
          </w:p>
        </w:tc>
      </w:tr>
      <w:tr w:rsidR="00FE4B69" w:rsidRPr="00FE4B69" w14:paraId="219C00A6" w14:textId="77777777" w:rsidTr="00356AB5">
        <w:trPr>
          <w:trHeight w:val="863"/>
        </w:trPr>
        <w:tc>
          <w:tcPr>
            <w:tcW w:w="484" w:type="dxa"/>
            <w:shd w:val="clear" w:color="auto" w:fill="auto"/>
            <w:vAlign w:val="center"/>
          </w:tcPr>
          <w:p w14:paraId="1A4373E3" w14:textId="2FE5A975" w:rsidR="00785308" w:rsidRPr="00FE4B69" w:rsidRDefault="00785308" w:rsidP="00356AB5">
            <w:pPr>
              <w:tabs>
                <w:tab w:val="left" w:pos="373"/>
              </w:tabs>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2</w:t>
            </w:r>
          </w:p>
        </w:tc>
        <w:tc>
          <w:tcPr>
            <w:tcW w:w="1496" w:type="dxa"/>
            <w:shd w:val="clear" w:color="auto" w:fill="auto"/>
          </w:tcPr>
          <w:p w14:paraId="2B9C1443" w14:textId="14598A06" w:rsidR="00785308" w:rsidRPr="00FE4B69" w:rsidRDefault="00785308" w:rsidP="00FE4B69">
            <w:pPr>
              <w:tabs>
                <w:tab w:val="left" w:pos="373"/>
              </w:tabs>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 xml:space="preserve">Balancing AI </w:t>
            </w:r>
            <w:r w:rsidR="00FE4B69" w:rsidRPr="00FE4B69">
              <w:rPr>
                <w:rFonts w:ascii="Times New Roman" w:eastAsia="Times New Roman" w:hAnsi="Times New Roman"/>
                <w:sz w:val="20"/>
                <w:szCs w:val="20"/>
                <w:lang w:eastAsia="id-ID"/>
              </w:rPr>
              <w:t>W</w:t>
            </w:r>
            <w:r w:rsidRPr="00FE4B69">
              <w:rPr>
                <w:rFonts w:ascii="Times New Roman" w:eastAsia="Times New Roman" w:hAnsi="Times New Roman"/>
                <w:sz w:val="20"/>
                <w:szCs w:val="20"/>
                <w:lang w:eastAsia="id-ID"/>
              </w:rPr>
              <w:t>it</w:t>
            </w:r>
            <w:r w:rsidR="00FE4B69" w:rsidRPr="00FE4B69">
              <w:rPr>
                <w:rFonts w:ascii="Times New Roman" w:eastAsia="Times New Roman" w:hAnsi="Times New Roman"/>
                <w:sz w:val="20"/>
                <w:szCs w:val="20"/>
                <w:lang w:val="en-US" w:eastAsia="id-ID"/>
              </w:rPr>
              <w:t>h</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Traditional Learning</w:t>
            </w:r>
          </w:p>
        </w:tc>
        <w:tc>
          <w:tcPr>
            <w:tcW w:w="1080" w:type="dxa"/>
            <w:shd w:val="clear" w:color="auto" w:fill="auto"/>
            <w:vAlign w:val="center"/>
          </w:tcPr>
          <w:p w14:paraId="1DC226C2" w14:textId="599705AA"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59</w:t>
            </w:r>
          </w:p>
        </w:tc>
        <w:tc>
          <w:tcPr>
            <w:tcW w:w="1104" w:type="dxa"/>
            <w:shd w:val="clear" w:color="auto" w:fill="auto"/>
            <w:vAlign w:val="center"/>
          </w:tcPr>
          <w:p w14:paraId="3C55A0D7"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42.8%</w:t>
            </w:r>
          </w:p>
        </w:tc>
        <w:tc>
          <w:tcPr>
            <w:tcW w:w="4386" w:type="dxa"/>
            <w:shd w:val="clear" w:color="auto" w:fill="auto"/>
          </w:tcPr>
          <w:p w14:paraId="3C083312" w14:textId="77777777"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While ChatGPT is seen as a valuable support tool, students believe that a combination of AI assistance and traditional writing instruction is the best approach for effective learning.</w:t>
            </w:r>
          </w:p>
        </w:tc>
      </w:tr>
    </w:tbl>
    <w:commentRangeEnd w:id="119"/>
    <w:p w14:paraId="78D1A23D" w14:textId="77777777" w:rsidR="00785308" w:rsidRPr="008C1EBC" w:rsidRDefault="00524839" w:rsidP="00E608D4">
      <w:pPr>
        <w:rPr>
          <w:vanish/>
        </w:rPr>
      </w:pPr>
      <w:r>
        <w:rPr>
          <w:rStyle w:val="CommentReference"/>
          <w:rFonts w:ascii="Times New Roman" w:eastAsia="Times New Roman" w:hAnsi="Times New Roman"/>
          <w:lang w:val="en-US"/>
        </w:rPr>
        <w:commentReference w:id="119"/>
      </w:r>
    </w:p>
    <w:p w14:paraId="1D49F85F" w14:textId="77777777" w:rsidR="00785308" w:rsidRPr="008C1EBC" w:rsidRDefault="00785308" w:rsidP="00E608D4">
      <w:pPr>
        <w:rPr>
          <w:rFonts w:ascii="Times New Roman" w:eastAsia="Times New Roman" w:hAnsi="Times New Roman"/>
          <w:b/>
          <w:bCs/>
          <w:lang w:eastAsia="id-ID"/>
        </w:rPr>
      </w:pPr>
    </w:p>
    <w:p w14:paraId="39CA11E1" w14:textId="0B276840" w:rsidR="00785308" w:rsidRPr="00781A50" w:rsidRDefault="00785308" w:rsidP="00356AB5">
      <w:pPr>
        <w:rPr>
          <w:rFonts w:ascii="Times New Roman" w:eastAsia="Times New Roman" w:hAnsi="Times New Roman"/>
          <w:sz w:val="24"/>
          <w:szCs w:val="24"/>
          <w:lang w:eastAsia="id-ID"/>
        </w:rPr>
      </w:pPr>
      <w:commentRangeStart w:id="122"/>
      <w:r w:rsidRPr="00781A50">
        <w:rPr>
          <w:rFonts w:ascii="Times New Roman" w:eastAsia="Times New Roman" w:hAnsi="Times New Roman"/>
          <w:i/>
          <w:iCs/>
          <w:sz w:val="24"/>
          <w:szCs w:val="24"/>
          <w:lang w:eastAsia="id-ID"/>
        </w:rPr>
        <w:t xml:space="preserve">Table </w:t>
      </w:r>
      <w:r w:rsidR="00781A50" w:rsidRPr="00781A50">
        <w:rPr>
          <w:rFonts w:ascii="Times New Roman" w:eastAsia="Times New Roman" w:hAnsi="Times New Roman"/>
          <w:i/>
          <w:iCs/>
          <w:sz w:val="24"/>
          <w:szCs w:val="24"/>
          <w:lang w:eastAsia="id-ID"/>
        </w:rPr>
        <w:t>6.2</w:t>
      </w:r>
      <w:r w:rsidRPr="00781A50">
        <w:rPr>
          <w:rFonts w:ascii="Times New Roman" w:eastAsia="Times New Roman" w:hAnsi="Times New Roman"/>
          <w:sz w:val="24"/>
          <w:szCs w:val="24"/>
          <w:lang w:eastAsia="id-ID"/>
        </w:rPr>
        <w:t xml:space="preserve"> Experience and Satisfaction on Using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3075"/>
        <w:gridCol w:w="1164"/>
        <w:gridCol w:w="1250"/>
        <w:gridCol w:w="1164"/>
        <w:gridCol w:w="1250"/>
      </w:tblGrid>
      <w:tr w:rsidR="00785308" w:rsidRPr="00356AB5" w14:paraId="3AF3A5F4" w14:textId="77777777" w:rsidTr="00356AB5">
        <w:trPr>
          <w:trHeight w:val="224"/>
        </w:trPr>
        <w:tc>
          <w:tcPr>
            <w:tcW w:w="485" w:type="dxa"/>
            <w:vMerge w:val="restart"/>
            <w:shd w:val="clear" w:color="auto" w:fill="auto"/>
            <w:vAlign w:val="center"/>
          </w:tcPr>
          <w:p w14:paraId="181CB584" w14:textId="4082161C"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c>
          <w:tcPr>
            <w:tcW w:w="3205" w:type="dxa"/>
            <w:vMerge w:val="restart"/>
            <w:shd w:val="clear" w:color="auto" w:fill="auto"/>
            <w:vAlign w:val="center"/>
          </w:tcPr>
          <w:p w14:paraId="206C3517"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Question items</w:t>
            </w:r>
          </w:p>
        </w:tc>
        <w:tc>
          <w:tcPr>
            <w:tcW w:w="2430" w:type="dxa"/>
            <w:gridSpan w:val="2"/>
            <w:shd w:val="clear" w:color="auto" w:fill="auto"/>
            <w:vAlign w:val="center"/>
          </w:tcPr>
          <w:p w14:paraId="723D664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Yes</w:t>
            </w:r>
          </w:p>
        </w:tc>
        <w:tc>
          <w:tcPr>
            <w:tcW w:w="2430" w:type="dxa"/>
            <w:gridSpan w:val="2"/>
            <w:shd w:val="clear" w:color="auto" w:fill="auto"/>
            <w:vAlign w:val="center"/>
          </w:tcPr>
          <w:p w14:paraId="388AABF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r>
      <w:tr w:rsidR="00785308" w:rsidRPr="00356AB5" w14:paraId="331C185A" w14:textId="77777777" w:rsidTr="00356AB5">
        <w:trPr>
          <w:trHeight w:val="251"/>
        </w:trPr>
        <w:tc>
          <w:tcPr>
            <w:tcW w:w="485" w:type="dxa"/>
            <w:vMerge/>
            <w:shd w:val="clear" w:color="auto" w:fill="auto"/>
          </w:tcPr>
          <w:p w14:paraId="30325437" w14:textId="77777777" w:rsidR="00785308" w:rsidRPr="00356AB5" w:rsidRDefault="00785308" w:rsidP="00356AB5">
            <w:pPr>
              <w:jc w:val="center"/>
              <w:rPr>
                <w:rFonts w:ascii="Times New Roman" w:eastAsia="Times New Roman" w:hAnsi="Times New Roman"/>
                <w:sz w:val="20"/>
                <w:szCs w:val="20"/>
                <w:lang w:eastAsia="id-ID"/>
              </w:rPr>
            </w:pPr>
          </w:p>
        </w:tc>
        <w:tc>
          <w:tcPr>
            <w:tcW w:w="3205" w:type="dxa"/>
            <w:vMerge/>
            <w:shd w:val="clear" w:color="auto" w:fill="auto"/>
          </w:tcPr>
          <w:p w14:paraId="15D57BE7" w14:textId="77777777" w:rsidR="00785308" w:rsidRPr="00356AB5" w:rsidRDefault="00785308" w:rsidP="00356AB5">
            <w:pPr>
              <w:jc w:val="center"/>
              <w:rPr>
                <w:rFonts w:ascii="Times New Roman" w:eastAsia="Times New Roman" w:hAnsi="Times New Roman"/>
                <w:sz w:val="20"/>
                <w:szCs w:val="20"/>
                <w:lang w:eastAsia="id-ID"/>
              </w:rPr>
            </w:pPr>
          </w:p>
        </w:tc>
        <w:tc>
          <w:tcPr>
            <w:tcW w:w="1170" w:type="dxa"/>
            <w:shd w:val="clear" w:color="auto" w:fill="auto"/>
          </w:tcPr>
          <w:p w14:paraId="39FF100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Frequency</w:t>
            </w:r>
          </w:p>
        </w:tc>
        <w:tc>
          <w:tcPr>
            <w:tcW w:w="1260" w:type="dxa"/>
            <w:shd w:val="clear" w:color="auto" w:fill="auto"/>
          </w:tcPr>
          <w:p w14:paraId="0917B956"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c>
          <w:tcPr>
            <w:tcW w:w="1170" w:type="dxa"/>
            <w:shd w:val="clear" w:color="auto" w:fill="auto"/>
          </w:tcPr>
          <w:p w14:paraId="6E2DE052" w14:textId="77777777" w:rsidR="00785308" w:rsidRPr="00356AB5" w:rsidRDefault="00785308" w:rsidP="00356AB5">
            <w:pP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Frequency </w:t>
            </w:r>
          </w:p>
        </w:tc>
        <w:tc>
          <w:tcPr>
            <w:tcW w:w="1260" w:type="dxa"/>
            <w:shd w:val="clear" w:color="auto" w:fill="auto"/>
          </w:tcPr>
          <w:p w14:paraId="71039FF3"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r>
      <w:tr w:rsidR="00785308" w:rsidRPr="00356AB5" w14:paraId="69A8399D" w14:textId="77777777" w:rsidTr="00356AB5">
        <w:trPr>
          <w:trHeight w:val="269"/>
        </w:trPr>
        <w:tc>
          <w:tcPr>
            <w:tcW w:w="485" w:type="dxa"/>
            <w:shd w:val="clear" w:color="auto" w:fill="auto"/>
          </w:tcPr>
          <w:p w14:paraId="20BF4C27" w14:textId="755E9571"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1</w:t>
            </w:r>
          </w:p>
        </w:tc>
        <w:tc>
          <w:tcPr>
            <w:tcW w:w="3205" w:type="dxa"/>
            <w:shd w:val="clear" w:color="auto" w:fill="auto"/>
          </w:tcPr>
          <w:p w14:paraId="5BA0FF43" w14:textId="489812F3"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Feeling happy using ChatGPT</w:t>
            </w:r>
          </w:p>
        </w:tc>
        <w:tc>
          <w:tcPr>
            <w:tcW w:w="1170" w:type="dxa"/>
            <w:shd w:val="clear" w:color="auto" w:fill="auto"/>
          </w:tcPr>
          <w:p w14:paraId="4A6D87A1"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130 </w:t>
            </w:r>
          </w:p>
        </w:tc>
        <w:tc>
          <w:tcPr>
            <w:tcW w:w="1260" w:type="dxa"/>
            <w:shd w:val="clear" w:color="auto" w:fill="auto"/>
          </w:tcPr>
          <w:p w14:paraId="66F9009B"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94.2%</w:t>
            </w:r>
          </w:p>
        </w:tc>
        <w:tc>
          <w:tcPr>
            <w:tcW w:w="1170" w:type="dxa"/>
            <w:shd w:val="clear" w:color="auto" w:fill="auto"/>
          </w:tcPr>
          <w:p w14:paraId="7999215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8</w:t>
            </w:r>
          </w:p>
        </w:tc>
        <w:tc>
          <w:tcPr>
            <w:tcW w:w="1260" w:type="dxa"/>
            <w:shd w:val="clear" w:color="auto" w:fill="auto"/>
          </w:tcPr>
          <w:p w14:paraId="02A0B0B8"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5.8%</w:t>
            </w:r>
          </w:p>
        </w:tc>
      </w:tr>
    </w:tbl>
    <w:commentRangeEnd w:id="122"/>
    <w:p w14:paraId="75B733C5" w14:textId="77777777" w:rsidR="00785308" w:rsidRPr="008C1EBC" w:rsidRDefault="00524839" w:rsidP="00E608D4">
      <w:pPr>
        <w:rPr>
          <w:rFonts w:ascii="Times New Roman" w:eastAsia="Times New Roman" w:hAnsi="Times New Roman"/>
          <w:b/>
          <w:bCs/>
          <w:lang w:eastAsia="id-ID"/>
        </w:rPr>
      </w:pPr>
      <w:r>
        <w:rPr>
          <w:rStyle w:val="CommentReference"/>
          <w:rFonts w:ascii="Times New Roman" w:eastAsia="Times New Roman" w:hAnsi="Times New Roman"/>
          <w:lang w:val="en-US"/>
        </w:rPr>
        <w:commentReference w:id="122"/>
      </w:r>
    </w:p>
    <w:p w14:paraId="0C2B147C" w14:textId="29547173"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w:t>
      </w:r>
      <w:del w:id="123" w:author="Asus" w:date="2025-05-08T07:15:00Z" w16du:dateUtc="2025-05-08T00:15:00Z">
        <w:r w:rsidRPr="00781A50" w:rsidDel="00524839">
          <w:rPr>
            <w:rFonts w:ascii="Times New Roman" w:eastAsia="Times New Roman" w:hAnsi="Times New Roman"/>
            <w:sz w:val="24"/>
            <w:szCs w:val="24"/>
            <w:lang w:eastAsia="id-ID"/>
          </w:rPr>
          <w:delText xml:space="preserve">term </w:delText>
        </w:r>
      </w:del>
      <w:ins w:id="124" w:author="Asus" w:date="2025-05-08T07:15:00Z" w16du:dateUtc="2025-05-08T00:15:00Z">
        <w:r w:rsidR="00524839">
          <w:rPr>
            <w:rFonts w:ascii="Times New Roman" w:eastAsia="Times New Roman" w:hAnsi="Times New Roman"/>
            <w:sz w:val="24"/>
            <w:szCs w:val="24"/>
            <w:lang w:eastAsia="id-ID"/>
          </w:rPr>
          <w:t>terms</w:t>
        </w:r>
        <w:r w:rsidR="00524839" w:rsidRPr="00781A50">
          <w:rPr>
            <w:rFonts w:ascii="Times New Roman" w:eastAsia="Times New Roman" w:hAnsi="Times New Roman"/>
            <w:sz w:val="24"/>
            <w:szCs w:val="24"/>
            <w:lang w:eastAsia="id-ID"/>
          </w:rPr>
          <w:t xml:space="preserve"> </w:t>
        </w:r>
      </w:ins>
      <w:r w:rsidRPr="00781A50">
        <w:rPr>
          <w:rFonts w:ascii="Times New Roman" w:eastAsia="Times New Roman" w:hAnsi="Times New Roman"/>
          <w:sz w:val="24"/>
          <w:szCs w:val="24"/>
          <w:lang w:eastAsia="id-ID"/>
        </w:rPr>
        <w:t xml:space="preserve">of enhancement of writing quality (114 students/ 82.6%), </w:t>
      </w:r>
      <w:r w:rsidR="00781A50">
        <w:rPr>
          <w:rFonts w:ascii="Times New Roman" w:eastAsia="Times New Roman" w:hAnsi="Times New Roman"/>
          <w:sz w:val="24"/>
          <w:szCs w:val="24"/>
          <w:lang w:val="en-US" w:eastAsia="id-ID"/>
        </w:rPr>
        <w:t>s</w:t>
      </w:r>
      <w:r w:rsidR="00781A50" w:rsidRPr="00781A50">
        <w:rPr>
          <w:rFonts w:ascii="Times New Roman" w:eastAsia="Times New Roman" w:hAnsi="Times New Roman"/>
          <w:sz w:val="24"/>
          <w:szCs w:val="24"/>
          <w:lang w:val="en-US" w:eastAsia="id-ID"/>
        </w:rPr>
        <w:t>tudents felt that ChatGPT helped enhance the quality of their writing. Its ability to spot errors, assist with paraphrasing, and improve coherence made students feel supported and more confident in their writing.</w:t>
      </w:r>
    </w:p>
    <w:p w14:paraId="030C9C6D" w14:textId="5F166156" w:rsidR="00785308" w:rsidRPr="00781A50" w:rsidRDefault="00785308" w:rsidP="00A30F1B">
      <w:pPr>
        <w:numPr>
          <w:ilvl w:val="0"/>
          <w:numId w:val="9"/>
        </w:numPr>
        <w:ind w:left="426" w:hanging="426"/>
        <w:jc w:val="both"/>
        <w:rPr>
          <w:rFonts w:ascii="Times New Roman" w:eastAsia="Times New Roman" w:hAnsi="Times New Roman"/>
          <w:b/>
          <w:bCs/>
          <w:sz w:val="24"/>
          <w:szCs w:val="24"/>
          <w:lang w:eastAsia="id-ID"/>
        </w:rPr>
      </w:pPr>
      <w:r w:rsidRPr="00781A50">
        <w:rPr>
          <w:rFonts w:ascii="Times New Roman" w:eastAsia="Times New Roman" w:hAnsi="Times New Roman"/>
          <w:sz w:val="24"/>
          <w:szCs w:val="24"/>
          <w:lang w:eastAsia="id-ID"/>
        </w:rPr>
        <w:t xml:space="preserve">In the </w:t>
      </w:r>
      <w:del w:id="125" w:author="Asus" w:date="2025-05-08T07:15:00Z" w16du:dateUtc="2025-05-08T00:15:00Z">
        <w:r w:rsidRPr="00781A50" w:rsidDel="00524839">
          <w:rPr>
            <w:rFonts w:ascii="Times New Roman" w:eastAsia="Times New Roman" w:hAnsi="Times New Roman"/>
            <w:sz w:val="24"/>
            <w:szCs w:val="24"/>
            <w:lang w:eastAsia="id-ID"/>
          </w:rPr>
          <w:delText xml:space="preserve">term </w:delText>
        </w:r>
      </w:del>
      <w:ins w:id="126" w:author="Asus" w:date="2025-05-08T07:15:00Z" w16du:dateUtc="2025-05-08T00:15:00Z">
        <w:r w:rsidR="00524839">
          <w:rPr>
            <w:rFonts w:ascii="Times New Roman" w:eastAsia="Times New Roman" w:hAnsi="Times New Roman"/>
            <w:sz w:val="24"/>
            <w:szCs w:val="24"/>
            <w:lang w:eastAsia="id-ID"/>
          </w:rPr>
          <w:t>terms</w:t>
        </w:r>
        <w:r w:rsidR="00524839" w:rsidRPr="00781A50">
          <w:rPr>
            <w:rFonts w:ascii="Times New Roman" w:eastAsia="Times New Roman" w:hAnsi="Times New Roman"/>
            <w:sz w:val="24"/>
            <w:szCs w:val="24"/>
            <w:lang w:eastAsia="id-ID"/>
          </w:rPr>
          <w:t xml:space="preserve"> </w:t>
        </w:r>
      </w:ins>
      <w:r w:rsidRPr="00781A50">
        <w:rPr>
          <w:rFonts w:ascii="Times New Roman" w:eastAsia="Times New Roman" w:hAnsi="Times New Roman"/>
          <w:sz w:val="24"/>
          <w:szCs w:val="24"/>
          <w:lang w:eastAsia="id-ID"/>
        </w:rPr>
        <w:t>of feeling happy using ChatGPT (130 yes/ 94.2%</w:t>
      </w:r>
      <w:del w:id="127" w:author="Asus" w:date="2025-05-08T07:15:00Z" w16du:dateUtc="2025-05-08T00:15:00Z">
        <w:r w:rsidRPr="00781A50" w:rsidDel="00524839">
          <w:rPr>
            <w:rFonts w:ascii="Times New Roman" w:eastAsia="Times New Roman" w:hAnsi="Times New Roman"/>
            <w:sz w:val="24"/>
            <w:szCs w:val="24"/>
            <w:lang w:eastAsia="id-ID"/>
          </w:rPr>
          <w:delText>-</w:delText>
        </w:r>
      </w:del>
      <w:r w:rsidRPr="00781A50">
        <w:rPr>
          <w:rFonts w:ascii="Times New Roman" w:eastAsia="Times New Roman" w:hAnsi="Times New Roman"/>
          <w:sz w:val="24"/>
          <w:szCs w:val="24"/>
          <w:lang w:eastAsia="id-ID"/>
        </w:rPr>
        <w:t xml:space="preserve"> 8 no/ 5.8%),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were pleased with using ChatGPT due to the practical benefits and convenience it provided in the writing process.</w:t>
      </w:r>
    </w:p>
    <w:p w14:paraId="334004FF" w14:textId="6D344953"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w:t>
      </w:r>
      <w:del w:id="128" w:author="Asus" w:date="2025-05-08T07:15:00Z" w16du:dateUtc="2025-05-08T00:15:00Z">
        <w:r w:rsidRPr="00781A50" w:rsidDel="00524839">
          <w:rPr>
            <w:rFonts w:ascii="Times New Roman" w:eastAsia="Times New Roman" w:hAnsi="Times New Roman"/>
            <w:sz w:val="24"/>
            <w:szCs w:val="24"/>
            <w:lang w:eastAsia="id-ID"/>
          </w:rPr>
          <w:delText xml:space="preserve">term </w:delText>
        </w:r>
      </w:del>
      <w:ins w:id="129" w:author="Asus" w:date="2025-05-08T07:15:00Z" w16du:dateUtc="2025-05-08T00:15:00Z">
        <w:r w:rsidR="00524839">
          <w:rPr>
            <w:rFonts w:ascii="Times New Roman" w:eastAsia="Times New Roman" w:hAnsi="Times New Roman"/>
            <w:sz w:val="24"/>
            <w:szCs w:val="24"/>
            <w:lang w:eastAsia="id-ID"/>
          </w:rPr>
          <w:t>terms</w:t>
        </w:r>
        <w:r w:rsidR="00524839" w:rsidRPr="00781A50">
          <w:rPr>
            <w:rFonts w:ascii="Times New Roman" w:eastAsia="Times New Roman" w:hAnsi="Times New Roman"/>
            <w:sz w:val="24"/>
            <w:szCs w:val="24"/>
            <w:lang w:eastAsia="id-ID"/>
          </w:rPr>
          <w:t xml:space="preserve"> </w:t>
        </w:r>
      </w:ins>
      <w:r w:rsidRPr="00781A50">
        <w:rPr>
          <w:rFonts w:ascii="Times New Roman" w:eastAsia="Times New Roman" w:hAnsi="Times New Roman"/>
          <w:sz w:val="24"/>
          <w:szCs w:val="24"/>
          <w:lang w:eastAsia="id-ID"/>
        </w:rPr>
        <w:t xml:space="preserve">of balancing </w:t>
      </w:r>
      <w:del w:id="130" w:author="Asus" w:date="2025-05-08T07:15:00Z" w16du:dateUtc="2025-05-08T00:15:00Z">
        <w:r w:rsidRPr="00781A50" w:rsidDel="00524839">
          <w:rPr>
            <w:rFonts w:ascii="Times New Roman" w:eastAsia="Times New Roman" w:hAnsi="Times New Roman"/>
            <w:sz w:val="24"/>
            <w:szCs w:val="24"/>
            <w:lang w:eastAsia="id-ID"/>
          </w:rPr>
          <w:delText xml:space="preserve">ai </w:delText>
        </w:r>
      </w:del>
      <w:ins w:id="131" w:author="Asus" w:date="2025-05-08T07:15:00Z" w16du:dateUtc="2025-05-08T00:15:00Z">
        <w:r w:rsidR="00524839">
          <w:rPr>
            <w:rFonts w:ascii="Times New Roman" w:eastAsia="Times New Roman" w:hAnsi="Times New Roman"/>
            <w:sz w:val="24"/>
            <w:szCs w:val="24"/>
            <w:lang w:eastAsia="id-ID"/>
          </w:rPr>
          <w:t>AI</w:t>
        </w:r>
        <w:r w:rsidR="00524839" w:rsidRPr="00781A50">
          <w:rPr>
            <w:rFonts w:ascii="Times New Roman" w:eastAsia="Times New Roman" w:hAnsi="Times New Roman"/>
            <w:sz w:val="24"/>
            <w:szCs w:val="24"/>
            <w:lang w:eastAsia="id-ID"/>
          </w:rPr>
          <w:t xml:space="preserve"> </w:t>
        </w:r>
      </w:ins>
      <w:r w:rsidRPr="00781A50">
        <w:rPr>
          <w:rFonts w:ascii="Times New Roman" w:eastAsia="Times New Roman" w:hAnsi="Times New Roman"/>
          <w:sz w:val="24"/>
          <w:szCs w:val="24"/>
          <w:lang w:eastAsia="id-ID"/>
        </w:rPr>
        <w:t xml:space="preserve">with traditional learning (59 students/ 42.8%), </w:t>
      </w:r>
      <w:r w:rsidR="00781A50">
        <w:rPr>
          <w:rFonts w:ascii="Times New Roman" w:eastAsia="Times New Roman" w:hAnsi="Times New Roman"/>
          <w:sz w:val="24"/>
          <w:szCs w:val="24"/>
          <w:lang w:val="en-US" w:eastAsia="id-ID"/>
        </w:rPr>
        <w:t>t</w:t>
      </w:r>
      <w:r w:rsidR="00781A50" w:rsidRPr="00781A50">
        <w:rPr>
          <w:rFonts w:ascii="Times New Roman" w:eastAsia="Times New Roman" w:hAnsi="Times New Roman"/>
          <w:sz w:val="24"/>
          <w:szCs w:val="24"/>
          <w:lang w:val="en-US" w:eastAsia="id-ID"/>
        </w:rPr>
        <w:t>he results showed that while ChatGPT was useful, many students felt that effective learning still needed a mix of AI-assisted and traditional methods. This combination was seen as more balanced and comprehensive.</w:t>
      </w:r>
    </w:p>
    <w:p w14:paraId="59CE250D" w14:textId="3A0C7438" w:rsidR="00785308" w:rsidRPr="00781A50" w:rsidRDefault="00785308" w:rsidP="00781A50">
      <w:pPr>
        <w:ind w:left="426"/>
        <w:jc w:val="both"/>
        <w:rPr>
          <w:rFonts w:ascii="Times New Roman" w:eastAsia="Times New Roman" w:hAnsi="Times New Roman"/>
          <w:b/>
          <w:bCs/>
          <w:sz w:val="24"/>
          <w:szCs w:val="24"/>
          <w:lang w:eastAsia="id-ID"/>
        </w:rPr>
      </w:pPr>
    </w:p>
    <w:p w14:paraId="44FA7DD5" w14:textId="77777777" w:rsidR="00524839" w:rsidRDefault="00524839">
      <w:pPr>
        <w:rPr>
          <w:ins w:id="132" w:author="Asus" w:date="2025-05-08T07:15:00Z" w16du:dateUtc="2025-05-08T00:15:00Z"/>
          <w:rFonts w:ascii="Times New Roman" w:eastAsia="Times New Roman" w:hAnsi="Times New Roman"/>
          <w:i/>
          <w:iCs/>
          <w:sz w:val="24"/>
          <w:szCs w:val="24"/>
          <w:lang w:eastAsia="id-ID"/>
        </w:rPr>
      </w:pPr>
      <w:ins w:id="133" w:author="Asus" w:date="2025-05-08T07:15:00Z" w16du:dateUtc="2025-05-08T00:15:00Z">
        <w:r>
          <w:rPr>
            <w:rFonts w:ascii="Times New Roman" w:eastAsia="Times New Roman" w:hAnsi="Times New Roman"/>
            <w:i/>
            <w:iCs/>
            <w:sz w:val="24"/>
            <w:szCs w:val="24"/>
            <w:lang w:eastAsia="id-ID"/>
          </w:rPr>
          <w:br w:type="page"/>
        </w:r>
      </w:ins>
    </w:p>
    <w:p w14:paraId="54705A55" w14:textId="14C78308" w:rsidR="00785308" w:rsidRPr="00356AB5" w:rsidRDefault="00785308" w:rsidP="00356AB5">
      <w:pPr>
        <w:rPr>
          <w:rFonts w:ascii="Times New Roman" w:eastAsia="Times New Roman" w:hAnsi="Times New Roman"/>
          <w:sz w:val="24"/>
          <w:szCs w:val="24"/>
          <w:lang w:eastAsia="id-ID"/>
        </w:rPr>
      </w:pPr>
      <w:commentRangeStart w:id="134"/>
      <w:r w:rsidRPr="00356AB5">
        <w:rPr>
          <w:rFonts w:ascii="Times New Roman" w:eastAsia="Times New Roman" w:hAnsi="Times New Roman"/>
          <w:i/>
          <w:iCs/>
          <w:sz w:val="24"/>
          <w:szCs w:val="24"/>
          <w:lang w:eastAsia="id-ID"/>
        </w:rPr>
        <w:lastRenderedPageBreak/>
        <w:t xml:space="preserve">Table </w:t>
      </w:r>
      <w:r w:rsidR="00781A50">
        <w:rPr>
          <w:rFonts w:ascii="Times New Roman" w:eastAsia="Times New Roman" w:hAnsi="Times New Roman"/>
          <w:i/>
          <w:iCs/>
          <w:sz w:val="24"/>
          <w:szCs w:val="24"/>
          <w:lang w:val="en-US" w:eastAsia="id-ID"/>
        </w:rPr>
        <w:t>7.1</w:t>
      </w:r>
      <w:r w:rsidRPr="00356AB5">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421"/>
        <w:gridCol w:w="1061"/>
        <w:gridCol w:w="1094"/>
        <w:gridCol w:w="4435"/>
      </w:tblGrid>
      <w:tr w:rsidR="005C6581" w:rsidRPr="005C6581" w14:paraId="7B0A96D2" w14:textId="77777777" w:rsidTr="0037597F">
        <w:trPr>
          <w:trHeight w:val="254"/>
        </w:trPr>
        <w:tc>
          <w:tcPr>
            <w:tcW w:w="450" w:type="dxa"/>
            <w:shd w:val="clear" w:color="auto" w:fill="auto"/>
            <w:vAlign w:val="center"/>
          </w:tcPr>
          <w:p w14:paraId="75465D52" w14:textId="3F7422D6" w:rsidR="00785308" w:rsidRPr="005C6581" w:rsidRDefault="00785308" w:rsidP="006B5984">
            <w:pPr>
              <w:ind w:left="-15" w:right="-30"/>
              <w:jc w:val="center"/>
              <w:rPr>
                <w:rFonts w:ascii="Times New Roman" w:hAnsi="Times New Roman"/>
                <w:sz w:val="20"/>
                <w:szCs w:val="20"/>
              </w:rPr>
            </w:pPr>
            <w:r w:rsidRPr="005C6581">
              <w:rPr>
                <w:rFonts w:ascii="Times New Roman" w:hAnsi="Times New Roman"/>
                <w:sz w:val="20"/>
                <w:szCs w:val="20"/>
              </w:rPr>
              <w:t>No</w:t>
            </w:r>
          </w:p>
        </w:tc>
        <w:tc>
          <w:tcPr>
            <w:tcW w:w="1440" w:type="dxa"/>
            <w:shd w:val="clear" w:color="auto" w:fill="auto"/>
            <w:vAlign w:val="center"/>
          </w:tcPr>
          <w:p w14:paraId="277708F4" w14:textId="6C622C11" w:rsidR="00785308" w:rsidRPr="005C6581" w:rsidRDefault="00785308" w:rsidP="006B5984">
            <w:pPr>
              <w:tabs>
                <w:tab w:val="left" w:pos="976"/>
              </w:tabs>
              <w:ind w:right="-105"/>
              <w:jc w:val="center"/>
              <w:rPr>
                <w:rFonts w:ascii="Times New Roman" w:hAnsi="Times New Roman"/>
                <w:sz w:val="20"/>
                <w:szCs w:val="20"/>
              </w:rPr>
            </w:pPr>
            <w:r w:rsidRPr="005C6581">
              <w:rPr>
                <w:rFonts w:ascii="Times New Roman" w:hAnsi="Times New Roman"/>
                <w:sz w:val="20"/>
                <w:szCs w:val="20"/>
              </w:rPr>
              <w:t>Theme</w:t>
            </w:r>
          </w:p>
        </w:tc>
        <w:tc>
          <w:tcPr>
            <w:tcW w:w="833" w:type="dxa"/>
            <w:shd w:val="clear" w:color="auto" w:fill="auto"/>
            <w:vAlign w:val="center"/>
          </w:tcPr>
          <w:p w14:paraId="1C9F3D5A"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Frequency</w:t>
            </w:r>
          </w:p>
        </w:tc>
        <w:tc>
          <w:tcPr>
            <w:tcW w:w="1049" w:type="dxa"/>
            <w:shd w:val="clear" w:color="auto" w:fill="auto"/>
            <w:vAlign w:val="center"/>
          </w:tcPr>
          <w:p w14:paraId="24016ED4"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Percentage</w:t>
            </w:r>
          </w:p>
        </w:tc>
        <w:tc>
          <w:tcPr>
            <w:tcW w:w="4688" w:type="dxa"/>
            <w:shd w:val="clear" w:color="auto" w:fill="auto"/>
          </w:tcPr>
          <w:p w14:paraId="66057947" w14:textId="77777777" w:rsidR="00785308" w:rsidRPr="005C6581" w:rsidRDefault="00785308" w:rsidP="00E608D4">
            <w:pPr>
              <w:ind w:right="160"/>
              <w:jc w:val="center"/>
              <w:rPr>
                <w:rFonts w:ascii="Times New Roman" w:hAnsi="Times New Roman"/>
                <w:sz w:val="20"/>
                <w:szCs w:val="20"/>
              </w:rPr>
            </w:pPr>
            <w:r w:rsidRPr="005C6581">
              <w:rPr>
                <w:rFonts w:ascii="Times New Roman" w:hAnsi="Times New Roman"/>
                <w:sz w:val="20"/>
                <w:szCs w:val="20"/>
              </w:rPr>
              <w:t>Example response</w:t>
            </w:r>
          </w:p>
        </w:tc>
      </w:tr>
      <w:tr w:rsidR="0037597F" w:rsidRPr="005C6581" w14:paraId="2B29E90C" w14:textId="77777777" w:rsidTr="0037597F">
        <w:trPr>
          <w:trHeight w:val="1196"/>
        </w:trPr>
        <w:tc>
          <w:tcPr>
            <w:tcW w:w="450" w:type="dxa"/>
            <w:shd w:val="clear" w:color="auto" w:fill="auto"/>
            <w:vAlign w:val="center"/>
          </w:tcPr>
          <w:p w14:paraId="6048E40F" w14:textId="506DBC09"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t>1</w:t>
            </w:r>
          </w:p>
          <w:p w14:paraId="6761F15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33743A92"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1ED3C0A" w14:textId="0C0412CB" w:rsidR="00785308" w:rsidRPr="005C6581" w:rsidRDefault="00785308" w:rsidP="0037597F">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Ethical and</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Responsible</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Use</w:t>
            </w:r>
          </w:p>
        </w:tc>
        <w:tc>
          <w:tcPr>
            <w:tcW w:w="833" w:type="dxa"/>
            <w:shd w:val="clear" w:color="auto" w:fill="auto"/>
            <w:vAlign w:val="center"/>
          </w:tcPr>
          <w:p w14:paraId="55251776"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0B01DCD1"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6180F452" w14:textId="00B3C668"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ChatGPT can help with grammar, structure, and idea generation, but proper training is needed to use it effectively, responsibly, and remain ethically mindful of the ethical use of A</w:t>
            </w:r>
            <w:r w:rsidR="005C6581">
              <w:rPr>
                <w:rFonts w:ascii="Times New Roman" w:eastAsia="Times New Roman" w:hAnsi="Times New Roman"/>
                <w:sz w:val="20"/>
                <w:szCs w:val="20"/>
                <w:lang w:val="en-US" w:eastAsia="id-ID"/>
              </w:rPr>
              <w:t>I</w:t>
            </w:r>
            <w:r w:rsidRPr="005C6581">
              <w:rPr>
                <w:rFonts w:ascii="Times New Roman" w:eastAsia="Times New Roman" w:hAnsi="Times New Roman"/>
                <w:sz w:val="20"/>
                <w:szCs w:val="20"/>
                <w:lang w:eastAsia="id-ID"/>
              </w:rPr>
              <w:t xml:space="preserve"> rather than blindly relying on it.</w:t>
            </w:r>
          </w:p>
        </w:tc>
      </w:tr>
      <w:tr w:rsidR="0037597F" w:rsidRPr="005C6581" w14:paraId="7E742AA5" w14:textId="77777777" w:rsidTr="0037597F">
        <w:trPr>
          <w:trHeight w:val="1169"/>
        </w:trPr>
        <w:tc>
          <w:tcPr>
            <w:tcW w:w="450" w:type="dxa"/>
            <w:shd w:val="clear" w:color="auto" w:fill="auto"/>
            <w:vAlign w:val="center"/>
          </w:tcPr>
          <w:p w14:paraId="01DE437C" w14:textId="79A61C7F"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t>2</w:t>
            </w:r>
          </w:p>
          <w:p w14:paraId="46CFA28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269AA42F"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15995DB8"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E74C8CB" w14:textId="427E229A" w:rsidR="00785308" w:rsidRPr="005C6581" w:rsidRDefault="00785308" w:rsidP="006B5984">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Lecturer</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Training in</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Integration</w:t>
            </w:r>
          </w:p>
        </w:tc>
        <w:tc>
          <w:tcPr>
            <w:tcW w:w="833" w:type="dxa"/>
            <w:shd w:val="clear" w:color="auto" w:fill="auto"/>
            <w:vAlign w:val="center"/>
          </w:tcPr>
          <w:p w14:paraId="0147DE9B"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3D337F08"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55357271" w14:textId="2523F4AF"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 xml:space="preserve">The right training will help lecturers understand the capabilities and limitations of AI as well as integrate AI as a complementary tool rather than a substitute that improves writing, critical thinking, and creativity skills </w:t>
            </w:r>
          </w:p>
        </w:tc>
      </w:tr>
    </w:tbl>
    <w:commentRangeEnd w:id="134"/>
    <w:p w14:paraId="4994F4BA" w14:textId="77777777" w:rsidR="00785308" w:rsidRDefault="00524839" w:rsidP="00E608D4">
      <w:pPr>
        <w:jc w:val="center"/>
        <w:rPr>
          <w:rFonts w:ascii="Times New Roman" w:eastAsia="Times New Roman" w:hAnsi="Times New Roman"/>
          <w:b/>
          <w:bCs/>
          <w:sz w:val="24"/>
          <w:szCs w:val="24"/>
          <w:lang w:eastAsia="id-ID"/>
        </w:rPr>
      </w:pPr>
      <w:r>
        <w:rPr>
          <w:rStyle w:val="CommentReference"/>
          <w:rFonts w:ascii="Times New Roman" w:eastAsia="Times New Roman" w:hAnsi="Times New Roman"/>
          <w:lang w:val="en-US"/>
        </w:rPr>
        <w:commentReference w:id="134"/>
      </w:r>
    </w:p>
    <w:p w14:paraId="727D55EA" w14:textId="41861F8B" w:rsidR="00785308" w:rsidRPr="005C6581" w:rsidRDefault="00785308" w:rsidP="005C6581">
      <w:pPr>
        <w:jc w:val="both"/>
        <w:rPr>
          <w:rFonts w:ascii="Times New Roman" w:eastAsia="Times New Roman" w:hAnsi="Times New Roman"/>
          <w:sz w:val="24"/>
          <w:szCs w:val="24"/>
          <w:lang w:eastAsia="id-ID"/>
        </w:rPr>
      </w:pPr>
      <w:commentRangeStart w:id="135"/>
      <w:r w:rsidRPr="005C6581">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val="en-US" w:eastAsia="id-ID"/>
        </w:rPr>
        <w:t>7.2</w:t>
      </w:r>
      <w:r w:rsidRPr="005C6581">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
        <w:gridCol w:w="2604"/>
        <w:gridCol w:w="328"/>
        <w:gridCol w:w="717"/>
        <w:gridCol w:w="457"/>
        <w:gridCol w:w="733"/>
        <w:gridCol w:w="416"/>
        <w:gridCol w:w="733"/>
        <w:gridCol w:w="416"/>
        <w:gridCol w:w="583"/>
        <w:gridCol w:w="343"/>
        <w:gridCol w:w="638"/>
      </w:tblGrid>
      <w:tr w:rsidR="005C6581" w:rsidRPr="005C6581" w14:paraId="655586B9" w14:textId="77777777" w:rsidTr="006B5984">
        <w:trPr>
          <w:trHeight w:val="213"/>
        </w:trPr>
        <w:tc>
          <w:tcPr>
            <w:tcW w:w="494" w:type="dxa"/>
            <w:vMerge w:val="restart"/>
            <w:shd w:val="clear" w:color="auto" w:fill="auto"/>
            <w:vAlign w:val="center"/>
          </w:tcPr>
          <w:p w14:paraId="4D55E3C0" w14:textId="5F37409E"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No</w:t>
            </w:r>
          </w:p>
        </w:tc>
        <w:tc>
          <w:tcPr>
            <w:tcW w:w="2656" w:type="dxa"/>
            <w:vMerge w:val="restart"/>
            <w:shd w:val="clear" w:color="auto" w:fill="auto"/>
            <w:vAlign w:val="center"/>
          </w:tcPr>
          <w:p w14:paraId="730F0C65" w14:textId="77777777" w:rsidR="00785308" w:rsidRPr="005C6581" w:rsidRDefault="00785308" w:rsidP="006B5984">
            <w:pPr>
              <w:jc w:val="center"/>
              <w:rPr>
                <w:rFonts w:ascii="Times New Roman" w:eastAsia="Times New Roman" w:hAnsi="Times New Roman"/>
                <w:sz w:val="20"/>
                <w:szCs w:val="20"/>
                <w:lang w:eastAsia="id-ID"/>
              </w:rPr>
            </w:pPr>
          </w:p>
        </w:tc>
        <w:tc>
          <w:tcPr>
            <w:tcW w:w="990" w:type="dxa"/>
            <w:gridSpan w:val="2"/>
            <w:shd w:val="clear" w:color="auto" w:fill="auto"/>
            <w:vAlign w:val="center"/>
          </w:tcPr>
          <w:p w14:paraId="235B821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CDA</w:t>
            </w:r>
          </w:p>
        </w:tc>
        <w:tc>
          <w:tcPr>
            <w:tcW w:w="1191" w:type="dxa"/>
            <w:gridSpan w:val="2"/>
            <w:shd w:val="clear" w:color="auto" w:fill="auto"/>
            <w:vAlign w:val="center"/>
          </w:tcPr>
          <w:p w14:paraId="089B8375"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DA</w:t>
            </w:r>
          </w:p>
        </w:tc>
        <w:tc>
          <w:tcPr>
            <w:tcW w:w="1149" w:type="dxa"/>
            <w:gridSpan w:val="2"/>
            <w:shd w:val="clear" w:color="auto" w:fill="auto"/>
            <w:vAlign w:val="center"/>
          </w:tcPr>
          <w:p w14:paraId="510EC8B7"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w:t>
            </w:r>
          </w:p>
        </w:tc>
        <w:tc>
          <w:tcPr>
            <w:tcW w:w="999" w:type="dxa"/>
            <w:gridSpan w:val="2"/>
            <w:shd w:val="clear" w:color="auto" w:fill="auto"/>
            <w:vAlign w:val="center"/>
          </w:tcPr>
          <w:p w14:paraId="3F36EA93"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A</w:t>
            </w:r>
          </w:p>
        </w:tc>
        <w:tc>
          <w:tcPr>
            <w:tcW w:w="981" w:type="dxa"/>
            <w:gridSpan w:val="2"/>
            <w:shd w:val="clear" w:color="auto" w:fill="auto"/>
            <w:vAlign w:val="center"/>
          </w:tcPr>
          <w:p w14:paraId="38D1D7E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CA</w:t>
            </w:r>
          </w:p>
        </w:tc>
      </w:tr>
      <w:tr w:rsidR="005C6581" w:rsidRPr="005C6581" w14:paraId="73C6EAA7" w14:textId="77777777" w:rsidTr="006B5984">
        <w:trPr>
          <w:trHeight w:val="224"/>
        </w:trPr>
        <w:tc>
          <w:tcPr>
            <w:tcW w:w="494" w:type="dxa"/>
            <w:vMerge/>
            <w:shd w:val="clear" w:color="auto" w:fill="auto"/>
            <w:vAlign w:val="center"/>
          </w:tcPr>
          <w:p w14:paraId="1D1E4911" w14:textId="77777777" w:rsidR="00785308" w:rsidRPr="005C6581" w:rsidRDefault="00785308" w:rsidP="006B5984">
            <w:pPr>
              <w:jc w:val="center"/>
              <w:rPr>
                <w:rFonts w:ascii="Times New Roman" w:eastAsia="Times New Roman" w:hAnsi="Times New Roman"/>
                <w:sz w:val="20"/>
                <w:szCs w:val="20"/>
                <w:lang w:eastAsia="id-ID"/>
              </w:rPr>
            </w:pPr>
          </w:p>
        </w:tc>
        <w:tc>
          <w:tcPr>
            <w:tcW w:w="2656" w:type="dxa"/>
            <w:vMerge/>
            <w:shd w:val="clear" w:color="auto" w:fill="auto"/>
            <w:vAlign w:val="center"/>
          </w:tcPr>
          <w:p w14:paraId="2DE5CD32" w14:textId="77777777" w:rsidR="00785308" w:rsidRPr="005C6581" w:rsidRDefault="00785308" w:rsidP="006B5984">
            <w:pPr>
              <w:jc w:val="center"/>
              <w:rPr>
                <w:rFonts w:ascii="Times New Roman" w:eastAsia="Times New Roman" w:hAnsi="Times New Roman"/>
                <w:sz w:val="20"/>
                <w:szCs w:val="20"/>
                <w:lang w:eastAsia="id-ID"/>
              </w:rPr>
            </w:pPr>
          </w:p>
        </w:tc>
        <w:tc>
          <w:tcPr>
            <w:tcW w:w="270" w:type="dxa"/>
            <w:shd w:val="clear" w:color="auto" w:fill="auto"/>
            <w:vAlign w:val="center"/>
          </w:tcPr>
          <w:p w14:paraId="63FDBD98" w14:textId="65B6E2E2"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20" w:type="dxa"/>
            <w:shd w:val="clear" w:color="auto" w:fill="auto"/>
            <w:vAlign w:val="center"/>
          </w:tcPr>
          <w:p w14:paraId="185F668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58" w:type="dxa"/>
            <w:shd w:val="clear" w:color="auto" w:fill="auto"/>
            <w:vAlign w:val="center"/>
          </w:tcPr>
          <w:p w14:paraId="1EED41FB" w14:textId="342AF11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0F08F41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658972F1" w14:textId="6E70A66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650B7E2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04F3D958" w14:textId="72AD629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583" w:type="dxa"/>
            <w:shd w:val="clear" w:color="auto" w:fill="auto"/>
            <w:vAlign w:val="center"/>
          </w:tcPr>
          <w:p w14:paraId="19E5AE6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343" w:type="dxa"/>
            <w:shd w:val="clear" w:color="auto" w:fill="auto"/>
            <w:vAlign w:val="center"/>
          </w:tcPr>
          <w:p w14:paraId="1B60906B" w14:textId="00ACF1B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638" w:type="dxa"/>
            <w:shd w:val="clear" w:color="auto" w:fill="auto"/>
            <w:vAlign w:val="center"/>
          </w:tcPr>
          <w:p w14:paraId="62911B08" w14:textId="05C284E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r>
      <w:tr w:rsidR="005C6581" w:rsidRPr="005C6581" w14:paraId="0DC863C2" w14:textId="77777777" w:rsidTr="006B5984">
        <w:trPr>
          <w:trHeight w:val="224"/>
        </w:trPr>
        <w:tc>
          <w:tcPr>
            <w:tcW w:w="494" w:type="dxa"/>
            <w:shd w:val="clear" w:color="auto" w:fill="auto"/>
            <w:vAlign w:val="center"/>
          </w:tcPr>
          <w:p w14:paraId="177EF68E" w14:textId="6CD46404" w:rsidR="005C6581"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w:t>
            </w:r>
          </w:p>
        </w:tc>
        <w:tc>
          <w:tcPr>
            <w:tcW w:w="2656" w:type="dxa"/>
            <w:shd w:val="clear" w:color="auto" w:fill="auto"/>
            <w:vAlign w:val="center"/>
          </w:tcPr>
          <w:p w14:paraId="1EC6E428" w14:textId="6B5C1554"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Future plan on using ChatGPT</w:t>
            </w:r>
          </w:p>
        </w:tc>
        <w:tc>
          <w:tcPr>
            <w:tcW w:w="270" w:type="dxa"/>
            <w:shd w:val="clear" w:color="auto" w:fill="auto"/>
            <w:vAlign w:val="center"/>
          </w:tcPr>
          <w:p w14:paraId="4F2B936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9</w:t>
            </w:r>
          </w:p>
        </w:tc>
        <w:tc>
          <w:tcPr>
            <w:tcW w:w="720" w:type="dxa"/>
            <w:shd w:val="clear" w:color="auto" w:fill="auto"/>
            <w:vAlign w:val="center"/>
          </w:tcPr>
          <w:p w14:paraId="55C3554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6.5%</w:t>
            </w:r>
          </w:p>
        </w:tc>
        <w:tc>
          <w:tcPr>
            <w:tcW w:w="458" w:type="dxa"/>
            <w:shd w:val="clear" w:color="auto" w:fill="auto"/>
            <w:vAlign w:val="center"/>
          </w:tcPr>
          <w:p w14:paraId="41AA48E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16</w:t>
            </w:r>
          </w:p>
        </w:tc>
        <w:tc>
          <w:tcPr>
            <w:tcW w:w="733" w:type="dxa"/>
            <w:shd w:val="clear" w:color="auto" w:fill="auto"/>
            <w:vAlign w:val="center"/>
          </w:tcPr>
          <w:p w14:paraId="3CBA7DE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11.6%</w:t>
            </w:r>
          </w:p>
        </w:tc>
        <w:tc>
          <w:tcPr>
            <w:tcW w:w="416" w:type="dxa"/>
            <w:shd w:val="clear" w:color="auto" w:fill="auto"/>
            <w:vAlign w:val="center"/>
          </w:tcPr>
          <w:p w14:paraId="597E1B61"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67</w:t>
            </w:r>
          </w:p>
        </w:tc>
        <w:tc>
          <w:tcPr>
            <w:tcW w:w="733" w:type="dxa"/>
            <w:shd w:val="clear" w:color="auto" w:fill="auto"/>
            <w:vAlign w:val="center"/>
          </w:tcPr>
          <w:p w14:paraId="55ED451C"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48.6%</w:t>
            </w:r>
          </w:p>
        </w:tc>
        <w:tc>
          <w:tcPr>
            <w:tcW w:w="416" w:type="dxa"/>
            <w:shd w:val="clear" w:color="auto" w:fill="auto"/>
            <w:vAlign w:val="center"/>
          </w:tcPr>
          <w:p w14:paraId="0A811A1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40</w:t>
            </w:r>
          </w:p>
        </w:tc>
        <w:tc>
          <w:tcPr>
            <w:tcW w:w="583" w:type="dxa"/>
            <w:shd w:val="clear" w:color="auto" w:fill="auto"/>
            <w:vAlign w:val="center"/>
          </w:tcPr>
          <w:p w14:paraId="15D2B2C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c>
          <w:tcPr>
            <w:tcW w:w="343" w:type="dxa"/>
            <w:shd w:val="clear" w:color="auto" w:fill="auto"/>
            <w:vAlign w:val="center"/>
          </w:tcPr>
          <w:p w14:paraId="4F22697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w:t>
            </w:r>
          </w:p>
        </w:tc>
        <w:tc>
          <w:tcPr>
            <w:tcW w:w="638" w:type="dxa"/>
            <w:shd w:val="clear" w:color="auto" w:fill="auto"/>
            <w:vAlign w:val="center"/>
          </w:tcPr>
          <w:p w14:paraId="7635ECB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r>
    </w:tbl>
    <w:commentRangeEnd w:id="135"/>
    <w:p w14:paraId="5BA7D36E" w14:textId="77777777" w:rsidR="00785308" w:rsidRPr="00C861D4" w:rsidRDefault="008D421A" w:rsidP="00E608D4">
      <w:pPr>
        <w:rPr>
          <w:vanish/>
        </w:rPr>
      </w:pPr>
      <w:r>
        <w:rPr>
          <w:rStyle w:val="CommentReference"/>
          <w:rFonts w:ascii="Times New Roman" w:eastAsia="Times New Roman" w:hAnsi="Times New Roman"/>
          <w:lang w:val="en-US"/>
        </w:rPr>
        <w:commentReference w:id="135"/>
      </w:r>
    </w:p>
    <w:tbl>
      <w:tblPr>
        <w:tblpPr w:leftFromText="180" w:rightFromText="180" w:vertAnchor="text" w:horzAnchor="margin" w:tblpXSpec="center" w:tblpY="134"/>
        <w:tblW w:w="7905" w:type="dxa"/>
        <w:tblLook w:val="04A0" w:firstRow="1" w:lastRow="0" w:firstColumn="1" w:lastColumn="0" w:noHBand="0" w:noVBand="1"/>
      </w:tblPr>
      <w:tblGrid>
        <w:gridCol w:w="2610"/>
        <w:gridCol w:w="2719"/>
        <w:gridCol w:w="2576"/>
      </w:tblGrid>
      <w:tr w:rsidR="00785308" w:rsidRPr="00C861D4" w14:paraId="2E48209A" w14:textId="77777777" w:rsidTr="006B5984">
        <w:tc>
          <w:tcPr>
            <w:tcW w:w="2610" w:type="dxa"/>
            <w:shd w:val="clear" w:color="auto" w:fill="auto"/>
          </w:tcPr>
          <w:p w14:paraId="5067078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CDA: completely disagree</w:t>
            </w:r>
          </w:p>
        </w:tc>
        <w:tc>
          <w:tcPr>
            <w:tcW w:w="2719" w:type="dxa"/>
            <w:shd w:val="clear" w:color="auto" w:fill="auto"/>
          </w:tcPr>
          <w:p w14:paraId="1B9823A7"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N: neither agree or disagree</w:t>
            </w:r>
          </w:p>
        </w:tc>
        <w:tc>
          <w:tcPr>
            <w:tcW w:w="2576" w:type="dxa"/>
            <w:shd w:val="clear" w:color="auto" w:fill="auto"/>
          </w:tcPr>
          <w:p w14:paraId="369C8932"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CA: completely agree</w:t>
            </w:r>
          </w:p>
        </w:tc>
      </w:tr>
      <w:tr w:rsidR="00785308" w:rsidRPr="00C861D4" w14:paraId="63A7C539" w14:textId="77777777" w:rsidTr="006B5984">
        <w:trPr>
          <w:trHeight w:val="407"/>
        </w:trPr>
        <w:tc>
          <w:tcPr>
            <w:tcW w:w="2610" w:type="dxa"/>
            <w:shd w:val="clear" w:color="auto" w:fill="auto"/>
          </w:tcPr>
          <w:p w14:paraId="20177AD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DA: disagrre</w:t>
            </w:r>
          </w:p>
        </w:tc>
        <w:tc>
          <w:tcPr>
            <w:tcW w:w="2719" w:type="dxa"/>
            <w:shd w:val="clear" w:color="auto" w:fill="auto"/>
          </w:tcPr>
          <w:p w14:paraId="3FCFEA69"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A: agree</w:t>
            </w:r>
          </w:p>
        </w:tc>
        <w:tc>
          <w:tcPr>
            <w:tcW w:w="2576" w:type="dxa"/>
            <w:shd w:val="clear" w:color="auto" w:fill="auto"/>
          </w:tcPr>
          <w:p w14:paraId="26609E5B" w14:textId="77777777" w:rsidR="00785308" w:rsidRPr="00C861D4" w:rsidRDefault="00785308" w:rsidP="00E608D4">
            <w:pPr>
              <w:tabs>
                <w:tab w:val="left" w:pos="1703"/>
              </w:tabs>
              <w:jc w:val="both"/>
              <w:rPr>
                <w:rFonts w:ascii="Times New Roman" w:eastAsia="Times New Roman" w:hAnsi="Times New Roman"/>
                <w:sz w:val="20"/>
                <w:szCs w:val="20"/>
                <w:lang w:eastAsia="id-ID"/>
              </w:rPr>
            </w:pPr>
          </w:p>
        </w:tc>
      </w:tr>
    </w:tbl>
    <w:p w14:paraId="39D7B4C2" w14:textId="75E1FCE0"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w:t>
      </w:r>
      <w:r w:rsidRPr="00C861D4">
        <w:rPr>
          <w:rFonts w:ascii="Times New Roman" w:eastAsia="Times New Roman" w:hAnsi="Times New Roman"/>
          <w:sz w:val="24"/>
          <w:szCs w:val="24"/>
          <w:lang w:eastAsia="id-ID"/>
        </w:rPr>
        <w:t xml:space="preserve">n the term of ethical and responsible </w:t>
      </w:r>
      <w:r>
        <w:rPr>
          <w:rFonts w:ascii="Times New Roman" w:eastAsia="Times New Roman" w:hAnsi="Times New Roman"/>
          <w:sz w:val="24"/>
          <w:szCs w:val="24"/>
          <w:lang w:eastAsia="id-ID"/>
        </w:rPr>
        <w:t>AI</w:t>
      </w:r>
      <w:r w:rsidRPr="00C861D4">
        <w:rPr>
          <w:rFonts w:ascii="Times New Roman" w:eastAsia="Times New Roman" w:hAnsi="Times New Roman"/>
          <w:sz w:val="24"/>
          <w:szCs w:val="24"/>
          <w:lang w:eastAsia="id-ID"/>
        </w:rPr>
        <w:t xml:space="preserve"> use (66 students/ 47.8%),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agreed that training is needed to ensure AI tools like ChatGPT are used ethically and responsibly, with the goal of AI being just a tool, not the only resource</w:t>
      </w:r>
      <w:r w:rsidRPr="00C861D4">
        <w:rPr>
          <w:rFonts w:ascii="Times New Roman" w:eastAsia="Times New Roman" w:hAnsi="Times New Roman"/>
          <w:sz w:val="24"/>
          <w:szCs w:val="24"/>
          <w:lang w:eastAsia="id-ID"/>
        </w:rPr>
        <w:t>.</w:t>
      </w:r>
    </w:p>
    <w:p w14:paraId="233E49CD" w14:textId="4BCAE713"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w:t>
      </w:r>
      <w:r w:rsidRPr="00C861D4">
        <w:rPr>
          <w:rFonts w:ascii="Times New Roman" w:eastAsia="Times New Roman" w:hAnsi="Times New Roman"/>
          <w:sz w:val="24"/>
          <w:szCs w:val="24"/>
          <w:lang w:eastAsia="id-ID"/>
        </w:rPr>
        <w:t>lecturer training in</w:t>
      </w:r>
      <w:r>
        <w:rPr>
          <w:rFonts w:ascii="Times New Roman" w:eastAsia="Times New Roman" w:hAnsi="Times New Roman"/>
          <w:sz w:val="24"/>
          <w:szCs w:val="24"/>
          <w:lang w:eastAsia="id-ID"/>
        </w:rPr>
        <w:t xml:space="preserve"> AI </w:t>
      </w:r>
      <w:r w:rsidRPr="00C861D4">
        <w:rPr>
          <w:rFonts w:ascii="Times New Roman" w:eastAsia="Times New Roman" w:hAnsi="Times New Roman"/>
          <w:sz w:val="24"/>
          <w:szCs w:val="24"/>
          <w:lang w:eastAsia="id-ID"/>
        </w:rPr>
        <w:t xml:space="preserve">integration (66 students/ 47.8%), </w:t>
      </w:r>
      <w:r w:rsidR="00781A50" w:rsidRPr="00781A50">
        <w:rPr>
          <w:rFonts w:ascii="Times New Roman" w:eastAsia="Times New Roman" w:hAnsi="Times New Roman"/>
          <w:sz w:val="24"/>
          <w:szCs w:val="24"/>
          <w:lang w:eastAsia="id-ID"/>
        </w:rPr>
        <w:t>They also saw the importance of training for lecturers so they can understand AI’s potential and limits, and use it in learning without replacing critical thinking and creativity.</w:t>
      </w:r>
    </w:p>
    <w:p w14:paraId="27A1F05A" w14:textId="28884D37" w:rsidR="00785308" w:rsidRDefault="00785308" w:rsidP="00E608D4">
      <w:pPr>
        <w:numPr>
          <w:ilvl w:val="0"/>
          <w:numId w:val="10"/>
        </w:numPr>
        <w:ind w:left="426" w:hanging="426"/>
        <w:jc w:val="both"/>
        <w:rPr>
          <w:rFonts w:ascii="Times New Roman" w:eastAsia="Times New Roman" w:hAnsi="Times New Roman"/>
          <w:sz w:val="24"/>
          <w:szCs w:val="24"/>
          <w:lang w:eastAsia="id-ID"/>
        </w:rPr>
      </w:pPr>
      <w:r w:rsidRPr="00C861D4">
        <w:rPr>
          <w:rFonts w:ascii="Times New Roman" w:eastAsia="Times New Roman" w:hAnsi="Times New Roman"/>
          <w:sz w:val="24"/>
          <w:szCs w:val="24"/>
          <w:lang w:eastAsia="id-ID"/>
        </w:rPr>
        <w:t>In</w:t>
      </w:r>
      <w:r>
        <w:rPr>
          <w:rFonts w:ascii="Times New Roman" w:eastAsia="Times New Roman" w:hAnsi="Times New Roman"/>
          <w:sz w:val="24"/>
          <w:szCs w:val="24"/>
          <w:lang w:eastAsia="id-ID"/>
        </w:rPr>
        <w:t xml:space="preserve"> </w:t>
      </w:r>
      <w:r w:rsidRPr="00C861D4">
        <w:rPr>
          <w:rFonts w:ascii="Times New Roman" w:eastAsia="Times New Roman" w:hAnsi="Times New Roman"/>
          <w:sz w:val="24"/>
          <w:szCs w:val="24"/>
          <w:lang w:eastAsia="id-ID"/>
        </w:rPr>
        <w:t xml:space="preserve">the term of future plan on using </w:t>
      </w:r>
      <w:r>
        <w:rPr>
          <w:rFonts w:ascii="Times New Roman" w:eastAsia="Times New Roman" w:hAnsi="Times New Roman"/>
          <w:sz w:val="24"/>
          <w:szCs w:val="24"/>
          <w:lang w:eastAsia="id-ID"/>
        </w:rPr>
        <w:t>ChatGPT</w:t>
      </w:r>
      <w:r w:rsidRPr="00C861D4">
        <w:rPr>
          <w:rFonts w:ascii="Times New Roman" w:eastAsia="Times New Roman" w:hAnsi="Times New Roman"/>
          <w:sz w:val="24"/>
          <w:szCs w:val="24"/>
          <w:lang w:eastAsia="id-ID"/>
        </w:rPr>
        <w:t>, completely disagree (cda): 9 (6</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5%), disagree (da): 16 (11</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neither agree or disagree (n): 67 (48</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agree (a): 40 (29%), completely agree (ca): 4 (2.9%).</w:t>
      </w:r>
      <w:r w:rsidR="00781A50">
        <w:rPr>
          <w:rFonts w:ascii="Times New Roman" w:eastAsia="Times New Roman" w:hAnsi="Times New Roman"/>
          <w:sz w:val="24"/>
          <w:szCs w:val="24"/>
          <w:lang w:eastAsia="id-ID"/>
        </w:rPr>
        <w:t xml:space="preserve"> </w:t>
      </w:r>
      <w:r w:rsidR="00781A50" w:rsidRPr="00781A50">
        <w:rPr>
          <w:rFonts w:ascii="Times New Roman" w:eastAsia="Times New Roman" w:hAnsi="Times New Roman"/>
          <w:sz w:val="24"/>
          <w:szCs w:val="24"/>
          <w:lang w:eastAsia="id-ID"/>
        </w:rPr>
        <w:t>Students were neutral, meaning they saw the benefits of ChatGPT but still had doubts about its long-term use, possibly due to concerns about confidence, ethics, or how well AI supports real learning.</w:t>
      </w:r>
    </w:p>
    <w:p w14:paraId="0D855393" w14:textId="77777777" w:rsidR="00B0118F" w:rsidRPr="00C861D4" w:rsidRDefault="00B0118F" w:rsidP="00B0118F">
      <w:pPr>
        <w:jc w:val="both"/>
        <w:rPr>
          <w:rFonts w:ascii="Times New Roman" w:eastAsia="Times New Roman" w:hAnsi="Times New Roman"/>
          <w:sz w:val="24"/>
          <w:szCs w:val="24"/>
          <w:lang w:eastAsia="id-ID"/>
        </w:rPr>
      </w:pPr>
    </w:p>
    <w:bookmarkEnd w:id="109"/>
    <w:p w14:paraId="0A8E6CFD" w14:textId="569A2C68" w:rsidR="00785308" w:rsidRPr="006B5984" w:rsidRDefault="00785308" w:rsidP="006B5984">
      <w:pPr>
        <w:pStyle w:val="ListParagraph"/>
        <w:numPr>
          <w:ilvl w:val="0"/>
          <w:numId w:val="13"/>
        </w:numPr>
        <w:ind w:left="450" w:hanging="450"/>
        <w:jc w:val="both"/>
        <w:rPr>
          <w:lang w:eastAsia="id-ID"/>
        </w:rPr>
      </w:pPr>
      <w:r w:rsidRPr="006B5984">
        <w:rPr>
          <w:lang w:eastAsia="id-ID"/>
        </w:rPr>
        <w:t xml:space="preserve">Interpretation </w:t>
      </w:r>
    </w:p>
    <w:p w14:paraId="14F7D38B" w14:textId="720E460D"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 xml:space="preserve">The questionnaire results showed that </w:t>
      </w:r>
      <w:ins w:id="136" w:author="Asus" w:date="2025-05-08T07:18:00Z" w16du:dateUtc="2025-05-08T00:18:00Z">
        <w:r w:rsidR="00524839">
          <w:rPr>
            <w:rFonts w:ascii="Times New Roman" w:eastAsia="Times New Roman" w:hAnsi="Times New Roman"/>
            <w:sz w:val="24"/>
            <w:szCs w:val="24"/>
            <w:lang w:eastAsia="id-ID"/>
          </w:rPr>
          <w:t xml:space="preserve">the </w:t>
        </w:r>
      </w:ins>
      <w:r w:rsidRPr="00A90000">
        <w:rPr>
          <w:rFonts w:ascii="Times New Roman" w:eastAsia="Times New Roman" w:hAnsi="Times New Roman"/>
          <w:sz w:val="24"/>
          <w:szCs w:val="24"/>
          <w:lang w:eastAsia="id-ID"/>
        </w:rPr>
        <w:t>respondents had a positive view of using ChatGPT for English writing activities. The study found that students had different perceptions of ChatGPT, but most students from the English Education Program at a university in Palembang had positive opinions about using ChatGPT for learning English writing. This section discusses the findings based on six main indicators from the questionnaire: ChatGPT usage, its impact on the writing process, reliability and accuracy, its effect on learning goals, students’ experience and satisfaction, and the need for training and plans for future use.</w:t>
      </w:r>
    </w:p>
    <w:p w14:paraId="027B46BA" w14:textId="2FE68B23"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First, regarding ChatGPT usage, most students had used it and had experience with it, though the frequency varied. According to the study, 91.3% of students reported using ChatGPT in writing classes, and 94.9% had experience with it. However, only 8.7% used it regularly ("always"), while the majority (66.7%) used it "sometimes." These results suggest that while ChatGPT is well-known and popular, its use is situational. Students tended to turn to ChatGPT when they needed help, such as when they struggled to start or develop their writing</w:t>
      </w:r>
      <w:r w:rsidR="00785308" w:rsidRPr="00FA1905">
        <w:rPr>
          <w:rFonts w:ascii="Times New Roman" w:eastAsia="Times New Roman" w:hAnsi="Times New Roman"/>
          <w:sz w:val="24"/>
          <w:szCs w:val="24"/>
          <w:lang w:eastAsia="id-ID"/>
        </w:rPr>
        <w:t xml:space="preserve">. This aligned with the research by Anjarani et al. (2023), who </w:t>
      </w:r>
      <w:r w:rsidR="00785308" w:rsidRPr="00FA1905">
        <w:rPr>
          <w:rFonts w:ascii="Times New Roman" w:eastAsia="Times New Roman" w:hAnsi="Times New Roman"/>
          <w:sz w:val="24"/>
          <w:szCs w:val="24"/>
          <w:lang w:eastAsia="id-ID"/>
        </w:rPr>
        <w:lastRenderedPageBreak/>
        <w:t>found that ChatGPT was often used by college students as an initial tool to build ideas in writing, rather than as the main tool in the entire writing process.</w:t>
      </w:r>
    </w:p>
    <w:p w14:paraId="4E550F22" w14:textId="063C01E5"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Second, regarding the impact of ChatGPT on the writing process, it was most helpful in the pre-writing and drafting stages, particularly with choosing topics, organizing ideas, and improving efficiency. According to the study, 35.5% of students found it helpful in choosing topics, 23.9% in organizing ideas, and 50.7% agreed it made the writing process more efficient. Additionally, 58.5% agreed that ChatGPT helped boost creativity in writing. Overall, ChatGPT was used more in the early stages of writing, such as brainstorming and outlining</w:t>
      </w:r>
      <w:r w:rsidR="00785308" w:rsidRPr="00FA1905">
        <w:rPr>
          <w:rFonts w:ascii="Times New Roman" w:eastAsia="Times New Roman" w:hAnsi="Times New Roman"/>
          <w:sz w:val="24"/>
          <w:szCs w:val="24"/>
          <w:lang w:eastAsia="id-ID"/>
        </w:rPr>
        <w:t xml:space="preserve">. This was supported by Baskara (2023), who stated that ChatGPT could speed up the writing planning process through suggestions for sentence structure and relevant topics. However, ChatGPT </w:t>
      </w:r>
      <w:del w:id="137" w:author="Asus" w:date="2025-05-08T07:18:00Z" w16du:dateUtc="2025-05-08T00:18:00Z">
        <w:r w:rsidR="00785308" w:rsidRPr="00FA1905" w:rsidDel="00524839">
          <w:rPr>
            <w:rFonts w:ascii="Times New Roman" w:eastAsia="Times New Roman" w:hAnsi="Times New Roman"/>
            <w:sz w:val="24"/>
            <w:szCs w:val="24"/>
            <w:lang w:eastAsia="id-ID"/>
          </w:rPr>
          <w:delText xml:space="preserve">had </w:delText>
        </w:r>
      </w:del>
      <w:ins w:id="138" w:author="Asus" w:date="2025-05-08T07:18:00Z" w16du:dateUtc="2025-05-08T00:18:00Z">
        <w:r w:rsidR="00524839">
          <w:rPr>
            <w:rFonts w:ascii="Times New Roman" w:eastAsia="Times New Roman" w:hAnsi="Times New Roman"/>
            <w:sz w:val="24"/>
            <w:szCs w:val="24"/>
            <w:lang w:eastAsia="id-ID"/>
          </w:rPr>
          <w:t>has</w:t>
        </w:r>
        <w:r w:rsidR="00524839" w:rsidRPr="00FA1905">
          <w:rPr>
            <w:rFonts w:ascii="Times New Roman" w:eastAsia="Times New Roman" w:hAnsi="Times New Roman"/>
            <w:sz w:val="24"/>
            <w:szCs w:val="24"/>
            <w:lang w:eastAsia="id-ID"/>
          </w:rPr>
          <w:t xml:space="preserve"> </w:t>
        </w:r>
      </w:ins>
      <w:r w:rsidR="00785308" w:rsidRPr="00FA1905">
        <w:rPr>
          <w:rFonts w:ascii="Times New Roman" w:eastAsia="Times New Roman" w:hAnsi="Times New Roman"/>
          <w:sz w:val="24"/>
          <w:szCs w:val="24"/>
          <w:lang w:eastAsia="id-ID"/>
        </w:rPr>
        <w:t>not been widely used in the process of in-depth revision and editing. Students tended to use it to speed up the drafting process, not as a final text evaluation tool.</w:t>
      </w:r>
    </w:p>
    <w:p w14:paraId="32659C67" w14:textId="6DF1D03F" w:rsidR="00811C78" w:rsidRPr="00FA1905" w:rsidRDefault="00A90000" w:rsidP="00A90000">
      <w:pPr>
        <w:ind w:firstLine="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T</w:t>
      </w:r>
      <w:r w:rsidRPr="00A90000">
        <w:rPr>
          <w:rFonts w:ascii="Times New Roman" w:eastAsia="Times New Roman" w:hAnsi="Times New Roman"/>
          <w:sz w:val="24"/>
          <w:szCs w:val="24"/>
          <w:lang w:eastAsia="id-ID"/>
        </w:rPr>
        <w:t>hird, regarding the reliability and accuracy of ChatGPT, the tool was generally seen as reliable, but students acknowledged the need to verify its content. 60.9% of students considered ChatGPT reliable for writing in English, finding its help with grammar, idea development, and sentence structure very useful. However, 53.6% also noted that the information from ChatGPT was sometimes general or inaccurate and required further checking. This shows that while students found it helpful, they also approached AI-generated content with a critical mindset, indicating that their digital literacy was improving</w:t>
      </w:r>
      <w:r w:rsidR="00785308" w:rsidRPr="00FA1905">
        <w:rPr>
          <w:rFonts w:ascii="Times New Roman" w:eastAsia="Times New Roman" w:hAnsi="Times New Roman"/>
          <w:sz w:val="24"/>
          <w:szCs w:val="24"/>
          <w:lang w:eastAsia="id-ID"/>
        </w:rPr>
        <w:t>. Research by Roisah et al. (2023) showed that while ChatGPT could generate well-structured sentences, the quality of its content was highly dependent on the clarity of the prompt and the user's ability to re-edit the output.</w:t>
      </w:r>
    </w:p>
    <w:p w14:paraId="180215BF" w14:textId="10E04940"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hAnsi="Times New Roman"/>
          <w:sz w:val="24"/>
          <w:szCs w:val="24"/>
        </w:rPr>
        <w:t>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w:t>
      </w:r>
      <w:ins w:id="139" w:author="Asus" w:date="2025-05-08T07:18:00Z" w16du:dateUtc="2025-05-08T00:18:00Z">
        <w:r w:rsidR="00524839">
          <w:rPr>
            <w:rFonts w:ascii="Times New Roman" w:hAnsi="Times New Roman"/>
            <w:sz w:val="24"/>
            <w:szCs w:val="24"/>
          </w:rPr>
          <w:t xml:space="preserve"> </w:t>
        </w:r>
      </w:ins>
      <w:r w:rsidRPr="00A90000">
        <w:rPr>
          <w:rFonts w:ascii="Times New Roman" w:hAnsi="Times New Roman"/>
          <w:sz w:val="24"/>
          <w:szCs w:val="24"/>
        </w:rPr>
        <w:t>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w:t>
      </w:r>
      <w:r>
        <w:t>.</w:t>
      </w:r>
      <w:ins w:id="140" w:author="Asus" w:date="2025-05-08T07:20:00Z" w16du:dateUtc="2025-05-08T00:20:00Z">
        <w:r w:rsidR="00524839">
          <w:t xml:space="preserve"> </w:t>
        </w:r>
      </w:ins>
      <w:r w:rsidR="00785308" w:rsidRPr="00FA1905">
        <w:rPr>
          <w:rFonts w:ascii="Times New Roman" w:eastAsia="Times New Roman" w:hAnsi="Times New Roman"/>
          <w:sz w:val="24"/>
          <w:szCs w:val="24"/>
          <w:lang w:eastAsia="id-ID"/>
        </w:rPr>
        <w:t>This was consistent with research by Yan (2023), which showed that the use of ChatGPT significantly improved the learning motivation and writing skills of EFL (English as a Foreign Language) students. In that study, students who used ChatGPT showed better writing performance and felt more confident in composing academic writing.</w:t>
      </w:r>
    </w:p>
    <w:p w14:paraId="2308FF41" w14:textId="7FAD901C" w:rsidR="00785308" w:rsidRPr="00FA1905" w:rsidRDefault="00785308" w:rsidP="00E608D4">
      <w:pPr>
        <w:ind w:firstLine="426"/>
        <w:jc w:val="both"/>
        <w:rPr>
          <w:rFonts w:ascii="Times New Roman" w:eastAsia="Times New Roman" w:hAnsi="Times New Roman"/>
          <w:sz w:val="24"/>
          <w:szCs w:val="24"/>
          <w:lang w:eastAsia="id-ID"/>
        </w:rPr>
      </w:pPr>
      <w:r w:rsidRPr="00FA1905">
        <w:rPr>
          <w:rFonts w:ascii="Times New Roman" w:eastAsia="Times New Roman" w:hAnsi="Times New Roman"/>
          <w:sz w:val="24"/>
          <w:szCs w:val="24"/>
          <w:lang w:eastAsia="id-ID"/>
        </w:rPr>
        <w:t xml:space="preserve">Additionally, </w:t>
      </w:r>
      <w:r w:rsidR="00A90000">
        <w:rPr>
          <w:rFonts w:ascii="Times New Roman" w:eastAsia="Times New Roman" w:hAnsi="Times New Roman"/>
          <w:sz w:val="24"/>
          <w:szCs w:val="24"/>
          <w:lang w:eastAsia="id-ID"/>
        </w:rPr>
        <w:t>r</w:t>
      </w:r>
      <w:r w:rsidR="00A90000" w:rsidRPr="00A90000">
        <w:rPr>
          <w:rFonts w:ascii="Times New Roman" w:eastAsia="Times New Roman" w:hAnsi="Times New Roman"/>
          <w:sz w:val="24"/>
          <w:szCs w:val="24"/>
          <w:lang w:eastAsia="id-ID"/>
        </w:rPr>
        <w:t>egarding the experience and satisfaction of using ChatGPT, most students were pleased with it due to its ability to improve writing quality and ease of use. 82.6% of students felt their writing had improved after using ChatGPT, and 94.2% were happy or satisfied with it. However, 42.8% of students also highlighted the importance of balancing AI with traditional learning methods. These findings suggest that while AI is helpful, effective writing learning still requires guidance from lecturers and self-reflection from students</w:t>
      </w:r>
      <w:r w:rsidRPr="00FA1905">
        <w:rPr>
          <w:rFonts w:ascii="Times New Roman" w:eastAsia="Times New Roman" w:hAnsi="Times New Roman"/>
          <w:sz w:val="24"/>
          <w:szCs w:val="24"/>
          <w:lang w:eastAsia="id-ID"/>
        </w:rPr>
        <w:t xml:space="preserve">. Royani and Sihombing (2023) stated that ChatGPT could improve the </w:t>
      </w:r>
      <w:r w:rsidRPr="00FA1905">
        <w:rPr>
          <w:rFonts w:ascii="Times New Roman" w:eastAsia="Times New Roman" w:hAnsi="Times New Roman"/>
          <w:sz w:val="24"/>
          <w:szCs w:val="24"/>
          <w:lang w:eastAsia="id-ID"/>
        </w:rPr>
        <w:lastRenderedPageBreak/>
        <w:t>quality of students' writing if used wisely, but the role of teachers remained crucial to fostering critical thinking.</w:t>
      </w:r>
    </w:p>
    <w:p w14:paraId="2B35234D" w14:textId="313EA1BB" w:rsidR="00785308" w:rsidRPr="00FA1905" w:rsidRDefault="00785308" w:rsidP="00E608D4">
      <w:pPr>
        <w:ind w:firstLine="426"/>
        <w:jc w:val="both"/>
        <w:rPr>
          <w:rFonts w:ascii="Times New Roman" w:eastAsia="Times New Roman" w:hAnsi="Times New Roman"/>
          <w:sz w:val="24"/>
          <w:szCs w:val="24"/>
          <w:lang w:eastAsia="id-ID"/>
        </w:rPr>
      </w:pPr>
      <w:r w:rsidRPr="00FA1905">
        <w:rPr>
          <w:rFonts w:ascii="Times New Roman" w:eastAsia="Times New Roman" w:hAnsi="Times New Roman"/>
          <w:sz w:val="24"/>
          <w:szCs w:val="24"/>
          <w:lang w:eastAsia="id-ID"/>
        </w:rPr>
        <w:t xml:space="preserve">Lastly, </w:t>
      </w:r>
      <w:del w:id="141" w:author="Asus" w:date="2025-05-11T10:14:00Z" w16du:dateUtc="2025-05-11T03:14:00Z">
        <w:r w:rsidR="00A90000" w:rsidRPr="00A90000" w:rsidDel="00BF4D68">
          <w:rPr>
            <w:rFonts w:ascii="Times New Roman" w:eastAsia="Times New Roman" w:hAnsi="Times New Roman"/>
            <w:sz w:val="24"/>
            <w:szCs w:val="24"/>
            <w:lang w:eastAsia="id-ID"/>
          </w:rPr>
          <w:delText xml:space="preserve">Regarding </w:delText>
        </w:r>
      </w:del>
      <w:ins w:id="142" w:author="Asus" w:date="2025-05-11T10:14:00Z" w16du:dateUtc="2025-05-11T03:14:00Z">
        <w:r w:rsidR="00BF4D68">
          <w:rPr>
            <w:rFonts w:ascii="Times New Roman" w:eastAsia="Times New Roman" w:hAnsi="Times New Roman"/>
            <w:sz w:val="24"/>
            <w:szCs w:val="24"/>
            <w:lang w:eastAsia="id-ID"/>
          </w:rPr>
          <w:t>regarding</w:t>
        </w:r>
        <w:r w:rsidR="00BF4D68" w:rsidRPr="00A90000">
          <w:rPr>
            <w:rFonts w:ascii="Times New Roman" w:eastAsia="Times New Roman" w:hAnsi="Times New Roman"/>
            <w:sz w:val="24"/>
            <w:szCs w:val="24"/>
            <w:lang w:eastAsia="id-ID"/>
          </w:rPr>
          <w:t xml:space="preserve"> </w:t>
        </w:r>
      </w:ins>
      <w:r w:rsidR="00A90000" w:rsidRPr="00A90000">
        <w:rPr>
          <w:rFonts w:ascii="Times New Roman" w:eastAsia="Times New Roman" w:hAnsi="Times New Roman"/>
          <w:sz w:val="24"/>
          <w:szCs w:val="24"/>
          <w:lang w:eastAsia="id-ID"/>
        </w:rPr>
        <w:t xml:space="preserve">training needs and </w:t>
      </w:r>
      <w:del w:id="143" w:author="Asus" w:date="2025-05-11T10:14:00Z" w16du:dateUtc="2025-05-11T03:14:00Z">
        <w:r w:rsidR="00A90000" w:rsidRPr="00A90000" w:rsidDel="00BF4D68">
          <w:rPr>
            <w:rFonts w:ascii="Times New Roman" w:eastAsia="Times New Roman" w:hAnsi="Times New Roman"/>
            <w:sz w:val="24"/>
            <w:szCs w:val="24"/>
            <w:lang w:eastAsia="id-ID"/>
          </w:rPr>
          <w:delText xml:space="preserve">future </w:delText>
        </w:r>
      </w:del>
      <w:r w:rsidR="00A90000" w:rsidRPr="00A90000">
        <w:rPr>
          <w:rFonts w:ascii="Times New Roman" w:eastAsia="Times New Roman" w:hAnsi="Times New Roman"/>
          <w:sz w:val="24"/>
          <w:szCs w:val="24"/>
          <w:lang w:eastAsia="id-ID"/>
        </w:rPr>
        <w:t xml:space="preserve">plans, students recognized the importance of learning how to use ChatGPT ethically and effectively, both for themselves and their lecturers. 47.8% of students felt there was a need for ethical training in using ChatGPT, and the same percentage thought lecturers should be trained to integrate AI into teaching. However, nearly half of the students (48.6%) were neutral about their </w:t>
      </w:r>
      <w:del w:id="144" w:author="Asus" w:date="2025-05-11T10:14:00Z" w16du:dateUtc="2025-05-11T03:14:00Z">
        <w:r w:rsidR="00A90000" w:rsidRPr="00A90000" w:rsidDel="00BF4D68">
          <w:rPr>
            <w:rFonts w:ascii="Times New Roman" w:eastAsia="Times New Roman" w:hAnsi="Times New Roman"/>
            <w:sz w:val="24"/>
            <w:szCs w:val="24"/>
            <w:lang w:eastAsia="id-ID"/>
          </w:rPr>
          <w:delText xml:space="preserve">future </w:delText>
        </w:r>
      </w:del>
      <w:r w:rsidR="00A90000" w:rsidRPr="00A90000">
        <w:rPr>
          <w:rFonts w:ascii="Times New Roman" w:eastAsia="Times New Roman" w:hAnsi="Times New Roman"/>
          <w:sz w:val="24"/>
          <w:szCs w:val="24"/>
          <w:lang w:eastAsia="id-ID"/>
        </w:rPr>
        <w:t>plans to use ChatGPT, likely due to limited understanding, ethical concerns, or lack of long-term trust in AI.</w:t>
      </w:r>
      <w:r w:rsidR="00A90000">
        <w:rPr>
          <w:rFonts w:ascii="Times New Roman" w:eastAsia="Times New Roman" w:hAnsi="Times New Roman"/>
          <w:sz w:val="24"/>
          <w:szCs w:val="24"/>
          <w:lang w:eastAsia="id-ID"/>
        </w:rPr>
        <w:t xml:space="preserve"> </w:t>
      </w:r>
      <w:r w:rsidRPr="00FA1905">
        <w:rPr>
          <w:rFonts w:ascii="Times New Roman" w:eastAsia="Times New Roman" w:hAnsi="Times New Roman"/>
          <w:sz w:val="24"/>
          <w:szCs w:val="24"/>
          <w:lang w:eastAsia="id-ID"/>
        </w:rPr>
        <w:t>Afiliani et al. (2023) emphasized that the use of AI in education must be accompanied by digital literacy and ethical training to prevent misuse and to support the sustainability of meaningful learning.</w:t>
      </w:r>
    </w:p>
    <w:p w14:paraId="2E1E0D1F" w14:textId="7940325F" w:rsidR="00E608D4" w:rsidRDefault="00A90000" w:rsidP="00785308">
      <w:pPr>
        <w:pStyle w:val="E-JOURNALBody"/>
        <w:ind w:firstLine="709"/>
        <w:contextualSpacing/>
        <w:rPr>
          <w:sz w:val="24"/>
        </w:rPr>
      </w:pPr>
      <w:r w:rsidRPr="00A90000">
        <w:rPr>
          <w:rFonts w:eastAsiaTheme="minorHAnsi"/>
          <w:sz w:val="24"/>
          <w:lang w:eastAsia="id-ID"/>
        </w:rPr>
        <w:t>In conclusion, the findings show that while ChatGPT is not used regularly, it is valuable, especially in the early stages of writing, such as brainstorming and drafting. Students find it helpful and efficient for developing ideas, boosting creativity, and improving writing quality. However, they are also aware of its limitations, particularly in terms of reliability and the need for critical checking. ChatGPT is viewed as a supplement, not a replacement, for traditional learning and critical thinking. Additionally, the findings emphasize the need for ethical and effective training for both students and lecturers. This suggests that while students are open to using AI tools like ChatGPT in their learning, they also understand the importance of digital literacy and responsible use to fully benefit from it in academic settings.</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E54587">
      <w:pPr>
        <w:jc w:val="both"/>
        <w:rPr>
          <w:rFonts w:ascii="Times New Roman" w:hAnsi="Times New Roman"/>
          <w:b/>
          <w:sz w:val="24"/>
          <w:szCs w:val="24"/>
        </w:rPr>
      </w:pPr>
      <w:commentRangeStart w:id="145"/>
      <w:r>
        <w:rPr>
          <w:rFonts w:ascii="Times New Roman" w:hAnsi="Times New Roman"/>
          <w:b/>
          <w:sz w:val="24"/>
          <w:szCs w:val="24"/>
        </w:rPr>
        <w:t>CONCLUSION</w:t>
      </w:r>
    </w:p>
    <w:p w14:paraId="7E97535D" w14:textId="39A0FAF3" w:rsidR="00E54587" w:rsidRDefault="00E54587" w:rsidP="00E54587">
      <w:pPr>
        <w:ind w:firstLine="426"/>
        <w:jc w:val="both"/>
        <w:rPr>
          <w:rFonts w:ascii="Times New Roman" w:hAnsi="Times New Roman"/>
          <w:sz w:val="24"/>
          <w:szCs w:val="24"/>
        </w:rPr>
      </w:pPr>
      <w:r w:rsidRPr="003B0C6C">
        <w:rPr>
          <w:rFonts w:ascii="Times New Roman" w:hAnsi="Times New Roman"/>
          <w:sz w:val="24"/>
          <w:szCs w:val="24"/>
        </w:rPr>
        <w:t xml:space="preserve">Based on the results of the data analysis and discussion that </w:t>
      </w:r>
      <w:del w:id="146" w:author="Asus" w:date="2025-05-08T07:21:00Z" w16du:dateUtc="2025-05-08T00:21:00Z">
        <w:r w:rsidRPr="003B0C6C" w:rsidDel="00524839">
          <w:rPr>
            <w:rFonts w:ascii="Times New Roman" w:hAnsi="Times New Roman"/>
            <w:sz w:val="24"/>
            <w:szCs w:val="24"/>
          </w:rPr>
          <w:delText xml:space="preserve">has </w:delText>
        </w:r>
      </w:del>
      <w:ins w:id="147" w:author="Asus" w:date="2025-05-08T07:21:00Z" w16du:dateUtc="2025-05-08T00:21:00Z">
        <w:r w:rsidR="00524839">
          <w:rPr>
            <w:rFonts w:ascii="Times New Roman" w:hAnsi="Times New Roman"/>
            <w:sz w:val="24"/>
            <w:szCs w:val="24"/>
          </w:rPr>
          <w:t>have</w:t>
        </w:r>
        <w:r w:rsidR="00524839" w:rsidRPr="003B0C6C">
          <w:rPr>
            <w:rFonts w:ascii="Times New Roman" w:hAnsi="Times New Roman"/>
            <w:sz w:val="24"/>
            <w:szCs w:val="24"/>
          </w:rPr>
          <w:t xml:space="preserve"> </w:t>
        </w:r>
      </w:ins>
      <w:r w:rsidRPr="003B0C6C">
        <w:rPr>
          <w:rFonts w:ascii="Times New Roman" w:hAnsi="Times New Roman"/>
          <w:sz w:val="24"/>
          <w:szCs w:val="24"/>
        </w:rPr>
        <w:t>been presented,</w:t>
      </w:r>
      <w:r>
        <w:rPr>
          <w:rFonts w:ascii="Times New Roman" w:hAnsi="Times New Roman"/>
          <w:sz w:val="24"/>
          <w:szCs w:val="24"/>
        </w:rPr>
        <w:t xml:space="preserve"> </w:t>
      </w:r>
      <w:r w:rsidRPr="006A1B9E">
        <w:rPr>
          <w:rFonts w:ascii="Times New Roman" w:hAnsi="Times New Roman"/>
          <w:sz w:val="24"/>
          <w:szCs w:val="24"/>
        </w:rPr>
        <w:t xml:space="preserve">about 91.3% </w:t>
      </w:r>
      <w:ins w:id="148" w:author="Asus" w:date="2025-05-08T07:20:00Z" w16du:dateUtc="2025-05-08T00:20:00Z">
        <w:r w:rsidR="00524839">
          <w:rPr>
            <w:rFonts w:ascii="Times New Roman" w:hAnsi="Times New Roman"/>
            <w:sz w:val="24"/>
            <w:szCs w:val="24"/>
          </w:rPr>
          <w:t xml:space="preserve">of </w:t>
        </w:r>
      </w:ins>
      <w:r w:rsidRPr="006A1B9E">
        <w:rPr>
          <w:rFonts w:ascii="Times New Roman" w:hAnsi="Times New Roman"/>
          <w:sz w:val="24"/>
          <w:szCs w:val="24"/>
        </w:rPr>
        <w:t>students had used ChatGPT in class</w:t>
      </w:r>
      <w:r>
        <w:rPr>
          <w:rFonts w:ascii="Times New Roman" w:hAnsi="Times New Roman"/>
          <w:sz w:val="24"/>
          <w:szCs w:val="24"/>
        </w:rPr>
        <w:t xml:space="preserve"> of </w:t>
      </w:r>
      <w:ins w:id="149" w:author="Asus" w:date="2025-05-08T07:20:00Z" w16du:dateUtc="2025-05-08T00:20:00Z">
        <w:r w:rsidR="00524839">
          <w:rPr>
            <w:rFonts w:ascii="Times New Roman" w:hAnsi="Times New Roman"/>
            <w:sz w:val="24"/>
            <w:szCs w:val="24"/>
          </w:rPr>
          <w:t xml:space="preserve">which </w:t>
        </w:r>
      </w:ins>
      <w:r w:rsidRPr="006A1B9E">
        <w:rPr>
          <w:rFonts w:ascii="Times New Roman" w:hAnsi="Times New Roman"/>
          <w:sz w:val="24"/>
          <w:szCs w:val="24"/>
        </w:rPr>
        <w:t xml:space="preserve">94.9% </w:t>
      </w:r>
      <w:del w:id="150" w:author="Asus" w:date="2025-05-08T07:20:00Z" w16du:dateUtc="2025-05-08T00:20:00Z">
        <w:r w:rsidDel="00524839">
          <w:rPr>
            <w:rFonts w:ascii="Times New Roman" w:hAnsi="Times New Roman"/>
            <w:sz w:val="24"/>
            <w:szCs w:val="24"/>
          </w:rPr>
          <w:delText xml:space="preserve">which </w:delText>
        </w:r>
      </w:del>
      <w:r w:rsidRPr="006A1B9E">
        <w:rPr>
          <w:rFonts w:ascii="Times New Roman" w:hAnsi="Times New Roman"/>
          <w:sz w:val="24"/>
          <w:szCs w:val="24"/>
        </w:rPr>
        <w:t>had prior experience with it</w:t>
      </w:r>
      <w:r>
        <w:rPr>
          <w:rFonts w:ascii="Times New Roman" w:hAnsi="Times New Roman"/>
          <w:sz w:val="24"/>
          <w:szCs w:val="24"/>
        </w:rPr>
        <w:t>.</w:t>
      </w:r>
      <w:r w:rsidRPr="006A1B9E">
        <w:rPr>
          <w:rFonts w:ascii="Times New Roman" w:hAnsi="Times New Roman"/>
          <w:sz w:val="24"/>
          <w:szCs w:val="24"/>
        </w:rPr>
        <w:t xml:space="preserve"> </w:t>
      </w:r>
      <w:r w:rsidRPr="003B0C6C">
        <w:rPr>
          <w:rFonts w:ascii="Times New Roman" w:hAnsi="Times New Roman"/>
          <w:sz w:val="24"/>
          <w:szCs w:val="24"/>
        </w:rPr>
        <w:t xml:space="preserve">Several important points </w:t>
      </w:r>
      <w:del w:id="151" w:author="Asus" w:date="2025-05-08T07:20:00Z" w16du:dateUtc="2025-05-08T00:20:00Z">
        <w:r w:rsidDel="00524839">
          <w:rPr>
            <w:rFonts w:ascii="Times New Roman" w:hAnsi="Times New Roman"/>
            <w:sz w:val="24"/>
            <w:szCs w:val="24"/>
          </w:rPr>
          <w:delText xml:space="preserve">were </w:delText>
        </w:r>
      </w:del>
      <w:r w:rsidRPr="003B0C6C">
        <w:rPr>
          <w:rFonts w:ascii="Times New Roman" w:hAnsi="Times New Roman"/>
          <w:sz w:val="24"/>
          <w:szCs w:val="24"/>
        </w:rPr>
        <w:t xml:space="preserve">related to students' perceptions of the use of </w:t>
      </w:r>
      <w:r>
        <w:rPr>
          <w:rFonts w:ascii="Times New Roman" w:hAnsi="Times New Roman"/>
          <w:sz w:val="24"/>
          <w:szCs w:val="24"/>
        </w:rPr>
        <w:t>ChatGPT</w:t>
      </w:r>
      <w:r w:rsidRPr="003B0C6C">
        <w:rPr>
          <w:rFonts w:ascii="Times New Roman" w:hAnsi="Times New Roman"/>
          <w:sz w:val="24"/>
          <w:szCs w:val="24"/>
        </w:rPr>
        <w:t xml:space="preserve"> in learning to write English</w:t>
      </w:r>
      <w:r>
        <w:rPr>
          <w:rFonts w:ascii="Times New Roman" w:hAnsi="Times New Roman"/>
          <w:sz w:val="24"/>
          <w:szCs w:val="24"/>
        </w:rPr>
        <w:t xml:space="preserve"> are as follows:</w:t>
      </w:r>
    </w:p>
    <w:p w14:paraId="0E661066" w14:textId="70C136AF" w:rsidR="00E54587" w:rsidRDefault="00E54587" w:rsidP="00E54587">
      <w:pPr>
        <w:pStyle w:val="ListParagraph"/>
        <w:numPr>
          <w:ilvl w:val="0"/>
          <w:numId w:val="12"/>
        </w:numPr>
        <w:ind w:left="426" w:hanging="426"/>
        <w:jc w:val="both"/>
      </w:pPr>
      <w:r w:rsidRPr="006A1B9E">
        <w:t>Firstly,</w:t>
      </w:r>
      <w:r w:rsidR="00612D21">
        <w:t xml:space="preserve"> </w:t>
      </w:r>
      <w:r w:rsidR="00612D21" w:rsidRPr="00612D21">
        <w:rPr>
          <w:lang w:val="id-ID"/>
        </w:rPr>
        <w:t>students have used ChatGPT for academic writing, though how often they use it varies. They tend to use it more when they face challenges in starting or writing their assignments</w:t>
      </w:r>
      <w:r w:rsidRPr="006A1B9E">
        <w:t xml:space="preserve">. </w:t>
      </w:r>
    </w:p>
    <w:p w14:paraId="7C8FC509" w14:textId="6B0C27A2" w:rsidR="00E54587" w:rsidRDefault="00E54587" w:rsidP="00E54587">
      <w:pPr>
        <w:pStyle w:val="ListParagraph"/>
        <w:numPr>
          <w:ilvl w:val="0"/>
          <w:numId w:val="12"/>
        </w:numPr>
        <w:ind w:left="426" w:hanging="426"/>
        <w:jc w:val="both"/>
      </w:pPr>
      <w:r w:rsidRPr="006A1B9E">
        <w:t xml:space="preserve">Secondly, </w:t>
      </w:r>
      <w:r w:rsidR="00612D21" w:rsidRPr="00612D21">
        <w:rPr>
          <w:lang w:val="id-ID"/>
        </w:rPr>
        <w:t>ChatGPT has been shown to help students in the early stages of writing, such as choosing topics, organizing ideas, and composing paragraphs. It also boosts efficiency and creativity in the writing process.</w:t>
      </w:r>
      <w:r w:rsidRPr="006A1B9E">
        <w:t xml:space="preserve"> </w:t>
      </w:r>
    </w:p>
    <w:p w14:paraId="3286DC03" w14:textId="2E0254D8" w:rsidR="00E54587" w:rsidRDefault="00E54587" w:rsidP="00612D21">
      <w:pPr>
        <w:pStyle w:val="ListParagraph"/>
        <w:numPr>
          <w:ilvl w:val="0"/>
          <w:numId w:val="12"/>
        </w:numPr>
        <w:ind w:left="426" w:hanging="426"/>
        <w:jc w:val="both"/>
      </w:pPr>
      <w:r w:rsidRPr="006A1B9E">
        <w:t>Thirdly</w:t>
      </w:r>
      <w:ins w:id="152" w:author="Asus" w:date="2025-05-08T07:20:00Z" w16du:dateUtc="2025-05-08T00:20:00Z">
        <w:r w:rsidR="00524839">
          <w:t>,</w:t>
        </w:r>
      </w:ins>
      <w:r w:rsidR="00612D21" w:rsidRPr="00612D21">
        <w:t xml:space="preserve"> Students find ChatGPT reliable for grammar and vocabulary development. However, they are aware that the information it provides </w:t>
      </w:r>
      <w:proofErr w:type="gramStart"/>
      <w:r w:rsidR="00612D21" w:rsidRPr="00612D21">
        <w:t>isn't</w:t>
      </w:r>
      <w:proofErr w:type="gramEnd"/>
      <w:r w:rsidR="00612D21" w:rsidRPr="00612D21">
        <w:t xml:space="preserve"> always accurate and needs to be double-checked, showing a growing critical literacy in using AI. ChatGPT generally helps achieve learning goals, particularly in improving efficiency and academic results. Students see it as a tool to aid their work, not a replacement for their </w:t>
      </w:r>
      <w:del w:id="153" w:author="Asus" w:date="2025-05-08T07:20:00Z" w16du:dateUtc="2025-05-08T00:20:00Z">
        <w:r w:rsidR="00612D21" w:rsidRPr="00612D21" w:rsidDel="00524839">
          <w:delText xml:space="preserve">own </w:delText>
        </w:r>
      </w:del>
      <w:r w:rsidR="00612D21" w:rsidRPr="00612D21">
        <w:t>critical thinking and creativity</w:t>
      </w:r>
      <w:r w:rsidRPr="006A1B9E">
        <w:t xml:space="preserve">. </w:t>
      </w:r>
    </w:p>
    <w:p w14:paraId="7AB32EBC" w14:textId="10E64BBE" w:rsidR="00E54587" w:rsidRDefault="00E54587" w:rsidP="00E54587">
      <w:pPr>
        <w:pStyle w:val="ListParagraph"/>
        <w:numPr>
          <w:ilvl w:val="0"/>
          <w:numId w:val="12"/>
        </w:numPr>
        <w:ind w:left="426" w:hanging="426"/>
        <w:jc w:val="both"/>
      </w:pPr>
      <w:r w:rsidRPr="006A1B9E">
        <w:t xml:space="preserve">Then, </w:t>
      </w:r>
      <w:del w:id="154" w:author="Asus" w:date="2025-05-08T07:20:00Z" w16du:dateUtc="2025-05-08T00:20:00Z">
        <w:r w:rsidR="00612D21" w:rsidRPr="00612D21" w:rsidDel="00524839">
          <w:rPr>
            <w:lang w:val="id-ID"/>
          </w:rPr>
          <w:delText xml:space="preserve">tudents </w:delText>
        </w:r>
      </w:del>
      <w:ins w:id="155" w:author="Asus" w:date="2025-05-08T07:20:00Z" w16du:dateUtc="2025-05-08T00:20:00Z">
        <w:r w:rsidR="00524839">
          <w:rPr>
            <w:lang w:val="id-ID"/>
          </w:rPr>
          <w:t>students</w:t>
        </w:r>
        <w:r w:rsidR="00524839" w:rsidRPr="00612D21">
          <w:rPr>
            <w:lang w:val="id-ID"/>
          </w:rPr>
          <w:t xml:space="preserve"> </w:t>
        </w:r>
      </w:ins>
      <w:r w:rsidR="00612D21" w:rsidRPr="00612D21">
        <w:rPr>
          <w:lang w:val="id-ID"/>
        </w:rPr>
        <w:t>are satisfied with ChatGPT's ability to improve their writing quality. However, many believe it’s important to balance technology use with traditional learning methods.</w:t>
      </w:r>
    </w:p>
    <w:p w14:paraId="4714E5B9" w14:textId="05A99112" w:rsidR="00E54587" w:rsidRDefault="00E54587" w:rsidP="00E54587">
      <w:pPr>
        <w:pStyle w:val="ListParagraph"/>
        <w:numPr>
          <w:ilvl w:val="0"/>
          <w:numId w:val="12"/>
        </w:numPr>
        <w:ind w:left="426" w:hanging="426"/>
        <w:jc w:val="both"/>
      </w:pPr>
      <w:r w:rsidRPr="006A1B9E">
        <w:t xml:space="preserve">Lastly, </w:t>
      </w:r>
      <w:r w:rsidR="00612D21" w:rsidRPr="00612D21">
        <w:rPr>
          <w:lang w:val="id-ID"/>
        </w:rPr>
        <w:t>students understand the need for training in the ethical and effective use of ChatGPT. They also believe that lecturers should be trained to integrate AI into teaching. Despite this, many students remain neutral about the future use of ChatGPT, possibly due to uncertainties about its long-term benefits.</w:t>
      </w:r>
    </w:p>
    <w:p w14:paraId="791988F6" w14:textId="0EC33BA6" w:rsidR="00E54587" w:rsidRDefault="00612D21" w:rsidP="00E54587">
      <w:pPr>
        <w:jc w:val="both"/>
        <w:rPr>
          <w:rFonts w:ascii="Times New Roman" w:hAnsi="Times New Roman"/>
          <w:sz w:val="24"/>
          <w:szCs w:val="24"/>
        </w:rPr>
      </w:pPr>
      <w:r w:rsidRPr="00612D21">
        <w:rPr>
          <w:rFonts w:ascii="Times New Roman" w:hAnsi="Times New Roman"/>
          <w:sz w:val="24"/>
          <w:szCs w:val="24"/>
        </w:rPr>
        <w:t xml:space="preserve">In conclusion, the majority of students have a positive view of ChatGPT, especially its usefulness in early writing stages like brainstorming, topic selection, and idea </w:t>
      </w:r>
      <w:r w:rsidRPr="00612D21">
        <w:rPr>
          <w:rFonts w:ascii="Times New Roman" w:hAnsi="Times New Roman"/>
          <w:sz w:val="24"/>
          <w:szCs w:val="24"/>
        </w:rPr>
        <w:lastRenderedPageBreak/>
        <w:t>development. However, they are also aware of its limitations, particularly regarding content accuracy and the importance of critically evaluating its outputs.</w:t>
      </w:r>
    </w:p>
    <w:p w14:paraId="074F793F" w14:textId="77777777" w:rsidR="00612D21" w:rsidRDefault="00612D21" w:rsidP="00E54587">
      <w:pPr>
        <w:jc w:val="both"/>
        <w:rPr>
          <w:rFonts w:ascii="Times New Roman" w:hAnsi="Times New Roman"/>
          <w:sz w:val="24"/>
          <w:szCs w:val="24"/>
        </w:rPr>
      </w:pPr>
    </w:p>
    <w:p w14:paraId="1ED48751" w14:textId="4A7EB868" w:rsidR="00E54587" w:rsidRPr="00E54587" w:rsidRDefault="00E54587" w:rsidP="00E54587">
      <w:pPr>
        <w:jc w:val="both"/>
        <w:rPr>
          <w:rFonts w:ascii="Times New Roman" w:hAnsi="Times New Roman"/>
          <w:sz w:val="24"/>
          <w:szCs w:val="24"/>
        </w:rPr>
      </w:pPr>
      <w:r w:rsidRPr="003B0C6C">
        <w:rPr>
          <w:rFonts w:ascii="Times New Roman" w:hAnsi="Times New Roman"/>
          <w:b/>
          <w:bCs/>
          <w:sz w:val="24"/>
          <w:szCs w:val="24"/>
        </w:rPr>
        <w:t>SUGGESTIONS</w:t>
      </w:r>
    </w:p>
    <w:p w14:paraId="5A57E499" w14:textId="77777777" w:rsidR="00E54587" w:rsidRPr="00E54587" w:rsidRDefault="00E54587" w:rsidP="00E54587">
      <w:pPr>
        <w:ind w:firstLine="426"/>
        <w:jc w:val="both"/>
        <w:rPr>
          <w:rFonts w:ascii="Times New Roman" w:hAnsi="Times New Roman"/>
          <w:sz w:val="24"/>
          <w:szCs w:val="24"/>
        </w:rPr>
      </w:pPr>
      <w:r w:rsidRPr="00E54587">
        <w:rPr>
          <w:rFonts w:ascii="Times New Roman" w:hAnsi="Times New Roman"/>
          <w:sz w:val="24"/>
          <w:szCs w:val="24"/>
        </w:rPr>
        <w:t>Based on the above conclusions, the researcher proposed the following suggestions:</w:t>
      </w:r>
    </w:p>
    <w:p w14:paraId="78E9A7EE"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students</w:t>
      </w:r>
    </w:p>
    <w:p w14:paraId="36DC5A4F" w14:textId="0E7D19BF" w:rsidR="00E54587" w:rsidRPr="00E54587" w:rsidRDefault="00612D21" w:rsidP="00E54587">
      <w:pPr>
        <w:ind w:firstLine="426"/>
        <w:jc w:val="both"/>
        <w:rPr>
          <w:rFonts w:ascii="Times New Roman" w:hAnsi="Times New Roman"/>
          <w:sz w:val="24"/>
          <w:szCs w:val="24"/>
        </w:rPr>
      </w:pPr>
      <w:r w:rsidRPr="00612D21">
        <w:rPr>
          <w:rFonts w:ascii="Times New Roman" w:hAnsi="Times New Roman"/>
          <w:sz w:val="24"/>
          <w:szCs w:val="24"/>
        </w:rPr>
        <w:t>Students should use ChatGPT wisely and responsibly. It should be seen as a tool to enhance writing skills, not a substitute for critical thinking and creativity. Additionally, students should continue to develop their digital literacy and improve their ability to evaluate information generated by AI.</w:t>
      </w:r>
    </w:p>
    <w:p w14:paraId="3E81647D"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 xml:space="preserve">For Lecturers </w:t>
      </w:r>
    </w:p>
    <w:p w14:paraId="4103F977" w14:textId="6D8E4014" w:rsidR="00E54587" w:rsidRPr="00E54587" w:rsidRDefault="00612D21" w:rsidP="00612D21">
      <w:pPr>
        <w:ind w:firstLine="426"/>
        <w:jc w:val="both"/>
        <w:rPr>
          <w:rFonts w:ascii="Times New Roman" w:hAnsi="Times New Roman"/>
          <w:sz w:val="24"/>
          <w:szCs w:val="24"/>
        </w:rPr>
      </w:pPr>
      <w:r w:rsidRPr="00612D21">
        <w:rPr>
          <w:rFonts w:ascii="Times New Roman" w:hAnsi="Times New Roman"/>
          <w:sz w:val="24"/>
          <w:szCs w:val="24"/>
        </w:rPr>
        <w:t>Lecturers are encouraged to explore the integration of ChatGPT into the learning process, particularly in writing classes. Training should be provided to help lecturers understand the potential and limitations of AI, enabling them to guide students in its ethical and pedagogical use.</w:t>
      </w:r>
    </w:p>
    <w:p w14:paraId="59478E62"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Educational Institution</w:t>
      </w:r>
    </w:p>
    <w:p w14:paraId="292E1D92" w14:textId="59A580FC" w:rsidR="00E54587" w:rsidRPr="00612D21" w:rsidRDefault="00612D21" w:rsidP="00612D21">
      <w:pPr>
        <w:ind w:firstLine="426"/>
        <w:jc w:val="both"/>
        <w:rPr>
          <w:rFonts w:ascii="Times New Roman" w:hAnsi="Times New Roman"/>
          <w:sz w:val="24"/>
          <w:szCs w:val="24"/>
          <w:lang w:val="en-US"/>
        </w:rPr>
      </w:pPr>
      <w:r w:rsidRPr="00612D21">
        <w:rPr>
          <w:rFonts w:ascii="Times New Roman" w:hAnsi="Times New Roman"/>
          <w:sz w:val="24"/>
          <w:szCs w:val="24"/>
          <w:lang w:val="en-US"/>
        </w:rPr>
        <w:t>Higher education institutions should create policies and guidelines for the use of AI technologies like ChatGPT in academic activities. Providing regular training on AI usage for both lecturers and students will help foster a learning environment that adapts to technological advancements.</w:t>
      </w:r>
    </w:p>
    <w:p w14:paraId="693126F4"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the next researchers</w:t>
      </w:r>
    </w:p>
    <w:p w14:paraId="1DB05255" w14:textId="22037102" w:rsidR="00E54587" w:rsidRPr="00E54587" w:rsidRDefault="00612D21" w:rsidP="008373CF">
      <w:pPr>
        <w:spacing w:before="240"/>
        <w:ind w:firstLine="426"/>
        <w:jc w:val="both"/>
        <w:rPr>
          <w:rFonts w:ascii="Times New Roman" w:hAnsi="Times New Roman"/>
          <w:sz w:val="24"/>
          <w:szCs w:val="24"/>
        </w:rPr>
      </w:pPr>
      <w:r w:rsidRPr="00612D21">
        <w:rPr>
          <w:rFonts w:ascii="Times New Roman" w:hAnsi="Times New Roman"/>
          <w:sz w:val="24"/>
          <w:szCs w:val="24"/>
        </w:rPr>
        <w:t>This study is limited to students' perceptions of ChatGPT in academic writing. Future research could broaden the scope by using qualitative methods, such as interviews or classroom studies, to better understand the experiences and strategies of using ChatGPT in the learning process.</w:t>
      </w:r>
      <w:commentRangeEnd w:id="145"/>
      <w:r w:rsidR="00552E2E">
        <w:rPr>
          <w:rStyle w:val="CommentReference"/>
          <w:rFonts w:ascii="Times New Roman" w:eastAsia="Times New Roman" w:hAnsi="Times New Roman"/>
          <w:lang w:val="en-US"/>
        </w:rPr>
        <w:commentReference w:id="145"/>
      </w:r>
    </w:p>
    <w:p w14:paraId="5ACEB458" w14:textId="77777777" w:rsidR="008373CF" w:rsidRDefault="008373CF" w:rsidP="008373CF">
      <w:pPr>
        <w:tabs>
          <w:tab w:val="left" w:pos="1560"/>
        </w:tabs>
        <w:spacing w:before="240"/>
        <w:jc w:val="both"/>
        <w:rPr>
          <w:rFonts w:ascii="Times New Roman" w:hAnsi="Times New Roman"/>
          <w:sz w:val="24"/>
          <w:szCs w:val="24"/>
        </w:rPr>
      </w:pPr>
    </w:p>
    <w:p w14:paraId="440DDCA2" w14:textId="46E97886" w:rsidR="00763467" w:rsidRPr="000F3E94" w:rsidRDefault="006251A3" w:rsidP="008373CF">
      <w:pPr>
        <w:tabs>
          <w:tab w:val="left" w:pos="1560"/>
        </w:tabs>
        <w:spacing w:before="240"/>
        <w:jc w:val="both"/>
        <w:rPr>
          <w:rFonts w:ascii="Times New Roman" w:hAnsi="Times New Roman"/>
          <w:b/>
          <w:sz w:val="24"/>
          <w:szCs w:val="24"/>
        </w:rPr>
      </w:pPr>
      <w:commentRangeStart w:id="156"/>
      <w:r>
        <w:rPr>
          <w:rFonts w:ascii="Times New Roman" w:hAnsi="Times New Roman"/>
          <w:b/>
          <w:sz w:val="24"/>
          <w:szCs w:val="24"/>
        </w:rPr>
        <w:t>REFERENCE</w:t>
      </w:r>
      <w:r w:rsidR="00202AC3">
        <w:rPr>
          <w:rFonts w:ascii="Times New Roman" w:hAnsi="Times New Roman"/>
          <w:b/>
          <w:sz w:val="24"/>
          <w:szCs w:val="24"/>
        </w:rPr>
        <w:t xml:space="preserve"> </w:t>
      </w:r>
      <w:commentRangeEnd w:id="156"/>
      <w:r w:rsidR="00E32646">
        <w:rPr>
          <w:rStyle w:val="CommentReference"/>
          <w:rFonts w:ascii="Times New Roman" w:eastAsia="Times New Roman" w:hAnsi="Times New Roman"/>
          <w:lang w:val="en-US"/>
        </w:rPr>
        <w:commentReference w:id="156"/>
      </w:r>
    </w:p>
    <w:commentRangeStart w:id="157"/>
    <w:p w14:paraId="72380167" w14:textId="1F10BFAB"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0D1AB2">
        <w:rPr>
          <w:rFonts w:ascii="Times New Roman" w:hAnsi="Times New Roman"/>
          <w:sz w:val="24"/>
          <w:szCs w:val="24"/>
        </w:rPr>
        <w:fldChar w:fldCharType="begin" w:fldLock="1"/>
      </w:r>
      <w:r w:rsidRPr="000D1AB2">
        <w:rPr>
          <w:rFonts w:ascii="Times New Roman" w:hAnsi="Times New Roman"/>
          <w:sz w:val="24"/>
          <w:szCs w:val="24"/>
        </w:rPr>
        <w:instrText xml:space="preserve">ADDIN Mendeley Bibliography CSL_BIBLIOGRAPHY </w:instrText>
      </w:r>
      <w:r w:rsidRPr="000D1AB2">
        <w:rPr>
          <w:rFonts w:ascii="Times New Roman" w:hAnsi="Times New Roman"/>
          <w:sz w:val="24"/>
          <w:szCs w:val="24"/>
        </w:rPr>
        <w:fldChar w:fldCharType="separate"/>
      </w:r>
      <w:r w:rsidRPr="00E05E39">
        <w:rPr>
          <w:rFonts w:ascii="Times New Roman" w:hAnsi="Times New Roman"/>
          <w:noProof/>
          <w:sz w:val="24"/>
        </w:rPr>
        <w:t xml:space="preserve">Abdullayeva, M., &amp; Muzaffarovna, M. Z. (2023). International </w:t>
      </w:r>
      <w:r w:rsidR="008373CF" w:rsidRPr="00E05E39">
        <w:rPr>
          <w:rFonts w:ascii="Times New Roman" w:hAnsi="Times New Roman"/>
          <w:noProof/>
          <w:sz w:val="24"/>
        </w:rPr>
        <w:t>conference of education, research and innovation</w:t>
      </w:r>
      <w:r w:rsidRPr="00E05E39">
        <w:rPr>
          <w:rFonts w:ascii="Times New Roman" w:hAnsi="Times New Roman"/>
          <w:noProof/>
          <w:sz w:val="24"/>
        </w:rPr>
        <w:t xml:space="preserve">. </w:t>
      </w:r>
      <w:r w:rsidRPr="00E05E39">
        <w:rPr>
          <w:rFonts w:ascii="Times New Roman" w:hAnsi="Times New Roman"/>
          <w:i/>
          <w:iCs/>
          <w:noProof/>
          <w:sz w:val="24"/>
        </w:rPr>
        <w:t>Australasian Journal of Paramedicine</w:t>
      </w:r>
      <w:r w:rsidRPr="00E05E39">
        <w:rPr>
          <w:rFonts w:ascii="Times New Roman" w:hAnsi="Times New Roman"/>
          <w:noProof/>
          <w:sz w:val="24"/>
        </w:rPr>
        <w:t xml:space="preserve">, </w:t>
      </w:r>
      <w:r w:rsidRPr="00E05E39">
        <w:rPr>
          <w:rFonts w:ascii="Times New Roman" w:hAnsi="Times New Roman"/>
          <w:i/>
          <w:iCs/>
          <w:noProof/>
          <w:sz w:val="24"/>
        </w:rPr>
        <w:t>9</w:t>
      </w:r>
      <w:r w:rsidRPr="00E05E39">
        <w:rPr>
          <w:rFonts w:ascii="Times New Roman" w:hAnsi="Times New Roman"/>
          <w:noProof/>
          <w:sz w:val="24"/>
        </w:rPr>
        <w:t>(1), 61–66.</w:t>
      </w:r>
    </w:p>
    <w:p w14:paraId="6CB54A48"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Crawford, J., Cowling, M., &amp; Allen, K. A. (2023). Leadership is needed for ethical </w:t>
      </w:r>
      <w:r>
        <w:rPr>
          <w:rFonts w:ascii="Times New Roman" w:hAnsi="Times New Roman"/>
          <w:noProof/>
          <w:sz w:val="24"/>
        </w:rPr>
        <w:t>ChatGPT</w:t>
      </w:r>
      <w:r w:rsidRPr="00E05E39">
        <w:rPr>
          <w:rFonts w:ascii="Times New Roman" w:hAnsi="Times New Roman"/>
          <w:noProof/>
          <w:sz w:val="24"/>
        </w:rPr>
        <w:t xml:space="preserve">: Character, assessment, and learning using artificial intelligence (AI). </w:t>
      </w:r>
      <w:r w:rsidRPr="00E05E39">
        <w:rPr>
          <w:rFonts w:ascii="Times New Roman" w:hAnsi="Times New Roman"/>
          <w:i/>
          <w:iCs/>
          <w:noProof/>
          <w:sz w:val="24"/>
        </w:rPr>
        <w:t>Journal of University Teaching and Learning Practice</w:t>
      </w:r>
      <w:r w:rsidRPr="00E05E39">
        <w:rPr>
          <w:rFonts w:ascii="Times New Roman" w:hAnsi="Times New Roman"/>
          <w:noProof/>
          <w:sz w:val="24"/>
        </w:rPr>
        <w:t xml:space="preserve">, </w:t>
      </w:r>
      <w:r w:rsidRPr="00E05E39">
        <w:rPr>
          <w:rFonts w:ascii="Times New Roman" w:hAnsi="Times New Roman"/>
          <w:i/>
          <w:iCs/>
          <w:noProof/>
          <w:sz w:val="24"/>
        </w:rPr>
        <w:t>20</w:t>
      </w:r>
      <w:r w:rsidRPr="00E05E39">
        <w:rPr>
          <w:rFonts w:ascii="Times New Roman" w:hAnsi="Times New Roman"/>
          <w:noProof/>
          <w:sz w:val="24"/>
        </w:rPr>
        <w:t>(3). https://doi.org/10.53761/1.20.3.02</w:t>
      </w:r>
    </w:p>
    <w:p w14:paraId="01EFA28C"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Črček, N., &amp; Patekar, J. (2023). </w:t>
      </w:r>
      <w:r w:rsidRPr="00E05E39">
        <w:rPr>
          <w:rFonts w:ascii="Times New Roman" w:hAnsi="Times New Roman"/>
          <w:i/>
          <w:iCs/>
          <w:noProof/>
          <w:sz w:val="24"/>
        </w:rPr>
        <w:t xml:space="preserve">Writing with AI : University Students ’ Use of </w:t>
      </w:r>
      <w:r>
        <w:rPr>
          <w:rFonts w:ascii="Times New Roman" w:hAnsi="Times New Roman"/>
          <w:i/>
          <w:iCs/>
          <w:noProof/>
          <w:sz w:val="24"/>
        </w:rPr>
        <w:t>ChatGPT</w:t>
      </w:r>
      <w:r w:rsidRPr="00E05E39">
        <w:rPr>
          <w:rFonts w:ascii="Times New Roman" w:hAnsi="Times New Roman"/>
          <w:noProof/>
          <w:sz w:val="24"/>
        </w:rPr>
        <w:t xml:space="preserve">. </w:t>
      </w:r>
      <w:r w:rsidRPr="00E05E39">
        <w:rPr>
          <w:rFonts w:ascii="Times New Roman" w:hAnsi="Times New Roman"/>
          <w:i/>
          <w:iCs/>
          <w:noProof/>
          <w:sz w:val="24"/>
        </w:rPr>
        <w:t>9</w:t>
      </w:r>
      <w:r w:rsidRPr="00E05E39">
        <w:rPr>
          <w:rFonts w:ascii="Times New Roman" w:hAnsi="Times New Roman"/>
          <w:noProof/>
          <w:sz w:val="24"/>
        </w:rPr>
        <w:t>(4).</w:t>
      </w:r>
    </w:p>
    <w:p w14:paraId="613B8809"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Creswell, J. W., &amp; Creswell, J. D. (2018). Mixed Methods Procedures. In </w:t>
      </w:r>
      <w:r w:rsidRPr="00E05E39">
        <w:rPr>
          <w:rFonts w:ascii="Times New Roman" w:hAnsi="Times New Roman"/>
          <w:i/>
          <w:iCs/>
          <w:noProof/>
          <w:sz w:val="24"/>
        </w:rPr>
        <w:t>Research Defign: Qualitative, Quantitative, and Mixed M ethods Approaches</w:t>
      </w:r>
      <w:r w:rsidRPr="00E05E39">
        <w:rPr>
          <w:rFonts w:ascii="Times New Roman" w:hAnsi="Times New Roman"/>
          <w:noProof/>
          <w:sz w:val="24"/>
        </w:rPr>
        <w:t>.</w:t>
      </w:r>
    </w:p>
    <w:p w14:paraId="4E4A85D6" w14:textId="6D6ABC25"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Fitria, T. N. (2021). </w:t>
      </w:r>
      <w:r w:rsidRPr="00E05E39">
        <w:rPr>
          <w:rFonts w:ascii="Times New Roman" w:hAnsi="Times New Roman"/>
          <w:i/>
          <w:iCs/>
          <w:noProof/>
          <w:sz w:val="24"/>
        </w:rPr>
        <w:t xml:space="preserve">The </w:t>
      </w:r>
      <w:r w:rsidR="008373CF" w:rsidRPr="008373CF">
        <w:rPr>
          <w:rFonts w:ascii="Times New Roman" w:hAnsi="Times New Roman"/>
          <w:noProof/>
          <w:sz w:val="24"/>
        </w:rPr>
        <w:t>use technology based on artificial intelligence in english teaching and learning the use technology based on artificial intelligence in english the industrial era has influenced everyone to be able to adapt to rapid changes</w:t>
      </w:r>
      <w:r w:rsidRPr="00E05E39">
        <w:rPr>
          <w:rFonts w:ascii="Times New Roman" w:hAnsi="Times New Roman"/>
          <w:i/>
          <w:iCs/>
          <w:noProof/>
          <w:sz w:val="24"/>
        </w:rPr>
        <w:t xml:space="preserve"> . The technology was create</w:t>
      </w:r>
      <w:r w:rsidRPr="00E05E39">
        <w:rPr>
          <w:rFonts w:ascii="Times New Roman" w:hAnsi="Times New Roman"/>
          <w:noProof/>
          <w:sz w:val="24"/>
        </w:rPr>
        <w:t xml:space="preserve">. </w:t>
      </w:r>
      <w:r w:rsidRPr="00E05E39">
        <w:rPr>
          <w:rFonts w:ascii="Times New Roman" w:hAnsi="Times New Roman"/>
          <w:i/>
          <w:iCs/>
          <w:noProof/>
          <w:sz w:val="24"/>
        </w:rPr>
        <w:t>December 2021</w:t>
      </w:r>
      <w:r w:rsidRPr="00E05E39">
        <w:rPr>
          <w:rFonts w:ascii="Times New Roman" w:hAnsi="Times New Roman"/>
          <w:noProof/>
          <w:sz w:val="24"/>
        </w:rPr>
        <w:t>. https://doi.org/10.24235/eltecho.v</w:t>
      </w:r>
    </w:p>
    <w:p w14:paraId="1BFD4CC5"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lastRenderedPageBreak/>
        <w:t xml:space="preserve">Fitria, T. N. (2023). </w:t>
      </w:r>
      <w:r w:rsidRPr="00E05E39">
        <w:rPr>
          <w:rFonts w:ascii="Times New Roman" w:hAnsi="Times New Roman"/>
          <w:i/>
          <w:iCs/>
          <w:noProof/>
          <w:sz w:val="24"/>
        </w:rPr>
        <w:t xml:space="preserve">Journal of English Language Teaching Artificial intelligence ( AI ) technology in OpenAI </w:t>
      </w:r>
      <w:r>
        <w:rPr>
          <w:rFonts w:ascii="Times New Roman" w:hAnsi="Times New Roman"/>
          <w:i/>
          <w:iCs/>
          <w:noProof/>
          <w:sz w:val="24"/>
        </w:rPr>
        <w:t>ChatGPT</w:t>
      </w:r>
      <w:r w:rsidRPr="00E05E39">
        <w:rPr>
          <w:rFonts w:ascii="Times New Roman" w:hAnsi="Times New Roman"/>
          <w:i/>
          <w:iCs/>
          <w:noProof/>
          <w:sz w:val="24"/>
        </w:rPr>
        <w:t xml:space="preserve"> application : A review of </w:t>
      </w:r>
      <w:r>
        <w:rPr>
          <w:rFonts w:ascii="Times New Roman" w:hAnsi="Times New Roman"/>
          <w:i/>
          <w:iCs/>
          <w:noProof/>
          <w:sz w:val="24"/>
        </w:rPr>
        <w:t>ChatGPT</w:t>
      </w:r>
      <w:r w:rsidRPr="00E05E39">
        <w:rPr>
          <w:rFonts w:ascii="Times New Roman" w:hAnsi="Times New Roman"/>
          <w:i/>
          <w:iCs/>
          <w:noProof/>
          <w:sz w:val="24"/>
        </w:rPr>
        <w:t xml:space="preserve"> in writing English essay</w:t>
      </w:r>
      <w:r w:rsidRPr="00E05E39">
        <w:rPr>
          <w:rFonts w:ascii="Times New Roman" w:hAnsi="Times New Roman"/>
          <w:noProof/>
          <w:sz w:val="24"/>
        </w:rPr>
        <w:t xml:space="preserve">. </w:t>
      </w:r>
      <w:r w:rsidRPr="00E05E39">
        <w:rPr>
          <w:rFonts w:ascii="Times New Roman" w:hAnsi="Times New Roman"/>
          <w:i/>
          <w:iCs/>
          <w:noProof/>
          <w:sz w:val="24"/>
        </w:rPr>
        <w:t>6</w:t>
      </w:r>
      <w:r w:rsidRPr="00E05E39">
        <w:rPr>
          <w:rFonts w:ascii="Times New Roman" w:hAnsi="Times New Roman"/>
          <w:noProof/>
          <w:sz w:val="24"/>
        </w:rPr>
        <w:t>(361), 44–58.</w:t>
      </w:r>
    </w:p>
    <w:p w14:paraId="5F76D5DD"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Halaweh, M. (2023). </w:t>
      </w:r>
      <w:r>
        <w:rPr>
          <w:rFonts w:ascii="Times New Roman" w:hAnsi="Times New Roman"/>
          <w:noProof/>
          <w:sz w:val="24"/>
        </w:rPr>
        <w:t>ChatGPT</w:t>
      </w:r>
      <w:r w:rsidRPr="00E05E39">
        <w:rPr>
          <w:rFonts w:ascii="Times New Roman" w:hAnsi="Times New Roman"/>
          <w:noProof/>
          <w:sz w:val="24"/>
        </w:rPr>
        <w:t xml:space="preserve"> in education: Strategies for responsible implementation. </w:t>
      </w:r>
      <w:r w:rsidRPr="00E05E39">
        <w:rPr>
          <w:rFonts w:ascii="Times New Roman" w:hAnsi="Times New Roman"/>
          <w:i/>
          <w:iCs/>
          <w:noProof/>
          <w:sz w:val="24"/>
        </w:rPr>
        <w:t>Contemporary Educational Technology</w:t>
      </w:r>
      <w:r w:rsidRPr="00E05E39">
        <w:rPr>
          <w:rFonts w:ascii="Times New Roman" w:hAnsi="Times New Roman"/>
          <w:noProof/>
          <w:sz w:val="24"/>
        </w:rPr>
        <w:t xml:space="preserve">, </w:t>
      </w:r>
      <w:r w:rsidRPr="00E05E39">
        <w:rPr>
          <w:rFonts w:ascii="Times New Roman" w:hAnsi="Times New Roman"/>
          <w:i/>
          <w:iCs/>
          <w:noProof/>
          <w:sz w:val="24"/>
        </w:rPr>
        <w:t>15</w:t>
      </w:r>
      <w:r w:rsidRPr="00E05E39">
        <w:rPr>
          <w:rFonts w:ascii="Times New Roman" w:hAnsi="Times New Roman"/>
          <w:noProof/>
          <w:sz w:val="24"/>
        </w:rPr>
        <w:t>(2). https://doi.org/10.30935/cedtech/13036</w:t>
      </w:r>
    </w:p>
    <w:p w14:paraId="6CF7773E"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Hasanah, U., &amp; Nurcholis, I. A. (2024). </w:t>
      </w:r>
      <w:r w:rsidRPr="00E05E39">
        <w:rPr>
          <w:rFonts w:ascii="Times New Roman" w:hAnsi="Times New Roman"/>
          <w:i/>
          <w:iCs/>
          <w:noProof/>
          <w:sz w:val="24"/>
        </w:rPr>
        <w:t xml:space="preserve">English Education Students ’ Perception of the Use of </w:t>
      </w:r>
      <w:r>
        <w:rPr>
          <w:rFonts w:ascii="Times New Roman" w:hAnsi="Times New Roman"/>
          <w:i/>
          <w:iCs/>
          <w:noProof/>
          <w:sz w:val="24"/>
        </w:rPr>
        <w:t>ChatGPT</w:t>
      </w:r>
      <w:r w:rsidRPr="00E05E39">
        <w:rPr>
          <w:rFonts w:ascii="Times New Roman" w:hAnsi="Times New Roman"/>
          <w:i/>
          <w:iCs/>
          <w:noProof/>
          <w:sz w:val="24"/>
        </w:rPr>
        <w:t xml:space="preserve"> in Writing Articles</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 1–10.</w:t>
      </w:r>
    </w:p>
    <w:p w14:paraId="6CA67E4E" w14:textId="282C8893"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Hatmanto, E. D., &amp; Sari, M. I. (2023). Aligning </w:t>
      </w:r>
      <w:r w:rsidR="008373CF" w:rsidRPr="00E05E39">
        <w:rPr>
          <w:rFonts w:ascii="Times New Roman" w:hAnsi="Times New Roman"/>
          <w:noProof/>
          <w:sz w:val="24"/>
        </w:rPr>
        <w:t>theory and practice: leveraging chat gpt for effective english language teaching and learning.</w:t>
      </w:r>
      <w:r w:rsidRPr="00E05E39">
        <w:rPr>
          <w:rFonts w:ascii="Times New Roman" w:hAnsi="Times New Roman"/>
          <w:noProof/>
          <w:sz w:val="24"/>
        </w:rPr>
        <w:t xml:space="preserve"> </w:t>
      </w:r>
      <w:r w:rsidRPr="00E05E39">
        <w:rPr>
          <w:rFonts w:ascii="Times New Roman" w:hAnsi="Times New Roman"/>
          <w:i/>
          <w:iCs/>
          <w:noProof/>
          <w:sz w:val="24"/>
        </w:rPr>
        <w:t>E3S Web of Conferences</w:t>
      </w:r>
      <w:r w:rsidRPr="00E05E39">
        <w:rPr>
          <w:rFonts w:ascii="Times New Roman" w:hAnsi="Times New Roman"/>
          <w:noProof/>
          <w:sz w:val="24"/>
        </w:rPr>
        <w:t xml:space="preserve">, </w:t>
      </w:r>
      <w:r w:rsidRPr="00E05E39">
        <w:rPr>
          <w:rFonts w:ascii="Times New Roman" w:hAnsi="Times New Roman"/>
          <w:i/>
          <w:iCs/>
          <w:noProof/>
          <w:sz w:val="24"/>
        </w:rPr>
        <w:t>440</w:t>
      </w:r>
      <w:r w:rsidRPr="00E05E39">
        <w:rPr>
          <w:rFonts w:ascii="Times New Roman" w:hAnsi="Times New Roman"/>
          <w:noProof/>
          <w:sz w:val="24"/>
        </w:rPr>
        <w:t>. https://doi.org/10.1051/e3sconf/202344005001</w:t>
      </w:r>
    </w:p>
    <w:p w14:paraId="4A486F0C"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Hidayatullah, E. (2024). Evaluating the effectiveness of </w:t>
      </w:r>
      <w:r>
        <w:rPr>
          <w:rFonts w:ascii="Times New Roman" w:hAnsi="Times New Roman"/>
          <w:noProof/>
          <w:sz w:val="24"/>
        </w:rPr>
        <w:t>ChatGPT</w:t>
      </w:r>
      <w:r w:rsidRPr="00E05E39">
        <w:rPr>
          <w:rFonts w:ascii="Times New Roman" w:hAnsi="Times New Roman"/>
          <w:noProof/>
          <w:sz w:val="24"/>
        </w:rPr>
        <w:t xml:space="preserve"> to improve English students’ writing skills. </w:t>
      </w:r>
      <w:r w:rsidRPr="00E05E39">
        <w:rPr>
          <w:rFonts w:ascii="Times New Roman" w:hAnsi="Times New Roman"/>
          <w:i/>
          <w:iCs/>
          <w:noProof/>
          <w:sz w:val="24"/>
        </w:rPr>
        <w:t>Conference Series</w:t>
      </w:r>
      <w:r w:rsidRPr="00E05E39">
        <w:rPr>
          <w:rFonts w:ascii="Times New Roman" w:hAnsi="Times New Roman"/>
          <w:noProof/>
          <w:sz w:val="24"/>
        </w:rPr>
        <w:t xml:space="preserve">, </w:t>
      </w:r>
      <w:r w:rsidRPr="00E05E39">
        <w:rPr>
          <w:rFonts w:ascii="Times New Roman" w:hAnsi="Times New Roman"/>
          <w:i/>
          <w:iCs/>
          <w:noProof/>
          <w:sz w:val="24"/>
        </w:rPr>
        <w:t>1</w:t>
      </w:r>
      <w:r w:rsidRPr="00E05E39">
        <w:rPr>
          <w:rFonts w:ascii="Times New Roman" w:hAnsi="Times New Roman"/>
          <w:noProof/>
          <w:sz w:val="24"/>
        </w:rPr>
        <w:t>(1), 14–19.</w:t>
      </w:r>
    </w:p>
    <w:p w14:paraId="5FE6CAAA" w14:textId="0695518E" w:rsidR="00986B06" w:rsidRPr="00E05E39" w:rsidRDefault="00986B06" w:rsidP="008373C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Hostetter, A. B., Call, N., Frazier, G., James, T., &amp; Linnertz, C. (n.d.). </w:t>
      </w:r>
      <w:r w:rsidRPr="00E05E39">
        <w:rPr>
          <w:rFonts w:ascii="Times New Roman" w:hAnsi="Times New Roman"/>
          <w:i/>
          <w:iCs/>
          <w:noProof/>
          <w:sz w:val="24"/>
        </w:rPr>
        <w:t>No Title</w:t>
      </w:r>
      <w:r w:rsidRPr="00E05E39">
        <w:rPr>
          <w:rFonts w:ascii="Times New Roman" w:hAnsi="Times New Roman"/>
          <w:noProof/>
          <w:sz w:val="24"/>
        </w:rPr>
        <w:t>. 1–40.</w:t>
      </w:r>
    </w:p>
    <w:p w14:paraId="33F9BF7D" w14:textId="7CB80B3F"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Khasanah, A. M., Tadris, E., Program, S., Faculty, T. H. E., &amp; Tarbiyah, O. F. (2024). </w:t>
      </w:r>
      <w:r w:rsidRPr="008373CF">
        <w:rPr>
          <w:rFonts w:ascii="Times New Roman" w:hAnsi="Times New Roman"/>
          <w:noProof/>
          <w:sz w:val="24"/>
        </w:rPr>
        <w:t>T</w:t>
      </w:r>
      <w:r w:rsidR="008373CF" w:rsidRPr="008373CF">
        <w:rPr>
          <w:rFonts w:ascii="Times New Roman" w:hAnsi="Times New Roman"/>
          <w:noProof/>
          <w:sz w:val="24"/>
        </w:rPr>
        <w:t xml:space="preserve">he use of </w:t>
      </w:r>
      <w:r w:rsidR="008373CF">
        <w:rPr>
          <w:rFonts w:ascii="Times New Roman" w:hAnsi="Times New Roman"/>
          <w:noProof/>
          <w:sz w:val="24"/>
        </w:rPr>
        <w:t>C</w:t>
      </w:r>
      <w:r w:rsidR="008373CF" w:rsidRPr="008373CF">
        <w:rPr>
          <w:rFonts w:ascii="Times New Roman" w:hAnsi="Times New Roman"/>
          <w:noProof/>
          <w:sz w:val="24"/>
        </w:rPr>
        <w:t>hat</w:t>
      </w:r>
      <w:r w:rsidR="008373CF">
        <w:rPr>
          <w:rFonts w:ascii="Times New Roman" w:hAnsi="Times New Roman"/>
          <w:noProof/>
          <w:sz w:val="24"/>
        </w:rPr>
        <w:t xml:space="preserve">GPT </w:t>
      </w:r>
      <w:r w:rsidR="008373CF" w:rsidRPr="008373CF">
        <w:rPr>
          <w:rFonts w:ascii="Times New Roman" w:hAnsi="Times New Roman"/>
          <w:noProof/>
          <w:sz w:val="24"/>
        </w:rPr>
        <w:t>in student s’ writing task (a descriptive study of fifth semester students o</w:t>
      </w:r>
      <w:r w:rsidRPr="008373CF">
        <w:rPr>
          <w:rFonts w:ascii="Times New Roman" w:hAnsi="Times New Roman"/>
          <w:noProof/>
          <w:sz w:val="24"/>
        </w:rPr>
        <w:t>f English Tadris Study Program at IAIN Curup).</w:t>
      </w:r>
    </w:p>
    <w:p w14:paraId="0F33EF30"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Kohnke, L., Moorhouse, B. L., &amp; Zou, D. (2023). </w:t>
      </w:r>
      <w:r>
        <w:rPr>
          <w:rFonts w:ascii="Times New Roman" w:hAnsi="Times New Roman"/>
          <w:noProof/>
          <w:sz w:val="24"/>
        </w:rPr>
        <w:t>ChatGPT</w:t>
      </w:r>
      <w:r w:rsidRPr="00E05E39">
        <w:rPr>
          <w:rFonts w:ascii="Times New Roman" w:hAnsi="Times New Roman"/>
          <w:noProof/>
          <w:sz w:val="24"/>
        </w:rPr>
        <w:t xml:space="preserve"> for Language Teaching and Learning. </w:t>
      </w:r>
      <w:r w:rsidRPr="00E05E39">
        <w:rPr>
          <w:rFonts w:ascii="Times New Roman" w:hAnsi="Times New Roman"/>
          <w:i/>
          <w:iCs/>
          <w:noProof/>
          <w:sz w:val="24"/>
        </w:rPr>
        <w:t>RELC Journal</w:t>
      </w:r>
      <w:r w:rsidRPr="00E05E39">
        <w:rPr>
          <w:rFonts w:ascii="Times New Roman" w:hAnsi="Times New Roman"/>
          <w:noProof/>
          <w:sz w:val="24"/>
        </w:rPr>
        <w:t xml:space="preserve">, </w:t>
      </w:r>
      <w:r w:rsidRPr="00E05E39">
        <w:rPr>
          <w:rFonts w:ascii="Times New Roman" w:hAnsi="Times New Roman"/>
          <w:i/>
          <w:iCs/>
          <w:noProof/>
          <w:sz w:val="24"/>
        </w:rPr>
        <w:t>54</w:t>
      </w:r>
      <w:r w:rsidRPr="00E05E39">
        <w:rPr>
          <w:rFonts w:ascii="Times New Roman" w:hAnsi="Times New Roman"/>
          <w:noProof/>
          <w:sz w:val="24"/>
        </w:rPr>
        <w:t>(2), 537–550. https://doi.org/10.1177/00336882231162868</w:t>
      </w:r>
    </w:p>
    <w:p w14:paraId="566BB092"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Mahapatra, S. (2024). Impact of </w:t>
      </w:r>
      <w:r>
        <w:rPr>
          <w:rFonts w:ascii="Times New Roman" w:hAnsi="Times New Roman"/>
          <w:noProof/>
          <w:sz w:val="24"/>
        </w:rPr>
        <w:t>ChatGPT</w:t>
      </w:r>
      <w:r w:rsidRPr="00E05E39">
        <w:rPr>
          <w:rFonts w:ascii="Times New Roman" w:hAnsi="Times New Roman"/>
          <w:noProof/>
          <w:sz w:val="24"/>
        </w:rPr>
        <w:t xml:space="preserve"> on ESL students ’ academic writing skills : a mixed methods intervention study. </w:t>
      </w:r>
      <w:r w:rsidRPr="00E05E39">
        <w:rPr>
          <w:rFonts w:ascii="Times New Roman" w:hAnsi="Times New Roman"/>
          <w:i/>
          <w:iCs/>
          <w:noProof/>
          <w:sz w:val="24"/>
        </w:rPr>
        <w:t>Smart Learning Environments</w:t>
      </w:r>
      <w:r w:rsidRPr="00E05E39">
        <w:rPr>
          <w:rFonts w:ascii="Times New Roman" w:hAnsi="Times New Roman"/>
          <w:noProof/>
          <w:sz w:val="24"/>
        </w:rPr>
        <w:t>. https://doi.org/10.1186/s40561-024-00295-9</w:t>
      </w:r>
    </w:p>
    <w:p w14:paraId="7C61AA5A"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Mennalla, T. A., &amp; Quadros-mennalla, P. S. (2024). </w:t>
      </w:r>
      <w:r w:rsidRPr="00E05E39">
        <w:rPr>
          <w:rFonts w:ascii="Times New Roman" w:hAnsi="Times New Roman"/>
          <w:i/>
          <w:iCs/>
          <w:noProof/>
          <w:sz w:val="24"/>
        </w:rPr>
        <w:t xml:space="preserve">Student Use , Performance and Perceptions of </w:t>
      </w:r>
      <w:r>
        <w:rPr>
          <w:rFonts w:ascii="Times New Roman" w:hAnsi="Times New Roman"/>
          <w:i/>
          <w:iCs/>
          <w:noProof/>
          <w:sz w:val="24"/>
        </w:rPr>
        <w:t>ChatGPT</w:t>
      </w:r>
      <w:r w:rsidRPr="00E05E39">
        <w:rPr>
          <w:rFonts w:ascii="Times New Roman" w:hAnsi="Times New Roman"/>
          <w:i/>
          <w:iCs/>
          <w:noProof/>
          <w:sz w:val="24"/>
        </w:rPr>
        <w:t xml:space="preserve"> on College Writing Assignments</w:t>
      </w:r>
      <w:r w:rsidRPr="00E05E39">
        <w:rPr>
          <w:rFonts w:ascii="Times New Roman" w:hAnsi="Times New Roman"/>
          <w:noProof/>
          <w:sz w:val="24"/>
        </w:rPr>
        <w:t xml:space="preserve">. </w:t>
      </w:r>
      <w:r w:rsidRPr="00E05E39">
        <w:rPr>
          <w:rFonts w:ascii="Times New Roman" w:hAnsi="Times New Roman"/>
          <w:i/>
          <w:iCs/>
          <w:noProof/>
          <w:sz w:val="24"/>
        </w:rPr>
        <w:t>21</w:t>
      </w:r>
      <w:r w:rsidRPr="00E05E39">
        <w:rPr>
          <w:rFonts w:ascii="Times New Roman" w:hAnsi="Times New Roman"/>
          <w:noProof/>
          <w:sz w:val="24"/>
        </w:rPr>
        <w:t>.</w:t>
      </w:r>
    </w:p>
    <w:p w14:paraId="6CBFC9B6"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Risnina, N. N., Tiara, S., Permatasari, I., &amp; Nurulhusna, A. Z. (2023). </w:t>
      </w:r>
      <w:r w:rsidRPr="00E05E39">
        <w:rPr>
          <w:rFonts w:ascii="Times New Roman" w:hAnsi="Times New Roman"/>
          <w:i/>
          <w:iCs/>
          <w:noProof/>
          <w:sz w:val="24"/>
        </w:rPr>
        <w:t xml:space="preserve">Pengaruh </w:t>
      </w:r>
      <w:r>
        <w:rPr>
          <w:rFonts w:ascii="Times New Roman" w:hAnsi="Times New Roman"/>
          <w:i/>
          <w:iCs/>
          <w:noProof/>
          <w:sz w:val="24"/>
        </w:rPr>
        <w:t>ChatGPT</w:t>
      </w:r>
      <w:r w:rsidRPr="00E05E39">
        <w:rPr>
          <w:rFonts w:ascii="Times New Roman" w:hAnsi="Times New Roman"/>
          <w:i/>
          <w:iCs/>
          <w:noProof/>
          <w:sz w:val="24"/>
        </w:rPr>
        <w:t xml:space="preserve"> Terhadap Proses Pembelajaran Mahasiswa di Institut Teknologi Sepuluh Nopember</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(4).</w:t>
      </w:r>
    </w:p>
    <w:p w14:paraId="333DBFDD"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Xiao, Y., &amp; Zhi, Y. (2023). </w:t>
      </w:r>
      <w:r w:rsidRPr="00E05E39">
        <w:rPr>
          <w:rFonts w:ascii="Times New Roman" w:hAnsi="Times New Roman"/>
          <w:i/>
          <w:iCs/>
          <w:noProof/>
          <w:sz w:val="24"/>
        </w:rPr>
        <w:t xml:space="preserve">An Exploratory Study of EFL Learners ’ Use of </w:t>
      </w:r>
      <w:r>
        <w:rPr>
          <w:rFonts w:ascii="Times New Roman" w:hAnsi="Times New Roman"/>
          <w:i/>
          <w:iCs/>
          <w:noProof/>
          <w:sz w:val="24"/>
        </w:rPr>
        <w:t>ChatGPT</w:t>
      </w:r>
      <w:r w:rsidRPr="00E05E39">
        <w:rPr>
          <w:rFonts w:ascii="Times New Roman" w:hAnsi="Times New Roman"/>
          <w:i/>
          <w:iCs/>
          <w:noProof/>
          <w:sz w:val="24"/>
        </w:rPr>
        <w:t xml:space="preserve"> for Language Learning Tasks : Experience and Perceptions</w:t>
      </w:r>
      <w:r w:rsidRPr="00E05E39">
        <w:rPr>
          <w:rFonts w:ascii="Times New Roman" w:hAnsi="Times New Roman"/>
          <w:noProof/>
          <w:sz w:val="24"/>
        </w:rPr>
        <w:t>. 1–12.</w:t>
      </w:r>
    </w:p>
    <w:p w14:paraId="1D9D289F"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Zebua, J., &amp; Katemba, C. V. (2024). </w:t>
      </w:r>
      <w:r w:rsidRPr="00E05E39">
        <w:rPr>
          <w:rFonts w:ascii="Times New Roman" w:hAnsi="Times New Roman"/>
          <w:i/>
          <w:iCs/>
          <w:noProof/>
          <w:sz w:val="24"/>
        </w:rPr>
        <w:t xml:space="preserve">Students ’ Perceptions of Using the OpenAI </w:t>
      </w:r>
      <w:r>
        <w:rPr>
          <w:rFonts w:ascii="Times New Roman" w:hAnsi="Times New Roman"/>
          <w:i/>
          <w:iCs/>
          <w:noProof/>
          <w:sz w:val="24"/>
        </w:rPr>
        <w:t>ChatGPT</w:t>
      </w:r>
      <w:r w:rsidRPr="00E05E39">
        <w:rPr>
          <w:rFonts w:ascii="Times New Roman" w:hAnsi="Times New Roman"/>
          <w:i/>
          <w:iCs/>
          <w:noProof/>
          <w:sz w:val="24"/>
        </w:rPr>
        <w:t xml:space="preserve"> Application in Improving Writing Skills</w:t>
      </w:r>
      <w:r w:rsidRPr="00E05E39">
        <w:rPr>
          <w:rFonts w:ascii="Times New Roman" w:hAnsi="Times New Roman"/>
          <w:noProof/>
          <w:sz w:val="24"/>
        </w:rPr>
        <w:t xml:space="preserve">. </w:t>
      </w:r>
      <w:r w:rsidRPr="00E05E39">
        <w:rPr>
          <w:rFonts w:ascii="Times New Roman" w:hAnsi="Times New Roman"/>
          <w:i/>
          <w:iCs/>
          <w:noProof/>
          <w:sz w:val="24"/>
        </w:rPr>
        <w:t>4</w:t>
      </w:r>
      <w:r w:rsidRPr="00E05E39">
        <w:rPr>
          <w:rFonts w:ascii="Times New Roman" w:hAnsi="Times New Roman"/>
          <w:noProof/>
          <w:sz w:val="24"/>
        </w:rPr>
        <w:t>(1), 110–123.</w:t>
      </w:r>
    </w:p>
    <w:p w14:paraId="14BA9C5B" w14:textId="499DDC64" w:rsidR="007A092F" w:rsidRPr="00986B06" w:rsidRDefault="00986B06" w:rsidP="00986B06">
      <w:pPr>
        <w:widowControl w:val="0"/>
        <w:autoSpaceDE w:val="0"/>
        <w:autoSpaceDN w:val="0"/>
        <w:adjustRightInd w:val="0"/>
        <w:spacing w:before="240" w:line="360" w:lineRule="auto"/>
        <w:jc w:val="both"/>
        <w:rPr>
          <w:rFonts w:ascii="Times New Roman" w:hAnsi="Times New Roman"/>
          <w:color w:val="737373"/>
          <w:sz w:val="24"/>
          <w:szCs w:val="24"/>
          <w:shd w:val="clear" w:color="auto" w:fill="FFFFFF"/>
        </w:rPr>
      </w:pPr>
      <w:r w:rsidRPr="000D1AB2">
        <w:rPr>
          <w:rFonts w:ascii="Times New Roman" w:hAnsi="Times New Roman"/>
          <w:sz w:val="24"/>
          <w:szCs w:val="24"/>
        </w:rPr>
        <w:fldChar w:fldCharType="end"/>
      </w:r>
      <w:commentRangeEnd w:id="157"/>
      <w:r w:rsidR="00E32646">
        <w:rPr>
          <w:rStyle w:val="CommentReference"/>
          <w:rFonts w:ascii="Times New Roman" w:eastAsia="Times New Roman" w:hAnsi="Times New Roman"/>
          <w:lang w:val="en-US"/>
        </w:rPr>
        <w:commentReference w:id="157"/>
      </w:r>
    </w:p>
    <w:sectPr w:rsidR="007A092F" w:rsidRPr="00986B06"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sus" w:date="2025-05-08T06:43:00Z" w:initials="A">
    <w:p w14:paraId="7B0A2498" w14:textId="1FE42D14" w:rsidR="00287FDD" w:rsidRDefault="00287FDD">
      <w:pPr>
        <w:pStyle w:val="CommentText"/>
      </w:pPr>
      <w:r>
        <w:rPr>
          <w:rStyle w:val="CommentReference"/>
        </w:rPr>
        <w:annotationRef/>
      </w:r>
      <w:r>
        <w:t>Correct it</w:t>
      </w:r>
    </w:p>
  </w:comment>
  <w:comment w:id="54" w:author="Asus" w:date="2025-05-07T10:38:00Z" w:initials="A">
    <w:p w14:paraId="4FE75F6D" w14:textId="0BF38D9A" w:rsidR="007F2DF4" w:rsidRDefault="007F2DF4">
      <w:pPr>
        <w:pStyle w:val="CommentText"/>
      </w:pPr>
      <w:r>
        <w:rPr>
          <w:rStyle w:val="CommentReference"/>
        </w:rPr>
        <w:annotationRef/>
      </w:r>
      <w:r>
        <w:t>Provide detailed information about the questionnaire: how many items and what aspects are being measured.</w:t>
      </w:r>
    </w:p>
  </w:comment>
  <w:comment w:id="66" w:author="Asus" w:date="2025-05-07T10:42:00Z" w:initials="A">
    <w:p w14:paraId="2E5D39C5" w14:textId="135ADD90" w:rsidR="008D421A" w:rsidRDefault="008D421A">
      <w:pPr>
        <w:pStyle w:val="CommentText"/>
      </w:pPr>
      <w:r>
        <w:rPr>
          <w:rStyle w:val="CommentReference"/>
        </w:rPr>
        <w:annotationRef/>
      </w:r>
      <w:r>
        <w:t>Mention the reliability coefficient</w:t>
      </w:r>
    </w:p>
  </w:comment>
  <w:comment w:id="72" w:author="Asus" w:date="2025-05-08T07:06:00Z" w:initials="A">
    <w:p w14:paraId="3311E00B" w14:textId="0BE9E4B7" w:rsidR="004C65DF" w:rsidRDefault="004C65DF">
      <w:pPr>
        <w:pStyle w:val="CommentText"/>
      </w:pPr>
      <w:r>
        <w:rPr>
          <w:rStyle w:val="CommentReference"/>
        </w:rPr>
        <w:annotationRef/>
      </w:r>
      <w:r>
        <w:t xml:space="preserve">Follow the table format of the </w:t>
      </w:r>
      <w:proofErr w:type="spellStart"/>
      <w:r>
        <w:t>Didascein</w:t>
      </w:r>
      <w:proofErr w:type="spellEnd"/>
      <w:r>
        <w:t xml:space="preserve"> journal. See the template</w:t>
      </w:r>
    </w:p>
  </w:comment>
  <w:comment w:id="74" w:author="Asus" w:date="2025-05-08T07:09:00Z" w:initials="A">
    <w:p w14:paraId="4C374502" w14:textId="42EA9D29" w:rsidR="004C65DF" w:rsidRDefault="004C65DF">
      <w:pPr>
        <w:pStyle w:val="CommentText"/>
      </w:pPr>
      <w:r>
        <w:rPr>
          <w:rStyle w:val="CommentReference"/>
        </w:rPr>
        <w:annotationRef/>
      </w:r>
      <w:r>
        <w:t xml:space="preserve">Reformat the table. See journal’s </w:t>
      </w:r>
      <w:proofErr w:type="spellStart"/>
      <w:r>
        <w:t>templte</w:t>
      </w:r>
      <w:proofErr w:type="spellEnd"/>
      <w:r>
        <w:t>.</w:t>
      </w:r>
    </w:p>
  </w:comment>
  <w:comment w:id="75" w:author="Asus" w:date="2025-05-08T07:10:00Z" w:initials="A">
    <w:p w14:paraId="065EADE2" w14:textId="146ECC23" w:rsidR="004C65DF" w:rsidRDefault="004C65DF">
      <w:pPr>
        <w:pStyle w:val="CommentText"/>
      </w:pPr>
      <w:r>
        <w:rPr>
          <w:rStyle w:val="CommentReference"/>
        </w:rPr>
        <w:annotationRef/>
      </w:r>
      <w:r>
        <w:t>Reformat the table. See journal template</w:t>
      </w:r>
    </w:p>
  </w:comment>
  <w:comment w:id="85" w:author="Asus" w:date="2025-05-08T07:11:00Z" w:initials="A">
    <w:p w14:paraId="7FCED3C0" w14:textId="6F255D55" w:rsidR="00524839" w:rsidRDefault="00524839">
      <w:pPr>
        <w:pStyle w:val="CommentText"/>
      </w:pPr>
      <w:r>
        <w:rPr>
          <w:rStyle w:val="CommentReference"/>
        </w:rPr>
        <w:annotationRef/>
      </w:r>
      <w:r>
        <w:t>Reformat the table. See journal’s template</w:t>
      </w:r>
    </w:p>
  </w:comment>
  <w:comment w:id="119" w:author="Asus" w:date="2025-05-08T07:14:00Z" w:initials="A">
    <w:p w14:paraId="601F5AD3" w14:textId="17D2638A" w:rsidR="00524839" w:rsidRDefault="00524839">
      <w:pPr>
        <w:pStyle w:val="CommentText"/>
      </w:pPr>
      <w:r>
        <w:rPr>
          <w:rStyle w:val="CommentReference"/>
        </w:rPr>
        <w:annotationRef/>
      </w:r>
      <w:r>
        <w:t>Reformat the table. See journal’s template</w:t>
      </w:r>
    </w:p>
  </w:comment>
  <w:comment w:id="122" w:author="Asus" w:date="2025-05-08T07:14:00Z" w:initials="A">
    <w:p w14:paraId="5095B492" w14:textId="40414A5E" w:rsidR="00524839" w:rsidRDefault="00524839">
      <w:pPr>
        <w:pStyle w:val="CommentText"/>
      </w:pPr>
      <w:r>
        <w:rPr>
          <w:rStyle w:val="CommentReference"/>
        </w:rPr>
        <w:annotationRef/>
      </w:r>
      <w:r>
        <w:rPr>
          <w:rStyle w:val="CommentReference"/>
        </w:rPr>
        <w:t>Reformat the table. See the journal’s template</w:t>
      </w:r>
    </w:p>
  </w:comment>
  <w:comment w:id="134" w:author="Asus" w:date="2025-05-08T07:16:00Z" w:initials="A">
    <w:p w14:paraId="04DF8340" w14:textId="6387A3CF" w:rsidR="00524839" w:rsidRDefault="00524839">
      <w:pPr>
        <w:pStyle w:val="CommentText"/>
      </w:pPr>
      <w:r>
        <w:rPr>
          <w:rStyle w:val="CommentReference"/>
        </w:rPr>
        <w:annotationRef/>
      </w:r>
      <w:r>
        <w:t>Reformat the table. See the journal’s template</w:t>
      </w:r>
    </w:p>
  </w:comment>
  <w:comment w:id="135" w:author="Asus" w:date="2025-05-07T10:48:00Z" w:initials="A">
    <w:p w14:paraId="35425D97" w14:textId="5E45B1F2" w:rsidR="008D421A" w:rsidRDefault="008D421A">
      <w:pPr>
        <w:pStyle w:val="CommentText"/>
      </w:pPr>
      <w:r>
        <w:rPr>
          <w:rStyle w:val="CommentReference"/>
        </w:rPr>
        <w:annotationRef/>
      </w:r>
      <w:r>
        <w:t>Follow the table template of the journal</w:t>
      </w:r>
    </w:p>
  </w:comment>
  <w:comment w:id="145" w:author="Asus" w:date="2025-05-08T07:22:00Z" w:initials="A">
    <w:p w14:paraId="68479F5F" w14:textId="63A50B83" w:rsidR="00552E2E" w:rsidRDefault="00552E2E">
      <w:pPr>
        <w:pStyle w:val="CommentText"/>
      </w:pPr>
      <w:r>
        <w:rPr>
          <w:rStyle w:val="CommentReference"/>
        </w:rPr>
        <w:annotationRef/>
      </w:r>
      <w:r>
        <w:t>Streamline these two sections and combine the suggestion in the section of conclusion part.</w:t>
      </w:r>
    </w:p>
  </w:comment>
  <w:comment w:id="156" w:author="Asus" w:date="2025-05-07T10:11:00Z" w:initials="A">
    <w:p w14:paraId="6ED799BD" w14:textId="5230B5C0" w:rsidR="00E32646" w:rsidRDefault="00E32646">
      <w:pPr>
        <w:pStyle w:val="CommentText"/>
      </w:pPr>
      <w:r>
        <w:rPr>
          <w:rStyle w:val="CommentReference"/>
        </w:rPr>
        <w:annotationRef/>
      </w:r>
      <w:r>
        <w:t xml:space="preserve">Please add or use two references from </w:t>
      </w:r>
      <w:proofErr w:type="spellStart"/>
      <w:r>
        <w:t>Didascein</w:t>
      </w:r>
      <w:proofErr w:type="spellEnd"/>
      <w:r>
        <w:t xml:space="preserve"> Journal</w:t>
      </w:r>
    </w:p>
  </w:comment>
  <w:comment w:id="157" w:author="Asus" w:date="2025-05-07T10:10:00Z" w:initials="A">
    <w:p w14:paraId="41443EE1" w14:textId="21B5EF29" w:rsidR="00E32646" w:rsidRDefault="00E32646">
      <w:pPr>
        <w:pStyle w:val="CommentText"/>
      </w:pPr>
      <w:r>
        <w:rPr>
          <w:rStyle w:val="CommentReference"/>
        </w:rPr>
        <w:annotationRef/>
      </w:r>
      <w:r>
        <w:t xml:space="preserve">Please recheck the references. </w:t>
      </w:r>
      <w:r w:rsidR="00552E2E">
        <w:t xml:space="preserve">And </w:t>
      </w:r>
      <w:proofErr w:type="spellStart"/>
      <w:r w:rsidR="00552E2E">
        <w:t>rearrage</w:t>
      </w:r>
      <w:proofErr w:type="spellEnd"/>
      <w:r w:rsidR="00552E2E">
        <w:t xml:space="preserve"> them using Mendeley.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0A2498" w15:done="0"/>
  <w15:commentEx w15:paraId="4FE75F6D" w15:done="0"/>
  <w15:commentEx w15:paraId="2E5D39C5" w15:done="0"/>
  <w15:commentEx w15:paraId="3311E00B" w15:done="0"/>
  <w15:commentEx w15:paraId="4C374502" w15:done="0"/>
  <w15:commentEx w15:paraId="065EADE2" w15:done="0"/>
  <w15:commentEx w15:paraId="7FCED3C0" w15:done="0"/>
  <w15:commentEx w15:paraId="601F5AD3" w15:done="0"/>
  <w15:commentEx w15:paraId="5095B492" w15:done="0"/>
  <w15:commentEx w15:paraId="04DF8340" w15:done="0"/>
  <w15:commentEx w15:paraId="35425D97" w15:done="0"/>
  <w15:commentEx w15:paraId="68479F5F" w15:done="0"/>
  <w15:commentEx w15:paraId="6ED799BD" w15:done="0"/>
  <w15:commentEx w15:paraId="41443E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05A391" w16cex:dateUtc="2025-05-07T23:43:00Z"/>
  <w16cex:commentExtensible w16cex:durableId="75BE1332" w16cex:dateUtc="2025-05-07T03:38:00Z"/>
  <w16cex:commentExtensible w16cex:durableId="291554EC" w16cex:dateUtc="2025-05-07T03:42:00Z"/>
  <w16cex:commentExtensible w16cex:durableId="58CBB7F1" w16cex:dateUtc="2025-05-08T00:06:00Z"/>
  <w16cex:commentExtensible w16cex:durableId="483E22AE" w16cex:dateUtc="2025-05-08T00:09:00Z"/>
  <w16cex:commentExtensible w16cex:durableId="211903E1" w16cex:dateUtc="2025-05-08T00:10:00Z"/>
  <w16cex:commentExtensible w16cex:durableId="50E5126E" w16cex:dateUtc="2025-05-08T00:11:00Z"/>
  <w16cex:commentExtensible w16cex:durableId="719C8FED" w16cex:dateUtc="2025-05-08T00:14:00Z"/>
  <w16cex:commentExtensible w16cex:durableId="0CA1092B" w16cex:dateUtc="2025-05-08T00:14:00Z"/>
  <w16cex:commentExtensible w16cex:durableId="37FCFA98" w16cex:dateUtc="2025-05-08T00:16:00Z"/>
  <w16cex:commentExtensible w16cex:durableId="028C7DE2" w16cex:dateUtc="2025-05-07T03:48:00Z"/>
  <w16cex:commentExtensible w16cex:durableId="7FAC1810" w16cex:dateUtc="2025-05-08T00:22:00Z"/>
  <w16cex:commentExtensible w16cex:durableId="0CBC8A80" w16cex:dateUtc="2025-05-07T03:11:00Z"/>
  <w16cex:commentExtensible w16cex:durableId="5DE863A2" w16cex:dateUtc="2025-05-07T0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0A2498" w16cid:durableId="3E05A391"/>
  <w16cid:commentId w16cid:paraId="4FE75F6D" w16cid:durableId="75BE1332"/>
  <w16cid:commentId w16cid:paraId="2E5D39C5" w16cid:durableId="291554EC"/>
  <w16cid:commentId w16cid:paraId="3311E00B" w16cid:durableId="58CBB7F1"/>
  <w16cid:commentId w16cid:paraId="4C374502" w16cid:durableId="483E22AE"/>
  <w16cid:commentId w16cid:paraId="065EADE2" w16cid:durableId="211903E1"/>
  <w16cid:commentId w16cid:paraId="7FCED3C0" w16cid:durableId="50E5126E"/>
  <w16cid:commentId w16cid:paraId="601F5AD3" w16cid:durableId="719C8FED"/>
  <w16cid:commentId w16cid:paraId="5095B492" w16cid:durableId="0CA1092B"/>
  <w16cid:commentId w16cid:paraId="04DF8340" w16cid:durableId="37FCFA98"/>
  <w16cid:commentId w16cid:paraId="35425D97" w16cid:durableId="028C7DE2"/>
  <w16cid:commentId w16cid:paraId="68479F5F" w16cid:durableId="7FAC1810"/>
  <w16cid:commentId w16cid:paraId="6ED799BD" w16cid:durableId="0CBC8A80"/>
  <w16cid:commentId w16cid:paraId="41443EE1" w16cid:durableId="5DE863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1674" w14:textId="77777777" w:rsidR="00727C5E" w:rsidRDefault="00727C5E" w:rsidP="00821842">
      <w:r>
        <w:separator/>
      </w:r>
    </w:p>
  </w:endnote>
  <w:endnote w:type="continuationSeparator" w:id="0">
    <w:p w14:paraId="72454E71" w14:textId="77777777" w:rsidR="00727C5E" w:rsidRDefault="00727C5E"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rsidP="00843E57">
        <w:pPr>
          <w:pStyle w:val="Footer"/>
          <w:tabs>
            <w:tab w:val="left" w:pos="1530"/>
          </w:tabs>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83BD5" w14:textId="77777777" w:rsidR="00727C5E" w:rsidRDefault="00727C5E" w:rsidP="00821842">
      <w:r>
        <w:separator/>
      </w:r>
    </w:p>
  </w:footnote>
  <w:footnote w:type="continuationSeparator" w:id="0">
    <w:p w14:paraId="4A45554A" w14:textId="77777777" w:rsidR="00727C5E" w:rsidRDefault="00727C5E"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3F7E0114"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sidR="00AB173F">
      <w:rPr>
        <w:rFonts w:ascii="Garamond" w:hAnsi="Garamond"/>
        <w:sz w:val="24"/>
        <w:szCs w:val="24"/>
      </w:rPr>
      <w:t>4</w:t>
    </w:r>
    <w:r w:rsidRPr="00594560">
      <w:rPr>
        <w:rFonts w:ascii="Garamond" w:hAnsi="Garamond"/>
        <w:sz w:val="24"/>
        <w:szCs w:val="24"/>
        <w:lang w:val="id-ID"/>
      </w:rPr>
      <w:t>, Vol.</w:t>
    </w:r>
    <w:r w:rsidR="00AB173F">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27326F85" w14:textId="4684819B" w:rsidR="00D003BB" w:rsidRPr="00D37D32" w:rsidRDefault="00556A0A"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61312" behindDoc="0" locked="0" layoutInCell="1" allowOverlap="1" wp14:anchorId="6825CEFB" wp14:editId="57F3FED8">
              <wp:simplePos x="0" y="0"/>
              <wp:positionH relativeFrom="column">
                <wp:posOffset>36195</wp:posOffset>
              </wp:positionH>
              <wp:positionV relativeFrom="paragraph">
                <wp:posOffset>40004</wp:posOffset>
              </wp:positionV>
              <wp:extent cx="5380990" cy="0"/>
              <wp:effectExtent l="0" t="0" r="0" b="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CD79AC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D003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86AA" w14:textId="77777777" w:rsidR="00AB173F" w:rsidRDefault="00AB173F" w:rsidP="00AB173F">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Pr>
        <w:rFonts w:ascii="Garamond" w:hAnsi="Garamond"/>
        <w:sz w:val="24"/>
        <w:szCs w:val="24"/>
      </w:rPr>
      <w:t>4</w:t>
    </w:r>
    <w:r w:rsidRPr="00594560">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324BFECE" w14:textId="2D5DC096" w:rsidR="00D003BB" w:rsidRPr="00594560" w:rsidRDefault="00556A0A"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63360" behindDoc="0" locked="0" layoutInCell="1" allowOverlap="1" wp14:anchorId="490CB1BE" wp14:editId="169A027A">
              <wp:simplePos x="0" y="0"/>
              <wp:positionH relativeFrom="column">
                <wp:posOffset>36195</wp:posOffset>
              </wp:positionH>
              <wp:positionV relativeFrom="paragraph">
                <wp:posOffset>40004</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070BA5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853"/>
    <w:multiLevelType w:val="hybridMultilevel"/>
    <w:tmpl w:val="5124657C"/>
    <w:lvl w:ilvl="0" w:tplc="B606B1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727A9"/>
    <w:multiLevelType w:val="multilevel"/>
    <w:tmpl w:val="3F3087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11342"/>
    <w:multiLevelType w:val="multilevel"/>
    <w:tmpl w:val="8396A89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 w15:restartNumberingAfterBreak="0">
    <w:nsid w:val="1CD415E7"/>
    <w:multiLevelType w:val="hybridMultilevel"/>
    <w:tmpl w:val="ECD657DC"/>
    <w:lvl w:ilvl="0" w:tplc="263AE80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2BE0A90"/>
    <w:multiLevelType w:val="multilevel"/>
    <w:tmpl w:val="C73E0D6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E24AD6"/>
    <w:multiLevelType w:val="hybridMultilevel"/>
    <w:tmpl w:val="B9C8A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398B5A8E"/>
    <w:multiLevelType w:val="hybridMultilevel"/>
    <w:tmpl w:val="913C37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631B3"/>
    <w:multiLevelType w:val="hybridMultilevel"/>
    <w:tmpl w:val="A8FC7CEC"/>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593B6E99"/>
    <w:multiLevelType w:val="hybridMultilevel"/>
    <w:tmpl w:val="491625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9A4DD3"/>
    <w:multiLevelType w:val="hybridMultilevel"/>
    <w:tmpl w:val="A77A8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4C7C83"/>
    <w:multiLevelType w:val="hybridMultilevel"/>
    <w:tmpl w:val="906C17E2"/>
    <w:lvl w:ilvl="0" w:tplc="7DF81BB8">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294997">
    <w:abstractNumId w:val="7"/>
  </w:num>
  <w:num w:numId="2" w16cid:durableId="1902903862">
    <w:abstractNumId w:val="4"/>
  </w:num>
  <w:num w:numId="3" w16cid:durableId="1204619">
    <w:abstractNumId w:val="8"/>
  </w:num>
  <w:num w:numId="4" w16cid:durableId="1062095468">
    <w:abstractNumId w:val="12"/>
  </w:num>
  <w:num w:numId="5" w16cid:durableId="1361319134">
    <w:abstractNumId w:val="1"/>
  </w:num>
  <w:num w:numId="6" w16cid:durableId="132454622">
    <w:abstractNumId w:val="9"/>
  </w:num>
  <w:num w:numId="7" w16cid:durableId="1058238280">
    <w:abstractNumId w:val="11"/>
  </w:num>
  <w:num w:numId="8" w16cid:durableId="1285967679">
    <w:abstractNumId w:val="3"/>
  </w:num>
  <w:num w:numId="9" w16cid:durableId="1785729701">
    <w:abstractNumId w:val="13"/>
  </w:num>
  <w:num w:numId="10" w16cid:durableId="797139768">
    <w:abstractNumId w:val="10"/>
  </w:num>
  <w:num w:numId="11" w16cid:durableId="224339110">
    <w:abstractNumId w:val="5"/>
  </w:num>
  <w:num w:numId="12" w16cid:durableId="1063064642">
    <w:abstractNumId w:val="6"/>
  </w:num>
  <w:num w:numId="13" w16cid:durableId="364327981">
    <w:abstractNumId w:val="2"/>
  </w:num>
  <w:num w:numId="14" w16cid:durableId="3624836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23C86"/>
    <w:rsid w:val="000447B5"/>
    <w:rsid w:val="00055654"/>
    <w:rsid w:val="00092A80"/>
    <w:rsid w:val="000D2959"/>
    <w:rsid w:val="000D7C53"/>
    <w:rsid w:val="000F3E94"/>
    <w:rsid w:val="001174A6"/>
    <w:rsid w:val="00131253"/>
    <w:rsid w:val="001326C3"/>
    <w:rsid w:val="001337AC"/>
    <w:rsid w:val="00136B25"/>
    <w:rsid w:val="00146FDE"/>
    <w:rsid w:val="001538BD"/>
    <w:rsid w:val="00157977"/>
    <w:rsid w:val="00161925"/>
    <w:rsid w:val="001A33EE"/>
    <w:rsid w:val="001F49FA"/>
    <w:rsid w:val="00202AC3"/>
    <w:rsid w:val="00214FF2"/>
    <w:rsid w:val="002476E3"/>
    <w:rsid w:val="002728DD"/>
    <w:rsid w:val="00287FDD"/>
    <w:rsid w:val="002E1BE2"/>
    <w:rsid w:val="00311BF9"/>
    <w:rsid w:val="003160AE"/>
    <w:rsid w:val="00327865"/>
    <w:rsid w:val="00343A14"/>
    <w:rsid w:val="003557A4"/>
    <w:rsid w:val="00356AB5"/>
    <w:rsid w:val="00362B06"/>
    <w:rsid w:val="003756EB"/>
    <w:rsid w:val="0037597F"/>
    <w:rsid w:val="0038214B"/>
    <w:rsid w:val="00397A52"/>
    <w:rsid w:val="003A02F8"/>
    <w:rsid w:val="003C11C7"/>
    <w:rsid w:val="003E796F"/>
    <w:rsid w:val="003F7A9E"/>
    <w:rsid w:val="0043244A"/>
    <w:rsid w:val="00462988"/>
    <w:rsid w:val="00470133"/>
    <w:rsid w:val="00475E20"/>
    <w:rsid w:val="004A0A1D"/>
    <w:rsid w:val="004A0D1D"/>
    <w:rsid w:val="004B50F8"/>
    <w:rsid w:val="004B5DA5"/>
    <w:rsid w:val="004C65DF"/>
    <w:rsid w:val="004E24DE"/>
    <w:rsid w:val="004F2D6D"/>
    <w:rsid w:val="00502F05"/>
    <w:rsid w:val="005132E8"/>
    <w:rsid w:val="00524839"/>
    <w:rsid w:val="00550202"/>
    <w:rsid w:val="00552E2E"/>
    <w:rsid w:val="00556A0A"/>
    <w:rsid w:val="00585E73"/>
    <w:rsid w:val="00594560"/>
    <w:rsid w:val="005C50F7"/>
    <w:rsid w:val="005C6581"/>
    <w:rsid w:val="005E1B2B"/>
    <w:rsid w:val="005F2B1F"/>
    <w:rsid w:val="00612D21"/>
    <w:rsid w:val="006251A3"/>
    <w:rsid w:val="00634555"/>
    <w:rsid w:val="00673E74"/>
    <w:rsid w:val="006767E6"/>
    <w:rsid w:val="006A07C8"/>
    <w:rsid w:val="006B417F"/>
    <w:rsid w:val="006B5984"/>
    <w:rsid w:val="00701EEC"/>
    <w:rsid w:val="0070516B"/>
    <w:rsid w:val="00705E2A"/>
    <w:rsid w:val="007077DF"/>
    <w:rsid w:val="007119BB"/>
    <w:rsid w:val="00727C5E"/>
    <w:rsid w:val="0074566C"/>
    <w:rsid w:val="007473B2"/>
    <w:rsid w:val="007526CD"/>
    <w:rsid w:val="00763467"/>
    <w:rsid w:val="00781A50"/>
    <w:rsid w:val="00782BC2"/>
    <w:rsid w:val="00785308"/>
    <w:rsid w:val="00797B63"/>
    <w:rsid w:val="007A092F"/>
    <w:rsid w:val="007A3AFF"/>
    <w:rsid w:val="007B2B88"/>
    <w:rsid w:val="007F2DF4"/>
    <w:rsid w:val="008042D6"/>
    <w:rsid w:val="00810805"/>
    <w:rsid w:val="00811C78"/>
    <w:rsid w:val="00821842"/>
    <w:rsid w:val="008373CF"/>
    <w:rsid w:val="00843E57"/>
    <w:rsid w:val="00876A03"/>
    <w:rsid w:val="00885B4C"/>
    <w:rsid w:val="008D421A"/>
    <w:rsid w:val="008E1F35"/>
    <w:rsid w:val="008E4B12"/>
    <w:rsid w:val="008F03EA"/>
    <w:rsid w:val="009038ED"/>
    <w:rsid w:val="00905905"/>
    <w:rsid w:val="0093017A"/>
    <w:rsid w:val="009309B8"/>
    <w:rsid w:val="00930E62"/>
    <w:rsid w:val="0096001D"/>
    <w:rsid w:val="00972765"/>
    <w:rsid w:val="00986B06"/>
    <w:rsid w:val="009A2257"/>
    <w:rsid w:val="009E6F2A"/>
    <w:rsid w:val="009F1F77"/>
    <w:rsid w:val="00A0331E"/>
    <w:rsid w:val="00A21B66"/>
    <w:rsid w:val="00A90000"/>
    <w:rsid w:val="00AB173F"/>
    <w:rsid w:val="00AE48D5"/>
    <w:rsid w:val="00AF0FC7"/>
    <w:rsid w:val="00B0118F"/>
    <w:rsid w:val="00B34C22"/>
    <w:rsid w:val="00B717DA"/>
    <w:rsid w:val="00B75C30"/>
    <w:rsid w:val="00B81B55"/>
    <w:rsid w:val="00B8659F"/>
    <w:rsid w:val="00B943B7"/>
    <w:rsid w:val="00B962EC"/>
    <w:rsid w:val="00BD63E7"/>
    <w:rsid w:val="00BD747B"/>
    <w:rsid w:val="00BF3A04"/>
    <w:rsid w:val="00BF4D68"/>
    <w:rsid w:val="00C04E0B"/>
    <w:rsid w:val="00C31E03"/>
    <w:rsid w:val="00C368F6"/>
    <w:rsid w:val="00C55F5A"/>
    <w:rsid w:val="00C845BD"/>
    <w:rsid w:val="00C84DEC"/>
    <w:rsid w:val="00C87288"/>
    <w:rsid w:val="00CE64D6"/>
    <w:rsid w:val="00CF76AC"/>
    <w:rsid w:val="00D003BB"/>
    <w:rsid w:val="00D02066"/>
    <w:rsid w:val="00D16ECE"/>
    <w:rsid w:val="00D17D9C"/>
    <w:rsid w:val="00D32997"/>
    <w:rsid w:val="00D36A45"/>
    <w:rsid w:val="00D41AFA"/>
    <w:rsid w:val="00D725F7"/>
    <w:rsid w:val="00D945D6"/>
    <w:rsid w:val="00D964E5"/>
    <w:rsid w:val="00DA11C1"/>
    <w:rsid w:val="00DD1135"/>
    <w:rsid w:val="00DD34A1"/>
    <w:rsid w:val="00DD3B43"/>
    <w:rsid w:val="00DF4413"/>
    <w:rsid w:val="00DF60BB"/>
    <w:rsid w:val="00E02436"/>
    <w:rsid w:val="00E101D2"/>
    <w:rsid w:val="00E141A6"/>
    <w:rsid w:val="00E21A35"/>
    <w:rsid w:val="00E23CC4"/>
    <w:rsid w:val="00E32646"/>
    <w:rsid w:val="00E351FF"/>
    <w:rsid w:val="00E43E26"/>
    <w:rsid w:val="00E54587"/>
    <w:rsid w:val="00E608D4"/>
    <w:rsid w:val="00E843D2"/>
    <w:rsid w:val="00EB1473"/>
    <w:rsid w:val="00EC5197"/>
    <w:rsid w:val="00EE1A51"/>
    <w:rsid w:val="00EE56C1"/>
    <w:rsid w:val="00F367FE"/>
    <w:rsid w:val="00F54054"/>
    <w:rsid w:val="00F54814"/>
    <w:rsid w:val="00F658B4"/>
    <w:rsid w:val="00F970DB"/>
    <w:rsid w:val="00FA3F9B"/>
    <w:rsid w:val="00FB47D6"/>
    <w:rsid w:val="00FE4B6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B10DE6AA-BB14-43DF-8A79-DBB1DB046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3756EB"/>
    <w:rPr>
      <w:color w:val="605E5C"/>
      <w:shd w:val="clear" w:color="auto" w:fill="E1DFDD"/>
    </w:rPr>
  </w:style>
  <w:style w:type="paragraph" w:styleId="HTMLPreformatted">
    <w:name w:val="HTML Preformatted"/>
    <w:basedOn w:val="Normal"/>
    <w:link w:val="HTMLPreformattedChar"/>
    <w:uiPriority w:val="99"/>
    <w:semiHidden/>
    <w:unhideWhenUsed/>
    <w:rsid w:val="00311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1BF9"/>
    <w:rPr>
      <w:rFonts w:ascii="Courier New" w:eastAsia="Times New Roman" w:hAnsi="Courier New" w:cs="Courier New"/>
      <w:sz w:val="20"/>
      <w:szCs w:val="20"/>
      <w:lang w:val="en-US"/>
    </w:rPr>
  </w:style>
  <w:style w:type="character" w:customStyle="1" w:styleId="y2iqfc">
    <w:name w:val="y2iqfc"/>
    <w:basedOn w:val="DefaultParagraphFont"/>
    <w:rsid w:val="00311BF9"/>
  </w:style>
  <w:style w:type="paragraph" w:styleId="Revision">
    <w:name w:val="Revision"/>
    <w:hidden/>
    <w:uiPriority w:val="99"/>
    <w:semiHidden/>
    <w:rsid w:val="00C04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2996">
      <w:bodyDiv w:val="1"/>
      <w:marLeft w:val="0"/>
      <w:marRight w:val="0"/>
      <w:marTop w:val="0"/>
      <w:marBottom w:val="0"/>
      <w:divBdr>
        <w:top w:val="none" w:sz="0" w:space="0" w:color="auto"/>
        <w:left w:val="none" w:sz="0" w:space="0" w:color="auto"/>
        <w:bottom w:val="none" w:sz="0" w:space="0" w:color="auto"/>
        <w:right w:val="none" w:sz="0" w:space="0" w:color="auto"/>
      </w:divBdr>
    </w:div>
    <w:div w:id="125860737">
      <w:bodyDiv w:val="1"/>
      <w:marLeft w:val="0"/>
      <w:marRight w:val="0"/>
      <w:marTop w:val="0"/>
      <w:marBottom w:val="0"/>
      <w:divBdr>
        <w:top w:val="none" w:sz="0" w:space="0" w:color="auto"/>
        <w:left w:val="none" w:sz="0" w:space="0" w:color="auto"/>
        <w:bottom w:val="none" w:sz="0" w:space="0" w:color="auto"/>
        <w:right w:val="none" w:sz="0" w:space="0" w:color="auto"/>
      </w:divBdr>
    </w:div>
    <w:div w:id="202405472">
      <w:bodyDiv w:val="1"/>
      <w:marLeft w:val="0"/>
      <w:marRight w:val="0"/>
      <w:marTop w:val="0"/>
      <w:marBottom w:val="0"/>
      <w:divBdr>
        <w:top w:val="none" w:sz="0" w:space="0" w:color="auto"/>
        <w:left w:val="none" w:sz="0" w:space="0" w:color="auto"/>
        <w:bottom w:val="none" w:sz="0" w:space="0" w:color="auto"/>
        <w:right w:val="none" w:sz="0" w:space="0" w:color="auto"/>
      </w:divBdr>
    </w:div>
    <w:div w:id="290481783">
      <w:bodyDiv w:val="1"/>
      <w:marLeft w:val="0"/>
      <w:marRight w:val="0"/>
      <w:marTop w:val="0"/>
      <w:marBottom w:val="0"/>
      <w:divBdr>
        <w:top w:val="none" w:sz="0" w:space="0" w:color="auto"/>
        <w:left w:val="none" w:sz="0" w:space="0" w:color="auto"/>
        <w:bottom w:val="none" w:sz="0" w:space="0" w:color="auto"/>
        <w:right w:val="none" w:sz="0" w:space="0" w:color="auto"/>
      </w:divBdr>
    </w:div>
    <w:div w:id="384793323">
      <w:bodyDiv w:val="1"/>
      <w:marLeft w:val="0"/>
      <w:marRight w:val="0"/>
      <w:marTop w:val="0"/>
      <w:marBottom w:val="0"/>
      <w:divBdr>
        <w:top w:val="none" w:sz="0" w:space="0" w:color="auto"/>
        <w:left w:val="none" w:sz="0" w:space="0" w:color="auto"/>
        <w:bottom w:val="none" w:sz="0" w:space="0" w:color="auto"/>
        <w:right w:val="none" w:sz="0" w:space="0" w:color="auto"/>
      </w:divBdr>
    </w:div>
    <w:div w:id="407650099">
      <w:bodyDiv w:val="1"/>
      <w:marLeft w:val="0"/>
      <w:marRight w:val="0"/>
      <w:marTop w:val="0"/>
      <w:marBottom w:val="0"/>
      <w:divBdr>
        <w:top w:val="none" w:sz="0" w:space="0" w:color="auto"/>
        <w:left w:val="none" w:sz="0" w:space="0" w:color="auto"/>
        <w:bottom w:val="none" w:sz="0" w:space="0" w:color="auto"/>
        <w:right w:val="none" w:sz="0" w:space="0" w:color="auto"/>
      </w:divBdr>
    </w:div>
    <w:div w:id="477652598">
      <w:bodyDiv w:val="1"/>
      <w:marLeft w:val="0"/>
      <w:marRight w:val="0"/>
      <w:marTop w:val="0"/>
      <w:marBottom w:val="0"/>
      <w:divBdr>
        <w:top w:val="none" w:sz="0" w:space="0" w:color="auto"/>
        <w:left w:val="none" w:sz="0" w:space="0" w:color="auto"/>
        <w:bottom w:val="none" w:sz="0" w:space="0" w:color="auto"/>
        <w:right w:val="none" w:sz="0" w:space="0" w:color="auto"/>
      </w:divBdr>
    </w:div>
    <w:div w:id="500896748">
      <w:bodyDiv w:val="1"/>
      <w:marLeft w:val="0"/>
      <w:marRight w:val="0"/>
      <w:marTop w:val="0"/>
      <w:marBottom w:val="0"/>
      <w:divBdr>
        <w:top w:val="none" w:sz="0" w:space="0" w:color="auto"/>
        <w:left w:val="none" w:sz="0" w:space="0" w:color="auto"/>
        <w:bottom w:val="none" w:sz="0" w:space="0" w:color="auto"/>
        <w:right w:val="none" w:sz="0" w:space="0" w:color="auto"/>
      </w:divBdr>
    </w:div>
    <w:div w:id="590433693">
      <w:bodyDiv w:val="1"/>
      <w:marLeft w:val="0"/>
      <w:marRight w:val="0"/>
      <w:marTop w:val="0"/>
      <w:marBottom w:val="0"/>
      <w:divBdr>
        <w:top w:val="none" w:sz="0" w:space="0" w:color="auto"/>
        <w:left w:val="none" w:sz="0" w:space="0" w:color="auto"/>
        <w:bottom w:val="none" w:sz="0" w:space="0" w:color="auto"/>
        <w:right w:val="none" w:sz="0" w:space="0" w:color="auto"/>
      </w:divBdr>
    </w:div>
    <w:div w:id="907107653">
      <w:bodyDiv w:val="1"/>
      <w:marLeft w:val="0"/>
      <w:marRight w:val="0"/>
      <w:marTop w:val="0"/>
      <w:marBottom w:val="0"/>
      <w:divBdr>
        <w:top w:val="none" w:sz="0" w:space="0" w:color="auto"/>
        <w:left w:val="none" w:sz="0" w:space="0" w:color="auto"/>
        <w:bottom w:val="none" w:sz="0" w:space="0" w:color="auto"/>
        <w:right w:val="none" w:sz="0" w:space="0" w:color="auto"/>
      </w:divBdr>
    </w:div>
    <w:div w:id="925453612">
      <w:bodyDiv w:val="1"/>
      <w:marLeft w:val="0"/>
      <w:marRight w:val="0"/>
      <w:marTop w:val="0"/>
      <w:marBottom w:val="0"/>
      <w:divBdr>
        <w:top w:val="none" w:sz="0" w:space="0" w:color="auto"/>
        <w:left w:val="none" w:sz="0" w:space="0" w:color="auto"/>
        <w:bottom w:val="none" w:sz="0" w:space="0" w:color="auto"/>
        <w:right w:val="none" w:sz="0" w:space="0" w:color="auto"/>
      </w:divBdr>
    </w:div>
    <w:div w:id="1037316245">
      <w:bodyDiv w:val="1"/>
      <w:marLeft w:val="0"/>
      <w:marRight w:val="0"/>
      <w:marTop w:val="0"/>
      <w:marBottom w:val="0"/>
      <w:divBdr>
        <w:top w:val="none" w:sz="0" w:space="0" w:color="auto"/>
        <w:left w:val="none" w:sz="0" w:space="0" w:color="auto"/>
        <w:bottom w:val="none" w:sz="0" w:space="0" w:color="auto"/>
        <w:right w:val="none" w:sz="0" w:space="0" w:color="auto"/>
      </w:divBdr>
    </w:div>
    <w:div w:id="1114790721">
      <w:bodyDiv w:val="1"/>
      <w:marLeft w:val="0"/>
      <w:marRight w:val="0"/>
      <w:marTop w:val="0"/>
      <w:marBottom w:val="0"/>
      <w:divBdr>
        <w:top w:val="none" w:sz="0" w:space="0" w:color="auto"/>
        <w:left w:val="none" w:sz="0" w:space="0" w:color="auto"/>
        <w:bottom w:val="none" w:sz="0" w:space="0" w:color="auto"/>
        <w:right w:val="none" w:sz="0" w:space="0" w:color="auto"/>
      </w:divBdr>
    </w:div>
    <w:div w:id="1171413867">
      <w:bodyDiv w:val="1"/>
      <w:marLeft w:val="0"/>
      <w:marRight w:val="0"/>
      <w:marTop w:val="0"/>
      <w:marBottom w:val="0"/>
      <w:divBdr>
        <w:top w:val="none" w:sz="0" w:space="0" w:color="auto"/>
        <w:left w:val="none" w:sz="0" w:space="0" w:color="auto"/>
        <w:bottom w:val="none" w:sz="0" w:space="0" w:color="auto"/>
        <w:right w:val="none" w:sz="0" w:space="0" w:color="auto"/>
      </w:divBdr>
    </w:div>
    <w:div w:id="1194883318">
      <w:bodyDiv w:val="1"/>
      <w:marLeft w:val="0"/>
      <w:marRight w:val="0"/>
      <w:marTop w:val="0"/>
      <w:marBottom w:val="0"/>
      <w:divBdr>
        <w:top w:val="none" w:sz="0" w:space="0" w:color="auto"/>
        <w:left w:val="none" w:sz="0" w:space="0" w:color="auto"/>
        <w:bottom w:val="none" w:sz="0" w:space="0" w:color="auto"/>
        <w:right w:val="none" w:sz="0" w:space="0" w:color="auto"/>
      </w:divBdr>
    </w:div>
    <w:div w:id="1230112953">
      <w:bodyDiv w:val="1"/>
      <w:marLeft w:val="0"/>
      <w:marRight w:val="0"/>
      <w:marTop w:val="0"/>
      <w:marBottom w:val="0"/>
      <w:divBdr>
        <w:top w:val="none" w:sz="0" w:space="0" w:color="auto"/>
        <w:left w:val="none" w:sz="0" w:space="0" w:color="auto"/>
        <w:bottom w:val="none" w:sz="0" w:space="0" w:color="auto"/>
        <w:right w:val="none" w:sz="0" w:space="0" w:color="auto"/>
      </w:divBdr>
    </w:div>
    <w:div w:id="1233926877">
      <w:bodyDiv w:val="1"/>
      <w:marLeft w:val="0"/>
      <w:marRight w:val="0"/>
      <w:marTop w:val="0"/>
      <w:marBottom w:val="0"/>
      <w:divBdr>
        <w:top w:val="none" w:sz="0" w:space="0" w:color="auto"/>
        <w:left w:val="none" w:sz="0" w:space="0" w:color="auto"/>
        <w:bottom w:val="none" w:sz="0" w:space="0" w:color="auto"/>
        <w:right w:val="none" w:sz="0" w:space="0" w:color="auto"/>
      </w:divBdr>
    </w:div>
    <w:div w:id="1275479459">
      <w:bodyDiv w:val="1"/>
      <w:marLeft w:val="0"/>
      <w:marRight w:val="0"/>
      <w:marTop w:val="0"/>
      <w:marBottom w:val="0"/>
      <w:divBdr>
        <w:top w:val="none" w:sz="0" w:space="0" w:color="auto"/>
        <w:left w:val="none" w:sz="0" w:space="0" w:color="auto"/>
        <w:bottom w:val="none" w:sz="0" w:space="0" w:color="auto"/>
        <w:right w:val="none" w:sz="0" w:space="0" w:color="auto"/>
      </w:divBdr>
    </w:div>
    <w:div w:id="1338190042">
      <w:bodyDiv w:val="1"/>
      <w:marLeft w:val="0"/>
      <w:marRight w:val="0"/>
      <w:marTop w:val="0"/>
      <w:marBottom w:val="0"/>
      <w:divBdr>
        <w:top w:val="none" w:sz="0" w:space="0" w:color="auto"/>
        <w:left w:val="none" w:sz="0" w:space="0" w:color="auto"/>
        <w:bottom w:val="none" w:sz="0" w:space="0" w:color="auto"/>
        <w:right w:val="none" w:sz="0" w:space="0" w:color="auto"/>
      </w:divBdr>
    </w:div>
    <w:div w:id="1422490372">
      <w:bodyDiv w:val="1"/>
      <w:marLeft w:val="0"/>
      <w:marRight w:val="0"/>
      <w:marTop w:val="0"/>
      <w:marBottom w:val="0"/>
      <w:divBdr>
        <w:top w:val="none" w:sz="0" w:space="0" w:color="auto"/>
        <w:left w:val="none" w:sz="0" w:space="0" w:color="auto"/>
        <w:bottom w:val="none" w:sz="0" w:space="0" w:color="auto"/>
        <w:right w:val="none" w:sz="0" w:space="0" w:color="auto"/>
      </w:divBdr>
    </w:div>
    <w:div w:id="1556888444">
      <w:bodyDiv w:val="1"/>
      <w:marLeft w:val="0"/>
      <w:marRight w:val="0"/>
      <w:marTop w:val="0"/>
      <w:marBottom w:val="0"/>
      <w:divBdr>
        <w:top w:val="none" w:sz="0" w:space="0" w:color="auto"/>
        <w:left w:val="none" w:sz="0" w:space="0" w:color="auto"/>
        <w:bottom w:val="none" w:sz="0" w:space="0" w:color="auto"/>
        <w:right w:val="none" w:sz="0" w:space="0" w:color="auto"/>
      </w:divBdr>
    </w:div>
    <w:div w:id="1607151327">
      <w:bodyDiv w:val="1"/>
      <w:marLeft w:val="0"/>
      <w:marRight w:val="0"/>
      <w:marTop w:val="0"/>
      <w:marBottom w:val="0"/>
      <w:divBdr>
        <w:top w:val="none" w:sz="0" w:space="0" w:color="auto"/>
        <w:left w:val="none" w:sz="0" w:space="0" w:color="auto"/>
        <w:bottom w:val="none" w:sz="0" w:space="0" w:color="auto"/>
        <w:right w:val="none" w:sz="0" w:space="0" w:color="auto"/>
      </w:divBdr>
    </w:div>
    <w:div w:id="1652366086">
      <w:bodyDiv w:val="1"/>
      <w:marLeft w:val="0"/>
      <w:marRight w:val="0"/>
      <w:marTop w:val="0"/>
      <w:marBottom w:val="0"/>
      <w:divBdr>
        <w:top w:val="none" w:sz="0" w:space="0" w:color="auto"/>
        <w:left w:val="none" w:sz="0" w:space="0" w:color="auto"/>
        <w:bottom w:val="none" w:sz="0" w:space="0" w:color="auto"/>
        <w:right w:val="none" w:sz="0" w:space="0" w:color="auto"/>
      </w:divBdr>
    </w:div>
    <w:div w:id="1658461816">
      <w:bodyDiv w:val="1"/>
      <w:marLeft w:val="0"/>
      <w:marRight w:val="0"/>
      <w:marTop w:val="0"/>
      <w:marBottom w:val="0"/>
      <w:divBdr>
        <w:top w:val="none" w:sz="0" w:space="0" w:color="auto"/>
        <w:left w:val="none" w:sz="0" w:space="0" w:color="auto"/>
        <w:bottom w:val="none" w:sz="0" w:space="0" w:color="auto"/>
        <w:right w:val="none" w:sz="0" w:space="0" w:color="auto"/>
      </w:divBdr>
    </w:div>
    <w:div w:id="1760249169">
      <w:bodyDiv w:val="1"/>
      <w:marLeft w:val="0"/>
      <w:marRight w:val="0"/>
      <w:marTop w:val="0"/>
      <w:marBottom w:val="0"/>
      <w:divBdr>
        <w:top w:val="none" w:sz="0" w:space="0" w:color="auto"/>
        <w:left w:val="none" w:sz="0" w:space="0" w:color="auto"/>
        <w:bottom w:val="none" w:sz="0" w:space="0" w:color="auto"/>
        <w:right w:val="none" w:sz="0" w:space="0" w:color="auto"/>
      </w:divBdr>
    </w:div>
    <w:div w:id="1764715451">
      <w:bodyDiv w:val="1"/>
      <w:marLeft w:val="0"/>
      <w:marRight w:val="0"/>
      <w:marTop w:val="0"/>
      <w:marBottom w:val="0"/>
      <w:divBdr>
        <w:top w:val="none" w:sz="0" w:space="0" w:color="auto"/>
        <w:left w:val="none" w:sz="0" w:space="0" w:color="auto"/>
        <w:bottom w:val="none" w:sz="0" w:space="0" w:color="auto"/>
        <w:right w:val="none" w:sz="0" w:space="0" w:color="auto"/>
      </w:divBdr>
    </w:div>
    <w:div w:id="1843353599">
      <w:bodyDiv w:val="1"/>
      <w:marLeft w:val="0"/>
      <w:marRight w:val="0"/>
      <w:marTop w:val="0"/>
      <w:marBottom w:val="0"/>
      <w:divBdr>
        <w:top w:val="none" w:sz="0" w:space="0" w:color="auto"/>
        <w:left w:val="none" w:sz="0" w:space="0" w:color="auto"/>
        <w:bottom w:val="none" w:sz="0" w:space="0" w:color="auto"/>
        <w:right w:val="none" w:sz="0" w:space="0" w:color="auto"/>
      </w:divBdr>
    </w:div>
    <w:div w:id="1854490348">
      <w:bodyDiv w:val="1"/>
      <w:marLeft w:val="0"/>
      <w:marRight w:val="0"/>
      <w:marTop w:val="0"/>
      <w:marBottom w:val="0"/>
      <w:divBdr>
        <w:top w:val="none" w:sz="0" w:space="0" w:color="auto"/>
        <w:left w:val="none" w:sz="0" w:space="0" w:color="auto"/>
        <w:bottom w:val="none" w:sz="0" w:space="0" w:color="auto"/>
        <w:right w:val="none" w:sz="0" w:space="0" w:color="auto"/>
      </w:divBdr>
    </w:div>
    <w:div w:id="1924947916">
      <w:bodyDiv w:val="1"/>
      <w:marLeft w:val="0"/>
      <w:marRight w:val="0"/>
      <w:marTop w:val="0"/>
      <w:marBottom w:val="0"/>
      <w:divBdr>
        <w:top w:val="none" w:sz="0" w:space="0" w:color="auto"/>
        <w:left w:val="none" w:sz="0" w:space="0" w:color="auto"/>
        <w:bottom w:val="none" w:sz="0" w:space="0" w:color="auto"/>
        <w:right w:val="none" w:sz="0" w:space="0" w:color="auto"/>
      </w:divBdr>
    </w:div>
    <w:div w:id="1971589138">
      <w:bodyDiv w:val="1"/>
      <w:marLeft w:val="0"/>
      <w:marRight w:val="0"/>
      <w:marTop w:val="0"/>
      <w:marBottom w:val="0"/>
      <w:divBdr>
        <w:top w:val="none" w:sz="0" w:space="0" w:color="auto"/>
        <w:left w:val="none" w:sz="0" w:space="0" w:color="auto"/>
        <w:bottom w:val="none" w:sz="0" w:space="0" w:color="auto"/>
        <w:right w:val="none" w:sz="0" w:space="0" w:color="auto"/>
      </w:divBdr>
    </w:div>
    <w:div w:id="20449354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10278</Words>
  <Characters>59001</Characters>
  <Application>Microsoft Office Word</Application>
  <DocSecurity>0</DocSecurity>
  <Lines>1475</Lines>
  <Paragraphs>714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68565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Asus</cp:lastModifiedBy>
  <cp:revision>2</cp:revision>
  <cp:lastPrinted>2025-04-29T17:48:00Z</cp:lastPrinted>
  <dcterms:created xsi:type="dcterms:W3CDTF">2025-05-11T03:15:00Z</dcterms:created>
  <dcterms:modified xsi:type="dcterms:W3CDTF">2025-05-11T03:15:00Z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979585bd-60a6-4a80-aed7-48b5ea6868a4</vt:lpwstr>
  </property>
</Properties>
</file>