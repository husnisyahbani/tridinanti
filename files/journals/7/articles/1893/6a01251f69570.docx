
<file path=[Content_Types].xml><?xml version="1.0" encoding="utf-8"?>
<Types xmlns="http://schemas.openxmlformats.org/package/2006/content-types">
  <Default Extension="xml" ContentType="application/xml"/>
  <Default Extension="png" ContentType="image/png"/>
  <Default Extension="wdp" ContentType="image/vnd.ms-photo"/>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263F51">
      <w:pPr>
        <w:spacing w:after="0" w:line="240" w:lineRule="auto"/>
        <w:jc w:val="center"/>
        <w:rPr>
          <w:rFonts w:ascii="Times New Roman" w:hAnsi="Times New Roman" w:cs="Times New Roman"/>
          <w:b/>
          <w:bCs/>
        </w:rPr>
      </w:pPr>
      <w:commentRangeStart w:id="0"/>
      <w:r>
        <w:rPr>
          <w:rFonts w:ascii="Times New Roman" w:hAnsi="Times New Roman" w:cs="Times New Roman"/>
          <w:b/>
          <w:bCs/>
        </w:rPr>
        <w:t>DEVELOPING AGRICULTURAL</w:t>
      </w:r>
      <w:r>
        <w:rPr>
          <w:rFonts w:ascii="Times New Roman" w:hAnsi="Times New Roman" w:cs="Times New Roman"/>
          <w:b/>
          <w:bCs/>
          <w:spacing w:val="-3"/>
        </w:rPr>
        <w:t xml:space="preserve"> </w:t>
      </w:r>
      <w:r>
        <w:rPr>
          <w:rFonts w:ascii="Times New Roman" w:hAnsi="Times New Roman" w:cs="Times New Roman"/>
          <w:b/>
          <w:bCs/>
        </w:rPr>
        <w:t>LOCAL</w:t>
      </w:r>
      <w:r>
        <w:rPr>
          <w:rFonts w:ascii="Times New Roman" w:hAnsi="Times New Roman" w:cs="Times New Roman"/>
          <w:b/>
          <w:bCs/>
          <w:spacing w:val="-3"/>
        </w:rPr>
        <w:t>-</w:t>
      </w:r>
      <w:r>
        <w:rPr>
          <w:rFonts w:ascii="Times New Roman" w:hAnsi="Times New Roman" w:cs="Times New Roman"/>
          <w:b/>
          <w:bCs/>
        </w:rPr>
        <w:t>CONTENT</w:t>
      </w:r>
      <w:r>
        <w:rPr>
          <w:rFonts w:ascii="Times New Roman" w:hAnsi="Times New Roman" w:cs="Times New Roman"/>
          <w:b/>
          <w:bCs/>
          <w:spacing w:val="-3"/>
        </w:rPr>
        <w:t>-</w:t>
      </w:r>
      <w:r>
        <w:rPr>
          <w:rFonts w:ascii="Times New Roman" w:hAnsi="Times New Roman" w:cs="Times New Roman"/>
          <w:b/>
          <w:bCs/>
        </w:rPr>
        <w:t>BASED</w:t>
      </w:r>
      <w:r>
        <w:rPr>
          <w:rFonts w:ascii="Times New Roman" w:hAnsi="Times New Roman" w:cs="Times New Roman"/>
          <w:b/>
          <w:bCs/>
          <w:spacing w:val="-7"/>
        </w:rPr>
        <w:t xml:space="preserve"> </w:t>
      </w:r>
      <w:r>
        <w:rPr>
          <w:rFonts w:ascii="Times New Roman" w:hAnsi="Times New Roman" w:cs="Times New Roman"/>
          <w:b/>
          <w:bCs/>
        </w:rPr>
        <w:t>INSTRUCTIONAL</w:t>
      </w:r>
      <w:r>
        <w:rPr>
          <w:rFonts w:ascii="Times New Roman" w:hAnsi="Times New Roman" w:cs="Times New Roman"/>
          <w:b/>
          <w:bCs/>
          <w:spacing w:val="-5"/>
        </w:rPr>
        <w:t xml:space="preserve"> </w:t>
      </w:r>
      <w:r>
        <w:rPr>
          <w:rFonts w:ascii="Times New Roman" w:hAnsi="Times New Roman" w:cs="Times New Roman"/>
          <w:b/>
          <w:bCs/>
        </w:rPr>
        <w:t>READING</w:t>
      </w:r>
      <w:r>
        <w:rPr>
          <w:rFonts w:ascii="Times New Roman" w:hAnsi="Times New Roman" w:cs="Times New Roman"/>
          <w:b/>
          <w:bCs/>
          <w:spacing w:val="-6"/>
        </w:rPr>
        <w:t xml:space="preserve"> </w:t>
      </w:r>
      <w:r>
        <w:rPr>
          <w:rFonts w:ascii="Times New Roman" w:hAnsi="Times New Roman" w:cs="Times New Roman"/>
          <w:b/>
          <w:bCs/>
        </w:rPr>
        <w:t>MATERIALS</w:t>
      </w:r>
      <w:r>
        <w:rPr>
          <w:rFonts w:ascii="Times New Roman" w:hAnsi="Times New Roman" w:cs="Times New Roman"/>
          <w:b/>
          <w:bCs/>
          <w:spacing w:val="-6"/>
        </w:rPr>
        <w:t xml:space="preserve"> </w:t>
      </w:r>
      <w:r>
        <w:rPr>
          <w:rFonts w:ascii="Times New Roman" w:hAnsi="Times New Roman" w:cs="Times New Roman"/>
          <w:b/>
          <w:bCs/>
        </w:rPr>
        <w:t>FOR FRESHMEN OF AGRICULTURE</w:t>
      </w:r>
      <w:commentRangeEnd w:id="0"/>
      <w:r>
        <w:commentReference w:id="0"/>
      </w:r>
    </w:p>
    <w:p w14:paraId="1E84D39D">
      <w:pPr>
        <w:spacing w:after="0" w:line="240" w:lineRule="auto"/>
        <w:rPr>
          <w:rFonts w:ascii="Times New Roman" w:hAnsi="Times New Roman" w:cs="Times New Roman"/>
          <w:b/>
          <w:bCs/>
          <w:color w:val="000000" w:themeColor="text1"/>
          <w:sz w:val="22"/>
          <w:szCs w:val="22"/>
          <w:vertAlign w:val="superscript"/>
          <w14:textFill>
            <w14:solidFill>
              <w14:schemeClr w14:val="tx1"/>
            </w14:solidFill>
          </w14:textFill>
        </w:rPr>
      </w:pPr>
    </w:p>
    <w:p w14:paraId="396EDC72">
      <w:pPr>
        <w:spacing w:after="0" w:line="240" w:lineRule="auto"/>
        <w:jc w:val="center"/>
        <w:rPr>
          <w:rFonts w:ascii="Times New Roman" w:hAnsi="Times New Roman" w:cs="Times New Roman"/>
          <w:b/>
          <w:bCs/>
          <w:color w:val="000000" w:themeColor="text1"/>
          <w14:textFill>
            <w14:solidFill>
              <w14:schemeClr w14:val="tx1"/>
            </w14:solidFill>
          </w14:textFill>
        </w:rPr>
      </w:pPr>
    </w:p>
    <w:p w14:paraId="37E1EF9F">
      <w:pPr>
        <w:spacing w:after="0" w:line="240" w:lineRule="auto"/>
        <w:ind w:left="540" w:right="408"/>
        <w:jc w:val="both"/>
        <w:rPr>
          <w:rFonts w:ascii="Times New Roman" w:hAnsi="Times New Roman" w:cs="Times New Roman"/>
        </w:rPr>
      </w:pPr>
      <w:commentRangeStart w:id="1"/>
      <w:r>
        <w:rPr>
          <w:rFonts w:ascii="Times New Roman" w:hAnsi="Times New Roman" w:cs="Times New Roman"/>
          <w:b/>
          <w:bCs/>
          <w:color w:val="000000" w:themeColor="text1"/>
          <w14:textFill>
            <w14:solidFill>
              <w14:schemeClr w14:val="tx1"/>
            </w14:solidFill>
          </w14:textFill>
        </w:rPr>
        <w:t>ABSTRACT:</w:t>
      </w:r>
      <w:commentRangeEnd w:id="1"/>
      <w:r>
        <w:commentReference w:id="1"/>
      </w:r>
      <w:r>
        <w:rPr>
          <w:rFonts w:ascii="Times New Roman" w:hAnsi="Times New Roman" w:cs="Times New Roman"/>
          <w:b/>
          <w:bCs/>
          <w:color w:val="000000" w:themeColor="text1"/>
          <w14:textFill>
            <w14:solidFill>
              <w14:schemeClr w14:val="tx1"/>
            </w14:solidFill>
          </w14:textFill>
        </w:rPr>
        <w:t xml:space="preserve"> </w:t>
      </w:r>
      <w:r>
        <w:rPr>
          <w:rFonts w:ascii="Times New Roman" w:hAnsi="Times New Roman" w:cs="Times New Roman"/>
        </w:rPr>
        <w:t xml:space="preserve">This research aims to determine the validity, practicality, and potential impact of developed instructional reading materials and a Group Reading Assessment (GRA) integrated with local agricultural content. The development process followed the framework proposed by Akker (1999), encompassing the stages of analysis, design, evaluation and revision. During the evaluation stage, the researcher applied Tessmer’s (1993) formative evaluation model, which included self-evaluation, expert reviews, one-to-one, small group, and field test. </w:t>
      </w:r>
      <w:commentRangeStart w:id="2"/>
      <w:r>
        <w:rPr>
          <w:rFonts w:ascii="Times New Roman" w:hAnsi="Times New Roman" w:cs="Times New Roman"/>
        </w:rPr>
        <w:t xml:space="preserve">There were 2 experts reviewing the products, 3 students involved in one-to-one evaluation, 9 students involved in small group evaluation, and 35 students involved in field test. </w:t>
      </w:r>
      <w:commentRangeEnd w:id="2"/>
      <w:r>
        <w:commentReference w:id="2"/>
      </w:r>
      <w:r>
        <w:rPr>
          <w:rFonts w:ascii="Times New Roman" w:hAnsi="Times New Roman" w:cs="Times New Roman"/>
        </w:rPr>
        <w:t>Data collection was conducted using questionnaires and the developed GRA, with quantitative analysis performed using average scores and percentage distributions. Furthermore, criterion-related validity was established by correlating the GRA scores with a standardized measure, the Informal Reading Inventory (IRI) by Stark. Both of the developed products were valid after being evaluated in expert review phase in terms of its content and construct with average score 3.10 (highly valid). The reading materials were practical with average score 3.12 after being evaluated in one-to-one evaluation and 3.08 after being evaluated in small group evaluation (highly practical). The products had significant correlation (r=0.711 for the developed reading materials and r=0.812 for the GRA). Then, the products also had high potential impact after being tried-out in</w:t>
      </w:r>
      <w:r>
        <w:rPr>
          <w:rFonts w:ascii="Times New Roman" w:hAnsi="Times New Roman" w:cs="Times New Roman"/>
          <w:spacing w:val="-4"/>
        </w:rPr>
        <w:t xml:space="preserve"> </w:t>
      </w:r>
      <w:r>
        <w:rPr>
          <w:rFonts w:ascii="Times New Roman" w:hAnsi="Times New Roman" w:cs="Times New Roman"/>
        </w:rPr>
        <w:t>field</w:t>
      </w:r>
      <w:r>
        <w:rPr>
          <w:rFonts w:ascii="Times New Roman" w:hAnsi="Times New Roman" w:cs="Times New Roman"/>
          <w:spacing w:val="-4"/>
        </w:rPr>
        <w:t xml:space="preserve"> </w:t>
      </w:r>
      <w:r>
        <w:rPr>
          <w:rFonts w:ascii="Times New Roman" w:hAnsi="Times New Roman" w:cs="Times New Roman"/>
        </w:rPr>
        <w:t>test as</w:t>
      </w:r>
      <w:r>
        <w:rPr>
          <w:rFonts w:ascii="Times New Roman" w:hAnsi="Times New Roman" w:cs="Times New Roman"/>
          <w:spacing w:val="-2"/>
        </w:rPr>
        <w:t xml:space="preserve"> </w:t>
      </w:r>
      <w:r>
        <w:rPr>
          <w:rFonts w:ascii="Times New Roman" w:hAnsi="Times New Roman" w:cs="Times New Roman"/>
        </w:rPr>
        <w:t>71,4%</w:t>
      </w:r>
      <w:r>
        <w:rPr>
          <w:rFonts w:ascii="Times New Roman" w:hAnsi="Times New Roman" w:cs="Times New Roman"/>
          <w:spacing w:val="-3"/>
        </w:rPr>
        <w:t xml:space="preserve"> </w:t>
      </w:r>
      <w:r>
        <w:rPr>
          <w:rFonts w:ascii="Times New Roman" w:hAnsi="Times New Roman" w:cs="Times New Roman"/>
        </w:rPr>
        <w:t>of students</w:t>
      </w:r>
      <w:r>
        <w:rPr>
          <w:rFonts w:ascii="Times New Roman" w:hAnsi="Times New Roman" w:cs="Times New Roman"/>
          <w:spacing w:val="-1"/>
        </w:rPr>
        <w:t xml:space="preserve"> </w:t>
      </w:r>
      <w:r>
        <w:rPr>
          <w:rFonts w:ascii="Times New Roman" w:hAnsi="Times New Roman" w:cs="Times New Roman"/>
        </w:rPr>
        <w:t>passed</w:t>
      </w:r>
      <w:r>
        <w:rPr>
          <w:rFonts w:ascii="Times New Roman" w:hAnsi="Times New Roman" w:cs="Times New Roman"/>
          <w:spacing w:val="-4"/>
        </w:rPr>
        <w:t xml:space="preserve"> </w:t>
      </w:r>
      <w:r>
        <w:rPr>
          <w:rFonts w:ascii="Times New Roman" w:hAnsi="Times New Roman" w:cs="Times New Roman"/>
        </w:rPr>
        <w:t>the</w:t>
      </w:r>
      <w:r>
        <w:rPr>
          <w:rFonts w:ascii="Times New Roman" w:hAnsi="Times New Roman" w:cs="Times New Roman"/>
          <w:spacing w:val="-4"/>
        </w:rPr>
        <w:t xml:space="preserve"> </w:t>
      </w:r>
      <w:r>
        <w:rPr>
          <w:rFonts w:ascii="Times New Roman" w:hAnsi="Times New Roman" w:cs="Times New Roman"/>
        </w:rPr>
        <w:t>minimum</w:t>
      </w:r>
      <w:r>
        <w:rPr>
          <w:rFonts w:ascii="Times New Roman" w:hAnsi="Times New Roman" w:cs="Times New Roman"/>
          <w:spacing w:val="-3"/>
        </w:rPr>
        <w:t xml:space="preserve"> </w:t>
      </w:r>
      <w:r>
        <w:rPr>
          <w:rFonts w:ascii="Times New Roman" w:hAnsi="Times New Roman" w:cs="Times New Roman"/>
        </w:rPr>
        <w:t>mastery</w:t>
      </w:r>
      <w:r>
        <w:rPr>
          <w:rFonts w:ascii="Times New Roman" w:hAnsi="Times New Roman" w:cs="Times New Roman"/>
          <w:spacing w:val="-3"/>
        </w:rPr>
        <w:t xml:space="preserve"> </w:t>
      </w:r>
      <w:r>
        <w:rPr>
          <w:rFonts w:ascii="Times New Roman" w:hAnsi="Times New Roman" w:cs="Times New Roman"/>
        </w:rPr>
        <w:t>criterion</w:t>
      </w:r>
      <w:r>
        <w:rPr>
          <w:rFonts w:ascii="Times New Roman" w:hAnsi="Times New Roman" w:cs="Times New Roman"/>
          <w:spacing w:val="-2"/>
        </w:rPr>
        <w:t xml:space="preserve"> </w:t>
      </w:r>
      <w:r>
        <w:rPr>
          <w:rFonts w:ascii="Times New Roman" w:hAnsi="Times New Roman" w:cs="Times New Roman"/>
        </w:rPr>
        <w:t>which was 70. These mean that the products are potentially effective to be used for the target students.</w:t>
      </w:r>
    </w:p>
    <w:p w14:paraId="088BEAE1">
      <w:pPr>
        <w:spacing w:after="0" w:line="240" w:lineRule="auto"/>
        <w:ind w:left="540" w:right="408"/>
        <w:jc w:val="both"/>
        <w:rPr>
          <w:rFonts w:ascii="Times New Roman" w:hAnsi="Times New Roman" w:cs="Times New Roman"/>
        </w:rPr>
      </w:pPr>
    </w:p>
    <w:p w14:paraId="34E6A08A">
      <w:pPr>
        <w:spacing w:after="0" w:line="240" w:lineRule="auto"/>
        <w:ind w:left="1620" w:right="408" w:hanging="1080"/>
        <w:jc w:val="both"/>
        <w:rPr>
          <w:rFonts w:ascii="Times New Roman" w:hAnsi="Times New Roman" w:cs="Times New Roman"/>
          <w:i/>
          <w:iCs/>
          <w:sz w:val="22"/>
          <w:szCs w:val="22"/>
        </w:rPr>
      </w:pPr>
      <w:r>
        <w:rPr>
          <w:rFonts w:ascii="Times New Roman" w:hAnsi="Times New Roman" w:cs="Times New Roman"/>
          <w:b/>
          <w:sz w:val="22"/>
          <w:szCs w:val="22"/>
        </w:rPr>
        <w:t>Keywords:</w:t>
      </w:r>
      <w:r>
        <w:rPr>
          <w:rFonts w:ascii="Times New Roman" w:hAnsi="Times New Roman" w:cs="Times New Roman"/>
          <w:b/>
          <w:spacing w:val="-6"/>
          <w:sz w:val="22"/>
          <w:szCs w:val="22"/>
        </w:rPr>
        <w:t xml:space="preserve"> </w:t>
      </w:r>
      <w:r>
        <w:rPr>
          <w:rFonts w:ascii="Times New Roman" w:hAnsi="Times New Roman" w:cs="Times New Roman"/>
          <w:i/>
          <w:iCs/>
          <w:sz w:val="22"/>
          <w:szCs w:val="22"/>
        </w:rPr>
        <w:t>developmental</w:t>
      </w:r>
      <w:r>
        <w:rPr>
          <w:rFonts w:ascii="Times New Roman" w:hAnsi="Times New Roman" w:cs="Times New Roman"/>
          <w:i/>
          <w:iCs/>
          <w:spacing w:val="-8"/>
          <w:sz w:val="22"/>
          <w:szCs w:val="22"/>
        </w:rPr>
        <w:t xml:space="preserve"> </w:t>
      </w:r>
      <w:r>
        <w:rPr>
          <w:rFonts w:ascii="Times New Roman" w:hAnsi="Times New Roman" w:cs="Times New Roman"/>
          <w:i/>
          <w:iCs/>
          <w:sz w:val="22"/>
          <w:szCs w:val="22"/>
        </w:rPr>
        <w:t>research,</w:t>
      </w:r>
      <w:r>
        <w:rPr>
          <w:rFonts w:ascii="Times New Roman" w:hAnsi="Times New Roman" w:cs="Times New Roman"/>
          <w:i/>
          <w:iCs/>
          <w:spacing w:val="-5"/>
          <w:sz w:val="22"/>
          <w:szCs w:val="22"/>
        </w:rPr>
        <w:t xml:space="preserve"> </w:t>
      </w:r>
      <w:r>
        <w:rPr>
          <w:rFonts w:ascii="Times New Roman" w:hAnsi="Times New Roman" w:cs="Times New Roman"/>
          <w:i/>
          <w:iCs/>
          <w:sz w:val="22"/>
          <w:szCs w:val="22"/>
        </w:rPr>
        <w:t>instructional</w:t>
      </w:r>
      <w:r>
        <w:rPr>
          <w:rFonts w:ascii="Times New Roman" w:hAnsi="Times New Roman" w:cs="Times New Roman"/>
          <w:i/>
          <w:iCs/>
          <w:spacing w:val="-9"/>
          <w:sz w:val="22"/>
          <w:szCs w:val="22"/>
        </w:rPr>
        <w:t xml:space="preserve"> </w:t>
      </w:r>
      <w:r>
        <w:rPr>
          <w:rFonts w:ascii="Times New Roman" w:hAnsi="Times New Roman" w:cs="Times New Roman"/>
          <w:i/>
          <w:iCs/>
          <w:sz w:val="22"/>
          <w:szCs w:val="22"/>
        </w:rPr>
        <w:t>reading</w:t>
      </w:r>
      <w:r>
        <w:rPr>
          <w:rFonts w:ascii="Times New Roman" w:hAnsi="Times New Roman" w:cs="Times New Roman"/>
          <w:i/>
          <w:iCs/>
          <w:spacing w:val="-7"/>
          <w:sz w:val="22"/>
          <w:szCs w:val="22"/>
        </w:rPr>
        <w:t xml:space="preserve"> </w:t>
      </w:r>
      <w:r>
        <w:rPr>
          <w:rFonts w:ascii="Times New Roman" w:hAnsi="Times New Roman" w:cs="Times New Roman"/>
          <w:i/>
          <w:iCs/>
          <w:sz w:val="22"/>
          <w:szCs w:val="22"/>
        </w:rPr>
        <w:t>materials,</w:t>
      </w:r>
      <w:r>
        <w:rPr>
          <w:rFonts w:ascii="Times New Roman" w:hAnsi="Times New Roman" w:cs="Times New Roman"/>
          <w:i/>
          <w:iCs/>
          <w:spacing w:val="-6"/>
          <w:sz w:val="22"/>
          <w:szCs w:val="22"/>
        </w:rPr>
        <w:t xml:space="preserve"> agricultural </w:t>
      </w:r>
      <w:r>
        <w:rPr>
          <w:rFonts w:ascii="Times New Roman" w:hAnsi="Times New Roman" w:cs="Times New Roman"/>
          <w:i/>
          <w:iCs/>
          <w:sz w:val="22"/>
          <w:szCs w:val="22"/>
        </w:rPr>
        <w:t>local-</w:t>
      </w:r>
      <w:r>
        <w:rPr>
          <w:rFonts w:ascii="Times New Roman" w:hAnsi="Times New Roman" w:cs="Times New Roman"/>
          <w:i/>
          <w:iCs/>
          <w:spacing w:val="-2"/>
          <w:sz w:val="22"/>
          <w:szCs w:val="22"/>
        </w:rPr>
        <w:t>content-based.</w:t>
      </w:r>
    </w:p>
    <w:p w14:paraId="1C4C4AC8">
      <w:pPr>
        <w:rPr>
          <w:rFonts w:ascii="Times New Roman" w:hAnsi="Times New Roman" w:cs="Times New Roman"/>
          <w:i/>
          <w:iCs/>
        </w:rPr>
      </w:pPr>
      <w:r>
        <w:rPr>
          <w:iCs/>
          <w:lang w:eastAsia="id-ID"/>
        </w:rPr>
        <mc:AlternateContent>
          <mc:Choice Requires="wpg">
            <w:drawing>
              <wp:anchor distT="0" distB="0" distL="114300" distR="114300" simplePos="0" relativeHeight="251659264" behindDoc="0" locked="0" layoutInCell="1" allowOverlap="1">
                <wp:simplePos x="0" y="0"/>
                <wp:positionH relativeFrom="margin">
                  <wp:posOffset>0</wp:posOffset>
                </wp:positionH>
                <wp:positionV relativeFrom="paragraph">
                  <wp:posOffset>219075</wp:posOffset>
                </wp:positionV>
                <wp:extent cx="5467350" cy="28575"/>
                <wp:effectExtent l="0" t="0" r="19050" b="28575"/>
                <wp:wrapNone/>
                <wp:docPr id="11" name="Group 11"/>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_x0000_s1026" o:spid="_x0000_s1026" o:spt="203" style="position:absolute;left:0pt;margin-left:0pt;margin-top:17.25pt;height:2.25pt;width:430.5pt;mso-position-horizontal-relative:margin;z-index:251659264;mso-width-relative:page;mso-height-relative:page;" coordsize="5467350,28575" o:gfxdata="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AqRw7J1wAAAAYBAAAPAAAAAAAAAAEAIAAA&#10;ACIAAABkcnMvZG93bnJldi54bWxQSwECFAAUAAAACACHTuJArFTTI0YCAAC/BgAADgAAAAAAAAAB&#10;ACAAAAAmAQAAZHJzL2Uyb0RvYy54bWxQSwUGAAAAAAYABgBZAQAA3gUAAAAA&#10;">
                <o:lock v:ext="edit" aspectratio="f"/>
                <v:line id="Straight Connector 2" o:spid="_x0000_s1026" o:spt="20" style="position:absolute;left:0;top:0;height:0;width:5467350;" filled="f" stroked="t" coordsize="21600,21600" o:gfxdata="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M3ZqS8AAAA&#10;2wAAAA8AAAAAAAAAAQAgAAAAIgAAAGRycy9kb3ducmV2LnhtbFBLAQIUABQAAAAIAIdO4kAzLwWe&#10;OwAAADkAAAAQAAAAAAAAAAEAIAAAAAsBAABkcnMvc2hhcGV4bWwueG1sUEsFBgAAAAAGAAYAWwEA&#10;ALUDAAAAAA==&#10;">
                  <v:fill on="f" focussize="0,0"/>
                  <v:stroke weight="1.5pt" color="#000000 [3213]" miterlimit="8" joinstyle="miter"/>
                  <v:imagedata o:title=""/>
                  <o:lock v:ext="edit" aspectratio="f"/>
                </v:line>
                <v:line id="Straight Connector 3" o:spid="_x0000_s1026" o:spt="20" style="position:absolute;left:0;top:28575;height:0;width:5467350;" filled="f" stroked="t" coordsize="21600,21600" o:gfxdata="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hdScW8AAAA&#10;2wAAAA8AAAAAAAAAAQAgAAAAIgAAAGRycy9kb3ducmV2LnhtbFBLAQIUABQAAAAIAIdO4kAzLwWe&#10;OwAAADkAAAAQAAAAAAAAAAEAIAAAAAsBAABkcnMvc2hhcGV4bWwueG1sUEsFBgAAAAAGAAYAWwEA&#10;ALUDAAAAAA==&#10;">
                  <v:fill on="f" focussize="0,0"/>
                  <v:stroke color="#000000 [3213]" miterlimit="8" joinstyle="miter"/>
                  <v:imagedata o:title=""/>
                  <o:lock v:ext="edit" aspectratio="f"/>
                </v:line>
              </v:group>
            </w:pict>
          </mc:Fallback>
        </mc:AlternateContent>
      </w:r>
    </w:p>
    <w:p w14:paraId="136574B4">
      <w:pPr>
        <w:rPr>
          <w:rFonts w:ascii="Times New Roman" w:hAnsi="Times New Roman" w:cs="Times New Roman"/>
          <w:i/>
          <w:iCs/>
        </w:rPr>
      </w:pPr>
    </w:p>
    <w:p w14:paraId="4C73AFBE">
      <w:pPr>
        <w:tabs>
          <w:tab w:val="left" w:pos="6405"/>
        </w:tabs>
        <w:spacing w:after="0" w:line="240" w:lineRule="auto"/>
        <w:jc w:val="center"/>
        <w:rPr>
          <w:rFonts w:ascii="Times New Roman" w:hAnsi="Times New Roman" w:cs="Times New Roman"/>
          <w:b/>
          <w:bCs/>
        </w:rPr>
      </w:pPr>
      <w:r>
        <w:rPr>
          <w:rFonts w:ascii="Times New Roman" w:hAnsi="Times New Roman" w:cs="Times New Roman"/>
          <w:b/>
          <w:bCs/>
        </w:rPr>
        <w:t>PENGEMBANGAN BAHAN AJAR MEMBACA BERBASIS MUATAN LOKAL PERTANIAN UNTUK MAHASISWA BARU PERTANIAN</w:t>
      </w:r>
    </w:p>
    <w:p w14:paraId="1A0E1059">
      <w:pPr>
        <w:tabs>
          <w:tab w:val="left" w:pos="6405"/>
        </w:tabs>
        <w:spacing w:after="0" w:line="240" w:lineRule="auto"/>
        <w:jc w:val="both"/>
        <w:rPr>
          <w:rFonts w:ascii="Times New Roman" w:hAnsi="Times New Roman" w:cs="Times New Roman"/>
          <w:b/>
          <w:bCs/>
        </w:rPr>
      </w:pPr>
    </w:p>
    <w:p w14:paraId="096E8632">
      <w:pPr>
        <w:tabs>
          <w:tab w:val="left" w:pos="6405"/>
        </w:tabs>
        <w:spacing w:after="0" w:line="240" w:lineRule="auto"/>
        <w:ind w:left="540" w:right="408"/>
        <w:jc w:val="both"/>
        <w:rPr>
          <w:rFonts w:ascii="Times New Roman" w:hAnsi="Times New Roman" w:cs="Times New Roman"/>
          <w:sz w:val="22"/>
          <w:szCs w:val="22"/>
        </w:rPr>
      </w:pPr>
      <w:r>
        <w:rPr>
          <w:rFonts w:ascii="Times New Roman" w:hAnsi="Times New Roman" w:cs="Times New Roman"/>
          <w:b/>
          <w:bCs/>
          <w:sz w:val="22"/>
          <w:szCs w:val="22"/>
        </w:rPr>
        <w:t>ABSTRAK:</w:t>
      </w:r>
      <w:r>
        <w:rPr>
          <w:rFonts w:ascii="Times New Roman" w:hAnsi="Times New Roman" w:cs="Times New Roman"/>
          <w:sz w:val="22"/>
          <w:szCs w:val="22"/>
        </w:rPr>
        <w:t xml:space="preserve"> Penelitian ini bertujuan untuk menentukan validitas, praktikalitas, dan dampak potensial dari materi ajar membaca dan instrumen </w:t>
      </w:r>
      <w:r>
        <w:rPr>
          <w:rFonts w:ascii="Times New Roman" w:hAnsi="Times New Roman" w:cs="Times New Roman"/>
          <w:i/>
          <w:iCs/>
          <w:sz w:val="22"/>
          <w:szCs w:val="22"/>
        </w:rPr>
        <w:t>Group Reading Assessment</w:t>
      </w:r>
      <w:r>
        <w:rPr>
          <w:rFonts w:ascii="Times New Roman" w:hAnsi="Times New Roman" w:cs="Times New Roman"/>
          <w:sz w:val="22"/>
          <w:szCs w:val="22"/>
        </w:rPr>
        <w:t xml:space="preserve"> (GRA) yang telah dikembangkan dengan mengintegrasikan konten lokal pertanian. Prosedur pengembangan mengikuti kerangka kerja yang digagas oleh Akker (1999), yang mencakup tahapan analisis, perancangan, evaluasi, dan revisi. Pada tahap evaluasi, peneliti menerapkan model evaluasi formatif dari Tessmer (1993), yang meliputi evaluasi mandiri (</w:t>
      </w:r>
      <w:r>
        <w:rPr>
          <w:rFonts w:ascii="Times New Roman" w:hAnsi="Times New Roman" w:cs="Times New Roman"/>
          <w:i/>
          <w:iCs/>
          <w:sz w:val="22"/>
          <w:szCs w:val="22"/>
        </w:rPr>
        <w:t>self-evaluation</w:t>
      </w:r>
      <w:r>
        <w:rPr>
          <w:rFonts w:ascii="Times New Roman" w:hAnsi="Times New Roman" w:cs="Times New Roman"/>
          <w:sz w:val="22"/>
          <w:szCs w:val="22"/>
        </w:rPr>
        <w:t>), tinjauan ahli (</w:t>
      </w:r>
      <w:r>
        <w:rPr>
          <w:rFonts w:ascii="Times New Roman" w:hAnsi="Times New Roman" w:cs="Times New Roman"/>
          <w:i/>
          <w:iCs/>
          <w:sz w:val="22"/>
          <w:szCs w:val="22"/>
        </w:rPr>
        <w:t>expert review</w:t>
      </w:r>
      <w:r>
        <w:rPr>
          <w:rFonts w:ascii="Times New Roman" w:hAnsi="Times New Roman" w:cs="Times New Roman"/>
          <w:sz w:val="22"/>
          <w:szCs w:val="22"/>
        </w:rPr>
        <w:t>), uji coba perorangan (</w:t>
      </w:r>
      <w:r>
        <w:rPr>
          <w:rFonts w:ascii="Times New Roman" w:hAnsi="Times New Roman" w:cs="Times New Roman"/>
          <w:i/>
          <w:iCs/>
          <w:sz w:val="22"/>
          <w:szCs w:val="22"/>
        </w:rPr>
        <w:t>one-to-one evaluation</w:t>
      </w:r>
      <w:r>
        <w:rPr>
          <w:rFonts w:ascii="Times New Roman" w:hAnsi="Times New Roman" w:cs="Times New Roman"/>
          <w:sz w:val="22"/>
          <w:szCs w:val="22"/>
        </w:rPr>
        <w:t>), uji coba kelompok kecil (</w:t>
      </w:r>
      <w:r>
        <w:rPr>
          <w:rFonts w:ascii="Times New Roman" w:hAnsi="Times New Roman" w:cs="Times New Roman"/>
          <w:i/>
          <w:iCs/>
          <w:sz w:val="22"/>
          <w:szCs w:val="22"/>
        </w:rPr>
        <w:t>small group evaluation</w:t>
      </w:r>
      <w:r>
        <w:rPr>
          <w:rFonts w:ascii="Times New Roman" w:hAnsi="Times New Roman" w:cs="Times New Roman"/>
          <w:sz w:val="22"/>
          <w:szCs w:val="22"/>
        </w:rPr>
        <w:t>), dan uji lapangan (</w:t>
      </w:r>
      <w:r>
        <w:rPr>
          <w:rFonts w:ascii="Times New Roman" w:hAnsi="Times New Roman" w:cs="Times New Roman"/>
          <w:i/>
          <w:iCs/>
          <w:sz w:val="22"/>
          <w:szCs w:val="22"/>
        </w:rPr>
        <w:t>field test</w:t>
      </w:r>
      <w:r>
        <w:rPr>
          <w:rFonts w:ascii="Times New Roman" w:hAnsi="Times New Roman" w:cs="Times New Roman"/>
          <w:sz w:val="22"/>
          <w:szCs w:val="22"/>
        </w:rPr>
        <w:t xml:space="preserve">). Terdapat 2 ahli yang meninjau produk, 3 mahasiswa terlibat dalam uji coba perorangan, 9 mahasiswa dalam uji coba kelompok kecil, dan 35 mahasiswa terlibat dalam uji lapangan. Pengumpulan data dilakukan dengan menggunakan kuesioner dan instrumen GRA yang telah dikembangkan, dengan analisis kuantitatif menggunakan skor rata-rata dan distribusi persentase. Selanjutnya, validitas terkait kriteria ditetapkan dengan mengorelasikan skor GRA dengan ukuran terstandar, yaitu </w:t>
      </w:r>
      <w:r>
        <w:rPr>
          <w:rFonts w:ascii="Times New Roman" w:hAnsi="Times New Roman" w:cs="Times New Roman"/>
          <w:i/>
          <w:iCs/>
          <w:sz w:val="22"/>
          <w:szCs w:val="22"/>
        </w:rPr>
        <w:t>Informal Reading Inventory</w:t>
      </w:r>
      <w:r>
        <w:rPr>
          <w:rFonts w:ascii="Times New Roman" w:hAnsi="Times New Roman" w:cs="Times New Roman"/>
          <w:sz w:val="22"/>
          <w:szCs w:val="22"/>
        </w:rPr>
        <w:t xml:space="preserve"> (IRI) oleh Stark. Kedua produk yang telah dikembangkan dinyatakan valid setelah dievaluasi pada tahap tinjauan ahli dalam hal konten dan konstruknya dengan skor rata-rata 3,10 (sangat valid). Bahan bacaan tersebut dinyatakan praktis dengan skor rata-rata 3,12 setelah dievaluasi pada evaluasi perorangan dan 3,08 setelah dievaluasi pada evaluasi kelompok kecil (sangat praktis). Produk-produk tersebut memiliki korelasi yang signifikan (r=0,711 untuk bahan bacaan yang dikembangkan dan r=0,812 untuk GRA). Selanjutnya, produk-produk tersebut juga menunjukkan efek potensial yang tinggi setelah diujicobakan pada uji lapangan, di mana 71,4% siswa berhasil mencapai kriteria ketuntasan minimal, yaitu 70. Hal ini menunjukkan bahwa produk-produk tersebut memiliki potensi yang efektif untuk digunakan pada siswa target.</w:t>
      </w:r>
    </w:p>
    <w:p w14:paraId="51225AD2">
      <w:pPr>
        <w:tabs>
          <w:tab w:val="left" w:pos="6405"/>
        </w:tabs>
        <w:spacing w:after="0"/>
        <w:ind w:left="540" w:right="408"/>
        <w:jc w:val="both"/>
        <w:rPr>
          <w:rFonts w:ascii="Times New Roman" w:hAnsi="Times New Roman" w:cs="Times New Roman"/>
          <w:b/>
          <w:bCs/>
          <w:sz w:val="22"/>
          <w:szCs w:val="22"/>
        </w:rPr>
      </w:pPr>
    </w:p>
    <w:p w14:paraId="5377DF43">
      <w:pPr>
        <w:tabs>
          <w:tab w:val="left" w:pos="6405"/>
        </w:tabs>
        <w:spacing w:after="0"/>
        <w:ind w:left="540" w:right="408"/>
        <w:jc w:val="both"/>
        <w:rPr>
          <w:rFonts w:ascii="Times New Roman" w:hAnsi="Times New Roman" w:cs="Times New Roman"/>
          <w:i/>
          <w:iCs/>
          <w:sz w:val="22"/>
          <w:szCs w:val="22"/>
        </w:rPr>
      </w:pPr>
      <w:r>
        <w:rPr>
          <w:rFonts w:ascii="Times New Roman" w:hAnsi="Times New Roman" w:cs="Times New Roman"/>
          <w:b/>
          <w:bCs/>
          <w:sz w:val="22"/>
          <w:szCs w:val="22"/>
        </w:rPr>
        <w:t xml:space="preserve">Kata kunci: </w:t>
      </w:r>
      <w:r>
        <w:rPr>
          <w:rFonts w:ascii="Times New Roman" w:hAnsi="Times New Roman" w:cs="Times New Roman"/>
          <w:i/>
          <w:iCs/>
          <w:sz w:val="22"/>
          <w:szCs w:val="22"/>
        </w:rPr>
        <w:t>penelitian pengembangan, bahan ajar membaca, muatan local pertanian</w:t>
      </w:r>
    </w:p>
    <w:p w14:paraId="7CDCF43B">
      <w:pPr>
        <w:tabs>
          <w:tab w:val="left" w:pos="6405"/>
        </w:tabs>
        <w:spacing w:after="0"/>
        <w:jc w:val="both"/>
        <w:rPr>
          <w:rFonts w:ascii="Times New Roman" w:hAnsi="Times New Roman" w:cs="Times New Roman"/>
        </w:rPr>
      </w:pPr>
    </w:p>
    <w:p w14:paraId="45C4FB1A">
      <w:pPr>
        <w:tabs>
          <w:tab w:val="left" w:pos="6405"/>
        </w:tabs>
        <w:spacing w:after="0"/>
        <w:jc w:val="both"/>
        <w:rPr>
          <w:rFonts w:ascii="Times New Roman" w:hAnsi="Times New Roman" w:cs="Times New Roman"/>
        </w:rPr>
      </w:pPr>
      <w:r>
        <w:rPr>
          <w:iCs/>
          <w:lang w:eastAsia="id-ID"/>
        </w:rPr>
        <mc:AlternateContent>
          <mc:Choice Requires="wpg">
            <w:drawing>
              <wp:anchor distT="0" distB="0" distL="114300" distR="114300" simplePos="0" relativeHeight="251660288" behindDoc="0" locked="0" layoutInCell="1" allowOverlap="1">
                <wp:simplePos x="0" y="0"/>
                <wp:positionH relativeFrom="margin">
                  <wp:posOffset>0</wp:posOffset>
                </wp:positionH>
                <wp:positionV relativeFrom="paragraph">
                  <wp:posOffset>0</wp:posOffset>
                </wp:positionV>
                <wp:extent cx="5467350" cy="28575"/>
                <wp:effectExtent l="0" t="0" r="19050" b="28575"/>
                <wp:wrapNone/>
                <wp:docPr id="1540006139" name="Group 1540006139"/>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163648858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77149102"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_x0000_s1026" o:spid="_x0000_s1026" o:spt="203" style="position:absolute;left:0pt;margin-left:0pt;margin-top:0pt;height:2.25pt;width:430.5pt;mso-position-horizontal-relative:margin;z-index:251660288;mso-width-relative:page;mso-height-relative:page;" coordsize="5467350,28575" o:gfxdata="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H2pOFPU&#10;AAAAAwEAAA8AAAAAAAAAAQAgAAAAIgAAAGRycy9kb3ducmV2LnhtbFBLAQIUABQAAAAIAIdO4kDq&#10;jBGBXQIAAN8GAAAOAAAAAAAAAAEAIAAAACMBAABkcnMvZTJvRG9jLnhtbFBLBQYAAAAABgAGAFkB&#10;AADyBQAAAAA=&#10;">
                <o:lock v:ext="edit" aspectratio="f"/>
                <v:line id="Straight Connector 2" o:spid="_x0000_s1026" o:spt="20" style="position:absolute;left:0;top:0;height:0;width:5467350;" filled="f" stroked="t" coordsize="21600,21600" o:gfxdata="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Qi&#10;Gv3CAAAA4wAAAA8AAAAAAAAAAQAgAAAAIgAAAGRycy9kb3ducmV2LnhtbFBLAQIUABQAAAAIAIdO&#10;4kAzLwWeOwAAADkAAAAQAAAAAAAAAAEAIAAAABEBAABkcnMvc2hhcGV4bWwueG1sUEsFBgAAAAAG&#10;AAYAWwEAALsDAAAAAA==&#10;">
                  <v:fill on="f" focussize="0,0"/>
                  <v:stroke weight="1.5pt" color="#000000 [3213]" miterlimit="8" joinstyle="miter"/>
                  <v:imagedata o:title=""/>
                  <o:lock v:ext="edit" aspectratio="f"/>
                </v:line>
                <v:line id="Straight Connector 3" o:spid="_x0000_s1026" o:spt="20" style="position:absolute;left:0;top:28575;height:0;width:5467350;" filled="f" stroked="t" coordsize="21600,21600" o:gfxdata="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Jx&#10;qs3CAAAA4wAAAA8AAAAAAAAAAQAgAAAAIgAAAGRycy9kb3ducmV2LnhtbFBLAQIUABQAAAAIAIdO&#10;4kAzLwWeOwAAADkAAAAQAAAAAAAAAAEAIAAAABEBAABkcnMvc2hhcGV4bWwueG1sUEsFBgAAAAAG&#10;AAYAWwEAALsDAAAAAA==&#10;">
                  <v:fill on="f" focussize="0,0"/>
                  <v:stroke color="#000000 [3213]" miterlimit="8" joinstyle="miter"/>
                  <v:imagedata o:title=""/>
                  <o:lock v:ext="edit" aspectratio="f"/>
                </v:line>
              </v:group>
            </w:pict>
          </mc:Fallback>
        </mc:AlternateContent>
      </w:r>
    </w:p>
    <w:p w14:paraId="23BD05A8">
      <w:pPr>
        <w:rPr>
          <w:rFonts w:ascii="Times New Roman" w:hAnsi="Times New Roman" w:cs="Times New Roman"/>
        </w:rPr>
      </w:pPr>
    </w:p>
    <w:p w14:paraId="7227CCC3">
      <w:pPr>
        <w:rPr>
          <w:rFonts w:ascii="Times New Roman" w:hAnsi="Times New Roman" w:cs="Times New Roman"/>
        </w:rPr>
      </w:pPr>
    </w:p>
    <w:p w14:paraId="2526AC6F">
      <w:pPr>
        <w:tabs>
          <w:tab w:val="left" w:pos="1005"/>
        </w:tabs>
        <w:rPr>
          <w:rFonts w:ascii="Times New Roman" w:hAnsi="Times New Roman" w:cs="Times New Roman"/>
        </w:rPr>
      </w:pPr>
    </w:p>
    <w:p w14:paraId="1A1C8DA8">
      <w:pPr>
        <w:tabs>
          <w:tab w:val="left" w:pos="1005"/>
        </w:tabs>
        <w:rPr>
          <w:rFonts w:ascii="Times New Roman" w:hAnsi="Times New Roman" w:cs="Times New Roman"/>
        </w:rPr>
      </w:pPr>
    </w:p>
    <w:p w14:paraId="6280558A">
      <w:pPr>
        <w:tabs>
          <w:tab w:val="left" w:pos="1005"/>
        </w:tabs>
        <w:rPr>
          <w:rFonts w:ascii="Times New Roman" w:hAnsi="Times New Roman" w:cs="Times New Roman"/>
        </w:rPr>
      </w:pPr>
    </w:p>
    <w:p w14:paraId="71BFC0AF">
      <w:pPr>
        <w:tabs>
          <w:tab w:val="left" w:pos="1005"/>
        </w:tabs>
        <w:rPr>
          <w:rFonts w:ascii="Times New Roman" w:hAnsi="Times New Roman" w:cs="Times New Roman"/>
        </w:rPr>
      </w:pPr>
    </w:p>
    <w:p w14:paraId="6C088F35">
      <w:pPr>
        <w:tabs>
          <w:tab w:val="left" w:pos="1005"/>
        </w:tabs>
        <w:rPr>
          <w:rFonts w:ascii="Times New Roman" w:hAnsi="Times New Roman" w:cs="Times New Roman"/>
        </w:rPr>
      </w:pPr>
    </w:p>
    <w:p w14:paraId="62D3CDF0">
      <w:pPr>
        <w:tabs>
          <w:tab w:val="left" w:pos="1005"/>
        </w:tabs>
        <w:rPr>
          <w:rFonts w:ascii="Times New Roman" w:hAnsi="Times New Roman" w:cs="Times New Roman"/>
        </w:rPr>
      </w:pPr>
    </w:p>
    <w:p w14:paraId="249FDE47">
      <w:pPr>
        <w:tabs>
          <w:tab w:val="left" w:pos="1005"/>
        </w:tabs>
        <w:rPr>
          <w:rFonts w:ascii="Times New Roman" w:hAnsi="Times New Roman" w:cs="Times New Roman"/>
        </w:rPr>
      </w:pPr>
    </w:p>
    <w:p w14:paraId="5614B8A6">
      <w:pPr>
        <w:tabs>
          <w:tab w:val="left" w:pos="1005"/>
        </w:tabs>
        <w:rPr>
          <w:rFonts w:ascii="Times New Roman" w:hAnsi="Times New Roman" w:cs="Times New Roman"/>
        </w:rPr>
      </w:pPr>
    </w:p>
    <w:p w14:paraId="3C59DD49">
      <w:pPr>
        <w:tabs>
          <w:tab w:val="left" w:pos="1005"/>
        </w:tabs>
        <w:rPr>
          <w:rFonts w:ascii="Times New Roman" w:hAnsi="Times New Roman" w:cs="Times New Roman"/>
        </w:rPr>
      </w:pPr>
    </w:p>
    <w:p w14:paraId="17758D7A">
      <w:pPr>
        <w:tabs>
          <w:tab w:val="left" w:pos="1005"/>
        </w:tabs>
        <w:rPr>
          <w:rFonts w:ascii="Times New Roman" w:hAnsi="Times New Roman" w:cs="Times New Roman"/>
        </w:rPr>
      </w:pPr>
    </w:p>
    <w:p w14:paraId="789CEA8D">
      <w:pPr>
        <w:tabs>
          <w:tab w:val="left" w:pos="1005"/>
        </w:tabs>
        <w:rPr>
          <w:rFonts w:ascii="Times New Roman" w:hAnsi="Times New Roman" w:cs="Times New Roman"/>
        </w:rPr>
      </w:pPr>
    </w:p>
    <w:p w14:paraId="27B5717D">
      <w:pPr>
        <w:tabs>
          <w:tab w:val="left" w:pos="1005"/>
        </w:tabs>
        <w:rPr>
          <w:rFonts w:ascii="Times New Roman" w:hAnsi="Times New Roman" w:cs="Times New Roman"/>
        </w:rPr>
      </w:pPr>
    </w:p>
    <w:p w14:paraId="1135209D">
      <w:pPr>
        <w:tabs>
          <w:tab w:val="left" w:pos="1005"/>
        </w:tabs>
        <w:rPr>
          <w:rFonts w:ascii="Times New Roman" w:hAnsi="Times New Roman" w:cs="Times New Roman"/>
        </w:rPr>
      </w:pPr>
    </w:p>
    <w:p w14:paraId="2051EEB7">
      <w:pPr>
        <w:tabs>
          <w:tab w:val="left" w:pos="1005"/>
        </w:tabs>
        <w:rPr>
          <w:rFonts w:ascii="Times New Roman" w:hAnsi="Times New Roman" w:cs="Times New Roman"/>
        </w:rPr>
      </w:pPr>
    </w:p>
    <w:p w14:paraId="5406C229">
      <w:pPr>
        <w:spacing w:line="240" w:lineRule="auto"/>
        <w:rPr>
          <w:ins w:id="1" w:author="Anonymous" w:date="2026-05-11T06:33:18Z"/>
          <w:rFonts w:ascii="Times New Roman" w:hAnsi="Times New Roman" w:cs="Times New Roman"/>
          <w:b/>
          <w:bCs/>
        </w:rPr>
        <w:pPrChange w:id="0" w:author="Anonymous" w:date="2026-05-11T06:33:18Z">
          <w:pPr>
            <w:tabs>
              <w:tab w:val="left" w:pos="1005"/>
            </w:tabs>
            <w:spacing w:line="240" w:lineRule="auto"/>
          </w:pPr>
        </w:pPrChange>
      </w:pPr>
      <w:ins w:id="2" w:author="Anonymous" w:date="2026-05-11T06:33:18Z">
        <w:r>
          <w:rPr>
            <w:rFonts w:ascii="Times New Roman" w:hAnsi="Times New Roman" w:cs="Times New Roman"/>
            <w:b/>
            <w:bCs/>
          </w:rPr>
          <w:br w:type="page"/>
        </w:r>
      </w:ins>
    </w:p>
    <w:p w14:paraId="5F0F0B27">
      <w:pPr>
        <w:tabs>
          <w:tab w:val="left" w:pos="1005"/>
        </w:tabs>
        <w:spacing w:line="240" w:lineRule="auto"/>
        <w:rPr>
          <w:rFonts w:ascii="Times New Roman" w:hAnsi="Times New Roman" w:cs="Times New Roman"/>
          <w:b/>
          <w:bCs/>
        </w:rPr>
      </w:pPr>
      <w:commentRangeStart w:id="3"/>
      <w:r>
        <w:rPr>
          <w:rFonts w:ascii="Times New Roman" w:hAnsi="Times New Roman" w:cs="Times New Roman"/>
          <w:b/>
          <w:bCs/>
        </w:rPr>
        <w:t>INTRODUCTION</w:t>
      </w:r>
      <w:commentRangeEnd w:id="3"/>
      <w:r>
        <w:commentReference w:id="3"/>
      </w:r>
    </w:p>
    <w:p w14:paraId="6122B09D">
      <w:pPr>
        <w:pStyle w:val="13"/>
        <w:keepNext/>
        <w:framePr w:dropCap="drop" w:lines="2" w:wrap="around" w:vAnchor="text" w:hAnchor="text"/>
        <w:widowControl/>
        <w:autoSpaceDE/>
        <w:autoSpaceDN/>
        <w:spacing w:line="551" w:lineRule="exact"/>
        <w:ind w:firstLine="707"/>
        <w:textAlignment w:val="baseline"/>
        <w:rPr>
          <w:rFonts w:ascii="Times New Roman" w:hAnsi="Times New Roman" w:cs="Times New Roman"/>
          <w:position w:val="-6"/>
          <w:sz w:val="70"/>
          <w:szCs w:val="24"/>
        </w:rPr>
      </w:pPr>
      <w:r>
        <w:rPr>
          <w:rFonts w:ascii="Times New Roman" w:hAnsi="Times New Roman" w:cs="Times New Roman"/>
          <w:position w:val="-6"/>
          <w:sz w:val="70"/>
          <w:szCs w:val="24"/>
        </w:rPr>
        <w:t>I</w:t>
      </w:r>
    </w:p>
    <w:p w14:paraId="09FDC177">
      <w:pPr>
        <w:pStyle w:val="13"/>
        <w:ind w:right="18"/>
        <w:rPr>
          <w:rFonts w:ascii="Times New Roman" w:hAnsi="Times New Roman" w:cs="Times New Roman"/>
          <w:sz w:val="24"/>
          <w:szCs w:val="24"/>
        </w:rPr>
      </w:pPr>
      <w:r>
        <w:rPr>
          <w:rFonts w:ascii="Times New Roman" w:hAnsi="Times New Roman" w:cs="Times New Roman"/>
          <w:sz w:val="24"/>
          <w:szCs w:val="24"/>
        </w:rPr>
        <w:t>n Indonesia, students need to be able to read reading materials from elementary to university as a means to enrich their information about science and technology and</w:t>
      </w:r>
      <w:r>
        <w:rPr>
          <w:rFonts w:ascii="Times New Roman" w:hAnsi="Times New Roman" w:cs="Times New Roman"/>
          <w:spacing w:val="40"/>
          <w:sz w:val="24"/>
          <w:szCs w:val="24"/>
        </w:rPr>
        <w:t xml:space="preserve"> </w:t>
      </w:r>
      <w:r>
        <w:rPr>
          <w:rFonts w:ascii="Times New Roman" w:hAnsi="Times New Roman" w:cs="Times New Roman"/>
          <w:sz w:val="24"/>
          <w:szCs w:val="24"/>
        </w:rPr>
        <w:t>also to progress their academic works and social life. It means that reading is the key to learn in all aspects of life (Cheek, Flippo &amp; Lindsey, 1989).</w:t>
      </w:r>
    </w:p>
    <w:p w14:paraId="4B56D80E">
      <w:pPr>
        <w:pStyle w:val="13"/>
        <w:ind w:right="18" w:firstLine="707"/>
        <w:rPr>
          <w:rFonts w:ascii="Times New Roman" w:hAnsi="Times New Roman" w:cs="Times New Roman"/>
          <w:sz w:val="24"/>
          <w:szCs w:val="24"/>
        </w:rPr>
      </w:pPr>
      <w:r>
        <w:rPr>
          <w:rFonts w:ascii="Times New Roman" w:hAnsi="Times New Roman" w:cs="Times New Roman"/>
          <w:sz w:val="24"/>
          <w:szCs w:val="24"/>
        </w:rPr>
        <w:t>Cooper, Warncke, and Shipman (1988) define reading as a process of</w:t>
      </w:r>
      <w:r>
        <w:rPr>
          <w:rFonts w:ascii="Times New Roman" w:hAnsi="Times New Roman" w:cs="Times New Roman"/>
          <w:spacing w:val="40"/>
          <w:sz w:val="24"/>
          <w:szCs w:val="24"/>
        </w:rPr>
        <w:t xml:space="preserve"> </w:t>
      </w:r>
      <w:r>
        <w:rPr>
          <w:rFonts w:ascii="Times New Roman" w:hAnsi="Times New Roman" w:cs="Times New Roman"/>
          <w:sz w:val="24"/>
          <w:szCs w:val="24"/>
        </w:rPr>
        <w:t>constructing or developing meaning from printed text; and it is primarily cognitive process (Eskey, 1983). It means that reading is a cognitive process of interaction with printed material. In this interacting process the readers get the meaning or understand the information contained in the printed materials as the comprehension activity. Moreover, in the context of a foreign language, the cognitive aspect of reading becomes more complex. Meaning is not found solely within the linguistic structure of a sentence but is heavily influenced by the reader's pre-existing knowledge or 'schema'. This internal mental framework determines how contextual information is processed and understood by the reader (Cochran, 1993). Indeed, a large part of what each person knows gained from reading texts. Therefore, people who never discover how to learn from texts have strong constraints on what they can know and do.</w:t>
      </w:r>
    </w:p>
    <w:p w14:paraId="15C876DD">
      <w:pPr>
        <w:pStyle w:val="13"/>
        <w:ind w:right="17" w:firstLine="719"/>
        <w:rPr>
          <w:rFonts w:ascii="Times New Roman" w:hAnsi="Times New Roman" w:cs="Times New Roman"/>
          <w:sz w:val="24"/>
          <w:szCs w:val="24"/>
        </w:rPr>
      </w:pPr>
      <w:r>
        <w:rPr>
          <w:rFonts w:ascii="Times New Roman" w:hAnsi="Times New Roman" w:cs="Times New Roman"/>
          <w:sz w:val="24"/>
          <w:szCs w:val="24"/>
        </w:rPr>
        <w:t>For Indonesian students, mastery of reading comprehension is vital for Indonesian learners as it directly correlates with their overall academic progress and English proficiency, especially since English assessments are predominantly reading-based. However, Madya (2007) found out that most of Indonesian students have lowest level of reading comprehension achievement. There is a significant gap; many students are able to decode the words but struggle to grasp the underlying meaning, resulting in poor performance on thematic questions. This lack of deep comprehension is reflected in international data, which shows that 69% of 15-year-old Indonesian students underperform compared to their global peers (Latief, 2009).</w:t>
      </w:r>
    </w:p>
    <w:p w14:paraId="4684C664">
      <w:pPr>
        <w:pStyle w:val="13"/>
        <w:ind w:right="22" w:firstLine="719"/>
        <w:rPr>
          <w:rFonts w:ascii="Times New Roman" w:hAnsi="Times New Roman" w:cs="Times New Roman"/>
          <w:sz w:val="24"/>
          <w:szCs w:val="24"/>
        </w:rPr>
      </w:pPr>
      <w:r>
        <w:rPr>
          <w:rFonts w:ascii="Times New Roman" w:hAnsi="Times New Roman" w:cs="Times New Roman"/>
          <w:sz w:val="24"/>
          <w:szCs w:val="24"/>
        </w:rPr>
        <w:t>There are also some problems that affect the poor students’ reading proficiency. Dardjowidjojo (2002) states that big class is also another issue within the pedagogical framework. Educational settings in Indonesia are typically characterized by high-density classrooms, often containing between 40 and 50 learners, a factor that significantly hinders optimal classroom performance and individual engagement (Sahiruddin, 2013). It also happened to the freshmen that were used as the sample in this study. There were 47 students in one class. To</w:t>
      </w:r>
      <w:r>
        <w:rPr>
          <w:rFonts w:ascii="Times New Roman" w:hAnsi="Times New Roman" w:cs="Times New Roman"/>
          <w:spacing w:val="-2"/>
          <w:sz w:val="24"/>
          <w:szCs w:val="24"/>
        </w:rPr>
        <w:t xml:space="preserve"> </w:t>
      </w:r>
      <w:r>
        <w:rPr>
          <w:rFonts w:ascii="Times New Roman" w:hAnsi="Times New Roman" w:cs="Times New Roman"/>
          <w:sz w:val="24"/>
          <w:szCs w:val="24"/>
        </w:rPr>
        <w:t>deal</w:t>
      </w:r>
      <w:r>
        <w:rPr>
          <w:rFonts w:ascii="Times New Roman" w:hAnsi="Times New Roman" w:cs="Times New Roman"/>
          <w:spacing w:val="-1"/>
          <w:sz w:val="24"/>
          <w:szCs w:val="24"/>
        </w:rPr>
        <w:t xml:space="preserve"> </w:t>
      </w:r>
      <w:r>
        <w:rPr>
          <w:rFonts w:ascii="Times New Roman" w:hAnsi="Times New Roman" w:cs="Times New Roman"/>
          <w:sz w:val="24"/>
          <w:szCs w:val="24"/>
        </w:rPr>
        <w:t>with this kind of issue, teachers, of course,</w:t>
      </w:r>
      <w:r>
        <w:rPr>
          <w:rFonts w:ascii="Times New Roman" w:hAnsi="Times New Roman" w:cs="Times New Roman"/>
          <w:spacing w:val="-1"/>
          <w:sz w:val="24"/>
          <w:szCs w:val="24"/>
        </w:rPr>
        <w:t xml:space="preserve"> </w:t>
      </w:r>
      <w:r>
        <w:rPr>
          <w:rFonts w:ascii="Times New Roman" w:hAnsi="Times New Roman" w:cs="Times New Roman"/>
          <w:sz w:val="24"/>
          <w:szCs w:val="24"/>
        </w:rPr>
        <w:t>have to prepare and use suitable materials, proper teaching method, and good class management to be implemented in such a big class.</w:t>
      </w:r>
    </w:p>
    <w:p w14:paraId="6EBBC1F4">
      <w:pPr>
        <w:pStyle w:val="13"/>
        <w:spacing w:before="2"/>
        <w:ind w:right="16" w:firstLine="719"/>
        <w:rPr>
          <w:rFonts w:ascii="Times New Roman" w:hAnsi="Times New Roman" w:cs="Times New Roman"/>
          <w:sz w:val="24"/>
          <w:szCs w:val="24"/>
        </w:rPr>
      </w:pPr>
      <w:r>
        <w:rPr>
          <w:rFonts w:ascii="Times New Roman" w:hAnsi="Times New Roman" w:cs="Times New Roman"/>
          <w:sz w:val="24"/>
          <w:szCs w:val="24"/>
        </w:rPr>
        <w:t>Beyond classroom size, a secondary yet equally vital challenge involves is that there are some problems with English textbook used by English lecturers in STIPER Belitang. Chen (2011) states that teaching English in higher education must be strategically aligned with the students' specific academic disciplines. Through the implementation of an English for Specific Purposes (ESP) approach, learners are expected to master technical terminology, enabling them to effectively access and synthesize academic resources within their respective professional fields. In this case, STIPER Belitang as the only college of agriculture in OKU Timur, has been using Indonesian Department of Higher Education curriculum. Unfortunately,</w:t>
      </w:r>
      <w:r>
        <w:rPr>
          <w:rFonts w:ascii="Times New Roman" w:hAnsi="Times New Roman" w:cs="Times New Roman"/>
          <w:spacing w:val="80"/>
          <w:sz w:val="24"/>
          <w:szCs w:val="24"/>
        </w:rPr>
        <w:t xml:space="preserve"> </w:t>
      </w:r>
      <w:r>
        <w:rPr>
          <w:rFonts w:ascii="Times New Roman" w:hAnsi="Times New Roman" w:cs="Times New Roman"/>
          <w:sz w:val="24"/>
          <w:szCs w:val="24"/>
        </w:rPr>
        <w:t>the materials used by the lecturers do not match the students’ needs. Then, the textbook used by the lecturers of English does not provide any kind of local content materials, especially from Belitang.</w:t>
      </w:r>
    </w:p>
    <w:p w14:paraId="45FF0BE4">
      <w:pPr>
        <w:pStyle w:val="13"/>
        <w:spacing w:before="2"/>
        <w:ind w:right="16" w:firstLine="719"/>
        <w:rPr>
          <w:rFonts w:ascii="Times New Roman" w:hAnsi="Times New Roman" w:cs="Times New Roman"/>
          <w:sz w:val="24"/>
          <w:szCs w:val="24"/>
        </w:rPr>
      </w:pPr>
    </w:p>
    <w:p w14:paraId="340CAB12">
      <w:pPr>
        <w:pStyle w:val="13"/>
        <w:ind w:right="18" w:firstLine="719"/>
        <w:rPr>
          <w:rFonts w:ascii="Times New Roman" w:hAnsi="Times New Roman" w:cs="Times New Roman"/>
          <w:sz w:val="24"/>
          <w:szCs w:val="24"/>
        </w:rPr>
      </w:pPr>
      <w:r>
        <w:rPr>
          <w:rFonts w:ascii="Times New Roman" w:hAnsi="Times New Roman" w:cs="Times New Roman"/>
          <w:sz w:val="24"/>
          <w:szCs w:val="24"/>
        </w:rPr>
        <w:t>Furthermore, Widdowson (1990, as cited in Berardo, 2006) states that the language presented in reading materials should be authentic. The utilization of authentic resources facilitates a deeper engagement with genuine linguistic contexts and substantive content, shifting the focus away from mere grammatical structures. Such materials provide students with the perception that they are acquiring a language that is practically applicable in real-world scenarios beyond the academic environment (Berardo, 2006). Moreover, Syafitri (2014) states that reading material is one of the important elements in teaching and learning process. The teacher should select appropriate materials</w:t>
      </w:r>
      <w:r>
        <w:rPr>
          <w:rFonts w:ascii="Times New Roman" w:hAnsi="Times New Roman" w:cs="Times New Roman"/>
          <w:spacing w:val="-1"/>
          <w:sz w:val="24"/>
          <w:szCs w:val="24"/>
        </w:rPr>
        <w:t xml:space="preserve"> </w:t>
      </w:r>
      <w:r>
        <w:rPr>
          <w:rFonts w:ascii="Times New Roman" w:hAnsi="Times New Roman" w:cs="Times New Roman"/>
          <w:sz w:val="24"/>
          <w:szCs w:val="24"/>
        </w:rPr>
        <w:t>which</w:t>
      </w:r>
      <w:r>
        <w:rPr>
          <w:rFonts w:ascii="Times New Roman" w:hAnsi="Times New Roman" w:cs="Times New Roman"/>
          <w:spacing w:val="-2"/>
          <w:sz w:val="24"/>
          <w:szCs w:val="24"/>
        </w:rPr>
        <w:t xml:space="preserve"> </w:t>
      </w:r>
      <w:r>
        <w:rPr>
          <w:rFonts w:ascii="Times New Roman" w:hAnsi="Times New Roman" w:cs="Times New Roman"/>
          <w:sz w:val="24"/>
          <w:szCs w:val="24"/>
        </w:rPr>
        <w:t>fit on</w:t>
      </w:r>
      <w:r>
        <w:rPr>
          <w:rFonts w:ascii="Times New Roman" w:hAnsi="Times New Roman" w:cs="Times New Roman"/>
          <w:spacing w:val="-2"/>
          <w:sz w:val="24"/>
          <w:szCs w:val="24"/>
        </w:rPr>
        <w:t xml:space="preserve"> </w:t>
      </w:r>
      <w:r>
        <w:rPr>
          <w:rFonts w:ascii="Times New Roman" w:hAnsi="Times New Roman" w:cs="Times New Roman"/>
          <w:sz w:val="24"/>
          <w:szCs w:val="24"/>
        </w:rPr>
        <w:t>students’</w:t>
      </w:r>
      <w:r>
        <w:rPr>
          <w:rFonts w:ascii="Times New Roman" w:hAnsi="Times New Roman" w:cs="Times New Roman"/>
          <w:spacing w:val="-2"/>
          <w:sz w:val="24"/>
          <w:szCs w:val="24"/>
        </w:rPr>
        <w:t xml:space="preserve"> </w:t>
      </w:r>
      <w:r>
        <w:rPr>
          <w:rFonts w:ascii="Times New Roman" w:hAnsi="Times New Roman" w:cs="Times New Roman"/>
          <w:sz w:val="24"/>
          <w:szCs w:val="24"/>
        </w:rPr>
        <w:t>need</w:t>
      </w:r>
      <w:r>
        <w:rPr>
          <w:rFonts w:ascii="Times New Roman" w:hAnsi="Times New Roman" w:cs="Times New Roman"/>
          <w:spacing w:val="-2"/>
          <w:sz w:val="24"/>
          <w:szCs w:val="24"/>
        </w:rPr>
        <w:t xml:space="preserve"> </w:t>
      </w:r>
      <w:r>
        <w:rPr>
          <w:rFonts w:ascii="Times New Roman" w:hAnsi="Times New Roman" w:cs="Times New Roman"/>
          <w:sz w:val="24"/>
          <w:szCs w:val="24"/>
        </w:rPr>
        <w:t>and</w:t>
      </w:r>
      <w:r>
        <w:rPr>
          <w:rFonts w:ascii="Times New Roman" w:hAnsi="Times New Roman" w:cs="Times New Roman"/>
          <w:spacing w:val="-2"/>
          <w:sz w:val="24"/>
          <w:szCs w:val="24"/>
        </w:rPr>
        <w:t xml:space="preserve"> </w:t>
      </w:r>
      <w:r>
        <w:rPr>
          <w:rFonts w:ascii="Times New Roman" w:hAnsi="Times New Roman" w:cs="Times New Roman"/>
          <w:sz w:val="24"/>
          <w:szCs w:val="24"/>
        </w:rPr>
        <w:t>are</w:t>
      </w:r>
      <w:r>
        <w:rPr>
          <w:rFonts w:ascii="Times New Roman" w:hAnsi="Times New Roman" w:cs="Times New Roman"/>
          <w:spacing w:val="-2"/>
          <w:sz w:val="24"/>
          <w:szCs w:val="24"/>
        </w:rPr>
        <w:t xml:space="preserve"> </w:t>
      </w:r>
      <w:r>
        <w:rPr>
          <w:rFonts w:ascii="Times New Roman" w:hAnsi="Times New Roman" w:cs="Times New Roman"/>
          <w:sz w:val="24"/>
          <w:szCs w:val="24"/>
        </w:rPr>
        <w:t>based</w:t>
      </w:r>
      <w:r>
        <w:rPr>
          <w:rFonts w:ascii="Times New Roman" w:hAnsi="Times New Roman" w:cs="Times New Roman"/>
          <w:spacing w:val="-2"/>
          <w:sz w:val="24"/>
          <w:szCs w:val="24"/>
        </w:rPr>
        <w:t xml:space="preserve"> </w:t>
      </w:r>
      <w:r>
        <w:rPr>
          <w:rFonts w:ascii="Times New Roman" w:hAnsi="Times New Roman" w:cs="Times New Roman"/>
          <w:sz w:val="24"/>
          <w:szCs w:val="24"/>
        </w:rPr>
        <w:t>on</w:t>
      </w:r>
      <w:r>
        <w:rPr>
          <w:rFonts w:ascii="Times New Roman" w:hAnsi="Times New Roman" w:cs="Times New Roman"/>
          <w:spacing w:val="-2"/>
          <w:sz w:val="24"/>
          <w:szCs w:val="24"/>
        </w:rPr>
        <w:t xml:space="preserve"> </w:t>
      </w:r>
      <w:r>
        <w:rPr>
          <w:rFonts w:ascii="Times New Roman" w:hAnsi="Times New Roman" w:cs="Times New Roman"/>
          <w:sz w:val="24"/>
          <w:szCs w:val="24"/>
        </w:rPr>
        <w:t>the</w:t>
      </w:r>
      <w:r>
        <w:rPr>
          <w:rFonts w:ascii="Times New Roman" w:hAnsi="Times New Roman" w:cs="Times New Roman"/>
          <w:spacing w:val="-2"/>
          <w:sz w:val="24"/>
          <w:szCs w:val="24"/>
        </w:rPr>
        <w:t xml:space="preserve"> </w:t>
      </w:r>
      <w:r>
        <w:rPr>
          <w:rFonts w:ascii="Times New Roman" w:hAnsi="Times New Roman" w:cs="Times New Roman"/>
          <w:sz w:val="24"/>
          <w:szCs w:val="24"/>
        </w:rPr>
        <w:t>instructional</w:t>
      </w:r>
      <w:r>
        <w:rPr>
          <w:rFonts w:ascii="Times New Roman" w:hAnsi="Times New Roman" w:cs="Times New Roman"/>
          <w:spacing w:val="-3"/>
          <w:sz w:val="24"/>
          <w:szCs w:val="24"/>
        </w:rPr>
        <w:t xml:space="preserve"> </w:t>
      </w:r>
      <w:r>
        <w:rPr>
          <w:rFonts w:ascii="Times New Roman" w:hAnsi="Times New Roman" w:cs="Times New Roman"/>
          <w:sz w:val="24"/>
          <w:szCs w:val="24"/>
        </w:rPr>
        <w:t>goal. Teacher</w:t>
      </w:r>
      <w:r>
        <w:rPr>
          <w:rFonts w:ascii="Times New Roman" w:hAnsi="Times New Roman" w:cs="Times New Roman"/>
          <w:spacing w:val="-1"/>
          <w:sz w:val="24"/>
          <w:szCs w:val="24"/>
        </w:rPr>
        <w:t xml:space="preserve"> </w:t>
      </w:r>
      <w:r>
        <w:rPr>
          <w:rFonts w:ascii="Times New Roman" w:hAnsi="Times New Roman" w:cs="Times New Roman"/>
          <w:sz w:val="24"/>
          <w:szCs w:val="24"/>
        </w:rPr>
        <w:t>can adapt the materials from other sources in order to enrich the knowledge of students and maximize the value of the text book</w:t>
      </w:r>
      <w:r>
        <w:rPr>
          <w:rFonts w:ascii="Times New Roman" w:hAnsi="Times New Roman" w:cs="Times New Roman"/>
          <w:spacing w:val="80"/>
          <w:sz w:val="24"/>
          <w:szCs w:val="24"/>
        </w:rPr>
        <w:t xml:space="preserve"> </w:t>
      </w:r>
      <w:r>
        <w:rPr>
          <w:rFonts w:ascii="Times New Roman" w:hAnsi="Times New Roman" w:cs="Times New Roman"/>
          <w:sz w:val="24"/>
          <w:szCs w:val="24"/>
        </w:rPr>
        <w:t>for their students. Tomlinson (2011) says that material adaptation is changing the materials to improve or to make them more suitable</w:t>
      </w:r>
      <w:r>
        <w:rPr>
          <w:rFonts w:ascii="Times New Roman" w:hAnsi="Times New Roman" w:cs="Times New Roman"/>
          <w:spacing w:val="40"/>
          <w:sz w:val="24"/>
          <w:szCs w:val="24"/>
        </w:rPr>
        <w:t xml:space="preserve"> </w:t>
      </w:r>
      <w:r>
        <w:rPr>
          <w:rFonts w:ascii="Times New Roman" w:hAnsi="Times New Roman" w:cs="Times New Roman"/>
          <w:sz w:val="24"/>
          <w:szCs w:val="24"/>
        </w:rPr>
        <w:t xml:space="preserve">for the particular type of learners (in this case STIPER students). Thus, the students can use appropriate materials based on their needs for teaching and learning process in the </w:t>
      </w:r>
      <w:r>
        <w:rPr>
          <w:rFonts w:ascii="Times New Roman" w:hAnsi="Times New Roman" w:cs="Times New Roman"/>
          <w:spacing w:val="-2"/>
          <w:sz w:val="24"/>
          <w:szCs w:val="24"/>
        </w:rPr>
        <w:t>classroom.</w:t>
      </w:r>
    </w:p>
    <w:p w14:paraId="10C38D95">
      <w:pPr>
        <w:pStyle w:val="13"/>
        <w:ind w:right="18" w:firstLine="707"/>
        <w:rPr>
          <w:rFonts w:ascii="Times New Roman" w:hAnsi="Times New Roman" w:cs="Times New Roman"/>
          <w:sz w:val="24"/>
          <w:szCs w:val="24"/>
        </w:rPr>
      </w:pPr>
      <w:r>
        <w:rPr>
          <w:rFonts w:ascii="Times New Roman" w:hAnsi="Times New Roman" w:cs="Times New Roman"/>
          <w:sz w:val="24"/>
          <w:szCs w:val="24"/>
        </w:rPr>
        <w:t>Then, there is a strong consensus regarding the integration of local wisdom into English Language Teaching (ELT) resources. Incorporating indigenous cultural elements within the curriculum is essential not only for linguistic instruction but also as a strategic effort to safeguard national identity in an increasingly globalized world (Alwasilah, 2006). Furthermore, Sahiruddin (2013) states that standardized instructional materials often overlook the immediate cultural environment of the learners, which can diminish student engagement and their ability to relate lessons to personal life experiences. Consequently, prioritizing the inclusion of local heritage is vital to counteract the potential displacement of Indonesian and ethnic traditions by dominant foreign influences. While English education is inherently tied to the culture of the language itself, it must not result in the marginalization of local literature and traditions within the classroom.</w:t>
      </w:r>
      <w:r>
        <w:rPr>
          <w:rFonts w:ascii="Times New Roman" w:hAnsi="Times New Roman" w:cs="Times New Roman"/>
          <w:spacing w:val="40"/>
          <w:sz w:val="24"/>
          <w:szCs w:val="24"/>
        </w:rPr>
        <w:t xml:space="preserve"> </w:t>
      </w:r>
      <w:r>
        <w:rPr>
          <w:rFonts w:ascii="Times New Roman" w:hAnsi="Times New Roman" w:cs="Times New Roman"/>
          <w:sz w:val="24"/>
          <w:szCs w:val="24"/>
        </w:rPr>
        <w:t>Moreover, McKay (2003) emphasizes that within the framework of English as an International Language (EIL), instructional resources should not be restricted to the cultural norms of Western English-speaking nations. Instead, ELT materials must provide space for local cultural elements.</w:t>
      </w:r>
    </w:p>
    <w:p w14:paraId="391B3F8E">
      <w:pPr>
        <w:pStyle w:val="13"/>
        <w:spacing w:before="1"/>
        <w:ind w:right="21" w:firstLine="719"/>
        <w:rPr>
          <w:rFonts w:ascii="Times New Roman" w:hAnsi="Times New Roman" w:cs="Times New Roman"/>
          <w:sz w:val="24"/>
          <w:szCs w:val="24"/>
        </w:rPr>
      </w:pPr>
      <w:r>
        <w:rPr>
          <w:rFonts w:ascii="Times New Roman" w:hAnsi="Times New Roman" w:cs="Times New Roman"/>
          <w:sz w:val="24"/>
          <w:szCs w:val="24"/>
        </w:rPr>
        <w:t xml:space="preserve">To deal with this, the </w:t>
      </w:r>
      <w:del w:id="3" w:author="Anonymous" w:date="2026-05-11T06:49:23Z">
        <w:r>
          <w:rPr>
            <w:rFonts w:hint="default" w:ascii="Times New Roman" w:hAnsi="Times New Roman" w:cs="Times New Roman"/>
            <w:sz w:val="24"/>
            <w:szCs w:val="24"/>
            <w:lang w:val="en-US"/>
          </w:rPr>
          <w:delText xml:space="preserve">writer </w:delText>
        </w:r>
      </w:del>
      <w:ins w:id="4" w:author="Anonymous" w:date="2026-05-11T06:49:23Z">
        <w:r>
          <w:rPr>
            <w:rFonts w:hint="default" w:ascii="Times New Roman" w:hAnsi="Times New Roman" w:cs="Times New Roman"/>
            <w:sz w:val="24"/>
            <w:szCs w:val="24"/>
            <w:lang w:val="en-US"/>
          </w:rPr>
          <w:t>w</w:t>
        </w:r>
      </w:ins>
      <w:ins w:id="5" w:author="Anonymous" w:date="2026-05-11T06:49:24Z">
        <w:r>
          <w:rPr>
            <w:rFonts w:hint="default" w:ascii="Times New Roman" w:hAnsi="Times New Roman" w:cs="Times New Roman"/>
            <w:sz w:val="24"/>
            <w:szCs w:val="24"/>
            <w:lang w:val="en-US"/>
          </w:rPr>
          <w:t>rit</w:t>
        </w:r>
      </w:ins>
      <w:ins w:id="6" w:author="Anonymous" w:date="2026-05-11T06:49:25Z">
        <w:r>
          <w:rPr>
            <w:rFonts w:hint="default" w:ascii="Times New Roman" w:hAnsi="Times New Roman" w:cs="Times New Roman"/>
            <w:sz w:val="24"/>
            <w:szCs w:val="24"/>
            <w:lang w:val="en-US"/>
          </w:rPr>
          <w:t>ers</w:t>
        </w:r>
      </w:ins>
      <w:ins w:id="7" w:author="Anonymous" w:date="2026-05-11T06:49:27Z">
        <w:r>
          <w:rPr>
            <w:rFonts w:hint="default" w:ascii="Times New Roman" w:hAnsi="Times New Roman" w:cs="Times New Roman"/>
            <w:sz w:val="24"/>
            <w:szCs w:val="24"/>
            <w:lang w:val="en-US"/>
          </w:rPr>
          <w:t xml:space="preserve"> </w:t>
        </w:r>
      </w:ins>
      <w:r>
        <w:rPr>
          <w:rFonts w:ascii="Times New Roman" w:hAnsi="Times New Roman" w:cs="Times New Roman"/>
          <w:sz w:val="24"/>
          <w:szCs w:val="24"/>
        </w:rPr>
        <w:t xml:space="preserve">was interested to do </w:t>
      </w:r>
      <w:del w:id="8" w:author="Anonymous" w:date="2026-05-11T06:49:35Z">
        <w:r>
          <w:rPr>
            <w:rFonts w:hint="default" w:ascii="Times New Roman" w:hAnsi="Times New Roman" w:cs="Times New Roman"/>
            <w:sz w:val="24"/>
            <w:szCs w:val="24"/>
            <w:lang w:val="en-US"/>
          </w:rPr>
          <w:delText>his</w:delText>
        </w:r>
      </w:del>
      <w:ins w:id="9" w:author="Anonymous" w:date="2026-05-11T06:49:35Z">
        <w:r>
          <w:rPr>
            <w:rFonts w:hint="default" w:ascii="Times New Roman" w:hAnsi="Times New Roman" w:cs="Times New Roman"/>
            <w:sz w:val="24"/>
            <w:szCs w:val="24"/>
            <w:lang w:val="en-US"/>
          </w:rPr>
          <w:t>a</w:t>
        </w:r>
      </w:ins>
      <w:r>
        <w:rPr>
          <w:rFonts w:ascii="Times New Roman" w:hAnsi="Times New Roman" w:cs="Times New Roman"/>
          <w:sz w:val="24"/>
          <w:szCs w:val="24"/>
        </w:rPr>
        <w:t xml:space="preserve"> research for the students of college of agriculture in Belitang (STIPER Belitang). Belitang is one of the sub-district of Ogan Komering Ulu Timur, South Sumatera, where most of its people work as farmers.</w:t>
      </w:r>
      <w:r>
        <w:rPr>
          <w:rFonts w:ascii="Times New Roman" w:hAnsi="Times New Roman" w:cs="Times New Roman"/>
          <w:spacing w:val="40"/>
          <w:sz w:val="24"/>
          <w:szCs w:val="24"/>
        </w:rPr>
        <w:t xml:space="preserve"> </w:t>
      </w:r>
      <w:r>
        <w:rPr>
          <w:rFonts w:ascii="Times New Roman" w:hAnsi="Times New Roman" w:cs="Times New Roman"/>
          <w:sz w:val="24"/>
          <w:szCs w:val="24"/>
        </w:rPr>
        <w:t>As we know, the agricultural sector, particularly rice cultivation, continues to be a cornerstone of Indonesia’s economic stability and socio-political landscape. Sembiring (2012) explains that national agricultural objectives are primarily centered on boosting crop yields to meet the nutritional demands of a burgeoning population, alongside fostering food variety to bolster national food security and achieve autonomy in rice production, and also improving the marketability and export potential of food products to elevate the socioeconomic status of farmers. Nevertheless, environmental decline poses a significant threat as watershed capacities diminish, leading to a projected water shortage. This creates a critical tension between a dwindling water supply and the rising consumption demands from the industrial, domestic, and agricultural sectors (Hermanto, 1995).</w:t>
      </w:r>
    </w:p>
    <w:p w14:paraId="65620DCA">
      <w:pPr>
        <w:pStyle w:val="13"/>
        <w:ind w:right="17" w:firstLine="719"/>
        <w:rPr>
          <w:rFonts w:ascii="Times New Roman" w:hAnsi="Times New Roman" w:cs="Times New Roman"/>
          <w:sz w:val="24"/>
          <w:szCs w:val="24"/>
        </w:rPr>
      </w:pPr>
      <w:r>
        <w:rPr>
          <w:rFonts w:ascii="Times New Roman" w:hAnsi="Times New Roman" w:cs="Times New Roman"/>
          <w:sz w:val="24"/>
          <w:szCs w:val="24"/>
        </w:rPr>
        <w:t>Furthermore, climate change presents a multifaceted threat to Indonesia, profoundly impacting its national economy, public health, environmental stability, and the welfare of its most impoverished citizens. As one of the most susceptible nations in Asia, Indonesia faces significant risks across its key economic regions, including Sumatra, Java, Bali, and Papua (World Bank, 2009). Specifically, rural populations and communities whose livelihoods are tied to the agricultural sector are highly at risk of facing climate-driven disasters such as prolonged droughts, rising sea levels, severe flooding, and landslides (World Bank, 2010).</w:t>
      </w:r>
    </w:p>
    <w:p w14:paraId="2DB19590">
      <w:pPr>
        <w:pStyle w:val="13"/>
        <w:ind w:right="18" w:firstLine="707"/>
        <w:rPr>
          <w:rFonts w:ascii="Times New Roman" w:hAnsi="Times New Roman" w:cs="Times New Roman"/>
          <w:sz w:val="24"/>
          <w:szCs w:val="24"/>
        </w:rPr>
      </w:pPr>
      <w:r>
        <w:rPr>
          <w:rFonts w:ascii="Times New Roman" w:hAnsi="Times New Roman" w:cs="Times New Roman"/>
          <w:sz w:val="24"/>
          <w:szCs w:val="24"/>
        </w:rPr>
        <w:t>Related to the explanations above, developing reading materials of English for specific purposes, in this case descriptive and procedure texts of agricultural devices in Belitang that is well-known as the granary of South Sumatera can be utilized as reading materials in EFL teaching for students as an attempt of preserving local identity,</w:t>
      </w:r>
      <w:r>
        <w:rPr>
          <w:rFonts w:ascii="Times New Roman" w:hAnsi="Times New Roman" w:cs="Times New Roman"/>
          <w:spacing w:val="40"/>
          <w:sz w:val="24"/>
          <w:szCs w:val="24"/>
        </w:rPr>
        <w:t xml:space="preserve"> </w:t>
      </w:r>
      <w:r>
        <w:rPr>
          <w:rFonts w:ascii="Times New Roman" w:hAnsi="Times New Roman" w:cs="Times New Roman"/>
          <w:sz w:val="24"/>
          <w:szCs w:val="24"/>
        </w:rPr>
        <w:t>especially for agricultural students at STIPER Belitang. By including these local content</w:t>
      </w:r>
      <w:r>
        <w:rPr>
          <w:rFonts w:ascii="Times New Roman" w:hAnsi="Times New Roman" w:cs="Times New Roman"/>
          <w:spacing w:val="80"/>
          <w:sz w:val="24"/>
          <w:szCs w:val="24"/>
        </w:rPr>
        <w:t xml:space="preserve"> </w:t>
      </w:r>
      <w:r>
        <w:rPr>
          <w:rFonts w:ascii="Times New Roman" w:hAnsi="Times New Roman" w:cs="Times New Roman"/>
          <w:sz w:val="24"/>
          <w:szCs w:val="24"/>
        </w:rPr>
        <w:t>as reading materials, not only do students learn English, but they also learn their own culture. Thus, the purpose of this study is to develop agricultural local-content-based instructional reading materials for freshmen of agriculture in Belitang.</w:t>
      </w:r>
    </w:p>
    <w:p w14:paraId="46C812C5">
      <w:pPr>
        <w:tabs>
          <w:tab w:val="left" w:pos="1005"/>
        </w:tabs>
        <w:spacing w:line="240" w:lineRule="auto"/>
        <w:rPr>
          <w:rFonts w:ascii="Times New Roman" w:hAnsi="Times New Roman" w:cs="Times New Roman"/>
          <w:b/>
          <w:bCs/>
        </w:rPr>
      </w:pPr>
    </w:p>
    <w:p w14:paraId="379CCF88">
      <w:pPr>
        <w:tabs>
          <w:tab w:val="left" w:pos="1005"/>
        </w:tabs>
        <w:spacing w:line="240" w:lineRule="auto"/>
        <w:rPr>
          <w:rFonts w:ascii="Times New Roman" w:hAnsi="Times New Roman" w:cs="Times New Roman"/>
          <w:b/>
          <w:bCs/>
        </w:rPr>
      </w:pPr>
      <w:commentRangeStart w:id="4"/>
      <w:r>
        <w:rPr>
          <w:rFonts w:ascii="Times New Roman" w:hAnsi="Times New Roman" w:cs="Times New Roman"/>
          <w:b/>
          <w:bCs/>
        </w:rPr>
        <w:t>METHODOLOGY</w:t>
      </w:r>
      <w:commentRangeEnd w:id="4"/>
      <w:r>
        <w:commentReference w:id="4"/>
      </w:r>
    </w:p>
    <w:p w14:paraId="6422F831">
      <w:pPr>
        <w:pStyle w:val="13"/>
        <w:ind w:right="17" w:firstLine="707"/>
        <w:rPr>
          <w:rFonts w:ascii="Times New Roman" w:hAnsi="Times New Roman" w:cs="Times New Roman"/>
          <w:sz w:val="24"/>
          <w:szCs w:val="24"/>
        </w:rPr>
      </w:pPr>
      <w:r>
        <w:rPr>
          <w:rFonts w:ascii="Times New Roman" w:hAnsi="Times New Roman" w:cs="Times New Roman"/>
          <w:sz w:val="24"/>
          <w:szCs w:val="24"/>
        </w:rPr>
        <w:t>This study employed a developmental research design to create reading resources integrated with local agricultural themes and a corresponding Group Reading Assessment (GRA). In accordance with Akker (1999), this methodological approach focuses on crafting functional products through a rigorous sequence involving analysis, design, evaluation, and iterative revision. To refine the educational intervention, the researcher integrated Tessmer’s (1993) formative evaluation framework, focusing on three essential quality benchmarks: validity, practicality, and effectiveness.</w:t>
      </w:r>
    </w:p>
    <w:p w14:paraId="652D9AAE">
      <w:pPr>
        <w:pStyle w:val="13"/>
        <w:ind w:right="17" w:firstLine="707"/>
        <w:rPr>
          <w:rFonts w:ascii="Times New Roman" w:hAnsi="Times New Roman" w:cs="Times New Roman"/>
          <w:sz w:val="24"/>
          <w:szCs w:val="24"/>
        </w:rPr>
      </w:pPr>
      <w:r>
        <w:rPr>
          <w:rFonts w:ascii="Times New Roman" w:hAnsi="Times New Roman" w:cs="Times New Roman"/>
          <w:sz w:val="24"/>
          <w:szCs w:val="24"/>
        </w:rPr>
        <w:t>Wallen and Fraenkel (1991) define validity as the degree to which a research tool effectively gathers the specific data it is intended to measure. Building on this, Akker (1999) posits that for an educational intervention, validity is twofold: content validity, which ensures the material is grounded in current scientific knowledge, and construct validity, which confirms that all internal elements of the product are logically and consistently integrated. To uphold these standards, the developed products in this study underwent a rigorous expert review phase, involving specialists in agricultural science and instructional design to verify both the accuracy of the technical content and the pedagogical structure.</w:t>
      </w:r>
    </w:p>
    <w:p w14:paraId="27905BED">
      <w:pPr>
        <w:tabs>
          <w:tab w:val="left" w:pos="720"/>
        </w:tabs>
        <w:spacing w:after="0" w:line="24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During the initial analysis stage, research activities focused on assessing student needs, instructional requirements, and the learning environment, while also determining the students' reading proficiency using the Stark Informal Reading Inventory (Stark, 1982). The subsequent design phase involved the development of the Group Reading Assessment (GRA) and reading materials integrated with local agricultural content. Finally, the process concluded with the evaluation and revision phase, which utilized Tessmer’s (1993) formative evaluation framework, encompassing self-evaluation, expert reviews, one-to-one trials, small group evaluations, and comprehensive field testing.</w:t>
      </w:r>
    </w:p>
    <w:p w14:paraId="68235DB9">
      <w:pPr>
        <w:pStyle w:val="13"/>
        <w:spacing w:before="1"/>
        <w:ind w:right="17" w:firstLine="707"/>
        <w:rPr>
          <w:rFonts w:ascii="Times New Roman" w:hAnsi="Times New Roman" w:cs="Times New Roman"/>
          <w:sz w:val="24"/>
          <w:szCs w:val="24"/>
        </w:rPr>
      </w:pPr>
      <w:r>
        <w:rPr>
          <w:rFonts w:ascii="Times New Roman" w:hAnsi="Times New Roman" w:cs="Times New Roman"/>
          <w:sz w:val="24"/>
          <w:szCs w:val="24"/>
        </w:rPr>
        <w:t>To ensure the validity of the developed reading materials and the GRA, an expert review phase was conducted involving two specialists in English language pedagogy and instructional design. Following this, freshmen from STIPER Belitang participated in subsequent evaluation stages to determine the practicality and efficacy of the developed products. This process began with a one-to-one evaluation involving three students representing low, medium, and high English proficiency levels, followed by a small group evaluation with nine participants, comprising three students from each proficiency category. Finally, a field test was administered to a real-class setting of 35 students to measure the potential impact and effectiveness of the developed materials the GRA.</w:t>
      </w:r>
    </w:p>
    <w:p w14:paraId="61DD41A2">
      <w:pPr>
        <w:pStyle w:val="13"/>
        <w:spacing w:after="240"/>
        <w:ind w:right="16" w:firstLine="707"/>
        <w:rPr>
          <w:rFonts w:ascii="Times New Roman" w:hAnsi="Times New Roman" w:cs="Times New Roman"/>
          <w:sz w:val="24"/>
          <w:szCs w:val="24"/>
        </w:rPr>
      </w:pPr>
      <w:r>
        <w:rPr>
          <w:rFonts w:ascii="Times New Roman" w:hAnsi="Times New Roman" w:cs="Times New Roman"/>
          <w:sz w:val="24"/>
          <w:szCs w:val="24"/>
        </w:rPr>
        <w:t>To assess the products' validity and levels of practicality, the mean values derived from the experts' evaluations and student feedback through questionnaires were computed. These statistical results were subsequently analyzed and interpreted based on the following established criteria.</w:t>
      </w:r>
    </w:p>
    <w:p w14:paraId="2DD84D8D">
      <w:pPr>
        <w:pStyle w:val="13"/>
        <w:spacing w:before="7" w:after="240"/>
        <w:ind w:left="0"/>
        <w:jc w:val="center"/>
        <w:rPr>
          <w:rFonts w:ascii="Times New Roman" w:hAnsi="Times New Roman" w:cs="Times New Roman"/>
          <w:b/>
          <w:bCs/>
          <w:sz w:val="24"/>
          <w:szCs w:val="24"/>
        </w:rPr>
      </w:pPr>
      <w:r>
        <w:rPr>
          <w:rFonts w:ascii="Times New Roman" w:hAnsi="Times New Roman" w:cs="Times New Roman"/>
          <w:i/>
          <w:iCs/>
          <w:sz w:val="24"/>
          <w:szCs w:val="24"/>
        </w:rPr>
        <w:t>Table 1.</w:t>
      </w:r>
      <w:r>
        <w:rPr>
          <w:rFonts w:ascii="Times New Roman" w:hAnsi="Times New Roman" w:cs="Times New Roman"/>
          <w:b/>
          <w:bCs/>
          <w:spacing w:val="-2"/>
          <w:sz w:val="24"/>
          <w:szCs w:val="24"/>
        </w:rPr>
        <w:t xml:space="preserve"> </w:t>
      </w:r>
      <w:r>
        <w:rPr>
          <w:rFonts w:ascii="Times New Roman" w:hAnsi="Times New Roman" w:cs="Times New Roman"/>
          <w:sz w:val="24"/>
          <w:szCs w:val="24"/>
        </w:rPr>
        <w:t>Validity</w:t>
      </w:r>
      <w:r>
        <w:rPr>
          <w:rFonts w:ascii="Times New Roman" w:hAnsi="Times New Roman" w:cs="Times New Roman"/>
          <w:spacing w:val="-7"/>
          <w:sz w:val="24"/>
          <w:szCs w:val="24"/>
        </w:rPr>
        <w:t xml:space="preserve"> </w:t>
      </w:r>
      <w:r>
        <w:rPr>
          <w:rFonts w:ascii="Times New Roman" w:hAnsi="Times New Roman" w:cs="Times New Roman"/>
          <w:sz w:val="24"/>
          <w:szCs w:val="24"/>
        </w:rPr>
        <w:t>and</w:t>
      </w:r>
      <w:r>
        <w:rPr>
          <w:rFonts w:ascii="Times New Roman" w:hAnsi="Times New Roman" w:cs="Times New Roman"/>
          <w:spacing w:val="-3"/>
          <w:sz w:val="24"/>
          <w:szCs w:val="24"/>
        </w:rPr>
        <w:t xml:space="preserve"> </w:t>
      </w:r>
      <w:r>
        <w:rPr>
          <w:rFonts w:ascii="Times New Roman" w:hAnsi="Times New Roman" w:cs="Times New Roman"/>
          <w:sz w:val="24"/>
          <w:szCs w:val="24"/>
        </w:rPr>
        <w:t>Practicality</w:t>
      </w:r>
      <w:r>
        <w:rPr>
          <w:rFonts w:ascii="Times New Roman" w:hAnsi="Times New Roman" w:cs="Times New Roman"/>
          <w:spacing w:val="-7"/>
          <w:sz w:val="24"/>
          <w:szCs w:val="24"/>
        </w:rPr>
        <w:t xml:space="preserve"> </w:t>
      </w:r>
      <w:r>
        <w:rPr>
          <w:rFonts w:ascii="Times New Roman" w:hAnsi="Times New Roman" w:cs="Times New Roman"/>
          <w:spacing w:val="-2"/>
          <w:sz w:val="24"/>
          <w:szCs w:val="24"/>
        </w:rPr>
        <w:t>Categorization</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35"/>
        <w:gridCol w:w="2268"/>
      </w:tblGrid>
      <w:tr w14:paraId="2BD1A7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1" w:hRule="atLeast"/>
          <w:jc w:val="center"/>
        </w:trPr>
        <w:tc>
          <w:tcPr>
            <w:tcW w:w="2235" w:type="dxa"/>
          </w:tcPr>
          <w:p w14:paraId="5E23DF88">
            <w:pPr>
              <w:pStyle w:val="41"/>
              <w:spacing w:line="248" w:lineRule="exact"/>
              <w:ind w:left="346"/>
              <w:rPr>
                <w:rFonts w:ascii="Times New Roman" w:hAnsi="Times New Roman" w:cs="Times New Roman"/>
                <w:b/>
                <w:sz w:val="24"/>
                <w:szCs w:val="24"/>
              </w:rPr>
            </w:pPr>
            <w:r>
              <w:rPr>
                <w:rFonts w:ascii="Times New Roman" w:hAnsi="Times New Roman" w:cs="Times New Roman"/>
                <w:b/>
                <w:sz w:val="24"/>
                <w:szCs w:val="24"/>
              </w:rPr>
              <w:t>Average</w:t>
            </w:r>
            <w:r>
              <w:rPr>
                <w:rFonts w:ascii="Times New Roman" w:hAnsi="Times New Roman" w:cs="Times New Roman"/>
                <w:b/>
                <w:spacing w:val="-5"/>
                <w:sz w:val="24"/>
                <w:szCs w:val="24"/>
              </w:rPr>
              <w:t xml:space="preserve"> </w:t>
            </w:r>
            <w:r>
              <w:rPr>
                <w:rFonts w:ascii="Times New Roman" w:hAnsi="Times New Roman" w:cs="Times New Roman"/>
                <w:b/>
                <w:spacing w:val="-2"/>
                <w:sz w:val="24"/>
                <w:szCs w:val="24"/>
              </w:rPr>
              <w:t>Score</w:t>
            </w:r>
          </w:p>
        </w:tc>
        <w:tc>
          <w:tcPr>
            <w:tcW w:w="2268" w:type="dxa"/>
          </w:tcPr>
          <w:p w14:paraId="21433EEC">
            <w:pPr>
              <w:pStyle w:val="41"/>
              <w:spacing w:line="248" w:lineRule="exact"/>
              <w:ind w:left="657"/>
              <w:rPr>
                <w:rFonts w:ascii="Times New Roman" w:hAnsi="Times New Roman" w:cs="Times New Roman"/>
                <w:b/>
                <w:sz w:val="24"/>
                <w:szCs w:val="24"/>
              </w:rPr>
            </w:pPr>
            <w:r>
              <w:rPr>
                <w:rFonts w:ascii="Times New Roman" w:hAnsi="Times New Roman" w:cs="Times New Roman"/>
                <w:b/>
                <w:spacing w:val="-2"/>
                <w:sz w:val="24"/>
                <w:szCs w:val="24"/>
              </w:rPr>
              <w:t>Category</w:t>
            </w:r>
          </w:p>
        </w:tc>
      </w:tr>
      <w:tr w14:paraId="614D0B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8" w:hRule="atLeast"/>
          <w:jc w:val="center"/>
        </w:trPr>
        <w:tc>
          <w:tcPr>
            <w:tcW w:w="2235" w:type="dxa"/>
          </w:tcPr>
          <w:p w14:paraId="250FA85B">
            <w:pPr>
              <w:pStyle w:val="41"/>
              <w:ind w:left="108"/>
              <w:jc w:val="center"/>
              <w:rPr>
                <w:rFonts w:ascii="Times New Roman" w:hAnsi="Times New Roman" w:cs="Times New Roman"/>
                <w:sz w:val="24"/>
                <w:szCs w:val="24"/>
              </w:rPr>
            </w:pPr>
            <w:r>
              <w:rPr>
                <w:rFonts w:ascii="Times New Roman" w:hAnsi="Times New Roman" w:cs="Times New Roman"/>
                <w:sz w:val="24"/>
                <w:szCs w:val="24"/>
              </w:rPr>
              <w:t>3.26</w:t>
            </w:r>
            <w:r>
              <w:rPr>
                <w:rFonts w:ascii="Times New Roman" w:hAnsi="Times New Roman" w:cs="Times New Roman"/>
                <w:spacing w:val="1"/>
                <w:sz w:val="24"/>
                <w:szCs w:val="24"/>
              </w:rPr>
              <w:t xml:space="preserve"> </w:t>
            </w:r>
            <w:r>
              <w:rPr>
                <w:rFonts w:ascii="Times New Roman" w:hAnsi="Times New Roman" w:cs="Times New Roman"/>
                <w:sz w:val="24"/>
                <w:szCs w:val="24"/>
              </w:rPr>
              <w:t>–</w:t>
            </w:r>
            <w:r>
              <w:rPr>
                <w:rFonts w:ascii="Times New Roman" w:hAnsi="Times New Roman" w:cs="Times New Roman"/>
                <w:spacing w:val="-2"/>
                <w:sz w:val="24"/>
                <w:szCs w:val="24"/>
              </w:rPr>
              <w:t xml:space="preserve"> </w:t>
            </w:r>
            <w:r>
              <w:rPr>
                <w:rFonts w:ascii="Times New Roman" w:hAnsi="Times New Roman" w:cs="Times New Roman"/>
                <w:spacing w:val="-4"/>
                <w:sz w:val="24"/>
                <w:szCs w:val="24"/>
              </w:rPr>
              <w:t>4.00</w:t>
            </w:r>
          </w:p>
        </w:tc>
        <w:tc>
          <w:tcPr>
            <w:tcW w:w="2268" w:type="dxa"/>
          </w:tcPr>
          <w:p w14:paraId="64BA7CA7">
            <w:pPr>
              <w:pStyle w:val="41"/>
              <w:jc w:val="center"/>
              <w:rPr>
                <w:rFonts w:ascii="Times New Roman" w:hAnsi="Times New Roman" w:cs="Times New Roman"/>
                <w:sz w:val="24"/>
                <w:szCs w:val="24"/>
              </w:rPr>
            </w:pPr>
            <w:r>
              <w:rPr>
                <w:rFonts w:ascii="Times New Roman" w:hAnsi="Times New Roman" w:cs="Times New Roman"/>
                <w:sz w:val="24"/>
                <w:szCs w:val="24"/>
              </w:rPr>
              <w:t>Very</w:t>
            </w:r>
            <w:r>
              <w:rPr>
                <w:rFonts w:ascii="Times New Roman" w:hAnsi="Times New Roman" w:cs="Times New Roman"/>
                <w:spacing w:val="-2"/>
                <w:sz w:val="24"/>
                <w:szCs w:val="24"/>
              </w:rPr>
              <w:t xml:space="preserve"> </w:t>
            </w:r>
            <w:r>
              <w:rPr>
                <w:rFonts w:ascii="Times New Roman" w:hAnsi="Times New Roman" w:cs="Times New Roman"/>
                <w:spacing w:val="-4"/>
                <w:sz w:val="24"/>
                <w:szCs w:val="24"/>
              </w:rPr>
              <w:t>high</w:t>
            </w:r>
          </w:p>
        </w:tc>
      </w:tr>
      <w:tr w14:paraId="2EB6CD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8" w:hRule="atLeast"/>
          <w:jc w:val="center"/>
        </w:trPr>
        <w:tc>
          <w:tcPr>
            <w:tcW w:w="2235" w:type="dxa"/>
          </w:tcPr>
          <w:p w14:paraId="63BD337C">
            <w:pPr>
              <w:pStyle w:val="41"/>
              <w:ind w:left="108"/>
              <w:jc w:val="center"/>
              <w:rPr>
                <w:rFonts w:ascii="Times New Roman" w:hAnsi="Times New Roman" w:cs="Times New Roman"/>
                <w:sz w:val="24"/>
                <w:szCs w:val="24"/>
              </w:rPr>
            </w:pPr>
            <w:r>
              <w:rPr>
                <w:rFonts w:ascii="Times New Roman" w:hAnsi="Times New Roman" w:cs="Times New Roman"/>
                <w:sz w:val="24"/>
                <w:szCs w:val="24"/>
              </w:rPr>
              <w:t>2.51</w:t>
            </w:r>
            <w:r>
              <w:rPr>
                <w:rFonts w:ascii="Times New Roman" w:hAnsi="Times New Roman" w:cs="Times New Roman"/>
                <w:spacing w:val="1"/>
                <w:sz w:val="24"/>
                <w:szCs w:val="24"/>
              </w:rPr>
              <w:t xml:space="preserve"> </w:t>
            </w:r>
            <w:r>
              <w:rPr>
                <w:rFonts w:ascii="Times New Roman" w:hAnsi="Times New Roman" w:cs="Times New Roman"/>
                <w:sz w:val="24"/>
                <w:szCs w:val="24"/>
              </w:rPr>
              <w:t>–</w:t>
            </w:r>
            <w:r>
              <w:rPr>
                <w:rFonts w:ascii="Times New Roman" w:hAnsi="Times New Roman" w:cs="Times New Roman"/>
                <w:spacing w:val="-2"/>
                <w:sz w:val="24"/>
                <w:szCs w:val="24"/>
              </w:rPr>
              <w:t xml:space="preserve"> </w:t>
            </w:r>
            <w:r>
              <w:rPr>
                <w:rFonts w:ascii="Times New Roman" w:hAnsi="Times New Roman" w:cs="Times New Roman"/>
                <w:spacing w:val="-4"/>
                <w:sz w:val="24"/>
                <w:szCs w:val="24"/>
              </w:rPr>
              <w:t>3.25</w:t>
            </w:r>
          </w:p>
        </w:tc>
        <w:tc>
          <w:tcPr>
            <w:tcW w:w="2268" w:type="dxa"/>
          </w:tcPr>
          <w:p w14:paraId="6C6D0DC9">
            <w:pPr>
              <w:pStyle w:val="41"/>
              <w:jc w:val="center"/>
              <w:rPr>
                <w:rFonts w:ascii="Times New Roman" w:hAnsi="Times New Roman" w:cs="Times New Roman"/>
                <w:sz w:val="24"/>
                <w:szCs w:val="24"/>
              </w:rPr>
            </w:pPr>
            <w:r>
              <w:rPr>
                <w:rFonts w:ascii="Times New Roman" w:hAnsi="Times New Roman" w:cs="Times New Roman"/>
                <w:spacing w:val="-4"/>
                <w:sz w:val="24"/>
                <w:szCs w:val="24"/>
              </w:rPr>
              <w:t>High</w:t>
            </w:r>
          </w:p>
        </w:tc>
      </w:tr>
      <w:tr w14:paraId="22CA2A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8" w:hRule="atLeast"/>
          <w:jc w:val="center"/>
        </w:trPr>
        <w:tc>
          <w:tcPr>
            <w:tcW w:w="2235" w:type="dxa"/>
          </w:tcPr>
          <w:p w14:paraId="3605264D">
            <w:pPr>
              <w:pStyle w:val="41"/>
              <w:ind w:left="108"/>
              <w:jc w:val="center"/>
              <w:rPr>
                <w:rFonts w:ascii="Times New Roman" w:hAnsi="Times New Roman" w:cs="Times New Roman"/>
                <w:sz w:val="24"/>
                <w:szCs w:val="24"/>
              </w:rPr>
            </w:pPr>
            <w:r>
              <w:rPr>
                <w:rFonts w:ascii="Times New Roman" w:hAnsi="Times New Roman" w:cs="Times New Roman"/>
                <w:sz w:val="24"/>
                <w:szCs w:val="24"/>
              </w:rPr>
              <w:t>1.76</w:t>
            </w:r>
            <w:r>
              <w:rPr>
                <w:rFonts w:ascii="Times New Roman" w:hAnsi="Times New Roman" w:cs="Times New Roman"/>
                <w:spacing w:val="1"/>
                <w:sz w:val="24"/>
                <w:szCs w:val="24"/>
              </w:rPr>
              <w:t xml:space="preserve"> </w:t>
            </w:r>
            <w:r>
              <w:rPr>
                <w:rFonts w:ascii="Times New Roman" w:hAnsi="Times New Roman" w:cs="Times New Roman"/>
                <w:sz w:val="24"/>
                <w:szCs w:val="24"/>
              </w:rPr>
              <w:t>–</w:t>
            </w:r>
            <w:r>
              <w:rPr>
                <w:rFonts w:ascii="Times New Roman" w:hAnsi="Times New Roman" w:cs="Times New Roman"/>
                <w:spacing w:val="-2"/>
                <w:sz w:val="24"/>
                <w:szCs w:val="24"/>
              </w:rPr>
              <w:t xml:space="preserve"> </w:t>
            </w:r>
            <w:r>
              <w:rPr>
                <w:rFonts w:ascii="Times New Roman" w:hAnsi="Times New Roman" w:cs="Times New Roman"/>
                <w:spacing w:val="-4"/>
                <w:sz w:val="24"/>
                <w:szCs w:val="24"/>
              </w:rPr>
              <w:t>2.50</w:t>
            </w:r>
          </w:p>
        </w:tc>
        <w:tc>
          <w:tcPr>
            <w:tcW w:w="2268" w:type="dxa"/>
          </w:tcPr>
          <w:p w14:paraId="7E9B3195">
            <w:pPr>
              <w:pStyle w:val="41"/>
              <w:jc w:val="center"/>
              <w:rPr>
                <w:rFonts w:ascii="Times New Roman" w:hAnsi="Times New Roman" w:cs="Times New Roman"/>
                <w:sz w:val="24"/>
                <w:szCs w:val="24"/>
              </w:rPr>
            </w:pPr>
            <w:r>
              <w:rPr>
                <w:rFonts w:ascii="Times New Roman" w:hAnsi="Times New Roman" w:cs="Times New Roman"/>
                <w:spacing w:val="-5"/>
                <w:sz w:val="24"/>
                <w:szCs w:val="24"/>
              </w:rPr>
              <w:t>Low</w:t>
            </w:r>
          </w:p>
        </w:tc>
      </w:tr>
      <w:tr w14:paraId="6A768D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1" w:hRule="atLeast"/>
          <w:jc w:val="center"/>
        </w:trPr>
        <w:tc>
          <w:tcPr>
            <w:tcW w:w="2235" w:type="dxa"/>
          </w:tcPr>
          <w:p w14:paraId="40D1FB97">
            <w:pPr>
              <w:pStyle w:val="41"/>
              <w:spacing w:line="240" w:lineRule="auto"/>
              <w:ind w:left="108"/>
              <w:jc w:val="center"/>
              <w:rPr>
                <w:rFonts w:ascii="Times New Roman" w:hAnsi="Times New Roman" w:cs="Times New Roman"/>
                <w:sz w:val="24"/>
                <w:szCs w:val="24"/>
              </w:rPr>
            </w:pPr>
            <w:r>
              <w:rPr>
                <w:rFonts w:ascii="Times New Roman" w:hAnsi="Times New Roman" w:cs="Times New Roman"/>
                <w:sz w:val="24"/>
                <w:szCs w:val="24"/>
              </w:rPr>
              <w:t>1.00</w:t>
            </w:r>
            <w:r>
              <w:rPr>
                <w:rFonts w:ascii="Times New Roman" w:hAnsi="Times New Roman" w:cs="Times New Roman"/>
                <w:spacing w:val="1"/>
                <w:sz w:val="24"/>
                <w:szCs w:val="24"/>
              </w:rPr>
              <w:t xml:space="preserve"> </w:t>
            </w:r>
            <w:r>
              <w:rPr>
                <w:rFonts w:ascii="Times New Roman" w:hAnsi="Times New Roman" w:cs="Times New Roman"/>
                <w:sz w:val="24"/>
                <w:szCs w:val="24"/>
              </w:rPr>
              <w:t>–</w:t>
            </w:r>
            <w:r>
              <w:rPr>
                <w:rFonts w:ascii="Times New Roman" w:hAnsi="Times New Roman" w:cs="Times New Roman"/>
                <w:spacing w:val="-2"/>
                <w:sz w:val="24"/>
                <w:szCs w:val="24"/>
              </w:rPr>
              <w:t xml:space="preserve"> </w:t>
            </w:r>
            <w:r>
              <w:rPr>
                <w:rFonts w:ascii="Times New Roman" w:hAnsi="Times New Roman" w:cs="Times New Roman"/>
                <w:spacing w:val="-4"/>
                <w:sz w:val="24"/>
                <w:szCs w:val="24"/>
              </w:rPr>
              <w:t>1.75</w:t>
            </w:r>
          </w:p>
        </w:tc>
        <w:tc>
          <w:tcPr>
            <w:tcW w:w="2268" w:type="dxa"/>
          </w:tcPr>
          <w:p w14:paraId="52ADA3ED">
            <w:pPr>
              <w:pStyle w:val="41"/>
              <w:spacing w:line="240" w:lineRule="auto"/>
              <w:jc w:val="center"/>
              <w:rPr>
                <w:rFonts w:ascii="Times New Roman" w:hAnsi="Times New Roman" w:cs="Times New Roman"/>
                <w:sz w:val="24"/>
                <w:szCs w:val="24"/>
              </w:rPr>
            </w:pPr>
            <w:r>
              <w:rPr>
                <w:rFonts w:ascii="Times New Roman" w:hAnsi="Times New Roman" w:cs="Times New Roman"/>
                <w:sz w:val="24"/>
                <w:szCs w:val="24"/>
              </w:rPr>
              <w:t>Very</w:t>
            </w:r>
            <w:r>
              <w:rPr>
                <w:rFonts w:ascii="Times New Roman" w:hAnsi="Times New Roman" w:cs="Times New Roman"/>
                <w:spacing w:val="-2"/>
                <w:sz w:val="24"/>
                <w:szCs w:val="24"/>
              </w:rPr>
              <w:t xml:space="preserve"> </w:t>
            </w:r>
            <w:r>
              <w:rPr>
                <w:rFonts w:ascii="Times New Roman" w:hAnsi="Times New Roman" w:cs="Times New Roman"/>
                <w:spacing w:val="-5"/>
                <w:sz w:val="24"/>
                <w:szCs w:val="24"/>
              </w:rPr>
              <w:t>low</w:t>
            </w:r>
          </w:p>
        </w:tc>
      </w:tr>
    </w:tbl>
    <w:p w14:paraId="61175A0D">
      <w:pPr>
        <w:ind w:right="22"/>
        <w:jc w:val="center"/>
        <w:rPr>
          <w:rFonts w:ascii="Times New Roman" w:hAnsi="Times New Roman" w:cs="Times New Roman"/>
          <w:i/>
        </w:rPr>
      </w:pPr>
      <w:r>
        <w:rPr>
          <w:rFonts w:ascii="Times New Roman" w:hAnsi="Times New Roman" w:cs="Times New Roman"/>
          <w:i/>
        </w:rPr>
        <w:t>Source:</w:t>
      </w:r>
      <w:r>
        <w:rPr>
          <w:rFonts w:ascii="Times New Roman" w:hAnsi="Times New Roman" w:cs="Times New Roman"/>
          <w:i/>
          <w:spacing w:val="-6"/>
        </w:rPr>
        <w:t xml:space="preserve"> </w:t>
      </w:r>
      <w:r>
        <w:rPr>
          <w:rFonts w:ascii="Times New Roman" w:hAnsi="Times New Roman" w:cs="Times New Roman"/>
          <w:i/>
        </w:rPr>
        <w:t>Modified</w:t>
      </w:r>
      <w:r>
        <w:rPr>
          <w:rFonts w:ascii="Times New Roman" w:hAnsi="Times New Roman" w:cs="Times New Roman"/>
          <w:i/>
          <w:spacing w:val="-5"/>
        </w:rPr>
        <w:t xml:space="preserve"> </w:t>
      </w:r>
      <w:r>
        <w:rPr>
          <w:rFonts w:ascii="Times New Roman" w:hAnsi="Times New Roman" w:cs="Times New Roman"/>
          <w:i/>
        </w:rPr>
        <w:t>from</w:t>
      </w:r>
      <w:r>
        <w:rPr>
          <w:rFonts w:ascii="Times New Roman" w:hAnsi="Times New Roman" w:cs="Times New Roman"/>
          <w:i/>
          <w:spacing w:val="-5"/>
        </w:rPr>
        <w:t xml:space="preserve"> </w:t>
      </w:r>
      <w:r>
        <w:rPr>
          <w:rFonts w:ascii="Times New Roman" w:hAnsi="Times New Roman" w:cs="Times New Roman"/>
          <w:i/>
        </w:rPr>
        <w:t>Kubiszyn</w:t>
      </w:r>
      <w:r>
        <w:rPr>
          <w:rFonts w:ascii="Times New Roman" w:hAnsi="Times New Roman" w:cs="Times New Roman"/>
          <w:i/>
          <w:spacing w:val="-5"/>
        </w:rPr>
        <w:t xml:space="preserve"> </w:t>
      </w:r>
      <w:r>
        <w:rPr>
          <w:rFonts w:ascii="Times New Roman" w:hAnsi="Times New Roman" w:cs="Times New Roman"/>
          <w:i/>
        </w:rPr>
        <w:t>&amp;</w:t>
      </w:r>
      <w:r>
        <w:rPr>
          <w:rFonts w:ascii="Times New Roman" w:hAnsi="Times New Roman" w:cs="Times New Roman"/>
          <w:i/>
          <w:spacing w:val="-7"/>
        </w:rPr>
        <w:t xml:space="preserve"> </w:t>
      </w:r>
      <w:r>
        <w:rPr>
          <w:rFonts w:ascii="Times New Roman" w:hAnsi="Times New Roman" w:cs="Times New Roman"/>
          <w:i/>
        </w:rPr>
        <w:t>Borich,</w:t>
      </w:r>
      <w:r>
        <w:rPr>
          <w:rFonts w:ascii="Times New Roman" w:hAnsi="Times New Roman" w:cs="Times New Roman"/>
          <w:i/>
          <w:spacing w:val="-7"/>
        </w:rPr>
        <w:t xml:space="preserve"> </w:t>
      </w:r>
      <w:r>
        <w:rPr>
          <w:rFonts w:ascii="Times New Roman" w:hAnsi="Times New Roman" w:cs="Times New Roman"/>
          <w:i/>
          <w:spacing w:val="-4"/>
        </w:rPr>
        <w:t>1993</w:t>
      </w:r>
    </w:p>
    <w:p w14:paraId="16E82473">
      <w:pPr>
        <w:pStyle w:val="13"/>
        <w:ind w:right="16" w:firstLine="719"/>
        <w:rPr>
          <w:rFonts w:ascii="Times New Roman" w:hAnsi="Times New Roman" w:cs="Times New Roman"/>
          <w:sz w:val="24"/>
          <w:szCs w:val="24"/>
        </w:rPr>
      </w:pPr>
      <w:r>
        <w:rPr>
          <w:rFonts w:ascii="Times New Roman" w:hAnsi="Times New Roman" w:cs="Times New Roman"/>
          <w:sz w:val="24"/>
          <w:szCs w:val="24"/>
        </w:rPr>
        <w:t>Furthermore, the potential impact of the developed products was evaluated through criterion-related validity and the minimum mastery criterion (KKM). Adhering to the reliability standard of at least 0.70 proposed by Wallen and Fraenkel (1991), this phase involved correlating the instructional reading materials with the Group Reading Assessment (GRA). Additionally, the GRA was correlated with a standardized measure, specifically Stark's Informal Reading Inventory. To conclude the analysis, all gathered data were processed using the Pearson Product Moment Correlation method.</w:t>
      </w:r>
    </w:p>
    <w:p w14:paraId="45B0CBCF">
      <w:pPr>
        <w:pStyle w:val="13"/>
        <w:spacing w:after="240"/>
        <w:ind w:right="16" w:firstLine="719"/>
        <w:rPr>
          <w:rFonts w:ascii="Times New Roman" w:hAnsi="Times New Roman" w:cs="Times New Roman"/>
          <w:sz w:val="24"/>
          <w:szCs w:val="24"/>
        </w:rPr>
      </w:pPr>
      <w:r>
        <w:rPr>
          <w:rFonts w:ascii="Times New Roman" w:hAnsi="Times New Roman" w:cs="Times New Roman"/>
          <w:sz w:val="24"/>
          <w:szCs w:val="24"/>
        </w:rPr>
        <w:t>Furthermore, the determination of the proportion of students who successfully achieved the minimum mastery criterion was conducted using the following calculation method:</w:t>
      </w:r>
    </w:p>
    <w:p w14:paraId="1DE3E953">
      <w:pPr>
        <w:pStyle w:val="13"/>
        <w:spacing w:after="240"/>
        <w:ind w:right="16" w:firstLine="719"/>
        <w:rPr>
          <w:rFonts w:ascii="Times New Roman" w:hAnsi="Times New Roman" w:cs="Times New Roman"/>
          <w:sz w:val="24"/>
          <w:szCs w:val="24"/>
        </w:rPr>
      </w:pPr>
      <w:r>
        <w:rPr>
          <w:rFonts w:ascii="Times New Roman" w:hAnsi="Times New Roman" w:cs="Times New Roman"/>
          <w:sz w:val="24"/>
          <w:szCs w:val="24"/>
        </w:rPr>
        <w:drawing>
          <wp:inline distT="0" distB="0" distL="0" distR="0">
            <wp:extent cx="4518660" cy="533400"/>
            <wp:effectExtent l="0" t="0" r="0" b="0"/>
            <wp:docPr id="718162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162118" name="Picture 1"/>
                    <pic:cNvPicPr>
                      <a:picLocks noChangeAspect="1"/>
                    </pic:cNvPicPr>
                  </pic:nvPicPr>
                  <pic:blipFill>
                    <a:blip r:embed="rId8">
                      <a:extLst>
                        <a:ext uri="{BEBA8EAE-BF5A-486C-A8C5-ECC9F3942E4B}">
                          <a14:imgProps xmlns:a14="http://schemas.microsoft.com/office/drawing/2010/main">
                            <a14:imgLayer r:embed="rId9">
                              <a14:imgEffect>
                                <a14:sharpenSoften amount="25000"/>
                              </a14:imgEffect>
                            </a14:imgLayer>
                          </a14:imgProps>
                        </a:ext>
                      </a:extLst>
                    </a:blip>
                    <a:stretch>
                      <a:fillRect/>
                    </a:stretch>
                  </pic:blipFill>
                  <pic:spPr>
                    <a:xfrm>
                      <a:off x="0" y="0"/>
                      <a:ext cx="4527252" cy="534397"/>
                    </a:xfrm>
                    <a:prstGeom prst="rect">
                      <a:avLst/>
                    </a:prstGeom>
                  </pic:spPr>
                </pic:pic>
              </a:graphicData>
            </a:graphic>
          </wp:inline>
        </w:drawing>
      </w:r>
    </w:p>
    <w:p w14:paraId="28D4C189">
      <w:pPr>
        <w:pStyle w:val="13"/>
        <w:spacing w:before="10" w:after="240"/>
        <w:ind w:left="0"/>
        <w:jc w:val="center"/>
        <w:rPr>
          <w:rFonts w:ascii="Times New Roman" w:hAnsi="Times New Roman" w:cs="Times New Roman"/>
          <w:b/>
          <w:bCs/>
          <w:sz w:val="24"/>
          <w:szCs w:val="24"/>
        </w:rPr>
      </w:pPr>
      <w:r>
        <w:rPr>
          <w:rFonts w:ascii="Times New Roman" w:hAnsi="Times New Roman" w:cs="Times New Roman"/>
          <w:i/>
          <w:iCs/>
          <w:sz w:val="24"/>
          <w:szCs w:val="24"/>
        </w:rPr>
        <w:t>Table 2.</w:t>
      </w:r>
      <w:r>
        <w:rPr>
          <w:rFonts w:ascii="Times New Roman" w:hAnsi="Times New Roman" w:cs="Times New Roman"/>
          <w:b/>
          <w:bCs/>
          <w:sz w:val="24"/>
          <w:szCs w:val="24"/>
        </w:rPr>
        <w:t xml:space="preserve"> </w:t>
      </w:r>
      <w:r>
        <w:rPr>
          <w:rFonts w:ascii="Times New Roman" w:hAnsi="Times New Roman" w:cs="Times New Roman"/>
          <w:sz w:val="24"/>
          <w:szCs w:val="24"/>
        </w:rPr>
        <w:t>Potential</w:t>
      </w:r>
      <w:r>
        <w:rPr>
          <w:rFonts w:ascii="Times New Roman" w:hAnsi="Times New Roman" w:cs="Times New Roman"/>
          <w:spacing w:val="-5"/>
          <w:sz w:val="24"/>
          <w:szCs w:val="24"/>
        </w:rPr>
        <w:t xml:space="preserve"> </w:t>
      </w:r>
      <w:r>
        <w:rPr>
          <w:rFonts w:ascii="Times New Roman" w:hAnsi="Times New Roman" w:cs="Times New Roman"/>
          <w:sz w:val="24"/>
          <w:szCs w:val="24"/>
        </w:rPr>
        <w:t>Effect</w:t>
      </w:r>
      <w:r>
        <w:rPr>
          <w:rFonts w:ascii="Times New Roman" w:hAnsi="Times New Roman" w:cs="Times New Roman"/>
          <w:spacing w:val="-2"/>
          <w:sz w:val="24"/>
          <w:szCs w:val="24"/>
        </w:rPr>
        <w:t xml:space="preserve"> Categorization</w:t>
      </w:r>
    </w:p>
    <w:tbl>
      <w:tblPr>
        <w:tblStyle w:val="12"/>
        <w:tblW w:w="0" w:type="auto"/>
        <w:tblInd w:w="211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76"/>
        <w:gridCol w:w="2276"/>
      </w:tblGrid>
      <w:tr w14:paraId="389CC4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2" w:hRule="atLeast"/>
        </w:trPr>
        <w:tc>
          <w:tcPr>
            <w:tcW w:w="2276" w:type="dxa"/>
          </w:tcPr>
          <w:p w14:paraId="051172B3">
            <w:pPr>
              <w:pStyle w:val="41"/>
              <w:spacing w:line="248" w:lineRule="exact"/>
              <w:ind w:left="14"/>
              <w:jc w:val="center"/>
              <w:rPr>
                <w:rFonts w:ascii="Times New Roman" w:hAnsi="Times New Roman" w:cs="Times New Roman"/>
                <w:b/>
                <w:sz w:val="24"/>
                <w:szCs w:val="24"/>
              </w:rPr>
            </w:pPr>
            <w:r>
              <w:rPr>
                <w:rFonts w:ascii="Times New Roman" w:hAnsi="Times New Roman" w:cs="Times New Roman"/>
                <w:b/>
                <w:spacing w:val="-2"/>
                <w:sz w:val="24"/>
                <w:szCs w:val="24"/>
              </w:rPr>
              <w:t>Mastery</w:t>
            </w:r>
          </w:p>
          <w:p w14:paraId="0969ECE9">
            <w:pPr>
              <w:pStyle w:val="41"/>
              <w:spacing w:before="37" w:line="240" w:lineRule="auto"/>
              <w:ind w:left="14" w:right="2"/>
              <w:jc w:val="center"/>
              <w:rPr>
                <w:rFonts w:ascii="Times New Roman" w:hAnsi="Times New Roman" w:cs="Times New Roman"/>
                <w:b/>
                <w:sz w:val="24"/>
                <w:szCs w:val="24"/>
              </w:rPr>
            </w:pPr>
            <w:r>
              <w:rPr>
                <w:rFonts w:ascii="Times New Roman" w:hAnsi="Times New Roman" w:cs="Times New Roman"/>
                <w:b/>
                <w:spacing w:val="-2"/>
                <w:sz w:val="24"/>
                <w:szCs w:val="24"/>
              </w:rPr>
              <w:t>Percentage</w:t>
            </w:r>
          </w:p>
        </w:tc>
        <w:tc>
          <w:tcPr>
            <w:tcW w:w="2276" w:type="dxa"/>
          </w:tcPr>
          <w:p w14:paraId="3FB25CBE">
            <w:pPr>
              <w:pStyle w:val="41"/>
              <w:spacing w:line="248" w:lineRule="exact"/>
              <w:ind w:left="660"/>
              <w:rPr>
                <w:rFonts w:ascii="Times New Roman" w:hAnsi="Times New Roman" w:cs="Times New Roman"/>
                <w:b/>
                <w:sz w:val="24"/>
                <w:szCs w:val="24"/>
              </w:rPr>
            </w:pPr>
            <w:r>
              <w:rPr>
                <w:rFonts w:ascii="Times New Roman" w:hAnsi="Times New Roman" w:cs="Times New Roman"/>
                <w:b/>
                <w:spacing w:val="-2"/>
                <w:sz w:val="24"/>
                <w:szCs w:val="24"/>
              </w:rPr>
              <w:t>Category</w:t>
            </w:r>
          </w:p>
        </w:tc>
      </w:tr>
      <w:tr w14:paraId="068FCD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8" w:hRule="atLeast"/>
        </w:trPr>
        <w:tc>
          <w:tcPr>
            <w:tcW w:w="2276" w:type="dxa"/>
          </w:tcPr>
          <w:p w14:paraId="7127AC62">
            <w:pPr>
              <w:pStyle w:val="41"/>
              <w:ind w:left="108"/>
              <w:jc w:val="center"/>
              <w:rPr>
                <w:rFonts w:ascii="Times New Roman" w:hAnsi="Times New Roman" w:cs="Times New Roman"/>
                <w:sz w:val="24"/>
                <w:szCs w:val="24"/>
              </w:rPr>
            </w:pPr>
            <w:r>
              <w:rPr>
                <w:rFonts w:ascii="Times New Roman" w:hAnsi="Times New Roman" w:cs="Times New Roman"/>
                <w:sz w:val="24"/>
                <w:szCs w:val="24"/>
              </w:rPr>
              <w:t>86</w:t>
            </w:r>
            <w:r>
              <w:rPr>
                <w:rFonts w:ascii="Times New Roman" w:hAnsi="Times New Roman" w:cs="Times New Roman"/>
                <w:spacing w:val="-1"/>
                <w:sz w:val="24"/>
                <w:szCs w:val="24"/>
              </w:rPr>
              <w:t xml:space="preserve"> </w:t>
            </w:r>
            <w:r>
              <w:rPr>
                <w:rFonts w:ascii="Times New Roman" w:hAnsi="Times New Roman" w:cs="Times New Roman"/>
                <w:sz w:val="24"/>
                <w:szCs w:val="24"/>
              </w:rPr>
              <w:t xml:space="preserve">– </w:t>
            </w:r>
            <w:r>
              <w:rPr>
                <w:rFonts w:ascii="Times New Roman" w:hAnsi="Times New Roman" w:cs="Times New Roman"/>
                <w:spacing w:val="-5"/>
                <w:sz w:val="24"/>
                <w:szCs w:val="24"/>
              </w:rPr>
              <w:t>100</w:t>
            </w:r>
          </w:p>
        </w:tc>
        <w:tc>
          <w:tcPr>
            <w:tcW w:w="2276" w:type="dxa"/>
          </w:tcPr>
          <w:p w14:paraId="1A0D2D4E">
            <w:pPr>
              <w:pStyle w:val="41"/>
              <w:jc w:val="center"/>
              <w:rPr>
                <w:rFonts w:ascii="Times New Roman" w:hAnsi="Times New Roman" w:cs="Times New Roman"/>
                <w:sz w:val="24"/>
                <w:szCs w:val="24"/>
              </w:rPr>
            </w:pPr>
            <w:r>
              <w:rPr>
                <w:rFonts w:ascii="Times New Roman" w:hAnsi="Times New Roman" w:cs="Times New Roman"/>
                <w:sz w:val="24"/>
                <w:szCs w:val="24"/>
              </w:rPr>
              <w:t>Very</w:t>
            </w:r>
            <w:r>
              <w:rPr>
                <w:rFonts w:ascii="Times New Roman" w:hAnsi="Times New Roman" w:cs="Times New Roman"/>
                <w:spacing w:val="-2"/>
                <w:sz w:val="24"/>
                <w:szCs w:val="24"/>
              </w:rPr>
              <w:t xml:space="preserve"> </w:t>
            </w:r>
            <w:r>
              <w:rPr>
                <w:rFonts w:ascii="Times New Roman" w:hAnsi="Times New Roman" w:cs="Times New Roman"/>
                <w:spacing w:val="-4"/>
                <w:sz w:val="24"/>
                <w:szCs w:val="24"/>
              </w:rPr>
              <w:t>high</w:t>
            </w:r>
          </w:p>
        </w:tc>
      </w:tr>
      <w:tr w14:paraId="6A5217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8" w:hRule="atLeast"/>
        </w:trPr>
        <w:tc>
          <w:tcPr>
            <w:tcW w:w="2276" w:type="dxa"/>
          </w:tcPr>
          <w:p w14:paraId="55B82D4D">
            <w:pPr>
              <w:pStyle w:val="41"/>
              <w:ind w:left="108"/>
              <w:jc w:val="center"/>
              <w:rPr>
                <w:rFonts w:ascii="Times New Roman" w:hAnsi="Times New Roman" w:cs="Times New Roman"/>
                <w:sz w:val="24"/>
                <w:szCs w:val="24"/>
              </w:rPr>
            </w:pPr>
            <w:r>
              <w:rPr>
                <w:rFonts w:ascii="Times New Roman" w:hAnsi="Times New Roman" w:cs="Times New Roman"/>
                <w:sz w:val="24"/>
                <w:szCs w:val="24"/>
              </w:rPr>
              <w:t>71</w:t>
            </w:r>
            <w:r>
              <w:rPr>
                <w:rFonts w:ascii="Times New Roman" w:hAnsi="Times New Roman" w:cs="Times New Roman"/>
                <w:spacing w:val="-1"/>
                <w:sz w:val="24"/>
                <w:szCs w:val="24"/>
              </w:rPr>
              <w:t xml:space="preserve"> </w:t>
            </w:r>
            <w:r>
              <w:rPr>
                <w:rFonts w:ascii="Times New Roman" w:hAnsi="Times New Roman" w:cs="Times New Roman"/>
                <w:sz w:val="24"/>
                <w:szCs w:val="24"/>
              </w:rPr>
              <w:t xml:space="preserve">– </w:t>
            </w:r>
            <w:r>
              <w:rPr>
                <w:rFonts w:ascii="Times New Roman" w:hAnsi="Times New Roman" w:cs="Times New Roman"/>
                <w:spacing w:val="-5"/>
                <w:sz w:val="24"/>
                <w:szCs w:val="24"/>
              </w:rPr>
              <w:t>85</w:t>
            </w:r>
          </w:p>
        </w:tc>
        <w:tc>
          <w:tcPr>
            <w:tcW w:w="2276" w:type="dxa"/>
          </w:tcPr>
          <w:p w14:paraId="15AEB493">
            <w:pPr>
              <w:pStyle w:val="41"/>
              <w:jc w:val="center"/>
              <w:rPr>
                <w:rFonts w:ascii="Times New Roman" w:hAnsi="Times New Roman" w:cs="Times New Roman"/>
                <w:sz w:val="24"/>
                <w:szCs w:val="24"/>
              </w:rPr>
            </w:pPr>
            <w:r>
              <w:rPr>
                <w:rFonts w:ascii="Times New Roman" w:hAnsi="Times New Roman" w:cs="Times New Roman"/>
                <w:spacing w:val="-4"/>
                <w:sz w:val="24"/>
                <w:szCs w:val="24"/>
              </w:rPr>
              <w:t>High</w:t>
            </w:r>
          </w:p>
        </w:tc>
      </w:tr>
      <w:tr w14:paraId="4AD799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8" w:hRule="atLeast"/>
        </w:trPr>
        <w:tc>
          <w:tcPr>
            <w:tcW w:w="2276" w:type="dxa"/>
          </w:tcPr>
          <w:p w14:paraId="6A5ADC36">
            <w:pPr>
              <w:pStyle w:val="41"/>
              <w:ind w:left="108"/>
              <w:jc w:val="center"/>
              <w:rPr>
                <w:rFonts w:ascii="Times New Roman" w:hAnsi="Times New Roman" w:cs="Times New Roman"/>
                <w:sz w:val="24"/>
                <w:szCs w:val="24"/>
              </w:rPr>
            </w:pPr>
            <w:r>
              <w:rPr>
                <w:rFonts w:ascii="Times New Roman" w:hAnsi="Times New Roman" w:cs="Times New Roman"/>
                <w:sz w:val="24"/>
                <w:szCs w:val="24"/>
              </w:rPr>
              <w:t>56</w:t>
            </w:r>
            <w:r>
              <w:rPr>
                <w:rFonts w:ascii="Times New Roman" w:hAnsi="Times New Roman" w:cs="Times New Roman"/>
                <w:spacing w:val="-1"/>
                <w:sz w:val="24"/>
                <w:szCs w:val="24"/>
              </w:rPr>
              <w:t xml:space="preserve"> </w:t>
            </w:r>
            <w:r>
              <w:rPr>
                <w:rFonts w:ascii="Times New Roman" w:hAnsi="Times New Roman" w:cs="Times New Roman"/>
                <w:sz w:val="24"/>
                <w:szCs w:val="24"/>
              </w:rPr>
              <w:t xml:space="preserve">– </w:t>
            </w:r>
            <w:r>
              <w:rPr>
                <w:rFonts w:ascii="Times New Roman" w:hAnsi="Times New Roman" w:cs="Times New Roman"/>
                <w:spacing w:val="-5"/>
                <w:sz w:val="24"/>
                <w:szCs w:val="24"/>
              </w:rPr>
              <w:t>70</w:t>
            </w:r>
          </w:p>
        </w:tc>
        <w:tc>
          <w:tcPr>
            <w:tcW w:w="2276" w:type="dxa"/>
          </w:tcPr>
          <w:p w14:paraId="3ABEF55C">
            <w:pPr>
              <w:pStyle w:val="41"/>
              <w:jc w:val="center"/>
              <w:rPr>
                <w:rFonts w:ascii="Times New Roman" w:hAnsi="Times New Roman" w:cs="Times New Roman"/>
                <w:sz w:val="24"/>
                <w:szCs w:val="24"/>
              </w:rPr>
            </w:pPr>
            <w:r>
              <w:rPr>
                <w:rFonts w:ascii="Times New Roman" w:hAnsi="Times New Roman" w:cs="Times New Roman"/>
                <w:spacing w:val="-2"/>
                <w:sz w:val="24"/>
                <w:szCs w:val="24"/>
              </w:rPr>
              <w:t>Average</w:t>
            </w:r>
          </w:p>
        </w:tc>
      </w:tr>
      <w:tr w14:paraId="04CD8C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1" w:hRule="atLeast"/>
        </w:trPr>
        <w:tc>
          <w:tcPr>
            <w:tcW w:w="2276" w:type="dxa"/>
          </w:tcPr>
          <w:p w14:paraId="4C38C1DC">
            <w:pPr>
              <w:pStyle w:val="41"/>
              <w:spacing w:line="240" w:lineRule="auto"/>
              <w:ind w:left="108"/>
              <w:jc w:val="center"/>
              <w:rPr>
                <w:rFonts w:ascii="Times New Roman" w:hAnsi="Times New Roman" w:cs="Times New Roman"/>
                <w:sz w:val="24"/>
                <w:szCs w:val="24"/>
              </w:rPr>
            </w:pPr>
            <w:r>
              <w:rPr>
                <w:rFonts w:ascii="Times New Roman" w:hAnsi="Times New Roman" w:cs="Times New Roman"/>
                <w:sz w:val="24"/>
                <w:szCs w:val="24"/>
              </w:rPr>
              <w:t>41</w:t>
            </w:r>
            <w:r>
              <w:rPr>
                <w:rFonts w:ascii="Times New Roman" w:hAnsi="Times New Roman" w:cs="Times New Roman"/>
                <w:spacing w:val="-1"/>
                <w:sz w:val="24"/>
                <w:szCs w:val="24"/>
              </w:rPr>
              <w:t xml:space="preserve"> </w:t>
            </w:r>
            <w:r>
              <w:rPr>
                <w:rFonts w:ascii="Times New Roman" w:hAnsi="Times New Roman" w:cs="Times New Roman"/>
                <w:sz w:val="24"/>
                <w:szCs w:val="24"/>
              </w:rPr>
              <w:t xml:space="preserve">– </w:t>
            </w:r>
            <w:r>
              <w:rPr>
                <w:rFonts w:ascii="Times New Roman" w:hAnsi="Times New Roman" w:cs="Times New Roman"/>
                <w:spacing w:val="-5"/>
                <w:sz w:val="24"/>
                <w:szCs w:val="24"/>
              </w:rPr>
              <w:t>55</w:t>
            </w:r>
          </w:p>
        </w:tc>
        <w:tc>
          <w:tcPr>
            <w:tcW w:w="2276" w:type="dxa"/>
          </w:tcPr>
          <w:p w14:paraId="3871E792">
            <w:pPr>
              <w:pStyle w:val="41"/>
              <w:spacing w:line="240" w:lineRule="auto"/>
              <w:jc w:val="center"/>
              <w:rPr>
                <w:rFonts w:ascii="Times New Roman" w:hAnsi="Times New Roman" w:cs="Times New Roman"/>
                <w:sz w:val="24"/>
                <w:szCs w:val="24"/>
              </w:rPr>
            </w:pPr>
            <w:r>
              <w:rPr>
                <w:rFonts w:ascii="Times New Roman" w:hAnsi="Times New Roman" w:cs="Times New Roman"/>
                <w:spacing w:val="-5"/>
                <w:sz w:val="24"/>
                <w:szCs w:val="24"/>
              </w:rPr>
              <w:t>Low</w:t>
            </w:r>
          </w:p>
        </w:tc>
      </w:tr>
      <w:tr w14:paraId="11F7ED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8" w:hRule="atLeast"/>
        </w:trPr>
        <w:tc>
          <w:tcPr>
            <w:tcW w:w="2276" w:type="dxa"/>
          </w:tcPr>
          <w:p w14:paraId="5CA44579">
            <w:pPr>
              <w:pStyle w:val="41"/>
              <w:ind w:left="108"/>
              <w:jc w:val="center"/>
              <w:rPr>
                <w:rFonts w:ascii="Times New Roman" w:hAnsi="Times New Roman" w:cs="Times New Roman"/>
                <w:sz w:val="24"/>
                <w:szCs w:val="24"/>
              </w:rPr>
            </w:pPr>
            <w:r>
              <w:rPr>
                <w:rFonts w:ascii="Times New Roman" w:hAnsi="Times New Roman" w:cs="Times New Roman"/>
                <w:sz w:val="24"/>
                <w:szCs w:val="24"/>
              </w:rPr>
              <w:t xml:space="preserve">0 – </w:t>
            </w:r>
            <w:r>
              <w:rPr>
                <w:rFonts w:ascii="Times New Roman" w:hAnsi="Times New Roman" w:cs="Times New Roman"/>
                <w:spacing w:val="-5"/>
                <w:sz w:val="24"/>
                <w:szCs w:val="24"/>
              </w:rPr>
              <w:t>40</w:t>
            </w:r>
          </w:p>
        </w:tc>
        <w:tc>
          <w:tcPr>
            <w:tcW w:w="2276" w:type="dxa"/>
          </w:tcPr>
          <w:p w14:paraId="250A29F2">
            <w:pPr>
              <w:pStyle w:val="41"/>
              <w:jc w:val="center"/>
              <w:rPr>
                <w:rFonts w:ascii="Times New Roman" w:hAnsi="Times New Roman" w:cs="Times New Roman"/>
                <w:sz w:val="24"/>
                <w:szCs w:val="24"/>
              </w:rPr>
            </w:pPr>
            <w:r>
              <w:rPr>
                <w:rFonts w:ascii="Times New Roman" w:hAnsi="Times New Roman" w:cs="Times New Roman"/>
                <w:sz w:val="24"/>
                <w:szCs w:val="24"/>
              </w:rPr>
              <w:t>Very</w:t>
            </w:r>
            <w:r>
              <w:rPr>
                <w:rFonts w:ascii="Times New Roman" w:hAnsi="Times New Roman" w:cs="Times New Roman"/>
                <w:spacing w:val="-2"/>
                <w:sz w:val="24"/>
                <w:szCs w:val="24"/>
              </w:rPr>
              <w:t xml:space="preserve"> </w:t>
            </w:r>
            <w:r>
              <w:rPr>
                <w:rFonts w:ascii="Times New Roman" w:hAnsi="Times New Roman" w:cs="Times New Roman"/>
                <w:spacing w:val="-5"/>
                <w:sz w:val="24"/>
                <w:szCs w:val="24"/>
              </w:rPr>
              <w:t>low</w:t>
            </w:r>
          </w:p>
        </w:tc>
      </w:tr>
    </w:tbl>
    <w:p w14:paraId="787ADC14">
      <w:pPr>
        <w:tabs>
          <w:tab w:val="left" w:pos="6060"/>
        </w:tabs>
        <w:jc w:val="center"/>
        <w:rPr>
          <w:rFonts w:ascii="Times New Roman" w:hAnsi="Times New Roman" w:cs="Times New Roman"/>
          <w:i/>
          <w:spacing w:val="-4"/>
        </w:rPr>
      </w:pPr>
      <w:r>
        <w:rPr>
          <w:rFonts w:ascii="Times New Roman" w:hAnsi="Times New Roman" w:cs="Times New Roman"/>
          <w:i/>
        </w:rPr>
        <w:t>Source:</w:t>
      </w:r>
      <w:r>
        <w:rPr>
          <w:rFonts w:ascii="Times New Roman" w:hAnsi="Times New Roman" w:cs="Times New Roman"/>
          <w:i/>
          <w:spacing w:val="-7"/>
        </w:rPr>
        <w:t xml:space="preserve"> </w:t>
      </w:r>
      <w:r>
        <w:rPr>
          <w:rFonts w:ascii="Times New Roman" w:hAnsi="Times New Roman" w:cs="Times New Roman"/>
          <w:i/>
        </w:rPr>
        <w:t>Universitas</w:t>
      </w:r>
      <w:r>
        <w:rPr>
          <w:rFonts w:ascii="Times New Roman" w:hAnsi="Times New Roman" w:cs="Times New Roman"/>
          <w:i/>
          <w:spacing w:val="-8"/>
        </w:rPr>
        <w:t xml:space="preserve"> </w:t>
      </w:r>
      <w:r>
        <w:rPr>
          <w:rFonts w:ascii="Times New Roman" w:hAnsi="Times New Roman" w:cs="Times New Roman"/>
          <w:i/>
        </w:rPr>
        <w:t>Sriwijaya,</w:t>
      </w:r>
      <w:r>
        <w:rPr>
          <w:rFonts w:ascii="Times New Roman" w:hAnsi="Times New Roman" w:cs="Times New Roman"/>
          <w:i/>
          <w:spacing w:val="-9"/>
        </w:rPr>
        <w:t xml:space="preserve"> </w:t>
      </w:r>
      <w:r>
        <w:rPr>
          <w:rFonts w:ascii="Times New Roman" w:hAnsi="Times New Roman" w:cs="Times New Roman"/>
          <w:i/>
          <w:spacing w:val="-4"/>
        </w:rPr>
        <w:t>2012</w:t>
      </w:r>
    </w:p>
    <w:p w14:paraId="719EEDE7">
      <w:pPr>
        <w:tabs>
          <w:tab w:val="left" w:pos="6060"/>
        </w:tabs>
        <w:spacing w:after="0"/>
        <w:rPr>
          <w:rFonts w:ascii="Times New Roman" w:hAnsi="Times New Roman"/>
          <w:b/>
        </w:rPr>
      </w:pPr>
    </w:p>
    <w:p w14:paraId="4E1566D0">
      <w:pPr>
        <w:tabs>
          <w:tab w:val="left" w:pos="6060"/>
        </w:tabs>
        <w:spacing w:after="0"/>
        <w:rPr>
          <w:rFonts w:ascii="Times New Roman" w:hAnsi="Times New Roman"/>
          <w:b/>
        </w:rPr>
      </w:pPr>
    </w:p>
    <w:p w14:paraId="3A856A7A">
      <w:pPr>
        <w:tabs>
          <w:tab w:val="left" w:pos="6060"/>
        </w:tabs>
        <w:spacing w:after="0"/>
        <w:rPr>
          <w:rFonts w:ascii="Times New Roman" w:hAnsi="Times New Roman"/>
          <w:b/>
        </w:rPr>
      </w:pPr>
    </w:p>
    <w:p w14:paraId="18ECD30C">
      <w:pPr>
        <w:tabs>
          <w:tab w:val="left" w:pos="6060"/>
        </w:tabs>
        <w:spacing w:after="0"/>
        <w:rPr>
          <w:rFonts w:ascii="Times New Roman" w:hAnsi="Times New Roman"/>
          <w:b/>
        </w:rPr>
      </w:pPr>
    </w:p>
    <w:p w14:paraId="0E02BB26">
      <w:pPr>
        <w:tabs>
          <w:tab w:val="left" w:pos="6060"/>
        </w:tabs>
        <w:spacing w:line="240" w:lineRule="auto"/>
        <w:rPr>
          <w:ins w:id="10" w:author="Anonymous" w:date="2026-05-11T07:28:24Z"/>
          <w:rFonts w:ascii="Times New Roman" w:hAnsi="Times New Roman"/>
          <w:b/>
        </w:rPr>
      </w:pPr>
      <w:commentRangeStart w:id="5"/>
      <w:r>
        <w:rPr>
          <w:rFonts w:ascii="Times New Roman" w:hAnsi="Times New Roman"/>
          <w:b/>
        </w:rPr>
        <w:t>FINDINGS</w:t>
      </w:r>
      <w:commentRangeEnd w:id="5"/>
      <w:r>
        <w:commentReference w:id="5"/>
      </w:r>
      <w:r>
        <w:rPr>
          <w:rFonts w:ascii="Times New Roman" w:hAnsi="Times New Roman"/>
          <w:b/>
        </w:rPr>
        <w:t xml:space="preserve"> AND </w:t>
      </w:r>
      <w:commentRangeStart w:id="6"/>
      <w:r>
        <w:rPr>
          <w:rFonts w:ascii="Times New Roman" w:hAnsi="Times New Roman"/>
          <w:b/>
        </w:rPr>
        <w:t>DISCUSSION</w:t>
      </w:r>
      <w:commentRangeEnd w:id="6"/>
      <w:r>
        <w:commentReference w:id="6"/>
      </w:r>
    </w:p>
    <w:p w14:paraId="5F25A27F">
      <w:pPr>
        <w:tabs>
          <w:tab w:val="left" w:pos="6060"/>
        </w:tabs>
        <w:spacing w:line="240" w:lineRule="auto"/>
        <w:rPr>
          <w:ins w:id="11" w:author="Anonymous" w:date="2026-05-11T07:28:31Z"/>
          <w:rFonts w:hint="default" w:ascii="Times New Roman" w:hAnsi="Times New Roman"/>
          <w:b/>
          <w:lang w:val="en-US"/>
        </w:rPr>
      </w:pPr>
      <w:ins w:id="12" w:author="Anonymous" w:date="2026-05-11T07:28:25Z">
        <w:commentRangeStart w:id="7"/>
        <w:r>
          <w:rPr>
            <w:rFonts w:hint="default" w:ascii="Times New Roman" w:hAnsi="Times New Roman"/>
            <w:b/>
            <w:lang w:val="en-US"/>
          </w:rPr>
          <w:t>Fi</w:t>
        </w:r>
      </w:ins>
      <w:ins w:id="13" w:author="Anonymous" w:date="2026-05-11T07:28:26Z">
        <w:r>
          <w:rPr>
            <w:rFonts w:hint="default" w:ascii="Times New Roman" w:hAnsi="Times New Roman"/>
            <w:b/>
            <w:lang w:val="en-US"/>
          </w:rPr>
          <w:t>nding</w:t>
        </w:r>
      </w:ins>
      <w:ins w:id="14" w:author="Anonymous" w:date="2026-05-11T07:28:27Z">
        <w:r>
          <w:rPr>
            <w:rFonts w:hint="default" w:ascii="Times New Roman" w:hAnsi="Times New Roman"/>
            <w:b/>
            <w:lang w:val="en-US"/>
          </w:rPr>
          <w:t>s</w:t>
        </w:r>
      </w:ins>
    </w:p>
    <w:p w14:paraId="3636A1A6">
      <w:pPr>
        <w:tabs>
          <w:tab w:val="left" w:pos="6060"/>
        </w:tabs>
        <w:spacing w:line="240" w:lineRule="auto"/>
        <w:rPr>
          <w:rFonts w:hint="default" w:ascii="Times New Roman" w:hAnsi="Times New Roman"/>
          <w:b/>
          <w:lang w:val="en-US"/>
        </w:rPr>
      </w:pPr>
      <w:ins w:id="15" w:author="Anonymous" w:date="2026-05-11T07:28:32Z">
        <w:r>
          <w:rPr>
            <w:rFonts w:hint="default" w:ascii="Times New Roman" w:hAnsi="Times New Roman"/>
            <w:b/>
            <w:lang w:val="en-US"/>
          </w:rPr>
          <w:t>Discu</w:t>
        </w:r>
      </w:ins>
      <w:ins w:id="16" w:author="Anonymous" w:date="2026-05-11T07:28:33Z">
        <w:r>
          <w:rPr>
            <w:rFonts w:hint="default" w:ascii="Times New Roman" w:hAnsi="Times New Roman"/>
            <w:b/>
            <w:lang w:val="en-US"/>
          </w:rPr>
          <w:t>ssio</w:t>
        </w:r>
      </w:ins>
      <w:ins w:id="17" w:author="Anonymous" w:date="2026-05-11T07:28:34Z">
        <w:r>
          <w:rPr>
            <w:rFonts w:hint="default" w:ascii="Times New Roman" w:hAnsi="Times New Roman"/>
            <w:b/>
            <w:lang w:val="en-US"/>
          </w:rPr>
          <w:t>n</w:t>
        </w:r>
        <w:commentRangeEnd w:id="7"/>
      </w:ins>
      <w:r>
        <w:commentReference w:id="7"/>
      </w:r>
    </w:p>
    <w:p w14:paraId="6A79DB58">
      <w:pPr>
        <w:pStyle w:val="34"/>
        <w:numPr>
          <w:ilvl w:val="0"/>
          <w:numId w:val="5"/>
        </w:numPr>
        <w:tabs>
          <w:tab w:val="left" w:pos="6060"/>
        </w:tabs>
        <w:spacing w:after="0" w:line="240" w:lineRule="auto"/>
        <w:ind w:left="360"/>
        <w:rPr>
          <w:iCs/>
        </w:rPr>
      </w:pPr>
      <w:r>
        <w:rPr>
          <w:rFonts w:ascii="Times New Roman" w:hAnsi="Times New Roman" w:cs="Times New Roman"/>
        </w:rPr>
        <w:t>Analyses</w:t>
      </w:r>
      <w:r>
        <w:rPr>
          <w:rFonts w:ascii="Times New Roman" w:hAnsi="Times New Roman" w:cs="Times New Roman"/>
          <w:spacing w:val="-9"/>
        </w:rPr>
        <w:t xml:space="preserve"> </w:t>
      </w:r>
      <w:r>
        <w:rPr>
          <w:rFonts w:ascii="Times New Roman" w:hAnsi="Times New Roman" w:cs="Times New Roman"/>
          <w:spacing w:val="-4"/>
        </w:rPr>
        <w:t>Phase</w:t>
      </w:r>
    </w:p>
    <w:p w14:paraId="3D5CD690">
      <w:pPr>
        <w:tabs>
          <w:tab w:val="left" w:pos="720"/>
        </w:tabs>
        <w:spacing w:line="240" w:lineRule="auto"/>
        <w:jc w:val="both"/>
        <w:rPr>
          <w:iCs/>
        </w:rPr>
      </w:pPr>
      <w:r>
        <w:rPr>
          <w:rFonts w:ascii="Times New Roman" w:hAnsi="Times New Roman" w:cs="Times New Roman"/>
        </w:rPr>
        <w:tab/>
      </w:r>
      <w:r>
        <w:rPr>
          <w:rFonts w:ascii="Times New Roman" w:hAnsi="Times New Roman" w:cs="Times New Roman"/>
        </w:rPr>
        <w:t>In the initial phase of the development, a comprehensive analysis was performed, encompassing four primary activities to gather baseline data from the freshmen. These activities included an instructional analysis to map out pedagogical goals, an environmental analysis to assess the learning context, a students' needs analysis to identify specific learner requirements, and a students' reading level analysis to gauge current proficiency. The findings derived from these analytical stages are detailed in the following sections:</w:t>
      </w:r>
    </w:p>
    <w:p w14:paraId="4B8247CB">
      <w:pPr>
        <w:pStyle w:val="34"/>
        <w:numPr>
          <w:ilvl w:val="1"/>
          <w:numId w:val="5"/>
        </w:numPr>
        <w:tabs>
          <w:tab w:val="left" w:pos="6060"/>
        </w:tabs>
        <w:spacing w:after="0" w:line="240" w:lineRule="auto"/>
        <w:ind w:left="360"/>
        <w:rPr>
          <w:rFonts w:ascii="Times New Roman" w:hAnsi="Times New Roman" w:cs="Times New Roman"/>
          <w:spacing w:val="-2"/>
        </w:rPr>
      </w:pPr>
      <w:r>
        <w:rPr>
          <w:rFonts w:ascii="Times New Roman" w:hAnsi="Times New Roman" w:cs="Times New Roman"/>
        </w:rPr>
        <w:t>The</w:t>
      </w:r>
      <w:r>
        <w:rPr>
          <w:rFonts w:ascii="Times New Roman" w:hAnsi="Times New Roman" w:cs="Times New Roman"/>
          <w:spacing w:val="-6"/>
        </w:rPr>
        <w:t xml:space="preserve"> </w:t>
      </w:r>
      <w:r>
        <w:rPr>
          <w:rFonts w:ascii="Times New Roman" w:hAnsi="Times New Roman" w:cs="Times New Roman"/>
        </w:rPr>
        <w:t>Instructional</w:t>
      </w:r>
      <w:r>
        <w:rPr>
          <w:rFonts w:ascii="Times New Roman" w:hAnsi="Times New Roman" w:cs="Times New Roman"/>
          <w:spacing w:val="-5"/>
        </w:rPr>
        <w:t xml:space="preserve"> </w:t>
      </w:r>
      <w:r>
        <w:rPr>
          <w:rFonts w:ascii="Times New Roman" w:hAnsi="Times New Roman" w:cs="Times New Roman"/>
          <w:spacing w:val="-2"/>
        </w:rPr>
        <w:t>Analysis</w:t>
      </w:r>
    </w:p>
    <w:p w14:paraId="0961F840">
      <w:pPr>
        <w:tabs>
          <w:tab w:val="left" w:pos="720"/>
        </w:tabs>
        <w:spacing w:line="240" w:lineRule="auto"/>
        <w:jc w:val="both"/>
        <w:rPr>
          <w:rFonts w:ascii="Times New Roman" w:hAnsi="Times New Roman" w:cs="Times New Roman"/>
          <w:spacing w:val="-2"/>
        </w:rPr>
      </w:pPr>
      <w:r>
        <w:rPr>
          <w:rFonts w:ascii="Times New Roman" w:hAnsi="Times New Roman" w:cs="Times New Roman"/>
        </w:rPr>
        <w:tab/>
      </w:r>
      <w:r>
        <w:rPr>
          <w:rFonts w:ascii="Times New Roman" w:hAnsi="Times New Roman" w:cs="Times New Roman"/>
        </w:rPr>
        <w:t>In this phase, the writer analyzed the syllabus and text book used by the lecturer of English in STIPER Belitang. From the course description of the syllabus, the course was intended to encourage the students to learn English structure and vocabularies in agricultural context. There were 4 meetings allocated to talk about agricultural reading materials. All</w:t>
      </w:r>
      <w:r>
        <w:rPr>
          <w:rFonts w:ascii="Times New Roman" w:hAnsi="Times New Roman" w:cs="Times New Roman"/>
          <w:spacing w:val="40"/>
        </w:rPr>
        <w:t xml:space="preserve"> </w:t>
      </w:r>
      <w:r>
        <w:rPr>
          <w:rFonts w:ascii="Times New Roman" w:hAnsi="Times New Roman" w:cs="Times New Roman"/>
        </w:rPr>
        <w:t>of the materials were taken from the book entitled “Special English Agriculture” from University of Andalas. The first topic entitled “Dry land farming” which its readability level was at level 9.5. The second one entitled “Pollution is spoiling the air you breathe” which its readability was at level 11. The third topic entitled “Soil as a medium for plant growth” which its readability level was at level 10.4. Then the last one entitled “Rice plant growth” which its readability level was at level 11.6. Based on the writer preliminary study, the students’ reading level were at level</w:t>
      </w:r>
      <w:r>
        <w:rPr>
          <w:rFonts w:ascii="Times New Roman" w:hAnsi="Times New Roman" w:cs="Times New Roman"/>
          <w:spacing w:val="-1"/>
        </w:rPr>
        <w:t xml:space="preserve"> </w:t>
      </w:r>
      <w:r>
        <w:rPr>
          <w:rFonts w:ascii="Times New Roman" w:hAnsi="Times New Roman" w:cs="Times New Roman"/>
        </w:rPr>
        <w:t>7. So, it can be said that the readability level</w:t>
      </w:r>
      <w:r>
        <w:rPr>
          <w:rFonts w:ascii="Times New Roman" w:hAnsi="Times New Roman" w:cs="Times New Roman"/>
          <w:spacing w:val="-1"/>
        </w:rPr>
        <w:t xml:space="preserve"> </w:t>
      </w:r>
      <w:r>
        <w:rPr>
          <w:rFonts w:ascii="Times New Roman" w:hAnsi="Times New Roman" w:cs="Times New Roman"/>
        </w:rPr>
        <w:t>of those texts did not match with the students’ readability level. Then, there was also no material dealing with agricultural local-content-based reading materials from Belitang.</w:t>
      </w:r>
    </w:p>
    <w:p w14:paraId="2E59CB59">
      <w:pPr>
        <w:pStyle w:val="34"/>
        <w:numPr>
          <w:ilvl w:val="1"/>
          <w:numId w:val="5"/>
        </w:numPr>
        <w:tabs>
          <w:tab w:val="left" w:pos="6060"/>
        </w:tabs>
        <w:spacing w:after="0"/>
        <w:ind w:left="360"/>
        <w:rPr>
          <w:iCs/>
        </w:rPr>
      </w:pPr>
      <w:r>
        <w:rPr>
          <w:rFonts w:ascii="Times New Roman" w:hAnsi="Times New Roman" w:cs="Times New Roman"/>
        </w:rPr>
        <w:t>Environmental</w:t>
      </w:r>
      <w:r>
        <w:rPr>
          <w:rFonts w:ascii="Times New Roman" w:hAnsi="Times New Roman" w:cs="Times New Roman"/>
          <w:spacing w:val="-7"/>
        </w:rPr>
        <w:t xml:space="preserve"> </w:t>
      </w:r>
      <w:r>
        <w:rPr>
          <w:rFonts w:ascii="Times New Roman" w:hAnsi="Times New Roman" w:cs="Times New Roman"/>
          <w:spacing w:val="-2"/>
        </w:rPr>
        <w:t>Analysis</w:t>
      </w:r>
    </w:p>
    <w:p w14:paraId="04C9A907">
      <w:pPr>
        <w:pStyle w:val="13"/>
        <w:ind w:right="19" w:firstLine="719"/>
        <w:rPr>
          <w:rFonts w:ascii="Times New Roman" w:hAnsi="Times New Roman" w:cs="Times New Roman"/>
          <w:sz w:val="24"/>
          <w:szCs w:val="24"/>
        </w:rPr>
      </w:pPr>
      <w:r>
        <w:rPr>
          <w:rFonts w:ascii="Times New Roman" w:hAnsi="Times New Roman" w:cs="Times New Roman"/>
          <w:sz w:val="24"/>
          <w:szCs w:val="24"/>
        </w:rPr>
        <w:t xml:space="preserve">During the environmental analysis phase, a systematic observation was conducted to evaluate the educational setting at STIPER Belitang. This aimed to identify the specific institutional conditions and infrastructure that influence the English language learning process. The findings from this observation, which provide crucial </w:t>
      </w:r>
      <w:bookmarkStart w:id="0" w:name="_GoBack"/>
      <w:bookmarkEnd w:id="0"/>
      <w:r>
        <w:rPr>
          <w:rFonts w:ascii="Times New Roman" w:hAnsi="Times New Roman" w:cs="Times New Roman"/>
          <w:sz w:val="24"/>
          <w:szCs w:val="24"/>
        </w:rPr>
        <w:t>context for the implementation of the agricultural-based instructional reading materials, are outlined as follows:</w:t>
      </w:r>
    </w:p>
    <w:p w14:paraId="47663727">
      <w:pPr>
        <w:pStyle w:val="34"/>
        <w:widowControl w:val="0"/>
        <w:numPr>
          <w:ilvl w:val="0"/>
          <w:numId w:val="6"/>
        </w:numPr>
        <w:tabs>
          <w:tab w:val="left" w:pos="719"/>
        </w:tabs>
        <w:autoSpaceDE w:val="0"/>
        <w:autoSpaceDN w:val="0"/>
        <w:spacing w:after="0" w:line="240" w:lineRule="auto"/>
        <w:jc w:val="both"/>
        <w:rPr>
          <w:rFonts w:ascii="Times New Roman" w:hAnsi="Times New Roman" w:cs="Times New Roman"/>
        </w:rPr>
      </w:pPr>
      <w:r>
        <w:rPr>
          <w:rFonts w:ascii="Times New Roman" w:hAnsi="Times New Roman" w:cs="Times New Roman"/>
        </w:rPr>
        <w:t>STIPER</w:t>
      </w:r>
      <w:r>
        <w:rPr>
          <w:rFonts w:ascii="Times New Roman" w:hAnsi="Times New Roman" w:cs="Times New Roman"/>
          <w:spacing w:val="-7"/>
        </w:rPr>
        <w:t xml:space="preserve"> </w:t>
      </w:r>
      <w:r>
        <w:rPr>
          <w:rFonts w:ascii="Times New Roman" w:hAnsi="Times New Roman" w:cs="Times New Roman"/>
        </w:rPr>
        <w:t>Belitang</w:t>
      </w:r>
      <w:r>
        <w:rPr>
          <w:rFonts w:ascii="Times New Roman" w:hAnsi="Times New Roman" w:cs="Times New Roman"/>
          <w:spacing w:val="-4"/>
        </w:rPr>
        <w:t xml:space="preserve"> </w:t>
      </w:r>
      <w:r>
        <w:rPr>
          <w:rFonts w:ascii="Times New Roman" w:hAnsi="Times New Roman" w:cs="Times New Roman"/>
        </w:rPr>
        <w:t>is</w:t>
      </w:r>
      <w:r>
        <w:rPr>
          <w:rFonts w:ascii="Times New Roman" w:hAnsi="Times New Roman" w:cs="Times New Roman"/>
          <w:spacing w:val="-6"/>
        </w:rPr>
        <w:t xml:space="preserve"> </w:t>
      </w:r>
      <w:r>
        <w:rPr>
          <w:rFonts w:ascii="Times New Roman" w:hAnsi="Times New Roman" w:cs="Times New Roman"/>
        </w:rPr>
        <w:t>the</w:t>
      </w:r>
      <w:r>
        <w:rPr>
          <w:rFonts w:ascii="Times New Roman" w:hAnsi="Times New Roman" w:cs="Times New Roman"/>
          <w:spacing w:val="-5"/>
        </w:rPr>
        <w:t xml:space="preserve"> </w:t>
      </w:r>
      <w:r>
        <w:rPr>
          <w:rFonts w:ascii="Times New Roman" w:hAnsi="Times New Roman" w:cs="Times New Roman"/>
        </w:rPr>
        <w:t>only</w:t>
      </w:r>
      <w:r>
        <w:rPr>
          <w:rFonts w:ascii="Times New Roman" w:hAnsi="Times New Roman" w:cs="Times New Roman"/>
          <w:spacing w:val="-6"/>
        </w:rPr>
        <w:t xml:space="preserve"> </w:t>
      </w:r>
      <w:r>
        <w:rPr>
          <w:rFonts w:ascii="Times New Roman" w:hAnsi="Times New Roman" w:cs="Times New Roman"/>
        </w:rPr>
        <w:t>college</w:t>
      </w:r>
      <w:r>
        <w:rPr>
          <w:rFonts w:ascii="Times New Roman" w:hAnsi="Times New Roman" w:cs="Times New Roman"/>
          <w:spacing w:val="-4"/>
        </w:rPr>
        <w:t xml:space="preserve"> </w:t>
      </w:r>
      <w:r>
        <w:rPr>
          <w:rFonts w:ascii="Times New Roman" w:hAnsi="Times New Roman" w:cs="Times New Roman"/>
        </w:rPr>
        <w:t>of</w:t>
      </w:r>
      <w:r>
        <w:rPr>
          <w:rFonts w:ascii="Times New Roman" w:hAnsi="Times New Roman" w:cs="Times New Roman"/>
          <w:spacing w:val="-1"/>
        </w:rPr>
        <w:t xml:space="preserve"> </w:t>
      </w:r>
      <w:r>
        <w:rPr>
          <w:rFonts w:ascii="Times New Roman" w:hAnsi="Times New Roman" w:cs="Times New Roman"/>
        </w:rPr>
        <w:t>agriculture</w:t>
      </w:r>
      <w:r>
        <w:rPr>
          <w:rFonts w:ascii="Times New Roman" w:hAnsi="Times New Roman" w:cs="Times New Roman"/>
          <w:spacing w:val="-8"/>
        </w:rPr>
        <w:t xml:space="preserve"> </w:t>
      </w:r>
      <w:r>
        <w:rPr>
          <w:rFonts w:ascii="Times New Roman" w:hAnsi="Times New Roman" w:cs="Times New Roman"/>
        </w:rPr>
        <w:t>in</w:t>
      </w:r>
      <w:r>
        <w:rPr>
          <w:rFonts w:ascii="Times New Roman" w:hAnsi="Times New Roman" w:cs="Times New Roman"/>
          <w:spacing w:val="-4"/>
        </w:rPr>
        <w:t xml:space="preserve"> </w:t>
      </w:r>
      <w:r>
        <w:rPr>
          <w:rFonts w:ascii="Times New Roman" w:hAnsi="Times New Roman" w:cs="Times New Roman"/>
        </w:rPr>
        <w:t>OKU</w:t>
      </w:r>
      <w:r>
        <w:rPr>
          <w:rFonts w:ascii="Times New Roman" w:hAnsi="Times New Roman" w:cs="Times New Roman"/>
          <w:spacing w:val="-7"/>
        </w:rPr>
        <w:t xml:space="preserve"> </w:t>
      </w:r>
      <w:r>
        <w:rPr>
          <w:rFonts w:ascii="Times New Roman" w:hAnsi="Times New Roman" w:cs="Times New Roman"/>
          <w:spacing w:val="-2"/>
        </w:rPr>
        <w:t>Timur.</w:t>
      </w:r>
    </w:p>
    <w:p w14:paraId="375EA331">
      <w:pPr>
        <w:pStyle w:val="34"/>
        <w:widowControl w:val="0"/>
        <w:numPr>
          <w:ilvl w:val="0"/>
          <w:numId w:val="6"/>
        </w:numPr>
        <w:tabs>
          <w:tab w:val="left" w:pos="719"/>
        </w:tabs>
        <w:autoSpaceDE w:val="0"/>
        <w:autoSpaceDN w:val="0"/>
        <w:spacing w:after="0" w:line="240" w:lineRule="auto"/>
        <w:ind w:left="719" w:hanging="358"/>
        <w:contextualSpacing w:val="0"/>
        <w:jc w:val="both"/>
        <w:rPr>
          <w:rFonts w:ascii="Times New Roman" w:hAnsi="Times New Roman" w:cs="Times New Roman"/>
        </w:rPr>
      </w:pPr>
      <w:r>
        <w:rPr>
          <w:rFonts w:ascii="Times New Roman" w:hAnsi="Times New Roman" w:cs="Times New Roman"/>
        </w:rPr>
        <w:t>There</w:t>
      </w:r>
      <w:r>
        <w:rPr>
          <w:rFonts w:ascii="Times New Roman" w:hAnsi="Times New Roman" w:cs="Times New Roman"/>
          <w:spacing w:val="-5"/>
        </w:rPr>
        <w:t xml:space="preserve"> </w:t>
      </w:r>
      <w:r>
        <w:rPr>
          <w:rFonts w:ascii="Times New Roman" w:hAnsi="Times New Roman" w:cs="Times New Roman"/>
        </w:rPr>
        <w:t>was</w:t>
      </w:r>
      <w:r>
        <w:rPr>
          <w:rFonts w:ascii="Times New Roman" w:hAnsi="Times New Roman" w:cs="Times New Roman"/>
          <w:spacing w:val="-2"/>
        </w:rPr>
        <w:t xml:space="preserve"> </w:t>
      </w:r>
      <w:r>
        <w:rPr>
          <w:rFonts w:ascii="Times New Roman" w:hAnsi="Times New Roman" w:cs="Times New Roman"/>
        </w:rPr>
        <w:t>an</w:t>
      </w:r>
      <w:r>
        <w:rPr>
          <w:rFonts w:ascii="Times New Roman" w:hAnsi="Times New Roman" w:cs="Times New Roman"/>
          <w:spacing w:val="-3"/>
        </w:rPr>
        <w:t xml:space="preserve"> </w:t>
      </w:r>
      <w:r>
        <w:rPr>
          <w:rFonts w:ascii="Times New Roman" w:hAnsi="Times New Roman" w:cs="Times New Roman"/>
        </w:rPr>
        <w:t>LCD</w:t>
      </w:r>
      <w:r>
        <w:rPr>
          <w:rFonts w:ascii="Times New Roman" w:hAnsi="Times New Roman" w:cs="Times New Roman"/>
          <w:spacing w:val="-2"/>
        </w:rPr>
        <w:t xml:space="preserve"> </w:t>
      </w:r>
      <w:r>
        <w:rPr>
          <w:rFonts w:ascii="Times New Roman" w:hAnsi="Times New Roman" w:cs="Times New Roman"/>
        </w:rPr>
        <w:t>projector</w:t>
      </w:r>
      <w:r>
        <w:rPr>
          <w:rFonts w:ascii="Times New Roman" w:hAnsi="Times New Roman" w:cs="Times New Roman"/>
          <w:spacing w:val="-4"/>
        </w:rPr>
        <w:t xml:space="preserve"> </w:t>
      </w:r>
      <w:r>
        <w:rPr>
          <w:rFonts w:ascii="Times New Roman" w:hAnsi="Times New Roman" w:cs="Times New Roman"/>
        </w:rPr>
        <w:t>in</w:t>
      </w:r>
      <w:r>
        <w:rPr>
          <w:rFonts w:ascii="Times New Roman" w:hAnsi="Times New Roman" w:cs="Times New Roman"/>
          <w:spacing w:val="-2"/>
        </w:rPr>
        <w:t xml:space="preserve"> </w:t>
      </w:r>
      <w:r>
        <w:rPr>
          <w:rFonts w:ascii="Times New Roman" w:hAnsi="Times New Roman" w:cs="Times New Roman"/>
        </w:rPr>
        <w:t>each</w:t>
      </w:r>
      <w:r>
        <w:rPr>
          <w:rFonts w:ascii="Times New Roman" w:hAnsi="Times New Roman" w:cs="Times New Roman"/>
          <w:spacing w:val="-4"/>
        </w:rPr>
        <w:t xml:space="preserve"> </w:t>
      </w:r>
      <w:r>
        <w:rPr>
          <w:rFonts w:ascii="Times New Roman" w:hAnsi="Times New Roman" w:cs="Times New Roman"/>
          <w:spacing w:val="-2"/>
        </w:rPr>
        <w:t>class.</w:t>
      </w:r>
    </w:p>
    <w:p w14:paraId="44A76857">
      <w:pPr>
        <w:pStyle w:val="34"/>
        <w:widowControl w:val="0"/>
        <w:numPr>
          <w:ilvl w:val="0"/>
          <w:numId w:val="6"/>
        </w:numPr>
        <w:tabs>
          <w:tab w:val="left" w:pos="719"/>
        </w:tabs>
        <w:autoSpaceDE w:val="0"/>
        <w:autoSpaceDN w:val="0"/>
        <w:spacing w:after="0" w:line="240" w:lineRule="auto"/>
        <w:ind w:left="719" w:hanging="358"/>
        <w:contextualSpacing w:val="0"/>
        <w:jc w:val="both"/>
        <w:rPr>
          <w:rFonts w:ascii="Times New Roman" w:hAnsi="Times New Roman" w:cs="Times New Roman"/>
        </w:rPr>
      </w:pPr>
      <w:r>
        <w:rPr>
          <w:rFonts w:ascii="Times New Roman" w:hAnsi="Times New Roman" w:cs="Times New Roman"/>
        </w:rPr>
        <w:t>Most</w:t>
      </w:r>
      <w:r>
        <w:rPr>
          <w:rFonts w:ascii="Times New Roman" w:hAnsi="Times New Roman" w:cs="Times New Roman"/>
          <w:spacing w:val="-3"/>
        </w:rPr>
        <w:t xml:space="preserve"> </w:t>
      </w:r>
      <w:r>
        <w:rPr>
          <w:rFonts w:ascii="Times New Roman" w:hAnsi="Times New Roman" w:cs="Times New Roman"/>
        </w:rPr>
        <w:t>of</w:t>
      </w:r>
      <w:r>
        <w:rPr>
          <w:rFonts w:ascii="Times New Roman" w:hAnsi="Times New Roman" w:cs="Times New Roman"/>
          <w:spacing w:val="-3"/>
        </w:rPr>
        <w:t xml:space="preserve"> </w:t>
      </w:r>
      <w:r>
        <w:rPr>
          <w:rFonts w:ascii="Times New Roman" w:hAnsi="Times New Roman" w:cs="Times New Roman"/>
        </w:rPr>
        <w:t>the</w:t>
      </w:r>
      <w:r>
        <w:rPr>
          <w:rFonts w:ascii="Times New Roman" w:hAnsi="Times New Roman" w:cs="Times New Roman"/>
          <w:spacing w:val="-6"/>
        </w:rPr>
        <w:t xml:space="preserve"> </w:t>
      </w:r>
      <w:r>
        <w:rPr>
          <w:rFonts w:ascii="Times New Roman" w:hAnsi="Times New Roman" w:cs="Times New Roman"/>
        </w:rPr>
        <w:t>first</w:t>
      </w:r>
      <w:r>
        <w:rPr>
          <w:rFonts w:ascii="Times New Roman" w:hAnsi="Times New Roman" w:cs="Times New Roman"/>
          <w:spacing w:val="-5"/>
        </w:rPr>
        <w:t>-</w:t>
      </w:r>
      <w:r>
        <w:rPr>
          <w:rFonts w:ascii="Times New Roman" w:hAnsi="Times New Roman" w:cs="Times New Roman"/>
        </w:rPr>
        <w:t>year</w:t>
      </w:r>
      <w:r>
        <w:rPr>
          <w:rFonts w:ascii="Times New Roman" w:hAnsi="Times New Roman" w:cs="Times New Roman"/>
          <w:spacing w:val="-3"/>
        </w:rPr>
        <w:t xml:space="preserve"> </w:t>
      </w:r>
      <w:r>
        <w:rPr>
          <w:rFonts w:ascii="Times New Roman" w:hAnsi="Times New Roman" w:cs="Times New Roman"/>
        </w:rPr>
        <w:t>students</w:t>
      </w:r>
      <w:r>
        <w:rPr>
          <w:rFonts w:ascii="Times New Roman" w:hAnsi="Times New Roman" w:cs="Times New Roman"/>
          <w:spacing w:val="-3"/>
        </w:rPr>
        <w:t xml:space="preserve"> </w:t>
      </w:r>
      <w:r>
        <w:rPr>
          <w:rFonts w:ascii="Times New Roman" w:hAnsi="Times New Roman" w:cs="Times New Roman"/>
        </w:rPr>
        <w:t>were</w:t>
      </w:r>
      <w:r>
        <w:rPr>
          <w:rFonts w:ascii="Times New Roman" w:hAnsi="Times New Roman" w:cs="Times New Roman"/>
          <w:spacing w:val="-5"/>
        </w:rPr>
        <w:t xml:space="preserve"> </w:t>
      </w:r>
      <w:r>
        <w:rPr>
          <w:rFonts w:ascii="Times New Roman" w:hAnsi="Times New Roman" w:cs="Times New Roman"/>
          <w:spacing w:val="-2"/>
        </w:rPr>
        <w:t>freshmen.</w:t>
      </w:r>
    </w:p>
    <w:p w14:paraId="655AADC4">
      <w:pPr>
        <w:pStyle w:val="34"/>
        <w:widowControl w:val="0"/>
        <w:numPr>
          <w:ilvl w:val="0"/>
          <w:numId w:val="6"/>
        </w:numPr>
        <w:tabs>
          <w:tab w:val="left" w:pos="719"/>
        </w:tabs>
        <w:autoSpaceDE w:val="0"/>
        <w:autoSpaceDN w:val="0"/>
        <w:spacing w:after="0" w:line="240" w:lineRule="auto"/>
        <w:ind w:left="719" w:hanging="358"/>
        <w:contextualSpacing w:val="0"/>
        <w:jc w:val="both"/>
        <w:rPr>
          <w:rFonts w:ascii="Times New Roman" w:hAnsi="Times New Roman" w:cs="Times New Roman"/>
        </w:rPr>
      </w:pPr>
      <w:r>
        <w:rPr>
          <w:rFonts w:ascii="Times New Roman" w:hAnsi="Times New Roman" w:cs="Times New Roman"/>
        </w:rPr>
        <w:t>OKU</w:t>
      </w:r>
      <w:r>
        <w:rPr>
          <w:rFonts w:ascii="Times New Roman" w:hAnsi="Times New Roman" w:cs="Times New Roman"/>
          <w:spacing w:val="-11"/>
        </w:rPr>
        <w:t xml:space="preserve"> </w:t>
      </w:r>
      <w:r>
        <w:rPr>
          <w:rFonts w:ascii="Times New Roman" w:hAnsi="Times New Roman" w:cs="Times New Roman"/>
        </w:rPr>
        <w:t>Timur</w:t>
      </w:r>
      <w:r>
        <w:rPr>
          <w:rFonts w:ascii="Times New Roman" w:hAnsi="Times New Roman" w:cs="Times New Roman"/>
          <w:spacing w:val="-4"/>
        </w:rPr>
        <w:t xml:space="preserve"> </w:t>
      </w:r>
      <w:r>
        <w:rPr>
          <w:rFonts w:ascii="Times New Roman" w:hAnsi="Times New Roman" w:cs="Times New Roman"/>
        </w:rPr>
        <w:t>is</w:t>
      </w:r>
      <w:r>
        <w:rPr>
          <w:rFonts w:ascii="Times New Roman" w:hAnsi="Times New Roman" w:cs="Times New Roman"/>
          <w:spacing w:val="-8"/>
        </w:rPr>
        <w:t xml:space="preserve"> </w:t>
      </w:r>
      <w:r>
        <w:rPr>
          <w:rFonts w:ascii="Times New Roman" w:hAnsi="Times New Roman" w:cs="Times New Roman"/>
        </w:rPr>
        <w:t>an</w:t>
      </w:r>
      <w:r>
        <w:rPr>
          <w:rFonts w:ascii="Times New Roman" w:hAnsi="Times New Roman" w:cs="Times New Roman"/>
          <w:spacing w:val="-5"/>
        </w:rPr>
        <w:t xml:space="preserve"> </w:t>
      </w:r>
      <w:r>
        <w:rPr>
          <w:rFonts w:ascii="Times New Roman" w:hAnsi="Times New Roman" w:cs="Times New Roman"/>
        </w:rPr>
        <w:t>agricultural</w:t>
      </w:r>
      <w:r>
        <w:rPr>
          <w:rFonts w:ascii="Times New Roman" w:hAnsi="Times New Roman" w:cs="Times New Roman"/>
          <w:spacing w:val="-6"/>
        </w:rPr>
        <w:t xml:space="preserve"> </w:t>
      </w:r>
      <w:r>
        <w:rPr>
          <w:rFonts w:ascii="Times New Roman" w:hAnsi="Times New Roman" w:cs="Times New Roman"/>
        </w:rPr>
        <w:t>district</w:t>
      </w:r>
      <w:r>
        <w:rPr>
          <w:rFonts w:ascii="Times New Roman" w:hAnsi="Times New Roman" w:cs="Times New Roman"/>
          <w:spacing w:val="-4"/>
        </w:rPr>
        <w:t xml:space="preserve"> </w:t>
      </w:r>
      <w:r>
        <w:rPr>
          <w:rFonts w:ascii="Times New Roman" w:hAnsi="Times New Roman" w:cs="Times New Roman"/>
        </w:rPr>
        <w:t>where</w:t>
      </w:r>
      <w:r>
        <w:rPr>
          <w:rFonts w:ascii="Times New Roman" w:hAnsi="Times New Roman" w:cs="Times New Roman"/>
          <w:spacing w:val="-5"/>
        </w:rPr>
        <w:t xml:space="preserve"> </w:t>
      </w:r>
      <w:r>
        <w:rPr>
          <w:rFonts w:ascii="Times New Roman" w:hAnsi="Times New Roman" w:cs="Times New Roman"/>
        </w:rPr>
        <w:t>STIPER</w:t>
      </w:r>
      <w:r>
        <w:rPr>
          <w:rFonts w:ascii="Times New Roman" w:hAnsi="Times New Roman" w:cs="Times New Roman"/>
          <w:spacing w:val="-6"/>
        </w:rPr>
        <w:t xml:space="preserve"> </w:t>
      </w:r>
      <w:r>
        <w:rPr>
          <w:rFonts w:ascii="Times New Roman" w:hAnsi="Times New Roman" w:cs="Times New Roman"/>
        </w:rPr>
        <w:t>Belitang</w:t>
      </w:r>
      <w:r>
        <w:rPr>
          <w:rFonts w:ascii="Times New Roman" w:hAnsi="Times New Roman" w:cs="Times New Roman"/>
          <w:spacing w:val="-5"/>
        </w:rPr>
        <w:t xml:space="preserve"> </w:t>
      </w:r>
      <w:r>
        <w:rPr>
          <w:rFonts w:ascii="Times New Roman" w:hAnsi="Times New Roman" w:cs="Times New Roman"/>
          <w:spacing w:val="-2"/>
        </w:rPr>
        <w:t>exists.</w:t>
      </w:r>
    </w:p>
    <w:p w14:paraId="62C92213">
      <w:pPr>
        <w:pStyle w:val="34"/>
        <w:widowControl w:val="0"/>
        <w:numPr>
          <w:ilvl w:val="0"/>
          <w:numId w:val="6"/>
        </w:numPr>
        <w:tabs>
          <w:tab w:val="left" w:pos="719"/>
          <w:tab w:val="left" w:pos="721"/>
        </w:tabs>
        <w:autoSpaceDE w:val="0"/>
        <w:autoSpaceDN w:val="0"/>
        <w:spacing w:line="240" w:lineRule="auto"/>
        <w:ind w:left="721" w:right="26"/>
        <w:contextualSpacing w:val="0"/>
        <w:jc w:val="both"/>
        <w:rPr>
          <w:rFonts w:ascii="Times New Roman" w:hAnsi="Times New Roman" w:cs="Times New Roman"/>
        </w:rPr>
      </w:pPr>
      <w:r>
        <w:rPr>
          <w:rFonts w:ascii="Times New Roman" w:hAnsi="Times New Roman" w:cs="Times New Roman"/>
        </w:rPr>
        <w:t>The English lecturer could not find any textbook or reading materials dealing with local content based in Belitang.</w:t>
      </w:r>
    </w:p>
    <w:p w14:paraId="5E82AE61">
      <w:pPr>
        <w:tabs>
          <w:tab w:val="left" w:pos="6060"/>
        </w:tabs>
        <w:spacing w:line="240" w:lineRule="auto"/>
        <w:jc w:val="both"/>
        <w:rPr>
          <w:iCs/>
        </w:rPr>
      </w:pPr>
      <w:r>
        <w:rPr>
          <w:rFonts w:ascii="Times New Roman" w:hAnsi="Times New Roman" w:cs="Times New Roman"/>
        </w:rPr>
        <w:t>From these conditions, it can be concluded that the developing agricultural local-content-based reading materials could be implemented in STIPER Belitang.</w:t>
      </w:r>
    </w:p>
    <w:p w14:paraId="021F5B18">
      <w:pPr>
        <w:pStyle w:val="34"/>
        <w:numPr>
          <w:ilvl w:val="1"/>
          <w:numId w:val="5"/>
        </w:numPr>
        <w:tabs>
          <w:tab w:val="left" w:pos="6060"/>
        </w:tabs>
        <w:spacing w:after="0"/>
        <w:ind w:left="360"/>
        <w:rPr>
          <w:iCs/>
        </w:rPr>
      </w:pPr>
      <w:r>
        <w:rPr>
          <w:rFonts w:ascii="Times New Roman" w:hAnsi="Times New Roman" w:cs="Times New Roman"/>
        </w:rPr>
        <w:t>The</w:t>
      </w:r>
      <w:r>
        <w:rPr>
          <w:rFonts w:ascii="Times New Roman" w:hAnsi="Times New Roman" w:cs="Times New Roman"/>
          <w:spacing w:val="-5"/>
        </w:rPr>
        <w:t xml:space="preserve"> </w:t>
      </w:r>
      <w:r>
        <w:rPr>
          <w:rFonts w:ascii="Times New Roman" w:hAnsi="Times New Roman" w:cs="Times New Roman"/>
        </w:rPr>
        <w:t>Students’</w:t>
      </w:r>
      <w:r>
        <w:rPr>
          <w:rFonts w:ascii="Times New Roman" w:hAnsi="Times New Roman" w:cs="Times New Roman"/>
          <w:spacing w:val="-2"/>
        </w:rPr>
        <w:t xml:space="preserve"> </w:t>
      </w:r>
      <w:r>
        <w:rPr>
          <w:rFonts w:ascii="Times New Roman" w:hAnsi="Times New Roman" w:cs="Times New Roman"/>
        </w:rPr>
        <w:t>Need</w:t>
      </w:r>
      <w:r>
        <w:rPr>
          <w:rFonts w:ascii="Times New Roman" w:hAnsi="Times New Roman" w:cs="Times New Roman"/>
          <w:spacing w:val="-6"/>
        </w:rPr>
        <w:t xml:space="preserve"> </w:t>
      </w:r>
      <w:r>
        <w:rPr>
          <w:rFonts w:ascii="Times New Roman" w:hAnsi="Times New Roman" w:cs="Times New Roman"/>
          <w:spacing w:val="-2"/>
        </w:rPr>
        <w:t>Analysis</w:t>
      </w:r>
    </w:p>
    <w:p w14:paraId="4462DF2F">
      <w:pPr>
        <w:pStyle w:val="13"/>
        <w:ind w:right="21" w:firstLine="719"/>
        <w:rPr>
          <w:rFonts w:ascii="Times New Roman" w:hAnsi="Times New Roman" w:cs="Times New Roman"/>
          <w:sz w:val="24"/>
          <w:szCs w:val="24"/>
        </w:rPr>
      </w:pPr>
      <w:r>
        <w:rPr>
          <w:rFonts w:ascii="Times New Roman" w:hAnsi="Times New Roman" w:cs="Times New Roman"/>
          <w:sz w:val="24"/>
          <w:szCs w:val="24"/>
        </w:rPr>
        <w:t>A comprehensive needs analysis was performed to gather data regarding the students' requirements for reading materials integrated with local agricultural content. This assessment evaluated several critical dimensions, including (1) current levels of reading achievement; (2) specific obstacles encountered during reading comprehension; (3) student perspectives on existing materials provided by lecturers; (4) attitudes toward the current learning process; and (5) their specific expectations for the newly developed reading resources.</w:t>
      </w:r>
    </w:p>
    <w:p w14:paraId="3487F885">
      <w:pPr>
        <w:pStyle w:val="13"/>
        <w:spacing w:before="2"/>
        <w:ind w:right="13" w:firstLine="719"/>
        <w:rPr>
          <w:rFonts w:ascii="Times New Roman" w:hAnsi="Times New Roman" w:cs="Times New Roman"/>
          <w:spacing w:val="-2"/>
          <w:sz w:val="24"/>
          <w:szCs w:val="24"/>
        </w:rPr>
      </w:pPr>
      <w:r>
        <w:rPr>
          <w:rFonts w:ascii="Times New Roman" w:hAnsi="Times New Roman" w:cs="Times New Roman"/>
          <w:sz w:val="24"/>
          <w:szCs w:val="24"/>
        </w:rPr>
        <w:t>Firstly, to know the students’ reading achievement, the writer got information about their scores from their lecturer’s documentation. From the data, their scores in mid- semester and final semester test in the first semester were unsatisfactory. In addition, to get more information and the exact needs, the unstructured interview was also conducted to the lecturer of English. From the interview, the writer found that: (1) the freshmen’s reading skill was mostly still poor; (2) the problem mostly faced by the students in reading is how</w:t>
      </w:r>
      <w:r>
        <w:rPr>
          <w:rFonts w:ascii="Times New Roman" w:hAnsi="Times New Roman" w:cs="Times New Roman"/>
          <w:spacing w:val="40"/>
          <w:sz w:val="24"/>
          <w:szCs w:val="24"/>
        </w:rPr>
        <w:t xml:space="preserve"> </w:t>
      </w:r>
      <w:r>
        <w:rPr>
          <w:rFonts w:ascii="Times New Roman" w:hAnsi="Times New Roman" w:cs="Times New Roman"/>
          <w:sz w:val="24"/>
          <w:szCs w:val="24"/>
        </w:rPr>
        <w:t>to pronounce the word; (3) most of the students have a good learning motivation when their lecturer talked about daily activities, (4) the English lecturer cannot find any reading materials dealing with agricultural local content, especially from</w:t>
      </w:r>
      <w:r>
        <w:rPr>
          <w:rFonts w:ascii="Times New Roman" w:hAnsi="Times New Roman" w:cs="Times New Roman"/>
          <w:spacing w:val="24"/>
          <w:sz w:val="24"/>
          <w:szCs w:val="24"/>
        </w:rPr>
        <w:t xml:space="preserve"> </w:t>
      </w:r>
      <w:r>
        <w:rPr>
          <w:rFonts w:ascii="Times New Roman" w:hAnsi="Times New Roman" w:cs="Times New Roman"/>
          <w:sz w:val="24"/>
          <w:szCs w:val="24"/>
        </w:rPr>
        <w:t xml:space="preserve">Belitang. Thus, from the explanation described above, it could be concluded that the freshmen’s reading achievement were at unsatisfactory level and needed to be improved. Meanwhile, this developed instructional reading materials could be used by the English lecturer in the </w:t>
      </w:r>
      <w:r>
        <w:rPr>
          <w:rFonts w:ascii="Times New Roman" w:hAnsi="Times New Roman" w:cs="Times New Roman"/>
          <w:spacing w:val="-2"/>
          <w:sz w:val="24"/>
          <w:szCs w:val="24"/>
        </w:rPr>
        <w:t>future.</w:t>
      </w:r>
    </w:p>
    <w:p w14:paraId="2D7640F4">
      <w:pPr>
        <w:pStyle w:val="13"/>
        <w:spacing w:before="2"/>
        <w:ind w:right="13" w:firstLine="719"/>
        <w:rPr>
          <w:rFonts w:ascii="Times New Roman" w:hAnsi="Times New Roman" w:cs="Times New Roman"/>
          <w:sz w:val="24"/>
          <w:szCs w:val="24"/>
        </w:rPr>
      </w:pPr>
      <w:r>
        <w:rPr>
          <w:rFonts w:ascii="Times New Roman" w:hAnsi="Times New Roman" w:cs="Times New Roman"/>
          <w:sz w:val="24"/>
          <w:szCs w:val="24"/>
        </w:rPr>
        <w:t xml:space="preserve">Then, to evaluate students' perceptions of existing reading materials, their barriers to comprehension, and their expectations regarding the development of new instructional resources, a 12-item questionnaire was administered to the freshmen. The analysis revealed several critical findings: (1) students' reading proficiency was generally low; (2) primary obstacles included limited vocabulary and pronunciation difficulties; (3) there was a significant lack of independent reading habits outside of the classroom; and (4) both students and lecturers had never utilized reading materials specifically integrated with local agricultural content from Belitang. Notably, a strong majority of students expressed a desire for English reading materials that incorporate such local agricultural themes. </w:t>
      </w:r>
    </w:p>
    <w:p w14:paraId="212BCB42">
      <w:pPr>
        <w:pStyle w:val="13"/>
        <w:spacing w:before="2" w:after="240"/>
        <w:ind w:right="13" w:firstLine="719"/>
        <w:rPr>
          <w:rFonts w:ascii="Times New Roman" w:hAnsi="Times New Roman" w:cs="Times New Roman"/>
          <w:sz w:val="24"/>
          <w:szCs w:val="24"/>
        </w:rPr>
      </w:pPr>
      <w:r>
        <w:rPr>
          <w:rFonts w:ascii="Times New Roman" w:hAnsi="Times New Roman" w:cs="Times New Roman"/>
          <w:sz w:val="24"/>
          <w:szCs w:val="24"/>
        </w:rPr>
        <w:t>Consequently, it can be concluded that developing agricultural local-content-based instructional reading materials is essential to enhance students' interest and motivation.</w:t>
      </w:r>
    </w:p>
    <w:p w14:paraId="14F89D33">
      <w:pPr>
        <w:pStyle w:val="34"/>
        <w:numPr>
          <w:ilvl w:val="1"/>
          <w:numId w:val="5"/>
        </w:numPr>
        <w:tabs>
          <w:tab w:val="left" w:pos="6060"/>
        </w:tabs>
        <w:spacing w:after="0" w:line="240" w:lineRule="auto"/>
        <w:ind w:left="360"/>
        <w:rPr>
          <w:iCs/>
        </w:rPr>
      </w:pPr>
      <w:r>
        <w:rPr>
          <w:rFonts w:ascii="Times New Roman" w:hAnsi="Times New Roman" w:cs="Times New Roman"/>
        </w:rPr>
        <w:t>The</w:t>
      </w:r>
      <w:r>
        <w:rPr>
          <w:rFonts w:ascii="Times New Roman" w:hAnsi="Times New Roman" w:cs="Times New Roman"/>
          <w:spacing w:val="-5"/>
        </w:rPr>
        <w:t xml:space="preserve"> </w:t>
      </w:r>
      <w:r>
        <w:rPr>
          <w:rFonts w:ascii="Times New Roman" w:hAnsi="Times New Roman" w:cs="Times New Roman"/>
        </w:rPr>
        <w:t>Students’</w:t>
      </w:r>
      <w:r>
        <w:rPr>
          <w:rFonts w:ascii="Times New Roman" w:hAnsi="Times New Roman" w:cs="Times New Roman"/>
          <w:spacing w:val="-4"/>
        </w:rPr>
        <w:t xml:space="preserve"> </w:t>
      </w:r>
      <w:r>
        <w:rPr>
          <w:rFonts w:ascii="Times New Roman" w:hAnsi="Times New Roman" w:cs="Times New Roman"/>
        </w:rPr>
        <w:t>Reading</w:t>
      </w:r>
      <w:r>
        <w:rPr>
          <w:rFonts w:ascii="Times New Roman" w:hAnsi="Times New Roman" w:cs="Times New Roman"/>
          <w:spacing w:val="-7"/>
        </w:rPr>
        <w:t xml:space="preserve"> </w:t>
      </w:r>
      <w:r>
        <w:rPr>
          <w:rFonts w:ascii="Times New Roman" w:hAnsi="Times New Roman" w:cs="Times New Roman"/>
        </w:rPr>
        <w:t>Level</w:t>
      </w:r>
      <w:r>
        <w:rPr>
          <w:rFonts w:ascii="Times New Roman" w:hAnsi="Times New Roman" w:cs="Times New Roman"/>
          <w:spacing w:val="-3"/>
        </w:rPr>
        <w:t xml:space="preserve"> </w:t>
      </w:r>
      <w:r>
        <w:rPr>
          <w:rFonts w:ascii="Times New Roman" w:hAnsi="Times New Roman" w:cs="Times New Roman"/>
          <w:spacing w:val="-2"/>
        </w:rPr>
        <w:t>Analysis</w:t>
      </w:r>
    </w:p>
    <w:p w14:paraId="3D2409DC">
      <w:pPr>
        <w:tabs>
          <w:tab w:val="left" w:pos="720"/>
        </w:tabs>
        <w:spacing w:line="24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The objective of this analysis was to align the students' reading proficiency with the readability of the developed materials, ensuring that the textual difficulty is pedagogically appropriate—neither excessively challenging nor overly simple. To achieve this, the Stark Informal Reading Inventory (Stark, 1982), an assessment tool designed by Meritt William Stark, Jr., was administered during the preliminary study. The inventory utilized reading passages spanning levels 4 through 8, each categorized into three distinct reading stages: frustrational, instructional, and independent. The results of this analysis are described as follows:</w:t>
      </w:r>
    </w:p>
    <w:p w14:paraId="6DBE27C5">
      <w:pPr>
        <w:pStyle w:val="13"/>
        <w:spacing w:before="8" w:after="240"/>
        <w:jc w:val="center"/>
        <w:rPr>
          <w:rFonts w:ascii="Times New Roman" w:hAnsi="Times New Roman" w:cs="Times New Roman"/>
          <w:b/>
          <w:bCs/>
        </w:rPr>
      </w:pPr>
      <w:r>
        <w:rPr>
          <w:rFonts w:ascii="Times New Roman" w:hAnsi="Times New Roman" w:cs="Times New Roman"/>
          <w:b/>
          <w:bCs/>
        </w:rPr>
        <w:drawing>
          <wp:inline distT="0" distB="0" distL="0" distR="0">
            <wp:extent cx="5343525" cy="2849880"/>
            <wp:effectExtent l="0" t="0" r="0" b="7620"/>
            <wp:docPr id="1610449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44998"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345880" cy="2851387"/>
                    </a:xfrm>
                    <a:prstGeom prst="rect">
                      <a:avLst/>
                    </a:prstGeom>
                    <a:noFill/>
                    <a:ln>
                      <a:noFill/>
                    </a:ln>
                  </pic:spPr>
                </pic:pic>
              </a:graphicData>
            </a:graphic>
          </wp:inline>
        </w:drawing>
      </w:r>
    </w:p>
    <w:p w14:paraId="30D227CB">
      <w:pPr>
        <w:pStyle w:val="13"/>
        <w:spacing w:before="8" w:after="240"/>
        <w:ind w:left="0"/>
        <w:jc w:val="center"/>
        <w:rPr>
          <w:rFonts w:ascii="Times New Roman" w:hAnsi="Times New Roman" w:cs="Times New Roman"/>
          <w:b/>
          <w:bCs/>
          <w:sz w:val="24"/>
          <w:szCs w:val="24"/>
        </w:rPr>
      </w:pPr>
      <w:r>
        <w:rPr>
          <w:rFonts w:ascii="Times New Roman" w:hAnsi="Times New Roman" w:cs="Times New Roman"/>
          <w:i/>
          <w:iCs/>
          <w:sz w:val="24"/>
          <w:szCs w:val="24"/>
        </w:rPr>
        <w:t>Figure 1.</w:t>
      </w:r>
      <w:r>
        <w:rPr>
          <w:rFonts w:ascii="Times New Roman" w:hAnsi="Times New Roman" w:cs="Times New Roman"/>
          <w:b/>
          <w:bCs/>
          <w:sz w:val="24"/>
          <w:szCs w:val="24"/>
        </w:rPr>
        <w:t xml:space="preserve"> </w:t>
      </w:r>
      <w:r>
        <w:rPr>
          <w:rFonts w:ascii="Times New Roman" w:hAnsi="Times New Roman" w:cs="Times New Roman"/>
          <w:sz w:val="24"/>
          <w:szCs w:val="24"/>
        </w:rPr>
        <w:t>The</w:t>
      </w:r>
      <w:r>
        <w:rPr>
          <w:rFonts w:ascii="Times New Roman" w:hAnsi="Times New Roman" w:cs="Times New Roman"/>
          <w:spacing w:val="-4"/>
          <w:sz w:val="24"/>
          <w:szCs w:val="24"/>
        </w:rPr>
        <w:t xml:space="preserve"> </w:t>
      </w:r>
      <w:r>
        <w:rPr>
          <w:rFonts w:ascii="Times New Roman" w:hAnsi="Times New Roman" w:cs="Times New Roman"/>
          <w:sz w:val="24"/>
          <w:szCs w:val="24"/>
        </w:rPr>
        <w:t>Distribution</w:t>
      </w:r>
      <w:r>
        <w:rPr>
          <w:rFonts w:ascii="Times New Roman" w:hAnsi="Times New Roman" w:cs="Times New Roman"/>
          <w:spacing w:val="-5"/>
          <w:sz w:val="24"/>
          <w:szCs w:val="24"/>
        </w:rPr>
        <w:t xml:space="preserve"> </w:t>
      </w:r>
      <w:r>
        <w:rPr>
          <w:rFonts w:ascii="Times New Roman" w:hAnsi="Times New Roman" w:cs="Times New Roman"/>
          <w:sz w:val="24"/>
          <w:szCs w:val="24"/>
        </w:rPr>
        <w:t>of</w:t>
      </w:r>
      <w:r>
        <w:rPr>
          <w:rFonts w:ascii="Times New Roman" w:hAnsi="Times New Roman" w:cs="Times New Roman"/>
          <w:spacing w:val="-5"/>
          <w:sz w:val="24"/>
          <w:szCs w:val="24"/>
        </w:rPr>
        <w:t xml:space="preserve"> </w:t>
      </w:r>
      <w:r>
        <w:rPr>
          <w:rFonts w:ascii="Times New Roman" w:hAnsi="Times New Roman" w:cs="Times New Roman"/>
          <w:sz w:val="24"/>
          <w:szCs w:val="24"/>
        </w:rPr>
        <w:t>Students’</w:t>
      </w:r>
      <w:r>
        <w:rPr>
          <w:rFonts w:ascii="Times New Roman" w:hAnsi="Times New Roman" w:cs="Times New Roman"/>
          <w:spacing w:val="-3"/>
          <w:sz w:val="24"/>
          <w:szCs w:val="24"/>
        </w:rPr>
        <w:t xml:space="preserve"> </w:t>
      </w:r>
      <w:r>
        <w:rPr>
          <w:rFonts w:ascii="Times New Roman" w:hAnsi="Times New Roman" w:cs="Times New Roman"/>
          <w:sz w:val="24"/>
          <w:szCs w:val="24"/>
        </w:rPr>
        <w:t>Reading</w:t>
      </w:r>
      <w:r>
        <w:rPr>
          <w:rFonts w:ascii="Times New Roman" w:hAnsi="Times New Roman" w:cs="Times New Roman"/>
          <w:spacing w:val="-7"/>
          <w:sz w:val="24"/>
          <w:szCs w:val="24"/>
        </w:rPr>
        <w:t xml:space="preserve"> </w:t>
      </w:r>
      <w:r>
        <w:rPr>
          <w:rFonts w:ascii="Times New Roman" w:hAnsi="Times New Roman" w:cs="Times New Roman"/>
          <w:spacing w:val="-2"/>
          <w:sz w:val="24"/>
          <w:szCs w:val="24"/>
        </w:rPr>
        <w:t>Level</w:t>
      </w:r>
    </w:p>
    <w:p w14:paraId="0EA75B62">
      <w:pPr>
        <w:tabs>
          <w:tab w:val="left" w:pos="720"/>
        </w:tabs>
        <w:spacing w:before="240" w:line="24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The distribution of reading levels among the participants indicates that for Level 4 texts, 42.8% of the 35 students reached the independent stage. Conversely, students encountered significant difficulties with texts at Levels 5, 6, and 8, where they were categorized at the frustrational stage with percentages of 48.7%, 54.2%, and 68.5%, respectively. For Level 7 texts, a majority of the students (62.8%) operated at the instructional stage. Therefore, it can be concluded that the students' optimal reading level is Level 7, as this level represented the highest proportion of learners functioning within the instructional stage.</w:t>
      </w:r>
    </w:p>
    <w:p w14:paraId="3CA85B35">
      <w:pPr>
        <w:pStyle w:val="34"/>
        <w:numPr>
          <w:ilvl w:val="0"/>
          <w:numId w:val="5"/>
        </w:numPr>
        <w:tabs>
          <w:tab w:val="left" w:pos="6060"/>
        </w:tabs>
        <w:spacing w:after="0" w:line="240" w:lineRule="auto"/>
        <w:ind w:left="360"/>
        <w:rPr>
          <w:iCs/>
        </w:rPr>
      </w:pPr>
      <w:r>
        <w:rPr>
          <w:rFonts w:ascii="Times New Roman" w:hAnsi="Times New Roman" w:cs="Times New Roman"/>
          <w:spacing w:val="-2"/>
        </w:rPr>
        <w:t>Design</w:t>
      </w:r>
    </w:p>
    <w:p w14:paraId="6C7836B4">
      <w:pPr>
        <w:pStyle w:val="13"/>
        <w:ind w:right="16" w:firstLine="718"/>
        <w:rPr>
          <w:rFonts w:ascii="Times New Roman" w:hAnsi="Times New Roman" w:cs="Times New Roman"/>
          <w:sz w:val="24"/>
          <w:szCs w:val="24"/>
        </w:rPr>
      </w:pPr>
      <w:r>
        <w:rPr>
          <w:rFonts w:ascii="Times New Roman" w:hAnsi="Times New Roman" w:cs="Times New Roman"/>
          <w:sz w:val="24"/>
          <w:szCs w:val="24"/>
        </w:rPr>
        <w:t>The design phase commenced with the formulation of learning objectives, which were derived from the initial analysis stage. The subsequent step involved the collection of essential data to underpin the development of the intended products. During this process, relevant information was gathered from multiple authoritative sources, including the Department of Agriculture in OKU Timur, local farmers, and the Statistics Department (BPS) of OKU Timur Regency. Then, the writer arranged and wrote the obtained information by himself into 10 passages (descriptive</w:t>
      </w:r>
      <w:r>
        <w:rPr>
          <w:rFonts w:ascii="Times New Roman" w:hAnsi="Times New Roman" w:cs="Times New Roman"/>
          <w:spacing w:val="80"/>
          <w:sz w:val="24"/>
          <w:szCs w:val="24"/>
        </w:rPr>
        <w:t xml:space="preserve"> </w:t>
      </w:r>
      <w:r>
        <w:rPr>
          <w:rFonts w:ascii="Times New Roman" w:hAnsi="Times New Roman" w:cs="Times New Roman"/>
          <w:sz w:val="24"/>
          <w:szCs w:val="24"/>
        </w:rPr>
        <w:t>text, procedure text, and explanation text). After writing those passages, the writer checked the readability levels by using online tool of Flesh Kincaid (</w:t>
      </w:r>
      <w:r>
        <w:fldChar w:fldCharType="begin"/>
      </w:r>
      <w:r>
        <w:instrText xml:space="preserve"> HYPERLINK "http://readability-score.com/" \h </w:instrText>
      </w:r>
      <w:r>
        <w:fldChar w:fldCharType="separate"/>
      </w:r>
      <w:r>
        <w:rPr>
          <w:rFonts w:ascii="Times New Roman" w:hAnsi="Times New Roman" w:cs="Times New Roman"/>
          <w:color w:val="000000" w:themeColor="text1"/>
          <w:sz w:val="24"/>
          <w:szCs w:val="24"/>
          <w:u w:val="single" w:color="0000FF"/>
          <w14:textFill>
            <w14:solidFill>
              <w14:schemeClr w14:val="tx1"/>
            </w14:solidFill>
          </w14:textFill>
        </w:rPr>
        <w:t>http://readability-</w:t>
      </w:r>
      <w:r>
        <w:rPr>
          <w:rFonts w:ascii="Times New Roman" w:hAnsi="Times New Roman" w:cs="Times New Roman"/>
          <w:color w:val="000000" w:themeColor="text1"/>
          <w:sz w:val="24"/>
          <w:szCs w:val="24"/>
          <w:u w:val="single" w:color="0000FF"/>
          <w14:textFill>
            <w14:solidFill>
              <w14:schemeClr w14:val="tx1"/>
            </w14:solidFill>
          </w14:textFill>
        </w:rPr>
        <w:fldChar w:fldCharType="end"/>
      </w:r>
      <w:r>
        <w:fldChar w:fldCharType="begin"/>
      </w:r>
      <w:r>
        <w:instrText xml:space="preserve"> HYPERLINK "http://readability-score.com/" \h </w:instrText>
      </w:r>
      <w:r>
        <w:fldChar w:fldCharType="separate"/>
      </w:r>
      <w:r>
        <w:rPr>
          <w:rFonts w:ascii="Times New Roman" w:hAnsi="Times New Roman" w:cs="Times New Roman"/>
          <w:color w:val="000000" w:themeColor="text1"/>
          <w:spacing w:val="-2"/>
          <w:sz w:val="24"/>
          <w:szCs w:val="24"/>
          <w:u w:val="single" w:color="0000FF"/>
          <w14:textFill>
            <w14:solidFill>
              <w14:schemeClr w14:val="tx1"/>
            </w14:solidFill>
          </w14:textFill>
        </w:rPr>
        <w:t>score.com</w:t>
      </w:r>
      <w:r>
        <w:rPr>
          <w:rFonts w:ascii="Times New Roman" w:hAnsi="Times New Roman" w:cs="Times New Roman"/>
          <w:color w:val="000000" w:themeColor="text1"/>
          <w:spacing w:val="-2"/>
          <w:sz w:val="24"/>
          <w:szCs w:val="24"/>
          <w:u w:val="single" w:color="0000FF"/>
          <w14:textFill>
            <w14:solidFill>
              <w14:schemeClr w14:val="tx1"/>
            </w14:solidFill>
          </w14:textFill>
        </w:rPr>
        <w:fldChar w:fldCharType="end"/>
      </w:r>
      <w:r>
        <w:rPr>
          <w:rFonts w:ascii="Times New Roman" w:hAnsi="Times New Roman" w:cs="Times New Roman"/>
          <w:color w:val="000000" w:themeColor="text1"/>
          <w:spacing w:val="-2"/>
          <w:sz w:val="24"/>
          <w:szCs w:val="24"/>
          <w14:textFill>
            <w14:solidFill>
              <w14:schemeClr w14:val="tx1"/>
            </w14:solidFill>
          </w14:textFill>
        </w:rPr>
        <w:t>).</w:t>
      </w:r>
    </w:p>
    <w:p w14:paraId="767EB779">
      <w:pPr>
        <w:pStyle w:val="13"/>
        <w:ind w:right="16" w:firstLine="718"/>
        <w:rPr>
          <w:rFonts w:ascii="Times New Roman" w:hAnsi="Times New Roman" w:cs="Times New Roman"/>
          <w:sz w:val="24"/>
          <w:szCs w:val="24"/>
        </w:rPr>
      </w:pPr>
      <w:r>
        <w:rPr>
          <w:rFonts w:ascii="Times New Roman" w:hAnsi="Times New Roman" w:cs="Times New Roman"/>
          <w:sz w:val="24"/>
          <w:szCs w:val="24"/>
        </w:rPr>
        <w:t>The development process included five reading passages for the instructional materials and an additional five passages for the Group Reading Assessment (GRA). To ensure a comprehensive evaluation, the researcher curated one text that precisely aligned with the students' identified reading level, while the remaining four consisted of two texts above and two texts below that level. Given that the freshmen were determined to be at Level 7, the readings were specifically developed to cover Levels 5, 6, 7, 8, and 9.</w:t>
      </w:r>
    </w:p>
    <w:p w14:paraId="24253F78">
      <w:pPr>
        <w:pStyle w:val="13"/>
        <w:ind w:right="16" w:firstLine="718"/>
        <w:rPr>
          <w:rFonts w:ascii="Times New Roman" w:hAnsi="Times New Roman" w:cs="Times New Roman"/>
          <w:sz w:val="24"/>
          <w:szCs w:val="24"/>
        </w:rPr>
      </w:pPr>
      <w:r>
        <w:rPr>
          <w:rFonts w:ascii="Times New Roman" w:hAnsi="Times New Roman" w:cs="Times New Roman"/>
          <w:sz w:val="24"/>
          <w:szCs w:val="24"/>
        </w:rPr>
        <w:t>In the development of the reading materials, each text was supplemented with various exercise formats, including multiple-choice, short-answer, and true-or-false questions. Concurrently, the Group Reading Assessment (GRA) was constructed as a multiple-choice examination consisting of 50 items. These assessment items were designed to evaluate a range of comprehension skills, specifically focusing on identifying main ideas, supporting details, cause-and-effect relationships, inferences, sequencing, references, and specialized vocabulary.</w:t>
      </w:r>
    </w:p>
    <w:p w14:paraId="3468BB3F">
      <w:pPr>
        <w:pStyle w:val="13"/>
        <w:ind w:right="16" w:firstLine="718"/>
        <w:rPr>
          <w:rFonts w:ascii="Times New Roman" w:hAnsi="Times New Roman" w:cs="Times New Roman"/>
          <w:sz w:val="24"/>
          <w:szCs w:val="24"/>
        </w:rPr>
      </w:pPr>
    </w:p>
    <w:p w14:paraId="7178B048">
      <w:pPr>
        <w:pStyle w:val="34"/>
        <w:numPr>
          <w:ilvl w:val="0"/>
          <w:numId w:val="5"/>
        </w:numPr>
        <w:tabs>
          <w:tab w:val="left" w:pos="6060"/>
        </w:tabs>
        <w:spacing w:after="0"/>
        <w:ind w:left="360"/>
        <w:rPr>
          <w:iCs/>
        </w:rPr>
      </w:pPr>
      <w:r>
        <w:rPr>
          <w:rFonts w:ascii="Times New Roman" w:hAnsi="Times New Roman" w:cs="Times New Roman"/>
        </w:rPr>
        <w:t>Evaluation</w:t>
      </w:r>
      <w:r>
        <w:rPr>
          <w:rFonts w:ascii="Times New Roman" w:hAnsi="Times New Roman" w:cs="Times New Roman"/>
          <w:spacing w:val="-3"/>
        </w:rPr>
        <w:t xml:space="preserve"> </w:t>
      </w:r>
      <w:r>
        <w:rPr>
          <w:rFonts w:ascii="Times New Roman" w:hAnsi="Times New Roman" w:cs="Times New Roman"/>
        </w:rPr>
        <w:t>and</w:t>
      </w:r>
      <w:r>
        <w:rPr>
          <w:rFonts w:ascii="Times New Roman" w:hAnsi="Times New Roman" w:cs="Times New Roman"/>
          <w:spacing w:val="-3"/>
        </w:rPr>
        <w:t xml:space="preserve"> </w:t>
      </w:r>
      <w:r>
        <w:rPr>
          <w:rFonts w:ascii="Times New Roman" w:hAnsi="Times New Roman" w:cs="Times New Roman"/>
          <w:spacing w:val="-2"/>
        </w:rPr>
        <w:t>Revision</w:t>
      </w:r>
    </w:p>
    <w:p w14:paraId="07208A7D">
      <w:pPr>
        <w:tabs>
          <w:tab w:val="left" w:pos="720"/>
        </w:tabs>
        <w:spacing w:line="24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During this stage, evaluation and revision were executed simultaneously to ensure that any necessary modifications identified in one phase were addressed before moving to the next. The researcher utilized Tessmer’s (1993) formative evaluation framework, which encompasses self-evaluation, expert review, one-to-one evaluation, small group evaluation, and field testing. This comprehensive approach aimed to refine product quality through feedback from both experts and students, while simultaneously assessing product validity during the expert review, practicality during the one-to-one and small group phases, and the potential impact during the final field test. The specific outcomes of these evaluative and revisionary processes are detailed below.</w:t>
      </w:r>
    </w:p>
    <w:p w14:paraId="022B6576">
      <w:pPr>
        <w:pStyle w:val="34"/>
        <w:numPr>
          <w:ilvl w:val="1"/>
          <w:numId w:val="5"/>
        </w:numPr>
        <w:tabs>
          <w:tab w:val="left" w:pos="360"/>
        </w:tabs>
        <w:spacing w:after="0" w:line="240" w:lineRule="auto"/>
        <w:ind w:left="360"/>
        <w:jc w:val="both"/>
        <w:rPr>
          <w:rFonts w:ascii="Times New Roman" w:hAnsi="Times New Roman" w:cs="Times New Roman"/>
          <w:spacing w:val="-2"/>
        </w:rPr>
      </w:pPr>
      <w:r>
        <w:rPr>
          <w:rFonts w:ascii="Times New Roman" w:hAnsi="Times New Roman" w:cs="Times New Roman"/>
        </w:rPr>
        <w:t>Self-</w:t>
      </w:r>
      <w:r>
        <w:rPr>
          <w:rFonts w:ascii="Times New Roman" w:hAnsi="Times New Roman" w:cs="Times New Roman"/>
          <w:spacing w:val="-2"/>
        </w:rPr>
        <w:t>Evaluation</w:t>
      </w:r>
    </w:p>
    <w:p w14:paraId="242F96BA">
      <w:pPr>
        <w:pStyle w:val="13"/>
        <w:spacing w:after="240"/>
        <w:ind w:right="19" w:firstLine="718"/>
        <w:rPr>
          <w:rFonts w:ascii="Times New Roman" w:hAnsi="Times New Roman" w:cs="Times New Roman"/>
          <w:sz w:val="24"/>
          <w:szCs w:val="24"/>
        </w:rPr>
      </w:pPr>
      <w:r>
        <w:rPr>
          <w:rFonts w:ascii="Times New Roman" w:hAnsi="Times New Roman" w:cs="Times New Roman"/>
          <w:sz w:val="24"/>
          <w:szCs w:val="24"/>
        </w:rPr>
        <w:t>In the initial self-evaluation phase, the researcher conducted a thorough assessment of the newly developed agricultural local-content-based reading materials. This internal review identified several technical errors, specifically regarding orthographic accuracy and grammatical structure within the texts. Illustrative examples of these linguistic inaccuracies are documented in the subsequent table.</w:t>
      </w:r>
    </w:p>
    <w:p w14:paraId="00162ACF">
      <w:pPr>
        <w:pStyle w:val="13"/>
        <w:spacing w:after="240"/>
        <w:ind w:right="19"/>
        <w:jc w:val="center"/>
        <w:rPr>
          <w:rFonts w:ascii="Times New Roman" w:hAnsi="Times New Roman" w:cs="Times New Roman"/>
          <w:b/>
          <w:bCs/>
          <w:sz w:val="24"/>
          <w:szCs w:val="24"/>
        </w:rPr>
      </w:pPr>
      <w:r>
        <w:rPr>
          <w:rFonts w:ascii="Times New Roman" w:hAnsi="Times New Roman" w:cs="Times New Roman"/>
          <w:i/>
          <w:iCs/>
          <w:sz w:val="24"/>
          <w:szCs w:val="24"/>
        </w:rPr>
        <w:t>Table 3.</w:t>
      </w:r>
      <w:r>
        <w:rPr>
          <w:rFonts w:ascii="Times New Roman" w:hAnsi="Times New Roman" w:cs="Times New Roman"/>
          <w:b/>
          <w:bCs/>
          <w:sz w:val="24"/>
          <w:szCs w:val="24"/>
        </w:rPr>
        <w:t xml:space="preserve"> </w:t>
      </w:r>
      <w:r>
        <w:rPr>
          <w:rFonts w:ascii="Times New Roman" w:hAnsi="Times New Roman" w:cs="Times New Roman"/>
          <w:sz w:val="24"/>
          <w:szCs w:val="24"/>
        </w:rPr>
        <w:t>Result</w:t>
      </w:r>
      <w:r>
        <w:rPr>
          <w:rFonts w:ascii="Times New Roman" w:hAnsi="Times New Roman" w:cs="Times New Roman"/>
          <w:spacing w:val="-4"/>
          <w:sz w:val="24"/>
          <w:szCs w:val="24"/>
        </w:rPr>
        <w:t xml:space="preserve"> </w:t>
      </w:r>
      <w:r>
        <w:rPr>
          <w:rFonts w:ascii="Times New Roman" w:hAnsi="Times New Roman" w:cs="Times New Roman"/>
          <w:sz w:val="24"/>
          <w:szCs w:val="24"/>
        </w:rPr>
        <w:t>of</w:t>
      </w:r>
      <w:r>
        <w:rPr>
          <w:rFonts w:ascii="Times New Roman" w:hAnsi="Times New Roman" w:cs="Times New Roman"/>
          <w:spacing w:val="-4"/>
          <w:sz w:val="24"/>
          <w:szCs w:val="24"/>
        </w:rPr>
        <w:t xml:space="preserve"> </w:t>
      </w:r>
      <w:r>
        <w:rPr>
          <w:rFonts w:ascii="Times New Roman" w:hAnsi="Times New Roman" w:cs="Times New Roman"/>
          <w:sz w:val="24"/>
          <w:szCs w:val="24"/>
        </w:rPr>
        <w:t>Self-</w:t>
      </w:r>
      <w:r>
        <w:rPr>
          <w:rFonts w:ascii="Times New Roman" w:hAnsi="Times New Roman" w:cs="Times New Roman"/>
          <w:spacing w:val="-2"/>
          <w:sz w:val="24"/>
          <w:szCs w:val="24"/>
        </w:rPr>
        <w:t>Evaluation</w:t>
      </w:r>
    </w:p>
    <w:tbl>
      <w:tblPr>
        <w:tblStyle w:val="12"/>
        <w:tblW w:w="0" w:type="auto"/>
        <w:tblInd w:w="15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91"/>
        <w:gridCol w:w="3845"/>
        <w:gridCol w:w="3673"/>
      </w:tblGrid>
      <w:tr w14:paraId="203DBD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2" w:hRule="atLeast"/>
        </w:trPr>
        <w:tc>
          <w:tcPr>
            <w:tcW w:w="691" w:type="dxa"/>
            <w:vAlign w:val="center"/>
          </w:tcPr>
          <w:p w14:paraId="2592CC84">
            <w:pPr>
              <w:pStyle w:val="41"/>
              <w:spacing w:line="248" w:lineRule="exact"/>
              <w:ind w:left="196"/>
              <w:jc w:val="center"/>
              <w:rPr>
                <w:rFonts w:ascii="Times New Roman" w:hAnsi="Times New Roman" w:cs="Times New Roman"/>
                <w:b/>
                <w:sz w:val="24"/>
                <w:szCs w:val="24"/>
              </w:rPr>
            </w:pPr>
            <w:r>
              <w:rPr>
                <w:rFonts w:ascii="Times New Roman" w:hAnsi="Times New Roman" w:cs="Times New Roman"/>
                <w:b/>
                <w:spacing w:val="-5"/>
                <w:sz w:val="24"/>
                <w:szCs w:val="24"/>
              </w:rPr>
              <w:t>No</w:t>
            </w:r>
          </w:p>
        </w:tc>
        <w:tc>
          <w:tcPr>
            <w:tcW w:w="3845" w:type="dxa"/>
            <w:vAlign w:val="center"/>
          </w:tcPr>
          <w:p w14:paraId="0BBCB242">
            <w:pPr>
              <w:pStyle w:val="41"/>
              <w:spacing w:line="248" w:lineRule="exact"/>
              <w:ind w:left="11"/>
              <w:jc w:val="center"/>
              <w:rPr>
                <w:rFonts w:ascii="Times New Roman" w:hAnsi="Times New Roman" w:cs="Times New Roman"/>
                <w:b/>
                <w:sz w:val="24"/>
                <w:szCs w:val="24"/>
              </w:rPr>
            </w:pPr>
            <w:r>
              <w:rPr>
                <w:rFonts w:ascii="Times New Roman" w:hAnsi="Times New Roman" w:cs="Times New Roman"/>
                <w:b/>
                <w:spacing w:val="-2"/>
                <w:sz w:val="24"/>
                <w:szCs w:val="24"/>
              </w:rPr>
              <w:t>Mistakes</w:t>
            </w:r>
          </w:p>
        </w:tc>
        <w:tc>
          <w:tcPr>
            <w:tcW w:w="3673" w:type="dxa"/>
            <w:vAlign w:val="center"/>
          </w:tcPr>
          <w:p w14:paraId="610F3A55">
            <w:pPr>
              <w:pStyle w:val="41"/>
              <w:spacing w:line="248" w:lineRule="exact"/>
              <w:ind w:left="6"/>
              <w:jc w:val="center"/>
              <w:rPr>
                <w:rFonts w:ascii="Times New Roman" w:hAnsi="Times New Roman" w:cs="Times New Roman"/>
                <w:b/>
                <w:sz w:val="24"/>
                <w:szCs w:val="24"/>
              </w:rPr>
            </w:pPr>
            <w:r>
              <w:rPr>
                <w:rFonts w:ascii="Times New Roman" w:hAnsi="Times New Roman" w:cs="Times New Roman"/>
                <w:b/>
                <w:spacing w:val="-2"/>
                <w:sz w:val="24"/>
                <w:szCs w:val="24"/>
              </w:rPr>
              <w:t>Revision</w:t>
            </w:r>
          </w:p>
        </w:tc>
      </w:tr>
      <w:tr w14:paraId="7BDE7C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73" w:hRule="atLeast"/>
        </w:trPr>
        <w:tc>
          <w:tcPr>
            <w:tcW w:w="691" w:type="dxa"/>
          </w:tcPr>
          <w:p w14:paraId="7B8C4956">
            <w:pPr>
              <w:pStyle w:val="41"/>
              <w:ind w:left="105"/>
              <w:jc w:val="center"/>
              <w:rPr>
                <w:rFonts w:ascii="Times New Roman" w:hAnsi="Times New Roman" w:cs="Times New Roman"/>
                <w:sz w:val="24"/>
                <w:szCs w:val="24"/>
              </w:rPr>
            </w:pPr>
            <w:r>
              <w:rPr>
                <w:rFonts w:ascii="Times New Roman" w:hAnsi="Times New Roman" w:cs="Times New Roman"/>
                <w:spacing w:val="-5"/>
                <w:sz w:val="24"/>
                <w:szCs w:val="24"/>
              </w:rPr>
              <w:t>1.</w:t>
            </w:r>
          </w:p>
        </w:tc>
        <w:tc>
          <w:tcPr>
            <w:tcW w:w="3845" w:type="dxa"/>
          </w:tcPr>
          <w:p w14:paraId="4FE65F9A">
            <w:pPr>
              <w:pStyle w:val="41"/>
              <w:spacing w:line="278" w:lineRule="auto"/>
              <w:rPr>
                <w:rFonts w:ascii="Times New Roman" w:hAnsi="Times New Roman" w:cs="Times New Roman"/>
                <w:i/>
                <w:sz w:val="24"/>
                <w:szCs w:val="24"/>
              </w:rPr>
            </w:pPr>
            <w:r>
              <w:rPr>
                <w:rFonts w:ascii="Times New Roman" w:hAnsi="Times New Roman" w:cs="Times New Roman"/>
                <w:b/>
                <w:sz w:val="24"/>
                <w:szCs w:val="24"/>
              </w:rPr>
              <w:t>Misspelling:</w:t>
            </w:r>
            <w:r>
              <w:rPr>
                <w:rFonts w:ascii="Times New Roman" w:hAnsi="Times New Roman" w:cs="Times New Roman"/>
                <w:b/>
                <w:spacing w:val="40"/>
                <w:sz w:val="24"/>
                <w:szCs w:val="24"/>
              </w:rPr>
              <w:t xml:space="preserve"> </w:t>
            </w:r>
            <w:r>
              <w:rPr>
                <w:rFonts w:ascii="Times New Roman" w:hAnsi="Times New Roman" w:cs="Times New Roman"/>
                <w:i/>
                <w:sz w:val="24"/>
                <w:szCs w:val="24"/>
              </w:rPr>
              <w:t>In</w:t>
            </w:r>
            <w:r>
              <w:rPr>
                <w:rFonts w:ascii="Times New Roman" w:hAnsi="Times New Roman" w:cs="Times New Roman"/>
                <w:i/>
                <w:spacing w:val="40"/>
                <w:sz w:val="24"/>
                <w:szCs w:val="24"/>
              </w:rPr>
              <w:t xml:space="preserve"> </w:t>
            </w:r>
            <w:r>
              <w:rPr>
                <w:rFonts w:ascii="Times New Roman" w:hAnsi="Times New Roman" w:cs="Times New Roman"/>
                <w:i/>
                <w:sz w:val="24"/>
                <w:szCs w:val="24"/>
              </w:rPr>
              <w:t>activity</w:t>
            </w:r>
            <w:r>
              <w:rPr>
                <w:rFonts w:ascii="Times New Roman" w:hAnsi="Times New Roman" w:cs="Times New Roman"/>
                <w:i/>
                <w:spacing w:val="40"/>
                <w:sz w:val="24"/>
                <w:szCs w:val="24"/>
              </w:rPr>
              <w:t xml:space="preserve"> </w:t>
            </w:r>
            <w:r>
              <w:rPr>
                <w:rFonts w:ascii="Times New Roman" w:hAnsi="Times New Roman" w:cs="Times New Roman"/>
                <w:i/>
                <w:sz w:val="24"/>
                <w:szCs w:val="24"/>
              </w:rPr>
              <w:t xml:space="preserve">1 (Reading </w:t>
            </w:r>
            <w:r>
              <w:rPr>
                <w:rFonts w:ascii="Times New Roman" w:hAnsi="Times New Roman" w:cs="Times New Roman"/>
                <w:i/>
                <w:spacing w:val="-2"/>
                <w:sz w:val="24"/>
                <w:szCs w:val="24"/>
              </w:rPr>
              <w:t>materials)</w:t>
            </w:r>
          </w:p>
          <w:p w14:paraId="53EE7E6C">
            <w:pPr>
              <w:pStyle w:val="41"/>
              <w:spacing w:line="252" w:lineRule="exact"/>
              <w:rPr>
                <w:rFonts w:ascii="Times New Roman" w:hAnsi="Times New Roman" w:cs="Times New Roman"/>
                <w:sz w:val="24"/>
                <w:szCs w:val="24"/>
              </w:rPr>
            </w:pPr>
            <w:r>
              <w:rPr>
                <w:rFonts w:ascii="Times New Roman" w:hAnsi="Times New Roman" w:cs="Times New Roman"/>
                <w:sz w:val="24"/>
                <w:szCs w:val="24"/>
              </w:rPr>
              <w:t>“What</w:t>
            </w:r>
            <w:r>
              <w:rPr>
                <w:rFonts w:ascii="Times New Roman" w:hAnsi="Times New Roman" w:cs="Times New Roman"/>
                <w:spacing w:val="-3"/>
                <w:sz w:val="24"/>
                <w:szCs w:val="24"/>
              </w:rPr>
              <w:t xml:space="preserve"> </w:t>
            </w:r>
            <w:r>
              <w:rPr>
                <w:rFonts w:ascii="Times New Roman" w:hAnsi="Times New Roman" w:cs="Times New Roman"/>
                <w:sz w:val="24"/>
                <w:szCs w:val="24"/>
              </w:rPr>
              <w:t>do</w:t>
            </w:r>
            <w:r>
              <w:rPr>
                <w:rFonts w:ascii="Times New Roman" w:hAnsi="Times New Roman" w:cs="Times New Roman"/>
                <w:spacing w:val="-5"/>
                <w:sz w:val="24"/>
                <w:szCs w:val="24"/>
              </w:rPr>
              <w:t xml:space="preserve"> </w:t>
            </w:r>
            <w:r>
              <w:rPr>
                <w:rFonts w:ascii="Times New Roman" w:hAnsi="Times New Roman" w:cs="Times New Roman"/>
                <w:sz w:val="24"/>
                <w:szCs w:val="24"/>
              </w:rPr>
              <w:t>you</w:t>
            </w:r>
            <w:r>
              <w:rPr>
                <w:rFonts w:ascii="Times New Roman" w:hAnsi="Times New Roman" w:cs="Times New Roman"/>
                <w:spacing w:val="-1"/>
                <w:sz w:val="24"/>
                <w:szCs w:val="24"/>
              </w:rPr>
              <w:t xml:space="preserve"> </w:t>
            </w:r>
            <w:r>
              <w:rPr>
                <w:rFonts w:ascii="Times New Roman" w:hAnsi="Times New Roman" w:cs="Times New Roman"/>
                <w:sz w:val="24"/>
                <w:szCs w:val="24"/>
                <w:u w:val="single"/>
              </w:rPr>
              <w:t>thik</w:t>
            </w:r>
            <w:r>
              <w:rPr>
                <w:rFonts w:ascii="Times New Roman" w:hAnsi="Times New Roman" w:cs="Times New Roman"/>
                <w:spacing w:val="-2"/>
                <w:sz w:val="24"/>
                <w:szCs w:val="24"/>
                <w:u w:val="single"/>
              </w:rPr>
              <w:t xml:space="preserve"> </w:t>
            </w:r>
            <w:r>
              <w:rPr>
                <w:rFonts w:ascii="Times New Roman" w:hAnsi="Times New Roman" w:cs="Times New Roman"/>
                <w:sz w:val="24"/>
                <w:szCs w:val="24"/>
              </w:rPr>
              <w:t>the</w:t>
            </w:r>
            <w:r>
              <w:rPr>
                <w:rFonts w:ascii="Times New Roman" w:hAnsi="Times New Roman" w:cs="Times New Roman"/>
                <w:spacing w:val="-5"/>
                <w:sz w:val="24"/>
                <w:szCs w:val="24"/>
              </w:rPr>
              <w:t xml:space="preserve"> </w:t>
            </w:r>
            <w:r>
              <w:rPr>
                <w:rFonts w:ascii="Times New Roman" w:hAnsi="Times New Roman" w:cs="Times New Roman"/>
                <w:sz w:val="24"/>
                <w:szCs w:val="24"/>
              </w:rPr>
              <w:t>man</w:t>
            </w:r>
            <w:r>
              <w:rPr>
                <w:rFonts w:ascii="Times New Roman" w:hAnsi="Times New Roman" w:cs="Times New Roman"/>
                <w:spacing w:val="-2"/>
                <w:sz w:val="24"/>
                <w:szCs w:val="24"/>
              </w:rPr>
              <w:t xml:space="preserve"> does?”</w:t>
            </w:r>
          </w:p>
        </w:tc>
        <w:tc>
          <w:tcPr>
            <w:tcW w:w="3673" w:type="dxa"/>
          </w:tcPr>
          <w:p w14:paraId="7F74C927">
            <w:pPr>
              <w:pStyle w:val="41"/>
              <w:spacing w:before="34" w:line="240" w:lineRule="auto"/>
              <w:ind w:left="0"/>
              <w:rPr>
                <w:rFonts w:ascii="Times New Roman" w:hAnsi="Times New Roman" w:cs="Times New Roman"/>
                <w:b/>
                <w:sz w:val="24"/>
                <w:szCs w:val="24"/>
              </w:rPr>
            </w:pPr>
          </w:p>
          <w:p w14:paraId="3E55C7CB">
            <w:pPr>
              <w:pStyle w:val="41"/>
              <w:spacing w:before="1" w:line="240" w:lineRule="auto"/>
              <w:ind w:left="106"/>
              <w:rPr>
                <w:rFonts w:ascii="Times New Roman" w:hAnsi="Times New Roman" w:cs="Times New Roman"/>
                <w:sz w:val="24"/>
                <w:szCs w:val="24"/>
              </w:rPr>
            </w:pPr>
            <w:r>
              <w:rPr>
                <w:rFonts w:ascii="Times New Roman" w:hAnsi="Times New Roman" w:cs="Times New Roman"/>
                <w:sz w:val="24"/>
                <w:szCs w:val="24"/>
              </w:rPr>
              <w:t>“What</w:t>
            </w:r>
            <w:r>
              <w:rPr>
                <w:rFonts w:ascii="Times New Roman" w:hAnsi="Times New Roman" w:cs="Times New Roman"/>
                <w:spacing w:val="-2"/>
                <w:sz w:val="24"/>
                <w:szCs w:val="24"/>
              </w:rPr>
              <w:t xml:space="preserve"> </w:t>
            </w:r>
            <w:r>
              <w:rPr>
                <w:rFonts w:ascii="Times New Roman" w:hAnsi="Times New Roman" w:cs="Times New Roman"/>
                <w:sz w:val="24"/>
                <w:szCs w:val="24"/>
              </w:rPr>
              <w:t>do</w:t>
            </w:r>
            <w:r>
              <w:rPr>
                <w:rFonts w:ascii="Times New Roman" w:hAnsi="Times New Roman" w:cs="Times New Roman"/>
                <w:spacing w:val="-4"/>
                <w:sz w:val="24"/>
                <w:szCs w:val="24"/>
              </w:rPr>
              <w:t xml:space="preserve"> </w:t>
            </w:r>
            <w:r>
              <w:rPr>
                <w:rFonts w:ascii="Times New Roman" w:hAnsi="Times New Roman" w:cs="Times New Roman"/>
                <w:sz w:val="24"/>
                <w:szCs w:val="24"/>
              </w:rPr>
              <w:t>you</w:t>
            </w:r>
            <w:r>
              <w:rPr>
                <w:rFonts w:ascii="Times New Roman" w:hAnsi="Times New Roman" w:cs="Times New Roman"/>
                <w:spacing w:val="-3"/>
                <w:sz w:val="24"/>
                <w:szCs w:val="24"/>
              </w:rPr>
              <w:t xml:space="preserve"> </w:t>
            </w:r>
            <w:r>
              <w:rPr>
                <w:rFonts w:ascii="Times New Roman" w:hAnsi="Times New Roman" w:cs="Times New Roman"/>
                <w:sz w:val="24"/>
                <w:szCs w:val="24"/>
                <w:u w:val="single"/>
              </w:rPr>
              <w:t>think</w:t>
            </w:r>
            <w:r>
              <w:rPr>
                <w:rFonts w:ascii="Times New Roman" w:hAnsi="Times New Roman" w:cs="Times New Roman"/>
                <w:spacing w:val="-2"/>
                <w:sz w:val="24"/>
                <w:szCs w:val="24"/>
              </w:rPr>
              <w:t xml:space="preserve"> </w:t>
            </w:r>
            <w:r>
              <w:rPr>
                <w:rFonts w:ascii="Times New Roman" w:hAnsi="Times New Roman" w:cs="Times New Roman"/>
                <w:sz w:val="24"/>
                <w:szCs w:val="24"/>
              </w:rPr>
              <w:t>the</w:t>
            </w:r>
            <w:r>
              <w:rPr>
                <w:rFonts w:ascii="Times New Roman" w:hAnsi="Times New Roman" w:cs="Times New Roman"/>
                <w:spacing w:val="-4"/>
                <w:sz w:val="24"/>
                <w:szCs w:val="24"/>
              </w:rPr>
              <w:t xml:space="preserve"> </w:t>
            </w:r>
            <w:r>
              <w:rPr>
                <w:rFonts w:ascii="Times New Roman" w:hAnsi="Times New Roman" w:cs="Times New Roman"/>
                <w:sz w:val="24"/>
                <w:szCs w:val="24"/>
              </w:rPr>
              <w:t>man</w:t>
            </w:r>
            <w:r>
              <w:rPr>
                <w:rFonts w:ascii="Times New Roman" w:hAnsi="Times New Roman" w:cs="Times New Roman"/>
                <w:spacing w:val="-3"/>
                <w:sz w:val="24"/>
                <w:szCs w:val="24"/>
              </w:rPr>
              <w:t xml:space="preserve"> </w:t>
            </w:r>
            <w:r>
              <w:rPr>
                <w:rFonts w:ascii="Times New Roman" w:hAnsi="Times New Roman" w:cs="Times New Roman"/>
                <w:spacing w:val="-2"/>
                <w:sz w:val="24"/>
                <w:szCs w:val="24"/>
              </w:rPr>
              <w:t>does?”</w:t>
            </w:r>
          </w:p>
        </w:tc>
      </w:tr>
      <w:tr w14:paraId="021131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3" w:hRule="atLeast"/>
        </w:trPr>
        <w:tc>
          <w:tcPr>
            <w:tcW w:w="691" w:type="dxa"/>
          </w:tcPr>
          <w:p w14:paraId="215B3ED3">
            <w:pPr>
              <w:pStyle w:val="41"/>
              <w:ind w:left="105"/>
              <w:jc w:val="center"/>
              <w:rPr>
                <w:rFonts w:ascii="Times New Roman" w:hAnsi="Times New Roman" w:cs="Times New Roman"/>
                <w:sz w:val="24"/>
                <w:szCs w:val="24"/>
              </w:rPr>
            </w:pPr>
            <w:r>
              <w:rPr>
                <w:rFonts w:ascii="Times New Roman" w:hAnsi="Times New Roman" w:cs="Times New Roman"/>
                <w:spacing w:val="-5"/>
                <w:sz w:val="24"/>
                <w:szCs w:val="24"/>
              </w:rPr>
              <w:t>2.</w:t>
            </w:r>
          </w:p>
        </w:tc>
        <w:tc>
          <w:tcPr>
            <w:tcW w:w="3845" w:type="dxa"/>
          </w:tcPr>
          <w:p w14:paraId="4485F619">
            <w:pPr>
              <w:pStyle w:val="41"/>
              <w:tabs>
                <w:tab w:val="left" w:pos="2113"/>
                <w:tab w:val="left" w:pos="3552"/>
              </w:tabs>
              <w:spacing w:line="278" w:lineRule="auto"/>
              <w:ind w:right="95"/>
              <w:rPr>
                <w:rFonts w:ascii="Times New Roman" w:hAnsi="Times New Roman" w:cs="Times New Roman"/>
                <w:i/>
                <w:sz w:val="24"/>
                <w:szCs w:val="24"/>
              </w:rPr>
            </w:pPr>
            <w:r>
              <w:rPr>
                <w:rFonts w:ascii="Times New Roman" w:hAnsi="Times New Roman" w:cs="Times New Roman"/>
                <w:b/>
                <w:spacing w:val="-2"/>
                <w:sz w:val="24"/>
                <w:szCs w:val="24"/>
              </w:rPr>
              <w:t>Ungrammatical</w:t>
            </w:r>
            <w:r>
              <w:rPr>
                <w:rFonts w:ascii="Times New Roman" w:hAnsi="Times New Roman" w:cs="Times New Roman"/>
                <w:b/>
                <w:sz w:val="24"/>
                <w:szCs w:val="24"/>
              </w:rPr>
              <w:t xml:space="preserve"> </w:t>
            </w:r>
            <w:r>
              <w:rPr>
                <w:rFonts w:ascii="Times New Roman" w:hAnsi="Times New Roman" w:cs="Times New Roman"/>
                <w:b/>
                <w:spacing w:val="-2"/>
                <w:sz w:val="24"/>
                <w:szCs w:val="24"/>
              </w:rPr>
              <w:t>sentence:</w:t>
            </w:r>
            <w:r>
              <w:rPr>
                <w:rFonts w:ascii="Times New Roman" w:hAnsi="Times New Roman" w:cs="Times New Roman"/>
                <w:b/>
                <w:sz w:val="24"/>
                <w:szCs w:val="24"/>
              </w:rPr>
              <w:t xml:space="preserve"> </w:t>
            </w:r>
            <w:r>
              <w:rPr>
                <w:rFonts w:ascii="Times New Roman" w:hAnsi="Times New Roman" w:cs="Times New Roman"/>
                <w:i/>
                <w:spacing w:val="-6"/>
                <w:sz w:val="24"/>
                <w:szCs w:val="24"/>
              </w:rPr>
              <w:t xml:space="preserve">In </w:t>
            </w:r>
            <w:r>
              <w:rPr>
                <w:rFonts w:ascii="Times New Roman" w:hAnsi="Times New Roman" w:cs="Times New Roman"/>
                <w:i/>
                <w:sz w:val="24"/>
                <w:szCs w:val="24"/>
              </w:rPr>
              <w:t>activity 4 (Reading materials)</w:t>
            </w:r>
          </w:p>
          <w:p w14:paraId="623F07EE">
            <w:pPr>
              <w:pStyle w:val="41"/>
              <w:spacing w:line="252" w:lineRule="exact"/>
              <w:rPr>
                <w:rFonts w:ascii="Times New Roman" w:hAnsi="Times New Roman" w:cs="Times New Roman"/>
                <w:sz w:val="24"/>
                <w:szCs w:val="24"/>
              </w:rPr>
            </w:pPr>
            <w:r>
              <w:rPr>
                <w:rFonts w:ascii="Times New Roman" w:hAnsi="Times New Roman" w:cs="Times New Roman"/>
                <w:sz w:val="24"/>
                <w:szCs w:val="24"/>
              </w:rPr>
              <w:t>“What</w:t>
            </w:r>
            <w:r>
              <w:rPr>
                <w:rFonts w:ascii="Times New Roman" w:hAnsi="Times New Roman" w:cs="Times New Roman"/>
                <w:spacing w:val="64"/>
                <w:w w:val="150"/>
                <w:sz w:val="24"/>
                <w:szCs w:val="24"/>
              </w:rPr>
              <w:t xml:space="preserve"> </w:t>
            </w:r>
            <w:r>
              <w:rPr>
                <w:rFonts w:ascii="Times New Roman" w:hAnsi="Times New Roman" w:cs="Times New Roman"/>
                <w:sz w:val="24"/>
                <w:szCs w:val="24"/>
                <w:u w:val="single"/>
              </w:rPr>
              <w:t>does</w:t>
            </w:r>
            <w:r>
              <w:rPr>
                <w:rFonts w:ascii="Times New Roman" w:hAnsi="Times New Roman" w:cs="Times New Roman"/>
                <w:spacing w:val="64"/>
                <w:w w:val="150"/>
                <w:sz w:val="24"/>
                <w:szCs w:val="24"/>
              </w:rPr>
              <w:t xml:space="preserve"> </w:t>
            </w:r>
            <w:r>
              <w:rPr>
                <w:rFonts w:ascii="Times New Roman" w:hAnsi="Times New Roman" w:cs="Times New Roman"/>
                <w:sz w:val="24"/>
                <w:szCs w:val="24"/>
              </w:rPr>
              <w:t>the</w:t>
            </w:r>
            <w:r>
              <w:rPr>
                <w:rFonts w:ascii="Times New Roman" w:hAnsi="Times New Roman" w:cs="Times New Roman"/>
                <w:spacing w:val="62"/>
                <w:w w:val="150"/>
                <w:sz w:val="24"/>
                <w:szCs w:val="24"/>
              </w:rPr>
              <w:t xml:space="preserve"> </w:t>
            </w:r>
            <w:r>
              <w:rPr>
                <w:rFonts w:ascii="Times New Roman" w:hAnsi="Times New Roman" w:cs="Times New Roman"/>
                <w:sz w:val="24"/>
                <w:szCs w:val="24"/>
              </w:rPr>
              <w:t>underlined</w:t>
            </w:r>
            <w:r>
              <w:rPr>
                <w:rFonts w:ascii="Times New Roman" w:hAnsi="Times New Roman" w:cs="Times New Roman"/>
                <w:spacing w:val="65"/>
                <w:w w:val="150"/>
                <w:sz w:val="24"/>
                <w:szCs w:val="24"/>
              </w:rPr>
              <w:t xml:space="preserve"> </w:t>
            </w:r>
            <w:r>
              <w:rPr>
                <w:rFonts w:ascii="Times New Roman" w:hAnsi="Times New Roman" w:cs="Times New Roman"/>
                <w:spacing w:val="-2"/>
                <w:sz w:val="24"/>
                <w:szCs w:val="24"/>
              </w:rPr>
              <w:t>words</w:t>
            </w:r>
          </w:p>
          <w:p w14:paraId="2720100D">
            <w:pPr>
              <w:pStyle w:val="41"/>
              <w:spacing w:before="32" w:line="240" w:lineRule="auto"/>
              <w:rPr>
                <w:rFonts w:ascii="Times New Roman" w:hAnsi="Times New Roman" w:cs="Times New Roman"/>
                <w:sz w:val="24"/>
                <w:szCs w:val="24"/>
              </w:rPr>
            </w:pPr>
            <w:r>
              <w:rPr>
                <w:rFonts w:ascii="Times New Roman" w:hAnsi="Times New Roman" w:cs="Times New Roman"/>
                <w:spacing w:val="-2"/>
                <w:sz w:val="24"/>
                <w:szCs w:val="24"/>
              </w:rPr>
              <w:t>mean?”</w:t>
            </w:r>
          </w:p>
        </w:tc>
        <w:tc>
          <w:tcPr>
            <w:tcW w:w="3673" w:type="dxa"/>
          </w:tcPr>
          <w:p w14:paraId="14148D5B">
            <w:pPr>
              <w:pStyle w:val="41"/>
              <w:spacing w:line="240" w:lineRule="auto"/>
              <w:ind w:left="0"/>
              <w:rPr>
                <w:rFonts w:ascii="Times New Roman" w:hAnsi="Times New Roman" w:cs="Times New Roman"/>
                <w:b/>
                <w:sz w:val="24"/>
                <w:szCs w:val="24"/>
              </w:rPr>
            </w:pPr>
          </w:p>
          <w:p w14:paraId="7F33D221">
            <w:pPr>
              <w:pStyle w:val="41"/>
              <w:tabs>
                <w:tab w:val="left" w:pos="936"/>
                <w:tab w:val="left" w:pos="1421"/>
                <w:tab w:val="left" w:pos="1970"/>
                <w:tab w:val="left" w:pos="3235"/>
              </w:tabs>
              <w:spacing w:line="290" w:lineRule="atLeast"/>
              <w:ind w:left="106" w:right="98"/>
              <w:rPr>
                <w:rFonts w:ascii="Times New Roman" w:hAnsi="Times New Roman" w:cs="Times New Roman"/>
                <w:sz w:val="24"/>
                <w:szCs w:val="24"/>
              </w:rPr>
            </w:pPr>
            <w:r>
              <w:rPr>
                <w:rFonts w:ascii="Times New Roman" w:hAnsi="Times New Roman" w:cs="Times New Roman"/>
                <w:spacing w:val="-2"/>
                <w:sz w:val="24"/>
                <w:szCs w:val="24"/>
              </w:rPr>
              <w:t>“What</w:t>
            </w:r>
            <w:r>
              <w:rPr>
                <w:rFonts w:ascii="Times New Roman" w:hAnsi="Times New Roman" w:cs="Times New Roman"/>
                <w:sz w:val="24"/>
                <w:szCs w:val="24"/>
              </w:rPr>
              <w:t xml:space="preserve"> </w:t>
            </w:r>
            <w:r>
              <w:rPr>
                <w:rFonts w:ascii="Times New Roman" w:hAnsi="Times New Roman" w:cs="Times New Roman"/>
                <w:spacing w:val="-6"/>
                <w:sz w:val="24"/>
                <w:szCs w:val="24"/>
                <w:u w:val="single"/>
              </w:rPr>
              <w:t>do</w:t>
            </w:r>
            <w:r>
              <w:rPr>
                <w:rFonts w:ascii="Times New Roman" w:hAnsi="Times New Roman" w:cs="Times New Roman"/>
                <w:sz w:val="24"/>
                <w:szCs w:val="24"/>
              </w:rPr>
              <w:t xml:space="preserve"> </w:t>
            </w:r>
            <w:r>
              <w:rPr>
                <w:rFonts w:ascii="Times New Roman" w:hAnsi="Times New Roman" w:cs="Times New Roman"/>
                <w:spacing w:val="-4"/>
                <w:sz w:val="24"/>
                <w:szCs w:val="24"/>
              </w:rPr>
              <w:t>the</w:t>
            </w:r>
            <w:r>
              <w:rPr>
                <w:rFonts w:ascii="Times New Roman" w:hAnsi="Times New Roman" w:cs="Times New Roman"/>
                <w:sz w:val="24"/>
                <w:szCs w:val="24"/>
              </w:rPr>
              <w:tab/>
            </w:r>
            <w:r>
              <w:rPr>
                <w:rFonts w:ascii="Times New Roman" w:hAnsi="Times New Roman" w:cs="Times New Roman"/>
                <w:spacing w:val="-2"/>
                <w:sz w:val="24"/>
                <w:szCs w:val="24"/>
              </w:rPr>
              <w:t>underlined</w:t>
            </w:r>
            <w:r>
              <w:rPr>
                <w:rFonts w:ascii="Times New Roman" w:hAnsi="Times New Roman" w:cs="Times New Roman"/>
                <w:sz w:val="24"/>
                <w:szCs w:val="24"/>
              </w:rPr>
              <w:t xml:space="preserve"> </w:t>
            </w:r>
            <w:r>
              <w:rPr>
                <w:rFonts w:ascii="Times New Roman" w:hAnsi="Times New Roman" w:cs="Times New Roman"/>
                <w:spacing w:val="-2"/>
                <w:sz w:val="24"/>
                <w:szCs w:val="24"/>
              </w:rPr>
              <w:t>words mean?</w:t>
            </w:r>
          </w:p>
        </w:tc>
      </w:tr>
    </w:tbl>
    <w:p w14:paraId="37B137F7">
      <w:pPr>
        <w:tabs>
          <w:tab w:val="left" w:pos="360"/>
        </w:tabs>
        <w:spacing w:after="0" w:line="240" w:lineRule="auto"/>
        <w:jc w:val="both"/>
        <w:rPr>
          <w:rFonts w:ascii="Times New Roman" w:hAnsi="Times New Roman" w:cs="Times New Roman"/>
          <w:spacing w:val="-2"/>
        </w:rPr>
      </w:pPr>
    </w:p>
    <w:p w14:paraId="793D98D1">
      <w:pPr>
        <w:pStyle w:val="34"/>
        <w:numPr>
          <w:ilvl w:val="1"/>
          <w:numId w:val="5"/>
        </w:numPr>
        <w:tabs>
          <w:tab w:val="left" w:pos="360"/>
        </w:tabs>
        <w:spacing w:after="0" w:line="240" w:lineRule="auto"/>
        <w:ind w:left="360"/>
        <w:jc w:val="both"/>
        <w:rPr>
          <w:rFonts w:ascii="Times New Roman" w:hAnsi="Times New Roman" w:cs="Times New Roman"/>
          <w:spacing w:val="-2"/>
        </w:rPr>
      </w:pPr>
      <w:r>
        <w:rPr>
          <w:rFonts w:ascii="Times New Roman" w:hAnsi="Times New Roman" w:cs="Times New Roman"/>
        </w:rPr>
        <w:t>Experts</w:t>
      </w:r>
      <w:r>
        <w:rPr>
          <w:rFonts w:ascii="Times New Roman" w:hAnsi="Times New Roman" w:cs="Times New Roman"/>
          <w:spacing w:val="-2"/>
        </w:rPr>
        <w:t xml:space="preserve"> Review</w:t>
      </w:r>
    </w:p>
    <w:p w14:paraId="4BF4F773">
      <w:pPr>
        <w:pStyle w:val="13"/>
        <w:spacing w:after="240"/>
        <w:ind w:right="16" w:firstLine="718"/>
        <w:rPr>
          <w:rFonts w:ascii="Times New Roman" w:hAnsi="Times New Roman" w:cs="Times New Roman"/>
          <w:sz w:val="24"/>
          <w:szCs w:val="24"/>
        </w:rPr>
      </w:pPr>
      <w:r>
        <w:rPr>
          <w:rFonts w:ascii="Times New Roman" w:hAnsi="Times New Roman" w:cs="Times New Roman"/>
          <w:sz w:val="24"/>
          <w:szCs w:val="24"/>
        </w:rPr>
        <w:t>The expert review stage was designed to evaluate the validity of the newly developed reading materials and the Group Reading Assessment (GRA) while gathering critical feedback to enhance product quality. Validity was examined through two primary lenses: content (linguistic accuracy) and construct (curricular alignment). Consequently, two specialists provided independent evaluations using a structured rating scale questionnaire tailored to their respective fields, which included qualitative sections for specific improvement recommendations. For content validity, a qualified English lecturer from Sriwijaya University assessed the materials, concluding that they were valid but required specific revisions as detailed in the resulting validation report.</w:t>
      </w:r>
    </w:p>
    <w:p w14:paraId="18BABF73">
      <w:pPr>
        <w:pStyle w:val="13"/>
        <w:spacing w:after="240"/>
        <w:ind w:right="16" w:firstLine="718"/>
        <w:rPr>
          <w:rFonts w:ascii="Times New Roman" w:hAnsi="Times New Roman" w:cs="Times New Roman"/>
          <w:sz w:val="24"/>
          <w:szCs w:val="24"/>
        </w:rPr>
      </w:pPr>
    </w:p>
    <w:p w14:paraId="3324417E">
      <w:pPr>
        <w:pStyle w:val="13"/>
        <w:spacing w:after="240"/>
        <w:ind w:right="16" w:firstLine="718"/>
        <w:rPr>
          <w:rFonts w:ascii="Times New Roman" w:hAnsi="Times New Roman" w:cs="Times New Roman"/>
          <w:sz w:val="24"/>
          <w:szCs w:val="24"/>
        </w:rPr>
      </w:pPr>
    </w:p>
    <w:p w14:paraId="1169442F">
      <w:pPr>
        <w:pStyle w:val="13"/>
        <w:spacing w:after="240"/>
        <w:ind w:right="16" w:firstLine="718"/>
        <w:rPr>
          <w:rFonts w:ascii="Times New Roman" w:hAnsi="Times New Roman" w:cs="Times New Roman"/>
          <w:sz w:val="24"/>
          <w:szCs w:val="24"/>
        </w:rPr>
      </w:pPr>
    </w:p>
    <w:p w14:paraId="5C7E2929">
      <w:pPr>
        <w:pStyle w:val="13"/>
        <w:spacing w:before="8" w:after="240"/>
        <w:ind w:left="0"/>
        <w:jc w:val="center"/>
        <w:rPr>
          <w:rFonts w:ascii="Times New Roman" w:hAnsi="Times New Roman" w:cs="Times New Roman"/>
          <w:b/>
          <w:bCs/>
          <w:sz w:val="24"/>
          <w:szCs w:val="24"/>
        </w:rPr>
      </w:pPr>
      <w:r>
        <w:rPr>
          <w:rFonts w:ascii="Times New Roman" w:hAnsi="Times New Roman" w:cs="Times New Roman"/>
          <w:i/>
          <w:iCs/>
          <w:sz w:val="24"/>
          <w:szCs w:val="24"/>
        </w:rPr>
        <w:t>Table 4.</w:t>
      </w:r>
      <w:r>
        <w:rPr>
          <w:rFonts w:ascii="Times New Roman" w:hAnsi="Times New Roman" w:cs="Times New Roman"/>
          <w:b/>
          <w:bCs/>
          <w:sz w:val="24"/>
          <w:szCs w:val="24"/>
        </w:rPr>
        <w:t xml:space="preserve"> </w:t>
      </w:r>
      <w:r>
        <w:rPr>
          <w:rFonts w:ascii="Times New Roman" w:hAnsi="Times New Roman" w:cs="Times New Roman"/>
          <w:sz w:val="24"/>
          <w:szCs w:val="24"/>
        </w:rPr>
        <w:t>The</w:t>
      </w:r>
      <w:r>
        <w:rPr>
          <w:rFonts w:ascii="Times New Roman" w:hAnsi="Times New Roman" w:cs="Times New Roman"/>
          <w:spacing w:val="-3"/>
          <w:sz w:val="24"/>
          <w:szCs w:val="24"/>
        </w:rPr>
        <w:t xml:space="preserve"> </w:t>
      </w:r>
      <w:r>
        <w:rPr>
          <w:rFonts w:ascii="Times New Roman" w:hAnsi="Times New Roman" w:cs="Times New Roman"/>
          <w:sz w:val="24"/>
          <w:szCs w:val="24"/>
        </w:rPr>
        <w:t>Expert’s</w:t>
      </w:r>
      <w:r>
        <w:rPr>
          <w:rFonts w:ascii="Times New Roman" w:hAnsi="Times New Roman" w:cs="Times New Roman"/>
          <w:spacing w:val="-4"/>
          <w:sz w:val="24"/>
          <w:szCs w:val="24"/>
        </w:rPr>
        <w:t xml:space="preserve"> </w:t>
      </w:r>
      <w:r>
        <w:rPr>
          <w:rFonts w:ascii="Times New Roman" w:hAnsi="Times New Roman" w:cs="Times New Roman"/>
          <w:sz w:val="24"/>
          <w:szCs w:val="24"/>
        </w:rPr>
        <w:t>Comments</w:t>
      </w:r>
      <w:r>
        <w:rPr>
          <w:rFonts w:ascii="Times New Roman" w:hAnsi="Times New Roman" w:cs="Times New Roman"/>
          <w:spacing w:val="-5"/>
          <w:sz w:val="24"/>
          <w:szCs w:val="24"/>
        </w:rPr>
        <w:t xml:space="preserve"> </w:t>
      </w:r>
      <w:r>
        <w:rPr>
          <w:rFonts w:ascii="Times New Roman" w:hAnsi="Times New Roman" w:cs="Times New Roman"/>
          <w:sz w:val="24"/>
          <w:szCs w:val="24"/>
        </w:rPr>
        <w:t>on</w:t>
      </w:r>
      <w:r>
        <w:rPr>
          <w:rFonts w:ascii="Times New Roman" w:hAnsi="Times New Roman" w:cs="Times New Roman"/>
          <w:spacing w:val="-7"/>
          <w:sz w:val="24"/>
          <w:szCs w:val="24"/>
        </w:rPr>
        <w:t xml:space="preserve"> </w:t>
      </w:r>
      <w:r>
        <w:rPr>
          <w:rFonts w:ascii="Times New Roman" w:hAnsi="Times New Roman" w:cs="Times New Roman"/>
          <w:sz w:val="24"/>
          <w:szCs w:val="24"/>
        </w:rPr>
        <w:t>Content</w:t>
      </w:r>
      <w:r>
        <w:rPr>
          <w:rFonts w:ascii="Times New Roman" w:hAnsi="Times New Roman" w:cs="Times New Roman"/>
          <w:spacing w:val="-2"/>
          <w:sz w:val="24"/>
          <w:szCs w:val="24"/>
        </w:rPr>
        <w:t xml:space="preserve"> Aspect</w:t>
      </w:r>
    </w:p>
    <w:tbl>
      <w:tblPr>
        <w:tblStyle w:val="12"/>
        <w:tblW w:w="8280" w:type="dxa"/>
        <w:tblInd w:w="8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40"/>
        <w:gridCol w:w="1980"/>
        <w:gridCol w:w="2790"/>
        <w:gridCol w:w="2970"/>
      </w:tblGrid>
      <w:tr w14:paraId="2B79F0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0" w:hRule="atLeast"/>
        </w:trPr>
        <w:tc>
          <w:tcPr>
            <w:tcW w:w="540" w:type="dxa"/>
            <w:vAlign w:val="center"/>
          </w:tcPr>
          <w:p w14:paraId="6EFDFA5C">
            <w:pPr>
              <w:pStyle w:val="41"/>
              <w:spacing w:line="240" w:lineRule="auto"/>
              <w:ind w:left="136"/>
              <w:jc w:val="center"/>
              <w:rPr>
                <w:rFonts w:ascii="Times New Roman" w:hAnsi="Times New Roman" w:cs="Times New Roman"/>
                <w:b/>
                <w:sz w:val="24"/>
                <w:szCs w:val="24"/>
              </w:rPr>
            </w:pPr>
            <w:r>
              <w:rPr>
                <w:rFonts w:ascii="Times New Roman" w:hAnsi="Times New Roman" w:cs="Times New Roman"/>
                <w:b/>
                <w:spacing w:val="-5"/>
                <w:sz w:val="24"/>
                <w:szCs w:val="24"/>
              </w:rPr>
              <w:t>No</w:t>
            </w:r>
          </w:p>
        </w:tc>
        <w:tc>
          <w:tcPr>
            <w:tcW w:w="1980" w:type="dxa"/>
            <w:vAlign w:val="center"/>
          </w:tcPr>
          <w:p w14:paraId="207A8DEA">
            <w:pPr>
              <w:pStyle w:val="41"/>
              <w:spacing w:line="240" w:lineRule="auto"/>
              <w:ind w:left="607"/>
              <w:jc w:val="center"/>
              <w:rPr>
                <w:rFonts w:ascii="Times New Roman" w:hAnsi="Times New Roman" w:cs="Times New Roman"/>
                <w:b/>
                <w:sz w:val="24"/>
                <w:szCs w:val="24"/>
              </w:rPr>
            </w:pPr>
            <w:r>
              <w:rPr>
                <w:rFonts w:ascii="Times New Roman" w:hAnsi="Times New Roman" w:cs="Times New Roman"/>
                <w:b/>
                <w:spacing w:val="-2"/>
                <w:sz w:val="24"/>
                <w:szCs w:val="24"/>
              </w:rPr>
              <w:t>Aspect</w:t>
            </w:r>
          </w:p>
        </w:tc>
        <w:tc>
          <w:tcPr>
            <w:tcW w:w="2790" w:type="dxa"/>
            <w:vAlign w:val="center"/>
          </w:tcPr>
          <w:p w14:paraId="18A31277">
            <w:pPr>
              <w:pStyle w:val="41"/>
              <w:spacing w:line="240" w:lineRule="auto"/>
              <w:ind w:left="228"/>
              <w:jc w:val="center"/>
              <w:rPr>
                <w:rFonts w:ascii="Times New Roman" w:hAnsi="Times New Roman" w:cs="Times New Roman"/>
                <w:b/>
                <w:sz w:val="24"/>
                <w:szCs w:val="24"/>
              </w:rPr>
            </w:pPr>
            <w:r>
              <w:rPr>
                <w:rFonts w:ascii="Times New Roman" w:hAnsi="Times New Roman" w:cs="Times New Roman"/>
                <w:b/>
                <w:sz w:val="24"/>
                <w:szCs w:val="24"/>
              </w:rPr>
              <w:t>The</w:t>
            </w:r>
            <w:r>
              <w:rPr>
                <w:rFonts w:ascii="Times New Roman" w:hAnsi="Times New Roman" w:cs="Times New Roman"/>
                <w:b/>
                <w:spacing w:val="-3"/>
                <w:sz w:val="24"/>
                <w:szCs w:val="24"/>
              </w:rPr>
              <w:t xml:space="preserve"> </w:t>
            </w:r>
            <w:r>
              <w:rPr>
                <w:rFonts w:ascii="Times New Roman" w:hAnsi="Times New Roman" w:cs="Times New Roman"/>
                <w:b/>
                <w:sz w:val="24"/>
                <w:szCs w:val="24"/>
              </w:rPr>
              <w:t>Expert’s</w:t>
            </w:r>
            <w:r>
              <w:rPr>
                <w:rFonts w:ascii="Times New Roman" w:hAnsi="Times New Roman" w:cs="Times New Roman"/>
                <w:b/>
                <w:spacing w:val="-3"/>
                <w:sz w:val="24"/>
                <w:szCs w:val="24"/>
              </w:rPr>
              <w:t xml:space="preserve"> </w:t>
            </w:r>
            <w:r>
              <w:rPr>
                <w:rFonts w:ascii="Times New Roman" w:hAnsi="Times New Roman" w:cs="Times New Roman"/>
                <w:b/>
                <w:spacing w:val="-2"/>
                <w:sz w:val="24"/>
                <w:szCs w:val="24"/>
              </w:rPr>
              <w:t>Comments</w:t>
            </w:r>
          </w:p>
        </w:tc>
        <w:tc>
          <w:tcPr>
            <w:tcW w:w="2970" w:type="dxa"/>
            <w:vAlign w:val="center"/>
          </w:tcPr>
          <w:p w14:paraId="43082B82">
            <w:pPr>
              <w:pStyle w:val="41"/>
              <w:spacing w:line="240" w:lineRule="auto"/>
              <w:ind w:left="387"/>
              <w:jc w:val="center"/>
              <w:rPr>
                <w:rFonts w:ascii="Times New Roman" w:hAnsi="Times New Roman" w:cs="Times New Roman"/>
                <w:b/>
                <w:sz w:val="24"/>
                <w:szCs w:val="24"/>
              </w:rPr>
            </w:pPr>
            <w:r>
              <w:rPr>
                <w:rFonts w:ascii="Times New Roman" w:hAnsi="Times New Roman" w:cs="Times New Roman"/>
                <w:b/>
                <w:sz w:val="24"/>
                <w:szCs w:val="24"/>
              </w:rPr>
              <w:t>The</w:t>
            </w:r>
            <w:r>
              <w:rPr>
                <w:rFonts w:ascii="Times New Roman" w:hAnsi="Times New Roman" w:cs="Times New Roman"/>
                <w:b/>
                <w:spacing w:val="-3"/>
                <w:sz w:val="24"/>
                <w:szCs w:val="24"/>
              </w:rPr>
              <w:t xml:space="preserve"> </w:t>
            </w:r>
            <w:r>
              <w:rPr>
                <w:rFonts w:ascii="Times New Roman" w:hAnsi="Times New Roman" w:cs="Times New Roman"/>
                <w:b/>
                <w:sz w:val="24"/>
                <w:szCs w:val="24"/>
              </w:rPr>
              <w:t>Writer</w:t>
            </w:r>
            <w:r>
              <w:rPr>
                <w:rFonts w:ascii="Times New Roman" w:hAnsi="Times New Roman" w:cs="Times New Roman"/>
                <w:b/>
                <w:spacing w:val="-2"/>
                <w:sz w:val="24"/>
                <w:szCs w:val="24"/>
              </w:rPr>
              <w:t xml:space="preserve"> Response</w:t>
            </w:r>
          </w:p>
        </w:tc>
      </w:tr>
      <w:tr w14:paraId="2B446C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23" w:hRule="atLeast"/>
        </w:trPr>
        <w:tc>
          <w:tcPr>
            <w:tcW w:w="540" w:type="dxa"/>
          </w:tcPr>
          <w:p w14:paraId="0010C7CD">
            <w:pPr>
              <w:pStyle w:val="41"/>
              <w:spacing w:line="240" w:lineRule="auto"/>
              <w:jc w:val="center"/>
              <w:rPr>
                <w:rFonts w:ascii="Times New Roman" w:hAnsi="Times New Roman" w:cs="Times New Roman"/>
                <w:sz w:val="24"/>
                <w:szCs w:val="24"/>
              </w:rPr>
            </w:pPr>
            <w:r>
              <w:rPr>
                <w:rFonts w:ascii="Times New Roman" w:hAnsi="Times New Roman" w:cs="Times New Roman"/>
                <w:spacing w:val="-5"/>
                <w:sz w:val="24"/>
                <w:szCs w:val="24"/>
              </w:rPr>
              <w:t>1.</w:t>
            </w:r>
          </w:p>
        </w:tc>
        <w:tc>
          <w:tcPr>
            <w:tcW w:w="1980" w:type="dxa"/>
          </w:tcPr>
          <w:p w14:paraId="1ECDB441">
            <w:pPr>
              <w:pStyle w:val="41"/>
              <w:spacing w:line="240" w:lineRule="auto"/>
              <w:ind w:left="108" w:right="121"/>
              <w:rPr>
                <w:rFonts w:ascii="Times New Roman" w:hAnsi="Times New Roman" w:cs="Times New Roman"/>
                <w:sz w:val="24"/>
                <w:szCs w:val="24"/>
              </w:rPr>
            </w:pPr>
            <w:r>
              <w:rPr>
                <w:rFonts w:ascii="Times New Roman" w:hAnsi="Times New Roman" w:cs="Times New Roman"/>
                <w:spacing w:val="-4"/>
                <w:sz w:val="24"/>
                <w:szCs w:val="24"/>
              </w:rPr>
              <w:t xml:space="preserve">The </w:t>
            </w:r>
            <w:r>
              <w:rPr>
                <w:rFonts w:ascii="Times New Roman" w:hAnsi="Times New Roman" w:cs="Times New Roman"/>
                <w:spacing w:val="-2"/>
                <w:sz w:val="24"/>
                <w:szCs w:val="24"/>
              </w:rPr>
              <w:t xml:space="preserve">appropriateness </w:t>
            </w:r>
            <w:r>
              <w:rPr>
                <w:rFonts w:ascii="Times New Roman" w:hAnsi="Times New Roman" w:cs="Times New Roman"/>
                <w:sz w:val="24"/>
                <w:szCs w:val="24"/>
              </w:rPr>
              <w:t xml:space="preserve">of contents with </w:t>
            </w:r>
            <w:r>
              <w:rPr>
                <w:rFonts w:ascii="Times New Roman" w:hAnsi="Times New Roman" w:cs="Times New Roman"/>
                <w:spacing w:val="-2"/>
                <w:sz w:val="24"/>
                <w:szCs w:val="24"/>
              </w:rPr>
              <w:t>students’ characteristic</w:t>
            </w:r>
          </w:p>
        </w:tc>
        <w:tc>
          <w:tcPr>
            <w:tcW w:w="2790" w:type="dxa"/>
          </w:tcPr>
          <w:p w14:paraId="5488DE9B">
            <w:pPr>
              <w:pStyle w:val="41"/>
              <w:spacing w:line="240" w:lineRule="auto"/>
              <w:ind w:left="108"/>
              <w:rPr>
                <w:rFonts w:ascii="Times New Roman" w:hAnsi="Times New Roman" w:cs="Times New Roman"/>
                <w:sz w:val="24"/>
                <w:szCs w:val="24"/>
              </w:rPr>
            </w:pPr>
            <w:r>
              <w:rPr>
                <w:rFonts w:ascii="Times New Roman" w:hAnsi="Times New Roman" w:cs="Times New Roman"/>
                <w:sz w:val="24"/>
                <w:szCs w:val="24"/>
              </w:rPr>
              <w:t>The</w:t>
            </w:r>
            <w:r>
              <w:rPr>
                <w:rFonts w:ascii="Times New Roman" w:hAnsi="Times New Roman" w:cs="Times New Roman"/>
                <w:spacing w:val="-10"/>
                <w:sz w:val="24"/>
                <w:szCs w:val="24"/>
              </w:rPr>
              <w:t xml:space="preserve"> </w:t>
            </w:r>
            <w:r>
              <w:rPr>
                <w:rFonts w:ascii="Times New Roman" w:hAnsi="Times New Roman" w:cs="Times New Roman"/>
                <w:sz w:val="24"/>
                <w:szCs w:val="24"/>
              </w:rPr>
              <w:t>third</w:t>
            </w:r>
            <w:r>
              <w:rPr>
                <w:rFonts w:ascii="Times New Roman" w:hAnsi="Times New Roman" w:cs="Times New Roman"/>
                <w:spacing w:val="-10"/>
                <w:sz w:val="24"/>
                <w:szCs w:val="24"/>
              </w:rPr>
              <w:t xml:space="preserve"> </w:t>
            </w:r>
            <w:r>
              <w:rPr>
                <w:rFonts w:ascii="Times New Roman" w:hAnsi="Times New Roman" w:cs="Times New Roman"/>
                <w:sz w:val="24"/>
                <w:szCs w:val="24"/>
              </w:rPr>
              <w:t>statement</w:t>
            </w:r>
            <w:r>
              <w:rPr>
                <w:rFonts w:ascii="Times New Roman" w:hAnsi="Times New Roman" w:cs="Times New Roman"/>
                <w:spacing w:val="-9"/>
                <w:sz w:val="24"/>
                <w:szCs w:val="24"/>
              </w:rPr>
              <w:t xml:space="preserve"> </w:t>
            </w:r>
            <w:r>
              <w:rPr>
                <w:rFonts w:ascii="Times New Roman" w:hAnsi="Times New Roman" w:cs="Times New Roman"/>
                <w:sz w:val="24"/>
                <w:szCs w:val="24"/>
              </w:rPr>
              <w:t>must</w:t>
            </w:r>
            <w:r>
              <w:rPr>
                <w:rFonts w:ascii="Times New Roman" w:hAnsi="Times New Roman" w:cs="Times New Roman"/>
                <w:spacing w:val="-9"/>
                <w:sz w:val="24"/>
                <w:szCs w:val="24"/>
              </w:rPr>
              <w:t xml:space="preserve"> </w:t>
            </w:r>
            <w:r>
              <w:rPr>
                <w:rFonts w:ascii="Times New Roman" w:hAnsi="Times New Roman" w:cs="Times New Roman"/>
                <w:sz w:val="24"/>
                <w:szCs w:val="24"/>
              </w:rPr>
              <w:t xml:space="preserve">be </w:t>
            </w:r>
            <w:r>
              <w:rPr>
                <w:rFonts w:ascii="Times New Roman" w:hAnsi="Times New Roman" w:cs="Times New Roman"/>
                <w:spacing w:val="-2"/>
                <w:sz w:val="24"/>
                <w:szCs w:val="24"/>
              </w:rPr>
              <w:t>reworded:</w:t>
            </w:r>
          </w:p>
          <w:p w14:paraId="60B88782">
            <w:pPr>
              <w:pStyle w:val="41"/>
              <w:spacing w:line="240" w:lineRule="auto"/>
              <w:ind w:left="108"/>
              <w:rPr>
                <w:rFonts w:ascii="Times New Roman" w:hAnsi="Times New Roman" w:cs="Times New Roman"/>
                <w:sz w:val="24"/>
                <w:szCs w:val="24"/>
              </w:rPr>
            </w:pPr>
            <w:r>
              <w:rPr>
                <w:rFonts w:ascii="Times New Roman" w:hAnsi="Times New Roman" w:cs="Times New Roman"/>
                <w:sz w:val="24"/>
                <w:szCs w:val="24"/>
              </w:rPr>
              <w:t>(3) the contents in these developed</w:t>
            </w:r>
            <w:r>
              <w:rPr>
                <w:rFonts w:ascii="Times New Roman" w:hAnsi="Times New Roman" w:cs="Times New Roman"/>
                <w:spacing w:val="-4"/>
                <w:sz w:val="24"/>
                <w:szCs w:val="24"/>
              </w:rPr>
              <w:t xml:space="preserve"> </w:t>
            </w:r>
            <w:r>
              <w:rPr>
                <w:rFonts w:ascii="Times New Roman" w:hAnsi="Times New Roman" w:cs="Times New Roman"/>
                <w:sz w:val="24"/>
                <w:szCs w:val="24"/>
              </w:rPr>
              <w:t>agricultural</w:t>
            </w:r>
            <w:r>
              <w:rPr>
                <w:rFonts w:ascii="Times New Roman" w:hAnsi="Times New Roman" w:cs="Times New Roman"/>
                <w:spacing w:val="-7"/>
                <w:sz w:val="24"/>
                <w:szCs w:val="24"/>
              </w:rPr>
              <w:t xml:space="preserve"> </w:t>
            </w:r>
            <w:r>
              <w:rPr>
                <w:rFonts w:ascii="Times New Roman" w:hAnsi="Times New Roman" w:cs="Times New Roman"/>
                <w:sz w:val="24"/>
                <w:szCs w:val="24"/>
              </w:rPr>
              <w:t>local-content based instructional reading</w:t>
            </w:r>
            <w:r>
              <w:rPr>
                <w:rFonts w:ascii="Times New Roman" w:hAnsi="Times New Roman" w:cs="Times New Roman"/>
                <w:spacing w:val="-12"/>
                <w:sz w:val="24"/>
                <w:szCs w:val="24"/>
              </w:rPr>
              <w:t xml:space="preserve"> </w:t>
            </w:r>
            <w:r>
              <w:rPr>
                <w:rFonts w:ascii="Times New Roman" w:hAnsi="Times New Roman" w:cs="Times New Roman"/>
                <w:sz w:val="24"/>
                <w:szCs w:val="24"/>
              </w:rPr>
              <w:t>materials</w:t>
            </w:r>
            <w:r>
              <w:rPr>
                <w:rFonts w:ascii="Times New Roman" w:hAnsi="Times New Roman" w:cs="Times New Roman"/>
                <w:spacing w:val="-13"/>
                <w:sz w:val="24"/>
                <w:szCs w:val="24"/>
              </w:rPr>
              <w:t xml:space="preserve"> </w:t>
            </w:r>
            <w:r>
              <w:rPr>
                <w:rFonts w:ascii="Times New Roman" w:hAnsi="Times New Roman" w:cs="Times New Roman"/>
                <w:sz w:val="24"/>
                <w:szCs w:val="24"/>
                <w:u w:val="single"/>
              </w:rPr>
              <w:t>can</w:t>
            </w:r>
            <w:r>
              <w:rPr>
                <w:rFonts w:ascii="Times New Roman" w:hAnsi="Times New Roman" w:cs="Times New Roman"/>
                <w:spacing w:val="-12"/>
                <w:sz w:val="24"/>
                <w:szCs w:val="24"/>
                <w:u w:val="single"/>
              </w:rPr>
              <w:t xml:space="preserve"> </w:t>
            </w:r>
            <w:r>
              <w:rPr>
                <w:rFonts w:ascii="Times New Roman" w:hAnsi="Times New Roman" w:cs="Times New Roman"/>
                <w:sz w:val="24"/>
                <w:szCs w:val="24"/>
                <w:u w:val="single"/>
              </w:rPr>
              <w:t>catch</w:t>
            </w:r>
            <w:r>
              <w:rPr>
                <w:rFonts w:ascii="Times New Roman" w:hAnsi="Times New Roman" w:cs="Times New Roman"/>
                <w:sz w:val="24"/>
                <w:szCs w:val="24"/>
              </w:rPr>
              <w:t xml:space="preserve"> students’ interest and motivation</w:t>
            </w:r>
            <w:r>
              <w:rPr>
                <w:rFonts w:ascii="Times New Roman" w:hAnsi="Times New Roman" w:cs="Times New Roman"/>
                <w:spacing w:val="-4"/>
                <w:sz w:val="24"/>
                <w:szCs w:val="24"/>
              </w:rPr>
              <w:t xml:space="preserve"> </w:t>
            </w:r>
            <w:r>
              <w:rPr>
                <w:rFonts w:ascii="Times New Roman" w:hAnsi="Times New Roman" w:cs="Times New Roman"/>
                <w:sz w:val="24"/>
                <w:szCs w:val="24"/>
              </w:rPr>
              <w:t>to</w:t>
            </w:r>
            <w:r>
              <w:rPr>
                <w:rFonts w:ascii="Times New Roman" w:hAnsi="Times New Roman" w:cs="Times New Roman"/>
                <w:spacing w:val="-4"/>
                <w:sz w:val="24"/>
                <w:szCs w:val="24"/>
              </w:rPr>
              <w:t xml:space="preserve"> read.</w:t>
            </w:r>
          </w:p>
        </w:tc>
        <w:tc>
          <w:tcPr>
            <w:tcW w:w="2970" w:type="dxa"/>
          </w:tcPr>
          <w:p w14:paraId="22336EE7">
            <w:pPr>
              <w:pStyle w:val="41"/>
              <w:spacing w:line="240" w:lineRule="auto"/>
              <w:ind w:left="109"/>
              <w:rPr>
                <w:rFonts w:ascii="Times New Roman" w:hAnsi="Times New Roman" w:cs="Times New Roman"/>
                <w:sz w:val="24"/>
                <w:szCs w:val="24"/>
              </w:rPr>
            </w:pPr>
            <w:r>
              <w:rPr>
                <w:rFonts w:ascii="Times New Roman" w:hAnsi="Times New Roman" w:cs="Times New Roman"/>
                <w:sz w:val="24"/>
                <w:szCs w:val="24"/>
              </w:rPr>
              <w:t>It</w:t>
            </w:r>
            <w:r>
              <w:rPr>
                <w:rFonts w:ascii="Times New Roman" w:hAnsi="Times New Roman" w:cs="Times New Roman"/>
                <w:spacing w:val="-6"/>
                <w:sz w:val="24"/>
                <w:szCs w:val="24"/>
              </w:rPr>
              <w:t xml:space="preserve"> </w:t>
            </w:r>
            <w:r>
              <w:rPr>
                <w:rFonts w:ascii="Times New Roman" w:hAnsi="Times New Roman" w:cs="Times New Roman"/>
                <w:sz w:val="24"/>
                <w:szCs w:val="24"/>
              </w:rPr>
              <w:t>was</w:t>
            </w:r>
            <w:r>
              <w:rPr>
                <w:rFonts w:ascii="Times New Roman" w:hAnsi="Times New Roman" w:cs="Times New Roman"/>
                <w:spacing w:val="-3"/>
                <w:sz w:val="24"/>
                <w:szCs w:val="24"/>
              </w:rPr>
              <w:t xml:space="preserve"> </w:t>
            </w:r>
            <w:r>
              <w:rPr>
                <w:rFonts w:ascii="Times New Roman" w:hAnsi="Times New Roman" w:cs="Times New Roman"/>
                <w:sz w:val="24"/>
                <w:szCs w:val="24"/>
              </w:rPr>
              <w:t>changed</w:t>
            </w:r>
            <w:r>
              <w:rPr>
                <w:rFonts w:ascii="Times New Roman" w:hAnsi="Times New Roman" w:cs="Times New Roman"/>
                <w:spacing w:val="-4"/>
                <w:sz w:val="24"/>
                <w:szCs w:val="24"/>
              </w:rPr>
              <w:t xml:space="preserve"> into:</w:t>
            </w:r>
          </w:p>
          <w:p w14:paraId="2A32643E">
            <w:pPr>
              <w:pStyle w:val="41"/>
              <w:spacing w:before="251" w:line="240" w:lineRule="auto"/>
              <w:ind w:left="109"/>
              <w:rPr>
                <w:rFonts w:ascii="Times New Roman" w:hAnsi="Times New Roman" w:cs="Times New Roman"/>
                <w:sz w:val="24"/>
                <w:szCs w:val="24"/>
              </w:rPr>
            </w:pPr>
            <w:r>
              <w:rPr>
                <w:rFonts w:ascii="Times New Roman" w:hAnsi="Times New Roman" w:cs="Times New Roman"/>
                <w:sz w:val="24"/>
                <w:szCs w:val="24"/>
              </w:rPr>
              <w:t>(3) the contents in these developed</w:t>
            </w:r>
            <w:r>
              <w:rPr>
                <w:rFonts w:ascii="Times New Roman" w:hAnsi="Times New Roman" w:cs="Times New Roman"/>
                <w:spacing w:val="-16"/>
                <w:sz w:val="24"/>
                <w:szCs w:val="24"/>
              </w:rPr>
              <w:t xml:space="preserve"> </w:t>
            </w:r>
            <w:r>
              <w:rPr>
                <w:rFonts w:ascii="Times New Roman" w:hAnsi="Times New Roman" w:cs="Times New Roman"/>
                <w:sz w:val="24"/>
                <w:szCs w:val="24"/>
              </w:rPr>
              <w:t>agricultural</w:t>
            </w:r>
            <w:r>
              <w:rPr>
                <w:rFonts w:ascii="Times New Roman" w:hAnsi="Times New Roman" w:cs="Times New Roman"/>
                <w:spacing w:val="-15"/>
                <w:sz w:val="24"/>
                <w:szCs w:val="24"/>
              </w:rPr>
              <w:t xml:space="preserve"> </w:t>
            </w:r>
            <w:r>
              <w:rPr>
                <w:rFonts w:ascii="Times New Roman" w:hAnsi="Times New Roman" w:cs="Times New Roman"/>
                <w:sz w:val="24"/>
                <w:szCs w:val="24"/>
              </w:rPr>
              <w:t xml:space="preserve">local-content based instructional reading materials </w:t>
            </w:r>
            <w:r>
              <w:rPr>
                <w:rFonts w:ascii="Times New Roman" w:hAnsi="Times New Roman" w:cs="Times New Roman"/>
                <w:sz w:val="24"/>
                <w:szCs w:val="24"/>
                <w:u w:val="single"/>
              </w:rPr>
              <w:t>can</w:t>
            </w:r>
            <w:r>
              <w:rPr>
                <w:rFonts w:ascii="Times New Roman" w:hAnsi="Times New Roman" w:cs="Times New Roman"/>
                <w:sz w:val="24"/>
                <w:szCs w:val="24"/>
              </w:rPr>
              <w:t xml:space="preserve"> </w:t>
            </w:r>
            <w:r>
              <w:rPr>
                <w:rFonts w:ascii="Times New Roman" w:hAnsi="Times New Roman" w:cs="Times New Roman"/>
                <w:sz w:val="24"/>
                <w:szCs w:val="24"/>
                <w:u w:val="single"/>
              </w:rPr>
              <w:t>increase</w:t>
            </w:r>
            <w:r>
              <w:rPr>
                <w:rFonts w:ascii="Times New Roman" w:hAnsi="Times New Roman" w:cs="Times New Roman"/>
                <w:sz w:val="24"/>
                <w:szCs w:val="24"/>
              </w:rPr>
              <w:t xml:space="preserve"> students’ interest</w:t>
            </w:r>
          </w:p>
          <w:p w14:paraId="6A3C6D92">
            <w:pPr>
              <w:pStyle w:val="41"/>
              <w:spacing w:before="2" w:line="240" w:lineRule="auto"/>
              <w:ind w:left="109"/>
              <w:rPr>
                <w:rFonts w:ascii="Times New Roman" w:hAnsi="Times New Roman" w:cs="Times New Roman"/>
                <w:sz w:val="24"/>
                <w:szCs w:val="24"/>
              </w:rPr>
            </w:pPr>
            <w:r>
              <w:rPr>
                <w:rFonts w:ascii="Times New Roman" w:hAnsi="Times New Roman" w:cs="Times New Roman"/>
                <w:sz w:val="24"/>
                <w:szCs w:val="24"/>
              </w:rPr>
              <w:t>and</w:t>
            </w:r>
            <w:r>
              <w:rPr>
                <w:rFonts w:ascii="Times New Roman" w:hAnsi="Times New Roman" w:cs="Times New Roman"/>
                <w:spacing w:val="-5"/>
                <w:sz w:val="24"/>
                <w:szCs w:val="24"/>
              </w:rPr>
              <w:t xml:space="preserve"> </w:t>
            </w:r>
            <w:r>
              <w:rPr>
                <w:rFonts w:ascii="Times New Roman" w:hAnsi="Times New Roman" w:cs="Times New Roman"/>
                <w:sz w:val="24"/>
                <w:szCs w:val="24"/>
              </w:rPr>
              <w:t>motivation</w:t>
            </w:r>
            <w:r>
              <w:rPr>
                <w:rFonts w:ascii="Times New Roman" w:hAnsi="Times New Roman" w:cs="Times New Roman"/>
                <w:spacing w:val="-4"/>
                <w:sz w:val="24"/>
                <w:szCs w:val="24"/>
              </w:rPr>
              <w:t xml:space="preserve"> </w:t>
            </w:r>
            <w:r>
              <w:rPr>
                <w:rFonts w:ascii="Times New Roman" w:hAnsi="Times New Roman" w:cs="Times New Roman"/>
                <w:sz w:val="24"/>
                <w:szCs w:val="24"/>
              </w:rPr>
              <w:t>to</w:t>
            </w:r>
            <w:r>
              <w:rPr>
                <w:rFonts w:ascii="Times New Roman" w:hAnsi="Times New Roman" w:cs="Times New Roman"/>
                <w:spacing w:val="-5"/>
                <w:sz w:val="24"/>
                <w:szCs w:val="24"/>
              </w:rPr>
              <w:t xml:space="preserve"> </w:t>
            </w:r>
            <w:r>
              <w:rPr>
                <w:rFonts w:ascii="Times New Roman" w:hAnsi="Times New Roman" w:cs="Times New Roman"/>
                <w:spacing w:val="-2"/>
                <w:sz w:val="24"/>
                <w:szCs w:val="24"/>
              </w:rPr>
              <w:t>read.</w:t>
            </w:r>
          </w:p>
        </w:tc>
      </w:tr>
      <w:tr w14:paraId="2AB4AC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2" w:hRule="atLeast"/>
        </w:trPr>
        <w:tc>
          <w:tcPr>
            <w:tcW w:w="540" w:type="dxa"/>
          </w:tcPr>
          <w:p w14:paraId="7AF326A2">
            <w:pPr>
              <w:pStyle w:val="41"/>
              <w:spacing w:line="240" w:lineRule="auto"/>
              <w:jc w:val="center"/>
              <w:rPr>
                <w:rFonts w:ascii="Times New Roman" w:hAnsi="Times New Roman" w:cs="Times New Roman"/>
                <w:sz w:val="24"/>
                <w:szCs w:val="24"/>
              </w:rPr>
            </w:pPr>
            <w:r>
              <w:rPr>
                <w:rFonts w:ascii="Times New Roman" w:hAnsi="Times New Roman" w:cs="Times New Roman"/>
                <w:spacing w:val="-5"/>
                <w:sz w:val="24"/>
                <w:szCs w:val="24"/>
              </w:rPr>
              <w:t>2.</w:t>
            </w:r>
          </w:p>
        </w:tc>
        <w:tc>
          <w:tcPr>
            <w:tcW w:w="1980" w:type="dxa"/>
          </w:tcPr>
          <w:p w14:paraId="5D1E2037">
            <w:pPr>
              <w:pStyle w:val="41"/>
              <w:spacing w:line="240" w:lineRule="auto"/>
              <w:ind w:left="108" w:right="447"/>
              <w:rPr>
                <w:rFonts w:ascii="Times New Roman" w:hAnsi="Times New Roman" w:cs="Times New Roman"/>
                <w:sz w:val="24"/>
                <w:szCs w:val="24"/>
              </w:rPr>
            </w:pPr>
            <w:r>
              <w:rPr>
                <w:rFonts w:ascii="Times New Roman" w:hAnsi="Times New Roman" w:cs="Times New Roman"/>
                <w:sz w:val="24"/>
                <w:szCs w:val="24"/>
              </w:rPr>
              <w:t>Exercises</w:t>
            </w:r>
            <w:r>
              <w:rPr>
                <w:rFonts w:ascii="Times New Roman" w:hAnsi="Times New Roman" w:cs="Times New Roman"/>
                <w:spacing w:val="-16"/>
                <w:sz w:val="24"/>
                <w:szCs w:val="24"/>
              </w:rPr>
              <w:t xml:space="preserve"> </w:t>
            </w:r>
            <w:r>
              <w:rPr>
                <w:rFonts w:ascii="Times New Roman" w:hAnsi="Times New Roman" w:cs="Times New Roman"/>
                <w:sz w:val="24"/>
                <w:szCs w:val="24"/>
              </w:rPr>
              <w:t xml:space="preserve">and </w:t>
            </w:r>
            <w:r>
              <w:rPr>
                <w:rFonts w:ascii="Times New Roman" w:hAnsi="Times New Roman" w:cs="Times New Roman"/>
                <w:spacing w:val="-2"/>
                <w:sz w:val="24"/>
                <w:szCs w:val="24"/>
              </w:rPr>
              <w:t>evaluation aspects</w:t>
            </w:r>
          </w:p>
        </w:tc>
        <w:tc>
          <w:tcPr>
            <w:tcW w:w="2790" w:type="dxa"/>
          </w:tcPr>
          <w:p w14:paraId="67C6D87C">
            <w:pPr>
              <w:pStyle w:val="41"/>
              <w:spacing w:line="240" w:lineRule="auto"/>
              <w:ind w:left="108" w:right="175"/>
              <w:rPr>
                <w:rFonts w:ascii="Times New Roman" w:hAnsi="Times New Roman" w:cs="Times New Roman"/>
                <w:sz w:val="24"/>
                <w:szCs w:val="24"/>
              </w:rPr>
            </w:pPr>
            <w:r>
              <w:rPr>
                <w:rFonts w:ascii="Times New Roman" w:hAnsi="Times New Roman" w:cs="Times New Roman"/>
                <w:sz w:val="24"/>
                <w:szCs w:val="24"/>
              </w:rPr>
              <w:t>Check</w:t>
            </w:r>
            <w:r>
              <w:rPr>
                <w:rFonts w:ascii="Times New Roman" w:hAnsi="Times New Roman" w:cs="Times New Roman"/>
                <w:spacing w:val="-11"/>
                <w:sz w:val="24"/>
                <w:szCs w:val="24"/>
              </w:rPr>
              <w:t xml:space="preserve"> </w:t>
            </w:r>
            <w:r>
              <w:rPr>
                <w:rFonts w:ascii="Times New Roman" w:hAnsi="Times New Roman" w:cs="Times New Roman"/>
                <w:sz w:val="24"/>
                <w:szCs w:val="24"/>
              </w:rPr>
              <w:t>again</w:t>
            </w:r>
            <w:r>
              <w:rPr>
                <w:rFonts w:ascii="Times New Roman" w:hAnsi="Times New Roman" w:cs="Times New Roman"/>
                <w:spacing w:val="-11"/>
                <w:sz w:val="24"/>
                <w:szCs w:val="24"/>
              </w:rPr>
              <w:t xml:space="preserve"> </w:t>
            </w:r>
            <w:r>
              <w:rPr>
                <w:rFonts w:ascii="Times New Roman" w:hAnsi="Times New Roman" w:cs="Times New Roman"/>
                <w:sz w:val="24"/>
                <w:szCs w:val="24"/>
              </w:rPr>
              <w:t>the</w:t>
            </w:r>
            <w:r>
              <w:rPr>
                <w:rFonts w:ascii="Times New Roman" w:hAnsi="Times New Roman" w:cs="Times New Roman"/>
                <w:spacing w:val="-16"/>
                <w:sz w:val="24"/>
                <w:szCs w:val="24"/>
              </w:rPr>
              <w:t xml:space="preserve"> </w:t>
            </w:r>
            <w:r>
              <w:rPr>
                <w:rFonts w:ascii="Times New Roman" w:hAnsi="Times New Roman" w:cs="Times New Roman"/>
                <w:sz w:val="24"/>
                <w:szCs w:val="24"/>
              </w:rPr>
              <w:t>questions of reading comprehension</w:t>
            </w:r>
          </w:p>
          <w:p w14:paraId="526C0C93">
            <w:pPr>
              <w:pStyle w:val="41"/>
              <w:spacing w:line="240" w:lineRule="auto"/>
              <w:ind w:left="108" w:right="175"/>
              <w:rPr>
                <w:rFonts w:ascii="Times New Roman" w:hAnsi="Times New Roman" w:cs="Times New Roman"/>
                <w:sz w:val="24"/>
                <w:szCs w:val="24"/>
              </w:rPr>
            </w:pPr>
            <w:r>
              <w:rPr>
                <w:rFonts w:ascii="Times New Roman" w:hAnsi="Times New Roman" w:cs="Times New Roman"/>
                <w:sz w:val="24"/>
                <w:szCs w:val="24"/>
              </w:rPr>
              <w:t>test. Do they ask vocabulary</w:t>
            </w:r>
            <w:r>
              <w:rPr>
                <w:rFonts w:ascii="Times New Roman" w:hAnsi="Times New Roman" w:cs="Times New Roman"/>
                <w:spacing w:val="-16"/>
                <w:sz w:val="24"/>
                <w:szCs w:val="24"/>
              </w:rPr>
              <w:t xml:space="preserve"> </w:t>
            </w:r>
            <w:r>
              <w:rPr>
                <w:rFonts w:ascii="Times New Roman" w:hAnsi="Times New Roman" w:cs="Times New Roman"/>
                <w:sz w:val="24"/>
                <w:szCs w:val="24"/>
              </w:rPr>
              <w:t>or</w:t>
            </w:r>
            <w:r>
              <w:rPr>
                <w:rFonts w:ascii="Times New Roman" w:hAnsi="Times New Roman" w:cs="Times New Roman"/>
                <w:spacing w:val="-15"/>
                <w:sz w:val="24"/>
                <w:szCs w:val="24"/>
              </w:rPr>
              <w:t xml:space="preserve"> </w:t>
            </w:r>
            <w:r>
              <w:rPr>
                <w:rFonts w:ascii="Times New Roman" w:hAnsi="Times New Roman" w:cs="Times New Roman"/>
                <w:sz w:val="24"/>
                <w:szCs w:val="24"/>
              </w:rPr>
              <w:t>reference?</w:t>
            </w:r>
          </w:p>
        </w:tc>
        <w:tc>
          <w:tcPr>
            <w:tcW w:w="2970" w:type="dxa"/>
          </w:tcPr>
          <w:p w14:paraId="162B4317">
            <w:pPr>
              <w:pStyle w:val="41"/>
              <w:spacing w:line="240" w:lineRule="auto"/>
              <w:ind w:left="109"/>
              <w:rPr>
                <w:rFonts w:ascii="Times New Roman" w:hAnsi="Times New Roman" w:cs="Times New Roman"/>
                <w:sz w:val="24"/>
                <w:szCs w:val="24"/>
              </w:rPr>
            </w:pPr>
            <w:r>
              <w:rPr>
                <w:rFonts w:ascii="Times New Roman" w:hAnsi="Times New Roman" w:cs="Times New Roman"/>
                <w:sz w:val="24"/>
                <w:szCs w:val="24"/>
              </w:rPr>
              <w:t>The</w:t>
            </w:r>
            <w:r>
              <w:rPr>
                <w:rFonts w:ascii="Times New Roman" w:hAnsi="Times New Roman" w:cs="Times New Roman"/>
                <w:spacing w:val="-9"/>
                <w:sz w:val="24"/>
                <w:szCs w:val="24"/>
              </w:rPr>
              <w:t xml:space="preserve"> </w:t>
            </w:r>
            <w:r>
              <w:rPr>
                <w:rFonts w:ascii="Times New Roman" w:hAnsi="Times New Roman" w:cs="Times New Roman"/>
                <w:sz w:val="24"/>
                <w:szCs w:val="24"/>
              </w:rPr>
              <w:t>questions</w:t>
            </w:r>
            <w:r>
              <w:rPr>
                <w:rFonts w:ascii="Times New Roman" w:hAnsi="Times New Roman" w:cs="Times New Roman"/>
                <w:spacing w:val="-6"/>
                <w:sz w:val="24"/>
                <w:szCs w:val="24"/>
              </w:rPr>
              <w:t xml:space="preserve"> </w:t>
            </w:r>
            <w:r>
              <w:rPr>
                <w:rFonts w:ascii="Times New Roman" w:hAnsi="Times New Roman" w:cs="Times New Roman"/>
                <w:sz w:val="24"/>
                <w:szCs w:val="24"/>
              </w:rPr>
              <w:t>number</w:t>
            </w:r>
            <w:r>
              <w:rPr>
                <w:rFonts w:ascii="Times New Roman" w:hAnsi="Times New Roman" w:cs="Times New Roman"/>
                <w:spacing w:val="-3"/>
                <w:sz w:val="24"/>
                <w:szCs w:val="24"/>
              </w:rPr>
              <w:t xml:space="preserve"> </w:t>
            </w:r>
            <w:r>
              <w:rPr>
                <w:rFonts w:ascii="Times New Roman" w:hAnsi="Times New Roman" w:cs="Times New Roman"/>
                <w:sz w:val="24"/>
                <w:szCs w:val="24"/>
              </w:rPr>
              <w:t>2,</w:t>
            </w:r>
            <w:r>
              <w:rPr>
                <w:rFonts w:ascii="Times New Roman" w:hAnsi="Times New Roman" w:cs="Times New Roman"/>
                <w:spacing w:val="-4"/>
                <w:sz w:val="24"/>
                <w:szCs w:val="24"/>
              </w:rPr>
              <w:t xml:space="preserve"> </w:t>
            </w:r>
            <w:r>
              <w:rPr>
                <w:rFonts w:ascii="Times New Roman" w:hAnsi="Times New Roman" w:cs="Times New Roman"/>
                <w:spacing w:val="-5"/>
                <w:sz w:val="24"/>
                <w:szCs w:val="24"/>
              </w:rPr>
              <w:t>4,</w:t>
            </w:r>
          </w:p>
          <w:p w14:paraId="14B97B1C">
            <w:pPr>
              <w:pStyle w:val="41"/>
              <w:spacing w:before="1" w:line="240" w:lineRule="auto"/>
              <w:ind w:left="109"/>
              <w:rPr>
                <w:rFonts w:ascii="Times New Roman" w:hAnsi="Times New Roman" w:cs="Times New Roman"/>
                <w:sz w:val="24"/>
                <w:szCs w:val="24"/>
              </w:rPr>
            </w:pPr>
            <w:r>
              <w:rPr>
                <w:rFonts w:ascii="Times New Roman" w:hAnsi="Times New Roman" w:cs="Times New Roman"/>
                <w:sz w:val="24"/>
                <w:szCs w:val="24"/>
              </w:rPr>
              <w:t>12,</w:t>
            </w:r>
            <w:r>
              <w:rPr>
                <w:rFonts w:ascii="Times New Roman" w:hAnsi="Times New Roman" w:cs="Times New Roman"/>
                <w:spacing w:val="-6"/>
                <w:sz w:val="24"/>
                <w:szCs w:val="24"/>
              </w:rPr>
              <w:t xml:space="preserve"> </w:t>
            </w:r>
            <w:r>
              <w:rPr>
                <w:rFonts w:ascii="Times New Roman" w:hAnsi="Times New Roman" w:cs="Times New Roman"/>
                <w:sz w:val="24"/>
                <w:szCs w:val="24"/>
              </w:rPr>
              <w:t>27,</w:t>
            </w:r>
            <w:r>
              <w:rPr>
                <w:rFonts w:ascii="Times New Roman" w:hAnsi="Times New Roman" w:cs="Times New Roman"/>
                <w:spacing w:val="-6"/>
                <w:sz w:val="24"/>
                <w:szCs w:val="24"/>
              </w:rPr>
              <w:t xml:space="preserve"> </w:t>
            </w:r>
            <w:r>
              <w:rPr>
                <w:rFonts w:ascii="Times New Roman" w:hAnsi="Times New Roman" w:cs="Times New Roman"/>
                <w:sz w:val="24"/>
                <w:szCs w:val="24"/>
              </w:rPr>
              <w:t>and</w:t>
            </w:r>
            <w:r>
              <w:rPr>
                <w:rFonts w:ascii="Times New Roman" w:hAnsi="Times New Roman" w:cs="Times New Roman"/>
                <w:spacing w:val="-10"/>
                <w:sz w:val="24"/>
                <w:szCs w:val="24"/>
              </w:rPr>
              <w:t xml:space="preserve"> </w:t>
            </w:r>
            <w:r>
              <w:rPr>
                <w:rFonts w:ascii="Times New Roman" w:hAnsi="Times New Roman" w:cs="Times New Roman"/>
                <w:sz w:val="24"/>
                <w:szCs w:val="24"/>
              </w:rPr>
              <w:t>36</w:t>
            </w:r>
            <w:r>
              <w:rPr>
                <w:rFonts w:ascii="Times New Roman" w:hAnsi="Times New Roman" w:cs="Times New Roman"/>
                <w:spacing w:val="-8"/>
                <w:sz w:val="24"/>
                <w:szCs w:val="24"/>
              </w:rPr>
              <w:t xml:space="preserve"> </w:t>
            </w:r>
            <w:r>
              <w:rPr>
                <w:rFonts w:ascii="Times New Roman" w:hAnsi="Times New Roman" w:cs="Times New Roman"/>
                <w:sz w:val="24"/>
                <w:szCs w:val="24"/>
              </w:rPr>
              <w:t>asked</w:t>
            </w:r>
            <w:r>
              <w:rPr>
                <w:rFonts w:ascii="Times New Roman" w:hAnsi="Times New Roman" w:cs="Times New Roman"/>
                <w:spacing w:val="-8"/>
                <w:sz w:val="24"/>
                <w:szCs w:val="24"/>
              </w:rPr>
              <w:t xml:space="preserve"> </w:t>
            </w:r>
            <w:r>
              <w:rPr>
                <w:rFonts w:ascii="Times New Roman" w:hAnsi="Times New Roman" w:cs="Times New Roman"/>
                <w:sz w:val="24"/>
                <w:szCs w:val="24"/>
              </w:rPr>
              <w:t xml:space="preserve">about </w:t>
            </w:r>
            <w:r>
              <w:rPr>
                <w:rFonts w:ascii="Times New Roman" w:hAnsi="Times New Roman" w:cs="Times New Roman"/>
                <w:spacing w:val="-2"/>
                <w:sz w:val="24"/>
                <w:szCs w:val="24"/>
              </w:rPr>
              <w:t>reference.</w:t>
            </w:r>
          </w:p>
        </w:tc>
      </w:tr>
      <w:tr w14:paraId="0F2442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74" w:hRule="atLeast"/>
        </w:trPr>
        <w:tc>
          <w:tcPr>
            <w:tcW w:w="540" w:type="dxa"/>
          </w:tcPr>
          <w:p w14:paraId="70384DA0">
            <w:pPr>
              <w:pStyle w:val="41"/>
              <w:spacing w:line="240" w:lineRule="auto"/>
              <w:jc w:val="center"/>
              <w:rPr>
                <w:rFonts w:ascii="Times New Roman" w:hAnsi="Times New Roman" w:cs="Times New Roman"/>
                <w:sz w:val="24"/>
                <w:szCs w:val="24"/>
              </w:rPr>
            </w:pPr>
            <w:r>
              <w:rPr>
                <w:rFonts w:ascii="Times New Roman" w:hAnsi="Times New Roman" w:cs="Times New Roman"/>
                <w:spacing w:val="-5"/>
                <w:sz w:val="24"/>
                <w:szCs w:val="24"/>
              </w:rPr>
              <w:t>3.</w:t>
            </w:r>
          </w:p>
        </w:tc>
        <w:tc>
          <w:tcPr>
            <w:tcW w:w="1980" w:type="dxa"/>
          </w:tcPr>
          <w:p w14:paraId="3B06DF19">
            <w:pPr>
              <w:pStyle w:val="41"/>
              <w:spacing w:line="240" w:lineRule="auto"/>
              <w:ind w:left="108" w:right="89"/>
              <w:rPr>
                <w:rFonts w:ascii="Times New Roman" w:hAnsi="Times New Roman" w:cs="Times New Roman"/>
                <w:sz w:val="24"/>
                <w:szCs w:val="24"/>
              </w:rPr>
            </w:pPr>
            <w:r>
              <w:rPr>
                <w:rFonts w:ascii="Times New Roman" w:hAnsi="Times New Roman" w:cs="Times New Roman"/>
                <w:spacing w:val="-2"/>
                <w:sz w:val="24"/>
                <w:szCs w:val="24"/>
              </w:rPr>
              <w:t xml:space="preserve">Linguistics </w:t>
            </w:r>
            <w:r>
              <w:rPr>
                <w:rFonts w:ascii="Times New Roman" w:hAnsi="Times New Roman" w:cs="Times New Roman"/>
                <w:sz w:val="24"/>
                <w:szCs w:val="24"/>
              </w:rPr>
              <w:t>aspects</w:t>
            </w:r>
            <w:r>
              <w:rPr>
                <w:rFonts w:ascii="Times New Roman" w:hAnsi="Times New Roman" w:cs="Times New Roman"/>
                <w:spacing w:val="-16"/>
                <w:sz w:val="24"/>
                <w:szCs w:val="24"/>
              </w:rPr>
              <w:t xml:space="preserve"> </w:t>
            </w:r>
            <w:r>
              <w:rPr>
                <w:rFonts w:ascii="Times New Roman" w:hAnsi="Times New Roman" w:cs="Times New Roman"/>
                <w:sz w:val="24"/>
                <w:szCs w:val="24"/>
              </w:rPr>
              <w:t>of</w:t>
            </w:r>
            <w:r>
              <w:rPr>
                <w:rFonts w:ascii="Times New Roman" w:hAnsi="Times New Roman" w:cs="Times New Roman"/>
                <w:spacing w:val="-15"/>
                <w:sz w:val="24"/>
                <w:szCs w:val="24"/>
              </w:rPr>
              <w:t xml:space="preserve"> </w:t>
            </w:r>
            <w:r>
              <w:rPr>
                <w:rFonts w:ascii="Times New Roman" w:hAnsi="Times New Roman" w:cs="Times New Roman"/>
                <w:sz w:val="24"/>
                <w:szCs w:val="24"/>
              </w:rPr>
              <w:t xml:space="preserve">the </w:t>
            </w:r>
            <w:r>
              <w:rPr>
                <w:rFonts w:ascii="Times New Roman" w:hAnsi="Times New Roman" w:cs="Times New Roman"/>
                <w:spacing w:val="-2"/>
                <w:sz w:val="24"/>
                <w:szCs w:val="24"/>
              </w:rPr>
              <w:t>contents</w:t>
            </w:r>
          </w:p>
        </w:tc>
        <w:tc>
          <w:tcPr>
            <w:tcW w:w="2790" w:type="dxa"/>
          </w:tcPr>
          <w:p w14:paraId="11A9922F">
            <w:pPr>
              <w:pStyle w:val="41"/>
              <w:spacing w:line="240" w:lineRule="auto"/>
              <w:ind w:left="108" w:right="287"/>
              <w:jc w:val="both"/>
              <w:rPr>
                <w:rFonts w:ascii="Times New Roman" w:hAnsi="Times New Roman" w:cs="Times New Roman"/>
                <w:sz w:val="24"/>
                <w:szCs w:val="24"/>
              </w:rPr>
            </w:pPr>
            <w:r>
              <w:rPr>
                <w:rFonts w:ascii="Times New Roman" w:hAnsi="Times New Roman" w:cs="Times New Roman"/>
                <w:sz w:val="24"/>
                <w:szCs w:val="24"/>
              </w:rPr>
              <w:t>Revise</w:t>
            </w:r>
            <w:r>
              <w:rPr>
                <w:rFonts w:ascii="Times New Roman" w:hAnsi="Times New Roman" w:cs="Times New Roman"/>
                <w:spacing w:val="-13"/>
                <w:sz w:val="24"/>
                <w:szCs w:val="24"/>
              </w:rPr>
              <w:t xml:space="preserve"> </w:t>
            </w:r>
            <w:r>
              <w:rPr>
                <w:rFonts w:ascii="Times New Roman" w:hAnsi="Times New Roman" w:cs="Times New Roman"/>
                <w:sz w:val="24"/>
                <w:szCs w:val="24"/>
              </w:rPr>
              <w:t>some</w:t>
            </w:r>
            <w:r>
              <w:rPr>
                <w:rFonts w:ascii="Times New Roman" w:hAnsi="Times New Roman" w:cs="Times New Roman"/>
                <w:spacing w:val="-13"/>
                <w:sz w:val="24"/>
                <w:szCs w:val="24"/>
              </w:rPr>
              <w:t xml:space="preserve"> </w:t>
            </w:r>
            <w:r>
              <w:rPr>
                <w:rFonts w:ascii="Times New Roman" w:hAnsi="Times New Roman" w:cs="Times New Roman"/>
                <w:sz w:val="24"/>
                <w:szCs w:val="24"/>
              </w:rPr>
              <w:t>sentences</w:t>
            </w:r>
            <w:r>
              <w:rPr>
                <w:rFonts w:ascii="Times New Roman" w:hAnsi="Times New Roman" w:cs="Times New Roman"/>
                <w:spacing w:val="-13"/>
                <w:sz w:val="24"/>
                <w:szCs w:val="24"/>
              </w:rPr>
              <w:t xml:space="preserve"> </w:t>
            </w:r>
            <w:r>
              <w:rPr>
                <w:rFonts w:ascii="Times New Roman" w:hAnsi="Times New Roman" w:cs="Times New Roman"/>
                <w:sz w:val="24"/>
                <w:szCs w:val="24"/>
              </w:rPr>
              <w:t>in the teaching materials:</w:t>
            </w:r>
          </w:p>
          <w:p w14:paraId="3159CF38">
            <w:pPr>
              <w:pStyle w:val="41"/>
              <w:numPr>
                <w:ilvl w:val="0"/>
                <w:numId w:val="7"/>
              </w:numPr>
              <w:tabs>
                <w:tab w:val="left" w:pos="423"/>
                <w:tab w:val="left" w:pos="425"/>
              </w:tabs>
              <w:spacing w:line="240" w:lineRule="auto"/>
              <w:ind w:right="505"/>
              <w:rPr>
                <w:rFonts w:ascii="Times New Roman" w:hAnsi="Times New Roman" w:cs="Times New Roman"/>
                <w:i/>
                <w:sz w:val="24"/>
                <w:szCs w:val="24"/>
              </w:rPr>
            </w:pPr>
            <w:r>
              <w:rPr>
                <w:rFonts w:ascii="Times New Roman" w:hAnsi="Times New Roman" w:cs="Times New Roman"/>
                <w:sz w:val="24"/>
                <w:szCs w:val="24"/>
                <w:u w:val="single"/>
              </w:rPr>
              <w:t>Make</w:t>
            </w:r>
            <w:r>
              <w:rPr>
                <w:rFonts w:ascii="Times New Roman" w:hAnsi="Times New Roman" w:cs="Times New Roman"/>
                <w:spacing w:val="-10"/>
                <w:sz w:val="24"/>
                <w:szCs w:val="24"/>
              </w:rPr>
              <w:t xml:space="preserve"> </w:t>
            </w:r>
            <w:r>
              <w:rPr>
                <w:rFonts w:ascii="Times New Roman" w:hAnsi="Times New Roman" w:cs="Times New Roman"/>
                <w:sz w:val="24"/>
                <w:szCs w:val="24"/>
              </w:rPr>
              <w:t>a</w:t>
            </w:r>
            <w:r>
              <w:rPr>
                <w:rFonts w:ascii="Times New Roman" w:hAnsi="Times New Roman" w:cs="Times New Roman"/>
                <w:spacing w:val="-11"/>
                <w:sz w:val="24"/>
                <w:szCs w:val="24"/>
              </w:rPr>
              <w:t xml:space="preserve"> </w:t>
            </w:r>
            <w:r>
              <w:rPr>
                <w:rFonts w:ascii="Times New Roman" w:hAnsi="Times New Roman" w:cs="Times New Roman"/>
                <w:sz w:val="24"/>
                <w:szCs w:val="24"/>
              </w:rPr>
              <w:t>paragraph</w:t>
            </w:r>
            <w:r>
              <w:rPr>
                <w:rFonts w:ascii="Times New Roman" w:hAnsi="Times New Roman" w:cs="Times New Roman"/>
                <w:spacing w:val="-13"/>
                <w:sz w:val="24"/>
                <w:szCs w:val="24"/>
              </w:rPr>
              <w:t xml:space="preserve"> </w:t>
            </w:r>
            <w:r>
              <w:rPr>
                <w:rFonts w:ascii="Times New Roman" w:hAnsi="Times New Roman" w:cs="Times New Roman"/>
                <w:sz w:val="24"/>
                <w:szCs w:val="24"/>
              </w:rPr>
              <w:t>to describe</w:t>
            </w:r>
            <w:r>
              <w:rPr>
                <w:rFonts w:ascii="Times New Roman" w:hAnsi="Times New Roman" w:cs="Times New Roman"/>
                <w:spacing w:val="-13"/>
                <w:sz w:val="24"/>
                <w:szCs w:val="24"/>
              </w:rPr>
              <w:t xml:space="preserve"> </w:t>
            </w:r>
            <w:r>
              <w:rPr>
                <w:rFonts w:ascii="Times New Roman" w:hAnsi="Times New Roman" w:cs="Times New Roman"/>
                <w:sz w:val="24"/>
                <w:szCs w:val="24"/>
              </w:rPr>
              <w:t>this</w:t>
            </w:r>
            <w:r>
              <w:rPr>
                <w:rFonts w:ascii="Times New Roman" w:hAnsi="Times New Roman" w:cs="Times New Roman"/>
                <w:spacing w:val="-10"/>
                <w:sz w:val="24"/>
                <w:szCs w:val="24"/>
              </w:rPr>
              <w:t xml:space="preserve"> </w:t>
            </w:r>
            <w:r>
              <w:rPr>
                <w:rFonts w:ascii="Times New Roman" w:hAnsi="Times New Roman" w:cs="Times New Roman"/>
                <w:sz w:val="24"/>
                <w:szCs w:val="24"/>
              </w:rPr>
              <w:t xml:space="preserve">picture! </w:t>
            </w:r>
            <w:r>
              <w:rPr>
                <w:rFonts w:ascii="Times New Roman" w:hAnsi="Times New Roman" w:cs="Times New Roman"/>
                <w:i/>
                <w:spacing w:val="-2"/>
                <w:sz w:val="24"/>
                <w:szCs w:val="24"/>
              </w:rPr>
              <w:t>(write)</w:t>
            </w:r>
          </w:p>
          <w:p w14:paraId="1710ECDA">
            <w:pPr>
              <w:pStyle w:val="41"/>
              <w:numPr>
                <w:ilvl w:val="0"/>
                <w:numId w:val="7"/>
              </w:numPr>
              <w:tabs>
                <w:tab w:val="left" w:pos="423"/>
                <w:tab w:val="left" w:pos="425"/>
              </w:tabs>
              <w:spacing w:line="240" w:lineRule="auto"/>
              <w:ind w:right="260"/>
              <w:rPr>
                <w:rFonts w:ascii="Times New Roman" w:hAnsi="Times New Roman" w:cs="Times New Roman"/>
                <w:i/>
                <w:sz w:val="24"/>
                <w:szCs w:val="24"/>
              </w:rPr>
            </w:pPr>
            <w:r>
              <w:rPr>
                <w:rFonts w:ascii="Times New Roman" w:hAnsi="Times New Roman" w:cs="Times New Roman"/>
                <w:sz w:val="24"/>
                <w:szCs w:val="24"/>
              </w:rPr>
              <w:t>Read and comprehend the</w:t>
            </w:r>
            <w:r>
              <w:rPr>
                <w:rFonts w:ascii="Times New Roman" w:hAnsi="Times New Roman" w:cs="Times New Roman"/>
                <w:spacing w:val="-13"/>
                <w:sz w:val="24"/>
                <w:szCs w:val="24"/>
              </w:rPr>
              <w:t xml:space="preserve"> </w:t>
            </w:r>
            <w:r>
              <w:rPr>
                <w:rFonts w:ascii="Times New Roman" w:hAnsi="Times New Roman" w:cs="Times New Roman"/>
                <w:sz w:val="24"/>
                <w:szCs w:val="24"/>
              </w:rPr>
              <w:t>following</w:t>
            </w:r>
            <w:r>
              <w:rPr>
                <w:rFonts w:ascii="Times New Roman" w:hAnsi="Times New Roman" w:cs="Times New Roman"/>
                <w:spacing w:val="-10"/>
                <w:sz w:val="24"/>
                <w:szCs w:val="24"/>
              </w:rPr>
              <w:t xml:space="preserve"> </w:t>
            </w:r>
            <w:r>
              <w:rPr>
                <w:rFonts w:ascii="Times New Roman" w:hAnsi="Times New Roman" w:cs="Times New Roman"/>
                <w:sz w:val="24"/>
                <w:szCs w:val="24"/>
              </w:rPr>
              <w:t>text!</w:t>
            </w:r>
            <w:r>
              <w:rPr>
                <w:rFonts w:ascii="Times New Roman" w:hAnsi="Times New Roman" w:cs="Times New Roman"/>
                <w:spacing w:val="-12"/>
                <w:sz w:val="24"/>
                <w:szCs w:val="24"/>
              </w:rPr>
              <w:t xml:space="preserve"> </w:t>
            </w:r>
            <w:r>
              <w:rPr>
                <w:rFonts w:ascii="Times New Roman" w:hAnsi="Times New Roman" w:cs="Times New Roman"/>
                <w:i/>
                <w:sz w:val="24"/>
                <w:szCs w:val="24"/>
              </w:rPr>
              <w:t>(read the</w:t>
            </w:r>
            <w:r>
              <w:rPr>
                <w:rFonts w:ascii="Times New Roman" w:hAnsi="Times New Roman" w:cs="Times New Roman"/>
                <w:i/>
                <w:spacing w:val="-16"/>
                <w:sz w:val="24"/>
                <w:szCs w:val="24"/>
              </w:rPr>
              <w:t xml:space="preserve"> </w:t>
            </w:r>
            <w:r>
              <w:rPr>
                <w:rFonts w:ascii="Times New Roman" w:hAnsi="Times New Roman" w:cs="Times New Roman"/>
                <w:i/>
                <w:sz w:val="24"/>
                <w:szCs w:val="24"/>
              </w:rPr>
              <w:t>following</w:t>
            </w:r>
            <w:r>
              <w:rPr>
                <w:rFonts w:ascii="Times New Roman" w:hAnsi="Times New Roman" w:cs="Times New Roman"/>
                <w:i/>
                <w:spacing w:val="-15"/>
                <w:sz w:val="24"/>
                <w:szCs w:val="24"/>
              </w:rPr>
              <w:t xml:space="preserve"> </w:t>
            </w:r>
            <w:r>
              <w:rPr>
                <w:rFonts w:ascii="Times New Roman" w:hAnsi="Times New Roman" w:cs="Times New Roman"/>
                <w:i/>
                <w:sz w:val="24"/>
                <w:szCs w:val="24"/>
              </w:rPr>
              <w:t xml:space="preserve">text </w:t>
            </w:r>
            <w:r>
              <w:rPr>
                <w:rFonts w:ascii="Times New Roman" w:hAnsi="Times New Roman" w:cs="Times New Roman"/>
                <w:i/>
                <w:spacing w:val="-2"/>
                <w:sz w:val="24"/>
                <w:szCs w:val="24"/>
              </w:rPr>
              <w:t>carefully)</w:t>
            </w:r>
          </w:p>
        </w:tc>
        <w:tc>
          <w:tcPr>
            <w:tcW w:w="2970" w:type="dxa"/>
          </w:tcPr>
          <w:p w14:paraId="7F5B3066">
            <w:pPr>
              <w:pStyle w:val="41"/>
              <w:spacing w:line="240" w:lineRule="auto"/>
              <w:ind w:left="109"/>
              <w:rPr>
                <w:rFonts w:ascii="Times New Roman" w:hAnsi="Times New Roman" w:cs="Times New Roman"/>
                <w:sz w:val="24"/>
                <w:szCs w:val="24"/>
              </w:rPr>
            </w:pPr>
            <w:r>
              <w:rPr>
                <w:rFonts w:ascii="Times New Roman" w:hAnsi="Times New Roman" w:cs="Times New Roman"/>
                <w:sz w:val="24"/>
                <w:szCs w:val="24"/>
              </w:rPr>
              <w:t>It</w:t>
            </w:r>
            <w:r>
              <w:rPr>
                <w:rFonts w:ascii="Times New Roman" w:hAnsi="Times New Roman" w:cs="Times New Roman"/>
                <w:spacing w:val="-6"/>
                <w:sz w:val="24"/>
                <w:szCs w:val="24"/>
              </w:rPr>
              <w:t xml:space="preserve"> </w:t>
            </w:r>
            <w:r>
              <w:rPr>
                <w:rFonts w:ascii="Times New Roman" w:hAnsi="Times New Roman" w:cs="Times New Roman"/>
                <w:sz w:val="24"/>
                <w:szCs w:val="24"/>
              </w:rPr>
              <w:t>was</w:t>
            </w:r>
            <w:r>
              <w:rPr>
                <w:rFonts w:ascii="Times New Roman" w:hAnsi="Times New Roman" w:cs="Times New Roman"/>
                <w:spacing w:val="-3"/>
                <w:sz w:val="24"/>
                <w:szCs w:val="24"/>
              </w:rPr>
              <w:t xml:space="preserve"> </w:t>
            </w:r>
            <w:r>
              <w:rPr>
                <w:rFonts w:ascii="Times New Roman" w:hAnsi="Times New Roman" w:cs="Times New Roman"/>
                <w:sz w:val="24"/>
                <w:szCs w:val="24"/>
              </w:rPr>
              <w:t>changed</w:t>
            </w:r>
            <w:r>
              <w:rPr>
                <w:rFonts w:ascii="Times New Roman" w:hAnsi="Times New Roman" w:cs="Times New Roman"/>
                <w:spacing w:val="-4"/>
                <w:sz w:val="24"/>
                <w:szCs w:val="24"/>
              </w:rPr>
              <w:t xml:space="preserve"> into:</w:t>
            </w:r>
          </w:p>
          <w:p w14:paraId="685CA4A6">
            <w:pPr>
              <w:pStyle w:val="41"/>
              <w:spacing w:line="240" w:lineRule="auto"/>
              <w:ind w:left="0"/>
              <w:rPr>
                <w:rFonts w:ascii="Times New Roman" w:hAnsi="Times New Roman" w:cs="Times New Roman"/>
                <w:b/>
                <w:sz w:val="24"/>
                <w:szCs w:val="24"/>
              </w:rPr>
            </w:pPr>
          </w:p>
          <w:p w14:paraId="45256E37">
            <w:pPr>
              <w:pStyle w:val="41"/>
              <w:numPr>
                <w:ilvl w:val="0"/>
                <w:numId w:val="8"/>
              </w:numPr>
              <w:tabs>
                <w:tab w:val="left" w:pos="565"/>
                <w:tab w:val="left" w:pos="567"/>
              </w:tabs>
              <w:spacing w:line="240" w:lineRule="auto"/>
              <w:ind w:right="379"/>
              <w:rPr>
                <w:rFonts w:ascii="Times New Roman" w:hAnsi="Times New Roman" w:cs="Times New Roman"/>
                <w:sz w:val="24"/>
                <w:szCs w:val="24"/>
              </w:rPr>
            </w:pPr>
            <w:r>
              <w:rPr>
                <w:rFonts w:ascii="Times New Roman" w:hAnsi="Times New Roman" w:cs="Times New Roman"/>
                <w:sz w:val="24"/>
                <w:szCs w:val="24"/>
              </w:rPr>
              <w:t>Write</w:t>
            </w:r>
            <w:r>
              <w:rPr>
                <w:rFonts w:ascii="Times New Roman" w:hAnsi="Times New Roman" w:cs="Times New Roman"/>
                <w:spacing w:val="-8"/>
                <w:sz w:val="24"/>
                <w:szCs w:val="24"/>
              </w:rPr>
              <w:t xml:space="preserve"> </w:t>
            </w:r>
            <w:r>
              <w:rPr>
                <w:rFonts w:ascii="Times New Roman" w:hAnsi="Times New Roman" w:cs="Times New Roman"/>
                <w:sz w:val="24"/>
                <w:szCs w:val="24"/>
              </w:rPr>
              <w:t>a</w:t>
            </w:r>
            <w:r>
              <w:rPr>
                <w:rFonts w:ascii="Times New Roman" w:hAnsi="Times New Roman" w:cs="Times New Roman"/>
                <w:spacing w:val="-6"/>
                <w:sz w:val="24"/>
                <w:szCs w:val="24"/>
              </w:rPr>
              <w:t xml:space="preserve"> </w:t>
            </w:r>
            <w:r>
              <w:rPr>
                <w:rFonts w:ascii="Times New Roman" w:hAnsi="Times New Roman" w:cs="Times New Roman"/>
                <w:sz w:val="24"/>
                <w:szCs w:val="24"/>
              </w:rPr>
              <w:t>paragraph</w:t>
            </w:r>
            <w:r>
              <w:rPr>
                <w:rFonts w:ascii="Times New Roman" w:hAnsi="Times New Roman" w:cs="Times New Roman"/>
                <w:spacing w:val="-8"/>
                <w:sz w:val="24"/>
                <w:szCs w:val="24"/>
              </w:rPr>
              <w:t xml:space="preserve"> </w:t>
            </w:r>
            <w:r>
              <w:rPr>
                <w:rFonts w:ascii="Times New Roman" w:hAnsi="Times New Roman" w:cs="Times New Roman"/>
                <w:sz w:val="24"/>
                <w:szCs w:val="24"/>
              </w:rPr>
              <w:t>to describe</w:t>
            </w:r>
            <w:r>
              <w:rPr>
                <w:rFonts w:ascii="Times New Roman" w:hAnsi="Times New Roman" w:cs="Times New Roman"/>
                <w:spacing w:val="-16"/>
                <w:sz w:val="24"/>
                <w:szCs w:val="24"/>
              </w:rPr>
              <w:t xml:space="preserve"> </w:t>
            </w:r>
            <w:r>
              <w:rPr>
                <w:rFonts w:ascii="Times New Roman" w:hAnsi="Times New Roman" w:cs="Times New Roman"/>
                <w:sz w:val="24"/>
                <w:szCs w:val="24"/>
              </w:rPr>
              <w:t>this</w:t>
            </w:r>
            <w:r>
              <w:rPr>
                <w:rFonts w:ascii="Times New Roman" w:hAnsi="Times New Roman" w:cs="Times New Roman"/>
                <w:spacing w:val="-15"/>
                <w:sz w:val="24"/>
                <w:szCs w:val="24"/>
              </w:rPr>
              <w:t xml:space="preserve"> </w:t>
            </w:r>
            <w:r>
              <w:rPr>
                <w:rFonts w:ascii="Times New Roman" w:hAnsi="Times New Roman" w:cs="Times New Roman"/>
                <w:sz w:val="24"/>
                <w:szCs w:val="24"/>
              </w:rPr>
              <w:t>picture!</w:t>
            </w:r>
          </w:p>
          <w:p w14:paraId="4801FBC3">
            <w:pPr>
              <w:pStyle w:val="41"/>
              <w:numPr>
                <w:ilvl w:val="0"/>
                <w:numId w:val="8"/>
              </w:numPr>
              <w:tabs>
                <w:tab w:val="left" w:pos="565"/>
                <w:tab w:val="left" w:pos="567"/>
              </w:tabs>
              <w:spacing w:before="253" w:line="240" w:lineRule="auto"/>
              <w:ind w:right="173"/>
              <w:rPr>
                <w:rFonts w:ascii="Times New Roman" w:hAnsi="Times New Roman" w:cs="Times New Roman"/>
                <w:sz w:val="24"/>
                <w:szCs w:val="24"/>
              </w:rPr>
            </w:pPr>
            <w:r>
              <w:rPr>
                <w:rFonts w:ascii="Times New Roman" w:hAnsi="Times New Roman" w:cs="Times New Roman"/>
                <w:sz w:val="24"/>
                <w:szCs w:val="24"/>
              </w:rPr>
              <w:t>Read</w:t>
            </w:r>
            <w:r>
              <w:rPr>
                <w:rFonts w:ascii="Times New Roman" w:hAnsi="Times New Roman" w:cs="Times New Roman"/>
                <w:spacing w:val="-12"/>
                <w:sz w:val="24"/>
                <w:szCs w:val="24"/>
              </w:rPr>
              <w:t xml:space="preserve"> </w:t>
            </w:r>
            <w:r>
              <w:rPr>
                <w:rFonts w:ascii="Times New Roman" w:hAnsi="Times New Roman" w:cs="Times New Roman"/>
                <w:sz w:val="24"/>
                <w:szCs w:val="24"/>
              </w:rPr>
              <w:t>the</w:t>
            </w:r>
            <w:r>
              <w:rPr>
                <w:rFonts w:ascii="Times New Roman" w:hAnsi="Times New Roman" w:cs="Times New Roman"/>
                <w:spacing w:val="-14"/>
                <w:sz w:val="24"/>
                <w:szCs w:val="24"/>
              </w:rPr>
              <w:t xml:space="preserve"> </w:t>
            </w:r>
            <w:r>
              <w:rPr>
                <w:rFonts w:ascii="Times New Roman" w:hAnsi="Times New Roman" w:cs="Times New Roman"/>
                <w:sz w:val="24"/>
                <w:szCs w:val="24"/>
              </w:rPr>
              <w:t>following</w:t>
            </w:r>
            <w:r>
              <w:rPr>
                <w:rFonts w:ascii="Times New Roman" w:hAnsi="Times New Roman" w:cs="Times New Roman"/>
                <w:spacing w:val="-11"/>
                <w:sz w:val="24"/>
                <w:szCs w:val="24"/>
              </w:rPr>
              <w:t xml:space="preserve"> </w:t>
            </w:r>
            <w:r>
              <w:rPr>
                <w:rFonts w:ascii="Times New Roman" w:hAnsi="Times New Roman" w:cs="Times New Roman"/>
                <w:sz w:val="24"/>
                <w:szCs w:val="24"/>
              </w:rPr>
              <w:t xml:space="preserve">text </w:t>
            </w:r>
            <w:r>
              <w:rPr>
                <w:rFonts w:ascii="Times New Roman" w:hAnsi="Times New Roman" w:cs="Times New Roman"/>
                <w:spacing w:val="-2"/>
                <w:sz w:val="24"/>
                <w:szCs w:val="24"/>
              </w:rPr>
              <w:t>carefully!</w:t>
            </w:r>
          </w:p>
        </w:tc>
      </w:tr>
    </w:tbl>
    <w:p w14:paraId="6035F99B">
      <w:pPr>
        <w:pStyle w:val="13"/>
        <w:spacing w:before="1"/>
        <w:ind w:right="16" w:firstLine="719"/>
        <w:rPr>
          <w:rFonts w:ascii="Times New Roman" w:hAnsi="Times New Roman" w:cs="Times New Roman"/>
          <w:sz w:val="24"/>
          <w:szCs w:val="24"/>
        </w:rPr>
      </w:pPr>
    </w:p>
    <w:p w14:paraId="707DB573">
      <w:pPr>
        <w:pStyle w:val="13"/>
        <w:spacing w:before="1"/>
        <w:ind w:right="16" w:firstLine="719"/>
        <w:rPr>
          <w:rFonts w:ascii="Times New Roman" w:hAnsi="Times New Roman" w:cs="Times New Roman"/>
          <w:sz w:val="24"/>
          <w:szCs w:val="24"/>
        </w:rPr>
      </w:pPr>
      <w:r>
        <w:rPr>
          <w:rFonts w:ascii="Times New Roman" w:hAnsi="Times New Roman" w:cs="Times New Roman"/>
          <w:sz w:val="24"/>
          <w:szCs w:val="24"/>
        </w:rPr>
        <w:t>Regarding construct validity, specifically focused on instructional design, the expert reviewer was an English lecturer from Sriwijaya University noted for his high English proficiency and established reputation in pedagogical design. Upon completion of the review process, this specialist determined that the developed materials and assessment tools were valid and suitable for use without requiring any further revisions.</w:t>
      </w:r>
    </w:p>
    <w:p w14:paraId="33E3E0B5">
      <w:pPr>
        <w:pStyle w:val="13"/>
        <w:ind w:right="17" w:firstLine="719"/>
        <w:rPr>
          <w:rFonts w:ascii="Times New Roman" w:hAnsi="Times New Roman" w:cs="Times New Roman"/>
          <w:sz w:val="24"/>
          <w:szCs w:val="24"/>
        </w:rPr>
      </w:pPr>
      <w:r>
        <w:rPr>
          <w:rFonts w:ascii="Times New Roman" w:hAnsi="Times New Roman" w:cs="Times New Roman"/>
          <w:sz w:val="24"/>
          <w:szCs w:val="24"/>
        </w:rPr>
        <w:t>In addition, in reviewing and validating the products, both experts were given a validation sheet in the form of questionnaire containing rating scale and provided empty spaces to write their comments. The rating scale ranging from 1 to 4 corresponding to their responses from “Strongly Disagree” to “Strongly Agree”. As stated before, from the experts’ judgment, it was known that the products were valid and the validity level of the product had to be determined as well. To determine the validity level of the product, the average score from each validation sheet (i.e.: validation sheet of content and construct) was calculated and the result was interpreted by validity categorization in Table 1 above.</w:t>
      </w:r>
    </w:p>
    <w:p w14:paraId="437F3D4C">
      <w:pPr>
        <w:pStyle w:val="13"/>
        <w:spacing w:after="240"/>
        <w:ind w:right="17" w:firstLine="719"/>
        <w:rPr>
          <w:rFonts w:ascii="Times New Roman" w:hAnsi="Times New Roman" w:cs="Times New Roman"/>
          <w:sz w:val="24"/>
          <w:szCs w:val="24"/>
        </w:rPr>
      </w:pPr>
      <w:r>
        <w:rPr>
          <w:rFonts w:ascii="Times New Roman" w:hAnsi="Times New Roman" w:cs="Times New Roman"/>
          <w:sz w:val="24"/>
          <w:szCs w:val="24"/>
        </w:rPr>
        <w:t>The results of the validity level of the developed agricultural local-content-based reading materials and the GRA</w:t>
      </w:r>
      <w:r>
        <w:rPr>
          <w:rFonts w:ascii="Times New Roman" w:hAnsi="Times New Roman" w:cs="Times New Roman"/>
          <w:i/>
          <w:sz w:val="24"/>
          <w:szCs w:val="24"/>
        </w:rPr>
        <w:t xml:space="preserve"> </w:t>
      </w:r>
      <w:r>
        <w:rPr>
          <w:rFonts w:ascii="Times New Roman" w:hAnsi="Times New Roman" w:cs="Times New Roman"/>
          <w:sz w:val="24"/>
          <w:szCs w:val="24"/>
        </w:rPr>
        <w:t>are available</w:t>
      </w:r>
      <w:r>
        <w:rPr>
          <w:rFonts w:ascii="Times New Roman" w:hAnsi="Times New Roman" w:cs="Times New Roman"/>
          <w:spacing w:val="40"/>
          <w:sz w:val="24"/>
          <w:szCs w:val="24"/>
        </w:rPr>
        <w:t xml:space="preserve"> </w:t>
      </w:r>
      <w:r>
        <w:rPr>
          <w:rFonts w:ascii="Times New Roman" w:hAnsi="Times New Roman" w:cs="Times New Roman"/>
          <w:sz w:val="24"/>
          <w:szCs w:val="24"/>
        </w:rPr>
        <w:t>in Table 5.</w:t>
      </w:r>
    </w:p>
    <w:p w14:paraId="4EE76CF3">
      <w:pPr>
        <w:pStyle w:val="13"/>
        <w:spacing w:after="240"/>
        <w:ind w:right="17" w:firstLine="719"/>
        <w:rPr>
          <w:rFonts w:ascii="Times New Roman" w:hAnsi="Times New Roman" w:cs="Times New Roman"/>
          <w:sz w:val="24"/>
          <w:szCs w:val="24"/>
        </w:rPr>
      </w:pPr>
    </w:p>
    <w:p w14:paraId="3186EDA7">
      <w:pPr>
        <w:pStyle w:val="13"/>
        <w:spacing w:after="240"/>
        <w:ind w:right="17" w:firstLine="719"/>
        <w:rPr>
          <w:rFonts w:ascii="Times New Roman" w:hAnsi="Times New Roman" w:cs="Times New Roman"/>
          <w:sz w:val="24"/>
          <w:szCs w:val="24"/>
        </w:rPr>
      </w:pPr>
    </w:p>
    <w:p w14:paraId="1755462A">
      <w:pPr>
        <w:pStyle w:val="13"/>
        <w:spacing w:before="9" w:after="240"/>
        <w:ind w:left="0"/>
        <w:jc w:val="center"/>
        <w:rPr>
          <w:rFonts w:ascii="Times New Roman" w:hAnsi="Times New Roman" w:cs="Times New Roman"/>
          <w:b/>
          <w:bCs/>
          <w:sz w:val="24"/>
          <w:szCs w:val="24"/>
        </w:rPr>
      </w:pPr>
      <w:r>
        <w:rPr>
          <w:rFonts w:ascii="Times New Roman" w:hAnsi="Times New Roman" w:cs="Times New Roman"/>
          <w:i/>
          <w:iCs/>
          <w:sz w:val="24"/>
          <w:szCs w:val="24"/>
        </w:rPr>
        <w:t>Table 5.</w:t>
      </w:r>
      <w:r>
        <w:rPr>
          <w:rFonts w:ascii="Times New Roman" w:hAnsi="Times New Roman" w:cs="Times New Roman"/>
          <w:b/>
          <w:bCs/>
          <w:sz w:val="24"/>
          <w:szCs w:val="24"/>
        </w:rPr>
        <w:t xml:space="preserve"> </w:t>
      </w:r>
      <w:r>
        <w:rPr>
          <w:rFonts w:ascii="Times New Roman" w:hAnsi="Times New Roman" w:cs="Times New Roman"/>
          <w:sz w:val="24"/>
          <w:szCs w:val="24"/>
        </w:rPr>
        <w:t>Validity</w:t>
      </w:r>
      <w:r>
        <w:rPr>
          <w:rFonts w:ascii="Times New Roman" w:hAnsi="Times New Roman" w:cs="Times New Roman"/>
          <w:spacing w:val="-6"/>
          <w:sz w:val="24"/>
          <w:szCs w:val="24"/>
        </w:rPr>
        <w:t xml:space="preserve"> </w:t>
      </w:r>
      <w:r>
        <w:rPr>
          <w:rFonts w:ascii="Times New Roman" w:hAnsi="Times New Roman" w:cs="Times New Roman"/>
          <w:sz w:val="24"/>
          <w:szCs w:val="24"/>
        </w:rPr>
        <w:t>Level</w:t>
      </w:r>
      <w:r>
        <w:rPr>
          <w:rFonts w:ascii="Times New Roman" w:hAnsi="Times New Roman" w:cs="Times New Roman"/>
          <w:spacing w:val="-2"/>
          <w:sz w:val="24"/>
          <w:szCs w:val="24"/>
        </w:rPr>
        <w:t xml:space="preserve"> </w:t>
      </w:r>
      <w:r>
        <w:rPr>
          <w:rFonts w:ascii="Times New Roman" w:hAnsi="Times New Roman" w:cs="Times New Roman"/>
          <w:sz w:val="24"/>
          <w:szCs w:val="24"/>
        </w:rPr>
        <w:t>of</w:t>
      </w:r>
      <w:r>
        <w:rPr>
          <w:rFonts w:ascii="Times New Roman" w:hAnsi="Times New Roman" w:cs="Times New Roman"/>
          <w:spacing w:val="-1"/>
          <w:sz w:val="24"/>
          <w:szCs w:val="24"/>
        </w:rPr>
        <w:t xml:space="preserve"> </w:t>
      </w:r>
      <w:r>
        <w:rPr>
          <w:rFonts w:ascii="Times New Roman" w:hAnsi="Times New Roman" w:cs="Times New Roman"/>
          <w:sz w:val="24"/>
          <w:szCs w:val="24"/>
        </w:rPr>
        <w:t>the</w:t>
      </w:r>
      <w:r>
        <w:rPr>
          <w:rFonts w:ascii="Times New Roman" w:hAnsi="Times New Roman" w:cs="Times New Roman"/>
          <w:spacing w:val="-5"/>
          <w:sz w:val="24"/>
          <w:szCs w:val="24"/>
        </w:rPr>
        <w:t xml:space="preserve"> </w:t>
      </w:r>
      <w:r>
        <w:rPr>
          <w:rFonts w:ascii="Times New Roman" w:hAnsi="Times New Roman" w:cs="Times New Roman"/>
          <w:spacing w:val="-2"/>
          <w:sz w:val="24"/>
          <w:szCs w:val="24"/>
        </w:rPr>
        <w:t>Product</w:t>
      </w:r>
    </w:p>
    <w:tbl>
      <w:tblPr>
        <w:tblStyle w:val="12"/>
        <w:tblW w:w="0" w:type="auto"/>
        <w:tblInd w:w="35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20"/>
        <w:gridCol w:w="2659"/>
        <w:gridCol w:w="2268"/>
        <w:gridCol w:w="2268"/>
      </w:tblGrid>
      <w:tr w14:paraId="1AA111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0" w:hRule="atLeast"/>
        </w:trPr>
        <w:tc>
          <w:tcPr>
            <w:tcW w:w="720" w:type="dxa"/>
            <w:vAlign w:val="center"/>
          </w:tcPr>
          <w:p w14:paraId="3D716E75">
            <w:pPr>
              <w:pStyle w:val="41"/>
              <w:spacing w:line="248" w:lineRule="exact"/>
              <w:ind w:left="261"/>
              <w:rPr>
                <w:rFonts w:ascii="Times New Roman" w:hAnsi="Times New Roman" w:cs="Times New Roman"/>
                <w:b/>
                <w:sz w:val="24"/>
                <w:szCs w:val="24"/>
              </w:rPr>
            </w:pPr>
            <w:r>
              <w:rPr>
                <w:rFonts w:ascii="Times New Roman" w:hAnsi="Times New Roman" w:cs="Times New Roman"/>
                <w:b/>
                <w:spacing w:val="-5"/>
                <w:sz w:val="24"/>
                <w:szCs w:val="24"/>
              </w:rPr>
              <w:t>No</w:t>
            </w:r>
          </w:p>
        </w:tc>
        <w:tc>
          <w:tcPr>
            <w:tcW w:w="2659" w:type="dxa"/>
            <w:vAlign w:val="center"/>
          </w:tcPr>
          <w:p w14:paraId="43A756FF">
            <w:pPr>
              <w:pStyle w:val="41"/>
              <w:spacing w:line="248" w:lineRule="exact"/>
              <w:ind w:left="775"/>
              <w:rPr>
                <w:rFonts w:ascii="Times New Roman" w:hAnsi="Times New Roman" w:cs="Times New Roman"/>
                <w:b/>
                <w:sz w:val="24"/>
                <w:szCs w:val="24"/>
              </w:rPr>
            </w:pPr>
            <w:r>
              <w:rPr>
                <w:rFonts w:ascii="Times New Roman" w:hAnsi="Times New Roman" w:cs="Times New Roman"/>
                <w:b/>
                <w:spacing w:val="-2"/>
                <w:sz w:val="24"/>
                <w:szCs w:val="24"/>
              </w:rPr>
              <w:t>Aspects</w:t>
            </w:r>
          </w:p>
        </w:tc>
        <w:tc>
          <w:tcPr>
            <w:tcW w:w="2268" w:type="dxa"/>
            <w:vAlign w:val="center"/>
          </w:tcPr>
          <w:p w14:paraId="05C13BF9">
            <w:pPr>
              <w:pStyle w:val="41"/>
              <w:spacing w:line="248" w:lineRule="exact"/>
              <w:ind w:left="13" w:right="6"/>
              <w:jc w:val="center"/>
              <w:rPr>
                <w:rFonts w:ascii="Times New Roman" w:hAnsi="Times New Roman" w:cs="Times New Roman"/>
                <w:b/>
                <w:sz w:val="24"/>
                <w:szCs w:val="24"/>
              </w:rPr>
            </w:pPr>
            <w:r>
              <w:rPr>
                <w:rFonts w:ascii="Times New Roman" w:hAnsi="Times New Roman" w:cs="Times New Roman"/>
                <w:b/>
                <w:sz w:val="24"/>
                <w:szCs w:val="24"/>
              </w:rPr>
              <w:t>Average</w:t>
            </w:r>
            <w:r>
              <w:rPr>
                <w:rFonts w:ascii="Times New Roman" w:hAnsi="Times New Roman" w:cs="Times New Roman"/>
                <w:b/>
                <w:spacing w:val="-5"/>
                <w:sz w:val="24"/>
                <w:szCs w:val="24"/>
              </w:rPr>
              <w:t xml:space="preserve"> </w:t>
            </w:r>
            <w:r>
              <w:rPr>
                <w:rFonts w:ascii="Times New Roman" w:hAnsi="Times New Roman" w:cs="Times New Roman"/>
                <w:b/>
                <w:spacing w:val="-2"/>
                <w:sz w:val="24"/>
                <w:szCs w:val="24"/>
              </w:rPr>
              <w:t>Score</w:t>
            </w:r>
          </w:p>
        </w:tc>
        <w:tc>
          <w:tcPr>
            <w:tcW w:w="2268" w:type="dxa"/>
            <w:vAlign w:val="center"/>
          </w:tcPr>
          <w:p w14:paraId="61266FEF">
            <w:pPr>
              <w:pStyle w:val="41"/>
              <w:spacing w:line="248" w:lineRule="exact"/>
              <w:ind w:left="13"/>
              <w:jc w:val="center"/>
              <w:rPr>
                <w:rFonts w:ascii="Times New Roman" w:hAnsi="Times New Roman" w:cs="Times New Roman"/>
                <w:b/>
                <w:sz w:val="24"/>
                <w:szCs w:val="24"/>
              </w:rPr>
            </w:pPr>
            <w:r>
              <w:rPr>
                <w:rFonts w:ascii="Times New Roman" w:hAnsi="Times New Roman" w:cs="Times New Roman"/>
                <w:b/>
                <w:spacing w:val="-2"/>
                <w:sz w:val="24"/>
                <w:szCs w:val="24"/>
              </w:rPr>
              <w:t>Interpretation</w:t>
            </w:r>
          </w:p>
        </w:tc>
      </w:tr>
      <w:tr w14:paraId="54E36B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1" w:hRule="atLeast"/>
        </w:trPr>
        <w:tc>
          <w:tcPr>
            <w:tcW w:w="720" w:type="dxa"/>
          </w:tcPr>
          <w:p w14:paraId="302FB1E7">
            <w:pPr>
              <w:pStyle w:val="41"/>
              <w:jc w:val="center"/>
              <w:rPr>
                <w:rFonts w:ascii="Times New Roman" w:hAnsi="Times New Roman" w:cs="Times New Roman"/>
                <w:sz w:val="24"/>
                <w:szCs w:val="24"/>
              </w:rPr>
            </w:pPr>
            <w:r>
              <w:rPr>
                <w:rFonts w:ascii="Times New Roman" w:hAnsi="Times New Roman" w:cs="Times New Roman"/>
                <w:spacing w:val="-5"/>
                <w:sz w:val="24"/>
                <w:szCs w:val="24"/>
              </w:rPr>
              <w:t>1.</w:t>
            </w:r>
          </w:p>
        </w:tc>
        <w:tc>
          <w:tcPr>
            <w:tcW w:w="2659" w:type="dxa"/>
          </w:tcPr>
          <w:p w14:paraId="30C8AA29">
            <w:pPr>
              <w:pStyle w:val="41"/>
              <w:rPr>
                <w:rFonts w:ascii="Times New Roman" w:hAnsi="Times New Roman" w:cs="Times New Roman"/>
                <w:sz w:val="24"/>
                <w:szCs w:val="24"/>
              </w:rPr>
            </w:pPr>
            <w:r>
              <w:rPr>
                <w:rFonts w:ascii="Times New Roman" w:hAnsi="Times New Roman" w:cs="Times New Roman"/>
                <w:sz w:val="24"/>
                <w:szCs w:val="24"/>
              </w:rPr>
              <w:t>Content</w:t>
            </w:r>
            <w:r>
              <w:rPr>
                <w:rFonts w:ascii="Times New Roman" w:hAnsi="Times New Roman" w:cs="Times New Roman"/>
                <w:spacing w:val="-7"/>
                <w:sz w:val="24"/>
                <w:szCs w:val="24"/>
              </w:rPr>
              <w:t xml:space="preserve"> </w:t>
            </w:r>
            <w:r>
              <w:rPr>
                <w:rFonts w:ascii="Times New Roman" w:hAnsi="Times New Roman" w:cs="Times New Roman"/>
                <w:spacing w:val="-2"/>
                <w:sz w:val="24"/>
                <w:szCs w:val="24"/>
              </w:rPr>
              <w:t>(English)</w:t>
            </w:r>
          </w:p>
        </w:tc>
        <w:tc>
          <w:tcPr>
            <w:tcW w:w="2268" w:type="dxa"/>
          </w:tcPr>
          <w:p w14:paraId="1D34A610">
            <w:pPr>
              <w:pStyle w:val="41"/>
              <w:ind w:left="13" w:right="3"/>
              <w:jc w:val="center"/>
              <w:rPr>
                <w:rFonts w:ascii="Times New Roman" w:hAnsi="Times New Roman" w:cs="Times New Roman"/>
                <w:sz w:val="24"/>
                <w:szCs w:val="24"/>
              </w:rPr>
            </w:pPr>
            <w:r>
              <w:rPr>
                <w:rFonts w:ascii="Times New Roman" w:hAnsi="Times New Roman" w:cs="Times New Roman"/>
                <w:spacing w:val="-4"/>
                <w:sz w:val="24"/>
                <w:szCs w:val="24"/>
              </w:rPr>
              <w:t>3.20</w:t>
            </w:r>
          </w:p>
        </w:tc>
        <w:tc>
          <w:tcPr>
            <w:tcW w:w="2268" w:type="dxa"/>
          </w:tcPr>
          <w:p w14:paraId="07D36C03">
            <w:pPr>
              <w:pStyle w:val="41"/>
              <w:ind w:left="13" w:right="6"/>
              <w:jc w:val="center"/>
              <w:rPr>
                <w:rFonts w:ascii="Times New Roman" w:hAnsi="Times New Roman" w:cs="Times New Roman"/>
                <w:sz w:val="24"/>
                <w:szCs w:val="24"/>
              </w:rPr>
            </w:pPr>
            <w:r>
              <w:rPr>
                <w:rFonts w:ascii="Times New Roman" w:hAnsi="Times New Roman" w:cs="Times New Roman"/>
                <w:sz w:val="24"/>
                <w:szCs w:val="24"/>
              </w:rPr>
              <w:t>High</w:t>
            </w:r>
            <w:r>
              <w:rPr>
                <w:rFonts w:ascii="Times New Roman" w:hAnsi="Times New Roman" w:cs="Times New Roman"/>
                <w:spacing w:val="-5"/>
                <w:sz w:val="24"/>
                <w:szCs w:val="24"/>
              </w:rPr>
              <w:t xml:space="preserve"> </w:t>
            </w:r>
            <w:r>
              <w:rPr>
                <w:rFonts w:ascii="Times New Roman" w:hAnsi="Times New Roman" w:cs="Times New Roman"/>
                <w:spacing w:val="-2"/>
                <w:sz w:val="24"/>
                <w:szCs w:val="24"/>
              </w:rPr>
              <w:t>validity</w:t>
            </w:r>
          </w:p>
        </w:tc>
      </w:tr>
      <w:tr w14:paraId="33030A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8" w:hRule="atLeast"/>
        </w:trPr>
        <w:tc>
          <w:tcPr>
            <w:tcW w:w="720" w:type="dxa"/>
          </w:tcPr>
          <w:p w14:paraId="339C5717">
            <w:pPr>
              <w:pStyle w:val="41"/>
              <w:spacing w:line="240" w:lineRule="auto"/>
              <w:jc w:val="center"/>
              <w:rPr>
                <w:rFonts w:ascii="Times New Roman" w:hAnsi="Times New Roman" w:cs="Times New Roman"/>
                <w:sz w:val="24"/>
                <w:szCs w:val="24"/>
              </w:rPr>
            </w:pPr>
            <w:r>
              <w:rPr>
                <w:rFonts w:ascii="Times New Roman" w:hAnsi="Times New Roman" w:cs="Times New Roman"/>
                <w:spacing w:val="-5"/>
                <w:sz w:val="24"/>
                <w:szCs w:val="24"/>
              </w:rPr>
              <w:t>2.</w:t>
            </w:r>
          </w:p>
        </w:tc>
        <w:tc>
          <w:tcPr>
            <w:tcW w:w="2659" w:type="dxa"/>
          </w:tcPr>
          <w:p w14:paraId="0FC5CCD3">
            <w:pPr>
              <w:pStyle w:val="41"/>
              <w:tabs>
                <w:tab w:val="left" w:pos="1619"/>
              </w:tabs>
              <w:spacing w:line="240" w:lineRule="auto"/>
              <w:rPr>
                <w:rFonts w:ascii="Times New Roman" w:hAnsi="Times New Roman" w:cs="Times New Roman"/>
                <w:sz w:val="24"/>
                <w:szCs w:val="24"/>
              </w:rPr>
            </w:pPr>
            <w:r>
              <w:rPr>
                <w:rFonts w:ascii="Times New Roman" w:hAnsi="Times New Roman" w:cs="Times New Roman"/>
                <w:spacing w:val="-2"/>
                <w:sz w:val="24"/>
                <w:szCs w:val="24"/>
              </w:rPr>
              <w:t>Instructional</w:t>
            </w:r>
            <w:r>
              <w:rPr>
                <w:rFonts w:ascii="Times New Roman" w:hAnsi="Times New Roman" w:cs="Times New Roman"/>
                <w:sz w:val="24"/>
                <w:szCs w:val="24"/>
              </w:rPr>
              <w:tab/>
            </w:r>
            <w:r>
              <w:rPr>
                <w:rFonts w:ascii="Times New Roman" w:hAnsi="Times New Roman" w:cs="Times New Roman"/>
                <w:spacing w:val="-2"/>
                <w:sz w:val="24"/>
                <w:szCs w:val="24"/>
              </w:rPr>
              <w:t>Design</w:t>
            </w:r>
          </w:p>
          <w:p w14:paraId="324F685C">
            <w:pPr>
              <w:pStyle w:val="41"/>
              <w:spacing w:before="126" w:line="240" w:lineRule="auto"/>
              <w:rPr>
                <w:rFonts w:ascii="Times New Roman" w:hAnsi="Times New Roman" w:cs="Times New Roman"/>
                <w:sz w:val="24"/>
                <w:szCs w:val="24"/>
              </w:rPr>
            </w:pPr>
            <w:r>
              <w:rPr>
                <w:rFonts w:ascii="Times New Roman" w:hAnsi="Times New Roman" w:cs="Times New Roman"/>
                <w:spacing w:val="-2"/>
                <w:sz w:val="24"/>
                <w:szCs w:val="24"/>
              </w:rPr>
              <w:t>(Construct)</w:t>
            </w:r>
          </w:p>
        </w:tc>
        <w:tc>
          <w:tcPr>
            <w:tcW w:w="2268" w:type="dxa"/>
          </w:tcPr>
          <w:p w14:paraId="2B63639F">
            <w:pPr>
              <w:pStyle w:val="41"/>
              <w:spacing w:line="240" w:lineRule="auto"/>
              <w:ind w:left="13" w:right="3"/>
              <w:jc w:val="center"/>
              <w:rPr>
                <w:rFonts w:ascii="Times New Roman" w:hAnsi="Times New Roman" w:cs="Times New Roman"/>
                <w:sz w:val="24"/>
                <w:szCs w:val="24"/>
              </w:rPr>
            </w:pPr>
            <w:r>
              <w:rPr>
                <w:rFonts w:ascii="Times New Roman" w:hAnsi="Times New Roman" w:cs="Times New Roman"/>
                <w:spacing w:val="-4"/>
                <w:sz w:val="24"/>
                <w:szCs w:val="24"/>
              </w:rPr>
              <w:t>3.00</w:t>
            </w:r>
          </w:p>
        </w:tc>
        <w:tc>
          <w:tcPr>
            <w:tcW w:w="2268" w:type="dxa"/>
          </w:tcPr>
          <w:p w14:paraId="1EF18835">
            <w:pPr>
              <w:pStyle w:val="41"/>
              <w:spacing w:line="240" w:lineRule="auto"/>
              <w:ind w:left="13" w:right="6"/>
              <w:jc w:val="center"/>
              <w:rPr>
                <w:rFonts w:ascii="Times New Roman" w:hAnsi="Times New Roman" w:cs="Times New Roman"/>
                <w:sz w:val="24"/>
                <w:szCs w:val="24"/>
              </w:rPr>
            </w:pPr>
            <w:r>
              <w:rPr>
                <w:rFonts w:ascii="Times New Roman" w:hAnsi="Times New Roman" w:cs="Times New Roman"/>
                <w:sz w:val="24"/>
                <w:szCs w:val="24"/>
              </w:rPr>
              <w:t>High</w:t>
            </w:r>
            <w:r>
              <w:rPr>
                <w:rFonts w:ascii="Times New Roman" w:hAnsi="Times New Roman" w:cs="Times New Roman"/>
                <w:spacing w:val="-5"/>
                <w:sz w:val="24"/>
                <w:szCs w:val="24"/>
              </w:rPr>
              <w:t xml:space="preserve"> </w:t>
            </w:r>
            <w:r>
              <w:rPr>
                <w:rFonts w:ascii="Times New Roman" w:hAnsi="Times New Roman" w:cs="Times New Roman"/>
                <w:spacing w:val="-2"/>
                <w:sz w:val="24"/>
                <w:szCs w:val="24"/>
              </w:rPr>
              <w:t>validity</w:t>
            </w:r>
          </w:p>
        </w:tc>
      </w:tr>
      <w:tr w14:paraId="433962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8" w:hRule="atLeast"/>
        </w:trPr>
        <w:tc>
          <w:tcPr>
            <w:tcW w:w="3379" w:type="dxa"/>
            <w:gridSpan w:val="2"/>
          </w:tcPr>
          <w:p w14:paraId="16BBB73B">
            <w:pPr>
              <w:pStyle w:val="41"/>
              <w:spacing w:line="248" w:lineRule="exact"/>
              <w:ind w:left="854"/>
              <w:rPr>
                <w:rFonts w:ascii="Times New Roman" w:hAnsi="Times New Roman" w:cs="Times New Roman"/>
                <w:b/>
                <w:sz w:val="24"/>
                <w:szCs w:val="24"/>
              </w:rPr>
            </w:pPr>
            <w:r>
              <w:rPr>
                <w:rFonts w:ascii="Times New Roman" w:hAnsi="Times New Roman" w:cs="Times New Roman"/>
                <w:b/>
                <w:sz w:val="24"/>
                <w:szCs w:val="24"/>
              </w:rPr>
              <w:t>Average</w:t>
            </w:r>
            <w:r>
              <w:rPr>
                <w:rFonts w:ascii="Times New Roman" w:hAnsi="Times New Roman" w:cs="Times New Roman"/>
                <w:b/>
                <w:spacing w:val="-5"/>
                <w:sz w:val="24"/>
                <w:szCs w:val="24"/>
              </w:rPr>
              <w:t xml:space="preserve"> </w:t>
            </w:r>
            <w:r>
              <w:rPr>
                <w:rFonts w:ascii="Times New Roman" w:hAnsi="Times New Roman" w:cs="Times New Roman"/>
                <w:b/>
                <w:spacing w:val="-2"/>
                <w:sz w:val="24"/>
                <w:szCs w:val="24"/>
              </w:rPr>
              <w:t>score</w:t>
            </w:r>
          </w:p>
        </w:tc>
        <w:tc>
          <w:tcPr>
            <w:tcW w:w="2268" w:type="dxa"/>
          </w:tcPr>
          <w:p w14:paraId="3A7105C3">
            <w:pPr>
              <w:pStyle w:val="41"/>
              <w:spacing w:line="248" w:lineRule="exact"/>
              <w:ind w:left="13" w:right="3"/>
              <w:jc w:val="center"/>
              <w:rPr>
                <w:rFonts w:ascii="Times New Roman" w:hAnsi="Times New Roman" w:cs="Times New Roman"/>
                <w:b/>
                <w:sz w:val="24"/>
                <w:szCs w:val="24"/>
              </w:rPr>
            </w:pPr>
            <w:r>
              <w:rPr>
                <w:rFonts w:ascii="Times New Roman" w:hAnsi="Times New Roman" w:cs="Times New Roman"/>
                <w:b/>
                <w:spacing w:val="-4"/>
                <w:sz w:val="24"/>
                <w:szCs w:val="24"/>
              </w:rPr>
              <w:t>3.10</w:t>
            </w:r>
          </w:p>
        </w:tc>
        <w:tc>
          <w:tcPr>
            <w:tcW w:w="2268" w:type="dxa"/>
          </w:tcPr>
          <w:p w14:paraId="1CF6CD94">
            <w:pPr>
              <w:pStyle w:val="41"/>
              <w:spacing w:line="248" w:lineRule="exact"/>
              <w:ind w:left="13" w:right="1"/>
              <w:jc w:val="center"/>
              <w:rPr>
                <w:rFonts w:ascii="Times New Roman" w:hAnsi="Times New Roman" w:cs="Times New Roman"/>
                <w:b/>
                <w:sz w:val="24"/>
                <w:szCs w:val="24"/>
              </w:rPr>
            </w:pPr>
            <w:r>
              <w:rPr>
                <w:rFonts w:ascii="Times New Roman" w:hAnsi="Times New Roman" w:cs="Times New Roman"/>
                <w:b/>
                <w:sz w:val="24"/>
                <w:szCs w:val="24"/>
              </w:rPr>
              <w:t>High</w:t>
            </w:r>
            <w:r>
              <w:rPr>
                <w:rFonts w:ascii="Times New Roman" w:hAnsi="Times New Roman" w:cs="Times New Roman"/>
                <w:b/>
                <w:spacing w:val="-2"/>
                <w:sz w:val="24"/>
                <w:szCs w:val="24"/>
              </w:rPr>
              <w:t xml:space="preserve"> validity</w:t>
            </w:r>
          </w:p>
        </w:tc>
      </w:tr>
    </w:tbl>
    <w:p w14:paraId="7FE4DBAF">
      <w:pPr>
        <w:pStyle w:val="34"/>
        <w:numPr>
          <w:ilvl w:val="1"/>
          <w:numId w:val="5"/>
        </w:numPr>
        <w:tabs>
          <w:tab w:val="left" w:pos="360"/>
        </w:tabs>
        <w:spacing w:before="240" w:after="0" w:line="240" w:lineRule="auto"/>
        <w:ind w:left="360"/>
        <w:jc w:val="both"/>
        <w:rPr>
          <w:rFonts w:ascii="Times New Roman" w:hAnsi="Times New Roman" w:cs="Times New Roman"/>
          <w:spacing w:val="-2"/>
        </w:rPr>
      </w:pPr>
      <w:r>
        <w:rPr>
          <w:rFonts w:ascii="Times New Roman" w:hAnsi="Times New Roman" w:cs="Times New Roman"/>
        </w:rPr>
        <w:t>One-to-One</w:t>
      </w:r>
      <w:r>
        <w:rPr>
          <w:rFonts w:ascii="Times New Roman" w:hAnsi="Times New Roman" w:cs="Times New Roman"/>
          <w:spacing w:val="-6"/>
        </w:rPr>
        <w:t xml:space="preserve"> </w:t>
      </w:r>
      <w:r>
        <w:rPr>
          <w:rFonts w:ascii="Times New Roman" w:hAnsi="Times New Roman" w:cs="Times New Roman"/>
          <w:spacing w:val="-2"/>
        </w:rPr>
        <w:t>Evaluation</w:t>
      </w:r>
    </w:p>
    <w:p w14:paraId="475BF535">
      <w:pPr>
        <w:pStyle w:val="13"/>
        <w:ind w:right="17" w:firstLine="718"/>
        <w:rPr>
          <w:rFonts w:ascii="Times New Roman" w:hAnsi="Times New Roman" w:cs="Times New Roman"/>
          <w:sz w:val="24"/>
          <w:szCs w:val="24"/>
        </w:rPr>
      </w:pPr>
      <w:r>
        <w:rPr>
          <w:rFonts w:ascii="Times New Roman" w:hAnsi="Times New Roman" w:cs="Times New Roman"/>
          <w:sz w:val="24"/>
          <w:szCs w:val="24"/>
        </w:rPr>
        <w:t>The one-to-one evaluation phase involved three students who utilized and assessed the newly developed agricultural local-content-based instructional reading materials. To ensure a comprehensive review, the participants were selected to represent different levels of English language competence: one student characterized by high English proficiency, another representing medium proficiency, and a final student representing the low proficiency group.</w:t>
      </w:r>
    </w:p>
    <w:p w14:paraId="21A73752">
      <w:pPr>
        <w:pStyle w:val="13"/>
        <w:spacing w:after="240"/>
        <w:ind w:right="17" w:firstLine="718"/>
        <w:rPr>
          <w:rFonts w:ascii="Times New Roman" w:hAnsi="Times New Roman" w:cs="Times New Roman"/>
          <w:sz w:val="24"/>
          <w:szCs w:val="24"/>
        </w:rPr>
      </w:pPr>
      <w:r>
        <w:rPr>
          <w:rFonts w:ascii="Times New Roman" w:hAnsi="Times New Roman" w:cs="Times New Roman"/>
          <w:sz w:val="24"/>
          <w:szCs w:val="24"/>
        </w:rPr>
        <w:t>As the purpose of one-to-one evaluation was to determine the practicality of the developed reading materials, the results of the questionnaire were analyzed. Based on</w:t>
      </w:r>
      <w:r>
        <w:rPr>
          <w:rFonts w:ascii="Times New Roman" w:hAnsi="Times New Roman" w:cs="Times New Roman"/>
          <w:spacing w:val="40"/>
          <w:sz w:val="24"/>
          <w:szCs w:val="24"/>
        </w:rPr>
        <w:t xml:space="preserve"> </w:t>
      </w:r>
      <w:r>
        <w:rPr>
          <w:rFonts w:ascii="Times New Roman" w:hAnsi="Times New Roman" w:cs="Times New Roman"/>
          <w:sz w:val="24"/>
          <w:szCs w:val="24"/>
        </w:rPr>
        <w:t>the results, from the total 30 items of the questionnaire, the average score from the three students’ scores was 3.12 which fell at high practicality level. It can be concluded that the developed agricultural local content based instructional reading materials were practical and at high practicality level.</w:t>
      </w:r>
    </w:p>
    <w:p w14:paraId="64200886">
      <w:pPr>
        <w:pStyle w:val="34"/>
        <w:numPr>
          <w:ilvl w:val="1"/>
          <w:numId w:val="5"/>
        </w:numPr>
        <w:tabs>
          <w:tab w:val="left" w:pos="360"/>
        </w:tabs>
        <w:spacing w:after="0" w:line="240" w:lineRule="auto"/>
        <w:ind w:left="360"/>
        <w:jc w:val="both"/>
        <w:rPr>
          <w:rFonts w:ascii="Times New Roman" w:hAnsi="Times New Roman" w:cs="Times New Roman"/>
          <w:spacing w:val="-2"/>
        </w:rPr>
      </w:pPr>
      <w:r>
        <w:rPr>
          <w:rFonts w:ascii="Times New Roman" w:hAnsi="Times New Roman" w:cs="Times New Roman"/>
        </w:rPr>
        <w:t>Small</w:t>
      </w:r>
      <w:r>
        <w:rPr>
          <w:rFonts w:ascii="Times New Roman" w:hAnsi="Times New Roman" w:cs="Times New Roman"/>
          <w:spacing w:val="-4"/>
        </w:rPr>
        <w:t xml:space="preserve"> </w:t>
      </w:r>
      <w:r>
        <w:rPr>
          <w:rFonts w:ascii="Times New Roman" w:hAnsi="Times New Roman" w:cs="Times New Roman"/>
        </w:rPr>
        <w:t>Group</w:t>
      </w:r>
      <w:r>
        <w:rPr>
          <w:rFonts w:ascii="Times New Roman" w:hAnsi="Times New Roman" w:cs="Times New Roman"/>
          <w:spacing w:val="-3"/>
        </w:rPr>
        <w:t xml:space="preserve"> </w:t>
      </w:r>
      <w:r>
        <w:rPr>
          <w:rFonts w:ascii="Times New Roman" w:hAnsi="Times New Roman" w:cs="Times New Roman"/>
          <w:spacing w:val="-2"/>
        </w:rPr>
        <w:t>Evaluation</w:t>
      </w:r>
    </w:p>
    <w:p w14:paraId="0F28B72A">
      <w:pPr>
        <w:pStyle w:val="13"/>
        <w:ind w:right="16" w:firstLine="718"/>
        <w:rPr>
          <w:rFonts w:ascii="Times New Roman" w:hAnsi="Times New Roman" w:cs="Times New Roman"/>
          <w:sz w:val="24"/>
          <w:szCs w:val="24"/>
        </w:rPr>
      </w:pPr>
      <w:r>
        <w:rPr>
          <w:rFonts w:ascii="Times New Roman" w:hAnsi="Times New Roman" w:cs="Times New Roman"/>
          <w:sz w:val="24"/>
          <w:szCs w:val="24"/>
        </w:rPr>
        <w:t xml:space="preserve">Similar to the one-to-one evaluation, the small group evaluation aimed to assess the practicality of the agricultural local-content-based reading materials through actual classroom instruction. This phase involved nine second-semester students from STIPER Belitang, specifically excluding those who had participated in the previous one-to-one test. The group comprised three representatives from each English proficiency level: high, medium, and low. </w:t>
      </w:r>
    </w:p>
    <w:p w14:paraId="451F1A66">
      <w:pPr>
        <w:pStyle w:val="13"/>
        <w:ind w:right="16" w:firstLine="718"/>
        <w:rPr>
          <w:rFonts w:ascii="Times New Roman" w:hAnsi="Times New Roman" w:cs="Times New Roman"/>
          <w:sz w:val="24"/>
          <w:szCs w:val="24"/>
        </w:rPr>
      </w:pPr>
      <w:r>
        <w:rPr>
          <w:rFonts w:ascii="Times New Roman" w:hAnsi="Times New Roman" w:cs="Times New Roman"/>
          <w:sz w:val="24"/>
          <w:szCs w:val="24"/>
        </w:rPr>
        <w:t>Based on a 30-item questionnaire, the students’ average score was 3.081, indicating a high level of practicality. Consequently, the results demonstrate that the developed instructional materials are both practical and highly effective for the target learning environment.</w:t>
      </w:r>
    </w:p>
    <w:p w14:paraId="5AC97153">
      <w:pPr>
        <w:pStyle w:val="13"/>
        <w:ind w:right="16" w:firstLine="718"/>
        <w:rPr>
          <w:rFonts w:ascii="Times New Roman" w:hAnsi="Times New Roman" w:cs="Times New Roman"/>
          <w:sz w:val="24"/>
          <w:szCs w:val="24"/>
        </w:rPr>
      </w:pPr>
    </w:p>
    <w:p w14:paraId="53796CC6">
      <w:pPr>
        <w:pStyle w:val="34"/>
        <w:numPr>
          <w:ilvl w:val="1"/>
          <w:numId w:val="5"/>
        </w:numPr>
        <w:tabs>
          <w:tab w:val="left" w:pos="360"/>
        </w:tabs>
        <w:spacing w:after="0" w:line="240" w:lineRule="auto"/>
        <w:ind w:left="360"/>
        <w:jc w:val="both"/>
        <w:rPr>
          <w:rFonts w:ascii="Times New Roman" w:hAnsi="Times New Roman" w:cs="Times New Roman"/>
          <w:spacing w:val="-2"/>
        </w:rPr>
      </w:pPr>
      <w:r>
        <w:rPr>
          <w:rFonts w:ascii="Times New Roman" w:hAnsi="Times New Roman" w:cs="Times New Roman"/>
        </w:rPr>
        <w:t>Field</w:t>
      </w:r>
      <w:r>
        <w:rPr>
          <w:rFonts w:ascii="Times New Roman" w:hAnsi="Times New Roman" w:cs="Times New Roman"/>
          <w:spacing w:val="-2"/>
        </w:rPr>
        <w:t xml:space="preserve"> </w:t>
      </w:r>
      <w:r>
        <w:rPr>
          <w:rFonts w:ascii="Times New Roman" w:hAnsi="Times New Roman" w:cs="Times New Roman"/>
          <w:spacing w:val="-4"/>
        </w:rPr>
        <w:t>Test</w:t>
      </w:r>
    </w:p>
    <w:p w14:paraId="43D2C913">
      <w:pPr>
        <w:pStyle w:val="13"/>
        <w:ind w:right="15" w:firstLine="718"/>
        <w:rPr>
          <w:rFonts w:ascii="Times New Roman" w:hAnsi="Times New Roman" w:cs="Times New Roman"/>
          <w:sz w:val="24"/>
          <w:szCs w:val="24"/>
        </w:rPr>
      </w:pPr>
      <w:r>
        <w:rPr>
          <w:rFonts w:ascii="Times New Roman" w:hAnsi="Times New Roman" w:cs="Times New Roman"/>
          <w:sz w:val="24"/>
          <w:szCs w:val="24"/>
        </w:rPr>
        <w:t>The field test was conducted to evaluate the potential efficacy of the developed agricultural local-content-based reading materials and the associated assessment tool (GRA). Adhering to the reliability standards suggested by Wallen and Fraenkel (1991), which recommend a minimum coefficient of 0.70 for research purposes. The session involved an authentic classroom setting with second-semester students from STIPER Belitang, specifically excluding those who had previously participated in the one-to-one or small group evaluation stages.</w:t>
      </w:r>
    </w:p>
    <w:p w14:paraId="3B55C7E0">
      <w:pPr>
        <w:pStyle w:val="13"/>
        <w:ind w:right="15" w:firstLine="718"/>
        <w:rPr>
          <w:rFonts w:ascii="Times New Roman" w:hAnsi="Times New Roman" w:cs="Times New Roman"/>
          <w:sz w:val="24"/>
          <w:szCs w:val="24"/>
        </w:rPr>
      </w:pPr>
      <w:r>
        <w:rPr>
          <w:rFonts w:ascii="Times New Roman" w:hAnsi="Times New Roman" w:cs="Times New Roman"/>
          <w:sz w:val="24"/>
          <w:szCs w:val="24"/>
        </w:rPr>
        <w:t>Before the produced assessment (GRA) was delivered to the students in</w:t>
      </w:r>
      <w:r>
        <w:rPr>
          <w:rFonts w:ascii="Times New Roman" w:hAnsi="Times New Roman" w:cs="Times New Roman"/>
          <w:spacing w:val="-2"/>
          <w:sz w:val="24"/>
          <w:szCs w:val="24"/>
        </w:rPr>
        <w:t xml:space="preserve"> </w:t>
      </w:r>
      <w:r>
        <w:rPr>
          <w:rFonts w:ascii="Times New Roman" w:hAnsi="Times New Roman" w:cs="Times New Roman"/>
          <w:sz w:val="24"/>
          <w:szCs w:val="24"/>
        </w:rPr>
        <w:t>field test, the writer measured the items validity by using SPSS (Statistical Package for the Social Science) version 17. The result showed that, there were 9 items (10, 19, 23, 26, 34, 38, 43, 46, and 49) of the GRA felt in bad criterion of validity. Moreover, the writer also measured both items difficulty index and items discrimination index. For the items</w:t>
      </w:r>
      <w:r>
        <w:rPr>
          <w:rFonts w:ascii="Times New Roman" w:hAnsi="Times New Roman" w:cs="Times New Roman"/>
          <w:spacing w:val="80"/>
          <w:sz w:val="24"/>
          <w:szCs w:val="24"/>
        </w:rPr>
        <w:t xml:space="preserve"> </w:t>
      </w:r>
      <w:r>
        <w:rPr>
          <w:rFonts w:ascii="Times New Roman" w:hAnsi="Times New Roman" w:cs="Times New Roman"/>
          <w:sz w:val="24"/>
          <w:szCs w:val="24"/>
        </w:rPr>
        <w:t>difficulty</w:t>
      </w:r>
      <w:r>
        <w:rPr>
          <w:rFonts w:ascii="Times New Roman" w:hAnsi="Times New Roman" w:cs="Times New Roman"/>
          <w:spacing w:val="-1"/>
          <w:sz w:val="24"/>
          <w:szCs w:val="24"/>
        </w:rPr>
        <w:t xml:space="preserve"> </w:t>
      </w:r>
      <w:r>
        <w:rPr>
          <w:rFonts w:ascii="Times New Roman" w:hAnsi="Times New Roman" w:cs="Times New Roman"/>
          <w:sz w:val="24"/>
          <w:szCs w:val="24"/>
        </w:rPr>
        <w:t>index,</w:t>
      </w:r>
      <w:r>
        <w:rPr>
          <w:rFonts w:ascii="Times New Roman" w:hAnsi="Times New Roman" w:cs="Times New Roman"/>
          <w:spacing w:val="6"/>
          <w:sz w:val="24"/>
          <w:szCs w:val="24"/>
        </w:rPr>
        <w:t xml:space="preserve"> </w:t>
      </w:r>
      <w:r>
        <w:rPr>
          <w:rFonts w:ascii="Times New Roman" w:hAnsi="Times New Roman" w:cs="Times New Roman"/>
          <w:sz w:val="24"/>
          <w:szCs w:val="24"/>
        </w:rPr>
        <w:t>the</w:t>
      </w:r>
      <w:r>
        <w:rPr>
          <w:rFonts w:ascii="Times New Roman" w:hAnsi="Times New Roman" w:cs="Times New Roman"/>
          <w:spacing w:val="8"/>
          <w:sz w:val="24"/>
          <w:szCs w:val="24"/>
        </w:rPr>
        <w:t xml:space="preserve"> </w:t>
      </w:r>
      <w:r>
        <w:rPr>
          <w:rFonts w:ascii="Times New Roman" w:hAnsi="Times New Roman" w:cs="Times New Roman"/>
          <w:sz w:val="24"/>
          <w:szCs w:val="24"/>
        </w:rPr>
        <w:t>were</w:t>
      </w:r>
      <w:r>
        <w:rPr>
          <w:rFonts w:ascii="Times New Roman" w:hAnsi="Times New Roman" w:cs="Times New Roman"/>
          <w:spacing w:val="72"/>
          <w:sz w:val="24"/>
          <w:szCs w:val="24"/>
        </w:rPr>
        <w:t xml:space="preserve"> </w:t>
      </w:r>
      <w:r>
        <w:rPr>
          <w:rFonts w:ascii="Times New Roman" w:hAnsi="Times New Roman" w:cs="Times New Roman"/>
          <w:sz w:val="24"/>
          <w:szCs w:val="24"/>
        </w:rPr>
        <w:t>10</w:t>
      </w:r>
      <w:r>
        <w:rPr>
          <w:rFonts w:ascii="Times New Roman" w:hAnsi="Times New Roman" w:cs="Times New Roman"/>
          <w:spacing w:val="4"/>
          <w:sz w:val="24"/>
          <w:szCs w:val="24"/>
        </w:rPr>
        <w:t xml:space="preserve"> </w:t>
      </w:r>
      <w:r>
        <w:rPr>
          <w:rFonts w:ascii="Times New Roman" w:hAnsi="Times New Roman" w:cs="Times New Roman"/>
          <w:sz w:val="24"/>
          <w:szCs w:val="24"/>
        </w:rPr>
        <w:t>items</w:t>
      </w:r>
      <w:r>
        <w:rPr>
          <w:rFonts w:ascii="Times New Roman" w:hAnsi="Times New Roman" w:cs="Times New Roman"/>
          <w:spacing w:val="4"/>
          <w:sz w:val="24"/>
          <w:szCs w:val="24"/>
        </w:rPr>
        <w:t xml:space="preserve"> </w:t>
      </w:r>
      <w:r>
        <w:rPr>
          <w:rFonts w:ascii="Times New Roman" w:hAnsi="Times New Roman" w:cs="Times New Roman"/>
          <w:sz w:val="24"/>
          <w:szCs w:val="24"/>
        </w:rPr>
        <w:t>(1,</w:t>
      </w:r>
      <w:r>
        <w:rPr>
          <w:rFonts w:ascii="Times New Roman" w:hAnsi="Times New Roman" w:cs="Times New Roman"/>
          <w:spacing w:val="6"/>
          <w:sz w:val="24"/>
          <w:szCs w:val="24"/>
        </w:rPr>
        <w:t xml:space="preserve"> </w:t>
      </w:r>
      <w:r>
        <w:rPr>
          <w:rFonts w:ascii="Times New Roman" w:hAnsi="Times New Roman" w:cs="Times New Roman"/>
          <w:sz w:val="24"/>
          <w:szCs w:val="24"/>
        </w:rPr>
        <w:t>5,</w:t>
      </w:r>
      <w:r>
        <w:rPr>
          <w:rFonts w:ascii="Times New Roman" w:hAnsi="Times New Roman" w:cs="Times New Roman"/>
          <w:spacing w:val="5"/>
          <w:sz w:val="24"/>
          <w:szCs w:val="24"/>
        </w:rPr>
        <w:t xml:space="preserve"> </w:t>
      </w:r>
      <w:r>
        <w:rPr>
          <w:rFonts w:ascii="Times New Roman" w:hAnsi="Times New Roman" w:cs="Times New Roman"/>
          <w:sz w:val="24"/>
          <w:szCs w:val="24"/>
        </w:rPr>
        <w:t>11,</w:t>
      </w:r>
      <w:r>
        <w:rPr>
          <w:rFonts w:ascii="Times New Roman" w:hAnsi="Times New Roman" w:cs="Times New Roman"/>
          <w:spacing w:val="6"/>
          <w:sz w:val="24"/>
          <w:szCs w:val="24"/>
        </w:rPr>
        <w:t xml:space="preserve"> </w:t>
      </w:r>
      <w:r>
        <w:rPr>
          <w:rFonts w:ascii="Times New Roman" w:hAnsi="Times New Roman" w:cs="Times New Roman"/>
          <w:sz w:val="24"/>
          <w:szCs w:val="24"/>
        </w:rPr>
        <w:t>26,</w:t>
      </w:r>
      <w:r>
        <w:rPr>
          <w:rFonts w:ascii="Times New Roman" w:hAnsi="Times New Roman" w:cs="Times New Roman"/>
          <w:spacing w:val="6"/>
          <w:sz w:val="24"/>
          <w:szCs w:val="24"/>
        </w:rPr>
        <w:t xml:space="preserve"> </w:t>
      </w:r>
      <w:r>
        <w:rPr>
          <w:rFonts w:ascii="Times New Roman" w:hAnsi="Times New Roman" w:cs="Times New Roman"/>
          <w:sz w:val="24"/>
          <w:szCs w:val="24"/>
        </w:rPr>
        <w:t>34,</w:t>
      </w:r>
      <w:r>
        <w:rPr>
          <w:rFonts w:ascii="Times New Roman" w:hAnsi="Times New Roman" w:cs="Times New Roman"/>
          <w:spacing w:val="4"/>
          <w:sz w:val="24"/>
          <w:szCs w:val="24"/>
        </w:rPr>
        <w:t xml:space="preserve"> </w:t>
      </w:r>
      <w:r>
        <w:rPr>
          <w:rFonts w:ascii="Times New Roman" w:hAnsi="Times New Roman" w:cs="Times New Roman"/>
          <w:sz w:val="24"/>
          <w:szCs w:val="24"/>
        </w:rPr>
        <w:t>40,</w:t>
      </w:r>
      <w:r>
        <w:rPr>
          <w:rFonts w:ascii="Times New Roman" w:hAnsi="Times New Roman" w:cs="Times New Roman"/>
          <w:spacing w:val="6"/>
          <w:sz w:val="24"/>
          <w:szCs w:val="24"/>
        </w:rPr>
        <w:t xml:space="preserve"> </w:t>
      </w:r>
      <w:r>
        <w:rPr>
          <w:rFonts w:ascii="Times New Roman" w:hAnsi="Times New Roman" w:cs="Times New Roman"/>
          <w:sz w:val="24"/>
          <w:szCs w:val="24"/>
        </w:rPr>
        <w:t>42,</w:t>
      </w:r>
      <w:r>
        <w:rPr>
          <w:rFonts w:ascii="Times New Roman" w:hAnsi="Times New Roman" w:cs="Times New Roman"/>
          <w:spacing w:val="6"/>
          <w:sz w:val="24"/>
          <w:szCs w:val="24"/>
        </w:rPr>
        <w:t xml:space="preserve"> </w:t>
      </w:r>
      <w:r>
        <w:rPr>
          <w:rFonts w:ascii="Times New Roman" w:hAnsi="Times New Roman" w:cs="Times New Roman"/>
          <w:sz w:val="24"/>
          <w:szCs w:val="24"/>
        </w:rPr>
        <w:t>43,</w:t>
      </w:r>
      <w:r>
        <w:rPr>
          <w:rFonts w:ascii="Times New Roman" w:hAnsi="Times New Roman" w:cs="Times New Roman"/>
          <w:spacing w:val="6"/>
          <w:sz w:val="24"/>
          <w:szCs w:val="24"/>
        </w:rPr>
        <w:t xml:space="preserve"> </w:t>
      </w:r>
      <w:r>
        <w:rPr>
          <w:rFonts w:ascii="Times New Roman" w:hAnsi="Times New Roman" w:cs="Times New Roman"/>
          <w:sz w:val="24"/>
          <w:szCs w:val="24"/>
        </w:rPr>
        <w:t>45,and</w:t>
      </w:r>
      <w:r>
        <w:rPr>
          <w:rFonts w:ascii="Times New Roman" w:hAnsi="Times New Roman" w:cs="Times New Roman"/>
          <w:spacing w:val="4"/>
          <w:sz w:val="24"/>
          <w:szCs w:val="24"/>
        </w:rPr>
        <w:t xml:space="preserve"> </w:t>
      </w:r>
      <w:r>
        <w:rPr>
          <w:rFonts w:ascii="Times New Roman" w:hAnsi="Times New Roman" w:cs="Times New Roman"/>
          <w:sz w:val="24"/>
          <w:szCs w:val="24"/>
        </w:rPr>
        <w:t>46)</w:t>
      </w:r>
      <w:r>
        <w:rPr>
          <w:rFonts w:ascii="Times New Roman" w:hAnsi="Times New Roman" w:cs="Times New Roman"/>
          <w:spacing w:val="3"/>
          <w:sz w:val="24"/>
          <w:szCs w:val="24"/>
        </w:rPr>
        <w:t xml:space="preserve"> </w:t>
      </w:r>
      <w:r>
        <w:rPr>
          <w:rFonts w:ascii="Times New Roman" w:hAnsi="Times New Roman" w:cs="Times New Roman"/>
          <w:sz w:val="24"/>
          <w:szCs w:val="24"/>
        </w:rPr>
        <w:t>considered</w:t>
      </w:r>
      <w:r>
        <w:rPr>
          <w:rFonts w:ascii="Times New Roman" w:hAnsi="Times New Roman" w:cs="Times New Roman"/>
          <w:spacing w:val="4"/>
          <w:sz w:val="24"/>
          <w:szCs w:val="24"/>
        </w:rPr>
        <w:t xml:space="preserve"> </w:t>
      </w:r>
      <w:r>
        <w:rPr>
          <w:rFonts w:ascii="Times New Roman" w:hAnsi="Times New Roman" w:cs="Times New Roman"/>
          <w:spacing w:val="-5"/>
          <w:sz w:val="24"/>
          <w:szCs w:val="24"/>
        </w:rPr>
        <w:t>as</w:t>
      </w:r>
      <w:r>
        <w:rPr>
          <w:rFonts w:ascii="Times New Roman" w:hAnsi="Times New Roman" w:cs="Times New Roman"/>
          <w:sz w:val="24"/>
          <w:szCs w:val="24"/>
        </w:rPr>
        <w:t xml:space="preserve"> easy,</w:t>
      </w:r>
      <w:r>
        <w:rPr>
          <w:rFonts w:ascii="Times New Roman" w:hAnsi="Times New Roman" w:cs="Times New Roman"/>
          <w:spacing w:val="-1"/>
          <w:sz w:val="24"/>
          <w:szCs w:val="24"/>
        </w:rPr>
        <w:t xml:space="preserve"> </w:t>
      </w:r>
      <w:r>
        <w:rPr>
          <w:rFonts w:ascii="Times New Roman" w:hAnsi="Times New Roman" w:cs="Times New Roman"/>
          <w:sz w:val="24"/>
          <w:szCs w:val="24"/>
        </w:rPr>
        <w:t>31</w:t>
      </w:r>
      <w:r>
        <w:rPr>
          <w:rFonts w:ascii="Times New Roman" w:hAnsi="Times New Roman" w:cs="Times New Roman"/>
          <w:spacing w:val="-1"/>
          <w:sz w:val="24"/>
          <w:szCs w:val="24"/>
        </w:rPr>
        <w:t xml:space="preserve"> </w:t>
      </w:r>
      <w:r>
        <w:rPr>
          <w:rFonts w:ascii="Times New Roman" w:hAnsi="Times New Roman" w:cs="Times New Roman"/>
          <w:sz w:val="24"/>
          <w:szCs w:val="24"/>
        </w:rPr>
        <w:t>items (2, 3, 4, 6, 7, 8, 9, 13,</w:t>
      </w:r>
      <w:r>
        <w:rPr>
          <w:rFonts w:ascii="Times New Roman" w:hAnsi="Times New Roman" w:cs="Times New Roman"/>
          <w:spacing w:val="1"/>
          <w:sz w:val="24"/>
          <w:szCs w:val="24"/>
        </w:rPr>
        <w:t xml:space="preserve"> </w:t>
      </w:r>
      <w:r>
        <w:rPr>
          <w:rFonts w:ascii="Times New Roman" w:hAnsi="Times New Roman" w:cs="Times New Roman"/>
          <w:sz w:val="24"/>
          <w:szCs w:val="24"/>
        </w:rPr>
        <w:t>14,</w:t>
      </w:r>
      <w:r>
        <w:rPr>
          <w:rFonts w:ascii="Times New Roman" w:hAnsi="Times New Roman" w:cs="Times New Roman"/>
          <w:spacing w:val="1"/>
          <w:sz w:val="24"/>
          <w:szCs w:val="24"/>
        </w:rPr>
        <w:t xml:space="preserve"> </w:t>
      </w:r>
      <w:r>
        <w:rPr>
          <w:rFonts w:ascii="Times New Roman" w:hAnsi="Times New Roman" w:cs="Times New Roman"/>
          <w:sz w:val="24"/>
          <w:szCs w:val="24"/>
        </w:rPr>
        <w:t>15,</w:t>
      </w:r>
      <w:r>
        <w:rPr>
          <w:rFonts w:ascii="Times New Roman" w:hAnsi="Times New Roman" w:cs="Times New Roman"/>
          <w:spacing w:val="1"/>
          <w:sz w:val="24"/>
          <w:szCs w:val="24"/>
        </w:rPr>
        <w:t xml:space="preserve"> </w:t>
      </w:r>
      <w:r>
        <w:rPr>
          <w:rFonts w:ascii="Times New Roman" w:hAnsi="Times New Roman" w:cs="Times New Roman"/>
          <w:sz w:val="24"/>
          <w:szCs w:val="24"/>
        </w:rPr>
        <w:t>17,</w:t>
      </w:r>
      <w:r>
        <w:rPr>
          <w:rFonts w:ascii="Times New Roman" w:hAnsi="Times New Roman" w:cs="Times New Roman"/>
          <w:spacing w:val="-2"/>
          <w:sz w:val="24"/>
          <w:szCs w:val="24"/>
        </w:rPr>
        <w:t xml:space="preserve"> </w:t>
      </w:r>
      <w:r>
        <w:rPr>
          <w:rFonts w:ascii="Times New Roman" w:hAnsi="Times New Roman" w:cs="Times New Roman"/>
          <w:sz w:val="24"/>
          <w:szCs w:val="24"/>
        </w:rPr>
        <w:t>18,</w:t>
      </w:r>
      <w:r>
        <w:rPr>
          <w:rFonts w:ascii="Times New Roman" w:hAnsi="Times New Roman" w:cs="Times New Roman"/>
          <w:spacing w:val="1"/>
          <w:sz w:val="24"/>
          <w:szCs w:val="24"/>
        </w:rPr>
        <w:t xml:space="preserve"> </w:t>
      </w:r>
      <w:r>
        <w:rPr>
          <w:rFonts w:ascii="Times New Roman" w:hAnsi="Times New Roman" w:cs="Times New Roman"/>
          <w:sz w:val="24"/>
          <w:szCs w:val="24"/>
        </w:rPr>
        <w:t>20,</w:t>
      </w:r>
      <w:r>
        <w:rPr>
          <w:rFonts w:ascii="Times New Roman" w:hAnsi="Times New Roman" w:cs="Times New Roman"/>
          <w:spacing w:val="1"/>
          <w:sz w:val="24"/>
          <w:szCs w:val="24"/>
        </w:rPr>
        <w:t xml:space="preserve"> </w:t>
      </w:r>
      <w:r>
        <w:rPr>
          <w:rFonts w:ascii="Times New Roman" w:hAnsi="Times New Roman" w:cs="Times New Roman"/>
          <w:sz w:val="24"/>
          <w:szCs w:val="24"/>
        </w:rPr>
        <w:t>22,</w:t>
      </w:r>
      <w:r>
        <w:rPr>
          <w:rFonts w:ascii="Times New Roman" w:hAnsi="Times New Roman" w:cs="Times New Roman"/>
          <w:spacing w:val="1"/>
          <w:sz w:val="24"/>
          <w:szCs w:val="24"/>
        </w:rPr>
        <w:t xml:space="preserve"> </w:t>
      </w:r>
      <w:r>
        <w:rPr>
          <w:rFonts w:ascii="Times New Roman" w:hAnsi="Times New Roman" w:cs="Times New Roman"/>
          <w:sz w:val="24"/>
          <w:szCs w:val="24"/>
        </w:rPr>
        <w:t>24,</w:t>
      </w:r>
      <w:r>
        <w:rPr>
          <w:rFonts w:ascii="Times New Roman" w:hAnsi="Times New Roman" w:cs="Times New Roman"/>
          <w:spacing w:val="1"/>
          <w:sz w:val="24"/>
          <w:szCs w:val="24"/>
        </w:rPr>
        <w:t xml:space="preserve"> </w:t>
      </w:r>
      <w:r>
        <w:rPr>
          <w:rFonts w:ascii="Times New Roman" w:hAnsi="Times New Roman" w:cs="Times New Roman"/>
          <w:sz w:val="24"/>
          <w:szCs w:val="24"/>
        </w:rPr>
        <w:t>25,</w:t>
      </w:r>
      <w:r>
        <w:rPr>
          <w:rFonts w:ascii="Times New Roman" w:hAnsi="Times New Roman" w:cs="Times New Roman"/>
          <w:spacing w:val="1"/>
          <w:sz w:val="24"/>
          <w:szCs w:val="24"/>
        </w:rPr>
        <w:t xml:space="preserve"> </w:t>
      </w:r>
      <w:r>
        <w:rPr>
          <w:rFonts w:ascii="Times New Roman" w:hAnsi="Times New Roman" w:cs="Times New Roman"/>
          <w:sz w:val="24"/>
          <w:szCs w:val="24"/>
        </w:rPr>
        <w:t>27,</w:t>
      </w:r>
      <w:r>
        <w:rPr>
          <w:rFonts w:ascii="Times New Roman" w:hAnsi="Times New Roman" w:cs="Times New Roman"/>
          <w:spacing w:val="1"/>
          <w:sz w:val="24"/>
          <w:szCs w:val="24"/>
        </w:rPr>
        <w:t xml:space="preserve"> </w:t>
      </w:r>
      <w:r>
        <w:rPr>
          <w:rFonts w:ascii="Times New Roman" w:hAnsi="Times New Roman" w:cs="Times New Roman"/>
          <w:sz w:val="24"/>
          <w:szCs w:val="24"/>
        </w:rPr>
        <w:t>28, 29,</w:t>
      </w:r>
      <w:r>
        <w:rPr>
          <w:rFonts w:ascii="Times New Roman" w:hAnsi="Times New Roman" w:cs="Times New Roman"/>
          <w:spacing w:val="1"/>
          <w:sz w:val="24"/>
          <w:szCs w:val="24"/>
        </w:rPr>
        <w:t xml:space="preserve"> </w:t>
      </w:r>
      <w:r>
        <w:rPr>
          <w:rFonts w:ascii="Times New Roman" w:hAnsi="Times New Roman" w:cs="Times New Roman"/>
          <w:sz w:val="24"/>
          <w:szCs w:val="24"/>
        </w:rPr>
        <w:t>30,</w:t>
      </w:r>
      <w:r>
        <w:rPr>
          <w:rFonts w:ascii="Times New Roman" w:hAnsi="Times New Roman" w:cs="Times New Roman"/>
          <w:spacing w:val="1"/>
          <w:sz w:val="24"/>
          <w:szCs w:val="24"/>
        </w:rPr>
        <w:t xml:space="preserve"> </w:t>
      </w:r>
      <w:r>
        <w:rPr>
          <w:rFonts w:ascii="Times New Roman" w:hAnsi="Times New Roman" w:cs="Times New Roman"/>
          <w:sz w:val="24"/>
          <w:szCs w:val="24"/>
        </w:rPr>
        <w:t>31,</w:t>
      </w:r>
      <w:r>
        <w:rPr>
          <w:rFonts w:ascii="Times New Roman" w:hAnsi="Times New Roman" w:cs="Times New Roman"/>
          <w:spacing w:val="2"/>
          <w:sz w:val="24"/>
          <w:szCs w:val="24"/>
        </w:rPr>
        <w:t xml:space="preserve"> </w:t>
      </w:r>
      <w:r>
        <w:rPr>
          <w:rFonts w:ascii="Times New Roman" w:hAnsi="Times New Roman" w:cs="Times New Roman"/>
          <w:spacing w:val="-5"/>
          <w:sz w:val="24"/>
          <w:szCs w:val="24"/>
        </w:rPr>
        <w:t>32,</w:t>
      </w:r>
      <w:r>
        <w:rPr>
          <w:rFonts w:ascii="Times New Roman" w:hAnsi="Times New Roman" w:cs="Times New Roman"/>
          <w:sz w:val="24"/>
          <w:szCs w:val="24"/>
        </w:rPr>
        <w:t xml:space="preserve"> 35,</w:t>
      </w:r>
      <w:r>
        <w:rPr>
          <w:rFonts w:ascii="Times New Roman" w:hAnsi="Times New Roman" w:cs="Times New Roman"/>
          <w:spacing w:val="17"/>
          <w:sz w:val="24"/>
          <w:szCs w:val="24"/>
        </w:rPr>
        <w:t xml:space="preserve"> </w:t>
      </w:r>
      <w:r>
        <w:rPr>
          <w:rFonts w:ascii="Times New Roman" w:hAnsi="Times New Roman" w:cs="Times New Roman"/>
          <w:sz w:val="24"/>
          <w:szCs w:val="24"/>
        </w:rPr>
        <w:t>36,</w:t>
      </w:r>
      <w:r>
        <w:rPr>
          <w:rFonts w:ascii="Times New Roman" w:hAnsi="Times New Roman" w:cs="Times New Roman"/>
          <w:spacing w:val="18"/>
          <w:sz w:val="24"/>
          <w:szCs w:val="24"/>
        </w:rPr>
        <w:t xml:space="preserve"> </w:t>
      </w:r>
      <w:r>
        <w:rPr>
          <w:rFonts w:ascii="Times New Roman" w:hAnsi="Times New Roman" w:cs="Times New Roman"/>
          <w:sz w:val="24"/>
          <w:szCs w:val="24"/>
        </w:rPr>
        <w:t>37,</w:t>
      </w:r>
      <w:r>
        <w:rPr>
          <w:rFonts w:ascii="Times New Roman" w:hAnsi="Times New Roman" w:cs="Times New Roman"/>
          <w:spacing w:val="18"/>
          <w:sz w:val="24"/>
          <w:szCs w:val="24"/>
        </w:rPr>
        <w:t xml:space="preserve"> </w:t>
      </w:r>
      <w:r>
        <w:rPr>
          <w:rFonts w:ascii="Times New Roman" w:hAnsi="Times New Roman" w:cs="Times New Roman"/>
          <w:sz w:val="24"/>
          <w:szCs w:val="24"/>
        </w:rPr>
        <w:t>39,</w:t>
      </w:r>
      <w:r>
        <w:rPr>
          <w:rFonts w:ascii="Times New Roman" w:hAnsi="Times New Roman" w:cs="Times New Roman"/>
          <w:spacing w:val="18"/>
          <w:sz w:val="24"/>
          <w:szCs w:val="24"/>
        </w:rPr>
        <w:t xml:space="preserve"> </w:t>
      </w:r>
      <w:r>
        <w:rPr>
          <w:rFonts w:ascii="Times New Roman" w:hAnsi="Times New Roman" w:cs="Times New Roman"/>
          <w:sz w:val="24"/>
          <w:szCs w:val="24"/>
        </w:rPr>
        <w:t>41,</w:t>
      </w:r>
      <w:r>
        <w:rPr>
          <w:rFonts w:ascii="Times New Roman" w:hAnsi="Times New Roman" w:cs="Times New Roman"/>
          <w:spacing w:val="17"/>
          <w:sz w:val="24"/>
          <w:szCs w:val="24"/>
        </w:rPr>
        <w:t xml:space="preserve"> </w:t>
      </w:r>
      <w:r>
        <w:rPr>
          <w:rFonts w:ascii="Times New Roman" w:hAnsi="Times New Roman" w:cs="Times New Roman"/>
          <w:sz w:val="24"/>
          <w:szCs w:val="24"/>
        </w:rPr>
        <w:t>44,</w:t>
      </w:r>
      <w:r>
        <w:rPr>
          <w:rFonts w:ascii="Times New Roman" w:hAnsi="Times New Roman" w:cs="Times New Roman"/>
          <w:spacing w:val="18"/>
          <w:sz w:val="24"/>
          <w:szCs w:val="24"/>
        </w:rPr>
        <w:t xml:space="preserve"> </w:t>
      </w:r>
      <w:r>
        <w:rPr>
          <w:rFonts w:ascii="Times New Roman" w:hAnsi="Times New Roman" w:cs="Times New Roman"/>
          <w:sz w:val="24"/>
          <w:szCs w:val="24"/>
        </w:rPr>
        <w:t>47,</w:t>
      </w:r>
      <w:r>
        <w:rPr>
          <w:rFonts w:ascii="Times New Roman" w:hAnsi="Times New Roman" w:cs="Times New Roman"/>
          <w:spacing w:val="18"/>
          <w:sz w:val="24"/>
          <w:szCs w:val="24"/>
        </w:rPr>
        <w:t xml:space="preserve"> </w:t>
      </w:r>
      <w:r>
        <w:rPr>
          <w:rFonts w:ascii="Times New Roman" w:hAnsi="Times New Roman" w:cs="Times New Roman"/>
          <w:sz w:val="24"/>
          <w:szCs w:val="24"/>
        </w:rPr>
        <w:t>48,</w:t>
      </w:r>
      <w:r>
        <w:rPr>
          <w:rFonts w:ascii="Times New Roman" w:hAnsi="Times New Roman" w:cs="Times New Roman"/>
          <w:spacing w:val="18"/>
          <w:sz w:val="24"/>
          <w:szCs w:val="24"/>
        </w:rPr>
        <w:t xml:space="preserve"> </w:t>
      </w:r>
      <w:r>
        <w:rPr>
          <w:rFonts w:ascii="Times New Roman" w:hAnsi="Times New Roman" w:cs="Times New Roman"/>
          <w:sz w:val="24"/>
          <w:szCs w:val="24"/>
        </w:rPr>
        <w:t>and</w:t>
      </w:r>
      <w:r>
        <w:rPr>
          <w:rFonts w:ascii="Times New Roman" w:hAnsi="Times New Roman" w:cs="Times New Roman"/>
          <w:spacing w:val="13"/>
          <w:sz w:val="24"/>
          <w:szCs w:val="24"/>
        </w:rPr>
        <w:t xml:space="preserve"> </w:t>
      </w:r>
      <w:r>
        <w:rPr>
          <w:rFonts w:ascii="Times New Roman" w:hAnsi="Times New Roman" w:cs="Times New Roman"/>
          <w:sz w:val="24"/>
          <w:szCs w:val="24"/>
        </w:rPr>
        <w:t>50)</w:t>
      </w:r>
      <w:r>
        <w:rPr>
          <w:rFonts w:ascii="Times New Roman" w:hAnsi="Times New Roman" w:cs="Times New Roman"/>
          <w:spacing w:val="18"/>
          <w:sz w:val="24"/>
          <w:szCs w:val="24"/>
        </w:rPr>
        <w:t xml:space="preserve"> </w:t>
      </w:r>
      <w:r>
        <w:rPr>
          <w:rFonts w:ascii="Times New Roman" w:hAnsi="Times New Roman" w:cs="Times New Roman"/>
          <w:sz w:val="24"/>
          <w:szCs w:val="24"/>
        </w:rPr>
        <w:t>considered</w:t>
      </w:r>
      <w:r>
        <w:rPr>
          <w:rFonts w:ascii="Times New Roman" w:hAnsi="Times New Roman" w:cs="Times New Roman"/>
          <w:spacing w:val="16"/>
          <w:sz w:val="24"/>
          <w:szCs w:val="24"/>
        </w:rPr>
        <w:t xml:space="preserve"> </w:t>
      </w:r>
      <w:r>
        <w:rPr>
          <w:rFonts w:ascii="Times New Roman" w:hAnsi="Times New Roman" w:cs="Times New Roman"/>
          <w:sz w:val="24"/>
          <w:szCs w:val="24"/>
        </w:rPr>
        <w:t>as</w:t>
      </w:r>
      <w:r>
        <w:rPr>
          <w:rFonts w:ascii="Times New Roman" w:hAnsi="Times New Roman" w:cs="Times New Roman"/>
          <w:spacing w:val="16"/>
          <w:sz w:val="24"/>
          <w:szCs w:val="24"/>
        </w:rPr>
        <w:t xml:space="preserve"> </w:t>
      </w:r>
      <w:r>
        <w:rPr>
          <w:rFonts w:ascii="Times New Roman" w:hAnsi="Times New Roman" w:cs="Times New Roman"/>
          <w:sz w:val="24"/>
          <w:szCs w:val="24"/>
        </w:rPr>
        <w:t>average,</w:t>
      </w:r>
      <w:r>
        <w:rPr>
          <w:rFonts w:ascii="Times New Roman" w:hAnsi="Times New Roman" w:cs="Times New Roman"/>
          <w:spacing w:val="18"/>
          <w:sz w:val="24"/>
          <w:szCs w:val="24"/>
        </w:rPr>
        <w:t xml:space="preserve"> </w:t>
      </w:r>
      <w:r>
        <w:rPr>
          <w:rFonts w:ascii="Times New Roman" w:hAnsi="Times New Roman" w:cs="Times New Roman"/>
          <w:sz w:val="24"/>
          <w:szCs w:val="24"/>
        </w:rPr>
        <w:t>and</w:t>
      </w:r>
      <w:r>
        <w:rPr>
          <w:rFonts w:ascii="Times New Roman" w:hAnsi="Times New Roman" w:cs="Times New Roman"/>
          <w:spacing w:val="15"/>
          <w:sz w:val="24"/>
          <w:szCs w:val="24"/>
        </w:rPr>
        <w:t xml:space="preserve"> </w:t>
      </w:r>
      <w:r>
        <w:rPr>
          <w:rFonts w:ascii="Times New Roman" w:hAnsi="Times New Roman" w:cs="Times New Roman"/>
          <w:sz w:val="24"/>
          <w:szCs w:val="24"/>
        </w:rPr>
        <w:t>9</w:t>
      </w:r>
      <w:r>
        <w:rPr>
          <w:rFonts w:ascii="Times New Roman" w:hAnsi="Times New Roman" w:cs="Times New Roman"/>
          <w:spacing w:val="16"/>
          <w:sz w:val="24"/>
          <w:szCs w:val="24"/>
        </w:rPr>
        <w:t xml:space="preserve"> </w:t>
      </w:r>
      <w:r>
        <w:rPr>
          <w:rFonts w:ascii="Times New Roman" w:hAnsi="Times New Roman" w:cs="Times New Roman"/>
          <w:sz w:val="24"/>
          <w:szCs w:val="24"/>
        </w:rPr>
        <w:t>items</w:t>
      </w:r>
      <w:r>
        <w:rPr>
          <w:rFonts w:ascii="Times New Roman" w:hAnsi="Times New Roman" w:cs="Times New Roman"/>
          <w:spacing w:val="17"/>
          <w:sz w:val="24"/>
          <w:szCs w:val="24"/>
        </w:rPr>
        <w:t xml:space="preserve"> </w:t>
      </w:r>
      <w:r>
        <w:rPr>
          <w:rFonts w:ascii="Times New Roman" w:hAnsi="Times New Roman" w:cs="Times New Roman"/>
          <w:sz w:val="24"/>
          <w:szCs w:val="24"/>
        </w:rPr>
        <w:t>(10,</w:t>
      </w:r>
      <w:r>
        <w:rPr>
          <w:rFonts w:ascii="Times New Roman" w:hAnsi="Times New Roman" w:cs="Times New Roman"/>
          <w:spacing w:val="18"/>
          <w:sz w:val="24"/>
          <w:szCs w:val="24"/>
        </w:rPr>
        <w:t xml:space="preserve"> </w:t>
      </w:r>
      <w:r>
        <w:rPr>
          <w:rFonts w:ascii="Times New Roman" w:hAnsi="Times New Roman" w:cs="Times New Roman"/>
          <w:sz w:val="24"/>
          <w:szCs w:val="24"/>
        </w:rPr>
        <w:t>12,</w:t>
      </w:r>
      <w:r>
        <w:rPr>
          <w:rFonts w:ascii="Times New Roman" w:hAnsi="Times New Roman" w:cs="Times New Roman"/>
          <w:spacing w:val="18"/>
          <w:sz w:val="24"/>
          <w:szCs w:val="24"/>
        </w:rPr>
        <w:t xml:space="preserve"> </w:t>
      </w:r>
      <w:r>
        <w:rPr>
          <w:rFonts w:ascii="Times New Roman" w:hAnsi="Times New Roman" w:cs="Times New Roman"/>
          <w:spacing w:val="-5"/>
          <w:sz w:val="24"/>
          <w:szCs w:val="24"/>
        </w:rPr>
        <w:t>16,</w:t>
      </w:r>
      <w:r>
        <w:rPr>
          <w:rFonts w:ascii="Times New Roman" w:hAnsi="Times New Roman" w:cs="Times New Roman"/>
          <w:sz w:val="24"/>
          <w:szCs w:val="24"/>
        </w:rPr>
        <w:t xml:space="preserve"> 19, 21, 23, 33, 38, and 49) considered</w:t>
      </w:r>
      <w:r>
        <w:rPr>
          <w:rFonts w:ascii="Times New Roman" w:hAnsi="Times New Roman" w:cs="Times New Roman"/>
          <w:spacing w:val="-2"/>
          <w:sz w:val="24"/>
          <w:szCs w:val="24"/>
        </w:rPr>
        <w:t xml:space="preserve"> </w:t>
      </w:r>
      <w:r>
        <w:rPr>
          <w:rFonts w:ascii="Times New Roman" w:hAnsi="Times New Roman" w:cs="Times New Roman"/>
          <w:sz w:val="24"/>
          <w:szCs w:val="24"/>
        </w:rPr>
        <w:t>as hard.</w:t>
      </w:r>
      <w:r>
        <w:rPr>
          <w:rFonts w:ascii="Times New Roman" w:hAnsi="Times New Roman" w:cs="Times New Roman"/>
          <w:spacing w:val="-3"/>
          <w:sz w:val="24"/>
          <w:szCs w:val="24"/>
        </w:rPr>
        <w:t xml:space="preserve"> </w:t>
      </w:r>
      <w:r>
        <w:rPr>
          <w:rFonts w:ascii="Times New Roman" w:hAnsi="Times New Roman" w:cs="Times New Roman"/>
          <w:sz w:val="24"/>
          <w:szCs w:val="24"/>
        </w:rPr>
        <w:t>Then, for</w:t>
      </w:r>
      <w:r>
        <w:rPr>
          <w:rFonts w:ascii="Times New Roman" w:hAnsi="Times New Roman" w:cs="Times New Roman"/>
          <w:spacing w:val="-1"/>
          <w:sz w:val="24"/>
          <w:szCs w:val="24"/>
        </w:rPr>
        <w:t xml:space="preserve"> </w:t>
      </w:r>
      <w:r>
        <w:rPr>
          <w:rFonts w:ascii="Times New Roman" w:hAnsi="Times New Roman" w:cs="Times New Roman"/>
          <w:sz w:val="24"/>
          <w:szCs w:val="24"/>
        </w:rPr>
        <w:t>the discrimination index, most</w:t>
      </w:r>
      <w:r>
        <w:rPr>
          <w:rFonts w:ascii="Times New Roman" w:hAnsi="Times New Roman" w:cs="Times New Roman"/>
          <w:spacing w:val="-1"/>
          <w:sz w:val="24"/>
          <w:szCs w:val="24"/>
        </w:rPr>
        <w:t xml:space="preserve"> </w:t>
      </w:r>
      <w:r>
        <w:rPr>
          <w:rFonts w:ascii="Times New Roman" w:hAnsi="Times New Roman" w:cs="Times New Roman"/>
          <w:sz w:val="24"/>
          <w:szCs w:val="24"/>
        </w:rPr>
        <w:t xml:space="preserve">of the items were considered having good criterion. </w:t>
      </w:r>
      <w:r>
        <w:rPr>
          <w:rFonts w:ascii="Times New Roman" w:hAnsi="Times New Roman" w:cs="Times New Roman"/>
          <w:i/>
          <w:sz w:val="24"/>
          <w:szCs w:val="24"/>
        </w:rPr>
        <w:t>(see Appendixes for details).</w:t>
      </w:r>
    </w:p>
    <w:p w14:paraId="1F3A57E8">
      <w:pPr>
        <w:pStyle w:val="13"/>
        <w:ind w:right="15" w:firstLine="718"/>
        <w:rPr>
          <w:rFonts w:ascii="Times New Roman" w:hAnsi="Times New Roman" w:cs="Times New Roman"/>
          <w:sz w:val="24"/>
          <w:szCs w:val="24"/>
        </w:rPr>
      </w:pPr>
      <w:r>
        <w:rPr>
          <w:rFonts w:ascii="Times New Roman" w:hAnsi="Times New Roman" w:cs="Times New Roman"/>
          <w:sz w:val="24"/>
          <w:szCs w:val="24"/>
        </w:rPr>
        <w:t>As mentioned previously, to evaluate the potential impact of the developed products, a correlation analysis was conducted alongside an assessment of students' reading comprehension performance. First of all, in the case of criterion-related validity, the produced reading assessment (GRA) was correlated with the standardized test (Informal Reading Inventory by Stark), while the developed reading materials were correlated with GRA. The results showed that the produced assessment had significant correlation (r=0.812) after being correlated with the standardized test (IRI by</w:t>
      </w:r>
      <w:r>
        <w:rPr>
          <w:rFonts w:ascii="Times New Roman" w:hAnsi="Times New Roman" w:cs="Times New Roman"/>
          <w:spacing w:val="-1"/>
          <w:sz w:val="24"/>
          <w:szCs w:val="24"/>
        </w:rPr>
        <w:t xml:space="preserve"> </w:t>
      </w:r>
      <w:r>
        <w:rPr>
          <w:rFonts w:ascii="Times New Roman" w:hAnsi="Times New Roman" w:cs="Times New Roman"/>
          <w:sz w:val="24"/>
          <w:szCs w:val="24"/>
        </w:rPr>
        <w:t>Stark). Also, the developed reading materials had significant correlation (r=0.711) after being correlated with the produced assessment (GRA). Then, the products also had high potential effect after being tried-out in field test as 71,4% of students passed the minimum mastery criterion which was 70. So, it can be concluded that the products are potentially effective to be used for the target students.</w:t>
      </w:r>
    </w:p>
    <w:p w14:paraId="1D094463">
      <w:pPr>
        <w:pStyle w:val="13"/>
        <w:ind w:left="0" w:right="15"/>
        <w:rPr>
          <w:rFonts w:ascii="Times New Roman" w:hAnsi="Times New Roman" w:cs="Times New Roman"/>
          <w:b/>
          <w:bCs/>
          <w:spacing w:val="-2"/>
          <w:sz w:val="24"/>
          <w:szCs w:val="24"/>
        </w:rPr>
      </w:pPr>
    </w:p>
    <w:p w14:paraId="378E7B99">
      <w:pPr>
        <w:pStyle w:val="13"/>
        <w:spacing w:after="240"/>
        <w:ind w:right="15"/>
        <w:rPr>
          <w:rFonts w:ascii="Times New Roman" w:hAnsi="Times New Roman" w:cs="Times New Roman"/>
          <w:b/>
          <w:bCs/>
          <w:spacing w:val="-2"/>
          <w:sz w:val="24"/>
          <w:szCs w:val="24"/>
        </w:rPr>
      </w:pPr>
      <w:r>
        <w:rPr>
          <w:rFonts w:ascii="Times New Roman" w:hAnsi="Times New Roman" w:cs="Times New Roman"/>
          <w:b/>
          <w:bCs/>
          <w:spacing w:val="-2"/>
          <w:sz w:val="24"/>
          <w:szCs w:val="24"/>
        </w:rPr>
        <w:t>CONCLUSIONS</w:t>
      </w:r>
    </w:p>
    <w:p w14:paraId="5C23CF70">
      <w:pPr>
        <w:pStyle w:val="13"/>
        <w:ind w:right="15" w:firstLine="718"/>
        <w:rPr>
          <w:rFonts w:ascii="Times New Roman" w:hAnsi="Times New Roman" w:cs="Times New Roman"/>
          <w:spacing w:val="-2"/>
          <w:sz w:val="24"/>
          <w:szCs w:val="24"/>
        </w:rPr>
      </w:pPr>
      <w:r>
        <w:rPr>
          <w:rFonts w:ascii="Times New Roman" w:hAnsi="Times New Roman" w:cs="Times New Roman"/>
          <w:spacing w:val="-2"/>
          <w:sz w:val="24"/>
          <w:szCs w:val="24"/>
        </w:rPr>
        <w:t>Based on the findings of this developmental research, several key conclusions can be established regarding the agricultural local-content-based products. First, the expert review process confirmed the high validity of both the reading materials and the assessment tool (GRA), achieving a score of 3.10 in terms of linguistic content and instructional design. Second, the developed materials demonstrated a high level of practicality, with scores of 3.12 and 3.08 during the one-to-one and small group evaluations, respectively. Finally, the field test results indicated a significant potential effect, evidenced by strong correlation scores with standardized tests (r=0.812 for the GRA and r=0.711 for the developed reading materials, alongside 71.4% of students successfully reaching the targeted learning outcomes.</w:t>
      </w:r>
    </w:p>
    <w:p w14:paraId="06BA56BA">
      <w:pPr>
        <w:widowControl w:val="0"/>
        <w:tabs>
          <w:tab w:val="left" w:pos="719"/>
          <w:tab w:val="left" w:pos="721"/>
        </w:tabs>
        <w:autoSpaceDE w:val="0"/>
        <w:autoSpaceDN w:val="0"/>
        <w:spacing w:before="1" w:after="0" w:line="240" w:lineRule="auto"/>
        <w:ind w:right="15"/>
        <w:jc w:val="both"/>
        <w:rPr>
          <w:rFonts w:ascii="Times New Roman" w:hAnsi="Times New Roman" w:cs="Times New Roman"/>
        </w:rPr>
      </w:pPr>
    </w:p>
    <w:p w14:paraId="32B0489B">
      <w:pPr>
        <w:widowControl w:val="0"/>
        <w:tabs>
          <w:tab w:val="left" w:pos="719"/>
          <w:tab w:val="left" w:pos="721"/>
        </w:tabs>
        <w:autoSpaceDE w:val="0"/>
        <w:autoSpaceDN w:val="0"/>
        <w:spacing w:before="1" w:after="0" w:line="240" w:lineRule="auto"/>
        <w:ind w:right="15"/>
        <w:jc w:val="both"/>
        <w:rPr>
          <w:rFonts w:ascii="Times New Roman" w:hAnsi="Times New Roman" w:cs="Times New Roman"/>
        </w:rPr>
      </w:pPr>
    </w:p>
    <w:p w14:paraId="5A3AB68D">
      <w:pPr>
        <w:widowControl w:val="0"/>
        <w:tabs>
          <w:tab w:val="left" w:pos="719"/>
          <w:tab w:val="left" w:pos="721"/>
        </w:tabs>
        <w:autoSpaceDE w:val="0"/>
        <w:autoSpaceDN w:val="0"/>
        <w:spacing w:line="240" w:lineRule="auto"/>
        <w:ind w:right="15"/>
        <w:jc w:val="both"/>
        <w:rPr>
          <w:rFonts w:ascii="Times New Roman" w:hAnsi="Times New Roman" w:cs="Times New Roman"/>
          <w:b/>
          <w:bCs/>
          <w:spacing w:val="-2"/>
        </w:rPr>
      </w:pPr>
      <w:r>
        <w:rPr>
          <w:rFonts w:ascii="Times New Roman" w:hAnsi="Times New Roman" w:cs="Times New Roman"/>
          <w:b/>
          <w:bCs/>
          <w:spacing w:val="-2"/>
        </w:rPr>
        <w:t>SUGGESTIONS</w:t>
      </w:r>
    </w:p>
    <w:p w14:paraId="6B985734">
      <w:pPr>
        <w:pStyle w:val="13"/>
        <w:ind w:right="16" w:firstLine="719"/>
        <w:rPr>
          <w:rFonts w:ascii="Times New Roman" w:hAnsi="Times New Roman" w:cs="Times New Roman"/>
          <w:sz w:val="24"/>
          <w:szCs w:val="24"/>
        </w:rPr>
      </w:pPr>
      <w:r>
        <w:rPr>
          <w:rFonts w:ascii="Times New Roman" w:hAnsi="Times New Roman" w:cs="Times New Roman"/>
          <w:sz w:val="24"/>
          <w:szCs w:val="24"/>
        </w:rPr>
        <w:t>Based on the research findings, several recommendations are proposed for educators, students, STIPER Belitang, and the wider research community. First, English lecturers are encouraged to evaluate students' reading proficiency, personal characteristics, and the learning environment alongside material readability to ensure a precise match with learner needs, while actively integrating local content into their pedagogy. Second, students should prioritize extensive reading to broaden their vocabulary and refine their pronunciation for improved literacy outcomes. Third, STIPER Belitang should enhance institutional facilities to support the effective, efficient, and engaging implementation of authentic materials. Finally, given that this study focused on agricultural freshmen, future researchers are encouraged to expand this line of inquiry by developing local-content-based studies for junior and senior high school levels within the Belitang region.</w:t>
      </w:r>
    </w:p>
    <w:p w14:paraId="17C72224">
      <w:pPr>
        <w:tabs>
          <w:tab w:val="left" w:pos="360"/>
        </w:tabs>
        <w:spacing w:after="0" w:line="240" w:lineRule="auto"/>
        <w:jc w:val="both"/>
        <w:rPr>
          <w:rFonts w:ascii="Times New Roman" w:hAnsi="Times New Roman" w:cs="Times New Roman"/>
          <w:spacing w:val="-2"/>
        </w:rPr>
      </w:pPr>
    </w:p>
    <w:p w14:paraId="6999209A">
      <w:pPr>
        <w:tabs>
          <w:tab w:val="left" w:pos="360"/>
        </w:tabs>
        <w:spacing w:after="0" w:line="240" w:lineRule="auto"/>
        <w:jc w:val="both"/>
        <w:rPr>
          <w:rFonts w:ascii="Times New Roman" w:hAnsi="Times New Roman" w:cs="Times New Roman"/>
          <w:spacing w:val="-2"/>
        </w:rPr>
      </w:pPr>
    </w:p>
    <w:p w14:paraId="25598600">
      <w:pPr>
        <w:tabs>
          <w:tab w:val="left" w:pos="360"/>
        </w:tabs>
        <w:spacing w:after="0" w:line="240" w:lineRule="auto"/>
        <w:jc w:val="both"/>
        <w:rPr>
          <w:rFonts w:ascii="Times New Roman" w:hAnsi="Times New Roman" w:cs="Times New Roman"/>
          <w:b/>
          <w:bCs/>
          <w:spacing w:val="-2"/>
        </w:rPr>
      </w:pPr>
      <w:commentRangeStart w:id="8"/>
      <w:r>
        <w:rPr>
          <w:rFonts w:ascii="Times New Roman" w:hAnsi="Times New Roman" w:cs="Times New Roman"/>
          <w:b/>
          <w:bCs/>
          <w:spacing w:val="-2"/>
        </w:rPr>
        <w:t>REFERENCES</w:t>
      </w:r>
      <w:commentRangeEnd w:id="8"/>
      <w:r>
        <w:commentReference w:id="8"/>
      </w:r>
    </w:p>
    <w:p w14:paraId="2D9BDD5A">
      <w:pPr>
        <w:pStyle w:val="13"/>
        <w:rPr>
          <w:rFonts w:ascii="Times New Roman" w:hAnsi="Times New Roman" w:cs="Times New Roman"/>
          <w:sz w:val="24"/>
          <w:szCs w:val="24"/>
        </w:rPr>
      </w:pPr>
      <w:r>
        <w:rPr>
          <w:rFonts w:ascii="Times New Roman" w:hAnsi="Times New Roman" w:cs="Times New Roman"/>
          <w:sz w:val="24"/>
          <w:szCs w:val="24"/>
        </w:rPr>
        <w:t>Akker,</w:t>
      </w:r>
      <w:r>
        <w:rPr>
          <w:rFonts w:ascii="Times New Roman" w:hAnsi="Times New Roman" w:cs="Times New Roman"/>
          <w:spacing w:val="4"/>
          <w:sz w:val="24"/>
          <w:szCs w:val="24"/>
        </w:rPr>
        <w:t xml:space="preserve"> </w:t>
      </w:r>
      <w:r>
        <w:rPr>
          <w:rFonts w:ascii="Times New Roman" w:hAnsi="Times New Roman" w:cs="Times New Roman"/>
          <w:sz w:val="24"/>
          <w:szCs w:val="24"/>
        </w:rPr>
        <w:t>J.</w:t>
      </w:r>
      <w:r>
        <w:rPr>
          <w:rFonts w:ascii="Times New Roman" w:hAnsi="Times New Roman" w:cs="Times New Roman"/>
          <w:spacing w:val="1"/>
          <w:sz w:val="24"/>
          <w:szCs w:val="24"/>
        </w:rPr>
        <w:t xml:space="preserve"> </w:t>
      </w:r>
      <w:r>
        <w:rPr>
          <w:rFonts w:ascii="Times New Roman" w:hAnsi="Times New Roman" w:cs="Times New Roman"/>
          <w:sz w:val="24"/>
          <w:szCs w:val="24"/>
        </w:rPr>
        <w:t>(1999).</w:t>
      </w:r>
      <w:r>
        <w:rPr>
          <w:rFonts w:ascii="Times New Roman" w:hAnsi="Times New Roman" w:cs="Times New Roman"/>
          <w:spacing w:val="5"/>
          <w:sz w:val="24"/>
          <w:szCs w:val="24"/>
        </w:rPr>
        <w:t xml:space="preserve"> </w:t>
      </w:r>
      <w:r>
        <w:rPr>
          <w:rFonts w:ascii="Times New Roman" w:hAnsi="Times New Roman" w:cs="Times New Roman"/>
          <w:sz w:val="24"/>
          <w:szCs w:val="24"/>
        </w:rPr>
        <w:t>Principle</w:t>
      </w:r>
      <w:r>
        <w:rPr>
          <w:rFonts w:ascii="Times New Roman" w:hAnsi="Times New Roman" w:cs="Times New Roman"/>
          <w:spacing w:val="2"/>
          <w:sz w:val="24"/>
          <w:szCs w:val="24"/>
        </w:rPr>
        <w:t xml:space="preserve"> </w:t>
      </w:r>
      <w:r>
        <w:rPr>
          <w:rFonts w:ascii="Times New Roman" w:hAnsi="Times New Roman" w:cs="Times New Roman"/>
          <w:sz w:val="24"/>
          <w:szCs w:val="24"/>
        </w:rPr>
        <w:t>and</w:t>
      </w:r>
      <w:r>
        <w:rPr>
          <w:rFonts w:ascii="Times New Roman" w:hAnsi="Times New Roman" w:cs="Times New Roman"/>
          <w:spacing w:val="3"/>
          <w:sz w:val="24"/>
          <w:szCs w:val="24"/>
        </w:rPr>
        <w:t xml:space="preserve"> </w:t>
      </w:r>
      <w:r>
        <w:rPr>
          <w:rFonts w:ascii="Times New Roman" w:hAnsi="Times New Roman" w:cs="Times New Roman"/>
          <w:sz w:val="24"/>
          <w:szCs w:val="24"/>
        </w:rPr>
        <w:t>methods</w:t>
      </w:r>
      <w:r>
        <w:rPr>
          <w:rFonts w:ascii="Times New Roman" w:hAnsi="Times New Roman" w:cs="Times New Roman"/>
          <w:spacing w:val="3"/>
          <w:sz w:val="24"/>
          <w:szCs w:val="24"/>
        </w:rPr>
        <w:t xml:space="preserve"> </w:t>
      </w:r>
      <w:r>
        <w:rPr>
          <w:rFonts w:ascii="Times New Roman" w:hAnsi="Times New Roman" w:cs="Times New Roman"/>
          <w:sz w:val="24"/>
          <w:szCs w:val="24"/>
        </w:rPr>
        <w:t>of</w:t>
      </w:r>
      <w:r>
        <w:rPr>
          <w:rFonts w:ascii="Times New Roman" w:hAnsi="Times New Roman" w:cs="Times New Roman"/>
          <w:spacing w:val="6"/>
          <w:sz w:val="24"/>
          <w:szCs w:val="24"/>
        </w:rPr>
        <w:t xml:space="preserve"> </w:t>
      </w:r>
      <w:r>
        <w:rPr>
          <w:rFonts w:ascii="Times New Roman" w:hAnsi="Times New Roman" w:cs="Times New Roman"/>
          <w:sz w:val="24"/>
          <w:szCs w:val="24"/>
        </w:rPr>
        <w:t>development</w:t>
      </w:r>
      <w:r>
        <w:rPr>
          <w:rFonts w:ascii="Times New Roman" w:hAnsi="Times New Roman" w:cs="Times New Roman"/>
          <w:spacing w:val="2"/>
          <w:sz w:val="24"/>
          <w:szCs w:val="24"/>
        </w:rPr>
        <w:t xml:space="preserve"> </w:t>
      </w:r>
      <w:r>
        <w:rPr>
          <w:rFonts w:ascii="Times New Roman" w:hAnsi="Times New Roman" w:cs="Times New Roman"/>
          <w:sz w:val="24"/>
          <w:szCs w:val="24"/>
        </w:rPr>
        <w:t>research.</w:t>
      </w:r>
      <w:r>
        <w:rPr>
          <w:rFonts w:ascii="Times New Roman" w:hAnsi="Times New Roman" w:cs="Times New Roman"/>
          <w:spacing w:val="1"/>
          <w:sz w:val="24"/>
          <w:szCs w:val="24"/>
        </w:rPr>
        <w:t xml:space="preserve"> </w:t>
      </w:r>
      <w:r>
        <w:rPr>
          <w:rFonts w:ascii="Times New Roman" w:hAnsi="Times New Roman" w:cs="Times New Roman"/>
          <w:sz w:val="24"/>
          <w:szCs w:val="24"/>
        </w:rPr>
        <w:t>In</w:t>
      </w:r>
      <w:r>
        <w:rPr>
          <w:rFonts w:ascii="Times New Roman" w:hAnsi="Times New Roman" w:cs="Times New Roman"/>
          <w:spacing w:val="3"/>
          <w:sz w:val="24"/>
          <w:szCs w:val="24"/>
        </w:rPr>
        <w:t xml:space="preserve"> </w:t>
      </w:r>
      <w:r>
        <w:rPr>
          <w:rFonts w:ascii="Times New Roman" w:hAnsi="Times New Roman" w:cs="Times New Roman"/>
          <w:sz w:val="24"/>
          <w:szCs w:val="24"/>
        </w:rPr>
        <w:t>J.</w:t>
      </w:r>
      <w:r>
        <w:rPr>
          <w:rFonts w:ascii="Times New Roman" w:hAnsi="Times New Roman" w:cs="Times New Roman"/>
          <w:spacing w:val="4"/>
          <w:sz w:val="24"/>
          <w:szCs w:val="24"/>
        </w:rPr>
        <w:t xml:space="preserve"> </w:t>
      </w:r>
      <w:r>
        <w:rPr>
          <w:rFonts w:ascii="Times New Roman" w:hAnsi="Times New Roman" w:cs="Times New Roman"/>
          <w:sz w:val="24"/>
          <w:szCs w:val="24"/>
        </w:rPr>
        <w:t>Akker,</w:t>
      </w:r>
      <w:r>
        <w:rPr>
          <w:rFonts w:ascii="Times New Roman" w:hAnsi="Times New Roman" w:cs="Times New Roman"/>
          <w:spacing w:val="4"/>
          <w:sz w:val="24"/>
          <w:szCs w:val="24"/>
        </w:rPr>
        <w:t xml:space="preserve"> </w:t>
      </w:r>
      <w:r>
        <w:rPr>
          <w:rFonts w:ascii="Times New Roman" w:hAnsi="Times New Roman" w:cs="Times New Roman"/>
          <w:sz w:val="24"/>
          <w:szCs w:val="24"/>
        </w:rPr>
        <w:t>R.</w:t>
      </w:r>
      <w:r>
        <w:rPr>
          <w:rFonts w:ascii="Times New Roman" w:hAnsi="Times New Roman" w:cs="Times New Roman"/>
          <w:spacing w:val="5"/>
          <w:sz w:val="24"/>
          <w:szCs w:val="24"/>
        </w:rPr>
        <w:t xml:space="preserve"> </w:t>
      </w:r>
      <w:r>
        <w:rPr>
          <w:rFonts w:ascii="Times New Roman" w:hAnsi="Times New Roman" w:cs="Times New Roman"/>
          <w:spacing w:val="-2"/>
          <w:sz w:val="24"/>
          <w:szCs w:val="24"/>
        </w:rPr>
        <w:t>Branch,</w:t>
      </w:r>
    </w:p>
    <w:p w14:paraId="4F877F51">
      <w:pPr>
        <w:spacing w:line="240" w:lineRule="auto"/>
        <w:ind w:left="721" w:right="16"/>
        <w:jc w:val="both"/>
        <w:rPr>
          <w:rFonts w:ascii="Times New Roman" w:hAnsi="Times New Roman" w:cs="Times New Roman"/>
        </w:rPr>
      </w:pPr>
      <w:r>
        <w:rPr>
          <w:rFonts w:ascii="Times New Roman" w:hAnsi="Times New Roman" w:cs="Times New Roman"/>
        </w:rPr>
        <w:t xml:space="preserve">K. Gustalfon, T. Nieveen N, &amp; Plomp (Eds.), </w:t>
      </w:r>
      <w:r>
        <w:rPr>
          <w:rFonts w:ascii="Times New Roman" w:hAnsi="Times New Roman" w:cs="Times New Roman"/>
          <w:i/>
        </w:rPr>
        <w:t>Design methodology and</w:t>
      </w:r>
      <w:r>
        <w:rPr>
          <w:rFonts w:ascii="Times New Roman" w:hAnsi="Times New Roman" w:cs="Times New Roman"/>
          <w:i/>
          <w:spacing w:val="40"/>
        </w:rPr>
        <w:t xml:space="preserve"> </w:t>
      </w:r>
      <w:r>
        <w:rPr>
          <w:rFonts w:ascii="Times New Roman" w:hAnsi="Times New Roman" w:cs="Times New Roman"/>
          <w:i/>
        </w:rPr>
        <w:t xml:space="preserve">development research </w:t>
      </w:r>
      <w:r>
        <w:rPr>
          <w:rFonts w:ascii="Times New Roman" w:hAnsi="Times New Roman" w:cs="Times New Roman"/>
        </w:rPr>
        <w:t>(pp. 1-14). London: Kluwer.</w:t>
      </w:r>
    </w:p>
    <w:p w14:paraId="1C2C140E">
      <w:pPr>
        <w:pStyle w:val="13"/>
        <w:spacing w:before="240"/>
        <w:ind w:left="721" w:right="19" w:hanging="720"/>
        <w:rPr>
          <w:rFonts w:ascii="Times New Roman" w:hAnsi="Times New Roman" w:cs="Times New Roman"/>
          <w:sz w:val="24"/>
          <w:szCs w:val="24"/>
        </w:rPr>
      </w:pPr>
      <w:r>
        <w:rPr>
          <w:rFonts w:ascii="Times New Roman" w:hAnsi="Times New Roman" w:cs="Times New Roman"/>
          <w:sz w:val="24"/>
          <w:szCs w:val="24"/>
        </w:rPr>
        <w:t xml:space="preserve">Alwasilah, A. C. (2006). From local to global: Reinventing local literature through English writing classes. </w:t>
      </w:r>
      <w:r>
        <w:rPr>
          <w:rFonts w:ascii="Times New Roman" w:hAnsi="Times New Roman" w:cs="Times New Roman"/>
          <w:i/>
          <w:sz w:val="24"/>
          <w:szCs w:val="24"/>
        </w:rPr>
        <w:t>TEFLIN Journal, 17</w:t>
      </w:r>
      <w:r>
        <w:rPr>
          <w:rFonts w:ascii="Times New Roman" w:hAnsi="Times New Roman" w:cs="Times New Roman"/>
          <w:sz w:val="24"/>
          <w:szCs w:val="24"/>
        </w:rPr>
        <w:t>(1), 11-27.</w:t>
      </w:r>
    </w:p>
    <w:p w14:paraId="620A1774">
      <w:pPr>
        <w:pStyle w:val="13"/>
        <w:tabs>
          <w:tab w:val="left" w:pos="2361"/>
          <w:tab w:val="left" w:pos="3844"/>
          <w:tab w:val="left" w:pos="5120"/>
          <w:tab w:val="left" w:pos="6566"/>
          <w:tab w:val="left" w:pos="8327"/>
        </w:tabs>
        <w:spacing w:before="240"/>
        <w:ind w:left="721" w:right="16" w:hanging="720"/>
        <w:rPr>
          <w:rFonts w:ascii="Times New Roman" w:hAnsi="Times New Roman" w:cs="Times New Roman"/>
          <w:sz w:val="24"/>
          <w:szCs w:val="24"/>
        </w:rPr>
      </w:pPr>
      <w:r>
        <w:rPr>
          <w:rFonts w:ascii="Times New Roman" w:hAnsi="Times New Roman" w:cs="Times New Roman"/>
          <w:sz w:val="24"/>
          <w:szCs w:val="24"/>
        </w:rPr>
        <w:t xml:space="preserve">Berardo, S. A. (2006). The use of authentic materials in the teaching of reading. </w:t>
      </w:r>
      <w:r>
        <w:rPr>
          <w:rFonts w:ascii="Times New Roman" w:hAnsi="Times New Roman" w:cs="Times New Roman"/>
          <w:i/>
          <w:sz w:val="24"/>
          <w:szCs w:val="24"/>
        </w:rPr>
        <w:t xml:space="preserve">The </w:t>
      </w:r>
      <w:r>
        <w:rPr>
          <w:rFonts w:ascii="Times New Roman" w:hAnsi="Times New Roman" w:cs="Times New Roman"/>
          <w:i/>
          <w:spacing w:val="-2"/>
          <w:sz w:val="24"/>
          <w:szCs w:val="24"/>
        </w:rPr>
        <w:t>Reading</w:t>
      </w:r>
      <w:r>
        <w:rPr>
          <w:rFonts w:ascii="Times New Roman" w:hAnsi="Times New Roman" w:cs="Times New Roman"/>
          <w:i/>
          <w:sz w:val="24"/>
          <w:szCs w:val="24"/>
        </w:rPr>
        <w:t xml:space="preserve"> </w:t>
      </w:r>
      <w:r>
        <w:rPr>
          <w:rFonts w:ascii="Times New Roman" w:hAnsi="Times New Roman" w:cs="Times New Roman"/>
          <w:i/>
          <w:spacing w:val="-2"/>
          <w:sz w:val="24"/>
          <w:szCs w:val="24"/>
        </w:rPr>
        <w:t>Matrix,</w:t>
      </w:r>
      <w:r>
        <w:rPr>
          <w:rFonts w:ascii="Times New Roman" w:hAnsi="Times New Roman" w:cs="Times New Roman"/>
          <w:i/>
          <w:sz w:val="24"/>
          <w:szCs w:val="24"/>
        </w:rPr>
        <w:tab/>
      </w:r>
      <w:r>
        <w:rPr>
          <w:rFonts w:ascii="Times New Roman" w:hAnsi="Times New Roman" w:cs="Times New Roman"/>
          <w:i/>
          <w:spacing w:val="-2"/>
          <w:sz w:val="24"/>
          <w:szCs w:val="24"/>
        </w:rPr>
        <w:t xml:space="preserve">6 </w:t>
      </w:r>
      <w:r>
        <w:rPr>
          <w:rFonts w:ascii="Times New Roman" w:hAnsi="Times New Roman" w:cs="Times New Roman"/>
          <w:spacing w:val="-2"/>
          <w:sz w:val="24"/>
          <w:szCs w:val="24"/>
        </w:rPr>
        <w:t>(2),</w:t>
      </w:r>
      <w:r>
        <w:rPr>
          <w:rFonts w:ascii="Times New Roman" w:hAnsi="Times New Roman" w:cs="Times New Roman"/>
          <w:sz w:val="24"/>
          <w:szCs w:val="24"/>
        </w:rPr>
        <w:t xml:space="preserve"> </w:t>
      </w:r>
      <w:r>
        <w:rPr>
          <w:rFonts w:ascii="Times New Roman" w:hAnsi="Times New Roman" w:cs="Times New Roman"/>
          <w:spacing w:val="-2"/>
          <w:sz w:val="24"/>
          <w:szCs w:val="24"/>
        </w:rPr>
        <w:t>60-69.</w:t>
      </w:r>
      <w:r>
        <w:rPr>
          <w:rFonts w:ascii="Times New Roman" w:hAnsi="Times New Roman" w:cs="Times New Roman"/>
          <w:sz w:val="24"/>
          <w:szCs w:val="24"/>
        </w:rPr>
        <w:t xml:space="preserve"> </w:t>
      </w:r>
      <w:r>
        <w:rPr>
          <w:rFonts w:ascii="Times New Roman" w:hAnsi="Times New Roman" w:cs="Times New Roman"/>
          <w:spacing w:val="-2"/>
          <w:sz w:val="24"/>
          <w:szCs w:val="24"/>
        </w:rPr>
        <w:t>Retrieved</w:t>
      </w:r>
      <w:r>
        <w:rPr>
          <w:rFonts w:ascii="Times New Roman" w:hAnsi="Times New Roman" w:cs="Times New Roman"/>
          <w:sz w:val="24"/>
          <w:szCs w:val="24"/>
        </w:rPr>
        <w:t xml:space="preserve"> </w:t>
      </w:r>
      <w:r>
        <w:rPr>
          <w:rFonts w:ascii="Times New Roman" w:hAnsi="Times New Roman" w:cs="Times New Roman"/>
          <w:spacing w:val="-4"/>
          <w:sz w:val="24"/>
          <w:szCs w:val="24"/>
        </w:rPr>
        <w:t xml:space="preserve">from </w:t>
      </w:r>
      <w:r>
        <w:fldChar w:fldCharType="begin"/>
      </w:r>
      <w:r>
        <w:instrText xml:space="preserve"> HYPERLINK "http://www.readingmatrix.com/articles/berardo/article.pdf" </w:instrText>
      </w:r>
      <w:r>
        <w:fldChar w:fldCharType="separate"/>
      </w:r>
      <w:r>
        <w:rPr>
          <w:rStyle w:val="16"/>
          <w:rFonts w:ascii="Times New Roman" w:hAnsi="Times New Roman" w:cs="Times New Roman"/>
          <w:spacing w:val="-2"/>
          <w:sz w:val="24"/>
          <w:szCs w:val="24"/>
        </w:rPr>
        <w:t>www.readingmatrix.com/articles/berardo/article.pdf</w:t>
      </w:r>
      <w:r>
        <w:rPr>
          <w:rStyle w:val="16"/>
          <w:rFonts w:ascii="Times New Roman" w:hAnsi="Times New Roman" w:cs="Times New Roman"/>
          <w:spacing w:val="-2"/>
          <w:sz w:val="24"/>
          <w:szCs w:val="24"/>
        </w:rPr>
        <w:fldChar w:fldCharType="end"/>
      </w:r>
    </w:p>
    <w:p w14:paraId="3832AA16">
      <w:pPr>
        <w:spacing w:before="240" w:line="240" w:lineRule="auto"/>
        <w:ind w:left="721" w:right="17" w:hanging="720"/>
        <w:jc w:val="both"/>
        <w:rPr>
          <w:rFonts w:ascii="Times New Roman" w:hAnsi="Times New Roman" w:cs="Times New Roman"/>
        </w:rPr>
      </w:pPr>
      <w:r>
        <w:rPr>
          <w:rFonts w:ascii="Times New Roman" w:hAnsi="Times New Roman" w:cs="Times New Roman"/>
        </w:rPr>
        <w:t>Cheek, H. E., Flippo, R. F., &amp;</w:t>
      </w:r>
      <w:r>
        <w:rPr>
          <w:rFonts w:ascii="Times New Roman" w:hAnsi="Times New Roman" w:cs="Times New Roman"/>
          <w:spacing w:val="40"/>
        </w:rPr>
        <w:t xml:space="preserve"> </w:t>
      </w:r>
      <w:r>
        <w:rPr>
          <w:rFonts w:ascii="Times New Roman" w:hAnsi="Times New Roman" w:cs="Times New Roman"/>
        </w:rPr>
        <w:t xml:space="preserve">Lindsey, J. D. (1989). </w:t>
      </w:r>
      <w:r>
        <w:rPr>
          <w:rFonts w:ascii="Times New Roman" w:hAnsi="Times New Roman" w:cs="Times New Roman"/>
          <w:i/>
        </w:rPr>
        <w:t>Reading for success in elementary school</w:t>
      </w:r>
      <w:r>
        <w:rPr>
          <w:rFonts w:ascii="Times New Roman" w:hAnsi="Times New Roman" w:cs="Times New Roman"/>
        </w:rPr>
        <w:t>. Orlando, FL: Holt, Rinehart &amp; Winston, Inc.</w:t>
      </w:r>
    </w:p>
    <w:p w14:paraId="0AB3EBE2">
      <w:pPr>
        <w:spacing w:before="240" w:line="240" w:lineRule="auto"/>
        <w:ind w:left="721" w:right="18" w:hanging="720"/>
        <w:jc w:val="both"/>
        <w:rPr>
          <w:rFonts w:ascii="Times New Roman" w:hAnsi="Times New Roman" w:cs="Times New Roman"/>
        </w:rPr>
      </w:pPr>
      <w:r>
        <w:rPr>
          <w:rFonts w:ascii="Times New Roman" w:hAnsi="Times New Roman" w:cs="Times New Roman"/>
        </w:rPr>
        <w:t xml:space="preserve">Chen,Y. (2011). The institutional turn and the crisis of ESP pedagogy in Taiwan. </w:t>
      </w:r>
      <w:r>
        <w:rPr>
          <w:rFonts w:ascii="Times New Roman" w:hAnsi="Times New Roman" w:cs="Times New Roman"/>
          <w:i/>
        </w:rPr>
        <w:t>Taiwan International ESP Journal, 3</w:t>
      </w:r>
      <w:r>
        <w:rPr>
          <w:rFonts w:ascii="Times New Roman" w:hAnsi="Times New Roman" w:cs="Times New Roman"/>
        </w:rPr>
        <w:t>(1). 17-30.</w:t>
      </w:r>
    </w:p>
    <w:p w14:paraId="336CE111">
      <w:pPr>
        <w:spacing w:after="0" w:line="240" w:lineRule="auto"/>
        <w:ind w:left="2"/>
        <w:jc w:val="both"/>
        <w:rPr>
          <w:rFonts w:ascii="Times New Roman" w:hAnsi="Times New Roman" w:cs="Times New Roman"/>
          <w:i/>
        </w:rPr>
      </w:pPr>
      <w:r>
        <w:rPr>
          <w:rFonts w:ascii="Times New Roman" w:hAnsi="Times New Roman" w:cs="Times New Roman"/>
        </w:rPr>
        <w:t>Cochran,</w:t>
      </w:r>
      <w:r>
        <w:rPr>
          <w:rFonts w:ascii="Times New Roman" w:hAnsi="Times New Roman" w:cs="Times New Roman"/>
          <w:spacing w:val="25"/>
        </w:rPr>
        <w:t xml:space="preserve"> </w:t>
      </w:r>
      <w:r>
        <w:rPr>
          <w:rFonts w:ascii="Times New Roman" w:hAnsi="Times New Roman" w:cs="Times New Roman"/>
        </w:rPr>
        <w:t>J.</w:t>
      </w:r>
      <w:r>
        <w:rPr>
          <w:rFonts w:ascii="Times New Roman" w:hAnsi="Times New Roman" w:cs="Times New Roman"/>
          <w:spacing w:val="27"/>
        </w:rPr>
        <w:t xml:space="preserve"> </w:t>
      </w:r>
      <w:r>
        <w:rPr>
          <w:rFonts w:ascii="Times New Roman" w:hAnsi="Times New Roman" w:cs="Times New Roman"/>
        </w:rPr>
        <w:t>A.</w:t>
      </w:r>
      <w:r>
        <w:rPr>
          <w:rFonts w:ascii="Times New Roman" w:hAnsi="Times New Roman" w:cs="Times New Roman"/>
          <w:spacing w:val="28"/>
        </w:rPr>
        <w:t xml:space="preserve"> </w:t>
      </w:r>
      <w:r>
        <w:rPr>
          <w:rFonts w:ascii="Times New Roman" w:hAnsi="Times New Roman" w:cs="Times New Roman"/>
        </w:rPr>
        <w:t>(1993).</w:t>
      </w:r>
      <w:r>
        <w:rPr>
          <w:rFonts w:ascii="Times New Roman" w:hAnsi="Times New Roman" w:cs="Times New Roman"/>
          <w:spacing w:val="27"/>
        </w:rPr>
        <w:t xml:space="preserve"> </w:t>
      </w:r>
      <w:r>
        <w:rPr>
          <w:rFonts w:ascii="Times New Roman" w:hAnsi="Times New Roman" w:cs="Times New Roman"/>
          <w:i/>
        </w:rPr>
        <w:t>Reading</w:t>
      </w:r>
      <w:r>
        <w:rPr>
          <w:rFonts w:ascii="Times New Roman" w:hAnsi="Times New Roman" w:cs="Times New Roman"/>
          <w:i/>
          <w:spacing w:val="27"/>
        </w:rPr>
        <w:t xml:space="preserve"> </w:t>
      </w:r>
      <w:r>
        <w:rPr>
          <w:rFonts w:ascii="Times New Roman" w:hAnsi="Times New Roman" w:cs="Times New Roman"/>
          <w:i/>
        </w:rPr>
        <w:t>is</w:t>
      </w:r>
      <w:r>
        <w:rPr>
          <w:rFonts w:ascii="Times New Roman" w:hAnsi="Times New Roman" w:cs="Times New Roman"/>
          <w:i/>
          <w:spacing w:val="29"/>
        </w:rPr>
        <w:t xml:space="preserve"> </w:t>
      </w:r>
      <w:r>
        <w:rPr>
          <w:rFonts w:ascii="Times New Roman" w:hAnsi="Times New Roman" w:cs="Times New Roman"/>
          <w:i/>
        </w:rPr>
        <w:t>in</w:t>
      </w:r>
      <w:r>
        <w:rPr>
          <w:rFonts w:ascii="Times New Roman" w:hAnsi="Times New Roman" w:cs="Times New Roman"/>
          <w:i/>
          <w:spacing w:val="26"/>
        </w:rPr>
        <w:t xml:space="preserve"> </w:t>
      </w:r>
      <w:r>
        <w:rPr>
          <w:rFonts w:ascii="Times New Roman" w:hAnsi="Times New Roman" w:cs="Times New Roman"/>
          <w:i/>
        </w:rPr>
        <w:t>the</w:t>
      </w:r>
      <w:r>
        <w:rPr>
          <w:rFonts w:ascii="Times New Roman" w:hAnsi="Times New Roman" w:cs="Times New Roman"/>
          <w:i/>
          <w:spacing w:val="27"/>
        </w:rPr>
        <w:t xml:space="preserve"> </w:t>
      </w:r>
      <w:r>
        <w:rPr>
          <w:rFonts w:ascii="Times New Roman" w:hAnsi="Times New Roman" w:cs="Times New Roman"/>
          <w:i/>
        </w:rPr>
        <w:t>content</w:t>
      </w:r>
      <w:r>
        <w:rPr>
          <w:rFonts w:ascii="Times New Roman" w:hAnsi="Times New Roman" w:cs="Times New Roman"/>
          <w:i/>
          <w:spacing w:val="27"/>
        </w:rPr>
        <w:t xml:space="preserve"> </w:t>
      </w:r>
      <w:r>
        <w:rPr>
          <w:rFonts w:ascii="Times New Roman" w:hAnsi="Times New Roman" w:cs="Times New Roman"/>
          <w:i/>
        </w:rPr>
        <w:t>areas</w:t>
      </w:r>
      <w:r>
        <w:rPr>
          <w:rFonts w:ascii="Times New Roman" w:hAnsi="Times New Roman" w:cs="Times New Roman"/>
          <w:i/>
          <w:spacing w:val="27"/>
        </w:rPr>
        <w:t xml:space="preserve"> </w:t>
      </w:r>
      <w:r>
        <w:rPr>
          <w:rFonts w:ascii="Times New Roman" w:hAnsi="Times New Roman" w:cs="Times New Roman"/>
          <w:i/>
        </w:rPr>
        <w:t>for</w:t>
      </w:r>
      <w:r>
        <w:rPr>
          <w:rFonts w:ascii="Times New Roman" w:hAnsi="Times New Roman" w:cs="Times New Roman"/>
          <w:i/>
          <w:spacing w:val="27"/>
        </w:rPr>
        <w:t xml:space="preserve"> </w:t>
      </w:r>
      <w:r>
        <w:rPr>
          <w:rFonts w:ascii="Times New Roman" w:hAnsi="Times New Roman" w:cs="Times New Roman"/>
          <w:i/>
        </w:rPr>
        <w:t>junior</w:t>
      </w:r>
      <w:r>
        <w:rPr>
          <w:rFonts w:ascii="Times New Roman" w:hAnsi="Times New Roman" w:cs="Times New Roman"/>
          <w:i/>
          <w:spacing w:val="27"/>
        </w:rPr>
        <w:t xml:space="preserve"> </w:t>
      </w:r>
      <w:r>
        <w:rPr>
          <w:rFonts w:ascii="Times New Roman" w:hAnsi="Times New Roman" w:cs="Times New Roman"/>
          <w:i/>
        </w:rPr>
        <w:t>high</w:t>
      </w:r>
      <w:r>
        <w:rPr>
          <w:rFonts w:ascii="Times New Roman" w:hAnsi="Times New Roman" w:cs="Times New Roman"/>
          <w:i/>
          <w:spacing w:val="29"/>
        </w:rPr>
        <w:t xml:space="preserve"> </w:t>
      </w:r>
      <w:r>
        <w:rPr>
          <w:rFonts w:ascii="Times New Roman" w:hAnsi="Times New Roman" w:cs="Times New Roman"/>
          <w:i/>
        </w:rPr>
        <w:t>and</w:t>
      </w:r>
      <w:r>
        <w:rPr>
          <w:rFonts w:ascii="Times New Roman" w:hAnsi="Times New Roman" w:cs="Times New Roman"/>
          <w:i/>
          <w:spacing w:val="26"/>
        </w:rPr>
        <w:t xml:space="preserve"> </w:t>
      </w:r>
      <w:r>
        <w:rPr>
          <w:rFonts w:ascii="Times New Roman" w:hAnsi="Times New Roman" w:cs="Times New Roman"/>
          <w:i/>
        </w:rPr>
        <w:t>high</w:t>
      </w:r>
      <w:r>
        <w:rPr>
          <w:rFonts w:ascii="Times New Roman" w:hAnsi="Times New Roman" w:cs="Times New Roman"/>
          <w:i/>
          <w:spacing w:val="27"/>
        </w:rPr>
        <w:t xml:space="preserve"> </w:t>
      </w:r>
      <w:r>
        <w:rPr>
          <w:rFonts w:ascii="Times New Roman" w:hAnsi="Times New Roman" w:cs="Times New Roman"/>
          <w:i/>
          <w:spacing w:val="-2"/>
        </w:rPr>
        <w:t>school.</w:t>
      </w:r>
    </w:p>
    <w:p w14:paraId="73032A35">
      <w:pPr>
        <w:pStyle w:val="13"/>
        <w:ind w:left="721"/>
        <w:rPr>
          <w:rFonts w:ascii="Times New Roman" w:hAnsi="Times New Roman" w:cs="Times New Roman"/>
          <w:sz w:val="24"/>
          <w:szCs w:val="24"/>
        </w:rPr>
      </w:pPr>
      <w:r>
        <w:rPr>
          <w:rFonts w:ascii="Times New Roman" w:hAnsi="Times New Roman" w:cs="Times New Roman"/>
          <w:sz w:val="24"/>
          <w:szCs w:val="24"/>
        </w:rPr>
        <w:t>Boston,</w:t>
      </w:r>
      <w:r>
        <w:rPr>
          <w:rFonts w:ascii="Times New Roman" w:hAnsi="Times New Roman" w:cs="Times New Roman"/>
          <w:spacing w:val="-4"/>
          <w:sz w:val="24"/>
          <w:szCs w:val="24"/>
        </w:rPr>
        <w:t xml:space="preserve"> </w:t>
      </w:r>
      <w:r>
        <w:rPr>
          <w:rFonts w:ascii="Times New Roman" w:hAnsi="Times New Roman" w:cs="Times New Roman"/>
          <w:sz w:val="24"/>
          <w:szCs w:val="24"/>
        </w:rPr>
        <w:t>MA:</w:t>
      </w:r>
      <w:r>
        <w:rPr>
          <w:rFonts w:ascii="Times New Roman" w:hAnsi="Times New Roman" w:cs="Times New Roman"/>
          <w:spacing w:val="-2"/>
          <w:sz w:val="24"/>
          <w:szCs w:val="24"/>
        </w:rPr>
        <w:t xml:space="preserve"> </w:t>
      </w:r>
      <w:r>
        <w:rPr>
          <w:rFonts w:ascii="Times New Roman" w:hAnsi="Times New Roman" w:cs="Times New Roman"/>
          <w:sz w:val="24"/>
          <w:szCs w:val="24"/>
        </w:rPr>
        <w:t>Allyn</w:t>
      </w:r>
      <w:r>
        <w:rPr>
          <w:rFonts w:ascii="Times New Roman" w:hAnsi="Times New Roman" w:cs="Times New Roman"/>
          <w:spacing w:val="-3"/>
          <w:sz w:val="24"/>
          <w:szCs w:val="24"/>
        </w:rPr>
        <w:t xml:space="preserve"> </w:t>
      </w:r>
      <w:r>
        <w:rPr>
          <w:rFonts w:ascii="Times New Roman" w:hAnsi="Times New Roman" w:cs="Times New Roman"/>
          <w:sz w:val="24"/>
          <w:szCs w:val="24"/>
        </w:rPr>
        <w:t>&amp;</w:t>
      </w:r>
      <w:r>
        <w:rPr>
          <w:rFonts w:ascii="Times New Roman" w:hAnsi="Times New Roman" w:cs="Times New Roman"/>
          <w:spacing w:val="-3"/>
          <w:sz w:val="24"/>
          <w:szCs w:val="24"/>
        </w:rPr>
        <w:t xml:space="preserve"> </w:t>
      </w:r>
      <w:r>
        <w:rPr>
          <w:rFonts w:ascii="Times New Roman" w:hAnsi="Times New Roman" w:cs="Times New Roman"/>
          <w:sz w:val="24"/>
          <w:szCs w:val="24"/>
        </w:rPr>
        <w:t>Bacon,</w:t>
      </w:r>
      <w:r>
        <w:rPr>
          <w:rFonts w:ascii="Times New Roman" w:hAnsi="Times New Roman" w:cs="Times New Roman"/>
          <w:spacing w:val="-3"/>
          <w:sz w:val="24"/>
          <w:szCs w:val="24"/>
        </w:rPr>
        <w:t xml:space="preserve"> </w:t>
      </w:r>
      <w:r>
        <w:rPr>
          <w:rFonts w:ascii="Times New Roman" w:hAnsi="Times New Roman" w:cs="Times New Roman"/>
          <w:spacing w:val="-4"/>
          <w:sz w:val="24"/>
          <w:szCs w:val="24"/>
        </w:rPr>
        <w:t>Inc.</w:t>
      </w:r>
    </w:p>
    <w:p w14:paraId="5B7715B5">
      <w:pPr>
        <w:spacing w:before="240" w:line="240" w:lineRule="auto"/>
        <w:ind w:left="721" w:right="17" w:hanging="720"/>
        <w:jc w:val="both"/>
        <w:rPr>
          <w:rFonts w:ascii="Times New Roman" w:hAnsi="Times New Roman" w:cs="Times New Roman"/>
        </w:rPr>
      </w:pPr>
      <w:r>
        <w:rPr>
          <w:rFonts w:ascii="Times New Roman" w:hAnsi="Times New Roman" w:cs="Times New Roman"/>
        </w:rPr>
        <w:t xml:space="preserve">Cooper, J. D., Warncke, E. W. &amp; Shipman, D. A. (1988). </w:t>
      </w:r>
      <w:r>
        <w:rPr>
          <w:rFonts w:ascii="Times New Roman" w:hAnsi="Times New Roman" w:cs="Times New Roman"/>
          <w:i/>
        </w:rPr>
        <w:t xml:space="preserve">The what and how of reading instruction. </w:t>
      </w:r>
      <w:r>
        <w:rPr>
          <w:rFonts w:ascii="Times New Roman" w:hAnsi="Times New Roman" w:cs="Times New Roman"/>
        </w:rPr>
        <w:t>Colombus, OH: Merrill Publishing Company.</w:t>
      </w:r>
    </w:p>
    <w:p w14:paraId="0288B4AC">
      <w:pPr>
        <w:spacing w:before="240" w:line="240" w:lineRule="auto"/>
        <w:ind w:left="721" w:right="17" w:hanging="720"/>
        <w:jc w:val="both"/>
        <w:rPr>
          <w:rFonts w:ascii="Times New Roman" w:hAnsi="Times New Roman" w:cs="Times New Roman"/>
        </w:rPr>
      </w:pPr>
      <w:r>
        <w:rPr>
          <w:rFonts w:ascii="Times New Roman" w:hAnsi="Times New Roman" w:cs="Times New Roman"/>
        </w:rPr>
        <w:t xml:space="preserve">Dardjowidjojo, S. (2002). English teaching in Indonesia. </w:t>
      </w:r>
      <w:r>
        <w:rPr>
          <w:rFonts w:ascii="Times New Roman" w:hAnsi="Times New Roman" w:cs="Times New Roman"/>
          <w:i/>
        </w:rPr>
        <w:t>English Australia Journal, 18</w:t>
      </w:r>
      <w:r>
        <w:rPr>
          <w:rFonts w:ascii="Times New Roman" w:hAnsi="Times New Roman" w:cs="Times New Roman"/>
        </w:rPr>
        <w:t xml:space="preserve">(1), </w:t>
      </w:r>
      <w:r>
        <w:rPr>
          <w:rFonts w:ascii="Times New Roman" w:hAnsi="Times New Roman" w:cs="Times New Roman"/>
          <w:spacing w:val="-2"/>
        </w:rPr>
        <w:t>22-30.</w:t>
      </w:r>
    </w:p>
    <w:p w14:paraId="5187DDE2">
      <w:pPr>
        <w:pStyle w:val="13"/>
        <w:spacing w:before="240"/>
        <w:ind w:left="721" w:right="20" w:hanging="720"/>
        <w:rPr>
          <w:rFonts w:ascii="Times New Roman" w:hAnsi="Times New Roman" w:cs="Times New Roman"/>
          <w:sz w:val="24"/>
          <w:szCs w:val="24"/>
        </w:rPr>
      </w:pPr>
      <w:r>
        <w:rPr>
          <w:rFonts w:ascii="Times New Roman" w:hAnsi="Times New Roman" w:cs="Times New Roman"/>
          <w:sz w:val="24"/>
          <w:szCs w:val="24"/>
        </w:rPr>
        <w:t>Eskey, D. E. (1983). Learning how to read versus reading to learn: Resolving the instructional paradox</w:t>
      </w:r>
      <w:r>
        <w:rPr>
          <w:rFonts w:ascii="Times New Roman" w:hAnsi="Times New Roman" w:cs="Times New Roman"/>
          <w:i/>
          <w:sz w:val="24"/>
          <w:szCs w:val="24"/>
        </w:rPr>
        <w:t>. English Teaching Forum</w:t>
      </w:r>
      <w:r>
        <w:rPr>
          <w:rFonts w:ascii="Times New Roman" w:hAnsi="Times New Roman" w:cs="Times New Roman"/>
          <w:sz w:val="24"/>
          <w:szCs w:val="24"/>
        </w:rPr>
        <w:t xml:space="preserve">, </w:t>
      </w:r>
      <w:r>
        <w:rPr>
          <w:rFonts w:ascii="Times New Roman" w:hAnsi="Times New Roman" w:cs="Times New Roman"/>
          <w:i/>
          <w:sz w:val="24"/>
          <w:szCs w:val="24"/>
        </w:rPr>
        <w:t>21</w:t>
      </w:r>
      <w:r>
        <w:rPr>
          <w:rFonts w:ascii="Times New Roman" w:hAnsi="Times New Roman" w:cs="Times New Roman"/>
          <w:sz w:val="24"/>
          <w:szCs w:val="24"/>
        </w:rPr>
        <w:t>(3), 2-7.</w:t>
      </w:r>
    </w:p>
    <w:p w14:paraId="6458182B">
      <w:pPr>
        <w:spacing w:before="240" w:line="240" w:lineRule="auto"/>
        <w:ind w:left="721" w:right="17" w:hanging="720"/>
        <w:jc w:val="both"/>
        <w:rPr>
          <w:rFonts w:ascii="Times New Roman" w:hAnsi="Times New Roman" w:cs="Times New Roman"/>
        </w:rPr>
      </w:pPr>
      <w:r>
        <w:rPr>
          <w:rFonts w:ascii="Times New Roman" w:hAnsi="Times New Roman" w:cs="Times New Roman"/>
        </w:rPr>
        <w:t xml:space="preserve">Hermanto. (1995). Pengelolaan sumberdaya air dalam rangka menunjang pemantapan swasembada pangan. </w:t>
      </w:r>
      <w:r>
        <w:rPr>
          <w:rFonts w:ascii="Times New Roman" w:hAnsi="Times New Roman" w:cs="Times New Roman"/>
          <w:i/>
        </w:rPr>
        <w:t xml:space="preserve">Kongres III PERHIMPI dan Simposium Meteorologi Pertanian IV. </w:t>
      </w:r>
      <w:r>
        <w:rPr>
          <w:rFonts w:ascii="Times New Roman" w:hAnsi="Times New Roman" w:cs="Times New Roman"/>
        </w:rPr>
        <w:t xml:space="preserve">Retrieved from </w:t>
      </w:r>
      <w:r>
        <w:fldChar w:fldCharType="begin"/>
      </w:r>
      <w:r>
        <w:instrText xml:space="preserve"> HYPERLINK "http://111pengelolaan.sumberdaya.air/_hermanto/" \h </w:instrText>
      </w:r>
      <w:r>
        <w:fldChar w:fldCharType="separate"/>
      </w:r>
      <w:r>
        <w:rPr>
          <w:rFonts w:ascii="Times New Roman" w:hAnsi="Times New Roman" w:cs="Times New Roman"/>
        </w:rPr>
        <w:t>http://111pengelolaan.sumberdaya.air/_hermanto/</w:t>
      </w:r>
      <w:r>
        <w:rPr>
          <w:rFonts w:ascii="Times New Roman" w:hAnsi="Times New Roman" w:cs="Times New Roman"/>
        </w:rPr>
        <w:fldChar w:fldCharType="end"/>
      </w:r>
    </w:p>
    <w:p w14:paraId="22A41E23">
      <w:pPr>
        <w:spacing w:before="240" w:line="240" w:lineRule="auto"/>
        <w:ind w:left="721" w:right="19" w:hanging="720"/>
        <w:jc w:val="both"/>
        <w:rPr>
          <w:rFonts w:ascii="Times New Roman" w:hAnsi="Times New Roman" w:cs="Times New Roman"/>
        </w:rPr>
      </w:pPr>
      <w:r>
        <w:rPr>
          <w:rFonts w:ascii="Times New Roman" w:hAnsi="Times New Roman" w:cs="Times New Roman"/>
        </w:rPr>
        <w:t xml:space="preserve">Latief, M. (2009). </w:t>
      </w:r>
      <w:r>
        <w:rPr>
          <w:rFonts w:ascii="Times New Roman" w:hAnsi="Times New Roman" w:cs="Times New Roman"/>
          <w:i/>
        </w:rPr>
        <w:t>Kemampuan membaca anak Indonesia masih rendah</w:t>
      </w:r>
      <w:r>
        <w:rPr>
          <w:rFonts w:ascii="Times New Roman" w:hAnsi="Times New Roman" w:cs="Times New Roman"/>
        </w:rPr>
        <w:t>. Retrieved from</w:t>
      </w:r>
      <w:r>
        <w:rPr>
          <w:rFonts w:ascii="Times New Roman" w:hAnsi="Times New Roman" w:cs="Times New Roman"/>
          <w:spacing w:val="40"/>
        </w:rPr>
        <w:t xml:space="preserve"> </w:t>
      </w:r>
      <w:r>
        <w:fldChar w:fldCharType="begin"/>
      </w:r>
      <w:r>
        <w:instrText xml:space="preserve"> HYPERLINK "http://nasional.kompas.com/read-/2009/07/31/11352763/function.simplexml-load-file" \h </w:instrText>
      </w:r>
      <w:r>
        <w:fldChar w:fldCharType="separate"/>
      </w:r>
      <w:r>
        <w:rPr>
          <w:rFonts w:ascii="Times New Roman" w:hAnsi="Times New Roman" w:cs="Times New Roman"/>
          <w:spacing w:val="-2"/>
        </w:rPr>
        <w:t>http://nasional.kompas.com/read-/2009/07/31/11352763/function.simplexml-load-</w:t>
      </w:r>
      <w:r>
        <w:rPr>
          <w:rFonts w:ascii="Times New Roman" w:hAnsi="Times New Roman" w:cs="Times New Roman"/>
          <w:spacing w:val="-2"/>
        </w:rPr>
        <w:fldChar w:fldCharType="end"/>
      </w:r>
      <w:r>
        <w:rPr>
          <w:rFonts w:ascii="Times New Roman" w:hAnsi="Times New Roman" w:cs="Times New Roman"/>
          <w:spacing w:val="40"/>
        </w:rPr>
        <w:t xml:space="preserve"> </w:t>
      </w:r>
      <w:r>
        <w:fldChar w:fldCharType="begin"/>
      </w:r>
      <w:r>
        <w:instrText xml:space="preserve"> HYPERLINK "http://nasional.kompas.com/read-/2009/07/31/11352763/function.simplexml-load-file" \h </w:instrText>
      </w:r>
      <w:r>
        <w:fldChar w:fldCharType="separate"/>
      </w:r>
      <w:r>
        <w:rPr>
          <w:rFonts w:ascii="Times New Roman" w:hAnsi="Times New Roman" w:cs="Times New Roman"/>
          <w:spacing w:val="-4"/>
        </w:rPr>
        <w:t>file</w:t>
      </w:r>
      <w:r>
        <w:rPr>
          <w:rFonts w:ascii="Times New Roman" w:hAnsi="Times New Roman" w:cs="Times New Roman"/>
          <w:spacing w:val="-4"/>
        </w:rPr>
        <w:fldChar w:fldCharType="end"/>
      </w:r>
    </w:p>
    <w:p w14:paraId="0D24E981">
      <w:pPr>
        <w:tabs>
          <w:tab w:val="left" w:pos="1204"/>
          <w:tab w:val="left" w:pos="1894"/>
          <w:tab w:val="left" w:pos="3081"/>
          <w:tab w:val="left" w:pos="4528"/>
          <w:tab w:val="left" w:pos="5843"/>
          <w:tab w:val="left" w:pos="6902"/>
          <w:tab w:val="left" w:pos="8325"/>
        </w:tabs>
        <w:spacing w:before="240" w:after="0" w:line="240" w:lineRule="auto"/>
        <w:ind w:left="721" w:right="19" w:hanging="720"/>
        <w:jc w:val="both"/>
        <w:rPr>
          <w:rFonts w:ascii="Times New Roman" w:hAnsi="Times New Roman" w:cs="Times New Roman"/>
        </w:rPr>
      </w:pPr>
      <w:r>
        <w:rPr>
          <w:rFonts w:ascii="Times New Roman" w:hAnsi="Times New Roman" w:cs="Times New Roman"/>
          <w:spacing w:val="-2"/>
        </w:rPr>
        <w:t>Madya,</w:t>
      </w:r>
      <w:r>
        <w:rPr>
          <w:rFonts w:ascii="Times New Roman" w:hAnsi="Times New Roman" w:cs="Times New Roman"/>
        </w:rPr>
        <w:tab/>
      </w:r>
      <w:r>
        <w:rPr>
          <w:rFonts w:ascii="Times New Roman" w:hAnsi="Times New Roman" w:cs="Times New Roman"/>
          <w:spacing w:val="-6"/>
        </w:rPr>
        <w:t>S.</w:t>
      </w:r>
      <w:r>
        <w:rPr>
          <w:rFonts w:ascii="Times New Roman" w:hAnsi="Times New Roman" w:cs="Times New Roman"/>
        </w:rPr>
        <w:tab/>
      </w:r>
      <w:r>
        <w:rPr>
          <w:rFonts w:ascii="Times New Roman" w:hAnsi="Times New Roman" w:cs="Times New Roman"/>
          <w:spacing w:val="-2"/>
        </w:rPr>
        <w:t>(2007).</w:t>
      </w:r>
      <w:r>
        <w:rPr>
          <w:rFonts w:ascii="Times New Roman" w:hAnsi="Times New Roman" w:cs="Times New Roman"/>
        </w:rPr>
        <w:tab/>
      </w:r>
      <w:r>
        <w:rPr>
          <w:rFonts w:ascii="Times New Roman" w:hAnsi="Times New Roman" w:cs="Times New Roman"/>
        </w:rPr>
        <w:t xml:space="preserve"> </w:t>
      </w:r>
      <w:r>
        <w:rPr>
          <w:rFonts w:ascii="Times New Roman" w:hAnsi="Times New Roman" w:cs="Times New Roman"/>
          <w:i/>
          <w:spacing w:val="-2"/>
        </w:rPr>
        <w:t>Panelitian</w:t>
      </w:r>
      <w:r>
        <w:rPr>
          <w:rFonts w:ascii="Times New Roman" w:hAnsi="Times New Roman" w:cs="Times New Roman"/>
          <w:i/>
        </w:rPr>
        <w:tab/>
      </w:r>
      <w:r>
        <w:rPr>
          <w:rFonts w:ascii="Times New Roman" w:hAnsi="Times New Roman" w:cs="Times New Roman"/>
          <w:i/>
          <w:spacing w:val="-2"/>
        </w:rPr>
        <w:t>tindakan</w:t>
      </w:r>
      <w:r>
        <w:rPr>
          <w:rFonts w:ascii="Times New Roman" w:hAnsi="Times New Roman" w:cs="Times New Roman"/>
          <w:i/>
        </w:rPr>
        <w:tab/>
      </w:r>
      <w:r>
        <w:rPr>
          <w:rFonts w:ascii="Times New Roman" w:hAnsi="Times New Roman" w:cs="Times New Roman"/>
          <w:i/>
          <w:spacing w:val="-2"/>
        </w:rPr>
        <w:t>kelas</w:t>
      </w:r>
      <w:r>
        <w:rPr>
          <w:rFonts w:ascii="Times New Roman" w:hAnsi="Times New Roman" w:cs="Times New Roman"/>
          <w:spacing w:val="-2"/>
        </w:rPr>
        <w:t>.</w:t>
      </w:r>
      <w:r>
        <w:rPr>
          <w:rFonts w:ascii="Times New Roman" w:hAnsi="Times New Roman" w:cs="Times New Roman"/>
        </w:rPr>
        <w:t xml:space="preserve"> </w:t>
      </w:r>
      <w:r>
        <w:rPr>
          <w:rFonts w:ascii="Times New Roman" w:hAnsi="Times New Roman" w:cs="Times New Roman"/>
          <w:spacing w:val="-2"/>
        </w:rPr>
        <w:t>Retrieved</w:t>
      </w:r>
      <w:r>
        <w:rPr>
          <w:rFonts w:ascii="Times New Roman" w:hAnsi="Times New Roman" w:cs="Times New Roman"/>
        </w:rPr>
        <w:t xml:space="preserve"> </w:t>
      </w:r>
      <w:r>
        <w:rPr>
          <w:rFonts w:ascii="Times New Roman" w:hAnsi="Times New Roman" w:cs="Times New Roman"/>
          <w:spacing w:val="-4"/>
        </w:rPr>
        <w:t xml:space="preserve">from </w:t>
      </w:r>
      <w:r>
        <w:fldChar w:fldCharType="begin"/>
      </w:r>
      <w:r>
        <w:instrText xml:space="preserve"> HYPERLINK "http://www.sacareerfocus.co.24/" </w:instrText>
      </w:r>
      <w:r>
        <w:fldChar w:fldCharType="separate"/>
      </w:r>
      <w:r>
        <w:rPr>
          <w:rStyle w:val="16"/>
          <w:rFonts w:ascii="Times New Roman" w:hAnsi="Times New Roman" w:cs="Times New Roman"/>
          <w:spacing w:val="-2"/>
        </w:rPr>
        <w:t>http://www.sacareerfocus.co.24/</w:t>
      </w:r>
      <w:r>
        <w:rPr>
          <w:rStyle w:val="16"/>
          <w:rFonts w:ascii="Times New Roman" w:hAnsi="Times New Roman" w:cs="Times New Roman"/>
          <w:spacing w:val="-2"/>
        </w:rPr>
        <w:fldChar w:fldCharType="end"/>
      </w:r>
    </w:p>
    <w:p w14:paraId="5C1EA399">
      <w:pPr>
        <w:pStyle w:val="13"/>
        <w:spacing w:before="240"/>
        <w:ind w:left="721" w:right="17" w:hanging="720"/>
        <w:rPr>
          <w:rFonts w:ascii="Times New Roman" w:hAnsi="Times New Roman" w:cs="Times New Roman"/>
          <w:sz w:val="24"/>
          <w:szCs w:val="24"/>
        </w:rPr>
      </w:pPr>
      <w:r>
        <w:rPr>
          <w:rFonts w:ascii="Times New Roman" w:hAnsi="Times New Roman" w:cs="Times New Roman"/>
          <w:sz w:val="24"/>
          <w:szCs w:val="24"/>
        </w:rPr>
        <w:t xml:space="preserve">McKay, S. (2003). Teaching English as an international language: The Chilean context. </w:t>
      </w:r>
      <w:r>
        <w:rPr>
          <w:rFonts w:ascii="Times New Roman" w:hAnsi="Times New Roman" w:cs="Times New Roman"/>
          <w:i/>
          <w:sz w:val="24"/>
          <w:szCs w:val="24"/>
        </w:rPr>
        <w:t>ELT Journal</w:t>
      </w:r>
      <w:r>
        <w:rPr>
          <w:rFonts w:ascii="Times New Roman" w:hAnsi="Times New Roman" w:cs="Times New Roman"/>
          <w:sz w:val="24"/>
          <w:szCs w:val="24"/>
        </w:rPr>
        <w:t xml:space="preserve">, </w:t>
      </w:r>
      <w:r>
        <w:rPr>
          <w:rFonts w:ascii="Times New Roman" w:hAnsi="Times New Roman" w:cs="Times New Roman"/>
          <w:i/>
          <w:sz w:val="24"/>
          <w:szCs w:val="24"/>
        </w:rPr>
        <w:t>57</w:t>
      </w:r>
      <w:r>
        <w:rPr>
          <w:rFonts w:ascii="Times New Roman" w:hAnsi="Times New Roman" w:cs="Times New Roman"/>
          <w:sz w:val="24"/>
          <w:szCs w:val="24"/>
        </w:rPr>
        <w:t xml:space="preserve">(2), 139-148. Retrieved from </w:t>
      </w:r>
      <w:r>
        <w:fldChar w:fldCharType="begin"/>
      </w:r>
      <w:r>
        <w:instrText xml:space="preserve"> HYPERLINK "http://203.72.145.166/ELT/files/57-2-5.pdf" \h </w:instrText>
      </w:r>
      <w:r>
        <w:fldChar w:fldCharType="separate"/>
      </w:r>
      <w:r>
        <w:rPr>
          <w:rFonts w:ascii="Times New Roman" w:hAnsi="Times New Roman" w:cs="Times New Roman"/>
          <w:sz w:val="24"/>
          <w:szCs w:val="24"/>
        </w:rPr>
        <w:t>http://203.72.145.166/ELT/files/57-2-</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fldChar w:fldCharType="begin"/>
      </w:r>
      <w:r>
        <w:instrText xml:space="preserve"> HYPERLINK "http://203.72.145.166/ELT/files/57-2-5.pdf" \h </w:instrText>
      </w:r>
      <w:r>
        <w:fldChar w:fldCharType="separate"/>
      </w:r>
      <w:r>
        <w:rPr>
          <w:rFonts w:ascii="Times New Roman" w:hAnsi="Times New Roman" w:cs="Times New Roman"/>
          <w:spacing w:val="-2"/>
          <w:sz w:val="24"/>
          <w:szCs w:val="24"/>
        </w:rPr>
        <w:t>5.pdf</w:t>
      </w:r>
      <w:r>
        <w:rPr>
          <w:rFonts w:ascii="Times New Roman" w:hAnsi="Times New Roman" w:cs="Times New Roman"/>
          <w:spacing w:val="-2"/>
          <w:sz w:val="24"/>
          <w:szCs w:val="24"/>
        </w:rPr>
        <w:fldChar w:fldCharType="end"/>
      </w:r>
    </w:p>
    <w:p w14:paraId="1E770518">
      <w:pPr>
        <w:spacing w:before="240" w:line="240" w:lineRule="auto"/>
        <w:ind w:left="721" w:right="18" w:hanging="720"/>
        <w:jc w:val="both"/>
        <w:rPr>
          <w:rFonts w:ascii="Times New Roman" w:hAnsi="Times New Roman" w:cs="Times New Roman"/>
        </w:rPr>
      </w:pPr>
      <w:r>
        <w:rPr>
          <w:rFonts w:ascii="Times New Roman" w:hAnsi="Times New Roman" w:cs="Times New Roman"/>
        </w:rPr>
        <w:t>Sahiruddin. (2013). The implementation of the 2013 curriculum and the issues of English language teaching and learning in Indonesia</w:t>
      </w:r>
      <w:r>
        <w:rPr>
          <w:rFonts w:ascii="Times New Roman" w:hAnsi="Times New Roman" w:cs="Times New Roman"/>
          <w:i/>
        </w:rPr>
        <w:t xml:space="preserve">. </w:t>
      </w:r>
      <w:r>
        <w:rPr>
          <w:rFonts w:ascii="Times New Roman" w:hAnsi="Times New Roman" w:cs="Times New Roman"/>
        </w:rPr>
        <w:t xml:space="preserve">A paper presented at </w:t>
      </w:r>
      <w:r>
        <w:rPr>
          <w:rFonts w:ascii="Times New Roman" w:hAnsi="Times New Roman" w:cs="Times New Roman"/>
          <w:i/>
        </w:rPr>
        <w:t xml:space="preserve">The Asian Conference on Language Learning 2013, </w:t>
      </w:r>
      <w:r>
        <w:rPr>
          <w:rFonts w:ascii="Times New Roman" w:hAnsi="Times New Roman" w:cs="Times New Roman"/>
        </w:rPr>
        <w:t>(pp. 567-574).</w:t>
      </w:r>
    </w:p>
    <w:p w14:paraId="570B1B65">
      <w:pPr>
        <w:pStyle w:val="13"/>
        <w:rPr>
          <w:rFonts w:ascii="Times New Roman" w:hAnsi="Times New Roman" w:cs="Times New Roman"/>
          <w:sz w:val="24"/>
          <w:szCs w:val="24"/>
        </w:rPr>
      </w:pPr>
      <w:r>
        <w:rPr>
          <w:rFonts w:ascii="Times New Roman" w:hAnsi="Times New Roman" w:cs="Times New Roman"/>
          <w:sz w:val="24"/>
          <w:szCs w:val="24"/>
        </w:rPr>
        <w:t>Sembiring,</w:t>
      </w:r>
      <w:r>
        <w:rPr>
          <w:rFonts w:ascii="Times New Roman" w:hAnsi="Times New Roman" w:cs="Times New Roman"/>
          <w:spacing w:val="55"/>
          <w:sz w:val="24"/>
          <w:szCs w:val="24"/>
        </w:rPr>
        <w:t xml:space="preserve"> </w:t>
      </w:r>
      <w:r>
        <w:rPr>
          <w:rFonts w:ascii="Times New Roman" w:hAnsi="Times New Roman" w:cs="Times New Roman"/>
          <w:sz w:val="24"/>
          <w:szCs w:val="24"/>
        </w:rPr>
        <w:t>H.</w:t>
      </w:r>
      <w:r>
        <w:rPr>
          <w:rFonts w:ascii="Times New Roman" w:hAnsi="Times New Roman" w:cs="Times New Roman"/>
          <w:spacing w:val="54"/>
          <w:sz w:val="24"/>
          <w:szCs w:val="24"/>
        </w:rPr>
        <w:t xml:space="preserve"> </w:t>
      </w:r>
      <w:r>
        <w:rPr>
          <w:rFonts w:ascii="Times New Roman" w:hAnsi="Times New Roman" w:cs="Times New Roman"/>
          <w:sz w:val="24"/>
          <w:szCs w:val="24"/>
        </w:rPr>
        <w:t>(2012).</w:t>
      </w:r>
      <w:r>
        <w:rPr>
          <w:rFonts w:ascii="Times New Roman" w:hAnsi="Times New Roman" w:cs="Times New Roman"/>
          <w:spacing w:val="56"/>
          <w:sz w:val="24"/>
          <w:szCs w:val="24"/>
        </w:rPr>
        <w:t xml:space="preserve"> </w:t>
      </w:r>
      <w:r>
        <w:rPr>
          <w:rFonts w:ascii="Times New Roman" w:hAnsi="Times New Roman" w:cs="Times New Roman"/>
          <w:sz w:val="24"/>
          <w:szCs w:val="24"/>
        </w:rPr>
        <w:t>Current</w:t>
      </w:r>
      <w:r>
        <w:rPr>
          <w:rFonts w:ascii="Times New Roman" w:hAnsi="Times New Roman" w:cs="Times New Roman"/>
          <w:spacing w:val="53"/>
          <w:sz w:val="24"/>
          <w:szCs w:val="24"/>
        </w:rPr>
        <w:t xml:space="preserve"> </w:t>
      </w:r>
      <w:r>
        <w:rPr>
          <w:rFonts w:ascii="Times New Roman" w:hAnsi="Times New Roman" w:cs="Times New Roman"/>
          <w:sz w:val="24"/>
          <w:szCs w:val="24"/>
        </w:rPr>
        <w:t>status</w:t>
      </w:r>
      <w:r>
        <w:rPr>
          <w:rFonts w:ascii="Times New Roman" w:hAnsi="Times New Roman" w:cs="Times New Roman"/>
          <w:spacing w:val="55"/>
          <w:sz w:val="24"/>
          <w:szCs w:val="24"/>
        </w:rPr>
        <w:t xml:space="preserve"> </w:t>
      </w:r>
      <w:r>
        <w:rPr>
          <w:rFonts w:ascii="Times New Roman" w:hAnsi="Times New Roman" w:cs="Times New Roman"/>
          <w:sz w:val="24"/>
          <w:szCs w:val="24"/>
        </w:rPr>
        <w:t>of</w:t>
      </w:r>
      <w:r>
        <w:rPr>
          <w:rFonts w:ascii="Times New Roman" w:hAnsi="Times New Roman" w:cs="Times New Roman"/>
          <w:spacing w:val="55"/>
          <w:sz w:val="24"/>
          <w:szCs w:val="24"/>
        </w:rPr>
        <w:t xml:space="preserve"> </w:t>
      </w:r>
      <w:r>
        <w:rPr>
          <w:rFonts w:ascii="Times New Roman" w:hAnsi="Times New Roman" w:cs="Times New Roman"/>
          <w:sz w:val="24"/>
          <w:szCs w:val="24"/>
        </w:rPr>
        <w:t>agricultural</w:t>
      </w:r>
      <w:r>
        <w:rPr>
          <w:rFonts w:ascii="Times New Roman" w:hAnsi="Times New Roman" w:cs="Times New Roman"/>
          <w:spacing w:val="54"/>
          <w:sz w:val="24"/>
          <w:szCs w:val="24"/>
        </w:rPr>
        <w:t xml:space="preserve"> </w:t>
      </w:r>
      <w:r>
        <w:rPr>
          <w:rFonts w:ascii="Times New Roman" w:hAnsi="Times New Roman" w:cs="Times New Roman"/>
          <w:sz w:val="24"/>
          <w:szCs w:val="24"/>
        </w:rPr>
        <w:t>water</w:t>
      </w:r>
      <w:r>
        <w:rPr>
          <w:rFonts w:ascii="Times New Roman" w:hAnsi="Times New Roman" w:cs="Times New Roman"/>
          <w:spacing w:val="56"/>
          <w:sz w:val="24"/>
          <w:szCs w:val="24"/>
        </w:rPr>
        <w:t xml:space="preserve"> </w:t>
      </w:r>
      <w:r>
        <w:rPr>
          <w:rFonts w:ascii="Times New Roman" w:hAnsi="Times New Roman" w:cs="Times New Roman"/>
          <w:sz w:val="24"/>
          <w:szCs w:val="24"/>
        </w:rPr>
        <w:t>management</w:t>
      </w:r>
      <w:r>
        <w:rPr>
          <w:rFonts w:ascii="Times New Roman" w:hAnsi="Times New Roman" w:cs="Times New Roman"/>
          <w:spacing w:val="56"/>
          <w:sz w:val="24"/>
          <w:szCs w:val="24"/>
        </w:rPr>
        <w:t xml:space="preserve"> </w:t>
      </w:r>
      <w:r>
        <w:rPr>
          <w:rFonts w:ascii="Times New Roman" w:hAnsi="Times New Roman" w:cs="Times New Roman"/>
          <w:sz w:val="24"/>
          <w:szCs w:val="24"/>
        </w:rPr>
        <w:t>in</w:t>
      </w:r>
      <w:r>
        <w:rPr>
          <w:rFonts w:ascii="Times New Roman" w:hAnsi="Times New Roman" w:cs="Times New Roman"/>
          <w:spacing w:val="54"/>
          <w:sz w:val="24"/>
          <w:szCs w:val="24"/>
        </w:rPr>
        <w:t xml:space="preserve"> </w:t>
      </w:r>
      <w:r>
        <w:rPr>
          <w:rFonts w:ascii="Times New Roman" w:hAnsi="Times New Roman" w:cs="Times New Roman"/>
          <w:spacing w:val="-2"/>
          <w:sz w:val="24"/>
          <w:szCs w:val="24"/>
        </w:rPr>
        <w:t>indonesia.</w:t>
      </w:r>
    </w:p>
    <w:p w14:paraId="6026DBF0">
      <w:pPr>
        <w:pStyle w:val="13"/>
        <w:ind w:left="721"/>
        <w:rPr>
          <w:rFonts w:ascii="Times New Roman" w:hAnsi="Times New Roman" w:cs="Times New Roman"/>
          <w:sz w:val="24"/>
          <w:szCs w:val="24"/>
        </w:rPr>
      </w:pPr>
      <w:r>
        <w:rPr>
          <w:rFonts w:ascii="Times New Roman" w:hAnsi="Times New Roman" w:cs="Times New Roman"/>
          <w:spacing w:val="-2"/>
          <w:sz w:val="24"/>
          <w:szCs w:val="24"/>
        </w:rPr>
        <w:t>Retrieved</w:t>
      </w:r>
      <w:r>
        <w:rPr>
          <w:rFonts w:ascii="Times New Roman" w:hAnsi="Times New Roman" w:cs="Times New Roman"/>
          <w:spacing w:val="21"/>
          <w:sz w:val="24"/>
          <w:szCs w:val="24"/>
        </w:rPr>
        <w:t xml:space="preserve"> </w:t>
      </w:r>
      <w:r>
        <w:rPr>
          <w:rFonts w:ascii="Times New Roman" w:hAnsi="Times New Roman" w:cs="Times New Roman"/>
          <w:spacing w:val="-2"/>
          <w:sz w:val="24"/>
          <w:szCs w:val="24"/>
        </w:rPr>
        <w:t>from</w:t>
      </w:r>
      <w:r>
        <w:rPr>
          <w:rFonts w:ascii="Times New Roman" w:hAnsi="Times New Roman" w:cs="Times New Roman"/>
          <w:spacing w:val="31"/>
          <w:sz w:val="24"/>
          <w:szCs w:val="24"/>
        </w:rPr>
        <w:t xml:space="preserve"> </w:t>
      </w:r>
      <w:r>
        <w:fldChar w:fldCharType="begin"/>
      </w:r>
      <w:r>
        <w:instrText xml:space="preserve"> HYPERLINK "http://www.oecd.org/tad/sustainable-agriculture/49227179.pdf" \h </w:instrText>
      </w:r>
      <w:r>
        <w:fldChar w:fldCharType="separate"/>
      </w:r>
      <w:r>
        <w:rPr>
          <w:rFonts w:ascii="Times New Roman" w:hAnsi="Times New Roman" w:cs="Times New Roman"/>
          <w:spacing w:val="-2"/>
          <w:sz w:val="24"/>
          <w:szCs w:val="24"/>
        </w:rPr>
        <w:t>http://www.oecd.org/tad/sustainable-agriculture/49227179.pdf</w:t>
      </w:r>
      <w:r>
        <w:rPr>
          <w:rFonts w:ascii="Times New Roman" w:hAnsi="Times New Roman" w:cs="Times New Roman"/>
          <w:spacing w:val="-2"/>
          <w:sz w:val="24"/>
          <w:szCs w:val="24"/>
        </w:rPr>
        <w:fldChar w:fldCharType="end"/>
      </w:r>
    </w:p>
    <w:p w14:paraId="2145164E">
      <w:pPr>
        <w:pStyle w:val="13"/>
        <w:spacing w:before="240"/>
        <w:ind w:left="721" w:right="19" w:hanging="720"/>
        <w:rPr>
          <w:rFonts w:ascii="Times New Roman" w:hAnsi="Times New Roman" w:cs="Times New Roman"/>
        </w:rPr>
      </w:pPr>
      <w:r>
        <w:rPr>
          <w:rFonts w:ascii="Times New Roman" w:hAnsi="Times New Roman" w:cs="Times New Roman"/>
        </w:rPr>
        <w:t>Stark,</w:t>
      </w:r>
      <w:r>
        <w:rPr>
          <w:rFonts w:ascii="Times New Roman" w:hAnsi="Times New Roman" w:cs="Times New Roman"/>
          <w:spacing w:val="80"/>
        </w:rPr>
        <w:t xml:space="preserve"> </w:t>
      </w:r>
      <w:r>
        <w:rPr>
          <w:rFonts w:ascii="Times New Roman" w:hAnsi="Times New Roman" w:cs="Times New Roman"/>
        </w:rPr>
        <w:t>M.</w:t>
      </w:r>
      <w:r>
        <w:rPr>
          <w:rFonts w:ascii="Times New Roman" w:hAnsi="Times New Roman" w:cs="Times New Roman"/>
          <w:spacing w:val="80"/>
        </w:rPr>
        <w:t xml:space="preserve"> </w:t>
      </w:r>
      <w:r>
        <w:rPr>
          <w:rFonts w:ascii="Times New Roman" w:hAnsi="Times New Roman" w:cs="Times New Roman"/>
        </w:rPr>
        <w:t>W.</w:t>
      </w:r>
      <w:r>
        <w:rPr>
          <w:rFonts w:ascii="Times New Roman" w:hAnsi="Times New Roman" w:cs="Times New Roman"/>
          <w:spacing w:val="80"/>
        </w:rPr>
        <w:t xml:space="preserve"> </w:t>
      </w:r>
      <w:r>
        <w:rPr>
          <w:rFonts w:ascii="Times New Roman" w:hAnsi="Times New Roman" w:cs="Times New Roman"/>
        </w:rPr>
        <w:t>(1982).</w:t>
      </w:r>
      <w:r>
        <w:rPr>
          <w:rFonts w:ascii="Times New Roman" w:hAnsi="Times New Roman" w:cs="Times New Roman"/>
          <w:spacing w:val="80"/>
        </w:rPr>
        <w:t xml:space="preserve"> </w:t>
      </w:r>
      <w:r>
        <w:rPr>
          <w:rFonts w:ascii="Times New Roman" w:hAnsi="Times New Roman" w:cs="Times New Roman"/>
        </w:rPr>
        <w:t>A</w:t>
      </w:r>
      <w:r>
        <w:rPr>
          <w:rFonts w:ascii="Times New Roman" w:hAnsi="Times New Roman" w:cs="Times New Roman"/>
          <w:spacing w:val="80"/>
        </w:rPr>
        <w:t xml:space="preserve"> </w:t>
      </w:r>
      <w:r>
        <w:rPr>
          <w:rFonts w:ascii="Times New Roman" w:hAnsi="Times New Roman" w:cs="Times New Roman"/>
        </w:rPr>
        <w:t>group</w:t>
      </w:r>
      <w:r>
        <w:rPr>
          <w:rFonts w:ascii="Times New Roman" w:hAnsi="Times New Roman" w:cs="Times New Roman"/>
          <w:spacing w:val="80"/>
        </w:rPr>
        <w:t xml:space="preserve"> </w:t>
      </w:r>
      <w:r>
        <w:rPr>
          <w:rFonts w:ascii="Times New Roman" w:hAnsi="Times New Roman" w:cs="Times New Roman"/>
        </w:rPr>
        <w:t>informal</w:t>
      </w:r>
      <w:r>
        <w:rPr>
          <w:rFonts w:ascii="Times New Roman" w:hAnsi="Times New Roman" w:cs="Times New Roman"/>
          <w:spacing w:val="80"/>
        </w:rPr>
        <w:t xml:space="preserve"> </w:t>
      </w:r>
      <w:r>
        <w:rPr>
          <w:rFonts w:ascii="Times New Roman" w:hAnsi="Times New Roman" w:cs="Times New Roman"/>
        </w:rPr>
        <w:t>reading</w:t>
      </w:r>
      <w:r>
        <w:rPr>
          <w:rFonts w:ascii="Times New Roman" w:hAnsi="Times New Roman" w:cs="Times New Roman"/>
          <w:spacing w:val="80"/>
        </w:rPr>
        <w:t xml:space="preserve"> </w:t>
      </w:r>
      <w:r>
        <w:rPr>
          <w:rFonts w:ascii="Times New Roman" w:hAnsi="Times New Roman" w:cs="Times New Roman"/>
        </w:rPr>
        <w:t>inventory:</w:t>
      </w:r>
      <w:r>
        <w:rPr>
          <w:rFonts w:ascii="Times New Roman" w:hAnsi="Times New Roman" w:cs="Times New Roman"/>
          <w:spacing w:val="80"/>
        </w:rPr>
        <w:t xml:space="preserve"> </w:t>
      </w:r>
      <w:r>
        <w:rPr>
          <w:rFonts w:ascii="Times New Roman" w:hAnsi="Times New Roman" w:cs="Times New Roman"/>
        </w:rPr>
        <w:t>An</w:t>
      </w:r>
      <w:r>
        <w:rPr>
          <w:rFonts w:ascii="Times New Roman" w:hAnsi="Times New Roman" w:cs="Times New Roman"/>
          <w:spacing w:val="80"/>
        </w:rPr>
        <w:t xml:space="preserve"> </w:t>
      </w:r>
      <w:r>
        <w:rPr>
          <w:rFonts w:ascii="Times New Roman" w:hAnsi="Times New Roman" w:cs="Times New Roman"/>
        </w:rPr>
        <w:t>instrument</w:t>
      </w:r>
      <w:r>
        <w:rPr>
          <w:rFonts w:ascii="Times New Roman" w:hAnsi="Times New Roman" w:cs="Times New Roman"/>
          <w:spacing w:val="80"/>
        </w:rPr>
        <w:t xml:space="preserve"> </w:t>
      </w:r>
      <w:r>
        <w:rPr>
          <w:rFonts w:ascii="Times New Roman" w:hAnsi="Times New Roman" w:cs="Times New Roman"/>
        </w:rPr>
        <w:t>for</w:t>
      </w:r>
      <w:r>
        <w:rPr>
          <w:rFonts w:ascii="Times New Roman" w:hAnsi="Times New Roman" w:cs="Times New Roman"/>
          <w:spacing w:val="80"/>
        </w:rPr>
        <w:t xml:space="preserve"> </w:t>
      </w:r>
      <w:r>
        <w:rPr>
          <w:rFonts w:ascii="Times New Roman" w:hAnsi="Times New Roman" w:cs="Times New Roman"/>
        </w:rPr>
        <w:t>the assessment</w:t>
      </w:r>
      <w:r>
        <w:rPr>
          <w:rFonts w:ascii="Times New Roman" w:hAnsi="Times New Roman" w:cs="Times New Roman"/>
          <w:spacing w:val="36"/>
        </w:rPr>
        <w:t xml:space="preserve"> </w:t>
      </w:r>
      <w:r>
        <w:rPr>
          <w:rFonts w:ascii="Times New Roman" w:hAnsi="Times New Roman" w:cs="Times New Roman"/>
        </w:rPr>
        <w:t>of</w:t>
      </w:r>
      <w:r>
        <w:rPr>
          <w:rFonts w:ascii="Times New Roman" w:hAnsi="Times New Roman" w:cs="Times New Roman"/>
          <w:spacing w:val="36"/>
        </w:rPr>
        <w:t xml:space="preserve"> </w:t>
      </w:r>
      <w:r>
        <w:rPr>
          <w:rFonts w:ascii="Times New Roman" w:hAnsi="Times New Roman" w:cs="Times New Roman"/>
        </w:rPr>
        <w:t>ESL</w:t>
      </w:r>
      <w:r>
        <w:rPr>
          <w:rFonts w:ascii="Times New Roman" w:hAnsi="Times New Roman" w:cs="Times New Roman"/>
          <w:spacing w:val="34"/>
        </w:rPr>
        <w:t xml:space="preserve"> </w:t>
      </w:r>
      <w:r>
        <w:rPr>
          <w:rFonts w:ascii="Times New Roman" w:hAnsi="Times New Roman" w:cs="Times New Roman"/>
        </w:rPr>
        <w:t>students’</w:t>
      </w:r>
      <w:r>
        <w:rPr>
          <w:rFonts w:ascii="Times New Roman" w:hAnsi="Times New Roman" w:cs="Times New Roman"/>
          <w:spacing w:val="34"/>
        </w:rPr>
        <w:t xml:space="preserve"> </w:t>
      </w:r>
      <w:r>
        <w:rPr>
          <w:rFonts w:ascii="Times New Roman" w:hAnsi="Times New Roman" w:cs="Times New Roman"/>
        </w:rPr>
        <w:t>reading</w:t>
      </w:r>
      <w:r>
        <w:rPr>
          <w:rFonts w:ascii="Times New Roman" w:hAnsi="Times New Roman" w:cs="Times New Roman"/>
          <w:spacing w:val="37"/>
        </w:rPr>
        <w:t xml:space="preserve"> </w:t>
      </w:r>
      <w:r>
        <w:rPr>
          <w:rFonts w:ascii="Times New Roman" w:hAnsi="Times New Roman" w:cs="Times New Roman"/>
        </w:rPr>
        <w:t>performance.</w:t>
      </w:r>
      <w:r>
        <w:rPr>
          <w:rFonts w:ascii="Times New Roman" w:hAnsi="Times New Roman" w:cs="Times New Roman"/>
          <w:spacing w:val="36"/>
        </w:rPr>
        <w:t xml:space="preserve"> </w:t>
      </w:r>
      <w:r>
        <w:rPr>
          <w:rFonts w:ascii="Times New Roman" w:hAnsi="Times New Roman" w:cs="Times New Roman"/>
        </w:rPr>
        <w:t>(pp.</w:t>
      </w:r>
      <w:r>
        <w:rPr>
          <w:rFonts w:ascii="Times New Roman" w:hAnsi="Times New Roman" w:cs="Times New Roman"/>
          <w:spacing w:val="36"/>
        </w:rPr>
        <w:t xml:space="preserve"> </w:t>
      </w:r>
      <w:r>
        <w:rPr>
          <w:rFonts w:ascii="Times New Roman" w:hAnsi="Times New Roman" w:cs="Times New Roman"/>
        </w:rPr>
        <w:t>1-266).</w:t>
      </w:r>
      <w:r>
        <w:rPr>
          <w:rFonts w:ascii="Times New Roman" w:hAnsi="Times New Roman" w:cs="Times New Roman"/>
          <w:spacing w:val="36"/>
        </w:rPr>
        <w:t xml:space="preserve"> </w:t>
      </w:r>
      <w:r>
        <w:rPr>
          <w:rFonts w:ascii="Times New Roman" w:hAnsi="Times New Roman" w:cs="Times New Roman"/>
        </w:rPr>
        <w:t>Retrieved</w:t>
      </w:r>
      <w:r>
        <w:rPr>
          <w:rFonts w:ascii="Times New Roman" w:hAnsi="Times New Roman" w:cs="Times New Roman"/>
          <w:spacing w:val="34"/>
        </w:rPr>
        <w:t xml:space="preserve"> </w:t>
      </w:r>
      <w:r>
        <w:rPr>
          <w:rFonts w:ascii="Times New Roman" w:hAnsi="Times New Roman" w:cs="Times New Roman"/>
        </w:rPr>
        <w:t xml:space="preserve">from </w:t>
      </w:r>
      <w:r>
        <w:fldChar w:fldCharType="begin"/>
      </w:r>
      <w:r>
        <w:instrText xml:space="preserve"> HYPERLINK "http://ir.library.oregonstate.edu/xmlui/bitstream/handle/1957/41643/StarkMerittW1982.pdf%3Bsequence%3D3" \h </w:instrText>
      </w:r>
      <w:r>
        <w:fldChar w:fldCharType="separate"/>
      </w:r>
      <w:r>
        <w:rPr>
          <w:rFonts w:ascii="Times New Roman" w:hAnsi="Times New Roman" w:cs="Times New Roman"/>
          <w:spacing w:val="-2"/>
        </w:rPr>
        <w:t>http://ir.library.oregonstate.edu/xmlui/bitstream/handle/1957/41643/StarkMerittW1</w:t>
      </w:r>
      <w:r>
        <w:rPr>
          <w:rFonts w:ascii="Times New Roman" w:hAnsi="Times New Roman" w:cs="Times New Roman"/>
          <w:spacing w:val="-2"/>
        </w:rPr>
        <w:fldChar w:fldCharType="end"/>
      </w:r>
      <w:r>
        <w:rPr>
          <w:rFonts w:ascii="Times New Roman" w:hAnsi="Times New Roman" w:cs="Times New Roman"/>
          <w:spacing w:val="-2"/>
        </w:rPr>
        <w:t xml:space="preserve"> </w:t>
      </w:r>
      <w:r>
        <w:fldChar w:fldCharType="begin"/>
      </w:r>
      <w:r>
        <w:instrText xml:space="preserve"> HYPERLINK "http://ir.library.oregonstate.edu/xmlui/bitstream/handle/1957/41643/StarkMerittW1982.pdf%3Bsequence%3D3" \h </w:instrText>
      </w:r>
      <w:r>
        <w:fldChar w:fldCharType="separate"/>
      </w:r>
      <w:r>
        <w:rPr>
          <w:rFonts w:ascii="Times New Roman" w:hAnsi="Times New Roman" w:cs="Times New Roman"/>
          <w:spacing w:val="-2"/>
        </w:rPr>
        <w:t>982.pdf;sequence=3</w:t>
      </w:r>
      <w:r>
        <w:rPr>
          <w:rFonts w:ascii="Times New Roman" w:hAnsi="Times New Roman" w:cs="Times New Roman"/>
          <w:spacing w:val="-2"/>
        </w:rPr>
        <w:fldChar w:fldCharType="end"/>
      </w:r>
    </w:p>
    <w:p w14:paraId="72756269">
      <w:pPr>
        <w:spacing w:before="240" w:line="240" w:lineRule="auto"/>
        <w:ind w:left="721" w:right="19" w:hanging="720"/>
        <w:jc w:val="both"/>
        <w:rPr>
          <w:rFonts w:ascii="Times New Roman" w:hAnsi="Times New Roman" w:cs="Times New Roman"/>
        </w:rPr>
      </w:pPr>
      <w:r>
        <w:rPr>
          <w:rFonts w:ascii="Times New Roman" w:hAnsi="Times New Roman" w:cs="Times New Roman"/>
        </w:rPr>
        <w:t xml:space="preserve">Syafitri, D. (2014). </w:t>
      </w:r>
      <w:r>
        <w:rPr>
          <w:rFonts w:ascii="Times New Roman" w:hAnsi="Times New Roman" w:cs="Times New Roman"/>
          <w:i/>
        </w:rPr>
        <w:t>Developing Islamic-based</w:t>
      </w:r>
      <w:r>
        <w:rPr>
          <w:rFonts w:ascii="Times New Roman" w:hAnsi="Times New Roman" w:cs="Times New Roman"/>
          <w:i/>
          <w:spacing w:val="-1"/>
        </w:rPr>
        <w:t xml:space="preserve"> </w:t>
      </w:r>
      <w:r>
        <w:rPr>
          <w:rFonts w:ascii="Times New Roman" w:hAnsi="Times New Roman" w:cs="Times New Roman"/>
          <w:i/>
        </w:rPr>
        <w:t xml:space="preserve">reading materials in genre based context for the eighth graders of MTsN Model Kota Jambi </w:t>
      </w:r>
      <w:r>
        <w:rPr>
          <w:rFonts w:ascii="Times New Roman" w:hAnsi="Times New Roman" w:cs="Times New Roman"/>
        </w:rPr>
        <w:t>(Unpublished master’s thesis). Sriwijaya University. Palembang.</w:t>
      </w:r>
    </w:p>
    <w:p w14:paraId="1C4D3934">
      <w:pPr>
        <w:spacing w:before="240" w:line="240" w:lineRule="auto"/>
        <w:ind w:left="721" w:hanging="720"/>
        <w:jc w:val="both"/>
        <w:rPr>
          <w:rFonts w:ascii="Times New Roman" w:hAnsi="Times New Roman" w:cs="Times New Roman"/>
        </w:rPr>
      </w:pPr>
      <w:r>
        <w:rPr>
          <w:rFonts w:ascii="Times New Roman" w:hAnsi="Times New Roman" w:cs="Times New Roman"/>
        </w:rPr>
        <w:t xml:space="preserve">Tessmer, M. (1993). </w:t>
      </w:r>
      <w:r>
        <w:rPr>
          <w:rFonts w:ascii="Times New Roman" w:hAnsi="Times New Roman" w:cs="Times New Roman"/>
          <w:i/>
        </w:rPr>
        <w:t>Planning and conducting formative evaluation</w:t>
      </w:r>
      <w:r>
        <w:rPr>
          <w:rFonts w:ascii="Times New Roman" w:hAnsi="Times New Roman" w:cs="Times New Roman"/>
        </w:rPr>
        <w:t>. Philadehelphia, PA: Kogan Page.</w:t>
      </w:r>
    </w:p>
    <w:p w14:paraId="59983876">
      <w:pPr>
        <w:pStyle w:val="13"/>
        <w:rPr>
          <w:rFonts w:ascii="Times New Roman" w:hAnsi="Times New Roman" w:cs="Times New Roman"/>
          <w:sz w:val="24"/>
          <w:szCs w:val="24"/>
        </w:rPr>
      </w:pPr>
      <w:r>
        <w:rPr>
          <w:rFonts w:ascii="Times New Roman" w:hAnsi="Times New Roman" w:cs="Times New Roman"/>
          <w:sz w:val="24"/>
          <w:szCs w:val="24"/>
        </w:rPr>
        <w:t>Tomlinson,</w:t>
      </w:r>
      <w:r>
        <w:rPr>
          <w:rFonts w:ascii="Times New Roman" w:hAnsi="Times New Roman" w:cs="Times New Roman"/>
          <w:spacing w:val="60"/>
          <w:w w:val="150"/>
          <w:sz w:val="24"/>
          <w:szCs w:val="24"/>
        </w:rPr>
        <w:t xml:space="preserve"> </w:t>
      </w:r>
      <w:r>
        <w:rPr>
          <w:rFonts w:ascii="Times New Roman" w:hAnsi="Times New Roman" w:cs="Times New Roman"/>
          <w:sz w:val="24"/>
          <w:szCs w:val="24"/>
        </w:rPr>
        <w:t>B.</w:t>
      </w:r>
      <w:r>
        <w:rPr>
          <w:rFonts w:ascii="Times New Roman" w:hAnsi="Times New Roman" w:cs="Times New Roman"/>
          <w:spacing w:val="61"/>
          <w:w w:val="150"/>
          <w:sz w:val="24"/>
          <w:szCs w:val="24"/>
        </w:rPr>
        <w:t xml:space="preserve"> </w:t>
      </w:r>
      <w:r>
        <w:rPr>
          <w:rFonts w:ascii="Times New Roman" w:hAnsi="Times New Roman" w:cs="Times New Roman"/>
          <w:sz w:val="24"/>
          <w:szCs w:val="24"/>
        </w:rPr>
        <w:t>(2011).</w:t>
      </w:r>
      <w:r>
        <w:rPr>
          <w:rFonts w:ascii="Times New Roman" w:hAnsi="Times New Roman" w:cs="Times New Roman"/>
          <w:spacing w:val="59"/>
          <w:w w:val="150"/>
          <w:sz w:val="24"/>
          <w:szCs w:val="24"/>
        </w:rPr>
        <w:t xml:space="preserve"> </w:t>
      </w:r>
      <w:r>
        <w:rPr>
          <w:rFonts w:ascii="Times New Roman" w:hAnsi="Times New Roman" w:cs="Times New Roman"/>
          <w:sz w:val="24"/>
          <w:szCs w:val="24"/>
        </w:rPr>
        <w:t>Materials</w:t>
      </w:r>
      <w:r>
        <w:rPr>
          <w:rFonts w:ascii="Times New Roman" w:hAnsi="Times New Roman" w:cs="Times New Roman"/>
          <w:spacing w:val="60"/>
          <w:w w:val="150"/>
          <w:sz w:val="24"/>
          <w:szCs w:val="24"/>
        </w:rPr>
        <w:t xml:space="preserve"> </w:t>
      </w:r>
      <w:r>
        <w:rPr>
          <w:rFonts w:ascii="Times New Roman" w:hAnsi="Times New Roman" w:cs="Times New Roman"/>
          <w:sz w:val="24"/>
          <w:szCs w:val="24"/>
        </w:rPr>
        <w:t>development</w:t>
      </w:r>
      <w:r>
        <w:rPr>
          <w:rFonts w:ascii="Times New Roman" w:hAnsi="Times New Roman" w:cs="Times New Roman"/>
          <w:spacing w:val="60"/>
          <w:w w:val="150"/>
          <w:sz w:val="24"/>
          <w:szCs w:val="24"/>
        </w:rPr>
        <w:t xml:space="preserve"> </w:t>
      </w:r>
      <w:r>
        <w:rPr>
          <w:rFonts w:ascii="Times New Roman" w:hAnsi="Times New Roman" w:cs="Times New Roman"/>
          <w:sz w:val="24"/>
          <w:szCs w:val="24"/>
        </w:rPr>
        <w:t>for</w:t>
      </w:r>
      <w:r>
        <w:rPr>
          <w:rFonts w:ascii="Times New Roman" w:hAnsi="Times New Roman" w:cs="Times New Roman"/>
          <w:spacing w:val="61"/>
          <w:w w:val="150"/>
          <w:sz w:val="24"/>
          <w:szCs w:val="24"/>
        </w:rPr>
        <w:t xml:space="preserve"> </w:t>
      </w:r>
      <w:r>
        <w:rPr>
          <w:rFonts w:ascii="Times New Roman" w:hAnsi="Times New Roman" w:cs="Times New Roman"/>
          <w:sz w:val="24"/>
          <w:szCs w:val="24"/>
        </w:rPr>
        <w:t>language</w:t>
      </w:r>
      <w:r>
        <w:rPr>
          <w:rFonts w:ascii="Times New Roman" w:hAnsi="Times New Roman" w:cs="Times New Roman"/>
          <w:spacing w:val="60"/>
          <w:w w:val="150"/>
          <w:sz w:val="24"/>
          <w:szCs w:val="24"/>
        </w:rPr>
        <w:t xml:space="preserve"> </w:t>
      </w:r>
      <w:r>
        <w:rPr>
          <w:rFonts w:ascii="Times New Roman" w:hAnsi="Times New Roman" w:cs="Times New Roman"/>
          <w:sz w:val="24"/>
          <w:szCs w:val="24"/>
        </w:rPr>
        <w:t>learning</w:t>
      </w:r>
      <w:r>
        <w:rPr>
          <w:rFonts w:ascii="Times New Roman" w:hAnsi="Times New Roman" w:cs="Times New Roman"/>
          <w:spacing w:val="61"/>
          <w:w w:val="150"/>
          <w:sz w:val="24"/>
          <w:szCs w:val="24"/>
        </w:rPr>
        <w:t xml:space="preserve"> </w:t>
      </w:r>
      <w:r>
        <w:rPr>
          <w:rFonts w:ascii="Times New Roman" w:hAnsi="Times New Roman" w:cs="Times New Roman"/>
          <w:sz w:val="24"/>
          <w:szCs w:val="24"/>
        </w:rPr>
        <w:t>and</w:t>
      </w:r>
      <w:r>
        <w:rPr>
          <w:rFonts w:ascii="Times New Roman" w:hAnsi="Times New Roman" w:cs="Times New Roman"/>
          <w:spacing w:val="60"/>
          <w:w w:val="150"/>
          <w:sz w:val="24"/>
          <w:szCs w:val="24"/>
        </w:rPr>
        <w:t xml:space="preserve"> </w:t>
      </w:r>
      <w:r>
        <w:rPr>
          <w:rFonts w:ascii="Times New Roman" w:hAnsi="Times New Roman" w:cs="Times New Roman"/>
          <w:spacing w:val="-2"/>
          <w:sz w:val="24"/>
          <w:szCs w:val="24"/>
        </w:rPr>
        <w:t>teaching.</w:t>
      </w:r>
    </w:p>
    <w:p w14:paraId="3FBAE607">
      <w:pPr>
        <w:spacing w:line="240" w:lineRule="auto"/>
        <w:ind w:left="721"/>
        <w:jc w:val="both"/>
        <w:rPr>
          <w:rFonts w:ascii="Times New Roman" w:hAnsi="Times New Roman" w:cs="Times New Roman"/>
        </w:rPr>
      </w:pPr>
      <w:r>
        <w:rPr>
          <w:rFonts w:ascii="Times New Roman" w:hAnsi="Times New Roman" w:cs="Times New Roman"/>
          <w:i/>
        </w:rPr>
        <w:t>Langauge</w:t>
      </w:r>
      <w:r>
        <w:rPr>
          <w:rFonts w:ascii="Times New Roman" w:hAnsi="Times New Roman" w:cs="Times New Roman"/>
          <w:i/>
          <w:spacing w:val="-7"/>
        </w:rPr>
        <w:t xml:space="preserve"> </w:t>
      </w:r>
      <w:r>
        <w:rPr>
          <w:rFonts w:ascii="Times New Roman" w:hAnsi="Times New Roman" w:cs="Times New Roman"/>
          <w:i/>
        </w:rPr>
        <w:t>Teaching,</w:t>
      </w:r>
      <w:r>
        <w:rPr>
          <w:rFonts w:ascii="Times New Roman" w:hAnsi="Times New Roman" w:cs="Times New Roman"/>
          <w:i/>
          <w:spacing w:val="-6"/>
        </w:rPr>
        <w:t xml:space="preserve"> </w:t>
      </w:r>
      <w:r>
        <w:rPr>
          <w:rFonts w:ascii="Times New Roman" w:hAnsi="Times New Roman" w:cs="Times New Roman"/>
          <w:i/>
        </w:rPr>
        <w:t>42</w:t>
      </w:r>
      <w:r>
        <w:rPr>
          <w:rFonts w:ascii="Times New Roman" w:hAnsi="Times New Roman" w:cs="Times New Roman"/>
        </w:rPr>
        <w:t>(2),</w:t>
      </w:r>
      <w:r>
        <w:rPr>
          <w:rFonts w:ascii="Times New Roman" w:hAnsi="Times New Roman" w:cs="Times New Roman"/>
          <w:spacing w:val="-6"/>
        </w:rPr>
        <w:t xml:space="preserve"> </w:t>
      </w:r>
      <w:r>
        <w:rPr>
          <w:rFonts w:ascii="Times New Roman" w:hAnsi="Times New Roman" w:cs="Times New Roman"/>
        </w:rPr>
        <w:t>143-</w:t>
      </w:r>
      <w:r>
        <w:rPr>
          <w:rFonts w:ascii="Times New Roman" w:hAnsi="Times New Roman" w:cs="Times New Roman"/>
          <w:spacing w:val="-4"/>
        </w:rPr>
        <w:t>179.</w:t>
      </w:r>
    </w:p>
    <w:p w14:paraId="0017683F">
      <w:pPr>
        <w:spacing w:before="240" w:line="240" w:lineRule="auto"/>
        <w:ind w:left="721" w:hanging="720"/>
        <w:jc w:val="both"/>
        <w:rPr>
          <w:rFonts w:ascii="Times New Roman" w:hAnsi="Times New Roman" w:cs="Times New Roman"/>
        </w:rPr>
      </w:pPr>
      <w:r>
        <w:rPr>
          <w:rFonts w:ascii="Times New Roman" w:hAnsi="Times New Roman" w:cs="Times New Roman"/>
        </w:rPr>
        <w:t>Universitas</w:t>
      </w:r>
      <w:r>
        <w:rPr>
          <w:rFonts w:ascii="Times New Roman" w:hAnsi="Times New Roman" w:cs="Times New Roman"/>
          <w:spacing w:val="40"/>
        </w:rPr>
        <w:t xml:space="preserve"> </w:t>
      </w:r>
      <w:r>
        <w:rPr>
          <w:rFonts w:ascii="Times New Roman" w:hAnsi="Times New Roman" w:cs="Times New Roman"/>
        </w:rPr>
        <w:t>Sriwijaya.</w:t>
      </w:r>
      <w:r>
        <w:rPr>
          <w:rFonts w:ascii="Times New Roman" w:hAnsi="Times New Roman" w:cs="Times New Roman"/>
          <w:spacing w:val="40"/>
        </w:rPr>
        <w:t xml:space="preserve"> </w:t>
      </w:r>
      <w:r>
        <w:rPr>
          <w:rFonts w:ascii="Times New Roman" w:hAnsi="Times New Roman" w:cs="Times New Roman"/>
        </w:rPr>
        <w:t>(2012).</w:t>
      </w:r>
      <w:r>
        <w:rPr>
          <w:rFonts w:ascii="Times New Roman" w:hAnsi="Times New Roman" w:cs="Times New Roman"/>
          <w:spacing w:val="40"/>
        </w:rPr>
        <w:t xml:space="preserve"> </w:t>
      </w:r>
      <w:r>
        <w:rPr>
          <w:rFonts w:ascii="Times New Roman" w:hAnsi="Times New Roman" w:cs="Times New Roman"/>
          <w:i/>
        </w:rPr>
        <w:t>Buku</w:t>
      </w:r>
      <w:r>
        <w:rPr>
          <w:rFonts w:ascii="Times New Roman" w:hAnsi="Times New Roman" w:cs="Times New Roman"/>
          <w:i/>
          <w:spacing w:val="40"/>
        </w:rPr>
        <w:t xml:space="preserve"> </w:t>
      </w:r>
      <w:r>
        <w:rPr>
          <w:rFonts w:ascii="Times New Roman" w:hAnsi="Times New Roman" w:cs="Times New Roman"/>
          <w:i/>
        </w:rPr>
        <w:t>pedoman</w:t>
      </w:r>
      <w:r>
        <w:rPr>
          <w:rFonts w:ascii="Times New Roman" w:hAnsi="Times New Roman" w:cs="Times New Roman"/>
          <w:i/>
          <w:spacing w:val="40"/>
        </w:rPr>
        <w:t xml:space="preserve"> </w:t>
      </w:r>
      <w:r>
        <w:rPr>
          <w:rFonts w:ascii="Times New Roman" w:hAnsi="Times New Roman" w:cs="Times New Roman"/>
          <w:i/>
        </w:rPr>
        <w:t>Fakultas</w:t>
      </w:r>
      <w:r>
        <w:rPr>
          <w:rFonts w:ascii="Times New Roman" w:hAnsi="Times New Roman" w:cs="Times New Roman"/>
          <w:i/>
          <w:spacing w:val="40"/>
        </w:rPr>
        <w:t xml:space="preserve"> </w:t>
      </w:r>
      <w:r>
        <w:rPr>
          <w:rFonts w:ascii="Times New Roman" w:hAnsi="Times New Roman" w:cs="Times New Roman"/>
          <w:i/>
        </w:rPr>
        <w:t>Keguruan</w:t>
      </w:r>
      <w:r>
        <w:rPr>
          <w:rFonts w:ascii="Times New Roman" w:hAnsi="Times New Roman" w:cs="Times New Roman"/>
          <w:i/>
          <w:spacing w:val="39"/>
        </w:rPr>
        <w:t xml:space="preserve"> </w:t>
      </w:r>
      <w:r>
        <w:rPr>
          <w:rFonts w:ascii="Times New Roman" w:hAnsi="Times New Roman" w:cs="Times New Roman"/>
          <w:i/>
        </w:rPr>
        <w:t>dan</w:t>
      </w:r>
      <w:r>
        <w:rPr>
          <w:rFonts w:ascii="Times New Roman" w:hAnsi="Times New Roman" w:cs="Times New Roman"/>
          <w:i/>
          <w:spacing w:val="39"/>
        </w:rPr>
        <w:t xml:space="preserve"> </w:t>
      </w:r>
      <w:r>
        <w:rPr>
          <w:rFonts w:ascii="Times New Roman" w:hAnsi="Times New Roman" w:cs="Times New Roman"/>
          <w:i/>
        </w:rPr>
        <w:t>Ilmu</w:t>
      </w:r>
      <w:r>
        <w:rPr>
          <w:rFonts w:ascii="Times New Roman" w:hAnsi="Times New Roman" w:cs="Times New Roman"/>
          <w:i/>
          <w:spacing w:val="40"/>
        </w:rPr>
        <w:t xml:space="preserve"> </w:t>
      </w:r>
      <w:r>
        <w:rPr>
          <w:rFonts w:ascii="Times New Roman" w:hAnsi="Times New Roman" w:cs="Times New Roman"/>
          <w:i/>
        </w:rPr>
        <w:t xml:space="preserve">Pendidikan Universitas Sriwijaya 2012/2013. </w:t>
      </w:r>
      <w:r>
        <w:rPr>
          <w:rFonts w:ascii="Times New Roman" w:hAnsi="Times New Roman" w:cs="Times New Roman"/>
        </w:rPr>
        <w:t>Inderalaya: Universitas Sriwijaya.</w:t>
      </w:r>
    </w:p>
    <w:p w14:paraId="1D06FA3A">
      <w:pPr>
        <w:spacing w:after="0" w:line="240" w:lineRule="auto"/>
        <w:ind w:left="2"/>
        <w:jc w:val="both"/>
        <w:rPr>
          <w:rFonts w:ascii="Times New Roman" w:hAnsi="Times New Roman" w:cs="Times New Roman"/>
          <w:i/>
        </w:rPr>
      </w:pPr>
      <w:r>
        <w:rPr>
          <w:rFonts w:ascii="Times New Roman" w:hAnsi="Times New Roman" w:cs="Times New Roman"/>
        </w:rPr>
        <w:t>Wallen,</w:t>
      </w:r>
      <w:r>
        <w:rPr>
          <w:rFonts w:ascii="Times New Roman" w:hAnsi="Times New Roman" w:cs="Times New Roman"/>
          <w:spacing w:val="29"/>
        </w:rPr>
        <w:t xml:space="preserve"> </w:t>
      </w:r>
      <w:r>
        <w:rPr>
          <w:rFonts w:ascii="Times New Roman" w:hAnsi="Times New Roman" w:cs="Times New Roman"/>
        </w:rPr>
        <w:t>N.</w:t>
      </w:r>
      <w:r>
        <w:rPr>
          <w:rFonts w:ascii="Times New Roman" w:hAnsi="Times New Roman" w:cs="Times New Roman"/>
          <w:spacing w:val="30"/>
        </w:rPr>
        <w:t xml:space="preserve"> </w:t>
      </w:r>
      <w:r>
        <w:rPr>
          <w:rFonts w:ascii="Times New Roman" w:hAnsi="Times New Roman" w:cs="Times New Roman"/>
        </w:rPr>
        <w:t>E.,</w:t>
      </w:r>
      <w:r>
        <w:rPr>
          <w:rFonts w:ascii="Times New Roman" w:hAnsi="Times New Roman" w:cs="Times New Roman"/>
          <w:spacing w:val="30"/>
        </w:rPr>
        <w:t xml:space="preserve"> </w:t>
      </w:r>
      <w:r>
        <w:rPr>
          <w:rFonts w:ascii="Times New Roman" w:hAnsi="Times New Roman" w:cs="Times New Roman"/>
        </w:rPr>
        <w:t>&amp;</w:t>
      </w:r>
      <w:r>
        <w:rPr>
          <w:rFonts w:ascii="Times New Roman" w:hAnsi="Times New Roman" w:cs="Times New Roman"/>
          <w:spacing w:val="28"/>
        </w:rPr>
        <w:t xml:space="preserve"> </w:t>
      </w:r>
      <w:r>
        <w:rPr>
          <w:rFonts w:ascii="Times New Roman" w:hAnsi="Times New Roman" w:cs="Times New Roman"/>
        </w:rPr>
        <w:t>Fraenkel,</w:t>
      </w:r>
      <w:r>
        <w:rPr>
          <w:rFonts w:ascii="Times New Roman" w:hAnsi="Times New Roman" w:cs="Times New Roman"/>
          <w:spacing w:val="30"/>
        </w:rPr>
        <w:t xml:space="preserve"> </w:t>
      </w:r>
      <w:r>
        <w:rPr>
          <w:rFonts w:ascii="Times New Roman" w:hAnsi="Times New Roman" w:cs="Times New Roman"/>
        </w:rPr>
        <w:t>J.</w:t>
      </w:r>
      <w:r>
        <w:rPr>
          <w:rFonts w:ascii="Times New Roman" w:hAnsi="Times New Roman" w:cs="Times New Roman"/>
          <w:spacing w:val="30"/>
        </w:rPr>
        <w:t xml:space="preserve"> </w:t>
      </w:r>
      <w:r>
        <w:rPr>
          <w:rFonts w:ascii="Times New Roman" w:hAnsi="Times New Roman" w:cs="Times New Roman"/>
        </w:rPr>
        <w:t>R.</w:t>
      </w:r>
      <w:r>
        <w:rPr>
          <w:rFonts w:ascii="Times New Roman" w:hAnsi="Times New Roman" w:cs="Times New Roman"/>
          <w:spacing w:val="30"/>
        </w:rPr>
        <w:t xml:space="preserve"> </w:t>
      </w:r>
      <w:r>
        <w:rPr>
          <w:rFonts w:ascii="Times New Roman" w:hAnsi="Times New Roman" w:cs="Times New Roman"/>
        </w:rPr>
        <w:t>(1991).</w:t>
      </w:r>
      <w:r>
        <w:rPr>
          <w:rFonts w:ascii="Times New Roman" w:hAnsi="Times New Roman" w:cs="Times New Roman"/>
          <w:spacing w:val="34"/>
        </w:rPr>
        <w:t xml:space="preserve"> </w:t>
      </w:r>
      <w:r>
        <w:rPr>
          <w:rFonts w:ascii="Times New Roman" w:hAnsi="Times New Roman" w:cs="Times New Roman"/>
          <w:i/>
        </w:rPr>
        <w:t>Educational</w:t>
      </w:r>
      <w:r>
        <w:rPr>
          <w:rFonts w:ascii="Times New Roman" w:hAnsi="Times New Roman" w:cs="Times New Roman"/>
          <w:i/>
          <w:spacing w:val="27"/>
        </w:rPr>
        <w:t xml:space="preserve"> </w:t>
      </w:r>
      <w:r>
        <w:rPr>
          <w:rFonts w:ascii="Times New Roman" w:hAnsi="Times New Roman" w:cs="Times New Roman"/>
          <w:i/>
        </w:rPr>
        <w:t>research:</w:t>
      </w:r>
      <w:r>
        <w:rPr>
          <w:rFonts w:ascii="Times New Roman" w:hAnsi="Times New Roman" w:cs="Times New Roman"/>
          <w:i/>
          <w:spacing w:val="30"/>
        </w:rPr>
        <w:t xml:space="preserve"> </w:t>
      </w:r>
      <w:r>
        <w:rPr>
          <w:rFonts w:ascii="Times New Roman" w:hAnsi="Times New Roman" w:cs="Times New Roman"/>
          <w:i/>
        </w:rPr>
        <w:t>A</w:t>
      </w:r>
      <w:r>
        <w:rPr>
          <w:rFonts w:ascii="Times New Roman" w:hAnsi="Times New Roman" w:cs="Times New Roman"/>
          <w:i/>
          <w:spacing w:val="28"/>
        </w:rPr>
        <w:t xml:space="preserve"> </w:t>
      </w:r>
      <w:r>
        <w:rPr>
          <w:rFonts w:ascii="Times New Roman" w:hAnsi="Times New Roman" w:cs="Times New Roman"/>
          <w:i/>
        </w:rPr>
        <w:t>guide</w:t>
      </w:r>
      <w:r>
        <w:rPr>
          <w:rFonts w:ascii="Times New Roman" w:hAnsi="Times New Roman" w:cs="Times New Roman"/>
          <w:i/>
          <w:spacing w:val="28"/>
        </w:rPr>
        <w:t xml:space="preserve"> </w:t>
      </w:r>
      <w:r>
        <w:rPr>
          <w:rFonts w:ascii="Times New Roman" w:hAnsi="Times New Roman" w:cs="Times New Roman"/>
          <w:i/>
        </w:rPr>
        <w:t>to</w:t>
      </w:r>
      <w:r>
        <w:rPr>
          <w:rFonts w:ascii="Times New Roman" w:hAnsi="Times New Roman" w:cs="Times New Roman"/>
          <w:i/>
          <w:spacing w:val="28"/>
        </w:rPr>
        <w:t xml:space="preserve"> </w:t>
      </w:r>
      <w:r>
        <w:rPr>
          <w:rFonts w:ascii="Times New Roman" w:hAnsi="Times New Roman" w:cs="Times New Roman"/>
          <w:i/>
        </w:rPr>
        <w:t>the</w:t>
      </w:r>
      <w:r>
        <w:rPr>
          <w:rFonts w:ascii="Times New Roman" w:hAnsi="Times New Roman" w:cs="Times New Roman"/>
          <w:i/>
          <w:spacing w:val="29"/>
        </w:rPr>
        <w:t xml:space="preserve"> </w:t>
      </w:r>
      <w:r>
        <w:rPr>
          <w:rFonts w:ascii="Times New Roman" w:hAnsi="Times New Roman" w:cs="Times New Roman"/>
          <w:i/>
          <w:spacing w:val="-2"/>
        </w:rPr>
        <w:t>process.</w:t>
      </w:r>
    </w:p>
    <w:p w14:paraId="1986120A">
      <w:pPr>
        <w:pStyle w:val="13"/>
        <w:ind w:left="721"/>
        <w:rPr>
          <w:rFonts w:ascii="Times New Roman" w:hAnsi="Times New Roman" w:cs="Times New Roman"/>
          <w:spacing w:val="-4"/>
          <w:sz w:val="24"/>
          <w:szCs w:val="24"/>
        </w:rPr>
      </w:pPr>
      <w:r>
        <w:rPr>
          <w:rFonts w:ascii="Times New Roman" w:hAnsi="Times New Roman" w:cs="Times New Roman"/>
          <w:sz w:val="24"/>
          <w:szCs w:val="24"/>
        </w:rPr>
        <w:t>New</w:t>
      </w:r>
      <w:r>
        <w:rPr>
          <w:rFonts w:ascii="Times New Roman" w:hAnsi="Times New Roman" w:cs="Times New Roman"/>
          <w:spacing w:val="-9"/>
          <w:sz w:val="24"/>
          <w:szCs w:val="24"/>
        </w:rPr>
        <w:t xml:space="preserve"> </w:t>
      </w:r>
      <w:r>
        <w:rPr>
          <w:rFonts w:ascii="Times New Roman" w:hAnsi="Times New Roman" w:cs="Times New Roman"/>
          <w:sz w:val="24"/>
          <w:szCs w:val="24"/>
        </w:rPr>
        <w:t>York,</w:t>
      </w:r>
      <w:r>
        <w:rPr>
          <w:rFonts w:ascii="Times New Roman" w:hAnsi="Times New Roman" w:cs="Times New Roman"/>
          <w:spacing w:val="-6"/>
          <w:sz w:val="24"/>
          <w:szCs w:val="24"/>
        </w:rPr>
        <w:t xml:space="preserve"> </w:t>
      </w:r>
      <w:r>
        <w:rPr>
          <w:rFonts w:ascii="Times New Roman" w:hAnsi="Times New Roman" w:cs="Times New Roman"/>
          <w:sz w:val="24"/>
          <w:szCs w:val="24"/>
        </w:rPr>
        <w:t>NY:</w:t>
      </w:r>
      <w:r>
        <w:rPr>
          <w:rFonts w:ascii="Times New Roman" w:hAnsi="Times New Roman" w:cs="Times New Roman"/>
          <w:spacing w:val="-4"/>
          <w:sz w:val="24"/>
          <w:szCs w:val="24"/>
        </w:rPr>
        <w:t xml:space="preserve"> </w:t>
      </w:r>
      <w:r>
        <w:rPr>
          <w:rFonts w:ascii="Times New Roman" w:hAnsi="Times New Roman" w:cs="Times New Roman"/>
          <w:sz w:val="24"/>
          <w:szCs w:val="24"/>
        </w:rPr>
        <w:t>McGraw-Hill,</w:t>
      </w:r>
      <w:r>
        <w:rPr>
          <w:rFonts w:ascii="Times New Roman" w:hAnsi="Times New Roman" w:cs="Times New Roman"/>
          <w:spacing w:val="-3"/>
          <w:sz w:val="24"/>
          <w:szCs w:val="24"/>
        </w:rPr>
        <w:t xml:space="preserve"> </w:t>
      </w:r>
      <w:r>
        <w:rPr>
          <w:rFonts w:ascii="Times New Roman" w:hAnsi="Times New Roman" w:cs="Times New Roman"/>
          <w:spacing w:val="-4"/>
          <w:sz w:val="24"/>
          <w:szCs w:val="24"/>
        </w:rPr>
        <w:t>Inc.</w:t>
      </w:r>
    </w:p>
    <w:p w14:paraId="72FF3BCA">
      <w:pPr>
        <w:pStyle w:val="13"/>
        <w:spacing w:before="240"/>
        <w:ind w:left="720" w:hanging="720"/>
        <w:rPr>
          <w:rFonts w:ascii="Times New Roman" w:hAnsi="Times New Roman" w:cs="Times New Roman"/>
          <w:sz w:val="24"/>
          <w:szCs w:val="24"/>
        </w:rPr>
      </w:pPr>
      <w:r>
        <w:rPr>
          <w:rFonts w:ascii="Times New Roman" w:hAnsi="Times New Roman" w:cs="Times New Roman"/>
          <w:sz w:val="24"/>
          <w:szCs w:val="24"/>
        </w:rPr>
        <w:t>World</w:t>
      </w:r>
      <w:r>
        <w:rPr>
          <w:rFonts w:ascii="Times New Roman" w:hAnsi="Times New Roman" w:cs="Times New Roman"/>
          <w:spacing w:val="48"/>
          <w:sz w:val="24"/>
          <w:szCs w:val="24"/>
        </w:rPr>
        <w:t xml:space="preserve"> </w:t>
      </w:r>
      <w:r>
        <w:rPr>
          <w:rFonts w:ascii="Times New Roman" w:hAnsi="Times New Roman" w:cs="Times New Roman"/>
          <w:sz w:val="24"/>
          <w:szCs w:val="24"/>
        </w:rPr>
        <w:t>Bank.</w:t>
      </w:r>
      <w:r>
        <w:rPr>
          <w:rFonts w:ascii="Times New Roman" w:hAnsi="Times New Roman" w:cs="Times New Roman"/>
          <w:spacing w:val="53"/>
          <w:sz w:val="24"/>
          <w:szCs w:val="24"/>
        </w:rPr>
        <w:t xml:space="preserve"> </w:t>
      </w:r>
      <w:r>
        <w:rPr>
          <w:rFonts w:ascii="Times New Roman" w:hAnsi="Times New Roman" w:cs="Times New Roman"/>
          <w:sz w:val="24"/>
          <w:szCs w:val="24"/>
        </w:rPr>
        <w:t>(2009).</w:t>
      </w:r>
      <w:r>
        <w:rPr>
          <w:rFonts w:ascii="Times New Roman" w:hAnsi="Times New Roman" w:cs="Times New Roman"/>
          <w:spacing w:val="51"/>
          <w:sz w:val="24"/>
          <w:szCs w:val="24"/>
        </w:rPr>
        <w:t xml:space="preserve"> </w:t>
      </w:r>
      <w:r>
        <w:rPr>
          <w:rFonts w:ascii="Times New Roman" w:hAnsi="Times New Roman" w:cs="Times New Roman"/>
          <w:i/>
          <w:sz w:val="24"/>
          <w:szCs w:val="24"/>
        </w:rPr>
        <w:t>Indonesia</w:t>
      </w:r>
      <w:r>
        <w:rPr>
          <w:rFonts w:ascii="Times New Roman" w:hAnsi="Times New Roman" w:cs="Times New Roman"/>
          <w:i/>
          <w:spacing w:val="51"/>
          <w:sz w:val="24"/>
          <w:szCs w:val="24"/>
        </w:rPr>
        <w:t xml:space="preserve"> </w:t>
      </w:r>
      <w:r>
        <w:rPr>
          <w:rFonts w:ascii="Times New Roman" w:hAnsi="Times New Roman" w:cs="Times New Roman"/>
          <w:i/>
          <w:sz w:val="24"/>
          <w:szCs w:val="24"/>
        </w:rPr>
        <w:t>rising:</w:t>
      </w:r>
      <w:r>
        <w:rPr>
          <w:rFonts w:ascii="Times New Roman" w:hAnsi="Times New Roman" w:cs="Times New Roman"/>
          <w:i/>
          <w:spacing w:val="53"/>
          <w:sz w:val="24"/>
          <w:szCs w:val="24"/>
        </w:rPr>
        <w:t xml:space="preserve"> </w:t>
      </w:r>
      <w:r>
        <w:rPr>
          <w:rFonts w:ascii="Times New Roman" w:hAnsi="Times New Roman" w:cs="Times New Roman"/>
          <w:i/>
          <w:sz w:val="24"/>
          <w:szCs w:val="24"/>
        </w:rPr>
        <w:t>Mainstreaming</w:t>
      </w:r>
      <w:r>
        <w:rPr>
          <w:rFonts w:ascii="Times New Roman" w:hAnsi="Times New Roman" w:cs="Times New Roman"/>
          <w:i/>
          <w:spacing w:val="50"/>
          <w:sz w:val="24"/>
          <w:szCs w:val="24"/>
        </w:rPr>
        <w:t xml:space="preserve"> </w:t>
      </w:r>
      <w:r>
        <w:rPr>
          <w:rFonts w:ascii="Times New Roman" w:hAnsi="Times New Roman" w:cs="Times New Roman"/>
          <w:i/>
          <w:sz w:val="24"/>
          <w:szCs w:val="24"/>
        </w:rPr>
        <w:t>climate</w:t>
      </w:r>
      <w:r>
        <w:rPr>
          <w:rFonts w:ascii="Times New Roman" w:hAnsi="Times New Roman" w:cs="Times New Roman"/>
          <w:i/>
          <w:spacing w:val="52"/>
          <w:sz w:val="24"/>
          <w:szCs w:val="24"/>
        </w:rPr>
        <w:t xml:space="preserve"> </w:t>
      </w:r>
      <w:r>
        <w:rPr>
          <w:rFonts w:ascii="Times New Roman" w:hAnsi="Times New Roman" w:cs="Times New Roman"/>
          <w:i/>
          <w:sz w:val="24"/>
          <w:szCs w:val="24"/>
        </w:rPr>
        <w:t>change</w:t>
      </w:r>
      <w:r>
        <w:rPr>
          <w:rFonts w:ascii="Times New Roman" w:hAnsi="Times New Roman" w:cs="Times New Roman"/>
          <w:i/>
          <w:spacing w:val="51"/>
          <w:sz w:val="24"/>
          <w:szCs w:val="24"/>
        </w:rPr>
        <w:t xml:space="preserve"> </w:t>
      </w:r>
      <w:r>
        <w:rPr>
          <w:rFonts w:ascii="Times New Roman" w:hAnsi="Times New Roman" w:cs="Times New Roman"/>
          <w:i/>
          <w:sz w:val="24"/>
          <w:szCs w:val="24"/>
        </w:rPr>
        <w:t>for</w:t>
      </w:r>
      <w:r>
        <w:rPr>
          <w:rFonts w:ascii="Times New Roman" w:hAnsi="Times New Roman" w:cs="Times New Roman"/>
          <w:i/>
          <w:spacing w:val="52"/>
          <w:sz w:val="24"/>
          <w:szCs w:val="24"/>
        </w:rPr>
        <w:t xml:space="preserve"> </w:t>
      </w:r>
      <w:r>
        <w:rPr>
          <w:rFonts w:ascii="Times New Roman" w:hAnsi="Times New Roman" w:cs="Times New Roman"/>
          <w:i/>
          <w:spacing w:val="-2"/>
          <w:sz w:val="24"/>
          <w:szCs w:val="24"/>
        </w:rPr>
        <w:t>sustainabilit</w:t>
      </w:r>
      <w:r>
        <w:rPr>
          <w:rFonts w:ascii="Times New Roman" w:hAnsi="Times New Roman" w:cs="Times New Roman"/>
          <w:spacing w:val="-2"/>
          <w:sz w:val="24"/>
          <w:szCs w:val="24"/>
        </w:rPr>
        <w:t>.</w:t>
      </w:r>
      <w:r>
        <w:rPr>
          <w:rFonts w:ascii="Times New Roman" w:hAnsi="Times New Roman" w:cs="Times New Roman"/>
          <w:spacing w:val="-2"/>
        </w:rPr>
        <w:t xml:space="preserve"> </w:t>
      </w:r>
      <w:r>
        <w:rPr>
          <w:rFonts w:ascii="Times New Roman" w:hAnsi="Times New Roman" w:cs="Times New Roman"/>
          <w:sz w:val="24"/>
          <w:szCs w:val="24"/>
        </w:rPr>
        <w:t>Retrieved</w:t>
      </w:r>
      <w:r>
        <w:rPr>
          <w:rFonts w:ascii="Times New Roman" w:hAnsi="Times New Roman" w:cs="Times New Roman"/>
          <w:spacing w:val="-6"/>
          <w:sz w:val="24"/>
          <w:szCs w:val="24"/>
        </w:rPr>
        <w:t xml:space="preserve"> </w:t>
      </w:r>
      <w:r>
        <w:rPr>
          <w:rFonts w:ascii="Times New Roman" w:hAnsi="Times New Roman" w:cs="Times New Roman"/>
          <w:sz w:val="24"/>
          <w:szCs w:val="24"/>
        </w:rPr>
        <w:t xml:space="preserve">from </w:t>
      </w:r>
      <w:r>
        <w:fldChar w:fldCharType="begin"/>
      </w:r>
      <w:r>
        <w:instrText xml:space="preserve"> HYPERLINK "http://go.worldbank.org/JIGX6UTVJ0" \h </w:instrText>
      </w:r>
      <w:r>
        <w:fldChar w:fldCharType="separate"/>
      </w:r>
      <w:r>
        <w:rPr>
          <w:rFonts w:ascii="Times New Roman" w:hAnsi="Times New Roman" w:cs="Times New Roman"/>
          <w:spacing w:val="-2"/>
          <w:sz w:val="24"/>
          <w:szCs w:val="24"/>
        </w:rPr>
        <w:t>http://go.worldbank.org/JIGX6UTVJ0</w:t>
      </w:r>
      <w:r>
        <w:rPr>
          <w:rFonts w:ascii="Times New Roman" w:hAnsi="Times New Roman" w:cs="Times New Roman"/>
          <w:spacing w:val="-2"/>
          <w:sz w:val="24"/>
          <w:szCs w:val="24"/>
        </w:rPr>
        <w:fldChar w:fldCharType="end"/>
      </w:r>
    </w:p>
    <w:p w14:paraId="08894645">
      <w:pPr>
        <w:pStyle w:val="13"/>
        <w:spacing w:before="240"/>
        <w:ind w:left="720" w:hanging="720"/>
        <w:rPr>
          <w:rFonts w:ascii="Times New Roman" w:hAnsi="Times New Roman" w:cs="Times New Roman"/>
          <w:sz w:val="24"/>
          <w:szCs w:val="24"/>
        </w:rPr>
      </w:pPr>
      <w:r>
        <w:rPr>
          <w:rFonts w:ascii="Times New Roman" w:hAnsi="Times New Roman" w:cs="Times New Roman"/>
          <w:spacing w:val="-2"/>
          <w:sz w:val="24"/>
          <w:szCs w:val="24"/>
        </w:rPr>
        <w:t>World</w:t>
      </w:r>
      <w:r>
        <w:rPr>
          <w:rFonts w:ascii="Times New Roman" w:hAnsi="Times New Roman" w:cs="Times New Roman"/>
          <w:sz w:val="24"/>
          <w:szCs w:val="24"/>
        </w:rPr>
        <w:tab/>
      </w:r>
      <w:r>
        <w:rPr>
          <w:rFonts w:ascii="Times New Roman" w:hAnsi="Times New Roman" w:cs="Times New Roman"/>
          <w:spacing w:val="-4"/>
          <w:sz w:val="24"/>
          <w:szCs w:val="24"/>
        </w:rPr>
        <w:t>Bank.</w:t>
      </w:r>
      <w:r>
        <w:rPr>
          <w:rFonts w:ascii="Times New Roman" w:hAnsi="Times New Roman" w:cs="Times New Roman"/>
          <w:sz w:val="24"/>
          <w:szCs w:val="24"/>
        </w:rPr>
        <w:tab/>
      </w:r>
      <w:r>
        <w:rPr>
          <w:rFonts w:ascii="Times New Roman" w:hAnsi="Times New Roman" w:cs="Times New Roman"/>
          <w:spacing w:val="-2"/>
          <w:sz w:val="24"/>
          <w:szCs w:val="24"/>
        </w:rPr>
        <w:t>(2010).</w:t>
      </w:r>
      <w:r>
        <w:rPr>
          <w:rFonts w:ascii="Times New Roman" w:hAnsi="Times New Roman" w:cs="Times New Roman"/>
          <w:sz w:val="24"/>
          <w:szCs w:val="24"/>
        </w:rPr>
        <w:tab/>
      </w:r>
      <w:r>
        <w:rPr>
          <w:rFonts w:ascii="Times New Roman" w:hAnsi="Times New Roman" w:cs="Times New Roman"/>
          <w:i/>
          <w:spacing w:val="-2"/>
          <w:sz w:val="24"/>
          <w:szCs w:val="24"/>
        </w:rPr>
        <w:t>Indonesia:</w:t>
      </w:r>
      <w:r>
        <w:rPr>
          <w:rFonts w:ascii="Times New Roman" w:hAnsi="Times New Roman" w:cs="Times New Roman"/>
          <w:i/>
          <w:sz w:val="24"/>
          <w:szCs w:val="24"/>
        </w:rPr>
        <w:tab/>
      </w:r>
      <w:r>
        <w:rPr>
          <w:rFonts w:ascii="Times New Roman" w:hAnsi="Times New Roman" w:cs="Times New Roman"/>
          <w:i/>
          <w:spacing w:val="-2"/>
          <w:sz w:val="24"/>
          <w:szCs w:val="24"/>
        </w:rPr>
        <w:t>Climate</w:t>
      </w:r>
      <w:r>
        <w:rPr>
          <w:rFonts w:ascii="Times New Roman" w:hAnsi="Times New Roman" w:cs="Times New Roman"/>
          <w:i/>
          <w:sz w:val="24"/>
          <w:szCs w:val="24"/>
        </w:rPr>
        <w:tab/>
      </w:r>
      <w:r>
        <w:rPr>
          <w:rFonts w:ascii="Times New Roman" w:hAnsi="Times New Roman" w:cs="Times New Roman"/>
          <w:i/>
          <w:spacing w:val="-2"/>
          <w:sz w:val="24"/>
          <w:szCs w:val="24"/>
        </w:rPr>
        <w:t>change.</w:t>
      </w:r>
      <w:r>
        <w:rPr>
          <w:rFonts w:ascii="Times New Roman" w:hAnsi="Times New Roman" w:cs="Times New Roman"/>
          <w:i/>
          <w:sz w:val="24"/>
          <w:szCs w:val="24"/>
        </w:rPr>
        <w:tab/>
      </w:r>
      <w:r>
        <w:rPr>
          <w:rFonts w:ascii="Times New Roman" w:hAnsi="Times New Roman" w:cs="Times New Roman"/>
          <w:spacing w:val="-2"/>
          <w:sz w:val="24"/>
          <w:szCs w:val="24"/>
        </w:rPr>
        <w:t>Retrieved</w:t>
      </w:r>
      <w:r>
        <w:rPr>
          <w:rFonts w:ascii="Times New Roman" w:hAnsi="Times New Roman" w:cs="Times New Roman"/>
          <w:sz w:val="24"/>
          <w:szCs w:val="24"/>
        </w:rPr>
        <w:tab/>
      </w:r>
      <w:r>
        <w:rPr>
          <w:rFonts w:ascii="Times New Roman" w:hAnsi="Times New Roman" w:cs="Times New Roman"/>
          <w:spacing w:val="-4"/>
          <w:sz w:val="24"/>
          <w:szCs w:val="24"/>
        </w:rPr>
        <w:t xml:space="preserve">from </w:t>
      </w:r>
      <w:r>
        <w:fldChar w:fldCharType="begin"/>
      </w:r>
      <w:r>
        <w:instrText xml:space="preserve"> HYPERLINK "http://go.worldbank.org/HQQFW5MV70" \h </w:instrText>
      </w:r>
      <w:r>
        <w:fldChar w:fldCharType="separate"/>
      </w:r>
      <w:r>
        <w:rPr>
          <w:rFonts w:ascii="Times New Roman" w:hAnsi="Times New Roman" w:cs="Times New Roman"/>
          <w:spacing w:val="-2"/>
          <w:sz w:val="24"/>
          <w:szCs w:val="24"/>
        </w:rPr>
        <w:t>http://go.worldbank.org/HQQFW5MV70</w:t>
      </w:r>
      <w:r>
        <w:rPr>
          <w:rFonts w:ascii="Times New Roman" w:hAnsi="Times New Roman" w:cs="Times New Roman"/>
          <w:spacing w:val="-2"/>
          <w:sz w:val="24"/>
          <w:szCs w:val="24"/>
        </w:rPr>
        <w:fldChar w:fldCharType="end"/>
      </w:r>
    </w:p>
    <w:sectPr>
      <w:pgSz w:w="11906" w:h="16838"/>
      <w:pgMar w:top="1699" w:right="1699" w:bottom="1699" w:left="1699" w:header="720" w:footer="720"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Anonymous" w:date="2026-05-11T06:18:36Z" w:initials="">
    <w:p w14:paraId="6024642A">
      <w:pPr>
        <w:pStyle w:val="14"/>
        <w:rPr>
          <w:rFonts w:hint="default"/>
          <w:b/>
          <w:bCs/>
          <w:i/>
          <w:iCs/>
          <w:lang w:val="en-US"/>
        </w:rPr>
      </w:pPr>
      <w:r>
        <w:rPr>
          <w:rFonts w:hint="default"/>
          <w:lang w:val="en-US"/>
        </w:rPr>
        <w:t xml:space="preserve">The title is slightly wordy. It is highly recommended to shorten the title to maintain clarity while improving readability: </w:t>
      </w:r>
      <w:r>
        <w:rPr>
          <w:rFonts w:ascii="SimSun" w:hAnsi="SimSun" w:eastAsia="SimSun" w:cs="SimSun"/>
          <w:b/>
          <w:bCs/>
          <w:i/>
          <w:iCs/>
          <w:sz w:val="24"/>
          <w:szCs w:val="24"/>
        </w:rPr>
        <w:t>Developing Local-Content Agricultural Reading Materials for Freshmen</w:t>
      </w:r>
    </w:p>
  </w:comment>
  <w:comment w:id="1" w:author="Anonymous" w:date="2026-05-11T06:25:52Z" w:initials="">
    <w:p w14:paraId="654F93A5">
      <w:pPr>
        <w:pStyle w:val="17"/>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rPr>
          <w:rStyle w:val="18"/>
        </w:rPr>
        <w:t>Condense methodology:</w:t>
      </w:r>
      <w:r>
        <w:t xml:space="preserve"> Instead of listing every evaluation stage and participant count, summarize: </w:t>
      </w:r>
      <w:r>
        <w:rPr>
          <w:rStyle w:val="15"/>
        </w:rPr>
        <w:t>“The materials were validated through expert review and tested with students in one-to-one, small group, and field trials.”</w:t>
      </w:r>
    </w:p>
    <w:p w14:paraId="34A85725">
      <w:pPr>
        <w:pStyle w:val="17"/>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18"/>
        </w:rPr>
        <w:t>Highlight novelty:</w:t>
      </w:r>
      <w:r>
        <w:t xml:space="preserve"> Explicitly state the unique contribution—</w:t>
      </w:r>
      <w:r>
        <w:rPr>
          <w:rStyle w:val="15"/>
        </w:rPr>
        <w:t>“This study is the first to develop ESP reading materials integrating local agricultural content for Indonesian freshmen.”</w:t>
      </w:r>
    </w:p>
    <w:p w14:paraId="4C7C6DF8">
      <w:pPr>
        <w:pStyle w:val="17"/>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18"/>
        </w:rPr>
        <w:t>Streamline results:</w:t>
      </w:r>
      <w:r>
        <w:t xml:space="preserve"> Present only the most </w:t>
      </w:r>
      <w:r>
        <w:rPr>
          <w:lang w:val="en-US"/>
        </w:rPr>
        <w:t>impact</w:t>
      </w:r>
      <w:r>
        <w:rPr>
          <w:rFonts w:hint="default"/>
          <w:lang w:val="en-US"/>
        </w:rPr>
        <w:t>ful</w:t>
      </w:r>
      <w:r>
        <w:t xml:space="preserve"> findings (valid, practical, effective, with high correlation and mastery achievement).</w:t>
      </w:r>
    </w:p>
    <w:p w14:paraId="63F13A40">
      <w:pPr>
        <w:pStyle w:val="17"/>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18"/>
        </w:rPr>
        <w:t>Conclude with significance:</w:t>
      </w:r>
      <w:r>
        <w:t xml:space="preserve"> End with a strong statement about the broader impact on ESP and local-content integration.</w:t>
      </w:r>
    </w:p>
  </w:comment>
  <w:comment w:id="2" w:author="Anonymous" w:date="2026-05-11T06:29:13Z" w:initials="">
    <w:p w14:paraId="3D37C4A1">
      <w:pPr>
        <w:pStyle w:val="14"/>
        <w:rPr>
          <w:rFonts w:hint="default"/>
          <w:lang w:val="en-US"/>
        </w:rPr>
      </w:pPr>
      <w:r>
        <w:rPr>
          <w:rFonts w:hint="default"/>
          <w:lang w:val="en-US"/>
        </w:rPr>
        <w:t xml:space="preserve">Too much emphasis on methodology details. You can rephrase your elaboration: </w:t>
      </w:r>
      <w:r>
        <w:rPr>
          <w:rFonts w:ascii="SimSun" w:hAnsi="SimSun" w:eastAsia="SimSun" w:cs="SimSun"/>
          <w:b/>
          <w:bCs/>
          <w:i/>
          <w:iCs/>
          <w:sz w:val="24"/>
          <w:szCs w:val="24"/>
        </w:rPr>
        <w:t>Following Akker’s (1999) developmental research framework and Tessmer’s (1993) formative evaluation model, the products were validated by experts and tested with students through one-to-one, small group, and field trials</w:t>
      </w:r>
    </w:p>
  </w:comment>
  <w:comment w:id="3" w:author="Anonymous" w:date="2026-05-11T06:41:55Z" w:initials="">
    <w:p w14:paraId="12537397">
      <w:pPr>
        <w:pStyle w:val="17"/>
        <w:keepNext w:val="0"/>
        <w:keepLines w:val="0"/>
        <w:widowControl/>
        <w:numPr>
          <w:ilvl w:val="0"/>
          <w:numId w:val="1"/>
        </w:numPr>
        <w:suppressLineNumbers w:val="0"/>
        <w:ind w:left="420" w:leftChars="0" w:hanging="420" w:firstLineChars="0"/>
      </w:pPr>
      <w:r>
        <w:rPr>
          <w:rFonts w:hint="default"/>
          <w:lang w:val="en-US"/>
        </w:rPr>
        <w:t xml:space="preserve"> </w:t>
      </w:r>
      <w:r>
        <w:t xml:space="preserve">The background is lengthy and sometimes repetitive (e.g., multiple references to poor reading achievement). </w:t>
      </w:r>
    </w:p>
    <w:p w14:paraId="0DCA7CE0">
      <w:pPr>
        <w:pStyle w:val="17"/>
        <w:keepNext w:val="0"/>
        <w:keepLines w:val="0"/>
        <w:widowControl/>
        <w:numPr>
          <w:ilvl w:val="0"/>
          <w:numId w:val="1"/>
        </w:numPr>
        <w:suppressLineNumbers w:val="0"/>
        <w:ind w:left="420" w:leftChars="0" w:right="0" w:rightChars="0" w:hanging="420" w:firstLineChars="0"/>
      </w:pPr>
      <w:r>
        <w:rPr>
          <w:rFonts w:hint="default"/>
          <w:lang w:val="en-US"/>
        </w:rPr>
        <w:t xml:space="preserve"> </w:t>
      </w:r>
      <w:r>
        <w:t>Some citations are dated (1980s–1990s).</w:t>
      </w:r>
    </w:p>
    <w:p w14:paraId="1DBBFC76">
      <w:pPr>
        <w:pStyle w:val="17"/>
        <w:keepNext w:val="0"/>
        <w:keepLines w:val="0"/>
        <w:widowControl/>
        <w:numPr>
          <w:ilvl w:val="0"/>
          <w:numId w:val="1"/>
        </w:numPr>
        <w:suppressLineNumbers w:val="0"/>
        <w:ind w:left="420" w:leftChars="0" w:hanging="420" w:firstLineChars="0"/>
      </w:pPr>
      <w:r>
        <w:rPr>
          <w:rFonts w:hint="default"/>
          <w:lang w:val="en-US"/>
        </w:rPr>
        <w:t xml:space="preserve"> </w:t>
      </w:r>
      <w:r>
        <w:t xml:space="preserve">Streamline by focusing on the most recent and relevant studies. </w:t>
      </w:r>
    </w:p>
    <w:p w14:paraId="49CB0E7F">
      <w:pPr>
        <w:pStyle w:val="17"/>
        <w:keepNext w:val="0"/>
        <w:keepLines w:val="0"/>
        <w:widowControl/>
        <w:numPr>
          <w:ilvl w:val="0"/>
          <w:numId w:val="1"/>
        </w:numPr>
        <w:suppressLineNumbers w:val="0"/>
        <w:ind w:left="420" w:leftChars="0" w:hanging="420" w:firstLineChars="0"/>
      </w:pPr>
      <w:r>
        <w:rPr>
          <w:rFonts w:hint="default"/>
          <w:lang w:val="en-US"/>
        </w:rPr>
        <w:t xml:space="preserve"> </w:t>
      </w:r>
      <w:r>
        <w:t>Highlight the novelty of integrating agricultural local content earlier to strengthen the argument.</w:t>
      </w:r>
      <w:r>
        <w:rPr>
          <w:rFonts w:hint="default"/>
          <w:lang w:val="en-US"/>
        </w:rPr>
        <w:t xml:space="preserve"> </w:t>
      </w:r>
    </w:p>
    <w:p w14:paraId="21743E3A">
      <w:pPr>
        <w:pStyle w:val="17"/>
        <w:keepNext w:val="0"/>
        <w:keepLines w:val="0"/>
        <w:widowControl/>
        <w:numPr>
          <w:ilvl w:val="0"/>
          <w:numId w:val="1"/>
        </w:numPr>
        <w:suppressLineNumbers w:val="0"/>
        <w:ind w:left="420" w:leftChars="0" w:hanging="420" w:firstLineChars="0"/>
      </w:pPr>
      <w:r>
        <w:rPr>
          <w:rFonts w:hint="default"/>
          <w:lang w:val="en-US"/>
        </w:rPr>
        <w:t xml:space="preserve"> T</w:t>
      </w:r>
      <w:r>
        <w:t>he novelty is implied but not explicitly emphasized.</w:t>
      </w:r>
      <w:r>
        <w:rPr>
          <w:rFonts w:hint="default"/>
          <w:lang w:val="en-US"/>
        </w:rPr>
        <w:t xml:space="preserve"> </w:t>
      </w:r>
      <w:r>
        <w:t xml:space="preserve">Explicitly state the research gap in one concise paragraph: </w:t>
      </w:r>
      <w:r>
        <w:rPr>
          <w:rStyle w:val="15"/>
        </w:rPr>
        <w:t>“Previous studies have not developed ESP reading materials that integrate local agricultural content for Indonesian freshmen. This study addresses that gap by…”</w:t>
      </w:r>
      <w:r>
        <w:t xml:space="preserve"> This will sharpen the novelty claim.</w:t>
      </w:r>
    </w:p>
  </w:comment>
  <w:comment w:id="4" w:author="Anonymous" w:date="2026-05-11T06:53:10Z" w:initials="">
    <w:p w14:paraId="4045339C">
      <w:pPr>
        <w:pStyle w:val="17"/>
        <w:keepNext w:val="0"/>
        <w:keepLines w:val="0"/>
        <w:widowControl/>
        <w:suppressLineNumbers w:val="0"/>
      </w:pPr>
      <w:r>
        <w:rPr>
          <w:rFonts w:hint="default"/>
          <w:lang w:val="en-US"/>
        </w:rPr>
        <w:t xml:space="preserve"> </w:t>
      </w:r>
      <w:r>
        <w:t xml:space="preserve">For clarity, the methodology should be elaborated into </w:t>
      </w:r>
      <w:r>
        <w:rPr>
          <w:rStyle w:val="18"/>
        </w:rPr>
        <w:t>organized sub</w:t>
      </w:r>
      <w:r>
        <w:rPr>
          <w:rStyle w:val="18"/>
        </w:rPr>
        <w:noBreakHyphen/>
      </w:r>
      <w:r>
        <w:rPr>
          <w:rStyle w:val="18"/>
        </w:rPr>
        <w:t>sections</w:t>
      </w:r>
      <w:r>
        <w:t xml:space="preserve"> rather than presented as a narrative. It is highly recommended that the authors structure it as follows:</w:t>
      </w:r>
    </w:p>
    <w:p w14:paraId="40A392B2">
      <w:pPr>
        <w:pStyle w:val="17"/>
        <w:keepNext w:val="0"/>
        <w:keepLines w:val="0"/>
        <w:widowControl/>
        <w:numPr>
          <w:ilvl w:val="0"/>
          <w:numId w:val="2"/>
        </w:numPr>
        <w:suppressLineNumbers w:val="0"/>
      </w:pPr>
      <w:r>
        <w:rPr>
          <w:rStyle w:val="18"/>
          <w:rFonts w:hint="default"/>
          <w:lang w:val="en-US"/>
        </w:rPr>
        <w:t xml:space="preserve"> </w:t>
      </w:r>
      <w:r>
        <w:rPr>
          <w:rStyle w:val="18"/>
        </w:rPr>
        <w:t>Research Design and Method</w:t>
      </w:r>
      <w:r>
        <w:t xml:space="preserve"> – explain the developmental research framework (Akker, 1999; Tessmer, 1993) and why it was chosen.</w:t>
      </w:r>
    </w:p>
    <w:p w14:paraId="2F2A8667">
      <w:pPr>
        <w:pStyle w:val="17"/>
        <w:keepNext w:val="0"/>
        <w:keepLines w:val="0"/>
        <w:widowControl/>
        <w:numPr>
          <w:ilvl w:val="0"/>
          <w:numId w:val="2"/>
        </w:numPr>
        <w:suppressLineNumbers w:val="0"/>
        <w:ind w:left="720" w:leftChars="0" w:right="0" w:rightChars="0" w:hanging="360" w:firstLineChars="0"/>
      </w:pPr>
      <w:r>
        <w:rPr>
          <w:rFonts w:hint="default"/>
          <w:b/>
          <w:bCs/>
          <w:lang w:val="en-US"/>
        </w:rPr>
        <w:t xml:space="preserve"> Research Procedures - </w:t>
      </w:r>
      <w:r>
        <w:t xml:space="preserve">To improve clarity, </w:t>
      </w:r>
      <w:r>
        <w:rPr>
          <w:rFonts w:hint="default"/>
          <w:lang w:val="en-US"/>
        </w:rPr>
        <w:t xml:space="preserve">elaborate the step-by-step procedures of the research: </w:t>
      </w:r>
      <w:r>
        <w:rPr>
          <w:rFonts w:hint="default"/>
          <w:b/>
          <w:bCs/>
          <w:lang w:val="en-US"/>
        </w:rPr>
        <w:t>analysis, design, evaluation, and revision</w:t>
      </w:r>
      <w:r>
        <w:rPr>
          <w:rFonts w:hint="default"/>
          <w:lang w:val="en-US"/>
        </w:rPr>
        <w:t xml:space="preserve">. </w:t>
      </w:r>
      <w:r>
        <w:rPr>
          <w:rFonts w:hint="default"/>
          <w:b w:val="0"/>
          <w:bCs w:val="0"/>
          <w:lang w:val="en-US"/>
        </w:rPr>
        <w:t>V</w:t>
      </w:r>
      <w:r>
        <w:rPr>
          <w:rStyle w:val="18"/>
          <w:b w:val="0"/>
          <w:bCs w:val="0"/>
        </w:rPr>
        <w:t>isualize this process with a research procedure cycle diagram</w:t>
      </w:r>
      <w:r>
        <w:t xml:space="preserve"> showing the iterative flow: </w:t>
      </w:r>
      <w:r>
        <w:rPr>
          <w:rStyle w:val="18"/>
        </w:rPr>
        <w:t>Analysis → Design → Evaluation → Revision → (back to Analysis if needed).</w:t>
      </w:r>
    </w:p>
    <w:p w14:paraId="5B47A249">
      <w:pPr>
        <w:pStyle w:val="17"/>
        <w:keepNext w:val="0"/>
        <w:keepLines w:val="0"/>
        <w:widowControl/>
        <w:numPr>
          <w:ilvl w:val="0"/>
          <w:numId w:val="2"/>
        </w:numPr>
        <w:suppressLineNumbers w:val="0"/>
        <w:ind w:left="720" w:leftChars="0" w:right="0" w:rightChars="0" w:hanging="360" w:firstLineChars="0"/>
      </w:pPr>
      <w:r>
        <w:rPr>
          <w:rStyle w:val="18"/>
          <w:rFonts w:hint="default"/>
          <w:lang w:val="en-US"/>
        </w:rPr>
        <w:t xml:space="preserve"> </w:t>
      </w:r>
      <w:r>
        <w:rPr>
          <w:rStyle w:val="18"/>
        </w:rPr>
        <w:t>Research Participants</w:t>
      </w:r>
      <w:r>
        <w:t xml:space="preserve"> – describe the number, selection criteria, and characteristics of experts and student participants at each evaluation stage.</w:t>
      </w:r>
    </w:p>
    <w:p w14:paraId="5F47276C">
      <w:pPr>
        <w:pStyle w:val="17"/>
        <w:keepNext w:val="0"/>
        <w:keepLines w:val="0"/>
        <w:widowControl/>
        <w:numPr>
          <w:ilvl w:val="0"/>
          <w:numId w:val="2"/>
        </w:numPr>
        <w:suppressLineNumbers w:val="0"/>
        <w:ind w:right="0" w:rightChars="0"/>
      </w:pPr>
      <w:r>
        <w:rPr>
          <w:rStyle w:val="18"/>
          <w:rFonts w:hint="default"/>
          <w:lang w:val="en-US"/>
        </w:rPr>
        <w:t xml:space="preserve"> </w:t>
      </w:r>
      <w:r>
        <w:rPr>
          <w:rStyle w:val="18"/>
        </w:rPr>
        <w:t>Instrumentation</w:t>
      </w:r>
      <w:r>
        <w:t xml:space="preserve"> – detail the tools used (questionnaires, GRA, Stark’s IRI, readability measures) and their justification.</w:t>
      </w:r>
    </w:p>
    <w:p w14:paraId="402AE59A">
      <w:pPr>
        <w:pStyle w:val="17"/>
        <w:keepNext w:val="0"/>
        <w:keepLines w:val="0"/>
        <w:widowControl/>
        <w:numPr>
          <w:ilvl w:val="0"/>
          <w:numId w:val="2"/>
        </w:numPr>
        <w:suppressLineNumbers w:val="0"/>
        <w:ind w:right="0" w:rightChars="0"/>
      </w:pPr>
      <w:r>
        <w:rPr>
          <w:rStyle w:val="18"/>
          <w:rFonts w:hint="default"/>
          <w:lang w:val="en-US"/>
        </w:rPr>
        <w:t xml:space="preserve"> </w:t>
      </w:r>
      <w:r>
        <w:rPr>
          <w:rStyle w:val="18"/>
        </w:rPr>
        <w:t>Data Collection Techniques</w:t>
      </w:r>
      <w:r>
        <w:t xml:space="preserve"> – explain how data were gathered (interviews, tests, observations, questionnaires) in each phase.</w:t>
      </w:r>
    </w:p>
    <w:p w14:paraId="77A9667D">
      <w:pPr>
        <w:pStyle w:val="17"/>
        <w:keepNext w:val="0"/>
        <w:keepLines w:val="0"/>
        <w:widowControl/>
        <w:numPr>
          <w:ilvl w:val="0"/>
          <w:numId w:val="2"/>
        </w:numPr>
        <w:suppressLineNumbers w:val="0"/>
        <w:ind w:right="0" w:rightChars="0"/>
        <w:rPr>
          <w:rFonts w:hint="default"/>
          <w:lang w:val="en-US"/>
        </w:rPr>
      </w:pPr>
      <w:r>
        <w:rPr>
          <w:rStyle w:val="18"/>
          <w:rFonts w:hint="default"/>
          <w:lang w:val="en-US"/>
        </w:rPr>
        <w:t xml:space="preserve"> </w:t>
      </w:r>
      <w:r>
        <w:rPr>
          <w:rStyle w:val="18"/>
        </w:rPr>
        <w:t>Data Analysis</w:t>
      </w:r>
      <w:r>
        <w:t xml:space="preserve"> – describe the statistical methods (mean scores, percentages, Pearson correlation) and categorization criteria.</w:t>
      </w:r>
    </w:p>
    <w:p w14:paraId="3D460A03">
      <w:pPr>
        <w:pStyle w:val="17"/>
        <w:keepNext w:val="0"/>
        <w:keepLines w:val="0"/>
        <w:widowControl/>
        <w:numPr>
          <w:numId w:val="0"/>
        </w:numPr>
        <w:suppressLineNumbers w:val="0"/>
        <w:ind w:left="360" w:leftChars="0" w:right="0" w:rightChars="0"/>
      </w:pPr>
    </w:p>
    <w:p w14:paraId="3574EBC4">
      <w:pPr>
        <w:pStyle w:val="14"/>
        <w:numPr>
          <w:ilvl w:val="0"/>
          <w:numId w:val="1"/>
        </w:numPr>
        <w:ind w:left="420" w:leftChars="0" w:hanging="420" w:firstLineChars="0"/>
      </w:pPr>
      <w:r>
        <w:rPr>
          <w:rFonts w:hint="default"/>
          <w:lang w:val="en-US"/>
        </w:rPr>
        <w:t xml:space="preserve"> The citations are mostly outdated.  </w:t>
      </w:r>
    </w:p>
    <w:p w14:paraId="56B97275">
      <w:pPr>
        <w:pStyle w:val="14"/>
        <w:numPr>
          <w:ilvl w:val="0"/>
          <w:numId w:val="1"/>
        </w:numPr>
        <w:ind w:left="420" w:leftChars="0" w:hanging="420" w:firstLineChars="0"/>
      </w:pPr>
      <w:r>
        <w:rPr>
          <w:rFonts w:hint="default"/>
          <w:lang w:val="en-US"/>
        </w:rPr>
        <w:t xml:space="preserve"> </w:t>
      </w:r>
      <w:r>
        <w:t xml:space="preserve">Some descriptions are overly detailed (e.g., listing every evaluation stage twice). </w:t>
      </w:r>
      <w:r>
        <w:rPr>
          <w:rFonts w:hint="default"/>
          <w:lang w:val="en-US"/>
        </w:rPr>
        <w:t>C</w:t>
      </w:r>
      <w:r>
        <w:t>ondense repetitive explanations.</w:t>
      </w:r>
    </w:p>
    <w:p w14:paraId="3F382728">
      <w:pPr>
        <w:pStyle w:val="14"/>
        <w:numPr>
          <w:ilvl w:val="0"/>
          <w:numId w:val="1"/>
        </w:numPr>
        <w:ind w:left="420" w:leftChars="0" w:hanging="420" w:firstLineChars="0"/>
        <w:rPr>
          <w:rFonts w:hint="default"/>
          <w:lang w:val="en-US"/>
        </w:rPr>
      </w:pPr>
      <w:r>
        <w:rPr>
          <w:rFonts w:hint="default"/>
          <w:lang w:val="en-US"/>
        </w:rPr>
        <w:t xml:space="preserve"> </w:t>
      </w:r>
      <w:r>
        <w:t>The readability tool (Flesch-Kincaid) is mentioned but not critically discussed.</w:t>
      </w:r>
      <w:r>
        <w:rPr>
          <w:rFonts w:hint="default"/>
          <w:lang w:val="en-US"/>
        </w:rPr>
        <w:t xml:space="preserve"> </w:t>
      </w:r>
      <w:r>
        <w:t>Add justification for choosing Flesch-Kincaid and Stark’s IRI to strengthen methodological rigor.</w:t>
      </w:r>
    </w:p>
  </w:comment>
  <w:comment w:id="5" w:author="Anonymous" w:date="2026-05-11T07:24:42Z" w:initials="">
    <w:p w14:paraId="27D0FD59">
      <w:pPr>
        <w:pStyle w:val="14"/>
      </w:pPr>
      <w:r>
        <w:rPr>
          <w:rFonts w:ascii="SimSun" w:hAnsi="SimSun" w:eastAsia="SimSun" w:cs="SimSun"/>
          <w:sz w:val="24"/>
          <w:szCs w:val="24"/>
        </w:rPr>
        <w:t>Add more analytical commentary linking findings to the research gap. For example, explain how local agricultural texts directly address students’ motivation and comprehension issues.</w:t>
      </w:r>
    </w:p>
  </w:comment>
  <w:comment w:id="6" w:author="Anonymous" w:date="2026-05-11T07:29:20Z" w:initials="">
    <w:p w14:paraId="4E0E7249">
      <w:pPr>
        <w:pStyle w:val="17"/>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Discussion sometimes overlaps with findings, making it less distinct. Limited engagement with broader literature on ESP material development.</w:t>
      </w:r>
    </w:p>
    <w:p w14:paraId="1A783015">
      <w:pPr>
        <w:pStyle w:val="17"/>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Strengthen the discussion by comparing results with similar studies in ESP or local-content integration. Highlight how this study contributes to both theory (ESP, EIL) and practice (curriculum design).</w:t>
      </w:r>
    </w:p>
  </w:comment>
  <w:comment w:id="7" w:author="Anonymous" w:date="2026-05-11T07:28:40Z" w:initials="">
    <w:p w14:paraId="112FF617">
      <w:pPr>
        <w:pStyle w:val="17"/>
        <w:keepNext w:val="0"/>
        <w:keepLines w:val="0"/>
        <w:widowControl/>
        <w:suppressLineNumbers w:val="0"/>
      </w:pPr>
      <w:r>
        <w:rPr>
          <w:rFonts w:ascii="SimSun" w:hAnsi="SimSun" w:eastAsia="SimSun" w:cs="SimSun"/>
          <w:sz w:val="24"/>
          <w:szCs w:val="24"/>
        </w:rPr>
        <w:t xml:space="preserve">To improve clarity and avoid overlap, the </w:t>
      </w:r>
      <w:r>
        <w:rPr>
          <w:rStyle w:val="18"/>
          <w:rFonts w:ascii="SimSun" w:hAnsi="SimSun" w:eastAsia="SimSun" w:cs="SimSun"/>
          <w:sz w:val="24"/>
          <w:szCs w:val="24"/>
        </w:rPr>
        <w:t>Findings and Discussion</w:t>
      </w:r>
      <w:r>
        <w:rPr>
          <w:rFonts w:ascii="SimSun" w:hAnsi="SimSun" w:eastAsia="SimSun" w:cs="SimSun"/>
          <w:sz w:val="24"/>
          <w:szCs w:val="24"/>
        </w:rPr>
        <w:t xml:space="preserve"> should be separated into distinct subsections.</w:t>
      </w:r>
      <w:r>
        <w:rPr>
          <w:rFonts w:hint="default" w:ascii="SimSun" w:hAnsi="SimSun" w:eastAsia="SimSun" w:cs="SimSun"/>
          <w:sz w:val="24"/>
          <w:szCs w:val="24"/>
          <w:lang w:val="en-US"/>
        </w:rPr>
        <w:t>Please structure the findings and discussion sections as follows:</w:t>
      </w:r>
      <w:r>
        <w:rPr>
          <w:rFonts w:ascii="SimSun" w:hAnsi="SimSun" w:eastAsia="SimSun" w:cs="SimSun"/>
          <w:sz w:val="24"/>
          <w:szCs w:val="24"/>
        </w:rPr>
        <w:br w:type="textWrapping"/>
      </w:r>
      <w:r>
        <w:rPr>
          <w:rFonts w:hint="default" w:ascii="SimSun" w:hAnsi="SimSun" w:eastAsia="SimSun" w:cs="SimSun"/>
          <w:sz w:val="24"/>
          <w:szCs w:val="24"/>
          <w:lang w:val="en-US"/>
        </w:rPr>
        <w:t>F</w:t>
      </w:r>
      <w:r>
        <w:rPr>
          <w:rStyle w:val="18"/>
        </w:rPr>
        <w:t>indings</w:t>
      </w:r>
    </w:p>
    <w:p w14:paraId="6B9A2A73">
      <w:pPr>
        <w:pStyle w:val="17"/>
        <w:keepNext w:val="0"/>
        <w:keepLines w:val="0"/>
        <w:widowControl/>
        <w:numPr>
          <w:ilvl w:val="0"/>
          <w:numId w:val="3"/>
        </w:numPr>
        <w:suppressLineNumbers w:val="0"/>
      </w:pPr>
      <w:r>
        <w:rPr>
          <w:rStyle w:val="18"/>
          <w:rFonts w:hint="default"/>
          <w:lang w:val="en-US"/>
        </w:rPr>
        <w:t xml:space="preserve"> </w:t>
      </w:r>
      <w:r>
        <w:rPr>
          <w:rStyle w:val="18"/>
        </w:rPr>
        <w:t>Instructional Analysis</w:t>
      </w:r>
      <w:r>
        <w:t xml:space="preserve"> – syllabus, textbook, and readability mismatch.</w:t>
      </w:r>
    </w:p>
    <w:p w14:paraId="74FEF55C">
      <w:pPr>
        <w:pStyle w:val="17"/>
        <w:keepNext w:val="0"/>
        <w:keepLines w:val="0"/>
        <w:widowControl/>
        <w:numPr>
          <w:ilvl w:val="0"/>
          <w:numId w:val="3"/>
        </w:numPr>
        <w:suppressLineNumbers w:val="0"/>
        <w:ind w:right="0" w:rightChars="0"/>
      </w:pPr>
      <w:r>
        <w:rPr>
          <w:rStyle w:val="18"/>
          <w:rFonts w:hint="default"/>
          <w:lang w:val="en-US"/>
        </w:rPr>
        <w:t xml:space="preserve"> </w:t>
      </w:r>
      <w:r>
        <w:rPr>
          <w:rStyle w:val="18"/>
        </w:rPr>
        <w:t>Environmental Analysis</w:t>
      </w:r>
      <w:r>
        <w:t xml:space="preserve"> – classroom conditions, institutional context.</w:t>
      </w:r>
    </w:p>
    <w:p w14:paraId="663AE666">
      <w:pPr>
        <w:pStyle w:val="17"/>
        <w:keepNext w:val="0"/>
        <w:keepLines w:val="0"/>
        <w:widowControl/>
        <w:numPr>
          <w:ilvl w:val="0"/>
          <w:numId w:val="3"/>
        </w:numPr>
        <w:suppressLineNumbers w:val="0"/>
        <w:ind w:right="0" w:rightChars="0"/>
      </w:pPr>
      <w:r>
        <w:rPr>
          <w:rStyle w:val="18"/>
          <w:rFonts w:hint="default"/>
          <w:lang w:val="en-US"/>
        </w:rPr>
        <w:t xml:space="preserve"> </w:t>
      </w:r>
      <w:r>
        <w:rPr>
          <w:rStyle w:val="18"/>
        </w:rPr>
        <w:t>Students’ Needs Analysis</w:t>
      </w:r>
      <w:r>
        <w:t xml:space="preserve"> – achievement, obstacles, perceptions, expectations.</w:t>
      </w:r>
    </w:p>
    <w:p w14:paraId="55DAF901">
      <w:pPr>
        <w:pStyle w:val="17"/>
        <w:keepNext w:val="0"/>
        <w:keepLines w:val="0"/>
        <w:widowControl/>
        <w:numPr>
          <w:ilvl w:val="0"/>
          <w:numId w:val="3"/>
        </w:numPr>
        <w:suppressLineNumbers w:val="0"/>
        <w:ind w:right="0" w:rightChars="0"/>
      </w:pPr>
      <w:r>
        <w:rPr>
          <w:rStyle w:val="18"/>
          <w:rFonts w:hint="default"/>
          <w:lang w:val="en-US"/>
        </w:rPr>
        <w:t xml:space="preserve"> </w:t>
      </w:r>
      <w:r>
        <w:rPr>
          <w:rStyle w:val="18"/>
        </w:rPr>
        <w:t>Students’ Reading Level Analysis</w:t>
      </w:r>
      <w:r>
        <w:t xml:space="preserve"> – results of Stark’s IRI.</w:t>
      </w:r>
    </w:p>
    <w:p w14:paraId="25CE5A20">
      <w:pPr>
        <w:pStyle w:val="17"/>
        <w:keepNext w:val="0"/>
        <w:keepLines w:val="0"/>
        <w:widowControl/>
        <w:numPr>
          <w:ilvl w:val="0"/>
          <w:numId w:val="3"/>
        </w:numPr>
        <w:suppressLineNumbers w:val="0"/>
        <w:ind w:right="0" w:rightChars="0"/>
      </w:pPr>
      <w:r>
        <w:rPr>
          <w:rStyle w:val="18"/>
          <w:rFonts w:hint="default"/>
          <w:lang w:val="en-US"/>
        </w:rPr>
        <w:t xml:space="preserve"> </w:t>
      </w:r>
      <w:r>
        <w:rPr>
          <w:rStyle w:val="18"/>
        </w:rPr>
        <w:t>Design Phase Results</w:t>
      </w:r>
      <w:r>
        <w:t xml:space="preserve"> – development of texts and GRA.</w:t>
      </w:r>
    </w:p>
    <w:p w14:paraId="14660E3C">
      <w:pPr>
        <w:pStyle w:val="17"/>
        <w:keepNext w:val="0"/>
        <w:keepLines w:val="0"/>
        <w:widowControl/>
        <w:numPr>
          <w:ilvl w:val="0"/>
          <w:numId w:val="3"/>
        </w:numPr>
        <w:suppressLineNumbers w:val="0"/>
        <w:ind w:right="0" w:rightChars="0"/>
      </w:pPr>
      <w:r>
        <w:rPr>
          <w:rStyle w:val="18"/>
          <w:rFonts w:hint="default"/>
          <w:lang w:val="en-US"/>
        </w:rPr>
        <w:t xml:space="preserve"> </w:t>
      </w:r>
      <w:r>
        <w:rPr>
          <w:rStyle w:val="18"/>
        </w:rPr>
        <w:t>Evaluation Results</w:t>
      </w:r>
      <w:r>
        <w:t xml:space="preserve"> – self</w:t>
      </w:r>
      <w:r>
        <w:noBreakHyphen/>
      </w:r>
      <w:r>
        <w:t>evaluation, expert review, one</w:t>
      </w:r>
      <w:r>
        <w:noBreakHyphen/>
      </w:r>
      <w:r>
        <w:t>to</w:t>
      </w:r>
      <w:r>
        <w:noBreakHyphen/>
      </w:r>
      <w:r>
        <w:t>one, small group, field test outcomes.</w:t>
      </w:r>
    </w:p>
    <w:p w14:paraId="24417460">
      <w:pPr>
        <w:keepNext w:val="0"/>
        <w:keepLines w:val="0"/>
        <w:widowControl/>
        <w:numPr>
          <w:numId w:val="0"/>
        </w:numPr>
        <w:suppressLineNumbers w:val="0"/>
        <w:spacing w:before="0" w:beforeAutospacing="1" w:after="0" w:afterAutospacing="1"/>
      </w:pPr>
    </w:p>
    <w:p w14:paraId="61B79DCD">
      <w:pPr>
        <w:pStyle w:val="17"/>
        <w:keepNext w:val="0"/>
        <w:keepLines w:val="0"/>
        <w:widowControl/>
        <w:suppressLineNumbers w:val="0"/>
      </w:pPr>
      <w:r>
        <w:rPr>
          <w:rStyle w:val="18"/>
        </w:rPr>
        <w:t>Discussion</w:t>
      </w:r>
    </w:p>
    <w:p w14:paraId="022E80F1">
      <w:pPr>
        <w:pStyle w:val="17"/>
        <w:keepNext w:val="0"/>
        <w:keepLines w:val="0"/>
        <w:widowControl/>
        <w:numPr>
          <w:ilvl w:val="0"/>
          <w:numId w:val="4"/>
        </w:numPr>
        <w:suppressLineNumbers w:val="0"/>
      </w:pPr>
      <w:r>
        <w:rPr>
          <w:rStyle w:val="18"/>
          <w:rFonts w:hint="default"/>
          <w:lang w:val="en-US"/>
        </w:rPr>
        <w:t xml:space="preserve"> </w:t>
      </w:r>
      <w:r>
        <w:rPr>
          <w:rStyle w:val="18"/>
        </w:rPr>
        <w:t>Interpretation of Findings</w:t>
      </w:r>
      <w:r>
        <w:t xml:space="preserve"> – link results to ESP theory, authenticity, and local content integration.</w:t>
      </w:r>
    </w:p>
    <w:p w14:paraId="2E23DD8D">
      <w:pPr>
        <w:pStyle w:val="17"/>
        <w:keepNext w:val="0"/>
        <w:keepLines w:val="0"/>
        <w:widowControl/>
        <w:numPr>
          <w:ilvl w:val="0"/>
          <w:numId w:val="4"/>
        </w:numPr>
        <w:suppressLineNumbers w:val="0"/>
        <w:ind w:right="0" w:rightChars="0"/>
      </w:pPr>
      <w:r>
        <w:rPr>
          <w:rStyle w:val="18"/>
          <w:rFonts w:hint="default"/>
          <w:lang w:val="en-US"/>
        </w:rPr>
        <w:t xml:space="preserve"> </w:t>
      </w:r>
      <w:r>
        <w:rPr>
          <w:rStyle w:val="18"/>
        </w:rPr>
        <w:t>Comparison with Previous Studies</w:t>
      </w:r>
      <w:r>
        <w:t xml:space="preserve"> – highlight similarities/differences with earlier research.</w:t>
      </w:r>
    </w:p>
    <w:p w14:paraId="7F34200C">
      <w:pPr>
        <w:pStyle w:val="17"/>
        <w:keepNext w:val="0"/>
        <w:keepLines w:val="0"/>
        <w:widowControl/>
        <w:numPr>
          <w:ilvl w:val="0"/>
          <w:numId w:val="4"/>
        </w:numPr>
        <w:suppressLineNumbers w:val="0"/>
        <w:ind w:right="0" w:rightChars="0"/>
      </w:pPr>
      <w:r>
        <w:rPr>
          <w:rStyle w:val="18"/>
          <w:rFonts w:hint="default"/>
          <w:lang w:val="en-US"/>
        </w:rPr>
        <w:t xml:space="preserve"> </w:t>
      </w:r>
      <w:r>
        <w:rPr>
          <w:rStyle w:val="18"/>
        </w:rPr>
        <w:t>Implications for Practice</w:t>
      </w:r>
      <w:r>
        <w:t xml:space="preserve"> – how materials can improve ESP teaching at STIPER Belitang.</w:t>
      </w:r>
    </w:p>
    <w:p w14:paraId="20C87AB4">
      <w:pPr>
        <w:pStyle w:val="17"/>
        <w:keepNext w:val="0"/>
        <w:keepLines w:val="0"/>
        <w:widowControl/>
        <w:numPr>
          <w:ilvl w:val="0"/>
          <w:numId w:val="4"/>
        </w:numPr>
        <w:suppressLineNumbers w:val="0"/>
        <w:ind w:right="0" w:rightChars="0"/>
        <w:rPr>
          <w:rFonts w:hint="default"/>
          <w:lang w:val="en-US"/>
        </w:rPr>
      </w:pPr>
      <w:r>
        <w:rPr>
          <w:rStyle w:val="18"/>
          <w:rFonts w:hint="default"/>
          <w:lang w:val="en-US"/>
        </w:rPr>
        <w:t xml:space="preserve"> </w:t>
      </w:r>
      <w:r>
        <w:rPr>
          <w:rStyle w:val="18"/>
        </w:rPr>
        <w:t>Limitations and Future Directions</w:t>
      </w:r>
      <w:r>
        <w:t xml:space="preserve"> – challenges faced and recommendations for further research.</w:t>
      </w:r>
    </w:p>
  </w:comment>
  <w:comment w:id="8" w:author="Anonymous" w:date="2026-05-11T07:26:54Z" w:initials="">
    <w:p w14:paraId="77CD6929">
      <w:pPr>
        <w:pStyle w:val="17"/>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Some references are outdated (1980s–1990s). APA formatting inconsistencies (e.g., missing italics, inconsistent capitalization).</w:t>
      </w:r>
    </w:p>
    <w:p w14:paraId="23CF3DAC">
      <w:pPr>
        <w:pStyle w:val="17"/>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Update with more recent studies (post-2010) on ESP, local content integration, and reading comprehension. Ensure APA 7th edition consistency (italics for book titles, proper capitalization, DOI inclusion where available).</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024642A" w15:done="0"/>
  <w15:commentEx w15:paraId="63F13A40" w15:done="0"/>
  <w15:commentEx w15:paraId="3D37C4A1" w15:done="0"/>
  <w15:commentEx w15:paraId="21743E3A" w15:done="0"/>
  <w15:commentEx w15:paraId="3F382728" w15:done="0"/>
  <w15:commentEx w15:paraId="27D0FD59" w15:done="0"/>
  <w15:commentEx w15:paraId="1A783015" w15:done="0"/>
  <w15:commentEx w15:paraId="20C87AB4" w15:done="0"/>
  <w15:commentEx w15:paraId="23CF3DAC"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DengXian Light">
    <w:panose1 w:val="02010600030101010101"/>
    <w:charset w:val="86"/>
    <w:family w:val="auto"/>
    <w:pitch w:val="default"/>
    <w:sig w:usb0="A00002BF" w:usb1="38CF7CFA" w:usb2="00000016" w:usb3="00000000" w:csb0="0004000F" w:csb1="00000000"/>
  </w:font>
  <w:font w:name="Arial MT">
    <w:altName w:val="Arial"/>
    <w:panose1 w:val="00000000000000000000"/>
    <w:charset w:val="01"/>
    <w:family w:val="swiss"/>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FCF30A"/>
    <w:multiLevelType w:val="multilevel"/>
    <w:tmpl w:val="92FCF30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
    <w:nsid w:val="D4D79513"/>
    <w:multiLevelType w:val="multilevel"/>
    <w:tmpl w:val="D4D7951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
    <w:nsid w:val="11F34A6D"/>
    <w:multiLevelType w:val="multilevel"/>
    <w:tmpl w:val="11F34A6D"/>
    <w:lvl w:ilvl="0" w:tentative="0">
      <w:start w:val="1"/>
      <w:numFmt w:val="lowerLetter"/>
      <w:lvlText w:val="(%1)"/>
      <w:lvlJc w:val="left"/>
      <w:pPr>
        <w:ind w:left="567" w:hanging="360"/>
      </w:pPr>
      <w:rPr>
        <w:rFonts w:hint="default" w:ascii="Arial MT" w:hAnsi="Arial MT" w:eastAsia="Arial MT" w:cs="Arial MT"/>
        <w:b w:val="0"/>
        <w:bCs w:val="0"/>
        <w:i w:val="0"/>
        <w:iCs w:val="0"/>
        <w:spacing w:val="0"/>
        <w:w w:val="100"/>
        <w:sz w:val="22"/>
        <w:szCs w:val="22"/>
        <w:lang w:val="en-US" w:eastAsia="en-US" w:bidi="ar-SA"/>
      </w:rPr>
    </w:lvl>
    <w:lvl w:ilvl="1" w:tentative="0">
      <w:start w:val="0"/>
      <w:numFmt w:val="bullet"/>
      <w:lvlText w:val="•"/>
      <w:lvlJc w:val="left"/>
      <w:pPr>
        <w:ind w:left="800" w:hanging="360"/>
      </w:pPr>
      <w:rPr>
        <w:rFonts w:hint="default"/>
        <w:lang w:val="en-US" w:eastAsia="en-US" w:bidi="ar-SA"/>
      </w:rPr>
    </w:lvl>
    <w:lvl w:ilvl="2" w:tentative="0">
      <w:start w:val="0"/>
      <w:numFmt w:val="bullet"/>
      <w:lvlText w:val="•"/>
      <w:lvlJc w:val="left"/>
      <w:pPr>
        <w:ind w:left="1041" w:hanging="360"/>
      </w:pPr>
      <w:rPr>
        <w:rFonts w:hint="default"/>
        <w:lang w:val="en-US" w:eastAsia="en-US" w:bidi="ar-SA"/>
      </w:rPr>
    </w:lvl>
    <w:lvl w:ilvl="3" w:tentative="0">
      <w:start w:val="0"/>
      <w:numFmt w:val="bullet"/>
      <w:lvlText w:val="•"/>
      <w:lvlJc w:val="left"/>
      <w:pPr>
        <w:ind w:left="1282" w:hanging="360"/>
      </w:pPr>
      <w:rPr>
        <w:rFonts w:hint="default"/>
        <w:lang w:val="en-US" w:eastAsia="en-US" w:bidi="ar-SA"/>
      </w:rPr>
    </w:lvl>
    <w:lvl w:ilvl="4" w:tentative="0">
      <w:start w:val="0"/>
      <w:numFmt w:val="bullet"/>
      <w:lvlText w:val="•"/>
      <w:lvlJc w:val="left"/>
      <w:pPr>
        <w:ind w:left="1523" w:hanging="360"/>
      </w:pPr>
      <w:rPr>
        <w:rFonts w:hint="default"/>
        <w:lang w:val="en-US" w:eastAsia="en-US" w:bidi="ar-SA"/>
      </w:rPr>
    </w:lvl>
    <w:lvl w:ilvl="5" w:tentative="0">
      <w:start w:val="0"/>
      <w:numFmt w:val="bullet"/>
      <w:lvlText w:val="•"/>
      <w:lvlJc w:val="left"/>
      <w:pPr>
        <w:ind w:left="1764" w:hanging="360"/>
      </w:pPr>
      <w:rPr>
        <w:rFonts w:hint="default"/>
        <w:lang w:val="en-US" w:eastAsia="en-US" w:bidi="ar-SA"/>
      </w:rPr>
    </w:lvl>
    <w:lvl w:ilvl="6" w:tentative="0">
      <w:start w:val="0"/>
      <w:numFmt w:val="bullet"/>
      <w:lvlText w:val="•"/>
      <w:lvlJc w:val="left"/>
      <w:pPr>
        <w:ind w:left="2005" w:hanging="360"/>
      </w:pPr>
      <w:rPr>
        <w:rFonts w:hint="default"/>
        <w:lang w:val="en-US" w:eastAsia="en-US" w:bidi="ar-SA"/>
      </w:rPr>
    </w:lvl>
    <w:lvl w:ilvl="7" w:tentative="0">
      <w:start w:val="0"/>
      <w:numFmt w:val="bullet"/>
      <w:lvlText w:val="•"/>
      <w:lvlJc w:val="left"/>
      <w:pPr>
        <w:ind w:left="2246" w:hanging="360"/>
      </w:pPr>
      <w:rPr>
        <w:rFonts w:hint="default"/>
        <w:lang w:val="en-US" w:eastAsia="en-US" w:bidi="ar-SA"/>
      </w:rPr>
    </w:lvl>
    <w:lvl w:ilvl="8" w:tentative="0">
      <w:start w:val="0"/>
      <w:numFmt w:val="bullet"/>
      <w:lvlText w:val="•"/>
      <w:lvlJc w:val="left"/>
      <w:pPr>
        <w:ind w:left="2487" w:hanging="360"/>
      </w:pPr>
      <w:rPr>
        <w:rFonts w:hint="default"/>
        <w:lang w:val="en-US" w:eastAsia="en-US" w:bidi="ar-SA"/>
      </w:rPr>
    </w:lvl>
  </w:abstractNum>
  <w:abstractNum w:abstractNumId="3">
    <w:nsid w:val="12E22498"/>
    <w:multiLevelType w:val="multilevel"/>
    <w:tmpl w:val="12E22498"/>
    <w:lvl w:ilvl="0" w:tentative="0">
      <w:start w:val="1"/>
      <w:numFmt w:val="decimal"/>
      <w:lvlText w:val="%1)"/>
      <w:lvlJc w:val="left"/>
      <w:pPr>
        <w:ind w:left="722" w:hanging="360"/>
      </w:pPr>
      <w:rPr>
        <w:rFonts w:ascii="Times New Roman" w:hAnsi="Times New Roman" w:cs="Times New Roman" w:eastAsiaTheme="minorHAnsi"/>
        <w:b w:val="0"/>
        <w:bCs w:val="0"/>
        <w:i w:val="0"/>
        <w:iCs w:val="0"/>
        <w:spacing w:val="-1"/>
        <w:w w:val="100"/>
        <w:sz w:val="24"/>
        <w:szCs w:val="24"/>
        <w:lang w:val="en-US" w:eastAsia="en-US" w:bidi="ar-SA"/>
      </w:rPr>
    </w:lvl>
    <w:lvl w:ilvl="1" w:tentative="0">
      <w:start w:val="0"/>
      <w:numFmt w:val="bullet"/>
      <w:lvlText w:val="•"/>
      <w:lvlJc w:val="left"/>
      <w:pPr>
        <w:ind w:left="1526" w:hanging="360"/>
      </w:pPr>
      <w:rPr>
        <w:rFonts w:hint="default"/>
        <w:lang w:val="en-US" w:eastAsia="en-US" w:bidi="ar-SA"/>
      </w:rPr>
    </w:lvl>
    <w:lvl w:ilvl="2" w:tentative="0">
      <w:start w:val="0"/>
      <w:numFmt w:val="bullet"/>
      <w:lvlText w:val="•"/>
      <w:lvlJc w:val="left"/>
      <w:pPr>
        <w:ind w:left="2333" w:hanging="360"/>
      </w:pPr>
      <w:rPr>
        <w:rFonts w:hint="default"/>
        <w:lang w:val="en-US" w:eastAsia="en-US" w:bidi="ar-SA"/>
      </w:rPr>
    </w:lvl>
    <w:lvl w:ilvl="3" w:tentative="0">
      <w:start w:val="0"/>
      <w:numFmt w:val="bullet"/>
      <w:lvlText w:val="•"/>
      <w:lvlJc w:val="left"/>
      <w:pPr>
        <w:ind w:left="3140" w:hanging="360"/>
      </w:pPr>
      <w:rPr>
        <w:rFonts w:hint="default"/>
        <w:lang w:val="en-US" w:eastAsia="en-US" w:bidi="ar-SA"/>
      </w:rPr>
    </w:lvl>
    <w:lvl w:ilvl="4" w:tentative="0">
      <w:start w:val="0"/>
      <w:numFmt w:val="bullet"/>
      <w:lvlText w:val="•"/>
      <w:lvlJc w:val="left"/>
      <w:pPr>
        <w:ind w:left="3947" w:hanging="360"/>
      </w:pPr>
      <w:rPr>
        <w:rFonts w:hint="default"/>
        <w:lang w:val="en-US" w:eastAsia="en-US" w:bidi="ar-SA"/>
      </w:rPr>
    </w:lvl>
    <w:lvl w:ilvl="5" w:tentative="0">
      <w:start w:val="0"/>
      <w:numFmt w:val="bullet"/>
      <w:lvlText w:val="•"/>
      <w:lvlJc w:val="left"/>
      <w:pPr>
        <w:ind w:left="4754" w:hanging="360"/>
      </w:pPr>
      <w:rPr>
        <w:rFonts w:hint="default"/>
        <w:lang w:val="en-US" w:eastAsia="en-US" w:bidi="ar-SA"/>
      </w:rPr>
    </w:lvl>
    <w:lvl w:ilvl="6" w:tentative="0">
      <w:start w:val="0"/>
      <w:numFmt w:val="bullet"/>
      <w:lvlText w:val="•"/>
      <w:lvlJc w:val="left"/>
      <w:pPr>
        <w:ind w:left="5561" w:hanging="360"/>
      </w:pPr>
      <w:rPr>
        <w:rFonts w:hint="default"/>
        <w:lang w:val="en-US" w:eastAsia="en-US" w:bidi="ar-SA"/>
      </w:rPr>
    </w:lvl>
    <w:lvl w:ilvl="7" w:tentative="0">
      <w:start w:val="0"/>
      <w:numFmt w:val="bullet"/>
      <w:lvlText w:val="•"/>
      <w:lvlJc w:val="left"/>
      <w:pPr>
        <w:ind w:left="6368" w:hanging="360"/>
      </w:pPr>
      <w:rPr>
        <w:rFonts w:hint="default"/>
        <w:lang w:val="en-US" w:eastAsia="en-US" w:bidi="ar-SA"/>
      </w:rPr>
    </w:lvl>
    <w:lvl w:ilvl="8" w:tentative="0">
      <w:start w:val="0"/>
      <w:numFmt w:val="bullet"/>
      <w:lvlText w:val="•"/>
      <w:lvlJc w:val="left"/>
      <w:pPr>
        <w:ind w:left="7175" w:hanging="360"/>
      </w:pPr>
      <w:rPr>
        <w:rFonts w:hint="default"/>
        <w:lang w:val="en-US" w:eastAsia="en-US" w:bidi="ar-SA"/>
      </w:rPr>
    </w:lvl>
  </w:abstractNum>
  <w:abstractNum w:abstractNumId="4">
    <w:nsid w:val="231ECB04"/>
    <w:multiLevelType w:val="singleLevel"/>
    <w:tmpl w:val="231ECB0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3F1B3C4C"/>
    <w:multiLevelType w:val="multilevel"/>
    <w:tmpl w:val="3F1B3C4C"/>
    <w:lvl w:ilvl="0" w:tentative="0">
      <w:start w:val="1"/>
      <w:numFmt w:val="lowerLetter"/>
      <w:lvlText w:val="(%1)"/>
      <w:lvlJc w:val="left"/>
      <w:pPr>
        <w:ind w:left="425" w:hanging="317"/>
      </w:pPr>
      <w:rPr>
        <w:rFonts w:hint="default" w:ascii="Arial MT" w:hAnsi="Arial MT" w:eastAsia="Arial MT" w:cs="Arial MT"/>
        <w:b w:val="0"/>
        <w:bCs w:val="0"/>
        <w:i w:val="0"/>
        <w:iCs w:val="0"/>
        <w:spacing w:val="0"/>
        <w:w w:val="100"/>
        <w:sz w:val="22"/>
        <w:szCs w:val="22"/>
        <w:lang w:val="en-US" w:eastAsia="en-US" w:bidi="ar-SA"/>
      </w:rPr>
    </w:lvl>
    <w:lvl w:ilvl="1" w:tentative="0">
      <w:start w:val="0"/>
      <w:numFmt w:val="bullet"/>
      <w:lvlText w:val="•"/>
      <w:lvlJc w:val="left"/>
      <w:pPr>
        <w:ind w:left="674" w:hanging="317"/>
      </w:pPr>
      <w:rPr>
        <w:rFonts w:hint="default"/>
        <w:lang w:val="en-US" w:eastAsia="en-US" w:bidi="ar-SA"/>
      </w:rPr>
    </w:lvl>
    <w:lvl w:ilvl="2" w:tentative="0">
      <w:start w:val="0"/>
      <w:numFmt w:val="bullet"/>
      <w:lvlText w:val="•"/>
      <w:lvlJc w:val="left"/>
      <w:pPr>
        <w:ind w:left="929" w:hanging="317"/>
      </w:pPr>
      <w:rPr>
        <w:rFonts w:hint="default"/>
        <w:lang w:val="en-US" w:eastAsia="en-US" w:bidi="ar-SA"/>
      </w:rPr>
    </w:lvl>
    <w:lvl w:ilvl="3" w:tentative="0">
      <w:start w:val="0"/>
      <w:numFmt w:val="bullet"/>
      <w:lvlText w:val="•"/>
      <w:lvlJc w:val="left"/>
      <w:pPr>
        <w:ind w:left="1183" w:hanging="317"/>
      </w:pPr>
      <w:rPr>
        <w:rFonts w:hint="default"/>
        <w:lang w:val="en-US" w:eastAsia="en-US" w:bidi="ar-SA"/>
      </w:rPr>
    </w:lvl>
    <w:lvl w:ilvl="4" w:tentative="0">
      <w:start w:val="0"/>
      <w:numFmt w:val="bullet"/>
      <w:lvlText w:val="•"/>
      <w:lvlJc w:val="left"/>
      <w:pPr>
        <w:ind w:left="1438" w:hanging="317"/>
      </w:pPr>
      <w:rPr>
        <w:rFonts w:hint="default"/>
        <w:lang w:val="en-US" w:eastAsia="en-US" w:bidi="ar-SA"/>
      </w:rPr>
    </w:lvl>
    <w:lvl w:ilvl="5" w:tentative="0">
      <w:start w:val="0"/>
      <w:numFmt w:val="bullet"/>
      <w:lvlText w:val="•"/>
      <w:lvlJc w:val="left"/>
      <w:pPr>
        <w:ind w:left="1693" w:hanging="317"/>
      </w:pPr>
      <w:rPr>
        <w:rFonts w:hint="default"/>
        <w:lang w:val="en-US" w:eastAsia="en-US" w:bidi="ar-SA"/>
      </w:rPr>
    </w:lvl>
    <w:lvl w:ilvl="6" w:tentative="0">
      <w:start w:val="0"/>
      <w:numFmt w:val="bullet"/>
      <w:lvlText w:val="•"/>
      <w:lvlJc w:val="left"/>
      <w:pPr>
        <w:ind w:left="1947" w:hanging="317"/>
      </w:pPr>
      <w:rPr>
        <w:rFonts w:hint="default"/>
        <w:lang w:val="en-US" w:eastAsia="en-US" w:bidi="ar-SA"/>
      </w:rPr>
    </w:lvl>
    <w:lvl w:ilvl="7" w:tentative="0">
      <w:start w:val="0"/>
      <w:numFmt w:val="bullet"/>
      <w:lvlText w:val="•"/>
      <w:lvlJc w:val="left"/>
      <w:pPr>
        <w:ind w:left="2202" w:hanging="317"/>
      </w:pPr>
      <w:rPr>
        <w:rFonts w:hint="default"/>
        <w:lang w:val="en-US" w:eastAsia="en-US" w:bidi="ar-SA"/>
      </w:rPr>
    </w:lvl>
    <w:lvl w:ilvl="8" w:tentative="0">
      <w:start w:val="0"/>
      <w:numFmt w:val="bullet"/>
      <w:lvlText w:val="•"/>
      <w:lvlJc w:val="left"/>
      <w:pPr>
        <w:ind w:left="2456" w:hanging="317"/>
      </w:pPr>
      <w:rPr>
        <w:rFonts w:hint="default"/>
        <w:lang w:val="en-US" w:eastAsia="en-US" w:bidi="ar-SA"/>
      </w:rPr>
    </w:lvl>
  </w:abstractNum>
  <w:abstractNum w:abstractNumId="6">
    <w:nsid w:val="4C430407"/>
    <w:multiLevelType w:val="multilevel"/>
    <w:tmpl w:val="4C43040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
    <w:nsid w:val="4ED8782A"/>
    <w:multiLevelType w:val="multilevel"/>
    <w:tmpl w:val="4ED8782A"/>
    <w:lvl w:ilvl="0" w:tentative="0">
      <w:start w:val="1"/>
      <w:numFmt w:val="decimal"/>
      <w:lvlText w:val="%1."/>
      <w:lvlJc w:val="left"/>
      <w:pPr>
        <w:ind w:left="720" w:hanging="360"/>
      </w:pPr>
      <w:rPr>
        <w:rFonts w:hint="default" w:ascii="Times New Roman" w:hAnsi="Times New Roman"/>
        <w:b w:val="0"/>
        <w:bCs/>
      </w:rPr>
    </w:lvl>
    <w:lvl w:ilvl="1" w:tentative="0">
      <w:start w:val="1"/>
      <w:numFmt w:val="decimal"/>
      <w:isLgl/>
      <w:lvlText w:val="%1.%2"/>
      <w:lvlJc w:val="left"/>
      <w:pPr>
        <w:ind w:left="720" w:hanging="360"/>
      </w:pPr>
      <w:rPr>
        <w:rFonts w:hint="default" w:ascii="Times New Roman" w:hAnsi="Times New Roman" w:cs="Times New Roman"/>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080" w:hanging="72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440" w:hanging="108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1800" w:hanging="1440"/>
      </w:pPr>
      <w:rPr>
        <w:rFonts w:hint="default"/>
      </w:rPr>
    </w:lvl>
    <w:lvl w:ilvl="8" w:tentative="0">
      <w:start w:val="1"/>
      <w:numFmt w:val="decimal"/>
      <w:isLgl/>
      <w:lvlText w:val="%1.%2.%3.%4.%5.%6.%7.%8.%9"/>
      <w:lvlJc w:val="left"/>
      <w:pPr>
        <w:ind w:left="2160" w:hanging="1800"/>
      </w:pPr>
      <w:rPr>
        <w:rFonts w:hint="default"/>
      </w:rPr>
    </w:lvl>
  </w:abstractNum>
  <w:num w:numId="1">
    <w:abstractNumId w:val="4"/>
  </w:num>
  <w:num w:numId="2">
    <w:abstractNumId w:val="1"/>
  </w:num>
  <w:num w:numId="3">
    <w:abstractNumId w:val="6"/>
  </w:num>
  <w:num w:numId="4">
    <w:abstractNumId w:val="0"/>
  </w:num>
  <w:num w:numId="5">
    <w:abstractNumId w:val="7"/>
  </w:num>
  <w:num w:numId="6">
    <w:abstractNumId w:val="3"/>
  </w:num>
  <w:num w:numId="7">
    <w:abstractNumId w:val="5"/>
  </w:num>
  <w:num w:numId="8">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nonymous">
    <w15:presenceInfo w15:providerId="WPS Office" w15:userId="343533819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trackRevisions w:val="1"/>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7432"/>
    <w:rsid w:val="0008208C"/>
    <w:rsid w:val="000B69A7"/>
    <w:rsid w:val="000C6006"/>
    <w:rsid w:val="00113D11"/>
    <w:rsid w:val="00113EE7"/>
    <w:rsid w:val="0014134B"/>
    <w:rsid w:val="00164168"/>
    <w:rsid w:val="001C1149"/>
    <w:rsid w:val="001C5DB2"/>
    <w:rsid w:val="001E473E"/>
    <w:rsid w:val="0023379D"/>
    <w:rsid w:val="0025468F"/>
    <w:rsid w:val="002A3A0B"/>
    <w:rsid w:val="002A4867"/>
    <w:rsid w:val="002D54B6"/>
    <w:rsid w:val="00321006"/>
    <w:rsid w:val="00322C59"/>
    <w:rsid w:val="0036209D"/>
    <w:rsid w:val="00365F7B"/>
    <w:rsid w:val="003E23F2"/>
    <w:rsid w:val="003F7340"/>
    <w:rsid w:val="00404CEA"/>
    <w:rsid w:val="0046114D"/>
    <w:rsid w:val="00517994"/>
    <w:rsid w:val="00571951"/>
    <w:rsid w:val="00586973"/>
    <w:rsid w:val="00592B09"/>
    <w:rsid w:val="005E146B"/>
    <w:rsid w:val="00655BEC"/>
    <w:rsid w:val="00697432"/>
    <w:rsid w:val="006E22C5"/>
    <w:rsid w:val="00711B11"/>
    <w:rsid w:val="00732B10"/>
    <w:rsid w:val="00767794"/>
    <w:rsid w:val="007D0620"/>
    <w:rsid w:val="007D0B4A"/>
    <w:rsid w:val="007F5A6E"/>
    <w:rsid w:val="008124B0"/>
    <w:rsid w:val="00816648"/>
    <w:rsid w:val="00824CDF"/>
    <w:rsid w:val="00827DFD"/>
    <w:rsid w:val="0085782B"/>
    <w:rsid w:val="00875FCF"/>
    <w:rsid w:val="008B3B7D"/>
    <w:rsid w:val="008B7452"/>
    <w:rsid w:val="008C3B7D"/>
    <w:rsid w:val="009166D9"/>
    <w:rsid w:val="009C1758"/>
    <w:rsid w:val="009D2835"/>
    <w:rsid w:val="00AB45F6"/>
    <w:rsid w:val="00AF69CF"/>
    <w:rsid w:val="00B2659A"/>
    <w:rsid w:val="00B27397"/>
    <w:rsid w:val="00B448F6"/>
    <w:rsid w:val="00B57197"/>
    <w:rsid w:val="00B62205"/>
    <w:rsid w:val="00C02474"/>
    <w:rsid w:val="00C14D8C"/>
    <w:rsid w:val="00C31252"/>
    <w:rsid w:val="00C345E9"/>
    <w:rsid w:val="00C74A22"/>
    <w:rsid w:val="00C97B3E"/>
    <w:rsid w:val="00D06C5C"/>
    <w:rsid w:val="00D116AF"/>
    <w:rsid w:val="00D73000"/>
    <w:rsid w:val="00D84414"/>
    <w:rsid w:val="00DB3D05"/>
    <w:rsid w:val="00DF682E"/>
    <w:rsid w:val="00E12362"/>
    <w:rsid w:val="00E7223F"/>
    <w:rsid w:val="00EB37C1"/>
    <w:rsid w:val="00F439A3"/>
    <w:rsid w:val="00FE6472"/>
    <w:rsid w:val="00FF7A42"/>
    <w:rsid w:val="13A45E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21"/>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2"/>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3"/>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4"/>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5"/>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40"/>
    <w:qFormat/>
    <w:uiPriority w:val="1"/>
    <w:pPr>
      <w:widowControl w:val="0"/>
      <w:autoSpaceDE w:val="0"/>
      <w:autoSpaceDN w:val="0"/>
      <w:spacing w:after="0" w:line="240" w:lineRule="auto"/>
      <w:ind w:left="2"/>
      <w:jc w:val="both"/>
    </w:pPr>
    <w:rPr>
      <w:rFonts w:ascii="Arial MT" w:hAnsi="Arial MT" w:eastAsia="Arial MT" w:cs="Arial MT"/>
      <w:kern w:val="0"/>
      <w:sz w:val="22"/>
      <w:szCs w:val="22"/>
      <w14:ligatures w14:val="none"/>
    </w:rPr>
  </w:style>
  <w:style w:type="paragraph" w:styleId="14">
    <w:name w:val="annotation text"/>
    <w:basedOn w:val="1"/>
    <w:semiHidden/>
    <w:unhideWhenUsed/>
    <w:uiPriority w:val="99"/>
    <w:pPr>
      <w:jc w:val="left"/>
    </w:pPr>
  </w:style>
  <w:style w:type="character" w:styleId="15">
    <w:name w:val="Emphasis"/>
    <w:basedOn w:val="11"/>
    <w:qFormat/>
    <w:uiPriority w:val="20"/>
    <w:rPr>
      <w:i/>
      <w:iCs/>
    </w:rPr>
  </w:style>
  <w:style w:type="character" w:styleId="16">
    <w:name w:val="Hyperlink"/>
    <w:basedOn w:val="11"/>
    <w:unhideWhenUsed/>
    <w:uiPriority w:val="99"/>
    <w:rPr>
      <w:color w:val="0563C1" w:themeColor="hyperlink"/>
      <w:u w:val="single"/>
      <w14:textFill>
        <w14:solidFill>
          <w14:schemeClr w14:val="hlink"/>
        </w14:solidFill>
      </w14:textFill>
    </w:rPr>
  </w:style>
  <w:style w:type="paragraph" w:styleId="17">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8">
    <w:name w:val="Strong"/>
    <w:basedOn w:val="11"/>
    <w:qFormat/>
    <w:uiPriority w:val="22"/>
    <w:rPr>
      <w:b/>
      <w:bCs/>
    </w:rPr>
  </w:style>
  <w:style w:type="paragraph" w:styleId="19">
    <w:name w:val="Subtitle"/>
    <w:basedOn w:val="1"/>
    <w:next w:val="1"/>
    <w:link w:val="3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0">
    <w:name w:val="Title"/>
    <w:basedOn w:val="1"/>
    <w:next w:val="1"/>
    <w:link w:val="30"/>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1">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2">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23">
    <w:name w:val="Heading 3 Char"/>
    <w:basedOn w:val="11"/>
    <w:link w:val="4"/>
    <w:semiHidden/>
    <w:uiPriority w:val="9"/>
    <w:rPr>
      <w:rFonts w:eastAsiaTheme="majorEastAsia" w:cstheme="majorBidi"/>
      <w:color w:val="2F5597" w:themeColor="accent1" w:themeShade="BF"/>
      <w:sz w:val="28"/>
      <w:szCs w:val="28"/>
    </w:rPr>
  </w:style>
  <w:style w:type="character" w:customStyle="1" w:styleId="24">
    <w:name w:val="Heading 4 Char"/>
    <w:basedOn w:val="11"/>
    <w:link w:val="5"/>
    <w:semiHidden/>
    <w:uiPriority w:val="9"/>
    <w:rPr>
      <w:rFonts w:eastAsiaTheme="majorEastAsia" w:cstheme="majorBidi"/>
      <w:i/>
      <w:iCs/>
      <w:color w:val="2F5597" w:themeColor="accent1" w:themeShade="BF"/>
    </w:rPr>
  </w:style>
  <w:style w:type="character" w:customStyle="1" w:styleId="25">
    <w:name w:val="Heading 5 Char"/>
    <w:basedOn w:val="11"/>
    <w:link w:val="6"/>
    <w:semiHidden/>
    <w:uiPriority w:val="9"/>
    <w:rPr>
      <w:rFonts w:eastAsiaTheme="majorEastAsia" w:cstheme="majorBidi"/>
      <w:color w:val="2F5597" w:themeColor="accent1" w:themeShade="BF"/>
    </w:rPr>
  </w:style>
  <w:style w:type="character" w:customStyle="1" w:styleId="26">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7">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9">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0">
    <w:name w:val="Title Char"/>
    <w:basedOn w:val="11"/>
    <w:link w:val="20"/>
    <w:uiPriority w:val="10"/>
    <w:rPr>
      <w:rFonts w:asciiTheme="majorHAnsi" w:hAnsiTheme="majorHAnsi" w:eastAsiaTheme="majorEastAsia" w:cstheme="majorBidi"/>
      <w:spacing w:val="-10"/>
      <w:kern w:val="28"/>
      <w:sz w:val="56"/>
      <w:szCs w:val="56"/>
    </w:rPr>
  </w:style>
  <w:style w:type="character" w:customStyle="1" w:styleId="31">
    <w:name w:val="Subtitle Char"/>
    <w:basedOn w:val="11"/>
    <w:link w:val="1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Quote Char"/>
    <w:basedOn w:val="11"/>
    <w:link w:val="32"/>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1"/>
    <w:pPr>
      <w:ind w:left="720"/>
      <w:contextualSpacing/>
    </w:pPr>
  </w:style>
  <w:style w:type="character" w:customStyle="1" w:styleId="35">
    <w:name w:val="Intense Emphasis"/>
    <w:basedOn w:val="11"/>
    <w:qFormat/>
    <w:uiPriority w:val="21"/>
    <w:rPr>
      <w:i/>
      <w:iCs/>
      <w:color w:val="2F5597" w:themeColor="accent1" w:themeShade="BF"/>
    </w:rPr>
  </w:style>
  <w:style w:type="paragraph" w:styleId="36">
    <w:name w:val="Intense Quote"/>
    <w:basedOn w:val="1"/>
    <w:next w:val="1"/>
    <w:link w:val="37"/>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7">
    <w:name w:val="Intense Quote Char"/>
    <w:basedOn w:val="11"/>
    <w:link w:val="36"/>
    <w:uiPriority w:val="30"/>
    <w:rPr>
      <w:i/>
      <w:iCs/>
      <w:color w:val="2F5597" w:themeColor="accent1" w:themeShade="BF"/>
    </w:rPr>
  </w:style>
  <w:style w:type="character" w:customStyle="1" w:styleId="38">
    <w:name w:val="Intense Reference"/>
    <w:basedOn w:val="11"/>
    <w:qFormat/>
    <w:uiPriority w:val="32"/>
    <w:rPr>
      <w:b/>
      <w:bCs/>
      <w:smallCaps/>
      <w:color w:val="2F5597" w:themeColor="accent1" w:themeShade="BF"/>
      <w:spacing w:val="5"/>
    </w:rPr>
  </w:style>
  <w:style w:type="character" w:customStyle="1" w:styleId="39">
    <w:name w:val="Unresolved Mention"/>
    <w:basedOn w:val="11"/>
    <w:semiHidden/>
    <w:unhideWhenUsed/>
    <w:uiPriority w:val="99"/>
    <w:rPr>
      <w:color w:val="605E5C"/>
      <w:shd w:val="clear" w:color="auto" w:fill="E1DFDD"/>
    </w:rPr>
  </w:style>
  <w:style w:type="character" w:customStyle="1" w:styleId="40">
    <w:name w:val="Body Text Char"/>
    <w:basedOn w:val="11"/>
    <w:link w:val="13"/>
    <w:qFormat/>
    <w:uiPriority w:val="1"/>
    <w:rPr>
      <w:rFonts w:ascii="Arial MT" w:hAnsi="Arial MT" w:eastAsia="Arial MT" w:cs="Arial MT"/>
      <w:kern w:val="0"/>
      <w:sz w:val="22"/>
      <w:szCs w:val="22"/>
      <w14:ligatures w14:val="none"/>
    </w:rPr>
  </w:style>
  <w:style w:type="paragraph" w:customStyle="1" w:styleId="41">
    <w:name w:val="Table Paragraph"/>
    <w:basedOn w:val="1"/>
    <w:qFormat/>
    <w:uiPriority w:val="1"/>
    <w:pPr>
      <w:widowControl w:val="0"/>
      <w:autoSpaceDE w:val="0"/>
      <w:autoSpaceDN w:val="0"/>
      <w:spacing w:after="0" w:line="250" w:lineRule="exact"/>
      <w:ind w:left="107"/>
    </w:pPr>
    <w:rPr>
      <w:rFonts w:ascii="Arial MT" w:hAnsi="Arial MT" w:eastAsia="Arial MT" w:cs="Arial MT"/>
      <w:kern w:val="0"/>
      <w:sz w:val="22"/>
      <w:szCs w:val="22"/>
      <w14:ligatures w14:val="none"/>
    </w:rPr>
  </w:style>
</w:styles>
</file>

<file path=word/_rels/document.xml.rels><?xml version="1.0" encoding="UTF-8" standalone="yes"?>
<Relationships xmlns="http://schemas.openxmlformats.org/package/2006/relationships"><Relationship Id="rId9" Type="http://schemas.microsoft.com/office/2007/relationships/hdphoto" Target="media/image2.wdp"/><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4" Type="http://schemas.microsoft.com/office/2011/relationships/people" Target="people.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6082</Words>
  <Characters>34673</Characters>
  <Lines>288</Lines>
  <Paragraphs>81</Paragraphs>
  <TotalTime>76</TotalTime>
  <ScaleCrop>false</ScaleCrop>
  <LinksUpToDate>false</LinksUpToDate>
  <CharactersWithSpaces>40674</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2026-05-04T02:41:00Z</dcterms:created>
  <dc:creator>notebook asus</dc:creator>
  <cp:lastModifiedBy>Anonymous</cp:lastModifiedBy>
  <dcterms:modified xsi:type="dcterms:W3CDTF">2026-05-11T00:34:31Z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80d65fd0-1ec1-492c-9b18-baddf4e2a1b8</vt:lpwstr>
  </property>
  <property fmtid="{D5CDD505-2E9C-101B-9397-08002B2CF9AE}" pid="3" name="KSOProductBuildVer">
    <vt:lpwstr>2057-12.2.0.23202</vt:lpwstr>
  </property>
  <property fmtid="{D5CDD505-2E9C-101B-9397-08002B2CF9AE}" pid="4" name="ICV">
    <vt:lpwstr>EF26B296590446609F1204058435142B_12</vt:lpwstr>
  </property>
</Properties>
</file>