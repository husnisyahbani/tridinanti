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345C2" w14:textId="77777777" w:rsidR="00183828" w:rsidRPr="00A86698" w:rsidRDefault="00183828" w:rsidP="00183828">
      <w:pPr>
        <w:tabs>
          <w:tab w:val="left" w:pos="540"/>
        </w:tabs>
        <w:ind w:left="540" w:right="405"/>
        <w:jc w:val="center"/>
        <w:rPr>
          <w:rFonts w:ascii="Times New Roman" w:hAnsi="Times New Roman" w:cs="Times New Roman"/>
          <w:b/>
          <w:sz w:val="24"/>
          <w:szCs w:val="24"/>
        </w:rPr>
      </w:pPr>
      <w:r w:rsidRPr="00A86698">
        <w:rPr>
          <w:rFonts w:ascii="Times New Roman" w:hAnsi="Times New Roman" w:cs="Times New Roman"/>
          <w:b/>
          <w:sz w:val="24"/>
          <w:szCs w:val="24"/>
        </w:rPr>
        <w:t>STUDENTS’ PERCEPTIONS ON THE SPEAKING PRACTICES OF ENGLISH CLUB AT ONE HIGHER SCHOOL IN PALEMBANG</w:t>
      </w:r>
    </w:p>
    <w:p w14:paraId="6608039C" w14:textId="77777777" w:rsidR="00183828" w:rsidRPr="00A86698" w:rsidRDefault="00183828" w:rsidP="00183828">
      <w:pPr>
        <w:jc w:val="center"/>
        <w:rPr>
          <w:rFonts w:ascii="Times New Roman" w:eastAsia="Times New Roman" w:hAnsi="Times New Roman" w:cs="Times New Roman"/>
          <w:b/>
          <w:sz w:val="24"/>
          <w:szCs w:val="24"/>
        </w:rPr>
      </w:pPr>
    </w:p>
    <w:p w14:paraId="3B2C5FD3" w14:textId="77777777" w:rsidR="00183828" w:rsidRPr="00A86698" w:rsidRDefault="00183828" w:rsidP="00183828">
      <w:pPr>
        <w:ind w:right="283"/>
        <w:jc w:val="center"/>
        <w:rPr>
          <w:rFonts w:ascii="Times New Roman" w:eastAsia="Times New Roman" w:hAnsi="Times New Roman" w:cs="Times New Roman"/>
          <w:b/>
          <w:sz w:val="24"/>
          <w:szCs w:val="24"/>
        </w:rPr>
      </w:pPr>
    </w:p>
    <w:p w14:paraId="3064E923" w14:textId="22812EAA" w:rsidR="00183828" w:rsidRPr="00A86698" w:rsidRDefault="00183828" w:rsidP="00183828">
      <w:pPr>
        <w:ind w:left="540" w:right="405"/>
        <w:jc w:val="both"/>
        <w:rPr>
          <w:rFonts w:ascii="Times New Roman" w:hAnsi="Times New Roman" w:cs="Times New Roman"/>
          <w:color w:val="000000" w:themeColor="text1"/>
        </w:rPr>
      </w:pPr>
      <w:r w:rsidRPr="00A86698">
        <w:rPr>
          <w:rFonts w:ascii="Times New Roman" w:eastAsia="Times New Roman" w:hAnsi="Times New Roman" w:cs="Times New Roman"/>
          <w:b/>
        </w:rPr>
        <w:t xml:space="preserve">ABSTRACT: </w:t>
      </w:r>
      <w:commentRangeStart w:id="0"/>
      <w:r w:rsidRPr="00A86698">
        <w:rPr>
          <w:rFonts w:ascii="Times New Roman" w:hAnsi="Times New Roman" w:cs="Times New Roman"/>
          <w:color w:val="000000" w:themeColor="text1"/>
        </w:rPr>
        <w:t xml:space="preserve">Speaking is one of </w:t>
      </w:r>
      <w:ins w:id="1" w:author="Asus" w:date="2025-06-29T13:40:00Z" w16du:dateUtc="2025-06-29T06:40:00Z">
        <w:r w:rsidR="0045230C">
          <w:rPr>
            <w:rFonts w:ascii="Times New Roman" w:hAnsi="Times New Roman" w:cs="Times New Roman"/>
            <w:color w:val="000000" w:themeColor="text1"/>
          </w:rPr>
          <w:t xml:space="preserve">the </w:t>
        </w:r>
      </w:ins>
      <w:ins w:id="2" w:author="Asus" w:date="2025-06-29T13:34:00Z" w16du:dateUtc="2025-06-29T06:34:00Z">
        <w:r w:rsidR="0087155C">
          <w:rPr>
            <w:rFonts w:ascii="Times New Roman" w:hAnsi="Times New Roman" w:cs="Times New Roman"/>
            <w:color w:val="000000" w:themeColor="text1"/>
          </w:rPr>
          <w:t xml:space="preserve">language </w:t>
        </w:r>
      </w:ins>
      <w:r w:rsidRPr="00A86698">
        <w:rPr>
          <w:rFonts w:ascii="Times New Roman" w:hAnsi="Times New Roman" w:cs="Times New Roman"/>
          <w:color w:val="000000" w:themeColor="text1"/>
        </w:rPr>
        <w:t>skill</w:t>
      </w:r>
      <w:ins w:id="3" w:author="Asus" w:date="2025-06-29T13:34:00Z" w16du:dateUtc="2025-06-29T06:34:00Z">
        <w:r w:rsidR="0087155C">
          <w:rPr>
            <w:rFonts w:ascii="Times New Roman" w:hAnsi="Times New Roman" w:cs="Times New Roman"/>
            <w:color w:val="000000" w:themeColor="text1"/>
          </w:rPr>
          <w:t>s</w:t>
        </w:r>
      </w:ins>
      <w:r w:rsidRPr="00A86698">
        <w:rPr>
          <w:rFonts w:ascii="Times New Roman" w:hAnsi="Times New Roman" w:cs="Times New Roman"/>
          <w:color w:val="000000" w:themeColor="text1"/>
        </w:rPr>
        <w:t xml:space="preserve"> </w:t>
      </w:r>
      <w:del w:id="4" w:author="Asus" w:date="2025-06-29T13:40:00Z" w16du:dateUtc="2025-06-29T06:40:00Z">
        <w:r w:rsidRPr="00A86698" w:rsidDel="0045230C">
          <w:rPr>
            <w:rFonts w:ascii="Times New Roman" w:hAnsi="Times New Roman" w:cs="Times New Roman"/>
            <w:color w:val="000000" w:themeColor="text1"/>
          </w:rPr>
          <w:delText xml:space="preserve">which </w:delText>
        </w:r>
      </w:del>
      <w:ins w:id="5" w:author="Asus" w:date="2025-06-29T13:40:00Z" w16du:dateUtc="2025-06-29T06:40:00Z">
        <w:r w:rsidR="0045230C">
          <w:rPr>
            <w:rFonts w:ascii="Times New Roman" w:hAnsi="Times New Roman" w:cs="Times New Roman"/>
            <w:color w:val="000000" w:themeColor="text1"/>
          </w:rPr>
          <w:t>that</w:t>
        </w:r>
        <w:r w:rsidR="0045230C" w:rsidRPr="00A86698">
          <w:rPr>
            <w:rFonts w:ascii="Times New Roman" w:hAnsi="Times New Roman" w:cs="Times New Roman"/>
            <w:color w:val="000000" w:themeColor="text1"/>
          </w:rPr>
          <w:t xml:space="preserve"> </w:t>
        </w:r>
      </w:ins>
      <w:r w:rsidRPr="00A86698">
        <w:rPr>
          <w:rFonts w:ascii="Times New Roman" w:hAnsi="Times New Roman" w:cs="Times New Roman"/>
          <w:color w:val="000000" w:themeColor="text1"/>
        </w:rPr>
        <w:t xml:space="preserve">should be mastered by students in studying English. This research aimed to </w:t>
      </w:r>
      <w:del w:id="6" w:author="Asus" w:date="2025-06-29T13:40:00Z" w16du:dateUtc="2025-06-29T06:40:00Z">
        <w:r w:rsidRPr="00A86698" w:rsidDel="0045230C">
          <w:rPr>
            <w:rFonts w:ascii="Times New Roman" w:hAnsi="Times New Roman" w:cs="Times New Roman"/>
            <w:color w:val="000000" w:themeColor="text1"/>
          </w:rPr>
          <w:delText xml:space="preserve">find out students’ perceptions on the speaking practices of </w:delText>
        </w:r>
      </w:del>
      <w:ins w:id="7" w:author="Asus" w:date="2025-06-29T13:40:00Z" w16du:dateUtc="2025-06-29T06:40:00Z">
        <w:r w:rsidR="0045230C">
          <w:rPr>
            <w:rFonts w:ascii="Times New Roman" w:hAnsi="Times New Roman" w:cs="Times New Roman"/>
            <w:color w:val="000000" w:themeColor="text1"/>
          </w:rPr>
          <w:t xml:space="preserve">investigate students’ perceptions of the speaking practices of the </w:t>
        </w:r>
      </w:ins>
      <w:r w:rsidRPr="00A86698">
        <w:rPr>
          <w:rFonts w:ascii="Times New Roman" w:hAnsi="Times New Roman" w:cs="Times New Roman"/>
          <w:color w:val="000000" w:themeColor="text1"/>
        </w:rPr>
        <w:t xml:space="preserve">English Club. 8 student participants were selected using a purposive sampling technique to find out students’ perceptions on the speaking practices of </w:t>
      </w:r>
      <w:ins w:id="8" w:author="Asus" w:date="2025-06-29T13:40:00Z" w16du:dateUtc="2025-06-29T06:40:00Z">
        <w:r w:rsidR="0045230C">
          <w:rPr>
            <w:rFonts w:ascii="Times New Roman" w:hAnsi="Times New Roman" w:cs="Times New Roman"/>
            <w:color w:val="000000" w:themeColor="text1"/>
          </w:rPr>
          <w:t xml:space="preserve">the </w:t>
        </w:r>
      </w:ins>
      <w:r w:rsidRPr="00A86698">
        <w:rPr>
          <w:rFonts w:ascii="Times New Roman" w:hAnsi="Times New Roman" w:cs="Times New Roman"/>
          <w:color w:val="000000" w:themeColor="text1"/>
        </w:rPr>
        <w:t>English Club at SMAN 19 Palembang</w:t>
      </w:r>
      <w:commentRangeStart w:id="9"/>
      <w:r w:rsidRPr="00A86698">
        <w:rPr>
          <w:rFonts w:ascii="Times New Roman" w:hAnsi="Times New Roman" w:cs="Times New Roman"/>
          <w:color w:val="000000" w:themeColor="text1"/>
        </w:rPr>
        <w:t xml:space="preserve">. </w:t>
      </w:r>
      <w:ins w:id="10" w:author="Asus" w:date="2025-06-29T13:35:00Z" w16du:dateUtc="2025-06-29T06:35:00Z">
        <w:r w:rsidR="0087155C">
          <w:rPr>
            <w:rFonts w:ascii="Times New Roman" w:hAnsi="Times New Roman" w:cs="Times New Roman"/>
            <w:color w:val="000000" w:themeColor="text1"/>
          </w:rPr>
          <w:t xml:space="preserve">,,,, </w:t>
        </w:r>
        <w:commentRangeEnd w:id="9"/>
        <w:r w:rsidR="0087155C">
          <w:rPr>
            <w:rStyle w:val="CommentReference"/>
          </w:rPr>
          <w:commentReference w:id="9"/>
        </w:r>
      </w:ins>
      <w:r w:rsidRPr="00A86698">
        <w:rPr>
          <w:rFonts w:ascii="Times New Roman" w:hAnsi="Times New Roman" w:cs="Times New Roman"/>
          <w:color w:val="000000" w:themeColor="text1"/>
        </w:rPr>
        <w:t xml:space="preserve">Research data were collected through semi-structured interviews using open-ended questions. Thematic analysis was then employed to analyze the data. </w:t>
      </w:r>
      <w:r w:rsidRPr="00A86698">
        <w:rPr>
          <w:rFonts w:ascii="Times New Roman" w:hAnsi="Times New Roman" w:cs="Times New Roman"/>
        </w:rPr>
        <w:t xml:space="preserve">The findings indicated that participating in the English Club helps students get a supportive environment for practicing their English speaking skills through conversation, presentation, speech, storytelling, debate, and other various speaking activities. They experience </w:t>
      </w:r>
      <w:r w:rsidRPr="00A86698">
        <w:rPr>
          <w:rFonts w:ascii="Times New Roman" w:hAnsi="Times New Roman" w:cs="Times New Roman"/>
          <w:color w:val="000000" w:themeColor="text1"/>
        </w:rPr>
        <w:t xml:space="preserve">fellowship and companionship among club members, the members receive </w:t>
      </w:r>
      <w:del w:id="11" w:author="Asus" w:date="2025-06-29T13:40:00Z" w16du:dateUtc="2025-06-29T06:40:00Z">
        <w:r w:rsidRPr="00A86698" w:rsidDel="0045230C">
          <w:rPr>
            <w:rFonts w:ascii="Times New Roman" w:hAnsi="Times New Roman" w:cs="Times New Roman"/>
            <w:color w:val="000000" w:themeColor="text1"/>
          </w:rPr>
          <w:delText xml:space="preserve"> </w:delText>
        </w:r>
      </w:del>
      <w:r w:rsidRPr="00A86698">
        <w:rPr>
          <w:rFonts w:ascii="Times New Roman" w:hAnsi="Times New Roman" w:cs="Times New Roman"/>
          <w:color w:val="000000" w:themeColor="text1"/>
        </w:rPr>
        <w:t>moral and emotional support for their views, the members are challenged with reticence, English Club provides access to much more information for the members, all of the members of the English Club get the same turn to speak, English Club is more pleasant and suitable than regular class, the members of English Club can acquire new vocabularies and information from other members, and English Club improves the members’ confidence</w:t>
      </w:r>
      <w:commentRangeEnd w:id="0"/>
      <w:r w:rsidR="0087155C">
        <w:rPr>
          <w:rStyle w:val="CommentReference"/>
        </w:rPr>
        <w:commentReference w:id="0"/>
      </w:r>
      <w:r w:rsidRPr="00A86698">
        <w:rPr>
          <w:rFonts w:ascii="Times New Roman" w:hAnsi="Times New Roman" w:cs="Times New Roman"/>
          <w:color w:val="000000" w:themeColor="text1"/>
        </w:rPr>
        <w:t>.</w:t>
      </w:r>
      <w:commentRangeStart w:id="12"/>
      <w:ins w:id="13" w:author="Asus" w:date="2025-06-29T13:37:00Z" w16du:dateUtc="2025-06-29T06:37:00Z">
        <w:r w:rsidR="0087155C">
          <w:rPr>
            <w:rFonts w:ascii="Times New Roman" w:hAnsi="Times New Roman" w:cs="Times New Roman"/>
            <w:color w:val="000000" w:themeColor="text1"/>
          </w:rPr>
          <w:t xml:space="preserve"> ...</w:t>
        </w:r>
        <w:commentRangeEnd w:id="12"/>
        <w:r w:rsidR="0087155C">
          <w:rPr>
            <w:rStyle w:val="CommentReference"/>
          </w:rPr>
          <w:commentReference w:id="12"/>
        </w:r>
      </w:ins>
    </w:p>
    <w:p w14:paraId="2A50A222" w14:textId="77777777" w:rsidR="00183828" w:rsidRPr="00A86698" w:rsidRDefault="00183828" w:rsidP="00183828">
      <w:pPr>
        <w:ind w:left="540" w:right="405"/>
        <w:jc w:val="both"/>
        <w:rPr>
          <w:rFonts w:ascii="Times New Roman" w:hAnsi="Times New Roman" w:cs="Times New Roman"/>
          <w:color w:val="000000" w:themeColor="text1"/>
        </w:rPr>
      </w:pPr>
    </w:p>
    <w:p w14:paraId="7268B197" w14:textId="77777777" w:rsidR="00183828" w:rsidRPr="00A86698" w:rsidRDefault="00183828" w:rsidP="00183828">
      <w:pPr>
        <w:ind w:left="540" w:right="405"/>
        <w:rPr>
          <w:rFonts w:ascii="Times New Roman" w:hAnsi="Times New Roman" w:cs="Times New Roman"/>
          <w:i/>
        </w:rPr>
      </w:pPr>
      <w:r w:rsidRPr="00A86698">
        <w:rPr>
          <w:rFonts w:ascii="Times New Roman" w:hAnsi="Times New Roman" w:cs="Times New Roman"/>
          <w:b/>
        </w:rPr>
        <w:t>Keywords</w:t>
      </w:r>
      <w:r w:rsidRPr="00A86698">
        <w:rPr>
          <w:rFonts w:ascii="Times New Roman" w:hAnsi="Times New Roman" w:cs="Times New Roman"/>
        </w:rPr>
        <w:t>:</w:t>
      </w:r>
      <w:r w:rsidRPr="00A86698">
        <w:rPr>
          <w:rFonts w:ascii="Times New Roman" w:hAnsi="Times New Roman" w:cs="Times New Roman"/>
          <w:i/>
        </w:rPr>
        <w:t xml:space="preserve"> English Club, Students’ Perceptions</w:t>
      </w:r>
      <w:commentRangeStart w:id="14"/>
      <w:commentRangeEnd w:id="14"/>
      <w:r w:rsidR="007F5A41">
        <w:rPr>
          <w:rStyle w:val="CommentReference"/>
        </w:rPr>
        <w:commentReference w:id="14"/>
      </w:r>
    </w:p>
    <w:p w14:paraId="3571D362" w14:textId="77777777" w:rsidR="00183828" w:rsidRPr="00A86698" w:rsidRDefault="00183828" w:rsidP="00183828">
      <w:pPr>
        <w:rPr>
          <w:rFonts w:ascii="Times New Roman" w:eastAsia="Times New Roman" w:hAnsi="Times New Roman" w:cs="Times New Roman"/>
          <w:color w:val="FF0000"/>
          <w:sz w:val="24"/>
          <w:szCs w:val="24"/>
        </w:rPr>
      </w:pPr>
      <w:r w:rsidRPr="00A86698">
        <w:rPr>
          <w:rFonts w:ascii="Times New Roman" w:hAnsi="Times New Roman" w:cs="Times New Roman"/>
          <w:noProof/>
          <w:sz w:val="24"/>
          <w:szCs w:val="24"/>
          <w:lang w:val="en-US"/>
        </w:rPr>
        <mc:AlternateContent>
          <mc:Choice Requires="wpg">
            <w:drawing>
              <wp:anchor distT="0" distB="0" distL="114300" distR="114300" simplePos="0" relativeHeight="251659264" behindDoc="0" locked="0" layoutInCell="1" hidden="0" allowOverlap="1" wp14:anchorId="7F9BDCFC" wp14:editId="1979B0A7">
                <wp:simplePos x="0" y="0"/>
                <wp:positionH relativeFrom="column">
                  <wp:posOffset>1</wp:posOffset>
                </wp:positionH>
                <wp:positionV relativeFrom="paragraph">
                  <wp:posOffset>101600</wp:posOffset>
                </wp:positionV>
                <wp:extent cx="5467350" cy="28575"/>
                <wp:effectExtent l="0" t="0" r="0" b="0"/>
                <wp:wrapNone/>
                <wp:docPr id="25" name="Group 25"/>
                <wp:cNvGraphicFramePr/>
                <a:graphic xmlns:a="http://schemas.openxmlformats.org/drawingml/2006/main">
                  <a:graphicData uri="http://schemas.microsoft.com/office/word/2010/wordprocessingGroup">
                    <wpg:wgp>
                      <wpg:cNvGrpSpPr/>
                      <wpg:grpSpPr>
                        <a:xfrm>
                          <a:off x="0" y="0"/>
                          <a:ext cx="5467350" cy="28575"/>
                          <a:chOff x="2612325" y="3756175"/>
                          <a:chExt cx="5467350" cy="42900"/>
                        </a:xfrm>
                      </wpg:grpSpPr>
                      <wpg:grpSp>
                        <wpg:cNvPr id="1" name="Group 1"/>
                        <wpg:cNvGrpSpPr/>
                        <wpg:grpSpPr>
                          <a:xfrm>
                            <a:off x="2612325" y="3765713"/>
                            <a:ext cx="5467350" cy="28575"/>
                            <a:chOff x="0" y="0"/>
                            <a:chExt cx="5467350" cy="28575"/>
                          </a:xfrm>
                        </wpg:grpSpPr>
                        <wps:wsp>
                          <wps:cNvPr id="2" name="Rectangle 2"/>
                          <wps:cNvSpPr/>
                          <wps:spPr>
                            <a:xfrm>
                              <a:off x="0" y="0"/>
                              <a:ext cx="5467350" cy="28575"/>
                            </a:xfrm>
                            <a:prstGeom prst="rect">
                              <a:avLst/>
                            </a:prstGeom>
                            <a:noFill/>
                            <a:ln>
                              <a:noFill/>
                            </a:ln>
                          </wps:spPr>
                          <wps:txbx>
                            <w:txbxContent>
                              <w:p w14:paraId="3D6E790E" w14:textId="77777777" w:rsidR="00183828" w:rsidRDefault="00183828" w:rsidP="00183828">
                                <w:pPr>
                                  <w:textDirection w:val="btLr"/>
                                </w:pPr>
                              </w:p>
                            </w:txbxContent>
                          </wps:txbx>
                          <wps:bodyPr spcFirstLastPara="1" wrap="square" lIns="91425" tIns="91425" rIns="91425" bIns="91425" anchor="ctr" anchorCtr="0">
                            <a:noAutofit/>
                          </wps:bodyPr>
                        </wps:wsp>
                        <wps:wsp>
                          <wps:cNvPr id="3" name="Straight Arrow Connector 3"/>
                          <wps:cNvCnPr/>
                          <wps:spPr>
                            <a:xfrm>
                              <a:off x="0" y="0"/>
                              <a:ext cx="5467350" cy="0"/>
                            </a:xfrm>
                            <a:prstGeom prst="straightConnector1">
                              <a:avLst/>
                            </a:prstGeom>
                            <a:noFill/>
                            <a:ln w="19050" cap="flat" cmpd="sng">
                              <a:solidFill>
                                <a:schemeClr val="dk1"/>
                              </a:solidFill>
                              <a:prstDash val="solid"/>
                              <a:miter lim="800000"/>
                              <a:headEnd type="none" w="sm" len="sm"/>
                              <a:tailEnd type="none" w="sm" len="sm"/>
                            </a:ln>
                          </wps:spPr>
                          <wps:bodyPr/>
                        </wps:wsp>
                        <wps:wsp>
                          <wps:cNvPr id="4" name="Straight Arrow Connector 4"/>
                          <wps:cNvCnPr/>
                          <wps:spPr>
                            <a:xfrm>
                              <a:off x="0" y="28575"/>
                              <a:ext cx="5467350" cy="0"/>
                            </a:xfrm>
                            <a:prstGeom prst="straightConnector1">
                              <a:avLst/>
                            </a:prstGeom>
                            <a:noFill/>
                            <a:ln w="9525" cap="flat" cmpd="sng">
                              <a:solidFill>
                                <a:schemeClr val="dk1"/>
                              </a:solidFill>
                              <a:prstDash val="solid"/>
                              <a:miter lim="800000"/>
                              <a:headEnd type="none" w="sm" len="sm"/>
                              <a:tailEnd type="none" w="sm" len="sm"/>
                            </a:ln>
                          </wps:spPr>
                          <wps:bodyPr/>
                        </wps:wsp>
                      </wpg:grpSp>
                    </wpg:wgp>
                  </a:graphicData>
                </a:graphic>
              </wp:anchor>
            </w:drawing>
          </mc:Choice>
          <mc:Fallback>
            <w:pict>
              <v:group w14:anchorId="7F9BDCFC" id="Group 25" o:spid="_x0000_s1026" style="position:absolute;margin-left:0;margin-top:8pt;width:430.5pt;height:2.25pt;z-index:251659264" coordorigin="26123,37561" coordsize="54673,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">
                <v:group id="Group 1" o:spid="_x0000_s1027" style="position:absolute;left:26123;top:37657;width:54673;height:285" coordsize="54673,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width:54673;height:2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3D6E790E" w14:textId="77777777" w:rsidR="00183828" w:rsidRDefault="00183828" w:rsidP="00183828">
                          <w:pPr>
                            <w:textDirection w:val="btLr"/>
                          </w:pPr>
                        </w:p>
                      </w:txbxContent>
                    </v:textbox>
                  </v:rect>
                  <v:shapetype id="_x0000_t32" coordsize="21600,21600" o:spt="32" o:oned="t" path="m,l21600,21600e" filled="f">
                    <v:path arrowok="t" fillok="f" o:connecttype="none"/>
                    <o:lock v:ext="edit" shapetype="t"/>
                  </v:shapetype>
                  <v:shape id="Straight Arrow Connector 3" o:spid="_x0000_s1029" type="#_x0000_t32" style="position:absolute;width:5467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" strokecolor="black [3200]" strokeweight="1.5pt">
                    <v:stroke startarrowwidth="narrow" startarrowlength="short" endarrowwidth="narrow" endarrowlength="short" joinstyle="miter"/>
                  </v:shape>
                  <v:shape id="Straight Arrow Connector 4" o:spid="_x0000_s1030" type="#_x0000_t32" style="position:absolute;top:285;width:5467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" strokecolor="black [3200]">
                    <v:stroke startarrowwidth="narrow" startarrowlength="short" endarrowwidth="narrow" endarrowlength="short" joinstyle="miter"/>
                  </v:shape>
                </v:group>
              </v:group>
            </w:pict>
          </mc:Fallback>
        </mc:AlternateContent>
      </w:r>
    </w:p>
    <w:p w14:paraId="6AC7353C" w14:textId="77777777" w:rsidR="00183828" w:rsidRPr="00A86698" w:rsidRDefault="00183828" w:rsidP="00183828">
      <w:pPr>
        <w:rPr>
          <w:rFonts w:ascii="Times New Roman" w:eastAsia="Times New Roman" w:hAnsi="Times New Roman" w:cs="Times New Roman"/>
          <w:b/>
          <w:sz w:val="24"/>
          <w:szCs w:val="24"/>
        </w:rPr>
      </w:pPr>
    </w:p>
    <w:p w14:paraId="77522871" w14:textId="77777777" w:rsidR="00183828" w:rsidRPr="00A86698" w:rsidRDefault="00183828" w:rsidP="00183828">
      <w:pPr>
        <w:jc w:val="center"/>
        <w:rPr>
          <w:rFonts w:ascii="Times New Roman" w:hAnsi="Times New Roman" w:cs="Times New Roman"/>
          <w:b/>
          <w:sz w:val="24"/>
          <w:szCs w:val="24"/>
        </w:rPr>
      </w:pPr>
      <w:r w:rsidRPr="00A86698">
        <w:rPr>
          <w:rFonts w:ascii="Times New Roman" w:hAnsi="Times New Roman" w:cs="Times New Roman"/>
          <w:b/>
          <w:sz w:val="24"/>
          <w:szCs w:val="24"/>
        </w:rPr>
        <w:t>PERSEPSI SISWA TERHADAP PRAKTIK BERBICARA DALAM ENGLISH CLUB DI SALAH SATU SEKOLAH MENENGAH ATAS DI PALEMBANG</w:t>
      </w:r>
    </w:p>
    <w:p w14:paraId="25E67BC0" w14:textId="77777777" w:rsidR="00183828" w:rsidRPr="00A86698" w:rsidRDefault="00183828" w:rsidP="00183828">
      <w:pPr>
        <w:jc w:val="center"/>
        <w:rPr>
          <w:rFonts w:ascii="Times New Roman" w:hAnsi="Times New Roman" w:cs="Times New Roman"/>
          <w:b/>
          <w:sz w:val="24"/>
          <w:szCs w:val="24"/>
        </w:rPr>
      </w:pPr>
    </w:p>
    <w:p w14:paraId="1626429A" w14:textId="77777777" w:rsidR="00183828" w:rsidRPr="00A86698" w:rsidRDefault="00183828" w:rsidP="00540A26">
      <w:pPr>
        <w:ind w:left="540" w:right="412"/>
        <w:jc w:val="both"/>
        <w:rPr>
          <w:rFonts w:ascii="Times New Roman" w:hAnsi="Times New Roman" w:cs="Times New Roman"/>
        </w:rPr>
      </w:pPr>
      <w:r w:rsidRPr="00A86698">
        <w:rPr>
          <w:rFonts w:ascii="Times New Roman" w:eastAsia="Times New Roman" w:hAnsi="Times New Roman" w:cs="Times New Roman"/>
          <w:b/>
        </w:rPr>
        <w:t xml:space="preserve">ABSTRAK: </w:t>
      </w:r>
      <w:r w:rsidRPr="00A86698">
        <w:rPr>
          <w:rFonts w:ascii="Times New Roman" w:hAnsi="Times New Roman" w:cs="Times New Roman"/>
        </w:rPr>
        <w:t>Berbicara adalah salah satu keterampilan yang harus dikuasai oleh siswa dalam mempelajari bahasa Inggris. Penelitian ini bertujuan untuk mengetahui persepsi siswa terhadap praktik ber</w:t>
      </w:r>
      <w:r w:rsidR="0069511A" w:rsidRPr="00A86698">
        <w:rPr>
          <w:rFonts w:ascii="Times New Roman" w:hAnsi="Times New Roman" w:cs="Times New Roman"/>
        </w:rPr>
        <w:t xml:space="preserve">bicara di English Club. </w:t>
      </w:r>
      <w:r w:rsidR="0069511A" w:rsidRPr="000D67EA">
        <w:rPr>
          <w:rFonts w:ascii="Times New Roman" w:hAnsi="Times New Roman" w:cs="Times New Roman"/>
        </w:rPr>
        <w:t>Delapan</w:t>
      </w:r>
      <w:r w:rsidRPr="00A86698">
        <w:rPr>
          <w:rFonts w:ascii="Times New Roman" w:hAnsi="Times New Roman" w:cs="Times New Roman"/>
        </w:rPr>
        <w:t xml:space="preserve"> siswa partisipan dipilih dengan menggunakan teknik purposive sampling untuk mengetahui persepsi siswa terhadap praktik berbicara dalam English Club di SMAN 19 Palembang. Data penelitian dikumpulkan melalui wawancara semi-terstruktur dengan menggunakan pertanyaan terbuka. Analisis tematik kemudian digunakan untuk menganalisis data. Temuan penelitian menunjukkan bahwa berpartisipasi dalam English Club membantu siswa mendapatkan lingkungan yang mendukung untuk melatih kemampuan berbicara bahasa Inggris mereka melalui percakapan, presentasi, pidato, mendongeng, debat, dan berbagai kegiatan berbicara lainnya. Mereka mengalami persekutuan dan persahabatan di antara anggota klub, para anggota menerima dukungan moral dan emosional untuk pandangan mereka, para anggota ditantang untuk tidak malu-malu, Klub Bahasa Inggris memberikan akses ke lebih banyak informasi bagi para anggota, semua anggota Klub Bahasa Inggris mendapatkan giliran yang sama untuk berbicara, Klub Bahasa Inggris lebih menyenangkan dan cocok daripada kelas reguler, anggota Klub Bahasa Inggris dapat memperoleh kosakata baru dan informasi dari anggota lain, dan Klub Bahasa Inggris meningkatkan kepercayaan diri para anggota.</w:t>
      </w:r>
    </w:p>
    <w:p w14:paraId="54D5DD38" w14:textId="77777777" w:rsidR="00540A26" w:rsidRPr="00A86698" w:rsidRDefault="00540A26" w:rsidP="00540A26">
      <w:pPr>
        <w:ind w:left="540" w:right="412"/>
        <w:jc w:val="both"/>
        <w:rPr>
          <w:rFonts w:ascii="Times New Roman" w:hAnsi="Times New Roman" w:cs="Times New Roman"/>
        </w:rPr>
      </w:pPr>
    </w:p>
    <w:p w14:paraId="2B948DEE" w14:textId="77777777" w:rsidR="00183828" w:rsidRPr="000D67EA" w:rsidRDefault="00540A26" w:rsidP="00540A26">
      <w:pPr>
        <w:jc w:val="both"/>
        <w:rPr>
          <w:rFonts w:ascii="Times New Roman" w:hAnsi="Times New Roman" w:cs="Times New Roman"/>
          <w:i/>
          <w:lang w:val="sv-SE"/>
        </w:rPr>
      </w:pPr>
      <w:r w:rsidRPr="000D67EA">
        <w:rPr>
          <w:rFonts w:ascii="Times New Roman" w:hAnsi="Times New Roman" w:cs="Times New Roman"/>
          <w:b/>
        </w:rPr>
        <w:t xml:space="preserve">          </w:t>
      </w:r>
      <w:r w:rsidR="00183828" w:rsidRPr="000D67EA">
        <w:rPr>
          <w:rFonts w:ascii="Times New Roman" w:hAnsi="Times New Roman" w:cs="Times New Roman"/>
          <w:b/>
          <w:lang w:val="sv-SE"/>
        </w:rPr>
        <w:t>Kata kunci</w:t>
      </w:r>
      <w:r w:rsidR="00183828" w:rsidRPr="000D67EA">
        <w:rPr>
          <w:rFonts w:ascii="Times New Roman" w:hAnsi="Times New Roman" w:cs="Times New Roman"/>
          <w:lang w:val="sv-SE"/>
        </w:rPr>
        <w:t xml:space="preserve">: </w:t>
      </w:r>
      <w:r w:rsidR="00183828" w:rsidRPr="000D67EA">
        <w:rPr>
          <w:rFonts w:ascii="Times New Roman" w:hAnsi="Times New Roman" w:cs="Times New Roman"/>
          <w:i/>
          <w:lang w:val="sv-SE"/>
        </w:rPr>
        <w:t>Klub Bahasa Inggris, Persepsi Siswa</w:t>
      </w:r>
    </w:p>
    <w:p w14:paraId="7D159C1A" w14:textId="77777777" w:rsidR="00183828" w:rsidRPr="00A86698" w:rsidRDefault="00183828" w:rsidP="00183828">
      <w:pPr>
        <w:tabs>
          <w:tab w:val="left" w:pos="5141"/>
        </w:tabs>
        <w:rPr>
          <w:rFonts w:ascii="Times New Roman" w:hAnsi="Times New Roman" w:cs="Times New Roman"/>
          <w:i/>
        </w:rPr>
      </w:pPr>
      <w:r w:rsidRPr="00A86698">
        <w:rPr>
          <w:rFonts w:ascii="Times New Roman" w:hAnsi="Times New Roman" w:cs="Times New Roman"/>
          <w:i/>
        </w:rPr>
        <w:tab/>
      </w:r>
      <w:r w:rsidRPr="00A86698">
        <w:rPr>
          <w:rFonts w:ascii="Times New Roman" w:hAnsi="Times New Roman" w:cs="Times New Roman"/>
          <w:noProof/>
          <w:sz w:val="24"/>
          <w:szCs w:val="24"/>
          <w:lang w:val="en-US"/>
        </w:rPr>
        <mc:AlternateContent>
          <mc:Choice Requires="wpg">
            <w:drawing>
              <wp:anchor distT="0" distB="0" distL="114300" distR="114300" simplePos="0" relativeHeight="251661312" behindDoc="0" locked="0" layoutInCell="1" hidden="0" allowOverlap="1" wp14:anchorId="6C7AA8F1" wp14:editId="38B0212F">
                <wp:simplePos x="0" y="0"/>
                <wp:positionH relativeFrom="column">
                  <wp:posOffset>0</wp:posOffset>
                </wp:positionH>
                <wp:positionV relativeFrom="paragraph">
                  <wp:posOffset>-635</wp:posOffset>
                </wp:positionV>
                <wp:extent cx="5467350" cy="28575"/>
                <wp:effectExtent l="0" t="0" r="0" b="0"/>
                <wp:wrapNone/>
                <wp:docPr id="5" name="Group 5"/>
                <wp:cNvGraphicFramePr/>
                <a:graphic xmlns:a="http://schemas.openxmlformats.org/drawingml/2006/main">
                  <a:graphicData uri="http://schemas.microsoft.com/office/word/2010/wordprocessingGroup">
                    <wpg:wgp>
                      <wpg:cNvGrpSpPr/>
                      <wpg:grpSpPr>
                        <a:xfrm>
                          <a:off x="0" y="0"/>
                          <a:ext cx="5467350" cy="28575"/>
                          <a:chOff x="2612325" y="3756175"/>
                          <a:chExt cx="5467350" cy="42900"/>
                        </a:xfrm>
                      </wpg:grpSpPr>
                      <wpg:grpSp>
                        <wpg:cNvPr id="6" name="Group 6"/>
                        <wpg:cNvGrpSpPr/>
                        <wpg:grpSpPr>
                          <a:xfrm>
                            <a:off x="2612325" y="3765713"/>
                            <a:ext cx="5467350" cy="28575"/>
                            <a:chOff x="0" y="0"/>
                            <a:chExt cx="5467350" cy="28575"/>
                          </a:xfrm>
                        </wpg:grpSpPr>
                        <wps:wsp>
                          <wps:cNvPr id="7" name="Rectangle 7"/>
                          <wps:cNvSpPr/>
                          <wps:spPr>
                            <a:xfrm>
                              <a:off x="0" y="0"/>
                              <a:ext cx="5467350" cy="28575"/>
                            </a:xfrm>
                            <a:prstGeom prst="rect">
                              <a:avLst/>
                            </a:prstGeom>
                            <a:noFill/>
                            <a:ln>
                              <a:noFill/>
                            </a:ln>
                          </wps:spPr>
                          <wps:txbx>
                            <w:txbxContent>
                              <w:p w14:paraId="3649670D" w14:textId="77777777" w:rsidR="00183828" w:rsidRDefault="00183828" w:rsidP="00183828">
                                <w:pPr>
                                  <w:textDirection w:val="btLr"/>
                                </w:pPr>
                              </w:p>
                            </w:txbxContent>
                          </wps:txbx>
                          <wps:bodyPr spcFirstLastPara="1" wrap="square" lIns="91425" tIns="91425" rIns="91425" bIns="91425" anchor="ctr" anchorCtr="0">
                            <a:noAutofit/>
                          </wps:bodyPr>
                        </wps:wsp>
                        <wps:wsp>
                          <wps:cNvPr id="8" name="Straight Arrow Connector 8"/>
                          <wps:cNvCnPr/>
                          <wps:spPr>
                            <a:xfrm>
                              <a:off x="0" y="0"/>
                              <a:ext cx="5467350" cy="0"/>
                            </a:xfrm>
                            <a:prstGeom prst="straightConnector1">
                              <a:avLst/>
                            </a:prstGeom>
                            <a:noFill/>
                            <a:ln w="19050" cap="flat" cmpd="sng">
                              <a:solidFill>
                                <a:schemeClr val="dk1"/>
                              </a:solidFill>
                              <a:prstDash val="solid"/>
                              <a:miter lim="800000"/>
                              <a:headEnd type="none" w="sm" len="sm"/>
                              <a:tailEnd type="none" w="sm" len="sm"/>
                            </a:ln>
                          </wps:spPr>
                          <wps:bodyPr/>
                        </wps:wsp>
                        <wps:wsp>
                          <wps:cNvPr id="9" name="Straight Arrow Connector 9"/>
                          <wps:cNvCnPr/>
                          <wps:spPr>
                            <a:xfrm>
                              <a:off x="0" y="28575"/>
                              <a:ext cx="5467350" cy="0"/>
                            </a:xfrm>
                            <a:prstGeom prst="straightConnector1">
                              <a:avLst/>
                            </a:prstGeom>
                            <a:noFill/>
                            <a:ln w="9525" cap="flat" cmpd="sng">
                              <a:solidFill>
                                <a:schemeClr val="dk1"/>
                              </a:solidFill>
                              <a:prstDash val="solid"/>
                              <a:miter lim="800000"/>
                              <a:headEnd type="none" w="sm" len="sm"/>
                              <a:tailEnd type="none" w="sm" len="sm"/>
                            </a:ln>
                          </wps:spPr>
                          <wps:bodyPr/>
                        </wps:wsp>
                      </wpg:grpSp>
                    </wpg:wgp>
                  </a:graphicData>
                </a:graphic>
              </wp:anchor>
            </w:drawing>
          </mc:Choice>
          <mc:Fallback>
            <w:pict>
              <v:group w14:anchorId="6C7AA8F1" id="Group 5" o:spid="_x0000_s1031" style="position:absolute;margin-left:0;margin-top:-.05pt;width:430.5pt;height:2.25pt;z-index:251661312" coordorigin="26123,37561" coordsize="54673,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">
                <v:group id="Group 6" o:spid="_x0000_s1032" style="position:absolute;left:26123;top:37657;width:54673;height:285" coordsize="54673,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Rectangle 7" o:spid="_x0000_s1033" style="position:absolute;width:54673;height:2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" filled="f" stroked="f">
                    <v:textbox inset="2.53958mm,2.53958mm,2.53958mm,2.53958mm">
                      <w:txbxContent>
                        <w:p w14:paraId="3649670D" w14:textId="77777777" w:rsidR="00183828" w:rsidRDefault="00183828" w:rsidP="00183828">
                          <w:pPr>
                            <w:textDirection w:val="btLr"/>
                          </w:pPr>
                        </w:p>
                      </w:txbxContent>
                    </v:textbox>
                  </v:rect>
                  <v:shape id="Straight Arrow Connector 8" o:spid="_x0000_s1034" type="#_x0000_t32" style="position:absolute;width:5467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" strokecolor="black [3200]" strokeweight="1.5pt">
                    <v:stroke startarrowwidth="narrow" startarrowlength="short" endarrowwidth="narrow" endarrowlength="short" joinstyle="miter"/>
                  </v:shape>
                  <v:shape id="Straight Arrow Connector 9" o:spid="_x0000_s1035" type="#_x0000_t32" style="position:absolute;top:285;width:5467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" strokecolor="black [3200]">
                    <v:stroke startarrowwidth="narrow" startarrowlength="short" endarrowwidth="narrow" endarrowlength="short" joinstyle="miter"/>
                  </v:shape>
                </v:group>
              </v:group>
            </w:pict>
          </mc:Fallback>
        </mc:AlternateContent>
      </w:r>
      <w:r w:rsidRPr="000D67EA">
        <w:rPr>
          <w:rFonts w:ascii="Times New Roman" w:hAnsi="Times New Roman" w:cs="Times New Roman"/>
          <w:lang w:val="sv-SE"/>
        </w:rPr>
        <w:tab/>
      </w:r>
    </w:p>
    <w:p w14:paraId="1AF86F07" w14:textId="77777777" w:rsidR="0087155C" w:rsidRDefault="0087155C">
      <w:pPr>
        <w:spacing w:after="160" w:line="259" w:lineRule="auto"/>
        <w:rPr>
          <w:ins w:id="15" w:author="Asus" w:date="2025-06-29T13:38:00Z" w16du:dateUtc="2025-06-29T06:38:00Z"/>
          <w:rFonts w:ascii="Times New Roman" w:eastAsia="Times New Roman" w:hAnsi="Times New Roman" w:cs="Times New Roman"/>
          <w:b/>
          <w:sz w:val="24"/>
          <w:szCs w:val="24"/>
        </w:rPr>
      </w:pPr>
      <w:ins w:id="16" w:author="Asus" w:date="2025-06-29T13:38:00Z" w16du:dateUtc="2025-06-29T06:38:00Z">
        <w:r>
          <w:rPr>
            <w:rFonts w:ascii="Times New Roman" w:eastAsia="Times New Roman" w:hAnsi="Times New Roman" w:cs="Times New Roman"/>
            <w:b/>
            <w:sz w:val="24"/>
            <w:szCs w:val="24"/>
          </w:rPr>
          <w:br w:type="page"/>
        </w:r>
      </w:ins>
    </w:p>
    <w:p w14:paraId="41129DF0" w14:textId="7632EE9A" w:rsidR="00183828" w:rsidRPr="00A86698" w:rsidRDefault="00183828" w:rsidP="00183828">
      <w:pPr>
        <w:ind w:right="-46"/>
        <w:jc w:val="both"/>
        <w:rPr>
          <w:rFonts w:ascii="Times New Roman" w:eastAsia="Times New Roman" w:hAnsi="Times New Roman" w:cs="Times New Roman"/>
          <w:b/>
          <w:sz w:val="24"/>
          <w:szCs w:val="24"/>
        </w:rPr>
      </w:pPr>
      <w:r w:rsidRPr="00A86698">
        <w:rPr>
          <w:rFonts w:ascii="Times New Roman" w:eastAsia="Times New Roman" w:hAnsi="Times New Roman" w:cs="Times New Roman"/>
          <w:b/>
          <w:sz w:val="24"/>
          <w:szCs w:val="24"/>
        </w:rPr>
        <w:lastRenderedPageBreak/>
        <w:t>INTRODUCTION</w:t>
      </w:r>
    </w:p>
    <w:p w14:paraId="0241C9D9" w14:textId="77777777" w:rsidR="00183828" w:rsidRPr="00A86698" w:rsidRDefault="00183828" w:rsidP="00183828">
      <w:pPr>
        <w:keepNext/>
        <w:framePr w:dropCap="drop" w:lines="2" w:wrap="around" w:vAnchor="text" w:hAnchor="page" w:x="1678" w:y="232"/>
        <w:spacing w:line="551" w:lineRule="exact"/>
        <w:ind w:firstLine="720"/>
        <w:jc w:val="both"/>
        <w:textAlignment w:val="baseline"/>
        <w:rPr>
          <w:rFonts w:ascii="Times New Roman" w:hAnsi="Times New Roman" w:cs="Times New Roman"/>
          <w:color w:val="000000" w:themeColor="text1"/>
          <w:position w:val="-6"/>
          <w:sz w:val="116"/>
          <w:szCs w:val="116"/>
          <w:vertAlign w:val="subscript"/>
          <w:lang w:val="en-US"/>
        </w:rPr>
      </w:pPr>
      <w:r w:rsidRPr="00A86698">
        <w:rPr>
          <w:rFonts w:ascii="Times New Roman" w:hAnsi="Times New Roman" w:cs="Times New Roman"/>
          <w:color w:val="000000" w:themeColor="text1"/>
          <w:position w:val="-6"/>
          <w:sz w:val="116"/>
          <w:szCs w:val="116"/>
          <w:vertAlign w:val="subscript"/>
          <w:lang w:val="en-US"/>
        </w:rPr>
        <w:t>E</w:t>
      </w:r>
    </w:p>
    <w:p w14:paraId="30E92C27" w14:textId="77777777" w:rsidR="00183828" w:rsidRPr="00A86698" w:rsidRDefault="00183828" w:rsidP="00183828">
      <w:pPr>
        <w:ind w:right="-46"/>
        <w:jc w:val="both"/>
        <w:rPr>
          <w:rFonts w:ascii="Times New Roman" w:eastAsia="Times New Roman" w:hAnsi="Times New Roman" w:cs="Times New Roman"/>
          <w:b/>
          <w:sz w:val="24"/>
          <w:szCs w:val="24"/>
        </w:rPr>
      </w:pPr>
    </w:p>
    <w:p w14:paraId="7C4F8EFC" w14:textId="2FF1EDBF" w:rsidR="00183828" w:rsidRPr="00A86698" w:rsidDel="0087155C" w:rsidRDefault="00183828" w:rsidP="00183828">
      <w:pPr>
        <w:ind w:right="-46"/>
        <w:jc w:val="both"/>
        <w:rPr>
          <w:del w:id="17" w:author="Asus" w:date="2025-06-29T13:38:00Z" w16du:dateUtc="2025-06-29T06:38:00Z"/>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nglish is one of the subjects learned at schools due to its significance. Crystal (2003) argued that English can be viewed as a symbol of globalization,</w:t>
      </w:r>
      <w:del w:id="18" w:author="Asus" w:date="2025-06-29T13:38:00Z" w16du:dateUtc="2025-06-29T06:38:00Z">
        <w:r w:rsidRPr="00A86698" w:rsidDel="0087155C">
          <w:rPr>
            <w:rFonts w:ascii="Times New Roman" w:hAnsi="Times New Roman" w:cs="Times New Roman"/>
            <w:color w:val="000000" w:themeColor="text1"/>
            <w:sz w:val="24"/>
            <w:szCs w:val="24"/>
          </w:rPr>
          <w:delText xml:space="preserve"> </w:delText>
        </w:r>
      </w:del>
    </w:p>
    <w:p w14:paraId="132D60F2" w14:textId="77777777" w:rsidR="00183828" w:rsidRPr="00A86698" w:rsidRDefault="00183828" w:rsidP="00183828">
      <w:pPr>
        <w:ind w:right="-46"/>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diversity, and advancement. Furthermore, Crystal (2003) stated that English finds application across various sectors of society, thereby serving as a tool for global outreach. The utilization of English may signify a country's advancement in the process of globalization. Additionally, Lie (2017) held the belief that English aligns with political influence, privilege, and social standing, given the inclusion of English in the educational frameworks of numerous nations. Moreover, Susanto (2017) argued that English has gained popularity and emerged as one of the most significant languages across various spheres of life, particularly in comprehending literature. Therefore, mastering English is essential and warrants regular practice for effective daily communication.</w:t>
      </w:r>
    </w:p>
    <w:p w14:paraId="4EECE015" w14:textId="77777777" w:rsidR="00183828" w:rsidRPr="00A86698" w:rsidRDefault="00183828" w:rsidP="00183828">
      <w:pPr>
        <w:ind w:right="-46" w:firstLine="720"/>
        <w:jc w:val="both"/>
        <w:rPr>
          <w:rFonts w:ascii="Times New Roman" w:eastAsia="Times New Roman" w:hAnsi="Times New Roman" w:cs="Times New Roman"/>
          <w:b/>
          <w:sz w:val="24"/>
          <w:szCs w:val="24"/>
        </w:rPr>
      </w:pPr>
      <w:r w:rsidRPr="00A86698">
        <w:rPr>
          <w:rFonts w:ascii="Times New Roman" w:hAnsi="Times New Roman" w:cs="Times New Roman"/>
          <w:color w:val="000000" w:themeColor="text1"/>
          <w:sz w:val="24"/>
          <w:szCs w:val="24"/>
        </w:rPr>
        <w:t>In learning English, one of the skills that students required to be mastered is speaking. Proficiency in speaking stands out as the paramount aspect of English learning, with success gauged by one's capacity to engage in conversation (Nunan, 1999; Burkart &amp; Sheppard, 2004).  In addition, Richards and Renandya (2020) argued that speaking stands as a core component of communication, enabling individuals to articulate their emotions, sentiments, and thoughts verbally.</w:t>
      </w:r>
    </w:p>
    <w:p w14:paraId="705D59FF" w14:textId="77777777" w:rsidR="00183828" w:rsidRPr="00A86698" w:rsidRDefault="00183828" w:rsidP="00183828">
      <w:pPr>
        <w:ind w:right="-46" w:firstLine="720"/>
        <w:jc w:val="both"/>
        <w:rPr>
          <w:rFonts w:ascii="Times New Roman" w:eastAsia="Times New Roman" w:hAnsi="Times New Roman" w:cs="Times New Roman"/>
          <w:b/>
          <w:sz w:val="24"/>
          <w:szCs w:val="24"/>
        </w:rPr>
      </w:pPr>
      <w:r w:rsidRPr="00A86698">
        <w:rPr>
          <w:rFonts w:ascii="Times New Roman" w:hAnsi="Times New Roman" w:cs="Times New Roman"/>
          <w:color w:val="000000" w:themeColor="text1"/>
          <w:sz w:val="24"/>
          <w:szCs w:val="24"/>
        </w:rPr>
        <w:t>Due to the importance of speaking, schools in Indonesia establish English Club (henceforth, EC). Malu (2015) stated EC is one activity that never makes someone suppressed; even if new members are unable to speak English, existing members will assist them in initiating their participation. Additionally, Nur and Eltayeb (2014) argued that the objectives of EC are to foster enjoyable speaking practice, enrich students' vocabulary and use of phrases, and employ the language in various activities resembling real-life situations. Thus, students are encouraged to engage in daily English conversations, as speaking necessitates extensive practice for proficiency. In conclusion, the significance of speaking skills is immense for language learners in any linguistic context.</w:t>
      </w:r>
    </w:p>
    <w:p w14:paraId="485279B5" w14:textId="77777777" w:rsidR="00183828" w:rsidRPr="00A86698" w:rsidRDefault="00183828" w:rsidP="00183828">
      <w:pPr>
        <w:ind w:right="-46" w:firstLine="720"/>
        <w:jc w:val="both"/>
        <w:rPr>
          <w:rFonts w:ascii="Times New Roman" w:eastAsia="Times New Roman" w:hAnsi="Times New Roman" w:cs="Times New Roman"/>
          <w:b/>
          <w:sz w:val="24"/>
          <w:szCs w:val="24"/>
        </w:rPr>
      </w:pPr>
      <w:r w:rsidRPr="00A86698">
        <w:rPr>
          <w:rFonts w:ascii="Times New Roman" w:hAnsi="Times New Roman" w:cs="Times New Roman"/>
          <w:color w:val="000000" w:themeColor="text1"/>
          <w:sz w:val="24"/>
          <w:szCs w:val="24"/>
          <w:shd w:val="clear" w:color="auto" w:fill="FFFFFF"/>
        </w:rPr>
        <w:t>Preliminary study was conducted at SMAN 19 Palembang by interviewing one of the teachers of the English Club. From the interview, English Club is called English Conversation Club (henceforth, ECC) in SMAN 19 Palembang. In addition, the teacher revealed that the members of ECC are all of the tenth, eleventh, and twelfth grade students of SMAN 19 Palembang who are interested in joining the ECC. The purpose of ECC at SMAN 19 Palembang is not only to increase the prestige of the school, but also to improve the students' ability to communicate in English actively.</w:t>
      </w:r>
    </w:p>
    <w:p w14:paraId="1F13E827" w14:textId="77777777" w:rsidR="00183828" w:rsidRPr="00A86698" w:rsidRDefault="00183828" w:rsidP="00183828">
      <w:pPr>
        <w:ind w:right="-46" w:firstLine="72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In addition, some previous studies focused on English Club as an extracurricular activities at school. First, a study by Melviza et al. (2017) demonstrated that English Clubs play a significant role in aiding students in honing their speaking skills. Second, Armita (2019) indicated that English Clubs serve as suitable platforms for speaking practice, as students perceive them as environments where their willingness to engage in speaking activities is fostered. Third, Utari (2021) proved evidence that participation in English Clubs leads to improvements in students' speaking and vocabulary proficiencies, as well as an increased sense of confidence in using English. Therefore, this research was conducted in Palembang, South Sumatra area. Based on background above the researcher is interested to conduct a study on students’ perceptions on the speaking practices of EC at SMAN 19 Palembang.</w:t>
      </w:r>
    </w:p>
    <w:p w14:paraId="59BDDA03" w14:textId="77777777" w:rsidR="00183828" w:rsidRPr="00A86698" w:rsidRDefault="00183828" w:rsidP="00183828">
      <w:pPr>
        <w:ind w:right="-46" w:firstLine="720"/>
        <w:jc w:val="both"/>
        <w:rPr>
          <w:rFonts w:ascii="Times New Roman" w:eastAsia="Times New Roman" w:hAnsi="Times New Roman" w:cs="Times New Roman"/>
          <w:b/>
          <w:sz w:val="24"/>
          <w:szCs w:val="24"/>
        </w:rPr>
      </w:pPr>
    </w:p>
    <w:p w14:paraId="6361879E" w14:textId="77777777" w:rsidR="00183828" w:rsidRPr="00A86698" w:rsidRDefault="00183828" w:rsidP="00183828">
      <w:pPr>
        <w:jc w:val="both"/>
        <w:rPr>
          <w:rFonts w:ascii="Times New Roman" w:eastAsia="Times New Roman" w:hAnsi="Times New Roman" w:cs="Times New Roman"/>
          <w:b/>
          <w:color w:val="000000"/>
          <w:sz w:val="24"/>
          <w:szCs w:val="24"/>
        </w:rPr>
      </w:pPr>
      <w:r w:rsidRPr="00A86698">
        <w:rPr>
          <w:rFonts w:ascii="Times New Roman" w:eastAsia="Times New Roman" w:hAnsi="Times New Roman" w:cs="Times New Roman"/>
          <w:b/>
          <w:color w:val="000000"/>
          <w:sz w:val="24"/>
          <w:szCs w:val="24"/>
        </w:rPr>
        <w:lastRenderedPageBreak/>
        <w:t>METHODOLOGY</w:t>
      </w:r>
    </w:p>
    <w:p w14:paraId="2F9CB322" w14:textId="0E8A3F07" w:rsidR="00183828" w:rsidRPr="00A86698" w:rsidRDefault="00183828" w:rsidP="00183828">
      <w:pPr>
        <w:ind w:firstLine="72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 xml:space="preserve">A qualitative approach was applied for this research.  According to Yılmaz (2013), qualitative research is characterized by its emergent, inductive, interpretive, and naturalistic nature, aiming to study people, cases, phenomena, social situations, and processes in their natural settings to uncover descriptive meanings attached to experiences. One of the qualitative research </w:t>
      </w:r>
      <w:del w:id="19" w:author="Asus" w:date="2025-06-29T13:52:00Z" w16du:dateUtc="2025-06-29T06:52:00Z">
        <w:r w:rsidRPr="00A86698" w:rsidDel="00D91387">
          <w:rPr>
            <w:rFonts w:ascii="Times New Roman" w:hAnsi="Times New Roman" w:cs="Times New Roman"/>
            <w:color w:val="000000" w:themeColor="text1"/>
            <w:sz w:val="24"/>
            <w:szCs w:val="24"/>
          </w:rPr>
          <w:delText>approach</w:delText>
        </w:r>
      </w:del>
      <w:ins w:id="20" w:author="Asus" w:date="2025-06-29T13:52:00Z" w16du:dateUtc="2025-06-29T06:52:00Z">
        <w:r w:rsidR="00D91387">
          <w:rPr>
            <w:rFonts w:ascii="Times New Roman" w:hAnsi="Times New Roman" w:cs="Times New Roman"/>
            <w:color w:val="000000" w:themeColor="text1"/>
            <w:sz w:val="24"/>
            <w:szCs w:val="24"/>
          </w:rPr>
          <w:t>approaches</w:t>
        </w:r>
      </w:ins>
      <w:r w:rsidRPr="00A86698">
        <w:rPr>
          <w:rFonts w:ascii="Times New Roman" w:hAnsi="Times New Roman" w:cs="Times New Roman"/>
          <w:color w:val="000000" w:themeColor="text1"/>
          <w:sz w:val="24"/>
          <w:szCs w:val="24"/>
        </w:rPr>
        <w:t>, case study, was applied for this study. According to Creswell (2012), a case study involves an in-depth examination of a problem or bounded system, aiming to gain a comprehensive understanding of an event, activity, process, or individual.</w:t>
      </w:r>
    </w:p>
    <w:p w14:paraId="2990E70F" w14:textId="440D3B40" w:rsidR="00183828" w:rsidRPr="00A86698" w:rsidRDefault="00183828" w:rsidP="00183828">
      <w:pPr>
        <w:jc w:val="both"/>
        <w:rPr>
          <w:rFonts w:ascii="Times New Roman" w:eastAsia="Times New Roman" w:hAnsi="Times New Roman" w:cs="Times New Roman"/>
          <w:color w:val="000000" w:themeColor="text1"/>
          <w:sz w:val="24"/>
          <w:szCs w:val="24"/>
        </w:rPr>
      </w:pPr>
      <w:r w:rsidRPr="00A86698">
        <w:rPr>
          <w:rFonts w:ascii="Times New Roman" w:eastAsia="Times New Roman" w:hAnsi="Times New Roman" w:cs="Times New Roman"/>
          <w:color w:val="000000" w:themeColor="text1"/>
          <w:sz w:val="24"/>
          <w:szCs w:val="24"/>
        </w:rPr>
        <w:tab/>
        <w:t xml:space="preserve">Purposive sampling was applied to choose the participants. According to Creswell (2012), purposive sampling is used to investigate and understand the central phenomenon by selecting individuals and sites intentionally. </w:t>
      </w:r>
      <w:r w:rsidRPr="00A86698">
        <w:rPr>
          <w:rFonts w:ascii="Times New Roman" w:hAnsi="Times New Roman" w:cs="Times New Roman"/>
          <w:color w:val="000000" w:themeColor="text1"/>
          <w:sz w:val="24"/>
          <w:szCs w:val="24"/>
        </w:rPr>
        <w:t xml:space="preserve">Therefore, eight students who had joined </w:t>
      </w:r>
      <w:ins w:id="21" w:author="Asus" w:date="2025-06-29T13:52:00Z" w16du:dateUtc="2025-06-29T06:52:00Z">
        <w:r w:rsidR="00D91387">
          <w:rPr>
            <w:rFonts w:ascii="Times New Roman" w:hAnsi="Times New Roman" w:cs="Times New Roman"/>
            <w:color w:val="000000" w:themeColor="text1"/>
            <w:sz w:val="24"/>
            <w:szCs w:val="24"/>
          </w:rPr>
          <w:t xml:space="preserve">the </w:t>
        </w:r>
      </w:ins>
      <w:r w:rsidRPr="00A86698">
        <w:rPr>
          <w:rFonts w:ascii="Times New Roman" w:hAnsi="Times New Roman" w:cs="Times New Roman"/>
          <w:color w:val="000000" w:themeColor="text1"/>
          <w:sz w:val="24"/>
          <w:szCs w:val="24"/>
        </w:rPr>
        <w:t>English Club for more than one year were chosen.</w:t>
      </w:r>
    </w:p>
    <w:p w14:paraId="36FCFDC5" w14:textId="7260384C" w:rsidR="00183828" w:rsidRPr="00A86698" w:rsidRDefault="00183828" w:rsidP="00183828">
      <w:pPr>
        <w:ind w:firstLine="720"/>
        <w:jc w:val="both"/>
        <w:rPr>
          <w:rFonts w:ascii="Times New Roman" w:hAnsi="Times New Roman" w:cs="Times New Roman"/>
          <w:color w:val="000000" w:themeColor="text1"/>
          <w:sz w:val="24"/>
          <w:szCs w:val="24"/>
        </w:rPr>
      </w:pPr>
      <w:del w:id="22" w:author="Asus" w:date="2025-06-29T13:52:00Z" w16du:dateUtc="2025-06-29T06:52:00Z">
        <w:r w:rsidRPr="00A86698" w:rsidDel="00D91387">
          <w:rPr>
            <w:rFonts w:ascii="Times New Roman" w:hAnsi="Times New Roman" w:cs="Times New Roman"/>
            <w:color w:val="000000" w:themeColor="text1"/>
            <w:sz w:val="24"/>
            <w:szCs w:val="24"/>
          </w:rPr>
          <w:delText xml:space="preserve">Interview </w:delText>
        </w:r>
      </w:del>
      <w:ins w:id="23" w:author="Asus" w:date="2025-06-29T13:52:00Z" w16du:dateUtc="2025-06-29T06:52:00Z">
        <w:r w:rsidR="00D91387">
          <w:rPr>
            <w:rFonts w:ascii="Times New Roman" w:hAnsi="Times New Roman" w:cs="Times New Roman"/>
            <w:color w:val="000000" w:themeColor="text1"/>
            <w:sz w:val="24"/>
            <w:szCs w:val="24"/>
          </w:rPr>
          <w:t>An interview</w:t>
        </w:r>
        <w:r w:rsidR="00D91387" w:rsidRPr="00A86698">
          <w:rPr>
            <w:rFonts w:ascii="Times New Roman" w:hAnsi="Times New Roman" w:cs="Times New Roman"/>
            <w:color w:val="000000" w:themeColor="text1"/>
            <w:sz w:val="24"/>
            <w:szCs w:val="24"/>
          </w:rPr>
          <w:t xml:space="preserve"> </w:t>
        </w:r>
      </w:ins>
      <w:r w:rsidRPr="00A86698">
        <w:rPr>
          <w:rFonts w:ascii="Times New Roman" w:hAnsi="Times New Roman" w:cs="Times New Roman"/>
          <w:color w:val="000000" w:themeColor="text1"/>
          <w:sz w:val="24"/>
          <w:szCs w:val="24"/>
        </w:rPr>
        <w:t xml:space="preserve">was </w:t>
      </w:r>
      <w:del w:id="24" w:author="Asus" w:date="2025-06-29T13:53:00Z" w16du:dateUtc="2025-06-29T06:53:00Z">
        <w:r w:rsidRPr="00A86698" w:rsidDel="00D91387">
          <w:rPr>
            <w:rFonts w:ascii="Times New Roman" w:hAnsi="Times New Roman" w:cs="Times New Roman"/>
            <w:color w:val="000000" w:themeColor="text1"/>
            <w:sz w:val="24"/>
            <w:szCs w:val="24"/>
          </w:rPr>
          <w:delText xml:space="preserve">applied </w:delText>
        </w:r>
      </w:del>
      <w:ins w:id="25" w:author="Asus" w:date="2025-06-29T13:53:00Z" w16du:dateUtc="2025-06-29T06:53:00Z">
        <w:r w:rsidR="00D91387">
          <w:rPr>
            <w:rFonts w:ascii="Times New Roman" w:hAnsi="Times New Roman" w:cs="Times New Roman"/>
            <w:color w:val="000000" w:themeColor="text1"/>
            <w:sz w:val="24"/>
            <w:szCs w:val="24"/>
          </w:rPr>
          <w:t>conducted</w:t>
        </w:r>
        <w:r w:rsidR="00D91387" w:rsidRPr="00A86698">
          <w:rPr>
            <w:rFonts w:ascii="Times New Roman" w:hAnsi="Times New Roman" w:cs="Times New Roman"/>
            <w:color w:val="000000" w:themeColor="text1"/>
            <w:sz w:val="24"/>
            <w:szCs w:val="24"/>
          </w:rPr>
          <w:t xml:space="preserve"> </w:t>
        </w:r>
      </w:ins>
      <w:r w:rsidRPr="00A86698">
        <w:rPr>
          <w:rFonts w:ascii="Times New Roman" w:hAnsi="Times New Roman" w:cs="Times New Roman"/>
          <w:color w:val="000000" w:themeColor="text1"/>
          <w:sz w:val="24"/>
          <w:szCs w:val="24"/>
        </w:rPr>
        <w:t xml:space="preserve">to find out the students’ perceptions on the speaking practices of </w:t>
      </w:r>
      <w:ins w:id="26" w:author="Asus" w:date="2025-06-29T13:52:00Z" w16du:dateUtc="2025-06-29T06:52:00Z">
        <w:r w:rsidR="00D91387">
          <w:rPr>
            <w:rFonts w:ascii="Times New Roman" w:hAnsi="Times New Roman" w:cs="Times New Roman"/>
            <w:color w:val="000000" w:themeColor="text1"/>
            <w:sz w:val="24"/>
            <w:szCs w:val="24"/>
          </w:rPr>
          <w:t xml:space="preserve">the </w:t>
        </w:r>
      </w:ins>
      <w:r w:rsidRPr="00A86698">
        <w:rPr>
          <w:rFonts w:ascii="Times New Roman" w:hAnsi="Times New Roman" w:cs="Times New Roman"/>
          <w:color w:val="000000" w:themeColor="text1"/>
          <w:sz w:val="24"/>
          <w:szCs w:val="24"/>
        </w:rPr>
        <w:t xml:space="preserve">English Club at SMAN 19 Palembang. Hadi (2013) described interviews as a method of data collection involving systematic </w:t>
      </w:r>
      <w:del w:id="27" w:author="Asus" w:date="2025-06-29T13:52:00Z" w16du:dateUtc="2025-06-29T06:52:00Z">
        <w:r w:rsidRPr="00A86698" w:rsidDel="00D91387">
          <w:rPr>
            <w:rFonts w:ascii="Times New Roman" w:hAnsi="Times New Roman" w:cs="Times New Roman"/>
            <w:color w:val="000000" w:themeColor="text1"/>
            <w:sz w:val="24"/>
            <w:szCs w:val="24"/>
          </w:rPr>
          <w:delText>question and answer</w:delText>
        </w:r>
      </w:del>
      <w:ins w:id="28" w:author="Asus" w:date="2025-06-29T13:52:00Z" w16du:dateUtc="2025-06-29T06:52:00Z">
        <w:r w:rsidR="00D91387">
          <w:rPr>
            <w:rFonts w:ascii="Times New Roman" w:hAnsi="Times New Roman" w:cs="Times New Roman"/>
            <w:color w:val="000000" w:themeColor="text1"/>
            <w:sz w:val="24"/>
            <w:szCs w:val="24"/>
          </w:rPr>
          <w:t>question-and-answer</w:t>
        </w:r>
      </w:ins>
      <w:r w:rsidRPr="00A86698">
        <w:rPr>
          <w:rFonts w:ascii="Times New Roman" w:hAnsi="Times New Roman" w:cs="Times New Roman"/>
          <w:color w:val="000000" w:themeColor="text1"/>
          <w:sz w:val="24"/>
          <w:szCs w:val="24"/>
        </w:rPr>
        <w:t xml:space="preserve"> interactions, conducted unilaterally and tailored to the investigation's purpose. </w:t>
      </w:r>
      <w:del w:id="29" w:author="Asus" w:date="2025-06-29T13:53:00Z" w16du:dateUtc="2025-06-29T06:53:00Z">
        <w:r w:rsidRPr="00A86698" w:rsidDel="00D91387">
          <w:rPr>
            <w:rFonts w:ascii="Times New Roman" w:hAnsi="Times New Roman" w:cs="Times New Roman"/>
            <w:color w:val="000000" w:themeColor="text1"/>
            <w:sz w:val="24"/>
            <w:szCs w:val="24"/>
          </w:rPr>
          <w:delText>Semi- structured</w:delText>
        </w:r>
      </w:del>
      <w:ins w:id="30" w:author="Asus" w:date="2025-06-29T13:53:00Z" w16du:dateUtc="2025-06-29T06:53:00Z">
        <w:r w:rsidR="00D91387">
          <w:rPr>
            <w:rFonts w:ascii="Times New Roman" w:hAnsi="Times New Roman" w:cs="Times New Roman"/>
            <w:color w:val="000000" w:themeColor="text1"/>
            <w:sz w:val="24"/>
            <w:szCs w:val="24"/>
          </w:rPr>
          <w:t>Semi-structured</w:t>
        </w:r>
      </w:ins>
      <w:r w:rsidRPr="00A86698">
        <w:rPr>
          <w:rFonts w:ascii="Times New Roman" w:hAnsi="Times New Roman" w:cs="Times New Roman"/>
          <w:color w:val="000000" w:themeColor="text1"/>
          <w:sz w:val="24"/>
          <w:szCs w:val="24"/>
        </w:rPr>
        <w:t xml:space="preserve"> interviews will be conducted with the selected </w:t>
      </w:r>
      <w:del w:id="31" w:author="Asus" w:date="2025-06-29T13:53:00Z" w16du:dateUtc="2025-06-29T06:53:00Z">
        <w:r w:rsidRPr="00A86698" w:rsidDel="00D91387">
          <w:rPr>
            <w:rFonts w:ascii="Times New Roman" w:hAnsi="Times New Roman" w:cs="Times New Roman"/>
            <w:color w:val="000000" w:themeColor="text1"/>
            <w:sz w:val="24"/>
            <w:szCs w:val="24"/>
          </w:rPr>
          <w:delText xml:space="preserve">member </w:delText>
        </w:r>
      </w:del>
      <w:ins w:id="32" w:author="Asus" w:date="2025-06-29T13:53:00Z" w16du:dateUtc="2025-06-29T06:53:00Z">
        <w:r w:rsidR="00D91387">
          <w:rPr>
            <w:rFonts w:ascii="Times New Roman" w:hAnsi="Times New Roman" w:cs="Times New Roman"/>
            <w:color w:val="000000" w:themeColor="text1"/>
            <w:sz w:val="24"/>
            <w:szCs w:val="24"/>
          </w:rPr>
          <w:t>members</w:t>
        </w:r>
        <w:r w:rsidR="00D91387" w:rsidRPr="00A86698">
          <w:rPr>
            <w:rFonts w:ascii="Times New Roman" w:hAnsi="Times New Roman" w:cs="Times New Roman"/>
            <w:color w:val="000000" w:themeColor="text1"/>
            <w:sz w:val="24"/>
            <w:szCs w:val="24"/>
          </w:rPr>
          <w:t xml:space="preserve"> </w:t>
        </w:r>
      </w:ins>
      <w:r w:rsidRPr="00A86698">
        <w:rPr>
          <w:rFonts w:ascii="Times New Roman" w:hAnsi="Times New Roman" w:cs="Times New Roman"/>
          <w:color w:val="000000" w:themeColor="text1"/>
          <w:sz w:val="24"/>
          <w:szCs w:val="24"/>
        </w:rPr>
        <w:t xml:space="preserve">of </w:t>
      </w:r>
      <w:ins w:id="33" w:author="Asus" w:date="2025-06-29T13:53:00Z" w16du:dateUtc="2025-06-29T06:53:00Z">
        <w:r w:rsidR="00D91387">
          <w:rPr>
            <w:rFonts w:ascii="Times New Roman" w:hAnsi="Times New Roman" w:cs="Times New Roman"/>
            <w:color w:val="000000" w:themeColor="text1"/>
            <w:sz w:val="24"/>
            <w:szCs w:val="24"/>
          </w:rPr>
          <w:t xml:space="preserve">the </w:t>
        </w:r>
      </w:ins>
      <w:r w:rsidRPr="00A86698">
        <w:rPr>
          <w:rFonts w:ascii="Times New Roman" w:hAnsi="Times New Roman" w:cs="Times New Roman"/>
          <w:color w:val="000000" w:themeColor="text1"/>
          <w:sz w:val="24"/>
          <w:szCs w:val="24"/>
        </w:rPr>
        <w:t>ECC of SMAN 19 Palembang. Naz et al. (2022) explained that a semi-structured interview resembles a structured interview in that the questions are pre-planned</w:t>
      </w:r>
      <w:del w:id="34" w:author="Asus" w:date="2025-06-30T06:39:00Z" w16du:dateUtc="2025-06-29T23:39:00Z">
        <w:r w:rsidRPr="00A86698" w:rsidDel="00D24CA0">
          <w:rPr>
            <w:rFonts w:ascii="Times New Roman" w:hAnsi="Times New Roman" w:cs="Times New Roman"/>
            <w:color w:val="000000" w:themeColor="text1"/>
            <w:sz w:val="24"/>
            <w:szCs w:val="24"/>
          </w:rPr>
          <w:delText>, but the</w:delText>
        </w:r>
      </w:del>
      <w:ins w:id="35" w:author="Asus" w:date="2025-06-30T06:39:00Z" w16du:dateUtc="2025-06-29T23:39:00Z">
        <w:r w:rsidR="00D24CA0">
          <w:rPr>
            <w:rFonts w:ascii="Times New Roman" w:hAnsi="Times New Roman" w:cs="Times New Roman"/>
            <w:color w:val="000000" w:themeColor="text1"/>
            <w:sz w:val="24"/>
            <w:szCs w:val="24"/>
          </w:rPr>
          <w:t>. Still, the</w:t>
        </w:r>
      </w:ins>
      <w:r w:rsidRPr="00A86698">
        <w:rPr>
          <w:rFonts w:ascii="Times New Roman" w:hAnsi="Times New Roman" w:cs="Times New Roman"/>
          <w:color w:val="000000" w:themeColor="text1"/>
          <w:sz w:val="24"/>
          <w:szCs w:val="24"/>
        </w:rPr>
        <w:t xml:space="preserve"> sequence is determined spontaneously, depending on the flow of the conversation. </w:t>
      </w:r>
    </w:p>
    <w:p w14:paraId="22A047CF" w14:textId="77777777" w:rsidR="00183828" w:rsidRPr="00A86698" w:rsidRDefault="00183828" w:rsidP="00183828">
      <w:pPr>
        <w:ind w:firstLine="72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In analyzing the data, the researcher applied a thematic analysis through the steps of data analysis in qualitative research provided by Creswell (2014). First, the researcher will gather complete data from student interviews (transcriptions). Then, the data will be organized into computer files and folders after being transcribed. Afterwards, the researcher will commence coding the data by thoroughly reading and examining all transcriptions, assigning codes to identify answers to the research question. Last, an interpretation will be drawn as the concluding statement of this research.</w:t>
      </w:r>
    </w:p>
    <w:p w14:paraId="79EF907C" w14:textId="23C5100E" w:rsidR="00183828" w:rsidRPr="00A86698" w:rsidRDefault="00183828" w:rsidP="00D24CA0">
      <w:pPr>
        <w:ind w:firstLine="720"/>
        <w:jc w:val="both"/>
        <w:rPr>
          <w:rFonts w:ascii="Times New Roman" w:hAnsi="Times New Roman" w:cs="Times New Roman"/>
          <w:color w:val="000000" w:themeColor="text1"/>
          <w:sz w:val="24"/>
          <w:szCs w:val="24"/>
          <w:lang w:val="en-US"/>
        </w:rPr>
        <w:pPrChange w:id="36" w:author="Asus" w:date="2025-06-30T06:36:00Z" w16du:dateUtc="2025-06-29T23:36:00Z">
          <w:pPr>
            <w:jc w:val="both"/>
          </w:pPr>
        </w:pPrChange>
      </w:pPr>
      <w:r w:rsidRPr="00A86698">
        <w:rPr>
          <w:rFonts w:ascii="Times New Roman" w:hAnsi="Times New Roman" w:cs="Times New Roman"/>
          <w:color w:val="000000" w:themeColor="text1"/>
          <w:sz w:val="24"/>
          <w:szCs w:val="24"/>
        </w:rPr>
        <w:t xml:space="preserve">In this study, </w:t>
      </w:r>
      <w:ins w:id="37" w:author="Asus" w:date="2025-06-29T14:03:00Z" w16du:dateUtc="2025-06-29T07:03:00Z">
        <w:r w:rsidR="007F5A41">
          <w:rPr>
            <w:rFonts w:ascii="Times New Roman" w:hAnsi="Times New Roman" w:cs="Times New Roman"/>
            <w:color w:val="000000" w:themeColor="text1"/>
            <w:sz w:val="24"/>
            <w:szCs w:val="24"/>
          </w:rPr>
          <w:t xml:space="preserve">the </w:t>
        </w:r>
      </w:ins>
      <w:r w:rsidRPr="00A86698">
        <w:rPr>
          <w:rFonts w:ascii="Times New Roman" w:hAnsi="Times New Roman" w:cs="Times New Roman"/>
          <w:color w:val="000000" w:themeColor="text1"/>
          <w:sz w:val="24"/>
          <w:szCs w:val="24"/>
        </w:rPr>
        <w:t>member checking technique was used to enhance the data accuracy. According to Creswell (2012), member checking involves verifying the accuracy of data by consulting study participants</w:t>
      </w:r>
      <w:r w:rsidRPr="00A86698">
        <w:rPr>
          <w:rFonts w:ascii="Times New Roman" w:hAnsi="Times New Roman" w:cs="Times New Roman"/>
          <w:color w:val="000000" w:themeColor="text1"/>
          <w:sz w:val="24"/>
          <w:szCs w:val="24"/>
          <w:lang w:val="en-US"/>
        </w:rPr>
        <w:t>.</w:t>
      </w:r>
      <w:ins w:id="38" w:author="Asus" w:date="2025-06-30T06:37:00Z" w16du:dateUtc="2025-06-29T23:37:00Z">
        <w:r w:rsidR="00D24CA0">
          <w:rPr>
            <w:rFonts w:ascii="Times New Roman" w:hAnsi="Times New Roman" w:cs="Times New Roman"/>
            <w:color w:val="000000" w:themeColor="text1"/>
            <w:sz w:val="24"/>
            <w:szCs w:val="24"/>
            <w:lang w:val="en-US"/>
          </w:rPr>
          <w:t xml:space="preserve"> </w:t>
        </w:r>
        <w:commentRangeStart w:id="39"/>
        <w:r w:rsidR="00D24CA0">
          <w:rPr>
            <w:rFonts w:ascii="Times New Roman" w:hAnsi="Times New Roman" w:cs="Times New Roman"/>
            <w:color w:val="000000" w:themeColor="text1"/>
            <w:sz w:val="24"/>
            <w:szCs w:val="24"/>
            <w:lang w:val="en-US"/>
          </w:rPr>
          <w:t>…</w:t>
        </w:r>
        <w:commentRangeEnd w:id="39"/>
        <w:r w:rsidR="00D24CA0">
          <w:rPr>
            <w:rStyle w:val="CommentReference"/>
          </w:rPr>
          <w:commentReference w:id="39"/>
        </w:r>
      </w:ins>
    </w:p>
    <w:p w14:paraId="7686DF67" w14:textId="77777777" w:rsidR="00183828" w:rsidRPr="00A86698" w:rsidRDefault="00183828" w:rsidP="00183828">
      <w:pPr>
        <w:jc w:val="both"/>
        <w:rPr>
          <w:rFonts w:ascii="Times New Roman" w:eastAsia="Times New Roman" w:hAnsi="Times New Roman" w:cs="Times New Roman"/>
          <w:b/>
          <w:sz w:val="24"/>
          <w:szCs w:val="24"/>
        </w:rPr>
      </w:pPr>
    </w:p>
    <w:p w14:paraId="2F356416" w14:textId="77777777" w:rsidR="00183828" w:rsidRPr="00A86698" w:rsidRDefault="00183828" w:rsidP="00183828">
      <w:pPr>
        <w:jc w:val="both"/>
        <w:rPr>
          <w:rFonts w:ascii="Times New Roman" w:eastAsia="Times New Roman" w:hAnsi="Times New Roman" w:cs="Times New Roman"/>
          <w:b/>
          <w:sz w:val="24"/>
          <w:szCs w:val="24"/>
        </w:rPr>
      </w:pPr>
      <w:r w:rsidRPr="00A86698">
        <w:rPr>
          <w:rFonts w:ascii="Times New Roman" w:eastAsia="Times New Roman" w:hAnsi="Times New Roman" w:cs="Times New Roman"/>
          <w:b/>
          <w:sz w:val="24"/>
          <w:szCs w:val="24"/>
        </w:rPr>
        <w:t>FINDINGS AND DISCUSSION</w:t>
      </w:r>
    </w:p>
    <w:p w14:paraId="2E4D6899" w14:textId="77777777" w:rsidR="00183828" w:rsidRPr="00A86698" w:rsidRDefault="00183828" w:rsidP="00183828">
      <w:pPr>
        <w:jc w:val="both"/>
        <w:rPr>
          <w:rFonts w:ascii="Times New Roman" w:eastAsia="Times New Roman" w:hAnsi="Times New Roman" w:cs="Times New Roman"/>
          <w:sz w:val="24"/>
          <w:szCs w:val="24"/>
          <w:lang w:val="en-US"/>
        </w:rPr>
      </w:pPr>
      <w:r w:rsidRPr="00A86698">
        <w:rPr>
          <w:rFonts w:ascii="Times New Roman" w:eastAsia="Times New Roman" w:hAnsi="Times New Roman" w:cs="Times New Roman"/>
          <w:sz w:val="24"/>
          <w:szCs w:val="24"/>
          <w:lang w:val="en-US"/>
        </w:rPr>
        <w:t xml:space="preserve">1. Findings </w:t>
      </w:r>
    </w:p>
    <w:p w14:paraId="6AB28FCB" w14:textId="495EF1FD" w:rsidR="00183828" w:rsidRPr="00A86698" w:rsidRDefault="00183828" w:rsidP="00183828">
      <w:pPr>
        <w:ind w:firstLine="54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 xml:space="preserve">This </w:t>
      </w:r>
      <w:ins w:id="40" w:author="Asus" w:date="2025-06-30T06:40:00Z" w16du:dateUtc="2025-06-29T23:40:00Z">
        <w:r w:rsidR="00D24CA0">
          <w:rPr>
            <w:rFonts w:ascii="Times New Roman" w:hAnsi="Times New Roman" w:cs="Times New Roman"/>
            <w:color w:val="000000" w:themeColor="text1"/>
            <w:sz w:val="24"/>
            <w:szCs w:val="24"/>
          </w:rPr>
          <w:t>section</w:t>
        </w:r>
      </w:ins>
      <w:del w:id="41" w:author="Asus" w:date="2025-06-30T06:40:00Z" w16du:dateUtc="2025-06-29T23:40:00Z">
        <w:r w:rsidRPr="00A86698" w:rsidDel="00D24CA0">
          <w:rPr>
            <w:rFonts w:ascii="Times New Roman" w:hAnsi="Times New Roman" w:cs="Times New Roman"/>
            <w:color w:val="000000" w:themeColor="text1"/>
            <w:sz w:val="24"/>
            <w:szCs w:val="24"/>
          </w:rPr>
          <w:delText>chapter</w:delText>
        </w:r>
      </w:del>
      <w:r w:rsidRPr="00A86698">
        <w:rPr>
          <w:rFonts w:ascii="Times New Roman" w:hAnsi="Times New Roman" w:cs="Times New Roman"/>
          <w:color w:val="000000" w:themeColor="text1"/>
          <w:sz w:val="24"/>
          <w:szCs w:val="24"/>
        </w:rPr>
        <w:t xml:space="preserve"> </w:t>
      </w:r>
      <w:del w:id="42" w:author="Asus" w:date="2025-06-30T06:39:00Z" w16du:dateUtc="2025-06-29T23:39:00Z">
        <w:r w:rsidRPr="00A86698" w:rsidDel="00D24CA0">
          <w:rPr>
            <w:rFonts w:ascii="Times New Roman" w:hAnsi="Times New Roman" w:cs="Times New Roman"/>
            <w:color w:val="000000" w:themeColor="text1"/>
            <w:sz w:val="24"/>
            <w:szCs w:val="24"/>
          </w:rPr>
          <w:delText xml:space="preserve">elaborated </w:delText>
        </w:r>
      </w:del>
      <w:ins w:id="43" w:author="Asus" w:date="2025-06-30T06:39:00Z" w16du:dateUtc="2025-06-29T23:39:00Z">
        <w:r w:rsidR="00D24CA0">
          <w:rPr>
            <w:rFonts w:ascii="Times New Roman" w:hAnsi="Times New Roman" w:cs="Times New Roman"/>
            <w:color w:val="000000" w:themeColor="text1"/>
            <w:sz w:val="24"/>
            <w:szCs w:val="24"/>
          </w:rPr>
          <w:t>elaborates</w:t>
        </w:r>
        <w:r w:rsidR="00D24CA0" w:rsidRPr="00A86698">
          <w:rPr>
            <w:rFonts w:ascii="Times New Roman" w:hAnsi="Times New Roman" w:cs="Times New Roman"/>
            <w:color w:val="000000" w:themeColor="text1"/>
            <w:sz w:val="24"/>
            <w:szCs w:val="24"/>
          </w:rPr>
          <w:t xml:space="preserve"> </w:t>
        </w:r>
      </w:ins>
      <w:ins w:id="44" w:author="Asus" w:date="2025-06-30T06:40:00Z" w16du:dateUtc="2025-06-29T23:40:00Z">
        <w:r w:rsidR="00D24CA0">
          <w:rPr>
            <w:rFonts w:ascii="Times New Roman" w:hAnsi="Times New Roman" w:cs="Times New Roman"/>
            <w:color w:val="000000" w:themeColor="text1"/>
            <w:sz w:val="24"/>
            <w:szCs w:val="24"/>
          </w:rPr>
          <w:t xml:space="preserve">on </w:t>
        </w:r>
      </w:ins>
      <w:r w:rsidRPr="00A86698">
        <w:rPr>
          <w:rFonts w:ascii="Times New Roman" w:hAnsi="Times New Roman" w:cs="Times New Roman"/>
          <w:color w:val="000000" w:themeColor="text1"/>
          <w:sz w:val="24"/>
          <w:szCs w:val="24"/>
        </w:rPr>
        <w:t xml:space="preserve">research findings and discussions of the research. This research was aimed to find out the students’ perceptions </w:t>
      </w:r>
      <w:del w:id="45" w:author="Asus" w:date="2025-06-30T06:40:00Z" w16du:dateUtc="2025-06-29T23:40:00Z">
        <w:r w:rsidRPr="00A86698" w:rsidDel="00D24CA0">
          <w:rPr>
            <w:rFonts w:ascii="Times New Roman" w:hAnsi="Times New Roman" w:cs="Times New Roman"/>
            <w:color w:val="000000" w:themeColor="text1"/>
            <w:sz w:val="24"/>
            <w:szCs w:val="24"/>
          </w:rPr>
          <w:delText xml:space="preserve">on </w:delText>
        </w:r>
      </w:del>
      <w:ins w:id="46" w:author="Asus" w:date="2025-06-30T06:40:00Z" w16du:dateUtc="2025-06-29T23:40:00Z">
        <w:r w:rsidR="00D24CA0">
          <w:rPr>
            <w:rFonts w:ascii="Times New Roman" w:hAnsi="Times New Roman" w:cs="Times New Roman"/>
            <w:color w:val="000000" w:themeColor="text1"/>
            <w:sz w:val="24"/>
            <w:szCs w:val="24"/>
          </w:rPr>
          <w:t>of</w:t>
        </w:r>
        <w:r w:rsidR="00D24CA0" w:rsidRPr="00A86698">
          <w:rPr>
            <w:rFonts w:ascii="Times New Roman" w:hAnsi="Times New Roman" w:cs="Times New Roman"/>
            <w:color w:val="000000" w:themeColor="text1"/>
            <w:sz w:val="24"/>
            <w:szCs w:val="24"/>
          </w:rPr>
          <w:t xml:space="preserve"> </w:t>
        </w:r>
      </w:ins>
      <w:r w:rsidRPr="00A86698">
        <w:rPr>
          <w:rFonts w:ascii="Times New Roman" w:hAnsi="Times New Roman" w:cs="Times New Roman"/>
          <w:color w:val="000000" w:themeColor="text1"/>
          <w:sz w:val="24"/>
          <w:szCs w:val="24"/>
        </w:rPr>
        <w:t xml:space="preserve">the speaking practices of </w:t>
      </w:r>
      <w:ins w:id="47" w:author="Asus" w:date="2025-06-30T06:40:00Z" w16du:dateUtc="2025-06-29T23:40:00Z">
        <w:r w:rsidR="00D24CA0">
          <w:rPr>
            <w:rFonts w:ascii="Times New Roman" w:hAnsi="Times New Roman" w:cs="Times New Roman"/>
            <w:color w:val="000000" w:themeColor="text1"/>
            <w:sz w:val="24"/>
            <w:szCs w:val="24"/>
          </w:rPr>
          <w:t xml:space="preserve">the </w:t>
        </w:r>
      </w:ins>
      <w:r w:rsidRPr="00A86698">
        <w:rPr>
          <w:rFonts w:ascii="Times New Roman" w:hAnsi="Times New Roman" w:cs="Times New Roman"/>
          <w:color w:val="000000" w:themeColor="text1"/>
          <w:sz w:val="24"/>
          <w:szCs w:val="24"/>
        </w:rPr>
        <w:t xml:space="preserve">English Club (henceforth, EC) at SMAN 19 Palembang. The researcher began gathering information by interviewing nine students in the EC. After gaining the data from </w:t>
      </w:r>
      <w:ins w:id="48" w:author="Asus" w:date="2025-06-30T06:40:00Z" w16du:dateUtc="2025-06-29T23:40:00Z">
        <w:r w:rsidR="00D24CA0">
          <w:rPr>
            <w:rFonts w:ascii="Times New Roman" w:hAnsi="Times New Roman" w:cs="Times New Roman"/>
            <w:color w:val="000000" w:themeColor="text1"/>
            <w:sz w:val="24"/>
            <w:szCs w:val="24"/>
          </w:rPr>
          <w:t xml:space="preserve">the </w:t>
        </w:r>
      </w:ins>
      <w:r w:rsidRPr="00A86698">
        <w:rPr>
          <w:rFonts w:ascii="Times New Roman" w:hAnsi="Times New Roman" w:cs="Times New Roman"/>
          <w:color w:val="000000" w:themeColor="text1"/>
          <w:sz w:val="24"/>
          <w:szCs w:val="24"/>
        </w:rPr>
        <w:t xml:space="preserve">interview, the data were analyzed by using thematic analysis. The descriptions of the result were </w:t>
      </w:r>
      <w:del w:id="49" w:author="Asus" w:date="2025-06-30T06:40:00Z" w16du:dateUtc="2025-06-29T23:40:00Z">
        <w:r w:rsidRPr="00A86698" w:rsidDel="00D24CA0">
          <w:rPr>
            <w:rFonts w:ascii="Times New Roman" w:hAnsi="Times New Roman" w:cs="Times New Roman"/>
            <w:color w:val="000000" w:themeColor="text1"/>
            <w:sz w:val="24"/>
            <w:szCs w:val="24"/>
          </w:rPr>
          <w:delText xml:space="preserve">described </w:delText>
        </w:r>
      </w:del>
      <w:r w:rsidRPr="00A86698">
        <w:rPr>
          <w:rFonts w:ascii="Times New Roman" w:hAnsi="Times New Roman" w:cs="Times New Roman"/>
          <w:color w:val="000000" w:themeColor="text1"/>
          <w:sz w:val="24"/>
          <w:szCs w:val="24"/>
        </w:rPr>
        <w:t>as follows:</w:t>
      </w:r>
    </w:p>
    <w:p w14:paraId="5F435342" w14:textId="77777777" w:rsidR="00183828" w:rsidRPr="00A86698" w:rsidRDefault="00183828" w:rsidP="00183828">
      <w:pPr>
        <w:ind w:left="450" w:firstLine="720"/>
        <w:jc w:val="both"/>
        <w:rPr>
          <w:rFonts w:ascii="Times New Roman" w:hAnsi="Times New Roman" w:cs="Times New Roman"/>
          <w:color w:val="000000" w:themeColor="text1"/>
          <w:sz w:val="24"/>
          <w:szCs w:val="24"/>
        </w:rPr>
      </w:pPr>
    </w:p>
    <w:p w14:paraId="34DDF620" w14:textId="77777777" w:rsidR="00183828" w:rsidRPr="00A86698" w:rsidRDefault="00183828" w:rsidP="00183828">
      <w:pPr>
        <w:ind w:firstLine="540"/>
        <w:jc w:val="both"/>
        <w:rPr>
          <w:rFonts w:ascii="Times New Roman" w:hAnsi="Times New Roman" w:cs="Times New Roman"/>
          <w:color w:val="000000" w:themeColor="text1"/>
          <w:sz w:val="24"/>
          <w:szCs w:val="24"/>
        </w:rPr>
      </w:pPr>
      <w:commentRangeStart w:id="50"/>
      <w:r w:rsidRPr="00A86698">
        <w:rPr>
          <w:rFonts w:ascii="Times New Roman" w:hAnsi="Times New Roman" w:cs="Times New Roman"/>
          <w:color w:val="000000" w:themeColor="text1"/>
          <w:sz w:val="24"/>
          <w:szCs w:val="24"/>
        </w:rPr>
        <w:t>Table.2 Themes and Codes of Students’ perceptions on the speaking practices of English Club</w:t>
      </w:r>
    </w:p>
    <w:tbl>
      <w:tblPr>
        <w:tblStyle w:val="TableGrid"/>
        <w:tblW w:w="0" w:type="auto"/>
        <w:tblInd w:w="630"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3666"/>
        <w:gridCol w:w="3631"/>
      </w:tblGrid>
      <w:tr w:rsidR="00183828" w:rsidRPr="00A86698" w14:paraId="17655A86" w14:textId="77777777" w:rsidTr="008E607C">
        <w:tc>
          <w:tcPr>
            <w:tcW w:w="3666" w:type="dxa"/>
            <w:tcBorders>
              <w:top w:val="single" w:sz="4" w:space="0" w:color="auto"/>
              <w:left w:val="nil"/>
              <w:bottom w:val="single" w:sz="4" w:space="0" w:color="auto"/>
              <w:right w:val="nil"/>
            </w:tcBorders>
            <w:hideMark/>
          </w:tcPr>
          <w:p w14:paraId="4237F9B9" w14:textId="77777777" w:rsidR="00183828" w:rsidRPr="00A86698" w:rsidRDefault="00183828" w:rsidP="008E607C">
            <w:pPr>
              <w:jc w:val="center"/>
              <w:rPr>
                <w:rFonts w:ascii="Times New Roman" w:hAnsi="Times New Roman" w:cs="Times New Roman"/>
                <w:b/>
                <w:color w:val="000000" w:themeColor="text1"/>
                <w:sz w:val="24"/>
                <w:szCs w:val="24"/>
              </w:rPr>
            </w:pPr>
            <w:r w:rsidRPr="00A86698">
              <w:rPr>
                <w:rFonts w:ascii="Times New Roman" w:hAnsi="Times New Roman" w:cs="Times New Roman"/>
                <w:b/>
                <w:color w:val="000000" w:themeColor="text1"/>
                <w:sz w:val="24"/>
                <w:szCs w:val="24"/>
              </w:rPr>
              <w:t>Themes</w:t>
            </w:r>
          </w:p>
        </w:tc>
        <w:tc>
          <w:tcPr>
            <w:tcW w:w="3631" w:type="dxa"/>
            <w:tcBorders>
              <w:top w:val="single" w:sz="4" w:space="0" w:color="auto"/>
              <w:left w:val="nil"/>
              <w:bottom w:val="single" w:sz="4" w:space="0" w:color="auto"/>
              <w:right w:val="nil"/>
            </w:tcBorders>
            <w:hideMark/>
          </w:tcPr>
          <w:p w14:paraId="78740EB6" w14:textId="77777777" w:rsidR="00183828" w:rsidRPr="00A86698" w:rsidRDefault="00183828" w:rsidP="008E607C">
            <w:pPr>
              <w:jc w:val="center"/>
              <w:rPr>
                <w:rFonts w:ascii="Times New Roman" w:hAnsi="Times New Roman" w:cs="Times New Roman"/>
                <w:b/>
                <w:color w:val="000000" w:themeColor="text1"/>
                <w:sz w:val="24"/>
                <w:szCs w:val="24"/>
              </w:rPr>
            </w:pPr>
            <w:r w:rsidRPr="00A86698">
              <w:rPr>
                <w:rFonts w:ascii="Times New Roman" w:hAnsi="Times New Roman" w:cs="Times New Roman"/>
                <w:b/>
                <w:color w:val="000000" w:themeColor="text1"/>
                <w:sz w:val="24"/>
                <w:szCs w:val="24"/>
              </w:rPr>
              <w:t>Codes</w:t>
            </w:r>
          </w:p>
        </w:tc>
      </w:tr>
      <w:tr w:rsidR="00183828" w:rsidRPr="00A86698" w14:paraId="49B1CAFD" w14:textId="77777777" w:rsidTr="008E607C">
        <w:tc>
          <w:tcPr>
            <w:tcW w:w="3666" w:type="dxa"/>
            <w:tcBorders>
              <w:top w:val="single" w:sz="4" w:space="0" w:color="auto"/>
              <w:left w:val="nil"/>
              <w:bottom w:val="single" w:sz="4" w:space="0" w:color="auto"/>
              <w:right w:val="nil"/>
            </w:tcBorders>
            <w:hideMark/>
          </w:tcPr>
          <w:p w14:paraId="264E8AA4" w14:textId="77777777" w:rsidR="00183828" w:rsidRPr="00A86698" w:rsidRDefault="00183828" w:rsidP="008E607C">
            <w:pPr>
              <w:ind w:left="250" w:hanging="27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1. The members of the EC enjoy fellowship and companionship</w:t>
            </w:r>
          </w:p>
        </w:tc>
        <w:tc>
          <w:tcPr>
            <w:tcW w:w="3631" w:type="dxa"/>
            <w:tcBorders>
              <w:top w:val="single" w:sz="4" w:space="0" w:color="auto"/>
              <w:left w:val="nil"/>
              <w:bottom w:val="single" w:sz="4" w:space="0" w:color="auto"/>
              <w:right w:val="nil"/>
            </w:tcBorders>
            <w:hideMark/>
          </w:tcPr>
          <w:p w14:paraId="2E2985C1" w14:textId="77777777" w:rsidR="00183828" w:rsidRPr="00A86698" w:rsidRDefault="00183828" w:rsidP="008E607C">
            <w:pPr>
              <w:ind w:left="260" w:hanging="25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a. The members of EC stated that EC fosters a supportive and collaborative environment.</w:t>
            </w:r>
          </w:p>
          <w:p w14:paraId="09FCFE3B" w14:textId="77777777" w:rsidR="00183828" w:rsidRPr="00A86698" w:rsidRDefault="00183828" w:rsidP="008E607C">
            <w:pPr>
              <w:ind w:left="280" w:hanging="27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lastRenderedPageBreak/>
              <w:t>b. The members of EC argued that having friends to practice in speaking English in EC motivated them to improve their English speaking skills.</w:t>
            </w:r>
          </w:p>
        </w:tc>
      </w:tr>
      <w:tr w:rsidR="00183828" w:rsidRPr="00A86698" w14:paraId="338B25C5" w14:textId="77777777" w:rsidTr="008E607C">
        <w:tc>
          <w:tcPr>
            <w:tcW w:w="3666" w:type="dxa"/>
            <w:tcBorders>
              <w:top w:val="single" w:sz="4" w:space="0" w:color="auto"/>
              <w:left w:val="nil"/>
              <w:bottom w:val="single" w:sz="4" w:space="0" w:color="auto"/>
              <w:right w:val="nil"/>
            </w:tcBorders>
            <w:hideMark/>
          </w:tcPr>
          <w:p w14:paraId="44C53688" w14:textId="77777777" w:rsidR="00183828" w:rsidRPr="00A86698" w:rsidRDefault="00183828" w:rsidP="008E607C">
            <w:pPr>
              <w:ind w:left="340" w:hanging="34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lastRenderedPageBreak/>
              <w:t xml:space="preserve">2. The members of EC receive moral and emotional support for their views. </w:t>
            </w:r>
          </w:p>
        </w:tc>
        <w:tc>
          <w:tcPr>
            <w:tcW w:w="3631" w:type="dxa"/>
            <w:tcBorders>
              <w:top w:val="single" w:sz="4" w:space="0" w:color="auto"/>
              <w:left w:val="nil"/>
              <w:bottom w:val="single" w:sz="4" w:space="0" w:color="auto"/>
              <w:right w:val="nil"/>
            </w:tcBorders>
            <w:hideMark/>
          </w:tcPr>
          <w:p w14:paraId="5CC9EB74" w14:textId="77777777" w:rsidR="00183828" w:rsidRPr="00A86698" w:rsidRDefault="00183828" w:rsidP="008E607C">
            <w:pPr>
              <w:ind w:left="280" w:hanging="27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a. The members of EC claimed that it encouraged them to learn speaking.</w:t>
            </w:r>
          </w:p>
          <w:p w14:paraId="495A9822" w14:textId="77777777" w:rsidR="00183828" w:rsidRPr="00A86698" w:rsidRDefault="00183828" w:rsidP="008E607C">
            <w:pPr>
              <w:ind w:left="280" w:hanging="27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b. The members of EC said that they felt confidence when they receive moral and emotional support from other members of EC.</w:t>
            </w:r>
          </w:p>
        </w:tc>
      </w:tr>
      <w:tr w:rsidR="00183828" w:rsidRPr="00A86698" w14:paraId="227F94AD" w14:textId="77777777" w:rsidTr="008E607C">
        <w:tc>
          <w:tcPr>
            <w:tcW w:w="3666" w:type="dxa"/>
            <w:tcBorders>
              <w:top w:val="single" w:sz="4" w:space="0" w:color="auto"/>
              <w:left w:val="nil"/>
              <w:bottom w:val="single" w:sz="4" w:space="0" w:color="auto"/>
              <w:right w:val="nil"/>
            </w:tcBorders>
            <w:hideMark/>
          </w:tcPr>
          <w:p w14:paraId="7C34D319" w14:textId="77777777" w:rsidR="00183828" w:rsidRPr="00A86698" w:rsidRDefault="00183828" w:rsidP="008E607C">
            <w:pPr>
              <w:ind w:left="249" w:hanging="249"/>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3. The members of EC are challenged with reticence</w:t>
            </w:r>
          </w:p>
        </w:tc>
        <w:tc>
          <w:tcPr>
            <w:tcW w:w="3631" w:type="dxa"/>
            <w:tcBorders>
              <w:top w:val="single" w:sz="4" w:space="0" w:color="auto"/>
              <w:left w:val="nil"/>
              <w:bottom w:val="single" w:sz="4" w:space="0" w:color="auto"/>
              <w:right w:val="nil"/>
            </w:tcBorders>
            <w:hideMark/>
          </w:tcPr>
          <w:p w14:paraId="119372CD" w14:textId="77777777" w:rsidR="00183828" w:rsidRPr="00A86698" w:rsidRDefault="00183828" w:rsidP="008E607C">
            <w:pPr>
              <w:ind w:left="280" w:hanging="27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a. The members of EC said that they have opportunity to attend competition in English.</w:t>
            </w:r>
          </w:p>
          <w:p w14:paraId="60A7DABE" w14:textId="77777777" w:rsidR="00183828" w:rsidRPr="00A86698" w:rsidRDefault="00183828" w:rsidP="008E607C">
            <w:pPr>
              <w:ind w:left="280" w:hanging="27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b. The members of EC felt that when they get punished, they definitely be more motivated to learn.</w:t>
            </w:r>
          </w:p>
        </w:tc>
      </w:tr>
      <w:tr w:rsidR="00183828" w:rsidRPr="00A86698" w14:paraId="519634FB" w14:textId="77777777" w:rsidTr="008E607C">
        <w:tc>
          <w:tcPr>
            <w:tcW w:w="3666" w:type="dxa"/>
            <w:tcBorders>
              <w:top w:val="single" w:sz="4" w:space="0" w:color="auto"/>
              <w:left w:val="nil"/>
              <w:bottom w:val="single" w:sz="4" w:space="0" w:color="auto"/>
              <w:right w:val="nil"/>
            </w:tcBorders>
            <w:hideMark/>
          </w:tcPr>
          <w:p w14:paraId="137768AC" w14:textId="77777777" w:rsidR="00183828" w:rsidRPr="00A86698" w:rsidRDefault="00183828" w:rsidP="008E607C">
            <w:pPr>
              <w:ind w:left="340" w:hanging="34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4. EC provides access to much more information for the members</w:t>
            </w:r>
          </w:p>
        </w:tc>
        <w:tc>
          <w:tcPr>
            <w:tcW w:w="3631" w:type="dxa"/>
            <w:tcBorders>
              <w:top w:val="single" w:sz="4" w:space="0" w:color="auto"/>
              <w:left w:val="nil"/>
              <w:bottom w:val="single" w:sz="4" w:space="0" w:color="auto"/>
              <w:right w:val="nil"/>
            </w:tcBorders>
            <w:hideMark/>
          </w:tcPr>
          <w:p w14:paraId="66F74E52" w14:textId="77777777" w:rsidR="00183828" w:rsidRPr="00A86698" w:rsidRDefault="00183828" w:rsidP="008E607C">
            <w:pPr>
              <w:ind w:left="280" w:hanging="27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a. Some members of EC said that they are given information about story telling</w:t>
            </w:r>
          </w:p>
          <w:p w14:paraId="388496B3" w14:textId="77777777" w:rsidR="00183828" w:rsidRPr="00A86698" w:rsidRDefault="00183828" w:rsidP="008E607C">
            <w:pPr>
              <w:ind w:left="280" w:hanging="27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b. The members of EC mentioned that they were interested with the information, to explore more in depth about English.</w:t>
            </w:r>
          </w:p>
        </w:tc>
      </w:tr>
      <w:tr w:rsidR="00183828" w:rsidRPr="00A86698" w14:paraId="40BE32C1" w14:textId="77777777" w:rsidTr="008E607C">
        <w:tc>
          <w:tcPr>
            <w:tcW w:w="3666" w:type="dxa"/>
            <w:tcBorders>
              <w:top w:val="single" w:sz="4" w:space="0" w:color="auto"/>
              <w:left w:val="nil"/>
              <w:bottom w:val="single" w:sz="4" w:space="0" w:color="auto"/>
              <w:right w:val="nil"/>
            </w:tcBorders>
            <w:hideMark/>
          </w:tcPr>
          <w:p w14:paraId="0A7B66DD" w14:textId="77777777" w:rsidR="00183828" w:rsidRPr="00A86698" w:rsidRDefault="00183828" w:rsidP="008E607C">
            <w:pPr>
              <w:ind w:left="250" w:hanging="25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5. All of the members of the English Club get the same turn to speak</w:t>
            </w:r>
          </w:p>
        </w:tc>
        <w:tc>
          <w:tcPr>
            <w:tcW w:w="3631" w:type="dxa"/>
            <w:tcBorders>
              <w:top w:val="single" w:sz="4" w:space="0" w:color="auto"/>
              <w:left w:val="nil"/>
              <w:bottom w:val="single" w:sz="4" w:space="0" w:color="auto"/>
              <w:right w:val="nil"/>
            </w:tcBorders>
            <w:hideMark/>
          </w:tcPr>
          <w:p w14:paraId="3B25F26B" w14:textId="77777777" w:rsidR="00183828" w:rsidRPr="00A86698" w:rsidRDefault="00183828" w:rsidP="008E607C">
            <w:pPr>
              <w:ind w:left="280" w:hanging="27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a. The members of EC mentioned they often participate in discussion activity with other members of EC.</w:t>
            </w:r>
          </w:p>
          <w:p w14:paraId="39D1CD4F" w14:textId="77777777" w:rsidR="00183828" w:rsidRPr="00A86698" w:rsidRDefault="00183828" w:rsidP="008E607C">
            <w:pPr>
              <w:ind w:left="280" w:hanging="28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b. The members of EC stated that all of the members get the same turn to speak.</w:t>
            </w:r>
          </w:p>
        </w:tc>
      </w:tr>
      <w:tr w:rsidR="00183828" w:rsidRPr="00A86698" w14:paraId="13D238C0" w14:textId="77777777" w:rsidTr="008E607C">
        <w:tc>
          <w:tcPr>
            <w:tcW w:w="3666" w:type="dxa"/>
            <w:tcBorders>
              <w:top w:val="single" w:sz="4" w:space="0" w:color="auto"/>
              <w:left w:val="nil"/>
              <w:bottom w:val="nil"/>
              <w:right w:val="nil"/>
            </w:tcBorders>
            <w:hideMark/>
          </w:tcPr>
          <w:p w14:paraId="5BADF4E5" w14:textId="77777777" w:rsidR="00183828" w:rsidRPr="00A86698" w:rsidRDefault="00183828" w:rsidP="008E607C">
            <w:pPr>
              <w:ind w:left="250" w:hanging="25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6. EC is more pleasant and suitable than regular class</w:t>
            </w:r>
          </w:p>
        </w:tc>
        <w:tc>
          <w:tcPr>
            <w:tcW w:w="3631" w:type="dxa"/>
            <w:tcBorders>
              <w:top w:val="single" w:sz="4" w:space="0" w:color="auto"/>
              <w:left w:val="nil"/>
              <w:bottom w:val="nil"/>
              <w:right w:val="nil"/>
            </w:tcBorders>
            <w:hideMark/>
          </w:tcPr>
          <w:p w14:paraId="3B98ECC7" w14:textId="77777777" w:rsidR="00183828" w:rsidRPr="00A86698" w:rsidRDefault="00183828" w:rsidP="008E607C">
            <w:pPr>
              <w:ind w:left="274" w:hanging="27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a. The members of EC felt that the material taught in English Club has more in depth.</w:t>
            </w:r>
          </w:p>
          <w:p w14:paraId="74C0643C" w14:textId="77777777" w:rsidR="00183828" w:rsidRPr="00A86698" w:rsidRDefault="00183828" w:rsidP="008E607C">
            <w:pPr>
              <w:ind w:left="280" w:hanging="27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b. The members of EC preferred practicing speaking in EC since they can practice their speaking freely</w:t>
            </w:r>
          </w:p>
        </w:tc>
      </w:tr>
      <w:tr w:rsidR="00183828" w:rsidRPr="00A86698" w14:paraId="7C8FB29E" w14:textId="77777777" w:rsidTr="00B116D1">
        <w:trPr>
          <w:trHeight w:val="722"/>
        </w:trPr>
        <w:tc>
          <w:tcPr>
            <w:tcW w:w="3666" w:type="dxa"/>
            <w:tcBorders>
              <w:top w:val="nil"/>
              <w:left w:val="nil"/>
              <w:bottom w:val="single" w:sz="4" w:space="0" w:color="auto"/>
              <w:right w:val="nil"/>
            </w:tcBorders>
          </w:tcPr>
          <w:p w14:paraId="02D7E769" w14:textId="77777777" w:rsidR="00183828" w:rsidRPr="00A86698" w:rsidRDefault="00183828" w:rsidP="008E607C">
            <w:pPr>
              <w:ind w:left="250" w:hanging="25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7. The members of EC can acquire new vocabularies and informations from other members</w:t>
            </w:r>
          </w:p>
          <w:p w14:paraId="2FD54977" w14:textId="77777777" w:rsidR="00183828" w:rsidRPr="00A86698" w:rsidRDefault="00183828" w:rsidP="008E607C">
            <w:pPr>
              <w:jc w:val="both"/>
              <w:rPr>
                <w:rFonts w:ascii="Times New Roman" w:hAnsi="Times New Roman" w:cs="Times New Roman"/>
                <w:color w:val="000000" w:themeColor="text1"/>
                <w:sz w:val="24"/>
                <w:szCs w:val="24"/>
              </w:rPr>
            </w:pPr>
          </w:p>
        </w:tc>
        <w:tc>
          <w:tcPr>
            <w:tcW w:w="3631" w:type="dxa"/>
            <w:tcBorders>
              <w:top w:val="nil"/>
              <w:left w:val="nil"/>
              <w:bottom w:val="single" w:sz="4" w:space="0" w:color="auto"/>
              <w:right w:val="nil"/>
            </w:tcBorders>
            <w:hideMark/>
          </w:tcPr>
          <w:p w14:paraId="2470150E" w14:textId="77777777" w:rsidR="00183828" w:rsidRPr="00A86698" w:rsidRDefault="00183828" w:rsidP="008E607C">
            <w:pPr>
              <w:ind w:left="280" w:hanging="27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a. The members of EC stated that they often share informations about their agenda or work program.</w:t>
            </w:r>
          </w:p>
          <w:p w14:paraId="7AE474C0" w14:textId="77777777" w:rsidR="00183828" w:rsidRPr="00A86698" w:rsidRDefault="00183828" w:rsidP="008E607C">
            <w:pPr>
              <w:ind w:left="280" w:hanging="28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b. The members of EC said that they can share their thoughts and ideas.</w:t>
            </w:r>
          </w:p>
          <w:p w14:paraId="295FF292" w14:textId="77777777" w:rsidR="00B116D1" w:rsidRPr="00A86698" w:rsidRDefault="00183828" w:rsidP="00B116D1">
            <w:pPr>
              <w:ind w:left="280" w:hanging="28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lastRenderedPageBreak/>
              <w:t>c. The members of EC said that they can expand their vocabulary.</w:t>
            </w:r>
          </w:p>
          <w:p w14:paraId="60E99897" w14:textId="77777777" w:rsidR="00183828" w:rsidRPr="00A86698" w:rsidRDefault="00B116D1" w:rsidP="00B116D1">
            <w:pPr>
              <w:tabs>
                <w:tab w:val="left" w:pos="1013"/>
              </w:tabs>
              <w:rPr>
                <w:rFonts w:ascii="Times New Roman" w:hAnsi="Times New Roman" w:cs="Times New Roman"/>
                <w:sz w:val="24"/>
                <w:szCs w:val="24"/>
              </w:rPr>
            </w:pPr>
            <w:r w:rsidRPr="00A86698">
              <w:rPr>
                <w:rFonts w:ascii="Times New Roman" w:hAnsi="Times New Roman" w:cs="Times New Roman"/>
                <w:sz w:val="24"/>
                <w:szCs w:val="24"/>
              </w:rPr>
              <w:tab/>
            </w:r>
          </w:p>
        </w:tc>
      </w:tr>
      <w:tr w:rsidR="00183828" w:rsidRPr="00A86698" w14:paraId="6970628A" w14:textId="77777777" w:rsidTr="008E607C">
        <w:tc>
          <w:tcPr>
            <w:tcW w:w="3666" w:type="dxa"/>
            <w:tcBorders>
              <w:top w:val="single" w:sz="4" w:space="0" w:color="auto"/>
              <w:left w:val="nil"/>
              <w:bottom w:val="single" w:sz="4" w:space="0" w:color="auto"/>
              <w:right w:val="nil"/>
            </w:tcBorders>
            <w:hideMark/>
          </w:tcPr>
          <w:p w14:paraId="2FC44877" w14:textId="77777777" w:rsidR="00183828" w:rsidRPr="00A86698" w:rsidRDefault="00183828" w:rsidP="008E607C">
            <w:pPr>
              <w:ind w:left="250" w:hanging="25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lastRenderedPageBreak/>
              <w:t>8. EC improves the members’ confidence</w:t>
            </w:r>
          </w:p>
        </w:tc>
        <w:tc>
          <w:tcPr>
            <w:tcW w:w="3631" w:type="dxa"/>
            <w:tcBorders>
              <w:top w:val="single" w:sz="4" w:space="0" w:color="auto"/>
              <w:left w:val="nil"/>
              <w:bottom w:val="single" w:sz="4" w:space="0" w:color="auto"/>
              <w:right w:val="nil"/>
            </w:tcBorders>
            <w:hideMark/>
          </w:tcPr>
          <w:p w14:paraId="181CDAD2" w14:textId="77777777" w:rsidR="00183828" w:rsidRPr="00A86698" w:rsidRDefault="00183828" w:rsidP="008E607C">
            <w:pPr>
              <w:ind w:left="280" w:hanging="28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a. The members of EC mentioned that their closeness with other members of EC can improve their confidence.</w:t>
            </w:r>
          </w:p>
          <w:p w14:paraId="260358BF" w14:textId="77777777" w:rsidR="00183828" w:rsidRPr="00A86698" w:rsidRDefault="00183828" w:rsidP="008E607C">
            <w:pPr>
              <w:ind w:left="280" w:hanging="28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b. The members of EC said that they often express opinion in EC.</w:t>
            </w:r>
          </w:p>
        </w:tc>
      </w:tr>
    </w:tbl>
    <w:commentRangeEnd w:id="50"/>
    <w:p w14:paraId="17812918" w14:textId="77777777" w:rsidR="00183828" w:rsidRPr="00A86698" w:rsidRDefault="00D24CA0" w:rsidP="00183828">
      <w:pPr>
        <w:jc w:val="both"/>
        <w:rPr>
          <w:rFonts w:ascii="Times New Roman" w:hAnsi="Times New Roman" w:cs="Times New Roman"/>
          <w:b/>
          <w:color w:val="000000" w:themeColor="text1"/>
          <w:sz w:val="24"/>
          <w:szCs w:val="24"/>
        </w:rPr>
      </w:pPr>
      <w:r>
        <w:rPr>
          <w:rStyle w:val="CommentReference"/>
        </w:rPr>
        <w:commentReference w:id="50"/>
      </w:r>
    </w:p>
    <w:p w14:paraId="511232D8" w14:textId="1BFAB52F" w:rsidR="00183828" w:rsidRPr="00A86698" w:rsidRDefault="00183828" w:rsidP="00183828">
      <w:pPr>
        <w:ind w:firstLine="72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 xml:space="preserve">The themes and codes above were acquired from the interview as listed in </w:t>
      </w:r>
      <w:del w:id="51" w:author="Asus" w:date="2025-06-30T06:42:00Z" w16du:dateUtc="2025-06-29T23:42:00Z">
        <w:r w:rsidRPr="00A86698" w:rsidDel="00D24CA0">
          <w:rPr>
            <w:rFonts w:ascii="Times New Roman" w:hAnsi="Times New Roman" w:cs="Times New Roman"/>
            <w:color w:val="000000" w:themeColor="text1"/>
            <w:sz w:val="24"/>
            <w:szCs w:val="24"/>
          </w:rPr>
          <w:delText>table.</w:delText>
        </w:r>
      </w:del>
      <w:ins w:id="52" w:author="Asus" w:date="2025-06-30T06:42:00Z" w16du:dateUtc="2025-06-29T23:42:00Z">
        <w:r w:rsidR="00D24CA0">
          <w:rPr>
            <w:rFonts w:ascii="Times New Roman" w:hAnsi="Times New Roman" w:cs="Times New Roman"/>
            <w:color w:val="000000" w:themeColor="text1"/>
            <w:sz w:val="24"/>
            <w:szCs w:val="24"/>
          </w:rPr>
          <w:t xml:space="preserve">Table </w:t>
        </w:r>
      </w:ins>
      <w:r w:rsidRPr="00A86698">
        <w:rPr>
          <w:rFonts w:ascii="Times New Roman" w:hAnsi="Times New Roman" w:cs="Times New Roman"/>
          <w:color w:val="000000" w:themeColor="text1"/>
          <w:sz w:val="24"/>
          <w:szCs w:val="24"/>
        </w:rPr>
        <w:t xml:space="preserve">2 </w:t>
      </w:r>
      <w:del w:id="53" w:author="Asus" w:date="2025-06-30T06:42:00Z" w16du:dateUtc="2025-06-29T23:42:00Z">
        <w:r w:rsidRPr="00A86698" w:rsidDel="00D24CA0">
          <w:rPr>
            <w:rFonts w:ascii="Times New Roman" w:hAnsi="Times New Roman" w:cs="Times New Roman"/>
            <w:color w:val="000000" w:themeColor="text1"/>
            <w:sz w:val="24"/>
            <w:szCs w:val="24"/>
          </w:rPr>
          <w:delText xml:space="preserve">were </w:delText>
        </w:r>
      </w:del>
      <w:ins w:id="54" w:author="Asus" w:date="2025-06-30T06:42:00Z" w16du:dateUtc="2025-06-29T23:42:00Z">
        <w:r w:rsidR="00D24CA0">
          <w:rPr>
            <w:rFonts w:ascii="Times New Roman" w:hAnsi="Times New Roman" w:cs="Times New Roman"/>
            <w:color w:val="000000" w:themeColor="text1"/>
            <w:sz w:val="24"/>
            <w:szCs w:val="24"/>
          </w:rPr>
          <w:t>was</w:t>
        </w:r>
        <w:r w:rsidR="00D24CA0" w:rsidRPr="00A86698">
          <w:rPr>
            <w:rFonts w:ascii="Times New Roman" w:hAnsi="Times New Roman" w:cs="Times New Roman"/>
            <w:color w:val="000000" w:themeColor="text1"/>
            <w:sz w:val="24"/>
            <w:szCs w:val="24"/>
          </w:rPr>
          <w:t xml:space="preserve"> </w:t>
        </w:r>
      </w:ins>
      <w:r w:rsidRPr="00A86698">
        <w:rPr>
          <w:rFonts w:ascii="Times New Roman" w:hAnsi="Times New Roman" w:cs="Times New Roman"/>
          <w:color w:val="000000" w:themeColor="text1"/>
          <w:sz w:val="24"/>
          <w:szCs w:val="24"/>
        </w:rPr>
        <w:t xml:space="preserve">described </w:t>
      </w:r>
      <w:del w:id="55" w:author="Asus" w:date="2025-06-30T06:42:00Z" w16du:dateUtc="2025-06-29T23:42:00Z">
        <w:r w:rsidRPr="00A86698" w:rsidDel="00D24CA0">
          <w:rPr>
            <w:rFonts w:ascii="Times New Roman" w:hAnsi="Times New Roman" w:cs="Times New Roman"/>
            <w:color w:val="000000" w:themeColor="text1"/>
            <w:sz w:val="24"/>
            <w:szCs w:val="24"/>
          </w:rPr>
          <w:delText>in order to</w:delText>
        </w:r>
      </w:del>
      <w:ins w:id="56" w:author="Asus" w:date="2025-06-30T06:42:00Z" w16du:dateUtc="2025-06-29T23:42:00Z">
        <w:r w:rsidR="00D24CA0">
          <w:rPr>
            <w:rFonts w:ascii="Times New Roman" w:hAnsi="Times New Roman" w:cs="Times New Roman"/>
            <w:color w:val="000000" w:themeColor="text1"/>
            <w:sz w:val="24"/>
            <w:szCs w:val="24"/>
          </w:rPr>
          <w:t>to</w:t>
        </w:r>
      </w:ins>
      <w:r w:rsidRPr="00A86698">
        <w:rPr>
          <w:rFonts w:ascii="Times New Roman" w:hAnsi="Times New Roman" w:cs="Times New Roman"/>
          <w:color w:val="000000" w:themeColor="text1"/>
          <w:sz w:val="24"/>
          <w:szCs w:val="24"/>
        </w:rPr>
        <w:t xml:space="preserve"> know the students’ perceptions on the speaking practices of </w:t>
      </w:r>
      <w:ins w:id="57" w:author="Asus" w:date="2025-06-30T06:42:00Z" w16du:dateUtc="2025-06-29T23:42:00Z">
        <w:r w:rsidR="00D24CA0">
          <w:rPr>
            <w:rFonts w:ascii="Times New Roman" w:hAnsi="Times New Roman" w:cs="Times New Roman"/>
            <w:color w:val="000000" w:themeColor="text1"/>
            <w:sz w:val="24"/>
            <w:szCs w:val="24"/>
          </w:rPr>
          <w:t xml:space="preserve">the </w:t>
        </w:r>
      </w:ins>
      <w:r w:rsidRPr="00A86698">
        <w:rPr>
          <w:rFonts w:ascii="Times New Roman" w:hAnsi="Times New Roman" w:cs="Times New Roman"/>
          <w:color w:val="000000" w:themeColor="text1"/>
          <w:sz w:val="24"/>
          <w:szCs w:val="24"/>
        </w:rPr>
        <w:t>English Club at SMAN 19 Palembang</w:t>
      </w:r>
      <w:ins w:id="58" w:author="Asus" w:date="2025-06-30T06:42:00Z" w16du:dateUtc="2025-06-29T23:42:00Z">
        <w:r w:rsidR="00D24CA0">
          <w:rPr>
            <w:rFonts w:ascii="Times New Roman" w:hAnsi="Times New Roman" w:cs="Times New Roman"/>
            <w:color w:val="000000" w:themeColor="text1"/>
            <w:sz w:val="24"/>
            <w:szCs w:val="24"/>
          </w:rPr>
          <w:t>.</w:t>
        </w:r>
      </w:ins>
      <w:r w:rsidRPr="00A86698">
        <w:rPr>
          <w:rFonts w:ascii="Times New Roman" w:hAnsi="Times New Roman" w:cs="Times New Roman"/>
          <w:color w:val="000000" w:themeColor="text1"/>
          <w:sz w:val="24"/>
          <w:szCs w:val="24"/>
        </w:rPr>
        <w:t xml:space="preserve"> there were found several information from the data gained, there were; </w:t>
      </w:r>
    </w:p>
    <w:p w14:paraId="423559FE" w14:textId="77777777" w:rsidR="00183828" w:rsidRPr="00A86698" w:rsidRDefault="00183828" w:rsidP="00183828">
      <w:pPr>
        <w:ind w:left="720"/>
        <w:jc w:val="both"/>
        <w:rPr>
          <w:rFonts w:ascii="Times New Roman" w:hAnsi="Times New Roman" w:cs="Times New Roman"/>
          <w:color w:val="000000" w:themeColor="text1"/>
          <w:sz w:val="24"/>
          <w:szCs w:val="24"/>
        </w:rPr>
      </w:pPr>
    </w:p>
    <w:p w14:paraId="13CA30BB" w14:textId="77777777" w:rsidR="00183828" w:rsidRPr="00A86698" w:rsidRDefault="00183828" w:rsidP="00183828">
      <w:pPr>
        <w:ind w:left="810" w:hanging="810"/>
        <w:jc w:val="both"/>
        <w:rPr>
          <w:rFonts w:ascii="Times New Roman" w:hAnsi="Times New Roman" w:cs="Times New Roman"/>
          <w:color w:val="000000" w:themeColor="text1"/>
          <w:sz w:val="24"/>
          <w:szCs w:val="24"/>
        </w:rPr>
      </w:pPr>
      <w:commentRangeStart w:id="59"/>
      <w:r w:rsidRPr="00A86698">
        <w:rPr>
          <w:rFonts w:ascii="Times New Roman" w:hAnsi="Times New Roman" w:cs="Times New Roman"/>
          <w:color w:val="000000" w:themeColor="text1"/>
          <w:sz w:val="24"/>
          <w:szCs w:val="24"/>
        </w:rPr>
        <w:t>The Members of the English Club Enjoy Fellowship and Companionship</w:t>
      </w:r>
    </w:p>
    <w:p w14:paraId="4EBC2609" w14:textId="6356B4D2" w:rsidR="00183828" w:rsidRPr="00A86698" w:rsidRDefault="00183828" w:rsidP="00183828">
      <w:pPr>
        <w:ind w:firstLine="72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 xml:space="preserve">Based on the obtained </w:t>
      </w:r>
      <w:del w:id="60" w:author="Asus" w:date="2025-06-30T06:43:00Z" w16du:dateUtc="2025-06-29T23:43:00Z">
        <w:r w:rsidRPr="00A86698" w:rsidDel="00D24CA0">
          <w:rPr>
            <w:rFonts w:ascii="Times New Roman" w:hAnsi="Times New Roman" w:cs="Times New Roman"/>
            <w:color w:val="000000" w:themeColor="text1"/>
            <w:sz w:val="24"/>
            <w:szCs w:val="24"/>
          </w:rPr>
          <w:delText xml:space="preserve">from </w:delText>
        </w:r>
      </w:del>
      <w:ins w:id="61" w:author="Asus" w:date="2025-06-30T06:43:00Z" w16du:dateUtc="2025-06-29T23:43:00Z">
        <w:r w:rsidR="00D24CA0">
          <w:rPr>
            <w:rFonts w:ascii="Times New Roman" w:hAnsi="Times New Roman" w:cs="Times New Roman"/>
            <w:color w:val="000000" w:themeColor="text1"/>
            <w:sz w:val="24"/>
            <w:szCs w:val="24"/>
          </w:rPr>
          <w:t>of</w:t>
        </w:r>
        <w:r w:rsidR="00D24CA0" w:rsidRPr="00A86698">
          <w:rPr>
            <w:rFonts w:ascii="Times New Roman" w:hAnsi="Times New Roman" w:cs="Times New Roman"/>
            <w:color w:val="000000" w:themeColor="text1"/>
            <w:sz w:val="24"/>
            <w:szCs w:val="24"/>
          </w:rPr>
          <w:t xml:space="preserve"> </w:t>
        </w:r>
      </w:ins>
      <w:r w:rsidRPr="00A86698">
        <w:rPr>
          <w:rFonts w:ascii="Times New Roman" w:hAnsi="Times New Roman" w:cs="Times New Roman"/>
          <w:color w:val="000000" w:themeColor="text1"/>
          <w:sz w:val="24"/>
          <w:szCs w:val="24"/>
        </w:rPr>
        <w:t xml:space="preserve">the interview, the researcher found some students’ perceptions on the speaking practices of </w:t>
      </w:r>
      <w:ins w:id="62" w:author="Asus" w:date="2025-06-30T06:43:00Z" w16du:dateUtc="2025-06-29T23:43:00Z">
        <w:r w:rsidR="00D24CA0">
          <w:rPr>
            <w:rFonts w:ascii="Times New Roman" w:hAnsi="Times New Roman" w:cs="Times New Roman"/>
            <w:color w:val="000000" w:themeColor="text1"/>
            <w:sz w:val="24"/>
            <w:szCs w:val="24"/>
          </w:rPr>
          <w:t xml:space="preserve">the </w:t>
        </w:r>
      </w:ins>
      <w:r w:rsidRPr="00A86698">
        <w:rPr>
          <w:rFonts w:ascii="Times New Roman" w:hAnsi="Times New Roman" w:cs="Times New Roman"/>
          <w:color w:val="000000" w:themeColor="text1"/>
          <w:sz w:val="24"/>
          <w:szCs w:val="24"/>
        </w:rPr>
        <w:t>English Club. The members of EC stated that EC it fosters a supportive and collaborative environment. SRE stated that “</w:t>
      </w:r>
      <w:r w:rsidRPr="00A86698">
        <w:rPr>
          <w:rFonts w:ascii="Times New Roman" w:hAnsi="Times New Roman" w:cs="Times New Roman"/>
          <w:i/>
          <w:color w:val="000000" w:themeColor="text1"/>
          <w:sz w:val="24"/>
          <w:szCs w:val="24"/>
        </w:rPr>
        <w:t xml:space="preserve">Of course, my English Club environment fosters a very supportive environment, since English is mandatory in our environment. So, I felt that I had to improve my speaking skills”. </w:t>
      </w:r>
      <w:r w:rsidRPr="00A86698">
        <w:rPr>
          <w:rFonts w:ascii="Times New Roman" w:hAnsi="Times New Roman" w:cs="Times New Roman"/>
          <w:color w:val="000000" w:themeColor="text1"/>
          <w:sz w:val="24"/>
          <w:szCs w:val="24"/>
        </w:rPr>
        <w:t>Then, YM added “</w:t>
      </w:r>
      <w:r w:rsidRPr="00A86698">
        <w:rPr>
          <w:rFonts w:ascii="Times New Roman" w:hAnsi="Times New Roman" w:cs="Times New Roman"/>
          <w:i/>
          <w:color w:val="000000" w:themeColor="text1"/>
          <w:sz w:val="24"/>
          <w:szCs w:val="24"/>
        </w:rPr>
        <w:t>I think it's very supportive and very collaborative, because, we support each other.”</w:t>
      </w:r>
    </w:p>
    <w:p w14:paraId="230C18A3" w14:textId="77777777" w:rsidR="00183828" w:rsidRPr="00A86698" w:rsidRDefault="00183828" w:rsidP="00183828">
      <w:pPr>
        <w:ind w:firstLine="720"/>
        <w:jc w:val="both"/>
        <w:rPr>
          <w:rFonts w:ascii="Times New Roman" w:hAnsi="Times New Roman" w:cs="Times New Roman"/>
          <w:i/>
          <w:color w:val="000000" w:themeColor="text1"/>
          <w:sz w:val="24"/>
          <w:szCs w:val="24"/>
        </w:rPr>
      </w:pPr>
      <w:r w:rsidRPr="00A86698">
        <w:rPr>
          <w:rFonts w:ascii="Times New Roman" w:hAnsi="Times New Roman" w:cs="Times New Roman"/>
          <w:color w:val="000000" w:themeColor="text1"/>
          <w:sz w:val="24"/>
          <w:szCs w:val="24"/>
        </w:rPr>
        <w:t>Furthermore, the members of EC argued that having friends to practice in speaking English in EC motivated them to improve their English speaking skills. CJS stated “</w:t>
      </w:r>
      <w:r w:rsidRPr="00A86698">
        <w:rPr>
          <w:rFonts w:ascii="Times New Roman" w:hAnsi="Times New Roman" w:cs="Times New Roman"/>
          <w:i/>
          <w:color w:val="000000" w:themeColor="text1"/>
          <w:sz w:val="24"/>
          <w:szCs w:val="24"/>
        </w:rPr>
        <w:t>Having friends whom I can talk or practice my English with certainly can motivate me to learn English more because I think their English is better. So, I feel motivated to learn more”</w:t>
      </w:r>
      <w:r w:rsidRPr="00A86698">
        <w:rPr>
          <w:rFonts w:ascii="Times New Roman" w:hAnsi="Times New Roman" w:cs="Times New Roman"/>
          <w:color w:val="000000" w:themeColor="text1"/>
          <w:sz w:val="24"/>
          <w:szCs w:val="24"/>
        </w:rPr>
        <w:t xml:space="preserve">. RDA added </w:t>
      </w:r>
      <w:r w:rsidRPr="00A86698">
        <w:rPr>
          <w:rFonts w:ascii="Times New Roman" w:hAnsi="Times New Roman" w:cs="Times New Roman"/>
          <w:i/>
          <w:color w:val="000000" w:themeColor="text1"/>
          <w:sz w:val="24"/>
          <w:szCs w:val="24"/>
        </w:rPr>
        <w:t>“Yes, of course I have friends. I can practice my English speaking skills with them and also they correct my English and that motivates me to improve my English speaking skills.”</w:t>
      </w:r>
    </w:p>
    <w:p w14:paraId="2219F83D" w14:textId="77777777" w:rsidR="00183828" w:rsidRPr="00A86698" w:rsidRDefault="00183828" w:rsidP="00183828">
      <w:pPr>
        <w:ind w:firstLine="720"/>
        <w:jc w:val="both"/>
        <w:rPr>
          <w:rFonts w:ascii="Times New Roman" w:hAnsi="Times New Roman" w:cs="Times New Roman"/>
          <w:color w:val="000000" w:themeColor="text1"/>
          <w:sz w:val="24"/>
          <w:szCs w:val="24"/>
        </w:rPr>
      </w:pPr>
    </w:p>
    <w:p w14:paraId="5954F986" w14:textId="77777777" w:rsidR="00183828" w:rsidRPr="00A86698" w:rsidRDefault="00183828" w:rsidP="00183828">
      <w:pPr>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The Members Receive Moral and Emotional Support for Their Views</w:t>
      </w:r>
    </w:p>
    <w:p w14:paraId="2BF580D1" w14:textId="77777777" w:rsidR="00183828" w:rsidRPr="00A86698" w:rsidRDefault="00183828" w:rsidP="00183828">
      <w:pPr>
        <w:ind w:firstLine="72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The data based on the interview, the members of EC claimed that it encouraged them to learn speaking. Student with an initial MAN said “</w:t>
      </w:r>
      <w:r w:rsidRPr="00A86698">
        <w:rPr>
          <w:rFonts w:ascii="Times New Roman" w:hAnsi="Times New Roman" w:cs="Times New Roman"/>
          <w:i/>
          <w:color w:val="000000" w:themeColor="text1"/>
          <w:sz w:val="24"/>
          <w:szCs w:val="24"/>
        </w:rPr>
        <w:t>In my opinion, my friends, tutors and teachers are actually very good. They also helped me to speak, teachers helped me learn grammar and structure, tutors helped me personally to learn how to speak English</w:t>
      </w:r>
      <w:r w:rsidRPr="00A86698">
        <w:rPr>
          <w:rFonts w:ascii="Times New Roman" w:hAnsi="Times New Roman" w:cs="Times New Roman"/>
          <w:color w:val="000000" w:themeColor="text1"/>
          <w:sz w:val="24"/>
          <w:szCs w:val="24"/>
        </w:rPr>
        <w:t>”. RDA added “</w:t>
      </w:r>
      <w:r w:rsidRPr="00A86698">
        <w:rPr>
          <w:rFonts w:ascii="Times New Roman" w:hAnsi="Times New Roman" w:cs="Times New Roman"/>
          <w:i/>
          <w:color w:val="000000" w:themeColor="text1"/>
          <w:sz w:val="24"/>
          <w:szCs w:val="24"/>
        </w:rPr>
        <w:t>Yes, I have a motivation to learn to speak because my friends and teacher give me more support to learn to speak English.”</w:t>
      </w:r>
    </w:p>
    <w:p w14:paraId="045BA46D" w14:textId="77777777" w:rsidR="00183828" w:rsidRPr="00A86698" w:rsidRDefault="00183828" w:rsidP="00183828">
      <w:pPr>
        <w:ind w:firstLine="720"/>
        <w:jc w:val="both"/>
        <w:rPr>
          <w:rFonts w:ascii="Times New Roman" w:hAnsi="Times New Roman" w:cs="Times New Roman"/>
          <w:i/>
          <w:color w:val="000000" w:themeColor="text1"/>
          <w:sz w:val="24"/>
          <w:szCs w:val="24"/>
        </w:rPr>
      </w:pPr>
      <w:r w:rsidRPr="00A86698">
        <w:rPr>
          <w:rFonts w:ascii="Times New Roman" w:hAnsi="Times New Roman" w:cs="Times New Roman"/>
          <w:color w:val="000000" w:themeColor="text1"/>
          <w:sz w:val="24"/>
          <w:szCs w:val="24"/>
        </w:rPr>
        <w:t>Based on the interview result, the members of EC said that they felt confidence when they receive moral and emotional support from other members of EC. Student with initial ACR “</w:t>
      </w:r>
      <w:r w:rsidRPr="00A86698">
        <w:rPr>
          <w:rFonts w:ascii="Times New Roman" w:hAnsi="Times New Roman" w:cs="Times New Roman"/>
          <w:i/>
          <w:color w:val="000000" w:themeColor="text1"/>
          <w:sz w:val="24"/>
          <w:szCs w:val="24"/>
        </w:rPr>
        <w:t>The moral support from my friends helped me a lot. Moreover, they encourage me and give me confidence when I speak English in front of other members”</w:t>
      </w:r>
      <w:r w:rsidRPr="00A86698">
        <w:rPr>
          <w:rFonts w:ascii="Times New Roman" w:hAnsi="Times New Roman" w:cs="Times New Roman"/>
          <w:color w:val="000000" w:themeColor="text1"/>
          <w:sz w:val="24"/>
          <w:szCs w:val="24"/>
        </w:rPr>
        <w:t>. CJS added “</w:t>
      </w:r>
      <w:r w:rsidRPr="00A86698">
        <w:rPr>
          <w:rFonts w:ascii="Times New Roman" w:hAnsi="Times New Roman" w:cs="Times New Roman"/>
          <w:i/>
          <w:color w:val="000000" w:themeColor="text1"/>
          <w:sz w:val="24"/>
          <w:szCs w:val="24"/>
        </w:rPr>
        <w:t>The moral support from the English Club certainly makes me even more motivated, because I am always encouraged to learn or speak in front of many people.”</w:t>
      </w:r>
    </w:p>
    <w:p w14:paraId="4ABF9C8C" w14:textId="77777777" w:rsidR="00183828" w:rsidRPr="00A86698" w:rsidRDefault="00183828" w:rsidP="00183828">
      <w:pPr>
        <w:ind w:firstLine="720"/>
        <w:jc w:val="both"/>
        <w:rPr>
          <w:rFonts w:ascii="Times New Roman" w:hAnsi="Times New Roman" w:cs="Times New Roman"/>
          <w:i/>
          <w:color w:val="000000" w:themeColor="text1"/>
          <w:sz w:val="24"/>
          <w:szCs w:val="24"/>
        </w:rPr>
      </w:pPr>
    </w:p>
    <w:p w14:paraId="33E5947B" w14:textId="77777777" w:rsidR="00183828" w:rsidRPr="00A86698" w:rsidRDefault="00183828" w:rsidP="00183828">
      <w:pPr>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The Members Are Challenge with Reticence</w:t>
      </w:r>
    </w:p>
    <w:p w14:paraId="097E0290" w14:textId="77777777" w:rsidR="00183828" w:rsidRPr="00A86698" w:rsidRDefault="00183828" w:rsidP="00183828">
      <w:pPr>
        <w:ind w:firstLine="72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 xml:space="preserve">The next data result obtained from interview showed that the members of EC said that they have opportunity to attend competition in English. Students with an initial SRE </w:t>
      </w:r>
      <w:r w:rsidRPr="00A86698">
        <w:rPr>
          <w:rFonts w:ascii="Times New Roman" w:hAnsi="Times New Roman" w:cs="Times New Roman"/>
          <w:color w:val="000000" w:themeColor="text1"/>
          <w:sz w:val="24"/>
          <w:szCs w:val="24"/>
        </w:rPr>
        <w:lastRenderedPageBreak/>
        <w:t>explained “</w:t>
      </w:r>
      <w:r w:rsidRPr="00A86698">
        <w:rPr>
          <w:rFonts w:ascii="Times New Roman" w:hAnsi="Times New Roman" w:cs="Times New Roman"/>
          <w:i/>
          <w:color w:val="000000" w:themeColor="text1"/>
          <w:sz w:val="24"/>
          <w:szCs w:val="24"/>
        </w:rPr>
        <w:t>In my opinion, the opportunities that this English Club has given me is in the form of competitions that I have to participate in. I certainly took these opportunities. For instance, yesterday I participated in the national Olympics competition. This allows me to improve my English language skills”</w:t>
      </w:r>
      <w:r w:rsidRPr="00A86698">
        <w:rPr>
          <w:rFonts w:ascii="Times New Roman" w:hAnsi="Times New Roman" w:cs="Times New Roman"/>
          <w:color w:val="000000" w:themeColor="text1"/>
          <w:sz w:val="24"/>
          <w:szCs w:val="24"/>
        </w:rPr>
        <w:t xml:space="preserve">. MAN added </w:t>
      </w:r>
      <w:r w:rsidRPr="00A86698">
        <w:rPr>
          <w:rFonts w:ascii="Times New Roman" w:hAnsi="Times New Roman" w:cs="Times New Roman"/>
          <w:i/>
          <w:color w:val="000000" w:themeColor="text1"/>
          <w:sz w:val="24"/>
          <w:szCs w:val="24"/>
        </w:rPr>
        <w:t>“There are actually many opportunities that the English Club has given me. The one that I really received was the most obvious and the most certain one, the English language skills which help me with confidence, connections and organizational experience. Those are very useful for my future life. That's why I will definitely take these opportunities.”</w:t>
      </w:r>
    </w:p>
    <w:p w14:paraId="4234F38D" w14:textId="77777777" w:rsidR="00183828" w:rsidRPr="00A86698" w:rsidRDefault="00183828" w:rsidP="00183828">
      <w:pPr>
        <w:ind w:firstLine="720"/>
        <w:jc w:val="both"/>
        <w:rPr>
          <w:rFonts w:ascii="Times New Roman" w:hAnsi="Times New Roman" w:cs="Times New Roman"/>
          <w:i/>
          <w:color w:val="000000" w:themeColor="text1"/>
          <w:sz w:val="24"/>
          <w:szCs w:val="24"/>
        </w:rPr>
      </w:pPr>
      <w:r w:rsidRPr="00A86698">
        <w:rPr>
          <w:rFonts w:ascii="Times New Roman" w:hAnsi="Times New Roman" w:cs="Times New Roman"/>
          <w:color w:val="000000" w:themeColor="text1"/>
          <w:sz w:val="24"/>
          <w:szCs w:val="24"/>
        </w:rPr>
        <w:t xml:space="preserve">Next, the members of EC felt that when they get punished, they definitely be more motivated to learn. As confessed by student MAN </w:t>
      </w:r>
      <w:r w:rsidRPr="00A86698">
        <w:rPr>
          <w:rFonts w:ascii="Times New Roman" w:hAnsi="Times New Roman" w:cs="Times New Roman"/>
          <w:i/>
          <w:color w:val="000000" w:themeColor="text1"/>
          <w:sz w:val="24"/>
          <w:szCs w:val="24"/>
        </w:rPr>
        <w:t>“Yes, if there are mistakes in English or fatal mistakes, there will be punishment for us. The punishment is educational. It affects me in practicing speaking, because if we get punished, we will definitely be more motivated to learn. Well if we are lured or frightened by the existence of punishment, we will be motivated and more diligent to learn to speak”</w:t>
      </w:r>
      <w:r w:rsidRPr="00A86698">
        <w:rPr>
          <w:rFonts w:ascii="Times New Roman" w:hAnsi="Times New Roman" w:cs="Times New Roman"/>
          <w:color w:val="000000" w:themeColor="text1"/>
          <w:sz w:val="24"/>
          <w:szCs w:val="24"/>
        </w:rPr>
        <w:t xml:space="preserve">. SRE added </w:t>
      </w:r>
      <w:r w:rsidRPr="00A86698">
        <w:rPr>
          <w:rFonts w:ascii="Times New Roman" w:hAnsi="Times New Roman" w:cs="Times New Roman"/>
          <w:i/>
          <w:color w:val="000000" w:themeColor="text1"/>
          <w:sz w:val="24"/>
          <w:szCs w:val="24"/>
        </w:rPr>
        <w:t>“There are activity punishments for the mistakes in our English Club. Because of the punishment, we are more likely to speak in public, in front of others too. It makes us more influenced to improve our speaking skills.”</w:t>
      </w:r>
    </w:p>
    <w:p w14:paraId="04704CA1" w14:textId="77777777" w:rsidR="00183828" w:rsidRPr="00A86698" w:rsidRDefault="00183828" w:rsidP="00183828">
      <w:pPr>
        <w:ind w:firstLine="720"/>
        <w:jc w:val="both"/>
        <w:rPr>
          <w:rFonts w:ascii="Times New Roman" w:hAnsi="Times New Roman" w:cs="Times New Roman"/>
          <w:color w:val="000000" w:themeColor="text1"/>
          <w:sz w:val="24"/>
          <w:szCs w:val="24"/>
        </w:rPr>
      </w:pPr>
    </w:p>
    <w:p w14:paraId="63387F3F" w14:textId="77777777" w:rsidR="00183828" w:rsidRPr="00A86698" w:rsidRDefault="00183828" w:rsidP="00183828">
      <w:pPr>
        <w:ind w:left="720" w:hanging="72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English Club Provides Access to Much More Information for the Members</w:t>
      </w:r>
    </w:p>
    <w:p w14:paraId="09768E06" w14:textId="77777777" w:rsidR="00183828" w:rsidRPr="00A86698" w:rsidRDefault="00183828" w:rsidP="00183828">
      <w:pPr>
        <w:ind w:firstLine="72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 xml:space="preserve">The next data obtained from the interview showed that the members of EC mentioned that they were interested with the information, to explore more in depth about English. RDA said </w:t>
      </w:r>
      <w:r w:rsidRPr="00A86698">
        <w:rPr>
          <w:rFonts w:ascii="Times New Roman" w:hAnsi="Times New Roman" w:cs="Times New Roman"/>
          <w:i/>
          <w:color w:val="000000" w:themeColor="text1"/>
          <w:sz w:val="24"/>
          <w:szCs w:val="24"/>
        </w:rPr>
        <w:t>“Yes, I feel interested. In our English Club, we explore English with more depth. So, I'm curious to explore more.”</w:t>
      </w:r>
    </w:p>
    <w:p w14:paraId="24333281" w14:textId="77777777" w:rsidR="00183828" w:rsidRPr="00A86698" w:rsidRDefault="00183828" w:rsidP="00183828">
      <w:pPr>
        <w:ind w:firstLine="720"/>
        <w:jc w:val="both"/>
        <w:rPr>
          <w:rFonts w:ascii="Times New Roman" w:hAnsi="Times New Roman" w:cs="Times New Roman"/>
          <w:i/>
          <w:color w:val="000000" w:themeColor="text1"/>
          <w:sz w:val="24"/>
          <w:szCs w:val="24"/>
        </w:rPr>
      </w:pPr>
      <w:r w:rsidRPr="00A86698">
        <w:rPr>
          <w:rFonts w:ascii="Times New Roman" w:hAnsi="Times New Roman" w:cs="Times New Roman"/>
          <w:color w:val="000000" w:themeColor="text1"/>
          <w:sz w:val="24"/>
          <w:szCs w:val="24"/>
        </w:rPr>
        <w:t xml:space="preserve">Next, some members of English Club said that they are given information about story telling.  ACR stated </w:t>
      </w:r>
      <w:r w:rsidRPr="00A86698">
        <w:rPr>
          <w:rFonts w:ascii="Times New Roman" w:hAnsi="Times New Roman" w:cs="Times New Roman"/>
          <w:i/>
          <w:color w:val="000000" w:themeColor="text1"/>
          <w:sz w:val="24"/>
          <w:szCs w:val="24"/>
        </w:rPr>
        <w:t>“Yes, I am interested in these topics. When learning English, there are many topics that I am very interested in, especially in the story telling because maybe that's my field, I like to tell stories and make expressions.”</w:t>
      </w:r>
    </w:p>
    <w:p w14:paraId="5B254CCA" w14:textId="77777777" w:rsidR="00183828" w:rsidRPr="00A86698" w:rsidRDefault="00183828" w:rsidP="00183828">
      <w:pPr>
        <w:jc w:val="both"/>
        <w:rPr>
          <w:rFonts w:ascii="Times New Roman" w:hAnsi="Times New Roman" w:cs="Times New Roman"/>
          <w:color w:val="000000" w:themeColor="text1"/>
          <w:sz w:val="24"/>
          <w:szCs w:val="24"/>
        </w:rPr>
      </w:pPr>
    </w:p>
    <w:p w14:paraId="40FFB7A0" w14:textId="77777777" w:rsidR="00183828" w:rsidRPr="00A86698" w:rsidRDefault="00183828" w:rsidP="00183828">
      <w:pPr>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All of the Members of the English Club Get the Same Turn to Speak</w:t>
      </w:r>
    </w:p>
    <w:p w14:paraId="2D345197" w14:textId="77777777" w:rsidR="00183828" w:rsidRPr="00A86698" w:rsidRDefault="00183828" w:rsidP="00183828">
      <w:pPr>
        <w:ind w:firstLine="720"/>
        <w:jc w:val="both"/>
        <w:rPr>
          <w:rFonts w:ascii="Times New Roman" w:eastAsiaTheme="minorHAnsi" w:hAnsi="Times New Roman" w:cs="Times New Roman"/>
          <w:i/>
          <w:color w:val="000000" w:themeColor="text1"/>
          <w:sz w:val="24"/>
          <w:szCs w:val="24"/>
          <w:shd w:val="clear" w:color="auto" w:fill="FFFFFF"/>
        </w:rPr>
      </w:pPr>
      <w:r w:rsidRPr="00A86698">
        <w:rPr>
          <w:rFonts w:ascii="Times New Roman" w:hAnsi="Times New Roman" w:cs="Times New Roman"/>
          <w:color w:val="000000" w:themeColor="text1"/>
          <w:sz w:val="24"/>
          <w:szCs w:val="24"/>
        </w:rPr>
        <w:t>According to the data from the interview, the researcher found that the members of EC mentioned they often participate in discussion activity with other members of EC. Students with initial SRE mentioned that “</w:t>
      </w:r>
      <w:r w:rsidRPr="00A86698">
        <w:rPr>
          <w:rFonts w:ascii="Times New Roman" w:hAnsi="Times New Roman" w:cs="Times New Roman"/>
          <w:color w:val="000000" w:themeColor="text1"/>
          <w:sz w:val="24"/>
          <w:szCs w:val="24"/>
          <w:shd w:val="clear" w:color="auto" w:fill="FFFFFF"/>
        </w:rPr>
        <w:t xml:space="preserve">In joining this English Club, I often participate with other members”. MAN added </w:t>
      </w:r>
      <w:r w:rsidRPr="00A86698">
        <w:rPr>
          <w:rFonts w:ascii="Times New Roman" w:hAnsi="Times New Roman" w:cs="Times New Roman"/>
          <w:i/>
          <w:color w:val="000000" w:themeColor="text1"/>
          <w:sz w:val="24"/>
          <w:szCs w:val="24"/>
          <w:shd w:val="clear" w:color="auto" w:fill="FFFFFF"/>
        </w:rPr>
        <w:t>“Yes, in participating in the English Club, I very often participate in giving my opinion. Then, we will also hold meetings, I also often become one of the speakers and give opinions to speakers. I also give opinions in deciding on important decisions in English Club.”</w:t>
      </w:r>
    </w:p>
    <w:p w14:paraId="4B2AC6E0" w14:textId="77777777" w:rsidR="00183828" w:rsidRPr="00A86698" w:rsidRDefault="00183828" w:rsidP="00183828">
      <w:pPr>
        <w:ind w:firstLine="720"/>
        <w:jc w:val="both"/>
        <w:rPr>
          <w:rFonts w:ascii="Times New Roman" w:hAnsi="Times New Roman" w:cs="Times New Roman"/>
          <w:i/>
          <w:color w:val="000000" w:themeColor="text1"/>
          <w:sz w:val="24"/>
          <w:szCs w:val="24"/>
          <w:shd w:val="clear" w:color="auto" w:fill="FFFFFF"/>
        </w:rPr>
      </w:pPr>
      <w:r w:rsidRPr="00A86698">
        <w:rPr>
          <w:rFonts w:ascii="Times New Roman" w:hAnsi="Times New Roman" w:cs="Times New Roman"/>
          <w:color w:val="000000" w:themeColor="text1"/>
          <w:sz w:val="24"/>
          <w:szCs w:val="24"/>
          <w:shd w:val="clear" w:color="auto" w:fill="FFFFFF"/>
        </w:rPr>
        <w:t>Next,</w:t>
      </w:r>
      <w:r w:rsidRPr="00A86698">
        <w:rPr>
          <w:rFonts w:ascii="Times New Roman" w:hAnsi="Times New Roman" w:cs="Times New Roman"/>
          <w:color w:val="000000" w:themeColor="text1"/>
          <w:sz w:val="24"/>
          <w:szCs w:val="24"/>
        </w:rPr>
        <w:t xml:space="preserve"> the members of EC stated that all of the members get the same turn to speak. MAN mentioned that “</w:t>
      </w:r>
      <w:r w:rsidRPr="00A86698">
        <w:rPr>
          <w:rFonts w:ascii="Times New Roman" w:hAnsi="Times New Roman" w:cs="Times New Roman"/>
          <w:i/>
          <w:color w:val="000000" w:themeColor="text1"/>
          <w:sz w:val="24"/>
          <w:szCs w:val="24"/>
          <w:shd w:val="clear" w:color="auto" w:fill="FFFFFF"/>
        </w:rPr>
        <w:t>Yes, during discussions activity in our English Club, all members are given the opportunity to speak because we promote deliberation. So, all member must speak”</w:t>
      </w:r>
      <w:r w:rsidRPr="00A86698">
        <w:rPr>
          <w:rFonts w:ascii="Times New Roman" w:hAnsi="Times New Roman" w:cs="Times New Roman"/>
          <w:color w:val="000000" w:themeColor="text1"/>
          <w:sz w:val="24"/>
          <w:szCs w:val="24"/>
          <w:shd w:val="clear" w:color="auto" w:fill="FFFFFF"/>
        </w:rPr>
        <w:t xml:space="preserve">. CJS also added </w:t>
      </w:r>
      <w:r w:rsidRPr="00A86698">
        <w:rPr>
          <w:rFonts w:ascii="Times New Roman" w:hAnsi="Times New Roman" w:cs="Times New Roman"/>
          <w:i/>
          <w:color w:val="000000" w:themeColor="text1"/>
          <w:sz w:val="24"/>
          <w:szCs w:val="24"/>
          <w:shd w:val="clear" w:color="auto" w:fill="FFFFFF"/>
        </w:rPr>
        <w:t>“Yes, during the discussion, the members, including me, were also given the opportunity to speak or express opinions.”</w:t>
      </w:r>
    </w:p>
    <w:p w14:paraId="431C61FB" w14:textId="77777777" w:rsidR="00183828" w:rsidRPr="00A86698" w:rsidRDefault="00183828" w:rsidP="008A4889">
      <w:pPr>
        <w:jc w:val="both"/>
        <w:rPr>
          <w:rFonts w:ascii="Times New Roman" w:hAnsi="Times New Roman" w:cs="Times New Roman"/>
          <w:i/>
          <w:color w:val="000000" w:themeColor="text1"/>
          <w:sz w:val="24"/>
          <w:szCs w:val="24"/>
          <w:shd w:val="clear" w:color="auto" w:fill="FFFFFF"/>
        </w:rPr>
      </w:pPr>
    </w:p>
    <w:p w14:paraId="32E7B586" w14:textId="77777777" w:rsidR="00183828" w:rsidRPr="00A86698" w:rsidRDefault="00183828" w:rsidP="00183828">
      <w:pPr>
        <w:jc w:val="both"/>
        <w:rPr>
          <w:rFonts w:ascii="Times New Roman" w:hAnsi="Times New Roman" w:cs="Times New Roman"/>
          <w:i/>
          <w:color w:val="000000" w:themeColor="text1"/>
          <w:sz w:val="24"/>
          <w:szCs w:val="24"/>
          <w:shd w:val="clear" w:color="auto" w:fill="FFFFFF"/>
        </w:rPr>
      </w:pPr>
    </w:p>
    <w:p w14:paraId="7E2B9943" w14:textId="77777777" w:rsidR="00183828" w:rsidRPr="00A86698" w:rsidRDefault="00183828" w:rsidP="00183828">
      <w:pPr>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English Club is More Pleasant and Suitable Than Regular Class</w:t>
      </w:r>
    </w:p>
    <w:p w14:paraId="69A39965" w14:textId="77777777" w:rsidR="00183828" w:rsidRPr="00A86698" w:rsidRDefault="00183828" w:rsidP="00183828">
      <w:pPr>
        <w:ind w:firstLine="72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 xml:space="preserve">Based on data obtained from interviews, it was found that the members of EC felt that the material taught in English Club has more in depth. As declared by the student with initial YM, that </w:t>
      </w:r>
      <w:r w:rsidRPr="00A86698">
        <w:rPr>
          <w:rFonts w:ascii="Times New Roman" w:hAnsi="Times New Roman" w:cs="Times New Roman"/>
          <w:i/>
          <w:color w:val="000000" w:themeColor="text1"/>
          <w:sz w:val="24"/>
          <w:szCs w:val="24"/>
        </w:rPr>
        <w:t>“In English Club, we learn more, like learning storytelling, debate and speech. It's very different from the regular class”</w:t>
      </w:r>
      <w:r w:rsidRPr="00A86698">
        <w:rPr>
          <w:rFonts w:ascii="Times New Roman" w:hAnsi="Times New Roman" w:cs="Times New Roman"/>
          <w:color w:val="000000" w:themeColor="text1"/>
          <w:sz w:val="24"/>
          <w:szCs w:val="24"/>
        </w:rPr>
        <w:t xml:space="preserve">. Then, RDA added </w:t>
      </w:r>
      <w:r w:rsidRPr="00A86698">
        <w:rPr>
          <w:rFonts w:ascii="Times New Roman" w:hAnsi="Times New Roman" w:cs="Times New Roman"/>
          <w:i/>
          <w:color w:val="000000" w:themeColor="text1"/>
          <w:sz w:val="24"/>
          <w:szCs w:val="24"/>
        </w:rPr>
        <w:t xml:space="preserve">“The difference </w:t>
      </w:r>
      <w:r w:rsidRPr="00A86698">
        <w:rPr>
          <w:rFonts w:ascii="Times New Roman" w:hAnsi="Times New Roman" w:cs="Times New Roman"/>
          <w:i/>
          <w:color w:val="000000" w:themeColor="text1"/>
          <w:sz w:val="24"/>
          <w:szCs w:val="24"/>
        </w:rPr>
        <w:lastRenderedPageBreak/>
        <w:t>maybe that, in regular class the material taught is about general things. However, English Club provides more in-depth materials.”</w:t>
      </w:r>
    </w:p>
    <w:p w14:paraId="4440B3D9" w14:textId="77777777" w:rsidR="00183828" w:rsidRPr="00A86698" w:rsidRDefault="00183828" w:rsidP="00183828">
      <w:pPr>
        <w:ind w:firstLine="720"/>
        <w:jc w:val="both"/>
        <w:rPr>
          <w:rFonts w:ascii="Times New Roman" w:hAnsi="Times New Roman" w:cs="Times New Roman"/>
          <w:i/>
          <w:color w:val="000000" w:themeColor="text1"/>
          <w:sz w:val="24"/>
          <w:szCs w:val="24"/>
        </w:rPr>
      </w:pPr>
      <w:r w:rsidRPr="00A86698">
        <w:rPr>
          <w:rFonts w:ascii="Times New Roman" w:hAnsi="Times New Roman" w:cs="Times New Roman"/>
          <w:color w:val="000000" w:themeColor="text1"/>
          <w:sz w:val="24"/>
          <w:szCs w:val="24"/>
        </w:rPr>
        <w:t xml:space="preserve">Furthermore, the members of EC preferred practicing speaking in EC since they can practice their speaking freely. Student with initial SRE said </w:t>
      </w:r>
      <w:r w:rsidRPr="00A86698">
        <w:rPr>
          <w:rFonts w:ascii="Times New Roman" w:hAnsi="Times New Roman" w:cs="Times New Roman"/>
          <w:i/>
          <w:color w:val="000000" w:themeColor="text1"/>
          <w:sz w:val="24"/>
          <w:szCs w:val="24"/>
        </w:rPr>
        <w:t>“I expect the situation of speaking English in the English Club more, because we can train our speaking more freely there. In the English Club, its fellow members can practice speaking English”</w:t>
      </w:r>
      <w:r w:rsidRPr="00A86698">
        <w:rPr>
          <w:rFonts w:ascii="Times New Roman" w:hAnsi="Times New Roman" w:cs="Times New Roman"/>
          <w:color w:val="000000" w:themeColor="text1"/>
          <w:sz w:val="24"/>
          <w:szCs w:val="24"/>
        </w:rPr>
        <w:t xml:space="preserve">. Then, MAN added </w:t>
      </w:r>
      <w:r w:rsidRPr="00A86698">
        <w:rPr>
          <w:rFonts w:ascii="Times New Roman" w:hAnsi="Times New Roman" w:cs="Times New Roman"/>
          <w:i/>
          <w:color w:val="000000" w:themeColor="text1"/>
          <w:sz w:val="24"/>
          <w:szCs w:val="24"/>
        </w:rPr>
        <w:t>“I prefer to go to English Club, because we have a debating session. So, we have the opportunity to speak. However, during the class activity (English Class) the one who speaks is the teacher.”</w:t>
      </w:r>
    </w:p>
    <w:p w14:paraId="014064DA" w14:textId="77777777" w:rsidR="00183828" w:rsidRPr="00A86698" w:rsidRDefault="00183828" w:rsidP="00183828">
      <w:pPr>
        <w:ind w:firstLine="720"/>
        <w:jc w:val="both"/>
        <w:rPr>
          <w:rFonts w:ascii="Times New Roman" w:hAnsi="Times New Roman" w:cs="Times New Roman"/>
          <w:color w:val="000000" w:themeColor="text1"/>
          <w:sz w:val="24"/>
          <w:szCs w:val="24"/>
        </w:rPr>
      </w:pPr>
    </w:p>
    <w:p w14:paraId="1E69AA95" w14:textId="77777777" w:rsidR="00183828" w:rsidRPr="00A86698" w:rsidRDefault="00183828" w:rsidP="00183828">
      <w:pPr>
        <w:ind w:left="720" w:hanging="72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 xml:space="preserve">The Members of English Club Can Acquire New Vocabularies and Informations from </w:t>
      </w:r>
    </w:p>
    <w:p w14:paraId="56C1D020" w14:textId="77777777" w:rsidR="00183828" w:rsidRPr="00A86698" w:rsidRDefault="00183828" w:rsidP="00183828">
      <w:pPr>
        <w:ind w:left="720" w:hanging="72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other Members</w:t>
      </w:r>
    </w:p>
    <w:p w14:paraId="645A313B" w14:textId="77777777" w:rsidR="00183828" w:rsidRPr="00A86698" w:rsidRDefault="00183828" w:rsidP="00183828">
      <w:pPr>
        <w:ind w:firstLine="72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 xml:space="preserve">Based on the interview, the members of EC stated that they often share informations about their agenda or work program. Student with an initial NN said </w:t>
      </w:r>
      <w:r w:rsidRPr="00A86698">
        <w:rPr>
          <w:rFonts w:ascii="Times New Roman" w:hAnsi="Times New Roman" w:cs="Times New Roman"/>
          <w:i/>
          <w:color w:val="000000" w:themeColor="text1"/>
          <w:sz w:val="24"/>
          <w:szCs w:val="24"/>
        </w:rPr>
        <w:t>“The information we often talk about is about our agenda or work program on competitions that will be participated or about assignments”</w:t>
      </w:r>
      <w:r w:rsidRPr="00A86698">
        <w:rPr>
          <w:rFonts w:ascii="Times New Roman" w:hAnsi="Times New Roman" w:cs="Times New Roman"/>
          <w:color w:val="000000" w:themeColor="text1"/>
          <w:sz w:val="24"/>
          <w:szCs w:val="24"/>
        </w:rPr>
        <w:t xml:space="preserve">. MAN added </w:t>
      </w:r>
      <w:r w:rsidRPr="00A86698">
        <w:rPr>
          <w:rFonts w:ascii="Times New Roman" w:hAnsi="Times New Roman" w:cs="Times New Roman"/>
          <w:i/>
          <w:color w:val="000000" w:themeColor="text1"/>
          <w:sz w:val="24"/>
          <w:szCs w:val="24"/>
        </w:rPr>
        <w:t>“Actually what we often talk about with other members is about the topics of the day, how it is going, then stories about us so. We mostly mix it with English (English and Indonesia) to train our speaking.”</w:t>
      </w:r>
    </w:p>
    <w:p w14:paraId="731F7F3E" w14:textId="77777777" w:rsidR="00183828" w:rsidRPr="00A86698" w:rsidRDefault="00183828" w:rsidP="00183828">
      <w:pPr>
        <w:ind w:firstLine="72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 xml:space="preserve">Next, the members of EC said that they can share their thoughts and ideas. MAN explained </w:t>
      </w:r>
      <w:r w:rsidRPr="00A86698">
        <w:rPr>
          <w:rFonts w:ascii="Times New Roman" w:hAnsi="Times New Roman" w:cs="Times New Roman"/>
          <w:i/>
          <w:color w:val="000000" w:themeColor="text1"/>
          <w:sz w:val="24"/>
          <w:szCs w:val="24"/>
        </w:rPr>
        <w:t>“Yes, it's fun, because we can exchange ideas, tell stories and also laugh together. Because we have friends to share our stories with, we become happier”</w:t>
      </w:r>
      <w:r w:rsidRPr="00A86698">
        <w:rPr>
          <w:rFonts w:ascii="Times New Roman" w:hAnsi="Times New Roman" w:cs="Times New Roman"/>
          <w:color w:val="000000" w:themeColor="text1"/>
          <w:sz w:val="24"/>
          <w:szCs w:val="24"/>
        </w:rPr>
        <w:t xml:space="preserve">. Then, ACR added </w:t>
      </w:r>
      <w:r w:rsidRPr="00A86698">
        <w:rPr>
          <w:rFonts w:ascii="Times New Roman" w:hAnsi="Times New Roman" w:cs="Times New Roman"/>
          <w:i/>
          <w:color w:val="000000" w:themeColor="text1"/>
          <w:sz w:val="24"/>
          <w:szCs w:val="24"/>
        </w:rPr>
        <w:t>“Yes, I'm very happy. Moreover, we can provide some information to fellow members. I feel that with other members, I feel like a family.”</w:t>
      </w:r>
    </w:p>
    <w:p w14:paraId="1A61736C" w14:textId="77777777" w:rsidR="00183828" w:rsidRPr="00A86698" w:rsidRDefault="00183828" w:rsidP="00183828">
      <w:pPr>
        <w:ind w:firstLine="720"/>
        <w:jc w:val="both"/>
        <w:rPr>
          <w:rFonts w:ascii="Times New Roman" w:hAnsi="Times New Roman" w:cs="Times New Roman"/>
          <w:i/>
          <w:color w:val="000000" w:themeColor="text1"/>
          <w:sz w:val="24"/>
          <w:szCs w:val="24"/>
        </w:rPr>
      </w:pPr>
      <w:r w:rsidRPr="00A86698">
        <w:rPr>
          <w:rFonts w:ascii="Times New Roman" w:hAnsi="Times New Roman" w:cs="Times New Roman"/>
          <w:color w:val="000000" w:themeColor="text1"/>
          <w:sz w:val="24"/>
          <w:szCs w:val="24"/>
        </w:rPr>
        <w:t xml:space="preserve">Furthermore, the members of EC said that they can expand their vocabulary. YM said </w:t>
      </w:r>
      <w:r w:rsidRPr="00A86698">
        <w:rPr>
          <w:rFonts w:ascii="Times New Roman" w:hAnsi="Times New Roman" w:cs="Times New Roman"/>
          <w:i/>
          <w:color w:val="000000" w:themeColor="text1"/>
          <w:sz w:val="24"/>
          <w:szCs w:val="24"/>
        </w:rPr>
        <w:t>“Yes, it really helped to expand my vocabulary. Because, I got a lot of knowledge in the English Club.”</w:t>
      </w:r>
    </w:p>
    <w:p w14:paraId="2795C07D" w14:textId="77777777" w:rsidR="00183828" w:rsidRPr="00A86698" w:rsidRDefault="00183828" w:rsidP="00183828">
      <w:pPr>
        <w:ind w:firstLine="720"/>
        <w:jc w:val="both"/>
        <w:rPr>
          <w:rFonts w:ascii="Times New Roman" w:hAnsi="Times New Roman" w:cs="Times New Roman"/>
          <w:i/>
          <w:color w:val="000000" w:themeColor="text1"/>
          <w:sz w:val="24"/>
          <w:szCs w:val="24"/>
        </w:rPr>
      </w:pPr>
    </w:p>
    <w:p w14:paraId="3706557A" w14:textId="77777777" w:rsidR="00183828" w:rsidRPr="00A86698" w:rsidRDefault="00183828" w:rsidP="00183828">
      <w:pPr>
        <w:ind w:hanging="9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English Club Improves the Members’ Confidence</w:t>
      </w:r>
    </w:p>
    <w:p w14:paraId="0909E98A" w14:textId="77777777" w:rsidR="00183828" w:rsidRPr="00A86698" w:rsidRDefault="00183828" w:rsidP="00183828">
      <w:pPr>
        <w:ind w:firstLine="44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 xml:space="preserve">The next data obtained from the interview show that the members of EC mentioned that their closeness with other members of EC can improves their confidence. As mentioned by student MAN </w:t>
      </w:r>
      <w:r w:rsidRPr="00A86698">
        <w:rPr>
          <w:rFonts w:ascii="Times New Roman" w:hAnsi="Times New Roman" w:cs="Times New Roman"/>
          <w:i/>
          <w:color w:val="000000" w:themeColor="text1"/>
          <w:sz w:val="24"/>
          <w:szCs w:val="24"/>
        </w:rPr>
        <w:t>“For sure at the very beginning, what I felt first was the nervousness. We didn't know each other yet. But, the more we got closer, the nervousness started to disappear and my confidence grew”</w:t>
      </w:r>
      <w:r w:rsidRPr="00A86698">
        <w:rPr>
          <w:rFonts w:ascii="Times New Roman" w:hAnsi="Times New Roman" w:cs="Times New Roman"/>
          <w:color w:val="000000" w:themeColor="text1"/>
          <w:sz w:val="24"/>
          <w:szCs w:val="24"/>
        </w:rPr>
        <w:t xml:space="preserve">. And another confession by the student, initially, ACR that </w:t>
      </w:r>
      <w:r w:rsidRPr="00A86698">
        <w:rPr>
          <w:rFonts w:ascii="Times New Roman" w:hAnsi="Times New Roman" w:cs="Times New Roman"/>
          <w:i/>
          <w:color w:val="000000" w:themeColor="text1"/>
          <w:sz w:val="24"/>
          <w:szCs w:val="24"/>
        </w:rPr>
        <w:t>“I'm very confident because other members and I are already close. So, I'm not afraid or embarrassed to express my opinion in front of them.”</w:t>
      </w:r>
    </w:p>
    <w:p w14:paraId="5C50F9CB" w14:textId="77777777" w:rsidR="00183828" w:rsidRPr="00A86698" w:rsidRDefault="00183828" w:rsidP="00183828">
      <w:pPr>
        <w:ind w:firstLine="440"/>
        <w:jc w:val="both"/>
        <w:rPr>
          <w:rFonts w:ascii="Times New Roman" w:hAnsi="Times New Roman" w:cs="Times New Roman"/>
          <w:i/>
          <w:color w:val="000000" w:themeColor="text1"/>
          <w:sz w:val="24"/>
          <w:szCs w:val="24"/>
        </w:rPr>
      </w:pPr>
      <w:r w:rsidRPr="00A86698">
        <w:rPr>
          <w:rFonts w:ascii="Times New Roman" w:hAnsi="Times New Roman" w:cs="Times New Roman"/>
          <w:color w:val="000000" w:themeColor="text1"/>
          <w:sz w:val="24"/>
          <w:szCs w:val="24"/>
        </w:rPr>
        <w:t xml:space="preserve">In addition, from the interview data found that the members of EC said that they often express opinion in English Club. Student CJS stated that </w:t>
      </w:r>
      <w:r w:rsidRPr="00A86698">
        <w:rPr>
          <w:rFonts w:ascii="Times New Roman" w:hAnsi="Times New Roman" w:cs="Times New Roman"/>
          <w:i/>
          <w:color w:val="000000" w:themeColor="text1"/>
          <w:sz w:val="24"/>
          <w:szCs w:val="24"/>
        </w:rPr>
        <w:t>“I very often express my opinion in English Club. In my opinion, I have to convey what I feel”</w:t>
      </w:r>
      <w:r w:rsidRPr="00A86698">
        <w:rPr>
          <w:rFonts w:ascii="Times New Roman" w:hAnsi="Times New Roman" w:cs="Times New Roman"/>
          <w:color w:val="000000" w:themeColor="text1"/>
          <w:sz w:val="24"/>
          <w:szCs w:val="24"/>
        </w:rPr>
        <w:t xml:space="preserve">. Then, RDA added </w:t>
      </w:r>
      <w:r w:rsidRPr="00A86698">
        <w:rPr>
          <w:rFonts w:ascii="Times New Roman" w:hAnsi="Times New Roman" w:cs="Times New Roman"/>
          <w:i/>
          <w:color w:val="000000" w:themeColor="text1"/>
          <w:sz w:val="24"/>
          <w:szCs w:val="24"/>
        </w:rPr>
        <w:t>“Quite often, because we also have meetings. So, I'm no longer nervous to speak my mind.</w:t>
      </w:r>
      <w:commentRangeEnd w:id="59"/>
      <w:r w:rsidR="00D24CA0">
        <w:rPr>
          <w:rStyle w:val="CommentReference"/>
        </w:rPr>
        <w:commentReference w:id="59"/>
      </w:r>
    </w:p>
    <w:p w14:paraId="298BD676" w14:textId="77777777" w:rsidR="00183828" w:rsidRPr="00A86698" w:rsidRDefault="00183828" w:rsidP="00183828">
      <w:pPr>
        <w:jc w:val="both"/>
        <w:rPr>
          <w:rFonts w:ascii="Times New Roman" w:hAnsi="Times New Roman" w:cs="Times New Roman"/>
          <w:color w:val="000000" w:themeColor="text1"/>
          <w:sz w:val="24"/>
          <w:szCs w:val="24"/>
        </w:rPr>
      </w:pPr>
    </w:p>
    <w:p w14:paraId="74AF2E0D" w14:textId="77777777" w:rsidR="00183828" w:rsidRPr="00A86698" w:rsidRDefault="00183828" w:rsidP="00183828">
      <w:pPr>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 xml:space="preserve">2. Discussion </w:t>
      </w:r>
    </w:p>
    <w:p w14:paraId="7F86A9F8" w14:textId="684DC4BA" w:rsidR="00183828" w:rsidRPr="00A86698" w:rsidRDefault="00183828" w:rsidP="00183828">
      <w:pPr>
        <w:ind w:firstLine="72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 xml:space="preserve">After analyzing the </w:t>
      </w:r>
      <w:del w:id="63" w:author="Asus" w:date="2025-06-30T06:45:00Z" w16du:dateUtc="2025-06-29T23:45:00Z">
        <w:r w:rsidRPr="00A86698" w:rsidDel="00D24CA0">
          <w:rPr>
            <w:rFonts w:ascii="Times New Roman" w:hAnsi="Times New Roman" w:cs="Times New Roman"/>
            <w:color w:val="000000" w:themeColor="text1"/>
            <w:sz w:val="24"/>
            <w:szCs w:val="24"/>
          </w:rPr>
          <w:delText xml:space="preserve">result </w:delText>
        </w:r>
      </w:del>
      <w:ins w:id="64" w:author="Asus" w:date="2025-06-30T06:45:00Z" w16du:dateUtc="2025-06-29T23:45:00Z">
        <w:r w:rsidR="00D24CA0">
          <w:rPr>
            <w:rFonts w:ascii="Times New Roman" w:hAnsi="Times New Roman" w:cs="Times New Roman"/>
            <w:color w:val="000000" w:themeColor="text1"/>
            <w:sz w:val="24"/>
            <w:szCs w:val="24"/>
          </w:rPr>
          <w:t>results</w:t>
        </w:r>
        <w:r w:rsidR="00D24CA0" w:rsidRPr="00A86698">
          <w:rPr>
            <w:rFonts w:ascii="Times New Roman" w:hAnsi="Times New Roman" w:cs="Times New Roman"/>
            <w:color w:val="000000" w:themeColor="text1"/>
            <w:sz w:val="24"/>
            <w:szCs w:val="24"/>
          </w:rPr>
          <w:t xml:space="preserve"> </w:t>
        </w:r>
      </w:ins>
      <w:r w:rsidRPr="00A86698">
        <w:rPr>
          <w:rFonts w:ascii="Times New Roman" w:hAnsi="Times New Roman" w:cs="Times New Roman"/>
          <w:color w:val="000000" w:themeColor="text1"/>
          <w:sz w:val="24"/>
          <w:szCs w:val="24"/>
        </w:rPr>
        <w:t xml:space="preserve">of the research by using thematic analysis, the researcher found that </w:t>
      </w:r>
      <w:ins w:id="65" w:author="Asus" w:date="2025-06-30T06:45:00Z" w16du:dateUtc="2025-06-29T23:45:00Z">
        <w:r w:rsidR="00D24CA0">
          <w:rPr>
            <w:rFonts w:ascii="Times New Roman" w:hAnsi="Times New Roman" w:cs="Times New Roman"/>
            <w:color w:val="000000" w:themeColor="text1"/>
            <w:sz w:val="24"/>
            <w:szCs w:val="24"/>
          </w:rPr>
          <w:t xml:space="preserve">there </w:t>
        </w:r>
      </w:ins>
      <w:r w:rsidRPr="00A86698">
        <w:rPr>
          <w:rFonts w:ascii="Times New Roman" w:hAnsi="Times New Roman" w:cs="Times New Roman"/>
          <w:color w:val="000000" w:themeColor="text1"/>
          <w:sz w:val="24"/>
          <w:szCs w:val="24"/>
        </w:rPr>
        <w:t>were some</w:t>
      </w:r>
      <w:r w:rsidRPr="00A86698">
        <w:rPr>
          <w:rFonts w:ascii="Times New Roman" w:hAnsi="Times New Roman" w:cs="Times New Roman"/>
          <w:b/>
          <w:color w:val="000000" w:themeColor="text1"/>
          <w:sz w:val="24"/>
          <w:szCs w:val="24"/>
        </w:rPr>
        <w:t xml:space="preserve"> </w:t>
      </w:r>
      <w:r w:rsidRPr="00A86698">
        <w:rPr>
          <w:rFonts w:ascii="Times New Roman" w:hAnsi="Times New Roman" w:cs="Times New Roman"/>
          <w:color w:val="000000" w:themeColor="text1"/>
          <w:sz w:val="24"/>
          <w:szCs w:val="24"/>
        </w:rPr>
        <w:t xml:space="preserve">students’ perceptions on the speaking practices of </w:t>
      </w:r>
      <w:ins w:id="66" w:author="Asus" w:date="2025-06-30T06:45:00Z" w16du:dateUtc="2025-06-29T23:45:00Z">
        <w:r w:rsidR="00D24CA0">
          <w:rPr>
            <w:rFonts w:ascii="Times New Roman" w:hAnsi="Times New Roman" w:cs="Times New Roman"/>
            <w:color w:val="000000" w:themeColor="text1"/>
            <w:sz w:val="24"/>
            <w:szCs w:val="24"/>
          </w:rPr>
          <w:t xml:space="preserve">the </w:t>
        </w:r>
      </w:ins>
      <w:r w:rsidRPr="00A86698">
        <w:rPr>
          <w:rFonts w:ascii="Times New Roman" w:hAnsi="Times New Roman" w:cs="Times New Roman"/>
          <w:color w:val="000000" w:themeColor="text1"/>
          <w:sz w:val="24"/>
          <w:szCs w:val="24"/>
        </w:rPr>
        <w:t xml:space="preserve">English Club. Those are (1) The members of the English Club enjoy fellowship and companionship, (2) The members receive </w:t>
      </w:r>
      <w:del w:id="67" w:author="Asus" w:date="2025-06-30T06:45:00Z" w16du:dateUtc="2025-06-29T23:45:00Z">
        <w:r w:rsidRPr="00A86698" w:rsidDel="00D24CA0">
          <w:rPr>
            <w:rFonts w:ascii="Times New Roman" w:hAnsi="Times New Roman" w:cs="Times New Roman"/>
            <w:color w:val="000000" w:themeColor="text1"/>
            <w:sz w:val="24"/>
            <w:szCs w:val="24"/>
          </w:rPr>
          <w:delText xml:space="preserve"> </w:delText>
        </w:r>
      </w:del>
      <w:r w:rsidRPr="00A86698">
        <w:rPr>
          <w:rFonts w:ascii="Times New Roman" w:hAnsi="Times New Roman" w:cs="Times New Roman"/>
          <w:color w:val="000000" w:themeColor="text1"/>
          <w:sz w:val="24"/>
          <w:szCs w:val="24"/>
        </w:rPr>
        <w:t xml:space="preserve">moral and emotional support for their views, (3) The members are challenged with reticence, (4) English Club provides access to much more information for the members, (5) All of the members of the English Club get the same turn to speak, (6) English Club is more pleasant and suitable than regular class, (7) </w:t>
      </w:r>
      <w:r w:rsidRPr="00A86698">
        <w:rPr>
          <w:rFonts w:ascii="Times New Roman" w:hAnsi="Times New Roman" w:cs="Times New Roman"/>
          <w:color w:val="000000" w:themeColor="text1"/>
          <w:sz w:val="24"/>
          <w:szCs w:val="24"/>
        </w:rPr>
        <w:lastRenderedPageBreak/>
        <w:t>The members of English Club can acquire new vocabularies and informations from other members, (8) English Club improves the members’ confidence.</w:t>
      </w:r>
    </w:p>
    <w:p w14:paraId="6C339C08" w14:textId="201DBD7D" w:rsidR="00183828" w:rsidRPr="00A86698" w:rsidRDefault="00183828" w:rsidP="00183828">
      <w:pPr>
        <w:ind w:firstLine="72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 xml:space="preserve">The first perception was </w:t>
      </w:r>
      <w:ins w:id="68" w:author="Asus" w:date="2025-06-30T06:45:00Z" w16du:dateUtc="2025-06-29T23:45:00Z">
        <w:r w:rsidR="00D24CA0">
          <w:rPr>
            <w:rFonts w:ascii="Times New Roman" w:hAnsi="Times New Roman" w:cs="Times New Roman"/>
            <w:color w:val="000000" w:themeColor="text1"/>
            <w:sz w:val="24"/>
            <w:szCs w:val="24"/>
          </w:rPr>
          <w:t xml:space="preserve">that </w:t>
        </w:r>
      </w:ins>
      <w:r w:rsidRPr="00A86698">
        <w:rPr>
          <w:rFonts w:ascii="Times New Roman" w:hAnsi="Times New Roman" w:cs="Times New Roman"/>
          <w:color w:val="000000" w:themeColor="text1"/>
          <w:sz w:val="24"/>
          <w:szCs w:val="24"/>
        </w:rPr>
        <w:t xml:space="preserve">the members of the English Club enjoy fellowship and companionship. The members of EC perceived that having friends to practice speaking English in EC motivated them to improve their English speaking skills because they felt free to speak without any awkwardness with each other. They also got a lot of full support and motivation from other members on being proficient in speaking English. This finding was in line with Melviza et al. (2017), the student felt that the English Club was the most effective tool for motivating them to speak English with their peers. Additionally, Pereira Ismail and Othman (2013) </w:t>
      </w:r>
      <w:del w:id="69" w:author="Asus" w:date="2025-06-30T06:46:00Z" w16du:dateUtc="2025-06-29T23:46:00Z">
        <w:r w:rsidRPr="00A86698" w:rsidDel="00D24CA0">
          <w:rPr>
            <w:rFonts w:ascii="Times New Roman" w:hAnsi="Times New Roman" w:cs="Times New Roman"/>
            <w:color w:val="000000" w:themeColor="text1"/>
            <w:sz w:val="24"/>
            <w:szCs w:val="24"/>
          </w:rPr>
          <w:delText xml:space="preserve">who </w:delText>
        </w:r>
      </w:del>
      <w:r w:rsidRPr="00A86698">
        <w:rPr>
          <w:rFonts w:ascii="Times New Roman" w:hAnsi="Times New Roman" w:cs="Times New Roman"/>
          <w:color w:val="000000" w:themeColor="text1"/>
          <w:sz w:val="24"/>
          <w:szCs w:val="24"/>
        </w:rPr>
        <w:t xml:space="preserve">stated that the most beneficial learning occurs in non-threatening, stress-free, and comfortable environments, as provided by </w:t>
      </w:r>
      <w:ins w:id="70" w:author="Asus" w:date="2025-06-30T06:46:00Z" w16du:dateUtc="2025-06-29T23:46:00Z">
        <w:r w:rsidR="00D24CA0">
          <w:rPr>
            <w:rFonts w:ascii="Times New Roman" w:hAnsi="Times New Roman" w:cs="Times New Roman"/>
            <w:color w:val="000000" w:themeColor="text1"/>
            <w:sz w:val="24"/>
            <w:szCs w:val="24"/>
          </w:rPr>
          <w:t xml:space="preserve">the </w:t>
        </w:r>
      </w:ins>
      <w:r w:rsidRPr="00A86698">
        <w:rPr>
          <w:rFonts w:ascii="Times New Roman" w:hAnsi="Times New Roman" w:cs="Times New Roman"/>
          <w:color w:val="000000" w:themeColor="text1"/>
          <w:sz w:val="24"/>
          <w:szCs w:val="24"/>
        </w:rPr>
        <w:t xml:space="preserve">English Club. These concepts propose that creating a relaxed learning atmosphere would help students feel less stressed and more confident while using the English language to express themselves. Additionally, a teacher or one of their friends might show them support and care by providing them </w:t>
      </w:r>
      <w:ins w:id="71" w:author="Asus" w:date="2025-06-30T06:46:00Z" w16du:dateUtc="2025-06-29T23:46:00Z">
        <w:r w:rsidR="00D24CA0">
          <w:rPr>
            <w:rFonts w:ascii="Times New Roman" w:hAnsi="Times New Roman" w:cs="Times New Roman"/>
            <w:color w:val="000000" w:themeColor="text1"/>
            <w:sz w:val="24"/>
            <w:szCs w:val="24"/>
          </w:rPr>
          <w:t xml:space="preserve">with </w:t>
        </w:r>
      </w:ins>
      <w:r w:rsidRPr="00A86698">
        <w:rPr>
          <w:rFonts w:ascii="Times New Roman" w:hAnsi="Times New Roman" w:cs="Times New Roman"/>
          <w:color w:val="000000" w:themeColor="text1"/>
          <w:sz w:val="24"/>
          <w:szCs w:val="24"/>
        </w:rPr>
        <w:t xml:space="preserve">advice. When someone is assigned responsibility for completing the work, their incentive to perform well will improve. It can automatically enhance learning outcomes, such as increasing </w:t>
      </w:r>
      <w:del w:id="72" w:author="Asus" w:date="2025-06-30T06:46:00Z" w16du:dateUtc="2025-06-29T23:46:00Z">
        <w:r w:rsidRPr="00A86698" w:rsidDel="00D24CA0">
          <w:rPr>
            <w:rFonts w:ascii="Times New Roman" w:hAnsi="Times New Roman" w:cs="Times New Roman"/>
            <w:color w:val="000000" w:themeColor="text1"/>
            <w:sz w:val="24"/>
            <w:szCs w:val="24"/>
          </w:rPr>
          <w:delText xml:space="preserve">students </w:delText>
        </w:r>
      </w:del>
      <w:ins w:id="73" w:author="Asus" w:date="2025-06-30T06:46:00Z" w16du:dateUtc="2025-06-29T23:46:00Z">
        <w:r w:rsidR="00D24CA0">
          <w:rPr>
            <w:rFonts w:ascii="Times New Roman" w:hAnsi="Times New Roman" w:cs="Times New Roman"/>
            <w:color w:val="000000" w:themeColor="text1"/>
            <w:sz w:val="24"/>
            <w:szCs w:val="24"/>
          </w:rPr>
          <w:t>students'</w:t>
        </w:r>
        <w:r w:rsidR="00D24CA0" w:rsidRPr="00A86698">
          <w:rPr>
            <w:rFonts w:ascii="Times New Roman" w:hAnsi="Times New Roman" w:cs="Times New Roman"/>
            <w:color w:val="000000" w:themeColor="text1"/>
            <w:sz w:val="24"/>
            <w:szCs w:val="24"/>
          </w:rPr>
          <w:t xml:space="preserve"> </w:t>
        </w:r>
      </w:ins>
      <w:r w:rsidRPr="00A86698">
        <w:rPr>
          <w:rFonts w:ascii="Times New Roman" w:hAnsi="Times New Roman" w:cs="Times New Roman"/>
          <w:color w:val="000000" w:themeColor="text1"/>
          <w:sz w:val="24"/>
          <w:szCs w:val="24"/>
        </w:rPr>
        <w:t>English speaking proficiency.</w:t>
      </w:r>
    </w:p>
    <w:p w14:paraId="12F5D260" w14:textId="3E7013B9" w:rsidR="00183828" w:rsidRPr="00A86698" w:rsidRDefault="00183828" w:rsidP="00183828">
      <w:pPr>
        <w:ind w:firstLine="72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 xml:space="preserve">The second perception was </w:t>
      </w:r>
      <w:ins w:id="74" w:author="Asus" w:date="2025-06-30T06:46:00Z" w16du:dateUtc="2025-06-29T23:46:00Z">
        <w:r w:rsidR="00A77ECF">
          <w:rPr>
            <w:rFonts w:ascii="Times New Roman" w:hAnsi="Times New Roman" w:cs="Times New Roman"/>
            <w:color w:val="000000" w:themeColor="text1"/>
            <w:sz w:val="24"/>
            <w:szCs w:val="24"/>
          </w:rPr>
          <w:t xml:space="preserve">that </w:t>
        </w:r>
      </w:ins>
      <w:r w:rsidRPr="00A86698">
        <w:rPr>
          <w:rFonts w:ascii="Times New Roman" w:hAnsi="Times New Roman" w:cs="Times New Roman"/>
          <w:color w:val="000000" w:themeColor="text1"/>
          <w:sz w:val="24"/>
          <w:szCs w:val="24"/>
        </w:rPr>
        <w:t xml:space="preserve">the members receive moral and emotional support for their views. The members of EC perceived that the positive environment that exists in </w:t>
      </w:r>
      <w:ins w:id="75" w:author="Asus" w:date="2025-06-30T06:46:00Z" w16du:dateUtc="2025-06-29T23:46:00Z">
        <w:r w:rsidR="00A77ECF">
          <w:rPr>
            <w:rFonts w:ascii="Times New Roman" w:hAnsi="Times New Roman" w:cs="Times New Roman"/>
            <w:color w:val="000000" w:themeColor="text1"/>
            <w:sz w:val="24"/>
            <w:szCs w:val="24"/>
          </w:rPr>
          <w:t xml:space="preserve">the </w:t>
        </w:r>
      </w:ins>
      <w:r w:rsidRPr="00A86698">
        <w:rPr>
          <w:rFonts w:ascii="Times New Roman" w:hAnsi="Times New Roman" w:cs="Times New Roman"/>
          <w:color w:val="000000" w:themeColor="text1"/>
          <w:sz w:val="24"/>
          <w:szCs w:val="24"/>
        </w:rPr>
        <w:t>English Club can make it easier for students to think and have a wiser perspective</w:t>
      </w:r>
      <w:ins w:id="76" w:author="Asus" w:date="2025-06-30T06:47:00Z" w16du:dateUtc="2025-06-29T23:47:00Z">
        <w:r w:rsidR="00A77ECF">
          <w:rPr>
            <w:rFonts w:ascii="Times New Roman" w:hAnsi="Times New Roman" w:cs="Times New Roman"/>
            <w:color w:val="000000" w:themeColor="text1"/>
            <w:sz w:val="24"/>
            <w:szCs w:val="24"/>
          </w:rPr>
          <w:t>,</w:t>
        </w:r>
      </w:ins>
      <w:r w:rsidRPr="00A86698">
        <w:rPr>
          <w:rFonts w:ascii="Times New Roman" w:hAnsi="Times New Roman" w:cs="Times New Roman"/>
          <w:color w:val="000000" w:themeColor="text1"/>
          <w:sz w:val="24"/>
          <w:szCs w:val="24"/>
        </w:rPr>
        <w:t xml:space="preserve"> so that members become good individuals and </w:t>
      </w:r>
      <w:del w:id="77" w:author="Asus" w:date="2025-06-30T06:46:00Z" w16du:dateUtc="2025-06-29T23:46:00Z">
        <w:r w:rsidRPr="00A86698" w:rsidDel="00A77ECF">
          <w:rPr>
            <w:rFonts w:ascii="Times New Roman" w:hAnsi="Times New Roman" w:cs="Times New Roman"/>
            <w:color w:val="000000" w:themeColor="text1"/>
            <w:sz w:val="24"/>
            <w:szCs w:val="24"/>
          </w:rPr>
          <w:delText>are able to</w:delText>
        </w:r>
      </w:del>
      <w:ins w:id="78" w:author="Asus" w:date="2025-06-30T06:46:00Z" w16du:dateUtc="2025-06-29T23:46:00Z">
        <w:r w:rsidR="00A77ECF">
          <w:rPr>
            <w:rFonts w:ascii="Times New Roman" w:hAnsi="Times New Roman" w:cs="Times New Roman"/>
            <w:color w:val="000000" w:themeColor="text1"/>
            <w:sz w:val="24"/>
            <w:szCs w:val="24"/>
          </w:rPr>
          <w:t>can</w:t>
        </w:r>
      </w:ins>
      <w:r w:rsidRPr="00A86698">
        <w:rPr>
          <w:rFonts w:ascii="Times New Roman" w:hAnsi="Times New Roman" w:cs="Times New Roman"/>
          <w:color w:val="000000" w:themeColor="text1"/>
          <w:sz w:val="24"/>
          <w:szCs w:val="24"/>
        </w:rPr>
        <w:t xml:space="preserve"> control themselves when speaking. Ningsih and Fata (2015) stated that the goal of the English Club is to assist its members in developing their interpersonal and conversational skills in a casual and comfortable setting. It is clear that the environment in the classroom greatly influences every student </w:t>
      </w:r>
      <w:del w:id="79" w:author="Asus" w:date="2025-06-30T06:46:00Z" w16du:dateUtc="2025-06-29T23:46:00Z">
        <w:r w:rsidRPr="00A86698" w:rsidDel="00A77ECF">
          <w:rPr>
            <w:rFonts w:ascii="Times New Roman" w:hAnsi="Times New Roman" w:cs="Times New Roman"/>
            <w:color w:val="000000" w:themeColor="text1"/>
            <w:sz w:val="24"/>
            <w:szCs w:val="24"/>
          </w:rPr>
          <w:delText xml:space="preserve">that </w:delText>
        </w:r>
      </w:del>
      <w:ins w:id="80" w:author="Asus" w:date="2025-06-30T06:46:00Z" w16du:dateUtc="2025-06-29T23:46:00Z">
        <w:r w:rsidR="00A77ECF">
          <w:rPr>
            <w:rFonts w:ascii="Times New Roman" w:hAnsi="Times New Roman" w:cs="Times New Roman"/>
            <w:color w:val="000000" w:themeColor="text1"/>
            <w:sz w:val="24"/>
            <w:szCs w:val="24"/>
          </w:rPr>
          <w:t>who</w:t>
        </w:r>
        <w:r w:rsidR="00A77ECF" w:rsidRPr="00A86698">
          <w:rPr>
            <w:rFonts w:ascii="Times New Roman" w:hAnsi="Times New Roman" w:cs="Times New Roman"/>
            <w:color w:val="000000" w:themeColor="text1"/>
            <w:sz w:val="24"/>
            <w:szCs w:val="24"/>
          </w:rPr>
          <w:t xml:space="preserve"> </w:t>
        </w:r>
      </w:ins>
      <w:r w:rsidRPr="00A86698">
        <w:rPr>
          <w:rFonts w:ascii="Times New Roman" w:hAnsi="Times New Roman" w:cs="Times New Roman"/>
          <w:color w:val="000000" w:themeColor="text1"/>
          <w:sz w:val="24"/>
          <w:szCs w:val="24"/>
        </w:rPr>
        <w:t xml:space="preserve">joins the English Club. </w:t>
      </w:r>
    </w:p>
    <w:p w14:paraId="7B945CE7" w14:textId="12E74C98" w:rsidR="00183828" w:rsidRPr="00A86698" w:rsidRDefault="00183828" w:rsidP="00183828">
      <w:pPr>
        <w:ind w:firstLine="72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 xml:space="preserve">The third was </w:t>
      </w:r>
      <w:ins w:id="81" w:author="Asus" w:date="2025-06-30T06:46:00Z" w16du:dateUtc="2025-06-29T23:46:00Z">
        <w:r w:rsidR="00A77ECF">
          <w:rPr>
            <w:rFonts w:ascii="Times New Roman" w:hAnsi="Times New Roman" w:cs="Times New Roman"/>
            <w:color w:val="000000" w:themeColor="text1"/>
            <w:sz w:val="24"/>
            <w:szCs w:val="24"/>
          </w:rPr>
          <w:t xml:space="preserve">that </w:t>
        </w:r>
      </w:ins>
      <w:r w:rsidRPr="00A86698">
        <w:rPr>
          <w:rFonts w:ascii="Times New Roman" w:hAnsi="Times New Roman" w:cs="Times New Roman"/>
          <w:color w:val="000000" w:themeColor="text1"/>
          <w:sz w:val="24"/>
          <w:szCs w:val="24"/>
        </w:rPr>
        <w:t xml:space="preserve">members are challenged with reticence. The members of </w:t>
      </w:r>
      <w:ins w:id="82" w:author="Asus" w:date="2025-06-30T06:46:00Z" w16du:dateUtc="2025-06-29T23:46:00Z">
        <w:r w:rsidR="00A77ECF">
          <w:rPr>
            <w:rFonts w:ascii="Times New Roman" w:hAnsi="Times New Roman" w:cs="Times New Roman"/>
            <w:color w:val="000000" w:themeColor="text1"/>
            <w:sz w:val="24"/>
            <w:szCs w:val="24"/>
          </w:rPr>
          <w:t xml:space="preserve">the </w:t>
        </w:r>
      </w:ins>
      <w:r w:rsidRPr="00A86698">
        <w:rPr>
          <w:rFonts w:ascii="Times New Roman" w:hAnsi="Times New Roman" w:cs="Times New Roman"/>
          <w:color w:val="000000" w:themeColor="text1"/>
          <w:sz w:val="24"/>
          <w:szCs w:val="24"/>
        </w:rPr>
        <w:t xml:space="preserve">English Club perceived that all activities at </w:t>
      </w:r>
      <w:ins w:id="83" w:author="Asus" w:date="2025-06-30T06:46:00Z" w16du:dateUtc="2025-06-29T23:46:00Z">
        <w:r w:rsidR="00A77ECF">
          <w:rPr>
            <w:rFonts w:ascii="Times New Roman" w:hAnsi="Times New Roman" w:cs="Times New Roman"/>
            <w:color w:val="000000" w:themeColor="text1"/>
            <w:sz w:val="24"/>
            <w:szCs w:val="24"/>
          </w:rPr>
          <w:t xml:space="preserve">the </w:t>
        </w:r>
      </w:ins>
      <w:r w:rsidRPr="00A86698">
        <w:rPr>
          <w:rFonts w:ascii="Times New Roman" w:hAnsi="Times New Roman" w:cs="Times New Roman"/>
          <w:color w:val="000000" w:themeColor="text1"/>
          <w:sz w:val="24"/>
          <w:szCs w:val="24"/>
        </w:rPr>
        <w:t xml:space="preserve">English Club had a lot of influence on </w:t>
      </w:r>
      <w:del w:id="84" w:author="Asus" w:date="2025-06-30T06:46:00Z" w16du:dateUtc="2025-06-29T23:46:00Z">
        <w:r w:rsidRPr="00A86698" w:rsidDel="00A77ECF">
          <w:rPr>
            <w:rFonts w:ascii="Times New Roman" w:hAnsi="Times New Roman" w:cs="Times New Roman"/>
            <w:color w:val="000000" w:themeColor="text1"/>
            <w:sz w:val="24"/>
            <w:szCs w:val="24"/>
          </w:rPr>
          <w:delText xml:space="preserve">members </w:delText>
        </w:r>
      </w:del>
      <w:ins w:id="85" w:author="Asus" w:date="2025-06-30T06:46:00Z" w16du:dateUtc="2025-06-29T23:46:00Z">
        <w:r w:rsidR="00A77ECF">
          <w:rPr>
            <w:rFonts w:ascii="Times New Roman" w:hAnsi="Times New Roman" w:cs="Times New Roman"/>
            <w:color w:val="000000" w:themeColor="text1"/>
            <w:sz w:val="24"/>
            <w:szCs w:val="24"/>
          </w:rPr>
          <w:t>members'</w:t>
        </w:r>
        <w:r w:rsidR="00A77ECF" w:rsidRPr="00A86698">
          <w:rPr>
            <w:rFonts w:ascii="Times New Roman" w:hAnsi="Times New Roman" w:cs="Times New Roman"/>
            <w:color w:val="000000" w:themeColor="text1"/>
            <w:sz w:val="24"/>
            <w:szCs w:val="24"/>
          </w:rPr>
          <w:t xml:space="preserve"> </w:t>
        </w:r>
      </w:ins>
      <w:r w:rsidRPr="00A86698">
        <w:rPr>
          <w:rFonts w:ascii="Times New Roman" w:hAnsi="Times New Roman" w:cs="Times New Roman"/>
          <w:color w:val="000000" w:themeColor="text1"/>
          <w:sz w:val="24"/>
          <w:szCs w:val="24"/>
        </w:rPr>
        <w:t xml:space="preserve">speaking skill as members had a great desire to be more active, increase their curiosity and enthusiasm in speaking English well. It was supported by Melviza et al. (2017) found that students’ interest for learning English may be increased through an English Club. It can help students become more engaged and self-assured while speaking in class, which will enhance their English. It is in line with Yani and Wibowo (2023) who found that all of the students acknowledged that the English Club, which </w:t>
      </w:r>
      <w:del w:id="86" w:author="Asus" w:date="2025-06-30T06:47:00Z" w16du:dateUtc="2025-06-29T23:47:00Z">
        <w:r w:rsidRPr="00A86698" w:rsidDel="00A77ECF">
          <w:rPr>
            <w:rFonts w:ascii="Times New Roman" w:hAnsi="Times New Roman" w:cs="Times New Roman"/>
            <w:color w:val="000000" w:themeColor="text1"/>
            <w:sz w:val="24"/>
            <w:szCs w:val="24"/>
          </w:rPr>
          <w:delText xml:space="preserve">support </w:delText>
        </w:r>
      </w:del>
      <w:ins w:id="87" w:author="Asus" w:date="2025-06-30T06:47:00Z" w16du:dateUtc="2025-06-29T23:47:00Z">
        <w:r w:rsidR="00A77ECF">
          <w:rPr>
            <w:rFonts w:ascii="Times New Roman" w:hAnsi="Times New Roman" w:cs="Times New Roman"/>
            <w:color w:val="000000" w:themeColor="text1"/>
            <w:sz w:val="24"/>
            <w:szCs w:val="24"/>
          </w:rPr>
          <w:t>supports</w:t>
        </w:r>
        <w:r w:rsidR="00A77ECF" w:rsidRPr="00A86698">
          <w:rPr>
            <w:rFonts w:ascii="Times New Roman" w:hAnsi="Times New Roman" w:cs="Times New Roman"/>
            <w:color w:val="000000" w:themeColor="text1"/>
            <w:sz w:val="24"/>
            <w:szCs w:val="24"/>
          </w:rPr>
          <w:t xml:space="preserve"> </w:t>
        </w:r>
      </w:ins>
      <w:r w:rsidRPr="00A86698">
        <w:rPr>
          <w:rFonts w:ascii="Times New Roman" w:hAnsi="Times New Roman" w:cs="Times New Roman"/>
          <w:color w:val="000000" w:themeColor="text1"/>
          <w:sz w:val="24"/>
          <w:szCs w:val="24"/>
        </w:rPr>
        <w:t>their willingness to practice speaking, made them delighted to learn how to communicate. They also believed that participating in English Club activities would make them more enthusiastic and driven to speak with other students.</w:t>
      </w:r>
    </w:p>
    <w:p w14:paraId="05BCF452" w14:textId="0991A6FC" w:rsidR="00183828" w:rsidRPr="00A86698" w:rsidRDefault="00183828" w:rsidP="00183828">
      <w:pPr>
        <w:ind w:firstLine="720"/>
        <w:jc w:val="both"/>
        <w:rPr>
          <w:rFonts w:ascii="Times New Roman" w:hAnsi="Times New Roman" w:cs="Times New Roman"/>
          <w:sz w:val="24"/>
          <w:szCs w:val="24"/>
        </w:rPr>
      </w:pPr>
      <w:r w:rsidRPr="00A86698">
        <w:rPr>
          <w:rFonts w:ascii="Times New Roman" w:hAnsi="Times New Roman" w:cs="Times New Roman"/>
          <w:color w:val="000000" w:themeColor="text1"/>
          <w:sz w:val="24"/>
          <w:szCs w:val="24"/>
        </w:rPr>
        <w:t xml:space="preserve">The fourth was </w:t>
      </w:r>
      <w:ins w:id="88" w:author="Asus" w:date="2025-06-30T06:47:00Z" w16du:dateUtc="2025-06-29T23:47:00Z">
        <w:r w:rsidR="00A77ECF">
          <w:rPr>
            <w:rFonts w:ascii="Times New Roman" w:hAnsi="Times New Roman" w:cs="Times New Roman"/>
            <w:color w:val="000000" w:themeColor="text1"/>
            <w:sz w:val="24"/>
            <w:szCs w:val="24"/>
          </w:rPr>
          <w:t xml:space="preserve">the </w:t>
        </w:r>
      </w:ins>
      <w:r w:rsidRPr="00A86698">
        <w:rPr>
          <w:rFonts w:ascii="Times New Roman" w:hAnsi="Times New Roman" w:cs="Times New Roman"/>
          <w:color w:val="000000" w:themeColor="text1"/>
          <w:sz w:val="24"/>
          <w:szCs w:val="24"/>
        </w:rPr>
        <w:t xml:space="preserve">English Club provides access to much more information for the members. The members of </w:t>
      </w:r>
      <w:ins w:id="89" w:author="Asus" w:date="2025-06-30T06:47:00Z" w16du:dateUtc="2025-06-29T23:47:00Z">
        <w:r w:rsidR="00A77ECF">
          <w:rPr>
            <w:rFonts w:ascii="Times New Roman" w:hAnsi="Times New Roman" w:cs="Times New Roman"/>
            <w:color w:val="000000" w:themeColor="text1"/>
            <w:sz w:val="24"/>
            <w:szCs w:val="24"/>
          </w:rPr>
          <w:t xml:space="preserve">the </w:t>
        </w:r>
      </w:ins>
      <w:r w:rsidRPr="00A86698">
        <w:rPr>
          <w:rFonts w:ascii="Times New Roman" w:hAnsi="Times New Roman" w:cs="Times New Roman"/>
          <w:color w:val="000000" w:themeColor="text1"/>
          <w:sz w:val="24"/>
          <w:szCs w:val="24"/>
        </w:rPr>
        <w:t xml:space="preserve">English Club mentioned that they </w:t>
      </w:r>
      <w:ins w:id="90" w:author="Asus" w:date="2025-06-30T06:47:00Z" w16du:dateUtc="2025-06-29T23:47:00Z">
        <w:r w:rsidR="00A77ECF">
          <w:rPr>
            <w:rFonts w:ascii="Times New Roman" w:hAnsi="Times New Roman" w:cs="Times New Roman"/>
            <w:color w:val="000000" w:themeColor="text1"/>
            <w:sz w:val="24"/>
            <w:szCs w:val="24"/>
          </w:rPr>
          <w:t xml:space="preserve">were </w:t>
        </w:r>
      </w:ins>
      <w:r w:rsidRPr="00A86698">
        <w:rPr>
          <w:rFonts w:ascii="Times New Roman" w:hAnsi="Times New Roman" w:cs="Times New Roman"/>
          <w:color w:val="000000" w:themeColor="text1"/>
          <w:sz w:val="24"/>
          <w:szCs w:val="24"/>
        </w:rPr>
        <w:t xml:space="preserve">interested </w:t>
      </w:r>
      <w:ins w:id="91" w:author="Asus" w:date="2025-06-30T06:47:00Z" w16du:dateUtc="2025-06-29T23:47:00Z">
        <w:r w:rsidR="00A77ECF">
          <w:rPr>
            <w:rFonts w:ascii="Times New Roman" w:hAnsi="Times New Roman" w:cs="Times New Roman"/>
            <w:color w:val="000000" w:themeColor="text1"/>
            <w:sz w:val="24"/>
            <w:szCs w:val="24"/>
          </w:rPr>
          <w:t xml:space="preserve">in </w:t>
        </w:r>
      </w:ins>
      <w:r w:rsidRPr="00A86698">
        <w:rPr>
          <w:rFonts w:ascii="Times New Roman" w:hAnsi="Times New Roman" w:cs="Times New Roman"/>
          <w:color w:val="000000" w:themeColor="text1"/>
          <w:sz w:val="24"/>
          <w:szCs w:val="24"/>
        </w:rPr>
        <w:t xml:space="preserve">the information, </w:t>
      </w:r>
      <w:ins w:id="92" w:author="Asus" w:date="2025-06-30T06:47:00Z" w16du:dateUtc="2025-06-29T23:47:00Z">
        <w:r w:rsidR="00A77ECF">
          <w:rPr>
            <w:rFonts w:ascii="Times New Roman" w:hAnsi="Times New Roman" w:cs="Times New Roman"/>
            <w:color w:val="000000" w:themeColor="text1"/>
            <w:sz w:val="24"/>
            <w:szCs w:val="24"/>
          </w:rPr>
          <w:t xml:space="preserve">and </w:t>
        </w:r>
      </w:ins>
      <w:r w:rsidRPr="00A86698">
        <w:rPr>
          <w:rFonts w:ascii="Times New Roman" w:hAnsi="Times New Roman" w:cs="Times New Roman"/>
          <w:color w:val="000000" w:themeColor="text1"/>
          <w:sz w:val="24"/>
          <w:szCs w:val="24"/>
        </w:rPr>
        <w:t xml:space="preserve">they can explore more </w:t>
      </w:r>
      <w:del w:id="93" w:author="Asus" w:date="2025-06-30T06:47:00Z" w16du:dateUtc="2025-06-29T23:47:00Z">
        <w:r w:rsidRPr="00A86698" w:rsidDel="00A77ECF">
          <w:rPr>
            <w:rFonts w:ascii="Times New Roman" w:hAnsi="Times New Roman" w:cs="Times New Roman"/>
            <w:color w:val="000000" w:themeColor="text1"/>
            <w:sz w:val="24"/>
            <w:szCs w:val="24"/>
          </w:rPr>
          <w:delText>in depth</w:delText>
        </w:r>
      </w:del>
      <w:ins w:id="94" w:author="Asus" w:date="2025-06-30T06:47:00Z" w16du:dateUtc="2025-06-29T23:47:00Z">
        <w:r w:rsidR="00A77ECF">
          <w:rPr>
            <w:rFonts w:ascii="Times New Roman" w:hAnsi="Times New Roman" w:cs="Times New Roman"/>
            <w:color w:val="000000" w:themeColor="text1"/>
            <w:sz w:val="24"/>
            <w:szCs w:val="24"/>
          </w:rPr>
          <w:t>in-depth</w:t>
        </w:r>
      </w:ins>
      <w:r w:rsidRPr="00A86698">
        <w:rPr>
          <w:rFonts w:ascii="Times New Roman" w:hAnsi="Times New Roman" w:cs="Times New Roman"/>
          <w:color w:val="000000" w:themeColor="text1"/>
          <w:sz w:val="24"/>
          <w:szCs w:val="24"/>
        </w:rPr>
        <w:t xml:space="preserve"> about English. The members of EC perceived that English Club provided many benefits for students such as providing a lot of information about general material that they did not know before and also providing a lot of material in speaking English</w:t>
      </w:r>
      <w:r w:rsidRPr="00A86698">
        <w:rPr>
          <w:rFonts w:ascii="Times New Roman" w:hAnsi="Times New Roman" w:cs="Times New Roman"/>
          <w:sz w:val="24"/>
          <w:szCs w:val="24"/>
        </w:rPr>
        <w:t xml:space="preserve"> such as intonation, eye contact, posture or body language, and good stage control when they want to speak in public. This finding was in line with Mandasari (2018) that the English club's activities help students improve their grammar, vocabulary, and pronunciation when speaking. According to the results, 12 out of 15 students (or 80%) agreed that joining the English Club helps students </w:t>
      </w:r>
      <w:r w:rsidRPr="00A86698">
        <w:rPr>
          <w:rFonts w:ascii="Times New Roman" w:hAnsi="Times New Roman" w:cs="Times New Roman"/>
          <w:sz w:val="24"/>
          <w:szCs w:val="24"/>
        </w:rPr>
        <w:lastRenderedPageBreak/>
        <w:t>improve their pronunciation, vocabulary, and grammar. As it was supported by Aina (2020) that</w:t>
      </w:r>
      <w:ins w:id="95" w:author="Asus" w:date="2025-06-30T06:48:00Z" w16du:dateUtc="2025-06-29T23:48:00Z">
        <w:r w:rsidR="00A77ECF">
          <w:rPr>
            <w:rFonts w:ascii="Times New Roman" w:hAnsi="Times New Roman" w:cs="Times New Roman"/>
            <w:sz w:val="24"/>
            <w:szCs w:val="24"/>
          </w:rPr>
          <w:t>,</w:t>
        </w:r>
      </w:ins>
      <w:r w:rsidRPr="00A86698">
        <w:rPr>
          <w:rFonts w:ascii="Times New Roman" w:hAnsi="Times New Roman" w:cs="Times New Roman"/>
          <w:sz w:val="24"/>
          <w:szCs w:val="24"/>
        </w:rPr>
        <w:t xml:space="preserve"> the students' ability to speak </w:t>
      </w:r>
      <w:del w:id="96" w:author="Asus" w:date="2025-06-30T06:48:00Z" w16du:dateUtc="2025-06-29T23:48:00Z">
        <w:r w:rsidRPr="00A86698" w:rsidDel="00A77ECF">
          <w:rPr>
            <w:rFonts w:ascii="Times New Roman" w:hAnsi="Times New Roman" w:cs="Times New Roman"/>
            <w:sz w:val="24"/>
            <w:szCs w:val="24"/>
          </w:rPr>
          <w:delText xml:space="preserve">clearly </w:delText>
        </w:r>
      </w:del>
      <w:r w:rsidRPr="00A86698">
        <w:rPr>
          <w:rFonts w:ascii="Times New Roman" w:hAnsi="Times New Roman" w:cs="Times New Roman"/>
          <w:sz w:val="24"/>
          <w:szCs w:val="24"/>
        </w:rPr>
        <w:t xml:space="preserve">is much improved by the English club. </w:t>
      </w:r>
    </w:p>
    <w:p w14:paraId="3CF59E91" w14:textId="77777777" w:rsidR="00183828" w:rsidRPr="00A86698" w:rsidRDefault="00183828" w:rsidP="00183828">
      <w:pPr>
        <w:ind w:firstLine="720"/>
        <w:jc w:val="both"/>
        <w:rPr>
          <w:rFonts w:ascii="Times New Roman" w:hAnsi="Times New Roman" w:cs="Times New Roman"/>
          <w:color w:val="000000" w:themeColor="text1"/>
          <w:sz w:val="24"/>
          <w:szCs w:val="24"/>
        </w:rPr>
      </w:pPr>
      <w:r w:rsidRPr="00A86698">
        <w:rPr>
          <w:rFonts w:ascii="Times New Roman" w:hAnsi="Times New Roman" w:cs="Times New Roman"/>
          <w:sz w:val="24"/>
          <w:szCs w:val="24"/>
        </w:rPr>
        <w:t>Because the data indicates a higher percentage of favorable responses, it may be inferred that students receive more information in the English club. Thirteen students (37,14%) and 20 students (57,14%) strongly believe that members of the English club should be able to share more information. Two students (5,71%) disagreed with the statement, though.</w:t>
      </w:r>
    </w:p>
    <w:p w14:paraId="35D10408" w14:textId="6517EDC2" w:rsidR="00183828" w:rsidRPr="00A86698" w:rsidRDefault="00183828" w:rsidP="00183828">
      <w:pPr>
        <w:ind w:firstLine="72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 xml:space="preserve">The fifth was </w:t>
      </w:r>
      <w:ins w:id="97" w:author="Asus" w:date="2025-06-30T06:48:00Z" w16du:dateUtc="2025-06-29T23:48:00Z">
        <w:r w:rsidR="00A77ECF">
          <w:rPr>
            <w:rFonts w:ascii="Times New Roman" w:hAnsi="Times New Roman" w:cs="Times New Roman"/>
            <w:color w:val="000000" w:themeColor="text1"/>
            <w:sz w:val="24"/>
            <w:szCs w:val="24"/>
          </w:rPr>
          <w:t xml:space="preserve">that </w:t>
        </w:r>
      </w:ins>
      <w:r w:rsidRPr="00A86698">
        <w:rPr>
          <w:rFonts w:ascii="Times New Roman" w:hAnsi="Times New Roman" w:cs="Times New Roman"/>
          <w:color w:val="000000" w:themeColor="text1"/>
          <w:sz w:val="24"/>
          <w:szCs w:val="24"/>
        </w:rPr>
        <w:t xml:space="preserve">all of the members of the English Club get the same turn to speak. The members of EC perceived that they could increase their confidence when they wanted to start speaking English because all of the members get the same turn to speak. According to Ewens (2014), English Club is what they all have in common, though, is that they give English language learners a chance to practice speaking the language in a laid-back and welcoming environment. </w:t>
      </w:r>
    </w:p>
    <w:p w14:paraId="2E947B34" w14:textId="759A6790" w:rsidR="00183828" w:rsidRPr="00A86698" w:rsidRDefault="00183828" w:rsidP="00183828">
      <w:pPr>
        <w:ind w:firstLine="72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 xml:space="preserve">The sixth </w:t>
      </w:r>
      <w:del w:id="98" w:author="Asus" w:date="2025-06-30T06:48:00Z" w16du:dateUtc="2025-06-29T23:48:00Z">
        <w:r w:rsidRPr="00A86698" w:rsidDel="00A77ECF">
          <w:rPr>
            <w:rFonts w:ascii="Times New Roman" w:hAnsi="Times New Roman" w:cs="Times New Roman"/>
            <w:color w:val="000000" w:themeColor="text1"/>
            <w:sz w:val="24"/>
            <w:szCs w:val="24"/>
          </w:rPr>
          <w:delText xml:space="preserve">was </w:delText>
        </w:r>
      </w:del>
      <w:r w:rsidRPr="00A86698">
        <w:rPr>
          <w:rFonts w:ascii="Times New Roman" w:hAnsi="Times New Roman" w:cs="Times New Roman"/>
          <w:color w:val="000000" w:themeColor="text1"/>
          <w:sz w:val="24"/>
          <w:szCs w:val="24"/>
        </w:rPr>
        <w:t xml:space="preserve">English Club is more pleasant and suitable than </w:t>
      </w:r>
      <w:ins w:id="99" w:author="Asus" w:date="2025-06-30T06:48:00Z" w16du:dateUtc="2025-06-29T23:48:00Z">
        <w:r w:rsidR="00A77ECF">
          <w:rPr>
            <w:rFonts w:ascii="Times New Roman" w:hAnsi="Times New Roman" w:cs="Times New Roman"/>
            <w:color w:val="000000" w:themeColor="text1"/>
            <w:sz w:val="24"/>
            <w:szCs w:val="24"/>
          </w:rPr>
          <w:t xml:space="preserve">the </w:t>
        </w:r>
      </w:ins>
      <w:r w:rsidRPr="00A86698">
        <w:rPr>
          <w:rFonts w:ascii="Times New Roman" w:hAnsi="Times New Roman" w:cs="Times New Roman"/>
          <w:color w:val="000000" w:themeColor="text1"/>
          <w:sz w:val="24"/>
          <w:szCs w:val="24"/>
        </w:rPr>
        <w:t xml:space="preserve">regular class. The members of </w:t>
      </w:r>
      <w:ins w:id="100" w:author="Asus" w:date="2025-06-30T06:48:00Z" w16du:dateUtc="2025-06-29T23:48:00Z">
        <w:r w:rsidR="00A77ECF">
          <w:rPr>
            <w:rFonts w:ascii="Times New Roman" w:hAnsi="Times New Roman" w:cs="Times New Roman"/>
            <w:color w:val="000000" w:themeColor="text1"/>
            <w:sz w:val="24"/>
            <w:szCs w:val="24"/>
          </w:rPr>
          <w:t xml:space="preserve">the </w:t>
        </w:r>
      </w:ins>
      <w:r w:rsidRPr="00A86698">
        <w:rPr>
          <w:rFonts w:ascii="Times New Roman" w:hAnsi="Times New Roman" w:cs="Times New Roman"/>
          <w:color w:val="000000" w:themeColor="text1"/>
          <w:sz w:val="24"/>
          <w:szCs w:val="24"/>
        </w:rPr>
        <w:t xml:space="preserve">EC perceived that </w:t>
      </w:r>
      <w:ins w:id="101" w:author="Asus" w:date="2025-06-30T06:48:00Z" w16du:dateUtc="2025-06-29T23:48:00Z">
        <w:r w:rsidR="00A77ECF">
          <w:rPr>
            <w:rFonts w:ascii="Times New Roman" w:hAnsi="Times New Roman" w:cs="Times New Roman"/>
            <w:color w:val="000000" w:themeColor="text1"/>
            <w:sz w:val="24"/>
            <w:szCs w:val="24"/>
          </w:rPr>
          <w:t xml:space="preserve">the </w:t>
        </w:r>
      </w:ins>
      <w:r w:rsidRPr="00A86698">
        <w:rPr>
          <w:rFonts w:ascii="Times New Roman" w:hAnsi="Times New Roman" w:cs="Times New Roman"/>
          <w:color w:val="000000" w:themeColor="text1"/>
          <w:sz w:val="24"/>
          <w:szCs w:val="24"/>
        </w:rPr>
        <w:t xml:space="preserve">English Club is </w:t>
      </w:r>
      <w:ins w:id="102" w:author="Asus" w:date="2025-06-30T06:48:00Z" w16du:dateUtc="2025-06-29T23:48:00Z">
        <w:r w:rsidR="00A77ECF">
          <w:rPr>
            <w:rFonts w:ascii="Times New Roman" w:hAnsi="Times New Roman" w:cs="Times New Roman"/>
            <w:color w:val="000000" w:themeColor="text1"/>
            <w:sz w:val="24"/>
            <w:szCs w:val="24"/>
          </w:rPr>
          <w:t xml:space="preserve">a </w:t>
        </w:r>
      </w:ins>
      <w:r w:rsidRPr="00A86698">
        <w:rPr>
          <w:rFonts w:ascii="Times New Roman" w:hAnsi="Times New Roman" w:cs="Times New Roman"/>
          <w:color w:val="000000" w:themeColor="text1"/>
          <w:sz w:val="24"/>
          <w:szCs w:val="24"/>
        </w:rPr>
        <w:t>more pleasant and suitable place to practice speaking English than regular classes. Members of EC feel some differences</w:t>
      </w:r>
      <w:ins w:id="103" w:author="Asus" w:date="2025-06-30T06:48:00Z" w16du:dateUtc="2025-06-29T23:48:00Z">
        <w:r w:rsidR="00A77ECF">
          <w:rPr>
            <w:rFonts w:ascii="Times New Roman" w:hAnsi="Times New Roman" w:cs="Times New Roman"/>
            <w:color w:val="000000" w:themeColor="text1"/>
            <w:sz w:val="24"/>
            <w:szCs w:val="24"/>
          </w:rPr>
          <w:t>,</w:t>
        </w:r>
      </w:ins>
      <w:r w:rsidRPr="00A86698">
        <w:rPr>
          <w:rFonts w:ascii="Times New Roman" w:hAnsi="Times New Roman" w:cs="Times New Roman"/>
          <w:color w:val="000000" w:themeColor="text1"/>
          <w:sz w:val="24"/>
          <w:szCs w:val="24"/>
        </w:rPr>
        <w:t xml:space="preserve"> such as getting material more in</w:t>
      </w:r>
      <w:ins w:id="104" w:author="Asus" w:date="2025-06-30T06:48:00Z" w16du:dateUtc="2025-06-29T23:48:00Z">
        <w:r w:rsidR="00A77ECF">
          <w:rPr>
            <w:rFonts w:ascii="Times New Roman" w:hAnsi="Times New Roman" w:cs="Times New Roman"/>
            <w:color w:val="000000" w:themeColor="text1"/>
            <w:sz w:val="24"/>
            <w:szCs w:val="24"/>
          </w:rPr>
          <w:t>-</w:t>
        </w:r>
      </w:ins>
      <w:del w:id="105" w:author="Asus" w:date="2025-06-30T06:48:00Z" w16du:dateUtc="2025-06-29T23:48:00Z">
        <w:r w:rsidRPr="00A86698" w:rsidDel="00A77ECF">
          <w:rPr>
            <w:rFonts w:ascii="Times New Roman" w:hAnsi="Times New Roman" w:cs="Times New Roman"/>
            <w:color w:val="000000" w:themeColor="text1"/>
            <w:sz w:val="24"/>
            <w:szCs w:val="24"/>
          </w:rPr>
          <w:delText xml:space="preserve"> </w:delText>
        </w:r>
      </w:del>
      <w:r w:rsidRPr="00A86698">
        <w:rPr>
          <w:rFonts w:ascii="Times New Roman" w:hAnsi="Times New Roman" w:cs="Times New Roman"/>
          <w:color w:val="000000" w:themeColor="text1"/>
          <w:sz w:val="24"/>
          <w:szCs w:val="24"/>
        </w:rPr>
        <w:t>depth rather than in regular classes</w:t>
      </w:r>
      <w:ins w:id="106" w:author="Asus" w:date="2025-06-30T06:48:00Z" w16du:dateUtc="2025-06-29T23:48:00Z">
        <w:r w:rsidR="00A77ECF">
          <w:rPr>
            <w:rFonts w:ascii="Times New Roman" w:hAnsi="Times New Roman" w:cs="Times New Roman"/>
            <w:color w:val="000000" w:themeColor="text1"/>
            <w:sz w:val="24"/>
            <w:szCs w:val="24"/>
          </w:rPr>
          <w:t>,</w:t>
        </w:r>
      </w:ins>
      <w:r w:rsidRPr="00A86698">
        <w:rPr>
          <w:rFonts w:ascii="Times New Roman" w:hAnsi="Times New Roman" w:cs="Times New Roman"/>
          <w:color w:val="000000" w:themeColor="text1"/>
          <w:sz w:val="24"/>
          <w:szCs w:val="24"/>
        </w:rPr>
        <w:t xml:space="preserve"> and members of EC can </w:t>
      </w:r>
      <w:del w:id="107" w:author="Asus" w:date="2025-06-30T06:48:00Z" w16du:dateUtc="2025-06-29T23:48:00Z">
        <w:r w:rsidRPr="00A86698" w:rsidDel="00A77ECF">
          <w:rPr>
            <w:rFonts w:ascii="Times New Roman" w:hAnsi="Times New Roman" w:cs="Times New Roman"/>
            <w:color w:val="000000" w:themeColor="text1"/>
            <w:sz w:val="24"/>
            <w:szCs w:val="24"/>
          </w:rPr>
          <w:delText xml:space="preserve">speaking </w:delText>
        </w:r>
      </w:del>
      <w:ins w:id="108" w:author="Asus" w:date="2025-06-30T06:48:00Z" w16du:dateUtc="2025-06-29T23:48:00Z">
        <w:r w:rsidR="00A77ECF">
          <w:rPr>
            <w:rFonts w:ascii="Times New Roman" w:hAnsi="Times New Roman" w:cs="Times New Roman"/>
            <w:color w:val="000000" w:themeColor="text1"/>
            <w:sz w:val="24"/>
            <w:szCs w:val="24"/>
          </w:rPr>
          <w:t>speak</w:t>
        </w:r>
        <w:r w:rsidR="00A77ECF" w:rsidRPr="00A86698">
          <w:rPr>
            <w:rFonts w:ascii="Times New Roman" w:hAnsi="Times New Roman" w:cs="Times New Roman"/>
            <w:color w:val="000000" w:themeColor="text1"/>
            <w:sz w:val="24"/>
            <w:szCs w:val="24"/>
          </w:rPr>
          <w:t xml:space="preserve"> </w:t>
        </w:r>
      </w:ins>
      <w:r w:rsidRPr="00A86698">
        <w:rPr>
          <w:rFonts w:ascii="Times New Roman" w:hAnsi="Times New Roman" w:cs="Times New Roman"/>
          <w:color w:val="000000" w:themeColor="text1"/>
          <w:sz w:val="24"/>
          <w:szCs w:val="24"/>
        </w:rPr>
        <w:t xml:space="preserve">more freely. This finding was in line with Utari (2021), who claimed that speaking practice in an English Club was fun and </w:t>
      </w:r>
      <w:ins w:id="109" w:author="Asus" w:date="2025-06-30T06:49:00Z" w16du:dateUtc="2025-06-29T23:49:00Z">
        <w:r w:rsidR="00A77ECF">
          <w:rPr>
            <w:rFonts w:ascii="Times New Roman" w:hAnsi="Times New Roman" w:cs="Times New Roman"/>
            <w:color w:val="000000" w:themeColor="text1"/>
            <w:sz w:val="24"/>
            <w:szCs w:val="24"/>
          </w:rPr>
          <w:t xml:space="preserve">they </w:t>
        </w:r>
      </w:ins>
      <w:r w:rsidRPr="00A86698">
        <w:rPr>
          <w:rFonts w:ascii="Times New Roman" w:hAnsi="Times New Roman" w:cs="Times New Roman"/>
          <w:color w:val="000000" w:themeColor="text1"/>
          <w:sz w:val="24"/>
          <w:szCs w:val="24"/>
        </w:rPr>
        <w:t xml:space="preserve">were more likely to practice speaking in one. It was supported by Nahdah and Fatimah (2019) found that the majority of students believed that they preferred speaking practice in the English Club </w:t>
      </w:r>
      <w:del w:id="110" w:author="Asus" w:date="2025-06-30T06:49:00Z" w16du:dateUtc="2025-06-29T23:49:00Z">
        <w:r w:rsidRPr="00A86698" w:rsidDel="00A77ECF">
          <w:rPr>
            <w:rFonts w:ascii="Times New Roman" w:hAnsi="Times New Roman" w:cs="Times New Roman"/>
            <w:color w:val="000000" w:themeColor="text1"/>
            <w:sz w:val="24"/>
            <w:szCs w:val="24"/>
          </w:rPr>
          <w:delText xml:space="preserve">than </w:delText>
        </w:r>
      </w:del>
      <w:ins w:id="111" w:author="Asus" w:date="2025-06-30T06:49:00Z" w16du:dateUtc="2025-06-29T23:49:00Z">
        <w:r w:rsidR="00A77ECF">
          <w:rPr>
            <w:rFonts w:ascii="Times New Roman" w:hAnsi="Times New Roman" w:cs="Times New Roman"/>
            <w:color w:val="000000" w:themeColor="text1"/>
            <w:sz w:val="24"/>
            <w:szCs w:val="24"/>
          </w:rPr>
          <w:t>to</w:t>
        </w:r>
        <w:r w:rsidR="00A77ECF" w:rsidRPr="00A86698">
          <w:rPr>
            <w:rFonts w:ascii="Times New Roman" w:hAnsi="Times New Roman" w:cs="Times New Roman"/>
            <w:color w:val="000000" w:themeColor="text1"/>
            <w:sz w:val="24"/>
            <w:szCs w:val="24"/>
          </w:rPr>
          <w:t xml:space="preserve"> </w:t>
        </w:r>
      </w:ins>
      <w:r w:rsidRPr="00A86698">
        <w:rPr>
          <w:rFonts w:ascii="Times New Roman" w:hAnsi="Times New Roman" w:cs="Times New Roman"/>
          <w:color w:val="000000" w:themeColor="text1"/>
          <w:sz w:val="24"/>
          <w:szCs w:val="24"/>
        </w:rPr>
        <w:t xml:space="preserve">regular class. </w:t>
      </w:r>
    </w:p>
    <w:p w14:paraId="11473AA2" w14:textId="5F42694F" w:rsidR="00183828" w:rsidRPr="00A86698" w:rsidRDefault="00183828" w:rsidP="00183828">
      <w:pPr>
        <w:ind w:firstLine="72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 xml:space="preserve">The seventh was </w:t>
      </w:r>
      <w:ins w:id="112" w:author="Asus" w:date="2025-06-30T06:49:00Z" w16du:dateUtc="2025-06-29T23:49:00Z">
        <w:r w:rsidR="00A77ECF">
          <w:rPr>
            <w:rFonts w:ascii="Times New Roman" w:hAnsi="Times New Roman" w:cs="Times New Roman"/>
            <w:color w:val="000000" w:themeColor="text1"/>
            <w:sz w:val="24"/>
            <w:szCs w:val="24"/>
          </w:rPr>
          <w:t xml:space="preserve">that </w:t>
        </w:r>
      </w:ins>
      <w:r w:rsidRPr="00A86698">
        <w:rPr>
          <w:rFonts w:ascii="Times New Roman" w:hAnsi="Times New Roman" w:cs="Times New Roman"/>
          <w:color w:val="000000" w:themeColor="text1"/>
          <w:sz w:val="24"/>
          <w:szCs w:val="24"/>
        </w:rPr>
        <w:t xml:space="preserve">the members of </w:t>
      </w:r>
      <w:ins w:id="113" w:author="Asus" w:date="2025-06-30T06:49:00Z" w16du:dateUtc="2025-06-29T23:49:00Z">
        <w:r w:rsidR="00A77ECF">
          <w:rPr>
            <w:rFonts w:ascii="Times New Roman" w:hAnsi="Times New Roman" w:cs="Times New Roman"/>
            <w:color w:val="000000" w:themeColor="text1"/>
            <w:sz w:val="24"/>
            <w:szCs w:val="24"/>
          </w:rPr>
          <w:t xml:space="preserve">the </w:t>
        </w:r>
      </w:ins>
      <w:r w:rsidRPr="00A86698">
        <w:rPr>
          <w:rFonts w:ascii="Times New Roman" w:hAnsi="Times New Roman" w:cs="Times New Roman"/>
          <w:color w:val="000000" w:themeColor="text1"/>
          <w:sz w:val="24"/>
          <w:szCs w:val="24"/>
        </w:rPr>
        <w:t xml:space="preserve">English Club can acquire new </w:t>
      </w:r>
      <w:del w:id="114" w:author="Asus" w:date="2025-06-30T06:49:00Z" w16du:dateUtc="2025-06-29T23:49:00Z">
        <w:r w:rsidRPr="00A86698" w:rsidDel="00A77ECF">
          <w:rPr>
            <w:rFonts w:ascii="Times New Roman" w:hAnsi="Times New Roman" w:cs="Times New Roman"/>
            <w:color w:val="000000" w:themeColor="text1"/>
            <w:sz w:val="24"/>
            <w:szCs w:val="24"/>
          </w:rPr>
          <w:delText xml:space="preserve">vocabularies </w:delText>
        </w:r>
      </w:del>
      <w:ins w:id="115" w:author="Asus" w:date="2025-06-30T06:49:00Z" w16du:dateUtc="2025-06-29T23:49:00Z">
        <w:r w:rsidR="00A77ECF">
          <w:rPr>
            <w:rFonts w:ascii="Times New Roman" w:hAnsi="Times New Roman" w:cs="Times New Roman"/>
            <w:color w:val="000000" w:themeColor="text1"/>
            <w:sz w:val="24"/>
            <w:szCs w:val="24"/>
          </w:rPr>
          <w:t>vocabulary</w:t>
        </w:r>
        <w:r w:rsidR="00A77ECF" w:rsidRPr="00A86698">
          <w:rPr>
            <w:rFonts w:ascii="Times New Roman" w:hAnsi="Times New Roman" w:cs="Times New Roman"/>
            <w:color w:val="000000" w:themeColor="text1"/>
            <w:sz w:val="24"/>
            <w:szCs w:val="24"/>
          </w:rPr>
          <w:t xml:space="preserve"> </w:t>
        </w:r>
      </w:ins>
      <w:r w:rsidRPr="00A86698">
        <w:rPr>
          <w:rFonts w:ascii="Times New Roman" w:hAnsi="Times New Roman" w:cs="Times New Roman"/>
          <w:color w:val="000000" w:themeColor="text1"/>
          <w:sz w:val="24"/>
          <w:szCs w:val="24"/>
        </w:rPr>
        <w:t xml:space="preserve">and </w:t>
      </w:r>
      <w:del w:id="116" w:author="Asus" w:date="2025-06-30T06:49:00Z" w16du:dateUtc="2025-06-29T23:49:00Z">
        <w:r w:rsidRPr="00A86698" w:rsidDel="00A77ECF">
          <w:rPr>
            <w:rFonts w:ascii="Times New Roman" w:hAnsi="Times New Roman" w:cs="Times New Roman"/>
            <w:color w:val="000000" w:themeColor="text1"/>
            <w:sz w:val="24"/>
            <w:szCs w:val="24"/>
          </w:rPr>
          <w:delText xml:space="preserve">informations </w:delText>
        </w:r>
      </w:del>
      <w:ins w:id="117" w:author="Asus" w:date="2025-06-30T06:49:00Z" w16du:dateUtc="2025-06-29T23:49:00Z">
        <w:r w:rsidR="00A77ECF">
          <w:rPr>
            <w:rFonts w:ascii="Times New Roman" w:hAnsi="Times New Roman" w:cs="Times New Roman"/>
            <w:color w:val="000000" w:themeColor="text1"/>
            <w:sz w:val="24"/>
            <w:szCs w:val="24"/>
          </w:rPr>
          <w:t>information</w:t>
        </w:r>
        <w:r w:rsidR="00A77ECF" w:rsidRPr="00A86698">
          <w:rPr>
            <w:rFonts w:ascii="Times New Roman" w:hAnsi="Times New Roman" w:cs="Times New Roman"/>
            <w:color w:val="000000" w:themeColor="text1"/>
            <w:sz w:val="24"/>
            <w:szCs w:val="24"/>
          </w:rPr>
          <w:t xml:space="preserve"> </w:t>
        </w:r>
      </w:ins>
      <w:r w:rsidRPr="00A86698">
        <w:rPr>
          <w:rFonts w:ascii="Times New Roman" w:hAnsi="Times New Roman" w:cs="Times New Roman"/>
          <w:color w:val="000000" w:themeColor="text1"/>
          <w:sz w:val="24"/>
          <w:szCs w:val="24"/>
        </w:rPr>
        <w:t xml:space="preserve">from other members. The members of EC perceived that they can share their thoughts and ideas, they </w:t>
      </w:r>
      <w:del w:id="118" w:author="Asus" w:date="2025-06-30T06:49:00Z" w16du:dateUtc="2025-06-29T23:49:00Z">
        <w:r w:rsidRPr="00A86698" w:rsidDel="00A77ECF">
          <w:rPr>
            <w:rFonts w:ascii="Times New Roman" w:hAnsi="Times New Roman" w:cs="Times New Roman"/>
            <w:color w:val="000000" w:themeColor="text1"/>
            <w:sz w:val="24"/>
            <w:szCs w:val="24"/>
          </w:rPr>
          <w:delText>also can</w:delText>
        </w:r>
      </w:del>
      <w:ins w:id="119" w:author="Asus" w:date="2025-06-30T06:49:00Z" w16du:dateUtc="2025-06-29T23:49:00Z">
        <w:r w:rsidR="00A77ECF">
          <w:rPr>
            <w:rFonts w:ascii="Times New Roman" w:hAnsi="Times New Roman" w:cs="Times New Roman"/>
            <w:color w:val="000000" w:themeColor="text1"/>
            <w:sz w:val="24"/>
            <w:szCs w:val="24"/>
          </w:rPr>
          <w:t xml:space="preserve">can </w:t>
        </w:r>
      </w:ins>
      <w:del w:id="120" w:author="Asus" w:date="2025-06-30T06:49:00Z" w16du:dateUtc="2025-06-29T23:49:00Z">
        <w:r w:rsidRPr="00A86698" w:rsidDel="00A77ECF">
          <w:rPr>
            <w:rFonts w:ascii="Times New Roman" w:hAnsi="Times New Roman" w:cs="Times New Roman"/>
            <w:color w:val="000000" w:themeColor="text1"/>
            <w:sz w:val="24"/>
            <w:szCs w:val="24"/>
          </w:rPr>
          <w:delText xml:space="preserve"> </w:delText>
        </w:r>
      </w:del>
      <w:r w:rsidRPr="00A86698">
        <w:rPr>
          <w:rFonts w:ascii="Times New Roman" w:hAnsi="Times New Roman" w:cs="Times New Roman"/>
          <w:color w:val="000000" w:themeColor="text1"/>
          <w:sz w:val="24"/>
          <w:szCs w:val="24"/>
        </w:rPr>
        <w:t xml:space="preserve">expand their vocabulary. This finding was in line with Salma (2018) found that the English Club program participants have </w:t>
      </w:r>
      <w:del w:id="121" w:author="Asus" w:date="2025-06-30T06:49:00Z" w16du:dateUtc="2025-06-29T23:49:00Z">
        <w:r w:rsidRPr="00A86698" w:rsidDel="00A77ECF">
          <w:rPr>
            <w:rFonts w:ascii="Times New Roman" w:hAnsi="Times New Roman" w:cs="Times New Roman"/>
            <w:color w:val="000000" w:themeColor="text1"/>
            <w:sz w:val="24"/>
            <w:szCs w:val="24"/>
          </w:rPr>
          <w:delText xml:space="preserve">a </w:delText>
        </w:r>
      </w:del>
      <w:r w:rsidRPr="00A86698">
        <w:rPr>
          <w:rFonts w:ascii="Times New Roman" w:hAnsi="Times New Roman" w:cs="Times New Roman"/>
          <w:color w:val="000000" w:themeColor="text1"/>
          <w:sz w:val="24"/>
          <w:szCs w:val="24"/>
        </w:rPr>
        <w:t xml:space="preserve">great pronunciation, vocabulary, and grammatical abilities. They can use new English terms to express their thoughts throughout the speaking exercise. With friends, students can trade and impart information, new terminology, and knowledge. For students, proficiency in English communication is essential. It suggests that they </w:t>
      </w:r>
      <w:del w:id="122" w:author="Asus" w:date="2025-06-30T06:49:00Z" w16du:dateUtc="2025-06-29T23:49:00Z">
        <w:r w:rsidRPr="00A86698" w:rsidDel="00A77ECF">
          <w:rPr>
            <w:rFonts w:ascii="Times New Roman" w:hAnsi="Times New Roman" w:cs="Times New Roman"/>
            <w:color w:val="000000" w:themeColor="text1"/>
            <w:sz w:val="24"/>
            <w:szCs w:val="24"/>
          </w:rPr>
          <w:delText>are able to</w:delText>
        </w:r>
      </w:del>
      <w:ins w:id="123" w:author="Asus" w:date="2025-06-30T06:49:00Z" w16du:dateUtc="2025-06-29T23:49:00Z">
        <w:r w:rsidR="00A77ECF">
          <w:rPr>
            <w:rFonts w:ascii="Times New Roman" w:hAnsi="Times New Roman" w:cs="Times New Roman"/>
            <w:color w:val="000000" w:themeColor="text1"/>
            <w:sz w:val="24"/>
            <w:szCs w:val="24"/>
          </w:rPr>
          <w:t>can</w:t>
        </w:r>
      </w:ins>
      <w:r w:rsidRPr="00A86698">
        <w:rPr>
          <w:rFonts w:ascii="Times New Roman" w:hAnsi="Times New Roman" w:cs="Times New Roman"/>
          <w:color w:val="000000" w:themeColor="text1"/>
          <w:sz w:val="24"/>
          <w:szCs w:val="24"/>
        </w:rPr>
        <w:t xml:space="preserve"> create and use written and spoken English. </w:t>
      </w:r>
    </w:p>
    <w:p w14:paraId="74A109ED" w14:textId="33AB14F9" w:rsidR="00183828" w:rsidRPr="00A86698" w:rsidRDefault="00183828" w:rsidP="00183828">
      <w:pPr>
        <w:ind w:firstLine="72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 xml:space="preserve">The eighth was </w:t>
      </w:r>
      <w:ins w:id="124" w:author="Asus" w:date="2025-06-30T06:49:00Z" w16du:dateUtc="2025-06-29T23:49:00Z">
        <w:r w:rsidR="00A77ECF">
          <w:rPr>
            <w:rFonts w:ascii="Times New Roman" w:hAnsi="Times New Roman" w:cs="Times New Roman"/>
            <w:color w:val="000000" w:themeColor="text1"/>
            <w:sz w:val="24"/>
            <w:szCs w:val="24"/>
          </w:rPr>
          <w:t xml:space="preserve">the </w:t>
        </w:r>
      </w:ins>
      <w:r w:rsidRPr="00A86698">
        <w:rPr>
          <w:rFonts w:ascii="Times New Roman" w:hAnsi="Times New Roman" w:cs="Times New Roman"/>
          <w:color w:val="000000" w:themeColor="text1"/>
          <w:sz w:val="24"/>
          <w:szCs w:val="24"/>
        </w:rPr>
        <w:t xml:space="preserve">English Club improves the members’ confidence. The members of EC perceived that after </w:t>
      </w:r>
      <w:del w:id="125" w:author="Asus" w:date="2025-06-30T06:50:00Z" w16du:dateUtc="2025-06-29T23:50:00Z">
        <w:r w:rsidRPr="00A86698" w:rsidDel="00A77ECF">
          <w:rPr>
            <w:rFonts w:ascii="Times New Roman" w:hAnsi="Times New Roman" w:cs="Times New Roman"/>
            <w:color w:val="000000" w:themeColor="text1"/>
            <w:sz w:val="24"/>
            <w:szCs w:val="24"/>
          </w:rPr>
          <w:delText xml:space="preserve">joined </w:delText>
        </w:r>
      </w:del>
      <w:ins w:id="126" w:author="Asus" w:date="2025-06-30T06:50:00Z" w16du:dateUtc="2025-06-29T23:50:00Z">
        <w:r w:rsidR="00A77ECF">
          <w:rPr>
            <w:rFonts w:ascii="Times New Roman" w:hAnsi="Times New Roman" w:cs="Times New Roman"/>
            <w:color w:val="000000" w:themeColor="text1"/>
            <w:sz w:val="24"/>
            <w:szCs w:val="24"/>
          </w:rPr>
          <w:t>joining</w:t>
        </w:r>
        <w:r w:rsidR="00A77ECF" w:rsidRPr="00A86698">
          <w:rPr>
            <w:rFonts w:ascii="Times New Roman" w:hAnsi="Times New Roman" w:cs="Times New Roman"/>
            <w:color w:val="000000" w:themeColor="text1"/>
            <w:sz w:val="24"/>
            <w:szCs w:val="24"/>
          </w:rPr>
          <w:t xml:space="preserve"> </w:t>
        </w:r>
      </w:ins>
      <w:r w:rsidRPr="00A86698">
        <w:rPr>
          <w:rFonts w:ascii="Times New Roman" w:hAnsi="Times New Roman" w:cs="Times New Roman"/>
          <w:color w:val="000000" w:themeColor="text1"/>
          <w:sz w:val="24"/>
          <w:szCs w:val="24"/>
        </w:rPr>
        <w:t xml:space="preserve">and </w:t>
      </w:r>
      <w:del w:id="127" w:author="Asus" w:date="2025-06-30T06:50:00Z" w16du:dateUtc="2025-06-29T23:50:00Z">
        <w:r w:rsidRPr="00A86698" w:rsidDel="00A77ECF">
          <w:rPr>
            <w:rFonts w:ascii="Times New Roman" w:hAnsi="Times New Roman" w:cs="Times New Roman"/>
            <w:color w:val="000000" w:themeColor="text1"/>
            <w:sz w:val="24"/>
            <w:szCs w:val="24"/>
          </w:rPr>
          <w:delText xml:space="preserve">participated </w:delText>
        </w:r>
      </w:del>
      <w:ins w:id="128" w:author="Asus" w:date="2025-06-30T06:50:00Z" w16du:dateUtc="2025-06-29T23:50:00Z">
        <w:r w:rsidR="00A77ECF">
          <w:rPr>
            <w:rFonts w:ascii="Times New Roman" w:hAnsi="Times New Roman" w:cs="Times New Roman"/>
            <w:color w:val="000000" w:themeColor="text1"/>
            <w:sz w:val="24"/>
            <w:szCs w:val="24"/>
          </w:rPr>
          <w:t>participating</w:t>
        </w:r>
        <w:r w:rsidR="00A77ECF" w:rsidRPr="00A86698">
          <w:rPr>
            <w:rFonts w:ascii="Times New Roman" w:hAnsi="Times New Roman" w:cs="Times New Roman"/>
            <w:color w:val="000000" w:themeColor="text1"/>
            <w:sz w:val="24"/>
            <w:szCs w:val="24"/>
          </w:rPr>
          <w:t xml:space="preserve"> </w:t>
        </w:r>
      </w:ins>
      <w:r w:rsidRPr="00A86698">
        <w:rPr>
          <w:rFonts w:ascii="Times New Roman" w:hAnsi="Times New Roman" w:cs="Times New Roman"/>
          <w:color w:val="000000" w:themeColor="text1"/>
          <w:sz w:val="24"/>
          <w:szCs w:val="24"/>
        </w:rPr>
        <w:t xml:space="preserve">in all the activities held at </w:t>
      </w:r>
      <w:ins w:id="129" w:author="Asus" w:date="2025-06-30T06:50:00Z" w16du:dateUtc="2025-06-29T23:50:00Z">
        <w:r w:rsidR="00A77ECF">
          <w:rPr>
            <w:rFonts w:ascii="Times New Roman" w:hAnsi="Times New Roman" w:cs="Times New Roman"/>
            <w:color w:val="000000" w:themeColor="text1"/>
            <w:sz w:val="24"/>
            <w:szCs w:val="24"/>
          </w:rPr>
          <w:t xml:space="preserve">the </w:t>
        </w:r>
      </w:ins>
      <w:r w:rsidRPr="00A86698">
        <w:rPr>
          <w:rFonts w:ascii="Times New Roman" w:hAnsi="Times New Roman" w:cs="Times New Roman"/>
          <w:color w:val="000000" w:themeColor="text1"/>
          <w:sz w:val="24"/>
          <w:szCs w:val="24"/>
        </w:rPr>
        <w:t xml:space="preserve">English Club, the members of EC felt that their closeness with other members and </w:t>
      </w:r>
      <w:del w:id="130" w:author="Asus" w:date="2025-06-30T06:49:00Z" w16du:dateUtc="2025-06-29T23:49:00Z">
        <w:r w:rsidRPr="00A86698" w:rsidDel="00A77ECF">
          <w:rPr>
            <w:rFonts w:ascii="Times New Roman" w:hAnsi="Times New Roman" w:cs="Times New Roman"/>
            <w:color w:val="000000" w:themeColor="text1"/>
            <w:sz w:val="24"/>
            <w:szCs w:val="24"/>
          </w:rPr>
          <w:delText xml:space="preserve">they </w:delText>
        </w:r>
      </w:del>
      <w:r w:rsidRPr="00A86698">
        <w:rPr>
          <w:rFonts w:ascii="Times New Roman" w:hAnsi="Times New Roman" w:cs="Times New Roman"/>
          <w:color w:val="000000" w:themeColor="text1"/>
          <w:sz w:val="24"/>
          <w:szCs w:val="24"/>
        </w:rPr>
        <w:t xml:space="preserve">often express </w:t>
      </w:r>
      <w:ins w:id="131" w:author="Asus" w:date="2025-06-30T06:50:00Z" w16du:dateUtc="2025-06-29T23:50:00Z">
        <w:r w:rsidR="00A77ECF">
          <w:rPr>
            <w:rFonts w:ascii="Times New Roman" w:hAnsi="Times New Roman" w:cs="Times New Roman"/>
            <w:color w:val="000000" w:themeColor="text1"/>
            <w:sz w:val="24"/>
            <w:szCs w:val="24"/>
          </w:rPr>
          <w:t xml:space="preserve">their </w:t>
        </w:r>
      </w:ins>
      <w:del w:id="132" w:author="Asus" w:date="2025-06-30T06:50:00Z" w16du:dateUtc="2025-06-29T23:50:00Z">
        <w:r w:rsidRPr="00A86698" w:rsidDel="00A77ECF">
          <w:rPr>
            <w:rFonts w:ascii="Times New Roman" w:hAnsi="Times New Roman" w:cs="Times New Roman"/>
            <w:color w:val="000000" w:themeColor="text1"/>
            <w:sz w:val="24"/>
            <w:szCs w:val="24"/>
          </w:rPr>
          <w:delText xml:space="preserve">opinion </w:delText>
        </w:r>
      </w:del>
      <w:ins w:id="133" w:author="Asus" w:date="2025-06-30T06:50:00Z" w16du:dateUtc="2025-06-29T23:50:00Z">
        <w:r w:rsidR="00A77ECF">
          <w:rPr>
            <w:rFonts w:ascii="Times New Roman" w:hAnsi="Times New Roman" w:cs="Times New Roman"/>
            <w:color w:val="000000" w:themeColor="text1"/>
            <w:sz w:val="24"/>
            <w:szCs w:val="24"/>
          </w:rPr>
          <w:t>opinions</w:t>
        </w:r>
        <w:r w:rsidR="00A77ECF" w:rsidRPr="00A86698">
          <w:rPr>
            <w:rFonts w:ascii="Times New Roman" w:hAnsi="Times New Roman" w:cs="Times New Roman"/>
            <w:color w:val="000000" w:themeColor="text1"/>
            <w:sz w:val="24"/>
            <w:szCs w:val="24"/>
          </w:rPr>
          <w:t xml:space="preserve"> </w:t>
        </w:r>
      </w:ins>
      <w:r w:rsidRPr="00A86698">
        <w:rPr>
          <w:rFonts w:ascii="Times New Roman" w:hAnsi="Times New Roman" w:cs="Times New Roman"/>
          <w:color w:val="000000" w:themeColor="text1"/>
          <w:sz w:val="24"/>
          <w:szCs w:val="24"/>
        </w:rPr>
        <w:t xml:space="preserve">in </w:t>
      </w:r>
      <w:ins w:id="134" w:author="Asus" w:date="2025-06-30T06:50:00Z" w16du:dateUtc="2025-06-29T23:50:00Z">
        <w:r w:rsidR="00A77ECF">
          <w:rPr>
            <w:rFonts w:ascii="Times New Roman" w:hAnsi="Times New Roman" w:cs="Times New Roman"/>
            <w:color w:val="000000" w:themeColor="text1"/>
            <w:sz w:val="24"/>
            <w:szCs w:val="24"/>
          </w:rPr>
          <w:t xml:space="preserve">the </w:t>
        </w:r>
      </w:ins>
      <w:r w:rsidRPr="00A86698">
        <w:rPr>
          <w:rFonts w:ascii="Times New Roman" w:hAnsi="Times New Roman" w:cs="Times New Roman"/>
          <w:color w:val="000000" w:themeColor="text1"/>
          <w:sz w:val="24"/>
          <w:szCs w:val="24"/>
        </w:rPr>
        <w:t>English Club. This finding was in line with Salma (2018) found that the goal of the English Club was to promote students’ motivation and confidence to speak English as often as possible</w:t>
      </w:r>
      <w:ins w:id="135" w:author="Asus" w:date="2025-06-30T06:50:00Z" w16du:dateUtc="2025-06-29T23:50:00Z">
        <w:r w:rsidR="00A77ECF">
          <w:rPr>
            <w:rFonts w:ascii="Times New Roman" w:hAnsi="Times New Roman" w:cs="Times New Roman"/>
            <w:color w:val="000000" w:themeColor="text1"/>
            <w:sz w:val="24"/>
            <w:szCs w:val="24"/>
          </w:rPr>
          <w:t>,</w:t>
        </w:r>
      </w:ins>
      <w:r w:rsidRPr="00A86698">
        <w:rPr>
          <w:rFonts w:ascii="Times New Roman" w:hAnsi="Times New Roman" w:cs="Times New Roman"/>
          <w:color w:val="000000" w:themeColor="text1"/>
          <w:sz w:val="24"/>
          <w:szCs w:val="24"/>
        </w:rPr>
        <w:t xml:space="preserve"> as well as to improve their speaking skills. Participating in the English Club increased students’ communication in the language, which may have given them more confidence while speaking in front of others. In addition, Kasmalinda (2011) stated that </w:t>
      </w:r>
      <w:ins w:id="136" w:author="Asus" w:date="2025-06-30T06:50:00Z" w16du:dateUtc="2025-06-29T23:50:00Z">
        <w:r w:rsidR="00A77ECF">
          <w:rPr>
            <w:rFonts w:ascii="Times New Roman" w:hAnsi="Times New Roman" w:cs="Times New Roman"/>
            <w:color w:val="000000" w:themeColor="text1"/>
            <w:sz w:val="24"/>
            <w:szCs w:val="24"/>
          </w:rPr>
          <w:t xml:space="preserve">the </w:t>
        </w:r>
      </w:ins>
      <w:r w:rsidRPr="00A86698">
        <w:rPr>
          <w:rFonts w:ascii="Times New Roman" w:hAnsi="Times New Roman" w:cs="Times New Roman"/>
          <w:color w:val="000000" w:themeColor="text1"/>
          <w:sz w:val="24"/>
          <w:szCs w:val="24"/>
        </w:rPr>
        <w:t>English Club’s primary goal is to increase students’ motivation to speak English with confidence, even if they can only muster one word at a time.</w:t>
      </w:r>
    </w:p>
    <w:p w14:paraId="6106C853" w14:textId="77777777" w:rsidR="00183828" w:rsidRPr="00A86698" w:rsidRDefault="00183828" w:rsidP="00183828">
      <w:pPr>
        <w:ind w:firstLine="720"/>
        <w:jc w:val="both"/>
        <w:rPr>
          <w:rFonts w:ascii="Times New Roman" w:hAnsi="Times New Roman" w:cs="Times New Roman"/>
          <w:color w:val="000000" w:themeColor="text1"/>
          <w:sz w:val="24"/>
          <w:szCs w:val="24"/>
        </w:rPr>
      </w:pPr>
    </w:p>
    <w:p w14:paraId="5C400279" w14:textId="77777777" w:rsidR="00183828" w:rsidRPr="00A86698" w:rsidRDefault="00183828" w:rsidP="00183828">
      <w:pPr>
        <w:jc w:val="both"/>
        <w:rPr>
          <w:rFonts w:ascii="Times New Roman" w:eastAsia="Times New Roman" w:hAnsi="Times New Roman" w:cs="Times New Roman"/>
          <w:b/>
          <w:sz w:val="24"/>
          <w:szCs w:val="24"/>
        </w:rPr>
      </w:pPr>
      <w:r w:rsidRPr="00A86698">
        <w:rPr>
          <w:rFonts w:ascii="Times New Roman" w:eastAsia="Times New Roman" w:hAnsi="Times New Roman" w:cs="Times New Roman"/>
          <w:b/>
          <w:sz w:val="24"/>
          <w:szCs w:val="24"/>
        </w:rPr>
        <w:t>CONCLUSION</w:t>
      </w:r>
    </w:p>
    <w:p w14:paraId="1EABD27F" w14:textId="31AD7D46" w:rsidR="00183828" w:rsidRPr="00A86698" w:rsidRDefault="00183828" w:rsidP="00183828">
      <w:pPr>
        <w:ind w:firstLine="72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 xml:space="preserve">Based on the data analysis in the previous chapter, the study found that most members of the English Club prefer practicing speaking in the English Club rather than in regular classes. The members of </w:t>
      </w:r>
      <w:ins w:id="137" w:author="Asus" w:date="2025-06-29T13:45:00Z" w16du:dateUtc="2025-06-29T06:45:00Z">
        <w:r w:rsidR="0045230C">
          <w:rPr>
            <w:rFonts w:ascii="Times New Roman" w:hAnsi="Times New Roman" w:cs="Times New Roman"/>
            <w:color w:val="000000" w:themeColor="text1"/>
            <w:sz w:val="24"/>
            <w:szCs w:val="24"/>
          </w:rPr>
          <w:t xml:space="preserve">the </w:t>
        </w:r>
      </w:ins>
      <w:r w:rsidRPr="00A86698">
        <w:rPr>
          <w:rFonts w:ascii="Times New Roman" w:hAnsi="Times New Roman" w:cs="Times New Roman"/>
          <w:color w:val="000000" w:themeColor="text1"/>
          <w:sz w:val="24"/>
          <w:szCs w:val="24"/>
        </w:rPr>
        <w:t xml:space="preserve">English Club find practicing speaking in the </w:t>
      </w:r>
      <w:r w:rsidRPr="00A86698">
        <w:rPr>
          <w:rFonts w:ascii="Times New Roman" w:hAnsi="Times New Roman" w:cs="Times New Roman"/>
          <w:color w:val="000000" w:themeColor="text1"/>
          <w:sz w:val="24"/>
          <w:szCs w:val="24"/>
        </w:rPr>
        <w:lastRenderedPageBreak/>
        <w:t>English Club enjoyable and more suitable for them. Additionally, members of the English Club are able to share knowledge with their peers while practicing speaking. The English Club also helps them acquire new vocabulary. After joining the English Club, members of English Club have become more confident when speaking in public, as the frequent practice in the English Club has contributed to improving their English speaking skills.</w:t>
      </w:r>
    </w:p>
    <w:p w14:paraId="40B71340" w14:textId="77777777" w:rsidR="00183828" w:rsidRPr="00A86698" w:rsidRDefault="00183828" w:rsidP="00183828">
      <w:pPr>
        <w:jc w:val="both"/>
        <w:rPr>
          <w:rFonts w:ascii="Times New Roman" w:eastAsia="Times New Roman" w:hAnsi="Times New Roman" w:cs="Times New Roman"/>
          <w:color w:val="000000"/>
          <w:sz w:val="24"/>
          <w:szCs w:val="24"/>
        </w:rPr>
      </w:pPr>
    </w:p>
    <w:p w14:paraId="4A6A522B" w14:textId="77777777" w:rsidR="00183828" w:rsidRPr="00A86698" w:rsidRDefault="00183828" w:rsidP="00183828">
      <w:pPr>
        <w:jc w:val="both"/>
        <w:rPr>
          <w:rFonts w:ascii="Times New Roman" w:eastAsia="Times New Roman" w:hAnsi="Times New Roman" w:cs="Times New Roman"/>
          <w:b/>
          <w:sz w:val="24"/>
          <w:szCs w:val="24"/>
        </w:rPr>
      </w:pPr>
      <w:commentRangeStart w:id="138"/>
      <w:r w:rsidRPr="00A86698">
        <w:rPr>
          <w:rFonts w:ascii="Times New Roman" w:eastAsia="Times New Roman" w:hAnsi="Times New Roman" w:cs="Times New Roman"/>
          <w:b/>
          <w:sz w:val="24"/>
          <w:szCs w:val="24"/>
        </w:rPr>
        <w:t>REFERENCE</w:t>
      </w:r>
      <w:commentRangeEnd w:id="138"/>
      <w:r w:rsidR="0045230C">
        <w:rPr>
          <w:rStyle w:val="CommentReference"/>
        </w:rPr>
        <w:commentReference w:id="138"/>
      </w:r>
    </w:p>
    <w:p w14:paraId="6BDF263E" w14:textId="4628BF9B" w:rsidR="00183828" w:rsidRPr="00A86698" w:rsidRDefault="00183828" w:rsidP="00183828">
      <w:pPr>
        <w:pStyle w:val="BodyText"/>
        <w:spacing w:before="57" w:line="240" w:lineRule="auto"/>
        <w:ind w:left="720" w:hanging="720"/>
        <w:rPr>
          <w:rFonts w:ascii="Times New Roman" w:hAnsi="Times New Roman" w:cs="Times New Roman"/>
          <w:b/>
          <w:szCs w:val="24"/>
        </w:rPr>
      </w:pPr>
      <w:r w:rsidRPr="00A86698">
        <w:rPr>
          <w:rFonts w:ascii="Times New Roman" w:hAnsi="Times New Roman" w:cs="Times New Roman"/>
          <w:szCs w:val="24"/>
        </w:rPr>
        <w:t xml:space="preserve">Aina, N. (2020). </w:t>
      </w:r>
      <w:del w:id="139" w:author="Asus" w:date="2025-06-30T06:51:00Z" w16du:dateUtc="2025-06-29T23:51:00Z">
        <w:r w:rsidRPr="00A86698" w:rsidDel="00A77ECF">
          <w:rPr>
            <w:rFonts w:ascii="Times New Roman" w:hAnsi="Times New Roman" w:cs="Times New Roman"/>
            <w:szCs w:val="24"/>
          </w:rPr>
          <w:delText>Non English</w:delText>
        </w:r>
      </w:del>
      <w:ins w:id="140" w:author="Asus" w:date="2025-06-30T06:51:00Z" w16du:dateUtc="2025-06-29T23:51:00Z">
        <w:r w:rsidR="00A77ECF">
          <w:rPr>
            <w:rFonts w:ascii="Times New Roman" w:hAnsi="Times New Roman" w:cs="Times New Roman"/>
            <w:szCs w:val="24"/>
          </w:rPr>
          <w:t>Non-English</w:t>
        </w:r>
      </w:ins>
      <w:r w:rsidRPr="00A86698">
        <w:rPr>
          <w:rFonts w:ascii="Times New Roman" w:hAnsi="Times New Roman" w:cs="Times New Roman"/>
          <w:szCs w:val="24"/>
        </w:rPr>
        <w:t xml:space="preserve"> student perception on EDSA English club for youth program in improving speaking skills (Doctoral dissertation, UIN AR-RANIRY).</w:t>
      </w:r>
    </w:p>
    <w:p w14:paraId="6ACB0491" w14:textId="77777777" w:rsidR="00183828" w:rsidRPr="00A86698" w:rsidRDefault="00183828" w:rsidP="00183828">
      <w:pPr>
        <w:spacing w:before="1"/>
        <w:ind w:left="720" w:right="118" w:hanging="720"/>
        <w:jc w:val="both"/>
        <w:rPr>
          <w:rFonts w:ascii="Times New Roman" w:hAnsi="Times New Roman" w:cs="Times New Roman"/>
          <w:sz w:val="24"/>
          <w:szCs w:val="24"/>
        </w:rPr>
      </w:pPr>
      <w:r w:rsidRPr="00A86698">
        <w:rPr>
          <w:rFonts w:ascii="Times New Roman" w:hAnsi="Times New Roman" w:cs="Times New Roman"/>
          <w:sz w:val="24"/>
          <w:szCs w:val="24"/>
        </w:rPr>
        <w:t xml:space="preserve">Armita, Y. (2019). </w:t>
      </w:r>
      <w:r w:rsidRPr="00A86698">
        <w:rPr>
          <w:rFonts w:ascii="Times New Roman" w:hAnsi="Times New Roman" w:cs="Times New Roman"/>
          <w:i/>
          <w:sz w:val="24"/>
          <w:szCs w:val="24"/>
        </w:rPr>
        <w:t xml:space="preserve">Students' perception toward English Club extracurricular activities in practicing speaking at SMA N 02 Kaur. </w:t>
      </w:r>
      <w:r w:rsidRPr="00A86698">
        <w:rPr>
          <w:rFonts w:ascii="Times New Roman" w:hAnsi="Times New Roman" w:cs="Times New Roman"/>
          <w:sz w:val="24"/>
          <w:szCs w:val="24"/>
        </w:rPr>
        <w:fldChar w:fldCharType="begin"/>
      </w:r>
      <w:r w:rsidRPr="00A86698">
        <w:rPr>
          <w:rFonts w:ascii="Times New Roman" w:hAnsi="Times New Roman" w:cs="Times New Roman"/>
          <w:sz w:val="24"/>
          <w:szCs w:val="24"/>
        </w:rPr>
        <w:instrText xml:space="preserve"> HYPERLINK "http://repository.iainbengkulu.ac.id/id/eprint/3699" \h </w:instrText>
      </w:r>
      <w:r w:rsidRPr="00A86698">
        <w:rPr>
          <w:rFonts w:ascii="Times New Roman" w:hAnsi="Times New Roman" w:cs="Times New Roman"/>
          <w:sz w:val="24"/>
          <w:szCs w:val="24"/>
        </w:rPr>
      </w:r>
      <w:r w:rsidRPr="00A86698">
        <w:rPr>
          <w:rFonts w:ascii="Times New Roman" w:hAnsi="Times New Roman" w:cs="Times New Roman"/>
          <w:sz w:val="24"/>
          <w:szCs w:val="24"/>
        </w:rPr>
        <w:fldChar w:fldCharType="separate"/>
      </w:r>
      <w:r w:rsidRPr="00A86698">
        <w:rPr>
          <w:rFonts w:ascii="Times New Roman" w:hAnsi="Times New Roman" w:cs="Times New Roman"/>
          <w:spacing w:val="-2"/>
          <w:sz w:val="24"/>
          <w:szCs w:val="24"/>
          <w:u w:val="single"/>
        </w:rPr>
        <w:t>http://repository.iainbengkulu.ac.id/id/eprint/3699</w:t>
      </w:r>
      <w:r w:rsidRPr="00A86698">
        <w:rPr>
          <w:rFonts w:ascii="Times New Roman" w:hAnsi="Times New Roman" w:cs="Times New Roman"/>
          <w:spacing w:val="-2"/>
          <w:sz w:val="24"/>
          <w:szCs w:val="24"/>
          <w:u w:val="single"/>
        </w:rPr>
        <w:fldChar w:fldCharType="end"/>
      </w:r>
    </w:p>
    <w:p w14:paraId="097B2C2F" w14:textId="77777777" w:rsidR="00183828" w:rsidRPr="00A86698" w:rsidRDefault="00183828" w:rsidP="00183828">
      <w:pPr>
        <w:spacing w:before="1"/>
        <w:ind w:left="720" w:right="118" w:hanging="720"/>
        <w:jc w:val="both"/>
        <w:rPr>
          <w:rFonts w:ascii="Times New Roman" w:hAnsi="Times New Roman" w:cs="Times New Roman"/>
          <w:sz w:val="24"/>
          <w:szCs w:val="24"/>
        </w:rPr>
      </w:pPr>
      <w:r w:rsidRPr="00A86698">
        <w:rPr>
          <w:rFonts w:ascii="Times New Roman" w:hAnsi="Times New Roman" w:cs="Times New Roman"/>
          <w:sz w:val="24"/>
          <w:szCs w:val="24"/>
        </w:rPr>
        <w:t>Burkart, G., &amp; Sheppard, K. (2004). Content ESL across the USA: A Training Packet</w:t>
      </w:r>
      <w:r w:rsidRPr="00A86698">
        <w:rPr>
          <w:rFonts w:ascii="Times New Roman" w:hAnsi="Times New Roman" w:cs="Times New Roman"/>
          <w:i/>
          <w:sz w:val="24"/>
          <w:szCs w:val="24"/>
        </w:rPr>
        <w:t>, a descriptive study of content-ESL practices</w:t>
      </w:r>
      <w:r w:rsidRPr="00A86698">
        <w:rPr>
          <w:rFonts w:ascii="Times New Roman" w:hAnsi="Times New Roman" w:cs="Times New Roman"/>
          <w:sz w:val="24"/>
          <w:szCs w:val="24"/>
        </w:rPr>
        <w:t>. National Clearinghouse for English Language Acquisition.</w:t>
      </w:r>
    </w:p>
    <w:p w14:paraId="555AC424" w14:textId="77777777" w:rsidR="00183828" w:rsidRPr="00A86698" w:rsidRDefault="00183828" w:rsidP="00183828">
      <w:pPr>
        <w:spacing w:before="1"/>
        <w:ind w:left="720" w:right="118" w:hanging="720"/>
        <w:jc w:val="both"/>
        <w:rPr>
          <w:rFonts w:ascii="Times New Roman" w:hAnsi="Times New Roman" w:cs="Times New Roman"/>
          <w:sz w:val="24"/>
          <w:szCs w:val="24"/>
        </w:rPr>
      </w:pPr>
      <w:r w:rsidRPr="00A86698">
        <w:rPr>
          <w:rFonts w:ascii="Times New Roman" w:hAnsi="Times New Roman" w:cs="Times New Roman"/>
          <w:sz w:val="24"/>
          <w:szCs w:val="24"/>
        </w:rPr>
        <w:t xml:space="preserve">Creswell, J. W. (2012). </w:t>
      </w:r>
      <w:r w:rsidRPr="00A86698">
        <w:rPr>
          <w:rFonts w:ascii="Times New Roman" w:hAnsi="Times New Roman" w:cs="Times New Roman"/>
          <w:i/>
          <w:sz w:val="24"/>
          <w:szCs w:val="24"/>
        </w:rPr>
        <w:t>Educational research: Planning, conducting, evaluating, quantitative and qualitative research (4th ed.)</w:t>
      </w:r>
      <w:r w:rsidRPr="00A86698">
        <w:rPr>
          <w:rFonts w:ascii="Times New Roman" w:hAnsi="Times New Roman" w:cs="Times New Roman"/>
          <w:sz w:val="24"/>
          <w:szCs w:val="24"/>
        </w:rPr>
        <w:t>. Pearson Education Inc.</w:t>
      </w:r>
    </w:p>
    <w:p w14:paraId="16237458" w14:textId="77777777" w:rsidR="00183828" w:rsidRPr="00A86698" w:rsidRDefault="00183828" w:rsidP="00183828">
      <w:pPr>
        <w:spacing w:before="1"/>
        <w:ind w:left="720" w:right="118" w:hanging="720"/>
        <w:jc w:val="both"/>
        <w:rPr>
          <w:rFonts w:ascii="Times New Roman" w:hAnsi="Times New Roman" w:cs="Times New Roman"/>
          <w:sz w:val="24"/>
          <w:szCs w:val="24"/>
        </w:rPr>
      </w:pPr>
      <w:r w:rsidRPr="00A86698">
        <w:rPr>
          <w:rFonts w:ascii="Times New Roman" w:hAnsi="Times New Roman" w:cs="Times New Roman"/>
          <w:sz w:val="24"/>
          <w:szCs w:val="24"/>
        </w:rPr>
        <w:t>Creswell,</w:t>
      </w:r>
      <w:r w:rsidRPr="00A86698">
        <w:rPr>
          <w:rFonts w:ascii="Times New Roman" w:hAnsi="Times New Roman" w:cs="Times New Roman"/>
          <w:spacing w:val="40"/>
          <w:sz w:val="24"/>
          <w:szCs w:val="24"/>
        </w:rPr>
        <w:t xml:space="preserve"> </w:t>
      </w:r>
      <w:r w:rsidRPr="00A86698">
        <w:rPr>
          <w:rFonts w:ascii="Times New Roman" w:hAnsi="Times New Roman" w:cs="Times New Roman"/>
          <w:sz w:val="24"/>
          <w:szCs w:val="24"/>
        </w:rPr>
        <w:t>J.</w:t>
      </w:r>
      <w:r w:rsidRPr="00A86698">
        <w:rPr>
          <w:rFonts w:ascii="Times New Roman" w:hAnsi="Times New Roman" w:cs="Times New Roman"/>
          <w:spacing w:val="40"/>
          <w:sz w:val="24"/>
          <w:szCs w:val="24"/>
        </w:rPr>
        <w:t xml:space="preserve"> </w:t>
      </w:r>
      <w:r w:rsidRPr="00A86698">
        <w:rPr>
          <w:rFonts w:ascii="Times New Roman" w:hAnsi="Times New Roman" w:cs="Times New Roman"/>
          <w:sz w:val="24"/>
          <w:szCs w:val="24"/>
        </w:rPr>
        <w:t>W.</w:t>
      </w:r>
      <w:r w:rsidRPr="00A86698">
        <w:rPr>
          <w:rFonts w:ascii="Times New Roman" w:hAnsi="Times New Roman" w:cs="Times New Roman"/>
          <w:spacing w:val="40"/>
          <w:sz w:val="24"/>
          <w:szCs w:val="24"/>
        </w:rPr>
        <w:t xml:space="preserve"> </w:t>
      </w:r>
      <w:r w:rsidRPr="00A86698">
        <w:rPr>
          <w:rFonts w:ascii="Times New Roman" w:hAnsi="Times New Roman" w:cs="Times New Roman"/>
          <w:sz w:val="24"/>
          <w:szCs w:val="24"/>
        </w:rPr>
        <w:t>(2014).</w:t>
      </w:r>
      <w:r w:rsidRPr="00A86698">
        <w:rPr>
          <w:rFonts w:ascii="Times New Roman" w:hAnsi="Times New Roman" w:cs="Times New Roman"/>
          <w:spacing w:val="40"/>
          <w:sz w:val="24"/>
          <w:szCs w:val="24"/>
        </w:rPr>
        <w:t xml:space="preserve"> </w:t>
      </w:r>
      <w:r w:rsidRPr="00A86698">
        <w:rPr>
          <w:rFonts w:ascii="Times New Roman" w:hAnsi="Times New Roman" w:cs="Times New Roman"/>
          <w:i/>
          <w:sz w:val="24"/>
          <w:szCs w:val="24"/>
        </w:rPr>
        <w:t>Research</w:t>
      </w:r>
      <w:r w:rsidRPr="00A86698">
        <w:rPr>
          <w:rFonts w:ascii="Times New Roman" w:hAnsi="Times New Roman" w:cs="Times New Roman"/>
          <w:i/>
          <w:spacing w:val="40"/>
          <w:sz w:val="24"/>
          <w:szCs w:val="24"/>
        </w:rPr>
        <w:t xml:space="preserve"> </w:t>
      </w:r>
      <w:r w:rsidRPr="00A86698">
        <w:rPr>
          <w:rFonts w:ascii="Times New Roman" w:hAnsi="Times New Roman" w:cs="Times New Roman"/>
          <w:i/>
          <w:sz w:val="24"/>
          <w:szCs w:val="24"/>
        </w:rPr>
        <w:t>design:</w:t>
      </w:r>
      <w:r w:rsidRPr="00A86698">
        <w:rPr>
          <w:rFonts w:ascii="Times New Roman" w:hAnsi="Times New Roman" w:cs="Times New Roman"/>
          <w:i/>
          <w:spacing w:val="40"/>
          <w:sz w:val="24"/>
          <w:szCs w:val="24"/>
        </w:rPr>
        <w:t xml:space="preserve"> </w:t>
      </w:r>
      <w:r w:rsidRPr="00A86698">
        <w:rPr>
          <w:rFonts w:ascii="Times New Roman" w:hAnsi="Times New Roman" w:cs="Times New Roman"/>
          <w:i/>
          <w:sz w:val="24"/>
          <w:szCs w:val="24"/>
        </w:rPr>
        <w:t>Qualitative,</w:t>
      </w:r>
      <w:r w:rsidRPr="00A86698">
        <w:rPr>
          <w:rFonts w:ascii="Times New Roman" w:hAnsi="Times New Roman" w:cs="Times New Roman"/>
          <w:i/>
          <w:spacing w:val="40"/>
          <w:sz w:val="24"/>
          <w:szCs w:val="24"/>
        </w:rPr>
        <w:t xml:space="preserve"> </w:t>
      </w:r>
      <w:r w:rsidRPr="00A86698">
        <w:rPr>
          <w:rFonts w:ascii="Times New Roman" w:hAnsi="Times New Roman" w:cs="Times New Roman"/>
          <w:i/>
          <w:sz w:val="24"/>
          <w:szCs w:val="24"/>
        </w:rPr>
        <w:t>quantitative,</w:t>
      </w:r>
      <w:r w:rsidRPr="00A86698">
        <w:rPr>
          <w:rFonts w:ascii="Times New Roman" w:hAnsi="Times New Roman" w:cs="Times New Roman"/>
          <w:i/>
          <w:spacing w:val="40"/>
          <w:sz w:val="24"/>
          <w:szCs w:val="24"/>
        </w:rPr>
        <w:t xml:space="preserve"> </w:t>
      </w:r>
      <w:r w:rsidRPr="00A86698">
        <w:rPr>
          <w:rFonts w:ascii="Times New Roman" w:hAnsi="Times New Roman" w:cs="Times New Roman"/>
          <w:i/>
          <w:sz w:val="24"/>
          <w:szCs w:val="24"/>
        </w:rPr>
        <w:t>and</w:t>
      </w:r>
      <w:r w:rsidRPr="00A86698">
        <w:rPr>
          <w:rFonts w:ascii="Times New Roman" w:hAnsi="Times New Roman" w:cs="Times New Roman"/>
          <w:i/>
          <w:spacing w:val="40"/>
          <w:sz w:val="24"/>
          <w:szCs w:val="24"/>
        </w:rPr>
        <w:t xml:space="preserve"> </w:t>
      </w:r>
      <w:r w:rsidRPr="00A86698">
        <w:rPr>
          <w:rFonts w:ascii="Times New Roman" w:hAnsi="Times New Roman" w:cs="Times New Roman"/>
          <w:i/>
          <w:sz w:val="24"/>
          <w:szCs w:val="24"/>
        </w:rPr>
        <w:t>mixed methods approach (4th ed.)</w:t>
      </w:r>
      <w:r w:rsidRPr="00A86698">
        <w:rPr>
          <w:rFonts w:ascii="Times New Roman" w:hAnsi="Times New Roman" w:cs="Times New Roman"/>
          <w:sz w:val="24"/>
          <w:szCs w:val="24"/>
        </w:rPr>
        <w:t>. Sage Publication, Inc.</w:t>
      </w:r>
    </w:p>
    <w:p w14:paraId="69331095" w14:textId="77777777" w:rsidR="00183828" w:rsidRPr="00A86698" w:rsidRDefault="00183828" w:rsidP="00183828">
      <w:pPr>
        <w:spacing w:before="1"/>
        <w:ind w:left="720" w:right="118" w:hanging="720"/>
        <w:jc w:val="both"/>
        <w:rPr>
          <w:rFonts w:ascii="Times New Roman" w:hAnsi="Times New Roman" w:cs="Times New Roman"/>
          <w:sz w:val="24"/>
          <w:szCs w:val="24"/>
        </w:rPr>
      </w:pPr>
      <w:r w:rsidRPr="00A86698">
        <w:rPr>
          <w:rFonts w:ascii="Times New Roman" w:hAnsi="Times New Roman" w:cs="Times New Roman"/>
          <w:sz w:val="24"/>
          <w:szCs w:val="24"/>
        </w:rPr>
        <w:t xml:space="preserve">Crystal, D. (2003). </w:t>
      </w:r>
      <w:r w:rsidRPr="00A86698">
        <w:rPr>
          <w:rFonts w:ascii="Times New Roman" w:hAnsi="Times New Roman" w:cs="Times New Roman"/>
          <w:i/>
          <w:sz w:val="24"/>
          <w:szCs w:val="24"/>
        </w:rPr>
        <w:t>English as a global language</w:t>
      </w:r>
      <w:r w:rsidRPr="00A86698">
        <w:rPr>
          <w:rFonts w:ascii="Times New Roman" w:hAnsi="Times New Roman" w:cs="Times New Roman"/>
          <w:sz w:val="24"/>
          <w:szCs w:val="24"/>
        </w:rPr>
        <w:t>. Cambridge University Press.</w:t>
      </w:r>
    </w:p>
    <w:p w14:paraId="6710224E" w14:textId="77777777" w:rsidR="00183828" w:rsidRPr="00A86698" w:rsidRDefault="00183828" w:rsidP="00183828">
      <w:pPr>
        <w:ind w:right="124"/>
        <w:jc w:val="both"/>
        <w:rPr>
          <w:rFonts w:ascii="Times New Roman" w:hAnsi="Times New Roman" w:cs="Times New Roman"/>
          <w:sz w:val="24"/>
          <w:szCs w:val="24"/>
        </w:rPr>
      </w:pPr>
      <w:r w:rsidRPr="00A86698">
        <w:rPr>
          <w:rFonts w:ascii="Times New Roman" w:hAnsi="Times New Roman" w:cs="Times New Roman"/>
          <w:sz w:val="24"/>
          <w:szCs w:val="24"/>
        </w:rPr>
        <w:t xml:space="preserve">Ewens, T. (2014). </w:t>
      </w:r>
      <w:r w:rsidRPr="00A86698">
        <w:rPr>
          <w:rFonts w:ascii="Times New Roman" w:hAnsi="Times New Roman" w:cs="Times New Roman"/>
          <w:i/>
          <w:sz w:val="24"/>
          <w:szCs w:val="24"/>
        </w:rPr>
        <w:t>English Club</w:t>
      </w:r>
      <w:r w:rsidRPr="00A86698">
        <w:rPr>
          <w:rFonts w:ascii="Times New Roman" w:hAnsi="Times New Roman" w:cs="Times New Roman"/>
          <w:sz w:val="24"/>
          <w:szCs w:val="24"/>
        </w:rPr>
        <w:t>. British Council.</w:t>
      </w:r>
    </w:p>
    <w:p w14:paraId="7101060A" w14:textId="77777777" w:rsidR="00183828" w:rsidRPr="00A86698" w:rsidRDefault="00183828" w:rsidP="00183828">
      <w:pPr>
        <w:ind w:left="720" w:right="124" w:hanging="720"/>
        <w:jc w:val="both"/>
        <w:rPr>
          <w:rFonts w:ascii="Times New Roman" w:hAnsi="Times New Roman" w:cs="Times New Roman"/>
          <w:sz w:val="24"/>
          <w:szCs w:val="24"/>
        </w:rPr>
      </w:pPr>
      <w:r w:rsidRPr="00A86698">
        <w:rPr>
          <w:rFonts w:ascii="Times New Roman" w:hAnsi="Times New Roman" w:cs="Times New Roman"/>
          <w:sz w:val="24"/>
          <w:szCs w:val="24"/>
        </w:rPr>
        <w:t>Galanes,</w:t>
      </w:r>
      <w:r w:rsidRPr="00A86698">
        <w:rPr>
          <w:rFonts w:ascii="Times New Roman" w:hAnsi="Times New Roman" w:cs="Times New Roman"/>
          <w:spacing w:val="-11"/>
          <w:sz w:val="24"/>
          <w:szCs w:val="24"/>
        </w:rPr>
        <w:t xml:space="preserve"> </w:t>
      </w:r>
      <w:r w:rsidRPr="00A86698">
        <w:rPr>
          <w:rFonts w:ascii="Times New Roman" w:hAnsi="Times New Roman" w:cs="Times New Roman"/>
          <w:sz w:val="24"/>
          <w:szCs w:val="24"/>
        </w:rPr>
        <w:t>G.,</w:t>
      </w:r>
      <w:r w:rsidRPr="00A86698">
        <w:rPr>
          <w:rFonts w:ascii="Times New Roman" w:hAnsi="Times New Roman" w:cs="Times New Roman"/>
          <w:spacing w:val="-9"/>
          <w:sz w:val="24"/>
          <w:szCs w:val="24"/>
        </w:rPr>
        <w:t xml:space="preserve"> </w:t>
      </w:r>
      <w:r w:rsidRPr="00A86698">
        <w:rPr>
          <w:rFonts w:ascii="Times New Roman" w:hAnsi="Times New Roman" w:cs="Times New Roman"/>
          <w:sz w:val="24"/>
          <w:szCs w:val="24"/>
        </w:rPr>
        <w:t>&amp;</w:t>
      </w:r>
      <w:r w:rsidRPr="00A86698">
        <w:rPr>
          <w:rFonts w:ascii="Times New Roman" w:hAnsi="Times New Roman" w:cs="Times New Roman"/>
          <w:spacing w:val="-11"/>
          <w:sz w:val="24"/>
          <w:szCs w:val="24"/>
        </w:rPr>
        <w:t xml:space="preserve"> </w:t>
      </w:r>
      <w:r w:rsidRPr="00A86698">
        <w:rPr>
          <w:rFonts w:ascii="Times New Roman" w:hAnsi="Times New Roman" w:cs="Times New Roman"/>
          <w:sz w:val="24"/>
          <w:szCs w:val="24"/>
        </w:rPr>
        <w:t>Adams.</w:t>
      </w:r>
      <w:r w:rsidRPr="00A86698">
        <w:rPr>
          <w:rFonts w:ascii="Times New Roman" w:hAnsi="Times New Roman" w:cs="Times New Roman"/>
          <w:spacing w:val="-8"/>
          <w:sz w:val="24"/>
          <w:szCs w:val="24"/>
        </w:rPr>
        <w:t xml:space="preserve"> </w:t>
      </w:r>
      <w:r w:rsidRPr="00A86698">
        <w:rPr>
          <w:rFonts w:ascii="Times New Roman" w:hAnsi="Times New Roman" w:cs="Times New Roman"/>
          <w:sz w:val="24"/>
          <w:szCs w:val="24"/>
        </w:rPr>
        <w:t>K.</w:t>
      </w:r>
      <w:r w:rsidRPr="00A86698">
        <w:rPr>
          <w:rFonts w:ascii="Times New Roman" w:hAnsi="Times New Roman" w:cs="Times New Roman"/>
          <w:spacing w:val="-8"/>
          <w:sz w:val="24"/>
          <w:szCs w:val="24"/>
        </w:rPr>
        <w:t xml:space="preserve"> </w:t>
      </w:r>
      <w:r w:rsidRPr="00A86698">
        <w:rPr>
          <w:rFonts w:ascii="Times New Roman" w:hAnsi="Times New Roman" w:cs="Times New Roman"/>
          <w:sz w:val="24"/>
          <w:szCs w:val="24"/>
        </w:rPr>
        <w:t>(2013).</w:t>
      </w:r>
      <w:r w:rsidRPr="00A86698">
        <w:rPr>
          <w:rFonts w:ascii="Times New Roman" w:hAnsi="Times New Roman" w:cs="Times New Roman"/>
          <w:spacing w:val="-9"/>
          <w:sz w:val="24"/>
          <w:szCs w:val="24"/>
        </w:rPr>
        <w:t xml:space="preserve"> </w:t>
      </w:r>
      <w:r w:rsidRPr="00A86698">
        <w:rPr>
          <w:rFonts w:ascii="Times New Roman" w:hAnsi="Times New Roman" w:cs="Times New Roman"/>
          <w:i/>
          <w:sz w:val="24"/>
          <w:szCs w:val="24"/>
        </w:rPr>
        <w:t>Effective</w:t>
      </w:r>
      <w:r w:rsidRPr="00A86698">
        <w:rPr>
          <w:rFonts w:ascii="Times New Roman" w:hAnsi="Times New Roman" w:cs="Times New Roman"/>
          <w:i/>
          <w:spacing w:val="-10"/>
          <w:sz w:val="24"/>
          <w:szCs w:val="24"/>
        </w:rPr>
        <w:t xml:space="preserve"> </w:t>
      </w:r>
      <w:r w:rsidRPr="00A86698">
        <w:rPr>
          <w:rFonts w:ascii="Times New Roman" w:hAnsi="Times New Roman" w:cs="Times New Roman"/>
          <w:i/>
          <w:sz w:val="24"/>
          <w:szCs w:val="24"/>
        </w:rPr>
        <w:t>group</w:t>
      </w:r>
      <w:r w:rsidRPr="00A86698">
        <w:rPr>
          <w:rFonts w:ascii="Times New Roman" w:hAnsi="Times New Roman" w:cs="Times New Roman"/>
          <w:i/>
          <w:spacing w:val="-8"/>
          <w:sz w:val="24"/>
          <w:szCs w:val="24"/>
        </w:rPr>
        <w:t xml:space="preserve"> </w:t>
      </w:r>
      <w:r w:rsidRPr="00A86698">
        <w:rPr>
          <w:rFonts w:ascii="Times New Roman" w:hAnsi="Times New Roman" w:cs="Times New Roman"/>
          <w:i/>
          <w:sz w:val="24"/>
          <w:szCs w:val="24"/>
        </w:rPr>
        <w:t>discussion:</w:t>
      </w:r>
      <w:r w:rsidRPr="00A86698">
        <w:rPr>
          <w:rFonts w:ascii="Times New Roman" w:hAnsi="Times New Roman" w:cs="Times New Roman"/>
          <w:i/>
          <w:spacing w:val="-9"/>
          <w:sz w:val="24"/>
          <w:szCs w:val="24"/>
        </w:rPr>
        <w:t xml:space="preserve"> </w:t>
      </w:r>
      <w:r w:rsidRPr="00A86698">
        <w:rPr>
          <w:rFonts w:ascii="Times New Roman" w:hAnsi="Times New Roman" w:cs="Times New Roman"/>
          <w:i/>
          <w:sz w:val="24"/>
          <w:szCs w:val="24"/>
        </w:rPr>
        <w:t>Theory</w:t>
      </w:r>
      <w:r w:rsidRPr="00A86698">
        <w:rPr>
          <w:rFonts w:ascii="Times New Roman" w:hAnsi="Times New Roman" w:cs="Times New Roman"/>
          <w:i/>
          <w:spacing w:val="-9"/>
          <w:sz w:val="24"/>
          <w:szCs w:val="24"/>
        </w:rPr>
        <w:t xml:space="preserve"> </w:t>
      </w:r>
      <w:r w:rsidRPr="00A86698">
        <w:rPr>
          <w:rFonts w:ascii="Times New Roman" w:hAnsi="Times New Roman" w:cs="Times New Roman"/>
          <w:i/>
          <w:sz w:val="24"/>
          <w:szCs w:val="24"/>
        </w:rPr>
        <w:t>and</w:t>
      </w:r>
      <w:r w:rsidRPr="00A86698">
        <w:rPr>
          <w:rFonts w:ascii="Times New Roman" w:hAnsi="Times New Roman" w:cs="Times New Roman"/>
          <w:i/>
          <w:spacing w:val="-9"/>
          <w:sz w:val="24"/>
          <w:szCs w:val="24"/>
        </w:rPr>
        <w:t xml:space="preserve"> </w:t>
      </w:r>
      <w:r w:rsidRPr="00A86698">
        <w:rPr>
          <w:rFonts w:ascii="Times New Roman" w:hAnsi="Times New Roman" w:cs="Times New Roman"/>
          <w:i/>
          <w:spacing w:val="-2"/>
          <w:sz w:val="24"/>
          <w:szCs w:val="24"/>
        </w:rPr>
        <w:t>practice</w:t>
      </w:r>
      <w:r w:rsidRPr="00A86698">
        <w:rPr>
          <w:rFonts w:ascii="Times New Roman" w:hAnsi="Times New Roman" w:cs="Times New Roman"/>
          <w:spacing w:val="-2"/>
          <w:sz w:val="24"/>
          <w:szCs w:val="24"/>
        </w:rPr>
        <w:t>.</w:t>
      </w:r>
    </w:p>
    <w:p w14:paraId="4F51A990" w14:textId="77777777" w:rsidR="00183828" w:rsidRPr="00A86698" w:rsidRDefault="00183828" w:rsidP="00183828">
      <w:pPr>
        <w:pStyle w:val="BodyText"/>
        <w:spacing w:line="240" w:lineRule="auto"/>
        <w:ind w:firstLine="720"/>
        <w:rPr>
          <w:rFonts w:ascii="Times New Roman" w:hAnsi="Times New Roman" w:cs="Times New Roman"/>
          <w:spacing w:val="-2"/>
          <w:szCs w:val="24"/>
        </w:rPr>
      </w:pPr>
      <w:r w:rsidRPr="00A86698">
        <w:rPr>
          <w:rFonts w:ascii="Times New Roman" w:hAnsi="Times New Roman" w:cs="Times New Roman"/>
          <w:spacing w:val="-2"/>
          <w:szCs w:val="24"/>
        </w:rPr>
        <w:t>McGraw-Hill.</w:t>
      </w:r>
    </w:p>
    <w:p w14:paraId="0AE2E3F0" w14:textId="77777777" w:rsidR="00183828" w:rsidRPr="00A86698" w:rsidRDefault="00183828" w:rsidP="00183828">
      <w:pPr>
        <w:rPr>
          <w:rFonts w:ascii="Times New Roman" w:hAnsi="Times New Roman" w:cs="Times New Roman"/>
          <w:spacing w:val="-2"/>
          <w:sz w:val="24"/>
          <w:szCs w:val="24"/>
          <w:lang w:val="en-US"/>
        </w:rPr>
      </w:pPr>
      <w:r w:rsidRPr="00A86698">
        <w:rPr>
          <w:rFonts w:ascii="Times New Roman" w:hAnsi="Times New Roman" w:cs="Times New Roman"/>
          <w:sz w:val="24"/>
          <w:szCs w:val="24"/>
        </w:rPr>
        <w:t>Hadi,</w:t>
      </w:r>
      <w:r w:rsidRPr="00A86698">
        <w:rPr>
          <w:rFonts w:ascii="Times New Roman" w:hAnsi="Times New Roman" w:cs="Times New Roman"/>
          <w:spacing w:val="-4"/>
          <w:sz w:val="24"/>
          <w:szCs w:val="24"/>
        </w:rPr>
        <w:t xml:space="preserve"> </w:t>
      </w:r>
      <w:r w:rsidRPr="00A86698">
        <w:rPr>
          <w:rFonts w:ascii="Times New Roman" w:hAnsi="Times New Roman" w:cs="Times New Roman"/>
          <w:sz w:val="24"/>
          <w:szCs w:val="24"/>
        </w:rPr>
        <w:t>S.</w:t>
      </w:r>
      <w:r w:rsidRPr="00A86698">
        <w:rPr>
          <w:rFonts w:ascii="Times New Roman" w:hAnsi="Times New Roman" w:cs="Times New Roman"/>
          <w:spacing w:val="-1"/>
          <w:sz w:val="24"/>
          <w:szCs w:val="24"/>
        </w:rPr>
        <w:t xml:space="preserve"> </w:t>
      </w:r>
      <w:r w:rsidRPr="00A86698">
        <w:rPr>
          <w:rFonts w:ascii="Times New Roman" w:hAnsi="Times New Roman" w:cs="Times New Roman"/>
          <w:sz w:val="24"/>
          <w:szCs w:val="24"/>
        </w:rPr>
        <w:t>(1993).</w:t>
      </w:r>
      <w:r w:rsidRPr="00A86698">
        <w:rPr>
          <w:rFonts w:ascii="Times New Roman" w:hAnsi="Times New Roman" w:cs="Times New Roman"/>
          <w:spacing w:val="-2"/>
          <w:sz w:val="24"/>
          <w:szCs w:val="24"/>
        </w:rPr>
        <w:t xml:space="preserve"> </w:t>
      </w:r>
      <w:r w:rsidRPr="00A86698">
        <w:rPr>
          <w:rFonts w:ascii="Times New Roman" w:hAnsi="Times New Roman" w:cs="Times New Roman"/>
          <w:i/>
          <w:sz w:val="24"/>
          <w:szCs w:val="24"/>
        </w:rPr>
        <w:t>Methodology</w:t>
      </w:r>
      <w:r w:rsidRPr="00A86698">
        <w:rPr>
          <w:rFonts w:ascii="Times New Roman" w:hAnsi="Times New Roman" w:cs="Times New Roman"/>
          <w:i/>
          <w:spacing w:val="-1"/>
          <w:sz w:val="24"/>
          <w:szCs w:val="24"/>
        </w:rPr>
        <w:t xml:space="preserve"> </w:t>
      </w:r>
      <w:r w:rsidRPr="00A86698">
        <w:rPr>
          <w:rFonts w:ascii="Times New Roman" w:hAnsi="Times New Roman" w:cs="Times New Roman"/>
          <w:i/>
          <w:sz w:val="24"/>
          <w:szCs w:val="24"/>
        </w:rPr>
        <w:t>research</w:t>
      </w:r>
      <w:r w:rsidRPr="00A86698">
        <w:rPr>
          <w:rFonts w:ascii="Times New Roman" w:hAnsi="Times New Roman" w:cs="Times New Roman"/>
          <w:i/>
          <w:spacing w:val="1"/>
          <w:sz w:val="24"/>
          <w:szCs w:val="24"/>
        </w:rPr>
        <w:t xml:space="preserve"> </w:t>
      </w:r>
      <w:r w:rsidRPr="00A86698">
        <w:rPr>
          <w:rFonts w:ascii="Times New Roman" w:hAnsi="Times New Roman" w:cs="Times New Roman"/>
          <w:i/>
          <w:sz w:val="24"/>
          <w:szCs w:val="24"/>
        </w:rPr>
        <w:t>(jilid</w:t>
      </w:r>
      <w:r w:rsidRPr="00A86698">
        <w:rPr>
          <w:rFonts w:ascii="Times New Roman" w:hAnsi="Times New Roman" w:cs="Times New Roman"/>
          <w:i/>
          <w:spacing w:val="-2"/>
          <w:sz w:val="24"/>
          <w:szCs w:val="24"/>
        </w:rPr>
        <w:t xml:space="preserve"> </w:t>
      </w:r>
      <w:r w:rsidRPr="00A86698">
        <w:rPr>
          <w:rFonts w:ascii="Times New Roman" w:hAnsi="Times New Roman" w:cs="Times New Roman"/>
          <w:i/>
          <w:sz w:val="24"/>
          <w:szCs w:val="24"/>
        </w:rPr>
        <w:t>I)</w:t>
      </w:r>
      <w:r w:rsidRPr="00A86698">
        <w:rPr>
          <w:rFonts w:ascii="Times New Roman" w:hAnsi="Times New Roman" w:cs="Times New Roman"/>
          <w:sz w:val="24"/>
          <w:szCs w:val="24"/>
        </w:rPr>
        <w:t>.</w:t>
      </w:r>
      <w:r w:rsidRPr="00A86698">
        <w:rPr>
          <w:rFonts w:ascii="Times New Roman" w:hAnsi="Times New Roman" w:cs="Times New Roman"/>
          <w:spacing w:val="-1"/>
          <w:sz w:val="24"/>
          <w:szCs w:val="24"/>
        </w:rPr>
        <w:t xml:space="preserve"> </w:t>
      </w:r>
      <w:r w:rsidRPr="00A86698">
        <w:rPr>
          <w:rFonts w:ascii="Times New Roman" w:hAnsi="Times New Roman" w:cs="Times New Roman"/>
          <w:sz w:val="24"/>
          <w:szCs w:val="24"/>
        </w:rPr>
        <w:t>Andi</w:t>
      </w:r>
      <w:r w:rsidRPr="00A86698">
        <w:rPr>
          <w:rFonts w:ascii="Times New Roman" w:hAnsi="Times New Roman" w:cs="Times New Roman"/>
          <w:spacing w:val="-1"/>
          <w:sz w:val="24"/>
          <w:szCs w:val="24"/>
        </w:rPr>
        <w:t xml:space="preserve"> </w:t>
      </w:r>
      <w:r w:rsidRPr="00A86698">
        <w:rPr>
          <w:rFonts w:ascii="Times New Roman" w:hAnsi="Times New Roman" w:cs="Times New Roman"/>
          <w:spacing w:val="-2"/>
          <w:sz w:val="24"/>
          <w:szCs w:val="24"/>
        </w:rPr>
        <w:t>Yogyakarta</w:t>
      </w:r>
      <w:r w:rsidRPr="00A86698">
        <w:rPr>
          <w:rFonts w:ascii="Times New Roman" w:hAnsi="Times New Roman" w:cs="Times New Roman"/>
          <w:spacing w:val="-2"/>
          <w:sz w:val="24"/>
          <w:szCs w:val="24"/>
          <w:lang w:val="en-US"/>
        </w:rPr>
        <w:t>.</w:t>
      </w:r>
    </w:p>
    <w:p w14:paraId="3D4F33DF" w14:textId="77777777" w:rsidR="00183828" w:rsidRPr="00A86698" w:rsidRDefault="00183828" w:rsidP="00183828">
      <w:pPr>
        <w:pStyle w:val="BodyText"/>
        <w:spacing w:line="240" w:lineRule="auto"/>
        <w:ind w:left="720" w:right="115" w:hanging="720"/>
        <w:rPr>
          <w:rFonts w:ascii="Times New Roman" w:hAnsi="Times New Roman" w:cs="Times New Roman"/>
          <w:szCs w:val="24"/>
        </w:rPr>
      </w:pPr>
      <w:proofErr w:type="spellStart"/>
      <w:r w:rsidRPr="00A86698">
        <w:rPr>
          <w:rFonts w:ascii="Times New Roman" w:hAnsi="Times New Roman" w:cs="Times New Roman"/>
          <w:szCs w:val="24"/>
        </w:rPr>
        <w:t>Kasmalinda</w:t>
      </w:r>
      <w:proofErr w:type="spellEnd"/>
      <w:r w:rsidRPr="00A86698">
        <w:rPr>
          <w:rFonts w:ascii="Times New Roman" w:hAnsi="Times New Roman" w:cs="Times New Roman"/>
          <w:szCs w:val="24"/>
        </w:rPr>
        <w:t xml:space="preserve">. (2011). </w:t>
      </w:r>
      <w:r w:rsidRPr="00A86698">
        <w:rPr>
          <w:rFonts w:ascii="Times New Roman" w:hAnsi="Times New Roman" w:cs="Times New Roman"/>
          <w:i/>
          <w:szCs w:val="24"/>
        </w:rPr>
        <w:t>The influence of speaking club to improve students’ motivation in speaking</w:t>
      </w:r>
      <w:r w:rsidRPr="00A86698">
        <w:rPr>
          <w:rFonts w:ascii="Times New Roman" w:hAnsi="Times New Roman" w:cs="Times New Roman"/>
          <w:szCs w:val="24"/>
        </w:rPr>
        <w:t xml:space="preserve">. IAIN </w:t>
      </w:r>
      <w:proofErr w:type="spellStart"/>
      <w:r w:rsidRPr="00A86698">
        <w:rPr>
          <w:rFonts w:ascii="Times New Roman" w:hAnsi="Times New Roman" w:cs="Times New Roman"/>
          <w:szCs w:val="24"/>
        </w:rPr>
        <w:t>Ar</w:t>
      </w:r>
      <w:proofErr w:type="spellEnd"/>
      <w:r w:rsidRPr="00A86698">
        <w:rPr>
          <w:rFonts w:ascii="Times New Roman" w:hAnsi="Times New Roman" w:cs="Times New Roman"/>
          <w:szCs w:val="24"/>
        </w:rPr>
        <w:t xml:space="preserve">- </w:t>
      </w:r>
      <w:proofErr w:type="spellStart"/>
      <w:r w:rsidRPr="00A86698">
        <w:rPr>
          <w:rFonts w:ascii="Times New Roman" w:hAnsi="Times New Roman" w:cs="Times New Roman"/>
          <w:szCs w:val="24"/>
        </w:rPr>
        <w:t>Raniry</w:t>
      </w:r>
      <w:proofErr w:type="spellEnd"/>
      <w:r w:rsidRPr="00A86698">
        <w:rPr>
          <w:rFonts w:ascii="Times New Roman" w:hAnsi="Times New Roman" w:cs="Times New Roman"/>
          <w:szCs w:val="24"/>
        </w:rPr>
        <w:t xml:space="preserve"> Banda Aceh.</w:t>
      </w:r>
    </w:p>
    <w:p w14:paraId="2285C901" w14:textId="77777777" w:rsidR="00183828" w:rsidRPr="00A86698" w:rsidRDefault="00183828" w:rsidP="00183828">
      <w:pPr>
        <w:pStyle w:val="BodyText"/>
        <w:spacing w:line="240" w:lineRule="auto"/>
        <w:ind w:left="720" w:right="115" w:hanging="720"/>
        <w:rPr>
          <w:rFonts w:ascii="Times New Roman" w:hAnsi="Times New Roman" w:cs="Times New Roman"/>
          <w:szCs w:val="24"/>
        </w:rPr>
      </w:pPr>
      <w:r w:rsidRPr="00A86698">
        <w:rPr>
          <w:rFonts w:ascii="Times New Roman" w:hAnsi="Times New Roman" w:cs="Times New Roman"/>
          <w:szCs w:val="24"/>
        </w:rPr>
        <w:t xml:space="preserve">Lie, A. (2017). English and identity in multicultural contexts: Issues, challenges, and opportunities. </w:t>
      </w:r>
      <w:r w:rsidRPr="00A86698">
        <w:rPr>
          <w:rFonts w:ascii="Times New Roman" w:hAnsi="Times New Roman" w:cs="Times New Roman"/>
          <w:i/>
          <w:szCs w:val="24"/>
        </w:rPr>
        <w:t>TEFLIN Journal, 28</w:t>
      </w:r>
      <w:r w:rsidRPr="00A86698">
        <w:rPr>
          <w:rFonts w:ascii="Times New Roman" w:hAnsi="Times New Roman" w:cs="Times New Roman"/>
          <w:szCs w:val="24"/>
        </w:rPr>
        <w:t>(1), 71–92.</w:t>
      </w:r>
    </w:p>
    <w:p w14:paraId="017D00C9" w14:textId="77777777" w:rsidR="00183828" w:rsidRPr="00A86698" w:rsidRDefault="00183828" w:rsidP="00183828">
      <w:pPr>
        <w:pStyle w:val="BodyText"/>
        <w:spacing w:line="240" w:lineRule="auto"/>
        <w:ind w:left="720" w:right="115" w:hanging="720"/>
        <w:rPr>
          <w:rFonts w:ascii="Times New Roman" w:hAnsi="Times New Roman" w:cs="Times New Roman"/>
          <w:szCs w:val="24"/>
        </w:rPr>
      </w:pPr>
      <w:r w:rsidRPr="00A86698">
        <w:rPr>
          <w:rFonts w:ascii="Times New Roman" w:hAnsi="Times New Roman" w:cs="Times New Roman"/>
          <w:szCs w:val="24"/>
        </w:rPr>
        <w:t xml:space="preserve">Ningsih, S. R. J., &amp; Fata, I. A. (2015). Exploring teachers’ beliefs and the teaching profession in Aceh. </w:t>
      </w:r>
      <w:r w:rsidRPr="00A86698">
        <w:rPr>
          <w:rFonts w:ascii="Times New Roman" w:hAnsi="Times New Roman" w:cs="Times New Roman"/>
          <w:i/>
          <w:szCs w:val="24"/>
        </w:rPr>
        <w:t>Studies in English language and education, 2</w:t>
      </w:r>
      <w:r w:rsidRPr="00A86698">
        <w:rPr>
          <w:rFonts w:ascii="Times New Roman" w:hAnsi="Times New Roman" w:cs="Times New Roman"/>
          <w:szCs w:val="24"/>
        </w:rPr>
        <w:t>(1), 61-71.</w:t>
      </w:r>
    </w:p>
    <w:p w14:paraId="3393D532" w14:textId="77777777" w:rsidR="00183828" w:rsidRPr="00A86698" w:rsidRDefault="00183828" w:rsidP="00183828">
      <w:pPr>
        <w:pStyle w:val="BodyText"/>
        <w:spacing w:line="240" w:lineRule="auto"/>
        <w:ind w:left="720" w:right="115" w:hanging="720"/>
        <w:rPr>
          <w:rFonts w:ascii="Times New Roman" w:hAnsi="Times New Roman" w:cs="Times New Roman"/>
          <w:spacing w:val="-2"/>
          <w:szCs w:val="24"/>
        </w:rPr>
      </w:pPr>
      <w:r w:rsidRPr="00A86698">
        <w:rPr>
          <w:rFonts w:ascii="Times New Roman" w:hAnsi="Times New Roman" w:cs="Times New Roman"/>
          <w:szCs w:val="24"/>
        </w:rPr>
        <w:t>Malu,</w:t>
      </w:r>
      <w:r w:rsidRPr="00A86698">
        <w:rPr>
          <w:rFonts w:ascii="Times New Roman" w:hAnsi="Times New Roman" w:cs="Times New Roman"/>
          <w:spacing w:val="-3"/>
          <w:szCs w:val="24"/>
        </w:rPr>
        <w:t xml:space="preserve"> </w:t>
      </w:r>
      <w:r w:rsidRPr="00A86698">
        <w:rPr>
          <w:rFonts w:ascii="Times New Roman" w:hAnsi="Times New Roman" w:cs="Times New Roman"/>
          <w:szCs w:val="24"/>
        </w:rPr>
        <w:t>K.</w:t>
      </w:r>
      <w:r w:rsidRPr="00A86698">
        <w:rPr>
          <w:rFonts w:ascii="Times New Roman" w:hAnsi="Times New Roman" w:cs="Times New Roman"/>
          <w:spacing w:val="-1"/>
          <w:szCs w:val="24"/>
        </w:rPr>
        <w:t xml:space="preserve"> </w:t>
      </w:r>
      <w:r w:rsidRPr="00A86698">
        <w:rPr>
          <w:rFonts w:ascii="Times New Roman" w:hAnsi="Times New Roman" w:cs="Times New Roman"/>
          <w:szCs w:val="24"/>
        </w:rPr>
        <w:t>(2015).</w:t>
      </w:r>
      <w:r w:rsidRPr="00A86698">
        <w:rPr>
          <w:rFonts w:ascii="Times New Roman" w:hAnsi="Times New Roman" w:cs="Times New Roman"/>
          <w:spacing w:val="-1"/>
          <w:szCs w:val="24"/>
        </w:rPr>
        <w:t xml:space="preserve"> </w:t>
      </w:r>
      <w:r w:rsidRPr="00A86698">
        <w:rPr>
          <w:rFonts w:ascii="Times New Roman" w:hAnsi="Times New Roman" w:cs="Times New Roman"/>
          <w:i/>
          <w:szCs w:val="24"/>
        </w:rPr>
        <w:t>The</w:t>
      </w:r>
      <w:r w:rsidRPr="00A86698">
        <w:rPr>
          <w:rFonts w:ascii="Times New Roman" w:hAnsi="Times New Roman" w:cs="Times New Roman"/>
          <w:i/>
          <w:spacing w:val="-2"/>
          <w:szCs w:val="24"/>
        </w:rPr>
        <w:t xml:space="preserve"> </w:t>
      </w:r>
      <w:r w:rsidRPr="00A86698">
        <w:rPr>
          <w:rFonts w:ascii="Times New Roman" w:hAnsi="Times New Roman" w:cs="Times New Roman"/>
          <w:i/>
          <w:szCs w:val="24"/>
        </w:rPr>
        <w:t>English book</w:t>
      </w:r>
      <w:r w:rsidRPr="00A86698">
        <w:rPr>
          <w:rFonts w:ascii="Times New Roman" w:hAnsi="Times New Roman" w:cs="Times New Roman"/>
          <w:i/>
          <w:spacing w:val="-2"/>
          <w:szCs w:val="24"/>
        </w:rPr>
        <w:t xml:space="preserve"> </w:t>
      </w:r>
      <w:r w:rsidRPr="00A86698">
        <w:rPr>
          <w:rFonts w:ascii="Times New Roman" w:hAnsi="Times New Roman" w:cs="Times New Roman"/>
          <w:i/>
          <w:szCs w:val="24"/>
        </w:rPr>
        <w:t>handbook</w:t>
      </w:r>
      <w:r w:rsidRPr="00A86698">
        <w:rPr>
          <w:rFonts w:ascii="Times New Roman" w:hAnsi="Times New Roman" w:cs="Times New Roman"/>
          <w:szCs w:val="24"/>
        </w:rPr>
        <w:t>.</w:t>
      </w:r>
      <w:r w:rsidRPr="00A86698">
        <w:rPr>
          <w:rFonts w:ascii="Times New Roman" w:hAnsi="Times New Roman" w:cs="Times New Roman"/>
          <w:spacing w:val="-1"/>
          <w:szCs w:val="24"/>
        </w:rPr>
        <w:t xml:space="preserve"> </w:t>
      </w:r>
      <w:r w:rsidRPr="00A86698">
        <w:rPr>
          <w:rFonts w:ascii="Times New Roman" w:hAnsi="Times New Roman" w:cs="Times New Roman"/>
          <w:szCs w:val="24"/>
        </w:rPr>
        <w:t>William</w:t>
      </w:r>
      <w:r w:rsidRPr="00A86698">
        <w:rPr>
          <w:rFonts w:ascii="Times New Roman" w:hAnsi="Times New Roman" w:cs="Times New Roman"/>
          <w:spacing w:val="-1"/>
          <w:szCs w:val="24"/>
        </w:rPr>
        <w:t xml:space="preserve"> </w:t>
      </w:r>
      <w:r w:rsidRPr="00A86698">
        <w:rPr>
          <w:rFonts w:ascii="Times New Roman" w:hAnsi="Times New Roman" w:cs="Times New Roman"/>
          <w:szCs w:val="24"/>
        </w:rPr>
        <w:t xml:space="preserve">Paterson </w:t>
      </w:r>
      <w:r w:rsidRPr="00A86698">
        <w:rPr>
          <w:rFonts w:ascii="Times New Roman" w:hAnsi="Times New Roman" w:cs="Times New Roman"/>
          <w:spacing w:val="-2"/>
          <w:szCs w:val="24"/>
        </w:rPr>
        <w:t>University.</w:t>
      </w:r>
    </w:p>
    <w:p w14:paraId="49669F27" w14:textId="77777777" w:rsidR="00183828" w:rsidRPr="00A86698" w:rsidRDefault="00183828" w:rsidP="00183828">
      <w:pPr>
        <w:pStyle w:val="BodyText"/>
        <w:spacing w:line="240" w:lineRule="auto"/>
        <w:ind w:left="720" w:right="115" w:hanging="720"/>
        <w:rPr>
          <w:rFonts w:ascii="Times New Roman" w:hAnsi="Times New Roman" w:cs="Times New Roman"/>
          <w:szCs w:val="24"/>
        </w:rPr>
      </w:pPr>
      <w:proofErr w:type="spellStart"/>
      <w:r w:rsidRPr="00A86698">
        <w:rPr>
          <w:rFonts w:ascii="Times New Roman" w:hAnsi="Times New Roman" w:cs="Times New Roman"/>
          <w:szCs w:val="24"/>
        </w:rPr>
        <w:t>Mandasari</w:t>
      </w:r>
      <w:proofErr w:type="spellEnd"/>
      <w:r w:rsidRPr="00A86698">
        <w:rPr>
          <w:rFonts w:ascii="Times New Roman" w:hAnsi="Times New Roman" w:cs="Times New Roman"/>
          <w:szCs w:val="24"/>
        </w:rPr>
        <w:t xml:space="preserve">, N. (2018). English club members’ perceptions to their </w:t>
      </w:r>
      <w:proofErr w:type="gramStart"/>
      <w:r w:rsidRPr="00A86698">
        <w:rPr>
          <w:rFonts w:ascii="Times New Roman" w:hAnsi="Times New Roman" w:cs="Times New Roman"/>
          <w:szCs w:val="24"/>
        </w:rPr>
        <w:t>English speaking</w:t>
      </w:r>
      <w:proofErr w:type="gramEnd"/>
      <w:r w:rsidRPr="00A86698">
        <w:rPr>
          <w:rFonts w:ascii="Times New Roman" w:hAnsi="Times New Roman" w:cs="Times New Roman"/>
          <w:szCs w:val="24"/>
        </w:rPr>
        <w:t xml:space="preserve"> performance: A case study at 4th semester students of English education program (</w:t>
      </w:r>
      <w:r w:rsidRPr="00A86698">
        <w:rPr>
          <w:rFonts w:ascii="Times New Roman" w:hAnsi="Times New Roman" w:cs="Times New Roman"/>
          <w:i/>
          <w:szCs w:val="24"/>
        </w:rPr>
        <w:t>Doctoral dissertation</w:t>
      </w:r>
      <w:r w:rsidRPr="00A86698">
        <w:rPr>
          <w:rFonts w:ascii="Times New Roman" w:hAnsi="Times New Roman" w:cs="Times New Roman"/>
          <w:szCs w:val="24"/>
        </w:rPr>
        <w:t xml:space="preserve">, Universitas </w:t>
      </w:r>
      <w:proofErr w:type="spellStart"/>
      <w:r w:rsidRPr="00A86698">
        <w:rPr>
          <w:rFonts w:ascii="Times New Roman" w:hAnsi="Times New Roman" w:cs="Times New Roman"/>
          <w:szCs w:val="24"/>
        </w:rPr>
        <w:t>Mataram</w:t>
      </w:r>
      <w:proofErr w:type="spellEnd"/>
      <w:r w:rsidRPr="00A86698">
        <w:rPr>
          <w:rFonts w:ascii="Times New Roman" w:hAnsi="Times New Roman" w:cs="Times New Roman"/>
          <w:szCs w:val="24"/>
        </w:rPr>
        <w:t>).</w:t>
      </w:r>
    </w:p>
    <w:p w14:paraId="00F48529" w14:textId="77777777" w:rsidR="00183828" w:rsidRPr="00A86698" w:rsidRDefault="00183828" w:rsidP="00183828">
      <w:pPr>
        <w:pStyle w:val="BodyText"/>
        <w:spacing w:line="240" w:lineRule="auto"/>
        <w:ind w:left="720" w:right="115" w:hanging="720"/>
        <w:rPr>
          <w:rFonts w:ascii="Times New Roman" w:hAnsi="Times New Roman" w:cs="Times New Roman"/>
          <w:szCs w:val="24"/>
          <w:u w:val="single"/>
        </w:rPr>
      </w:pPr>
      <w:r w:rsidRPr="000D67EA">
        <w:rPr>
          <w:rFonts w:ascii="Times New Roman" w:hAnsi="Times New Roman" w:cs="Times New Roman"/>
          <w:szCs w:val="24"/>
          <w:lang w:val="it-IT"/>
        </w:rPr>
        <w:t xml:space="preserve">Melviza, Z., Syamsul, B., &amp;Nira, E. (2017). </w:t>
      </w:r>
      <w:r w:rsidRPr="00A86698">
        <w:rPr>
          <w:rFonts w:ascii="Times New Roman" w:hAnsi="Times New Roman" w:cs="Times New Roman"/>
          <w:szCs w:val="24"/>
        </w:rPr>
        <w:t>Students' Perception toward English Club Activities (</w:t>
      </w:r>
      <w:r w:rsidRPr="00A86698">
        <w:rPr>
          <w:rFonts w:ascii="Times New Roman" w:hAnsi="Times New Roman" w:cs="Times New Roman"/>
          <w:i/>
          <w:szCs w:val="24"/>
        </w:rPr>
        <w:t>Undergraduate thesis</w:t>
      </w:r>
      <w:r w:rsidRPr="00A86698">
        <w:rPr>
          <w:rFonts w:ascii="Times New Roman" w:hAnsi="Times New Roman" w:cs="Times New Roman"/>
          <w:szCs w:val="24"/>
        </w:rPr>
        <w:t>, University of Syiah Kuala</w:t>
      </w:r>
      <w:proofErr w:type="gramStart"/>
      <w:r w:rsidRPr="00A86698">
        <w:rPr>
          <w:rFonts w:ascii="Times New Roman" w:hAnsi="Times New Roman" w:cs="Times New Roman"/>
          <w:szCs w:val="24"/>
        </w:rPr>
        <w:t>).University</w:t>
      </w:r>
      <w:proofErr w:type="gramEnd"/>
      <w:r w:rsidRPr="00A86698">
        <w:rPr>
          <w:rFonts w:ascii="Times New Roman" w:hAnsi="Times New Roman" w:cs="Times New Roman"/>
          <w:szCs w:val="24"/>
        </w:rPr>
        <w:t xml:space="preserve"> of Banda Aceh, jim.unsyiah.ac.id. </w:t>
      </w:r>
      <w:r w:rsidRPr="00A86698">
        <w:rPr>
          <w:rFonts w:ascii="Times New Roman" w:hAnsi="Times New Roman" w:cs="Times New Roman"/>
          <w:szCs w:val="24"/>
          <w:u w:val="single"/>
        </w:rPr>
        <w:t>http://jim.unsyiah.ac. id/READ/article/view/5771</w:t>
      </w:r>
    </w:p>
    <w:p w14:paraId="3FA51391" w14:textId="77777777" w:rsidR="00183828" w:rsidRPr="00A86698" w:rsidRDefault="00183828" w:rsidP="00183828">
      <w:pPr>
        <w:pStyle w:val="BodyText"/>
        <w:spacing w:line="240" w:lineRule="auto"/>
        <w:ind w:left="720" w:right="115" w:hanging="720"/>
        <w:rPr>
          <w:rFonts w:ascii="Times New Roman" w:hAnsi="Times New Roman" w:cs="Times New Roman"/>
          <w:szCs w:val="24"/>
        </w:rPr>
      </w:pPr>
      <w:proofErr w:type="spellStart"/>
      <w:r w:rsidRPr="00A86698">
        <w:rPr>
          <w:rFonts w:ascii="Times New Roman" w:hAnsi="Times New Roman" w:cs="Times New Roman"/>
          <w:szCs w:val="24"/>
        </w:rPr>
        <w:t>Nahdah</w:t>
      </w:r>
      <w:proofErr w:type="spellEnd"/>
      <w:r w:rsidRPr="00A86698">
        <w:rPr>
          <w:rFonts w:ascii="Times New Roman" w:hAnsi="Times New Roman" w:cs="Times New Roman"/>
          <w:szCs w:val="24"/>
        </w:rPr>
        <w:t>,</w:t>
      </w:r>
      <w:r w:rsidRPr="00A86698">
        <w:rPr>
          <w:rFonts w:ascii="Times New Roman" w:hAnsi="Times New Roman" w:cs="Times New Roman"/>
          <w:spacing w:val="-1"/>
          <w:szCs w:val="24"/>
        </w:rPr>
        <w:t xml:space="preserve"> </w:t>
      </w:r>
      <w:r w:rsidRPr="00A86698">
        <w:rPr>
          <w:rFonts w:ascii="Times New Roman" w:hAnsi="Times New Roman" w:cs="Times New Roman"/>
          <w:szCs w:val="24"/>
        </w:rPr>
        <w:t>F.</w:t>
      </w:r>
      <w:r w:rsidRPr="00A86698">
        <w:rPr>
          <w:rFonts w:ascii="Times New Roman" w:hAnsi="Times New Roman" w:cs="Times New Roman"/>
          <w:spacing w:val="-1"/>
          <w:szCs w:val="24"/>
        </w:rPr>
        <w:t xml:space="preserve"> </w:t>
      </w:r>
      <w:r w:rsidRPr="00A86698">
        <w:rPr>
          <w:rFonts w:ascii="Times New Roman" w:hAnsi="Times New Roman" w:cs="Times New Roman"/>
          <w:szCs w:val="24"/>
        </w:rPr>
        <w:t>S.,</w:t>
      </w:r>
      <w:r w:rsidRPr="00A86698">
        <w:rPr>
          <w:rFonts w:ascii="Times New Roman" w:hAnsi="Times New Roman" w:cs="Times New Roman"/>
          <w:spacing w:val="-3"/>
          <w:szCs w:val="24"/>
        </w:rPr>
        <w:t xml:space="preserve"> </w:t>
      </w:r>
      <w:r w:rsidRPr="00A86698">
        <w:rPr>
          <w:rFonts w:ascii="Times New Roman" w:hAnsi="Times New Roman" w:cs="Times New Roman"/>
          <w:szCs w:val="24"/>
        </w:rPr>
        <w:t>&amp;</w:t>
      </w:r>
      <w:r w:rsidRPr="00A86698">
        <w:rPr>
          <w:rFonts w:ascii="Times New Roman" w:hAnsi="Times New Roman" w:cs="Times New Roman"/>
          <w:spacing w:val="-3"/>
          <w:szCs w:val="24"/>
        </w:rPr>
        <w:t xml:space="preserve"> </w:t>
      </w:r>
      <w:r w:rsidRPr="00A86698">
        <w:rPr>
          <w:rFonts w:ascii="Times New Roman" w:hAnsi="Times New Roman" w:cs="Times New Roman"/>
          <w:szCs w:val="24"/>
        </w:rPr>
        <w:t>Fatimah,</w:t>
      </w:r>
      <w:r w:rsidRPr="00A86698">
        <w:rPr>
          <w:rFonts w:ascii="Times New Roman" w:hAnsi="Times New Roman" w:cs="Times New Roman"/>
          <w:spacing w:val="-3"/>
          <w:szCs w:val="24"/>
        </w:rPr>
        <w:t xml:space="preserve"> </w:t>
      </w:r>
      <w:r w:rsidRPr="00A86698">
        <w:rPr>
          <w:rFonts w:ascii="Times New Roman" w:hAnsi="Times New Roman" w:cs="Times New Roman"/>
          <w:szCs w:val="24"/>
        </w:rPr>
        <w:t>N.</w:t>
      </w:r>
      <w:r w:rsidRPr="00A86698">
        <w:rPr>
          <w:rFonts w:ascii="Times New Roman" w:hAnsi="Times New Roman" w:cs="Times New Roman"/>
          <w:spacing w:val="-3"/>
          <w:szCs w:val="24"/>
        </w:rPr>
        <w:t xml:space="preserve"> </w:t>
      </w:r>
      <w:r w:rsidRPr="00A86698">
        <w:rPr>
          <w:rFonts w:ascii="Times New Roman" w:hAnsi="Times New Roman" w:cs="Times New Roman"/>
          <w:szCs w:val="24"/>
        </w:rPr>
        <w:t>(2019).</w:t>
      </w:r>
      <w:r w:rsidRPr="00A86698">
        <w:rPr>
          <w:rFonts w:ascii="Times New Roman" w:hAnsi="Times New Roman" w:cs="Times New Roman"/>
          <w:spacing w:val="-2"/>
          <w:szCs w:val="24"/>
        </w:rPr>
        <w:t xml:space="preserve"> </w:t>
      </w:r>
      <w:r w:rsidRPr="00A86698">
        <w:rPr>
          <w:rFonts w:ascii="Times New Roman" w:hAnsi="Times New Roman" w:cs="Times New Roman"/>
          <w:i/>
          <w:szCs w:val="24"/>
        </w:rPr>
        <w:t>Students'</w:t>
      </w:r>
      <w:r w:rsidRPr="00A86698">
        <w:rPr>
          <w:rFonts w:ascii="Times New Roman" w:hAnsi="Times New Roman" w:cs="Times New Roman"/>
          <w:i/>
          <w:spacing w:val="-2"/>
          <w:szCs w:val="24"/>
        </w:rPr>
        <w:t xml:space="preserve"> </w:t>
      </w:r>
      <w:r w:rsidRPr="00A86698">
        <w:rPr>
          <w:rFonts w:ascii="Times New Roman" w:hAnsi="Times New Roman" w:cs="Times New Roman"/>
          <w:i/>
          <w:szCs w:val="24"/>
        </w:rPr>
        <w:t>perception</w:t>
      </w:r>
      <w:r w:rsidRPr="00A86698">
        <w:rPr>
          <w:rFonts w:ascii="Times New Roman" w:hAnsi="Times New Roman" w:cs="Times New Roman"/>
          <w:i/>
          <w:spacing w:val="-3"/>
          <w:szCs w:val="24"/>
        </w:rPr>
        <w:t xml:space="preserve"> </w:t>
      </w:r>
      <w:r w:rsidRPr="00A86698">
        <w:rPr>
          <w:rFonts w:ascii="Times New Roman" w:hAnsi="Times New Roman" w:cs="Times New Roman"/>
          <w:i/>
          <w:szCs w:val="24"/>
        </w:rPr>
        <w:t>toward</w:t>
      </w:r>
      <w:r w:rsidRPr="00A86698">
        <w:rPr>
          <w:rFonts w:ascii="Times New Roman" w:hAnsi="Times New Roman" w:cs="Times New Roman"/>
          <w:i/>
          <w:spacing w:val="-3"/>
          <w:szCs w:val="24"/>
        </w:rPr>
        <w:t xml:space="preserve"> </w:t>
      </w:r>
      <w:r w:rsidRPr="00A86698">
        <w:rPr>
          <w:rFonts w:ascii="Times New Roman" w:hAnsi="Times New Roman" w:cs="Times New Roman"/>
          <w:i/>
          <w:szCs w:val="24"/>
        </w:rPr>
        <w:t>English</w:t>
      </w:r>
      <w:r w:rsidRPr="00A86698">
        <w:rPr>
          <w:rFonts w:ascii="Times New Roman" w:hAnsi="Times New Roman" w:cs="Times New Roman"/>
          <w:i/>
          <w:spacing w:val="-1"/>
          <w:szCs w:val="24"/>
        </w:rPr>
        <w:t xml:space="preserve"> </w:t>
      </w:r>
      <w:r w:rsidRPr="00A86698">
        <w:rPr>
          <w:rFonts w:ascii="Times New Roman" w:hAnsi="Times New Roman" w:cs="Times New Roman"/>
          <w:i/>
          <w:szCs w:val="24"/>
        </w:rPr>
        <w:t>Club</w:t>
      </w:r>
      <w:r w:rsidRPr="00A86698">
        <w:rPr>
          <w:rFonts w:ascii="Times New Roman" w:hAnsi="Times New Roman" w:cs="Times New Roman"/>
          <w:i/>
          <w:spacing w:val="-3"/>
          <w:szCs w:val="24"/>
        </w:rPr>
        <w:t xml:space="preserve"> </w:t>
      </w:r>
      <w:r w:rsidRPr="00A86698">
        <w:rPr>
          <w:rFonts w:ascii="Times New Roman" w:hAnsi="Times New Roman" w:cs="Times New Roman"/>
          <w:i/>
          <w:szCs w:val="24"/>
        </w:rPr>
        <w:t xml:space="preserve">as an extracurricular activity in speaking practice of the </w:t>
      </w:r>
      <w:proofErr w:type="gramStart"/>
      <w:r w:rsidRPr="00A86698">
        <w:rPr>
          <w:rFonts w:ascii="Times New Roman" w:hAnsi="Times New Roman" w:cs="Times New Roman"/>
          <w:i/>
          <w:szCs w:val="24"/>
        </w:rPr>
        <w:t>eleventh grade</w:t>
      </w:r>
      <w:proofErr w:type="gramEnd"/>
      <w:r w:rsidRPr="00A86698">
        <w:rPr>
          <w:rFonts w:ascii="Times New Roman" w:hAnsi="Times New Roman" w:cs="Times New Roman"/>
          <w:i/>
          <w:szCs w:val="24"/>
        </w:rPr>
        <w:t xml:space="preserve"> students in SMAN 1 </w:t>
      </w:r>
      <w:proofErr w:type="spellStart"/>
      <w:r w:rsidRPr="00A86698">
        <w:rPr>
          <w:rFonts w:ascii="Times New Roman" w:hAnsi="Times New Roman" w:cs="Times New Roman"/>
          <w:i/>
          <w:szCs w:val="24"/>
        </w:rPr>
        <w:t>Ngaglik</w:t>
      </w:r>
      <w:proofErr w:type="spellEnd"/>
      <w:r w:rsidRPr="00A86698">
        <w:rPr>
          <w:rFonts w:ascii="Times New Roman" w:hAnsi="Times New Roman" w:cs="Times New Roman"/>
          <w:i/>
          <w:szCs w:val="24"/>
        </w:rPr>
        <w:t xml:space="preserve"> </w:t>
      </w:r>
      <w:r w:rsidRPr="00A86698">
        <w:rPr>
          <w:rFonts w:ascii="Times New Roman" w:hAnsi="Times New Roman" w:cs="Times New Roman"/>
          <w:szCs w:val="24"/>
        </w:rPr>
        <w:t xml:space="preserve">(Undergraduate thesis, University of Ahmad Dahlan). University of Yogyakarta, eprints.uad.ac.id. </w:t>
      </w:r>
      <w:hyperlink r:id="rId11">
        <w:r w:rsidRPr="00A86698">
          <w:rPr>
            <w:rFonts w:ascii="Times New Roman" w:hAnsi="Times New Roman" w:cs="Times New Roman"/>
            <w:spacing w:val="-2"/>
            <w:szCs w:val="24"/>
            <w:u w:val="single"/>
          </w:rPr>
          <w:t>http://eprints.uad.ac.id/id/eprint/15030</w:t>
        </w:r>
      </w:hyperlink>
      <w:r w:rsidRPr="00A86698">
        <w:rPr>
          <w:rFonts w:ascii="Times New Roman" w:hAnsi="Times New Roman" w:cs="Times New Roman"/>
          <w:szCs w:val="24"/>
        </w:rPr>
        <w:t xml:space="preserve">Naz, N., Gulab, </w:t>
      </w:r>
      <w:proofErr w:type="gramStart"/>
      <w:r w:rsidRPr="00A86698">
        <w:rPr>
          <w:rFonts w:ascii="Times New Roman" w:hAnsi="Times New Roman" w:cs="Times New Roman"/>
          <w:szCs w:val="24"/>
        </w:rPr>
        <w:t>F,.</w:t>
      </w:r>
      <w:proofErr w:type="gramEnd"/>
      <w:r w:rsidRPr="00A86698">
        <w:rPr>
          <w:rFonts w:ascii="Times New Roman" w:hAnsi="Times New Roman" w:cs="Times New Roman"/>
          <w:szCs w:val="24"/>
        </w:rPr>
        <w:t xml:space="preserve"> &amp; Aslam, N. (2022). Development of qualitative semi- structured interview guide for case study research. </w:t>
      </w:r>
      <w:r w:rsidRPr="00A86698">
        <w:rPr>
          <w:rFonts w:ascii="Times New Roman" w:hAnsi="Times New Roman" w:cs="Times New Roman"/>
          <w:i/>
          <w:szCs w:val="24"/>
        </w:rPr>
        <w:t>Competitive Social Sciences Research Journal, 3</w:t>
      </w:r>
      <w:r w:rsidRPr="00A86698">
        <w:rPr>
          <w:rFonts w:ascii="Times New Roman" w:hAnsi="Times New Roman" w:cs="Times New Roman"/>
          <w:szCs w:val="24"/>
        </w:rPr>
        <w:t>(2), 42-52.</w:t>
      </w:r>
    </w:p>
    <w:p w14:paraId="3AEC78D2" w14:textId="77777777" w:rsidR="00183828" w:rsidRPr="00A86698" w:rsidRDefault="00183828" w:rsidP="00183828">
      <w:pPr>
        <w:pStyle w:val="BodyText"/>
        <w:spacing w:line="240" w:lineRule="auto"/>
        <w:ind w:left="720" w:right="115" w:hanging="720"/>
        <w:rPr>
          <w:rFonts w:ascii="Times New Roman" w:hAnsi="Times New Roman" w:cs="Times New Roman"/>
          <w:szCs w:val="24"/>
        </w:rPr>
      </w:pPr>
      <w:r w:rsidRPr="00A86698">
        <w:rPr>
          <w:rFonts w:ascii="Times New Roman" w:hAnsi="Times New Roman" w:cs="Times New Roman"/>
          <w:szCs w:val="24"/>
        </w:rPr>
        <w:t>Nur, H. S. M., &amp;</w:t>
      </w:r>
      <w:r w:rsidRPr="00A86698">
        <w:rPr>
          <w:rFonts w:ascii="Times New Roman" w:hAnsi="Times New Roman" w:cs="Times New Roman"/>
          <w:spacing w:val="-1"/>
          <w:szCs w:val="24"/>
        </w:rPr>
        <w:t xml:space="preserve"> </w:t>
      </w:r>
      <w:r w:rsidRPr="00A86698">
        <w:rPr>
          <w:rFonts w:ascii="Times New Roman" w:hAnsi="Times New Roman" w:cs="Times New Roman"/>
          <w:szCs w:val="24"/>
        </w:rPr>
        <w:t xml:space="preserve">Eltayeb, I. (2014). </w:t>
      </w:r>
      <w:r w:rsidRPr="00A86698">
        <w:rPr>
          <w:rFonts w:ascii="Times New Roman" w:hAnsi="Times New Roman" w:cs="Times New Roman"/>
          <w:i/>
          <w:szCs w:val="24"/>
        </w:rPr>
        <w:t>ELI English club guide</w:t>
      </w:r>
      <w:r w:rsidRPr="00A86698">
        <w:rPr>
          <w:rFonts w:ascii="Times New Roman" w:hAnsi="Times New Roman" w:cs="Times New Roman"/>
          <w:szCs w:val="24"/>
        </w:rPr>
        <w:t xml:space="preserve">. Khartoum University </w:t>
      </w:r>
      <w:r w:rsidRPr="00A86698">
        <w:rPr>
          <w:rFonts w:ascii="Times New Roman" w:hAnsi="Times New Roman" w:cs="Times New Roman"/>
          <w:spacing w:val="-2"/>
          <w:szCs w:val="24"/>
        </w:rPr>
        <w:t>Press.</w:t>
      </w:r>
    </w:p>
    <w:p w14:paraId="1CE3D8BF" w14:textId="77777777" w:rsidR="00183828" w:rsidRPr="00A86698" w:rsidRDefault="00183828" w:rsidP="00183828">
      <w:pPr>
        <w:ind w:left="720" w:hanging="720"/>
        <w:rPr>
          <w:rFonts w:ascii="Times New Roman" w:hAnsi="Times New Roman" w:cs="Times New Roman"/>
          <w:sz w:val="24"/>
          <w:szCs w:val="24"/>
        </w:rPr>
      </w:pPr>
      <w:r w:rsidRPr="00A86698">
        <w:rPr>
          <w:rFonts w:ascii="Times New Roman" w:hAnsi="Times New Roman" w:cs="Times New Roman"/>
          <w:sz w:val="24"/>
          <w:szCs w:val="24"/>
        </w:rPr>
        <w:lastRenderedPageBreak/>
        <w:t xml:space="preserve">Pereira, A. H., Ismail, K., &amp; Othman, Z. (2013). A model for the Malaysia English language club activities. </w:t>
      </w:r>
      <w:r w:rsidRPr="00A86698">
        <w:rPr>
          <w:rFonts w:ascii="Times New Roman" w:hAnsi="Times New Roman" w:cs="Times New Roman"/>
          <w:i/>
          <w:sz w:val="24"/>
          <w:szCs w:val="24"/>
        </w:rPr>
        <w:t>Procedia-social and behavioral sciences</w:t>
      </w:r>
      <w:r w:rsidRPr="00A86698">
        <w:rPr>
          <w:rFonts w:ascii="Times New Roman" w:hAnsi="Times New Roman" w:cs="Times New Roman"/>
          <w:sz w:val="24"/>
          <w:szCs w:val="24"/>
        </w:rPr>
        <w:t>, 90, 48-56.</w:t>
      </w:r>
    </w:p>
    <w:p w14:paraId="6BFEE3A9" w14:textId="77777777" w:rsidR="00183828" w:rsidRPr="00A86698" w:rsidRDefault="00183828" w:rsidP="00183828">
      <w:pPr>
        <w:spacing w:before="1"/>
        <w:ind w:left="720" w:right="117" w:hanging="720"/>
        <w:jc w:val="both"/>
        <w:rPr>
          <w:rFonts w:ascii="Times New Roman" w:hAnsi="Times New Roman" w:cs="Times New Roman"/>
          <w:sz w:val="24"/>
          <w:szCs w:val="24"/>
        </w:rPr>
      </w:pPr>
      <w:r w:rsidRPr="00A86698">
        <w:rPr>
          <w:rFonts w:ascii="Times New Roman" w:hAnsi="Times New Roman" w:cs="Times New Roman"/>
          <w:sz w:val="24"/>
          <w:szCs w:val="24"/>
        </w:rPr>
        <w:t xml:space="preserve">Richard, J.C., &amp; Renandya, W.A. (2020). </w:t>
      </w:r>
      <w:r w:rsidRPr="00A86698">
        <w:rPr>
          <w:rFonts w:ascii="Times New Roman" w:hAnsi="Times New Roman" w:cs="Times New Roman"/>
          <w:i/>
          <w:sz w:val="24"/>
          <w:szCs w:val="24"/>
        </w:rPr>
        <w:t>Methodology in language teaching: An anthology of current practice</w:t>
      </w:r>
      <w:r w:rsidRPr="00A86698">
        <w:rPr>
          <w:rFonts w:ascii="Times New Roman" w:hAnsi="Times New Roman" w:cs="Times New Roman"/>
          <w:sz w:val="24"/>
          <w:szCs w:val="24"/>
        </w:rPr>
        <w:t>. Cambridge University Press.</w:t>
      </w:r>
    </w:p>
    <w:p w14:paraId="2C70C727" w14:textId="77777777" w:rsidR="00183828" w:rsidRPr="00A86698" w:rsidRDefault="00183828" w:rsidP="00183828">
      <w:pPr>
        <w:spacing w:before="1"/>
        <w:ind w:left="720" w:right="117" w:hanging="720"/>
        <w:jc w:val="both"/>
        <w:rPr>
          <w:rFonts w:ascii="Times New Roman" w:hAnsi="Times New Roman" w:cs="Times New Roman"/>
          <w:sz w:val="24"/>
          <w:szCs w:val="24"/>
          <w:u w:val="single"/>
        </w:rPr>
      </w:pPr>
      <w:r w:rsidRPr="00A86698">
        <w:rPr>
          <w:rFonts w:ascii="Times New Roman" w:hAnsi="Times New Roman" w:cs="Times New Roman"/>
          <w:sz w:val="24"/>
          <w:szCs w:val="24"/>
        </w:rPr>
        <w:t xml:space="preserve">Salma, N. (2018). </w:t>
      </w:r>
      <w:r w:rsidRPr="00A86698">
        <w:rPr>
          <w:rFonts w:ascii="Times New Roman" w:hAnsi="Times New Roman" w:cs="Times New Roman"/>
          <w:i/>
          <w:sz w:val="24"/>
          <w:szCs w:val="24"/>
        </w:rPr>
        <w:t>Students' perception on English Club as extracurricular in speaking practice</w:t>
      </w:r>
      <w:r w:rsidRPr="00A86698">
        <w:rPr>
          <w:rFonts w:ascii="Times New Roman" w:hAnsi="Times New Roman" w:cs="Times New Roman"/>
          <w:sz w:val="24"/>
          <w:szCs w:val="24"/>
        </w:rPr>
        <w:t xml:space="preserve">. Makassar Muhammadiyah University, digilibadmin.unismuh.ac.id. </w:t>
      </w:r>
      <w:r w:rsidRPr="00A86698">
        <w:rPr>
          <w:rFonts w:ascii="Times New Roman" w:hAnsi="Times New Roman" w:cs="Times New Roman"/>
          <w:sz w:val="24"/>
          <w:szCs w:val="24"/>
          <w:u w:val="single"/>
        </w:rPr>
        <w:t>https://digilibadmin.unismuh.ac.id</w:t>
      </w:r>
    </w:p>
    <w:p w14:paraId="7D94E746" w14:textId="77777777" w:rsidR="00183828" w:rsidRPr="00A86698" w:rsidRDefault="00183828" w:rsidP="00183828">
      <w:pPr>
        <w:spacing w:before="1"/>
        <w:ind w:left="720" w:right="117" w:hanging="720"/>
        <w:jc w:val="both"/>
        <w:rPr>
          <w:rFonts w:ascii="Times New Roman" w:hAnsi="Times New Roman" w:cs="Times New Roman"/>
          <w:sz w:val="24"/>
          <w:szCs w:val="24"/>
        </w:rPr>
      </w:pPr>
      <w:r w:rsidRPr="00A86698">
        <w:rPr>
          <w:rFonts w:ascii="Times New Roman" w:hAnsi="Times New Roman" w:cs="Times New Roman"/>
          <w:sz w:val="24"/>
          <w:szCs w:val="24"/>
        </w:rPr>
        <w:t xml:space="preserve">Susanto. (2017). </w:t>
      </w:r>
      <w:r w:rsidRPr="00A86698">
        <w:rPr>
          <w:rFonts w:ascii="Times New Roman" w:hAnsi="Times New Roman" w:cs="Times New Roman"/>
          <w:i/>
          <w:sz w:val="24"/>
          <w:szCs w:val="24"/>
        </w:rPr>
        <w:t>Sosiolinguistics</w:t>
      </w:r>
      <w:r w:rsidRPr="00A86698">
        <w:rPr>
          <w:rFonts w:ascii="Times New Roman" w:hAnsi="Times New Roman" w:cs="Times New Roman"/>
          <w:sz w:val="24"/>
          <w:szCs w:val="24"/>
        </w:rPr>
        <w:t>. Department of Education State Islamic College (STAIN) of Tulungagung.</w:t>
      </w:r>
    </w:p>
    <w:p w14:paraId="54796CE7" w14:textId="77777777" w:rsidR="00183828" w:rsidRPr="00A86698" w:rsidRDefault="00183828" w:rsidP="00183828">
      <w:pPr>
        <w:tabs>
          <w:tab w:val="left" w:pos="3287"/>
          <w:tab w:val="left" w:pos="4456"/>
          <w:tab w:val="left" w:pos="6058"/>
        </w:tabs>
        <w:spacing w:before="1"/>
        <w:ind w:left="720" w:right="115" w:hanging="720"/>
        <w:jc w:val="both"/>
        <w:rPr>
          <w:rFonts w:ascii="Times New Roman" w:hAnsi="Times New Roman" w:cs="Times New Roman"/>
          <w:spacing w:val="-2"/>
          <w:sz w:val="24"/>
          <w:szCs w:val="24"/>
          <w:u w:val="single"/>
        </w:rPr>
      </w:pPr>
      <w:r w:rsidRPr="00A86698">
        <w:rPr>
          <w:rFonts w:ascii="Times New Roman" w:hAnsi="Times New Roman" w:cs="Times New Roman"/>
          <w:sz w:val="24"/>
          <w:szCs w:val="24"/>
        </w:rPr>
        <w:t xml:space="preserve">Utari, Y. (2021). </w:t>
      </w:r>
      <w:r w:rsidRPr="00A86698">
        <w:rPr>
          <w:rFonts w:ascii="Times New Roman" w:hAnsi="Times New Roman" w:cs="Times New Roman"/>
          <w:i/>
          <w:sz w:val="24"/>
          <w:szCs w:val="24"/>
        </w:rPr>
        <w:t xml:space="preserve">Students' perception on English Club at SMP IT Al-Azhar Jambi </w:t>
      </w:r>
      <w:r w:rsidRPr="00A86698">
        <w:rPr>
          <w:rFonts w:ascii="Times New Roman" w:hAnsi="Times New Roman" w:cs="Times New Roman"/>
          <w:sz w:val="24"/>
          <w:szCs w:val="24"/>
        </w:rPr>
        <w:t xml:space="preserve">(Undergraduate thesis, UIN Sulthan Thaha Saifuddin). State Islamic </w:t>
      </w:r>
      <w:r w:rsidRPr="00A86698">
        <w:rPr>
          <w:rFonts w:ascii="Times New Roman" w:hAnsi="Times New Roman" w:cs="Times New Roman"/>
          <w:spacing w:val="-2"/>
          <w:sz w:val="24"/>
          <w:szCs w:val="24"/>
        </w:rPr>
        <w:t>University</w:t>
      </w:r>
      <w:r w:rsidRPr="00A86698">
        <w:rPr>
          <w:rFonts w:ascii="Times New Roman" w:hAnsi="Times New Roman" w:cs="Times New Roman"/>
          <w:sz w:val="24"/>
          <w:szCs w:val="24"/>
        </w:rPr>
        <w:t xml:space="preserve"> </w:t>
      </w:r>
      <w:r w:rsidRPr="00A86698">
        <w:rPr>
          <w:rFonts w:ascii="Times New Roman" w:hAnsi="Times New Roman" w:cs="Times New Roman"/>
          <w:spacing w:val="-6"/>
          <w:sz w:val="24"/>
          <w:szCs w:val="24"/>
        </w:rPr>
        <w:t>of</w:t>
      </w:r>
      <w:r w:rsidRPr="00A86698">
        <w:rPr>
          <w:rFonts w:ascii="Times New Roman" w:hAnsi="Times New Roman" w:cs="Times New Roman"/>
          <w:sz w:val="24"/>
          <w:szCs w:val="24"/>
        </w:rPr>
        <w:t xml:space="preserve"> </w:t>
      </w:r>
      <w:r w:rsidRPr="00A86698">
        <w:rPr>
          <w:rFonts w:ascii="Times New Roman" w:hAnsi="Times New Roman" w:cs="Times New Roman"/>
          <w:spacing w:val="-2"/>
          <w:sz w:val="24"/>
          <w:szCs w:val="24"/>
        </w:rPr>
        <w:t>Jambi,</w:t>
      </w:r>
      <w:r w:rsidRPr="00A86698">
        <w:rPr>
          <w:rFonts w:ascii="Times New Roman" w:hAnsi="Times New Roman" w:cs="Times New Roman"/>
          <w:sz w:val="24"/>
          <w:szCs w:val="24"/>
        </w:rPr>
        <w:t xml:space="preserve"> </w:t>
      </w:r>
      <w:r w:rsidRPr="00A86698">
        <w:rPr>
          <w:rFonts w:ascii="Times New Roman" w:hAnsi="Times New Roman" w:cs="Times New Roman"/>
          <w:spacing w:val="-2"/>
          <w:sz w:val="24"/>
          <w:szCs w:val="24"/>
        </w:rPr>
        <w:t xml:space="preserve">repository.uinjambi.ac.id. </w:t>
      </w:r>
      <w:hyperlink r:id="rId12">
        <w:r w:rsidRPr="00A86698">
          <w:rPr>
            <w:rFonts w:ascii="Times New Roman" w:hAnsi="Times New Roman" w:cs="Times New Roman"/>
            <w:spacing w:val="-2"/>
            <w:sz w:val="24"/>
            <w:szCs w:val="24"/>
            <w:u w:val="single"/>
          </w:rPr>
          <w:t>http://repository.uinjambi.ac.id/id/eprint/8185</w:t>
        </w:r>
      </w:hyperlink>
    </w:p>
    <w:p w14:paraId="5153B927" w14:textId="77777777" w:rsidR="00183828" w:rsidRPr="00A86698" w:rsidRDefault="00183828" w:rsidP="00183828">
      <w:pPr>
        <w:tabs>
          <w:tab w:val="left" w:pos="3287"/>
          <w:tab w:val="left" w:pos="4456"/>
          <w:tab w:val="left" w:pos="6058"/>
        </w:tabs>
        <w:spacing w:before="1"/>
        <w:ind w:left="720" w:right="115" w:hanging="720"/>
        <w:jc w:val="both"/>
        <w:rPr>
          <w:rFonts w:ascii="Times New Roman" w:hAnsi="Times New Roman" w:cs="Times New Roman"/>
          <w:spacing w:val="-2"/>
          <w:sz w:val="24"/>
          <w:szCs w:val="24"/>
          <w:u w:val="single"/>
        </w:rPr>
      </w:pPr>
      <w:r w:rsidRPr="00A86698">
        <w:rPr>
          <w:rFonts w:ascii="Times New Roman" w:hAnsi="Times New Roman" w:cs="Times New Roman"/>
          <w:sz w:val="24"/>
          <w:szCs w:val="24"/>
        </w:rPr>
        <w:t>Yani, R., &amp; Wibowo, F. E. (2023). The learning process of English club extracurricular in students’ speaking ability at SMA Al Islam 1 Surakarta in academic year 2022/2023 (</w:t>
      </w:r>
      <w:r w:rsidRPr="00A86698">
        <w:rPr>
          <w:rFonts w:ascii="Times New Roman" w:hAnsi="Times New Roman" w:cs="Times New Roman"/>
          <w:i/>
          <w:sz w:val="24"/>
          <w:szCs w:val="24"/>
        </w:rPr>
        <w:t>Doctoral Dissertation</w:t>
      </w:r>
      <w:r w:rsidRPr="00A86698">
        <w:rPr>
          <w:rFonts w:ascii="Times New Roman" w:hAnsi="Times New Roman" w:cs="Times New Roman"/>
          <w:sz w:val="24"/>
          <w:szCs w:val="24"/>
        </w:rPr>
        <w:t>, Uin Raden Mas Said Surakarta).</w:t>
      </w:r>
    </w:p>
    <w:p w14:paraId="13F2E1D7" w14:textId="77777777" w:rsidR="00183828" w:rsidRPr="00A86698" w:rsidRDefault="00183828" w:rsidP="00183828">
      <w:pPr>
        <w:ind w:left="720" w:right="122" w:hanging="720"/>
        <w:jc w:val="both"/>
        <w:rPr>
          <w:rFonts w:ascii="Times New Roman" w:hAnsi="Times New Roman" w:cs="Times New Roman"/>
          <w:sz w:val="24"/>
          <w:szCs w:val="24"/>
          <w:lang w:val="en-US"/>
        </w:rPr>
        <w:sectPr w:rsidR="00183828" w:rsidRPr="00A86698" w:rsidSect="00C929F9">
          <w:footerReference w:type="default" r:id="rId13"/>
          <w:pgSz w:w="11910" w:h="16834"/>
          <w:pgMar w:top="1699" w:right="1699" w:bottom="1699" w:left="1699" w:header="0" w:footer="1014" w:gutter="0"/>
          <w:cols w:space="720"/>
        </w:sectPr>
      </w:pPr>
      <w:r w:rsidRPr="00A86698">
        <w:rPr>
          <w:rFonts w:ascii="Times New Roman" w:hAnsi="Times New Roman" w:cs="Times New Roman"/>
          <w:sz w:val="24"/>
          <w:szCs w:val="24"/>
        </w:rPr>
        <w:t xml:space="preserve">Yilmaz, K. (2013). Comparison of quantitative and qualitative research traditions: </w:t>
      </w:r>
      <w:r w:rsidRPr="00A86698">
        <w:rPr>
          <w:rFonts w:ascii="Times New Roman" w:hAnsi="Times New Roman" w:cs="Times New Roman"/>
          <w:i/>
          <w:sz w:val="24"/>
          <w:szCs w:val="24"/>
        </w:rPr>
        <w:t>Epistemological, theoretical, and methodological differences. European Journal of Education</w:t>
      </w:r>
      <w:r w:rsidRPr="00A86698">
        <w:rPr>
          <w:rFonts w:ascii="Times New Roman" w:hAnsi="Times New Roman" w:cs="Times New Roman"/>
          <w:sz w:val="24"/>
          <w:szCs w:val="24"/>
        </w:rPr>
        <w:t xml:space="preserve">, </w:t>
      </w:r>
      <w:r w:rsidRPr="00A86698">
        <w:rPr>
          <w:rFonts w:ascii="Times New Roman" w:hAnsi="Times New Roman" w:cs="Times New Roman"/>
          <w:i/>
          <w:sz w:val="24"/>
          <w:szCs w:val="24"/>
        </w:rPr>
        <w:t>48</w:t>
      </w:r>
      <w:r w:rsidRPr="00A86698">
        <w:rPr>
          <w:rFonts w:ascii="Times New Roman" w:hAnsi="Times New Roman" w:cs="Times New Roman"/>
          <w:sz w:val="24"/>
          <w:szCs w:val="24"/>
        </w:rPr>
        <w:t xml:space="preserve">(2), 311-325. </w:t>
      </w:r>
      <w:r w:rsidRPr="00A86698">
        <w:rPr>
          <w:rFonts w:ascii="Times New Roman" w:hAnsi="Times New Roman" w:cs="Times New Roman"/>
          <w:sz w:val="24"/>
          <w:szCs w:val="24"/>
          <w:u w:val="single"/>
        </w:rPr>
        <w:t>https://doi.org/10.1111</w:t>
      </w:r>
      <w:r w:rsidR="00D52742" w:rsidRPr="00A86698">
        <w:rPr>
          <w:rFonts w:ascii="Times New Roman" w:hAnsi="Times New Roman" w:cs="Times New Roman"/>
          <w:sz w:val="24"/>
          <w:szCs w:val="24"/>
          <w:u w:val="single"/>
          <w:lang w:val="en-US"/>
        </w:rPr>
        <w:t>/ejed.120</w:t>
      </w:r>
    </w:p>
    <w:p w14:paraId="67CEB252" w14:textId="77777777" w:rsidR="00183828" w:rsidRPr="00A86698" w:rsidRDefault="00183828" w:rsidP="00D52742">
      <w:pPr>
        <w:rPr>
          <w:rFonts w:ascii="Times New Roman" w:hAnsi="Times New Roman" w:cs="Times New Roman"/>
          <w:lang w:val="en-US"/>
        </w:rPr>
      </w:pPr>
    </w:p>
    <w:sectPr w:rsidR="00183828" w:rsidRPr="00A86698" w:rsidSect="00C929F9">
      <w:pgSz w:w="11906" w:h="16838" w:code="9"/>
      <w:pgMar w:top="1699" w:right="1699" w:bottom="1699" w:left="1699"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Asus" w:date="2025-06-29T13:35:00Z" w:initials="A">
    <w:p w14:paraId="65131E85" w14:textId="00017379" w:rsidR="0087155C" w:rsidRDefault="0087155C">
      <w:pPr>
        <w:pStyle w:val="CommentText"/>
      </w:pPr>
      <w:r>
        <w:rPr>
          <w:rStyle w:val="CommentReference"/>
        </w:rPr>
        <w:annotationRef/>
      </w:r>
      <w:r>
        <w:t>Mention what method and design you employed in carrying this research</w:t>
      </w:r>
    </w:p>
  </w:comment>
  <w:comment w:id="0" w:author="Asus" w:date="2025-06-29T13:32:00Z" w:initials="A">
    <w:p w14:paraId="30170FFB" w14:textId="56745616" w:rsidR="0087155C" w:rsidRDefault="0087155C">
      <w:pPr>
        <w:pStyle w:val="CommentText"/>
      </w:pPr>
      <w:r>
        <w:rPr>
          <w:rStyle w:val="CommentReference"/>
        </w:rPr>
        <w:annotationRef/>
      </w:r>
      <w:r>
        <w:t xml:space="preserve">Add </w:t>
      </w:r>
      <w:r>
        <w:t>more words. The abstract should be composed of 200 words.</w:t>
      </w:r>
    </w:p>
  </w:comment>
  <w:comment w:id="12" w:author="Asus" w:date="2025-06-29T13:37:00Z" w:initials="A">
    <w:p w14:paraId="09822B0C" w14:textId="24FCD2C4" w:rsidR="0087155C" w:rsidRDefault="0087155C">
      <w:pPr>
        <w:pStyle w:val="CommentText"/>
      </w:pPr>
      <w:r>
        <w:rPr>
          <w:rStyle w:val="CommentReference"/>
        </w:rPr>
        <w:annotationRef/>
      </w:r>
      <w:r>
        <w:t xml:space="preserve">Add </w:t>
      </w:r>
      <w:r>
        <w:t>the research recommendation</w:t>
      </w:r>
    </w:p>
  </w:comment>
  <w:comment w:id="14" w:author="Asus" w:date="2025-06-29T14:04:00Z" w:initials="A">
    <w:p w14:paraId="693A2C70" w14:textId="17680A91" w:rsidR="007F5A41" w:rsidRDefault="007F5A41">
      <w:pPr>
        <w:pStyle w:val="CommentText"/>
      </w:pPr>
      <w:r>
        <w:rPr>
          <w:rStyle w:val="CommentReference"/>
        </w:rPr>
        <w:annotationRef/>
      </w:r>
      <w:r>
        <w:t xml:space="preserve">Add </w:t>
      </w:r>
      <w:r>
        <w:t>one or more keywords</w:t>
      </w:r>
    </w:p>
  </w:comment>
  <w:comment w:id="39" w:author="Asus" w:date="2025-06-30T06:37:00Z" w:initials="A">
    <w:p w14:paraId="0AFC0DDD" w14:textId="5EC82237" w:rsidR="00D24CA0" w:rsidRDefault="00D24CA0">
      <w:pPr>
        <w:pStyle w:val="CommentText"/>
      </w:pPr>
      <w:r>
        <w:rPr>
          <w:rStyle w:val="CommentReference"/>
        </w:rPr>
        <w:annotationRef/>
      </w:r>
      <w:r>
        <w:t>Please elaborate more on how the member checking was done in your research.</w:t>
      </w:r>
    </w:p>
  </w:comment>
  <w:comment w:id="50" w:author="Asus" w:date="2025-06-30T06:41:00Z" w:initials="A">
    <w:p w14:paraId="3277FEAC" w14:textId="4F147170" w:rsidR="00D24CA0" w:rsidRDefault="00D24CA0">
      <w:pPr>
        <w:pStyle w:val="CommentText"/>
      </w:pPr>
      <w:r>
        <w:rPr>
          <w:rStyle w:val="CommentReference"/>
        </w:rPr>
        <w:annotationRef/>
      </w:r>
      <w:r>
        <w:t>Reformat the table. See the journal’s template</w:t>
      </w:r>
    </w:p>
  </w:comment>
  <w:comment w:id="59" w:author="Asus" w:date="2025-06-30T06:44:00Z" w:initials="A">
    <w:p w14:paraId="72BBEF3E" w14:textId="2BB8E779" w:rsidR="00D24CA0" w:rsidRDefault="00D24CA0">
      <w:pPr>
        <w:pStyle w:val="CommentText"/>
      </w:pPr>
      <w:r>
        <w:rPr>
          <w:rStyle w:val="CommentReference"/>
        </w:rPr>
        <w:annotationRef/>
      </w:r>
      <w:r>
        <w:t>Streamline the quotation from the repondents. Highlight the main point of their responses.</w:t>
      </w:r>
    </w:p>
  </w:comment>
  <w:comment w:id="138" w:author="Asus" w:date="2025-06-29T13:41:00Z" w:initials="A">
    <w:p w14:paraId="3EC15A4A" w14:textId="63B881F4" w:rsidR="0045230C" w:rsidRDefault="0045230C">
      <w:pPr>
        <w:pStyle w:val="CommentText"/>
      </w:pPr>
      <w:r>
        <w:rPr>
          <w:rStyle w:val="CommentReference"/>
        </w:rPr>
        <w:annotationRef/>
      </w:r>
      <w:r>
        <w:t>It is highly recommended to use research-based articles or peer-reviewed articles rather than unpublished theses or dissertations.</w:t>
      </w:r>
      <w:r>
        <w:br/>
      </w:r>
      <w:r>
        <w:br/>
        <w:t>Please add two sources from the Didascein journal</w:t>
      </w:r>
      <w:r>
        <w:br/>
      </w:r>
      <w:r>
        <w:br/>
        <w:t>Please use Mendeley or Zotero to organize your references.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131E85" w15:done="0"/>
  <w15:commentEx w15:paraId="30170FFB" w15:done="0"/>
  <w15:commentEx w15:paraId="09822B0C" w15:done="0"/>
  <w15:commentEx w15:paraId="693A2C70" w15:done="0"/>
  <w15:commentEx w15:paraId="0AFC0DDD" w15:done="0"/>
  <w15:commentEx w15:paraId="3277FEAC" w15:done="0"/>
  <w15:commentEx w15:paraId="72BBEF3E" w15:done="0"/>
  <w15:commentEx w15:paraId="3EC15A4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3CB01C9" w16cex:dateUtc="2025-06-29T06:35:00Z"/>
  <w16cex:commentExtensible w16cex:durableId="0870A704" w16cex:dateUtc="2025-06-29T06:32:00Z"/>
  <w16cex:commentExtensible w16cex:durableId="7C3E77E4" w16cex:dateUtc="2025-06-29T06:37:00Z"/>
  <w16cex:commentExtensible w16cex:durableId="3B2D9FC1" w16cex:dateUtc="2025-06-29T07:04:00Z"/>
  <w16cex:commentExtensible w16cex:durableId="01990A4B" w16cex:dateUtc="2025-06-29T23:37:00Z"/>
  <w16cex:commentExtensible w16cex:durableId="10C54BFE" w16cex:dateUtc="2025-06-29T23:41:00Z"/>
  <w16cex:commentExtensible w16cex:durableId="23AF4F19" w16cex:dateUtc="2025-06-29T23:44:00Z"/>
  <w16cex:commentExtensible w16cex:durableId="0AA02961" w16cex:dateUtc="2025-06-29T06: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131E85" w16cid:durableId="53CB01C9"/>
  <w16cid:commentId w16cid:paraId="30170FFB" w16cid:durableId="0870A704"/>
  <w16cid:commentId w16cid:paraId="09822B0C" w16cid:durableId="7C3E77E4"/>
  <w16cid:commentId w16cid:paraId="693A2C70" w16cid:durableId="3B2D9FC1"/>
  <w16cid:commentId w16cid:paraId="0AFC0DDD" w16cid:durableId="01990A4B"/>
  <w16cid:commentId w16cid:paraId="3277FEAC" w16cid:durableId="10C54BFE"/>
  <w16cid:commentId w16cid:paraId="72BBEF3E" w16cid:durableId="23AF4F19"/>
  <w16cid:commentId w16cid:paraId="3EC15A4A" w16cid:durableId="0AA0296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8CE06" w14:textId="77777777" w:rsidR="002D7656" w:rsidRDefault="002D7656" w:rsidP="00540A26">
      <w:r>
        <w:separator/>
      </w:r>
    </w:p>
  </w:endnote>
  <w:endnote w:type="continuationSeparator" w:id="0">
    <w:p w14:paraId="01593185" w14:textId="77777777" w:rsidR="002D7656" w:rsidRDefault="002D7656" w:rsidP="00540A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6836866"/>
      <w:docPartObj>
        <w:docPartGallery w:val="Page Numbers (Bottom of Page)"/>
        <w:docPartUnique/>
      </w:docPartObj>
    </w:sdtPr>
    <w:sdtEndPr>
      <w:rPr>
        <w:noProof/>
      </w:rPr>
    </w:sdtEndPr>
    <w:sdtContent>
      <w:p w14:paraId="1112C777" w14:textId="77777777" w:rsidR="00540A26" w:rsidRDefault="00540A26">
        <w:pPr>
          <w:pStyle w:val="Footer"/>
          <w:jc w:val="right"/>
        </w:pPr>
        <w:r>
          <w:fldChar w:fldCharType="begin"/>
        </w:r>
        <w:r>
          <w:instrText xml:space="preserve"> PAGE   \* MERGEFORMAT </w:instrText>
        </w:r>
        <w:r>
          <w:fldChar w:fldCharType="separate"/>
        </w:r>
        <w:r w:rsidR="00A86698">
          <w:rPr>
            <w:noProof/>
          </w:rPr>
          <w:t>1</w:t>
        </w:r>
        <w:r>
          <w:rPr>
            <w:noProof/>
          </w:rPr>
          <w:fldChar w:fldCharType="end"/>
        </w:r>
      </w:p>
    </w:sdtContent>
  </w:sdt>
  <w:p w14:paraId="187AED1C" w14:textId="77777777" w:rsidR="00540A26" w:rsidRPr="00540A26" w:rsidRDefault="00540A26" w:rsidP="00540A26">
    <w:pPr>
      <w:pStyle w:val="Footer"/>
      <w:jc w:val="right"/>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C6B86" w14:textId="77777777" w:rsidR="002D7656" w:rsidRDefault="002D7656" w:rsidP="00540A26">
      <w:r>
        <w:separator/>
      </w:r>
    </w:p>
  </w:footnote>
  <w:footnote w:type="continuationSeparator" w:id="0">
    <w:p w14:paraId="5A6F9D75" w14:textId="77777777" w:rsidR="002D7656" w:rsidRDefault="002D7656" w:rsidP="00540A26">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sus">
    <w15:presenceInfo w15:providerId="None" w15:userId="Asu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trackRevision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3828"/>
    <w:rsid w:val="000D67EA"/>
    <w:rsid w:val="000F4230"/>
    <w:rsid w:val="00183828"/>
    <w:rsid w:val="002D7656"/>
    <w:rsid w:val="003F7821"/>
    <w:rsid w:val="0045230C"/>
    <w:rsid w:val="00494E6D"/>
    <w:rsid w:val="004B0434"/>
    <w:rsid w:val="004C5B0E"/>
    <w:rsid w:val="00540A26"/>
    <w:rsid w:val="005742D3"/>
    <w:rsid w:val="00581341"/>
    <w:rsid w:val="005B0597"/>
    <w:rsid w:val="0069511A"/>
    <w:rsid w:val="00730B18"/>
    <w:rsid w:val="007F5A41"/>
    <w:rsid w:val="0087155C"/>
    <w:rsid w:val="00892A5A"/>
    <w:rsid w:val="008A4889"/>
    <w:rsid w:val="008F6FD0"/>
    <w:rsid w:val="00A77ECF"/>
    <w:rsid w:val="00A86698"/>
    <w:rsid w:val="00B04FE1"/>
    <w:rsid w:val="00B116D1"/>
    <w:rsid w:val="00B13B12"/>
    <w:rsid w:val="00B73B2D"/>
    <w:rsid w:val="00C9291B"/>
    <w:rsid w:val="00C929F9"/>
    <w:rsid w:val="00D24CA0"/>
    <w:rsid w:val="00D52742"/>
    <w:rsid w:val="00D91387"/>
    <w:rsid w:val="00E23ABE"/>
    <w:rsid w:val="00EC7E9A"/>
    <w:rsid w:val="00ED258A"/>
    <w:rsid w:val="00EE3C01"/>
    <w:rsid w:val="00FE28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8B5B1C"/>
  <w15:chartTrackingRefBased/>
  <w15:docId w15:val="{DB98C0D8-6955-4D9D-BE36-B259A772D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3828"/>
    <w:pPr>
      <w:spacing w:after="0" w:line="240" w:lineRule="auto"/>
    </w:pPr>
    <w:rPr>
      <w:rFonts w:ascii="Arial" w:eastAsia="Arial" w:hAnsi="Arial" w:cs="Arial"/>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183828"/>
    <w:rPr>
      <w:color w:val="0000FF"/>
      <w:u w:val="single"/>
    </w:rPr>
  </w:style>
  <w:style w:type="table" w:styleId="TableGrid">
    <w:name w:val="Table Grid"/>
    <w:basedOn w:val="TableNormal"/>
    <w:uiPriority w:val="39"/>
    <w:rsid w:val="00183828"/>
    <w:pPr>
      <w:spacing w:after="0" w:line="240" w:lineRule="auto"/>
    </w:pPr>
    <w:rPr>
      <w:rFonts w:ascii="Calibri" w:eastAsia="Calibri" w:hAnsi="Calibri" w:cs="Arial"/>
      <w:sz w:val="20"/>
      <w:szCs w:val="20"/>
      <w:lang w:val="id-ID"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rsid w:val="00183828"/>
    <w:pPr>
      <w:spacing w:line="360" w:lineRule="auto"/>
      <w:jc w:val="both"/>
    </w:pPr>
    <w:rPr>
      <w:rFonts w:eastAsia="Times New Roman"/>
      <w:sz w:val="24"/>
      <w:szCs w:val="20"/>
      <w:lang w:val="en-US"/>
    </w:rPr>
  </w:style>
  <w:style w:type="character" w:customStyle="1" w:styleId="BodyTextChar">
    <w:name w:val="Body Text Char"/>
    <w:basedOn w:val="DefaultParagraphFont"/>
    <w:link w:val="BodyText"/>
    <w:rsid w:val="00183828"/>
    <w:rPr>
      <w:rFonts w:ascii="Arial" w:eastAsia="Times New Roman" w:hAnsi="Arial" w:cs="Arial"/>
      <w:sz w:val="24"/>
      <w:szCs w:val="20"/>
    </w:rPr>
  </w:style>
  <w:style w:type="paragraph" w:styleId="Header">
    <w:name w:val="header"/>
    <w:basedOn w:val="Normal"/>
    <w:link w:val="HeaderChar"/>
    <w:uiPriority w:val="99"/>
    <w:unhideWhenUsed/>
    <w:rsid w:val="00540A26"/>
    <w:pPr>
      <w:tabs>
        <w:tab w:val="center" w:pos="4680"/>
        <w:tab w:val="right" w:pos="9360"/>
      </w:tabs>
    </w:pPr>
  </w:style>
  <w:style w:type="character" w:customStyle="1" w:styleId="HeaderChar">
    <w:name w:val="Header Char"/>
    <w:basedOn w:val="DefaultParagraphFont"/>
    <w:link w:val="Header"/>
    <w:uiPriority w:val="99"/>
    <w:rsid w:val="00540A26"/>
    <w:rPr>
      <w:rFonts w:ascii="Arial" w:eastAsia="Arial" w:hAnsi="Arial" w:cs="Arial"/>
      <w:lang w:val="id-ID"/>
    </w:rPr>
  </w:style>
  <w:style w:type="paragraph" w:styleId="Footer">
    <w:name w:val="footer"/>
    <w:basedOn w:val="Normal"/>
    <w:link w:val="FooterChar"/>
    <w:uiPriority w:val="99"/>
    <w:unhideWhenUsed/>
    <w:rsid w:val="00540A26"/>
    <w:pPr>
      <w:tabs>
        <w:tab w:val="center" w:pos="4680"/>
        <w:tab w:val="right" w:pos="9360"/>
      </w:tabs>
    </w:pPr>
  </w:style>
  <w:style w:type="character" w:customStyle="1" w:styleId="FooterChar">
    <w:name w:val="Footer Char"/>
    <w:basedOn w:val="DefaultParagraphFont"/>
    <w:link w:val="Footer"/>
    <w:uiPriority w:val="99"/>
    <w:rsid w:val="00540A26"/>
    <w:rPr>
      <w:rFonts w:ascii="Arial" w:eastAsia="Arial" w:hAnsi="Arial" w:cs="Arial"/>
      <w:lang w:val="id-ID"/>
    </w:rPr>
  </w:style>
  <w:style w:type="paragraph" w:styleId="Revision">
    <w:name w:val="Revision"/>
    <w:hidden/>
    <w:uiPriority w:val="99"/>
    <w:semiHidden/>
    <w:rsid w:val="0087155C"/>
    <w:pPr>
      <w:spacing w:after="0" w:line="240" w:lineRule="auto"/>
    </w:pPr>
    <w:rPr>
      <w:rFonts w:ascii="Arial" w:eastAsia="Arial" w:hAnsi="Arial" w:cs="Arial"/>
      <w:lang w:val="id-ID"/>
    </w:rPr>
  </w:style>
  <w:style w:type="character" w:styleId="CommentReference">
    <w:name w:val="annotation reference"/>
    <w:basedOn w:val="DefaultParagraphFont"/>
    <w:uiPriority w:val="99"/>
    <w:semiHidden/>
    <w:unhideWhenUsed/>
    <w:rsid w:val="0087155C"/>
    <w:rPr>
      <w:sz w:val="16"/>
      <w:szCs w:val="16"/>
    </w:rPr>
  </w:style>
  <w:style w:type="paragraph" w:styleId="CommentText">
    <w:name w:val="annotation text"/>
    <w:basedOn w:val="Normal"/>
    <w:link w:val="CommentTextChar"/>
    <w:uiPriority w:val="99"/>
    <w:semiHidden/>
    <w:unhideWhenUsed/>
    <w:rsid w:val="0087155C"/>
    <w:rPr>
      <w:sz w:val="20"/>
      <w:szCs w:val="20"/>
    </w:rPr>
  </w:style>
  <w:style w:type="character" w:customStyle="1" w:styleId="CommentTextChar">
    <w:name w:val="Comment Text Char"/>
    <w:basedOn w:val="DefaultParagraphFont"/>
    <w:link w:val="CommentText"/>
    <w:uiPriority w:val="99"/>
    <w:semiHidden/>
    <w:rsid w:val="0087155C"/>
    <w:rPr>
      <w:rFonts w:ascii="Arial" w:eastAsia="Arial" w:hAnsi="Arial" w:cs="Arial"/>
      <w:sz w:val="20"/>
      <w:szCs w:val="20"/>
      <w:lang w:val="id-ID"/>
    </w:rPr>
  </w:style>
  <w:style w:type="paragraph" w:styleId="CommentSubject">
    <w:name w:val="annotation subject"/>
    <w:basedOn w:val="CommentText"/>
    <w:next w:val="CommentText"/>
    <w:link w:val="CommentSubjectChar"/>
    <w:uiPriority w:val="99"/>
    <w:semiHidden/>
    <w:unhideWhenUsed/>
    <w:rsid w:val="0087155C"/>
    <w:rPr>
      <w:b/>
      <w:bCs/>
    </w:rPr>
  </w:style>
  <w:style w:type="character" w:customStyle="1" w:styleId="CommentSubjectChar">
    <w:name w:val="Comment Subject Char"/>
    <w:basedOn w:val="CommentTextChar"/>
    <w:link w:val="CommentSubject"/>
    <w:uiPriority w:val="99"/>
    <w:semiHidden/>
    <w:rsid w:val="0087155C"/>
    <w:rPr>
      <w:rFonts w:ascii="Arial" w:eastAsia="Arial" w:hAnsi="Arial" w:cs="Arial"/>
      <w:b/>
      <w:bCs/>
      <w:sz w:val="20"/>
      <w:szCs w:val="20"/>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yperlink" Target="http://repository.uinjambi.ac.id/id/eprint/8185"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eprints.uad.ac.id/id/eprint/15030" TargetMode="External"/><Relationship Id="rId5" Type="http://schemas.openxmlformats.org/officeDocument/2006/relationships/footnotes" Target="footnotes.xml"/><Relationship Id="rId15" Type="http://schemas.microsoft.com/office/2011/relationships/people" Target="peop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603891-955B-46E1-8837-27DC593B7B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12</Pages>
  <Words>5216</Words>
  <Characters>28532</Characters>
  <Application>Microsoft Office Word</Application>
  <DocSecurity>0</DocSecurity>
  <Lines>528</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Asus</cp:lastModifiedBy>
  <cp:revision>19</cp:revision>
  <cp:lastPrinted>2024-11-25T07:07:00Z</cp:lastPrinted>
  <dcterms:created xsi:type="dcterms:W3CDTF">2024-11-25T06:54:00Z</dcterms:created>
  <dcterms:modified xsi:type="dcterms:W3CDTF">2025-06-29T23:51:00Z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3fbc2624-373e-43e2-8433-ff436936af76</vt:lpwstr>
  </property>
</Properties>
</file>