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6AA695" w14:textId="77777777" w:rsidR="00CC17C1" w:rsidRDefault="00000000">
      <w:pPr>
        <w:contextualSpacing/>
        <w:jc w:val="center"/>
        <w:rPr>
          <w:rFonts w:ascii="Times New Roman" w:hAnsi="Times New Roman"/>
          <w:b/>
          <w:sz w:val="24"/>
          <w:szCs w:val="24"/>
        </w:rPr>
      </w:pPr>
      <w:r>
        <w:rPr>
          <w:rFonts w:ascii="Times New Roman" w:hAnsi="Times New Roman"/>
          <w:b/>
          <w:sz w:val="24"/>
          <w:szCs w:val="24"/>
        </w:rPr>
        <w:t xml:space="preserve">STUDENTS’ WRITING ANXIETY </w:t>
      </w:r>
      <w:r>
        <w:rPr>
          <w:rFonts w:ascii="Times New Roman" w:hAnsi="Times New Roman"/>
          <w:b/>
          <w:sz w:val="24"/>
          <w:szCs w:val="24"/>
          <w:lang w:val="en-US"/>
        </w:rPr>
        <w:t xml:space="preserve">AND ITS CORRELATION TO THEIR </w:t>
      </w:r>
      <w:r>
        <w:rPr>
          <w:rFonts w:ascii="Times New Roman" w:hAnsi="Times New Roman"/>
          <w:b/>
          <w:sz w:val="24"/>
          <w:szCs w:val="24"/>
        </w:rPr>
        <w:t>WRITING ACHIEVEMENT</w:t>
      </w:r>
    </w:p>
    <w:p w14:paraId="3D858F26" w14:textId="77777777" w:rsidR="00CC17C1" w:rsidRDefault="00000000">
      <w:pPr>
        <w:pStyle w:val="NormalWeb"/>
        <w:spacing w:after="0" w:afterAutospacing="0"/>
        <w:jc w:val="center"/>
        <w:rPr>
          <w:rFonts w:eastAsia="Times New Roman"/>
          <w:b/>
          <w:color w:val="FFFFFF" w:themeColor="background1"/>
          <w:sz w:val="22"/>
          <w:szCs w:val="22"/>
          <w:lang w:val="it-IT" w:eastAsia="en-US"/>
        </w:rPr>
      </w:pPr>
      <w:r>
        <w:rPr>
          <w:b/>
          <w:color w:val="FFFFFF" w:themeColor="background1"/>
          <w:sz w:val="22"/>
          <w:szCs w:val="22"/>
        </w:rPr>
        <w:t>Rizki Annisa Putri</w:t>
      </w:r>
      <w:r>
        <w:rPr>
          <w:b/>
          <w:color w:val="FFFFFF" w:themeColor="background1"/>
          <w:sz w:val="22"/>
          <w:szCs w:val="22"/>
          <w:vertAlign w:val="superscript"/>
          <w:lang w:val="it-IT"/>
        </w:rPr>
        <w:t>1</w:t>
      </w:r>
      <w:r>
        <w:rPr>
          <w:b/>
          <w:color w:val="FFFFFF" w:themeColor="background1"/>
          <w:sz w:val="22"/>
          <w:szCs w:val="22"/>
          <w:lang w:val="it-IT"/>
        </w:rPr>
        <w:t xml:space="preserve">, </w:t>
      </w:r>
      <w:r>
        <w:rPr>
          <w:rFonts w:ascii="TimesNewRomanPS" w:eastAsia="Times New Roman" w:hAnsi="TimesNewRomanPS"/>
          <w:b/>
          <w:color w:val="FFFFFF" w:themeColor="background1"/>
          <w:sz w:val="22"/>
          <w:szCs w:val="22"/>
          <w:lang w:val="it-IT" w:eastAsia="en-US"/>
        </w:rPr>
        <w:t>*</w:t>
      </w:r>
      <w:r>
        <w:rPr>
          <w:b/>
          <w:color w:val="FFFFFF" w:themeColor="background1"/>
          <w:sz w:val="22"/>
          <w:szCs w:val="22"/>
        </w:rPr>
        <w:t>Ridha Ilma</w:t>
      </w:r>
      <w:r>
        <w:rPr>
          <w:b/>
          <w:color w:val="FFFFFF" w:themeColor="background1"/>
          <w:sz w:val="22"/>
          <w:szCs w:val="22"/>
          <w:vertAlign w:val="superscript"/>
          <w:lang w:val="it-IT"/>
        </w:rPr>
        <w:t xml:space="preserve">2, </w:t>
      </w:r>
      <w:r>
        <w:rPr>
          <w:b/>
          <w:color w:val="FFFFFF" w:themeColor="background1"/>
          <w:sz w:val="22"/>
          <w:szCs w:val="22"/>
        </w:rPr>
        <w:t>Renny Kurnia Sari</w:t>
      </w:r>
      <w:r>
        <w:rPr>
          <w:b/>
          <w:color w:val="FFFFFF" w:themeColor="background1"/>
          <w:sz w:val="22"/>
          <w:szCs w:val="22"/>
          <w:vertAlign w:val="superscript"/>
          <w:lang w:val="it-IT"/>
        </w:rPr>
        <w:t>3</w:t>
      </w:r>
    </w:p>
    <w:p w14:paraId="47D189A8" w14:textId="77777777" w:rsidR="00CC17C1" w:rsidRDefault="00000000">
      <w:pPr>
        <w:jc w:val="center"/>
        <w:rPr>
          <w:rFonts w:ascii="Times New Roman" w:hAnsi="Times New Roman"/>
          <w:b/>
          <w:color w:val="FFFFFF" w:themeColor="background1"/>
        </w:rPr>
      </w:pPr>
      <w:r>
        <w:rPr>
          <w:rFonts w:ascii="Times New Roman" w:hAnsi="Times New Roman"/>
          <w:b/>
          <w:color w:val="FFFFFF" w:themeColor="background1"/>
          <w:vertAlign w:val="superscript"/>
          <w:lang w:val="sv-SE"/>
        </w:rPr>
        <w:t xml:space="preserve">1,2,3  </w:t>
      </w:r>
      <w:r>
        <w:rPr>
          <w:rFonts w:ascii="Times New Roman" w:hAnsi="Times New Roman"/>
          <w:b/>
          <w:color w:val="FFFFFF" w:themeColor="background1"/>
        </w:rPr>
        <w:t>Universitas Islam Negeri Raden Fatah Palembang</w:t>
      </w:r>
    </w:p>
    <w:p w14:paraId="4C9ADE9A" w14:textId="77777777" w:rsidR="00CC17C1" w:rsidRDefault="00000000">
      <w:pPr>
        <w:jc w:val="center"/>
        <w:rPr>
          <w:rFonts w:ascii="Times New Roman" w:hAnsi="Times New Roman"/>
          <w:color w:val="FFFFFF" w:themeColor="background1"/>
        </w:rPr>
      </w:pPr>
      <w:r>
        <w:rPr>
          <w:rFonts w:ascii="Times New Roman" w:hAnsi="Times New Roman"/>
          <w:color w:val="FFFFFF" w:themeColor="background1"/>
          <w:vertAlign w:val="superscript"/>
        </w:rPr>
        <w:t>1</w:t>
      </w:r>
      <w:r>
        <w:rPr>
          <w:rFonts w:ascii="Times New Roman" w:hAnsi="Times New Roman"/>
          <w:color w:val="FFFFFF" w:themeColor="background1"/>
        </w:rPr>
        <w:t xml:space="preserve">rizkiannisa58@gmddsddggail.com, </w:t>
      </w:r>
      <w:hyperlink r:id="rId9" w:history="1">
        <w:r w:rsidR="00CC17C1">
          <w:rPr>
            <w:rStyle w:val="Hyperlink"/>
            <w:rFonts w:ascii="Times New Roman" w:hAnsi="Times New Roman"/>
            <w:color w:val="FFFFFF" w:themeColor="background1"/>
            <w:vertAlign w:val="superscript"/>
          </w:rPr>
          <w:t>2</w:t>
        </w:r>
        <w:r w:rsidR="00CC17C1">
          <w:rPr>
            <w:rStyle w:val="Hyperlink"/>
            <w:rFonts w:ascii="Times New Roman" w:hAnsi="Times New Roman"/>
            <w:color w:val="FFFFFF" w:themeColor="background1"/>
          </w:rPr>
          <w:t>ridhailma_uin@radenfatah.ac.id</w:t>
        </w:r>
      </w:hyperlink>
      <w:r>
        <w:rPr>
          <w:rFonts w:ascii="Times New Roman" w:hAnsi="Times New Roman"/>
          <w:color w:val="FFFFFF" w:themeColor="background1"/>
        </w:rPr>
        <w:t xml:space="preserve">, </w:t>
      </w:r>
      <w:hyperlink r:id="rId10" w:history="1">
        <w:r w:rsidR="00CC17C1">
          <w:rPr>
            <w:rStyle w:val="Hyperlink"/>
            <w:rFonts w:ascii="Times New Roman" w:hAnsi="Times New Roman"/>
            <w:color w:val="FFFFFF" w:themeColor="background1"/>
            <w:vertAlign w:val="superscript"/>
          </w:rPr>
          <w:t>3</w:t>
        </w:r>
        <w:r w:rsidR="00CC17C1">
          <w:rPr>
            <w:rStyle w:val="Hyperlink"/>
            <w:rFonts w:ascii="Times New Roman" w:hAnsi="Times New Roman"/>
            <w:color w:val="FFFFFF" w:themeColor="background1"/>
          </w:rPr>
          <w:t>rennykurniasari_uin@radenfatah.ac.id</w:t>
        </w:r>
      </w:hyperlink>
    </w:p>
    <w:p w14:paraId="6C5A9B5A" w14:textId="77777777" w:rsidR="00CC17C1" w:rsidRDefault="00000000">
      <w:pPr>
        <w:jc w:val="center"/>
        <w:rPr>
          <w:rFonts w:ascii="Times New Roman" w:hAnsi="Times New Roman"/>
          <w:color w:val="FFFFFF" w:themeColor="background1"/>
          <w:szCs w:val="20"/>
        </w:rPr>
      </w:pPr>
      <w:r>
        <w:rPr>
          <w:rFonts w:ascii="Times New Roman" w:hAnsi="Times New Roman"/>
          <w:color w:val="FFFFFF" w:themeColor="background1"/>
          <w:szCs w:val="20"/>
        </w:rPr>
        <w:t xml:space="preserve"> </w:t>
      </w:r>
    </w:p>
    <w:p w14:paraId="6B06AAA1" w14:textId="77777777" w:rsidR="00CC17C1" w:rsidRDefault="00000000">
      <w:pPr>
        <w:pStyle w:val="selectable-text"/>
        <w:ind w:left="567"/>
        <w:jc w:val="both"/>
        <w:rPr>
          <w:rStyle w:val="selectable-text1"/>
          <w:sz w:val="22"/>
          <w:szCs w:val="22"/>
        </w:rPr>
      </w:pPr>
      <w:r>
        <w:rPr>
          <w:b/>
        </w:rPr>
        <w:t>ABSTRACT</w:t>
      </w:r>
      <w:r>
        <w:rPr>
          <w:b/>
          <w:lang w:val="en-US"/>
        </w:rPr>
        <w:t xml:space="preserve">:  </w:t>
      </w:r>
      <w:commentRangeStart w:id="0"/>
      <w:r>
        <w:rPr>
          <w:sz w:val="22"/>
          <w:szCs w:val="22"/>
        </w:rPr>
        <w:t>The objective</w:t>
      </w:r>
      <w:del w:id="1" w:author="Rahma Dianti" w:date="2024-10-19T14:00:00Z">
        <w:r>
          <w:rPr>
            <w:sz w:val="22"/>
            <w:szCs w:val="22"/>
          </w:rPr>
          <w:delText>s</w:delText>
        </w:r>
      </w:del>
      <w:r>
        <w:rPr>
          <w:sz w:val="22"/>
          <w:szCs w:val="22"/>
        </w:rPr>
        <w:t xml:space="preserve"> of this study </w:t>
      </w:r>
      <w:del w:id="2" w:author="Rahma Dianti" w:date="2024-10-19T13:59:00Z">
        <w:r>
          <w:rPr>
            <w:sz w:val="22"/>
            <w:szCs w:val="22"/>
          </w:rPr>
          <w:delText>were</w:delText>
        </w:r>
      </w:del>
      <w:ins w:id="3" w:author="Rahma Dianti" w:date="2024-10-19T13:59:00Z">
        <w:r>
          <w:rPr>
            <w:sz w:val="22"/>
            <w:szCs w:val="22"/>
          </w:rPr>
          <w:t>-was</w:t>
        </w:r>
      </w:ins>
      <w:del w:id="4" w:author="Rahma Dianti" w:date="2024-10-19T13:59:00Z">
        <w:r>
          <w:rPr>
            <w:sz w:val="22"/>
            <w:szCs w:val="22"/>
          </w:rPr>
          <w:delText xml:space="preserve"> </w:delText>
        </w:r>
      </w:del>
      <w:r>
        <w:rPr>
          <w:sz w:val="22"/>
          <w:szCs w:val="22"/>
        </w:rPr>
        <w:t>to investigate the</w:t>
      </w:r>
      <w:r>
        <w:rPr>
          <w:sz w:val="22"/>
          <w:szCs w:val="22"/>
          <w:lang w:val="en-US"/>
        </w:rPr>
        <w:t xml:space="preserve"> correlation</w:t>
      </w:r>
      <w:r>
        <w:rPr>
          <w:sz w:val="22"/>
          <w:szCs w:val="22"/>
        </w:rPr>
        <w:t xml:space="preserve"> between students' writing anxiety and their writing achievement. The sample </w:t>
      </w:r>
      <w:del w:id="5" w:author="Rahma Dianti" w:date="2024-10-19T14:01:00Z">
        <w:r>
          <w:rPr>
            <w:sz w:val="22"/>
            <w:szCs w:val="22"/>
          </w:rPr>
          <w:delText xml:space="preserve">included </w:delText>
        </w:r>
      </w:del>
      <w:ins w:id="6" w:author="Rahma Dianti" w:date="2024-10-19T14:01:00Z">
        <w:r>
          <w:rPr>
            <w:sz w:val="22"/>
            <w:szCs w:val="22"/>
          </w:rPr>
          <w:t xml:space="preserve">-consisted of </w:t>
        </w:r>
      </w:ins>
      <w:r>
        <w:rPr>
          <w:sz w:val="22"/>
          <w:szCs w:val="22"/>
          <w:lang w:val="en-US"/>
        </w:rPr>
        <w:t xml:space="preserve">thirty-three </w:t>
      </w:r>
      <w:r>
        <w:rPr>
          <w:sz w:val="22"/>
          <w:szCs w:val="22"/>
        </w:rPr>
        <w:t xml:space="preserve">students </w:t>
      </w:r>
      <w:del w:id="7" w:author="Rahma Dianti" w:date="2024-10-19T14:01:00Z">
        <w:r>
          <w:rPr>
            <w:sz w:val="22"/>
            <w:szCs w:val="22"/>
            <w:lang w:val="en-US"/>
          </w:rPr>
          <w:delText xml:space="preserve">of </w:delText>
        </w:r>
      </w:del>
      <w:ins w:id="8" w:author="Rahma Dianti" w:date="2024-10-19T14:01:00Z">
        <w:r>
          <w:rPr>
            <w:sz w:val="22"/>
            <w:szCs w:val="22"/>
            <w:lang w:val="en-US"/>
          </w:rPr>
          <w:t xml:space="preserve"> -from </w:t>
        </w:r>
      </w:ins>
      <w:r>
        <w:rPr>
          <w:sz w:val="22"/>
          <w:szCs w:val="22"/>
          <w:lang w:val="en-US"/>
        </w:rPr>
        <w:t>one of the senior high schools in Prabumulih, South Sumatra</w:t>
      </w:r>
      <w:r>
        <w:rPr>
          <w:sz w:val="22"/>
          <w:szCs w:val="22"/>
        </w:rPr>
        <w:t xml:space="preserve">. </w:t>
      </w:r>
      <w:commentRangeStart w:id="9"/>
      <w:r>
        <w:rPr>
          <w:sz w:val="22"/>
          <w:szCs w:val="22"/>
        </w:rPr>
        <w:t>Based on the findings obtained from a questionnaire administered</w:t>
      </w:r>
      <w:r>
        <w:rPr>
          <w:sz w:val="22"/>
          <w:szCs w:val="22"/>
          <w:lang w:val="en-US"/>
        </w:rPr>
        <w:t xml:space="preserve">, </w:t>
      </w:r>
      <w:r>
        <w:rPr>
          <w:sz w:val="22"/>
          <w:szCs w:val="22"/>
        </w:rPr>
        <w:t>a majority of the students, specifically 61%, exhibited symptoms of physical anxiety. Additionally, a smaller proportion of students, namely 9%, displayed signs of avoidance anxiety, while cognitive anxiety was reported by 30% of the participants. Researchers found that 5 students (15%) on the critical exposition test were considered average, 3 students (9%) were considered fair, 6 students (18%) were considered poor, and 19 students (58%) were considered inadequate. The study found a significant correlation (sig.2-tailed) of 0.30 between students' writing anxiety and their writing achievement</w:t>
      </w:r>
      <w:r>
        <w:rPr>
          <w:rStyle w:val="selectable-text1"/>
          <w:sz w:val="22"/>
          <w:szCs w:val="22"/>
        </w:rPr>
        <w:t>,</w:t>
      </w:r>
      <w:r>
        <w:rPr>
          <w:sz w:val="22"/>
          <w:szCs w:val="22"/>
        </w:rPr>
        <w:t xml:space="preserve"> </w:t>
      </w:r>
      <w:r>
        <w:rPr>
          <w:rStyle w:val="selectable-text1"/>
          <w:sz w:val="22"/>
          <w:szCs w:val="22"/>
        </w:rPr>
        <w:t>it can be concluded that (Hα</w:t>
      </w:r>
      <w:r>
        <w:rPr>
          <w:rStyle w:val="selectable-text1"/>
          <w:sz w:val="22"/>
          <w:szCs w:val="22"/>
          <w:vertAlign w:val="subscript"/>
          <w:lang w:val="en-US"/>
        </w:rPr>
        <w:t>1</w:t>
      </w:r>
      <w:r>
        <w:rPr>
          <w:rStyle w:val="selectable-text1"/>
          <w:sz w:val="22"/>
          <w:szCs w:val="22"/>
        </w:rPr>
        <w:t>) was</w:t>
      </w:r>
      <w:r>
        <w:rPr>
          <w:sz w:val="22"/>
          <w:szCs w:val="22"/>
        </w:rPr>
        <w:t xml:space="preserve"> </w:t>
      </w:r>
      <w:r>
        <w:rPr>
          <w:rStyle w:val="selectable-text1"/>
          <w:sz w:val="22"/>
          <w:szCs w:val="22"/>
        </w:rPr>
        <w:t>accepted and (H0</w:t>
      </w:r>
      <w:r>
        <w:rPr>
          <w:rStyle w:val="selectable-text1"/>
          <w:sz w:val="22"/>
          <w:szCs w:val="22"/>
          <w:vertAlign w:val="subscript"/>
          <w:lang w:val="en-US"/>
        </w:rPr>
        <w:t>1</w:t>
      </w:r>
      <w:r>
        <w:rPr>
          <w:rStyle w:val="selectable-text1"/>
          <w:sz w:val="22"/>
          <w:szCs w:val="22"/>
        </w:rPr>
        <w:t>) was rejected. With coefficients of 0.104, cognitive anxiety emerged as the most common form of writing anxiety among students</w:t>
      </w:r>
      <w:commentRangeEnd w:id="9"/>
      <w:r w:rsidR="00925105">
        <w:rPr>
          <w:rStyle w:val="CommentReference"/>
          <w:lang w:val="en-US" w:eastAsia="en-US"/>
        </w:rPr>
        <w:commentReference w:id="9"/>
      </w:r>
      <w:r>
        <w:rPr>
          <w:rStyle w:val="selectable-text1"/>
          <w:sz w:val="22"/>
          <w:szCs w:val="22"/>
        </w:rPr>
        <w:t>. This finding indicate</w:t>
      </w:r>
      <w:r>
        <w:rPr>
          <w:rStyle w:val="selectable-text1"/>
          <w:sz w:val="22"/>
          <w:szCs w:val="22"/>
          <w:lang w:val="en-US"/>
        </w:rPr>
        <w:t>d</w:t>
      </w:r>
      <w:r>
        <w:rPr>
          <w:rStyle w:val="selectable-text1"/>
          <w:sz w:val="22"/>
          <w:szCs w:val="22"/>
        </w:rPr>
        <w:t xml:space="preserve"> that cognitive anxiety was responsible for the greatest contribution to students' writing achievement. </w:t>
      </w:r>
      <w:r>
        <w:rPr>
          <w:rStyle w:val="selectable-text1"/>
          <w:sz w:val="22"/>
          <w:szCs w:val="22"/>
          <w:lang w:val="en-US"/>
        </w:rPr>
        <w:t xml:space="preserve">So, the alternative hypothesis </w:t>
      </w:r>
      <w:r>
        <w:rPr>
          <w:rStyle w:val="selectable-text1"/>
          <w:sz w:val="22"/>
          <w:szCs w:val="22"/>
        </w:rPr>
        <w:t>(Hα</w:t>
      </w:r>
      <w:r>
        <w:rPr>
          <w:rStyle w:val="selectable-text1"/>
          <w:sz w:val="22"/>
          <w:szCs w:val="22"/>
          <w:vertAlign w:val="subscript"/>
          <w:lang w:val="en-US"/>
        </w:rPr>
        <w:t>2</w:t>
      </w:r>
      <w:r>
        <w:rPr>
          <w:rStyle w:val="selectable-text1"/>
          <w:sz w:val="22"/>
          <w:szCs w:val="22"/>
        </w:rPr>
        <w:t>) was</w:t>
      </w:r>
      <w:r>
        <w:rPr>
          <w:sz w:val="22"/>
          <w:szCs w:val="22"/>
        </w:rPr>
        <w:t xml:space="preserve"> </w:t>
      </w:r>
      <w:r>
        <w:rPr>
          <w:rStyle w:val="selectable-text1"/>
          <w:sz w:val="22"/>
          <w:szCs w:val="22"/>
        </w:rPr>
        <w:t xml:space="preserve">accepted and </w:t>
      </w:r>
      <w:r>
        <w:rPr>
          <w:rStyle w:val="selectable-text1"/>
          <w:sz w:val="22"/>
          <w:szCs w:val="22"/>
          <w:lang w:val="en-US"/>
        </w:rPr>
        <w:t xml:space="preserve">the null hypothesis </w:t>
      </w:r>
      <w:r>
        <w:rPr>
          <w:rStyle w:val="selectable-text1"/>
          <w:sz w:val="22"/>
          <w:szCs w:val="22"/>
        </w:rPr>
        <w:t>(H0</w:t>
      </w:r>
      <w:r>
        <w:rPr>
          <w:rStyle w:val="selectable-text1"/>
          <w:sz w:val="22"/>
          <w:szCs w:val="22"/>
          <w:vertAlign w:val="subscript"/>
          <w:lang w:val="en-US"/>
        </w:rPr>
        <w:t>2</w:t>
      </w:r>
      <w:r>
        <w:rPr>
          <w:rStyle w:val="selectable-text1"/>
          <w:sz w:val="22"/>
          <w:szCs w:val="22"/>
        </w:rPr>
        <w:t>) was rejected.</w:t>
      </w:r>
      <w:commentRangeEnd w:id="0"/>
      <w:r w:rsidR="00925105">
        <w:rPr>
          <w:rStyle w:val="CommentReference"/>
          <w:lang w:val="en-US" w:eastAsia="en-US"/>
        </w:rPr>
        <w:commentReference w:id="0"/>
      </w:r>
    </w:p>
    <w:p w14:paraId="79CCC1B8" w14:textId="77777777" w:rsidR="00CC17C1" w:rsidRDefault="00000000">
      <w:pPr>
        <w:pStyle w:val="selectable-text"/>
        <w:ind w:left="567"/>
        <w:jc w:val="both"/>
        <w:rPr>
          <w:sz w:val="22"/>
          <w:szCs w:val="22"/>
          <w:lang w:val="en-US"/>
        </w:rPr>
      </w:pPr>
      <w:r>
        <w:rPr>
          <w:noProof/>
        </w:rPr>
        <mc:AlternateContent>
          <mc:Choice Requires="wpg">
            <w:drawing>
              <wp:anchor distT="0" distB="0" distL="114300" distR="114300" simplePos="0" relativeHeight="251659264" behindDoc="0" locked="0" layoutInCell="1" allowOverlap="1" wp14:anchorId="7253366E" wp14:editId="7D5C00AF">
                <wp:simplePos x="0" y="0"/>
                <wp:positionH relativeFrom="margin">
                  <wp:posOffset>0</wp:posOffset>
                </wp:positionH>
                <wp:positionV relativeFrom="paragraph">
                  <wp:posOffset>343535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2CE512D" id="Group 11" o:spid="_x0000_s1026" style="position:absolute;margin-left:0;margin-top:27.0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r>
        <w:rPr>
          <w:b/>
        </w:rPr>
        <w:t>Keywords</w:t>
      </w:r>
      <w:commentRangeStart w:id="10"/>
      <w:r>
        <w:t>:</w:t>
      </w:r>
      <w:r>
        <w:rPr>
          <w:i/>
        </w:rPr>
        <w:t xml:space="preserve">  </w:t>
      </w:r>
      <w:r>
        <w:rPr>
          <w:i/>
          <w:iCs/>
          <w:lang w:val="en-US"/>
        </w:rPr>
        <w:t>w</w:t>
      </w:r>
      <w:r>
        <w:rPr>
          <w:i/>
          <w:iCs/>
        </w:rPr>
        <w:t xml:space="preserve">riting </w:t>
      </w:r>
      <w:r>
        <w:rPr>
          <w:i/>
          <w:iCs/>
          <w:lang w:val="en-US"/>
        </w:rPr>
        <w:t>a</w:t>
      </w:r>
      <w:r>
        <w:rPr>
          <w:i/>
          <w:iCs/>
        </w:rPr>
        <w:t>chievement</w:t>
      </w:r>
      <w:r>
        <w:rPr>
          <w:i/>
          <w:iCs/>
          <w:lang w:val="en-US"/>
        </w:rPr>
        <w:t>,  w</w:t>
      </w:r>
      <w:r>
        <w:rPr>
          <w:i/>
          <w:iCs/>
        </w:rPr>
        <w:t xml:space="preserve">riting </w:t>
      </w:r>
      <w:r>
        <w:rPr>
          <w:i/>
          <w:iCs/>
          <w:lang w:val="en-US"/>
        </w:rPr>
        <w:t>a</w:t>
      </w:r>
      <w:r>
        <w:rPr>
          <w:i/>
          <w:iCs/>
        </w:rPr>
        <w:t>nxiety</w:t>
      </w:r>
      <w:r>
        <w:rPr>
          <w:i/>
          <w:iCs/>
          <w:lang w:val="en-US"/>
        </w:rPr>
        <w:t>.</w:t>
      </w:r>
      <w:commentRangeEnd w:id="10"/>
      <w:r w:rsidR="00925105">
        <w:rPr>
          <w:rStyle w:val="CommentReference"/>
          <w:lang w:val="en-US" w:eastAsia="en-US"/>
        </w:rPr>
        <w:commentReference w:id="10"/>
      </w:r>
    </w:p>
    <w:p w14:paraId="3F30AAF4" w14:textId="77777777" w:rsidR="00CC17C1" w:rsidRDefault="00CC17C1">
      <w:pPr>
        <w:rPr>
          <w:rFonts w:ascii="Times New Roman" w:hAnsi="Times New Roman"/>
          <w:b/>
          <w:sz w:val="24"/>
          <w:szCs w:val="24"/>
        </w:rPr>
      </w:pPr>
    </w:p>
    <w:p w14:paraId="491B16E6" w14:textId="77777777" w:rsidR="00CC17C1" w:rsidRDefault="00000000">
      <w:pPr>
        <w:contextualSpacing/>
        <w:jc w:val="center"/>
        <w:rPr>
          <w:rFonts w:ascii="Times New Roman" w:hAnsi="Times New Roman"/>
          <w:b/>
          <w:sz w:val="24"/>
          <w:szCs w:val="24"/>
          <w:lang w:val="sv-SE"/>
        </w:rPr>
      </w:pPr>
      <w:r>
        <w:rPr>
          <w:rFonts w:ascii="Times New Roman" w:hAnsi="Times New Roman"/>
          <w:b/>
          <w:lang w:val="sv-SE"/>
        </w:rPr>
        <w:t>KECEMASAN MENULIS SISWA DAN HUBUNGANNYA DENGAN PRESTASI MENULIS MEREKA</w:t>
      </w:r>
    </w:p>
    <w:p w14:paraId="2F4A619A" w14:textId="77777777" w:rsidR="00CC17C1" w:rsidRDefault="00000000">
      <w:pPr>
        <w:tabs>
          <w:tab w:val="left" w:pos="8647"/>
        </w:tabs>
        <w:spacing w:before="240"/>
        <w:ind w:left="540" w:right="429"/>
        <w:jc w:val="both"/>
        <w:rPr>
          <w:rFonts w:ascii="Times New Roman" w:hAnsi="Times New Roman"/>
        </w:rPr>
      </w:pPr>
      <w:r>
        <w:rPr>
          <w:rFonts w:ascii="Times New Roman" w:hAnsi="Times New Roman"/>
          <w:b/>
        </w:rPr>
        <w:t xml:space="preserve">ABSTRAK: </w:t>
      </w:r>
      <w:r>
        <w:rPr>
          <w:rFonts w:ascii="Times New Roman" w:hAnsi="Times New Roman"/>
        </w:rPr>
        <w:t xml:space="preserve">Tujuan dari penelitian ini adalah untuk menyelidiki korelasi antara kecemasan menulis siswa dan prestasi menulis mereka. Sampel penelitian ini terdiri dari tiga puluh tiga siswa di salah satu sekolah menengah atas di Prabumulih, Sumatera Selatan. Berdasarkan temuan yang diperoleh dari kuesioner yang diberikan, sebagian besar siswa, yaitu 61%, menunjukkan gejala kecemasan fisik. Selain itu, sebagian kecil siswa, yaitu 9%, menunjukkan gejala kecemasan menghindar, sementara kecemasan kognitif dilaporkan oleh 30% peserta. Para peneliti menemukan bahwa 5 siswa (15%) pada tes eksposisi kritis dianggap rata-rata, 3 siswa (9%) dianggap cukup, 6 siswa (18%) dianggap buruk, dan 19 siswa (58%) dianggap tidak memadai. Penelitian ini menemukan korelasi yang signifikan (sig.2-tailed) sebesar 0.30 antara kecemasan menulis siswa dan prestasi menulis mereka, maka dapat disimpulkan bahwa (Hα1) diterima dan (H01) ditolak. Dengan koefisien sebesar 0,104, kecemasan kognitif muncul sebagai bentuk kecemasan menulis yang paling umum di antara siswa. Temuan ini mengindikasikan bahwa kecemasan kognitif bertanggung jawab atas kontribusi terbesar terhadap prestasi menulis siswa. Jadi, hipotesis alternatif (Hα2) diterima dan hipotesis nol </w:t>
      </w:r>
      <w:r>
        <w:rPr>
          <w:rStyle w:val="selectable-text1"/>
        </w:rPr>
        <w:t>(H0</w:t>
      </w:r>
      <w:r>
        <w:rPr>
          <w:rStyle w:val="selectable-text1"/>
          <w:vertAlign w:val="subscript"/>
          <w:lang w:val="en-US"/>
        </w:rPr>
        <w:t>2</w:t>
      </w:r>
      <w:r>
        <w:rPr>
          <w:rStyle w:val="selectable-text1"/>
        </w:rPr>
        <w:t xml:space="preserve">) </w:t>
      </w:r>
      <w:r>
        <w:rPr>
          <w:rFonts w:ascii="Times New Roman" w:hAnsi="Times New Roman"/>
        </w:rPr>
        <w:t>ditolak.</w:t>
      </w:r>
    </w:p>
    <w:p w14:paraId="538F27F0" w14:textId="77777777" w:rsidR="00CC17C1" w:rsidRDefault="00000000">
      <w:pPr>
        <w:tabs>
          <w:tab w:val="left" w:pos="8647"/>
        </w:tabs>
        <w:spacing w:before="240"/>
        <w:ind w:left="540" w:right="429"/>
        <w:rPr>
          <w:rFonts w:ascii="Times New Roman" w:hAnsi="Times New Roman"/>
          <w:i/>
        </w:rPr>
        <w:sectPr w:rsidR="00CC17C1">
          <w:headerReference w:type="default" r:id="rId15"/>
          <w:footerReference w:type="default" r:id="rId16"/>
          <w:type w:val="nextColumn"/>
          <w:pgSz w:w="11907" w:h="16840"/>
          <w:pgMar w:top="1701" w:right="1701" w:bottom="1701" w:left="1701" w:header="720" w:footer="720" w:gutter="0"/>
          <w:cols w:space="708"/>
          <w:docGrid w:linePitch="299"/>
        </w:sectPr>
      </w:pPr>
      <w:r>
        <w:rPr>
          <w:noProof/>
          <w:lang w:eastAsia="id-ID"/>
        </w:rPr>
        <mc:AlternateContent>
          <mc:Choice Requires="wpg">
            <w:drawing>
              <wp:anchor distT="0" distB="0" distL="114300" distR="114300" simplePos="0" relativeHeight="251660288" behindDoc="0" locked="0" layoutInCell="1" allowOverlap="1" wp14:anchorId="4D933AFA" wp14:editId="244A56F9">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B42F484" id="Group 1" o:spid="_x0000_s1026" style="position:absolute;margin-left:2.95pt;margin-top:38.4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Pr>
          <w:rFonts w:ascii="Times New Roman" w:hAnsi="Times New Roman"/>
          <w:b/>
        </w:rPr>
        <w:t>Kata Kunci:</w:t>
      </w:r>
      <w:r>
        <w:rPr>
          <w:rFonts w:ascii="Times New Roman" w:hAnsi="Times New Roman"/>
          <w:i/>
        </w:rPr>
        <w:t xml:space="preserve"> prestasi menulis; kecemasan menulis.</w:t>
      </w:r>
    </w:p>
    <w:p w14:paraId="35FBF79B" w14:textId="77777777" w:rsidR="00CC17C1" w:rsidRDefault="00000000">
      <w:pPr>
        <w:spacing w:line="360" w:lineRule="auto"/>
        <w:ind w:right="-46"/>
        <w:jc w:val="both"/>
        <w:rPr>
          <w:rFonts w:ascii="Times New Roman" w:hAnsi="Times New Roman"/>
          <w:b/>
          <w:bCs/>
          <w:sz w:val="24"/>
          <w:szCs w:val="24"/>
        </w:rPr>
      </w:pPr>
      <w:r>
        <w:rPr>
          <w:rFonts w:ascii="Times New Roman" w:hAnsi="Times New Roman"/>
          <w:b/>
          <w:bCs/>
          <w:sz w:val="24"/>
          <w:szCs w:val="24"/>
        </w:rPr>
        <w:lastRenderedPageBreak/>
        <w:t>INTRODUCTION</w:t>
      </w:r>
    </w:p>
    <w:p w14:paraId="1E56D1D9" w14:textId="77777777" w:rsidR="00CC17C1" w:rsidRDefault="00000000">
      <w:pPr>
        <w:pStyle w:val="E-JOURNALBody"/>
        <w:keepNext/>
        <w:framePr w:dropCap="drop" w:lines="2" w:wrap="around" w:vAnchor="text" w:hAnchor="text"/>
        <w:spacing w:line="551" w:lineRule="exact"/>
        <w:ind w:firstLine="0"/>
        <w:textAlignment w:val="baseline"/>
        <w:rPr>
          <w:position w:val="-6"/>
          <w:sz w:val="70"/>
          <w:lang w:val="en-US" w:eastAsia="id-ID"/>
        </w:rPr>
      </w:pPr>
      <w:r>
        <w:rPr>
          <w:position w:val="-6"/>
          <w:sz w:val="70"/>
          <w:lang w:eastAsia="id-ID"/>
        </w:rPr>
        <w:t xml:space="preserve">   </w:t>
      </w:r>
      <w:r>
        <w:rPr>
          <w:position w:val="-6"/>
          <w:sz w:val="70"/>
          <w:lang w:val="en-US" w:eastAsia="id-ID"/>
        </w:rPr>
        <w:t>L</w:t>
      </w:r>
    </w:p>
    <w:p w14:paraId="03BD31D3" w14:textId="33F76A8D" w:rsidR="00CC17C1" w:rsidRDefault="00000000">
      <w:pPr>
        <w:jc w:val="both"/>
        <w:rPr>
          <w:rFonts w:ascii="Times New Roman" w:hAnsi="Times New Roman"/>
          <w:sz w:val="24"/>
        </w:rPr>
      </w:pPr>
      <w:r>
        <w:rPr>
          <w:rFonts w:ascii="Times New Roman" w:hAnsi="Times New Roman"/>
          <w:sz w:val="24"/>
        </w:rPr>
        <w:t xml:space="preserve">earning a second language becomes an increasingly important skill for Indonesian students beginning in junior high school and continuing through university, whether for communication or education. According to Klimczak (2014), English is one of the languages that needs to be taught to be able to use it actively for goals such as traveling, working, acquiring information, or having fun. He argues that learning English is necessary to accomplish these goals. In this context, listening </w:t>
      </w:r>
      <w:del w:id="11" w:author="Rahma Dianti" w:date="2024-10-19T14:34:00Z" w16du:dateUtc="2024-10-19T07:34:00Z">
        <w:r w:rsidDel="00AF1C96">
          <w:rPr>
            <w:rFonts w:ascii="Times New Roman" w:hAnsi="Times New Roman"/>
            <w:sz w:val="24"/>
          </w:rPr>
          <w:delText xml:space="preserve">to </w:delText>
        </w:r>
      </w:del>
      <w:r>
        <w:rPr>
          <w:rFonts w:ascii="Times New Roman" w:hAnsi="Times New Roman"/>
          <w:sz w:val="24"/>
        </w:rPr>
        <w:t xml:space="preserve">and speaking are examples of oral languages, whereas reading and writing are examples of written languages. </w:t>
      </w:r>
      <w:commentRangeStart w:id="12"/>
      <w:r>
        <w:rPr>
          <w:rFonts w:ascii="Times New Roman" w:hAnsi="Times New Roman"/>
          <w:sz w:val="24"/>
        </w:rPr>
        <w:t>As a consequence of this, it is essential for students of English all over the world, particularly in Indonesia, to have a firm grasp of these four skills</w:t>
      </w:r>
      <w:commentRangeEnd w:id="12"/>
      <w:r w:rsidR="00AF1C96">
        <w:rPr>
          <w:rStyle w:val="CommentReference"/>
          <w:rFonts w:ascii="Times New Roman" w:eastAsia="Times New Roman" w:hAnsi="Times New Roman"/>
          <w:lang w:val="en-US"/>
        </w:rPr>
        <w:commentReference w:id="12"/>
      </w:r>
      <w:r>
        <w:rPr>
          <w:rFonts w:ascii="Times New Roman" w:hAnsi="Times New Roman"/>
          <w:sz w:val="24"/>
        </w:rPr>
        <w:t xml:space="preserve">. One of the most important skills to be mastered is writing. According to Hassan (2010), as cited in Firtrinada (2018), </w:t>
      </w:r>
      <w:del w:id="13" w:author="Rahma Dianti" w:date="2024-10-19T14:47:00Z" w16du:dateUtc="2024-10-19T07:47:00Z">
        <w:r w:rsidDel="005C7CB9">
          <w:rPr>
            <w:rFonts w:ascii="Times New Roman" w:hAnsi="Times New Roman"/>
            <w:sz w:val="24"/>
          </w:rPr>
          <w:delText>W</w:delText>
        </w:r>
      </w:del>
      <w:r>
        <w:rPr>
          <w:rFonts w:ascii="Times New Roman" w:hAnsi="Times New Roman"/>
          <w:sz w:val="24"/>
        </w:rPr>
        <w:t xml:space="preserve">riting is one of the language abilities that demonstrates how well a learner of a second language can express themselves verbally. Through </w:t>
      </w:r>
      <w:del w:id="14" w:author="Rahma Dianti" w:date="2024-10-19T14:50:00Z" w16du:dateUtc="2024-10-19T07:50:00Z">
        <w:r w:rsidDel="005C7CB9">
          <w:rPr>
            <w:rFonts w:ascii="Times New Roman" w:hAnsi="Times New Roman"/>
            <w:sz w:val="24"/>
          </w:rPr>
          <w:delText xml:space="preserve">their </w:delText>
        </w:r>
      </w:del>
      <w:r>
        <w:rPr>
          <w:rFonts w:ascii="Times New Roman" w:hAnsi="Times New Roman"/>
          <w:sz w:val="24"/>
        </w:rPr>
        <w:t>written communication, English students can demonstrate their understanding of English patterns through their writing abilities. Brown (2007)</w:t>
      </w:r>
      <w:r>
        <w:rPr>
          <w:rFonts w:ascii="Times New Roman" w:hAnsi="Times New Roman"/>
          <w:sz w:val="24"/>
          <w:lang w:val="en-US"/>
        </w:rPr>
        <w:t xml:space="preserve"> </w:t>
      </w:r>
      <w:r>
        <w:rPr>
          <w:rFonts w:ascii="Times New Roman" w:hAnsi="Times New Roman"/>
          <w:sz w:val="24"/>
        </w:rPr>
        <w:t xml:space="preserve">stated that writing is an authentic way of expressing ideas and manifesting thoughts. </w:t>
      </w:r>
      <w:commentRangeStart w:id="15"/>
      <w:r>
        <w:rPr>
          <w:rFonts w:ascii="Times New Roman" w:hAnsi="Times New Roman"/>
          <w:sz w:val="24"/>
        </w:rPr>
        <w:t>Additionally, writing plays</w:t>
      </w:r>
      <w:del w:id="16" w:author="Rahma Dianti" w:date="2024-10-19T14:52:00Z" w16du:dateUtc="2024-10-19T07:52:00Z">
        <w:r w:rsidDel="005C7CB9">
          <w:rPr>
            <w:rFonts w:ascii="Times New Roman" w:hAnsi="Times New Roman"/>
            <w:sz w:val="24"/>
          </w:rPr>
          <w:delText xml:space="preserve"> an</w:delText>
        </w:r>
      </w:del>
      <w:r>
        <w:rPr>
          <w:rFonts w:ascii="Times New Roman" w:hAnsi="Times New Roman"/>
          <w:sz w:val="24"/>
        </w:rPr>
        <w:t xml:space="preserve"> important role in learning and understanding a language, especially in English</w:t>
      </w:r>
      <w:commentRangeEnd w:id="15"/>
      <w:r w:rsidR="005C7CB9">
        <w:rPr>
          <w:rStyle w:val="CommentReference"/>
          <w:rFonts w:ascii="Times New Roman" w:eastAsia="Times New Roman" w:hAnsi="Times New Roman"/>
          <w:lang w:val="en-US"/>
        </w:rPr>
        <w:commentReference w:id="15"/>
      </w:r>
      <w:r>
        <w:rPr>
          <w:rFonts w:ascii="Times New Roman" w:hAnsi="Times New Roman"/>
          <w:sz w:val="24"/>
        </w:rPr>
        <w:t xml:space="preserve">. </w:t>
      </w:r>
    </w:p>
    <w:p w14:paraId="0C2D23C7" w14:textId="23300124" w:rsidR="00CC17C1" w:rsidRDefault="00000000">
      <w:pPr>
        <w:ind w:firstLine="720"/>
        <w:jc w:val="both"/>
        <w:rPr>
          <w:rFonts w:ascii="Times New Roman" w:hAnsi="Times New Roman"/>
          <w:color w:val="111111"/>
          <w:sz w:val="28"/>
          <w:szCs w:val="14"/>
          <w:shd w:val="clear" w:color="auto" w:fill="FCFFFF"/>
        </w:rPr>
      </w:pPr>
      <w:r>
        <w:rPr>
          <w:rFonts w:ascii="Times New Roman" w:hAnsi="Times New Roman"/>
          <w:sz w:val="24"/>
        </w:rPr>
        <w:t xml:space="preserve">Indonesian students will find Bahasa Indonesia easier to write than English. This may be because Indonesian </w:t>
      </w:r>
      <w:r>
        <w:rPr>
          <w:rFonts w:ascii="Times New Roman" w:hAnsi="Times New Roman"/>
          <w:sz w:val="24"/>
          <w:lang w:val="en-US"/>
        </w:rPr>
        <w:t>students</w:t>
      </w:r>
      <w:r>
        <w:rPr>
          <w:rFonts w:ascii="Times New Roman" w:hAnsi="Times New Roman"/>
          <w:sz w:val="24"/>
        </w:rPr>
        <w:t xml:space="preserve"> think English is hard. English writing instruction is difficult for several reasons. Khoii (2011) states that writing is difficult for all students, but </w:t>
      </w:r>
      <w:del w:id="17" w:author="Rahma Dianti" w:date="2024-10-19T14:53:00Z" w16du:dateUtc="2024-10-19T07:53:00Z">
        <w:r w:rsidDel="005C7CB9">
          <w:rPr>
            <w:rFonts w:ascii="Times New Roman" w:hAnsi="Times New Roman"/>
            <w:sz w:val="24"/>
          </w:rPr>
          <w:delText>it's</w:delText>
        </w:r>
      </w:del>
      <w:ins w:id="18" w:author="Rahma Dianti" w:date="2024-10-19T14:54:00Z" w16du:dateUtc="2024-10-19T07:54:00Z">
        <w:r w:rsidR="005C7CB9">
          <w:rPr>
            <w:rFonts w:ascii="Times New Roman" w:hAnsi="Times New Roman"/>
            <w:sz w:val="24"/>
          </w:rPr>
          <w:t>-it is</w:t>
        </w:r>
      </w:ins>
      <w:r>
        <w:rPr>
          <w:rFonts w:ascii="Times New Roman" w:hAnsi="Times New Roman"/>
          <w:sz w:val="24"/>
        </w:rPr>
        <w:t xml:space="preserve"> especially difficult for second-language learners because their English teachers expect them to write in fluent</w:t>
      </w:r>
      <w:del w:id="19" w:author="Rahma Dianti" w:date="2024-10-19T14:55:00Z" w16du:dateUtc="2024-10-19T07:55:00Z">
        <w:r w:rsidDel="005C7CB9">
          <w:rPr>
            <w:rFonts w:ascii="Times New Roman" w:hAnsi="Times New Roman"/>
            <w:sz w:val="24"/>
          </w:rPr>
          <w:delText>,</w:delText>
        </w:r>
      </w:del>
      <w:ins w:id="20" w:author="Rahma Dianti" w:date="2024-10-19T14:55:00Z" w16du:dateUtc="2024-10-19T07:55:00Z">
        <w:r w:rsidR="005C7CB9">
          <w:rPr>
            <w:rFonts w:ascii="Times New Roman" w:hAnsi="Times New Roman"/>
            <w:sz w:val="24"/>
          </w:rPr>
          <w:t>_and</w:t>
        </w:r>
      </w:ins>
      <w:r>
        <w:rPr>
          <w:rFonts w:ascii="Times New Roman" w:hAnsi="Times New Roman"/>
          <w:sz w:val="24"/>
        </w:rPr>
        <w:t xml:space="preserve"> appropriate English. Because they do not understand how to begin writing, this has led </w:t>
      </w:r>
      <w:del w:id="21" w:author="Rahma Dianti" w:date="2024-10-19T14:55:00Z" w16du:dateUtc="2024-10-19T07:55:00Z">
        <w:r w:rsidDel="005C7CB9">
          <w:rPr>
            <w:rFonts w:ascii="Times New Roman" w:hAnsi="Times New Roman"/>
            <w:sz w:val="24"/>
          </w:rPr>
          <w:delText xml:space="preserve">to </w:delText>
        </w:r>
      </w:del>
      <w:del w:id="22" w:author="Rahma Dianti" w:date="2024-10-19T14:56:00Z" w16du:dateUtc="2024-10-19T07:56:00Z">
        <w:r w:rsidDel="005C7CB9">
          <w:rPr>
            <w:rFonts w:ascii="Times New Roman" w:hAnsi="Times New Roman"/>
            <w:sz w:val="24"/>
          </w:rPr>
          <w:delText xml:space="preserve">their </w:delText>
        </w:r>
      </w:del>
      <w:ins w:id="23" w:author="Rahma Dianti" w:date="2024-10-19T14:56:00Z" w16du:dateUtc="2024-10-19T07:56:00Z">
        <w:r w:rsidR="005C7CB9">
          <w:rPr>
            <w:rFonts w:ascii="Times New Roman" w:hAnsi="Times New Roman"/>
            <w:sz w:val="24"/>
          </w:rPr>
          <w:t>_them</w:t>
        </w:r>
      </w:ins>
      <w:del w:id="24" w:author="Rahma Dianti" w:date="2024-10-19T14:56:00Z" w16du:dateUtc="2024-10-19T07:56:00Z">
        <w:r w:rsidDel="005C7CB9">
          <w:rPr>
            <w:rFonts w:ascii="Times New Roman" w:hAnsi="Times New Roman"/>
            <w:sz w:val="24"/>
          </w:rPr>
          <w:delText>confusion</w:delText>
        </w:r>
      </w:del>
      <w:ins w:id="25" w:author="Rahma Dianti" w:date="2024-10-19T14:56:00Z" w16du:dateUtc="2024-10-19T07:56:00Z">
        <w:r w:rsidR="005C7CB9">
          <w:rPr>
            <w:rFonts w:ascii="Times New Roman" w:hAnsi="Times New Roman"/>
            <w:sz w:val="24"/>
          </w:rPr>
          <w:t>_confused</w:t>
        </w:r>
      </w:ins>
      <w:r>
        <w:rPr>
          <w:rFonts w:ascii="Times New Roman" w:hAnsi="Times New Roman"/>
          <w:sz w:val="24"/>
        </w:rPr>
        <w:t xml:space="preserve">. Students should also utilize proper grammar and terminology when writing. </w:t>
      </w:r>
      <w:commentRangeStart w:id="26"/>
      <w:r>
        <w:rPr>
          <w:rFonts w:ascii="Times New Roman" w:hAnsi="Times New Roman"/>
          <w:sz w:val="24"/>
        </w:rPr>
        <w:t>Writing is difficult for students due to writing anxiety and lack of confidence.</w:t>
      </w:r>
      <w:commentRangeEnd w:id="26"/>
      <w:r w:rsidR="00B8519C">
        <w:rPr>
          <w:rStyle w:val="CommentReference"/>
          <w:rFonts w:ascii="Times New Roman" w:eastAsia="Times New Roman" w:hAnsi="Times New Roman"/>
          <w:lang w:val="en-US"/>
        </w:rPr>
        <w:commentReference w:id="26"/>
      </w:r>
      <w:r>
        <w:rPr>
          <w:rFonts w:ascii="Times New Roman" w:hAnsi="Times New Roman"/>
          <w:sz w:val="24"/>
        </w:rPr>
        <w:t xml:space="preserve"> One anxiety pattern is fear of making English writing blunders because kids are terrified of writing. Anxiety about learning English can complicate academic success. Additionally, English learning anxiety can make </w:t>
      </w:r>
      <w:r>
        <w:rPr>
          <w:rFonts w:ascii="Times New Roman" w:hAnsi="Times New Roman"/>
          <w:sz w:val="24"/>
          <w:lang w:val="en-US"/>
        </w:rPr>
        <w:t>students</w:t>
      </w:r>
      <w:r>
        <w:rPr>
          <w:rFonts w:ascii="Times New Roman" w:hAnsi="Times New Roman"/>
          <w:sz w:val="24"/>
        </w:rPr>
        <w:t xml:space="preserve"> uncomfortable learning English, which might hinder their approach. For a very long time, anxiety has been a concern in applied linguistics and language teaching, especially in writing. According to Andrade (2005), writing anxiety can arise when teachers expect foreign language students to perform well in writing. However, it is not always clear to students what their teachers expect from their writing. Before giving students writing assignments, teachers might employ the method of outlining their expectations for their work and outlining the evaluation criteria. As a result, writing anxiety made students feel afraid to write English.</w:t>
      </w:r>
      <w:r>
        <w:rPr>
          <w:rFonts w:ascii="Times New Roman" w:hAnsi="Times New Roman"/>
          <w:color w:val="111111"/>
          <w:sz w:val="28"/>
          <w:szCs w:val="14"/>
          <w:shd w:val="clear" w:color="auto" w:fill="FCFFFF"/>
        </w:rPr>
        <w:t xml:space="preserve"> </w:t>
      </w:r>
    </w:p>
    <w:p w14:paraId="3AC23EA4" w14:textId="3BD3E891" w:rsidR="00CC17C1" w:rsidRDefault="00000000">
      <w:pPr>
        <w:ind w:firstLine="720"/>
        <w:jc w:val="both"/>
        <w:rPr>
          <w:rFonts w:ascii="Times New Roman" w:hAnsi="Times New Roman"/>
          <w:sz w:val="24"/>
        </w:rPr>
      </w:pPr>
      <w:r>
        <w:rPr>
          <w:rFonts w:ascii="Times New Roman" w:hAnsi="Times New Roman"/>
          <w:sz w:val="24"/>
        </w:rPr>
        <w:t>One of the individual differences that has been recognized as having the potential to adversely affect the outcome of a learning experience is apprehension around the act of writing, for instance. Anxiety is believed to be one of the most significant elements that contribute to a student's total academic performance</w:t>
      </w:r>
      <w:del w:id="27" w:author="Rahma Dianti" w:date="2024-10-19T15:00:00Z" w16du:dateUtc="2024-10-19T08:00:00Z">
        <w:r w:rsidDel="00B8519C">
          <w:rPr>
            <w:rFonts w:ascii="Times New Roman" w:hAnsi="Times New Roman"/>
            <w:sz w:val="24"/>
          </w:rPr>
          <w:delText>, according to the findings of a number of research</w:delText>
        </w:r>
      </w:del>
      <w:r>
        <w:rPr>
          <w:rFonts w:ascii="Times New Roman" w:hAnsi="Times New Roman"/>
          <w:sz w:val="24"/>
        </w:rPr>
        <w:t xml:space="preserve"> (Horwits et al., 1986; Jebreil et al., 2015; Zrekat et al., 2016). </w:t>
      </w:r>
      <w:del w:id="28" w:author="Rahma Dianti" w:date="2024-10-19T15:02:00Z" w16du:dateUtc="2024-10-19T08:02:00Z">
        <w:r w:rsidDel="00B8519C">
          <w:rPr>
            <w:rFonts w:ascii="Times New Roman" w:hAnsi="Times New Roman"/>
            <w:sz w:val="24"/>
          </w:rPr>
          <w:delText xml:space="preserve">These studies were conducted by Horwits et al., Jebreil et al., and Zrekat et al. In instance, it has been </w:delText>
        </w:r>
      </w:del>
      <w:ins w:id="29" w:author="Rahma Dianti" w:date="2024-10-19T15:02:00Z" w16du:dateUtc="2024-10-19T08:02:00Z">
        <w:r w:rsidR="00B8519C">
          <w:rPr>
            <w:rFonts w:ascii="Times New Roman" w:hAnsi="Times New Roman"/>
            <w:sz w:val="24"/>
          </w:rPr>
          <w:t xml:space="preserve">_They </w:t>
        </w:r>
      </w:ins>
      <w:r>
        <w:rPr>
          <w:rFonts w:ascii="Times New Roman" w:hAnsi="Times New Roman"/>
          <w:sz w:val="24"/>
        </w:rPr>
        <w:t xml:space="preserve">found that the level of writing anxiety experienced by L1 learners has a detrimental impact on the quality of their written output. </w:t>
      </w:r>
    </w:p>
    <w:p w14:paraId="48EA0001" w14:textId="660C1F69" w:rsidR="00CC17C1" w:rsidRDefault="00000000">
      <w:pPr>
        <w:ind w:firstLine="720"/>
        <w:jc w:val="both"/>
        <w:rPr>
          <w:rFonts w:ascii="Times New Roman" w:hAnsi="Times New Roman"/>
          <w:color w:val="000000" w:themeColor="text1"/>
          <w:sz w:val="24"/>
          <w:szCs w:val="24"/>
          <w:lang w:val="en-US"/>
        </w:rPr>
      </w:pPr>
      <w:commentRangeStart w:id="30"/>
      <w:r>
        <w:rPr>
          <w:rFonts w:ascii="Times New Roman" w:hAnsi="Times New Roman"/>
          <w:color w:val="000000" w:themeColor="text1"/>
          <w:sz w:val="24"/>
        </w:rPr>
        <w:t>Other researchers have completed several studies in the past that are connected in some way to the one that the author of this article is currently working on. These earlier studies are connected in some way</w:t>
      </w:r>
      <w:commentRangeEnd w:id="30"/>
      <w:r w:rsidR="00B8519C">
        <w:rPr>
          <w:rStyle w:val="CommentReference"/>
          <w:rFonts w:ascii="Times New Roman" w:eastAsia="Times New Roman" w:hAnsi="Times New Roman"/>
          <w:lang w:val="en-US"/>
        </w:rPr>
        <w:commentReference w:id="30"/>
      </w:r>
      <w:r>
        <w:rPr>
          <w:rFonts w:ascii="Times New Roman" w:hAnsi="Times New Roman"/>
          <w:color w:val="000000" w:themeColor="text1"/>
          <w:sz w:val="24"/>
        </w:rPr>
        <w:t xml:space="preserve">. To begin, a study that was carried out by Kafryawan (2021) revealed that there was a substantial association between the levels of anxiety experienced by EFL students and their ability to produce high-quality written </w:t>
      </w:r>
      <w:r>
        <w:rPr>
          <w:rFonts w:ascii="Times New Roman" w:hAnsi="Times New Roman"/>
          <w:color w:val="000000" w:themeColor="text1"/>
          <w:sz w:val="24"/>
        </w:rPr>
        <w:lastRenderedPageBreak/>
        <w:t xml:space="preserve">English work. Secondly, according to a study that was carried out by Wahyuni (2022), </w:t>
      </w:r>
      <w:del w:id="31" w:author="Rahma Dianti" w:date="2024-10-19T15:04:00Z" w16du:dateUtc="2024-10-19T08:04:00Z">
        <w:r w:rsidDel="00B8519C">
          <w:rPr>
            <w:rFonts w:ascii="Times New Roman" w:hAnsi="Times New Roman"/>
            <w:color w:val="000000" w:themeColor="text1"/>
            <w:sz w:val="24"/>
          </w:rPr>
          <w:delText xml:space="preserve">According to the findings of the survey, </w:delText>
        </w:r>
      </w:del>
      <w:r>
        <w:rPr>
          <w:rFonts w:ascii="Times New Roman" w:hAnsi="Times New Roman"/>
          <w:color w:val="000000" w:themeColor="text1"/>
          <w:sz w:val="24"/>
        </w:rPr>
        <w:t>the vast majority of students suffer from substantial levels of anxiety when it comes to writing. In conclusion, Hartono (2012) reports that he discovered a weakly negative link between students' levels of anxiety and students' levels of achievement.</w:t>
      </w:r>
      <w:del w:id="32" w:author="Rahma Dianti" w:date="2024-10-19T15:07:00Z" w16du:dateUtc="2024-10-19T08:07:00Z">
        <w:r w:rsidDel="008E5AA1">
          <w:rPr>
            <w:rFonts w:ascii="Times New Roman" w:hAnsi="Times New Roman"/>
            <w:color w:val="000000" w:themeColor="text1"/>
            <w:sz w:val="24"/>
          </w:rPr>
          <w:delText xml:space="preserve"> This was one of his findings</w:delText>
        </w:r>
      </w:del>
      <w:r>
        <w:rPr>
          <w:rFonts w:ascii="Times New Roman" w:hAnsi="Times New Roman"/>
          <w:color w:val="000000" w:themeColor="text1"/>
          <w:sz w:val="24"/>
        </w:rPr>
        <w:t xml:space="preserve">. Based on the description above, writing </w:t>
      </w:r>
      <w:del w:id="33" w:author="Rahma Dianti" w:date="2024-10-19T15:07:00Z" w16du:dateUtc="2024-10-19T08:07:00Z">
        <w:r w:rsidDel="008E5AA1">
          <w:rPr>
            <w:rFonts w:ascii="Times New Roman" w:hAnsi="Times New Roman"/>
            <w:color w:val="000000" w:themeColor="text1"/>
            <w:sz w:val="24"/>
          </w:rPr>
          <w:delText xml:space="preserve">was </w:delText>
        </w:r>
      </w:del>
      <w:ins w:id="34" w:author="Rahma Dianti" w:date="2024-10-19T15:07:00Z" w16du:dateUtc="2024-10-19T08:07:00Z">
        <w:r w:rsidR="008E5AA1">
          <w:rPr>
            <w:rFonts w:ascii="Times New Roman" w:hAnsi="Times New Roman"/>
            <w:color w:val="000000" w:themeColor="text1"/>
            <w:sz w:val="24"/>
          </w:rPr>
          <w:t xml:space="preserve">_is </w:t>
        </w:r>
      </w:ins>
      <w:r>
        <w:rPr>
          <w:rFonts w:ascii="Times New Roman" w:hAnsi="Times New Roman"/>
          <w:color w:val="000000" w:themeColor="text1"/>
          <w:sz w:val="24"/>
        </w:rPr>
        <w:t>an element of English that students must learn</w:t>
      </w:r>
      <w:r>
        <w:rPr>
          <w:rFonts w:ascii="Times New Roman" w:hAnsi="Times New Roman"/>
          <w:color w:val="000000" w:themeColor="text1"/>
          <w:sz w:val="24"/>
          <w:lang w:val="en-US"/>
        </w:rPr>
        <w:t>.</w:t>
      </w:r>
      <w:r>
        <w:rPr>
          <w:rFonts w:ascii="Times New Roman" w:hAnsi="Times New Roman"/>
          <w:color w:val="000000" w:themeColor="text1"/>
          <w:sz w:val="24"/>
        </w:rPr>
        <w:t xml:space="preserve"> Students must feel confident and capable when writing a task, essay, or something in English</w:t>
      </w:r>
      <w:del w:id="35" w:author="Rahma Dianti" w:date="2024-10-19T15:08:00Z" w16du:dateUtc="2024-10-19T08:08:00Z">
        <w:r w:rsidDel="008E5AA1">
          <w:rPr>
            <w:rFonts w:ascii="Times New Roman" w:hAnsi="Times New Roman"/>
            <w:color w:val="000000" w:themeColor="text1"/>
            <w:sz w:val="24"/>
          </w:rPr>
          <w:delText xml:space="preserve"> in every material in an English textbook</w:delText>
        </w:r>
      </w:del>
      <w:r>
        <w:rPr>
          <w:rFonts w:ascii="Times New Roman" w:hAnsi="Times New Roman"/>
          <w:color w:val="000000" w:themeColor="text1"/>
          <w:sz w:val="24"/>
        </w:rPr>
        <w:t xml:space="preserve">. They also had good writing skills at the end of the lesson. </w:t>
      </w:r>
      <w:commentRangeStart w:id="36"/>
      <w:r>
        <w:rPr>
          <w:rFonts w:ascii="Times New Roman" w:hAnsi="Times New Roman"/>
          <w:color w:val="000000" w:themeColor="text1"/>
          <w:sz w:val="24"/>
        </w:rPr>
        <w:t>So, the researcher</w:t>
      </w:r>
      <w:r>
        <w:rPr>
          <w:rFonts w:ascii="Times New Roman" w:hAnsi="Times New Roman"/>
          <w:color w:val="000000" w:themeColor="text1"/>
          <w:sz w:val="24"/>
          <w:lang w:val="en-US"/>
        </w:rPr>
        <w:t>s</w:t>
      </w:r>
      <w:r>
        <w:rPr>
          <w:rFonts w:ascii="Times New Roman" w:hAnsi="Times New Roman"/>
          <w:color w:val="000000" w:themeColor="text1"/>
          <w:sz w:val="24"/>
        </w:rPr>
        <w:t xml:space="preserve"> were interested in conducting the research entitled </w:t>
      </w:r>
      <w:r>
        <w:rPr>
          <w:rFonts w:ascii="Times New Roman" w:hAnsi="Times New Roman"/>
          <w:color w:val="000000" w:themeColor="text1"/>
          <w:sz w:val="24"/>
          <w:szCs w:val="24"/>
        </w:rPr>
        <w:t xml:space="preserve">“Students’ Writing Anxiety </w:t>
      </w:r>
      <w:r>
        <w:rPr>
          <w:rFonts w:ascii="Times New Roman" w:hAnsi="Times New Roman"/>
          <w:color w:val="000000" w:themeColor="text1"/>
          <w:sz w:val="24"/>
          <w:szCs w:val="24"/>
          <w:lang w:val="en-US"/>
        </w:rPr>
        <w:t xml:space="preserve">and its Correlation to their </w:t>
      </w:r>
      <w:r>
        <w:rPr>
          <w:rFonts w:ascii="Times New Roman" w:hAnsi="Times New Roman"/>
          <w:color w:val="000000" w:themeColor="text1"/>
          <w:sz w:val="24"/>
          <w:szCs w:val="24"/>
        </w:rPr>
        <w:t>Writing Achievement</w:t>
      </w:r>
      <w:r>
        <w:rPr>
          <w:rFonts w:ascii="Times New Roman" w:hAnsi="Times New Roman"/>
          <w:color w:val="000000" w:themeColor="text1"/>
          <w:sz w:val="24"/>
          <w:szCs w:val="24"/>
          <w:lang w:val="en-US"/>
        </w:rPr>
        <w:t>”.</w:t>
      </w:r>
      <w:commentRangeEnd w:id="36"/>
      <w:r w:rsidR="008E5AA1">
        <w:rPr>
          <w:rStyle w:val="CommentReference"/>
          <w:rFonts w:ascii="Times New Roman" w:eastAsia="Times New Roman" w:hAnsi="Times New Roman"/>
          <w:lang w:val="en-US"/>
        </w:rPr>
        <w:commentReference w:id="36"/>
      </w:r>
      <w:ins w:id="37" w:author="Rahma Dianti" w:date="2024-10-19T15:26:00Z" w16du:dateUtc="2024-10-19T08:26:00Z">
        <w:r w:rsidR="003C03EB">
          <w:rPr>
            <w:rFonts w:ascii="Times New Roman" w:hAnsi="Times New Roman"/>
            <w:color w:val="000000" w:themeColor="text1"/>
            <w:sz w:val="24"/>
            <w:szCs w:val="24"/>
            <w:lang w:val="en-US"/>
          </w:rPr>
          <w:t xml:space="preserve"> </w:t>
        </w:r>
        <w:commentRangeStart w:id="38"/>
        <w:r w:rsidR="003C03EB">
          <w:rPr>
            <w:rFonts w:ascii="Times New Roman" w:hAnsi="Times New Roman"/>
            <w:color w:val="000000" w:themeColor="text1"/>
            <w:sz w:val="24"/>
            <w:szCs w:val="24"/>
            <w:lang w:val="en-US"/>
          </w:rPr>
          <w:t>….</w:t>
        </w:r>
        <w:commentRangeEnd w:id="38"/>
        <w:r w:rsidR="003C03EB">
          <w:rPr>
            <w:rStyle w:val="CommentReference"/>
            <w:rFonts w:ascii="Times New Roman" w:eastAsia="Times New Roman" w:hAnsi="Times New Roman"/>
            <w:lang w:val="en-US"/>
          </w:rPr>
          <w:commentReference w:id="38"/>
        </w:r>
      </w:ins>
    </w:p>
    <w:p w14:paraId="540F0BD1" w14:textId="77777777" w:rsidR="00CC17C1" w:rsidRDefault="00000000">
      <w:pPr>
        <w:pStyle w:val="E-JOURNALBody"/>
        <w:ind w:firstLine="0"/>
        <w:contextualSpacing/>
        <w:rPr>
          <w:sz w:val="24"/>
        </w:rPr>
      </w:pPr>
      <w:r>
        <w:rPr>
          <w:sz w:val="24"/>
        </w:rPr>
        <w:t xml:space="preserve"> </w:t>
      </w:r>
    </w:p>
    <w:p w14:paraId="60452884" w14:textId="77777777" w:rsidR="00CC17C1" w:rsidRDefault="00CC17C1">
      <w:pPr>
        <w:spacing w:line="360" w:lineRule="auto"/>
        <w:jc w:val="both"/>
        <w:rPr>
          <w:rFonts w:ascii="Times New Roman" w:hAnsi="Times New Roman"/>
          <w:b/>
          <w:color w:val="000000" w:themeColor="text1"/>
          <w:sz w:val="24"/>
          <w:szCs w:val="24"/>
        </w:rPr>
      </w:pPr>
    </w:p>
    <w:p w14:paraId="583036C1" w14:textId="77777777" w:rsidR="00CC17C1" w:rsidRDefault="00000000">
      <w:pPr>
        <w:spacing w:line="36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METHODOLOGY</w:t>
      </w:r>
    </w:p>
    <w:p w14:paraId="4CB16C0B" w14:textId="584EF58C" w:rsidR="00CC17C1" w:rsidRDefault="00000000">
      <w:pPr>
        <w:ind w:firstLine="720"/>
        <w:jc w:val="both"/>
        <w:rPr>
          <w:rFonts w:ascii="Times New Roman" w:hAnsi="Times New Roman"/>
          <w:color w:val="000000" w:themeColor="text1"/>
          <w:sz w:val="24"/>
        </w:rPr>
      </w:pPr>
      <w:r>
        <w:rPr>
          <w:rFonts w:ascii="Times New Roman" w:hAnsi="Times New Roman"/>
          <w:color w:val="000000" w:themeColor="text1"/>
          <w:sz w:val="24"/>
        </w:rPr>
        <w:t xml:space="preserve">This study employed correlational </w:t>
      </w:r>
      <w:del w:id="39" w:author="Rahma Dianti" w:date="2024-10-19T15:10:00Z" w16du:dateUtc="2024-10-19T08:10:00Z">
        <w:r w:rsidDel="008E5AA1">
          <w:rPr>
            <w:rFonts w:ascii="Times New Roman" w:hAnsi="Times New Roman"/>
            <w:color w:val="000000" w:themeColor="text1"/>
            <w:sz w:val="24"/>
          </w:rPr>
          <w:delText xml:space="preserve">design research </w:delText>
        </w:r>
      </w:del>
      <w:ins w:id="40" w:author="Rahma Dianti" w:date="2024-10-19T15:10:00Z" w16du:dateUtc="2024-10-19T08:10:00Z">
        <w:r w:rsidR="008E5AA1">
          <w:rPr>
            <w:rFonts w:ascii="Times New Roman" w:hAnsi="Times New Roman"/>
            <w:color w:val="000000" w:themeColor="text1"/>
            <w:sz w:val="24"/>
          </w:rPr>
          <w:t xml:space="preserve">_research design </w:t>
        </w:r>
      </w:ins>
      <w:r>
        <w:rPr>
          <w:rFonts w:ascii="Times New Roman" w:hAnsi="Times New Roman"/>
          <w:color w:val="000000" w:themeColor="text1"/>
          <w:sz w:val="24"/>
        </w:rPr>
        <w:t>to discover the correlation between variables</w:t>
      </w:r>
      <w:del w:id="41" w:author="Rahma Dianti" w:date="2024-10-19T15:10:00Z" w16du:dateUtc="2024-10-19T08:10:00Z">
        <w:r w:rsidDel="008E5AA1">
          <w:rPr>
            <w:rFonts w:ascii="Times New Roman" w:hAnsi="Times New Roman"/>
            <w:color w:val="000000" w:themeColor="text1"/>
            <w:sz w:val="24"/>
          </w:rPr>
          <w:delText xml:space="preserve"> and to interpret and explain the findings</w:delText>
        </w:r>
      </w:del>
      <w:r>
        <w:rPr>
          <w:rFonts w:ascii="Times New Roman" w:hAnsi="Times New Roman"/>
          <w:color w:val="000000" w:themeColor="text1"/>
          <w:sz w:val="24"/>
        </w:rPr>
        <w:t xml:space="preserve">. </w:t>
      </w:r>
      <w:r>
        <w:rPr>
          <w:rFonts w:ascii="Times New Roman" w:hAnsi="Times New Roman"/>
          <w:color w:val="000000" w:themeColor="text1"/>
          <w:sz w:val="24"/>
          <w:lang w:val="en-US"/>
        </w:rPr>
        <w:t xml:space="preserve">There were </w:t>
      </w:r>
      <w:r>
        <w:rPr>
          <w:rFonts w:ascii="Times New Roman" w:hAnsi="Times New Roman"/>
          <w:color w:val="000000" w:themeColor="text1"/>
          <w:sz w:val="24"/>
        </w:rPr>
        <w:t>33 students</w:t>
      </w:r>
      <w:r>
        <w:rPr>
          <w:rFonts w:ascii="Times New Roman" w:hAnsi="Times New Roman"/>
          <w:color w:val="000000" w:themeColor="text1"/>
          <w:sz w:val="24"/>
          <w:lang w:val="en-US"/>
        </w:rPr>
        <w:t xml:space="preserve"> from one of the senior high schools in Prabumulih, South Sumatra became the sample of the study and </w:t>
      </w:r>
      <w:ins w:id="42" w:author="Rahma Dianti" w:date="2024-10-19T15:11:00Z" w16du:dateUtc="2024-10-19T08:11:00Z">
        <w:r w:rsidR="008E5AA1">
          <w:rPr>
            <w:rFonts w:ascii="Times New Roman" w:hAnsi="Times New Roman"/>
            <w:color w:val="000000" w:themeColor="text1"/>
            <w:sz w:val="24"/>
            <w:lang w:val="en-US"/>
          </w:rPr>
          <w:t>were </w:t>
        </w:r>
      </w:ins>
      <w:r>
        <w:rPr>
          <w:rFonts w:ascii="Times New Roman" w:hAnsi="Times New Roman"/>
          <w:color w:val="000000" w:themeColor="text1"/>
          <w:sz w:val="24"/>
          <w:lang w:val="en-US"/>
        </w:rPr>
        <w:t xml:space="preserve">chosen by </w:t>
      </w:r>
      <w:commentRangeStart w:id="43"/>
      <w:r>
        <w:rPr>
          <w:rFonts w:ascii="Times New Roman" w:hAnsi="Times New Roman"/>
          <w:color w:val="000000" w:themeColor="text1"/>
          <w:sz w:val="24"/>
          <w:lang w:val="en-US"/>
        </w:rPr>
        <w:t>purposive sampling</w:t>
      </w:r>
      <w:commentRangeEnd w:id="43"/>
      <w:r w:rsidR="008E5AA1">
        <w:rPr>
          <w:rStyle w:val="CommentReference"/>
          <w:rFonts w:ascii="Times New Roman" w:eastAsia="Times New Roman" w:hAnsi="Times New Roman"/>
          <w:lang w:val="en-US"/>
        </w:rPr>
        <w:commentReference w:id="43"/>
      </w:r>
      <w:r>
        <w:rPr>
          <w:rFonts w:ascii="Times New Roman" w:hAnsi="Times New Roman"/>
          <w:color w:val="000000" w:themeColor="text1"/>
          <w:sz w:val="24"/>
          <w:lang w:val="en-US"/>
        </w:rPr>
        <w:t xml:space="preserve">. </w:t>
      </w:r>
      <w:r>
        <w:rPr>
          <w:rFonts w:ascii="Times New Roman" w:hAnsi="Times New Roman"/>
          <w:color w:val="000000" w:themeColor="text1"/>
          <w:sz w:val="24"/>
        </w:rPr>
        <w:t>Two types of instruments were utilized for data collection: the Students' Writing Anxiety Questionnaire (SLWAI) and a writing test. Subsequently, the data underwent examination through the utilization of descriptive statistics, correlation analysis, and regression analysis in cases where a substantial correlation between two variables was seen.</w:t>
      </w:r>
    </w:p>
    <w:p w14:paraId="4D8ACB58" w14:textId="77777777" w:rsidR="00CC17C1" w:rsidRDefault="00CC17C1">
      <w:pPr>
        <w:ind w:firstLine="720"/>
        <w:jc w:val="both"/>
        <w:rPr>
          <w:rFonts w:ascii="Times New Roman" w:hAnsi="Times New Roman"/>
          <w:b/>
          <w:sz w:val="24"/>
          <w:szCs w:val="24"/>
        </w:rPr>
      </w:pPr>
    </w:p>
    <w:p w14:paraId="60A7D7A4" w14:textId="77777777" w:rsidR="00CC17C1" w:rsidRDefault="00000000">
      <w:pPr>
        <w:jc w:val="both"/>
        <w:rPr>
          <w:rFonts w:ascii="Times New Roman" w:hAnsi="Times New Roman"/>
          <w:b/>
          <w:sz w:val="24"/>
          <w:szCs w:val="24"/>
        </w:rPr>
      </w:pPr>
      <w:r>
        <w:rPr>
          <w:rFonts w:ascii="Times New Roman" w:hAnsi="Times New Roman"/>
          <w:b/>
          <w:sz w:val="24"/>
          <w:szCs w:val="24"/>
        </w:rPr>
        <w:t>FINDINGS AND DISCUSSION</w:t>
      </w:r>
    </w:p>
    <w:p w14:paraId="2208A544" w14:textId="77777777" w:rsidR="00CC17C1" w:rsidRDefault="00000000">
      <w:pPr>
        <w:jc w:val="both"/>
        <w:rPr>
          <w:rFonts w:ascii="Times New Roman" w:hAnsi="Times New Roman"/>
          <w:b/>
          <w:sz w:val="24"/>
        </w:rPr>
      </w:pPr>
      <w:r>
        <w:rPr>
          <w:rFonts w:ascii="Times New Roman" w:hAnsi="Times New Roman"/>
          <w:b/>
          <w:sz w:val="24"/>
        </w:rPr>
        <w:t xml:space="preserve">FINDING </w:t>
      </w:r>
    </w:p>
    <w:p w14:paraId="40B8F0C1" w14:textId="77777777" w:rsidR="00CC17C1" w:rsidRDefault="00000000">
      <w:pPr>
        <w:jc w:val="both"/>
        <w:rPr>
          <w:rFonts w:ascii="Times New Roman" w:hAnsi="Times New Roman"/>
          <w:b/>
          <w:bCs/>
          <w:sz w:val="24"/>
        </w:rPr>
      </w:pPr>
      <w:r>
        <w:rPr>
          <w:rFonts w:ascii="Times New Roman" w:hAnsi="Times New Roman"/>
          <w:b/>
          <w:bCs/>
          <w:sz w:val="24"/>
        </w:rPr>
        <w:t xml:space="preserve">The Result of Students Writing Anxiety </w:t>
      </w:r>
    </w:p>
    <w:p w14:paraId="11F8E7CB" w14:textId="77777777" w:rsidR="00CC17C1" w:rsidRDefault="00CC17C1">
      <w:pPr>
        <w:jc w:val="both"/>
        <w:rPr>
          <w:rFonts w:ascii="Times New Roman" w:hAnsi="Times New Roman"/>
          <w:b/>
          <w:bCs/>
          <w:sz w:val="24"/>
        </w:rPr>
      </w:pPr>
    </w:p>
    <w:p w14:paraId="14E11BC2" w14:textId="284FBFBC" w:rsidR="00CC17C1" w:rsidRDefault="00000000">
      <w:pPr>
        <w:ind w:firstLine="720"/>
        <w:jc w:val="both"/>
        <w:rPr>
          <w:rFonts w:ascii="Times New Roman" w:hAnsi="Times New Roman"/>
          <w:sz w:val="24"/>
        </w:rPr>
      </w:pPr>
      <w:r>
        <w:rPr>
          <w:rFonts w:ascii="Times New Roman" w:hAnsi="Times New Roman"/>
          <w:sz w:val="24"/>
        </w:rPr>
        <w:t xml:space="preserve">According to descriptive statistics for general application, the lowest score was 61.00 and the </w:t>
      </w:r>
      <w:del w:id="44" w:author="Rahma Dianti" w:date="2024-10-19T15:14:00Z" w16du:dateUtc="2024-10-19T08:14:00Z">
        <w:r w:rsidDel="008E5AA1">
          <w:rPr>
            <w:rFonts w:ascii="Times New Roman" w:hAnsi="Times New Roman"/>
            <w:sz w:val="24"/>
          </w:rPr>
          <w:delText xml:space="preserve">best </w:delText>
        </w:r>
      </w:del>
      <w:ins w:id="45" w:author="Rahma Dianti" w:date="2024-10-19T15:14:00Z" w16du:dateUtc="2024-10-19T08:14:00Z">
        <w:r w:rsidR="008E5AA1">
          <w:rPr>
            <w:rFonts w:ascii="Times New Roman" w:hAnsi="Times New Roman"/>
            <w:sz w:val="24"/>
          </w:rPr>
          <w:t xml:space="preserve">_highest score </w:t>
        </w:r>
      </w:ins>
      <w:r>
        <w:rPr>
          <w:rFonts w:ascii="Times New Roman" w:hAnsi="Times New Roman"/>
          <w:sz w:val="24"/>
        </w:rPr>
        <w:t xml:space="preserve">was 87.00. Table 7 shows that physical anxiety was the most influential subscale, with a mean score of 27.81. Avoidance anxiety scale varied from 20.00 to 28.00, averaging 27.81. Cognitive anxiety scores ranged from 20.00 to 29.00, averaging 25.30. Refer to </w:t>
      </w:r>
      <w:del w:id="46" w:author="Rahma Dianti" w:date="2024-10-19T15:16:00Z" w16du:dateUtc="2024-10-19T08:16:00Z">
        <w:r w:rsidDel="008E5AA1">
          <w:rPr>
            <w:rFonts w:ascii="Times New Roman" w:hAnsi="Times New Roman"/>
            <w:sz w:val="24"/>
            <w:lang w:val="en-US"/>
          </w:rPr>
          <w:delText>t</w:delText>
        </w:r>
        <w:r w:rsidDel="008E5AA1">
          <w:rPr>
            <w:rFonts w:ascii="Times New Roman" w:hAnsi="Times New Roman"/>
            <w:sz w:val="24"/>
          </w:rPr>
          <w:delText xml:space="preserve">able </w:delText>
        </w:r>
      </w:del>
      <w:ins w:id="47" w:author="Rahma Dianti" w:date="2024-10-19T15:16:00Z" w16du:dateUtc="2024-10-19T08:16:00Z">
        <w:r w:rsidR="008E5AA1">
          <w:rPr>
            <w:rFonts w:ascii="Times New Roman" w:hAnsi="Times New Roman"/>
            <w:sz w:val="24"/>
            <w:lang w:val="en-US"/>
          </w:rPr>
          <w:t>Table</w:t>
        </w:r>
        <w:r w:rsidR="008E5AA1">
          <w:rPr>
            <w:rFonts w:ascii="Times New Roman" w:hAnsi="Times New Roman"/>
            <w:sz w:val="24"/>
          </w:rPr>
          <w:t xml:space="preserve"> </w:t>
        </w:r>
      </w:ins>
      <w:r>
        <w:rPr>
          <w:rFonts w:ascii="Times New Roman" w:hAnsi="Times New Roman"/>
          <w:sz w:val="24"/>
        </w:rPr>
        <w:t>1.</w:t>
      </w:r>
    </w:p>
    <w:p w14:paraId="1AF2A01F" w14:textId="77777777" w:rsidR="00CC17C1" w:rsidRDefault="00CC17C1">
      <w:pPr>
        <w:ind w:firstLine="720"/>
        <w:jc w:val="both"/>
        <w:rPr>
          <w:rFonts w:ascii="Times New Roman" w:hAnsi="Times New Roman"/>
          <w:sz w:val="28"/>
          <w:szCs w:val="24"/>
          <w:lang w:val="en-US"/>
        </w:rPr>
      </w:pPr>
    </w:p>
    <w:tbl>
      <w:tblPr>
        <w:tblW w:w="7383" w:type="dxa"/>
        <w:tblInd w:w="10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383"/>
      </w:tblGrid>
      <w:tr w:rsidR="00CC17C1" w14:paraId="09D7AA6B" w14:textId="77777777">
        <w:trPr>
          <w:cantSplit/>
          <w:trHeight w:val="438"/>
        </w:trPr>
        <w:tc>
          <w:tcPr>
            <w:tcW w:w="7383" w:type="dxa"/>
            <w:tcBorders>
              <w:top w:val="nil"/>
              <w:left w:val="nil"/>
              <w:bottom w:val="nil"/>
              <w:right w:val="nil"/>
            </w:tcBorders>
            <w:shd w:val="clear" w:color="auto" w:fill="auto"/>
            <w:vAlign w:val="center"/>
          </w:tcPr>
          <w:p w14:paraId="68F5730A" w14:textId="77777777" w:rsidR="00CC17C1" w:rsidRDefault="00000000">
            <w:pPr>
              <w:ind w:right="60"/>
              <w:jc w:val="center"/>
              <w:rPr>
                <w:rFonts w:ascii="Times New Roman" w:hAnsi="Times New Roman"/>
                <w:color w:val="000000" w:themeColor="text1"/>
                <w:sz w:val="24"/>
                <w:szCs w:val="24"/>
              </w:rPr>
            </w:pPr>
            <w:commentRangeStart w:id="48"/>
            <w:r>
              <w:rPr>
                <w:rFonts w:ascii="Times New Roman" w:hAnsi="Times New Roman"/>
                <w:i/>
                <w:iCs/>
                <w:color w:val="000000" w:themeColor="text1"/>
                <w:sz w:val="24"/>
                <w:szCs w:val="24"/>
              </w:rPr>
              <w:t>Table 1.</w:t>
            </w:r>
            <w:r>
              <w:rPr>
                <w:rFonts w:ascii="Times New Roman" w:hAnsi="Times New Roman"/>
                <w:color w:val="000000" w:themeColor="text1"/>
                <w:sz w:val="24"/>
                <w:szCs w:val="24"/>
              </w:rPr>
              <w:t xml:space="preserve"> Descriptive Statistics</w:t>
            </w:r>
          </w:p>
          <w:tbl>
            <w:tblPr>
              <w:tblStyle w:val="MediumShading21"/>
              <w:tblW w:w="6238" w:type="dxa"/>
              <w:tblInd w:w="581" w:type="dxa"/>
              <w:tblLayout w:type="fixed"/>
              <w:tblLook w:val="04A0" w:firstRow="1" w:lastRow="0" w:firstColumn="1" w:lastColumn="0" w:noHBand="0" w:noVBand="1"/>
            </w:tblPr>
            <w:tblGrid>
              <w:gridCol w:w="1590"/>
              <w:gridCol w:w="801"/>
              <w:gridCol w:w="1297"/>
              <w:gridCol w:w="1336"/>
              <w:gridCol w:w="985"/>
              <w:gridCol w:w="229"/>
            </w:tblGrid>
            <w:tr w:rsidR="00CC17C1" w14:paraId="01CF7295" w14:textId="77777777" w:rsidTr="00CC17C1">
              <w:trPr>
                <w:gridAfter w:val="1"/>
                <w:cnfStyle w:val="100000000000" w:firstRow="1" w:lastRow="0" w:firstColumn="0" w:lastColumn="0" w:oddVBand="0" w:evenVBand="0" w:oddHBand="0" w:evenHBand="0" w:firstRowFirstColumn="0" w:firstRowLastColumn="0" w:lastRowFirstColumn="0" w:lastRowLastColumn="0"/>
                <w:wAfter w:w="176" w:type="dxa"/>
              </w:trPr>
              <w:tc>
                <w:tcPr>
                  <w:cnfStyle w:val="001000000100" w:firstRow="0" w:lastRow="0" w:firstColumn="1" w:lastColumn="0" w:oddVBand="0" w:evenVBand="0" w:oddHBand="0" w:evenHBand="0" w:firstRowFirstColumn="1" w:firstRowLastColumn="0" w:lastRowFirstColumn="0" w:lastRowLastColumn="0"/>
                  <w:tcW w:w="6062" w:type="dxa"/>
                  <w:gridSpan w:val="5"/>
                  <w:tcBorders>
                    <w:bottom w:val="nil"/>
                  </w:tcBorders>
                  <w:shd w:val="clear" w:color="auto" w:fill="auto"/>
                </w:tcPr>
                <w:p w14:paraId="2B4B462A" w14:textId="77777777" w:rsidR="00CC17C1" w:rsidRDefault="00CC17C1">
                  <w:pPr>
                    <w:ind w:right="60"/>
                    <w:rPr>
                      <w:rFonts w:ascii="Times New Roman" w:hAnsi="Times New Roman"/>
                      <w:color w:val="010205"/>
                      <w:szCs w:val="24"/>
                      <w:lang w:val="en-US"/>
                    </w:rPr>
                  </w:pPr>
                </w:p>
              </w:tc>
            </w:tr>
            <w:tr w:rsidR="00CC17C1" w14:paraId="23F020E7" w14:textId="77777777" w:rsidTr="00CC17C1">
              <w:trPr>
                <w:gridAfter w:val="1"/>
                <w:wAfter w:w="236" w:type="dxa"/>
              </w:trPr>
              <w:tc>
                <w:tcPr>
                  <w:cnfStyle w:val="001000000000" w:firstRow="0" w:lastRow="0" w:firstColumn="1" w:lastColumn="0" w:oddVBand="0" w:evenVBand="0" w:oddHBand="0" w:evenHBand="0" w:firstRowFirstColumn="0" w:firstRowLastColumn="0" w:lastRowFirstColumn="0" w:lastRowLastColumn="0"/>
                  <w:tcW w:w="1766" w:type="dxa"/>
                  <w:shd w:val="clear" w:color="auto" w:fill="auto"/>
                </w:tcPr>
                <w:p w14:paraId="0E6B6FE2" w14:textId="77777777" w:rsidR="00CC17C1" w:rsidRDefault="00CC17C1">
                  <w:pPr>
                    <w:rPr>
                      <w:rFonts w:ascii="Times New Roman" w:hAnsi="Times New Roman"/>
                      <w:color w:val="000000" w:themeColor="text1"/>
                      <w:sz w:val="24"/>
                      <w:szCs w:val="24"/>
                      <w:lang w:val="en-US"/>
                    </w:rPr>
                  </w:pPr>
                </w:p>
              </w:tc>
              <w:tc>
                <w:tcPr>
                  <w:tcW w:w="1029" w:type="dxa"/>
                  <w:shd w:val="clear" w:color="auto" w:fill="auto"/>
                </w:tcPr>
                <w:p w14:paraId="4AAFFBF5" w14:textId="77777777" w:rsidR="00CC17C1" w:rsidRDefault="00000000">
                  <w:pPr>
                    <w:ind w:left="60" w:right="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N</w:t>
                  </w:r>
                </w:p>
              </w:tc>
              <w:tc>
                <w:tcPr>
                  <w:tcW w:w="1074" w:type="dxa"/>
                  <w:tcBorders>
                    <w:left w:val="nil"/>
                    <w:bottom w:val="nil"/>
                    <w:right w:val="nil"/>
                  </w:tcBorders>
                  <w:shd w:val="clear" w:color="auto" w:fill="auto"/>
                </w:tcPr>
                <w:p w14:paraId="5C61C217" w14:textId="77777777" w:rsidR="00CC17C1" w:rsidRDefault="00000000">
                  <w:pPr>
                    <w:ind w:left="60" w:right="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Minimum</w:t>
                  </w:r>
                </w:p>
              </w:tc>
              <w:tc>
                <w:tcPr>
                  <w:tcW w:w="1105" w:type="dxa"/>
                  <w:shd w:val="clear" w:color="auto" w:fill="auto"/>
                </w:tcPr>
                <w:p w14:paraId="2D5FCF43" w14:textId="77777777" w:rsidR="00CC17C1" w:rsidRDefault="00000000">
                  <w:pPr>
                    <w:ind w:left="60" w:right="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Maximum</w:t>
                  </w:r>
                </w:p>
              </w:tc>
              <w:tc>
                <w:tcPr>
                  <w:tcW w:w="1028" w:type="dxa"/>
                  <w:tcBorders>
                    <w:left w:val="nil"/>
                    <w:bottom w:val="nil"/>
                    <w:right w:val="nil"/>
                  </w:tcBorders>
                  <w:shd w:val="clear" w:color="auto" w:fill="auto"/>
                </w:tcPr>
                <w:p w14:paraId="4F9F0E30" w14:textId="77777777" w:rsidR="00CC17C1" w:rsidRDefault="00000000">
                  <w:pPr>
                    <w:ind w:left="60" w:right="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Mean</w:t>
                  </w:r>
                </w:p>
              </w:tc>
            </w:tr>
            <w:tr w:rsidR="00CC17C1" w14:paraId="3FCB3768" w14:textId="77777777" w:rsidTr="00CC17C1">
              <w:trPr>
                <w:gridAfter w:val="1"/>
                <w:wAfter w:w="236" w:type="dxa"/>
              </w:trPr>
              <w:tc>
                <w:tcPr>
                  <w:cnfStyle w:val="001000000000" w:firstRow="0" w:lastRow="0" w:firstColumn="1" w:lastColumn="0" w:oddVBand="0" w:evenVBand="0" w:oddHBand="0" w:evenHBand="0" w:firstRowFirstColumn="0" w:firstRowLastColumn="0" w:lastRowFirstColumn="0" w:lastRowLastColumn="0"/>
                  <w:tcW w:w="1766" w:type="dxa"/>
                  <w:shd w:val="clear" w:color="auto" w:fill="auto"/>
                </w:tcPr>
                <w:p w14:paraId="4E2B131C" w14:textId="77777777" w:rsidR="00CC17C1" w:rsidRDefault="00000000">
                  <w:pPr>
                    <w:ind w:left="60" w:right="60"/>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Somatic Anxiety</w:t>
                  </w:r>
                </w:p>
              </w:tc>
              <w:tc>
                <w:tcPr>
                  <w:tcW w:w="1029" w:type="dxa"/>
                  <w:shd w:val="clear" w:color="auto" w:fill="auto"/>
                </w:tcPr>
                <w:p w14:paraId="6589072A" w14:textId="77777777" w:rsidR="00CC17C1" w:rsidRDefault="00000000">
                  <w:pPr>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33</w:t>
                  </w:r>
                </w:p>
              </w:tc>
              <w:tc>
                <w:tcPr>
                  <w:tcW w:w="1074" w:type="dxa"/>
                  <w:tcBorders>
                    <w:left w:val="nil"/>
                    <w:bottom w:val="nil"/>
                    <w:right w:val="nil"/>
                  </w:tcBorders>
                  <w:shd w:val="clear" w:color="auto" w:fill="auto"/>
                </w:tcPr>
                <w:p w14:paraId="54E4C8F9" w14:textId="77777777" w:rsidR="00CC17C1" w:rsidRDefault="00000000">
                  <w:pPr>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19.00</w:t>
                  </w:r>
                </w:p>
              </w:tc>
              <w:tc>
                <w:tcPr>
                  <w:tcW w:w="1105" w:type="dxa"/>
                  <w:shd w:val="clear" w:color="auto" w:fill="auto"/>
                </w:tcPr>
                <w:p w14:paraId="67FED5D1" w14:textId="77777777" w:rsidR="00CC17C1" w:rsidRDefault="00000000">
                  <w:pPr>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32.00</w:t>
                  </w:r>
                </w:p>
              </w:tc>
              <w:tc>
                <w:tcPr>
                  <w:tcW w:w="1028" w:type="dxa"/>
                  <w:tcBorders>
                    <w:left w:val="nil"/>
                    <w:bottom w:val="nil"/>
                    <w:right w:val="nil"/>
                  </w:tcBorders>
                  <w:shd w:val="clear" w:color="auto" w:fill="auto"/>
                </w:tcPr>
                <w:p w14:paraId="365D9934" w14:textId="77777777" w:rsidR="00CC17C1" w:rsidRDefault="00000000">
                  <w:pPr>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27.81</w:t>
                  </w:r>
                </w:p>
              </w:tc>
            </w:tr>
            <w:tr w:rsidR="00CC17C1" w14:paraId="26CFF720" w14:textId="77777777" w:rsidTr="00CC17C1">
              <w:trPr>
                <w:gridAfter w:val="1"/>
                <w:wAfter w:w="236" w:type="dxa"/>
              </w:trPr>
              <w:tc>
                <w:tcPr>
                  <w:cnfStyle w:val="001000000000" w:firstRow="0" w:lastRow="0" w:firstColumn="1" w:lastColumn="0" w:oddVBand="0" w:evenVBand="0" w:oddHBand="0" w:evenHBand="0" w:firstRowFirstColumn="0" w:firstRowLastColumn="0" w:lastRowFirstColumn="0" w:lastRowLastColumn="0"/>
                  <w:tcW w:w="1766" w:type="dxa"/>
                  <w:shd w:val="clear" w:color="auto" w:fill="auto"/>
                </w:tcPr>
                <w:p w14:paraId="7219709D" w14:textId="77777777" w:rsidR="00CC17C1" w:rsidRDefault="00000000">
                  <w:pPr>
                    <w:ind w:left="60" w:right="60"/>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Avoidance Anxiety</w:t>
                  </w:r>
                </w:p>
              </w:tc>
              <w:tc>
                <w:tcPr>
                  <w:tcW w:w="1029" w:type="dxa"/>
                  <w:shd w:val="clear" w:color="auto" w:fill="auto"/>
                </w:tcPr>
                <w:p w14:paraId="55021D16" w14:textId="77777777" w:rsidR="00CC17C1" w:rsidRDefault="00CC17C1">
                  <w:pPr>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lang w:val="en-US"/>
                    </w:rPr>
                  </w:pPr>
                </w:p>
              </w:tc>
              <w:tc>
                <w:tcPr>
                  <w:tcW w:w="1074" w:type="dxa"/>
                  <w:tcBorders>
                    <w:left w:val="nil"/>
                    <w:bottom w:val="nil"/>
                    <w:right w:val="nil"/>
                  </w:tcBorders>
                  <w:shd w:val="clear" w:color="auto" w:fill="auto"/>
                </w:tcPr>
                <w:p w14:paraId="4D22BE1E" w14:textId="77777777" w:rsidR="00CC17C1" w:rsidRDefault="00000000">
                  <w:pPr>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20.00</w:t>
                  </w:r>
                </w:p>
              </w:tc>
              <w:tc>
                <w:tcPr>
                  <w:tcW w:w="1105" w:type="dxa"/>
                  <w:shd w:val="clear" w:color="auto" w:fill="auto"/>
                </w:tcPr>
                <w:p w14:paraId="48E458AB" w14:textId="77777777" w:rsidR="00CC17C1" w:rsidRDefault="00000000">
                  <w:pPr>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28.00</w:t>
                  </w:r>
                </w:p>
              </w:tc>
              <w:tc>
                <w:tcPr>
                  <w:tcW w:w="1028" w:type="dxa"/>
                  <w:tcBorders>
                    <w:left w:val="nil"/>
                    <w:bottom w:val="nil"/>
                    <w:right w:val="nil"/>
                  </w:tcBorders>
                  <w:shd w:val="clear" w:color="auto" w:fill="auto"/>
                </w:tcPr>
                <w:p w14:paraId="7B2A74CE" w14:textId="77777777" w:rsidR="00CC17C1" w:rsidRDefault="00000000">
                  <w:pPr>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25.18</w:t>
                  </w:r>
                </w:p>
              </w:tc>
            </w:tr>
            <w:tr w:rsidR="00CC17C1" w14:paraId="3A341C74" w14:textId="77777777" w:rsidTr="00CC17C1">
              <w:trPr>
                <w:gridAfter w:val="1"/>
                <w:wAfter w:w="236" w:type="dxa"/>
              </w:trPr>
              <w:tc>
                <w:tcPr>
                  <w:cnfStyle w:val="001000000000" w:firstRow="0" w:lastRow="0" w:firstColumn="1" w:lastColumn="0" w:oddVBand="0" w:evenVBand="0" w:oddHBand="0" w:evenHBand="0" w:firstRowFirstColumn="0" w:firstRowLastColumn="0" w:lastRowFirstColumn="0" w:lastRowLastColumn="0"/>
                  <w:tcW w:w="1766" w:type="dxa"/>
                  <w:shd w:val="clear" w:color="auto" w:fill="auto"/>
                </w:tcPr>
                <w:p w14:paraId="13485CDF" w14:textId="77777777" w:rsidR="00CC17C1" w:rsidRDefault="00000000">
                  <w:pPr>
                    <w:ind w:left="60" w:right="60"/>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Cognitive Anxiety</w:t>
                  </w:r>
                </w:p>
              </w:tc>
              <w:tc>
                <w:tcPr>
                  <w:tcW w:w="1029" w:type="dxa"/>
                  <w:shd w:val="clear" w:color="auto" w:fill="auto"/>
                </w:tcPr>
                <w:p w14:paraId="5A1F8D1C" w14:textId="77777777" w:rsidR="00CC17C1" w:rsidRDefault="00CC17C1">
                  <w:pPr>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lang w:val="en-US"/>
                    </w:rPr>
                  </w:pPr>
                </w:p>
              </w:tc>
              <w:tc>
                <w:tcPr>
                  <w:tcW w:w="1074" w:type="dxa"/>
                  <w:tcBorders>
                    <w:left w:val="nil"/>
                    <w:bottom w:val="nil"/>
                    <w:right w:val="nil"/>
                  </w:tcBorders>
                  <w:shd w:val="clear" w:color="auto" w:fill="auto"/>
                </w:tcPr>
                <w:p w14:paraId="07754A8F" w14:textId="77777777" w:rsidR="00CC17C1" w:rsidRDefault="00000000">
                  <w:pPr>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20.00</w:t>
                  </w:r>
                </w:p>
                <w:p w14:paraId="39BA0C31" w14:textId="77777777" w:rsidR="00CC17C1" w:rsidRDefault="00CC17C1">
                  <w:pPr>
                    <w:ind w:right="60"/>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lang w:val="en-US"/>
                    </w:rPr>
                  </w:pPr>
                </w:p>
              </w:tc>
              <w:tc>
                <w:tcPr>
                  <w:tcW w:w="1105" w:type="dxa"/>
                  <w:shd w:val="clear" w:color="auto" w:fill="auto"/>
                </w:tcPr>
                <w:p w14:paraId="31728F24" w14:textId="77777777" w:rsidR="00CC17C1" w:rsidRDefault="00000000">
                  <w:pPr>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29.00</w:t>
                  </w:r>
                </w:p>
              </w:tc>
              <w:tc>
                <w:tcPr>
                  <w:tcW w:w="1028" w:type="dxa"/>
                  <w:tcBorders>
                    <w:left w:val="nil"/>
                    <w:bottom w:val="nil"/>
                    <w:right w:val="nil"/>
                  </w:tcBorders>
                  <w:shd w:val="clear" w:color="auto" w:fill="auto"/>
                </w:tcPr>
                <w:p w14:paraId="12EA1BAB" w14:textId="77777777" w:rsidR="00CC17C1" w:rsidRDefault="00000000">
                  <w:pPr>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25.30</w:t>
                  </w:r>
                </w:p>
              </w:tc>
            </w:tr>
            <w:tr w:rsidR="00CC17C1" w14:paraId="681AB7A4" w14:textId="77777777" w:rsidTr="00CC17C1">
              <w:tc>
                <w:tcPr>
                  <w:cnfStyle w:val="001000000000" w:firstRow="0" w:lastRow="0" w:firstColumn="1" w:lastColumn="0" w:oddVBand="0" w:evenVBand="0" w:oddHBand="0" w:evenHBand="0" w:firstRowFirstColumn="0" w:firstRowLastColumn="0" w:lastRowFirstColumn="0" w:lastRowLastColumn="0"/>
                  <w:tcW w:w="1766" w:type="dxa"/>
                  <w:shd w:val="clear" w:color="auto" w:fill="auto"/>
                </w:tcPr>
                <w:p w14:paraId="7C3463DB" w14:textId="77777777" w:rsidR="00CC17C1" w:rsidRDefault="00000000">
                  <w:pPr>
                    <w:ind w:right="60"/>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Overall types of Writing Anxiety</w:t>
                  </w:r>
                </w:p>
              </w:tc>
              <w:tc>
                <w:tcPr>
                  <w:tcW w:w="1029" w:type="dxa"/>
                  <w:shd w:val="clear" w:color="auto" w:fill="auto"/>
                </w:tcPr>
                <w:p w14:paraId="00E7C0F9" w14:textId="77777777" w:rsidR="00CC17C1" w:rsidRDefault="00CC17C1">
                  <w:pPr>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olor w:val="010205"/>
                      <w:sz w:val="24"/>
                      <w:szCs w:val="24"/>
                      <w:lang w:val="en-US"/>
                    </w:rPr>
                  </w:pPr>
                </w:p>
              </w:tc>
              <w:tc>
                <w:tcPr>
                  <w:tcW w:w="1074" w:type="dxa"/>
                  <w:tcBorders>
                    <w:left w:val="nil"/>
                    <w:right w:val="nil"/>
                  </w:tcBorders>
                  <w:shd w:val="clear" w:color="auto" w:fill="auto"/>
                </w:tcPr>
                <w:p w14:paraId="55E2C009"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US"/>
                    </w:rPr>
                  </w:pPr>
                  <w:r>
                    <w:rPr>
                      <w:rFonts w:ascii="Times New Roman" w:hAnsi="Times New Roman"/>
                      <w:sz w:val="24"/>
                      <w:szCs w:val="24"/>
                      <w:lang w:val="en-US"/>
                    </w:rPr>
                    <w:t>61.00</w:t>
                  </w:r>
                </w:p>
              </w:tc>
              <w:tc>
                <w:tcPr>
                  <w:tcW w:w="1105" w:type="dxa"/>
                  <w:shd w:val="clear" w:color="auto" w:fill="auto"/>
                </w:tcPr>
                <w:p w14:paraId="76EE0038" w14:textId="77777777" w:rsidR="00CC17C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US"/>
                    </w:rPr>
                  </w:pPr>
                  <w:r>
                    <w:rPr>
                      <w:rFonts w:ascii="Times New Roman" w:hAnsi="Times New Roman"/>
                      <w:sz w:val="24"/>
                      <w:szCs w:val="24"/>
                      <w:lang w:val="en-US"/>
                    </w:rPr>
                    <w:t xml:space="preserve">     87.00</w:t>
                  </w:r>
                </w:p>
              </w:tc>
              <w:tc>
                <w:tcPr>
                  <w:tcW w:w="1028" w:type="dxa"/>
                  <w:tcBorders>
                    <w:left w:val="nil"/>
                    <w:right w:val="nil"/>
                  </w:tcBorders>
                  <w:shd w:val="clear" w:color="auto" w:fill="auto"/>
                </w:tcPr>
                <w:p w14:paraId="238B5FAE" w14:textId="77777777" w:rsidR="00CC17C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US"/>
                    </w:rPr>
                  </w:pPr>
                  <w:r>
                    <w:rPr>
                      <w:rFonts w:ascii="Times New Roman" w:hAnsi="Times New Roman"/>
                      <w:szCs w:val="24"/>
                      <w:lang w:val="en-US"/>
                    </w:rPr>
                    <w:t xml:space="preserve">   78.30</w:t>
                  </w:r>
                </w:p>
              </w:tc>
              <w:tc>
                <w:tcPr>
                  <w:tcW w:w="236" w:type="dxa"/>
                  <w:shd w:val="clear" w:color="auto" w:fill="auto"/>
                </w:tcPr>
                <w:p w14:paraId="34E24917" w14:textId="77777777" w:rsidR="00CC17C1" w:rsidRDefault="00CC17C1">
                  <w:pPr>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US"/>
                    </w:rPr>
                  </w:pPr>
                </w:p>
              </w:tc>
            </w:tr>
          </w:tbl>
          <w:commentRangeEnd w:id="48"/>
          <w:p w14:paraId="640408EF" w14:textId="77777777" w:rsidR="00CC17C1" w:rsidRDefault="008E5AA1">
            <w:pPr>
              <w:ind w:right="60"/>
              <w:rPr>
                <w:rFonts w:ascii="Times New Roman" w:hAnsi="Times New Roman"/>
                <w:color w:val="000000" w:themeColor="text1"/>
                <w:sz w:val="24"/>
                <w:szCs w:val="24"/>
              </w:rPr>
            </w:pPr>
            <w:r>
              <w:rPr>
                <w:rStyle w:val="CommentReference"/>
                <w:rFonts w:ascii="Times New Roman" w:eastAsia="Times New Roman" w:hAnsi="Times New Roman"/>
                <w:lang w:val="en-US"/>
              </w:rPr>
              <w:commentReference w:id="48"/>
            </w:r>
          </w:p>
        </w:tc>
      </w:tr>
    </w:tbl>
    <w:p w14:paraId="31B18C6F" w14:textId="77777777" w:rsidR="00CC17C1" w:rsidRDefault="00000000">
      <w:pPr>
        <w:tabs>
          <w:tab w:val="left" w:pos="142"/>
          <w:tab w:val="left" w:pos="6801"/>
        </w:tabs>
        <w:jc w:val="both"/>
        <w:rPr>
          <w:rFonts w:ascii="Times New Roman" w:hAnsi="Times New Roman"/>
          <w:sz w:val="24"/>
        </w:rPr>
      </w:pPr>
      <w:r>
        <w:rPr>
          <w:rFonts w:ascii="Times New Roman" w:hAnsi="Times New Roman"/>
          <w:sz w:val="24"/>
        </w:rPr>
        <w:lastRenderedPageBreak/>
        <w:tab/>
      </w:r>
    </w:p>
    <w:p w14:paraId="036555B2" w14:textId="77777777" w:rsidR="00CC17C1" w:rsidRDefault="00000000">
      <w:pPr>
        <w:tabs>
          <w:tab w:val="left" w:pos="142"/>
        </w:tabs>
        <w:ind w:firstLine="709"/>
        <w:jc w:val="both"/>
        <w:rPr>
          <w:rFonts w:ascii="Times New Roman" w:hAnsi="Times New Roman"/>
          <w:sz w:val="24"/>
        </w:rPr>
      </w:pPr>
      <w:r>
        <w:rPr>
          <w:rFonts w:ascii="Times New Roman" w:hAnsi="Times New Roman"/>
          <w:sz w:val="24"/>
        </w:rPr>
        <w:t xml:space="preserve">The results of a questionnaire that was developed to evaluate the levels of stress that students experience as a result of writing in relation to a range of different parameters. The comprehensive results of the calculation are presented in </w:t>
      </w:r>
      <w:r>
        <w:rPr>
          <w:rFonts w:ascii="Times New Roman" w:hAnsi="Times New Roman"/>
          <w:sz w:val="24"/>
          <w:lang w:val="en-US"/>
        </w:rPr>
        <w:t>t</w:t>
      </w:r>
      <w:r>
        <w:rPr>
          <w:rFonts w:ascii="Times New Roman" w:hAnsi="Times New Roman"/>
          <w:sz w:val="24"/>
        </w:rPr>
        <w:t>able 2.</w:t>
      </w:r>
    </w:p>
    <w:p w14:paraId="61953932" w14:textId="77777777" w:rsidR="00CC17C1" w:rsidRDefault="00CC17C1">
      <w:pPr>
        <w:tabs>
          <w:tab w:val="left" w:pos="142"/>
        </w:tabs>
        <w:ind w:firstLine="709"/>
        <w:jc w:val="both"/>
        <w:rPr>
          <w:rFonts w:ascii="Times New Roman" w:hAnsi="Times New Roman"/>
          <w:sz w:val="24"/>
        </w:rPr>
      </w:pPr>
    </w:p>
    <w:p w14:paraId="34C02176" w14:textId="77777777" w:rsidR="00CC17C1" w:rsidRDefault="00000000">
      <w:pPr>
        <w:ind w:left="709" w:firstLine="720"/>
        <w:jc w:val="center"/>
        <w:rPr>
          <w:rFonts w:ascii="Times New Roman" w:hAnsi="Times New Roman"/>
          <w:bCs/>
          <w:sz w:val="24"/>
        </w:rPr>
      </w:pPr>
      <w:commentRangeStart w:id="49"/>
      <w:r>
        <w:rPr>
          <w:rFonts w:ascii="Times New Roman" w:hAnsi="Times New Roman"/>
          <w:bCs/>
          <w:i/>
          <w:iCs/>
          <w:sz w:val="24"/>
        </w:rPr>
        <w:t>Table 2.</w:t>
      </w:r>
      <w:r>
        <w:rPr>
          <w:rFonts w:ascii="Times New Roman" w:hAnsi="Times New Roman"/>
          <w:bCs/>
          <w:sz w:val="24"/>
        </w:rPr>
        <w:t xml:space="preserve"> Distribution of each type of student's Writing Anxiety</w:t>
      </w:r>
    </w:p>
    <w:tbl>
      <w:tblPr>
        <w:tblStyle w:val="LightShading2"/>
        <w:tblW w:w="6487" w:type="dxa"/>
        <w:tblInd w:w="1483" w:type="dxa"/>
        <w:tblLook w:val="04A0" w:firstRow="1" w:lastRow="0" w:firstColumn="1" w:lastColumn="0" w:noHBand="0" w:noVBand="1"/>
      </w:tblPr>
      <w:tblGrid>
        <w:gridCol w:w="533"/>
        <w:gridCol w:w="2390"/>
        <w:gridCol w:w="1310"/>
        <w:gridCol w:w="2254"/>
      </w:tblGrid>
      <w:tr w:rsidR="00CC17C1" w14:paraId="09701464" w14:textId="77777777" w:rsidTr="00CC17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tcPr>
          <w:p w14:paraId="49D06DBB" w14:textId="77777777" w:rsidR="00CC17C1" w:rsidRDefault="00000000">
            <w:pPr>
              <w:jc w:val="center"/>
              <w:rPr>
                <w:rFonts w:ascii="Times New Roman" w:hAnsi="Times New Roman"/>
                <w:b w:val="0"/>
                <w:bCs w:val="0"/>
                <w:sz w:val="24"/>
                <w:lang w:val="en-US"/>
              </w:rPr>
            </w:pPr>
            <w:r>
              <w:rPr>
                <w:rFonts w:ascii="Times New Roman" w:hAnsi="Times New Roman"/>
                <w:sz w:val="24"/>
                <w:lang w:val="en-US"/>
              </w:rPr>
              <w:t>No</w:t>
            </w:r>
          </w:p>
        </w:tc>
        <w:tc>
          <w:tcPr>
            <w:tcW w:w="2390" w:type="dxa"/>
          </w:tcPr>
          <w:p w14:paraId="5C0E6BCF" w14:textId="77777777" w:rsidR="00CC17C1"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lang w:val="en-US"/>
              </w:rPr>
            </w:pPr>
            <w:r>
              <w:rPr>
                <w:rFonts w:ascii="Times New Roman" w:hAnsi="Times New Roman"/>
                <w:sz w:val="24"/>
                <w:lang w:val="en-US"/>
              </w:rPr>
              <w:t>Category</w:t>
            </w:r>
          </w:p>
        </w:tc>
        <w:tc>
          <w:tcPr>
            <w:tcW w:w="1310" w:type="dxa"/>
          </w:tcPr>
          <w:p w14:paraId="304ACBFA" w14:textId="77777777" w:rsidR="00CC17C1"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lang w:val="en-US"/>
              </w:rPr>
            </w:pPr>
            <w:r>
              <w:rPr>
                <w:rFonts w:ascii="Times New Roman" w:hAnsi="Times New Roman"/>
                <w:sz w:val="24"/>
                <w:lang w:val="en-US"/>
              </w:rPr>
              <w:t>Frequency</w:t>
            </w:r>
          </w:p>
        </w:tc>
        <w:tc>
          <w:tcPr>
            <w:tcW w:w="2254" w:type="dxa"/>
          </w:tcPr>
          <w:p w14:paraId="407FFF40" w14:textId="77777777" w:rsidR="00CC17C1"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lang w:val="en-US"/>
              </w:rPr>
            </w:pPr>
            <w:r>
              <w:rPr>
                <w:rFonts w:ascii="Times New Roman" w:hAnsi="Times New Roman"/>
                <w:sz w:val="24"/>
                <w:lang w:val="en-US"/>
              </w:rPr>
              <w:t>Percentages</w:t>
            </w:r>
          </w:p>
        </w:tc>
      </w:tr>
      <w:tr w:rsidR="00CC17C1" w14:paraId="091A7DED" w14:textId="77777777" w:rsidTr="00CC17C1">
        <w:tc>
          <w:tcPr>
            <w:cnfStyle w:val="001000000000" w:firstRow="0" w:lastRow="0" w:firstColumn="1" w:lastColumn="0" w:oddVBand="0" w:evenVBand="0" w:oddHBand="0" w:evenHBand="0" w:firstRowFirstColumn="0" w:firstRowLastColumn="0" w:lastRowFirstColumn="0" w:lastRowLastColumn="0"/>
            <w:tcW w:w="533" w:type="dxa"/>
            <w:tcBorders>
              <w:left w:val="nil"/>
              <w:right w:val="nil"/>
            </w:tcBorders>
            <w:shd w:val="clear" w:color="auto" w:fill="auto"/>
          </w:tcPr>
          <w:p w14:paraId="2BCB0783" w14:textId="77777777" w:rsidR="00CC17C1" w:rsidRDefault="00000000">
            <w:pPr>
              <w:jc w:val="center"/>
              <w:rPr>
                <w:rFonts w:ascii="Times New Roman" w:hAnsi="Times New Roman"/>
                <w:b w:val="0"/>
                <w:bCs w:val="0"/>
                <w:sz w:val="24"/>
                <w:lang w:val="en-US"/>
              </w:rPr>
            </w:pPr>
            <w:r>
              <w:rPr>
                <w:rFonts w:ascii="Times New Roman" w:hAnsi="Times New Roman"/>
                <w:b w:val="0"/>
                <w:sz w:val="24"/>
                <w:lang w:val="en-US"/>
              </w:rPr>
              <w:t>1</w:t>
            </w:r>
          </w:p>
        </w:tc>
        <w:tc>
          <w:tcPr>
            <w:tcW w:w="2390" w:type="dxa"/>
            <w:tcBorders>
              <w:right w:val="nil"/>
            </w:tcBorders>
            <w:shd w:val="clear" w:color="auto" w:fill="auto"/>
          </w:tcPr>
          <w:p w14:paraId="26EBF57F"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r>
              <w:rPr>
                <w:rFonts w:ascii="Times New Roman" w:hAnsi="Times New Roman"/>
                <w:sz w:val="24"/>
                <w:lang w:val="en-US"/>
              </w:rPr>
              <w:t>Somatic Anxiety</w:t>
            </w:r>
          </w:p>
        </w:tc>
        <w:tc>
          <w:tcPr>
            <w:tcW w:w="1310" w:type="dxa"/>
            <w:tcBorders>
              <w:right w:val="nil"/>
            </w:tcBorders>
            <w:shd w:val="clear" w:color="auto" w:fill="auto"/>
          </w:tcPr>
          <w:p w14:paraId="4535D8DC"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r>
              <w:rPr>
                <w:rFonts w:ascii="Times New Roman" w:hAnsi="Times New Roman"/>
                <w:sz w:val="24"/>
                <w:lang w:val="en-US"/>
              </w:rPr>
              <w:t>20</w:t>
            </w:r>
          </w:p>
        </w:tc>
        <w:tc>
          <w:tcPr>
            <w:tcW w:w="2254" w:type="dxa"/>
            <w:tcBorders>
              <w:right w:val="nil"/>
            </w:tcBorders>
            <w:shd w:val="clear" w:color="auto" w:fill="auto"/>
          </w:tcPr>
          <w:p w14:paraId="3DCD53F4"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r>
              <w:rPr>
                <w:rFonts w:ascii="Times New Roman" w:hAnsi="Times New Roman"/>
                <w:sz w:val="24"/>
                <w:lang w:val="en-US"/>
              </w:rPr>
              <w:t>61%</w:t>
            </w:r>
          </w:p>
        </w:tc>
      </w:tr>
      <w:tr w:rsidR="00CC17C1" w14:paraId="1A22C14C" w14:textId="77777777" w:rsidTr="00CC17C1">
        <w:tc>
          <w:tcPr>
            <w:cnfStyle w:val="001000000000" w:firstRow="0" w:lastRow="0" w:firstColumn="1" w:lastColumn="0" w:oddVBand="0" w:evenVBand="0" w:oddHBand="0" w:evenHBand="0" w:firstRowFirstColumn="0" w:firstRowLastColumn="0" w:lastRowFirstColumn="0" w:lastRowLastColumn="0"/>
            <w:tcW w:w="533" w:type="dxa"/>
            <w:shd w:val="clear" w:color="auto" w:fill="auto"/>
          </w:tcPr>
          <w:p w14:paraId="585DAF1C" w14:textId="77777777" w:rsidR="00CC17C1" w:rsidRDefault="00000000">
            <w:pPr>
              <w:jc w:val="center"/>
              <w:rPr>
                <w:rFonts w:ascii="Times New Roman" w:hAnsi="Times New Roman"/>
                <w:b w:val="0"/>
                <w:bCs w:val="0"/>
                <w:sz w:val="24"/>
                <w:lang w:val="en-US"/>
              </w:rPr>
            </w:pPr>
            <w:r>
              <w:rPr>
                <w:rFonts w:ascii="Times New Roman" w:hAnsi="Times New Roman"/>
                <w:b w:val="0"/>
                <w:sz w:val="24"/>
                <w:lang w:val="en-US"/>
              </w:rPr>
              <w:t>2</w:t>
            </w:r>
          </w:p>
        </w:tc>
        <w:tc>
          <w:tcPr>
            <w:tcW w:w="2390" w:type="dxa"/>
            <w:shd w:val="clear" w:color="auto" w:fill="auto"/>
          </w:tcPr>
          <w:p w14:paraId="1D139FFD"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r>
              <w:rPr>
                <w:rFonts w:ascii="Times New Roman" w:hAnsi="Times New Roman"/>
                <w:sz w:val="24"/>
                <w:lang w:val="en-US"/>
              </w:rPr>
              <w:t>Avoidance Anxiety</w:t>
            </w:r>
          </w:p>
        </w:tc>
        <w:tc>
          <w:tcPr>
            <w:tcW w:w="1310" w:type="dxa"/>
            <w:shd w:val="clear" w:color="auto" w:fill="auto"/>
          </w:tcPr>
          <w:p w14:paraId="14ED6615"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r>
              <w:rPr>
                <w:rFonts w:ascii="Times New Roman" w:hAnsi="Times New Roman"/>
                <w:sz w:val="24"/>
                <w:lang w:val="en-US"/>
              </w:rPr>
              <w:t>3</w:t>
            </w:r>
          </w:p>
        </w:tc>
        <w:tc>
          <w:tcPr>
            <w:tcW w:w="2254" w:type="dxa"/>
            <w:shd w:val="clear" w:color="auto" w:fill="auto"/>
          </w:tcPr>
          <w:p w14:paraId="7271FDCE"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r>
              <w:rPr>
                <w:rFonts w:ascii="Times New Roman" w:hAnsi="Times New Roman"/>
                <w:sz w:val="24"/>
                <w:lang w:val="en-US"/>
              </w:rPr>
              <w:t>9%</w:t>
            </w:r>
          </w:p>
        </w:tc>
      </w:tr>
      <w:tr w:rsidR="00CC17C1" w14:paraId="2DEFD00E" w14:textId="77777777" w:rsidTr="00CC17C1">
        <w:tc>
          <w:tcPr>
            <w:cnfStyle w:val="001000000000" w:firstRow="0" w:lastRow="0" w:firstColumn="1" w:lastColumn="0" w:oddVBand="0" w:evenVBand="0" w:oddHBand="0" w:evenHBand="0" w:firstRowFirstColumn="0" w:firstRowLastColumn="0" w:lastRowFirstColumn="0" w:lastRowLastColumn="0"/>
            <w:tcW w:w="533" w:type="dxa"/>
            <w:tcBorders>
              <w:left w:val="nil"/>
              <w:right w:val="nil"/>
            </w:tcBorders>
            <w:shd w:val="clear" w:color="auto" w:fill="auto"/>
          </w:tcPr>
          <w:p w14:paraId="425E4505" w14:textId="77777777" w:rsidR="00CC17C1" w:rsidRDefault="00000000">
            <w:pPr>
              <w:jc w:val="center"/>
              <w:rPr>
                <w:rFonts w:ascii="Times New Roman" w:hAnsi="Times New Roman"/>
                <w:b w:val="0"/>
                <w:bCs w:val="0"/>
                <w:sz w:val="24"/>
                <w:lang w:val="en-US"/>
              </w:rPr>
            </w:pPr>
            <w:r>
              <w:rPr>
                <w:rFonts w:ascii="Times New Roman" w:hAnsi="Times New Roman"/>
                <w:b w:val="0"/>
                <w:sz w:val="24"/>
                <w:lang w:val="en-US"/>
              </w:rPr>
              <w:t>3</w:t>
            </w:r>
          </w:p>
        </w:tc>
        <w:tc>
          <w:tcPr>
            <w:tcW w:w="2390" w:type="dxa"/>
            <w:tcBorders>
              <w:right w:val="nil"/>
            </w:tcBorders>
            <w:shd w:val="clear" w:color="auto" w:fill="auto"/>
          </w:tcPr>
          <w:p w14:paraId="358AA470"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r>
              <w:rPr>
                <w:rFonts w:ascii="Times New Roman" w:hAnsi="Times New Roman"/>
                <w:sz w:val="24"/>
                <w:lang w:val="en-US"/>
              </w:rPr>
              <w:t>Cognitive Anxiety</w:t>
            </w:r>
          </w:p>
        </w:tc>
        <w:tc>
          <w:tcPr>
            <w:tcW w:w="1310" w:type="dxa"/>
            <w:tcBorders>
              <w:right w:val="nil"/>
            </w:tcBorders>
            <w:shd w:val="clear" w:color="auto" w:fill="auto"/>
          </w:tcPr>
          <w:p w14:paraId="22D32B70"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r>
              <w:rPr>
                <w:rFonts w:ascii="Times New Roman" w:hAnsi="Times New Roman"/>
                <w:sz w:val="24"/>
                <w:lang w:val="en-US"/>
              </w:rPr>
              <w:t>10</w:t>
            </w:r>
          </w:p>
        </w:tc>
        <w:tc>
          <w:tcPr>
            <w:tcW w:w="2254" w:type="dxa"/>
            <w:tcBorders>
              <w:right w:val="nil"/>
            </w:tcBorders>
            <w:shd w:val="clear" w:color="auto" w:fill="auto"/>
          </w:tcPr>
          <w:p w14:paraId="1A363DDC"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r>
              <w:rPr>
                <w:rFonts w:ascii="Times New Roman" w:hAnsi="Times New Roman"/>
                <w:sz w:val="24"/>
                <w:lang w:val="en-US"/>
              </w:rPr>
              <w:t>30%</w:t>
            </w:r>
          </w:p>
        </w:tc>
      </w:tr>
      <w:tr w:rsidR="00CC17C1" w14:paraId="608D169A" w14:textId="77777777" w:rsidTr="00CC17C1">
        <w:tc>
          <w:tcPr>
            <w:cnfStyle w:val="001000000000" w:firstRow="0" w:lastRow="0" w:firstColumn="1" w:lastColumn="0" w:oddVBand="0" w:evenVBand="0" w:oddHBand="0" w:evenHBand="0" w:firstRowFirstColumn="0" w:firstRowLastColumn="0" w:lastRowFirstColumn="0" w:lastRowLastColumn="0"/>
            <w:tcW w:w="533" w:type="dxa"/>
            <w:shd w:val="clear" w:color="auto" w:fill="auto"/>
          </w:tcPr>
          <w:p w14:paraId="640D663A" w14:textId="77777777" w:rsidR="00CC17C1" w:rsidRDefault="00CC17C1">
            <w:pPr>
              <w:jc w:val="both"/>
              <w:rPr>
                <w:rFonts w:ascii="Times New Roman" w:hAnsi="Times New Roman"/>
                <w:b w:val="0"/>
                <w:bCs w:val="0"/>
                <w:sz w:val="24"/>
                <w:lang w:val="en-US"/>
              </w:rPr>
            </w:pPr>
          </w:p>
        </w:tc>
        <w:tc>
          <w:tcPr>
            <w:tcW w:w="2390" w:type="dxa"/>
            <w:shd w:val="clear" w:color="auto" w:fill="auto"/>
          </w:tcPr>
          <w:p w14:paraId="7117A14C"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sz w:val="24"/>
                <w:lang w:val="en-US"/>
              </w:rPr>
            </w:pPr>
            <w:r>
              <w:rPr>
                <w:rFonts w:ascii="Times New Roman" w:hAnsi="Times New Roman"/>
                <w:b/>
                <w:sz w:val="24"/>
                <w:lang w:val="en-US"/>
              </w:rPr>
              <w:t xml:space="preserve">Total : </w:t>
            </w:r>
          </w:p>
        </w:tc>
        <w:tc>
          <w:tcPr>
            <w:tcW w:w="1310" w:type="dxa"/>
            <w:shd w:val="clear" w:color="auto" w:fill="auto"/>
          </w:tcPr>
          <w:p w14:paraId="3293E5D5"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sz w:val="24"/>
                <w:lang w:val="en-US"/>
              </w:rPr>
            </w:pPr>
            <w:r>
              <w:rPr>
                <w:rFonts w:ascii="Times New Roman" w:hAnsi="Times New Roman"/>
                <w:b/>
                <w:sz w:val="24"/>
                <w:lang w:val="en-US"/>
              </w:rPr>
              <w:t>33</w:t>
            </w:r>
          </w:p>
        </w:tc>
        <w:tc>
          <w:tcPr>
            <w:tcW w:w="2254" w:type="dxa"/>
            <w:shd w:val="clear" w:color="auto" w:fill="auto"/>
          </w:tcPr>
          <w:p w14:paraId="6EE4F4B8" w14:textId="77777777" w:rsidR="00CC17C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b/>
                <w:sz w:val="24"/>
                <w:lang w:val="en-US"/>
              </w:rPr>
            </w:pPr>
            <w:r>
              <w:rPr>
                <w:rFonts w:ascii="Times New Roman" w:hAnsi="Times New Roman"/>
                <w:b/>
                <w:sz w:val="24"/>
                <w:lang w:val="en-US"/>
              </w:rPr>
              <w:t xml:space="preserve">            100%</w:t>
            </w:r>
          </w:p>
        </w:tc>
      </w:tr>
    </w:tbl>
    <w:commentRangeEnd w:id="49"/>
    <w:p w14:paraId="1FA8F12E" w14:textId="77777777" w:rsidR="00CC17C1" w:rsidRDefault="008E5AA1">
      <w:pPr>
        <w:ind w:firstLine="720"/>
        <w:jc w:val="both"/>
        <w:rPr>
          <w:rFonts w:ascii="Times New Roman" w:hAnsi="Times New Roman"/>
          <w:sz w:val="24"/>
        </w:rPr>
      </w:pPr>
      <w:r>
        <w:rPr>
          <w:rStyle w:val="CommentReference"/>
          <w:rFonts w:ascii="Times New Roman" w:eastAsia="Times New Roman" w:hAnsi="Times New Roman"/>
          <w:lang w:val="en-US"/>
        </w:rPr>
        <w:commentReference w:id="49"/>
      </w:r>
    </w:p>
    <w:p w14:paraId="2F394662" w14:textId="77777777" w:rsidR="00CC17C1" w:rsidRDefault="00000000">
      <w:pPr>
        <w:ind w:firstLine="720"/>
        <w:jc w:val="both"/>
        <w:rPr>
          <w:rFonts w:ascii="Times New Roman" w:hAnsi="Times New Roman"/>
          <w:sz w:val="24"/>
        </w:rPr>
      </w:pPr>
      <w:r>
        <w:rPr>
          <w:rFonts w:ascii="Times New Roman" w:hAnsi="Times New Roman"/>
          <w:sz w:val="24"/>
        </w:rPr>
        <w:t>According to an examination of the data, out of a total of 33 students, 10 of them (30%) experienced cognitive anxiety, 3 of them (9%) had avoidance anxiety, and 20 of them (61%) had physical anxiety.</w:t>
      </w:r>
    </w:p>
    <w:p w14:paraId="434DDAD1" w14:textId="77777777" w:rsidR="00CC17C1" w:rsidRDefault="00CC17C1">
      <w:pPr>
        <w:ind w:firstLine="720"/>
        <w:jc w:val="both"/>
        <w:rPr>
          <w:rFonts w:ascii="Times New Roman" w:hAnsi="Times New Roman"/>
          <w:sz w:val="24"/>
        </w:rPr>
      </w:pPr>
    </w:p>
    <w:p w14:paraId="1CD06D21" w14:textId="77777777" w:rsidR="00CC17C1" w:rsidRDefault="00000000">
      <w:pPr>
        <w:jc w:val="both"/>
        <w:rPr>
          <w:rFonts w:ascii="Times New Roman" w:hAnsi="Times New Roman"/>
          <w:b/>
          <w:sz w:val="24"/>
        </w:rPr>
      </w:pPr>
      <w:r>
        <w:rPr>
          <w:rFonts w:ascii="Times New Roman" w:hAnsi="Times New Roman"/>
          <w:b/>
          <w:sz w:val="24"/>
        </w:rPr>
        <w:t>The result of Students’ Writing Achievement</w:t>
      </w:r>
    </w:p>
    <w:p w14:paraId="02F73F5E" w14:textId="77777777" w:rsidR="00CC17C1" w:rsidRDefault="00000000">
      <w:pPr>
        <w:jc w:val="both"/>
        <w:rPr>
          <w:rFonts w:ascii="Times New Roman" w:hAnsi="Times New Roman"/>
          <w:sz w:val="24"/>
        </w:rPr>
      </w:pPr>
      <w:r>
        <w:rPr>
          <w:rFonts w:ascii="Times New Roman" w:hAnsi="Times New Roman"/>
          <w:sz w:val="24"/>
        </w:rPr>
        <w:t xml:space="preserve">The statistical analysis of students’ writing achievement is shown in </w:t>
      </w:r>
      <w:r>
        <w:rPr>
          <w:rFonts w:ascii="Times New Roman" w:hAnsi="Times New Roman"/>
          <w:sz w:val="24"/>
          <w:lang w:val="en-US"/>
        </w:rPr>
        <w:t>t</w:t>
      </w:r>
      <w:r>
        <w:rPr>
          <w:rFonts w:ascii="Times New Roman" w:hAnsi="Times New Roman"/>
          <w:sz w:val="24"/>
        </w:rPr>
        <w:t>able 3.</w:t>
      </w:r>
    </w:p>
    <w:p w14:paraId="6246AB59" w14:textId="77777777" w:rsidR="00CC17C1" w:rsidRDefault="00CC17C1">
      <w:pPr>
        <w:jc w:val="both"/>
        <w:rPr>
          <w:rFonts w:ascii="Times New Roman" w:hAnsi="Times New Roman"/>
          <w:sz w:val="24"/>
        </w:rPr>
      </w:pPr>
    </w:p>
    <w:p w14:paraId="4C2869FF" w14:textId="77777777" w:rsidR="00CC17C1" w:rsidRDefault="00000000">
      <w:pPr>
        <w:jc w:val="center"/>
        <w:rPr>
          <w:rFonts w:ascii="Times New Roman" w:hAnsi="Times New Roman"/>
          <w:sz w:val="24"/>
        </w:rPr>
      </w:pPr>
      <w:r>
        <w:rPr>
          <w:rFonts w:ascii="Times New Roman" w:hAnsi="Times New Roman"/>
          <w:sz w:val="24"/>
        </w:rPr>
        <w:t>Table 3. Descriptive Statistics</w:t>
      </w:r>
    </w:p>
    <w:tbl>
      <w:tblPr>
        <w:tblStyle w:val="PlainTable21"/>
        <w:tblW w:w="0" w:type="auto"/>
        <w:tblInd w:w="1655" w:type="dxa"/>
        <w:tblLook w:val="04A0" w:firstRow="1" w:lastRow="0" w:firstColumn="1" w:lastColumn="0" w:noHBand="0" w:noVBand="1"/>
      </w:tblPr>
      <w:tblGrid>
        <w:gridCol w:w="1549"/>
        <w:gridCol w:w="1195"/>
        <w:gridCol w:w="1407"/>
        <w:gridCol w:w="1418"/>
        <w:gridCol w:w="1294"/>
      </w:tblGrid>
      <w:tr w:rsidR="00CC17C1" w14:paraId="7F99771D" w14:textId="77777777" w:rsidTr="00CC17C1">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549" w:type="dxa"/>
            <w:vMerge w:val="restart"/>
          </w:tcPr>
          <w:p w14:paraId="4577455C" w14:textId="77777777" w:rsidR="00CC17C1" w:rsidRDefault="00000000">
            <w:pPr>
              <w:rPr>
                <w:b w:val="0"/>
                <w:bCs w:val="0"/>
                <w:sz w:val="24"/>
                <w:szCs w:val="24"/>
                <w:lang w:val="zh-CN"/>
              </w:rPr>
            </w:pPr>
            <w:r>
              <w:rPr>
                <w:rFonts w:ascii="Times New Roman" w:hAnsi="Times New Roman"/>
                <w:sz w:val="24"/>
                <w:szCs w:val="24"/>
                <w:lang w:val="zh-CN"/>
              </w:rPr>
              <w:t>Writing Achievement</w:t>
            </w:r>
          </w:p>
        </w:tc>
        <w:tc>
          <w:tcPr>
            <w:tcW w:w="1195" w:type="dxa"/>
          </w:tcPr>
          <w:p w14:paraId="0BACBF94" w14:textId="77777777" w:rsidR="00CC17C1" w:rsidRDefault="00000000">
            <w:pPr>
              <w:pStyle w:val="ListParagraph"/>
              <w:ind w:left="0"/>
              <w:jc w:val="center"/>
              <w:cnfStyle w:val="100000000000" w:firstRow="1" w:lastRow="0" w:firstColumn="0" w:lastColumn="0" w:oddVBand="0" w:evenVBand="0" w:oddHBand="0" w:evenHBand="0" w:firstRowFirstColumn="0" w:firstRowLastColumn="0" w:lastRowFirstColumn="0" w:lastRowLastColumn="0"/>
              <w:rPr>
                <w:b w:val="0"/>
                <w:bCs w:val="0"/>
              </w:rPr>
            </w:pPr>
            <w:r>
              <w:t>N</w:t>
            </w:r>
          </w:p>
        </w:tc>
        <w:tc>
          <w:tcPr>
            <w:tcW w:w="1407" w:type="dxa"/>
          </w:tcPr>
          <w:p w14:paraId="7D3E4C7B" w14:textId="77777777" w:rsidR="00CC17C1" w:rsidRDefault="00000000">
            <w:pPr>
              <w:pStyle w:val="ListParagraph"/>
              <w:ind w:left="0"/>
              <w:jc w:val="center"/>
              <w:cnfStyle w:val="100000000000" w:firstRow="1" w:lastRow="0" w:firstColumn="0" w:lastColumn="0" w:oddVBand="0" w:evenVBand="0" w:oddHBand="0" w:evenHBand="0" w:firstRowFirstColumn="0" w:firstRowLastColumn="0" w:lastRowFirstColumn="0" w:lastRowLastColumn="0"/>
              <w:rPr>
                <w:b w:val="0"/>
                <w:bCs w:val="0"/>
              </w:rPr>
            </w:pPr>
            <w:r>
              <w:t>Minimum</w:t>
            </w:r>
          </w:p>
        </w:tc>
        <w:tc>
          <w:tcPr>
            <w:tcW w:w="1418" w:type="dxa"/>
          </w:tcPr>
          <w:p w14:paraId="5A0901F8" w14:textId="77777777" w:rsidR="00CC17C1" w:rsidRDefault="00000000">
            <w:pPr>
              <w:pStyle w:val="ListParagraph"/>
              <w:ind w:left="0"/>
              <w:jc w:val="center"/>
              <w:cnfStyle w:val="100000000000" w:firstRow="1" w:lastRow="0" w:firstColumn="0" w:lastColumn="0" w:oddVBand="0" w:evenVBand="0" w:oddHBand="0" w:evenHBand="0" w:firstRowFirstColumn="0" w:firstRowLastColumn="0" w:lastRowFirstColumn="0" w:lastRowLastColumn="0"/>
              <w:rPr>
                <w:b w:val="0"/>
                <w:bCs w:val="0"/>
              </w:rPr>
            </w:pPr>
            <w:r>
              <w:t>Maximum</w:t>
            </w:r>
          </w:p>
        </w:tc>
        <w:tc>
          <w:tcPr>
            <w:tcW w:w="1294" w:type="dxa"/>
          </w:tcPr>
          <w:p w14:paraId="269D6787" w14:textId="77777777" w:rsidR="00CC17C1" w:rsidRDefault="00000000">
            <w:pPr>
              <w:pStyle w:val="ListParagraph"/>
              <w:ind w:left="0"/>
              <w:jc w:val="center"/>
              <w:cnfStyle w:val="100000000000" w:firstRow="1" w:lastRow="0" w:firstColumn="0" w:lastColumn="0" w:oddVBand="0" w:evenVBand="0" w:oddHBand="0" w:evenHBand="0" w:firstRowFirstColumn="0" w:firstRowLastColumn="0" w:lastRowFirstColumn="0" w:lastRowLastColumn="0"/>
              <w:rPr>
                <w:b w:val="0"/>
                <w:bCs w:val="0"/>
              </w:rPr>
            </w:pPr>
            <w:r>
              <w:t>Mean</w:t>
            </w:r>
          </w:p>
        </w:tc>
      </w:tr>
      <w:tr w:rsidR="00CC17C1" w14:paraId="28472A9D" w14:textId="77777777" w:rsidTr="00CC17C1">
        <w:trPr>
          <w:trHeight w:val="144"/>
        </w:trPr>
        <w:tc>
          <w:tcPr>
            <w:cnfStyle w:val="001000000000" w:firstRow="0" w:lastRow="0" w:firstColumn="1" w:lastColumn="0" w:oddVBand="0" w:evenVBand="0" w:oddHBand="0" w:evenHBand="0" w:firstRowFirstColumn="0" w:firstRowLastColumn="0" w:lastRowFirstColumn="0" w:lastRowLastColumn="0"/>
            <w:tcW w:w="1549" w:type="dxa"/>
            <w:vMerge/>
            <w:tcBorders>
              <w:top w:val="single" w:sz="4" w:space="0" w:color="7F7F7F" w:themeColor="text1" w:themeTint="80"/>
              <w:bottom w:val="single" w:sz="4" w:space="0" w:color="7F7F7F" w:themeColor="text1" w:themeTint="80"/>
            </w:tcBorders>
          </w:tcPr>
          <w:p w14:paraId="3D7B81E8" w14:textId="77777777" w:rsidR="00CC17C1" w:rsidRDefault="00CC17C1">
            <w:pPr>
              <w:rPr>
                <w:b w:val="0"/>
                <w:bCs w:val="0"/>
                <w:sz w:val="24"/>
                <w:szCs w:val="24"/>
                <w:lang w:val="zh-CN"/>
              </w:rPr>
            </w:pPr>
          </w:p>
        </w:tc>
        <w:tc>
          <w:tcPr>
            <w:tcW w:w="1195" w:type="dxa"/>
            <w:tcBorders>
              <w:top w:val="single" w:sz="4" w:space="0" w:color="7F7F7F" w:themeColor="text1" w:themeTint="80"/>
              <w:bottom w:val="single" w:sz="4" w:space="0" w:color="7F7F7F" w:themeColor="text1" w:themeTint="80"/>
            </w:tcBorders>
          </w:tcPr>
          <w:p w14:paraId="46336A30" w14:textId="77777777" w:rsidR="00CC17C1" w:rsidRDefault="00000000">
            <w:pPr>
              <w:pStyle w:val="ListParagraph"/>
              <w:ind w:left="0"/>
              <w:jc w:val="center"/>
              <w:cnfStyle w:val="000000000000" w:firstRow="0" w:lastRow="0" w:firstColumn="0" w:lastColumn="0" w:oddVBand="0" w:evenVBand="0" w:oddHBand="0" w:evenHBand="0" w:firstRowFirstColumn="0" w:firstRowLastColumn="0" w:lastRowFirstColumn="0" w:lastRowLastColumn="0"/>
            </w:pPr>
            <w:r>
              <w:t>33</w:t>
            </w:r>
          </w:p>
        </w:tc>
        <w:tc>
          <w:tcPr>
            <w:tcW w:w="1407" w:type="dxa"/>
            <w:tcBorders>
              <w:top w:val="single" w:sz="4" w:space="0" w:color="7F7F7F" w:themeColor="text1" w:themeTint="80"/>
              <w:bottom w:val="single" w:sz="4" w:space="0" w:color="7F7F7F" w:themeColor="text1" w:themeTint="80"/>
            </w:tcBorders>
          </w:tcPr>
          <w:p w14:paraId="3D7D8329" w14:textId="77777777" w:rsidR="00CC17C1" w:rsidRDefault="00000000">
            <w:pPr>
              <w:pStyle w:val="ListParagraph"/>
              <w:ind w:left="0"/>
              <w:jc w:val="center"/>
              <w:cnfStyle w:val="000000000000" w:firstRow="0" w:lastRow="0" w:firstColumn="0" w:lastColumn="0" w:oddVBand="0" w:evenVBand="0" w:oddHBand="0" w:evenHBand="0" w:firstRowFirstColumn="0" w:firstRowLastColumn="0" w:lastRowFirstColumn="0" w:lastRowLastColumn="0"/>
            </w:pPr>
            <w:r>
              <w:t>23.00</w:t>
            </w:r>
          </w:p>
        </w:tc>
        <w:tc>
          <w:tcPr>
            <w:tcW w:w="1418" w:type="dxa"/>
            <w:tcBorders>
              <w:top w:val="single" w:sz="4" w:space="0" w:color="7F7F7F" w:themeColor="text1" w:themeTint="80"/>
              <w:bottom w:val="single" w:sz="4" w:space="0" w:color="7F7F7F" w:themeColor="text1" w:themeTint="80"/>
            </w:tcBorders>
          </w:tcPr>
          <w:p w14:paraId="131D9FED" w14:textId="77777777" w:rsidR="00CC17C1" w:rsidRDefault="00000000">
            <w:pPr>
              <w:pStyle w:val="ListParagraph"/>
              <w:ind w:left="0"/>
              <w:jc w:val="center"/>
              <w:cnfStyle w:val="000000000000" w:firstRow="0" w:lastRow="0" w:firstColumn="0" w:lastColumn="0" w:oddVBand="0" w:evenVBand="0" w:oddHBand="0" w:evenHBand="0" w:firstRowFirstColumn="0" w:firstRowLastColumn="0" w:lastRowFirstColumn="0" w:lastRowLastColumn="0"/>
            </w:pPr>
            <w:r>
              <w:t>69.00</w:t>
            </w:r>
          </w:p>
        </w:tc>
        <w:tc>
          <w:tcPr>
            <w:tcW w:w="1294" w:type="dxa"/>
            <w:tcBorders>
              <w:top w:val="single" w:sz="4" w:space="0" w:color="7F7F7F" w:themeColor="text1" w:themeTint="80"/>
              <w:bottom w:val="single" w:sz="4" w:space="0" w:color="7F7F7F" w:themeColor="text1" w:themeTint="80"/>
            </w:tcBorders>
          </w:tcPr>
          <w:p w14:paraId="728D0D61" w14:textId="77777777" w:rsidR="00CC17C1" w:rsidRDefault="00000000">
            <w:pPr>
              <w:pStyle w:val="ListParagraph"/>
              <w:ind w:left="0"/>
              <w:jc w:val="center"/>
              <w:cnfStyle w:val="000000000000" w:firstRow="0" w:lastRow="0" w:firstColumn="0" w:lastColumn="0" w:oddVBand="0" w:evenVBand="0" w:oddHBand="0" w:evenHBand="0" w:firstRowFirstColumn="0" w:firstRowLastColumn="0" w:lastRowFirstColumn="0" w:lastRowLastColumn="0"/>
            </w:pPr>
            <w:r>
              <w:t>39.54</w:t>
            </w:r>
          </w:p>
        </w:tc>
      </w:tr>
    </w:tbl>
    <w:p w14:paraId="4D3AA3EC" w14:textId="77777777" w:rsidR="00CC17C1" w:rsidRDefault="00CC17C1">
      <w:pPr>
        <w:ind w:firstLine="720"/>
        <w:jc w:val="both"/>
        <w:rPr>
          <w:rFonts w:ascii="Times New Roman" w:hAnsi="Times New Roman"/>
          <w:sz w:val="24"/>
        </w:rPr>
      </w:pPr>
    </w:p>
    <w:p w14:paraId="5DAF7B3C" w14:textId="31108728" w:rsidR="00CC17C1" w:rsidRDefault="00000000">
      <w:pPr>
        <w:pStyle w:val="ListParagraph"/>
        <w:ind w:left="0" w:firstLine="851"/>
        <w:jc w:val="both"/>
      </w:pPr>
      <w:commentRangeStart w:id="50"/>
      <w:r>
        <w:t>It turned out that the numbers were between 23 and 69</w:t>
      </w:r>
      <w:commentRangeEnd w:id="50"/>
      <w:r w:rsidR="003C03EB">
        <w:rPr>
          <w:rStyle w:val="CommentReference"/>
        </w:rPr>
        <w:commentReference w:id="50"/>
      </w:r>
      <w:r>
        <w:t xml:space="preserve">, with 23 being the lowest and 69 being the highest. </w:t>
      </w:r>
      <w:ins w:id="51" w:author="Rahma Dianti" w:date="2024-10-19T15:18:00Z" w16du:dateUtc="2024-10-19T08:18:00Z">
        <w:r w:rsidR="003C03EB">
          <w:t>The r</w:t>
        </w:r>
      </w:ins>
      <w:del w:id="52" w:author="Rahma Dianti" w:date="2024-10-19T15:18:00Z" w16du:dateUtc="2024-10-19T08:18:00Z">
        <w:r w:rsidDel="003C03EB">
          <w:delText>R</w:delText>
        </w:r>
      </w:del>
      <w:r>
        <w:t xml:space="preserve">esearchers tried to make sense of the results of the analytical explanation test that the students took by using descriptive analysis. The results of the analytical exposition test were based on </w:t>
      </w:r>
      <w:commentRangeStart w:id="53"/>
      <w:r>
        <w:t>the standards of the writing proficiency indicator</w:t>
      </w:r>
      <w:commentRangeEnd w:id="53"/>
      <w:r w:rsidR="003C03EB">
        <w:rPr>
          <w:rStyle w:val="CommentReference"/>
        </w:rPr>
        <w:commentReference w:id="53"/>
      </w:r>
      <w:r>
        <w:t>. Table 4 showed all the calculations that were done.</w:t>
      </w:r>
    </w:p>
    <w:p w14:paraId="30179938" w14:textId="77777777" w:rsidR="00CC17C1" w:rsidRDefault="00CC17C1">
      <w:pPr>
        <w:pStyle w:val="ListParagraph"/>
        <w:ind w:left="0" w:firstLine="851"/>
        <w:jc w:val="both"/>
        <w:rPr>
          <w:bCs/>
          <w:i/>
          <w:iCs/>
        </w:rPr>
      </w:pPr>
    </w:p>
    <w:p w14:paraId="145DCCD1" w14:textId="77777777" w:rsidR="00CC17C1" w:rsidRDefault="00000000">
      <w:pPr>
        <w:pStyle w:val="ListParagraph"/>
        <w:ind w:left="1440"/>
        <w:rPr>
          <w:bCs/>
        </w:rPr>
      </w:pPr>
      <w:r>
        <w:rPr>
          <w:bCs/>
          <w:i/>
          <w:iCs/>
        </w:rPr>
        <w:t>Table 4.</w:t>
      </w:r>
      <w:r>
        <w:rPr>
          <w:bCs/>
        </w:rPr>
        <w:t xml:space="preserve"> Distribution of Students’ Writing Achievement</w:t>
      </w:r>
    </w:p>
    <w:tbl>
      <w:tblPr>
        <w:tblStyle w:val="LightShading2"/>
        <w:tblW w:w="7180" w:type="dxa"/>
        <w:jc w:val="center"/>
        <w:tblLook w:val="04A0" w:firstRow="1" w:lastRow="0" w:firstColumn="1" w:lastColumn="0" w:noHBand="0" w:noVBand="1"/>
      </w:tblPr>
      <w:tblGrid>
        <w:gridCol w:w="598"/>
        <w:gridCol w:w="2564"/>
        <w:gridCol w:w="1583"/>
        <w:gridCol w:w="2435"/>
      </w:tblGrid>
      <w:tr w:rsidR="00CC17C1" w14:paraId="0E4FA458" w14:textId="77777777" w:rsidTr="00CC17C1">
        <w:trPr>
          <w:cnfStyle w:val="100000000000" w:firstRow="1" w:lastRow="0" w:firstColumn="0" w:lastColumn="0" w:oddVBand="0" w:evenVBand="0" w:oddHBand="0" w:evenHBand="0" w:firstRowFirstColumn="0" w:firstRowLastColumn="0" w:lastRowFirstColumn="0" w:lastRowLastColumn="0"/>
          <w:trHeight w:val="123"/>
          <w:jc w:val="center"/>
        </w:trPr>
        <w:tc>
          <w:tcPr>
            <w:cnfStyle w:val="001000000000" w:firstRow="0" w:lastRow="0" w:firstColumn="1" w:lastColumn="0" w:oddVBand="0" w:evenVBand="0" w:oddHBand="0" w:evenHBand="0" w:firstRowFirstColumn="0" w:firstRowLastColumn="0" w:lastRowFirstColumn="0" w:lastRowLastColumn="0"/>
            <w:tcW w:w="598" w:type="dxa"/>
          </w:tcPr>
          <w:p w14:paraId="6D872EBC" w14:textId="77777777" w:rsidR="00CC17C1" w:rsidRDefault="00000000">
            <w:pPr>
              <w:jc w:val="center"/>
              <w:rPr>
                <w:rFonts w:ascii="Times New Roman" w:hAnsi="Times New Roman"/>
                <w:b w:val="0"/>
                <w:bCs w:val="0"/>
                <w:sz w:val="24"/>
                <w:lang w:val="en-US"/>
              </w:rPr>
            </w:pPr>
            <w:r>
              <w:rPr>
                <w:rFonts w:ascii="Times New Roman" w:hAnsi="Times New Roman"/>
                <w:sz w:val="24"/>
                <w:lang w:val="en-US"/>
              </w:rPr>
              <w:t>No</w:t>
            </w:r>
          </w:p>
        </w:tc>
        <w:tc>
          <w:tcPr>
            <w:tcW w:w="2564" w:type="dxa"/>
          </w:tcPr>
          <w:p w14:paraId="7618E711" w14:textId="77777777" w:rsidR="00CC17C1"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lang w:val="en-US"/>
              </w:rPr>
            </w:pPr>
            <w:r>
              <w:rPr>
                <w:rFonts w:ascii="Times New Roman" w:hAnsi="Times New Roman"/>
                <w:sz w:val="24"/>
                <w:lang w:val="en-US"/>
              </w:rPr>
              <w:t>Number of Students</w:t>
            </w:r>
          </w:p>
        </w:tc>
        <w:tc>
          <w:tcPr>
            <w:tcW w:w="1583" w:type="dxa"/>
          </w:tcPr>
          <w:p w14:paraId="34657249" w14:textId="77777777" w:rsidR="00CC17C1"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lang w:val="en-US"/>
              </w:rPr>
            </w:pPr>
            <w:r>
              <w:rPr>
                <w:rFonts w:ascii="Times New Roman" w:hAnsi="Times New Roman"/>
                <w:sz w:val="24"/>
                <w:lang w:val="en-US"/>
              </w:rPr>
              <w:t>Percentage</w:t>
            </w:r>
          </w:p>
        </w:tc>
        <w:tc>
          <w:tcPr>
            <w:tcW w:w="2435" w:type="dxa"/>
          </w:tcPr>
          <w:p w14:paraId="32DE1EC8" w14:textId="77777777" w:rsidR="00CC17C1"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lang w:val="en-US"/>
              </w:rPr>
            </w:pPr>
            <w:r>
              <w:rPr>
                <w:rFonts w:ascii="Times New Roman" w:hAnsi="Times New Roman"/>
                <w:sz w:val="24"/>
                <w:lang w:val="en-US"/>
              </w:rPr>
              <w:t>Category</w:t>
            </w:r>
          </w:p>
        </w:tc>
      </w:tr>
      <w:tr w:rsidR="00CC17C1" w14:paraId="3A84B8E6" w14:textId="77777777" w:rsidTr="00CC17C1">
        <w:trPr>
          <w:trHeight w:val="118"/>
          <w:jc w:val="center"/>
        </w:trPr>
        <w:tc>
          <w:tcPr>
            <w:cnfStyle w:val="001000000000" w:firstRow="0" w:lastRow="0" w:firstColumn="1" w:lastColumn="0" w:oddVBand="0" w:evenVBand="0" w:oddHBand="0" w:evenHBand="0" w:firstRowFirstColumn="0" w:firstRowLastColumn="0" w:lastRowFirstColumn="0" w:lastRowLastColumn="0"/>
            <w:tcW w:w="598" w:type="dxa"/>
            <w:tcBorders>
              <w:left w:val="nil"/>
              <w:right w:val="nil"/>
            </w:tcBorders>
            <w:shd w:val="clear" w:color="auto" w:fill="auto"/>
          </w:tcPr>
          <w:p w14:paraId="20607499" w14:textId="77777777" w:rsidR="00CC17C1" w:rsidRDefault="00000000">
            <w:pPr>
              <w:jc w:val="center"/>
              <w:rPr>
                <w:rFonts w:ascii="Times New Roman" w:hAnsi="Times New Roman"/>
                <w:b w:val="0"/>
                <w:bCs w:val="0"/>
                <w:sz w:val="24"/>
                <w:lang w:val="en-US"/>
              </w:rPr>
            </w:pPr>
            <w:r>
              <w:rPr>
                <w:rFonts w:ascii="Times New Roman" w:hAnsi="Times New Roman"/>
                <w:b w:val="0"/>
                <w:sz w:val="24"/>
                <w:lang w:val="en-US"/>
              </w:rPr>
              <w:t>1</w:t>
            </w:r>
          </w:p>
        </w:tc>
        <w:tc>
          <w:tcPr>
            <w:tcW w:w="2564" w:type="dxa"/>
            <w:tcBorders>
              <w:right w:val="nil"/>
            </w:tcBorders>
            <w:shd w:val="clear" w:color="auto" w:fill="auto"/>
          </w:tcPr>
          <w:p w14:paraId="2F65E700"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r>
              <w:rPr>
                <w:rFonts w:ascii="Times New Roman" w:hAnsi="Times New Roman"/>
                <w:sz w:val="24"/>
                <w:lang w:val="en-US"/>
              </w:rPr>
              <w:t>0</w:t>
            </w:r>
          </w:p>
        </w:tc>
        <w:tc>
          <w:tcPr>
            <w:tcW w:w="1583" w:type="dxa"/>
            <w:tcBorders>
              <w:right w:val="nil"/>
            </w:tcBorders>
            <w:shd w:val="clear" w:color="auto" w:fill="auto"/>
          </w:tcPr>
          <w:p w14:paraId="735BC789"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r>
              <w:rPr>
                <w:rFonts w:ascii="Times New Roman" w:hAnsi="Times New Roman"/>
                <w:sz w:val="24"/>
                <w:lang w:val="en-US"/>
              </w:rPr>
              <w:t>0%</w:t>
            </w:r>
          </w:p>
        </w:tc>
        <w:tc>
          <w:tcPr>
            <w:tcW w:w="2435" w:type="dxa"/>
            <w:tcBorders>
              <w:right w:val="nil"/>
            </w:tcBorders>
            <w:shd w:val="clear" w:color="auto" w:fill="auto"/>
          </w:tcPr>
          <w:p w14:paraId="2302B920"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r>
              <w:rPr>
                <w:rFonts w:ascii="Times New Roman" w:hAnsi="Times New Roman"/>
                <w:sz w:val="24"/>
                <w:lang w:val="en-US"/>
              </w:rPr>
              <w:t>Excellent</w:t>
            </w:r>
          </w:p>
        </w:tc>
      </w:tr>
      <w:tr w:rsidR="00CC17C1" w14:paraId="1BB68317" w14:textId="77777777" w:rsidTr="00CC17C1">
        <w:trPr>
          <w:trHeight w:val="123"/>
          <w:jc w:val="center"/>
        </w:trPr>
        <w:tc>
          <w:tcPr>
            <w:cnfStyle w:val="001000000000" w:firstRow="0" w:lastRow="0" w:firstColumn="1" w:lastColumn="0" w:oddVBand="0" w:evenVBand="0" w:oddHBand="0" w:evenHBand="0" w:firstRowFirstColumn="0" w:firstRowLastColumn="0" w:lastRowFirstColumn="0" w:lastRowLastColumn="0"/>
            <w:tcW w:w="598" w:type="dxa"/>
            <w:shd w:val="clear" w:color="auto" w:fill="auto"/>
          </w:tcPr>
          <w:p w14:paraId="10B612D8" w14:textId="77777777" w:rsidR="00CC17C1" w:rsidRDefault="00000000">
            <w:pPr>
              <w:jc w:val="center"/>
              <w:rPr>
                <w:rFonts w:ascii="Times New Roman" w:hAnsi="Times New Roman"/>
                <w:b w:val="0"/>
                <w:bCs w:val="0"/>
                <w:sz w:val="24"/>
                <w:lang w:val="en-US"/>
              </w:rPr>
            </w:pPr>
            <w:r>
              <w:rPr>
                <w:rFonts w:ascii="Times New Roman" w:hAnsi="Times New Roman"/>
                <w:b w:val="0"/>
                <w:sz w:val="24"/>
                <w:lang w:val="en-US"/>
              </w:rPr>
              <w:t>2</w:t>
            </w:r>
          </w:p>
        </w:tc>
        <w:tc>
          <w:tcPr>
            <w:tcW w:w="2564" w:type="dxa"/>
            <w:shd w:val="clear" w:color="auto" w:fill="auto"/>
          </w:tcPr>
          <w:p w14:paraId="33FDA04B"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r>
              <w:rPr>
                <w:rFonts w:ascii="Times New Roman" w:hAnsi="Times New Roman"/>
                <w:sz w:val="24"/>
                <w:lang w:val="en-US"/>
              </w:rPr>
              <w:t>0</w:t>
            </w:r>
          </w:p>
        </w:tc>
        <w:tc>
          <w:tcPr>
            <w:tcW w:w="1583" w:type="dxa"/>
            <w:shd w:val="clear" w:color="auto" w:fill="auto"/>
          </w:tcPr>
          <w:p w14:paraId="23FB1D16"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r>
              <w:rPr>
                <w:rFonts w:ascii="Times New Roman" w:hAnsi="Times New Roman"/>
                <w:sz w:val="24"/>
                <w:lang w:val="en-US"/>
              </w:rPr>
              <w:t>0%</w:t>
            </w:r>
          </w:p>
        </w:tc>
        <w:tc>
          <w:tcPr>
            <w:tcW w:w="2435" w:type="dxa"/>
            <w:shd w:val="clear" w:color="auto" w:fill="auto"/>
          </w:tcPr>
          <w:p w14:paraId="7397A58A"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r>
              <w:rPr>
                <w:rFonts w:ascii="Times New Roman" w:hAnsi="Times New Roman"/>
                <w:sz w:val="24"/>
                <w:lang w:val="en-US"/>
              </w:rPr>
              <w:t>Very Good</w:t>
            </w:r>
          </w:p>
        </w:tc>
      </w:tr>
      <w:tr w:rsidR="00CC17C1" w14:paraId="338DC6A2" w14:textId="77777777" w:rsidTr="00CC17C1">
        <w:trPr>
          <w:trHeight w:val="118"/>
          <w:jc w:val="center"/>
        </w:trPr>
        <w:tc>
          <w:tcPr>
            <w:cnfStyle w:val="001000000000" w:firstRow="0" w:lastRow="0" w:firstColumn="1" w:lastColumn="0" w:oddVBand="0" w:evenVBand="0" w:oddHBand="0" w:evenHBand="0" w:firstRowFirstColumn="0" w:firstRowLastColumn="0" w:lastRowFirstColumn="0" w:lastRowLastColumn="0"/>
            <w:tcW w:w="598" w:type="dxa"/>
            <w:tcBorders>
              <w:left w:val="nil"/>
              <w:right w:val="nil"/>
            </w:tcBorders>
            <w:shd w:val="clear" w:color="auto" w:fill="auto"/>
          </w:tcPr>
          <w:p w14:paraId="43CFC8D2" w14:textId="77777777" w:rsidR="00CC17C1" w:rsidRDefault="00000000">
            <w:pPr>
              <w:jc w:val="center"/>
              <w:rPr>
                <w:rFonts w:ascii="Times New Roman" w:hAnsi="Times New Roman"/>
                <w:b w:val="0"/>
                <w:bCs w:val="0"/>
                <w:sz w:val="24"/>
                <w:lang w:val="en-US"/>
              </w:rPr>
            </w:pPr>
            <w:r>
              <w:rPr>
                <w:rFonts w:ascii="Times New Roman" w:hAnsi="Times New Roman"/>
                <w:b w:val="0"/>
                <w:sz w:val="24"/>
                <w:lang w:val="en-US"/>
              </w:rPr>
              <w:t>3</w:t>
            </w:r>
          </w:p>
        </w:tc>
        <w:tc>
          <w:tcPr>
            <w:tcW w:w="2564" w:type="dxa"/>
            <w:tcBorders>
              <w:right w:val="nil"/>
            </w:tcBorders>
            <w:shd w:val="clear" w:color="auto" w:fill="auto"/>
          </w:tcPr>
          <w:p w14:paraId="1557F45D"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r>
              <w:rPr>
                <w:rFonts w:ascii="Times New Roman" w:hAnsi="Times New Roman"/>
                <w:sz w:val="24"/>
                <w:lang w:val="en-US"/>
              </w:rPr>
              <w:t>0</w:t>
            </w:r>
          </w:p>
        </w:tc>
        <w:tc>
          <w:tcPr>
            <w:tcW w:w="1583" w:type="dxa"/>
            <w:tcBorders>
              <w:right w:val="nil"/>
            </w:tcBorders>
            <w:shd w:val="clear" w:color="auto" w:fill="auto"/>
          </w:tcPr>
          <w:p w14:paraId="6A463F9E"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r>
              <w:rPr>
                <w:rFonts w:ascii="Times New Roman" w:hAnsi="Times New Roman"/>
                <w:sz w:val="24"/>
                <w:lang w:val="en-US"/>
              </w:rPr>
              <w:t>0%</w:t>
            </w:r>
          </w:p>
        </w:tc>
        <w:tc>
          <w:tcPr>
            <w:tcW w:w="2435" w:type="dxa"/>
            <w:tcBorders>
              <w:right w:val="nil"/>
            </w:tcBorders>
            <w:shd w:val="clear" w:color="auto" w:fill="auto"/>
          </w:tcPr>
          <w:p w14:paraId="24037434"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r>
              <w:rPr>
                <w:rFonts w:ascii="Times New Roman" w:hAnsi="Times New Roman"/>
                <w:sz w:val="24"/>
                <w:lang w:val="en-US"/>
              </w:rPr>
              <w:t>Good</w:t>
            </w:r>
          </w:p>
        </w:tc>
      </w:tr>
      <w:tr w:rsidR="00CC17C1" w14:paraId="35F2CCD2" w14:textId="77777777" w:rsidTr="00CC17C1">
        <w:trPr>
          <w:trHeight w:val="123"/>
          <w:jc w:val="center"/>
        </w:trPr>
        <w:tc>
          <w:tcPr>
            <w:cnfStyle w:val="001000000000" w:firstRow="0" w:lastRow="0" w:firstColumn="1" w:lastColumn="0" w:oddVBand="0" w:evenVBand="0" w:oddHBand="0" w:evenHBand="0" w:firstRowFirstColumn="0" w:firstRowLastColumn="0" w:lastRowFirstColumn="0" w:lastRowLastColumn="0"/>
            <w:tcW w:w="598" w:type="dxa"/>
            <w:shd w:val="clear" w:color="auto" w:fill="auto"/>
          </w:tcPr>
          <w:p w14:paraId="610A033A" w14:textId="77777777" w:rsidR="00CC17C1" w:rsidRDefault="00000000">
            <w:pPr>
              <w:jc w:val="center"/>
              <w:rPr>
                <w:rFonts w:ascii="Times New Roman" w:hAnsi="Times New Roman"/>
                <w:b w:val="0"/>
                <w:bCs w:val="0"/>
                <w:sz w:val="24"/>
                <w:lang w:val="en-US"/>
              </w:rPr>
            </w:pPr>
            <w:r>
              <w:rPr>
                <w:rFonts w:ascii="Times New Roman" w:hAnsi="Times New Roman"/>
                <w:b w:val="0"/>
                <w:sz w:val="24"/>
                <w:lang w:val="en-US"/>
              </w:rPr>
              <w:t>4</w:t>
            </w:r>
          </w:p>
        </w:tc>
        <w:tc>
          <w:tcPr>
            <w:tcW w:w="2564" w:type="dxa"/>
            <w:shd w:val="clear" w:color="auto" w:fill="auto"/>
          </w:tcPr>
          <w:p w14:paraId="582AA1C2"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r>
              <w:rPr>
                <w:rFonts w:ascii="Times New Roman" w:hAnsi="Times New Roman"/>
                <w:sz w:val="24"/>
                <w:lang w:val="en-US"/>
              </w:rPr>
              <w:t>5</w:t>
            </w:r>
          </w:p>
        </w:tc>
        <w:tc>
          <w:tcPr>
            <w:tcW w:w="1583" w:type="dxa"/>
            <w:shd w:val="clear" w:color="auto" w:fill="auto"/>
          </w:tcPr>
          <w:p w14:paraId="768C7992"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r>
              <w:rPr>
                <w:rFonts w:ascii="Times New Roman" w:hAnsi="Times New Roman"/>
                <w:sz w:val="24"/>
                <w:lang w:val="en-US"/>
              </w:rPr>
              <w:t>15%</w:t>
            </w:r>
          </w:p>
        </w:tc>
        <w:tc>
          <w:tcPr>
            <w:tcW w:w="2435" w:type="dxa"/>
            <w:shd w:val="clear" w:color="auto" w:fill="auto"/>
          </w:tcPr>
          <w:p w14:paraId="0620DE0A"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r>
              <w:rPr>
                <w:rFonts w:ascii="Times New Roman" w:hAnsi="Times New Roman"/>
                <w:sz w:val="24"/>
                <w:lang w:val="en-US"/>
              </w:rPr>
              <w:t>Average</w:t>
            </w:r>
          </w:p>
        </w:tc>
      </w:tr>
      <w:tr w:rsidR="00CC17C1" w14:paraId="6CAE4FEE" w14:textId="77777777" w:rsidTr="00CC17C1">
        <w:trPr>
          <w:trHeight w:val="481"/>
          <w:jc w:val="center"/>
        </w:trPr>
        <w:tc>
          <w:tcPr>
            <w:cnfStyle w:val="001000000000" w:firstRow="0" w:lastRow="0" w:firstColumn="1" w:lastColumn="0" w:oddVBand="0" w:evenVBand="0" w:oddHBand="0" w:evenHBand="0" w:firstRowFirstColumn="0" w:firstRowLastColumn="0" w:lastRowFirstColumn="0" w:lastRowLastColumn="0"/>
            <w:tcW w:w="598" w:type="dxa"/>
            <w:tcBorders>
              <w:left w:val="nil"/>
              <w:right w:val="nil"/>
            </w:tcBorders>
            <w:shd w:val="clear" w:color="auto" w:fill="auto"/>
          </w:tcPr>
          <w:p w14:paraId="3EA86E0E" w14:textId="77777777" w:rsidR="00CC17C1" w:rsidRDefault="00000000">
            <w:pPr>
              <w:jc w:val="center"/>
              <w:rPr>
                <w:rFonts w:ascii="Times New Roman" w:hAnsi="Times New Roman"/>
                <w:b w:val="0"/>
                <w:bCs w:val="0"/>
                <w:sz w:val="24"/>
                <w:lang w:val="en-US"/>
              </w:rPr>
            </w:pPr>
            <w:r>
              <w:rPr>
                <w:rFonts w:ascii="Times New Roman" w:hAnsi="Times New Roman"/>
                <w:b w:val="0"/>
                <w:sz w:val="24"/>
                <w:lang w:val="en-US"/>
              </w:rPr>
              <w:t>5</w:t>
            </w:r>
          </w:p>
          <w:p w14:paraId="5E92D9CA" w14:textId="77777777" w:rsidR="00CC17C1" w:rsidRDefault="00000000">
            <w:pPr>
              <w:jc w:val="center"/>
              <w:rPr>
                <w:rFonts w:ascii="Times New Roman" w:hAnsi="Times New Roman"/>
                <w:b w:val="0"/>
                <w:bCs w:val="0"/>
                <w:sz w:val="24"/>
                <w:lang w:val="en-US"/>
              </w:rPr>
            </w:pPr>
            <w:r>
              <w:rPr>
                <w:rFonts w:ascii="Times New Roman" w:hAnsi="Times New Roman"/>
                <w:b w:val="0"/>
                <w:sz w:val="24"/>
                <w:lang w:val="en-US"/>
              </w:rPr>
              <w:t>6</w:t>
            </w:r>
          </w:p>
          <w:p w14:paraId="42B9F7E5" w14:textId="77777777" w:rsidR="00CC17C1" w:rsidRDefault="00000000">
            <w:pPr>
              <w:jc w:val="center"/>
              <w:rPr>
                <w:rFonts w:ascii="Times New Roman" w:hAnsi="Times New Roman"/>
                <w:b w:val="0"/>
                <w:bCs w:val="0"/>
                <w:sz w:val="24"/>
                <w:lang w:val="en-US"/>
              </w:rPr>
            </w:pPr>
            <w:r>
              <w:rPr>
                <w:rFonts w:ascii="Times New Roman" w:hAnsi="Times New Roman"/>
                <w:b w:val="0"/>
                <w:sz w:val="24"/>
                <w:lang w:val="en-US"/>
              </w:rPr>
              <w:t>7</w:t>
            </w:r>
          </w:p>
        </w:tc>
        <w:tc>
          <w:tcPr>
            <w:tcW w:w="2564" w:type="dxa"/>
            <w:tcBorders>
              <w:right w:val="nil"/>
            </w:tcBorders>
            <w:shd w:val="clear" w:color="auto" w:fill="auto"/>
          </w:tcPr>
          <w:p w14:paraId="7367DA0A"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r>
              <w:rPr>
                <w:rFonts w:ascii="Times New Roman" w:hAnsi="Times New Roman"/>
                <w:sz w:val="24"/>
                <w:lang w:val="en-US"/>
              </w:rPr>
              <w:t>3</w:t>
            </w:r>
          </w:p>
          <w:p w14:paraId="7224A744"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r>
              <w:rPr>
                <w:rFonts w:ascii="Times New Roman" w:hAnsi="Times New Roman"/>
                <w:sz w:val="24"/>
                <w:lang w:val="en-US"/>
              </w:rPr>
              <w:t>6</w:t>
            </w:r>
          </w:p>
          <w:p w14:paraId="0331E2CE"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r>
              <w:rPr>
                <w:rFonts w:ascii="Times New Roman" w:hAnsi="Times New Roman"/>
                <w:sz w:val="24"/>
                <w:lang w:val="en-US"/>
              </w:rPr>
              <w:t>19</w:t>
            </w:r>
          </w:p>
        </w:tc>
        <w:tc>
          <w:tcPr>
            <w:tcW w:w="1583" w:type="dxa"/>
            <w:tcBorders>
              <w:right w:val="nil"/>
            </w:tcBorders>
            <w:shd w:val="clear" w:color="auto" w:fill="auto"/>
          </w:tcPr>
          <w:p w14:paraId="2BD69922"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r>
              <w:rPr>
                <w:rFonts w:ascii="Times New Roman" w:hAnsi="Times New Roman"/>
                <w:sz w:val="24"/>
                <w:lang w:val="en-US"/>
              </w:rPr>
              <w:t>9%</w:t>
            </w:r>
          </w:p>
          <w:p w14:paraId="62BD6BD8"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r>
              <w:rPr>
                <w:rFonts w:ascii="Times New Roman" w:hAnsi="Times New Roman"/>
                <w:sz w:val="24"/>
                <w:lang w:val="en-US"/>
              </w:rPr>
              <w:t>18%</w:t>
            </w:r>
          </w:p>
          <w:p w14:paraId="17DF1AAF"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r>
              <w:rPr>
                <w:rFonts w:ascii="Times New Roman" w:hAnsi="Times New Roman"/>
                <w:sz w:val="24"/>
                <w:lang w:val="en-US"/>
              </w:rPr>
              <w:t>58%</w:t>
            </w:r>
          </w:p>
        </w:tc>
        <w:tc>
          <w:tcPr>
            <w:tcW w:w="2435" w:type="dxa"/>
            <w:tcBorders>
              <w:right w:val="nil"/>
            </w:tcBorders>
            <w:shd w:val="clear" w:color="auto" w:fill="auto"/>
          </w:tcPr>
          <w:p w14:paraId="650F5D8D"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r>
              <w:rPr>
                <w:rFonts w:ascii="Times New Roman" w:hAnsi="Times New Roman"/>
                <w:sz w:val="24"/>
                <w:lang w:val="en-US"/>
              </w:rPr>
              <w:t>Fair</w:t>
            </w:r>
          </w:p>
          <w:p w14:paraId="1984C9FC"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r>
              <w:rPr>
                <w:rFonts w:ascii="Times New Roman" w:hAnsi="Times New Roman"/>
                <w:sz w:val="24"/>
                <w:lang w:val="en-US"/>
              </w:rPr>
              <w:t>Poor</w:t>
            </w:r>
          </w:p>
          <w:p w14:paraId="16458145"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r>
              <w:rPr>
                <w:rFonts w:ascii="Times New Roman" w:hAnsi="Times New Roman"/>
                <w:sz w:val="24"/>
                <w:lang w:val="en-US"/>
              </w:rPr>
              <w:t>Inadequate</w:t>
            </w:r>
          </w:p>
          <w:p w14:paraId="037CFACE" w14:textId="77777777" w:rsidR="00CC17C1" w:rsidRDefault="00CC17C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p>
        </w:tc>
      </w:tr>
      <w:tr w:rsidR="00CC17C1" w14:paraId="131186D1" w14:textId="77777777" w:rsidTr="00CC17C1">
        <w:trPr>
          <w:trHeight w:val="123"/>
          <w:jc w:val="center"/>
        </w:trPr>
        <w:tc>
          <w:tcPr>
            <w:cnfStyle w:val="001000000000" w:firstRow="0" w:lastRow="0" w:firstColumn="1" w:lastColumn="0" w:oddVBand="0" w:evenVBand="0" w:oddHBand="0" w:evenHBand="0" w:firstRowFirstColumn="0" w:firstRowLastColumn="0" w:lastRowFirstColumn="0" w:lastRowLastColumn="0"/>
            <w:tcW w:w="598" w:type="dxa"/>
            <w:shd w:val="clear" w:color="auto" w:fill="auto"/>
          </w:tcPr>
          <w:p w14:paraId="763D45E8" w14:textId="77777777" w:rsidR="00CC17C1" w:rsidRDefault="00CC17C1">
            <w:pPr>
              <w:jc w:val="both"/>
              <w:rPr>
                <w:rFonts w:ascii="Times New Roman" w:hAnsi="Times New Roman"/>
                <w:b w:val="0"/>
                <w:bCs w:val="0"/>
                <w:sz w:val="24"/>
                <w:lang w:val="en-US"/>
              </w:rPr>
            </w:pPr>
          </w:p>
        </w:tc>
        <w:tc>
          <w:tcPr>
            <w:tcW w:w="2564" w:type="dxa"/>
            <w:shd w:val="clear" w:color="auto" w:fill="auto"/>
          </w:tcPr>
          <w:p w14:paraId="27AFDD94"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sz w:val="24"/>
                <w:lang w:val="en-US"/>
              </w:rPr>
            </w:pPr>
            <w:r>
              <w:rPr>
                <w:rFonts w:ascii="Times New Roman" w:hAnsi="Times New Roman"/>
                <w:b/>
                <w:sz w:val="24"/>
                <w:lang w:val="en-US"/>
              </w:rPr>
              <w:t>Total: 33</w:t>
            </w:r>
          </w:p>
        </w:tc>
        <w:tc>
          <w:tcPr>
            <w:tcW w:w="1583" w:type="dxa"/>
            <w:shd w:val="clear" w:color="auto" w:fill="auto"/>
          </w:tcPr>
          <w:p w14:paraId="20D439D4" w14:textId="77777777" w:rsidR="00CC17C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sz w:val="24"/>
                <w:lang w:val="en-US"/>
              </w:rPr>
            </w:pPr>
            <w:r>
              <w:rPr>
                <w:rFonts w:ascii="Times New Roman" w:hAnsi="Times New Roman"/>
                <w:b/>
                <w:sz w:val="24"/>
                <w:lang w:val="en-US"/>
              </w:rPr>
              <w:t>100%</w:t>
            </w:r>
          </w:p>
        </w:tc>
        <w:tc>
          <w:tcPr>
            <w:tcW w:w="2435" w:type="dxa"/>
            <w:shd w:val="clear" w:color="auto" w:fill="auto"/>
          </w:tcPr>
          <w:p w14:paraId="08BB434D" w14:textId="77777777" w:rsidR="00CC17C1" w:rsidRDefault="00CC17C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p>
        </w:tc>
      </w:tr>
      <w:tr w:rsidR="00CC17C1" w14:paraId="0E1D4680" w14:textId="77777777" w:rsidTr="00CC17C1">
        <w:trPr>
          <w:trHeight w:val="123"/>
          <w:jc w:val="center"/>
        </w:trPr>
        <w:tc>
          <w:tcPr>
            <w:cnfStyle w:val="001000000000" w:firstRow="0" w:lastRow="0" w:firstColumn="1" w:lastColumn="0" w:oddVBand="0" w:evenVBand="0" w:oddHBand="0" w:evenHBand="0" w:firstRowFirstColumn="0" w:firstRowLastColumn="0" w:lastRowFirstColumn="0" w:lastRowLastColumn="0"/>
            <w:tcW w:w="598" w:type="dxa"/>
            <w:tcBorders>
              <w:left w:val="nil"/>
              <w:right w:val="nil"/>
            </w:tcBorders>
            <w:shd w:val="clear" w:color="auto" w:fill="auto"/>
          </w:tcPr>
          <w:p w14:paraId="226DA8FD" w14:textId="77777777" w:rsidR="00CC17C1" w:rsidRDefault="00CC17C1">
            <w:pPr>
              <w:jc w:val="both"/>
              <w:rPr>
                <w:rFonts w:ascii="Times New Roman" w:hAnsi="Times New Roman"/>
                <w:b w:val="0"/>
                <w:bCs w:val="0"/>
                <w:sz w:val="24"/>
                <w:lang w:val="en-US"/>
              </w:rPr>
            </w:pPr>
          </w:p>
        </w:tc>
        <w:tc>
          <w:tcPr>
            <w:tcW w:w="2564" w:type="dxa"/>
            <w:tcBorders>
              <w:right w:val="nil"/>
            </w:tcBorders>
            <w:shd w:val="clear" w:color="auto" w:fill="auto"/>
          </w:tcPr>
          <w:p w14:paraId="63F8BA10" w14:textId="77777777" w:rsidR="00CC17C1" w:rsidRDefault="00CC17C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sz w:val="24"/>
                <w:lang w:val="en-US"/>
              </w:rPr>
            </w:pPr>
          </w:p>
        </w:tc>
        <w:tc>
          <w:tcPr>
            <w:tcW w:w="1583" w:type="dxa"/>
            <w:tcBorders>
              <w:right w:val="nil"/>
            </w:tcBorders>
            <w:shd w:val="clear" w:color="auto" w:fill="auto"/>
          </w:tcPr>
          <w:p w14:paraId="5806F4F1" w14:textId="77777777" w:rsidR="00CC17C1" w:rsidRDefault="00CC17C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sz w:val="24"/>
                <w:lang w:val="en-US"/>
              </w:rPr>
            </w:pPr>
          </w:p>
        </w:tc>
        <w:tc>
          <w:tcPr>
            <w:tcW w:w="2435" w:type="dxa"/>
            <w:tcBorders>
              <w:right w:val="nil"/>
            </w:tcBorders>
            <w:shd w:val="clear" w:color="auto" w:fill="auto"/>
          </w:tcPr>
          <w:p w14:paraId="1DEFA86E" w14:textId="77777777" w:rsidR="00CC17C1" w:rsidRDefault="00CC17C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US"/>
              </w:rPr>
            </w:pPr>
          </w:p>
        </w:tc>
      </w:tr>
    </w:tbl>
    <w:p w14:paraId="14265B5E" w14:textId="77777777" w:rsidR="00CC17C1" w:rsidRDefault="00CC17C1">
      <w:pPr>
        <w:ind w:firstLine="720"/>
        <w:jc w:val="both"/>
        <w:rPr>
          <w:rFonts w:ascii="Times New Roman" w:hAnsi="Times New Roman"/>
          <w:sz w:val="24"/>
        </w:rPr>
      </w:pPr>
    </w:p>
    <w:p w14:paraId="1E8BE7D6" w14:textId="53F4F53F" w:rsidR="00CC17C1" w:rsidRDefault="00000000">
      <w:pPr>
        <w:ind w:firstLine="720"/>
        <w:jc w:val="both"/>
        <w:rPr>
          <w:rFonts w:ascii="Times New Roman" w:hAnsi="Times New Roman"/>
          <w:sz w:val="24"/>
        </w:rPr>
      </w:pPr>
      <w:r>
        <w:rPr>
          <w:rFonts w:ascii="Times New Roman" w:hAnsi="Times New Roman"/>
          <w:sz w:val="24"/>
        </w:rPr>
        <w:t>According to the study on students' writing achievement, none of the students (0%) achieved an excellent, very good, or good level, 5</w:t>
      </w:r>
      <w:ins w:id="54" w:author="Rahma Dianti" w:date="2024-10-19T15:20:00Z" w16du:dateUtc="2024-10-19T08:20:00Z">
        <w:r w:rsidR="003C03EB">
          <w:rPr>
            <w:rFonts w:ascii="Times New Roman" w:hAnsi="Times New Roman"/>
            <w:sz w:val="24"/>
          </w:rPr>
          <w:t xml:space="preserve"> students</w:t>
        </w:r>
      </w:ins>
      <w:r>
        <w:rPr>
          <w:rFonts w:ascii="Times New Roman" w:hAnsi="Times New Roman"/>
          <w:sz w:val="24"/>
        </w:rPr>
        <w:t xml:space="preserve"> (15%) achieved an average level, 3</w:t>
      </w:r>
      <w:ins w:id="55" w:author="Rahma Dianti" w:date="2024-10-19T15:20:00Z" w16du:dateUtc="2024-10-19T08:20:00Z">
        <w:r w:rsidR="003C03EB">
          <w:rPr>
            <w:rFonts w:ascii="Times New Roman" w:hAnsi="Times New Roman"/>
            <w:sz w:val="24"/>
          </w:rPr>
          <w:t>...</w:t>
        </w:r>
      </w:ins>
      <w:r>
        <w:rPr>
          <w:rFonts w:ascii="Times New Roman" w:hAnsi="Times New Roman"/>
          <w:sz w:val="24"/>
        </w:rPr>
        <w:t xml:space="preserve"> (9%) achieved a fair level, 6</w:t>
      </w:r>
      <w:ins w:id="56" w:author="Rahma Dianti" w:date="2024-10-19T15:20:00Z" w16du:dateUtc="2024-10-19T08:20:00Z">
        <w:r w:rsidR="003C03EB">
          <w:rPr>
            <w:rFonts w:ascii="Times New Roman" w:hAnsi="Times New Roman"/>
            <w:sz w:val="24"/>
          </w:rPr>
          <w:t>...</w:t>
        </w:r>
      </w:ins>
      <w:r>
        <w:rPr>
          <w:rFonts w:ascii="Times New Roman" w:hAnsi="Times New Roman"/>
          <w:sz w:val="24"/>
        </w:rPr>
        <w:t xml:space="preserve"> (18%) achieved a poor level, and 19</w:t>
      </w:r>
      <w:ins w:id="57" w:author="Rahma Dianti" w:date="2024-10-19T15:20:00Z" w16du:dateUtc="2024-10-19T08:20:00Z">
        <w:r w:rsidR="003C03EB">
          <w:rPr>
            <w:rFonts w:ascii="Times New Roman" w:hAnsi="Times New Roman"/>
            <w:sz w:val="24"/>
          </w:rPr>
          <w:t>...</w:t>
        </w:r>
      </w:ins>
      <w:del w:id="58" w:author="Rahma Dianti" w:date="2024-10-19T15:20:00Z" w16du:dateUtc="2024-10-19T08:20:00Z">
        <w:r w:rsidDel="003C03EB">
          <w:rPr>
            <w:rFonts w:ascii="Times New Roman" w:hAnsi="Times New Roman"/>
            <w:sz w:val="24"/>
          </w:rPr>
          <w:delText xml:space="preserve"> </w:delText>
        </w:r>
      </w:del>
      <w:r>
        <w:rPr>
          <w:rFonts w:ascii="Times New Roman" w:hAnsi="Times New Roman"/>
          <w:sz w:val="24"/>
        </w:rPr>
        <w:t xml:space="preserve">(58%) achieved an inadequate level. </w:t>
      </w:r>
    </w:p>
    <w:p w14:paraId="7849C98A" w14:textId="77777777" w:rsidR="00CC17C1" w:rsidRDefault="00CC17C1">
      <w:pPr>
        <w:ind w:firstLine="720"/>
        <w:jc w:val="both"/>
        <w:rPr>
          <w:rFonts w:ascii="Times New Roman" w:hAnsi="Times New Roman"/>
          <w:sz w:val="24"/>
        </w:rPr>
      </w:pPr>
    </w:p>
    <w:p w14:paraId="41C5BA4E" w14:textId="77777777" w:rsidR="00CC17C1" w:rsidRDefault="00CC17C1">
      <w:pPr>
        <w:ind w:firstLine="720"/>
        <w:jc w:val="both"/>
        <w:rPr>
          <w:rFonts w:ascii="Times New Roman" w:hAnsi="Times New Roman"/>
          <w:sz w:val="24"/>
        </w:rPr>
      </w:pPr>
    </w:p>
    <w:p w14:paraId="59890FE3" w14:textId="77777777" w:rsidR="00CC17C1" w:rsidRDefault="00000000">
      <w:pPr>
        <w:jc w:val="both"/>
        <w:rPr>
          <w:rFonts w:ascii="Times New Roman" w:hAnsi="Times New Roman"/>
          <w:b/>
          <w:color w:val="92D050"/>
          <w:sz w:val="24"/>
        </w:rPr>
      </w:pPr>
      <w:r>
        <w:rPr>
          <w:rFonts w:ascii="Times New Roman" w:hAnsi="Times New Roman"/>
          <w:b/>
          <w:sz w:val="24"/>
        </w:rPr>
        <w:lastRenderedPageBreak/>
        <w:t xml:space="preserve">The Correlation between Students’ Writing Anxiety and their Writing Achievement </w:t>
      </w:r>
    </w:p>
    <w:p w14:paraId="7A33513A" w14:textId="3E0D090C" w:rsidR="00CC17C1" w:rsidRDefault="00000000">
      <w:pPr>
        <w:ind w:firstLine="720"/>
        <w:jc w:val="both"/>
      </w:pPr>
      <w:del w:id="59" w:author="Rahma Dianti" w:date="2024-10-19T15:21:00Z" w16du:dateUtc="2024-10-19T08:21:00Z">
        <w:r w:rsidDel="003C03EB">
          <w:rPr>
            <w:rFonts w:ascii="Times New Roman" w:hAnsi="Times New Roman"/>
            <w:color w:val="000000" w:themeColor="text1"/>
            <w:sz w:val="24"/>
          </w:rPr>
          <w:delText xml:space="preserve">In order </w:delText>
        </w:r>
      </w:del>
      <w:r>
        <w:rPr>
          <w:rFonts w:ascii="Times New Roman" w:hAnsi="Times New Roman"/>
          <w:color w:val="000000" w:themeColor="text1"/>
          <w:sz w:val="24"/>
        </w:rPr>
        <w:t xml:space="preserve">to answer the </w:t>
      </w:r>
      <w:del w:id="60" w:author="Rahma Dianti" w:date="2024-10-19T15:21:00Z" w16du:dateUtc="2024-10-19T08:21:00Z">
        <w:r w:rsidDel="003C03EB">
          <w:rPr>
            <w:rFonts w:ascii="Times New Roman" w:hAnsi="Times New Roman"/>
            <w:color w:val="000000" w:themeColor="text1"/>
            <w:sz w:val="24"/>
          </w:rPr>
          <w:delText xml:space="preserve">initial </w:delText>
        </w:r>
      </w:del>
      <w:r>
        <w:rPr>
          <w:rFonts w:ascii="Times New Roman" w:hAnsi="Times New Roman"/>
          <w:color w:val="000000" w:themeColor="text1"/>
          <w:sz w:val="24"/>
        </w:rPr>
        <w:t xml:space="preserve">research question, this section examines descriptive data on student writing anxiety and performance. The results, calculated using the Pearson Product Moment Association Coefficient, demonstrated a statistically significant correlation between students' levels of writing anxiety and their actual performance on writing assignments. Table 5 below </w:t>
      </w:r>
      <w:del w:id="61" w:author="Rahma Dianti" w:date="2024-10-19T15:21:00Z" w16du:dateUtc="2024-10-19T08:21:00Z">
        <w:r w:rsidDel="003C03EB">
          <w:rPr>
            <w:rFonts w:ascii="Times New Roman" w:hAnsi="Times New Roman"/>
            <w:color w:val="000000" w:themeColor="text1"/>
            <w:sz w:val="24"/>
          </w:rPr>
          <w:delText>display</w:delText>
        </w:r>
        <w:r w:rsidDel="003C03EB">
          <w:rPr>
            <w:rFonts w:ascii="Times New Roman" w:hAnsi="Times New Roman"/>
            <w:color w:val="000000" w:themeColor="text1"/>
            <w:sz w:val="24"/>
            <w:lang w:val="en-US"/>
          </w:rPr>
          <w:delText>ed</w:delText>
        </w:r>
        <w:r w:rsidDel="003C03EB">
          <w:rPr>
            <w:rFonts w:ascii="Times New Roman" w:hAnsi="Times New Roman"/>
            <w:color w:val="000000" w:themeColor="text1"/>
            <w:sz w:val="24"/>
          </w:rPr>
          <w:delText xml:space="preserve"> </w:delText>
        </w:r>
      </w:del>
      <w:ins w:id="62" w:author="Rahma Dianti" w:date="2024-10-19T15:21:00Z" w16du:dateUtc="2024-10-19T08:21:00Z">
        <w:r w:rsidR="003C03EB">
          <w:rPr>
            <w:rFonts w:ascii="Times New Roman" w:hAnsi="Times New Roman"/>
            <w:color w:val="000000" w:themeColor="text1"/>
            <w:sz w:val="24"/>
          </w:rPr>
          <w:t>displays</w:t>
        </w:r>
        <w:r w:rsidR="003C03EB">
          <w:rPr>
            <w:rFonts w:ascii="Times New Roman" w:hAnsi="Times New Roman"/>
            <w:color w:val="000000" w:themeColor="text1"/>
            <w:sz w:val="24"/>
          </w:rPr>
          <w:t xml:space="preserve"> </w:t>
        </w:r>
      </w:ins>
      <w:r>
        <w:rPr>
          <w:rFonts w:ascii="Times New Roman" w:hAnsi="Times New Roman"/>
          <w:color w:val="000000" w:themeColor="text1"/>
          <w:sz w:val="24"/>
        </w:rPr>
        <w:t>the Pearson Product Moment Coefficient values.</w:t>
      </w:r>
    </w:p>
    <w:p w14:paraId="1DC00F24" w14:textId="77777777" w:rsidR="00CC17C1" w:rsidRDefault="00CC17C1"/>
    <w:p w14:paraId="6C118F4C" w14:textId="77777777" w:rsidR="00CC17C1" w:rsidRPr="00925105" w:rsidRDefault="00000000">
      <w:pPr>
        <w:pStyle w:val="Heading1"/>
        <w:spacing w:before="206"/>
        <w:ind w:left="1551" w:right="811" w:hanging="1551"/>
        <w:jc w:val="center"/>
        <w:rPr>
          <w:rFonts w:ascii="Times New Roman" w:hAnsi="Times New Roman"/>
          <w:b w:val="0"/>
          <w:bCs/>
          <w:color w:val="000000" w:themeColor="text1"/>
          <w:lang w:val="en-ID"/>
        </w:rPr>
      </w:pPr>
      <w:r w:rsidRPr="00925105">
        <w:rPr>
          <w:rFonts w:ascii="Times New Roman" w:hAnsi="Times New Roman"/>
          <w:b w:val="0"/>
          <w:bCs/>
          <w:i/>
          <w:iCs/>
          <w:color w:val="000000" w:themeColor="text1"/>
          <w:lang w:val="en-ID"/>
        </w:rPr>
        <w:t>Table</w:t>
      </w:r>
      <w:r w:rsidRPr="00925105">
        <w:rPr>
          <w:rFonts w:ascii="Times New Roman" w:hAnsi="Times New Roman"/>
          <w:b w:val="0"/>
          <w:bCs/>
          <w:i/>
          <w:iCs/>
          <w:color w:val="000000" w:themeColor="text1"/>
          <w:spacing w:val="-2"/>
          <w:lang w:val="en-ID"/>
        </w:rPr>
        <w:t xml:space="preserve"> </w:t>
      </w:r>
      <w:r w:rsidRPr="00925105">
        <w:rPr>
          <w:rFonts w:ascii="Times New Roman" w:hAnsi="Times New Roman"/>
          <w:b w:val="0"/>
          <w:bCs/>
          <w:i/>
          <w:iCs/>
          <w:color w:val="000000" w:themeColor="text1"/>
          <w:lang w:val="en-ID"/>
        </w:rPr>
        <w:t>5.</w:t>
      </w:r>
      <w:r w:rsidRPr="00925105">
        <w:rPr>
          <w:rFonts w:ascii="Times New Roman" w:hAnsi="Times New Roman"/>
          <w:b w:val="0"/>
          <w:bCs/>
          <w:color w:val="000000" w:themeColor="text1"/>
          <w:lang w:val="en-ID"/>
        </w:rPr>
        <w:t xml:space="preserve"> Correlation between each type of Writing Anxiety and </w:t>
      </w:r>
      <w:r w:rsidRPr="00925105">
        <w:rPr>
          <w:rFonts w:ascii="Times New Roman" w:hAnsi="Times New Roman"/>
          <w:b w:val="0"/>
          <w:bCs/>
          <w:color w:val="000000" w:themeColor="text1"/>
          <w:spacing w:val="-57"/>
          <w:lang w:val="en-ID"/>
        </w:rPr>
        <w:t xml:space="preserve"> </w:t>
      </w:r>
      <w:r w:rsidRPr="00925105">
        <w:rPr>
          <w:rFonts w:ascii="Times New Roman" w:hAnsi="Times New Roman"/>
          <w:b w:val="0"/>
          <w:bCs/>
          <w:color w:val="000000" w:themeColor="text1"/>
          <w:lang w:val="en-ID"/>
        </w:rPr>
        <w:t>Students’ Writing</w:t>
      </w:r>
      <w:r w:rsidRPr="00925105">
        <w:rPr>
          <w:rFonts w:ascii="Times New Roman" w:hAnsi="Times New Roman"/>
          <w:b w:val="0"/>
          <w:bCs/>
          <w:color w:val="000000" w:themeColor="text1"/>
          <w:spacing w:val="-3"/>
          <w:lang w:val="en-ID"/>
        </w:rPr>
        <w:t xml:space="preserve"> </w:t>
      </w:r>
      <w:r w:rsidRPr="00925105">
        <w:rPr>
          <w:rFonts w:ascii="Times New Roman" w:hAnsi="Times New Roman"/>
          <w:b w:val="0"/>
          <w:bCs/>
          <w:color w:val="000000" w:themeColor="text1"/>
          <w:lang w:val="en-ID"/>
        </w:rPr>
        <w:t>Achievement</w:t>
      </w:r>
    </w:p>
    <w:tbl>
      <w:tblPr>
        <w:tblW w:w="0" w:type="auto"/>
        <w:tblInd w:w="1339" w:type="dxa"/>
        <w:tblLayout w:type="fixed"/>
        <w:tblCellMar>
          <w:left w:w="0" w:type="dxa"/>
          <w:right w:w="0" w:type="dxa"/>
        </w:tblCellMar>
        <w:tblLook w:val="04A0" w:firstRow="1" w:lastRow="0" w:firstColumn="1" w:lastColumn="0" w:noHBand="0" w:noVBand="1"/>
      </w:tblPr>
      <w:tblGrid>
        <w:gridCol w:w="2188"/>
        <w:gridCol w:w="2294"/>
        <w:gridCol w:w="2243"/>
        <w:gridCol w:w="785"/>
      </w:tblGrid>
      <w:tr w:rsidR="00CC17C1" w14:paraId="46D9EAD4" w14:textId="77777777">
        <w:trPr>
          <w:trHeight w:val="804"/>
        </w:trPr>
        <w:tc>
          <w:tcPr>
            <w:tcW w:w="2188" w:type="dxa"/>
            <w:tcBorders>
              <w:top w:val="single" w:sz="8" w:space="0" w:color="000000"/>
              <w:bottom w:val="single" w:sz="8" w:space="0" w:color="000000"/>
            </w:tcBorders>
          </w:tcPr>
          <w:p w14:paraId="78B351CA" w14:textId="77777777" w:rsidR="00CC17C1" w:rsidRDefault="00CC17C1">
            <w:pPr>
              <w:pStyle w:val="TableParagraph"/>
            </w:pPr>
          </w:p>
        </w:tc>
        <w:tc>
          <w:tcPr>
            <w:tcW w:w="2294" w:type="dxa"/>
            <w:tcBorders>
              <w:top w:val="single" w:sz="8" w:space="0" w:color="000000"/>
              <w:bottom w:val="single" w:sz="8" w:space="0" w:color="000000"/>
            </w:tcBorders>
          </w:tcPr>
          <w:p w14:paraId="1255A3E7" w14:textId="77777777" w:rsidR="00CC17C1" w:rsidRDefault="00CC17C1">
            <w:pPr>
              <w:pStyle w:val="TableParagraph"/>
            </w:pPr>
          </w:p>
        </w:tc>
        <w:tc>
          <w:tcPr>
            <w:tcW w:w="2243" w:type="dxa"/>
            <w:tcBorders>
              <w:top w:val="single" w:sz="8" w:space="0" w:color="000000"/>
              <w:bottom w:val="single" w:sz="8" w:space="0" w:color="000000"/>
            </w:tcBorders>
          </w:tcPr>
          <w:p w14:paraId="7A7D8F95" w14:textId="77777777" w:rsidR="00CC17C1" w:rsidRDefault="00000000">
            <w:pPr>
              <w:pStyle w:val="TableParagraph"/>
              <w:ind w:left="183" w:right="193"/>
              <w:rPr>
                <w:b/>
                <w:sz w:val="24"/>
              </w:rPr>
            </w:pPr>
            <w:r>
              <w:rPr>
                <w:b/>
                <w:sz w:val="24"/>
              </w:rPr>
              <w:t>Students’ Writing</w:t>
            </w:r>
            <w:r>
              <w:rPr>
                <w:b/>
                <w:spacing w:val="-57"/>
                <w:sz w:val="24"/>
              </w:rPr>
              <w:t xml:space="preserve"> </w:t>
            </w:r>
            <w:r>
              <w:rPr>
                <w:b/>
                <w:sz w:val="24"/>
              </w:rPr>
              <w:t>Anxiety</w:t>
            </w:r>
          </w:p>
        </w:tc>
        <w:tc>
          <w:tcPr>
            <w:tcW w:w="785" w:type="dxa"/>
            <w:tcBorders>
              <w:top w:val="single" w:sz="8" w:space="0" w:color="000000"/>
              <w:bottom w:val="single" w:sz="8" w:space="0" w:color="000000"/>
            </w:tcBorders>
          </w:tcPr>
          <w:p w14:paraId="3DFA4FF3" w14:textId="77777777" w:rsidR="00CC17C1" w:rsidRDefault="00000000">
            <w:pPr>
              <w:pStyle w:val="TableParagraph"/>
              <w:ind w:left="356"/>
              <w:rPr>
                <w:b/>
                <w:sz w:val="24"/>
              </w:rPr>
            </w:pPr>
            <w:r>
              <w:rPr>
                <w:b/>
                <w:w w:val="99"/>
                <w:sz w:val="24"/>
              </w:rPr>
              <w:t>N</w:t>
            </w:r>
          </w:p>
        </w:tc>
      </w:tr>
      <w:tr w:rsidR="00CC17C1" w14:paraId="3980E733" w14:textId="77777777">
        <w:trPr>
          <w:trHeight w:val="343"/>
        </w:trPr>
        <w:tc>
          <w:tcPr>
            <w:tcW w:w="2188" w:type="dxa"/>
            <w:tcBorders>
              <w:top w:val="single" w:sz="8" w:space="0" w:color="000000"/>
            </w:tcBorders>
          </w:tcPr>
          <w:p w14:paraId="3112A0C8" w14:textId="77777777" w:rsidR="00CC17C1" w:rsidRDefault="00000000">
            <w:pPr>
              <w:pStyle w:val="TableParagraph"/>
              <w:ind w:left="116"/>
              <w:rPr>
                <w:sz w:val="24"/>
              </w:rPr>
            </w:pPr>
            <w:r>
              <w:rPr>
                <w:sz w:val="24"/>
              </w:rPr>
              <w:t>Somatic</w:t>
            </w:r>
            <w:r>
              <w:rPr>
                <w:spacing w:val="-2"/>
                <w:sz w:val="24"/>
              </w:rPr>
              <w:t xml:space="preserve"> </w:t>
            </w:r>
            <w:r>
              <w:rPr>
                <w:sz w:val="24"/>
              </w:rPr>
              <w:t>Anxiety</w:t>
            </w:r>
          </w:p>
        </w:tc>
        <w:tc>
          <w:tcPr>
            <w:tcW w:w="2294" w:type="dxa"/>
            <w:tcBorders>
              <w:top w:val="single" w:sz="8" w:space="0" w:color="000000"/>
            </w:tcBorders>
          </w:tcPr>
          <w:p w14:paraId="32AEE35C" w14:textId="77777777" w:rsidR="00CC17C1" w:rsidRDefault="00000000">
            <w:pPr>
              <w:pStyle w:val="TableParagraph"/>
              <w:ind w:left="200"/>
              <w:rPr>
                <w:sz w:val="24"/>
              </w:rPr>
            </w:pPr>
            <w:r>
              <w:rPr>
                <w:sz w:val="24"/>
              </w:rPr>
              <w:t>Pearson</w:t>
            </w:r>
            <w:r>
              <w:rPr>
                <w:spacing w:val="-2"/>
                <w:sz w:val="24"/>
              </w:rPr>
              <w:t xml:space="preserve"> </w:t>
            </w:r>
            <w:r>
              <w:rPr>
                <w:sz w:val="24"/>
              </w:rPr>
              <w:t>Correlation</w:t>
            </w:r>
          </w:p>
        </w:tc>
        <w:tc>
          <w:tcPr>
            <w:tcW w:w="2243" w:type="dxa"/>
            <w:tcBorders>
              <w:top w:val="single" w:sz="8" w:space="0" w:color="000000"/>
            </w:tcBorders>
          </w:tcPr>
          <w:p w14:paraId="7A551DEE" w14:textId="77777777" w:rsidR="00CC17C1" w:rsidRDefault="00000000">
            <w:pPr>
              <w:pStyle w:val="TableParagraph"/>
              <w:ind w:left="183"/>
              <w:rPr>
                <w:sz w:val="24"/>
              </w:rPr>
            </w:pPr>
            <w:r>
              <w:rPr>
                <w:sz w:val="24"/>
              </w:rPr>
              <w:t>-.211</w:t>
            </w:r>
          </w:p>
        </w:tc>
        <w:tc>
          <w:tcPr>
            <w:tcW w:w="785" w:type="dxa"/>
            <w:tcBorders>
              <w:top w:val="single" w:sz="8" w:space="0" w:color="000000"/>
            </w:tcBorders>
          </w:tcPr>
          <w:p w14:paraId="2E6A27AD" w14:textId="77777777" w:rsidR="00CC17C1" w:rsidRDefault="00000000">
            <w:pPr>
              <w:pStyle w:val="TableParagraph"/>
              <w:ind w:left="212"/>
              <w:rPr>
                <w:sz w:val="24"/>
              </w:rPr>
            </w:pPr>
            <w:r>
              <w:rPr>
                <w:sz w:val="24"/>
              </w:rPr>
              <w:t>33</w:t>
            </w:r>
          </w:p>
        </w:tc>
      </w:tr>
      <w:tr w:rsidR="00CC17C1" w14:paraId="28EC5E0B" w14:textId="77777777">
        <w:trPr>
          <w:trHeight w:val="401"/>
        </w:trPr>
        <w:tc>
          <w:tcPr>
            <w:tcW w:w="2188" w:type="dxa"/>
          </w:tcPr>
          <w:p w14:paraId="213250B8" w14:textId="77777777" w:rsidR="00CC17C1" w:rsidRDefault="00CC17C1">
            <w:pPr>
              <w:pStyle w:val="TableParagraph"/>
            </w:pPr>
          </w:p>
        </w:tc>
        <w:tc>
          <w:tcPr>
            <w:tcW w:w="2294" w:type="dxa"/>
          </w:tcPr>
          <w:p w14:paraId="224F575F" w14:textId="77777777" w:rsidR="00CC17C1" w:rsidRDefault="00000000">
            <w:pPr>
              <w:pStyle w:val="TableParagraph"/>
              <w:spacing w:before="58"/>
              <w:ind w:left="200"/>
              <w:rPr>
                <w:sz w:val="24"/>
              </w:rPr>
            </w:pPr>
            <w:r>
              <w:rPr>
                <w:sz w:val="24"/>
              </w:rPr>
              <w:t>Sig.</w:t>
            </w:r>
            <w:r>
              <w:rPr>
                <w:spacing w:val="-1"/>
                <w:sz w:val="24"/>
              </w:rPr>
              <w:t xml:space="preserve"> </w:t>
            </w:r>
            <w:r>
              <w:rPr>
                <w:sz w:val="24"/>
              </w:rPr>
              <w:t>(2-tailed)</w:t>
            </w:r>
          </w:p>
        </w:tc>
        <w:tc>
          <w:tcPr>
            <w:tcW w:w="2243" w:type="dxa"/>
          </w:tcPr>
          <w:p w14:paraId="58D797A6" w14:textId="77777777" w:rsidR="00CC17C1" w:rsidRDefault="00000000">
            <w:pPr>
              <w:pStyle w:val="TableParagraph"/>
              <w:spacing w:before="58"/>
              <w:ind w:left="183"/>
              <w:rPr>
                <w:sz w:val="24"/>
              </w:rPr>
            </w:pPr>
            <w:r>
              <w:rPr>
                <w:sz w:val="24"/>
              </w:rPr>
              <w:t>.239</w:t>
            </w:r>
          </w:p>
        </w:tc>
        <w:tc>
          <w:tcPr>
            <w:tcW w:w="785" w:type="dxa"/>
          </w:tcPr>
          <w:p w14:paraId="61E1A7B9" w14:textId="77777777" w:rsidR="00CC17C1" w:rsidRDefault="00CC17C1">
            <w:pPr>
              <w:pStyle w:val="TableParagraph"/>
            </w:pPr>
          </w:p>
        </w:tc>
      </w:tr>
      <w:tr w:rsidR="00CC17C1" w14:paraId="385BCF2A" w14:textId="77777777">
        <w:trPr>
          <w:trHeight w:val="402"/>
        </w:trPr>
        <w:tc>
          <w:tcPr>
            <w:tcW w:w="2188" w:type="dxa"/>
          </w:tcPr>
          <w:p w14:paraId="0EE08CD0" w14:textId="77777777" w:rsidR="00CC17C1" w:rsidRDefault="00000000">
            <w:pPr>
              <w:pStyle w:val="TableParagraph"/>
              <w:spacing w:before="58"/>
              <w:ind w:left="116"/>
              <w:rPr>
                <w:sz w:val="24"/>
              </w:rPr>
            </w:pPr>
            <w:r>
              <w:rPr>
                <w:sz w:val="24"/>
              </w:rPr>
              <w:t>Avoidance</w:t>
            </w:r>
            <w:r>
              <w:rPr>
                <w:spacing w:val="-2"/>
                <w:sz w:val="24"/>
              </w:rPr>
              <w:t xml:space="preserve"> </w:t>
            </w:r>
            <w:r>
              <w:rPr>
                <w:sz w:val="24"/>
              </w:rPr>
              <w:t>Anxiety</w:t>
            </w:r>
          </w:p>
        </w:tc>
        <w:tc>
          <w:tcPr>
            <w:tcW w:w="2294" w:type="dxa"/>
          </w:tcPr>
          <w:p w14:paraId="5786BF9C" w14:textId="77777777" w:rsidR="00CC17C1" w:rsidRDefault="00000000">
            <w:pPr>
              <w:pStyle w:val="TableParagraph"/>
              <w:spacing w:before="58"/>
              <w:ind w:left="200"/>
              <w:rPr>
                <w:sz w:val="24"/>
              </w:rPr>
            </w:pPr>
            <w:r>
              <w:rPr>
                <w:sz w:val="24"/>
              </w:rPr>
              <w:t>Pearson</w:t>
            </w:r>
            <w:r>
              <w:rPr>
                <w:spacing w:val="-2"/>
                <w:sz w:val="24"/>
              </w:rPr>
              <w:t xml:space="preserve"> </w:t>
            </w:r>
            <w:r>
              <w:rPr>
                <w:sz w:val="24"/>
              </w:rPr>
              <w:t>Correlation</w:t>
            </w:r>
          </w:p>
        </w:tc>
        <w:tc>
          <w:tcPr>
            <w:tcW w:w="2243" w:type="dxa"/>
          </w:tcPr>
          <w:p w14:paraId="6771986A" w14:textId="77777777" w:rsidR="00CC17C1" w:rsidRDefault="00000000">
            <w:pPr>
              <w:pStyle w:val="TableParagraph"/>
              <w:spacing w:before="58"/>
              <w:ind w:left="183"/>
              <w:rPr>
                <w:sz w:val="24"/>
              </w:rPr>
            </w:pPr>
            <w:r>
              <w:rPr>
                <w:sz w:val="24"/>
              </w:rPr>
              <w:t>-.197</w:t>
            </w:r>
          </w:p>
        </w:tc>
        <w:tc>
          <w:tcPr>
            <w:tcW w:w="785" w:type="dxa"/>
          </w:tcPr>
          <w:p w14:paraId="0BF1050F" w14:textId="77777777" w:rsidR="00CC17C1" w:rsidRDefault="00CC17C1">
            <w:pPr>
              <w:pStyle w:val="TableParagraph"/>
            </w:pPr>
          </w:p>
        </w:tc>
      </w:tr>
      <w:tr w:rsidR="00CC17C1" w14:paraId="32339762" w14:textId="77777777">
        <w:trPr>
          <w:trHeight w:val="401"/>
        </w:trPr>
        <w:tc>
          <w:tcPr>
            <w:tcW w:w="2188" w:type="dxa"/>
          </w:tcPr>
          <w:p w14:paraId="3527595F" w14:textId="77777777" w:rsidR="00CC17C1" w:rsidRDefault="00CC17C1">
            <w:pPr>
              <w:pStyle w:val="TableParagraph"/>
            </w:pPr>
          </w:p>
        </w:tc>
        <w:tc>
          <w:tcPr>
            <w:tcW w:w="2294" w:type="dxa"/>
          </w:tcPr>
          <w:p w14:paraId="419C668E" w14:textId="77777777" w:rsidR="00CC17C1" w:rsidRDefault="00000000">
            <w:pPr>
              <w:pStyle w:val="TableParagraph"/>
              <w:spacing w:before="58"/>
              <w:ind w:left="200"/>
              <w:rPr>
                <w:sz w:val="24"/>
              </w:rPr>
            </w:pPr>
            <w:r>
              <w:rPr>
                <w:sz w:val="24"/>
              </w:rPr>
              <w:t>Sig.</w:t>
            </w:r>
            <w:r>
              <w:rPr>
                <w:spacing w:val="-1"/>
                <w:sz w:val="24"/>
              </w:rPr>
              <w:t xml:space="preserve"> </w:t>
            </w:r>
            <w:r>
              <w:rPr>
                <w:sz w:val="24"/>
              </w:rPr>
              <w:t>(2-tailed)</w:t>
            </w:r>
          </w:p>
        </w:tc>
        <w:tc>
          <w:tcPr>
            <w:tcW w:w="2243" w:type="dxa"/>
          </w:tcPr>
          <w:p w14:paraId="281735A5" w14:textId="77777777" w:rsidR="00CC17C1" w:rsidRDefault="00000000">
            <w:pPr>
              <w:pStyle w:val="TableParagraph"/>
              <w:spacing w:before="58"/>
              <w:ind w:left="183"/>
              <w:rPr>
                <w:sz w:val="24"/>
              </w:rPr>
            </w:pPr>
            <w:r>
              <w:rPr>
                <w:sz w:val="24"/>
              </w:rPr>
              <w:t>.273</w:t>
            </w:r>
          </w:p>
        </w:tc>
        <w:tc>
          <w:tcPr>
            <w:tcW w:w="785" w:type="dxa"/>
          </w:tcPr>
          <w:p w14:paraId="1D71CF8A" w14:textId="77777777" w:rsidR="00CC17C1" w:rsidRDefault="00CC17C1">
            <w:pPr>
              <w:pStyle w:val="TableParagraph"/>
            </w:pPr>
          </w:p>
        </w:tc>
      </w:tr>
      <w:tr w:rsidR="00CC17C1" w14:paraId="4F36AC22" w14:textId="77777777">
        <w:trPr>
          <w:trHeight w:val="402"/>
        </w:trPr>
        <w:tc>
          <w:tcPr>
            <w:tcW w:w="2188" w:type="dxa"/>
          </w:tcPr>
          <w:p w14:paraId="00435190" w14:textId="77777777" w:rsidR="00CC17C1" w:rsidRDefault="00000000">
            <w:pPr>
              <w:pStyle w:val="TableParagraph"/>
              <w:spacing w:before="58"/>
              <w:ind w:left="116"/>
              <w:rPr>
                <w:sz w:val="24"/>
              </w:rPr>
            </w:pPr>
            <w:r>
              <w:rPr>
                <w:sz w:val="24"/>
              </w:rPr>
              <w:t>Cognitive</w:t>
            </w:r>
            <w:r>
              <w:rPr>
                <w:spacing w:val="-2"/>
                <w:sz w:val="24"/>
              </w:rPr>
              <w:t xml:space="preserve"> </w:t>
            </w:r>
            <w:r>
              <w:rPr>
                <w:sz w:val="24"/>
              </w:rPr>
              <w:t>Anxiety</w:t>
            </w:r>
          </w:p>
        </w:tc>
        <w:tc>
          <w:tcPr>
            <w:tcW w:w="2294" w:type="dxa"/>
          </w:tcPr>
          <w:p w14:paraId="319CB550" w14:textId="77777777" w:rsidR="00CC17C1" w:rsidRDefault="00000000">
            <w:pPr>
              <w:pStyle w:val="TableParagraph"/>
              <w:spacing w:before="58"/>
              <w:ind w:left="200"/>
              <w:rPr>
                <w:sz w:val="24"/>
              </w:rPr>
            </w:pPr>
            <w:r>
              <w:rPr>
                <w:sz w:val="24"/>
              </w:rPr>
              <w:t>Pearson</w:t>
            </w:r>
            <w:r>
              <w:rPr>
                <w:spacing w:val="-2"/>
                <w:sz w:val="24"/>
              </w:rPr>
              <w:t xml:space="preserve"> </w:t>
            </w:r>
            <w:r>
              <w:rPr>
                <w:sz w:val="24"/>
              </w:rPr>
              <w:t>Correlation</w:t>
            </w:r>
          </w:p>
        </w:tc>
        <w:tc>
          <w:tcPr>
            <w:tcW w:w="2243" w:type="dxa"/>
          </w:tcPr>
          <w:p w14:paraId="63E49A26" w14:textId="77777777" w:rsidR="00CC17C1" w:rsidRDefault="00000000">
            <w:pPr>
              <w:pStyle w:val="TableParagraph"/>
              <w:spacing w:before="58"/>
              <w:ind w:left="183"/>
              <w:rPr>
                <w:sz w:val="24"/>
              </w:rPr>
            </w:pPr>
            <w:r>
              <w:rPr>
                <w:sz w:val="24"/>
              </w:rPr>
              <w:t>-.378</w:t>
            </w:r>
          </w:p>
        </w:tc>
        <w:tc>
          <w:tcPr>
            <w:tcW w:w="785" w:type="dxa"/>
          </w:tcPr>
          <w:p w14:paraId="53FA9518" w14:textId="77777777" w:rsidR="00CC17C1" w:rsidRDefault="00CC17C1">
            <w:pPr>
              <w:pStyle w:val="TableParagraph"/>
            </w:pPr>
          </w:p>
        </w:tc>
      </w:tr>
      <w:tr w:rsidR="00CC17C1" w14:paraId="12C09778" w14:textId="77777777">
        <w:trPr>
          <w:trHeight w:val="460"/>
        </w:trPr>
        <w:tc>
          <w:tcPr>
            <w:tcW w:w="2188" w:type="dxa"/>
            <w:tcBorders>
              <w:bottom w:val="single" w:sz="8" w:space="0" w:color="000000"/>
            </w:tcBorders>
          </w:tcPr>
          <w:p w14:paraId="7F767C33" w14:textId="77777777" w:rsidR="00CC17C1" w:rsidRDefault="00CC17C1">
            <w:pPr>
              <w:pStyle w:val="TableParagraph"/>
            </w:pPr>
          </w:p>
        </w:tc>
        <w:tc>
          <w:tcPr>
            <w:tcW w:w="2294" w:type="dxa"/>
            <w:tcBorders>
              <w:bottom w:val="single" w:sz="8" w:space="0" w:color="000000"/>
            </w:tcBorders>
          </w:tcPr>
          <w:p w14:paraId="7F87A749" w14:textId="77777777" w:rsidR="00CC17C1" w:rsidRDefault="00000000">
            <w:pPr>
              <w:pStyle w:val="TableParagraph"/>
              <w:spacing w:before="58"/>
              <w:ind w:left="200"/>
              <w:rPr>
                <w:sz w:val="24"/>
              </w:rPr>
            </w:pPr>
            <w:r>
              <w:rPr>
                <w:sz w:val="24"/>
              </w:rPr>
              <w:t>Sig.</w:t>
            </w:r>
            <w:r>
              <w:rPr>
                <w:spacing w:val="-1"/>
                <w:sz w:val="24"/>
              </w:rPr>
              <w:t xml:space="preserve"> </w:t>
            </w:r>
            <w:r>
              <w:rPr>
                <w:sz w:val="24"/>
              </w:rPr>
              <w:t>(2-tailed)</w:t>
            </w:r>
          </w:p>
        </w:tc>
        <w:tc>
          <w:tcPr>
            <w:tcW w:w="2243" w:type="dxa"/>
            <w:tcBorders>
              <w:bottom w:val="single" w:sz="8" w:space="0" w:color="000000"/>
            </w:tcBorders>
          </w:tcPr>
          <w:p w14:paraId="122997FB" w14:textId="77777777" w:rsidR="00CC17C1" w:rsidRDefault="00000000">
            <w:pPr>
              <w:pStyle w:val="TableParagraph"/>
              <w:spacing w:before="58"/>
              <w:ind w:left="183"/>
              <w:rPr>
                <w:sz w:val="24"/>
              </w:rPr>
            </w:pPr>
            <w:r>
              <w:rPr>
                <w:sz w:val="24"/>
              </w:rPr>
              <w:t>.030</w:t>
            </w:r>
          </w:p>
        </w:tc>
        <w:tc>
          <w:tcPr>
            <w:tcW w:w="785" w:type="dxa"/>
            <w:tcBorders>
              <w:bottom w:val="single" w:sz="8" w:space="0" w:color="000000"/>
            </w:tcBorders>
          </w:tcPr>
          <w:p w14:paraId="60B8206B" w14:textId="77777777" w:rsidR="00CC17C1" w:rsidRDefault="00CC17C1">
            <w:pPr>
              <w:pStyle w:val="TableParagraph"/>
            </w:pPr>
          </w:p>
        </w:tc>
      </w:tr>
    </w:tbl>
    <w:p w14:paraId="017F8DF8" w14:textId="77777777" w:rsidR="00CC17C1" w:rsidRDefault="00CC17C1">
      <w:pPr>
        <w:pStyle w:val="BodyText"/>
        <w:spacing w:line="240" w:lineRule="auto"/>
        <w:ind w:right="-1" w:firstLine="720"/>
      </w:pPr>
    </w:p>
    <w:p w14:paraId="15761F7D" w14:textId="77777777" w:rsidR="00CC17C1" w:rsidRDefault="00000000">
      <w:pPr>
        <w:pStyle w:val="BodyText"/>
        <w:spacing w:line="240" w:lineRule="auto"/>
        <w:ind w:right="-1" w:firstLine="720"/>
        <w:rPr>
          <w:rFonts w:ascii="Times New Roman" w:hAnsi="Times New Roman"/>
          <w:lang w:val="id-ID"/>
        </w:rPr>
      </w:pPr>
      <w:r>
        <w:rPr>
          <w:rFonts w:ascii="Times New Roman" w:hAnsi="Times New Roman"/>
        </w:rPr>
        <w:t xml:space="preserve">The previous investigation revealed that the p-value for somatic symptoms was 0.239, while the p-value for avoidance symptoms was 0.273, and the p-value for cognitive symptoms was 0.030. The type of writing anxiety that had significant negative connections to the students' writing achievement, according to these results, was Cognitive Anxiety with a p-value of </w:t>
      </w:r>
      <w:commentRangeStart w:id="63"/>
      <w:r>
        <w:rPr>
          <w:rFonts w:ascii="Times New Roman" w:hAnsi="Times New Roman"/>
        </w:rPr>
        <w:t xml:space="preserve">0.. 030 </w:t>
      </w:r>
      <w:commentRangeEnd w:id="63"/>
      <w:r w:rsidR="003C03EB">
        <w:rPr>
          <w:rStyle w:val="CommentReference"/>
          <w:rFonts w:ascii="Times New Roman" w:hAnsi="Times New Roman"/>
        </w:rPr>
        <w:commentReference w:id="63"/>
      </w:r>
      <w:r>
        <w:rPr>
          <w:rFonts w:ascii="Times New Roman" w:hAnsi="Times New Roman"/>
        </w:rPr>
        <w:t xml:space="preserve">because the p-value was lower than 0.05. </w:t>
      </w:r>
      <w:commentRangeStart w:id="64"/>
      <w:r>
        <w:rPr>
          <w:rFonts w:ascii="Times New Roman" w:hAnsi="Times New Roman"/>
        </w:rPr>
        <w:t>Therefore, it was possible to assert that the alternative hypothesis (H</w:t>
      </w:r>
      <w:r>
        <w:rPr>
          <w:rFonts w:ascii="Times New Roman" w:hAnsi="Times New Roman"/>
          <w:vertAlign w:val="subscript"/>
        </w:rPr>
        <w:t>α1</w:t>
      </w:r>
      <w:r>
        <w:rPr>
          <w:rFonts w:ascii="Times New Roman" w:hAnsi="Times New Roman"/>
        </w:rPr>
        <w:t>)</w:t>
      </w:r>
      <w:r>
        <w:rPr>
          <w:rFonts w:ascii="Times New Roman" w:hAnsi="Times New Roman"/>
          <w:spacing w:val="-1"/>
        </w:rPr>
        <w:t xml:space="preserve"> </w:t>
      </w:r>
      <w:r>
        <w:rPr>
          <w:rFonts w:ascii="Times New Roman" w:hAnsi="Times New Roman"/>
        </w:rPr>
        <w:t>was</w:t>
      </w:r>
      <w:r>
        <w:rPr>
          <w:rFonts w:ascii="Times New Roman" w:hAnsi="Times New Roman"/>
          <w:spacing w:val="-2"/>
        </w:rPr>
        <w:t xml:space="preserve"> </w:t>
      </w:r>
      <w:r>
        <w:rPr>
          <w:rFonts w:ascii="Times New Roman" w:hAnsi="Times New Roman"/>
        </w:rPr>
        <w:t>accepted</w:t>
      </w:r>
      <w:r>
        <w:rPr>
          <w:rFonts w:ascii="Times New Roman" w:hAnsi="Times New Roman"/>
          <w:spacing w:val="-1"/>
        </w:rPr>
        <w:t xml:space="preserve"> </w:t>
      </w:r>
      <w:r>
        <w:rPr>
          <w:rFonts w:ascii="Times New Roman" w:hAnsi="Times New Roman"/>
        </w:rPr>
        <w:t>and the null</w:t>
      </w:r>
      <w:r>
        <w:rPr>
          <w:rFonts w:ascii="Times New Roman" w:hAnsi="Times New Roman"/>
          <w:spacing w:val="-2"/>
        </w:rPr>
        <w:t xml:space="preserve"> </w:t>
      </w:r>
      <w:r>
        <w:rPr>
          <w:rFonts w:ascii="Times New Roman" w:hAnsi="Times New Roman"/>
        </w:rPr>
        <w:t>hypothesis (H</w:t>
      </w:r>
      <w:r>
        <w:rPr>
          <w:rFonts w:ascii="Times New Roman" w:hAnsi="Times New Roman"/>
          <w:vertAlign w:val="subscript"/>
        </w:rPr>
        <w:t>01</w:t>
      </w:r>
      <w:r>
        <w:rPr>
          <w:rFonts w:ascii="Times New Roman" w:hAnsi="Times New Roman"/>
        </w:rPr>
        <w:t>)</w:t>
      </w:r>
      <w:r>
        <w:rPr>
          <w:rFonts w:ascii="Times New Roman" w:hAnsi="Times New Roman"/>
          <w:spacing w:val="-1"/>
        </w:rPr>
        <w:t xml:space="preserve"> </w:t>
      </w:r>
      <w:r>
        <w:rPr>
          <w:rFonts w:ascii="Times New Roman" w:hAnsi="Times New Roman"/>
        </w:rPr>
        <w:t>was</w:t>
      </w:r>
      <w:r>
        <w:rPr>
          <w:rFonts w:ascii="Times New Roman" w:hAnsi="Times New Roman"/>
          <w:spacing w:val="-1"/>
        </w:rPr>
        <w:t xml:space="preserve"> </w:t>
      </w:r>
      <w:r>
        <w:rPr>
          <w:rFonts w:ascii="Times New Roman" w:hAnsi="Times New Roman"/>
        </w:rPr>
        <w:t>rejected.</w:t>
      </w:r>
      <w:commentRangeEnd w:id="64"/>
      <w:r w:rsidR="003C03EB">
        <w:rPr>
          <w:rStyle w:val="CommentReference"/>
          <w:rFonts w:ascii="Times New Roman" w:hAnsi="Times New Roman"/>
        </w:rPr>
        <w:commentReference w:id="64"/>
      </w:r>
    </w:p>
    <w:p w14:paraId="6FA2C152" w14:textId="77777777" w:rsidR="00CC17C1" w:rsidRDefault="00CC17C1">
      <w:pPr>
        <w:pStyle w:val="BodyText"/>
        <w:spacing w:line="240" w:lineRule="auto"/>
        <w:ind w:right="-1"/>
        <w:rPr>
          <w:lang w:val="id-ID"/>
        </w:rPr>
      </w:pPr>
    </w:p>
    <w:p w14:paraId="51DF53FF" w14:textId="77777777" w:rsidR="00CC17C1" w:rsidRDefault="00000000">
      <w:pPr>
        <w:pStyle w:val="BodyText"/>
        <w:spacing w:line="240" w:lineRule="auto"/>
        <w:ind w:right="-1"/>
        <w:rPr>
          <w:rFonts w:ascii="Times New Roman" w:hAnsi="Times New Roman"/>
          <w:b/>
          <w:lang w:val="id-ID"/>
        </w:rPr>
      </w:pPr>
      <w:r>
        <w:rPr>
          <w:rFonts w:ascii="Times New Roman" w:hAnsi="Times New Roman"/>
          <w:b/>
        </w:rPr>
        <w:t xml:space="preserve">Regression Analysis </w:t>
      </w:r>
    </w:p>
    <w:p w14:paraId="7FA640C3" w14:textId="77777777" w:rsidR="00CC17C1" w:rsidRDefault="00CC17C1">
      <w:pPr>
        <w:pStyle w:val="BodyText"/>
        <w:spacing w:line="240" w:lineRule="auto"/>
        <w:ind w:left="3600" w:right="-1" w:firstLine="720"/>
        <w:rPr>
          <w:rFonts w:ascii="Times New Roman" w:hAnsi="Times New Roman"/>
        </w:rPr>
      </w:pPr>
    </w:p>
    <w:p w14:paraId="280F84F5" w14:textId="1D2C04BB" w:rsidR="00CC17C1" w:rsidRDefault="00000000">
      <w:pPr>
        <w:pStyle w:val="BodyText"/>
        <w:spacing w:line="240" w:lineRule="auto"/>
        <w:ind w:right="-1" w:firstLine="709"/>
        <w:rPr>
          <w:rFonts w:ascii="Times New Roman" w:hAnsi="Times New Roman"/>
        </w:rPr>
      </w:pPr>
      <w:r>
        <w:rPr>
          <w:rFonts w:ascii="Times New Roman" w:hAnsi="Times New Roman"/>
        </w:rPr>
        <w:t xml:space="preserve">It was vital to do additional research because there was a significant correlation between the cognitive writing anxiety of students and the writing achievement of the same students. This was so that it could be determined which elements led to writing achievement and how cognitive writing anxiety affected it. Please refer to </w:t>
      </w:r>
      <w:ins w:id="65" w:author="Rahma Dianti" w:date="2024-10-19T15:23:00Z" w16du:dateUtc="2024-10-19T08:23:00Z">
        <w:r w:rsidR="003C03EB">
          <w:rPr>
            <w:rFonts w:ascii="Times New Roman" w:hAnsi="Times New Roman"/>
          </w:rPr>
          <w:t>T</w:t>
        </w:r>
      </w:ins>
      <w:del w:id="66" w:author="Rahma Dianti" w:date="2024-10-19T15:23:00Z" w16du:dateUtc="2024-10-19T08:23:00Z">
        <w:r w:rsidDel="003C03EB">
          <w:rPr>
            <w:rFonts w:ascii="Times New Roman" w:hAnsi="Times New Roman"/>
          </w:rPr>
          <w:delText>t</w:delText>
        </w:r>
      </w:del>
      <w:r>
        <w:rPr>
          <w:rFonts w:ascii="Times New Roman" w:hAnsi="Times New Roman"/>
        </w:rPr>
        <w:t xml:space="preserve">able no. 6. </w:t>
      </w:r>
    </w:p>
    <w:p w14:paraId="766C7841" w14:textId="77777777" w:rsidR="00CC17C1" w:rsidRDefault="00CC17C1">
      <w:pPr>
        <w:pStyle w:val="BodyText"/>
        <w:spacing w:line="240" w:lineRule="auto"/>
        <w:ind w:right="-1" w:firstLine="709"/>
      </w:pPr>
    </w:p>
    <w:p w14:paraId="3A4E39DE" w14:textId="77777777" w:rsidR="00CC17C1" w:rsidRDefault="00000000">
      <w:pPr>
        <w:pStyle w:val="BodyText"/>
        <w:spacing w:line="240" w:lineRule="auto"/>
        <w:ind w:right="-1" w:firstLine="709"/>
        <w:jc w:val="center"/>
        <w:rPr>
          <w:rFonts w:ascii="Times New Roman" w:hAnsi="Times New Roman"/>
          <w:bCs/>
          <w:lang w:val="id-ID"/>
        </w:rPr>
      </w:pPr>
      <w:r>
        <w:rPr>
          <w:rFonts w:ascii="Times New Roman" w:hAnsi="Times New Roman"/>
          <w:bCs/>
          <w:i/>
          <w:iCs/>
          <w:color w:val="000000" w:themeColor="text1"/>
          <w:szCs w:val="24"/>
        </w:rPr>
        <w:t>Table</w:t>
      </w:r>
      <w:r>
        <w:rPr>
          <w:rFonts w:ascii="Times New Roman" w:hAnsi="Times New Roman"/>
          <w:bCs/>
          <w:i/>
          <w:iCs/>
          <w:color w:val="000000" w:themeColor="text1"/>
          <w:spacing w:val="-2"/>
          <w:szCs w:val="24"/>
        </w:rPr>
        <w:t xml:space="preserve"> </w:t>
      </w:r>
      <w:r>
        <w:rPr>
          <w:rFonts w:ascii="Times New Roman" w:hAnsi="Times New Roman"/>
          <w:bCs/>
          <w:i/>
          <w:iCs/>
          <w:color w:val="000000" w:themeColor="text1"/>
          <w:szCs w:val="24"/>
        </w:rPr>
        <w:t>6.</w:t>
      </w:r>
      <w:r>
        <w:rPr>
          <w:rFonts w:ascii="Times New Roman" w:hAnsi="Times New Roman"/>
          <w:bCs/>
          <w:color w:val="000000" w:themeColor="text1"/>
          <w:szCs w:val="24"/>
        </w:rPr>
        <w:t xml:space="preserve"> The Contribution of Students’ Cognitive Writing Anxiety and</w:t>
      </w:r>
      <w:r>
        <w:rPr>
          <w:rFonts w:ascii="Times New Roman" w:hAnsi="Times New Roman"/>
          <w:bCs/>
          <w:color w:val="000000" w:themeColor="text1"/>
          <w:spacing w:val="-57"/>
          <w:szCs w:val="24"/>
        </w:rPr>
        <w:t xml:space="preserve"> </w:t>
      </w:r>
      <w:r>
        <w:rPr>
          <w:rFonts w:ascii="Times New Roman" w:hAnsi="Times New Roman"/>
          <w:bCs/>
          <w:color w:val="000000" w:themeColor="text1"/>
          <w:szCs w:val="24"/>
        </w:rPr>
        <w:t>Their</w:t>
      </w:r>
      <w:r>
        <w:rPr>
          <w:rFonts w:ascii="Times New Roman" w:hAnsi="Times New Roman"/>
          <w:bCs/>
          <w:color w:val="000000" w:themeColor="text1"/>
          <w:spacing w:val="-3"/>
          <w:szCs w:val="24"/>
        </w:rPr>
        <w:t xml:space="preserve"> </w:t>
      </w:r>
      <w:r>
        <w:rPr>
          <w:rFonts w:ascii="Times New Roman" w:hAnsi="Times New Roman"/>
          <w:bCs/>
          <w:color w:val="000000" w:themeColor="text1"/>
          <w:szCs w:val="24"/>
        </w:rPr>
        <w:t>Writing Achievement</w:t>
      </w:r>
    </w:p>
    <w:p w14:paraId="660ED4FC" w14:textId="77777777" w:rsidR="00CC17C1" w:rsidRDefault="00CC17C1">
      <w:pPr>
        <w:pStyle w:val="BodyText"/>
        <w:spacing w:line="240" w:lineRule="auto"/>
        <w:rPr>
          <w:rFonts w:ascii="Times New Roman" w:hAnsi="Times New Roman"/>
          <w:b/>
          <w:color w:val="000000" w:themeColor="text1"/>
          <w:szCs w:val="24"/>
        </w:rPr>
      </w:pPr>
    </w:p>
    <w:tbl>
      <w:tblPr>
        <w:tblW w:w="0" w:type="auto"/>
        <w:tblInd w:w="1537" w:type="dxa"/>
        <w:tblLayout w:type="fixed"/>
        <w:tblCellMar>
          <w:left w:w="0" w:type="dxa"/>
          <w:right w:w="0" w:type="dxa"/>
        </w:tblCellMar>
        <w:tblLook w:val="04A0" w:firstRow="1" w:lastRow="0" w:firstColumn="1" w:lastColumn="0" w:noHBand="0" w:noVBand="1"/>
      </w:tblPr>
      <w:tblGrid>
        <w:gridCol w:w="1152"/>
        <w:gridCol w:w="1117"/>
        <w:gridCol w:w="1403"/>
        <w:gridCol w:w="1708"/>
        <w:gridCol w:w="1858"/>
      </w:tblGrid>
      <w:tr w:rsidR="00CC17C1" w14:paraId="425F28D5" w14:textId="77777777">
        <w:trPr>
          <w:trHeight w:val="280"/>
        </w:trPr>
        <w:tc>
          <w:tcPr>
            <w:tcW w:w="7238" w:type="dxa"/>
            <w:gridSpan w:val="5"/>
            <w:tcBorders>
              <w:top w:val="single" w:sz="8" w:space="0" w:color="000000"/>
            </w:tcBorders>
          </w:tcPr>
          <w:p w14:paraId="620DB17E" w14:textId="77777777" w:rsidR="00CC17C1" w:rsidRDefault="00000000">
            <w:pPr>
              <w:pStyle w:val="TableParagraph"/>
              <w:ind w:left="2740" w:right="2734"/>
              <w:jc w:val="center"/>
              <w:rPr>
                <w:b/>
                <w:color w:val="000000" w:themeColor="text1"/>
                <w:sz w:val="24"/>
                <w:szCs w:val="24"/>
              </w:rPr>
            </w:pPr>
            <w:r>
              <w:rPr>
                <w:b/>
                <w:color w:val="000000" w:themeColor="text1"/>
                <w:sz w:val="24"/>
                <w:szCs w:val="24"/>
              </w:rPr>
              <w:t>Model</w:t>
            </w:r>
            <w:r>
              <w:rPr>
                <w:b/>
                <w:color w:val="000000" w:themeColor="text1"/>
                <w:spacing w:val="-3"/>
                <w:sz w:val="24"/>
                <w:szCs w:val="24"/>
              </w:rPr>
              <w:t xml:space="preserve"> </w:t>
            </w:r>
            <w:r>
              <w:rPr>
                <w:b/>
                <w:color w:val="000000" w:themeColor="text1"/>
                <w:sz w:val="24"/>
                <w:szCs w:val="24"/>
              </w:rPr>
              <w:t>Summary</w:t>
            </w:r>
          </w:p>
        </w:tc>
      </w:tr>
      <w:tr w:rsidR="00CC17C1" w14:paraId="76999FA6" w14:textId="77777777">
        <w:trPr>
          <w:trHeight w:val="547"/>
        </w:trPr>
        <w:tc>
          <w:tcPr>
            <w:tcW w:w="1152" w:type="dxa"/>
          </w:tcPr>
          <w:p w14:paraId="57AE4919" w14:textId="77777777" w:rsidR="00CC17C1" w:rsidRDefault="00000000">
            <w:pPr>
              <w:pStyle w:val="TableParagraph"/>
              <w:ind w:left="178"/>
              <w:rPr>
                <w:b/>
                <w:color w:val="000000" w:themeColor="text1"/>
                <w:sz w:val="24"/>
                <w:szCs w:val="24"/>
              </w:rPr>
            </w:pPr>
            <w:r>
              <w:rPr>
                <w:b/>
                <w:color w:val="000000" w:themeColor="text1"/>
                <w:sz w:val="24"/>
                <w:szCs w:val="24"/>
              </w:rPr>
              <w:t>Mode</w:t>
            </w:r>
          </w:p>
          <w:p w14:paraId="54371621" w14:textId="77777777" w:rsidR="00CC17C1" w:rsidRDefault="00000000">
            <w:pPr>
              <w:pStyle w:val="TableParagraph"/>
              <w:ind w:left="178"/>
              <w:rPr>
                <w:b/>
                <w:color w:val="000000" w:themeColor="text1"/>
                <w:sz w:val="24"/>
                <w:szCs w:val="24"/>
              </w:rPr>
            </w:pPr>
            <w:r>
              <w:rPr>
                <w:b/>
                <w:color w:val="000000" w:themeColor="text1"/>
                <w:sz w:val="24"/>
                <w:szCs w:val="24"/>
              </w:rPr>
              <w:t>l</w:t>
            </w:r>
          </w:p>
        </w:tc>
        <w:tc>
          <w:tcPr>
            <w:tcW w:w="1117" w:type="dxa"/>
          </w:tcPr>
          <w:p w14:paraId="6058C5DB" w14:textId="77777777" w:rsidR="00CC17C1" w:rsidRDefault="00000000">
            <w:pPr>
              <w:pStyle w:val="TableParagraph"/>
              <w:ind w:left="386"/>
              <w:rPr>
                <w:b/>
                <w:color w:val="000000" w:themeColor="text1"/>
                <w:sz w:val="24"/>
                <w:szCs w:val="24"/>
              </w:rPr>
            </w:pPr>
            <w:r>
              <w:rPr>
                <w:b/>
                <w:color w:val="000000" w:themeColor="text1"/>
                <w:w w:val="99"/>
                <w:sz w:val="24"/>
                <w:szCs w:val="24"/>
              </w:rPr>
              <w:t>R</w:t>
            </w:r>
          </w:p>
        </w:tc>
        <w:tc>
          <w:tcPr>
            <w:tcW w:w="1403" w:type="dxa"/>
          </w:tcPr>
          <w:p w14:paraId="48AB428B" w14:textId="77777777" w:rsidR="00CC17C1" w:rsidRDefault="00000000">
            <w:pPr>
              <w:pStyle w:val="TableParagraph"/>
              <w:ind w:left="160" w:right="237"/>
              <w:jc w:val="center"/>
              <w:rPr>
                <w:b/>
                <w:color w:val="000000" w:themeColor="text1"/>
                <w:sz w:val="24"/>
                <w:szCs w:val="24"/>
              </w:rPr>
            </w:pPr>
            <w:r>
              <w:rPr>
                <w:b/>
                <w:color w:val="000000" w:themeColor="text1"/>
                <w:sz w:val="24"/>
                <w:szCs w:val="24"/>
              </w:rPr>
              <w:t>R</w:t>
            </w:r>
            <w:r>
              <w:rPr>
                <w:b/>
                <w:color w:val="000000" w:themeColor="text1"/>
                <w:spacing w:val="-1"/>
                <w:sz w:val="24"/>
                <w:szCs w:val="24"/>
              </w:rPr>
              <w:t xml:space="preserve"> </w:t>
            </w:r>
            <w:r>
              <w:rPr>
                <w:b/>
                <w:color w:val="000000" w:themeColor="text1"/>
                <w:sz w:val="24"/>
                <w:szCs w:val="24"/>
              </w:rPr>
              <w:t>Square</w:t>
            </w:r>
          </w:p>
        </w:tc>
        <w:tc>
          <w:tcPr>
            <w:tcW w:w="1708" w:type="dxa"/>
          </w:tcPr>
          <w:p w14:paraId="6D249C1F" w14:textId="77777777" w:rsidR="00CC17C1" w:rsidRDefault="00000000">
            <w:pPr>
              <w:pStyle w:val="TableParagraph"/>
              <w:ind w:left="235" w:right="268"/>
              <w:jc w:val="center"/>
              <w:rPr>
                <w:b/>
                <w:color w:val="000000" w:themeColor="text1"/>
                <w:sz w:val="24"/>
                <w:szCs w:val="24"/>
              </w:rPr>
            </w:pPr>
            <w:r>
              <w:rPr>
                <w:b/>
                <w:color w:val="000000" w:themeColor="text1"/>
                <w:sz w:val="24"/>
                <w:szCs w:val="24"/>
              </w:rPr>
              <w:t>Adjusted</w:t>
            </w:r>
            <w:r>
              <w:rPr>
                <w:b/>
                <w:color w:val="000000" w:themeColor="text1"/>
                <w:spacing w:val="-3"/>
                <w:sz w:val="24"/>
                <w:szCs w:val="24"/>
              </w:rPr>
              <w:t xml:space="preserve"> </w:t>
            </w:r>
            <w:r>
              <w:rPr>
                <w:b/>
                <w:color w:val="000000" w:themeColor="text1"/>
                <w:sz w:val="24"/>
                <w:szCs w:val="24"/>
              </w:rPr>
              <w:t>R</w:t>
            </w:r>
          </w:p>
          <w:p w14:paraId="308631FF" w14:textId="77777777" w:rsidR="00CC17C1" w:rsidRDefault="00000000">
            <w:pPr>
              <w:pStyle w:val="TableParagraph"/>
              <w:ind w:left="235" w:right="268"/>
              <w:jc w:val="center"/>
              <w:rPr>
                <w:b/>
                <w:color w:val="000000" w:themeColor="text1"/>
                <w:sz w:val="24"/>
                <w:szCs w:val="24"/>
              </w:rPr>
            </w:pPr>
            <w:r>
              <w:rPr>
                <w:b/>
                <w:color w:val="000000" w:themeColor="text1"/>
                <w:sz w:val="24"/>
                <w:szCs w:val="24"/>
              </w:rPr>
              <w:t>Square</w:t>
            </w:r>
          </w:p>
        </w:tc>
        <w:tc>
          <w:tcPr>
            <w:tcW w:w="1858" w:type="dxa"/>
          </w:tcPr>
          <w:p w14:paraId="2738CA4C" w14:textId="77777777" w:rsidR="00CC17C1" w:rsidRDefault="00000000">
            <w:pPr>
              <w:pStyle w:val="TableParagraph"/>
              <w:ind w:left="281"/>
              <w:rPr>
                <w:b/>
                <w:color w:val="000000" w:themeColor="text1"/>
                <w:sz w:val="24"/>
                <w:szCs w:val="24"/>
              </w:rPr>
            </w:pPr>
            <w:r>
              <w:rPr>
                <w:b/>
                <w:color w:val="000000" w:themeColor="text1"/>
                <w:sz w:val="24"/>
                <w:szCs w:val="24"/>
              </w:rPr>
              <w:t>Std.</w:t>
            </w:r>
            <w:r>
              <w:rPr>
                <w:b/>
                <w:color w:val="000000" w:themeColor="text1"/>
                <w:spacing w:val="-2"/>
                <w:sz w:val="24"/>
                <w:szCs w:val="24"/>
              </w:rPr>
              <w:t xml:space="preserve"> </w:t>
            </w:r>
            <w:r>
              <w:rPr>
                <w:b/>
                <w:color w:val="000000" w:themeColor="text1"/>
                <w:sz w:val="24"/>
                <w:szCs w:val="24"/>
              </w:rPr>
              <w:t>Error</w:t>
            </w:r>
            <w:r>
              <w:rPr>
                <w:b/>
                <w:color w:val="000000" w:themeColor="text1"/>
                <w:spacing w:val="-1"/>
                <w:sz w:val="24"/>
                <w:szCs w:val="24"/>
              </w:rPr>
              <w:t xml:space="preserve"> </w:t>
            </w:r>
            <w:r>
              <w:rPr>
                <w:b/>
                <w:color w:val="000000" w:themeColor="text1"/>
                <w:sz w:val="24"/>
                <w:szCs w:val="24"/>
              </w:rPr>
              <w:t>of</w:t>
            </w:r>
          </w:p>
          <w:p w14:paraId="48B58419" w14:textId="77777777" w:rsidR="00CC17C1" w:rsidRDefault="00000000">
            <w:pPr>
              <w:pStyle w:val="TableParagraph"/>
              <w:ind w:left="301"/>
              <w:rPr>
                <w:b/>
                <w:color w:val="000000" w:themeColor="text1"/>
                <w:sz w:val="24"/>
                <w:szCs w:val="24"/>
              </w:rPr>
            </w:pPr>
            <w:r>
              <w:rPr>
                <w:b/>
                <w:color w:val="000000" w:themeColor="text1"/>
                <w:sz w:val="24"/>
                <w:szCs w:val="24"/>
              </w:rPr>
              <w:t>the</w:t>
            </w:r>
            <w:r>
              <w:rPr>
                <w:b/>
                <w:color w:val="000000" w:themeColor="text1"/>
                <w:spacing w:val="-1"/>
                <w:sz w:val="24"/>
                <w:szCs w:val="24"/>
              </w:rPr>
              <w:t xml:space="preserve"> </w:t>
            </w:r>
            <w:r>
              <w:rPr>
                <w:b/>
                <w:color w:val="000000" w:themeColor="text1"/>
                <w:sz w:val="24"/>
                <w:szCs w:val="24"/>
              </w:rPr>
              <w:t>Estimate</w:t>
            </w:r>
          </w:p>
        </w:tc>
      </w:tr>
      <w:tr w:rsidR="00CC17C1" w14:paraId="7F7D821B" w14:textId="77777777">
        <w:trPr>
          <w:trHeight w:val="275"/>
        </w:trPr>
        <w:tc>
          <w:tcPr>
            <w:tcW w:w="1152" w:type="dxa"/>
            <w:tcBorders>
              <w:bottom w:val="single" w:sz="8" w:space="0" w:color="000000"/>
            </w:tcBorders>
          </w:tcPr>
          <w:p w14:paraId="7E8EAB12" w14:textId="77777777" w:rsidR="00CC17C1" w:rsidRDefault="00000000">
            <w:pPr>
              <w:pStyle w:val="TableParagraph"/>
              <w:ind w:left="178"/>
              <w:rPr>
                <w:color w:val="000000" w:themeColor="text1"/>
                <w:sz w:val="24"/>
                <w:szCs w:val="24"/>
              </w:rPr>
            </w:pPr>
            <w:r>
              <w:rPr>
                <w:color w:val="000000" w:themeColor="text1"/>
                <w:sz w:val="24"/>
                <w:szCs w:val="24"/>
              </w:rPr>
              <w:t>1</w:t>
            </w:r>
          </w:p>
        </w:tc>
        <w:tc>
          <w:tcPr>
            <w:tcW w:w="1117" w:type="dxa"/>
            <w:tcBorders>
              <w:bottom w:val="single" w:sz="8" w:space="0" w:color="000000"/>
            </w:tcBorders>
          </w:tcPr>
          <w:p w14:paraId="4245D6D6" w14:textId="77777777" w:rsidR="00CC17C1" w:rsidRDefault="00000000">
            <w:pPr>
              <w:pStyle w:val="TableParagraph"/>
              <w:ind w:left="446"/>
              <w:rPr>
                <w:color w:val="000000" w:themeColor="text1"/>
                <w:sz w:val="24"/>
                <w:szCs w:val="24"/>
              </w:rPr>
            </w:pPr>
            <w:r>
              <w:rPr>
                <w:color w:val="000000" w:themeColor="text1"/>
                <w:sz w:val="24"/>
                <w:szCs w:val="24"/>
              </w:rPr>
              <w:t>.323</w:t>
            </w:r>
            <w:r>
              <w:rPr>
                <w:color w:val="000000" w:themeColor="text1"/>
                <w:sz w:val="24"/>
                <w:szCs w:val="24"/>
                <w:vertAlign w:val="superscript"/>
              </w:rPr>
              <w:t>a</w:t>
            </w:r>
          </w:p>
        </w:tc>
        <w:tc>
          <w:tcPr>
            <w:tcW w:w="1403" w:type="dxa"/>
            <w:tcBorders>
              <w:bottom w:val="single" w:sz="8" w:space="0" w:color="000000"/>
            </w:tcBorders>
          </w:tcPr>
          <w:p w14:paraId="0C4FAEFB" w14:textId="77777777" w:rsidR="00CC17C1" w:rsidRDefault="00000000">
            <w:pPr>
              <w:pStyle w:val="TableParagraph"/>
              <w:ind w:left="155" w:right="237"/>
              <w:jc w:val="center"/>
              <w:rPr>
                <w:color w:val="000000" w:themeColor="text1"/>
                <w:sz w:val="24"/>
                <w:szCs w:val="24"/>
              </w:rPr>
            </w:pPr>
            <w:r>
              <w:rPr>
                <w:color w:val="000000" w:themeColor="text1"/>
                <w:sz w:val="24"/>
                <w:szCs w:val="24"/>
              </w:rPr>
              <w:t>.104</w:t>
            </w:r>
          </w:p>
        </w:tc>
        <w:tc>
          <w:tcPr>
            <w:tcW w:w="1708" w:type="dxa"/>
            <w:tcBorders>
              <w:bottom w:val="single" w:sz="8" w:space="0" w:color="000000"/>
            </w:tcBorders>
          </w:tcPr>
          <w:p w14:paraId="67F8817D" w14:textId="77777777" w:rsidR="00CC17C1" w:rsidRDefault="00000000">
            <w:pPr>
              <w:pStyle w:val="TableParagraph"/>
              <w:ind w:left="235" w:right="268"/>
              <w:jc w:val="center"/>
              <w:rPr>
                <w:color w:val="000000" w:themeColor="text1"/>
                <w:sz w:val="24"/>
                <w:szCs w:val="24"/>
              </w:rPr>
            </w:pPr>
            <w:r>
              <w:rPr>
                <w:color w:val="000000" w:themeColor="text1"/>
                <w:sz w:val="24"/>
                <w:szCs w:val="24"/>
              </w:rPr>
              <w:t>.075</w:t>
            </w:r>
          </w:p>
        </w:tc>
        <w:tc>
          <w:tcPr>
            <w:tcW w:w="1858" w:type="dxa"/>
            <w:tcBorders>
              <w:bottom w:val="single" w:sz="8" w:space="0" w:color="000000"/>
            </w:tcBorders>
          </w:tcPr>
          <w:p w14:paraId="438C7BFD" w14:textId="77777777" w:rsidR="00CC17C1" w:rsidRDefault="00000000">
            <w:pPr>
              <w:pStyle w:val="TableParagraph"/>
              <w:ind w:left="785"/>
              <w:rPr>
                <w:color w:val="000000" w:themeColor="text1"/>
                <w:sz w:val="24"/>
                <w:szCs w:val="24"/>
              </w:rPr>
            </w:pPr>
            <w:r>
              <w:rPr>
                <w:color w:val="000000" w:themeColor="text1"/>
                <w:sz w:val="24"/>
                <w:szCs w:val="24"/>
              </w:rPr>
              <w:t>13.92681</w:t>
            </w:r>
          </w:p>
        </w:tc>
      </w:tr>
    </w:tbl>
    <w:p w14:paraId="0CF546EA" w14:textId="77777777" w:rsidR="00CC17C1" w:rsidRDefault="00CC17C1">
      <w:pPr>
        <w:pStyle w:val="BodyText"/>
        <w:spacing w:line="240" w:lineRule="auto"/>
        <w:rPr>
          <w:rFonts w:ascii="Times New Roman" w:hAnsi="Times New Roman"/>
          <w:b/>
          <w:color w:val="000000" w:themeColor="text1"/>
          <w:szCs w:val="24"/>
        </w:rPr>
      </w:pPr>
    </w:p>
    <w:p w14:paraId="38AE3149" w14:textId="77777777" w:rsidR="00CC17C1" w:rsidRDefault="00000000">
      <w:pPr>
        <w:pStyle w:val="ListParagraph"/>
        <w:widowControl w:val="0"/>
        <w:numPr>
          <w:ilvl w:val="1"/>
          <w:numId w:val="1"/>
        </w:numPr>
        <w:tabs>
          <w:tab w:val="left" w:pos="2583"/>
        </w:tabs>
        <w:autoSpaceDE w:val="0"/>
        <w:autoSpaceDN w:val="0"/>
        <w:spacing w:before="194"/>
        <w:contextualSpacing w:val="0"/>
        <w:rPr>
          <w:color w:val="000000" w:themeColor="text1"/>
        </w:rPr>
      </w:pPr>
      <w:r>
        <w:rPr>
          <w:color w:val="000000" w:themeColor="text1"/>
        </w:rPr>
        <w:lastRenderedPageBreak/>
        <w:t>Predictors:</w:t>
      </w:r>
      <w:r>
        <w:rPr>
          <w:color w:val="000000" w:themeColor="text1"/>
          <w:spacing w:val="-3"/>
        </w:rPr>
        <w:t xml:space="preserve"> </w:t>
      </w:r>
      <w:r>
        <w:rPr>
          <w:color w:val="000000" w:themeColor="text1"/>
        </w:rPr>
        <w:t>(Constant),</w:t>
      </w:r>
      <w:r>
        <w:rPr>
          <w:color w:val="000000" w:themeColor="text1"/>
          <w:spacing w:val="-1"/>
        </w:rPr>
        <w:t xml:space="preserve"> </w:t>
      </w:r>
      <w:r>
        <w:rPr>
          <w:color w:val="000000" w:themeColor="text1"/>
        </w:rPr>
        <w:t>Cognitive</w:t>
      </w:r>
      <w:r>
        <w:rPr>
          <w:color w:val="000000" w:themeColor="text1"/>
          <w:spacing w:val="-2"/>
        </w:rPr>
        <w:t xml:space="preserve"> </w:t>
      </w:r>
      <w:r>
        <w:rPr>
          <w:color w:val="000000" w:themeColor="text1"/>
        </w:rPr>
        <w:t>Anxiety</w:t>
      </w:r>
    </w:p>
    <w:tbl>
      <w:tblPr>
        <w:tblW w:w="0" w:type="auto"/>
        <w:tblInd w:w="1167" w:type="dxa"/>
        <w:tblLayout w:type="fixed"/>
        <w:tblCellMar>
          <w:left w:w="0" w:type="dxa"/>
          <w:right w:w="0" w:type="dxa"/>
        </w:tblCellMar>
        <w:tblLook w:val="04A0" w:firstRow="1" w:lastRow="0" w:firstColumn="1" w:lastColumn="0" w:noHBand="0" w:noVBand="1"/>
      </w:tblPr>
      <w:tblGrid>
        <w:gridCol w:w="864"/>
        <w:gridCol w:w="1337"/>
        <w:gridCol w:w="1407"/>
        <w:gridCol w:w="894"/>
        <w:gridCol w:w="1510"/>
        <w:gridCol w:w="1030"/>
        <w:gridCol w:w="950"/>
      </w:tblGrid>
      <w:tr w:rsidR="00CC17C1" w14:paraId="23FD1DFC" w14:textId="77777777">
        <w:trPr>
          <w:trHeight w:val="281"/>
        </w:trPr>
        <w:tc>
          <w:tcPr>
            <w:tcW w:w="7992" w:type="dxa"/>
            <w:gridSpan w:val="7"/>
            <w:tcBorders>
              <w:top w:val="single" w:sz="8" w:space="0" w:color="000000"/>
            </w:tcBorders>
          </w:tcPr>
          <w:p w14:paraId="0DA592CB" w14:textId="77777777" w:rsidR="00CC17C1" w:rsidRDefault="00000000">
            <w:pPr>
              <w:pStyle w:val="TableParagraph"/>
              <w:ind w:left="3496" w:right="3496"/>
              <w:jc w:val="center"/>
              <w:rPr>
                <w:b/>
                <w:color w:val="000000" w:themeColor="text1"/>
                <w:sz w:val="24"/>
              </w:rPr>
            </w:pPr>
            <w:r>
              <w:rPr>
                <w:b/>
                <w:color w:val="000000" w:themeColor="text1"/>
                <w:sz w:val="24"/>
              </w:rPr>
              <w:t>ANOVA</w:t>
            </w:r>
            <w:r>
              <w:rPr>
                <w:b/>
                <w:color w:val="000000" w:themeColor="text1"/>
                <w:sz w:val="24"/>
                <w:vertAlign w:val="superscript"/>
              </w:rPr>
              <w:t>a</w:t>
            </w:r>
          </w:p>
        </w:tc>
      </w:tr>
      <w:tr w:rsidR="00CC17C1" w14:paraId="2E5C274C" w14:textId="77777777">
        <w:trPr>
          <w:trHeight w:val="547"/>
        </w:trPr>
        <w:tc>
          <w:tcPr>
            <w:tcW w:w="864" w:type="dxa"/>
          </w:tcPr>
          <w:p w14:paraId="407414C7" w14:textId="77777777" w:rsidR="00CC17C1" w:rsidRDefault="00000000">
            <w:pPr>
              <w:pStyle w:val="TableParagraph"/>
              <w:ind w:left="168"/>
              <w:rPr>
                <w:b/>
                <w:color w:val="000000" w:themeColor="text1"/>
                <w:sz w:val="24"/>
              </w:rPr>
            </w:pPr>
            <w:r>
              <w:rPr>
                <w:b/>
                <w:color w:val="000000" w:themeColor="text1"/>
                <w:sz w:val="24"/>
              </w:rPr>
              <w:t>Model</w:t>
            </w:r>
          </w:p>
        </w:tc>
        <w:tc>
          <w:tcPr>
            <w:tcW w:w="1337" w:type="dxa"/>
          </w:tcPr>
          <w:p w14:paraId="404DF407" w14:textId="77777777" w:rsidR="00CC17C1" w:rsidRDefault="00CC17C1">
            <w:pPr>
              <w:pStyle w:val="TableParagraph"/>
              <w:rPr>
                <w:color w:val="000000" w:themeColor="text1"/>
              </w:rPr>
            </w:pPr>
          </w:p>
        </w:tc>
        <w:tc>
          <w:tcPr>
            <w:tcW w:w="1407" w:type="dxa"/>
          </w:tcPr>
          <w:p w14:paraId="0997934D" w14:textId="77777777" w:rsidR="00CC17C1" w:rsidRDefault="00000000">
            <w:pPr>
              <w:pStyle w:val="TableParagraph"/>
              <w:ind w:left="281"/>
              <w:rPr>
                <w:b/>
                <w:color w:val="000000" w:themeColor="text1"/>
                <w:sz w:val="24"/>
              </w:rPr>
            </w:pPr>
            <w:r>
              <w:rPr>
                <w:b/>
                <w:color w:val="000000" w:themeColor="text1"/>
                <w:sz w:val="24"/>
              </w:rPr>
              <w:t>Som</w:t>
            </w:r>
            <w:r>
              <w:rPr>
                <w:b/>
                <w:color w:val="000000" w:themeColor="text1"/>
                <w:spacing w:val="-1"/>
                <w:sz w:val="24"/>
              </w:rPr>
              <w:t xml:space="preserve">e </w:t>
            </w:r>
            <w:r>
              <w:rPr>
                <w:b/>
                <w:color w:val="000000" w:themeColor="text1"/>
                <w:sz w:val="24"/>
              </w:rPr>
              <w:t>of</w:t>
            </w:r>
          </w:p>
          <w:p w14:paraId="16FAB3E3" w14:textId="77777777" w:rsidR="00CC17C1" w:rsidRDefault="00000000">
            <w:pPr>
              <w:pStyle w:val="TableParagraph"/>
              <w:ind w:left="233"/>
              <w:rPr>
                <w:b/>
                <w:color w:val="000000" w:themeColor="text1"/>
                <w:sz w:val="24"/>
              </w:rPr>
            </w:pPr>
            <w:r>
              <w:rPr>
                <w:b/>
                <w:color w:val="000000" w:themeColor="text1"/>
                <w:sz w:val="24"/>
              </w:rPr>
              <w:t>Squares</w:t>
            </w:r>
          </w:p>
        </w:tc>
        <w:tc>
          <w:tcPr>
            <w:tcW w:w="894" w:type="dxa"/>
          </w:tcPr>
          <w:p w14:paraId="2AD3C6CF" w14:textId="77777777" w:rsidR="00CC17C1" w:rsidRDefault="00000000">
            <w:pPr>
              <w:pStyle w:val="TableParagraph"/>
              <w:ind w:right="360"/>
              <w:jc w:val="right"/>
              <w:rPr>
                <w:b/>
                <w:color w:val="000000" w:themeColor="text1"/>
                <w:sz w:val="24"/>
              </w:rPr>
            </w:pPr>
            <w:r>
              <w:rPr>
                <w:b/>
                <w:color w:val="000000" w:themeColor="text1"/>
                <w:sz w:val="24"/>
              </w:rPr>
              <w:t>Df</w:t>
            </w:r>
          </w:p>
        </w:tc>
        <w:tc>
          <w:tcPr>
            <w:tcW w:w="1510" w:type="dxa"/>
          </w:tcPr>
          <w:p w14:paraId="197EC7A5" w14:textId="77777777" w:rsidR="00CC17C1" w:rsidRDefault="00000000">
            <w:pPr>
              <w:pStyle w:val="TableParagraph"/>
              <w:ind w:left="435"/>
              <w:rPr>
                <w:b/>
                <w:color w:val="000000" w:themeColor="text1"/>
                <w:sz w:val="24"/>
              </w:rPr>
            </w:pPr>
            <w:r>
              <w:rPr>
                <w:b/>
                <w:color w:val="000000" w:themeColor="text1"/>
                <w:sz w:val="24"/>
              </w:rPr>
              <w:t>Mean</w:t>
            </w:r>
          </w:p>
          <w:p w14:paraId="2FBDD39E" w14:textId="77777777" w:rsidR="00CC17C1" w:rsidRDefault="00000000">
            <w:pPr>
              <w:pStyle w:val="TableParagraph"/>
              <w:ind w:left="360"/>
              <w:rPr>
                <w:b/>
                <w:color w:val="000000" w:themeColor="text1"/>
                <w:sz w:val="24"/>
              </w:rPr>
            </w:pPr>
            <w:r>
              <w:rPr>
                <w:b/>
                <w:color w:val="000000" w:themeColor="text1"/>
                <w:sz w:val="24"/>
              </w:rPr>
              <w:t>Square</w:t>
            </w:r>
          </w:p>
        </w:tc>
        <w:tc>
          <w:tcPr>
            <w:tcW w:w="1030" w:type="dxa"/>
          </w:tcPr>
          <w:p w14:paraId="206C239A" w14:textId="77777777" w:rsidR="00CC17C1" w:rsidRDefault="00000000">
            <w:pPr>
              <w:pStyle w:val="TableParagraph"/>
              <w:ind w:right="154"/>
              <w:jc w:val="center"/>
              <w:rPr>
                <w:b/>
                <w:color w:val="000000" w:themeColor="text1"/>
                <w:sz w:val="24"/>
              </w:rPr>
            </w:pPr>
            <w:r>
              <w:rPr>
                <w:b/>
                <w:color w:val="000000" w:themeColor="text1"/>
                <w:sz w:val="24"/>
              </w:rPr>
              <w:t>F</w:t>
            </w:r>
          </w:p>
        </w:tc>
        <w:tc>
          <w:tcPr>
            <w:tcW w:w="950" w:type="dxa"/>
          </w:tcPr>
          <w:p w14:paraId="6F9E7E32" w14:textId="77777777" w:rsidR="00CC17C1" w:rsidRDefault="00000000">
            <w:pPr>
              <w:pStyle w:val="TableParagraph"/>
              <w:ind w:left="245"/>
              <w:rPr>
                <w:b/>
                <w:color w:val="000000" w:themeColor="text1"/>
                <w:sz w:val="24"/>
              </w:rPr>
            </w:pPr>
            <w:r>
              <w:rPr>
                <w:b/>
                <w:color w:val="000000" w:themeColor="text1"/>
                <w:sz w:val="24"/>
              </w:rPr>
              <w:t>Sig.</w:t>
            </w:r>
          </w:p>
        </w:tc>
      </w:tr>
      <w:tr w:rsidR="00CC17C1" w14:paraId="74B276E7" w14:textId="77777777">
        <w:trPr>
          <w:trHeight w:val="280"/>
        </w:trPr>
        <w:tc>
          <w:tcPr>
            <w:tcW w:w="864" w:type="dxa"/>
          </w:tcPr>
          <w:p w14:paraId="205C4E13" w14:textId="77777777" w:rsidR="00CC17C1" w:rsidRDefault="00000000">
            <w:pPr>
              <w:pStyle w:val="TableParagraph"/>
              <w:ind w:left="168"/>
              <w:rPr>
                <w:color w:val="000000" w:themeColor="text1"/>
                <w:sz w:val="24"/>
              </w:rPr>
            </w:pPr>
            <w:r>
              <w:rPr>
                <w:color w:val="000000" w:themeColor="text1"/>
                <w:sz w:val="24"/>
              </w:rPr>
              <w:t>1</w:t>
            </w:r>
          </w:p>
        </w:tc>
        <w:tc>
          <w:tcPr>
            <w:tcW w:w="1337" w:type="dxa"/>
          </w:tcPr>
          <w:p w14:paraId="102C02FA" w14:textId="77777777" w:rsidR="00CC17C1" w:rsidRDefault="00000000">
            <w:pPr>
              <w:pStyle w:val="TableParagraph"/>
              <w:ind w:left="42"/>
              <w:rPr>
                <w:color w:val="000000" w:themeColor="text1"/>
                <w:sz w:val="24"/>
              </w:rPr>
            </w:pPr>
            <w:r>
              <w:rPr>
                <w:color w:val="000000" w:themeColor="text1"/>
                <w:sz w:val="24"/>
              </w:rPr>
              <w:t>Regression</w:t>
            </w:r>
          </w:p>
        </w:tc>
        <w:tc>
          <w:tcPr>
            <w:tcW w:w="1407" w:type="dxa"/>
          </w:tcPr>
          <w:p w14:paraId="037ADCA8" w14:textId="77777777" w:rsidR="00CC17C1" w:rsidRDefault="00000000">
            <w:pPr>
              <w:pStyle w:val="TableParagraph"/>
              <w:ind w:right="275"/>
              <w:jc w:val="right"/>
              <w:rPr>
                <w:color w:val="000000" w:themeColor="text1"/>
                <w:sz w:val="24"/>
              </w:rPr>
            </w:pPr>
            <w:r>
              <w:rPr>
                <w:color w:val="000000" w:themeColor="text1"/>
                <w:sz w:val="24"/>
              </w:rPr>
              <w:t>699.548</w:t>
            </w:r>
          </w:p>
        </w:tc>
        <w:tc>
          <w:tcPr>
            <w:tcW w:w="894" w:type="dxa"/>
          </w:tcPr>
          <w:p w14:paraId="1B6FD67A" w14:textId="77777777" w:rsidR="00CC17C1" w:rsidRDefault="00000000">
            <w:pPr>
              <w:pStyle w:val="TableParagraph"/>
              <w:ind w:right="428"/>
              <w:jc w:val="right"/>
              <w:rPr>
                <w:color w:val="000000" w:themeColor="text1"/>
                <w:sz w:val="24"/>
              </w:rPr>
            </w:pPr>
            <w:r>
              <w:rPr>
                <w:color w:val="000000" w:themeColor="text1"/>
                <w:sz w:val="24"/>
              </w:rPr>
              <w:t>1</w:t>
            </w:r>
          </w:p>
        </w:tc>
        <w:tc>
          <w:tcPr>
            <w:tcW w:w="1510" w:type="dxa"/>
          </w:tcPr>
          <w:p w14:paraId="2C83B7B3" w14:textId="77777777" w:rsidR="00CC17C1" w:rsidRDefault="00000000">
            <w:pPr>
              <w:pStyle w:val="TableParagraph"/>
              <w:ind w:right="244"/>
              <w:jc w:val="right"/>
              <w:rPr>
                <w:color w:val="000000" w:themeColor="text1"/>
                <w:sz w:val="24"/>
              </w:rPr>
            </w:pPr>
            <w:r>
              <w:rPr>
                <w:color w:val="000000" w:themeColor="text1"/>
                <w:sz w:val="24"/>
              </w:rPr>
              <w:t>699.548</w:t>
            </w:r>
          </w:p>
        </w:tc>
        <w:tc>
          <w:tcPr>
            <w:tcW w:w="1030" w:type="dxa"/>
          </w:tcPr>
          <w:p w14:paraId="542B1C67" w14:textId="77777777" w:rsidR="00CC17C1" w:rsidRDefault="00000000">
            <w:pPr>
              <w:pStyle w:val="TableParagraph"/>
              <w:ind w:left="243"/>
              <w:rPr>
                <w:color w:val="000000" w:themeColor="text1"/>
                <w:sz w:val="24"/>
              </w:rPr>
            </w:pPr>
            <w:r>
              <w:rPr>
                <w:color w:val="000000" w:themeColor="text1"/>
                <w:sz w:val="24"/>
              </w:rPr>
              <w:t>3.607</w:t>
            </w:r>
          </w:p>
        </w:tc>
        <w:tc>
          <w:tcPr>
            <w:tcW w:w="950" w:type="dxa"/>
          </w:tcPr>
          <w:p w14:paraId="14ED751C" w14:textId="77777777" w:rsidR="00CC17C1" w:rsidRDefault="00000000">
            <w:pPr>
              <w:pStyle w:val="TableParagraph"/>
              <w:ind w:left="281"/>
              <w:rPr>
                <w:color w:val="000000" w:themeColor="text1"/>
                <w:sz w:val="24"/>
              </w:rPr>
            </w:pPr>
            <w:r>
              <w:rPr>
                <w:color w:val="000000" w:themeColor="text1"/>
                <w:sz w:val="24"/>
              </w:rPr>
              <w:t>.067</w:t>
            </w:r>
            <w:r>
              <w:rPr>
                <w:color w:val="000000" w:themeColor="text1"/>
                <w:sz w:val="24"/>
                <w:vertAlign w:val="superscript"/>
              </w:rPr>
              <w:t>b</w:t>
            </w:r>
          </w:p>
        </w:tc>
      </w:tr>
      <w:tr w:rsidR="00CC17C1" w14:paraId="6FF6DB4F" w14:textId="77777777">
        <w:trPr>
          <w:trHeight w:val="276"/>
        </w:trPr>
        <w:tc>
          <w:tcPr>
            <w:tcW w:w="864" w:type="dxa"/>
          </w:tcPr>
          <w:p w14:paraId="7D8883E9" w14:textId="77777777" w:rsidR="00CC17C1" w:rsidRDefault="00CC17C1">
            <w:pPr>
              <w:pStyle w:val="TableParagraph"/>
              <w:rPr>
                <w:color w:val="000000" w:themeColor="text1"/>
                <w:sz w:val="20"/>
              </w:rPr>
            </w:pPr>
          </w:p>
        </w:tc>
        <w:tc>
          <w:tcPr>
            <w:tcW w:w="1337" w:type="dxa"/>
          </w:tcPr>
          <w:p w14:paraId="7939758E" w14:textId="77777777" w:rsidR="00CC17C1" w:rsidRDefault="00000000">
            <w:pPr>
              <w:pStyle w:val="TableParagraph"/>
              <w:ind w:left="42"/>
              <w:rPr>
                <w:color w:val="000000" w:themeColor="text1"/>
                <w:sz w:val="24"/>
              </w:rPr>
            </w:pPr>
            <w:r>
              <w:rPr>
                <w:color w:val="000000" w:themeColor="text1"/>
                <w:sz w:val="24"/>
              </w:rPr>
              <w:t>Residual</w:t>
            </w:r>
          </w:p>
        </w:tc>
        <w:tc>
          <w:tcPr>
            <w:tcW w:w="1407" w:type="dxa"/>
          </w:tcPr>
          <w:p w14:paraId="2C5FC8CA" w14:textId="77777777" w:rsidR="00CC17C1" w:rsidRDefault="00000000">
            <w:pPr>
              <w:pStyle w:val="TableParagraph"/>
              <w:ind w:right="275"/>
              <w:jc w:val="right"/>
              <w:rPr>
                <w:color w:val="000000" w:themeColor="text1"/>
                <w:sz w:val="24"/>
              </w:rPr>
            </w:pPr>
            <w:r>
              <w:rPr>
                <w:color w:val="000000" w:themeColor="text1"/>
                <w:sz w:val="24"/>
              </w:rPr>
              <w:t>6012.634</w:t>
            </w:r>
          </w:p>
        </w:tc>
        <w:tc>
          <w:tcPr>
            <w:tcW w:w="894" w:type="dxa"/>
          </w:tcPr>
          <w:p w14:paraId="71A6BF20" w14:textId="77777777" w:rsidR="00CC17C1" w:rsidRDefault="00000000">
            <w:pPr>
              <w:pStyle w:val="TableParagraph"/>
              <w:ind w:right="368"/>
              <w:jc w:val="right"/>
              <w:rPr>
                <w:color w:val="000000" w:themeColor="text1"/>
                <w:sz w:val="24"/>
              </w:rPr>
            </w:pPr>
            <w:r>
              <w:rPr>
                <w:color w:val="000000" w:themeColor="text1"/>
                <w:sz w:val="24"/>
              </w:rPr>
              <w:t>31</w:t>
            </w:r>
          </w:p>
        </w:tc>
        <w:tc>
          <w:tcPr>
            <w:tcW w:w="1510" w:type="dxa"/>
          </w:tcPr>
          <w:p w14:paraId="24FF3559" w14:textId="77777777" w:rsidR="00CC17C1" w:rsidRDefault="00000000">
            <w:pPr>
              <w:pStyle w:val="TableParagraph"/>
              <w:ind w:right="244"/>
              <w:jc w:val="right"/>
              <w:rPr>
                <w:color w:val="000000" w:themeColor="text1"/>
                <w:sz w:val="24"/>
              </w:rPr>
            </w:pPr>
            <w:r>
              <w:rPr>
                <w:color w:val="000000" w:themeColor="text1"/>
                <w:sz w:val="24"/>
              </w:rPr>
              <w:t>193.956</w:t>
            </w:r>
          </w:p>
        </w:tc>
        <w:tc>
          <w:tcPr>
            <w:tcW w:w="1030" w:type="dxa"/>
          </w:tcPr>
          <w:p w14:paraId="6DAE6195" w14:textId="77777777" w:rsidR="00CC17C1" w:rsidRDefault="00CC17C1">
            <w:pPr>
              <w:pStyle w:val="TableParagraph"/>
              <w:rPr>
                <w:color w:val="000000" w:themeColor="text1"/>
                <w:sz w:val="20"/>
              </w:rPr>
            </w:pPr>
          </w:p>
        </w:tc>
        <w:tc>
          <w:tcPr>
            <w:tcW w:w="950" w:type="dxa"/>
          </w:tcPr>
          <w:p w14:paraId="55E2918E" w14:textId="77777777" w:rsidR="00CC17C1" w:rsidRDefault="00CC17C1">
            <w:pPr>
              <w:pStyle w:val="TableParagraph"/>
              <w:rPr>
                <w:color w:val="000000" w:themeColor="text1"/>
                <w:sz w:val="20"/>
              </w:rPr>
            </w:pPr>
          </w:p>
        </w:tc>
      </w:tr>
      <w:tr w:rsidR="00CC17C1" w14:paraId="2A4DB77E" w14:textId="77777777">
        <w:trPr>
          <w:trHeight w:val="270"/>
        </w:trPr>
        <w:tc>
          <w:tcPr>
            <w:tcW w:w="864" w:type="dxa"/>
            <w:tcBorders>
              <w:bottom w:val="single" w:sz="8" w:space="0" w:color="000000"/>
            </w:tcBorders>
          </w:tcPr>
          <w:p w14:paraId="6C486706" w14:textId="77777777" w:rsidR="00CC17C1" w:rsidRDefault="00CC17C1">
            <w:pPr>
              <w:pStyle w:val="TableParagraph"/>
              <w:rPr>
                <w:color w:val="000000" w:themeColor="text1"/>
                <w:sz w:val="20"/>
              </w:rPr>
            </w:pPr>
          </w:p>
        </w:tc>
        <w:tc>
          <w:tcPr>
            <w:tcW w:w="1337" w:type="dxa"/>
            <w:tcBorders>
              <w:bottom w:val="single" w:sz="8" w:space="0" w:color="000000"/>
            </w:tcBorders>
          </w:tcPr>
          <w:p w14:paraId="30A53ECD" w14:textId="77777777" w:rsidR="00CC17C1" w:rsidRDefault="00000000">
            <w:pPr>
              <w:pStyle w:val="TableParagraph"/>
              <w:ind w:left="42"/>
              <w:rPr>
                <w:color w:val="000000" w:themeColor="text1"/>
                <w:sz w:val="24"/>
              </w:rPr>
            </w:pPr>
            <w:r>
              <w:rPr>
                <w:color w:val="000000" w:themeColor="text1"/>
                <w:sz w:val="24"/>
              </w:rPr>
              <w:t>Total</w:t>
            </w:r>
          </w:p>
        </w:tc>
        <w:tc>
          <w:tcPr>
            <w:tcW w:w="1407" w:type="dxa"/>
            <w:tcBorders>
              <w:bottom w:val="single" w:sz="8" w:space="0" w:color="000000"/>
            </w:tcBorders>
          </w:tcPr>
          <w:p w14:paraId="4E670E6C" w14:textId="77777777" w:rsidR="00CC17C1" w:rsidRDefault="00000000">
            <w:pPr>
              <w:pStyle w:val="TableParagraph"/>
              <w:ind w:right="275"/>
              <w:jc w:val="right"/>
              <w:rPr>
                <w:color w:val="000000" w:themeColor="text1"/>
                <w:sz w:val="24"/>
              </w:rPr>
            </w:pPr>
            <w:r>
              <w:rPr>
                <w:color w:val="000000" w:themeColor="text1"/>
                <w:sz w:val="24"/>
              </w:rPr>
              <w:t>6712.182</w:t>
            </w:r>
          </w:p>
        </w:tc>
        <w:tc>
          <w:tcPr>
            <w:tcW w:w="894" w:type="dxa"/>
            <w:tcBorders>
              <w:bottom w:val="single" w:sz="8" w:space="0" w:color="000000"/>
            </w:tcBorders>
          </w:tcPr>
          <w:p w14:paraId="62A117CE" w14:textId="77777777" w:rsidR="00CC17C1" w:rsidRDefault="00000000">
            <w:pPr>
              <w:pStyle w:val="TableParagraph"/>
              <w:ind w:right="368"/>
              <w:jc w:val="right"/>
              <w:rPr>
                <w:color w:val="000000" w:themeColor="text1"/>
                <w:sz w:val="24"/>
              </w:rPr>
            </w:pPr>
            <w:r>
              <w:rPr>
                <w:color w:val="000000" w:themeColor="text1"/>
                <w:sz w:val="24"/>
              </w:rPr>
              <w:t>32</w:t>
            </w:r>
          </w:p>
        </w:tc>
        <w:tc>
          <w:tcPr>
            <w:tcW w:w="1510" w:type="dxa"/>
            <w:tcBorders>
              <w:bottom w:val="single" w:sz="8" w:space="0" w:color="000000"/>
            </w:tcBorders>
          </w:tcPr>
          <w:p w14:paraId="591B1A1E" w14:textId="77777777" w:rsidR="00CC17C1" w:rsidRDefault="00CC17C1">
            <w:pPr>
              <w:pStyle w:val="TableParagraph"/>
              <w:rPr>
                <w:color w:val="000000" w:themeColor="text1"/>
                <w:sz w:val="20"/>
              </w:rPr>
            </w:pPr>
          </w:p>
        </w:tc>
        <w:tc>
          <w:tcPr>
            <w:tcW w:w="1030" w:type="dxa"/>
            <w:tcBorders>
              <w:bottom w:val="single" w:sz="8" w:space="0" w:color="000000"/>
            </w:tcBorders>
          </w:tcPr>
          <w:p w14:paraId="7FC5DA65" w14:textId="77777777" w:rsidR="00CC17C1" w:rsidRDefault="00CC17C1">
            <w:pPr>
              <w:pStyle w:val="TableParagraph"/>
              <w:rPr>
                <w:color w:val="000000" w:themeColor="text1"/>
                <w:sz w:val="20"/>
              </w:rPr>
            </w:pPr>
          </w:p>
        </w:tc>
        <w:tc>
          <w:tcPr>
            <w:tcW w:w="950" w:type="dxa"/>
            <w:tcBorders>
              <w:bottom w:val="single" w:sz="8" w:space="0" w:color="000000"/>
            </w:tcBorders>
          </w:tcPr>
          <w:p w14:paraId="64584B4D" w14:textId="77777777" w:rsidR="00CC17C1" w:rsidRDefault="00CC17C1">
            <w:pPr>
              <w:pStyle w:val="TableParagraph"/>
              <w:rPr>
                <w:color w:val="000000" w:themeColor="text1"/>
                <w:sz w:val="20"/>
              </w:rPr>
            </w:pPr>
          </w:p>
        </w:tc>
      </w:tr>
    </w:tbl>
    <w:p w14:paraId="0285338B" w14:textId="77777777" w:rsidR="00CC17C1" w:rsidRDefault="00CC17C1">
      <w:pPr>
        <w:pStyle w:val="BodyText"/>
        <w:spacing w:line="240" w:lineRule="auto"/>
        <w:ind w:left="1702"/>
        <w:rPr>
          <w:rFonts w:ascii="Times New Roman" w:hAnsi="Times New Roman"/>
          <w:color w:val="000000" w:themeColor="text1"/>
          <w:sz w:val="20"/>
        </w:rPr>
      </w:pPr>
    </w:p>
    <w:tbl>
      <w:tblPr>
        <w:tblW w:w="0" w:type="auto"/>
        <w:tblInd w:w="975" w:type="dxa"/>
        <w:tblLayout w:type="fixed"/>
        <w:tblCellMar>
          <w:left w:w="0" w:type="dxa"/>
          <w:right w:w="0" w:type="dxa"/>
        </w:tblCellMar>
        <w:tblLook w:val="04A0" w:firstRow="1" w:lastRow="0" w:firstColumn="1" w:lastColumn="0" w:noHBand="0" w:noVBand="1"/>
      </w:tblPr>
      <w:tblGrid>
        <w:gridCol w:w="4763"/>
      </w:tblGrid>
      <w:tr w:rsidR="00CC17C1" w14:paraId="509A61A1" w14:textId="77777777">
        <w:trPr>
          <w:trHeight w:val="270"/>
        </w:trPr>
        <w:tc>
          <w:tcPr>
            <w:tcW w:w="4763" w:type="dxa"/>
          </w:tcPr>
          <w:p w14:paraId="4B171C02" w14:textId="77777777" w:rsidR="00CC17C1" w:rsidRDefault="00000000">
            <w:pPr>
              <w:pStyle w:val="TableParagraph"/>
              <w:ind w:left="200"/>
              <w:rPr>
                <w:color w:val="000000" w:themeColor="text1"/>
                <w:sz w:val="24"/>
              </w:rPr>
            </w:pPr>
            <w:r>
              <w:rPr>
                <w:color w:val="000000" w:themeColor="text1"/>
                <w:sz w:val="24"/>
              </w:rPr>
              <w:t>a.</w:t>
            </w:r>
            <w:r>
              <w:rPr>
                <w:color w:val="000000" w:themeColor="text1"/>
                <w:spacing w:val="-1"/>
                <w:sz w:val="24"/>
              </w:rPr>
              <w:t xml:space="preserve"> </w:t>
            </w:r>
            <w:r>
              <w:rPr>
                <w:color w:val="000000" w:themeColor="text1"/>
                <w:sz w:val="24"/>
              </w:rPr>
              <w:t>Dependent</w:t>
            </w:r>
            <w:r>
              <w:rPr>
                <w:color w:val="000000" w:themeColor="text1"/>
                <w:spacing w:val="-3"/>
                <w:sz w:val="24"/>
              </w:rPr>
              <w:t xml:space="preserve"> </w:t>
            </w:r>
            <w:r>
              <w:rPr>
                <w:color w:val="000000" w:themeColor="text1"/>
                <w:sz w:val="24"/>
              </w:rPr>
              <w:t>Variable:</w:t>
            </w:r>
            <w:r>
              <w:rPr>
                <w:color w:val="000000" w:themeColor="text1"/>
                <w:spacing w:val="-2"/>
                <w:sz w:val="24"/>
              </w:rPr>
              <w:t xml:space="preserve"> </w:t>
            </w:r>
            <w:r>
              <w:rPr>
                <w:color w:val="000000" w:themeColor="text1"/>
                <w:sz w:val="24"/>
              </w:rPr>
              <w:t>Writing</w:t>
            </w:r>
            <w:r>
              <w:rPr>
                <w:color w:val="000000" w:themeColor="text1"/>
                <w:spacing w:val="-1"/>
                <w:sz w:val="24"/>
              </w:rPr>
              <w:t xml:space="preserve"> </w:t>
            </w:r>
            <w:r>
              <w:rPr>
                <w:color w:val="000000" w:themeColor="text1"/>
                <w:sz w:val="24"/>
              </w:rPr>
              <w:t>Achievement</w:t>
            </w:r>
          </w:p>
        </w:tc>
      </w:tr>
      <w:tr w:rsidR="00CC17C1" w14:paraId="15DF0A0B" w14:textId="77777777">
        <w:trPr>
          <w:trHeight w:val="270"/>
        </w:trPr>
        <w:tc>
          <w:tcPr>
            <w:tcW w:w="4763" w:type="dxa"/>
          </w:tcPr>
          <w:p w14:paraId="4DA0335B" w14:textId="77777777" w:rsidR="00CC17C1" w:rsidRDefault="00000000">
            <w:pPr>
              <w:pStyle w:val="TableParagraph"/>
              <w:ind w:left="200"/>
              <w:rPr>
                <w:color w:val="000000" w:themeColor="text1"/>
                <w:sz w:val="24"/>
              </w:rPr>
            </w:pPr>
            <w:r>
              <w:rPr>
                <w:color w:val="000000" w:themeColor="text1"/>
                <w:sz w:val="24"/>
              </w:rPr>
              <w:t>b.</w:t>
            </w:r>
            <w:r>
              <w:rPr>
                <w:color w:val="000000" w:themeColor="text1"/>
                <w:spacing w:val="-2"/>
                <w:sz w:val="24"/>
              </w:rPr>
              <w:t xml:space="preserve"> </w:t>
            </w:r>
            <w:r>
              <w:rPr>
                <w:color w:val="000000" w:themeColor="text1"/>
                <w:sz w:val="24"/>
              </w:rPr>
              <w:t>Predictors:</w:t>
            </w:r>
            <w:r>
              <w:rPr>
                <w:color w:val="000000" w:themeColor="text1"/>
                <w:spacing w:val="-2"/>
                <w:sz w:val="24"/>
              </w:rPr>
              <w:t xml:space="preserve"> </w:t>
            </w:r>
            <w:r>
              <w:rPr>
                <w:color w:val="000000" w:themeColor="text1"/>
                <w:sz w:val="24"/>
              </w:rPr>
              <w:t>(Constant),</w:t>
            </w:r>
            <w:r>
              <w:rPr>
                <w:color w:val="000000" w:themeColor="text1"/>
                <w:spacing w:val="-1"/>
                <w:sz w:val="24"/>
              </w:rPr>
              <w:t xml:space="preserve"> </w:t>
            </w:r>
            <w:r>
              <w:rPr>
                <w:color w:val="000000" w:themeColor="text1"/>
                <w:sz w:val="24"/>
              </w:rPr>
              <w:t>Cognitive</w:t>
            </w:r>
            <w:r>
              <w:rPr>
                <w:color w:val="000000" w:themeColor="text1"/>
                <w:spacing w:val="-1"/>
                <w:sz w:val="24"/>
              </w:rPr>
              <w:t xml:space="preserve"> </w:t>
            </w:r>
            <w:r>
              <w:rPr>
                <w:color w:val="000000" w:themeColor="text1"/>
                <w:sz w:val="24"/>
              </w:rPr>
              <w:t>Anxiety</w:t>
            </w:r>
          </w:p>
        </w:tc>
      </w:tr>
    </w:tbl>
    <w:p w14:paraId="289115A0" w14:textId="77777777" w:rsidR="00CC17C1" w:rsidRDefault="00CC17C1">
      <w:pPr>
        <w:pStyle w:val="BodyText"/>
        <w:spacing w:line="240" w:lineRule="auto"/>
        <w:ind w:right="-1"/>
        <w:rPr>
          <w:rFonts w:ascii="Times New Roman" w:hAnsi="Times New Roman"/>
          <w:lang w:val="id-ID"/>
        </w:rPr>
      </w:pPr>
    </w:p>
    <w:p w14:paraId="60F7557E" w14:textId="6C00A67C" w:rsidR="00CC17C1" w:rsidRDefault="00000000">
      <w:pPr>
        <w:pStyle w:val="BodyText"/>
        <w:spacing w:line="240" w:lineRule="auto"/>
        <w:ind w:right="-1" w:firstLine="720"/>
        <w:rPr>
          <w:rFonts w:ascii="Times New Roman" w:hAnsi="Times New Roman"/>
        </w:rPr>
      </w:pPr>
      <w:r>
        <w:rPr>
          <w:rFonts w:ascii="Times New Roman" w:hAnsi="Times New Roman"/>
        </w:rPr>
        <w:t xml:space="preserve">The result showed </w:t>
      </w:r>
      <w:del w:id="67" w:author="Rahma Dianti" w:date="2024-10-19T15:24:00Z" w16du:dateUtc="2024-10-19T08:24:00Z">
        <w:r w:rsidDel="003C03EB">
          <w:rPr>
            <w:rFonts w:ascii="Times New Roman" w:hAnsi="Times New Roman"/>
          </w:rPr>
          <w:delText xml:space="preserve">a </w:delText>
        </w:r>
      </w:del>
      <w:r>
        <w:rPr>
          <w:rFonts w:ascii="Times New Roman" w:hAnsi="Times New Roman"/>
        </w:rPr>
        <w:t xml:space="preserve">p-value of </w:t>
      </w:r>
      <w:commentRangeStart w:id="68"/>
      <w:r>
        <w:rPr>
          <w:rFonts w:ascii="Times New Roman" w:hAnsi="Times New Roman"/>
        </w:rPr>
        <w:t>030</w:t>
      </w:r>
      <w:commentRangeEnd w:id="68"/>
      <w:r w:rsidR="003C03EB">
        <w:rPr>
          <w:rStyle w:val="CommentReference"/>
          <w:rFonts w:ascii="Times New Roman" w:hAnsi="Times New Roman"/>
        </w:rPr>
        <w:commentReference w:id="68"/>
      </w:r>
      <w:r>
        <w:rPr>
          <w:rFonts w:ascii="Times New Roman" w:hAnsi="Times New Roman"/>
        </w:rPr>
        <w:t xml:space="preserve"> for cognitive writing anxiety, which may be found in the table that was just presented. It is possible to conclude that there was a substantial inverse association between the level of cognitive writing anxiety that students had and the amount of writing achievement they had. In addition, the R-square was calculated so that we could determine the extent to which students' levels of writing anxiety influenced their overall writing performance. The outcome of the investigation showed that the value of the R-square was 104. This indicated that the students' cognitive writing anxiety contributed 10.4% to the overall writing achievement of the students. </w:t>
      </w:r>
      <w:commentRangeStart w:id="69"/>
      <w:r>
        <w:rPr>
          <w:rFonts w:ascii="Times New Roman" w:hAnsi="Times New Roman"/>
        </w:rPr>
        <w:t>One could say that the alternative hypothesis (Hα2) was accepted and the null hypothesis (H0</w:t>
      </w:r>
      <w:r>
        <w:rPr>
          <w:rFonts w:ascii="Times New Roman" w:hAnsi="Times New Roman"/>
          <w:vertAlign w:val="subscript"/>
        </w:rPr>
        <w:t>2</w:t>
      </w:r>
      <w:r>
        <w:rPr>
          <w:rFonts w:ascii="Times New Roman" w:hAnsi="Times New Roman"/>
        </w:rPr>
        <w:t>) was rejected.</w:t>
      </w:r>
      <w:commentRangeEnd w:id="69"/>
      <w:r w:rsidR="003C03EB">
        <w:rPr>
          <w:rStyle w:val="CommentReference"/>
          <w:rFonts w:ascii="Times New Roman" w:hAnsi="Times New Roman"/>
        </w:rPr>
        <w:commentReference w:id="69"/>
      </w:r>
      <w:r>
        <w:rPr>
          <w:rFonts w:ascii="Times New Roman" w:hAnsi="Times New Roman"/>
        </w:rPr>
        <w:t xml:space="preserve"> And 89.6% were caused by other factors that influenced students' writing achievement.</w:t>
      </w:r>
    </w:p>
    <w:p w14:paraId="0B97AFB9" w14:textId="77777777" w:rsidR="00CC17C1" w:rsidRDefault="00CC17C1">
      <w:pPr>
        <w:pStyle w:val="BodyText"/>
        <w:spacing w:line="240" w:lineRule="auto"/>
        <w:ind w:right="-1" w:firstLine="720"/>
        <w:rPr>
          <w:rFonts w:ascii="Times New Roman" w:hAnsi="Times New Roman"/>
          <w:lang w:val="id-ID"/>
        </w:rPr>
      </w:pPr>
    </w:p>
    <w:p w14:paraId="553D03BA" w14:textId="77777777" w:rsidR="00CC17C1" w:rsidRDefault="00CC17C1">
      <w:pPr>
        <w:pStyle w:val="BodyText"/>
        <w:spacing w:line="240" w:lineRule="auto"/>
        <w:ind w:right="-1" w:firstLine="720"/>
        <w:rPr>
          <w:rFonts w:ascii="Times New Roman" w:hAnsi="Times New Roman"/>
          <w:lang w:val="id-ID"/>
        </w:rPr>
      </w:pPr>
    </w:p>
    <w:p w14:paraId="20C4E744" w14:textId="77777777" w:rsidR="00CC17C1" w:rsidRDefault="00000000">
      <w:pPr>
        <w:pStyle w:val="BodyText"/>
        <w:spacing w:line="240" w:lineRule="auto"/>
        <w:ind w:right="-1"/>
        <w:rPr>
          <w:rFonts w:ascii="Times New Roman" w:hAnsi="Times New Roman"/>
          <w:b/>
        </w:rPr>
      </w:pPr>
      <w:commentRangeStart w:id="70"/>
      <w:r>
        <w:rPr>
          <w:rFonts w:ascii="Times New Roman" w:hAnsi="Times New Roman"/>
          <w:b/>
        </w:rPr>
        <w:t>DISCUSSION</w:t>
      </w:r>
      <w:commentRangeEnd w:id="70"/>
      <w:r w:rsidR="00683E8E">
        <w:rPr>
          <w:rStyle w:val="CommentReference"/>
          <w:rFonts w:ascii="Times New Roman" w:hAnsi="Times New Roman"/>
        </w:rPr>
        <w:commentReference w:id="70"/>
      </w:r>
      <w:r>
        <w:rPr>
          <w:rFonts w:ascii="Times New Roman" w:hAnsi="Times New Roman"/>
          <w:b/>
        </w:rPr>
        <w:t xml:space="preserve"> </w:t>
      </w:r>
    </w:p>
    <w:p w14:paraId="3CE8D65F" w14:textId="77777777" w:rsidR="00CC17C1" w:rsidRDefault="00CC17C1">
      <w:pPr>
        <w:pStyle w:val="BodyText"/>
        <w:spacing w:line="240" w:lineRule="auto"/>
        <w:ind w:right="-1"/>
        <w:rPr>
          <w:rFonts w:ascii="Times New Roman" w:hAnsi="Times New Roman"/>
          <w:b/>
          <w:sz w:val="6"/>
          <w:szCs w:val="6"/>
          <w:lang w:val="id-ID"/>
        </w:rPr>
      </w:pPr>
    </w:p>
    <w:p w14:paraId="4B74DCF8" w14:textId="77777777" w:rsidR="00CC17C1" w:rsidRDefault="00000000">
      <w:pPr>
        <w:pStyle w:val="BodyText"/>
        <w:spacing w:line="240" w:lineRule="auto"/>
        <w:ind w:right="-1" w:firstLine="720"/>
        <w:rPr>
          <w:rFonts w:ascii="Times New Roman" w:hAnsi="Times New Roman"/>
        </w:rPr>
      </w:pPr>
      <w:r>
        <w:rPr>
          <w:rFonts w:ascii="Times New Roman" w:hAnsi="Times New Roman"/>
        </w:rPr>
        <w:t xml:space="preserve">To enhance the usefulness of this research, interpretations were developed based on the findings obtained from the data analyses. The replies from the students indicate that writing anxiety affects the quality of the writing that students produce. We can evaluate the results of the writing anxiety questionnaire for kids thanks to the data provided by the questionnaire. The final findings also demonstrated a substantial connection between students' levels of writing anxiety and the quality of their written work overall.  </w:t>
      </w:r>
    </w:p>
    <w:p w14:paraId="5D4DE37E" w14:textId="77777777" w:rsidR="00CC17C1" w:rsidRDefault="00000000">
      <w:pPr>
        <w:pStyle w:val="BodyText"/>
        <w:spacing w:line="240" w:lineRule="auto"/>
        <w:ind w:right="-1" w:firstLine="720"/>
        <w:rPr>
          <w:rFonts w:ascii="Times New Roman" w:hAnsi="Times New Roman"/>
        </w:rPr>
      </w:pPr>
      <w:commentRangeStart w:id="71"/>
      <w:r>
        <w:rPr>
          <w:rFonts w:ascii="Times New Roman" w:hAnsi="Times New Roman"/>
        </w:rPr>
        <w:t xml:space="preserve">Based on the findings of some preliminary research, the level of writing anxiety that students experience is the single most important element that determines how well they write. </w:t>
      </w:r>
      <w:commentRangeEnd w:id="71"/>
      <w:r w:rsidR="00683E8E">
        <w:rPr>
          <w:rStyle w:val="CommentReference"/>
          <w:rFonts w:ascii="Times New Roman" w:hAnsi="Times New Roman"/>
        </w:rPr>
        <w:commentReference w:id="71"/>
      </w:r>
      <w:r>
        <w:rPr>
          <w:rFonts w:ascii="Times New Roman" w:hAnsi="Times New Roman"/>
        </w:rPr>
        <w:t xml:space="preserve">The students' writing was difficult to read and understand. When writing something, for instance, they might not have known how to start or where to begin. This study focused on the writing abilities of pupils as well as their levels of writing anxiety. </w:t>
      </w:r>
      <w:commentRangeStart w:id="72"/>
      <w:r>
        <w:rPr>
          <w:rFonts w:ascii="Times New Roman" w:hAnsi="Times New Roman"/>
        </w:rPr>
        <w:t>Writing anxiety, as defined by Topuzkanamis (2015), is the worry that an individual experiences when confronted with an official writing task.</w:t>
      </w:r>
      <w:commentRangeEnd w:id="72"/>
      <w:r w:rsidR="00683E8E">
        <w:rPr>
          <w:rStyle w:val="CommentReference"/>
          <w:rFonts w:ascii="Times New Roman" w:hAnsi="Times New Roman"/>
        </w:rPr>
        <w:commentReference w:id="72"/>
      </w:r>
    </w:p>
    <w:p w14:paraId="101D4AF8" w14:textId="0839CE68" w:rsidR="00CC17C1" w:rsidRDefault="00000000">
      <w:pPr>
        <w:pStyle w:val="BodyText"/>
        <w:spacing w:line="240" w:lineRule="auto"/>
        <w:ind w:right="-1" w:firstLine="720"/>
        <w:rPr>
          <w:rFonts w:ascii="Times New Roman" w:hAnsi="Times New Roman"/>
        </w:rPr>
      </w:pPr>
      <w:r>
        <w:rPr>
          <w:rFonts w:ascii="Times New Roman" w:hAnsi="Times New Roman"/>
        </w:rPr>
        <w:t xml:space="preserve">Cheng (2004) stated that the expression of cognitive anxiety could take place mentally or through a specific thought process. He calls this type of worry </w:t>
      </w:r>
      <w:ins w:id="73" w:author="Rahma Dianti" w:date="2024-10-19T15:31:00Z" w16du:dateUtc="2024-10-19T08:31:00Z">
        <w:r w:rsidR="00683E8E">
          <w:rPr>
            <w:rFonts w:ascii="Times New Roman" w:hAnsi="Times New Roman"/>
          </w:rPr>
          <w:t xml:space="preserve">as </w:t>
        </w:r>
      </w:ins>
      <w:r>
        <w:rPr>
          <w:rFonts w:ascii="Times New Roman" w:hAnsi="Times New Roman"/>
        </w:rPr>
        <w:t xml:space="preserve">"cognitive." According to Larson (2009), some of the mental symptoms associated with cognitive anxiety include panic episodes, impatience, restlessness, a lack of focus, impaired speech and writing, fear, and immobility. In addition, somatic anxiety, which is often referred to as somatization, is the bodily manifestation of anxiety. According to Larson (2009), Somatic anxiety can cause dizziness, faintness, sweating, shaking, neck stiffness, stomach or chest pain, nausea, shortness of breath, diarrhea, frequent urination, palpitations, hyperventilation, and insomnia. Lastly, avoidance behavior was </w:t>
      </w:r>
      <w:r>
        <w:rPr>
          <w:rFonts w:ascii="Times New Roman" w:hAnsi="Times New Roman"/>
        </w:rPr>
        <w:lastRenderedPageBreak/>
        <w:t xml:space="preserve">an expression of an altered attitude (Cheng, 2004). This was found to be the case while feeling apprehensive. </w:t>
      </w:r>
    </w:p>
    <w:p w14:paraId="4ED1B8AD" w14:textId="772C551F" w:rsidR="00CC17C1" w:rsidRDefault="00000000">
      <w:pPr>
        <w:pStyle w:val="BodyText"/>
        <w:spacing w:line="240" w:lineRule="auto"/>
        <w:ind w:right="-1" w:firstLine="720"/>
        <w:rPr>
          <w:rFonts w:ascii="Times New Roman" w:hAnsi="Times New Roman"/>
        </w:rPr>
      </w:pPr>
      <w:r>
        <w:rPr>
          <w:rFonts w:ascii="Times New Roman" w:hAnsi="Times New Roman"/>
        </w:rPr>
        <w:t>About the earlier findings by Rasuan, et al. (2021), the researchers all concluded that Cognitive</w:t>
      </w:r>
      <w:del w:id="74" w:author="Rahma Dianti" w:date="2024-10-19T15:32:00Z" w16du:dateUtc="2024-10-19T08:32:00Z">
        <w:r w:rsidDel="00683E8E">
          <w:rPr>
            <w:rFonts w:ascii="Times New Roman" w:hAnsi="Times New Roman"/>
          </w:rPr>
          <w:delText xml:space="preserve"> Anxiety</w:delText>
        </w:r>
      </w:del>
      <w:ins w:id="75" w:author="Rahma Dianti" w:date="2024-10-19T15:32:00Z" w16du:dateUtc="2024-10-19T08:32:00Z">
        <w:r w:rsidR="00683E8E">
          <w:rPr>
            <w:rFonts w:ascii="Times New Roman" w:hAnsi="Times New Roman"/>
          </w:rPr>
          <w:t>anxiety</w:t>
        </w:r>
      </w:ins>
      <w:r>
        <w:rPr>
          <w:rFonts w:ascii="Times New Roman" w:hAnsi="Times New Roman"/>
        </w:rPr>
        <w:t xml:space="preserve"> becomes the most prominent facet of the writing anxiety that students experience. According to the findings of his investigation, the percentage of students suffering from cognitive anxiety was found to be 66% overall. </w:t>
      </w:r>
    </w:p>
    <w:p w14:paraId="5EA6A19B" w14:textId="77777777" w:rsidR="00CC17C1" w:rsidRDefault="00000000">
      <w:pPr>
        <w:pStyle w:val="BodyText"/>
        <w:spacing w:line="240" w:lineRule="auto"/>
        <w:ind w:right="-1" w:firstLine="720"/>
        <w:rPr>
          <w:rFonts w:ascii="Times New Roman" w:hAnsi="Times New Roman"/>
        </w:rPr>
      </w:pPr>
      <w:r>
        <w:rPr>
          <w:rFonts w:ascii="Times New Roman" w:hAnsi="Times New Roman"/>
        </w:rPr>
        <w:t xml:space="preserve">The findings of the study led the researchers to the conclusion that students who struggle with cognitive anxiety have feelings of worry and anxiety when they believe that their English composition is much poorer than that of other people, and they also experience feelings of worry and anxiety when they believe that their composition would receive a low score if it were reviewed. They are concerned that others will have a poor opinion of them. According to Cheng (2004), cognitive anxiety is a kind of writing anxiety that focuses on students' negative expectations of the appearance of their work in addition to worrying about other things. </w:t>
      </w:r>
    </w:p>
    <w:p w14:paraId="3992B291" w14:textId="77777777" w:rsidR="00CC17C1" w:rsidRDefault="00000000">
      <w:pPr>
        <w:pStyle w:val="BodyText"/>
        <w:spacing w:line="240" w:lineRule="auto"/>
        <w:ind w:right="-1" w:firstLine="720"/>
        <w:rPr>
          <w:rFonts w:ascii="Times New Roman" w:hAnsi="Times New Roman"/>
        </w:rPr>
      </w:pPr>
      <w:r>
        <w:rPr>
          <w:rFonts w:ascii="Times New Roman" w:hAnsi="Times New Roman"/>
        </w:rPr>
        <w:t xml:space="preserve">According to the findings, 21 students (or 61% of the total) exhibited symptoms of physical anxiety, 3 students (or 9% of the total) exhibited symptoms of avoidance anxiety, and 10 students (or 30% of the total) exhibited symptoms of cognitive worry. According to this, the majority of the students suffered from some form of somatic anxiety. </w:t>
      </w:r>
    </w:p>
    <w:p w14:paraId="4BD936CC" w14:textId="0A0B7BBC" w:rsidR="00CC17C1" w:rsidRDefault="00000000">
      <w:pPr>
        <w:ind w:firstLine="720"/>
        <w:jc w:val="both"/>
        <w:rPr>
          <w:rFonts w:ascii="Times New Roman" w:eastAsia="Times New Roman" w:hAnsi="Times New Roman"/>
          <w:sz w:val="24"/>
          <w:szCs w:val="20"/>
          <w:lang w:val="en-US"/>
        </w:rPr>
      </w:pPr>
      <w:r>
        <w:rPr>
          <w:rFonts w:ascii="Times New Roman" w:eastAsia="Times New Roman" w:hAnsi="Times New Roman"/>
          <w:sz w:val="24"/>
          <w:szCs w:val="20"/>
          <w:lang w:val="en-US"/>
        </w:rPr>
        <w:t>Despite this, the findings of this study were relatively comparable to the findings of Kafryawan (2015), in terms of the primary cause of anxiety when writing. According to the findings of his investigation, students who had writing anxiety had three primary reasons for feeling this way</w:t>
      </w:r>
      <w:del w:id="76" w:author="Rahma Dianti" w:date="2024-10-19T15:34:00Z" w16du:dateUtc="2024-10-19T08:34:00Z">
        <w:r w:rsidDel="00683E8E">
          <w:rPr>
            <w:rFonts w:ascii="Times New Roman" w:eastAsia="Times New Roman" w:hAnsi="Times New Roman"/>
            <w:sz w:val="24"/>
            <w:szCs w:val="20"/>
            <w:lang w:val="en-US"/>
          </w:rPr>
          <w:delText>:</w:delText>
        </w:r>
      </w:del>
      <w:ins w:id="77" w:author="Rahma Dianti" w:date="2024-10-19T15:34:00Z" w16du:dateUtc="2024-10-19T08:34:00Z">
        <w:r w:rsidR="00683E8E">
          <w:rPr>
            <w:rFonts w:ascii="Times New Roman" w:eastAsia="Times New Roman" w:hAnsi="Times New Roman"/>
            <w:sz w:val="24"/>
            <w:szCs w:val="20"/>
            <w:lang w:val="en-US"/>
          </w:rPr>
          <w:t xml:space="preserve"> such as</w:t>
        </w:r>
      </w:ins>
      <w:r>
        <w:rPr>
          <w:rFonts w:ascii="Times New Roman" w:eastAsia="Times New Roman" w:hAnsi="Times New Roman"/>
          <w:sz w:val="24"/>
          <w:szCs w:val="20"/>
          <w:lang w:val="en-US"/>
        </w:rPr>
        <w:t xml:space="preserve"> a lack of practice writing, language difficulties, and bad writing skills. </w:t>
      </w:r>
    </w:p>
    <w:p w14:paraId="67180CF2" w14:textId="77777777" w:rsidR="00CC17C1" w:rsidRDefault="00000000">
      <w:pPr>
        <w:ind w:firstLine="720"/>
        <w:jc w:val="both"/>
        <w:rPr>
          <w:rFonts w:ascii="Times New Roman" w:eastAsia="Times New Roman" w:hAnsi="Times New Roman"/>
          <w:sz w:val="24"/>
          <w:szCs w:val="20"/>
          <w:lang w:val="en-US"/>
        </w:rPr>
      </w:pPr>
      <w:r>
        <w:rPr>
          <w:rFonts w:ascii="Times New Roman" w:eastAsia="Times New Roman" w:hAnsi="Times New Roman"/>
          <w:sz w:val="24"/>
          <w:szCs w:val="20"/>
          <w:lang w:val="en-US"/>
        </w:rPr>
        <w:t>In conclusion, the majority of the students exhibited significant levels of worry regarding their writing, with cognitive anxiety being the form of anxiety that was most widespread among the students. In addition, the findings of this study were successful in detecting a correlation between the level of writing anxiety experienced by students and the amount of writing achievement they attained.</w:t>
      </w:r>
    </w:p>
    <w:p w14:paraId="20B57BC7" w14:textId="77777777" w:rsidR="00CC17C1" w:rsidRDefault="00CC17C1">
      <w:pPr>
        <w:spacing w:line="360" w:lineRule="auto"/>
        <w:jc w:val="both"/>
        <w:rPr>
          <w:rFonts w:ascii="Times New Roman" w:hAnsi="Times New Roman"/>
          <w:b/>
          <w:sz w:val="24"/>
          <w:szCs w:val="24"/>
        </w:rPr>
      </w:pPr>
    </w:p>
    <w:p w14:paraId="6D5A4F4A" w14:textId="77777777" w:rsidR="00CC17C1" w:rsidRDefault="00000000">
      <w:pPr>
        <w:spacing w:line="360" w:lineRule="auto"/>
        <w:jc w:val="both"/>
        <w:rPr>
          <w:rFonts w:ascii="Times New Roman" w:hAnsi="Times New Roman"/>
          <w:b/>
          <w:sz w:val="24"/>
          <w:szCs w:val="24"/>
        </w:rPr>
      </w:pPr>
      <w:r>
        <w:rPr>
          <w:rFonts w:ascii="Times New Roman" w:hAnsi="Times New Roman"/>
          <w:b/>
          <w:sz w:val="24"/>
          <w:szCs w:val="24"/>
        </w:rPr>
        <w:t>CONCLUSION</w:t>
      </w:r>
    </w:p>
    <w:p w14:paraId="3CA0CD75" w14:textId="77777777" w:rsidR="00CC17C1" w:rsidRDefault="00000000">
      <w:pPr>
        <w:pStyle w:val="ListParagraph"/>
        <w:tabs>
          <w:tab w:val="left" w:pos="426"/>
        </w:tabs>
        <w:ind w:left="0"/>
        <w:jc w:val="both"/>
        <w:rPr>
          <w:color w:val="000000" w:themeColor="text1"/>
        </w:rPr>
      </w:pPr>
      <w:r>
        <w:rPr>
          <w:color w:val="000000" w:themeColor="text1"/>
        </w:rPr>
        <w:tab/>
      </w:r>
      <w:commentRangeStart w:id="78"/>
      <w:r>
        <w:rPr>
          <w:color w:val="000000" w:themeColor="text1"/>
        </w:rPr>
        <w:t xml:space="preserve">Several conclusions are presented following the study's conduct in two variables (students' writing anxiety and achievement) and analysis of the data findings such as: </w:t>
      </w:r>
    </w:p>
    <w:p w14:paraId="7FF6D9D7" w14:textId="77777777" w:rsidR="00CC17C1" w:rsidRDefault="00CC17C1">
      <w:pPr>
        <w:pStyle w:val="ListParagraph"/>
        <w:tabs>
          <w:tab w:val="left" w:pos="426"/>
        </w:tabs>
        <w:ind w:left="0"/>
        <w:jc w:val="both"/>
        <w:rPr>
          <w:color w:val="00B050"/>
        </w:rPr>
      </w:pPr>
    </w:p>
    <w:p w14:paraId="3C10133A" w14:textId="77777777" w:rsidR="00CC17C1" w:rsidRDefault="00000000">
      <w:pPr>
        <w:pStyle w:val="ListParagraph"/>
        <w:tabs>
          <w:tab w:val="left" w:pos="426"/>
        </w:tabs>
        <w:ind w:left="709" w:hanging="709"/>
        <w:jc w:val="both"/>
      </w:pPr>
      <w:r>
        <w:tab/>
        <w:t>a. There was a significant correlation between students’ writing anxiety and their writing achievement. It means that the alternative hypothesis (Hα</w:t>
      </w:r>
      <w:r>
        <w:rPr>
          <w:vertAlign w:val="subscript"/>
        </w:rPr>
        <w:t>1</w:t>
      </w:r>
      <w:r>
        <w:t>) was accepted and the null hypothesis (H0</w:t>
      </w:r>
      <w:r>
        <w:rPr>
          <w:vertAlign w:val="subscript"/>
        </w:rPr>
        <w:t>1</w:t>
      </w:r>
      <w:r>
        <w:t xml:space="preserve">) was rejected. </w:t>
      </w:r>
    </w:p>
    <w:p w14:paraId="4FBE774E" w14:textId="77777777" w:rsidR="00CC17C1" w:rsidRDefault="00000000">
      <w:pPr>
        <w:pStyle w:val="ListParagraph"/>
        <w:tabs>
          <w:tab w:val="left" w:pos="426"/>
        </w:tabs>
        <w:ind w:left="709" w:hanging="709"/>
        <w:jc w:val="both"/>
      </w:pPr>
      <w:r>
        <w:tab/>
        <w:t>b.</w:t>
      </w:r>
      <w:r>
        <w:tab/>
        <w:t>Cognitive distress significantly affected student writing performance in this study. Writing anxiety contributed 10.4% to student writing. This implies that (Hα</w:t>
      </w:r>
      <w:r>
        <w:rPr>
          <w:vertAlign w:val="subscript"/>
        </w:rPr>
        <w:t>2</w:t>
      </w:r>
      <w:r>
        <w:t>) was accepted and (H0</w:t>
      </w:r>
      <w:r>
        <w:rPr>
          <w:vertAlign w:val="subscript"/>
        </w:rPr>
        <w:t>2</w:t>
      </w:r>
      <w:r>
        <w:t xml:space="preserve">) was rejected. </w:t>
      </w:r>
      <w:commentRangeEnd w:id="78"/>
      <w:r w:rsidR="002C40F2">
        <w:rPr>
          <w:rStyle w:val="CommentReference"/>
        </w:rPr>
        <w:commentReference w:id="78"/>
      </w:r>
    </w:p>
    <w:p w14:paraId="58F3C001" w14:textId="77777777" w:rsidR="00CC17C1" w:rsidRDefault="00CC17C1">
      <w:pPr>
        <w:pStyle w:val="ListParagraph"/>
        <w:tabs>
          <w:tab w:val="left" w:pos="426"/>
        </w:tabs>
        <w:ind w:left="709" w:hanging="709"/>
        <w:jc w:val="both"/>
      </w:pPr>
    </w:p>
    <w:p w14:paraId="1A19C9F2" w14:textId="77777777" w:rsidR="00CC17C1" w:rsidRDefault="00000000">
      <w:pPr>
        <w:pStyle w:val="ListParagraph"/>
        <w:tabs>
          <w:tab w:val="left" w:pos="426"/>
        </w:tabs>
        <w:ind w:left="0"/>
        <w:jc w:val="both"/>
      </w:pPr>
      <w:r>
        <w:tab/>
        <w:t>The findings show that students' levels of writing anxiety had a substantial effect on their writing achievement.  The most common form of writing anxiety at the time was cognitive anxiety. Negative anticipating and worrying about other people's opinions were hallmarks of cognitive anxiety. Students' writing achievement was influenced by several factors, the sum of which was 89.9%.</w:t>
      </w:r>
    </w:p>
    <w:p w14:paraId="6A650BBF" w14:textId="77777777" w:rsidR="00CC17C1" w:rsidRDefault="00CC17C1">
      <w:pPr>
        <w:pStyle w:val="E-JOURNALBody"/>
        <w:contextualSpacing/>
        <w:rPr>
          <w:sz w:val="24"/>
        </w:rPr>
      </w:pPr>
    </w:p>
    <w:p w14:paraId="41809F7D" w14:textId="77777777" w:rsidR="00CC17C1" w:rsidRDefault="00CC17C1">
      <w:pPr>
        <w:jc w:val="both"/>
        <w:rPr>
          <w:rFonts w:ascii="Times New Roman" w:hAnsi="Times New Roman"/>
          <w:b/>
          <w:sz w:val="24"/>
          <w:szCs w:val="24"/>
        </w:rPr>
      </w:pPr>
    </w:p>
    <w:p w14:paraId="7E7356F9" w14:textId="77777777" w:rsidR="00CC17C1" w:rsidRDefault="00000000">
      <w:pPr>
        <w:jc w:val="both"/>
        <w:rPr>
          <w:rFonts w:ascii="Times New Roman" w:hAnsi="Times New Roman"/>
          <w:b/>
          <w:sz w:val="24"/>
          <w:szCs w:val="24"/>
          <w:lang w:val="en-US"/>
        </w:rPr>
      </w:pPr>
      <w:r>
        <w:rPr>
          <w:rFonts w:ascii="Times New Roman" w:hAnsi="Times New Roman"/>
          <w:b/>
          <w:sz w:val="24"/>
          <w:szCs w:val="24"/>
        </w:rPr>
        <w:t>REFERENCE</w:t>
      </w:r>
      <w:r>
        <w:rPr>
          <w:rFonts w:ascii="Times New Roman" w:hAnsi="Times New Roman"/>
          <w:b/>
          <w:sz w:val="24"/>
          <w:szCs w:val="24"/>
          <w:lang w:val="en-US"/>
        </w:rPr>
        <w:t>S</w:t>
      </w:r>
    </w:p>
    <w:p w14:paraId="29DC831F" w14:textId="77777777" w:rsidR="00CC17C1" w:rsidRDefault="00CC17C1">
      <w:pPr>
        <w:pStyle w:val="Default"/>
        <w:jc w:val="both"/>
        <w:rPr>
          <w:rFonts w:ascii="Times New Roman" w:hAnsi="Times New Roman" w:cs="Times New Roman"/>
          <w:color w:val="000000" w:themeColor="text1"/>
        </w:rPr>
      </w:pPr>
    </w:p>
    <w:p w14:paraId="0B9F0F10" w14:textId="77777777" w:rsidR="00CC17C1" w:rsidRDefault="00000000">
      <w:pPr>
        <w:ind w:left="709" w:hanging="709"/>
        <w:jc w:val="both"/>
        <w:rPr>
          <w:rFonts w:ascii="Times New Roman" w:hAnsi="Times New Roman"/>
          <w:i/>
          <w:sz w:val="24"/>
          <w:szCs w:val="24"/>
        </w:rPr>
      </w:pPr>
      <w:r>
        <w:rPr>
          <w:rFonts w:ascii="Times New Roman" w:hAnsi="Times New Roman"/>
          <w:sz w:val="24"/>
          <w:szCs w:val="24"/>
        </w:rPr>
        <w:t>Andrade, H.,</w:t>
      </w:r>
      <w:r>
        <w:rPr>
          <w:rFonts w:ascii="Times New Roman" w:hAnsi="Times New Roman"/>
          <w:sz w:val="24"/>
          <w:szCs w:val="24"/>
          <w:lang w:val="en-US"/>
        </w:rPr>
        <w:t xml:space="preserve"> </w:t>
      </w:r>
      <w:r>
        <w:rPr>
          <w:rFonts w:ascii="Times New Roman" w:hAnsi="Times New Roman"/>
          <w:sz w:val="24"/>
          <w:szCs w:val="24"/>
        </w:rPr>
        <w:t xml:space="preserve">(2005). Teaching with rubrics: The good, the bad, and the ugly. </w:t>
      </w:r>
      <w:r>
        <w:rPr>
          <w:rFonts w:ascii="Times New Roman" w:hAnsi="Times New Roman"/>
          <w:i/>
          <w:sz w:val="24"/>
          <w:szCs w:val="24"/>
        </w:rPr>
        <w:t>College Teaching</w:t>
      </w:r>
      <w:r>
        <w:rPr>
          <w:rFonts w:ascii="Times New Roman" w:hAnsi="Times New Roman"/>
          <w:sz w:val="24"/>
          <w:szCs w:val="24"/>
        </w:rPr>
        <w:t xml:space="preserve">, </w:t>
      </w:r>
      <w:r>
        <w:rPr>
          <w:rFonts w:ascii="Times New Roman" w:hAnsi="Times New Roman"/>
          <w:i/>
          <w:sz w:val="24"/>
          <w:szCs w:val="24"/>
        </w:rPr>
        <w:t>53</w:t>
      </w:r>
      <w:r>
        <w:rPr>
          <w:rFonts w:ascii="Times New Roman" w:hAnsi="Times New Roman"/>
          <w:sz w:val="24"/>
          <w:szCs w:val="24"/>
        </w:rPr>
        <w:t>(1), 27-31.</w:t>
      </w:r>
    </w:p>
    <w:p w14:paraId="70118145" w14:textId="77777777" w:rsidR="00CC17C1" w:rsidRDefault="00000000">
      <w:pPr>
        <w:ind w:left="709" w:hanging="709"/>
        <w:jc w:val="both"/>
        <w:rPr>
          <w:rFonts w:ascii="Times New Roman" w:hAnsi="Times New Roman"/>
          <w:sz w:val="24"/>
          <w:szCs w:val="24"/>
        </w:rPr>
      </w:pPr>
      <w:r>
        <w:rPr>
          <w:rFonts w:ascii="Times New Roman" w:hAnsi="Times New Roman"/>
          <w:sz w:val="24"/>
          <w:szCs w:val="24"/>
        </w:rPr>
        <w:t>Asmari, A.R., (2013). Investigation of writing strategies, writing apprehension, and writing achievement among Saudi EFL-major students.</w:t>
      </w:r>
      <w:r>
        <w:rPr>
          <w:rFonts w:ascii="Times New Roman" w:hAnsi="Times New Roman"/>
          <w:i/>
          <w:sz w:val="24"/>
          <w:szCs w:val="24"/>
        </w:rPr>
        <w:t>International Education Studies</w:t>
      </w:r>
      <w:r>
        <w:rPr>
          <w:rFonts w:ascii="Times New Roman" w:hAnsi="Times New Roman"/>
          <w:sz w:val="24"/>
          <w:szCs w:val="24"/>
        </w:rPr>
        <w:t xml:space="preserve">, </w:t>
      </w:r>
      <w:r>
        <w:rPr>
          <w:rFonts w:ascii="Times New Roman" w:hAnsi="Times New Roman"/>
          <w:i/>
          <w:sz w:val="24"/>
          <w:szCs w:val="24"/>
        </w:rPr>
        <w:t>6</w:t>
      </w:r>
      <w:r>
        <w:rPr>
          <w:rFonts w:ascii="Times New Roman" w:hAnsi="Times New Roman"/>
          <w:sz w:val="24"/>
          <w:szCs w:val="24"/>
        </w:rPr>
        <w:t>(11), 130-143.</w:t>
      </w:r>
    </w:p>
    <w:p w14:paraId="6A993790" w14:textId="77777777" w:rsidR="00CC17C1" w:rsidRDefault="00000000">
      <w:pPr>
        <w:ind w:left="709" w:hanging="709"/>
        <w:jc w:val="both"/>
        <w:rPr>
          <w:rFonts w:ascii="Times New Roman" w:hAnsi="Times New Roman"/>
          <w:sz w:val="24"/>
          <w:szCs w:val="24"/>
        </w:rPr>
      </w:pPr>
      <w:r>
        <w:rPr>
          <w:rFonts w:ascii="Times New Roman" w:hAnsi="Times New Roman"/>
          <w:sz w:val="24"/>
          <w:szCs w:val="24"/>
        </w:rPr>
        <w:t xml:space="preserve">Brown, H. D.,(2007). </w:t>
      </w:r>
      <w:r>
        <w:rPr>
          <w:rFonts w:ascii="Times New Roman" w:hAnsi="Times New Roman"/>
          <w:i/>
          <w:sz w:val="24"/>
          <w:szCs w:val="24"/>
        </w:rPr>
        <w:t>Principles of language learning and teaching</w:t>
      </w:r>
      <w:r>
        <w:rPr>
          <w:rFonts w:ascii="Times New Roman" w:hAnsi="Times New Roman"/>
          <w:sz w:val="24"/>
          <w:szCs w:val="24"/>
        </w:rPr>
        <w:t xml:space="preserve"> (5th ed.) Longman.</w:t>
      </w:r>
    </w:p>
    <w:p w14:paraId="12F58720" w14:textId="77777777" w:rsidR="00CC17C1" w:rsidRDefault="00000000">
      <w:pPr>
        <w:ind w:left="709" w:hanging="709"/>
        <w:jc w:val="both"/>
        <w:rPr>
          <w:rFonts w:ascii="Times New Roman" w:hAnsi="Times New Roman"/>
          <w:sz w:val="24"/>
          <w:szCs w:val="24"/>
        </w:rPr>
      </w:pPr>
      <w:r>
        <w:rPr>
          <w:rFonts w:ascii="Times New Roman" w:hAnsi="Times New Roman"/>
          <w:sz w:val="24"/>
          <w:szCs w:val="24"/>
        </w:rPr>
        <w:t xml:space="preserve">Cheng, Y.,S., (2004). A measure of second language writing anxiety: Scale development and preliminary validation. </w:t>
      </w:r>
      <w:r>
        <w:rPr>
          <w:rFonts w:ascii="Times New Roman" w:hAnsi="Times New Roman"/>
          <w:i/>
          <w:sz w:val="24"/>
          <w:szCs w:val="24"/>
        </w:rPr>
        <w:t>Journal of Second Language Writing</w:t>
      </w:r>
      <w:r>
        <w:rPr>
          <w:rFonts w:ascii="Times New Roman" w:hAnsi="Times New Roman"/>
          <w:sz w:val="24"/>
          <w:szCs w:val="24"/>
        </w:rPr>
        <w:t xml:space="preserve">, </w:t>
      </w:r>
      <w:r>
        <w:rPr>
          <w:rFonts w:ascii="Times New Roman" w:hAnsi="Times New Roman"/>
          <w:i/>
          <w:sz w:val="24"/>
          <w:szCs w:val="24"/>
        </w:rPr>
        <w:t>13</w:t>
      </w:r>
      <w:r>
        <w:rPr>
          <w:rFonts w:ascii="Times New Roman" w:hAnsi="Times New Roman"/>
          <w:sz w:val="24"/>
          <w:szCs w:val="24"/>
        </w:rPr>
        <w:t>(4), 313-355. doi:10.1016/j.jslw.2004.07.00.</w:t>
      </w:r>
    </w:p>
    <w:p w14:paraId="704D9B1B" w14:textId="77777777" w:rsidR="00CC17C1" w:rsidRDefault="00000000">
      <w:pPr>
        <w:pStyle w:val="NoSpacing"/>
        <w:ind w:left="709" w:hanging="709"/>
        <w:jc w:val="both"/>
        <w:rPr>
          <w:rFonts w:ascii="Times New Roman" w:hAnsi="Times New Roman"/>
          <w:sz w:val="24"/>
          <w:szCs w:val="24"/>
        </w:rPr>
      </w:pPr>
      <w:r>
        <w:rPr>
          <w:rFonts w:ascii="Times New Roman" w:hAnsi="Times New Roman"/>
          <w:sz w:val="24"/>
          <w:szCs w:val="24"/>
        </w:rPr>
        <w:t xml:space="preserve">Eslami, A. A., Rabiei, L., Afzali, S. M., Hamidizadeh, S., &amp; Masoudi, R. (2016). The effectiveness of assertiveness training on the levels of stress, anxiety, and depression of high school students. </w:t>
      </w:r>
      <w:r>
        <w:rPr>
          <w:rFonts w:ascii="Times New Roman" w:hAnsi="Times New Roman"/>
          <w:i/>
          <w:sz w:val="24"/>
          <w:szCs w:val="24"/>
        </w:rPr>
        <w:t>Iranian Red Crescent Medical Journal</w:t>
      </w:r>
      <w:r>
        <w:rPr>
          <w:rFonts w:ascii="Times New Roman" w:hAnsi="Times New Roman"/>
          <w:sz w:val="24"/>
          <w:szCs w:val="24"/>
        </w:rPr>
        <w:t xml:space="preserve">, </w:t>
      </w:r>
      <w:r>
        <w:rPr>
          <w:rFonts w:ascii="Times New Roman" w:hAnsi="Times New Roman"/>
          <w:i/>
          <w:sz w:val="24"/>
          <w:szCs w:val="24"/>
        </w:rPr>
        <w:t>18</w:t>
      </w:r>
      <w:r>
        <w:rPr>
          <w:rFonts w:ascii="Times New Roman" w:hAnsi="Times New Roman"/>
          <w:sz w:val="24"/>
          <w:szCs w:val="24"/>
        </w:rPr>
        <w:t>(1).</w:t>
      </w:r>
    </w:p>
    <w:p w14:paraId="6C445BC2" w14:textId="77777777" w:rsidR="00CC17C1" w:rsidRDefault="00000000">
      <w:pPr>
        <w:pStyle w:val="NoSpacing"/>
        <w:ind w:left="709" w:hanging="709"/>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Fathurrohman, M., and Sutikno, A. (2007). </w:t>
      </w:r>
      <w:r>
        <w:rPr>
          <w:rFonts w:ascii="Times New Roman" w:hAnsi="Times New Roman"/>
          <w:i/>
          <w:color w:val="000000" w:themeColor="text1"/>
          <w:sz w:val="24"/>
          <w:szCs w:val="24"/>
          <w:lang w:val="sv-SE"/>
        </w:rPr>
        <w:t>Bimbingan Belajar Mengajar di SMA dan Perguruan Tinggi</w:t>
      </w:r>
      <w:r>
        <w:rPr>
          <w:rFonts w:ascii="Times New Roman" w:hAnsi="Times New Roman"/>
          <w:color w:val="000000" w:themeColor="text1"/>
          <w:sz w:val="24"/>
          <w:szCs w:val="24"/>
          <w:lang w:val="sv-SE"/>
        </w:rPr>
        <w:t xml:space="preserve">. </w:t>
      </w:r>
      <w:r>
        <w:rPr>
          <w:rFonts w:ascii="Times New Roman" w:hAnsi="Times New Roman"/>
          <w:color w:val="000000" w:themeColor="text1"/>
          <w:sz w:val="24"/>
          <w:szCs w:val="24"/>
        </w:rPr>
        <w:t>(1st Ed.) Rajawali Pers.</w:t>
      </w:r>
    </w:p>
    <w:p w14:paraId="1581128C" w14:textId="77777777" w:rsidR="00CC17C1" w:rsidRDefault="00000000">
      <w:pPr>
        <w:ind w:left="709" w:hanging="709"/>
        <w:jc w:val="both"/>
        <w:rPr>
          <w:rFonts w:ascii="Times New Roman" w:hAnsi="Times New Roman"/>
          <w:sz w:val="24"/>
          <w:szCs w:val="24"/>
        </w:rPr>
      </w:pPr>
      <w:r>
        <w:rPr>
          <w:rFonts w:ascii="Times New Roman" w:hAnsi="Times New Roman"/>
          <w:sz w:val="24"/>
          <w:szCs w:val="24"/>
        </w:rPr>
        <w:t>Fitriati, S. W., &amp;</w:t>
      </w:r>
      <w:r>
        <w:rPr>
          <w:rFonts w:ascii="Times New Roman" w:hAnsi="Times New Roman"/>
          <w:sz w:val="24"/>
          <w:szCs w:val="24"/>
          <w:lang w:val="en-US"/>
        </w:rPr>
        <w:t xml:space="preserve"> </w:t>
      </w:r>
      <w:r>
        <w:rPr>
          <w:rFonts w:ascii="Times New Roman" w:hAnsi="Times New Roman"/>
          <w:sz w:val="24"/>
          <w:szCs w:val="24"/>
        </w:rPr>
        <w:t>Jannah, M. (2016). Psychological problems faced by the year eleven students of MA</w:t>
      </w:r>
      <w:r>
        <w:rPr>
          <w:rFonts w:ascii="Times New Roman" w:hAnsi="Times New Roman"/>
          <w:sz w:val="24"/>
          <w:szCs w:val="24"/>
          <w:lang w:val="en-US"/>
        </w:rPr>
        <w:t xml:space="preserve"> </w:t>
      </w:r>
      <w:r>
        <w:rPr>
          <w:rFonts w:ascii="Times New Roman" w:hAnsi="Times New Roman"/>
          <w:sz w:val="24"/>
          <w:szCs w:val="24"/>
        </w:rPr>
        <w:t>Muhad</w:t>
      </w:r>
      <w:r>
        <w:rPr>
          <w:rFonts w:ascii="Times New Roman" w:hAnsi="Times New Roman"/>
          <w:sz w:val="24"/>
          <w:szCs w:val="24"/>
          <w:lang w:val="en-US"/>
        </w:rPr>
        <w:t xml:space="preserve"> </w:t>
      </w:r>
      <w:r>
        <w:rPr>
          <w:rFonts w:ascii="Times New Roman" w:hAnsi="Times New Roman"/>
          <w:sz w:val="24"/>
          <w:szCs w:val="24"/>
        </w:rPr>
        <w:t>Demakin speaking English.</w:t>
      </w:r>
      <w:r>
        <w:rPr>
          <w:rFonts w:ascii="Times New Roman" w:hAnsi="Times New Roman"/>
          <w:sz w:val="24"/>
          <w:szCs w:val="24"/>
          <w:lang w:val="en-US"/>
        </w:rPr>
        <w:t xml:space="preserve"> </w:t>
      </w:r>
      <w:r>
        <w:rPr>
          <w:rFonts w:ascii="Times New Roman" w:hAnsi="Times New Roman"/>
          <w:i/>
          <w:sz w:val="24"/>
          <w:szCs w:val="24"/>
        </w:rPr>
        <w:t>English Educational Journal</w:t>
      </w:r>
      <w:r>
        <w:rPr>
          <w:rFonts w:ascii="Times New Roman" w:hAnsi="Times New Roman"/>
          <w:sz w:val="24"/>
          <w:szCs w:val="24"/>
        </w:rPr>
        <w:t>,</w:t>
      </w:r>
      <w:r>
        <w:rPr>
          <w:rFonts w:ascii="Times New Roman" w:hAnsi="Times New Roman"/>
          <w:sz w:val="24"/>
          <w:szCs w:val="24"/>
          <w:lang w:val="en-US"/>
        </w:rPr>
        <w:t xml:space="preserve"> </w:t>
      </w:r>
      <w:r>
        <w:rPr>
          <w:rFonts w:ascii="Times New Roman" w:hAnsi="Times New Roman"/>
          <w:i/>
          <w:sz w:val="24"/>
          <w:szCs w:val="24"/>
        </w:rPr>
        <w:t>6</w:t>
      </w:r>
      <w:r>
        <w:rPr>
          <w:rFonts w:ascii="Times New Roman" w:hAnsi="Times New Roman"/>
          <w:sz w:val="24"/>
          <w:szCs w:val="24"/>
        </w:rPr>
        <w:t>(1), 65-78.</w:t>
      </w:r>
    </w:p>
    <w:p w14:paraId="13B13C16" w14:textId="77777777" w:rsidR="00CC17C1" w:rsidRDefault="00000000">
      <w:pPr>
        <w:ind w:left="709" w:hanging="709"/>
        <w:jc w:val="both"/>
        <w:rPr>
          <w:rFonts w:ascii="Times New Roman" w:hAnsi="Times New Roman"/>
          <w:sz w:val="24"/>
          <w:szCs w:val="24"/>
        </w:rPr>
      </w:pPr>
      <w:r>
        <w:rPr>
          <w:rFonts w:ascii="Times New Roman" w:hAnsi="Times New Roman"/>
          <w:sz w:val="24"/>
          <w:szCs w:val="24"/>
        </w:rPr>
        <w:t xml:space="preserve">Fitrinada, D., M., Loeneto, B.A., &amp;Fitrinova, F., (2018). Students' writing anxiety and its correlation with writing performance. </w:t>
      </w:r>
      <w:r>
        <w:rPr>
          <w:rFonts w:ascii="Times New Roman" w:hAnsi="Times New Roman"/>
          <w:i/>
          <w:sz w:val="24"/>
          <w:szCs w:val="24"/>
        </w:rPr>
        <w:t>The Journal of English Literacy Educati</w:t>
      </w:r>
      <w:r>
        <w:rPr>
          <w:rFonts w:ascii="Times New Roman" w:hAnsi="Times New Roman"/>
          <w:i/>
          <w:sz w:val="24"/>
          <w:szCs w:val="24"/>
          <w:lang w:val="en-US"/>
        </w:rPr>
        <w:t>on</w:t>
      </w:r>
      <w:r>
        <w:rPr>
          <w:rFonts w:ascii="Times New Roman" w:hAnsi="Times New Roman"/>
          <w:sz w:val="24"/>
          <w:szCs w:val="24"/>
        </w:rPr>
        <w:t>,</w:t>
      </w:r>
      <w:r>
        <w:rPr>
          <w:rFonts w:ascii="Times New Roman" w:hAnsi="Times New Roman"/>
          <w:i/>
          <w:sz w:val="24"/>
          <w:szCs w:val="24"/>
        </w:rPr>
        <w:t>5</w:t>
      </w:r>
      <w:r>
        <w:rPr>
          <w:rFonts w:ascii="Times New Roman" w:hAnsi="Times New Roman"/>
          <w:sz w:val="24"/>
          <w:szCs w:val="24"/>
        </w:rPr>
        <w:t xml:space="preserve">(2), 194-207. </w:t>
      </w:r>
    </w:p>
    <w:p w14:paraId="115AC673" w14:textId="77777777" w:rsidR="00CC17C1" w:rsidRDefault="00000000">
      <w:pPr>
        <w:ind w:left="709" w:hanging="709"/>
        <w:jc w:val="both"/>
        <w:rPr>
          <w:rFonts w:ascii="Times New Roman" w:hAnsi="Times New Roman"/>
          <w:sz w:val="24"/>
          <w:szCs w:val="24"/>
        </w:rPr>
      </w:pPr>
      <w:r>
        <w:rPr>
          <w:rFonts w:ascii="Times New Roman" w:hAnsi="Times New Roman"/>
          <w:sz w:val="24"/>
          <w:szCs w:val="24"/>
        </w:rPr>
        <w:t>Hartono, H., (2012). The correlation between students’ level of anxiety and students’ writing achievement at writing class.</w:t>
      </w:r>
      <w:r>
        <w:rPr>
          <w:rFonts w:ascii="Times New Roman" w:hAnsi="Times New Roman"/>
          <w:sz w:val="24"/>
          <w:szCs w:val="24"/>
          <w:lang w:val="en-US"/>
        </w:rPr>
        <w:t xml:space="preserve"> </w:t>
      </w:r>
      <w:r>
        <w:rPr>
          <w:rFonts w:ascii="Times New Roman" w:hAnsi="Times New Roman"/>
          <w:i/>
          <w:sz w:val="24"/>
          <w:szCs w:val="24"/>
        </w:rPr>
        <w:t>LITE Journal</w:t>
      </w:r>
      <w:r>
        <w:rPr>
          <w:rFonts w:ascii="Times New Roman" w:hAnsi="Times New Roman"/>
          <w:sz w:val="24"/>
          <w:szCs w:val="24"/>
        </w:rPr>
        <w:t>,</w:t>
      </w:r>
      <w:r>
        <w:rPr>
          <w:rFonts w:ascii="Times New Roman" w:hAnsi="Times New Roman"/>
          <w:sz w:val="24"/>
          <w:szCs w:val="24"/>
          <w:lang w:val="en-US"/>
        </w:rPr>
        <w:t xml:space="preserve"> </w:t>
      </w:r>
      <w:r>
        <w:rPr>
          <w:rFonts w:ascii="Times New Roman" w:hAnsi="Times New Roman"/>
          <w:i/>
          <w:sz w:val="24"/>
          <w:szCs w:val="24"/>
        </w:rPr>
        <w:t>8</w:t>
      </w:r>
      <w:r>
        <w:rPr>
          <w:rFonts w:ascii="Times New Roman" w:hAnsi="Times New Roman"/>
          <w:sz w:val="24"/>
          <w:szCs w:val="24"/>
        </w:rPr>
        <w:t>(2).106-116.</w:t>
      </w:r>
    </w:p>
    <w:p w14:paraId="627BF4EE" w14:textId="77777777" w:rsidR="00CC17C1" w:rsidRDefault="00000000">
      <w:pPr>
        <w:ind w:left="709" w:hanging="709"/>
        <w:jc w:val="both"/>
        <w:rPr>
          <w:rFonts w:ascii="Times New Roman" w:hAnsi="Times New Roman"/>
          <w:sz w:val="24"/>
          <w:szCs w:val="24"/>
        </w:rPr>
      </w:pPr>
      <w:r>
        <w:rPr>
          <w:rFonts w:ascii="Times New Roman" w:hAnsi="Times New Roman"/>
          <w:sz w:val="24"/>
          <w:szCs w:val="24"/>
        </w:rPr>
        <w:t>Hassan, B., A., (2001). The relationship of writing apprehension and self-esteem to the writing quality and quantity of EFL university students.</w:t>
      </w:r>
      <w:r>
        <w:rPr>
          <w:rFonts w:ascii="Times New Roman" w:hAnsi="Times New Roman"/>
          <w:sz w:val="24"/>
          <w:szCs w:val="24"/>
          <w:lang w:val="en-US"/>
        </w:rPr>
        <w:t xml:space="preserve"> </w:t>
      </w:r>
      <w:r>
        <w:rPr>
          <w:rFonts w:ascii="Times New Roman" w:hAnsi="Times New Roman"/>
          <w:i/>
          <w:sz w:val="24"/>
          <w:szCs w:val="24"/>
        </w:rPr>
        <w:t xml:space="preserve">Mansoura Faculty of Education Journal.37. </w:t>
      </w:r>
    </w:p>
    <w:p w14:paraId="48702F6B" w14:textId="77777777" w:rsidR="00CC17C1" w:rsidRDefault="00000000">
      <w:pPr>
        <w:ind w:left="709" w:hanging="709"/>
        <w:jc w:val="both"/>
        <w:rPr>
          <w:rFonts w:ascii="Times New Roman" w:hAnsi="Times New Roman"/>
          <w:sz w:val="24"/>
          <w:szCs w:val="24"/>
        </w:rPr>
      </w:pPr>
      <w:r>
        <w:rPr>
          <w:rFonts w:ascii="Times New Roman" w:hAnsi="Times New Roman"/>
          <w:sz w:val="24"/>
          <w:szCs w:val="24"/>
        </w:rPr>
        <w:t>Hougen, M. C., &amp;Smartt, S. M., (2012).</w:t>
      </w:r>
      <w:r>
        <w:rPr>
          <w:rFonts w:ascii="Times New Roman" w:hAnsi="Times New Roman"/>
          <w:i/>
          <w:sz w:val="24"/>
          <w:szCs w:val="24"/>
        </w:rPr>
        <w:t>Fundamentals of literacy instruction and assessment, pre-K-6</w:t>
      </w:r>
      <w:r>
        <w:rPr>
          <w:rFonts w:ascii="Times New Roman" w:hAnsi="Times New Roman"/>
          <w:i/>
          <w:sz w:val="24"/>
          <w:szCs w:val="24"/>
          <w:lang w:val="en-US"/>
        </w:rPr>
        <w:t xml:space="preserve"> </w:t>
      </w:r>
      <w:r>
        <w:rPr>
          <w:rFonts w:ascii="Times New Roman" w:hAnsi="Times New Roman"/>
          <w:sz w:val="24"/>
          <w:szCs w:val="24"/>
        </w:rPr>
        <w:t>(2nd ed.) Baltimore.</w:t>
      </w:r>
    </w:p>
    <w:p w14:paraId="12D7F75D" w14:textId="77777777" w:rsidR="00CC17C1" w:rsidRDefault="00000000">
      <w:pPr>
        <w:ind w:left="709" w:hanging="709"/>
        <w:jc w:val="both"/>
        <w:rPr>
          <w:rFonts w:ascii="Times New Roman" w:hAnsi="Times New Roman"/>
          <w:sz w:val="24"/>
          <w:szCs w:val="24"/>
        </w:rPr>
      </w:pPr>
      <w:r>
        <w:rPr>
          <w:rFonts w:ascii="Times New Roman" w:hAnsi="Times New Roman"/>
          <w:sz w:val="24"/>
          <w:szCs w:val="24"/>
        </w:rPr>
        <w:t>Jafari, M. &amp;Rezaei, M.(2014). Investigating the levels, types, and causes of writing anxiety among Iranian</w:t>
      </w:r>
      <w:r>
        <w:rPr>
          <w:rFonts w:ascii="Times New Roman" w:hAnsi="Times New Roman"/>
          <w:sz w:val="24"/>
          <w:szCs w:val="24"/>
          <w:lang w:val="en-US"/>
        </w:rPr>
        <w:t xml:space="preserve"> </w:t>
      </w:r>
      <w:r>
        <w:rPr>
          <w:rFonts w:ascii="Times New Roman" w:hAnsi="Times New Roman"/>
          <w:sz w:val="24"/>
          <w:szCs w:val="24"/>
        </w:rPr>
        <w:t>EFL</w:t>
      </w:r>
      <w:r>
        <w:rPr>
          <w:rFonts w:ascii="Times New Roman" w:hAnsi="Times New Roman"/>
          <w:sz w:val="24"/>
          <w:szCs w:val="24"/>
          <w:lang w:val="en-US"/>
        </w:rPr>
        <w:t xml:space="preserve"> </w:t>
      </w:r>
      <w:r>
        <w:rPr>
          <w:rFonts w:ascii="Times New Roman" w:hAnsi="Times New Roman"/>
          <w:sz w:val="24"/>
          <w:szCs w:val="24"/>
        </w:rPr>
        <w:t>students: a mixed method design.</w:t>
      </w:r>
      <w:r>
        <w:rPr>
          <w:rFonts w:ascii="Times New Roman" w:hAnsi="Times New Roman"/>
          <w:sz w:val="24"/>
          <w:szCs w:val="24"/>
          <w:lang w:val="en-US"/>
        </w:rPr>
        <w:t xml:space="preserve"> </w:t>
      </w:r>
      <w:r>
        <w:rPr>
          <w:rFonts w:ascii="Times New Roman" w:hAnsi="Times New Roman"/>
          <w:i/>
          <w:sz w:val="24"/>
          <w:szCs w:val="24"/>
        </w:rPr>
        <w:t>Social and Behavioral Science</w:t>
      </w:r>
      <w:r>
        <w:rPr>
          <w:rFonts w:ascii="Times New Roman" w:hAnsi="Times New Roman"/>
          <w:sz w:val="24"/>
          <w:szCs w:val="24"/>
        </w:rPr>
        <w:t>,</w:t>
      </w:r>
      <w:r>
        <w:rPr>
          <w:rFonts w:ascii="Times New Roman" w:hAnsi="Times New Roman"/>
          <w:i/>
          <w:sz w:val="24"/>
          <w:szCs w:val="24"/>
        </w:rPr>
        <w:t>98</w:t>
      </w:r>
      <w:r>
        <w:rPr>
          <w:rFonts w:ascii="Times New Roman" w:hAnsi="Times New Roman"/>
          <w:sz w:val="24"/>
          <w:szCs w:val="24"/>
        </w:rPr>
        <w:t>, 1545-1554.</w:t>
      </w:r>
    </w:p>
    <w:p w14:paraId="023955F3" w14:textId="77777777" w:rsidR="00CC17C1" w:rsidRDefault="00000000">
      <w:pPr>
        <w:ind w:left="709" w:hanging="709"/>
        <w:jc w:val="both"/>
        <w:rPr>
          <w:rFonts w:ascii="Times New Roman" w:hAnsi="Times New Roman"/>
          <w:sz w:val="24"/>
          <w:szCs w:val="24"/>
        </w:rPr>
      </w:pPr>
      <w:r>
        <w:rPr>
          <w:rFonts w:ascii="Times New Roman" w:hAnsi="Times New Roman"/>
          <w:sz w:val="24"/>
          <w:szCs w:val="24"/>
        </w:rPr>
        <w:t>Kafryawan, W., Mursyid, A. M. M., Sahib, R., &amp;Purwati, H., (2021).The correlation between EFL students’ anxiety and their</w:t>
      </w:r>
      <w:r>
        <w:rPr>
          <w:rFonts w:ascii="Times New Roman" w:hAnsi="Times New Roman"/>
          <w:sz w:val="24"/>
          <w:szCs w:val="24"/>
          <w:lang w:val="en-US"/>
        </w:rPr>
        <w:t xml:space="preserve"> </w:t>
      </w:r>
      <w:r>
        <w:rPr>
          <w:rFonts w:ascii="Times New Roman" w:hAnsi="Times New Roman"/>
          <w:sz w:val="24"/>
          <w:szCs w:val="24"/>
        </w:rPr>
        <w:t>English writing skills.</w:t>
      </w:r>
      <w:r>
        <w:rPr>
          <w:rFonts w:ascii="Times New Roman" w:hAnsi="Times New Roman"/>
          <w:sz w:val="24"/>
          <w:szCs w:val="24"/>
          <w:lang w:val="en-US"/>
        </w:rPr>
        <w:t xml:space="preserve"> </w:t>
      </w:r>
      <w:r>
        <w:rPr>
          <w:rFonts w:ascii="Times New Roman" w:hAnsi="Times New Roman"/>
          <w:i/>
          <w:sz w:val="24"/>
          <w:szCs w:val="24"/>
        </w:rPr>
        <w:t>Teaching of English Language and Literature Journal</w:t>
      </w:r>
      <w:r>
        <w:rPr>
          <w:rFonts w:ascii="Times New Roman" w:hAnsi="Times New Roman"/>
          <w:sz w:val="24"/>
          <w:szCs w:val="24"/>
        </w:rPr>
        <w:t>,</w:t>
      </w:r>
      <w:r>
        <w:rPr>
          <w:rFonts w:ascii="Times New Roman" w:hAnsi="Times New Roman"/>
          <w:sz w:val="24"/>
          <w:szCs w:val="24"/>
          <w:lang w:val="en-US"/>
        </w:rPr>
        <w:t xml:space="preserve"> </w:t>
      </w:r>
      <w:r>
        <w:rPr>
          <w:rFonts w:ascii="Times New Roman" w:hAnsi="Times New Roman"/>
          <w:i/>
          <w:sz w:val="24"/>
          <w:szCs w:val="24"/>
        </w:rPr>
        <w:t>9</w:t>
      </w:r>
      <w:r>
        <w:rPr>
          <w:rFonts w:ascii="Times New Roman" w:hAnsi="Times New Roman"/>
          <w:sz w:val="24"/>
          <w:szCs w:val="24"/>
        </w:rPr>
        <w:t>(1), 1-10.</w:t>
      </w:r>
    </w:p>
    <w:p w14:paraId="6CA2F05D" w14:textId="77777777" w:rsidR="00CC17C1" w:rsidRDefault="00000000">
      <w:pPr>
        <w:ind w:left="709" w:hanging="709"/>
        <w:jc w:val="both"/>
        <w:rPr>
          <w:rFonts w:ascii="Times New Roman" w:hAnsi="Times New Roman"/>
          <w:sz w:val="24"/>
          <w:szCs w:val="24"/>
          <w:lang w:val="en-US"/>
        </w:rPr>
      </w:pPr>
      <w:r>
        <w:rPr>
          <w:rFonts w:ascii="Times New Roman" w:hAnsi="Times New Roman"/>
          <w:sz w:val="24"/>
          <w:szCs w:val="24"/>
        </w:rPr>
        <w:t>Khoii, R. 2011. A Solution to the dilemma of writing in a foreign language: adaptive mentorship. http://www.infonomicssociety.org/IJCDSE/WritingEFLjournal.pdf</w:t>
      </w:r>
      <w:r>
        <w:rPr>
          <w:rFonts w:ascii="Times New Roman" w:hAnsi="Times New Roman"/>
          <w:sz w:val="24"/>
          <w:szCs w:val="24"/>
          <w:lang w:val="en-US"/>
        </w:rPr>
        <w:t>.</w:t>
      </w:r>
    </w:p>
    <w:p w14:paraId="41EC1C9E" w14:textId="77777777" w:rsidR="00CC17C1" w:rsidRDefault="00000000">
      <w:pPr>
        <w:ind w:left="709" w:hanging="709"/>
        <w:jc w:val="both"/>
        <w:rPr>
          <w:rFonts w:ascii="Times New Roman" w:hAnsi="Times New Roman"/>
          <w:sz w:val="24"/>
          <w:szCs w:val="24"/>
        </w:rPr>
      </w:pPr>
      <w:r>
        <w:rPr>
          <w:rFonts w:ascii="Times New Roman" w:hAnsi="Times New Roman"/>
          <w:sz w:val="24"/>
          <w:szCs w:val="24"/>
        </w:rPr>
        <w:t xml:space="preserve">Klimczak, P. A. (2014). English as a means of communication by non-native speakers, </w:t>
      </w:r>
      <w:r>
        <w:rPr>
          <w:rFonts w:ascii="Times New Roman" w:hAnsi="Times New Roman"/>
          <w:i/>
          <w:sz w:val="24"/>
          <w:szCs w:val="24"/>
        </w:rPr>
        <w:t>17</w:t>
      </w:r>
      <w:r>
        <w:rPr>
          <w:rFonts w:ascii="Times New Roman" w:hAnsi="Times New Roman"/>
          <w:sz w:val="24"/>
          <w:szCs w:val="24"/>
        </w:rPr>
        <w:t>, 65-83. https:/www.springer.com</w:t>
      </w:r>
      <w:r>
        <w:rPr>
          <w:rFonts w:ascii="Times New Roman" w:hAnsi="Times New Roman"/>
          <w:sz w:val="24"/>
          <w:szCs w:val="24"/>
          <w:lang w:val="en-US"/>
        </w:rPr>
        <w:t xml:space="preserve">. </w:t>
      </w:r>
    </w:p>
    <w:p w14:paraId="1A12BB7B" w14:textId="77777777" w:rsidR="00CC17C1" w:rsidRDefault="00000000">
      <w:pPr>
        <w:ind w:left="709" w:hanging="709"/>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Larson, J. E. (2009). </w:t>
      </w:r>
      <w:r>
        <w:rPr>
          <w:rFonts w:ascii="Times New Roman" w:hAnsi="Times New Roman"/>
          <w:i/>
          <w:color w:val="000000" w:themeColor="text1"/>
          <w:sz w:val="24"/>
          <w:szCs w:val="24"/>
        </w:rPr>
        <w:t>Educational psychology: cognition and learning, individual differences and motivation</w:t>
      </w:r>
      <w:r>
        <w:rPr>
          <w:rFonts w:ascii="Times New Roman" w:hAnsi="Times New Roman"/>
          <w:color w:val="000000" w:themeColor="text1"/>
          <w:sz w:val="24"/>
          <w:szCs w:val="24"/>
        </w:rPr>
        <w:t>. Incorporated.</w:t>
      </w:r>
    </w:p>
    <w:p w14:paraId="5BAF2E9B" w14:textId="77777777" w:rsidR="00CC17C1" w:rsidRDefault="00000000">
      <w:pPr>
        <w:ind w:left="709" w:hanging="709"/>
        <w:jc w:val="both"/>
        <w:rPr>
          <w:rFonts w:ascii="Times New Roman" w:hAnsi="Times New Roman"/>
          <w:color w:val="000000" w:themeColor="text1"/>
          <w:sz w:val="24"/>
          <w:szCs w:val="24"/>
        </w:rPr>
      </w:pPr>
      <w:r>
        <w:rPr>
          <w:rFonts w:ascii="Times New Roman" w:hAnsi="Times New Roman"/>
          <w:color w:val="000000" w:themeColor="text1"/>
          <w:sz w:val="24"/>
          <w:szCs w:val="24"/>
        </w:rPr>
        <w:t>Lestari, D. E., Loeneto, B., &amp;Ihsan, D. (2019). The correlation among English learning anxiety, speaking and writing achievements of Senior High School students.</w:t>
      </w:r>
      <w:r>
        <w:rPr>
          <w:rFonts w:ascii="Times New Roman" w:hAnsi="Times New Roman"/>
          <w:i/>
          <w:color w:val="000000" w:themeColor="text1"/>
          <w:sz w:val="24"/>
          <w:szCs w:val="24"/>
        </w:rPr>
        <w:t>Indonesian Journal of EFL and Linguistics</w:t>
      </w:r>
      <w:r>
        <w:rPr>
          <w:rFonts w:ascii="Times New Roman" w:hAnsi="Times New Roman"/>
          <w:color w:val="000000" w:themeColor="text1"/>
          <w:sz w:val="24"/>
          <w:szCs w:val="24"/>
        </w:rPr>
        <w:t xml:space="preserve">, </w:t>
      </w:r>
      <w:r>
        <w:rPr>
          <w:rFonts w:ascii="Times New Roman" w:hAnsi="Times New Roman"/>
          <w:i/>
          <w:color w:val="000000" w:themeColor="text1"/>
          <w:sz w:val="24"/>
          <w:szCs w:val="24"/>
        </w:rPr>
        <w:t>4</w:t>
      </w:r>
      <w:r>
        <w:rPr>
          <w:rFonts w:ascii="Times New Roman" w:hAnsi="Times New Roman"/>
          <w:color w:val="000000" w:themeColor="text1"/>
          <w:sz w:val="24"/>
          <w:szCs w:val="24"/>
        </w:rPr>
        <w:t>(2), 135-150. https://doi.org/10.21462/ijefl.v4i2.137</w:t>
      </w:r>
    </w:p>
    <w:p w14:paraId="6A9BD0BD" w14:textId="77777777" w:rsidR="00CC17C1" w:rsidRDefault="00000000">
      <w:pPr>
        <w:ind w:left="709" w:hanging="709"/>
        <w:jc w:val="both"/>
        <w:rPr>
          <w:rFonts w:ascii="Times New Roman" w:hAnsi="Times New Roman"/>
          <w:sz w:val="24"/>
          <w:szCs w:val="24"/>
        </w:rPr>
      </w:pPr>
      <w:r>
        <w:rPr>
          <w:rFonts w:ascii="Times New Roman" w:hAnsi="Times New Roman"/>
          <w:sz w:val="24"/>
          <w:szCs w:val="24"/>
        </w:rPr>
        <w:lastRenderedPageBreak/>
        <w:t xml:space="preserve">Mahmudah, D. (2014). The correlation between students‘ writing ability and their vocabulary mastery. </w:t>
      </w:r>
      <w:r>
        <w:rPr>
          <w:rFonts w:ascii="Times New Roman" w:hAnsi="Times New Roman"/>
          <w:i/>
          <w:sz w:val="24"/>
          <w:szCs w:val="24"/>
        </w:rPr>
        <w:t>Exposure Journal192</w:t>
      </w:r>
      <w:r>
        <w:rPr>
          <w:rFonts w:ascii="Times New Roman" w:hAnsi="Times New Roman"/>
          <w:sz w:val="24"/>
          <w:szCs w:val="24"/>
        </w:rPr>
        <w:t xml:space="preserve">, </w:t>
      </w:r>
      <w:r>
        <w:rPr>
          <w:rFonts w:ascii="Times New Roman" w:hAnsi="Times New Roman"/>
          <w:i/>
          <w:sz w:val="24"/>
          <w:szCs w:val="24"/>
        </w:rPr>
        <w:t>3</w:t>
      </w:r>
      <w:r>
        <w:rPr>
          <w:rFonts w:ascii="Times New Roman" w:hAnsi="Times New Roman"/>
          <w:sz w:val="24"/>
          <w:szCs w:val="24"/>
        </w:rPr>
        <w:t>(2), 192-206.</w:t>
      </w:r>
    </w:p>
    <w:p w14:paraId="76A3DA18" w14:textId="77777777" w:rsidR="00CC17C1" w:rsidRDefault="00000000">
      <w:pPr>
        <w:ind w:left="709" w:hanging="709"/>
        <w:jc w:val="both"/>
        <w:rPr>
          <w:rFonts w:ascii="Times New Roman" w:hAnsi="Times New Roman"/>
          <w:sz w:val="24"/>
          <w:szCs w:val="24"/>
        </w:rPr>
      </w:pPr>
      <w:r>
        <w:rPr>
          <w:rFonts w:ascii="Times New Roman" w:hAnsi="Times New Roman"/>
          <w:sz w:val="24"/>
          <w:szCs w:val="24"/>
        </w:rPr>
        <w:t xml:space="preserve">Rasuan, B. Z., Wati, L., (2021). Students’ writing anxiety and its correlation with their writing performance. </w:t>
      </w:r>
      <w:r>
        <w:rPr>
          <w:rFonts w:ascii="Times New Roman" w:hAnsi="Times New Roman"/>
          <w:i/>
          <w:sz w:val="24"/>
          <w:szCs w:val="24"/>
        </w:rPr>
        <w:t>English education journal</w:t>
      </w:r>
      <w:r>
        <w:rPr>
          <w:rFonts w:ascii="Times New Roman" w:hAnsi="Times New Roman"/>
          <w:sz w:val="24"/>
          <w:szCs w:val="24"/>
        </w:rPr>
        <w:t xml:space="preserve">, </w:t>
      </w:r>
      <w:r>
        <w:rPr>
          <w:rFonts w:ascii="Times New Roman" w:hAnsi="Times New Roman"/>
          <w:i/>
          <w:sz w:val="24"/>
          <w:szCs w:val="24"/>
        </w:rPr>
        <w:t>1</w:t>
      </w:r>
      <w:r>
        <w:rPr>
          <w:rFonts w:ascii="Times New Roman" w:hAnsi="Times New Roman"/>
          <w:sz w:val="24"/>
          <w:szCs w:val="24"/>
        </w:rPr>
        <w:t>(1), 21-29.</w:t>
      </w:r>
    </w:p>
    <w:p w14:paraId="06F2B918" w14:textId="77777777" w:rsidR="00CC17C1" w:rsidRDefault="00000000">
      <w:pPr>
        <w:ind w:left="709" w:hanging="709"/>
        <w:jc w:val="both"/>
        <w:rPr>
          <w:rFonts w:ascii="Times New Roman" w:hAnsi="Times New Roman"/>
          <w:sz w:val="24"/>
          <w:szCs w:val="24"/>
        </w:rPr>
      </w:pPr>
      <w:r>
        <w:rPr>
          <w:rFonts w:ascii="Times New Roman" w:hAnsi="Times New Roman"/>
          <w:sz w:val="24"/>
          <w:szCs w:val="24"/>
        </w:rPr>
        <w:t xml:space="preserve">Sayuri, (2016). English speaking problems of EFL learners of mulawarman university. </w:t>
      </w:r>
      <w:r>
        <w:rPr>
          <w:rFonts w:ascii="Times New Roman" w:hAnsi="Times New Roman"/>
          <w:i/>
          <w:sz w:val="24"/>
          <w:szCs w:val="24"/>
        </w:rPr>
        <w:t>Journal of EFL and Linguistics</w:t>
      </w:r>
      <w:r>
        <w:rPr>
          <w:rFonts w:ascii="Times New Roman" w:hAnsi="Times New Roman"/>
          <w:sz w:val="24"/>
          <w:szCs w:val="24"/>
        </w:rPr>
        <w:t xml:space="preserve">, </w:t>
      </w:r>
      <w:r>
        <w:rPr>
          <w:rFonts w:ascii="Times New Roman" w:hAnsi="Times New Roman"/>
          <w:i/>
          <w:sz w:val="24"/>
          <w:szCs w:val="24"/>
        </w:rPr>
        <w:t>1</w:t>
      </w:r>
      <w:r>
        <w:rPr>
          <w:rFonts w:ascii="Times New Roman" w:hAnsi="Times New Roman"/>
          <w:sz w:val="24"/>
          <w:szCs w:val="24"/>
        </w:rPr>
        <w:t>(1), 47-61. doi: 10.21462/ijefl.v1i1.</w:t>
      </w:r>
    </w:p>
    <w:p w14:paraId="28B37043" w14:textId="77777777" w:rsidR="00CC17C1" w:rsidRDefault="00000000">
      <w:pPr>
        <w:pStyle w:val="NormalWeb"/>
        <w:spacing w:before="0" w:beforeAutospacing="0" w:after="0" w:afterAutospacing="0"/>
        <w:ind w:left="720" w:hanging="720"/>
        <w:jc w:val="both"/>
      </w:pPr>
      <w:r>
        <w:t xml:space="preserve">Topuzkanamis, E. (2015). The Effect of teching writing strategies on Turkish language teaching department freshman students‘ writing apprehension. </w:t>
      </w:r>
      <w:r>
        <w:rPr>
          <w:i/>
        </w:rPr>
        <w:t>Journal of Language and Literature Education</w:t>
      </w:r>
      <w:r>
        <w:t xml:space="preserve">. </w:t>
      </w:r>
      <w:r>
        <w:rPr>
          <w:i/>
        </w:rPr>
        <w:t>13</w:t>
      </w:r>
      <w:r>
        <w:t>, 97-110.</w:t>
      </w:r>
    </w:p>
    <w:p w14:paraId="06E68A11" w14:textId="77777777" w:rsidR="00CC17C1" w:rsidRDefault="00000000">
      <w:pPr>
        <w:pStyle w:val="NormalWeb"/>
        <w:spacing w:before="0" w:beforeAutospacing="0" w:after="0" w:afterAutospacing="0"/>
        <w:ind w:left="720" w:hanging="720"/>
        <w:jc w:val="both"/>
      </w:pPr>
      <w:r>
        <w:t xml:space="preserve">Wahyuni, S., &amp;Umam, C., (2022).An analysis on writing anxiety of Indonesian EFL college learners. </w:t>
      </w:r>
      <w:r>
        <w:rPr>
          <w:i/>
          <w:iCs/>
        </w:rPr>
        <w:t>JEELS (Journal of English Education and Linguistics Studies)</w:t>
      </w:r>
      <w:r>
        <w:t xml:space="preserve">, </w:t>
      </w:r>
      <w:r>
        <w:rPr>
          <w:i/>
          <w:iCs/>
        </w:rPr>
        <w:t>4</w:t>
      </w:r>
      <w:r>
        <w:t xml:space="preserve">(1), 105–128. </w:t>
      </w:r>
      <w:hyperlink r:id="rId17" w:history="1">
        <w:r w:rsidR="00CC17C1">
          <w:rPr>
            <w:rStyle w:val="Hyperlink"/>
          </w:rPr>
          <w:t>https://doi.org/10.30762/jeels.v4i1.51</w:t>
        </w:r>
      </w:hyperlink>
    </w:p>
    <w:p w14:paraId="554B6BD7" w14:textId="77777777" w:rsidR="00CC17C1" w:rsidRDefault="00000000">
      <w:pPr>
        <w:ind w:left="709" w:hanging="709"/>
        <w:jc w:val="both"/>
        <w:rPr>
          <w:rFonts w:ascii="Times New Roman" w:hAnsi="Times New Roman"/>
          <w:sz w:val="24"/>
          <w:szCs w:val="24"/>
        </w:rPr>
      </w:pPr>
      <w:r>
        <w:rPr>
          <w:rFonts w:ascii="Times New Roman" w:hAnsi="Times New Roman"/>
          <w:sz w:val="24"/>
          <w:szCs w:val="24"/>
        </w:rPr>
        <w:t xml:space="preserve">Zhang, H. (2011). </w:t>
      </w:r>
      <w:r>
        <w:rPr>
          <w:rFonts w:ascii="Times New Roman" w:hAnsi="Times New Roman"/>
          <w:i/>
          <w:sz w:val="24"/>
          <w:szCs w:val="24"/>
        </w:rPr>
        <w:t>A study on ESL writing anxiety among Chinese English major- causes, effects and coping strategies for ESL writing anxiety</w:t>
      </w:r>
      <w:r>
        <w:rPr>
          <w:rFonts w:ascii="Times New Roman" w:hAnsi="Times New Roman"/>
          <w:sz w:val="24"/>
          <w:szCs w:val="24"/>
        </w:rPr>
        <w:t xml:space="preserve"> [Unpublished </w:t>
      </w:r>
      <w:r>
        <w:rPr>
          <w:rFonts w:ascii="Times New Roman" w:hAnsi="Times New Roman"/>
          <w:sz w:val="24"/>
          <w:szCs w:val="24"/>
          <w:lang w:val="en-US"/>
        </w:rPr>
        <w:t>M</w:t>
      </w:r>
      <w:r>
        <w:rPr>
          <w:rFonts w:ascii="Times New Roman" w:hAnsi="Times New Roman"/>
          <w:sz w:val="24"/>
          <w:szCs w:val="24"/>
        </w:rPr>
        <w:t xml:space="preserve">aster’s </w:t>
      </w:r>
      <w:r>
        <w:rPr>
          <w:rFonts w:ascii="Times New Roman" w:hAnsi="Times New Roman"/>
          <w:sz w:val="24"/>
          <w:szCs w:val="24"/>
          <w:lang w:val="en-US"/>
        </w:rPr>
        <w:t>T</w:t>
      </w:r>
      <w:r>
        <w:rPr>
          <w:rFonts w:ascii="Times New Roman" w:hAnsi="Times New Roman"/>
          <w:sz w:val="24"/>
          <w:szCs w:val="24"/>
        </w:rPr>
        <w:t>hesis</w:t>
      </w:r>
      <w:r>
        <w:rPr>
          <w:rFonts w:ascii="Times New Roman" w:hAnsi="Times New Roman"/>
          <w:sz w:val="24"/>
          <w:szCs w:val="24"/>
          <w:lang w:val="en-US"/>
        </w:rPr>
        <w:t xml:space="preserve">, </w:t>
      </w:r>
      <w:r>
        <w:rPr>
          <w:rFonts w:ascii="Times New Roman" w:hAnsi="Times New Roman"/>
          <w:sz w:val="24"/>
          <w:szCs w:val="24"/>
        </w:rPr>
        <w:t>Kristianstad University of Sweden]</w:t>
      </w:r>
      <w:r>
        <w:rPr>
          <w:rFonts w:ascii="Times New Roman" w:hAnsi="Times New Roman"/>
          <w:sz w:val="24"/>
          <w:szCs w:val="24"/>
          <w:lang w:val="en-US"/>
        </w:rPr>
        <w:t xml:space="preserve">. </w:t>
      </w:r>
    </w:p>
    <w:p w14:paraId="497503C0" w14:textId="77777777" w:rsidR="00CC17C1" w:rsidRDefault="00CC17C1">
      <w:pPr>
        <w:jc w:val="both"/>
        <w:rPr>
          <w:rFonts w:ascii="Times New Roman" w:hAnsi="Times New Roman"/>
          <w:b/>
          <w:sz w:val="24"/>
          <w:szCs w:val="24"/>
        </w:rPr>
      </w:pPr>
    </w:p>
    <w:p w14:paraId="291DC520" w14:textId="77777777" w:rsidR="00CC17C1" w:rsidRDefault="00CC17C1">
      <w:pPr>
        <w:jc w:val="both"/>
        <w:rPr>
          <w:rFonts w:ascii="Times New Roman" w:hAnsi="Times New Roman"/>
          <w:sz w:val="24"/>
          <w:szCs w:val="24"/>
        </w:rPr>
      </w:pPr>
    </w:p>
    <w:p w14:paraId="7620376F" w14:textId="77777777" w:rsidR="00CC17C1" w:rsidRDefault="00CC17C1">
      <w:pPr>
        <w:ind w:left="709" w:hanging="709"/>
        <w:jc w:val="both"/>
        <w:outlineLvl w:val="0"/>
        <w:rPr>
          <w:rFonts w:ascii="Times New Roman" w:hAnsi="Times New Roman"/>
          <w:sz w:val="24"/>
          <w:szCs w:val="24"/>
        </w:rPr>
      </w:pPr>
    </w:p>
    <w:p w14:paraId="4CFBA338" w14:textId="77777777" w:rsidR="00CC17C1" w:rsidRDefault="00CC17C1">
      <w:pPr>
        <w:jc w:val="both"/>
        <w:rPr>
          <w:rFonts w:ascii="Times New Roman" w:hAnsi="Times New Roman"/>
          <w:sz w:val="24"/>
          <w:szCs w:val="24"/>
        </w:rPr>
      </w:pPr>
    </w:p>
    <w:p w14:paraId="6CB18BF5" w14:textId="77777777" w:rsidR="00CC17C1" w:rsidRDefault="00CC17C1">
      <w:pPr>
        <w:pStyle w:val="E-JOURNALHeading1"/>
        <w:spacing w:before="0" w:after="0"/>
        <w:contextualSpacing/>
        <w:jc w:val="both"/>
        <w:rPr>
          <w:sz w:val="24"/>
          <w:szCs w:val="24"/>
          <w:lang w:val="id-ID"/>
        </w:rPr>
      </w:pPr>
    </w:p>
    <w:sectPr w:rsidR="00CC17C1">
      <w:headerReference w:type="even" r:id="rId18"/>
      <w:headerReference w:type="default" r:id="rId19"/>
      <w:type w:val="nextColumn"/>
      <w:pgSz w:w="11906" w:h="16838"/>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9" w:author="Rahma Dianti" w:date="2024-10-19T14:25:00Z" w:initials="RD">
    <w:p w14:paraId="4481D6B6" w14:textId="136755E6" w:rsidR="00925105" w:rsidRDefault="00925105">
      <w:pPr>
        <w:pStyle w:val="CommentText"/>
      </w:pPr>
      <w:r>
        <w:rPr>
          <w:rStyle w:val="CommentReference"/>
        </w:rPr>
        <w:annotationRef/>
      </w:r>
      <w:r>
        <w:t xml:space="preserve">Please elaborate more about the research method and design, instrumentation, and data analysis techniques employed in this research. </w:t>
      </w:r>
    </w:p>
  </w:comment>
  <w:comment w:id="0" w:author="Rahma Dianti" w:date="2024-10-19T14:26:00Z" w:initials="RD">
    <w:p w14:paraId="6FD526E0" w14:textId="2D29AC1E" w:rsidR="00925105" w:rsidRDefault="00925105">
      <w:pPr>
        <w:pStyle w:val="CommentText"/>
      </w:pPr>
      <w:r>
        <w:rPr>
          <w:rStyle w:val="CommentReference"/>
        </w:rPr>
        <w:annotationRef/>
      </w:r>
      <w:r>
        <w:t xml:space="preserve">Follow the journal template requirement. The limitation of words for the abstract is between 200 to 250 words. </w:t>
      </w:r>
    </w:p>
  </w:comment>
  <w:comment w:id="10" w:author="Rahma Dianti" w:date="2024-10-19T14:23:00Z" w:initials="RD">
    <w:p w14:paraId="086A7764" w14:textId="40CF5933" w:rsidR="00925105" w:rsidRDefault="00925105">
      <w:pPr>
        <w:pStyle w:val="CommentText"/>
      </w:pPr>
      <w:r>
        <w:rPr>
          <w:rStyle w:val="CommentReference"/>
        </w:rPr>
        <w:annotationRef/>
      </w:r>
      <w:r>
        <w:t>Add one or more keywords.</w:t>
      </w:r>
    </w:p>
  </w:comment>
  <w:comment w:id="12" w:author="Rahma Dianti" w:date="2024-10-19T14:35:00Z" w:initials="RD">
    <w:p w14:paraId="76535431" w14:textId="50399A08" w:rsidR="00AF1C96" w:rsidRDefault="00AF1C96">
      <w:pPr>
        <w:pStyle w:val="CommentText"/>
      </w:pPr>
      <w:r>
        <w:rPr>
          <w:rStyle w:val="CommentReference"/>
        </w:rPr>
        <w:annotationRef/>
      </w:r>
      <w:r>
        <w:t>Please strengthen this idea with some rationales a</w:t>
      </w:r>
      <w:r w:rsidR="00226C3B">
        <w:t>s</w:t>
      </w:r>
      <w:r>
        <w:t> to why these four skills are essential.</w:t>
      </w:r>
    </w:p>
  </w:comment>
  <w:comment w:id="15" w:author="Rahma Dianti" w:date="2024-10-19T14:52:00Z" w:initials="RD">
    <w:p w14:paraId="49C84C1F" w14:textId="2D1E229B" w:rsidR="005C7CB9" w:rsidRDefault="005C7CB9">
      <w:pPr>
        <w:pStyle w:val="CommentText"/>
      </w:pPr>
      <w:r>
        <w:rPr>
          <w:rStyle w:val="CommentReference"/>
        </w:rPr>
        <w:annotationRef/>
      </w:r>
      <w:r w:rsidR="00000000">
        <w:rPr>
          <w:noProof/>
        </w:rPr>
        <w:t>who says so?</w:t>
      </w:r>
    </w:p>
  </w:comment>
  <w:comment w:id="26" w:author="Rahma Dianti" w:date="2024-10-19T14:57:00Z" w:initials="RD">
    <w:p w14:paraId="058C0D66" w14:textId="5D2A5F52" w:rsidR="00B8519C" w:rsidRDefault="00B8519C">
      <w:pPr>
        <w:pStyle w:val="CommentText"/>
      </w:pPr>
      <w:r>
        <w:rPr>
          <w:rStyle w:val="CommentReference"/>
        </w:rPr>
        <w:annotationRef/>
      </w:r>
      <w:r>
        <w:t>w</w:t>
      </w:r>
      <w:r w:rsidR="00000000">
        <w:rPr>
          <w:noProof/>
        </w:rPr>
        <w:t>ho says so? add supporting ideas</w:t>
      </w:r>
    </w:p>
  </w:comment>
  <w:comment w:id="30" w:author="Rahma Dianti" w:date="2024-10-19T15:03:00Z" w:initials="RD">
    <w:p w14:paraId="7FAF004E" w14:textId="4CB9A2E7" w:rsidR="00B8519C" w:rsidRDefault="00B8519C">
      <w:pPr>
        <w:pStyle w:val="CommentText"/>
      </w:pPr>
      <w:r>
        <w:rPr>
          <w:rStyle w:val="CommentReference"/>
        </w:rPr>
        <w:annotationRef/>
      </w:r>
      <w:r w:rsidR="00000000">
        <w:rPr>
          <w:noProof/>
        </w:rPr>
        <w:t xml:space="preserve">please use effective </w:t>
      </w:r>
      <w:r w:rsidR="00000000">
        <w:rPr>
          <w:noProof/>
        </w:rPr>
        <w:t>sent</w:t>
      </w:r>
      <w:r w:rsidR="00000000">
        <w:rPr>
          <w:noProof/>
        </w:rPr>
        <w:t>en</w:t>
      </w:r>
      <w:r w:rsidR="00000000">
        <w:rPr>
          <w:noProof/>
        </w:rPr>
        <w:t>ce to restate this one.</w:t>
      </w:r>
    </w:p>
  </w:comment>
  <w:comment w:id="36" w:author="Rahma Dianti" w:date="2024-10-19T15:09:00Z" w:initials="RD">
    <w:p w14:paraId="5734FC4F" w14:textId="2CAA9E05" w:rsidR="008E5AA1" w:rsidRDefault="008E5AA1">
      <w:pPr>
        <w:pStyle w:val="CommentText"/>
      </w:pPr>
      <w:r>
        <w:rPr>
          <w:rStyle w:val="CommentReference"/>
        </w:rPr>
        <w:annotationRef/>
      </w:r>
      <w:r w:rsidR="00000000">
        <w:rPr>
          <w:noProof/>
        </w:rPr>
        <w:t>please add research gap that</w:t>
      </w:r>
      <w:r w:rsidR="00000000">
        <w:rPr>
          <w:noProof/>
        </w:rPr>
        <w:t xml:space="preserve"> becomes the rationale why th</w:t>
      </w:r>
      <w:r w:rsidR="00000000">
        <w:rPr>
          <w:noProof/>
        </w:rPr>
        <w:t>is research needs to be done.</w:t>
      </w:r>
    </w:p>
  </w:comment>
  <w:comment w:id="38" w:author="Rahma Dianti" w:date="2024-10-19T15:26:00Z" w:initials="RD">
    <w:p w14:paraId="35D8C072" w14:textId="2CA3947A" w:rsidR="003C03EB" w:rsidRDefault="003C03EB">
      <w:pPr>
        <w:pStyle w:val="CommentText"/>
      </w:pPr>
      <w:r>
        <w:rPr>
          <w:rStyle w:val="CommentReference"/>
        </w:rPr>
        <w:annotationRef/>
      </w:r>
      <w:r w:rsidR="00000000">
        <w:rPr>
          <w:noProof/>
        </w:rPr>
        <w:t>A</w:t>
      </w:r>
      <w:r w:rsidR="00000000">
        <w:rPr>
          <w:noProof/>
        </w:rPr>
        <w:t>dd reseacrh limitations</w:t>
      </w:r>
    </w:p>
  </w:comment>
  <w:comment w:id="43" w:author="Rahma Dianti" w:date="2024-10-19T15:11:00Z" w:initials="RD">
    <w:p w14:paraId="354CAFC1" w14:textId="374083FD" w:rsidR="008E5AA1" w:rsidRDefault="008E5AA1">
      <w:pPr>
        <w:pStyle w:val="CommentText"/>
      </w:pPr>
      <w:r>
        <w:rPr>
          <w:rStyle w:val="CommentReference"/>
        </w:rPr>
        <w:annotationRef/>
      </w:r>
      <w:r>
        <w:t>p</w:t>
      </w:r>
      <w:r w:rsidR="00000000">
        <w:rPr>
          <w:noProof/>
        </w:rPr>
        <w:t>lease provide the criteria in taking the sample.</w:t>
      </w:r>
    </w:p>
  </w:comment>
  <w:comment w:id="48" w:author="Rahma Dianti" w:date="2024-10-19T15:15:00Z" w:initials="RD">
    <w:p w14:paraId="1F3D0140" w14:textId="31C2CE4A" w:rsidR="008E5AA1" w:rsidRDefault="008E5AA1">
      <w:pPr>
        <w:pStyle w:val="CommentText"/>
      </w:pPr>
      <w:r>
        <w:rPr>
          <w:rStyle w:val="CommentReference"/>
        </w:rPr>
        <w:annotationRef/>
      </w:r>
      <w:r w:rsidR="00000000">
        <w:rPr>
          <w:noProof/>
        </w:rPr>
        <w:t>foll</w:t>
      </w:r>
      <w:r w:rsidR="00000000">
        <w:rPr>
          <w:noProof/>
        </w:rPr>
        <w:t xml:space="preserve">ow </w:t>
      </w:r>
      <w:r w:rsidR="00000000">
        <w:rPr>
          <w:noProof/>
        </w:rPr>
        <w:t>the journal template</w:t>
      </w:r>
    </w:p>
  </w:comment>
  <w:comment w:id="49" w:author="Rahma Dianti" w:date="2024-10-19T15:16:00Z" w:initials="RD">
    <w:p w14:paraId="5F5D3647" w14:textId="1ED6EB1D" w:rsidR="008E5AA1" w:rsidRDefault="008E5AA1">
      <w:pPr>
        <w:pStyle w:val="CommentText"/>
      </w:pPr>
      <w:r>
        <w:rPr>
          <w:rStyle w:val="CommentReference"/>
        </w:rPr>
        <w:annotationRef/>
      </w:r>
      <w:r w:rsidR="00000000">
        <w:rPr>
          <w:noProof/>
        </w:rPr>
        <w:t>Follow the journal template</w:t>
      </w:r>
    </w:p>
  </w:comment>
  <w:comment w:id="50" w:author="Rahma Dianti" w:date="2024-10-19T15:17:00Z" w:initials="RD">
    <w:p w14:paraId="06353735" w14:textId="08E210F2" w:rsidR="003C03EB" w:rsidRDefault="003C03EB">
      <w:pPr>
        <w:pStyle w:val="CommentText"/>
      </w:pPr>
      <w:r>
        <w:rPr>
          <w:rStyle w:val="CommentReference"/>
        </w:rPr>
        <w:annotationRef/>
      </w:r>
      <w:r w:rsidR="00000000">
        <w:rPr>
          <w:noProof/>
        </w:rPr>
        <w:t>What numbers are th</w:t>
      </w:r>
      <w:r w:rsidR="00000000">
        <w:rPr>
          <w:noProof/>
        </w:rPr>
        <w:t>ese?</w:t>
      </w:r>
    </w:p>
  </w:comment>
  <w:comment w:id="53" w:author="Rahma Dianti" w:date="2024-10-19T15:19:00Z" w:initials="RD">
    <w:p w14:paraId="4A3BE7D0" w14:textId="06B3FAD5" w:rsidR="003C03EB" w:rsidRDefault="003C03EB">
      <w:pPr>
        <w:pStyle w:val="CommentText"/>
      </w:pPr>
      <w:r>
        <w:rPr>
          <w:rStyle w:val="CommentReference"/>
        </w:rPr>
        <w:annotationRef/>
      </w:r>
      <w:r w:rsidR="00000000">
        <w:rPr>
          <w:noProof/>
        </w:rPr>
        <w:t>Please elaborate more about these indicators.</w:t>
      </w:r>
    </w:p>
  </w:comment>
  <w:comment w:id="63" w:author="Rahma Dianti" w:date="2024-10-19T15:22:00Z" w:initials="RD">
    <w:p w14:paraId="7E3C539D" w14:textId="77777777" w:rsidR="003C03EB" w:rsidRDefault="003C03EB">
      <w:pPr>
        <w:pStyle w:val="CommentText"/>
        <w:rPr>
          <w:noProof/>
        </w:rPr>
      </w:pPr>
      <w:r>
        <w:rPr>
          <w:rStyle w:val="CommentReference"/>
        </w:rPr>
        <w:annotationRef/>
      </w:r>
      <w:r w:rsidR="00000000">
        <w:rPr>
          <w:noProof/>
        </w:rPr>
        <w:t>correct it</w:t>
      </w:r>
    </w:p>
    <w:p w14:paraId="4BEFA8C9" w14:textId="2CF32A17" w:rsidR="003C03EB" w:rsidRDefault="003C03EB">
      <w:pPr>
        <w:pStyle w:val="CommentText"/>
      </w:pPr>
    </w:p>
  </w:comment>
  <w:comment w:id="64" w:author="Rahma Dianti" w:date="2024-10-19T15:23:00Z" w:initials="RD">
    <w:p w14:paraId="0BD145CE" w14:textId="22E19E4A" w:rsidR="003C03EB" w:rsidRDefault="003C03EB">
      <w:pPr>
        <w:pStyle w:val="CommentText"/>
      </w:pPr>
      <w:r>
        <w:rPr>
          <w:rStyle w:val="CommentReference"/>
        </w:rPr>
        <w:annotationRef/>
      </w:r>
      <w:r>
        <w:t>It</w:t>
      </w:r>
      <w:r w:rsidR="00000000">
        <w:rPr>
          <w:noProof/>
        </w:rPr>
        <w:t xml:space="preserve"> is highly recommended to delete this</w:t>
      </w:r>
    </w:p>
  </w:comment>
  <w:comment w:id="68" w:author="Rahma Dianti" w:date="2024-10-19T15:24:00Z" w:initials="RD">
    <w:p w14:paraId="49EAEAE4" w14:textId="24F5717B" w:rsidR="003C03EB" w:rsidRDefault="003C03EB">
      <w:pPr>
        <w:pStyle w:val="CommentText"/>
      </w:pPr>
      <w:r>
        <w:rPr>
          <w:rStyle w:val="CommentReference"/>
        </w:rPr>
        <w:annotationRef/>
      </w:r>
      <w:r w:rsidR="00000000">
        <w:rPr>
          <w:noProof/>
        </w:rPr>
        <w:t>correct it</w:t>
      </w:r>
    </w:p>
  </w:comment>
  <w:comment w:id="69" w:author="Rahma Dianti" w:date="2024-10-19T15:25:00Z" w:initials="RD">
    <w:p w14:paraId="090DBFAB" w14:textId="2FEA1ED7" w:rsidR="003C03EB" w:rsidRDefault="003C03EB">
      <w:pPr>
        <w:pStyle w:val="CommentText"/>
      </w:pPr>
      <w:r>
        <w:rPr>
          <w:rStyle w:val="CommentReference"/>
        </w:rPr>
        <w:annotationRef/>
      </w:r>
      <w:r w:rsidR="00000000">
        <w:rPr>
          <w:noProof/>
        </w:rPr>
        <w:t>delete it</w:t>
      </w:r>
    </w:p>
  </w:comment>
  <w:comment w:id="70" w:author="Rahma Dianti" w:date="2024-10-19T15:35:00Z" w:initials="RD">
    <w:p w14:paraId="49895FFC" w14:textId="298EA5A9" w:rsidR="00683E8E" w:rsidRDefault="00683E8E">
      <w:pPr>
        <w:pStyle w:val="CommentText"/>
      </w:pPr>
      <w:r>
        <w:rPr>
          <w:rStyle w:val="CommentReference"/>
        </w:rPr>
        <w:annotationRef/>
      </w:r>
      <w:r>
        <w:t>I</w:t>
      </w:r>
      <w:r w:rsidR="00000000">
        <w:rPr>
          <w:noProof/>
        </w:rPr>
        <w:t xml:space="preserve">t is suggested that you elaborate </w:t>
      </w:r>
      <w:r w:rsidR="00000000">
        <w:rPr>
          <w:noProof/>
        </w:rPr>
        <w:t xml:space="preserve">the interpretation for </w:t>
      </w:r>
      <w:r w:rsidR="00000000">
        <w:rPr>
          <w:noProof/>
        </w:rPr>
        <w:t xml:space="preserve">the discussion </w:t>
      </w:r>
      <w:r w:rsidR="00000000">
        <w:rPr>
          <w:noProof/>
        </w:rPr>
        <w:t>se</w:t>
      </w:r>
      <w:r w:rsidR="00000000">
        <w:rPr>
          <w:noProof/>
        </w:rPr>
        <w:t xml:space="preserve">ction </w:t>
      </w:r>
      <w:r w:rsidR="00000000">
        <w:rPr>
          <w:noProof/>
        </w:rPr>
        <w:t>chronologically based on your research obj</w:t>
      </w:r>
      <w:r w:rsidR="00000000">
        <w:rPr>
          <w:noProof/>
        </w:rPr>
        <w:t xml:space="preserve">ectives. </w:t>
      </w:r>
    </w:p>
  </w:comment>
  <w:comment w:id="71" w:author="Rahma Dianti" w:date="2024-10-19T15:28:00Z" w:initials="RD">
    <w:p w14:paraId="0D3A92F5" w14:textId="1443E3D3" w:rsidR="00683E8E" w:rsidRDefault="00683E8E">
      <w:pPr>
        <w:pStyle w:val="CommentText"/>
      </w:pPr>
      <w:r>
        <w:rPr>
          <w:rStyle w:val="CommentReference"/>
        </w:rPr>
        <w:annotationRef/>
      </w:r>
      <w:r w:rsidR="00000000">
        <w:rPr>
          <w:noProof/>
        </w:rPr>
        <w:t xml:space="preserve">Please </w:t>
      </w:r>
      <w:r w:rsidR="00000000">
        <w:rPr>
          <w:noProof/>
        </w:rPr>
        <w:t>refer to previous research to help you put a critical analysis</w:t>
      </w:r>
      <w:r w:rsidR="00000000">
        <w:rPr>
          <w:noProof/>
        </w:rPr>
        <w:t xml:space="preserve"> or strong arguments</w:t>
      </w:r>
      <w:r w:rsidR="00000000">
        <w:rPr>
          <w:noProof/>
        </w:rPr>
        <w:t xml:space="preserve"> towards your research </w:t>
      </w:r>
      <w:r w:rsidR="00000000">
        <w:rPr>
          <w:noProof/>
        </w:rPr>
        <w:t>fi</w:t>
      </w:r>
      <w:r w:rsidR="00000000">
        <w:rPr>
          <w:noProof/>
        </w:rPr>
        <w:t>ndings.</w:t>
      </w:r>
      <w:r w:rsidR="00000000">
        <w:rPr>
          <w:noProof/>
        </w:rPr>
        <w:t xml:space="preserve"> Add more references to strengthen</w:t>
      </w:r>
      <w:r w:rsidR="00000000">
        <w:rPr>
          <w:noProof/>
        </w:rPr>
        <w:t xml:space="preserve"> your claims based on the findings.</w:t>
      </w:r>
    </w:p>
  </w:comment>
  <w:comment w:id="72" w:author="Rahma Dianti" w:date="2024-10-19T15:30:00Z" w:initials="RD">
    <w:p w14:paraId="60824DA1" w14:textId="43CCD3BC" w:rsidR="00683E8E" w:rsidRDefault="00683E8E">
      <w:pPr>
        <w:pStyle w:val="CommentText"/>
      </w:pPr>
      <w:r>
        <w:rPr>
          <w:rStyle w:val="CommentReference"/>
        </w:rPr>
        <w:annotationRef/>
      </w:r>
      <w:r w:rsidR="00000000">
        <w:rPr>
          <w:noProof/>
        </w:rPr>
        <w:t xml:space="preserve">In this section, you do not have to redefine what </w:t>
      </w:r>
      <w:r w:rsidR="00000000">
        <w:rPr>
          <w:noProof/>
        </w:rPr>
        <w:t>writing anxiety is.</w:t>
      </w:r>
    </w:p>
  </w:comment>
  <w:comment w:id="78" w:author="Rahma Dianti" w:date="2024-10-19T15:37:00Z" w:initials="RD">
    <w:p w14:paraId="4BFE39BC" w14:textId="1339C238" w:rsidR="002C40F2" w:rsidRDefault="002C40F2">
      <w:pPr>
        <w:pStyle w:val="CommentText"/>
      </w:pPr>
      <w:r>
        <w:rPr>
          <w:rStyle w:val="CommentReference"/>
        </w:rPr>
        <w:annotationRef/>
      </w:r>
      <w:r w:rsidR="00000000">
        <w:rPr>
          <w:noProof/>
        </w:rPr>
        <w:t xml:space="preserve">Please </w:t>
      </w:r>
      <w:r w:rsidR="00000000">
        <w:rPr>
          <w:noProof/>
        </w:rPr>
        <w:t>elaborate</w:t>
      </w:r>
      <w:r w:rsidR="00000000">
        <w:rPr>
          <w:noProof/>
        </w:rPr>
        <w:t xml:space="preserve"> them in a</w:t>
      </w:r>
      <w:r w:rsidR="00000000">
        <w:rPr>
          <w:noProof/>
        </w:rPr>
        <w:t xml:space="preserve"> body paragrap</w:t>
      </w:r>
      <w:r w:rsidR="00000000">
        <w:rPr>
          <w:noProof/>
        </w:rPr>
        <w:t>h</w:t>
      </w:r>
      <w:r w:rsidR="00000000">
        <w:rPr>
          <w:noProof/>
        </w:rPr>
        <w:t xml:space="preserve"> and focus on </w:t>
      </w:r>
      <w:r w:rsidR="00000000">
        <w:rPr>
          <w:noProof/>
        </w:rPr>
        <w:t>explaining what can be concluded from your</w:t>
      </w:r>
      <w:r w:rsidR="00000000">
        <w:rPr>
          <w:noProof/>
        </w:rPr>
        <w:t xml:space="preserve"> research.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481D6B6" w15:done="0"/>
  <w15:commentEx w15:paraId="6FD526E0" w15:done="0"/>
  <w15:commentEx w15:paraId="086A7764" w15:done="0"/>
  <w15:commentEx w15:paraId="76535431" w15:done="0"/>
  <w15:commentEx w15:paraId="49C84C1F" w15:done="0"/>
  <w15:commentEx w15:paraId="058C0D66" w15:done="0"/>
  <w15:commentEx w15:paraId="7FAF004E" w15:done="0"/>
  <w15:commentEx w15:paraId="5734FC4F" w15:done="0"/>
  <w15:commentEx w15:paraId="35D8C072" w15:done="0"/>
  <w15:commentEx w15:paraId="354CAFC1" w15:done="0"/>
  <w15:commentEx w15:paraId="1F3D0140" w15:done="0"/>
  <w15:commentEx w15:paraId="5F5D3647" w15:done="0"/>
  <w15:commentEx w15:paraId="06353735" w15:done="0"/>
  <w15:commentEx w15:paraId="4A3BE7D0" w15:done="0"/>
  <w15:commentEx w15:paraId="4BEFA8C9" w15:done="0"/>
  <w15:commentEx w15:paraId="0BD145CE" w15:done="0"/>
  <w15:commentEx w15:paraId="49EAEAE4" w15:done="0"/>
  <w15:commentEx w15:paraId="090DBFAB" w15:done="0"/>
  <w15:commentEx w15:paraId="49895FFC" w15:done="0"/>
  <w15:commentEx w15:paraId="0D3A92F5" w15:done="0"/>
  <w15:commentEx w15:paraId="60824DA1" w15:done="0"/>
  <w15:commentEx w15:paraId="4BFE39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531CEA3" w16cex:dateUtc="2024-10-19T07:25:00Z"/>
  <w16cex:commentExtensible w16cex:durableId="63A5A87B" w16cex:dateUtc="2024-10-19T07:26:00Z"/>
  <w16cex:commentExtensible w16cex:durableId="6F5C3A66" w16cex:dateUtc="2024-10-19T07:23:00Z"/>
  <w16cex:commentExtensible w16cex:durableId="074C55A7" w16cex:dateUtc="2024-10-19T07:35:00Z"/>
  <w16cex:commentExtensible w16cex:durableId="27EBCF69" w16cex:dateUtc="2024-10-19T07:52:00Z"/>
  <w16cex:commentExtensible w16cex:durableId="780ACB17" w16cex:dateUtc="2024-10-19T07:57:00Z"/>
  <w16cex:commentExtensible w16cex:durableId="4DBE7E7B" w16cex:dateUtc="2024-10-19T08:03:00Z"/>
  <w16cex:commentExtensible w16cex:durableId="22BA0CE2" w16cex:dateUtc="2024-10-19T08:09:00Z"/>
  <w16cex:commentExtensible w16cex:durableId="4C36F156" w16cex:dateUtc="2024-10-19T08:26:00Z"/>
  <w16cex:commentExtensible w16cex:durableId="35EE7D8E" w16cex:dateUtc="2024-10-19T08:11:00Z"/>
  <w16cex:commentExtensible w16cex:durableId="5DA7939C" w16cex:dateUtc="2024-10-19T08:15:00Z"/>
  <w16cex:commentExtensible w16cex:durableId="6C7189C8" w16cex:dateUtc="2024-10-19T08:16:00Z"/>
  <w16cex:commentExtensible w16cex:durableId="4FBD014E" w16cex:dateUtc="2024-10-19T08:17:00Z"/>
  <w16cex:commentExtensible w16cex:durableId="4A3A24B7" w16cex:dateUtc="2024-10-19T08:19:00Z"/>
  <w16cex:commentExtensible w16cex:durableId="328C83BA" w16cex:dateUtc="2024-10-19T08:22:00Z"/>
  <w16cex:commentExtensible w16cex:durableId="35C96BD9" w16cex:dateUtc="2024-10-19T08:23:00Z"/>
  <w16cex:commentExtensible w16cex:durableId="402BF9B3" w16cex:dateUtc="2024-10-19T08:24:00Z"/>
  <w16cex:commentExtensible w16cex:durableId="2C52F205" w16cex:dateUtc="2024-10-19T08:25:00Z"/>
  <w16cex:commentExtensible w16cex:durableId="374A1FC6" w16cex:dateUtc="2024-10-19T08:35:00Z"/>
  <w16cex:commentExtensible w16cex:durableId="19410BE2" w16cex:dateUtc="2024-10-19T08:28:00Z"/>
  <w16cex:commentExtensible w16cex:durableId="0075E115" w16cex:dateUtc="2024-10-19T08:30:00Z"/>
  <w16cex:commentExtensible w16cex:durableId="44D104E4" w16cex:dateUtc="2024-10-19T08: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481D6B6" w16cid:durableId="4531CEA3"/>
  <w16cid:commentId w16cid:paraId="6FD526E0" w16cid:durableId="63A5A87B"/>
  <w16cid:commentId w16cid:paraId="086A7764" w16cid:durableId="6F5C3A66"/>
  <w16cid:commentId w16cid:paraId="76535431" w16cid:durableId="074C55A7"/>
  <w16cid:commentId w16cid:paraId="49C84C1F" w16cid:durableId="27EBCF69"/>
  <w16cid:commentId w16cid:paraId="058C0D66" w16cid:durableId="780ACB17"/>
  <w16cid:commentId w16cid:paraId="7FAF004E" w16cid:durableId="4DBE7E7B"/>
  <w16cid:commentId w16cid:paraId="5734FC4F" w16cid:durableId="22BA0CE2"/>
  <w16cid:commentId w16cid:paraId="35D8C072" w16cid:durableId="4C36F156"/>
  <w16cid:commentId w16cid:paraId="354CAFC1" w16cid:durableId="35EE7D8E"/>
  <w16cid:commentId w16cid:paraId="1F3D0140" w16cid:durableId="5DA7939C"/>
  <w16cid:commentId w16cid:paraId="5F5D3647" w16cid:durableId="6C7189C8"/>
  <w16cid:commentId w16cid:paraId="06353735" w16cid:durableId="4FBD014E"/>
  <w16cid:commentId w16cid:paraId="4A3BE7D0" w16cid:durableId="4A3A24B7"/>
  <w16cid:commentId w16cid:paraId="4BEFA8C9" w16cid:durableId="328C83BA"/>
  <w16cid:commentId w16cid:paraId="0BD145CE" w16cid:durableId="35C96BD9"/>
  <w16cid:commentId w16cid:paraId="49EAEAE4" w16cid:durableId="402BF9B3"/>
  <w16cid:commentId w16cid:paraId="090DBFAB" w16cid:durableId="2C52F205"/>
  <w16cid:commentId w16cid:paraId="49895FFC" w16cid:durableId="374A1FC6"/>
  <w16cid:commentId w16cid:paraId="0D3A92F5" w16cid:durableId="19410BE2"/>
  <w16cid:commentId w16cid:paraId="60824DA1" w16cid:durableId="0075E115"/>
  <w16cid:commentId w16cid:paraId="4BFE39BC" w16cid:durableId="44D104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6561B6" w14:textId="77777777" w:rsidR="00C30BF3" w:rsidRDefault="00C30BF3">
      <w:r>
        <w:separator/>
      </w:r>
    </w:p>
  </w:endnote>
  <w:endnote w:type="continuationSeparator" w:id="0">
    <w:p w14:paraId="6C36F27E" w14:textId="77777777" w:rsidR="00C30BF3" w:rsidRDefault="00C30B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imesNewRomanPS">
    <w:altName w:val="Times New Roman"/>
    <w:charset w:val="00"/>
    <w:family w:val="roman"/>
    <w:pitch w:val="default"/>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2212362"/>
      <w:docPartObj>
        <w:docPartGallery w:val="AutoText"/>
      </w:docPartObj>
    </w:sdtPr>
    <w:sdtContent>
      <w:p w14:paraId="542698F0" w14:textId="77777777" w:rsidR="00CC17C1" w:rsidRDefault="00000000">
        <w:pPr>
          <w:pStyle w:val="Footer"/>
          <w:jc w:val="right"/>
        </w:pPr>
        <w:r>
          <w:fldChar w:fldCharType="begin"/>
        </w:r>
        <w:r>
          <w:instrText xml:space="preserve"> PAGE   \* MERGEFORMAT </w:instrText>
        </w:r>
        <w:r>
          <w:fldChar w:fldCharType="separate"/>
        </w:r>
        <w:r>
          <w:t>3</w:t>
        </w:r>
        <w:r>
          <w:fldChar w:fldCharType="end"/>
        </w:r>
      </w:p>
    </w:sdtContent>
  </w:sdt>
  <w:p w14:paraId="67C62100" w14:textId="77777777" w:rsidR="00CC17C1" w:rsidRDefault="00CC17C1">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7615B0" w14:textId="77777777" w:rsidR="00C30BF3" w:rsidRDefault="00C30BF3">
      <w:r>
        <w:separator/>
      </w:r>
    </w:p>
  </w:footnote>
  <w:footnote w:type="continuationSeparator" w:id="0">
    <w:p w14:paraId="41CA64F8" w14:textId="77777777" w:rsidR="00C30BF3" w:rsidRDefault="00C30B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84D721" w14:textId="77777777" w:rsidR="00CC17C1" w:rsidRDefault="00000000">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p>
  <w:p w14:paraId="423DEDF2" w14:textId="77777777" w:rsidR="00CC17C1" w:rsidRDefault="00000000">
    <w:pPr>
      <w:pStyle w:val="Header"/>
      <w:tabs>
        <w:tab w:val="right" w:pos="8505"/>
      </w:tabs>
      <w:rPr>
        <w:rFonts w:ascii="Calibri" w:hAnsi="Calibri" w:cs="Calibri"/>
      </w:rPr>
    </w:pPr>
    <w:r>
      <w:rPr>
        <w:noProof/>
        <w:lang w:val="id-ID" w:eastAsia="id-ID"/>
      </w:rPr>
      <mc:AlternateContent>
        <mc:Choice Requires="wps">
          <w:drawing>
            <wp:anchor distT="0" distB="0" distL="114300" distR="114300" simplePos="0" relativeHeight="251661312" behindDoc="0" locked="0" layoutInCell="1" allowOverlap="1" wp14:anchorId="3D0EE956" wp14:editId="001A5499">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503F1A4A"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392B62" w14:textId="77777777" w:rsidR="00CC17C1" w:rsidRDefault="00CC17C1">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10B47E" w14:textId="77777777" w:rsidR="00CC17C1" w:rsidRDefault="00000000">
    <w:pPr>
      <w:pStyle w:val="Header"/>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r>
      <w:rPr>
        <w:rFonts w:ascii="Times New Roman" w:hAnsi="Times New Roman"/>
        <w:lang w:val="id-ID"/>
      </w:rPr>
      <w:tab/>
    </w:r>
  </w:p>
  <w:p w14:paraId="47E9169F" w14:textId="77777777" w:rsidR="00CC17C1" w:rsidRDefault="00000000">
    <w:pPr>
      <w:pStyle w:val="Header"/>
      <w:tabs>
        <w:tab w:val="right" w:pos="8505"/>
      </w:tabs>
      <w:rPr>
        <w:rFonts w:ascii="Calibri" w:hAnsi="Calibri" w:cs="Calibri"/>
        <w:lang w:val="id-ID"/>
      </w:rPr>
    </w:pPr>
    <w:r>
      <w:rPr>
        <w:noProof/>
        <w:lang w:val="id-ID" w:eastAsia="id-ID"/>
      </w:rPr>
      <mc:AlternateContent>
        <mc:Choice Requires="wps">
          <w:drawing>
            <wp:anchor distT="0" distB="0" distL="114300" distR="114300" simplePos="0" relativeHeight="251662336" behindDoc="0" locked="0" layoutInCell="1" allowOverlap="1" wp14:anchorId="0D2C2895" wp14:editId="721D9C0B">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69BEE303"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78304A"/>
    <w:multiLevelType w:val="multilevel"/>
    <w:tmpl w:val="5178304A"/>
    <w:lvl w:ilvl="0">
      <w:start w:val="1"/>
      <w:numFmt w:val="decimal"/>
      <w:lvlText w:val="%1."/>
      <w:lvlJc w:val="left"/>
      <w:pPr>
        <w:ind w:left="1702" w:hanging="284"/>
        <w:jc w:val="left"/>
      </w:pPr>
      <w:rPr>
        <w:rFonts w:ascii="Times New Roman" w:eastAsia="Times New Roman" w:hAnsi="Times New Roman" w:cs="Times New Roman" w:hint="default"/>
        <w:w w:val="100"/>
        <w:sz w:val="24"/>
        <w:szCs w:val="24"/>
        <w:lang w:val="en-US" w:eastAsia="en-US" w:bidi="ar-SA"/>
      </w:rPr>
    </w:lvl>
    <w:lvl w:ilvl="1">
      <w:start w:val="1"/>
      <w:numFmt w:val="lowerLetter"/>
      <w:lvlText w:val="%2."/>
      <w:lvlJc w:val="left"/>
      <w:pPr>
        <w:ind w:left="2582" w:hanging="361"/>
        <w:jc w:val="left"/>
      </w:pPr>
      <w:rPr>
        <w:rFonts w:ascii="Times New Roman" w:eastAsia="Times New Roman" w:hAnsi="Times New Roman" w:cs="Times New Roman" w:hint="default"/>
        <w:color w:val="000104"/>
        <w:spacing w:val="-1"/>
        <w:w w:val="100"/>
        <w:sz w:val="24"/>
        <w:szCs w:val="24"/>
        <w:lang w:val="en-US" w:eastAsia="en-US" w:bidi="ar-SA"/>
      </w:rPr>
    </w:lvl>
    <w:lvl w:ilvl="2">
      <w:numFmt w:val="bullet"/>
      <w:lvlText w:val="•"/>
      <w:lvlJc w:val="left"/>
      <w:pPr>
        <w:ind w:left="3426" w:hanging="361"/>
      </w:pPr>
      <w:rPr>
        <w:rFonts w:hint="default"/>
        <w:lang w:val="en-US" w:eastAsia="en-US" w:bidi="ar-SA"/>
      </w:rPr>
    </w:lvl>
    <w:lvl w:ilvl="3">
      <w:numFmt w:val="bullet"/>
      <w:lvlText w:val="•"/>
      <w:lvlJc w:val="left"/>
      <w:pPr>
        <w:ind w:left="4273" w:hanging="361"/>
      </w:pPr>
      <w:rPr>
        <w:rFonts w:hint="default"/>
        <w:lang w:val="en-US" w:eastAsia="en-US" w:bidi="ar-SA"/>
      </w:rPr>
    </w:lvl>
    <w:lvl w:ilvl="4">
      <w:numFmt w:val="bullet"/>
      <w:lvlText w:val="•"/>
      <w:lvlJc w:val="left"/>
      <w:pPr>
        <w:ind w:left="5120" w:hanging="361"/>
      </w:pPr>
      <w:rPr>
        <w:rFonts w:hint="default"/>
        <w:lang w:val="en-US" w:eastAsia="en-US" w:bidi="ar-SA"/>
      </w:rPr>
    </w:lvl>
    <w:lvl w:ilvl="5">
      <w:numFmt w:val="bullet"/>
      <w:lvlText w:val="•"/>
      <w:lvlJc w:val="left"/>
      <w:pPr>
        <w:ind w:left="5966" w:hanging="361"/>
      </w:pPr>
      <w:rPr>
        <w:rFonts w:hint="default"/>
        <w:lang w:val="en-US" w:eastAsia="en-US" w:bidi="ar-SA"/>
      </w:rPr>
    </w:lvl>
    <w:lvl w:ilvl="6">
      <w:numFmt w:val="bullet"/>
      <w:lvlText w:val="•"/>
      <w:lvlJc w:val="left"/>
      <w:pPr>
        <w:ind w:left="6813" w:hanging="361"/>
      </w:pPr>
      <w:rPr>
        <w:rFonts w:hint="default"/>
        <w:lang w:val="en-US" w:eastAsia="en-US" w:bidi="ar-SA"/>
      </w:rPr>
    </w:lvl>
    <w:lvl w:ilvl="7">
      <w:numFmt w:val="bullet"/>
      <w:lvlText w:val="•"/>
      <w:lvlJc w:val="left"/>
      <w:pPr>
        <w:ind w:left="7660" w:hanging="361"/>
      </w:pPr>
      <w:rPr>
        <w:rFonts w:hint="default"/>
        <w:lang w:val="en-US" w:eastAsia="en-US" w:bidi="ar-SA"/>
      </w:rPr>
    </w:lvl>
    <w:lvl w:ilvl="8">
      <w:numFmt w:val="bullet"/>
      <w:lvlText w:val="•"/>
      <w:lvlJc w:val="left"/>
      <w:pPr>
        <w:ind w:left="8506" w:hanging="361"/>
      </w:pPr>
      <w:rPr>
        <w:rFonts w:hint="default"/>
        <w:lang w:val="en-US" w:eastAsia="en-US" w:bidi="ar-SA"/>
      </w:rPr>
    </w:lvl>
  </w:abstractNum>
  <w:num w:numId="1" w16cid:durableId="207824445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Rahma Dianti">
    <w15:presenceInfo w15:providerId="Windows Live" w15:userId="7b21233972460a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trackRevision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86C85"/>
    <w:rsid w:val="000C7F76"/>
    <w:rsid w:val="000D7C53"/>
    <w:rsid w:val="000F3E94"/>
    <w:rsid w:val="000F6105"/>
    <w:rsid w:val="001174A6"/>
    <w:rsid w:val="001337AC"/>
    <w:rsid w:val="00146FDE"/>
    <w:rsid w:val="00161925"/>
    <w:rsid w:val="001F49FA"/>
    <w:rsid w:val="00214FF2"/>
    <w:rsid w:val="00226C3B"/>
    <w:rsid w:val="002476E3"/>
    <w:rsid w:val="002C40F2"/>
    <w:rsid w:val="00310BA8"/>
    <w:rsid w:val="00361D03"/>
    <w:rsid w:val="00362B06"/>
    <w:rsid w:val="00397A52"/>
    <w:rsid w:val="003B7BBD"/>
    <w:rsid w:val="003C03EB"/>
    <w:rsid w:val="003F7A9E"/>
    <w:rsid w:val="0043071B"/>
    <w:rsid w:val="00462988"/>
    <w:rsid w:val="00475E20"/>
    <w:rsid w:val="004A0A1D"/>
    <w:rsid w:val="004B50F8"/>
    <w:rsid w:val="004E24DE"/>
    <w:rsid w:val="00502F05"/>
    <w:rsid w:val="005168FE"/>
    <w:rsid w:val="0055013F"/>
    <w:rsid w:val="00585E73"/>
    <w:rsid w:val="00594560"/>
    <w:rsid w:val="005C7CB9"/>
    <w:rsid w:val="005E1B2B"/>
    <w:rsid w:val="006251A3"/>
    <w:rsid w:val="00673E74"/>
    <w:rsid w:val="00683E8E"/>
    <w:rsid w:val="006D00C3"/>
    <w:rsid w:val="0070516B"/>
    <w:rsid w:val="007077DF"/>
    <w:rsid w:val="007301EF"/>
    <w:rsid w:val="007473B2"/>
    <w:rsid w:val="007526CD"/>
    <w:rsid w:val="00763467"/>
    <w:rsid w:val="00783754"/>
    <w:rsid w:val="007A092F"/>
    <w:rsid w:val="007A3AFF"/>
    <w:rsid w:val="007A684C"/>
    <w:rsid w:val="008042D6"/>
    <w:rsid w:val="00821842"/>
    <w:rsid w:val="0085083C"/>
    <w:rsid w:val="00885B4C"/>
    <w:rsid w:val="008E1F35"/>
    <w:rsid w:val="008E5AA1"/>
    <w:rsid w:val="00905905"/>
    <w:rsid w:val="00925105"/>
    <w:rsid w:val="009309B8"/>
    <w:rsid w:val="009A2257"/>
    <w:rsid w:val="009E6F2A"/>
    <w:rsid w:val="00A0331E"/>
    <w:rsid w:val="00A21B66"/>
    <w:rsid w:val="00A847BB"/>
    <w:rsid w:val="00AF0FC7"/>
    <w:rsid w:val="00AF1C96"/>
    <w:rsid w:val="00B8519C"/>
    <w:rsid w:val="00B8659F"/>
    <w:rsid w:val="00B943B7"/>
    <w:rsid w:val="00BF3A04"/>
    <w:rsid w:val="00C30BF3"/>
    <w:rsid w:val="00CC17C1"/>
    <w:rsid w:val="00CE64D6"/>
    <w:rsid w:val="00CF76AC"/>
    <w:rsid w:val="00D003BB"/>
    <w:rsid w:val="00D02066"/>
    <w:rsid w:val="00D544F6"/>
    <w:rsid w:val="00D81423"/>
    <w:rsid w:val="00DA11C1"/>
    <w:rsid w:val="00DD0217"/>
    <w:rsid w:val="00DD1135"/>
    <w:rsid w:val="00DF4413"/>
    <w:rsid w:val="00E101D2"/>
    <w:rsid w:val="00E23CC4"/>
    <w:rsid w:val="00E351FF"/>
    <w:rsid w:val="00E43E26"/>
    <w:rsid w:val="00E51EFC"/>
    <w:rsid w:val="00F367FE"/>
    <w:rsid w:val="00F54814"/>
    <w:rsid w:val="00F658B4"/>
    <w:rsid w:val="00FB47D6"/>
    <w:rsid w:val="517778EF"/>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43A6CED"/>
  <w15:docId w15:val="{C7EA306F-CF99-4430-B98C-9E976F8F4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0"/>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id-ID" w:eastAsia="en-US"/>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Pr>
      <w:rFonts w:ascii="Tahoma" w:hAnsi="Tahoma" w:cs="Tahoma"/>
      <w:sz w:val="16"/>
      <w:szCs w:val="16"/>
    </w:rPr>
  </w:style>
  <w:style w:type="paragraph" w:styleId="BodyText">
    <w:name w:val="Body Text"/>
    <w:basedOn w:val="Normal"/>
    <w:link w:val="BodyTextChar"/>
    <w:pPr>
      <w:spacing w:line="360" w:lineRule="auto"/>
      <w:jc w:val="both"/>
    </w:pPr>
    <w:rPr>
      <w:rFonts w:eastAsia="Times New Roman"/>
      <w:sz w:val="24"/>
      <w:szCs w:val="20"/>
      <w:lang w:val="en-US"/>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paragraph" w:styleId="BodyTextIndent">
    <w:name w:val="Body Text Indent"/>
    <w:basedOn w:val="Normal"/>
    <w:link w:val="BodyTextIndentChar"/>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Pr>
      <w:rFonts w:ascii="Arial" w:eastAsiaTheme="minorHAnsi" w:hAnsi="Arial"/>
      <w:b/>
      <w:bCs/>
      <w:lang w:val="id-ID"/>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styleId="Hyperlink">
    <w:name w:val="Hyperlink"/>
    <w:uiPriority w:val="99"/>
    <w:rPr>
      <w:color w:val="0000FF"/>
      <w:u w:val="single"/>
    </w:rPr>
  </w:style>
  <w:style w:type="paragraph" w:styleId="NormalWeb">
    <w:name w:val="Normal (Web)"/>
    <w:basedOn w:val="Normal"/>
    <w:uiPriority w:val="99"/>
    <w:unhideWhenUsed/>
    <w:pPr>
      <w:spacing w:before="100" w:beforeAutospacing="1" w:after="100" w:afterAutospacing="1"/>
    </w:pPr>
    <w:rPr>
      <w:rFonts w:ascii="Times New Roman" w:eastAsiaTheme="minorEastAsia" w:hAnsi="Times New Roman"/>
      <w:sz w:val="24"/>
      <w:szCs w:val="24"/>
      <w:lang w:eastAsia="id-ID"/>
    </w:rPr>
  </w:style>
  <w:style w:type="character" w:styleId="PageNumber">
    <w:name w:val="page number"/>
    <w:basedOn w:val="DefaultParagraphFont"/>
    <w:uiPriority w:val="99"/>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table" w:styleId="TableGrid">
    <w:name w:val="Table Grid"/>
    <w:basedOn w:val="TableNormal"/>
    <w:uiPriority w:val="59"/>
    <w:rPr>
      <w:rFonts w:ascii="Calibri" w:eastAsia="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sz w:val="24"/>
      <w:szCs w:val="28"/>
      <w:lang w:val="en-US"/>
    </w:rPr>
  </w:style>
  <w:style w:type="paragraph" w:styleId="TOC2">
    <w:name w:val="toc 2"/>
    <w:basedOn w:val="Normal"/>
    <w:next w:val="Normal"/>
    <w:pPr>
      <w:tabs>
        <w:tab w:val="right" w:leader="underscore" w:pos="13944"/>
      </w:tabs>
      <w:spacing w:before="120"/>
      <w:ind w:left="200"/>
    </w:pPr>
    <w:rPr>
      <w:rFonts w:eastAsia="Times New Roman" w:cs="Arial"/>
      <w:b/>
      <w:sz w:val="20"/>
      <w:szCs w:val="26"/>
      <w:lang w:val="en-US"/>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pPr>
      <w:autoSpaceDE w:val="0"/>
      <w:autoSpaceDN w:val="0"/>
      <w:adjustRightInd w:val="0"/>
    </w:pPr>
    <w:rPr>
      <w:rFonts w:eastAsia="Calibri" w:cs="Arial"/>
      <w:color w:val="000000"/>
      <w:sz w:val="24"/>
      <w:szCs w:val="24"/>
      <w:lang w:val="id-ID" w:eastAsia="en-US"/>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style>
  <w:style w:type="character" w:customStyle="1" w:styleId="Heading1Char">
    <w:name w:val="Heading 1 Char"/>
    <w:link w:val="Heading1"/>
    <w:rPr>
      <w:rFonts w:ascii="Tahoma" w:eastAsia="Times New Roman" w:hAnsi="Tahoma" w:cs="Times New Roman"/>
      <w:b/>
      <w:sz w:val="24"/>
      <w:szCs w:val="24"/>
      <w:lang w:val="sv-SE"/>
    </w:rPr>
  </w:style>
  <w:style w:type="character" w:customStyle="1" w:styleId="Heading2Char">
    <w:name w:val="Heading 2 Char"/>
    <w:link w:val="Heading2"/>
    <w:rPr>
      <w:rFonts w:ascii="Arial" w:eastAsia="Times New Roman" w:hAnsi="Arial" w:cs="Times New Roman"/>
      <w:sz w:val="24"/>
      <w:szCs w:val="20"/>
      <w:lang w:val="en-US"/>
    </w:rPr>
  </w:style>
  <w:style w:type="character" w:customStyle="1" w:styleId="Heading3Char">
    <w:name w:val="Heading 3 Char"/>
    <w:link w:val="Heading3"/>
    <w:rPr>
      <w:rFonts w:ascii="Arial" w:eastAsia="Times New Roman" w:hAnsi="Arial" w:cs="Times New Roman"/>
      <w:b/>
      <w:sz w:val="24"/>
      <w:szCs w:val="20"/>
      <w:lang w:val="en-US"/>
    </w:rPr>
  </w:style>
  <w:style w:type="character" w:customStyle="1" w:styleId="Heading4Char">
    <w:name w:val="Heading 4 Char"/>
    <w:link w:val="Heading4"/>
    <w:rPr>
      <w:rFonts w:ascii="Arial" w:eastAsia="Times New Roman" w:hAnsi="Arial" w:cs="Times New Roman"/>
      <w:sz w:val="24"/>
      <w:szCs w:val="20"/>
      <w:lang w:val="en-US"/>
    </w:rPr>
  </w:style>
  <w:style w:type="character" w:customStyle="1" w:styleId="Heading5Char">
    <w:name w:val="Heading 5 Char"/>
    <w:link w:val="Heading5"/>
    <w:rPr>
      <w:rFonts w:ascii="Tahoma" w:eastAsia="Times New Roman" w:hAnsi="Tahoma" w:cs="Times New Roman"/>
      <w:b/>
      <w:sz w:val="28"/>
      <w:szCs w:val="20"/>
      <w:lang w:val="en-US"/>
    </w:rPr>
  </w:style>
  <w:style w:type="character" w:customStyle="1" w:styleId="Heading6Char">
    <w:name w:val="Heading 6 Char"/>
    <w:link w:val="Heading6"/>
    <w:rPr>
      <w:rFonts w:ascii="Arial" w:eastAsia="Times New Roman" w:hAnsi="Arial" w:cs="Times New Roman"/>
      <w:sz w:val="24"/>
      <w:szCs w:val="20"/>
      <w:lang w:val="en-US"/>
    </w:rPr>
  </w:style>
  <w:style w:type="character" w:customStyle="1" w:styleId="Heading7Char">
    <w:name w:val="Heading 7 Char"/>
    <w:link w:val="Heading7"/>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customStyle="1" w:styleId="TitleChar">
    <w:name w:val="Title Char"/>
    <w:link w:val="Title"/>
    <w:uiPriority w:val="10"/>
    <w:rPr>
      <w:rFonts w:ascii="Arial" w:eastAsia="Times New Roman" w:hAnsi="Arial" w:cs="Times New Roman"/>
      <w:b/>
      <w:sz w:val="26"/>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rPr>
      <w:rFonts w:ascii="Arial" w:eastAsia="Times New Roman" w:hAnsi="Arial" w:cs="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customStyle="1" w:styleId="BalloonTextChar">
    <w:name w:val="Balloon Text Char"/>
    <w:link w:val="BalloonText"/>
    <w:rPr>
      <w:rFonts w:ascii="Tahoma" w:eastAsia="Calibri" w:hAnsi="Tahoma" w:cs="Tahoma"/>
      <w:sz w:val="16"/>
      <w:szCs w:val="16"/>
    </w:rPr>
  </w:style>
  <w:style w:type="paragraph" w:styleId="NoSpacing">
    <w:name w:val="No Spacing"/>
    <w:link w:val="NoSpacingChar"/>
    <w:uiPriority w:val="1"/>
    <w:qFormat/>
    <w:rPr>
      <w:rFonts w:ascii="Calibri" w:eastAsia="Times New Roman" w:hAnsi="Calibri"/>
      <w:sz w:val="22"/>
      <w:szCs w:val="22"/>
      <w:lang w:val="en-US" w:eastAsia="en-US"/>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basedOn w:val="Normal"/>
    <w:link w:val="ListParagraphChar"/>
    <w:uiPriority w:val="1"/>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character" w:customStyle="1" w:styleId="CommentSubjectChar">
    <w:name w:val="Comment Subject Char"/>
    <w:basedOn w:val="CommentTextChar"/>
    <w:link w:val="CommentSubject"/>
    <w:uiPriority w:val="99"/>
    <w:semiHidden/>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Pr>
      <w:rFonts w:ascii="Times New Roman" w:eastAsia="Times New Roman" w:hAnsi="Times New Roman"/>
      <w:sz w:val="24"/>
      <w:szCs w:val="24"/>
      <w:lang w:val="en-US"/>
    </w:rPr>
  </w:style>
  <w:style w:type="paragraph" w:customStyle="1" w:styleId="selectable-text">
    <w:name w:val="selectable-text"/>
    <w:basedOn w:val="Normal"/>
    <w:pPr>
      <w:spacing w:before="100" w:beforeAutospacing="1" w:after="100" w:afterAutospacing="1"/>
    </w:pPr>
    <w:rPr>
      <w:rFonts w:ascii="Times New Roman" w:eastAsia="Times New Roman" w:hAnsi="Times New Roman"/>
      <w:sz w:val="24"/>
      <w:szCs w:val="24"/>
      <w:lang w:eastAsia="id-ID"/>
    </w:rPr>
  </w:style>
  <w:style w:type="character" w:customStyle="1" w:styleId="selectable-text1">
    <w:name w:val="selectable-text1"/>
    <w:basedOn w:val="DefaultParagraphFont"/>
  </w:style>
  <w:style w:type="table" w:customStyle="1" w:styleId="MediumShading21">
    <w:name w:val="Medium Shading 21"/>
    <w:basedOn w:val="TableNormal"/>
    <w:uiPriority w:val="64"/>
    <w:rPr>
      <w:rFonts w:asciiTheme="minorHAnsi" w:eastAsiaTheme="minorEastAsia" w:hAnsiTheme="minorHAnsi" w:cstheme="minorBidi"/>
      <w:lang w:val="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LightShading2">
    <w:name w:val="Light Shading2"/>
    <w:basedOn w:val="TableNormal"/>
    <w:uiPriority w:val="60"/>
    <w:rPr>
      <w:rFonts w:asciiTheme="minorHAnsi" w:hAnsiTheme="minorHAnsi" w:cstheme="minorBidi"/>
      <w:color w:val="000000" w:themeColor="text1" w:themeShade="BF"/>
      <w:lang w:val="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Paragraph">
    <w:name w:val="Table Paragraph"/>
    <w:basedOn w:val="Normal"/>
    <w:uiPriority w:val="1"/>
    <w:qFormat/>
    <w:pPr>
      <w:widowControl w:val="0"/>
      <w:autoSpaceDE w:val="0"/>
      <w:autoSpaceDN w:val="0"/>
    </w:pPr>
    <w:rPr>
      <w:rFonts w:ascii="Times New Roman" w:eastAsia="Times New Roman" w:hAnsi="Times New Roman"/>
      <w:lang w:val="en-US"/>
    </w:rPr>
  </w:style>
  <w:style w:type="table" w:customStyle="1" w:styleId="PlainTable21">
    <w:name w:val="Plain Table 21"/>
    <w:basedOn w:val="TableNormal"/>
    <w:uiPriority w:val="42"/>
    <w:rPr>
      <w:rFonts w:asciiTheme="minorHAnsi" w:hAnsiTheme="minorHAnsi" w:cstheme="minorBidi"/>
      <w:kern w:val="2"/>
      <w:sz w:val="24"/>
      <w:szCs w:val="24"/>
      <w:lang w:val="zh-CN"/>
      <w14:ligatures w14:val="standardContextual"/>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Revision1">
    <w:name w:val="Revision1"/>
    <w:hidden/>
    <w:uiPriority w:val="99"/>
    <w:semiHidden/>
    <w:rPr>
      <w:sz w:val="22"/>
      <w:szCs w:val="22"/>
      <w:lang w:val="id-ID" w:eastAsia="en-US"/>
    </w:rPr>
  </w:style>
  <w:style w:type="paragraph" w:styleId="Revision">
    <w:name w:val="Revision"/>
    <w:hidden/>
    <w:uiPriority w:val="99"/>
    <w:unhideWhenUsed/>
    <w:rsid w:val="00925105"/>
    <w:rPr>
      <w:sz w:val="22"/>
      <w:szCs w:val="22"/>
      <w:lang w:val="id-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header" Target="header2.xml"/><Relationship Id="rId3" Type="http://schemas.openxmlformats.org/officeDocument/2006/relationships/numbering" Target="numbering.xml"/><Relationship Id="rId21" Type="http://schemas.microsoft.com/office/2011/relationships/people" Target="people.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hyperlink" Target="https://doi.org/10.30762/jeels.v4i1.51"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mailto:3rennykurniasari_uin@radenfatah.ac.id" TargetMode="Externa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hyperlink" Target="mailto:2ridhailma_uin@radenfatah.ac.id" TargetMode="External"/><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1395</TotalTime>
  <Pages>1</Pages>
  <Words>3456</Words>
  <Characters>20017</Characters>
  <Application>Microsoft Office Word</Application>
  <DocSecurity>0</DocSecurity>
  <Lines>541</Lines>
  <Paragraphs>260</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12</cp:revision>
  <dcterms:created xsi:type="dcterms:W3CDTF">2019-11-26T08:44:00Z</dcterms:created>
  <dcterms:modified xsi:type="dcterms:W3CDTF">2024-10-19T08:38:00Z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c647f67cf8235a4801691756b175e03c2f878e42a9484c73f2886700ccbd0897</vt:lpwstr>
  </property>
  <property fmtid="{D5CDD505-2E9C-101B-9397-08002B2CF9AE}" pid="3" name="KSOProductBuildVer">
    <vt:lpwstr>1033-12.2.0.13472</vt:lpwstr>
  </property>
  <property fmtid="{D5CDD505-2E9C-101B-9397-08002B2CF9AE}" pid="4" name="ICV">
    <vt:lpwstr>DD7DA535AE6747E8A7255DF02AFE5427_12</vt:lpwstr>
  </property>
</Properties>
</file>