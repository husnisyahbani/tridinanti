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AA695" w14:textId="77777777" w:rsidR="00CC17C1" w:rsidRPr="001A7447" w:rsidRDefault="00000000">
      <w:pPr>
        <w:contextualSpacing/>
        <w:jc w:val="center"/>
        <w:rPr>
          <w:rFonts w:ascii="Times New Roman" w:hAnsi="Times New Roman"/>
          <w:b/>
          <w:color w:val="000000" w:themeColor="text1"/>
          <w:sz w:val="24"/>
          <w:szCs w:val="24"/>
          <w:rPrChange w:id="0" w:author="Microsoft Office User" w:date="2024-10-25T16:49:00Z">
            <w:rPr>
              <w:rFonts w:ascii="Times New Roman" w:hAnsi="Times New Roman"/>
              <w:b/>
              <w:sz w:val="24"/>
              <w:szCs w:val="24"/>
            </w:rPr>
          </w:rPrChange>
        </w:rPr>
      </w:pPr>
      <w:r w:rsidRPr="001A7447">
        <w:rPr>
          <w:rFonts w:ascii="Times New Roman" w:hAnsi="Times New Roman"/>
          <w:b/>
          <w:color w:val="000000" w:themeColor="text1"/>
          <w:sz w:val="24"/>
          <w:szCs w:val="24"/>
          <w:rPrChange w:id="1" w:author="Microsoft Office User" w:date="2024-10-25T16:49:00Z">
            <w:rPr>
              <w:rFonts w:ascii="Times New Roman" w:hAnsi="Times New Roman"/>
              <w:b/>
              <w:sz w:val="24"/>
              <w:szCs w:val="24"/>
            </w:rPr>
          </w:rPrChange>
        </w:rPr>
        <w:t xml:space="preserve">STUDENTS’ WRITING ANXIETY </w:t>
      </w:r>
      <w:r w:rsidRPr="001A7447">
        <w:rPr>
          <w:rFonts w:ascii="Times New Roman" w:hAnsi="Times New Roman"/>
          <w:b/>
          <w:color w:val="000000" w:themeColor="text1"/>
          <w:sz w:val="24"/>
          <w:szCs w:val="24"/>
          <w:lang w:val="en-US"/>
          <w:rPrChange w:id="2" w:author="Microsoft Office User" w:date="2024-10-25T16:49:00Z">
            <w:rPr>
              <w:rFonts w:ascii="Times New Roman" w:hAnsi="Times New Roman"/>
              <w:b/>
              <w:sz w:val="24"/>
              <w:szCs w:val="24"/>
              <w:lang w:val="en-US"/>
            </w:rPr>
          </w:rPrChange>
        </w:rPr>
        <w:t xml:space="preserve">AND ITS CORRELATION TO THEIR </w:t>
      </w:r>
      <w:r w:rsidRPr="001A7447">
        <w:rPr>
          <w:rFonts w:ascii="Times New Roman" w:hAnsi="Times New Roman"/>
          <w:b/>
          <w:color w:val="000000" w:themeColor="text1"/>
          <w:sz w:val="24"/>
          <w:szCs w:val="24"/>
          <w:rPrChange w:id="3" w:author="Microsoft Office User" w:date="2024-10-25T16:49:00Z">
            <w:rPr>
              <w:rFonts w:ascii="Times New Roman" w:hAnsi="Times New Roman"/>
              <w:b/>
              <w:sz w:val="24"/>
              <w:szCs w:val="24"/>
            </w:rPr>
          </w:rPrChange>
        </w:rPr>
        <w:t>WRITING ACHIEVEMENT</w:t>
      </w:r>
    </w:p>
    <w:p w14:paraId="3D858F26" w14:textId="77777777" w:rsidR="00CC17C1" w:rsidRPr="001A7447" w:rsidRDefault="00000000">
      <w:pPr>
        <w:pStyle w:val="NormalWeb"/>
        <w:spacing w:after="0" w:afterAutospacing="0"/>
        <w:jc w:val="center"/>
        <w:rPr>
          <w:rFonts w:eastAsia="Times New Roman"/>
          <w:b/>
          <w:color w:val="000000" w:themeColor="text1"/>
          <w:sz w:val="22"/>
          <w:szCs w:val="22"/>
          <w:lang w:val="it-IT" w:eastAsia="en-US"/>
          <w:rPrChange w:id="4" w:author="Microsoft Office User" w:date="2024-10-25T16:49:00Z">
            <w:rPr>
              <w:rFonts w:eastAsia="Times New Roman"/>
              <w:b/>
              <w:color w:val="FFFFFF" w:themeColor="background1"/>
              <w:sz w:val="22"/>
              <w:szCs w:val="22"/>
              <w:lang w:val="it-IT" w:eastAsia="en-US"/>
            </w:rPr>
          </w:rPrChange>
        </w:rPr>
      </w:pPr>
      <w:r w:rsidRPr="001A7447">
        <w:rPr>
          <w:b/>
          <w:color w:val="000000" w:themeColor="text1"/>
          <w:sz w:val="22"/>
          <w:szCs w:val="22"/>
          <w:rPrChange w:id="5" w:author="Microsoft Office User" w:date="2024-10-25T16:49:00Z">
            <w:rPr>
              <w:b/>
              <w:color w:val="FFFFFF" w:themeColor="background1"/>
              <w:sz w:val="22"/>
              <w:szCs w:val="22"/>
            </w:rPr>
          </w:rPrChange>
        </w:rPr>
        <w:t>Rizki Annisa Putri</w:t>
      </w:r>
      <w:r w:rsidRPr="001A7447">
        <w:rPr>
          <w:b/>
          <w:color w:val="000000" w:themeColor="text1"/>
          <w:sz w:val="22"/>
          <w:szCs w:val="22"/>
          <w:vertAlign w:val="superscript"/>
          <w:lang w:val="it-IT"/>
          <w:rPrChange w:id="6" w:author="Microsoft Office User" w:date="2024-10-25T16:49:00Z">
            <w:rPr>
              <w:b/>
              <w:color w:val="FFFFFF" w:themeColor="background1"/>
              <w:sz w:val="22"/>
              <w:szCs w:val="22"/>
              <w:vertAlign w:val="superscript"/>
              <w:lang w:val="it-IT"/>
            </w:rPr>
          </w:rPrChange>
        </w:rPr>
        <w:t>1</w:t>
      </w:r>
      <w:r w:rsidRPr="001A7447">
        <w:rPr>
          <w:b/>
          <w:color w:val="000000" w:themeColor="text1"/>
          <w:sz w:val="22"/>
          <w:szCs w:val="22"/>
          <w:lang w:val="it-IT"/>
          <w:rPrChange w:id="7" w:author="Microsoft Office User" w:date="2024-10-25T16:49:00Z">
            <w:rPr>
              <w:b/>
              <w:color w:val="FFFFFF" w:themeColor="background1"/>
              <w:sz w:val="22"/>
              <w:szCs w:val="22"/>
              <w:lang w:val="it-IT"/>
            </w:rPr>
          </w:rPrChange>
        </w:rPr>
        <w:t xml:space="preserve">, </w:t>
      </w:r>
      <w:r w:rsidRPr="001A7447">
        <w:rPr>
          <w:rFonts w:ascii="TimesNewRomanPS" w:eastAsia="Times New Roman" w:hAnsi="TimesNewRomanPS"/>
          <w:b/>
          <w:color w:val="000000" w:themeColor="text1"/>
          <w:sz w:val="22"/>
          <w:szCs w:val="22"/>
          <w:lang w:val="it-IT" w:eastAsia="en-US"/>
          <w:rPrChange w:id="8" w:author="Microsoft Office User" w:date="2024-10-25T16:49:00Z">
            <w:rPr>
              <w:rFonts w:ascii="TimesNewRomanPS" w:eastAsia="Times New Roman" w:hAnsi="TimesNewRomanPS"/>
              <w:b/>
              <w:color w:val="FFFFFF" w:themeColor="background1"/>
              <w:sz w:val="22"/>
              <w:szCs w:val="22"/>
              <w:lang w:val="it-IT" w:eastAsia="en-US"/>
            </w:rPr>
          </w:rPrChange>
        </w:rPr>
        <w:t>*</w:t>
      </w:r>
      <w:r w:rsidRPr="001A7447">
        <w:rPr>
          <w:b/>
          <w:color w:val="000000" w:themeColor="text1"/>
          <w:sz w:val="22"/>
          <w:szCs w:val="22"/>
          <w:rPrChange w:id="9" w:author="Microsoft Office User" w:date="2024-10-25T16:49:00Z">
            <w:rPr>
              <w:b/>
              <w:color w:val="FFFFFF" w:themeColor="background1"/>
              <w:sz w:val="22"/>
              <w:szCs w:val="22"/>
            </w:rPr>
          </w:rPrChange>
        </w:rPr>
        <w:t>Ridha Ilma</w:t>
      </w:r>
      <w:r w:rsidRPr="001A7447">
        <w:rPr>
          <w:b/>
          <w:color w:val="000000" w:themeColor="text1"/>
          <w:sz w:val="22"/>
          <w:szCs w:val="22"/>
          <w:vertAlign w:val="superscript"/>
          <w:lang w:val="it-IT"/>
          <w:rPrChange w:id="10" w:author="Microsoft Office User" w:date="2024-10-25T16:49:00Z">
            <w:rPr>
              <w:b/>
              <w:color w:val="FFFFFF" w:themeColor="background1"/>
              <w:sz w:val="22"/>
              <w:szCs w:val="22"/>
              <w:vertAlign w:val="superscript"/>
              <w:lang w:val="it-IT"/>
            </w:rPr>
          </w:rPrChange>
        </w:rPr>
        <w:t xml:space="preserve">2, </w:t>
      </w:r>
      <w:r w:rsidRPr="001A7447">
        <w:rPr>
          <w:b/>
          <w:color w:val="000000" w:themeColor="text1"/>
          <w:sz w:val="22"/>
          <w:szCs w:val="22"/>
          <w:rPrChange w:id="11" w:author="Microsoft Office User" w:date="2024-10-25T16:49:00Z">
            <w:rPr>
              <w:b/>
              <w:color w:val="FFFFFF" w:themeColor="background1"/>
              <w:sz w:val="22"/>
              <w:szCs w:val="22"/>
            </w:rPr>
          </w:rPrChange>
        </w:rPr>
        <w:t>Renny Kurnia Sari</w:t>
      </w:r>
      <w:r w:rsidRPr="001A7447">
        <w:rPr>
          <w:b/>
          <w:color w:val="000000" w:themeColor="text1"/>
          <w:sz w:val="22"/>
          <w:szCs w:val="22"/>
          <w:vertAlign w:val="superscript"/>
          <w:lang w:val="it-IT"/>
          <w:rPrChange w:id="12" w:author="Microsoft Office User" w:date="2024-10-25T16:49:00Z">
            <w:rPr>
              <w:b/>
              <w:color w:val="FFFFFF" w:themeColor="background1"/>
              <w:sz w:val="22"/>
              <w:szCs w:val="22"/>
              <w:vertAlign w:val="superscript"/>
              <w:lang w:val="it-IT"/>
            </w:rPr>
          </w:rPrChange>
        </w:rPr>
        <w:t>3</w:t>
      </w:r>
    </w:p>
    <w:p w14:paraId="47D189A8" w14:textId="77777777" w:rsidR="00CC17C1" w:rsidRPr="001A7447" w:rsidRDefault="00000000">
      <w:pPr>
        <w:jc w:val="center"/>
        <w:rPr>
          <w:rFonts w:ascii="Times New Roman" w:hAnsi="Times New Roman"/>
          <w:b/>
          <w:color w:val="000000" w:themeColor="text1"/>
          <w:rPrChange w:id="13" w:author="Microsoft Office User" w:date="2024-10-25T16:49:00Z">
            <w:rPr>
              <w:rFonts w:ascii="Times New Roman" w:hAnsi="Times New Roman"/>
              <w:b/>
              <w:color w:val="FFFFFF" w:themeColor="background1"/>
            </w:rPr>
          </w:rPrChange>
        </w:rPr>
      </w:pPr>
      <w:r w:rsidRPr="001A7447">
        <w:rPr>
          <w:rFonts w:ascii="Times New Roman" w:hAnsi="Times New Roman"/>
          <w:b/>
          <w:color w:val="000000" w:themeColor="text1"/>
          <w:vertAlign w:val="superscript"/>
          <w:lang w:val="sv-SE"/>
          <w:rPrChange w:id="14" w:author="Microsoft Office User" w:date="2024-10-25T16:49:00Z">
            <w:rPr>
              <w:rFonts w:ascii="Times New Roman" w:hAnsi="Times New Roman"/>
              <w:b/>
              <w:color w:val="FFFFFF" w:themeColor="background1"/>
              <w:vertAlign w:val="superscript"/>
              <w:lang w:val="sv-SE"/>
            </w:rPr>
          </w:rPrChange>
        </w:rPr>
        <w:t>1,2,</w:t>
      </w:r>
      <w:proofErr w:type="gramStart"/>
      <w:r w:rsidRPr="001A7447">
        <w:rPr>
          <w:rFonts w:ascii="Times New Roman" w:hAnsi="Times New Roman"/>
          <w:b/>
          <w:color w:val="000000" w:themeColor="text1"/>
          <w:vertAlign w:val="superscript"/>
          <w:lang w:val="sv-SE"/>
          <w:rPrChange w:id="15" w:author="Microsoft Office User" w:date="2024-10-25T16:49:00Z">
            <w:rPr>
              <w:rFonts w:ascii="Times New Roman" w:hAnsi="Times New Roman"/>
              <w:b/>
              <w:color w:val="FFFFFF" w:themeColor="background1"/>
              <w:vertAlign w:val="superscript"/>
              <w:lang w:val="sv-SE"/>
            </w:rPr>
          </w:rPrChange>
        </w:rPr>
        <w:t xml:space="preserve">3  </w:t>
      </w:r>
      <w:r w:rsidRPr="001A7447">
        <w:rPr>
          <w:rFonts w:ascii="Times New Roman" w:hAnsi="Times New Roman"/>
          <w:b/>
          <w:color w:val="000000" w:themeColor="text1"/>
          <w:rPrChange w:id="16" w:author="Microsoft Office User" w:date="2024-10-25T16:49:00Z">
            <w:rPr>
              <w:rFonts w:ascii="Times New Roman" w:hAnsi="Times New Roman"/>
              <w:b/>
              <w:color w:val="FFFFFF" w:themeColor="background1"/>
            </w:rPr>
          </w:rPrChange>
        </w:rPr>
        <w:t>Universitas</w:t>
      </w:r>
      <w:proofErr w:type="gramEnd"/>
      <w:r w:rsidRPr="001A7447">
        <w:rPr>
          <w:rFonts w:ascii="Times New Roman" w:hAnsi="Times New Roman"/>
          <w:b/>
          <w:color w:val="000000" w:themeColor="text1"/>
          <w:rPrChange w:id="17" w:author="Microsoft Office User" w:date="2024-10-25T16:49:00Z">
            <w:rPr>
              <w:rFonts w:ascii="Times New Roman" w:hAnsi="Times New Roman"/>
              <w:b/>
              <w:color w:val="FFFFFF" w:themeColor="background1"/>
            </w:rPr>
          </w:rPrChange>
        </w:rPr>
        <w:t xml:space="preserve"> Islam Negeri Raden Fatah Palembang</w:t>
      </w:r>
    </w:p>
    <w:p w14:paraId="4C9ADE9A" w14:textId="077FEA50" w:rsidR="00CC17C1" w:rsidRPr="001A7447" w:rsidRDefault="00000000">
      <w:pPr>
        <w:jc w:val="center"/>
        <w:rPr>
          <w:rFonts w:ascii="Times New Roman" w:hAnsi="Times New Roman"/>
          <w:color w:val="000000" w:themeColor="text1"/>
          <w:rPrChange w:id="18" w:author="Microsoft Office User" w:date="2024-10-25T16:49:00Z">
            <w:rPr>
              <w:rFonts w:ascii="Times New Roman" w:hAnsi="Times New Roman"/>
              <w:color w:val="FFFFFF" w:themeColor="background1"/>
            </w:rPr>
          </w:rPrChange>
        </w:rPr>
      </w:pPr>
      <w:r w:rsidRPr="001A7447">
        <w:rPr>
          <w:rFonts w:ascii="Times New Roman" w:hAnsi="Times New Roman"/>
          <w:color w:val="000000" w:themeColor="text1"/>
          <w:vertAlign w:val="superscript"/>
          <w:rPrChange w:id="19" w:author="Microsoft Office User" w:date="2024-10-25T16:49:00Z">
            <w:rPr>
              <w:rFonts w:ascii="Times New Roman" w:hAnsi="Times New Roman"/>
              <w:color w:val="FFFFFF" w:themeColor="background1"/>
              <w:vertAlign w:val="superscript"/>
            </w:rPr>
          </w:rPrChange>
        </w:rPr>
        <w:t>1</w:t>
      </w:r>
      <w:r w:rsidRPr="001A7447">
        <w:rPr>
          <w:rFonts w:ascii="Times New Roman" w:hAnsi="Times New Roman"/>
          <w:color w:val="000000" w:themeColor="text1"/>
          <w:rPrChange w:id="20" w:author="Microsoft Office User" w:date="2024-10-25T16:49:00Z">
            <w:rPr>
              <w:rFonts w:ascii="Times New Roman" w:hAnsi="Times New Roman"/>
              <w:color w:val="FFFFFF" w:themeColor="background1"/>
            </w:rPr>
          </w:rPrChange>
        </w:rPr>
        <w:t xml:space="preserve">rizkiannisa58@gmddsddggail.com, </w:t>
      </w:r>
      <w:r w:rsidRPr="001A7447">
        <w:rPr>
          <w:color w:val="000000" w:themeColor="text1"/>
          <w:rPrChange w:id="21" w:author="Microsoft Office User" w:date="2024-10-25T16:49:00Z">
            <w:rPr/>
          </w:rPrChange>
        </w:rPr>
        <w:fldChar w:fldCharType="begin"/>
      </w:r>
      <w:r w:rsidRPr="001A7447">
        <w:rPr>
          <w:color w:val="000000" w:themeColor="text1"/>
          <w:rPrChange w:id="22" w:author="Microsoft Office User" w:date="2024-10-25T16:49:00Z">
            <w:rPr/>
          </w:rPrChange>
        </w:rPr>
        <w:instrText>HYPERLINK "mailto:2ridhailma_uin@radenfatah.ac.id"</w:instrText>
      </w:r>
      <w:r w:rsidRPr="001A7447">
        <w:rPr>
          <w:color w:val="000000" w:themeColor="text1"/>
          <w:rPrChange w:id="23" w:author="Microsoft Office User" w:date="2024-10-25T16:49:00Z">
            <w:rPr/>
          </w:rPrChange>
        </w:rPr>
      </w:r>
      <w:r w:rsidRPr="001A7447">
        <w:rPr>
          <w:color w:val="000000" w:themeColor="text1"/>
          <w:rPrChange w:id="24" w:author="Microsoft Office User" w:date="2024-10-25T16:49:00Z">
            <w:rPr/>
          </w:rPrChange>
        </w:rPr>
        <w:fldChar w:fldCharType="separate"/>
      </w:r>
      <w:r w:rsidR="00CC17C1" w:rsidRPr="001A7447">
        <w:rPr>
          <w:rStyle w:val="Hyperlink"/>
          <w:rFonts w:ascii="Times New Roman" w:hAnsi="Times New Roman"/>
          <w:color w:val="000000" w:themeColor="text1"/>
          <w:vertAlign w:val="superscript"/>
          <w:rPrChange w:id="25" w:author="Microsoft Office User" w:date="2024-10-25T16:49:00Z">
            <w:rPr>
              <w:rStyle w:val="Hyperlink"/>
              <w:rFonts w:ascii="Times New Roman" w:hAnsi="Times New Roman"/>
              <w:color w:val="FFFFFF" w:themeColor="background1"/>
              <w:vertAlign w:val="superscript"/>
            </w:rPr>
          </w:rPrChange>
        </w:rPr>
        <w:t>2</w:t>
      </w:r>
      <w:r w:rsidR="00CC17C1" w:rsidRPr="001A7447">
        <w:rPr>
          <w:rStyle w:val="Hyperlink"/>
          <w:rFonts w:ascii="Times New Roman" w:hAnsi="Times New Roman"/>
          <w:color w:val="000000" w:themeColor="text1"/>
          <w:rPrChange w:id="26" w:author="Microsoft Office User" w:date="2024-10-25T16:49:00Z">
            <w:rPr>
              <w:rStyle w:val="Hyperlink"/>
              <w:rFonts w:ascii="Times New Roman" w:hAnsi="Times New Roman"/>
              <w:color w:val="FFFFFF" w:themeColor="background1"/>
            </w:rPr>
          </w:rPrChange>
        </w:rPr>
        <w:t>ridhailma_uin@radenfatah.ac.id</w:t>
      </w:r>
      <w:r w:rsidRPr="001A7447">
        <w:rPr>
          <w:rStyle w:val="Hyperlink"/>
          <w:rFonts w:ascii="Times New Roman" w:hAnsi="Times New Roman"/>
          <w:color w:val="000000" w:themeColor="text1"/>
          <w:rPrChange w:id="27" w:author="Microsoft Office User" w:date="2024-10-25T16:49:00Z">
            <w:rPr>
              <w:rStyle w:val="Hyperlink"/>
              <w:rFonts w:ascii="Times New Roman" w:hAnsi="Times New Roman"/>
              <w:color w:val="FFFFFF" w:themeColor="background1"/>
            </w:rPr>
          </w:rPrChange>
        </w:rPr>
        <w:fldChar w:fldCharType="end"/>
      </w:r>
      <w:r w:rsidRPr="001A7447">
        <w:rPr>
          <w:rFonts w:ascii="Times New Roman" w:hAnsi="Times New Roman"/>
          <w:color w:val="000000" w:themeColor="text1"/>
          <w:rPrChange w:id="28" w:author="Microsoft Office User" w:date="2024-10-25T16:49:00Z">
            <w:rPr>
              <w:rFonts w:ascii="Times New Roman" w:hAnsi="Times New Roman"/>
              <w:color w:val="FFFFFF" w:themeColor="background1"/>
            </w:rPr>
          </w:rPrChange>
        </w:rPr>
        <w:t xml:space="preserve">, </w:t>
      </w:r>
    </w:p>
    <w:p w14:paraId="6C5A9B5A" w14:textId="77777777" w:rsidR="00CC17C1" w:rsidRPr="001A7447" w:rsidRDefault="00000000">
      <w:pPr>
        <w:jc w:val="center"/>
        <w:rPr>
          <w:rFonts w:ascii="Times New Roman" w:hAnsi="Times New Roman"/>
          <w:color w:val="000000" w:themeColor="text1"/>
          <w:szCs w:val="20"/>
          <w:rPrChange w:id="29" w:author="Microsoft Office User" w:date="2024-10-25T16:49:00Z">
            <w:rPr>
              <w:rFonts w:ascii="Times New Roman" w:hAnsi="Times New Roman"/>
              <w:color w:val="FFFFFF" w:themeColor="background1"/>
              <w:szCs w:val="20"/>
            </w:rPr>
          </w:rPrChange>
        </w:rPr>
      </w:pPr>
      <w:r w:rsidRPr="001A7447">
        <w:rPr>
          <w:rFonts w:ascii="Times New Roman" w:hAnsi="Times New Roman"/>
          <w:color w:val="000000" w:themeColor="text1"/>
          <w:szCs w:val="20"/>
          <w:rPrChange w:id="30" w:author="Microsoft Office User" w:date="2024-10-25T16:49:00Z">
            <w:rPr>
              <w:rFonts w:ascii="Times New Roman" w:hAnsi="Times New Roman"/>
              <w:color w:val="FFFFFF" w:themeColor="background1"/>
              <w:szCs w:val="20"/>
            </w:rPr>
          </w:rPrChange>
        </w:rPr>
        <w:t xml:space="preserve"> </w:t>
      </w:r>
    </w:p>
    <w:p w14:paraId="6B06AAA1" w14:textId="657DE7EC" w:rsidR="00CC17C1" w:rsidRPr="001A7447" w:rsidRDefault="00000000">
      <w:pPr>
        <w:pStyle w:val="selectable-text"/>
        <w:ind w:left="567"/>
        <w:jc w:val="both"/>
        <w:rPr>
          <w:rStyle w:val="selectable-text1"/>
          <w:color w:val="000000" w:themeColor="text1"/>
          <w:sz w:val="22"/>
          <w:szCs w:val="22"/>
          <w:rPrChange w:id="31" w:author="Microsoft Office User" w:date="2024-10-25T16:49:00Z">
            <w:rPr>
              <w:rStyle w:val="selectable-text1"/>
              <w:sz w:val="22"/>
              <w:szCs w:val="22"/>
            </w:rPr>
          </w:rPrChange>
        </w:rPr>
      </w:pPr>
      <w:r w:rsidRPr="001A7447">
        <w:rPr>
          <w:b/>
          <w:color w:val="000000" w:themeColor="text1"/>
          <w:rPrChange w:id="32" w:author="Microsoft Office User" w:date="2024-10-25T16:49:00Z">
            <w:rPr>
              <w:b/>
            </w:rPr>
          </w:rPrChange>
        </w:rPr>
        <w:t>ABSTRACT</w:t>
      </w:r>
      <w:r w:rsidRPr="001A7447">
        <w:rPr>
          <w:b/>
          <w:color w:val="000000" w:themeColor="text1"/>
          <w:lang w:val="en-US"/>
          <w:rPrChange w:id="33" w:author="Microsoft Office User" w:date="2024-10-25T16:49:00Z">
            <w:rPr>
              <w:b/>
              <w:lang w:val="en-US"/>
            </w:rPr>
          </w:rPrChange>
        </w:rPr>
        <w:t xml:space="preserve">:  </w:t>
      </w:r>
      <w:r w:rsidRPr="001A7447">
        <w:rPr>
          <w:color w:val="000000" w:themeColor="text1"/>
          <w:sz w:val="22"/>
          <w:szCs w:val="22"/>
          <w:rPrChange w:id="34" w:author="Microsoft Office User" w:date="2024-10-25T16:49:00Z">
            <w:rPr>
              <w:sz w:val="22"/>
              <w:szCs w:val="22"/>
            </w:rPr>
          </w:rPrChange>
        </w:rPr>
        <w:t xml:space="preserve">The </w:t>
      </w:r>
      <w:proofErr w:type="spellStart"/>
      <w:r w:rsidRPr="001A7447">
        <w:rPr>
          <w:color w:val="000000" w:themeColor="text1"/>
          <w:sz w:val="22"/>
          <w:szCs w:val="22"/>
          <w:rPrChange w:id="35" w:author="Microsoft Office User" w:date="2024-10-25T16:49:00Z">
            <w:rPr>
              <w:sz w:val="22"/>
              <w:szCs w:val="22"/>
            </w:rPr>
          </w:rPrChange>
        </w:rPr>
        <w:t>objective</w:t>
      </w:r>
      <w:proofErr w:type="spellEnd"/>
      <w:r w:rsidRPr="001A7447">
        <w:rPr>
          <w:color w:val="000000" w:themeColor="text1"/>
          <w:sz w:val="22"/>
          <w:szCs w:val="22"/>
          <w:rPrChange w:id="36" w:author="Microsoft Office User" w:date="2024-10-25T16:49:00Z">
            <w:rPr>
              <w:sz w:val="22"/>
              <w:szCs w:val="22"/>
            </w:rPr>
          </w:rPrChange>
        </w:rPr>
        <w:t xml:space="preserve"> </w:t>
      </w:r>
      <w:proofErr w:type="spellStart"/>
      <w:r w:rsidRPr="001A7447">
        <w:rPr>
          <w:color w:val="000000" w:themeColor="text1"/>
          <w:sz w:val="22"/>
          <w:szCs w:val="22"/>
          <w:rPrChange w:id="37" w:author="Microsoft Office User" w:date="2024-10-25T16:49:00Z">
            <w:rPr>
              <w:sz w:val="22"/>
              <w:szCs w:val="22"/>
            </w:rPr>
          </w:rPrChange>
        </w:rPr>
        <w:t>of</w:t>
      </w:r>
      <w:proofErr w:type="spellEnd"/>
      <w:r w:rsidRPr="001A7447">
        <w:rPr>
          <w:color w:val="000000" w:themeColor="text1"/>
          <w:sz w:val="22"/>
          <w:szCs w:val="22"/>
          <w:rPrChange w:id="38" w:author="Microsoft Office User" w:date="2024-10-25T16:49:00Z">
            <w:rPr>
              <w:sz w:val="22"/>
              <w:szCs w:val="22"/>
            </w:rPr>
          </w:rPrChange>
        </w:rPr>
        <w:t xml:space="preserve"> </w:t>
      </w:r>
      <w:proofErr w:type="spellStart"/>
      <w:r w:rsidRPr="001A7447">
        <w:rPr>
          <w:color w:val="000000" w:themeColor="text1"/>
          <w:sz w:val="22"/>
          <w:szCs w:val="22"/>
          <w:rPrChange w:id="39" w:author="Microsoft Office User" w:date="2024-10-25T16:49:00Z">
            <w:rPr>
              <w:sz w:val="22"/>
              <w:szCs w:val="22"/>
            </w:rPr>
          </w:rPrChange>
        </w:rPr>
        <w:t>this</w:t>
      </w:r>
      <w:proofErr w:type="spellEnd"/>
      <w:r w:rsidRPr="001A7447">
        <w:rPr>
          <w:color w:val="000000" w:themeColor="text1"/>
          <w:sz w:val="22"/>
          <w:szCs w:val="22"/>
          <w:rPrChange w:id="40" w:author="Microsoft Office User" w:date="2024-10-25T16:49:00Z">
            <w:rPr>
              <w:sz w:val="22"/>
              <w:szCs w:val="22"/>
            </w:rPr>
          </w:rPrChange>
        </w:rPr>
        <w:t xml:space="preserve"> study </w:t>
      </w:r>
      <w:ins w:id="41" w:author="Microsoft Office User" w:date="2024-10-25T13:52:00Z">
        <w:r w:rsidR="002C64F3" w:rsidRPr="001A7447">
          <w:rPr>
            <w:color w:val="000000" w:themeColor="text1"/>
            <w:sz w:val="22"/>
            <w:szCs w:val="22"/>
            <w:lang w:val="en-US"/>
            <w:rPrChange w:id="42" w:author="Microsoft Office User" w:date="2024-10-25T16:49:00Z">
              <w:rPr>
                <w:sz w:val="22"/>
                <w:szCs w:val="22"/>
                <w:lang w:val="en-US"/>
              </w:rPr>
            </w:rPrChange>
          </w:rPr>
          <w:t xml:space="preserve">was </w:t>
        </w:r>
      </w:ins>
      <w:proofErr w:type="spellStart"/>
      <w:r w:rsidRPr="001A7447">
        <w:rPr>
          <w:color w:val="000000" w:themeColor="text1"/>
          <w:sz w:val="22"/>
          <w:szCs w:val="22"/>
          <w:rPrChange w:id="43" w:author="Microsoft Office User" w:date="2024-10-25T16:49:00Z">
            <w:rPr>
              <w:sz w:val="22"/>
              <w:szCs w:val="22"/>
            </w:rPr>
          </w:rPrChange>
        </w:rPr>
        <w:t>to</w:t>
      </w:r>
      <w:proofErr w:type="spellEnd"/>
      <w:r w:rsidRPr="001A7447">
        <w:rPr>
          <w:color w:val="000000" w:themeColor="text1"/>
          <w:sz w:val="22"/>
          <w:szCs w:val="22"/>
          <w:rPrChange w:id="44" w:author="Microsoft Office User" w:date="2024-10-25T16:49:00Z">
            <w:rPr>
              <w:sz w:val="22"/>
              <w:szCs w:val="22"/>
            </w:rPr>
          </w:rPrChange>
        </w:rPr>
        <w:t xml:space="preserve"> </w:t>
      </w:r>
      <w:proofErr w:type="spellStart"/>
      <w:r w:rsidRPr="001A7447">
        <w:rPr>
          <w:color w:val="000000" w:themeColor="text1"/>
          <w:sz w:val="22"/>
          <w:szCs w:val="22"/>
          <w:rPrChange w:id="45" w:author="Microsoft Office User" w:date="2024-10-25T16:49:00Z">
            <w:rPr>
              <w:sz w:val="22"/>
              <w:szCs w:val="22"/>
            </w:rPr>
          </w:rPrChange>
        </w:rPr>
        <w:t>investigate</w:t>
      </w:r>
      <w:proofErr w:type="spellEnd"/>
      <w:r w:rsidRPr="001A7447">
        <w:rPr>
          <w:color w:val="000000" w:themeColor="text1"/>
          <w:sz w:val="22"/>
          <w:szCs w:val="22"/>
          <w:rPrChange w:id="46" w:author="Microsoft Office User" w:date="2024-10-25T16:49:00Z">
            <w:rPr>
              <w:sz w:val="22"/>
              <w:szCs w:val="22"/>
            </w:rPr>
          </w:rPrChange>
        </w:rPr>
        <w:t xml:space="preserve"> </w:t>
      </w:r>
      <w:proofErr w:type="spellStart"/>
      <w:r w:rsidRPr="001A7447">
        <w:rPr>
          <w:color w:val="000000" w:themeColor="text1"/>
          <w:sz w:val="22"/>
          <w:szCs w:val="22"/>
          <w:rPrChange w:id="47" w:author="Microsoft Office User" w:date="2024-10-25T16:49:00Z">
            <w:rPr>
              <w:sz w:val="22"/>
              <w:szCs w:val="22"/>
            </w:rPr>
          </w:rPrChange>
        </w:rPr>
        <w:t>the</w:t>
      </w:r>
      <w:proofErr w:type="spellEnd"/>
      <w:r w:rsidRPr="001A7447">
        <w:rPr>
          <w:color w:val="000000" w:themeColor="text1"/>
          <w:sz w:val="22"/>
          <w:szCs w:val="22"/>
          <w:lang w:val="en-US"/>
          <w:rPrChange w:id="48" w:author="Microsoft Office User" w:date="2024-10-25T16:49:00Z">
            <w:rPr>
              <w:sz w:val="22"/>
              <w:szCs w:val="22"/>
              <w:lang w:val="en-US"/>
            </w:rPr>
          </w:rPrChange>
        </w:rPr>
        <w:t xml:space="preserve"> correlation</w:t>
      </w:r>
      <w:r w:rsidRPr="001A7447">
        <w:rPr>
          <w:color w:val="000000" w:themeColor="text1"/>
          <w:sz w:val="22"/>
          <w:szCs w:val="22"/>
          <w:rPrChange w:id="49" w:author="Microsoft Office User" w:date="2024-10-25T16:49:00Z">
            <w:rPr>
              <w:sz w:val="22"/>
              <w:szCs w:val="22"/>
            </w:rPr>
          </w:rPrChange>
        </w:rPr>
        <w:t xml:space="preserve"> </w:t>
      </w:r>
      <w:proofErr w:type="spellStart"/>
      <w:r w:rsidRPr="001A7447">
        <w:rPr>
          <w:color w:val="000000" w:themeColor="text1"/>
          <w:sz w:val="22"/>
          <w:szCs w:val="22"/>
          <w:rPrChange w:id="50" w:author="Microsoft Office User" w:date="2024-10-25T16:49:00Z">
            <w:rPr>
              <w:sz w:val="22"/>
              <w:szCs w:val="22"/>
            </w:rPr>
          </w:rPrChange>
        </w:rPr>
        <w:t>between</w:t>
      </w:r>
      <w:proofErr w:type="spellEnd"/>
      <w:r w:rsidRPr="001A7447">
        <w:rPr>
          <w:color w:val="000000" w:themeColor="text1"/>
          <w:sz w:val="22"/>
          <w:szCs w:val="22"/>
          <w:rPrChange w:id="51" w:author="Microsoft Office User" w:date="2024-10-25T16:49:00Z">
            <w:rPr>
              <w:sz w:val="22"/>
              <w:szCs w:val="22"/>
            </w:rPr>
          </w:rPrChange>
        </w:rPr>
        <w:t xml:space="preserve"> </w:t>
      </w:r>
      <w:proofErr w:type="spellStart"/>
      <w:r w:rsidRPr="001A7447">
        <w:rPr>
          <w:color w:val="000000" w:themeColor="text1"/>
          <w:sz w:val="22"/>
          <w:szCs w:val="22"/>
          <w:rPrChange w:id="52" w:author="Microsoft Office User" w:date="2024-10-25T16:49:00Z">
            <w:rPr>
              <w:sz w:val="22"/>
              <w:szCs w:val="22"/>
            </w:rPr>
          </w:rPrChange>
        </w:rPr>
        <w:t>students</w:t>
      </w:r>
      <w:proofErr w:type="spellEnd"/>
      <w:r w:rsidRPr="001A7447">
        <w:rPr>
          <w:color w:val="000000" w:themeColor="text1"/>
          <w:sz w:val="22"/>
          <w:szCs w:val="22"/>
          <w:rPrChange w:id="53" w:author="Microsoft Office User" w:date="2024-10-25T16:49:00Z">
            <w:rPr>
              <w:sz w:val="22"/>
              <w:szCs w:val="22"/>
            </w:rPr>
          </w:rPrChange>
        </w:rPr>
        <w:t xml:space="preserve">' </w:t>
      </w:r>
      <w:proofErr w:type="spellStart"/>
      <w:r w:rsidRPr="001A7447">
        <w:rPr>
          <w:color w:val="000000" w:themeColor="text1"/>
          <w:sz w:val="22"/>
          <w:szCs w:val="22"/>
          <w:rPrChange w:id="54" w:author="Microsoft Office User" w:date="2024-10-25T16:49:00Z">
            <w:rPr>
              <w:sz w:val="22"/>
              <w:szCs w:val="22"/>
            </w:rPr>
          </w:rPrChange>
        </w:rPr>
        <w:t>writing</w:t>
      </w:r>
      <w:proofErr w:type="spellEnd"/>
      <w:r w:rsidRPr="001A7447">
        <w:rPr>
          <w:color w:val="000000" w:themeColor="text1"/>
          <w:sz w:val="22"/>
          <w:szCs w:val="22"/>
          <w:rPrChange w:id="55" w:author="Microsoft Office User" w:date="2024-10-25T16:49:00Z">
            <w:rPr>
              <w:sz w:val="22"/>
              <w:szCs w:val="22"/>
            </w:rPr>
          </w:rPrChange>
        </w:rPr>
        <w:t xml:space="preserve"> </w:t>
      </w:r>
      <w:proofErr w:type="spellStart"/>
      <w:r w:rsidRPr="001A7447">
        <w:rPr>
          <w:color w:val="000000" w:themeColor="text1"/>
          <w:sz w:val="22"/>
          <w:szCs w:val="22"/>
          <w:rPrChange w:id="56" w:author="Microsoft Office User" w:date="2024-10-25T16:49:00Z">
            <w:rPr>
              <w:sz w:val="22"/>
              <w:szCs w:val="22"/>
            </w:rPr>
          </w:rPrChange>
        </w:rPr>
        <w:t>anxiety</w:t>
      </w:r>
      <w:proofErr w:type="spellEnd"/>
      <w:r w:rsidRPr="001A7447">
        <w:rPr>
          <w:color w:val="000000" w:themeColor="text1"/>
          <w:sz w:val="22"/>
          <w:szCs w:val="22"/>
          <w:rPrChange w:id="57" w:author="Microsoft Office User" w:date="2024-10-25T16:49:00Z">
            <w:rPr>
              <w:sz w:val="22"/>
              <w:szCs w:val="22"/>
            </w:rPr>
          </w:rPrChange>
        </w:rPr>
        <w:t xml:space="preserve"> </w:t>
      </w:r>
      <w:proofErr w:type="spellStart"/>
      <w:r w:rsidRPr="001A7447">
        <w:rPr>
          <w:color w:val="000000" w:themeColor="text1"/>
          <w:sz w:val="22"/>
          <w:szCs w:val="22"/>
          <w:rPrChange w:id="58" w:author="Microsoft Office User" w:date="2024-10-25T16:49:00Z">
            <w:rPr>
              <w:sz w:val="22"/>
              <w:szCs w:val="22"/>
            </w:rPr>
          </w:rPrChange>
        </w:rPr>
        <w:t>and</w:t>
      </w:r>
      <w:proofErr w:type="spellEnd"/>
      <w:r w:rsidRPr="001A7447">
        <w:rPr>
          <w:color w:val="000000" w:themeColor="text1"/>
          <w:sz w:val="22"/>
          <w:szCs w:val="22"/>
          <w:rPrChange w:id="59" w:author="Microsoft Office User" w:date="2024-10-25T16:49:00Z">
            <w:rPr>
              <w:sz w:val="22"/>
              <w:szCs w:val="22"/>
            </w:rPr>
          </w:rPrChange>
        </w:rPr>
        <w:t xml:space="preserve"> </w:t>
      </w:r>
      <w:proofErr w:type="spellStart"/>
      <w:r w:rsidRPr="001A7447">
        <w:rPr>
          <w:color w:val="000000" w:themeColor="text1"/>
          <w:sz w:val="22"/>
          <w:szCs w:val="22"/>
          <w:rPrChange w:id="60" w:author="Microsoft Office User" w:date="2024-10-25T16:49:00Z">
            <w:rPr>
              <w:sz w:val="22"/>
              <w:szCs w:val="22"/>
            </w:rPr>
          </w:rPrChange>
        </w:rPr>
        <w:t>their</w:t>
      </w:r>
      <w:proofErr w:type="spellEnd"/>
      <w:r w:rsidRPr="001A7447">
        <w:rPr>
          <w:color w:val="000000" w:themeColor="text1"/>
          <w:sz w:val="22"/>
          <w:szCs w:val="22"/>
          <w:rPrChange w:id="61" w:author="Microsoft Office User" w:date="2024-10-25T16:49:00Z">
            <w:rPr>
              <w:sz w:val="22"/>
              <w:szCs w:val="22"/>
            </w:rPr>
          </w:rPrChange>
        </w:rPr>
        <w:t xml:space="preserve"> </w:t>
      </w:r>
      <w:proofErr w:type="spellStart"/>
      <w:r w:rsidRPr="001A7447">
        <w:rPr>
          <w:color w:val="000000" w:themeColor="text1"/>
          <w:sz w:val="22"/>
          <w:szCs w:val="22"/>
          <w:rPrChange w:id="62" w:author="Microsoft Office User" w:date="2024-10-25T16:49:00Z">
            <w:rPr>
              <w:sz w:val="22"/>
              <w:szCs w:val="22"/>
            </w:rPr>
          </w:rPrChange>
        </w:rPr>
        <w:t>writing</w:t>
      </w:r>
      <w:proofErr w:type="spellEnd"/>
      <w:r w:rsidRPr="001A7447">
        <w:rPr>
          <w:color w:val="000000" w:themeColor="text1"/>
          <w:sz w:val="22"/>
          <w:szCs w:val="22"/>
          <w:rPrChange w:id="63" w:author="Microsoft Office User" w:date="2024-10-25T16:49:00Z">
            <w:rPr>
              <w:sz w:val="22"/>
              <w:szCs w:val="22"/>
            </w:rPr>
          </w:rPrChange>
        </w:rPr>
        <w:t xml:space="preserve"> </w:t>
      </w:r>
      <w:proofErr w:type="spellStart"/>
      <w:r w:rsidRPr="001A7447">
        <w:rPr>
          <w:color w:val="000000" w:themeColor="text1"/>
          <w:sz w:val="22"/>
          <w:szCs w:val="22"/>
          <w:rPrChange w:id="64" w:author="Microsoft Office User" w:date="2024-10-25T16:49:00Z">
            <w:rPr>
              <w:sz w:val="22"/>
              <w:szCs w:val="22"/>
            </w:rPr>
          </w:rPrChange>
        </w:rPr>
        <w:t>achievement</w:t>
      </w:r>
      <w:proofErr w:type="spellEnd"/>
      <w:r w:rsidRPr="001A7447">
        <w:rPr>
          <w:color w:val="000000" w:themeColor="text1"/>
          <w:sz w:val="22"/>
          <w:szCs w:val="22"/>
          <w:rPrChange w:id="65" w:author="Microsoft Office User" w:date="2024-10-25T16:49:00Z">
            <w:rPr>
              <w:sz w:val="22"/>
              <w:szCs w:val="22"/>
            </w:rPr>
          </w:rPrChange>
        </w:rPr>
        <w:t xml:space="preserve">. The </w:t>
      </w:r>
      <w:proofErr w:type="spellStart"/>
      <w:r w:rsidRPr="001A7447">
        <w:rPr>
          <w:color w:val="000000" w:themeColor="text1"/>
          <w:sz w:val="22"/>
          <w:szCs w:val="22"/>
          <w:rPrChange w:id="66" w:author="Microsoft Office User" w:date="2024-10-25T16:49:00Z">
            <w:rPr>
              <w:sz w:val="22"/>
              <w:szCs w:val="22"/>
            </w:rPr>
          </w:rPrChange>
        </w:rPr>
        <w:t>sample</w:t>
      </w:r>
      <w:proofErr w:type="spellEnd"/>
      <w:r w:rsidRPr="001A7447">
        <w:rPr>
          <w:color w:val="000000" w:themeColor="text1"/>
          <w:sz w:val="22"/>
          <w:szCs w:val="22"/>
          <w:rPrChange w:id="67" w:author="Microsoft Office User" w:date="2024-10-25T16:49:00Z">
            <w:rPr>
              <w:sz w:val="22"/>
              <w:szCs w:val="22"/>
            </w:rPr>
          </w:rPrChange>
        </w:rPr>
        <w:t xml:space="preserve"> </w:t>
      </w:r>
      <w:proofErr w:type="spellStart"/>
      <w:ins w:id="68" w:author="Rahma Dianti" w:date="2024-10-19T14:01:00Z">
        <w:r w:rsidRPr="001A7447">
          <w:rPr>
            <w:color w:val="000000" w:themeColor="text1"/>
            <w:sz w:val="22"/>
            <w:szCs w:val="22"/>
            <w:rPrChange w:id="69" w:author="Microsoft Office User" w:date="2024-10-25T16:49:00Z">
              <w:rPr>
                <w:sz w:val="22"/>
                <w:szCs w:val="22"/>
              </w:rPr>
            </w:rPrChange>
          </w:rPr>
          <w:t>consisted</w:t>
        </w:r>
        <w:proofErr w:type="spellEnd"/>
        <w:r w:rsidRPr="001A7447">
          <w:rPr>
            <w:color w:val="000000" w:themeColor="text1"/>
            <w:sz w:val="22"/>
            <w:szCs w:val="22"/>
            <w:rPrChange w:id="70" w:author="Microsoft Office User" w:date="2024-10-25T16:49:00Z">
              <w:rPr>
                <w:sz w:val="22"/>
                <w:szCs w:val="22"/>
              </w:rPr>
            </w:rPrChange>
          </w:rPr>
          <w:t xml:space="preserve"> </w:t>
        </w:r>
      </w:ins>
      <w:ins w:id="71" w:author="Microsoft Office User" w:date="2024-10-25T13:52:00Z">
        <w:r w:rsidR="002C64F3" w:rsidRPr="001A7447">
          <w:rPr>
            <w:color w:val="000000" w:themeColor="text1"/>
            <w:sz w:val="22"/>
            <w:szCs w:val="22"/>
            <w:lang w:val="en-US"/>
            <w:rPrChange w:id="72" w:author="Microsoft Office User" w:date="2024-10-25T16:49:00Z">
              <w:rPr>
                <w:sz w:val="22"/>
                <w:szCs w:val="22"/>
                <w:lang w:val="en-US"/>
              </w:rPr>
            </w:rPrChange>
          </w:rPr>
          <w:t>of</w:t>
        </w:r>
      </w:ins>
      <w:ins w:id="73" w:author="Rahma Dianti" w:date="2024-10-19T14:01:00Z">
        <w:r w:rsidRPr="001A7447">
          <w:rPr>
            <w:color w:val="000000" w:themeColor="text1"/>
            <w:sz w:val="22"/>
            <w:szCs w:val="22"/>
            <w:rPrChange w:id="74" w:author="Microsoft Office User" w:date="2024-10-25T16:49:00Z">
              <w:rPr>
                <w:sz w:val="22"/>
                <w:szCs w:val="22"/>
              </w:rPr>
            </w:rPrChange>
          </w:rPr>
          <w:t xml:space="preserve"> </w:t>
        </w:r>
      </w:ins>
      <w:r w:rsidRPr="001A7447">
        <w:rPr>
          <w:color w:val="000000" w:themeColor="text1"/>
          <w:sz w:val="22"/>
          <w:szCs w:val="22"/>
          <w:lang w:val="en-US"/>
          <w:rPrChange w:id="75" w:author="Microsoft Office User" w:date="2024-10-25T16:49:00Z">
            <w:rPr>
              <w:sz w:val="22"/>
              <w:szCs w:val="22"/>
              <w:lang w:val="en-US"/>
            </w:rPr>
          </w:rPrChange>
        </w:rPr>
        <w:t xml:space="preserve">thirty-three </w:t>
      </w:r>
      <w:proofErr w:type="spellStart"/>
      <w:r w:rsidRPr="001A7447">
        <w:rPr>
          <w:color w:val="000000" w:themeColor="text1"/>
          <w:sz w:val="22"/>
          <w:szCs w:val="22"/>
          <w:rPrChange w:id="76" w:author="Microsoft Office User" w:date="2024-10-25T16:49:00Z">
            <w:rPr>
              <w:sz w:val="22"/>
              <w:szCs w:val="22"/>
            </w:rPr>
          </w:rPrChange>
        </w:rPr>
        <w:t>students</w:t>
      </w:r>
      <w:proofErr w:type="spellEnd"/>
      <w:r w:rsidRPr="001A7447">
        <w:rPr>
          <w:color w:val="000000" w:themeColor="text1"/>
          <w:sz w:val="22"/>
          <w:szCs w:val="22"/>
          <w:rPrChange w:id="77" w:author="Microsoft Office User" w:date="2024-10-25T16:49:00Z">
            <w:rPr>
              <w:sz w:val="22"/>
              <w:szCs w:val="22"/>
            </w:rPr>
          </w:rPrChange>
        </w:rPr>
        <w:t xml:space="preserve"> </w:t>
      </w:r>
      <w:ins w:id="78" w:author="Microsoft Office User" w:date="2024-10-25T16:36:00Z">
        <w:r w:rsidR="00EA5C24" w:rsidRPr="001A7447">
          <w:rPr>
            <w:color w:val="000000" w:themeColor="text1"/>
            <w:sz w:val="22"/>
            <w:szCs w:val="22"/>
            <w:lang w:val="en-US"/>
            <w:rPrChange w:id="79" w:author="Microsoft Office User" w:date="2024-10-25T16:49:00Z">
              <w:rPr>
                <w:sz w:val="22"/>
                <w:szCs w:val="22"/>
                <w:lang w:val="en-US"/>
              </w:rPr>
            </w:rPrChange>
          </w:rPr>
          <w:t xml:space="preserve">from </w:t>
        </w:r>
      </w:ins>
      <w:r w:rsidRPr="001A7447">
        <w:rPr>
          <w:color w:val="000000" w:themeColor="text1"/>
          <w:sz w:val="22"/>
          <w:szCs w:val="22"/>
          <w:lang w:val="en-US"/>
          <w:rPrChange w:id="80" w:author="Microsoft Office User" w:date="2024-10-25T16:49:00Z">
            <w:rPr>
              <w:sz w:val="22"/>
              <w:szCs w:val="22"/>
              <w:lang w:val="en-US"/>
            </w:rPr>
          </w:rPrChange>
        </w:rPr>
        <w:t xml:space="preserve">one of the senior high schools in </w:t>
      </w:r>
      <w:proofErr w:type="spellStart"/>
      <w:r w:rsidRPr="001A7447">
        <w:rPr>
          <w:color w:val="000000" w:themeColor="text1"/>
          <w:sz w:val="22"/>
          <w:szCs w:val="22"/>
          <w:lang w:val="en-US"/>
          <w:rPrChange w:id="81" w:author="Microsoft Office User" w:date="2024-10-25T16:49:00Z">
            <w:rPr>
              <w:sz w:val="22"/>
              <w:szCs w:val="22"/>
              <w:lang w:val="en-US"/>
            </w:rPr>
          </w:rPrChange>
        </w:rPr>
        <w:t>Prabumulih</w:t>
      </w:r>
      <w:proofErr w:type="spellEnd"/>
      <w:r w:rsidRPr="001A7447">
        <w:rPr>
          <w:color w:val="000000" w:themeColor="text1"/>
          <w:sz w:val="22"/>
          <w:szCs w:val="22"/>
          <w:lang w:val="en-US"/>
          <w:rPrChange w:id="82" w:author="Microsoft Office User" w:date="2024-10-25T16:49:00Z">
            <w:rPr>
              <w:sz w:val="22"/>
              <w:szCs w:val="22"/>
              <w:lang w:val="en-US"/>
            </w:rPr>
          </w:rPrChange>
        </w:rPr>
        <w:t>, South Sumatra</w:t>
      </w:r>
      <w:r w:rsidRPr="001A7447">
        <w:rPr>
          <w:color w:val="000000" w:themeColor="text1"/>
          <w:sz w:val="22"/>
          <w:szCs w:val="22"/>
          <w:rPrChange w:id="83" w:author="Microsoft Office User" w:date="2024-10-25T16:49:00Z">
            <w:rPr>
              <w:sz w:val="22"/>
              <w:szCs w:val="22"/>
            </w:rPr>
          </w:rPrChange>
        </w:rPr>
        <w:t xml:space="preserve">. </w:t>
      </w:r>
      <w:ins w:id="84" w:author="Microsoft Office User" w:date="2024-10-25T16:36:00Z">
        <w:r w:rsidR="00EA5C24" w:rsidRPr="001A7447">
          <w:rPr>
            <w:color w:val="000000" w:themeColor="text1"/>
            <w:sz w:val="22"/>
            <w:szCs w:val="22"/>
            <w:lang w:val="en-US"/>
            <w:rPrChange w:id="85" w:author="Microsoft Office User" w:date="2024-10-25T16:49:00Z">
              <w:rPr>
                <w:sz w:val="22"/>
                <w:szCs w:val="22"/>
                <w:lang w:val="en-US"/>
              </w:rPr>
            </w:rPrChange>
          </w:rPr>
          <w:t xml:space="preserve">Correlational study was the design of the study. </w:t>
        </w:r>
      </w:ins>
      <w:ins w:id="86" w:author="Microsoft Office User" w:date="2024-10-25T16:37:00Z">
        <w:r w:rsidR="00EA5C24" w:rsidRPr="001A7447">
          <w:rPr>
            <w:color w:val="000000" w:themeColor="text1"/>
            <w:sz w:val="22"/>
            <w:szCs w:val="22"/>
            <w:lang w:val="en-US"/>
            <w:rPrChange w:id="87" w:author="Microsoft Office User" w:date="2024-10-25T16:49:00Z">
              <w:rPr>
                <w:sz w:val="22"/>
                <w:szCs w:val="22"/>
                <w:lang w:val="en-US"/>
              </w:rPr>
            </w:rPrChange>
          </w:rPr>
          <w:t xml:space="preserve">Questionnaire and reading comprehension test were the instruments to collect the data. </w:t>
        </w:r>
      </w:ins>
      <w:proofErr w:type="spellStart"/>
      <w:r w:rsidRPr="001A7447">
        <w:rPr>
          <w:color w:val="000000" w:themeColor="text1"/>
          <w:sz w:val="22"/>
          <w:szCs w:val="22"/>
          <w:rPrChange w:id="88" w:author="Microsoft Office User" w:date="2024-10-25T16:49:00Z">
            <w:rPr>
              <w:sz w:val="22"/>
              <w:szCs w:val="22"/>
            </w:rPr>
          </w:rPrChange>
        </w:rPr>
        <w:t>Based</w:t>
      </w:r>
      <w:proofErr w:type="spellEnd"/>
      <w:r w:rsidRPr="001A7447">
        <w:rPr>
          <w:color w:val="000000" w:themeColor="text1"/>
          <w:sz w:val="22"/>
          <w:szCs w:val="22"/>
          <w:rPrChange w:id="89" w:author="Microsoft Office User" w:date="2024-10-25T16:49:00Z">
            <w:rPr>
              <w:sz w:val="22"/>
              <w:szCs w:val="22"/>
            </w:rPr>
          </w:rPrChange>
        </w:rPr>
        <w:t xml:space="preserve"> </w:t>
      </w:r>
      <w:proofErr w:type="spellStart"/>
      <w:r w:rsidRPr="001A7447">
        <w:rPr>
          <w:color w:val="000000" w:themeColor="text1"/>
          <w:sz w:val="22"/>
          <w:szCs w:val="22"/>
          <w:rPrChange w:id="90" w:author="Microsoft Office User" w:date="2024-10-25T16:49:00Z">
            <w:rPr>
              <w:sz w:val="22"/>
              <w:szCs w:val="22"/>
            </w:rPr>
          </w:rPrChange>
        </w:rPr>
        <w:t>on</w:t>
      </w:r>
      <w:proofErr w:type="spellEnd"/>
      <w:r w:rsidRPr="001A7447">
        <w:rPr>
          <w:color w:val="000000" w:themeColor="text1"/>
          <w:sz w:val="22"/>
          <w:szCs w:val="22"/>
          <w:rPrChange w:id="91" w:author="Microsoft Office User" w:date="2024-10-25T16:49:00Z">
            <w:rPr>
              <w:sz w:val="22"/>
              <w:szCs w:val="22"/>
            </w:rPr>
          </w:rPrChange>
        </w:rPr>
        <w:t xml:space="preserve"> </w:t>
      </w:r>
      <w:proofErr w:type="spellStart"/>
      <w:r w:rsidRPr="001A7447">
        <w:rPr>
          <w:color w:val="000000" w:themeColor="text1"/>
          <w:sz w:val="22"/>
          <w:szCs w:val="22"/>
          <w:rPrChange w:id="92" w:author="Microsoft Office User" w:date="2024-10-25T16:49:00Z">
            <w:rPr>
              <w:sz w:val="22"/>
              <w:szCs w:val="22"/>
            </w:rPr>
          </w:rPrChange>
        </w:rPr>
        <w:t>the</w:t>
      </w:r>
      <w:proofErr w:type="spellEnd"/>
      <w:r w:rsidRPr="001A7447">
        <w:rPr>
          <w:color w:val="000000" w:themeColor="text1"/>
          <w:sz w:val="22"/>
          <w:szCs w:val="22"/>
          <w:rPrChange w:id="93" w:author="Microsoft Office User" w:date="2024-10-25T16:49:00Z">
            <w:rPr>
              <w:sz w:val="22"/>
              <w:szCs w:val="22"/>
            </w:rPr>
          </w:rPrChange>
        </w:rPr>
        <w:t xml:space="preserve"> </w:t>
      </w:r>
      <w:proofErr w:type="spellStart"/>
      <w:r w:rsidRPr="001A7447">
        <w:rPr>
          <w:color w:val="000000" w:themeColor="text1"/>
          <w:sz w:val="22"/>
          <w:szCs w:val="22"/>
          <w:rPrChange w:id="94" w:author="Microsoft Office User" w:date="2024-10-25T16:49:00Z">
            <w:rPr>
              <w:sz w:val="22"/>
              <w:szCs w:val="22"/>
            </w:rPr>
          </w:rPrChange>
        </w:rPr>
        <w:t>findings</w:t>
      </w:r>
      <w:proofErr w:type="spellEnd"/>
      <w:r w:rsidRPr="001A7447">
        <w:rPr>
          <w:color w:val="000000" w:themeColor="text1"/>
          <w:sz w:val="22"/>
          <w:szCs w:val="22"/>
          <w:lang w:val="en-US"/>
          <w:rPrChange w:id="95" w:author="Microsoft Office User" w:date="2024-10-25T16:49:00Z">
            <w:rPr>
              <w:sz w:val="22"/>
              <w:szCs w:val="22"/>
              <w:lang w:val="en-US"/>
            </w:rPr>
          </w:rPrChange>
        </w:rPr>
        <w:t xml:space="preserve">, </w:t>
      </w:r>
      <w:proofErr w:type="spellStart"/>
      <w:r w:rsidRPr="001A7447">
        <w:rPr>
          <w:color w:val="000000" w:themeColor="text1"/>
          <w:sz w:val="22"/>
          <w:szCs w:val="22"/>
          <w:rPrChange w:id="96" w:author="Microsoft Office User" w:date="2024-10-25T16:49:00Z">
            <w:rPr>
              <w:sz w:val="22"/>
              <w:szCs w:val="22"/>
            </w:rPr>
          </w:rPrChange>
        </w:rPr>
        <w:t>majority</w:t>
      </w:r>
      <w:proofErr w:type="spellEnd"/>
      <w:r w:rsidRPr="001A7447">
        <w:rPr>
          <w:color w:val="000000" w:themeColor="text1"/>
          <w:sz w:val="22"/>
          <w:szCs w:val="22"/>
          <w:rPrChange w:id="97" w:author="Microsoft Office User" w:date="2024-10-25T16:49:00Z">
            <w:rPr>
              <w:sz w:val="22"/>
              <w:szCs w:val="22"/>
            </w:rPr>
          </w:rPrChange>
        </w:rPr>
        <w:t xml:space="preserve"> </w:t>
      </w:r>
      <w:proofErr w:type="spellStart"/>
      <w:r w:rsidRPr="001A7447">
        <w:rPr>
          <w:color w:val="000000" w:themeColor="text1"/>
          <w:sz w:val="22"/>
          <w:szCs w:val="22"/>
          <w:rPrChange w:id="98" w:author="Microsoft Office User" w:date="2024-10-25T16:49:00Z">
            <w:rPr>
              <w:sz w:val="22"/>
              <w:szCs w:val="22"/>
            </w:rPr>
          </w:rPrChange>
        </w:rPr>
        <w:t>of</w:t>
      </w:r>
      <w:proofErr w:type="spellEnd"/>
      <w:r w:rsidRPr="001A7447">
        <w:rPr>
          <w:color w:val="000000" w:themeColor="text1"/>
          <w:sz w:val="22"/>
          <w:szCs w:val="22"/>
          <w:rPrChange w:id="99" w:author="Microsoft Office User" w:date="2024-10-25T16:49:00Z">
            <w:rPr>
              <w:sz w:val="22"/>
              <w:szCs w:val="22"/>
            </w:rPr>
          </w:rPrChange>
        </w:rPr>
        <w:t xml:space="preserve"> </w:t>
      </w:r>
      <w:proofErr w:type="spellStart"/>
      <w:r w:rsidRPr="001A7447">
        <w:rPr>
          <w:color w:val="000000" w:themeColor="text1"/>
          <w:sz w:val="22"/>
          <w:szCs w:val="22"/>
          <w:rPrChange w:id="100" w:author="Microsoft Office User" w:date="2024-10-25T16:49:00Z">
            <w:rPr>
              <w:sz w:val="22"/>
              <w:szCs w:val="22"/>
            </w:rPr>
          </w:rPrChange>
        </w:rPr>
        <w:t>the</w:t>
      </w:r>
      <w:proofErr w:type="spellEnd"/>
      <w:r w:rsidRPr="001A7447">
        <w:rPr>
          <w:color w:val="000000" w:themeColor="text1"/>
          <w:sz w:val="22"/>
          <w:szCs w:val="22"/>
          <w:rPrChange w:id="101" w:author="Microsoft Office User" w:date="2024-10-25T16:49:00Z">
            <w:rPr>
              <w:sz w:val="22"/>
              <w:szCs w:val="22"/>
            </w:rPr>
          </w:rPrChange>
        </w:rPr>
        <w:t xml:space="preserve"> </w:t>
      </w:r>
      <w:proofErr w:type="spellStart"/>
      <w:r w:rsidRPr="001A7447">
        <w:rPr>
          <w:color w:val="000000" w:themeColor="text1"/>
          <w:sz w:val="22"/>
          <w:szCs w:val="22"/>
          <w:rPrChange w:id="102" w:author="Microsoft Office User" w:date="2024-10-25T16:49:00Z">
            <w:rPr>
              <w:sz w:val="22"/>
              <w:szCs w:val="22"/>
            </w:rPr>
          </w:rPrChange>
        </w:rPr>
        <w:t>students</w:t>
      </w:r>
      <w:proofErr w:type="spellEnd"/>
      <w:r w:rsidRPr="001A7447">
        <w:rPr>
          <w:color w:val="000000" w:themeColor="text1"/>
          <w:sz w:val="22"/>
          <w:szCs w:val="22"/>
          <w:rPrChange w:id="103" w:author="Microsoft Office User" w:date="2024-10-25T16:49:00Z">
            <w:rPr>
              <w:sz w:val="22"/>
              <w:szCs w:val="22"/>
            </w:rPr>
          </w:rPrChange>
        </w:rPr>
        <w:t xml:space="preserve">, </w:t>
      </w:r>
      <w:proofErr w:type="spellStart"/>
      <w:r w:rsidRPr="001A7447">
        <w:rPr>
          <w:color w:val="000000" w:themeColor="text1"/>
          <w:sz w:val="22"/>
          <w:szCs w:val="22"/>
          <w:rPrChange w:id="104" w:author="Microsoft Office User" w:date="2024-10-25T16:49:00Z">
            <w:rPr>
              <w:sz w:val="22"/>
              <w:szCs w:val="22"/>
            </w:rPr>
          </w:rPrChange>
        </w:rPr>
        <w:t>specifically</w:t>
      </w:r>
      <w:proofErr w:type="spellEnd"/>
      <w:r w:rsidRPr="001A7447">
        <w:rPr>
          <w:color w:val="000000" w:themeColor="text1"/>
          <w:sz w:val="22"/>
          <w:szCs w:val="22"/>
          <w:rPrChange w:id="105" w:author="Microsoft Office User" w:date="2024-10-25T16:49:00Z">
            <w:rPr>
              <w:sz w:val="22"/>
              <w:szCs w:val="22"/>
            </w:rPr>
          </w:rPrChange>
        </w:rPr>
        <w:t xml:space="preserve"> 61%, </w:t>
      </w:r>
      <w:proofErr w:type="spellStart"/>
      <w:r w:rsidRPr="001A7447">
        <w:rPr>
          <w:color w:val="000000" w:themeColor="text1"/>
          <w:sz w:val="22"/>
          <w:szCs w:val="22"/>
          <w:rPrChange w:id="106" w:author="Microsoft Office User" w:date="2024-10-25T16:49:00Z">
            <w:rPr>
              <w:sz w:val="22"/>
              <w:szCs w:val="22"/>
            </w:rPr>
          </w:rPrChange>
        </w:rPr>
        <w:t>exhibited</w:t>
      </w:r>
      <w:proofErr w:type="spellEnd"/>
      <w:r w:rsidRPr="001A7447">
        <w:rPr>
          <w:color w:val="000000" w:themeColor="text1"/>
          <w:sz w:val="22"/>
          <w:szCs w:val="22"/>
          <w:rPrChange w:id="107" w:author="Microsoft Office User" w:date="2024-10-25T16:49:00Z">
            <w:rPr>
              <w:sz w:val="22"/>
              <w:szCs w:val="22"/>
            </w:rPr>
          </w:rPrChange>
        </w:rPr>
        <w:t xml:space="preserve"> </w:t>
      </w:r>
      <w:proofErr w:type="spellStart"/>
      <w:r w:rsidRPr="001A7447">
        <w:rPr>
          <w:color w:val="000000" w:themeColor="text1"/>
          <w:sz w:val="22"/>
          <w:szCs w:val="22"/>
          <w:rPrChange w:id="108" w:author="Microsoft Office User" w:date="2024-10-25T16:49:00Z">
            <w:rPr>
              <w:sz w:val="22"/>
              <w:szCs w:val="22"/>
            </w:rPr>
          </w:rPrChange>
        </w:rPr>
        <w:t>symptoms</w:t>
      </w:r>
      <w:proofErr w:type="spellEnd"/>
      <w:r w:rsidRPr="001A7447">
        <w:rPr>
          <w:color w:val="000000" w:themeColor="text1"/>
          <w:sz w:val="22"/>
          <w:szCs w:val="22"/>
          <w:rPrChange w:id="109" w:author="Microsoft Office User" w:date="2024-10-25T16:49:00Z">
            <w:rPr>
              <w:sz w:val="22"/>
              <w:szCs w:val="22"/>
            </w:rPr>
          </w:rPrChange>
        </w:rPr>
        <w:t xml:space="preserve"> </w:t>
      </w:r>
      <w:proofErr w:type="spellStart"/>
      <w:r w:rsidRPr="001A7447">
        <w:rPr>
          <w:color w:val="000000" w:themeColor="text1"/>
          <w:sz w:val="22"/>
          <w:szCs w:val="22"/>
          <w:rPrChange w:id="110" w:author="Microsoft Office User" w:date="2024-10-25T16:49:00Z">
            <w:rPr>
              <w:sz w:val="22"/>
              <w:szCs w:val="22"/>
            </w:rPr>
          </w:rPrChange>
        </w:rPr>
        <w:t>of</w:t>
      </w:r>
      <w:proofErr w:type="spellEnd"/>
      <w:r w:rsidRPr="001A7447">
        <w:rPr>
          <w:color w:val="000000" w:themeColor="text1"/>
          <w:sz w:val="22"/>
          <w:szCs w:val="22"/>
          <w:rPrChange w:id="111" w:author="Microsoft Office User" w:date="2024-10-25T16:49:00Z">
            <w:rPr>
              <w:sz w:val="22"/>
              <w:szCs w:val="22"/>
            </w:rPr>
          </w:rPrChange>
        </w:rPr>
        <w:t xml:space="preserve"> </w:t>
      </w:r>
      <w:proofErr w:type="spellStart"/>
      <w:r w:rsidRPr="001A7447">
        <w:rPr>
          <w:color w:val="000000" w:themeColor="text1"/>
          <w:sz w:val="22"/>
          <w:szCs w:val="22"/>
          <w:rPrChange w:id="112" w:author="Microsoft Office User" w:date="2024-10-25T16:49:00Z">
            <w:rPr>
              <w:sz w:val="22"/>
              <w:szCs w:val="22"/>
            </w:rPr>
          </w:rPrChange>
        </w:rPr>
        <w:t>physical</w:t>
      </w:r>
      <w:proofErr w:type="spellEnd"/>
      <w:r w:rsidRPr="001A7447">
        <w:rPr>
          <w:color w:val="000000" w:themeColor="text1"/>
          <w:sz w:val="22"/>
          <w:szCs w:val="22"/>
          <w:rPrChange w:id="113" w:author="Microsoft Office User" w:date="2024-10-25T16:49:00Z">
            <w:rPr>
              <w:sz w:val="22"/>
              <w:szCs w:val="22"/>
            </w:rPr>
          </w:rPrChange>
        </w:rPr>
        <w:t xml:space="preserve"> </w:t>
      </w:r>
      <w:proofErr w:type="spellStart"/>
      <w:r w:rsidRPr="001A7447">
        <w:rPr>
          <w:color w:val="000000" w:themeColor="text1"/>
          <w:sz w:val="22"/>
          <w:szCs w:val="22"/>
          <w:rPrChange w:id="114" w:author="Microsoft Office User" w:date="2024-10-25T16:49:00Z">
            <w:rPr>
              <w:sz w:val="22"/>
              <w:szCs w:val="22"/>
            </w:rPr>
          </w:rPrChange>
        </w:rPr>
        <w:t>anxiety</w:t>
      </w:r>
      <w:proofErr w:type="spellEnd"/>
      <w:r w:rsidRPr="001A7447">
        <w:rPr>
          <w:color w:val="000000" w:themeColor="text1"/>
          <w:sz w:val="22"/>
          <w:szCs w:val="22"/>
          <w:rPrChange w:id="115" w:author="Microsoft Office User" w:date="2024-10-25T16:49:00Z">
            <w:rPr>
              <w:sz w:val="22"/>
              <w:szCs w:val="22"/>
            </w:rPr>
          </w:rPrChange>
        </w:rPr>
        <w:t xml:space="preserve">. </w:t>
      </w:r>
      <w:proofErr w:type="spellStart"/>
      <w:r w:rsidRPr="001A7447">
        <w:rPr>
          <w:color w:val="000000" w:themeColor="text1"/>
          <w:sz w:val="22"/>
          <w:szCs w:val="22"/>
          <w:rPrChange w:id="116" w:author="Microsoft Office User" w:date="2024-10-25T16:49:00Z">
            <w:rPr>
              <w:sz w:val="22"/>
              <w:szCs w:val="22"/>
            </w:rPr>
          </w:rPrChange>
        </w:rPr>
        <w:t>Additionally</w:t>
      </w:r>
      <w:proofErr w:type="spellEnd"/>
      <w:r w:rsidRPr="001A7447">
        <w:rPr>
          <w:color w:val="000000" w:themeColor="text1"/>
          <w:sz w:val="22"/>
          <w:szCs w:val="22"/>
          <w:rPrChange w:id="117" w:author="Microsoft Office User" w:date="2024-10-25T16:49:00Z">
            <w:rPr>
              <w:sz w:val="22"/>
              <w:szCs w:val="22"/>
            </w:rPr>
          </w:rPrChange>
        </w:rPr>
        <w:t xml:space="preserve">, a </w:t>
      </w:r>
      <w:proofErr w:type="spellStart"/>
      <w:r w:rsidRPr="001A7447">
        <w:rPr>
          <w:color w:val="000000" w:themeColor="text1"/>
          <w:sz w:val="22"/>
          <w:szCs w:val="22"/>
          <w:rPrChange w:id="118" w:author="Microsoft Office User" w:date="2024-10-25T16:49:00Z">
            <w:rPr>
              <w:sz w:val="22"/>
              <w:szCs w:val="22"/>
            </w:rPr>
          </w:rPrChange>
        </w:rPr>
        <w:t>smaller</w:t>
      </w:r>
      <w:proofErr w:type="spellEnd"/>
      <w:r w:rsidRPr="001A7447">
        <w:rPr>
          <w:color w:val="000000" w:themeColor="text1"/>
          <w:sz w:val="22"/>
          <w:szCs w:val="22"/>
          <w:rPrChange w:id="119" w:author="Microsoft Office User" w:date="2024-10-25T16:49:00Z">
            <w:rPr>
              <w:sz w:val="22"/>
              <w:szCs w:val="22"/>
            </w:rPr>
          </w:rPrChange>
        </w:rPr>
        <w:t xml:space="preserve"> </w:t>
      </w:r>
      <w:proofErr w:type="spellStart"/>
      <w:r w:rsidRPr="001A7447">
        <w:rPr>
          <w:color w:val="000000" w:themeColor="text1"/>
          <w:sz w:val="22"/>
          <w:szCs w:val="22"/>
          <w:rPrChange w:id="120" w:author="Microsoft Office User" w:date="2024-10-25T16:49:00Z">
            <w:rPr>
              <w:sz w:val="22"/>
              <w:szCs w:val="22"/>
            </w:rPr>
          </w:rPrChange>
        </w:rPr>
        <w:t>proportion</w:t>
      </w:r>
      <w:proofErr w:type="spellEnd"/>
      <w:r w:rsidRPr="001A7447">
        <w:rPr>
          <w:color w:val="000000" w:themeColor="text1"/>
          <w:sz w:val="22"/>
          <w:szCs w:val="22"/>
          <w:rPrChange w:id="121" w:author="Microsoft Office User" w:date="2024-10-25T16:49:00Z">
            <w:rPr>
              <w:sz w:val="22"/>
              <w:szCs w:val="22"/>
            </w:rPr>
          </w:rPrChange>
        </w:rPr>
        <w:t xml:space="preserve"> </w:t>
      </w:r>
      <w:proofErr w:type="spellStart"/>
      <w:r w:rsidRPr="001A7447">
        <w:rPr>
          <w:color w:val="000000" w:themeColor="text1"/>
          <w:sz w:val="22"/>
          <w:szCs w:val="22"/>
          <w:rPrChange w:id="122" w:author="Microsoft Office User" w:date="2024-10-25T16:49:00Z">
            <w:rPr>
              <w:sz w:val="22"/>
              <w:szCs w:val="22"/>
            </w:rPr>
          </w:rPrChange>
        </w:rPr>
        <w:t>of</w:t>
      </w:r>
      <w:proofErr w:type="spellEnd"/>
      <w:r w:rsidRPr="001A7447">
        <w:rPr>
          <w:color w:val="000000" w:themeColor="text1"/>
          <w:sz w:val="22"/>
          <w:szCs w:val="22"/>
          <w:rPrChange w:id="123" w:author="Microsoft Office User" w:date="2024-10-25T16:49:00Z">
            <w:rPr>
              <w:sz w:val="22"/>
              <w:szCs w:val="22"/>
            </w:rPr>
          </w:rPrChange>
        </w:rPr>
        <w:t xml:space="preserve"> </w:t>
      </w:r>
      <w:proofErr w:type="spellStart"/>
      <w:r w:rsidRPr="001A7447">
        <w:rPr>
          <w:color w:val="000000" w:themeColor="text1"/>
          <w:sz w:val="22"/>
          <w:szCs w:val="22"/>
          <w:rPrChange w:id="124" w:author="Microsoft Office User" w:date="2024-10-25T16:49:00Z">
            <w:rPr>
              <w:sz w:val="22"/>
              <w:szCs w:val="22"/>
            </w:rPr>
          </w:rPrChange>
        </w:rPr>
        <w:t>students</w:t>
      </w:r>
      <w:proofErr w:type="spellEnd"/>
      <w:r w:rsidRPr="001A7447">
        <w:rPr>
          <w:color w:val="000000" w:themeColor="text1"/>
          <w:sz w:val="22"/>
          <w:szCs w:val="22"/>
          <w:rPrChange w:id="125" w:author="Microsoft Office User" w:date="2024-10-25T16:49:00Z">
            <w:rPr>
              <w:sz w:val="22"/>
              <w:szCs w:val="22"/>
            </w:rPr>
          </w:rPrChange>
        </w:rPr>
        <w:t xml:space="preserve">, </w:t>
      </w:r>
      <w:proofErr w:type="spellStart"/>
      <w:r w:rsidRPr="001A7447">
        <w:rPr>
          <w:color w:val="000000" w:themeColor="text1"/>
          <w:sz w:val="22"/>
          <w:szCs w:val="22"/>
          <w:rPrChange w:id="126" w:author="Microsoft Office User" w:date="2024-10-25T16:49:00Z">
            <w:rPr>
              <w:sz w:val="22"/>
              <w:szCs w:val="22"/>
            </w:rPr>
          </w:rPrChange>
        </w:rPr>
        <w:t>namely</w:t>
      </w:r>
      <w:proofErr w:type="spellEnd"/>
      <w:r w:rsidRPr="001A7447">
        <w:rPr>
          <w:color w:val="000000" w:themeColor="text1"/>
          <w:sz w:val="22"/>
          <w:szCs w:val="22"/>
          <w:rPrChange w:id="127" w:author="Microsoft Office User" w:date="2024-10-25T16:49:00Z">
            <w:rPr>
              <w:sz w:val="22"/>
              <w:szCs w:val="22"/>
            </w:rPr>
          </w:rPrChange>
        </w:rPr>
        <w:t xml:space="preserve"> 9%, </w:t>
      </w:r>
      <w:proofErr w:type="spellStart"/>
      <w:r w:rsidRPr="001A7447">
        <w:rPr>
          <w:color w:val="000000" w:themeColor="text1"/>
          <w:sz w:val="22"/>
          <w:szCs w:val="22"/>
          <w:rPrChange w:id="128" w:author="Microsoft Office User" w:date="2024-10-25T16:49:00Z">
            <w:rPr>
              <w:sz w:val="22"/>
              <w:szCs w:val="22"/>
            </w:rPr>
          </w:rPrChange>
        </w:rPr>
        <w:t>displayed</w:t>
      </w:r>
      <w:proofErr w:type="spellEnd"/>
      <w:r w:rsidRPr="001A7447">
        <w:rPr>
          <w:color w:val="000000" w:themeColor="text1"/>
          <w:sz w:val="22"/>
          <w:szCs w:val="22"/>
          <w:rPrChange w:id="129" w:author="Microsoft Office User" w:date="2024-10-25T16:49:00Z">
            <w:rPr>
              <w:sz w:val="22"/>
              <w:szCs w:val="22"/>
            </w:rPr>
          </w:rPrChange>
        </w:rPr>
        <w:t xml:space="preserve"> </w:t>
      </w:r>
      <w:proofErr w:type="spellStart"/>
      <w:r w:rsidRPr="001A7447">
        <w:rPr>
          <w:color w:val="000000" w:themeColor="text1"/>
          <w:sz w:val="22"/>
          <w:szCs w:val="22"/>
          <w:rPrChange w:id="130" w:author="Microsoft Office User" w:date="2024-10-25T16:49:00Z">
            <w:rPr>
              <w:sz w:val="22"/>
              <w:szCs w:val="22"/>
            </w:rPr>
          </w:rPrChange>
        </w:rPr>
        <w:t>signs</w:t>
      </w:r>
      <w:proofErr w:type="spellEnd"/>
      <w:r w:rsidRPr="001A7447">
        <w:rPr>
          <w:color w:val="000000" w:themeColor="text1"/>
          <w:sz w:val="22"/>
          <w:szCs w:val="22"/>
          <w:rPrChange w:id="131" w:author="Microsoft Office User" w:date="2024-10-25T16:49:00Z">
            <w:rPr>
              <w:sz w:val="22"/>
              <w:szCs w:val="22"/>
            </w:rPr>
          </w:rPrChange>
        </w:rPr>
        <w:t xml:space="preserve"> </w:t>
      </w:r>
      <w:proofErr w:type="spellStart"/>
      <w:r w:rsidRPr="001A7447">
        <w:rPr>
          <w:color w:val="000000" w:themeColor="text1"/>
          <w:sz w:val="22"/>
          <w:szCs w:val="22"/>
          <w:rPrChange w:id="132" w:author="Microsoft Office User" w:date="2024-10-25T16:49:00Z">
            <w:rPr>
              <w:sz w:val="22"/>
              <w:szCs w:val="22"/>
            </w:rPr>
          </w:rPrChange>
        </w:rPr>
        <w:t>of</w:t>
      </w:r>
      <w:proofErr w:type="spellEnd"/>
      <w:r w:rsidRPr="001A7447">
        <w:rPr>
          <w:color w:val="000000" w:themeColor="text1"/>
          <w:sz w:val="22"/>
          <w:szCs w:val="22"/>
          <w:rPrChange w:id="133" w:author="Microsoft Office User" w:date="2024-10-25T16:49:00Z">
            <w:rPr>
              <w:sz w:val="22"/>
              <w:szCs w:val="22"/>
            </w:rPr>
          </w:rPrChange>
        </w:rPr>
        <w:t xml:space="preserve"> </w:t>
      </w:r>
      <w:proofErr w:type="spellStart"/>
      <w:r w:rsidRPr="001A7447">
        <w:rPr>
          <w:color w:val="000000" w:themeColor="text1"/>
          <w:sz w:val="22"/>
          <w:szCs w:val="22"/>
          <w:rPrChange w:id="134" w:author="Microsoft Office User" w:date="2024-10-25T16:49:00Z">
            <w:rPr>
              <w:sz w:val="22"/>
              <w:szCs w:val="22"/>
            </w:rPr>
          </w:rPrChange>
        </w:rPr>
        <w:t>avoidance</w:t>
      </w:r>
      <w:proofErr w:type="spellEnd"/>
      <w:r w:rsidRPr="001A7447">
        <w:rPr>
          <w:color w:val="000000" w:themeColor="text1"/>
          <w:sz w:val="22"/>
          <w:szCs w:val="22"/>
          <w:rPrChange w:id="135" w:author="Microsoft Office User" w:date="2024-10-25T16:49:00Z">
            <w:rPr>
              <w:sz w:val="22"/>
              <w:szCs w:val="22"/>
            </w:rPr>
          </w:rPrChange>
        </w:rPr>
        <w:t xml:space="preserve"> </w:t>
      </w:r>
      <w:proofErr w:type="spellStart"/>
      <w:r w:rsidRPr="001A7447">
        <w:rPr>
          <w:color w:val="000000" w:themeColor="text1"/>
          <w:sz w:val="22"/>
          <w:szCs w:val="22"/>
          <w:rPrChange w:id="136" w:author="Microsoft Office User" w:date="2024-10-25T16:49:00Z">
            <w:rPr>
              <w:sz w:val="22"/>
              <w:szCs w:val="22"/>
            </w:rPr>
          </w:rPrChange>
        </w:rPr>
        <w:t>anxiety</w:t>
      </w:r>
      <w:proofErr w:type="spellEnd"/>
      <w:r w:rsidRPr="001A7447">
        <w:rPr>
          <w:color w:val="000000" w:themeColor="text1"/>
          <w:sz w:val="22"/>
          <w:szCs w:val="22"/>
          <w:rPrChange w:id="137" w:author="Microsoft Office User" w:date="2024-10-25T16:49:00Z">
            <w:rPr>
              <w:sz w:val="22"/>
              <w:szCs w:val="22"/>
            </w:rPr>
          </w:rPrChange>
        </w:rPr>
        <w:t xml:space="preserve">, </w:t>
      </w:r>
      <w:proofErr w:type="spellStart"/>
      <w:r w:rsidRPr="001A7447">
        <w:rPr>
          <w:color w:val="000000" w:themeColor="text1"/>
          <w:sz w:val="22"/>
          <w:szCs w:val="22"/>
          <w:rPrChange w:id="138" w:author="Microsoft Office User" w:date="2024-10-25T16:49:00Z">
            <w:rPr>
              <w:sz w:val="22"/>
              <w:szCs w:val="22"/>
            </w:rPr>
          </w:rPrChange>
        </w:rPr>
        <w:t>while</w:t>
      </w:r>
      <w:proofErr w:type="spellEnd"/>
      <w:r w:rsidRPr="001A7447">
        <w:rPr>
          <w:color w:val="000000" w:themeColor="text1"/>
          <w:sz w:val="22"/>
          <w:szCs w:val="22"/>
          <w:rPrChange w:id="139" w:author="Microsoft Office User" w:date="2024-10-25T16:49:00Z">
            <w:rPr>
              <w:sz w:val="22"/>
              <w:szCs w:val="22"/>
            </w:rPr>
          </w:rPrChange>
        </w:rPr>
        <w:t xml:space="preserve"> </w:t>
      </w:r>
      <w:proofErr w:type="spellStart"/>
      <w:r w:rsidRPr="001A7447">
        <w:rPr>
          <w:color w:val="000000" w:themeColor="text1"/>
          <w:sz w:val="22"/>
          <w:szCs w:val="22"/>
          <w:rPrChange w:id="140" w:author="Microsoft Office User" w:date="2024-10-25T16:49:00Z">
            <w:rPr>
              <w:sz w:val="22"/>
              <w:szCs w:val="22"/>
            </w:rPr>
          </w:rPrChange>
        </w:rPr>
        <w:t>cognitive</w:t>
      </w:r>
      <w:proofErr w:type="spellEnd"/>
      <w:r w:rsidRPr="001A7447">
        <w:rPr>
          <w:color w:val="000000" w:themeColor="text1"/>
          <w:sz w:val="22"/>
          <w:szCs w:val="22"/>
          <w:rPrChange w:id="141" w:author="Microsoft Office User" w:date="2024-10-25T16:49:00Z">
            <w:rPr>
              <w:sz w:val="22"/>
              <w:szCs w:val="22"/>
            </w:rPr>
          </w:rPrChange>
        </w:rPr>
        <w:t xml:space="preserve"> </w:t>
      </w:r>
      <w:proofErr w:type="spellStart"/>
      <w:r w:rsidRPr="001A7447">
        <w:rPr>
          <w:color w:val="000000" w:themeColor="text1"/>
          <w:sz w:val="22"/>
          <w:szCs w:val="22"/>
          <w:rPrChange w:id="142" w:author="Microsoft Office User" w:date="2024-10-25T16:49:00Z">
            <w:rPr>
              <w:sz w:val="22"/>
              <w:szCs w:val="22"/>
            </w:rPr>
          </w:rPrChange>
        </w:rPr>
        <w:t>anxiety</w:t>
      </w:r>
      <w:proofErr w:type="spellEnd"/>
      <w:r w:rsidRPr="001A7447">
        <w:rPr>
          <w:color w:val="000000" w:themeColor="text1"/>
          <w:sz w:val="22"/>
          <w:szCs w:val="22"/>
          <w:rPrChange w:id="143" w:author="Microsoft Office User" w:date="2024-10-25T16:49:00Z">
            <w:rPr>
              <w:sz w:val="22"/>
              <w:szCs w:val="22"/>
            </w:rPr>
          </w:rPrChange>
        </w:rPr>
        <w:t xml:space="preserve"> </w:t>
      </w:r>
      <w:proofErr w:type="spellStart"/>
      <w:r w:rsidRPr="001A7447">
        <w:rPr>
          <w:color w:val="000000" w:themeColor="text1"/>
          <w:sz w:val="22"/>
          <w:szCs w:val="22"/>
          <w:rPrChange w:id="144" w:author="Microsoft Office User" w:date="2024-10-25T16:49:00Z">
            <w:rPr>
              <w:sz w:val="22"/>
              <w:szCs w:val="22"/>
            </w:rPr>
          </w:rPrChange>
        </w:rPr>
        <w:t>was</w:t>
      </w:r>
      <w:proofErr w:type="spellEnd"/>
      <w:r w:rsidRPr="001A7447">
        <w:rPr>
          <w:color w:val="000000" w:themeColor="text1"/>
          <w:sz w:val="22"/>
          <w:szCs w:val="22"/>
          <w:rPrChange w:id="145" w:author="Microsoft Office User" w:date="2024-10-25T16:49:00Z">
            <w:rPr>
              <w:sz w:val="22"/>
              <w:szCs w:val="22"/>
            </w:rPr>
          </w:rPrChange>
        </w:rPr>
        <w:t xml:space="preserve"> </w:t>
      </w:r>
      <w:proofErr w:type="spellStart"/>
      <w:r w:rsidRPr="001A7447">
        <w:rPr>
          <w:color w:val="000000" w:themeColor="text1"/>
          <w:sz w:val="22"/>
          <w:szCs w:val="22"/>
          <w:rPrChange w:id="146" w:author="Microsoft Office User" w:date="2024-10-25T16:49:00Z">
            <w:rPr>
              <w:sz w:val="22"/>
              <w:szCs w:val="22"/>
            </w:rPr>
          </w:rPrChange>
        </w:rPr>
        <w:t>reported</w:t>
      </w:r>
      <w:proofErr w:type="spellEnd"/>
      <w:r w:rsidRPr="001A7447">
        <w:rPr>
          <w:color w:val="000000" w:themeColor="text1"/>
          <w:sz w:val="22"/>
          <w:szCs w:val="22"/>
          <w:rPrChange w:id="147" w:author="Microsoft Office User" w:date="2024-10-25T16:49:00Z">
            <w:rPr>
              <w:sz w:val="22"/>
              <w:szCs w:val="22"/>
            </w:rPr>
          </w:rPrChange>
        </w:rPr>
        <w:t xml:space="preserve"> </w:t>
      </w:r>
      <w:proofErr w:type="spellStart"/>
      <w:r w:rsidRPr="001A7447">
        <w:rPr>
          <w:color w:val="000000" w:themeColor="text1"/>
          <w:sz w:val="22"/>
          <w:szCs w:val="22"/>
          <w:rPrChange w:id="148" w:author="Microsoft Office User" w:date="2024-10-25T16:49:00Z">
            <w:rPr>
              <w:sz w:val="22"/>
              <w:szCs w:val="22"/>
            </w:rPr>
          </w:rPrChange>
        </w:rPr>
        <w:t>by</w:t>
      </w:r>
      <w:proofErr w:type="spellEnd"/>
      <w:r w:rsidRPr="001A7447">
        <w:rPr>
          <w:color w:val="000000" w:themeColor="text1"/>
          <w:sz w:val="22"/>
          <w:szCs w:val="22"/>
          <w:rPrChange w:id="149" w:author="Microsoft Office User" w:date="2024-10-25T16:49:00Z">
            <w:rPr>
              <w:sz w:val="22"/>
              <w:szCs w:val="22"/>
            </w:rPr>
          </w:rPrChange>
        </w:rPr>
        <w:t xml:space="preserve"> 30% </w:t>
      </w:r>
      <w:proofErr w:type="spellStart"/>
      <w:r w:rsidRPr="001A7447">
        <w:rPr>
          <w:color w:val="000000" w:themeColor="text1"/>
          <w:sz w:val="22"/>
          <w:szCs w:val="22"/>
          <w:rPrChange w:id="150" w:author="Microsoft Office User" w:date="2024-10-25T16:49:00Z">
            <w:rPr>
              <w:sz w:val="22"/>
              <w:szCs w:val="22"/>
            </w:rPr>
          </w:rPrChange>
        </w:rPr>
        <w:t>of</w:t>
      </w:r>
      <w:proofErr w:type="spellEnd"/>
      <w:r w:rsidRPr="001A7447">
        <w:rPr>
          <w:color w:val="000000" w:themeColor="text1"/>
          <w:sz w:val="22"/>
          <w:szCs w:val="22"/>
          <w:rPrChange w:id="151" w:author="Microsoft Office User" w:date="2024-10-25T16:49:00Z">
            <w:rPr>
              <w:sz w:val="22"/>
              <w:szCs w:val="22"/>
            </w:rPr>
          </w:rPrChange>
        </w:rPr>
        <w:t xml:space="preserve"> </w:t>
      </w:r>
      <w:proofErr w:type="spellStart"/>
      <w:r w:rsidRPr="001A7447">
        <w:rPr>
          <w:color w:val="000000" w:themeColor="text1"/>
          <w:sz w:val="22"/>
          <w:szCs w:val="22"/>
          <w:rPrChange w:id="152" w:author="Microsoft Office User" w:date="2024-10-25T16:49:00Z">
            <w:rPr>
              <w:sz w:val="22"/>
              <w:szCs w:val="22"/>
            </w:rPr>
          </w:rPrChange>
        </w:rPr>
        <w:t>the</w:t>
      </w:r>
      <w:proofErr w:type="spellEnd"/>
      <w:r w:rsidRPr="001A7447">
        <w:rPr>
          <w:color w:val="000000" w:themeColor="text1"/>
          <w:sz w:val="22"/>
          <w:szCs w:val="22"/>
          <w:rPrChange w:id="153" w:author="Microsoft Office User" w:date="2024-10-25T16:49:00Z">
            <w:rPr>
              <w:sz w:val="22"/>
              <w:szCs w:val="22"/>
            </w:rPr>
          </w:rPrChange>
        </w:rPr>
        <w:t xml:space="preserve"> </w:t>
      </w:r>
      <w:proofErr w:type="spellStart"/>
      <w:r w:rsidRPr="001A7447">
        <w:rPr>
          <w:color w:val="000000" w:themeColor="text1"/>
          <w:sz w:val="22"/>
          <w:szCs w:val="22"/>
          <w:rPrChange w:id="154" w:author="Microsoft Office User" w:date="2024-10-25T16:49:00Z">
            <w:rPr>
              <w:sz w:val="22"/>
              <w:szCs w:val="22"/>
            </w:rPr>
          </w:rPrChange>
        </w:rPr>
        <w:t>participants</w:t>
      </w:r>
      <w:proofErr w:type="spellEnd"/>
      <w:r w:rsidRPr="001A7447">
        <w:rPr>
          <w:color w:val="000000" w:themeColor="text1"/>
          <w:sz w:val="22"/>
          <w:szCs w:val="22"/>
          <w:rPrChange w:id="155" w:author="Microsoft Office User" w:date="2024-10-25T16:49:00Z">
            <w:rPr>
              <w:sz w:val="22"/>
              <w:szCs w:val="22"/>
            </w:rPr>
          </w:rPrChange>
        </w:rPr>
        <w:t xml:space="preserve">. </w:t>
      </w:r>
      <w:proofErr w:type="spellStart"/>
      <w:r w:rsidRPr="001A7447">
        <w:rPr>
          <w:color w:val="000000" w:themeColor="text1"/>
          <w:sz w:val="22"/>
          <w:szCs w:val="22"/>
          <w:rPrChange w:id="156" w:author="Microsoft Office User" w:date="2024-10-25T16:49:00Z">
            <w:rPr>
              <w:sz w:val="22"/>
              <w:szCs w:val="22"/>
            </w:rPr>
          </w:rPrChange>
        </w:rPr>
        <w:t>Researchers</w:t>
      </w:r>
      <w:proofErr w:type="spellEnd"/>
      <w:r w:rsidRPr="001A7447">
        <w:rPr>
          <w:color w:val="000000" w:themeColor="text1"/>
          <w:sz w:val="22"/>
          <w:szCs w:val="22"/>
          <w:rPrChange w:id="157" w:author="Microsoft Office User" w:date="2024-10-25T16:49:00Z">
            <w:rPr>
              <w:sz w:val="22"/>
              <w:szCs w:val="22"/>
            </w:rPr>
          </w:rPrChange>
        </w:rPr>
        <w:t xml:space="preserve"> </w:t>
      </w:r>
      <w:proofErr w:type="spellStart"/>
      <w:r w:rsidRPr="001A7447">
        <w:rPr>
          <w:color w:val="000000" w:themeColor="text1"/>
          <w:sz w:val="22"/>
          <w:szCs w:val="22"/>
          <w:rPrChange w:id="158" w:author="Microsoft Office User" w:date="2024-10-25T16:49:00Z">
            <w:rPr>
              <w:sz w:val="22"/>
              <w:szCs w:val="22"/>
            </w:rPr>
          </w:rPrChange>
        </w:rPr>
        <w:t>found</w:t>
      </w:r>
      <w:proofErr w:type="spellEnd"/>
      <w:r w:rsidRPr="001A7447">
        <w:rPr>
          <w:color w:val="000000" w:themeColor="text1"/>
          <w:sz w:val="22"/>
          <w:szCs w:val="22"/>
          <w:rPrChange w:id="159" w:author="Microsoft Office User" w:date="2024-10-25T16:49:00Z">
            <w:rPr>
              <w:sz w:val="22"/>
              <w:szCs w:val="22"/>
            </w:rPr>
          </w:rPrChange>
        </w:rPr>
        <w:t xml:space="preserve"> </w:t>
      </w:r>
      <w:proofErr w:type="spellStart"/>
      <w:r w:rsidRPr="001A7447">
        <w:rPr>
          <w:color w:val="000000" w:themeColor="text1"/>
          <w:sz w:val="22"/>
          <w:szCs w:val="22"/>
          <w:rPrChange w:id="160" w:author="Microsoft Office User" w:date="2024-10-25T16:49:00Z">
            <w:rPr>
              <w:sz w:val="22"/>
              <w:szCs w:val="22"/>
            </w:rPr>
          </w:rPrChange>
        </w:rPr>
        <w:t>that</w:t>
      </w:r>
      <w:proofErr w:type="spellEnd"/>
      <w:r w:rsidRPr="001A7447">
        <w:rPr>
          <w:color w:val="000000" w:themeColor="text1"/>
          <w:sz w:val="22"/>
          <w:szCs w:val="22"/>
          <w:rPrChange w:id="161" w:author="Microsoft Office User" w:date="2024-10-25T16:49:00Z">
            <w:rPr>
              <w:sz w:val="22"/>
              <w:szCs w:val="22"/>
            </w:rPr>
          </w:rPrChange>
        </w:rPr>
        <w:t xml:space="preserve"> 5 </w:t>
      </w:r>
      <w:proofErr w:type="spellStart"/>
      <w:r w:rsidRPr="001A7447">
        <w:rPr>
          <w:color w:val="000000" w:themeColor="text1"/>
          <w:sz w:val="22"/>
          <w:szCs w:val="22"/>
          <w:rPrChange w:id="162" w:author="Microsoft Office User" w:date="2024-10-25T16:49:00Z">
            <w:rPr>
              <w:sz w:val="22"/>
              <w:szCs w:val="22"/>
            </w:rPr>
          </w:rPrChange>
        </w:rPr>
        <w:t>students</w:t>
      </w:r>
      <w:proofErr w:type="spellEnd"/>
      <w:r w:rsidRPr="001A7447">
        <w:rPr>
          <w:color w:val="000000" w:themeColor="text1"/>
          <w:sz w:val="22"/>
          <w:szCs w:val="22"/>
          <w:rPrChange w:id="163" w:author="Microsoft Office User" w:date="2024-10-25T16:49:00Z">
            <w:rPr>
              <w:sz w:val="22"/>
              <w:szCs w:val="22"/>
            </w:rPr>
          </w:rPrChange>
        </w:rPr>
        <w:t xml:space="preserve"> (15%) </w:t>
      </w:r>
      <w:proofErr w:type="spellStart"/>
      <w:r w:rsidRPr="001A7447">
        <w:rPr>
          <w:color w:val="000000" w:themeColor="text1"/>
          <w:sz w:val="22"/>
          <w:szCs w:val="22"/>
          <w:rPrChange w:id="164" w:author="Microsoft Office User" w:date="2024-10-25T16:49:00Z">
            <w:rPr>
              <w:sz w:val="22"/>
              <w:szCs w:val="22"/>
            </w:rPr>
          </w:rPrChange>
        </w:rPr>
        <w:t>on</w:t>
      </w:r>
      <w:proofErr w:type="spellEnd"/>
      <w:r w:rsidRPr="001A7447">
        <w:rPr>
          <w:color w:val="000000" w:themeColor="text1"/>
          <w:sz w:val="22"/>
          <w:szCs w:val="22"/>
          <w:rPrChange w:id="165" w:author="Microsoft Office User" w:date="2024-10-25T16:49:00Z">
            <w:rPr>
              <w:sz w:val="22"/>
              <w:szCs w:val="22"/>
            </w:rPr>
          </w:rPrChange>
        </w:rPr>
        <w:t xml:space="preserve"> </w:t>
      </w:r>
      <w:proofErr w:type="spellStart"/>
      <w:r w:rsidRPr="001A7447">
        <w:rPr>
          <w:color w:val="000000" w:themeColor="text1"/>
          <w:sz w:val="22"/>
          <w:szCs w:val="22"/>
          <w:rPrChange w:id="166" w:author="Microsoft Office User" w:date="2024-10-25T16:49:00Z">
            <w:rPr>
              <w:sz w:val="22"/>
              <w:szCs w:val="22"/>
            </w:rPr>
          </w:rPrChange>
        </w:rPr>
        <w:t>the</w:t>
      </w:r>
      <w:proofErr w:type="spellEnd"/>
      <w:r w:rsidRPr="001A7447">
        <w:rPr>
          <w:color w:val="000000" w:themeColor="text1"/>
          <w:sz w:val="22"/>
          <w:szCs w:val="22"/>
          <w:rPrChange w:id="167" w:author="Microsoft Office User" w:date="2024-10-25T16:49:00Z">
            <w:rPr>
              <w:sz w:val="22"/>
              <w:szCs w:val="22"/>
            </w:rPr>
          </w:rPrChange>
        </w:rPr>
        <w:t xml:space="preserve"> </w:t>
      </w:r>
      <w:proofErr w:type="spellStart"/>
      <w:r w:rsidRPr="001A7447">
        <w:rPr>
          <w:color w:val="000000" w:themeColor="text1"/>
          <w:sz w:val="22"/>
          <w:szCs w:val="22"/>
          <w:rPrChange w:id="168" w:author="Microsoft Office User" w:date="2024-10-25T16:49:00Z">
            <w:rPr>
              <w:sz w:val="22"/>
              <w:szCs w:val="22"/>
            </w:rPr>
          </w:rPrChange>
        </w:rPr>
        <w:t>critical</w:t>
      </w:r>
      <w:proofErr w:type="spellEnd"/>
      <w:r w:rsidRPr="001A7447">
        <w:rPr>
          <w:color w:val="000000" w:themeColor="text1"/>
          <w:sz w:val="22"/>
          <w:szCs w:val="22"/>
          <w:rPrChange w:id="169" w:author="Microsoft Office User" w:date="2024-10-25T16:49:00Z">
            <w:rPr>
              <w:sz w:val="22"/>
              <w:szCs w:val="22"/>
            </w:rPr>
          </w:rPrChange>
        </w:rPr>
        <w:t xml:space="preserve"> </w:t>
      </w:r>
      <w:proofErr w:type="spellStart"/>
      <w:r w:rsidRPr="001A7447">
        <w:rPr>
          <w:color w:val="000000" w:themeColor="text1"/>
          <w:sz w:val="22"/>
          <w:szCs w:val="22"/>
          <w:rPrChange w:id="170" w:author="Microsoft Office User" w:date="2024-10-25T16:49:00Z">
            <w:rPr>
              <w:sz w:val="22"/>
              <w:szCs w:val="22"/>
            </w:rPr>
          </w:rPrChange>
        </w:rPr>
        <w:t>exposition</w:t>
      </w:r>
      <w:proofErr w:type="spellEnd"/>
      <w:r w:rsidRPr="001A7447">
        <w:rPr>
          <w:color w:val="000000" w:themeColor="text1"/>
          <w:sz w:val="22"/>
          <w:szCs w:val="22"/>
          <w:rPrChange w:id="171" w:author="Microsoft Office User" w:date="2024-10-25T16:49:00Z">
            <w:rPr>
              <w:sz w:val="22"/>
              <w:szCs w:val="22"/>
            </w:rPr>
          </w:rPrChange>
        </w:rPr>
        <w:t xml:space="preserve"> </w:t>
      </w:r>
      <w:proofErr w:type="spellStart"/>
      <w:r w:rsidRPr="001A7447">
        <w:rPr>
          <w:color w:val="000000" w:themeColor="text1"/>
          <w:sz w:val="22"/>
          <w:szCs w:val="22"/>
          <w:rPrChange w:id="172" w:author="Microsoft Office User" w:date="2024-10-25T16:49:00Z">
            <w:rPr>
              <w:sz w:val="22"/>
              <w:szCs w:val="22"/>
            </w:rPr>
          </w:rPrChange>
        </w:rPr>
        <w:t>test</w:t>
      </w:r>
      <w:proofErr w:type="spellEnd"/>
      <w:r w:rsidRPr="001A7447">
        <w:rPr>
          <w:color w:val="000000" w:themeColor="text1"/>
          <w:sz w:val="22"/>
          <w:szCs w:val="22"/>
          <w:rPrChange w:id="173" w:author="Microsoft Office User" w:date="2024-10-25T16:49:00Z">
            <w:rPr>
              <w:sz w:val="22"/>
              <w:szCs w:val="22"/>
            </w:rPr>
          </w:rPrChange>
        </w:rPr>
        <w:t xml:space="preserve"> were </w:t>
      </w:r>
      <w:proofErr w:type="spellStart"/>
      <w:r w:rsidRPr="001A7447">
        <w:rPr>
          <w:color w:val="000000" w:themeColor="text1"/>
          <w:sz w:val="22"/>
          <w:szCs w:val="22"/>
          <w:rPrChange w:id="174" w:author="Microsoft Office User" w:date="2024-10-25T16:49:00Z">
            <w:rPr>
              <w:sz w:val="22"/>
              <w:szCs w:val="22"/>
            </w:rPr>
          </w:rPrChange>
        </w:rPr>
        <w:t>considered</w:t>
      </w:r>
      <w:proofErr w:type="spellEnd"/>
      <w:r w:rsidRPr="001A7447">
        <w:rPr>
          <w:color w:val="000000" w:themeColor="text1"/>
          <w:sz w:val="22"/>
          <w:szCs w:val="22"/>
          <w:rPrChange w:id="175" w:author="Microsoft Office User" w:date="2024-10-25T16:49:00Z">
            <w:rPr>
              <w:sz w:val="22"/>
              <w:szCs w:val="22"/>
            </w:rPr>
          </w:rPrChange>
        </w:rPr>
        <w:t xml:space="preserve"> </w:t>
      </w:r>
      <w:proofErr w:type="spellStart"/>
      <w:r w:rsidRPr="001A7447">
        <w:rPr>
          <w:color w:val="000000" w:themeColor="text1"/>
          <w:sz w:val="22"/>
          <w:szCs w:val="22"/>
          <w:rPrChange w:id="176" w:author="Microsoft Office User" w:date="2024-10-25T16:49:00Z">
            <w:rPr>
              <w:sz w:val="22"/>
              <w:szCs w:val="22"/>
            </w:rPr>
          </w:rPrChange>
        </w:rPr>
        <w:t>average</w:t>
      </w:r>
      <w:proofErr w:type="spellEnd"/>
      <w:r w:rsidRPr="001A7447">
        <w:rPr>
          <w:color w:val="000000" w:themeColor="text1"/>
          <w:sz w:val="22"/>
          <w:szCs w:val="22"/>
          <w:rPrChange w:id="177" w:author="Microsoft Office User" w:date="2024-10-25T16:49:00Z">
            <w:rPr>
              <w:sz w:val="22"/>
              <w:szCs w:val="22"/>
            </w:rPr>
          </w:rPrChange>
        </w:rPr>
        <w:t xml:space="preserve">, 3 </w:t>
      </w:r>
      <w:proofErr w:type="spellStart"/>
      <w:r w:rsidRPr="001A7447">
        <w:rPr>
          <w:color w:val="000000" w:themeColor="text1"/>
          <w:sz w:val="22"/>
          <w:szCs w:val="22"/>
          <w:rPrChange w:id="178" w:author="Microsoft Office User" w:date="2024-10-25T16:49:00Z">
            <w:rPr>
              <w:sz w:val="22"/>
              <w:szCs w:val="22"/>
            </w:rPr>
          </w:rPrChange>
        </w:rPr>
        <w:t>students</w:t>
      </w:r>
      <w:proofErr w:type="spellEnd"/>
      <w:r w:rsidRPr="001A7447">
        <w:rPr>
          <w:color w:val="000000" w:themeColor="text1"/>
          <w:sz w:val="22"/>
          <w:szCs w:val="22"/>
          <w:rPrChange w:id="179" w:author="Microsoft Office User" w:date="2024-10-25T16:49:00Z">
            <w:rPr>
              <w:sz w:val="22"/>
              <w:szCs w:val="22"/>
            </w:rPr>
          </w:rPrChange>
        </w:rPr>
        <w:t xml:space="preserve"> (9%) were </w:t>
      </w:r>
      <w:proofErr w:type="spellStart"/>
      <w:r w:rsidRPr="001A7447">
        <w:rPr>
          <w:color w:val="000000" w:themeColor="text1"/>
          <w:sz w:val="22"/>
          <w:szCs w:val="22"/>
          <w:rPrChange w:id="180" w:author="Microsoft Office User" w:date="2024-10-25T16:49:00Z">
            <w:rPr>
              <w:sz w:val="22"/>
              <w:szCs w:val="22"/>
            </w:rPr>
          </w:rPrChange>
        </w:rPr>
        <w:t>considered</w:t>
      </w:r>
      <w:proofErr w:type="spellEnd"/>
      <w:r w:rsidRPr="001A7447">
        <w:rPr>
          <w:color w:val="000000" w:themeColor="text1"/>
          <w:sz w:val="22"/>
          <w:szCs w:val="22"/>
          <w:rPrChange w:id="181" w:author="Microsoft Office User" w:date="2024-10-25T16:49:00Z">
            <w:rPr>
              <w:sz w:val="22"/>
              <w:szCs w:val="22"/>
            </w:rPr>
          </w:rPrChange>
        </w:rPr>
        <w:t xml:space="preserve"> </w:t>
      </w:r>
      <w:proofErr w:type="spellStart"/>
      <w:r w:rsidRPr="001A7447">
        <w:rPr>
          <w:color w:val="000000" w:themeColor="text1"/>
          <w:sz w:val="22"/>
          <w:szCs w:val="22"/>
          <w:rPrChange w:id="182" w:author="Microsoft Office User" w:date="2024-10-25T16:49:00Z">
            <w:rPr>
              <w:sz w:val="22"/>
              <w:szCs w:val="22"/>
            </w:rPr>
          </w:rPrChange>
        </w:rPr>
        <w:t>fair</w:t>
      </w:r>
      <w:proofErr w:type="spellEnd"/>
      <w:r w:rsidRPr="001A7447">
        <w:rPr>
          <w:color w:val="000000" w:themeColor="text1"/>
          <w:sz w:val="22"/>
          <w:szCs w:val="22"/>
          <w:rPrChange w:id="183" w:author="Microsoft Office User" w:date="2024-10-25T16:49:00Z">
            <w:rPr>
              <w:sz w:val="22"/>
              <w:szCs w:val="22"/>
            </w:rPr>
          </w:rPrChange>
        </w:rPr>
        <w:t xml:space="preserve">, 6 </w:t>
      </w:r>
      <w:proofErr w:type="spellStart"/>
      <w:r w:rsidRPr="001A7447">
        <w:rPr>
          <w:color w:val="000000" w:themeColor="text1"/>
          <w:sz w:val="22"/>
          <w:szCs w:val="22"/>
          <w:rPrChange w:id="184" w:author="Microsoft Office User" w:date="2024-10-25T16:49:00Z">
            <w:rPr>
              <w:sz w:val="22"/>
              <w:szCs w:val="22"/>
            </w:rPr>
          </w:rPrChange>
        </w:rPr>
        <w:t>students</w:t>
      </w:r>
      <w:proofErr w:type="spellEnd"/>
      <w:r w:rsidRPr="001A7447">
        <w:rPr>
          <w:color w:val="000000" w:themeColor="text1"/>
          <w:sz w:val="22"/>
          <w:szCs w:val="22"/>
          <w:rPrChange w:id="185" w:author="Microsoft Office User" w:date="2024-10-25T16:49:00Z">
            <w:rPr>
              <w:sz w:val="22"/>
              <w:szCs w:val="22"/>
            </w:rPr>
          </w:rPrChange>
        </w:rPr>
        <w:t xml:space="preserve"> (18%) were </w:t>
      </w:r>
      <w:proofErr w:type="spellStart"/>
      <w:r w:rsidRPr="001A7447">
        <w:rPr>
          <w:color w:val="000000" w:themeColor="text1"/>
          <w:sz w:val="22"/>
          <w:szCs w:val="22"/>
          <w:rPrChange w:id="186" w:author="Microsoft Office User" w:date="2024-10-25T16:49:00Z">
            <w:rPr>
              <w:sz w:val="22"/>
              <w:szCs w:val="22"/>
            </w:rPr>
          </w:rPrChange>
        </w:rPr>
        <w:t>considered</w:t>
      </w:r>
      <w:proofErr w:type="spellEnd"/>
      <w:r w:rsidRPr="001A7447">
        <w:rPr>
          <w:color w:val="000000" w:themeColor="text1"/>
          <w:sz w:val="22"/>
          <w:szCs w:val="22"/>
          <w:rPrChange w:id="187" w:author="Microsoft Office User" w:date="2024-10-25T16:49:00Z">
            <w:rPr>
              <w:sz w:val="22"/>
              <w:szCs w:val="22"/>
            </w:rPr>
          </w:rPrChange>
        </w:rPr>
        <w:t xml:space="preserve"> </w:t>
      </w:r>
      <w:proofErr w:type="spellStart"/>
      <w:r w:rsidRPr="001A7447">
        <w:rPr>
          <w:color w:val="000000" w:themeColor="text1"/>
          <w:sz w:val="22"/>
          <w:szCs w:val="22"/>
          <w:rPrChange w:id="188" w:author="Microsoft Office User" w:date="2024-10-25T16:49:00Z">
            <w:rPr>
              <w:sz w:val="22"/>
              <w:szCs w:val="22"/>
            </w:rPr>
          </w:rPrChange>
        </w:rPr>
        <w:t>poor</w:t>
      </w:r>
      <w:proofErr w:type="spellEnd"/>
      <w:r w:rsidRPr="001A7447">
        <w:rPr>
          <w:color w:val="000000" w:themeColor="text1"/>
          <w:sz w:val="22"/>
          <w:szCs w:val="22"/>
          <w:rPrChange w:id="189" w:author="Microsoft Office User" w:date="2024-10-25T16:49:00Z">
            <w:rPr>
              <w:sz w:val="22"/>
              <w:szCs w:val="22"/>
            </w:rPr>
          </w:rPrChange>
        </w:rPr>
        <w:t xml:space="preserve">, </w:t>
      </w:r>
      <w:proofErr w:type="spellStart"/>
      <w:r w:rsidRPr="001A7447">
        <w:rPr>
          <w:color w:val="000000" w:themeColor="text1"/>
          <w:sz w:val="22"/>
          <w:szCs w:val="22"/>
          <w:rPrChange w:id="190" w:author="Microsoft Office User" w:date="2024-10-25T16:49:00Z">
            <w:rPr>
              <w:sz w:val="22"/>
              <w:szCs w:val="22"/>
            </w:rPr>
          </w:rPrChange>
        </w:rPr>
        <w:t>and</w:t>
      </w:r>
      <w:proofErr w:type="spellEnd"/>
      <w:r w:rsidRPr="001A7447">
        <w:rPr>
          <w:color w:val="000000" w:themeColor="text1"/>
          <w:sz w:val="22"/>
          <w:szCs w:val="22"/>
          <w:rPrChange w:id="191" w:author="Microsoft Office User" w:date="2024-10-25T16:49:00Z">
            <w:rPr>
              <w:sz w:val="22"/>
              <w:szCs w:val="22"/>
            </w:rPr>
          </w:rPrChange>
        </w:rPr>
        <w:t xml:space="preserve"> 19 </w:t>
      </w:r>
      <w:proofErr w:type="spellStart"/>
      <w:r w:rsidRPr="001A7447">
        <w:rPr>
          <w:color w:val="000000" w:themeColor="text1"/>
          <w:sz w:val="22"/>
          <w:szCs w:val="22"/>
          <w:rPrChange w:id="192" w:author="Microsoft Office User" w:date="2024-10-25T16:49:00Z">
            <w:rPr>
              <w:sz w:val="22"/>
              <w:szCs w:val="22"/>
            </w:rPr>
          </w:rPrChange>
        </w:rPr>
        <w:t>students</w:t>
      </w:r>
      <w:proofErr w:type="spellEnd"/>
      <w:r w:rsidRPr="001A7447">
        <w:rPr>
          <w:color w:val="000000" w:themeColor="text1"/>
          <w:sz w:val="22"/>
          <w:szCs w:val="22"/>
          <w:rPrChange w:id="193" w:author="Microsoft Office User" w:date="2024-10-25T16:49:00Z">
            <w:rPr>
              <w:sz w:val="22"/>
              <w:szCs w:val="22"/>
            </w:rPr>
          </w:rPrChange>
        </w:rPr>
        <w:t xml:space="preserve"> (58%) were </w:t>
      </w:r>
      <w:proofErr w:type="spellStart"/>
      <w:r w:rsidRPr="001A7447">
        <w:rPr>
          <w:color w:val="000000" w:themeColor="text1"/>
          <w:sz w:val="22"/>
          <w:szCs w:val="22"/>
          <w:rPrChange w:id="194" w:author="Microsoft Office User" w:date="2024-10-25T16:49:00Z">
            <w:rPr>
              <w:sz w:val="22"/>
              <w:szCs w:val="22"/>
            </w:rPr>
          </w:rPrChange>
        </w:rPr>
        <w:t>considered</w:t>
      </w:r>
      <w:proofErr w:type="spellEnd"/>
      <w:r w:rsidRPr="001A7447">
        <w:rPr>
          <w:color w:val="000000" w:themeColor="text1"/>
          <w:sz w:val="22"/>
          <w:szCs w:val="22"/>
          <w:rPrChange w:id="195" w:author="Microsoft Office User" w:date="2024-10-25T16:49:00Z">
            <w:rPr>
              <w:sz w:val="22"/>
              <w:szCs w:val="22"/>
            </w:rPr>
          </w:rPrChange>
        </w:rPr>
        <w:t xml:space="preserve"> </w:t>
      </w:r>
      <w:proofErr w:type="spellStart"/>
      <w:r w:rsidRPr="001A7447">
        <w:rPr>
          <w:color w:val="000000" w:themeColor="text1"/>
          <w:sz w:val="22"/>
          <w:szCs w:val="22"/>
          <w:rPrChange w:id="196" w:author="Microsoft Office User" w:date="2024-10-25T16:49:00Z">
            <w:rPr>
              <w:sz w:val="22"/>
              <w:szCs w:val="22"/>
            </w:rPr>
          </w:rPrChange>
        </w:rPr>
        <w:t>inadequate</w:t>
      </w:r>
      <w:proofErr w:type="spellEnd"/>
      <w:r w:rsidRPr="001A7447">
        <w:rPr>
          <w:color w:val="000000" w:themeColor="text1"/>
          <w:sz w:val="22"/>
          <w:szCs w:val="22"/>
          <w:rPrChange w:id="197" w:author="Microsoft Office User" w:date="2024-10-25T16:49:00Z">
            <w:rPr>
              <w:sz w:val="22"/>
              <w:szCs w:val="22"/>
            </w:rPr>
          </w:rPrChange>
        </w:rPr>
        <w:t xml:space="preserve">. The study </w:t>
      </w:r>
      <w:proofErr w:type="spellStart"/>
      <w:r w:rsidRPr="001A7447">
        <w:rPr>
          <w:color w:val="000000" w:themeColor="text1"/>
          <w:sz w:val="22"/>
          <w:szCs w:val="22"/>
          <w:rPrChange w:id="198" w:author="Microsoft Office User" w:date="2024-10-25T16:49:00Z">
            <w:rPr>
              <w:sz w:val="22"/>
              <w:szCs w:val="22"/>
            </w:rPr>
          </w:rPrChange>
        </w:rPr>
        <w:t>found</w:t>
      </w:r>
      <w:proofErr w:type="spellEnd"/>
      <w:r w:rsidRPr="001A7447">
        <w:rPr>
          <w:color w:val="000000" w:themeColor="text1"/>
          <w:sz w:val="22"/>
          <w:szCs w:val="22"/>
          <w:rPrChange w:id="199" w:author="Microsoft Office User" w:date="2024-10-25T16:49:00Z">
            <w:rPr>
              <w:sz w:val="22"/>
              <w:szCs w:val="22"/>
            </w:rPr>
          </w:rPrChange>
        </w:rPr>
        <w:t xml:space="preserve"> a </w:t>
      </w:r>
      <w:proofErr w:type="spellStart"/>
      <w:r w:rsidRPr="001A7447">
        <w:rPr>
          <w:color w:val="000000" w:themeColor="text1"/>
          <w:sz w:val="22"/>
          <w:szCs w:val="22"/>
          <w:rPrChange w:id="200" w:author="Microsoft Office User" w:date="2024-10-25T16:49:00Z">
            <w:rPr>
              <w:sz w:val="22"/>
              <w:szCs w:val="22"/>
            </w:rPr>
          </w:rPrChange>
        </w:rPr>
        <w:t>significant</w:t>
      </w:r>
      <w:proofErr w:type="spellEnd"/>
      <w:r w:rsidRPr="001A7447">
        <w:rPr>
          <w:color w:val="000000" w:themeColor="text1"/>
          <w:sz w:val="22"/>
          <w:szCs w:val="22"/>
          <w:rPrChange w:id="201" w:author="Microsoft Office User" w:date="2024-10-25T16:49:00Z">
            <w:rPr>
              <w:sz w:val="22"/>
              <w:szCs w:val="22"/>
            </w:rPr>
          </w:rPrChange>
        </w:rPr>
        <w:t xml:space="preserve"> </w:t>
      </w:r>
      <w:proofErr w:type="spellStart"/>
      <w:r w:rsidRPr="001A7447">
        <w:rPr>
          <w:color w:val="000000" w:themeColor="text1"/>
          <w:sz w:val="22"/>
          <w:szCs w:val="22"/>
          <w:rPrChange w:id="202" w:author="Microsoft Office User" w:date="2024-10-25T16:49:00Z">
            <w:rPr>
              <w:sz w:val="22"/>
              <w:szCs w:val="22"/>
            </w:rPr>
          </w:rPrChange>
        </w:rPr>
        <w:t>correlation</w:t>
      </w:r>
      <w:proofErr w:type="spellEnd"/>
      <w:r w:rsidRPr="001A7447">
        <w:rPr>
          <w:color w:val="000000" w:themeColor="text1"/>
          <w:sz w:val="22"/>
          <w:szCs w:val="22"/>
          <w:rPrChange w:id="203" w:author="Microsoft Office User" w:date="2024-10-25T16:49:00Z">
            <w:rPr>
              <w:sz w:val="22"/>
              <w:szCs w:val="22"/>
            </w:rPr>
          </w:rPrChange>
        </w:rPr>
        <w:t xml:space="preserve"> (sig.2-tailed) </w:t>
      </w:r>
      <w:proofErr w:type="spellStart"/>
      <w:r w:rsidRPr="001A7447">
        <w:rPr>
          <w:color w:val="000000" w:themeColor="text1"/>
          <w:sz w:val="22"/>
          <w:szCs w:val="22"/>
          <w:rPrChange w:id="204" w:author="Microsoft Office User" w:date="2024-10-25T16:49:00Z">
            <w:rPr>
              <w:sz w:val="22"/>
              <w:szCs w:val="22"/>
            </w:rPr>
          </w:rPrChange>
        </w:rPr>
        <w:t>of</w:t>
      </w:r>
      <w:proofErr w:type="spellEnd"/>
      <w:r w:rsidRPr="001A7447">
        <w:rPr>
          <w:color w:val="000000" w:themeColor="text1"/>
          <w:sz w:val="22"/>
          <w:szCs w:val="22"/>
          <w:rPrChange w:id="205" w:author="Microsoft Office User" w:date="2024-10-25T16:49:00Z">
            <w:rPr>
              <w:sz w:val="22"/>
              <w:szCs w:val="22"/>
            </w:rPr>
          </w:rPrChange>
        </w:rPr>
        <w:t xml:space="preserve"> 0.30 </w:t>
      </w:r>
      <w:proofErr w:type="spellStart"/>
      <w:r w:rsidRPr="001A7447">
        <w:rPr>
          <w:color w:val="000000" w:themeColor="text1"/>
          <w:sz w:val="22"/>
          <w:szCs w:val="22"/>
          <w:rPrChange w:id="206" w:author="Microsoft Office User" w:date="2024-10-25T16:49:00Z">
            <w:rPr>
              <w:sz w:val="22"/>
              <w:szCs w:val="22"/>
            </w:rPr>
          </w:rPrChange>
        </w:rPr>
        <w:t>between</w:t>
      </w:r>
      <w:proofErr w:type="spellEnd"/>
      <w:r w:rsidRPr="001A7447">
        <w:rPr>
          <w:color w:val="000000" w:themeColor="text1"/>
          <w:sz w:val="22"/>
          <w:szCs w:val="22"/>
          <w:rPrChange w:id="207" w:author="Microsoft Office User" w:date="2024-10-25T16:49:00Z">
            <w:rPr>
              <w:sz w:val="22"/>
              <w:szCs w:val="22"/>
            </w:rPr>
          </w:rPrChange>
        </w:rPr>
        <w:t xml:space="preserve"> </w:t>
      </w:r>
      <w:proofErr w:type="spellStart"/>
      <w:r w:rsidRPr="001A7447">
        <w:rPr>
          <w:color w:val="000000" w:themeColor="text1"/>
          <w:sz w:val="22"/>
          <w:szCs w:val="22"/>
          <w:rPrChange w:id="208" w:author="Microsoft Office User" w:date="2024-10-25T16:49:00Z">
            <w:rPr>
              <w:sz w:val="22"/>
              <w:szCs w:val="22"/>
            </w:rPr>
          </w:rPrChange>
        </w:rPr>
        <w:t>students</w:t>
      </w:r>
      <w:proofErr w:type="spellEnd"/>
      <w:r w:rsidRPr="001A7447">
        <w:rPr>
          <w:color w:val="000000" w:themeColor="text1"/>
          <w:sz w:val="22"/>
          <w:szCs w:val="22"/>
          <w:rPrChange w:id="209" w:author="Microsoft Office User" w:date="2024-10-25T16:49:00Z">
            <w:rPr>
              <w:sz w:val="22"/>
              <w:szCs w:val="22"/>
            </w:rPr>
          </w:rPrChange>
        </w:rPr>
        <w:t xml:space="preserve">' </w:t>
      </w:r>
      <w:proofErr w:type="spellStart"/>
      <w:r w:rsidRPr="001A7447">
        <w:rPr>
          <w:color w:val="000000" w:themeColor="text1"/>
          <w:sz w:val="22"/>
          <w:szCs w:val="22"/>
          <w:rPrChange w:id="210" w:author="Microsoft Office User" w:date="2024-10-25T16:49:00Z">
            <w:rPr>
              <w:sz w:val="22"/>
              <w:szCs w:val="22"/>
            </w:rPr>
          </w:rPrChange>
        </w:rPr>
        <w:t>writing</w:t>
      </w:r>
      <w:proofErr w:type="spellEnd"/>
      <w:r w:rsidRPr="001A7447">
        <w:rPr>
          <w:color w:val="000000" w:themeColor="text1"/>
          <w:sz w:val="22"/>
          <w:szCs w:val="22"/>
          <w:rPrChange w:id="211" w:author="Microsoft Office User" w:date="2024-10-25T16:49:00Z">
            <w:rPr>
              <w:sz w:val="22"/>
              <w:szCs w:val="22"/>
            </w:rPr>
          </w:rPrChange>
        </w:rPr>
        <w:t xml:space="preserve"> </w:t>
      </w:r>
      <w:proofErr w:type="spellStart"/>
      <w:r w:rsidRPr="001A7447">
        <w:rPr>
          <w:color w:val="000000" w:themeColor="text1"/>
          <w:sz w:val="22"/>
          <w:szCs w:val="22"/>
          <w:rPrChange w:id="212" w:author="Microsoft Office User" w:date="2024-10-25T16:49:00Z">
            <w:rPr>
              <w:sz w:val="22"/>
              <w:szCs w:val="22"/>
            </w:rPr>
          </w:rPrChange>
        </w:rPr>
        <w:t>anxiety</w:t>
      </w:r>
      <w:proofErr w:type="spellEnd"/>
      <w:r w:rsidRPr="001A7447">
        <w:rPr>
          <w:color w:val="000000" w:themeColor="text1"/>
          <w:sz w:val="22"/>
          <w:szCs w:val="22"/>
          <w:rPrChange w:id="213" w:author="Microsoft Office User" w:date="2024-10-25T16:49:00Z">
            <w:rPr>
              <w:sz w:val="22"/>
              <w:szCs w:val="22"/>
            </w:rPr>
          </w:rPrChange>
        </w:rPr>
        <w:t xml:space="preserve"> </w:t>
      </w:r>
      <w:proofErr w:type="spellStart"/>
      <w:r w:rsidRPr="001A7447">
        <w:rPr>
          <w:color w:val="000000" w:themeColor="text1"/>
          <w:sz w:val="22"/>
          <w:szCs w:val="22"/>
          <w:rPrChange w:id="214" w:author="Microsoft Office User" w:date="2024-10-25T16:49:00Z">
            <w:rPr>
              <w:sz w:val="22"/>
              <w:szCs w:val="22"/>
            </w:rPr>
          </w:rPrChange>
        </w:rPr>
        <w:t>and</w:t>
      </w:r>
      <w:proofErr w:type="spellEnd"/>
      <w:r w:rsidRPr="001A7447">
        <w:rPr>
          <w:color w:val="000000" w:themeColor="text1"/>
          <w:sz w:val="22"/>
          <w:szCs w:val="22"/>
          <w:rPrChange w:id="215" w:author="Microsoft Office User" w:date="2024-10-25T16:49:00Z">
            <w:rPr>
              <w:sz w:val="22"/>
              <w:szCs w:val="22"/>
            </w:rPr>
          </w:rPrChange>
        </w:rPr>
        <w:t xml:space="preserve"> </w:t>
      </w:r>
      <w:proofErr w:type="spellStart"/>
      <w:r w:rsidRPr="001A7447">
        <w:rPr>
          <w:color w:val="000000" w:themeColor="text1"/>
          <w:sz w:val="22"/>
          <w:szCs w:val="22"/>
          <w:rPrChange w:id="216" w:author="Microsoft Office User" w:date="2024-10-25T16:49:00Z">
            <w:rPr>
              <w:sz w:val="22"/>
              <w:szCs w:val="22"/>
            </w:rPr>
          </w:rPrChange>
        </w:rPr>
        <w:t>their</w:t>
      </w:r>
      <w:proofErr w:type="spellEnd"/>
      <w:r w:rsidRPr="001A7447">
        <w:rPr>
          <w:color w:val="000000" w:themeColor="text1"/>
          <w:sz w:val="22"/>
          <w:szCs w:val="22"/>
          <w:rPrChange w:id="217" w:author="Microsoft Office User" w:date="2024-10-25T16:49:00Z">
            <w:rPr>
              <w:sz w:val="22"/>
              <w:szCs w:val="22"/>
            </w:rPr>
          </w:rPrChange>
        </w:rPr>
        <w:t xml:space="preserve"> </w:t>
      </w:r>
      <w:proofErr w:type="spellStart"/>
      <w:r w:rsidRPr="001A7447">
        <w:rPr>
          <w:color w:val="000000" w:themeColor="text1"/>
          <w:sz w:val="22"/>
          <w:szCs w:val="22"/>
          <w:rPrChange w:id="218" w:author="Microsoft Office User" w:date="2024-10-25T16:49:00Z">
            <w:rPr>
              <w:sz w:val="22"/>
              <w:szCs w:val="22"/>
            </w:rPr>
          </w:rPrChange>
        </w:rPr>
        <w:t>writing</w:t>
      </w:r>
      <w:proofErr w:type="spellEnd"/>
      <w:r w:rsidRPr="001A7447">
        <w:rPr>
          <w:color w:val="000000" w:themeColor="text1"/>
          <w:sz w:val="22"/>
          <w:szCs w:val="22"/>
          <w:rPrChange w:id="219" w:author="Microsoft Office User" w:date="2024-10-25T16:49:00Z">
            <w:rPr>
              <w:sz w:val="22"/>
              <w:szCs w:val="22"/>
            </w:rPr>
          </w:rPrChange>
        </w:rPr>
        <w:t xml:space="preserve"> </w:t>
      </w:r>
      <w:proofErr w:type="spellStart"/>
      <w:r w:rsidRPr="001A7447">
        <w:rPr>
          <w:color w:val="000000" w:themeColor="text1"/>
          <w:sz w:val="22"/>
          <w:szCs w:val="22"/>
          <w:rPrChange w:id="220" w:author="Microsoft Office User" w:date="2024-10-25T16:49:00Z">
            <w:rPr>
              <w:sz w:val="22"/>
              <w:szCs w:val="22"/>
            </w:rPr>
          </w:rPrChange>
        </w:rPr>
        <w:t>achievement</w:t>
      </w:r>
      <w:proofErr w:type="spellEnd"/>
      <w:r w:rsidRPr="001A7447">
        <w:rPr>
          <w:rStyle w:val="selectable-text1"/>
          <w:color w:val="000000" w:themeColor="text1"/>
          <w:sz w:val="22"/>
          <w:szCs w:val="22"/>
          <w:rPrChange w:id="221" w:author="Microsoft Office User" w:date="2024-10-25T16:49:00Z">
            <w:rPr>
              <w:rStyle w:val="selectable-text1"/>
              <w:sz w:val="22"/>
              <w:szCs w:val="22"/>
            </w:rPr>
          </w:rPrChange>
        </w:rPr>
        <w:t>,</w:t>
      </w:r>
      <w:r w:rsidRPr="001A7447">
        <w:rPr>
          <w:color w:val="000000" w:themeColor="text1"/>
          <w:sz w:val="22"/>
          <w:szCs w:val="22"/>
          <w:rPrChange w:id="222" w:author="Microsoft Office User" w:date="2024-10-25T16:49:00Z">
            <w:rPr>
              <w:sz w:val="22"/>
              <w:szCs w:val="22"/>
            </w:rPr>
          </w:rPrChange>
        </w:rPr>
        <w:t xml:space="preserve"> </w:t>
      </w:r>
      <w:proofErr w:type="spellStart"/>
      <w:r w:rsidRPr="001A7447">
        <w:rPr>
          <w:rStyle w:val="selectable-text1"/>
          <w:color w:val="000000" w:themeColor="text1"/>
          <w:sz w:val="22"/>
          <w:szCs w:val="22"/>
          <w:rPrChange w:id="223" w:author="Microsoft Office User" w:date="2024-10-25T16:49:00Z">
            <w:rPr>
              <w:rStyle w:val="selectable-text1"/>
              <w:sz w:val="22"/>
              <w:szCs w:val="22"/>
            </w:rPr>
          </w:rPrChange>
        </w:rPr>
        <w:t>it</w:t>
      </w:r>
      <w:proofErr w:type="spellEnd"/>
      <w:r w:rsidRPr="001A7447">
        <w:rPr>
          <w:rStyle w:val="selectable-text1"/>
          <w:color w:val="000000" w:themeColor="text1"/>
          <w:sz w:val="22"/>
          <w:szCs w:val="22"/>
          <w:rPrChange w:id="224"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25" w:author="Microsoft Office User" w:date="2024-10-25T16:49:00Z">
            <w:rPr>
              <w:rStyle w:val="selectable-text1"/>
              <w:sz w:val="22"/>
              <w:szCs w:val="22"/>
            </w:rPr>
          </w:rPrChange>
        </w:rPr>
        <w:t>can</w:t>
      </w:r>
      <w:proofErr w:type="spellEnd"/>
      <w:r w:rsidRPr="001A7447">
        <w:rPr>
          <w:rStyle w:val="selectable-text1"/>
          <w:color w:val="000000" w:themeColor="text1"/>
          <w:sz w:val="22"/>
          <w:szCs w:val="22"/>
          <w:rPrChange w:id="226"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27" w:author="Microsoft Office User" w:date="2024-10-25T16:49:00Z">
            <w:rPr>
              <w:rStyle w:val="selectable-text1"/>
              <w:sz w:val="22"/>
              <w:szCs w:val="22"/>
            </w:rPr>
          </w:rPrChange>
        </w:rPr>
        <w:t>be</w:t>
      </w:r>
      <w:proofErr w:type="spellEnd"/>
      <w:r w:rsidRPr="001A7447">
        <w:rPr>
          <w:rStyle w:val="selectable-text1"/>
          <w:color w:val="000000" w:themeColor="text1"/>
          <w:sz w:val="22"/>
          <w:szCs w:val="22"/>
          <w:rPrChange w:id="228"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29" w:author="Microsoft Office User" w:date="2024-10-25T16:49:00Z">
            <w:rPr>
              <w:rStyle w:val="selectable-text1"/>
              <w:sz w:val="22"/>
              <w:szCs w:val="22"/>
            </w:rPr>
          </w:rPrChange>
        </w:rPr>
        <w:t>concluded</w:t>
      </w:r>
      <w:proofErr w:type="spellEnd"/>
      <w:r w:rsidRPr="001A7447">
        <w:rPr>
          <w:rStyle w:val="selectable-text1"/>
          <w:color w:val="000000" w:themeColor="text1"/>
          <w:sz w:val="22"/>
          <w:szCs w:val="22"/>
          <w:rPrChange w:id="230"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31" w:author="Microsoft Office User" w:date="2024-10-25T16:49:00Z">
            <w:rPr>
              <w:rStyle w:val="selectable-text1"/>
              <w:sz w:val="22"/>
              <w:szCs w:val="22"/>
            </w:rPr>
          </w:rPrChange>
        </w:rPr>
        <w:t>that</w:t>
      </w:r>
      <w:proofErr w:type="spellEnd"/>
      <w:r w:rsidRPr="001A7447">
        <w:rPr>
          <w:rStyle w:val="selectable-text1"/>
          <w:color w:val="000000" w:themeColor="text1"/>
          <w:sz w:val="22"/>
          <w:szCs w:val="22"/>
          <w:rPrChange w:id="232" w:author="Microsoft Office User" w:date="2024-10-25T16:49:00Z">
            <w:rPr>
              <w:rStyle w:val="selectable-text1"/>
              <w:sz w:val="22"/>
              <w:szCs w:val="22"/>
            </w:rPr>
          </w:rPrChange>
        </w:rPr>
        <w:t xml:space="preserve"> (Hα</w:t>
      </w:r>
      <w:r w:rsidRPr="001A7447">
        <w:rPr>
          <w:rStyle w:val="selectable-text1"/>
          <w:color w:val="000000" w:themeColor="text1"/>
          <w:sz w:val="22"/>
          <w:szCs w:val="22"/>
          <w:vertAlign w:val="subscript"/>
          <w:lang w:val="en-US"/>
          <w:rPrChange w:id="233" w:author="Microsoft Office User" w:date="2024-10-25T16:49:00Z">
            <w:rPr>
              <w:rStyle w:val="selectable-text1"/>
              <w:sz w:val="22"/>
              <w:szCs w:val="22"/>
              <w:vertAlign w:val="subscript"/>
              <w:lang w:val="en-US"/>
            </w:rPr>
          </w:rPrChange>
        </w:rPr>
        <w:t>1</w:t>
      </w:r>
      <w:r w:rsidRPr="001A7447">
        <w:rPr>
          <w:rStyle w:val="selectable-text1"/>
          <w:color w:val="000000" w:themeColor="text1"/>
          <w:sz w:val="22"/>
          <w:szCs w:val="22"/>
          <w:rPrChange w:id="234"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35" w:author="Microsoft Office User" w:date="2024-10-25T16:49:00Z">
            <w:rPr>
              <w:rStyle w:val="selectable-text1"/>
              <w:sz w:val="22"/>
              <w:szCs w:val="22"/>
            </w:rPr>
          </w:rPrChange>
        </w:rPr>
        <w:t>was</w:t>
      </w:r>
      <w:proofErr w:type="spellEnd"/>
      <w:r w:rsidRPr="001A7447">
        <w:rPr>
          <w:color w:val="000000" w:themeColor="text1"/>
          <w:sz w:val="22"/>
          <w:szCs w:val="22"/>
          <w:rPrChange w:id="236" w:author="Microsoft Office User" w:date="2024-10-25T16:49:00Z">
            <w:rPr>
              <w:sz w:val="22"/>
              <w:szCs w:val="22"/>
            </w:rPr>
          </w:rPrChange>
        </w:rPr>
        <w:t xml:space="preserve"> </w:t>
      </w:r>
      <w:proofErr w:type="spellStart"/>
      <w:r w:rsidRPr="001A7447">
        <w:rPr>
          <w:rStyle w:val="selectable-text1"/>
          <w:color w:val="000000" w:themeColor="text1"/>
          <w:sz w:val="22"/>
          <w:szCs w:val="22"/>
          <w:rPrChange w:id="237" w:author="Microsoft Office User" w:date="2024-10-25T16:49:00Z">
            <w:rPr>
              <w:rStyle w:val="selectable-text1"/>
              <w:sz w:val="22"/>
              <w:szCs w:val="22"/>
            </w:rPr>
          </w:rPrChange>
        </w:rPr>
        <w:t>accepted</w:t>
      </w:r>
      <w:proofErr w:type="spellEnd"/>
      <w:r w:rsidRPr="001A7447">
        <w:rPr>
          <w:rStyle w:val="selectable-text1"/>
          <w:color w:val="000000" w:themeColor="text1"/>
          <w:sz w:val="22"/>
          <w:szCs w:val="22"/>
          <w:rPrChange w:id="238"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39" w:author="Microsoft Office User" w:date="2024-10-25T16:49:00Z">
            <w:rPr>
              <w:rStyle w:val="selectable-text1"/>
              <w:sz w:val="22"/>
              <w:szCs w:val="22"/>
            </w:rPr>
          </w:rPrChange>
        </w:rPr>
        <w:t>and</w:t>
      </w:r>
      <w:proofErr w:type="spellEnd"/>
      <w:r w:rsidRPr="001A7447">
        <w:rPr>
          <w:rStyle w:val="selectable-text1"/>
          <w:color w:val="000000" w:themeColor="text1"/>
          <w:sz w:val="22"/>
          <w:szCs w:val="22"/>
          <w:rPrChange w:id="240" w:author="Microsoft Office User" w:date="2024-10-25T16:49:00Z">
            <w:rPr>
              <w:rStyle w:val="selectable-text1"/>
              <w:sz w:val="22"/>
              <w:szCs w:val="22"/>
            </w:rPr>
          </w:rPrChange>
        </w:rPr>
        <w:t xml:space="preserve"> (H0</w:t>
      </w:r>
      <w:r w:rsidRPr="001A7447">
        <w:rPr>
          <w:rStyle w:val="selectable-text1"/>
          <w:color w:val="000000" w:themeColor="text1"/>
          <w:sz w:val="22"/>
          <w:szCs w:val="22"/>
          <w:vertAlign w:val="subscript"/>
          <w:lang w:val="en-US"/>
          <w:rPrChange w:id="241" w:author="Microsoft Office User" w:date="2024-10-25T16:49:00Z">
            <w:rPr>
              <w:rStyle w:val="selectable-text1"/>
              <w:sz w:val="22"/>
              <w:szCs w:val="22"/>
              <w:vertAlign w:val="subscript"/>
              <w:lang w:val="en-US"/>
            </w:rPr>
          </w:rPrChange>
        </w:rPr>
        <w:t>1</w:t>
      </w:r>
      <w:r w:rsidRPr="001A7447">
        <w:rPr>
          <w:rStyle w:val="selectable-text1"/>
          <w:color w:val="000000" w:themeColor="text1"/>
          <w:sz w:val="22"/>
          <w:szCs w:val="22"/>
          <w:rPrChange w:id="242"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43" w:author="Microsoft Office User" w:date="2024-10-25T16:49:00Z">
            <w:rPr>
              <w:rStyle w:val="selectable-text1"/>
              <w:sz w:val="22"/>
              <w:szCs w:val="22"/>
            </w:rPr>
          </w:rPrChange>
        </w:rPr>
        <w:t>was</w:t>
      </w:r>
      <w:proofErr w:type="spellEnd"/>
      <w:r w:rsidRPr="001A7447">
        <w:rPr>
          <w:rStyle w:val="selectable-text1"/>
          <w:color w:val="000000" w:themeColor="text1"/>
          <w:sz w:val="22"/>
          <w:szCs w:val="22"/>
          <w:rPrChange w:id="244"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45" w:author="Microsoft Office User" w:date="2024-10-25T16:49:00Z">
            <w:rPr>
              <w:rStyle w:val="selectable-text1"/>
              <w:sz w:val="22"/>
              <w:szCs w:val="22"/>
            </w:rPr>
          </w:rPrChange>
        </w:rPr>
        <w:t>rejected</w:t>
      </w:r>
      <w:proofErr w:type="spellEnd"/>
      <w:r w:rsidRPr="001A7447">
        <w:rPr>
          <w:rStyle w:val="selectable-text1"/>
          <w:color w:val="000000" w:themeColor="text1"/>
          <w:sz w:val="22"/>
          <w:szCs w:val="22"/>
          <w:rPrChange w:id="246"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47" w:author="Microsoft Office User" w:date="2024-10-25T16:49:00Z">
            <w:rPr>
              <w:rStyle w:val="selectable-text1"/>
              <w:sz w:val="22"/>
              <w:szCs w:val="22"/>
            </w:rPr>
          </w:rPrChange>
        </w:rPr>
        <w:t>With</w:t>
      </w:r>
      <w:proofErr w:type="spellEnd"/>
      <w:r w:rsidRPr="001A7447">
        <w:rPr>
          <w:rStyle w:val="selectable-text1"/>
          <w:color w:val="000000" w:themeColor="text1"/>
          <w:sz w:val="22"/>
          <w:szCs w:val="22"/>
          <w:rPrChange w:id="248"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49" w:author="Microsoft Office User" w:date="2024-10-25T16:49:00Z">
            <w:rPr>
              <w:rStyle w:val="selectable-text1"/>
              <w:sz w:val="22"/>
              <w:szCs w:val="22"/>
            </w:rPr>
          </w:rPrChange>
        </w:rPr>
        <w:t>coefficients</w:t>
      </w:r>
      <w:proofErr w:type="spellEnd"/>
      <w:r w:rsidRPr="001A7447">
        <w:rPr>
          <w:rStyle w:val="selectable-text1"/>
          <w:color w:val="000000" w:themeColor="text1"/>
          <w:sz w:val="22"/>
          <w:szCs w:val="22"/>
          <w:rPrChange w:id="250"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51" w:author="Microsoft Office User" w:date="2024-10-25T16:49:00Z">
            <w:rPr>
              <w:rStyle w:val="selectable-text1"/>
              <w:sz w:val="22"/>
              <w:szCs w:val="22"/>
            </w:rPr>
          </w:rPrChange>
        </w:rPr>
        <w:t>of</w:t>
      </w:r>
      <w:proofErr w:type="spellEnd"/>
      <w:r w:rsidRPr="001A7447">
        <w:rPr>
          <w:rStyle w:val="selectable-text1"/>
          <w:color w:val="000000" w:themeColor="text1"/>
          <w:sz w:val="22"/>
          <w:szCs w:val="22"/>
          <w:rPrChange w:id="252" w:author="Microsoft Office User" w:date="2024-10-25T16:49:00Z">
            <w:rPr>
              <w:rStyle w:val="selectable-text1"/>
              <w:sz w:val="22"/>
              <w:szCs w:val="22"/>
            </w:rPr>
          </w:rPrChange>
        </w:rPr>
        <w:t xml:space="preserve"> 0.104, </w:t>
      </w:r>
      <w:proofErr w:type="spellStart"/>
      <w:r w:rsidRPr="001A7447">
        <w:rPr>
          <w:rStyle w:val="selectable-text1"/>
          <w:color w:val="000000" w:themeColor="text1"/>
          <w:sz w:val="22"/>
          <w:szCs w:val="22"/>
          <w:rPrChange w:id="253" w:author="Microsoft Office User" w:date="2024-10-25T16:49:00Z">
            <w:rPr>
              <w:rStyle w:val="selectable-text1"/>
              <w:sz w:val="22"/>
              <w:szCs w:val="22"/>
            </w:rPr>
          </w:rPrChange>
        </w:rPr>
        <w:t>cognitive</w:t>
      </w:r>
      <w:proofErr w:type="spellEnd"/>
      <w:r w:rsidRPr="001A7447">
        <w:rPr>
          <w:rStyle w:val="selectable-text1"/>
          <w:color w:val="000000" w:themeColor="text1"/>
          <w:sz w:val="22"/>
          <w:szCs w:val="22"/>
          <w:rPrChange w:id="254"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55" w:author="Microsoft Office User" w:date="2024-10-25T16:49:00Z">
            <w:rPr>
              <w:rStyle w:val="selectable-text1"/>
              <w:sz w:val="22"/>
              <w:szCs w:val="22"/>
            </w:rPr>
          </w:rPrChange>
        </w:rPr>
        <w:t>anxiety</w:t>
      </w:r>
      <w:proofErr w:type="spellEnd"/>
      <w:r w:rsidRPr="001A7447">
        <w:rPr>
          <w:rStyle w:val="selectable-text1"/>
          <w:color w:val="000000" w:themeColor="text1"/>
          <w:sz w:val="22"/>
          <w:szCs w:val="22"/>
          <w:rPrChange w:id="256"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57" w:author="Microsoft Office User" w:date="2024-10-25T16:49:00Z">
            <w:rPr>
              <w:rStyle w:val="selectable-text1"/>
              <w:sz w:val="22"/>
              <w:szCs w:val="22"/>
            </w:rPr>
          </w:rPrChange>
        </w:rPr>
        <w:t>emerged</w:t>
      </w:r>
      <w:proofErr w:type="spellEnd"/>
      <w:r w:rsidRPr="001A7447">
        <w:rPr>
          <w:rStyle w:val="selectable-text1"/>
          <w:color w:val="000000" w:themeColor="text1"/>
          <w:sz w:val="22"/>
          <w:szCs w:val="22"/>
          <w:rPrChange w:id="258" w:author="Microsoft Office User" w:date="2024-10-25T16:49:00Z">
            <w:rPr>
              <w:rStyle w:val="selectable-text1"/>
              <w:sz w:val="22"/>
              <w:szCs w:val="22"/>
            </w:rPr>
          </w:rPrChange>
        </w:rPr>
        <w:t xml:space="preserve"> as </w:t>
      </w:r>
      <w:proofErr w:type="spellStart"/>
      <w:r w:rsidRPr="001A7447">
        <w:rPr>
          <w:rStyle w:val="selectable-text1"/>
          <w:color w:val="000000" w:themeColor="text1"/>
          <w:sz w:val="22"/>
          <w:szCs w:val="22"/>
          <w:rPrChange w:id="259" w:author="Microsoft Office User" w:date="2024-10-25T16:49:00Z">
            <w:rPr>
              <w:rStyle w:val="selectable-text1"/>
              <w:sz w:val="22"/>
              <w:szCs w:val="22"/>
            </w:rPr>
          </w:rPrChange>
        </w:rPr>
        <w:t>the</w:t>
      </w:r>
      <w:proofErr w:type="spellEnd"/>
      <w:r w:rsidRPr="001A7447">
        <w:rPr>
          <w:rStyle w:val="selectable-text1"/>
          <w:color w:val="000000" w:themeColor="text1"/>
          <w:sz w:val="22"/>
          <w:szCs w:val="22"/>
          <w:rPrChange w:id="260"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61" w:author="Microsoft Office User" w:date="2024-10-25T16:49:00Z">
            <w:rPr>
              <w:rStyle w:val="selectable-text1"/>
              <w:sz w:val="22"/>
              <w:szCs w:val="22"/>
            </w:rPr>
          </w:rPrChange>
        </w:rPr>
        <w:t>most</w:t>
      </w:r>
      <w:proofErr w:type="spellEnd"/>
      <w:r w:rsidRPr="001A7447">
        <w:rPr>
          <w:rStyle w:val="selectable-text1"/>
          <w:color w:val="000000" w:themeColor="text1"/>
          <w:sz w:val="22"/>
          <w:szCs w:val="22"/>
          <w:rPrChange w:id="262"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63" w:author="Microsoft Office User" w:date="2024-10-25T16:49:00Z">
            <w:rPr>
              <w:rStyle w:val="selectable-text1"/>
              <w:sz w:val="22"/>
              <w:szCs w:val="22"/>
            </w:rPr>
          </w:rPrChange>
        </w:rPr>
        <w:t>common</w:t>
      </w:r>
      <w:proofErr w:type="spellEnd"/>
      <w:r w:rsidRPr="001A7447">
        <w:rPr>
          <w:rStyle w:val="selectable-text1"/>
          <w:color w:val="000000" w:themeColor="text1"/>
          <w:sz w:val="22"/>
          <w:szCs w:val="22"/>
          <w:rPrChange w:id="264"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65" w:author="Microsoft Office User" w:date="2024-10-25T16:49:00Z">
            <w:rPr>
              <w:rStyle w:val="selectable-text1"/>
              <w:sz w:val="22"/>
              <w:szCs w:val="22"/>
            </w:rPr>
          </w:rPrChange>
        </w:rPr>
        <w:t>form</w:t>
      </w:r>
      <w:proofErr w:type="spellEnd"/>
      <w:r w:rsidRPr="001A7447">
        <w:rPr>
          <w:rStyle w:val="selectable-text1"/>
          <w:color w:val="000000" w:themeColor="text1"/>
          <w:sz w:val="22"/>
          <w:szCs w:val="22"/>
          <w:rPrChange w:id="266"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67" w:author="Microsoft Office User" w:date="2024-10-25T16:49:00Z">
            <w:rPr>
              <w:rStyle w:val="selectable-text1"/>
              <w:sz w:val="22"/>
              <w:szCs w:val="22"/>
            </w:rPr>
          </w:rPrChange>
        </w:rPr>
        <w:t>of</w:t>
      </w:r>
      <w:proofErr w:type="spellEnd"/>
      <w:r w:rsidRPr="001A7447">
        <w:rPr>
          <w:rStyle w:val="selectable-text1"/>
          <w:color w:val="000000" w:themeColor="text1"/>
          <w:sz w:val="22"/>
          <w:szCs w:val="22"/>
          <w:rPrChange w:id="268"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69" w:author="Microsoft Office User" w:date="2024-10-25T16:49:00Z">
            <w:rPr>
              <w:rStyle w:val="selectable-text1"/>
              <w:sz w:val="22"/>
              <w:szCs w:val="22"/>
            </w:rPr>
          </w:rPrChange>
        </w:rPr>
        <w:t>writing</w:t>
      </w:r>
      <w:proofErr w:type="spellEnd"/>
      <w:r w:rsidRPr="001A7447">
        <w:rPr>
          <w:rStyle w:val="selectable-text1"/>
          <w:color w:val="000000" w:themeColor="text1"/>
          <w:sz w:val="22"/>
          <w:szCs w:val="22"/>
          <w:rPrChange w:id="270"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71" w:author="Microsoft Office User" w:date="2024-10-25T16:49:00Z">
            <w:rPr>
              <w:rStyle w:val="selectable-text1"/>
              <w:sz w:val="22"/>
              <w:szCs w:val="22"/>
            </w:rPr>
          </w:rPrChange>
        </w:rPr>
        <w:t>anxiety</w:t>
      </w:r>
      <w:proofErr w:type="spellEnd"/>
      <w:r w:rsidRPr="001A7447">
        <w:rPr>
          <w:rStyle w:val="selectable-text1"/>
          <w:color w:val="000000" w:themeColor="text1"/>
          <w:sz w:val="22"/>
          <w:szCs w:val="22"/>
          <w:rPrChange w:id="272"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73" w:author="Microsoft Office User" w:date="2024-10-25T16:49:00Z">
            <w:rPr>
              <w:rStyle w:val="selectable-text1"/>
              <w:sz w:val="22"/>
              <w:szCs w:val="22"/>
            </w:rPr>
          </w:rPrChange>
        </w:rPr>
        <w:t>among</w:t>
      </w:r>
      <w:proofErr w:type="spellEnd"/>
      <w:r w:rsidRPr="001A7447">
        <w:rPr>
          <w:rStyle w:val="selectable-text1"/>
          <w:color w:val="000000" w:themeColor="text1"/>
          <w:sz w:val="22"/>
          <w:szCs w:val="22"/>
          <w:rPrChange w:id="274"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75" w:author="Microsoft Office User" w:date="2024-10-25T16:49:00Z">
            <w:rPr>
              <w:rStyle w:val="selectable-text1"/>
              <w:sz w:val="22"/>
              <w:szCs w:val="22"/>
            </w:rPr>
          </w:rPrChange>
        </w:rPr>
        <w:t>students</w:t>
      </w:r>
      <w:proofErr w:type="spellEnd"/>
      <w:r w:rsidRPr="001A7447">
        <w:rPr>
          <w:rStyle w:val="selectable-text1"/>
          <w:color w:val="000000" w:themeColor="text1"/>
          <w:sz w:val="22"/>
          <w:szCs w:val="22"/>
          <w:rPrChange w:id="276"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77" w:author="Microsoft Office User" w:date="2024-10-25T16:49:00Z">
            <w:rPr>
              <w:rStyle w:val="selectable-text1"/>
              <w:sz w:val="22"/>
              <w:szCs w:val="22"/>
            </w:rPr>
          </w:rPrChange>
        </w:rPr>
        <w:t>This</w:t>
      </w:r>
      <w:proofErr w:type="spellEnd"/>
      <w:r w:rsidRPr="001A7447">
        <w:rPr>
          <w:rStyle w:val="selectable-text1"/>
          <w:color w:val="000000" w:themeColor="text1"/>
          <w:sz w:val="22"/>
          <w:szCs w:val="22"/>
          <w:rPrChange w:id="278"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79" w:author="Microsoft Office User" w:date="2024-10-25T16:49:00Z">
            <w:rPr>
              <w:rStyle w:val="selectable-text1"/>
              <w:sz w:val="22"/>
              <w:szCs w:val="22"/>
            </w:rPr>
          </w:rPrChange>
        </w:rPr>
        <w:t>finding</w:t>
      </w:r>
      <w:proofErr w:type="spellEnd"/>
      <w:r w:rsidRPr="001A7447">
        <w:rPr>
          <w:rStyle w:val="selectable-text1"/>
          <w:color w:val="000000" w:themeColor="text1"/>
          <w:sz w:val="22"/>
          <w:szCs w:val="22"/>
          <w:rPrChange w:id="280"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81" w:author="Microsoft Office User" w:date="2024-10-25T16:49:00Z">
            <w:rPr>
              <w:rStyle w:val="selectable-text1"/>
              <w:sz w:val="22"/>
              <w:szCs w:val="22"/>
            </w:rPr>
          </w:rPrChange>
        </w:rPr>
        <w:t>indicate</w:t>
      </w:r>
      <w:proofErr w:type="spellEnd"/>
      <w:r w:rsidRPr="001A7447">
        <w:rPr>
          <w:rStyle w:val="selectable-text1"/>
          <w:color w:val="000000" w:themeColor="text1"/>
          <w:sz w:val="22"/>
          <w:szCs w:val="22"/>
          <w:lang w:val="en-US"/>
          <w:rPrChange w:id="282" w:author="Microsoft Office User" w:date="2024-10-25T16:49:00Z">
            <w:rPr>
              <w:rStyle w:val="selectable-text1"/>
              <w:sz w:val="22"/>
              <w:szCs w:val="22"/>
              <w:lang w:val="en-US"/>
            </w:rPr>
          </w:rPrChange>
        </w:rPr>
        <w:t>d</w:t>
      </w:r>
      <w:r w:rsidRPr="001A7447">
        <w:rPr>
          <w:rStyle w:val="selectable-text1"/>
          <w:color w:val="000000" w:themeColor="text1"/>
          <w:sz w:val="22"/>
          <w:szCs w:val="22"/>
          <w:rPrChange w:id="283"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84" w:author="Microsoft Office User" w:date="2024-10-25T16:49:00Z">
            <w:rPr>
              <w:rStyle w:val="selectable-text1"/>
              <w:sz w:val="22"/>
              <w:szCs w:val="22"/>
            </w:rPr>
          </w:rPrChange>
        </w:rPr>
        <w:t>that</w:t>
      </w:r>
      <w:proofErr w:type="spellEnd"/>
      <w:r w:rsidRPr="001A7447">
        <w:rPr>
          <w:rStyle w:val="selectable-text1"/>
          <w:color w:val="000000" w:themeColor="text1"/>
          <w:sz w:val="22"/>
          <w:szCs w:val="22"/>
          <w:rPrChange w:id="285"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86" w:author="Microsoft Office User" w:date="2024-10-25T16:49:00Z">
            <w:rPr>
              <w:rStyle w:val="selectable-text1"/>
              <w:sz w:val="22"/>
              <w:szCs w:val="22"/>
            </w:rPr>
          </w:rPrChange>
        </w:rPr>
        <w:t>cognitive</w:t>
      </w:r>
      <w:proofErr w:type="spellEnd"/>
      <w:r w:rsidRPr="001A7447">
        <w:rPr>
          <w:rStyle w:val="selectable-text1"/>
          <w:color w:val="000000" w:themeColor="text1"/>
          <w:sz w:val="22"/>
          <w:szCs w:val="22"/>
          <w:rPrChange w:id="287"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88" w:author="Microsoft Office User" w:date="2024-10-25T16:49:00Z">
            <w:rPr>
              <w:rStyle w:val="selectable-text1"/>
              <w:sz w:val="22"/>
              <w:szCs w:val="22"/>
            </w:rPr>
          </w:rPrChange>
        </w:rPr>
        <w:t>anxiety</w:t>
      </w:r>
      <w:proofErr w:type="spellEnd"/>
      <w:r w:rsidRPr="001A7447">
        <w:rPr>
          <w:rStyle w:val="selectable-text1"/>
          <w:color w:val="000000" w:themeColor="text1"/>
          <w:sz w:val="22"/>
          <w:szCs w:val="22"/>
          <w:rPrChange w:id="289"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90" w:author="Microsoft Office User" w:date="2024-10-25T16:49:00Z">
            <w:rPr>
              <w:rStyle w:val="selectable-text1"/>
              <w:sz w:val="22"/>
              <w:szCs w:val="22"/>
            </w:rPr>
          </w:rPrChange>
        </w:rPr>
        <w:t>was</w:t>
      </w:r>
      <w:proofErr w:type="spellEnd"/>
      <w:r w:rsidRPr="001A7447">
        <w:rPr>
          <w:rStyle w:val="selectable-text1"/>
          <w:color w:val="000000" w:themeColor="text1"/>
          <w:sz w:val="22"/>
          <w:szCs w:val="22"/>
          <w:rPrChange w:id="291"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92" w:author="Microsoft Office User" w:date="2024-10-25T16:49:00Z">
            <w:rPr>
              <w:rStyle w:val="selectable-text1"/>
              <w:sz w:val="22"/>
              <w:szCs w:val="22"/>
            </w:rPr>
          </w:rPrChange>
        </w:rPr>
        <w:t>responsible</w:t>
      </w:r>
      <w:proofErr w:type="spellEnd"/>
      <w:r w:rsidRPr="001A7447">
        <w:rPr>
          <w:rStyle w:val="selectable-text1"/>
          <w:color w:val="000000" w:themeColor="text1"/>
          <w:sz w:val="22"/>
          <w:szCs w:val="22"/>
          <w:rPrChange w:id="293"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94" w:author="Microsoft Office User" w:date="2024-10-25T16:49:00Z">
            <w:rPr>
              <w:rStyle w:val="selectable-text1"/>
              <w:sz w:val="22"/>
              <w:szCs w:val="22"/>
            </w:rPr>
          </w:rPrChange>
        </w:rPr>
        <w:t>for</w:t>
      </w:r>
      <w:proofErr w:type="spellEnd"/>
      <w:r w:rsidRPr="001A7447">
        <w:rPr>
          <w:rStyle w:val="selectable-text1"/>
          <w:color w:val="000000" w:themeColor="text1"/>
          <w:sz w:val="22"/>
          <w:szCs w:val="22"/>
          <w:rPrChange w:id="295"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96" w:author="Microsoft Office User" w:date="2024-10-25T16:49:00Z">
            <w:rPr>
              <w:rStyle w:val="selectable-text1"/>
              <w:sz w:val="22"/>
              <w:szCs w:val="22"/>
            </w:rPr>
          </w:rPrChange>
        </w:rPr>
        <w:t>the</w:t>
      </w:r>
      <w:proofErr w:type="spellEnd"/>
      <w:r w:rsidRPr="001A7447">
        <w:rPr>
          <w:rStyle w:val="selectable-text1"/>
          <w:color w:val="000000" w:themeColor="text1"/>
          <w:sz w:val="22"/>
          <w:szCs w:val="22"/>
          <w:rPrChange w:id="297"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298" w:author="Microsoft Office User" w:date="2024-10-25T16:49:00Z">
            <w:rPr>
              <w:rStyle w:val="selectable-text1"/>
              <w:sz w:val="22"/>
              <w:szCs w:val="22"/>
            </w:rPr>
          </w:rPrChange>
        </w:rPr>
        <w:t>greatest</w:t>
      </w:r>
      <w:proofErr w:type="spellEnd"/>
      <w:r w:rsidRPr="001A7447">
        <w:rPr>
          <w:rStyle w:val="selectable-text1"/>
          <w:color w:val="000000" w:themeColor="text1"/>
          <w:sz w:val="22"/>
          <w:szCs w:val="22"/>
          <w:rPrChange w:id="299"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00" w:author="Microsoft Office User" w:date="2024-10-25T16:49:00Z">
            <w:rPr>
              <w:rStyle w:val="selectable-text1"/>
              <w:sz w:val="22"/>
              <w:szCs w:val="22"/>
            </w:rPr>
          </w:rPrChange>
        </w:rPr>
        <w:t>contribution</w:t>
      </w:r>
      <w:proofErr w:type="spellEnd"/>
      <w:r w:rsidRPr="001A7447">
        <w:rPr>
          <w:rStyle w:val="selectable-text1"/>
          <w:color w:val="000000" w:themeColor="text1"/>
          <w:sz w:val="22"/>
          <w:szCs w:val="22"/>
          <w:rPrChange w:id="301"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02" w:author="Microsoft Office User" w:date="2024-10-25T16:49:00Z">
            <w:rPr>
              <w:rStyle w:val="selectable-text1"/>
              <w:sz w:val="22"/>
              <w:szCs w:val="22"/>
            </w:rPr>
          </w:rPrChange>
        </w:rPr>
        <w:t>to</w:t>
      </w:r>
      <w:proofErr w:type="spellEnd"/>
      <w:r w:rsidRPr="001A7447">
        <w:rPr>
          <w:rStyle w:val="selectable-text1"/>
          <w:color w:val="000000" w:themeColor="text1"/>
          <w:sz w:val="22"/>
          <w:szCs w:val="22"/>
          <w:rPrChange w:id="303"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04" w:author="Microsoft Office User" w:date="2024-10-25T16:49:00Z">
            <w:rPr>
              <w:rStyle w:val="selectable-text1"/>
              <w:sz w:val="22"/>
              <w:szCs w:val="22"/>
            </w:rPr>
          </w:rPrChange>
        </w:rPr>
        <w:t>students</w:t>
      </w:r>
      <w:proofErr w:type="spellEnd"/>
      <w:r w:rsidRPr="001A7447">
        <w:rPr>
          <w:rStyle w:val="selectable-text1"/>
          <w:color w:val="000000" w:themeColor="text1"/>
          <w:sz w:val="22"/>
          <w:szCs w:val="22"/>
          <w:rPrChange w:id="305"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06" w:author="Microsoft Office User" w:date="2024-10-25T16:49:00Z">
            <w:rPr>
              <w:rStyle w:val="selectable-text1"/>
              <w:sz w:val="22"/>
              <w:szCs w:val="22"/>
            </w:rPr>
          </w:rPrChange>
        </w:rPr>
        <w:t>writing</w:t>
      </w:r>
      <w:proofErr w:type="spellEnd"/>
      <w:r w:rsidRPr="001A7447">
        <w:rPr>
          <w:rStyle w:val="selectable-text1"/>
          <w:color w:val="000000" w:themeColor="text1"/>
          <w:sz w:val="22"/>
          <w:szCs w:val="22"/>
          <w:rPrChange w:id="307"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08" w:author="Microsoft Office User" w:date="2024-10-25T16:49:00Z">
            <w:rPr>
              <w:rStyle w:val="selectable-text1"/>
              <w:sz w:val="22"/>
              <w:szCs w:val="22"/>
            </w:rPr>
          </w:rPrChange>
        </w:rPr>
        <w:t>achievement</w:t>
      </w:r>
      <w:proofErr w:type="spellEnd"/>
      <w:r w:rsidRPr="001A7447">
        <w:rPr>
          <w:rStyle w:val="selectable-text1"/>
          <w:color w:val="000000" w:themeColor="text1"/>
          <w:sz w:val="22"/>
          <w:szCs w:val="22"/>
          <w:rPrChange w:id="309" w:author="Microsoft Office User" w:date="2024-10-25T16:49:00Z">
            <w:rPr>
              <w:rStyle w:val="selectable-text1"/>
              <w:sz w:val="22"/>
              <w:szCs w:val="22"/>
            </w:rPr>
          </w:rPrChange>
        </w:rPr>
        <w:t xml:space="preserve">. </w:t>
      </w:r>
      <w:r w:rsidRPr="001A7447">
        <w:rPr>
          <w:rStyle w:val="selectable-text1"/>
          <w:color w:val="000000" w:themeColor="text1"/>
          <w:sz w:val="22"/>
          <w:szCs w:val="22"/>
          <w:lang w:val="en-US"/>
          <w:rPrChange w:id="310" w:author="Microsoft Office User" w:date="2024-10-25T16:49:00Z">
            <w:rPr>
              <w:rStyle w:val="selectable-text1"/>
              <w:sz w:val="22"/>
              <w:szCs w:val="22"/>
              <w:lang w:val="en-US"/>
            </w:rPr>
          </w:rPrChange>
        </w:rPr>
        <w:t xml:space="preserve">So, the alternative hypothesis </w:t>
      </w:r>
      <w:r w:rsidRPr="001A7447">
        <w:rPr>
          <w:rStyle w:val="selectable-text1"/>
          <w:color w:val="000000" w:themeColor="text1"/>
          <w:sz w:val="22"/>
          <w:szCs w:val="22"/>
          <w:rPrChange w:id="311" w:author="Microsoft Office User" w:date="2024-10-25T16:49:00Z">
            <w:rPr>
              <w:rStyle w:val="selectable-text1"/>
              <w:sz w:val="22"/>
              <w:szCs w:val="22"/>
            </w:rPr>
          </w:rPrChange>
        </w:rPr>
        <w:t>(Hα</w:t>
      </w:r>
      <w:r w:rsidRPr="001A7447">
        <w:rPr>
          <w:rStyle w:val="selectable-text1"/>
          <w:color w:val="000000" w:themeColor="text1"/>
          <w:sz w:val="22"/>
          <w:szCs w:val="22"/>
          <w:vertAlign w:val="subscript"/>
          <w:lang w:val="en-US"/>
          <w:rPrChange w:id="312" w:author="Microsoft Office User" w:date="2024-10-25T16:49:00Z">
            <w:rPr>
              <w:rStyle w:val="selectable-text1"/>
              <w:sz w:val="22"/>
              <w:szCs w:val="22"/>
              <w:vertAlign w:val="subscript"/>
              <w:lang w:val="en-US"/>
            </w:rPr>
          </w:rPrChange>
        </w:rPr>
        <w:t>2</w:t>
      </w:r>
      <w:r w:rsidRPr="001A7447">
        <w:rPr>
          <w:rStyle w:val="selectable-text1"/>
          <w:color w:val="000000" w:themeColor="text1"/>
          <w:sz w:val="22"/>
          <w:szCs w:val="22"/>
          <w:rPrChange w:id="313"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14" w:author="Microsoft Office User" w:date="2024-10-25T16:49:00Z">
            <w:rPr>
              <w:rStyle w:val="selectable-text1"/>
              <w:sz w:val="22"/>
              <w:szCs w:val="22"/>
            </w:rPr>
          </w:rPrChange>
        </w:rPr>
        <w:t>was</w:t>
      </w:r>
      <w:proofErr w:type="spellEnd"/>
      <w:r w:rsidRPr="001A7447">
        <w:rPr>
          <w:color w:val="000000" w:themeColor="text1"/>
          <w:sz w:val="22"/>
          <w:szCs w:val="22"/>
          <w:rPrChange w:id="315" w:author="Microsoft Office User" w:date="2024-10-25T16:49:00Z">
            <w:rPr>
              <w:sz w:val="22"/>
              <w:szCs w:val="22"/>
            </w:rPr>
          </w:rPrChange>
        </w:rPr>
        <w:t xml:space="preserve"> </w:t>
      </w:r>
      <w:proofErr w:type="spellStart"/>
      <w:r w:rsidRPr="001A7447">
        <w:rPr>
          <w:rStyle w:val="selectable-text1"/>
          <w:color w:val="000000" w:themeColor="text1"/>
          <w:sz w:val="22"/>
          <w:szCs w:val="22"/>
          <w:rPrChange w:id="316" w:author="Microsoft Office User" w:date="2024-10-25T16:49:00Z">
            <w:rPr>
              <w:rStyle w:val="selectable-text1"/>
              <w:sz w:val="22"/>
              <w:szCs w:val="22"/>
            </w:rPr>
          </w:rPrChange>
        </w:rPr>
        <w:t>accepted</w:t>
      </w:r>
      <w:proofErr w:type="spellEnd"/>
      <w:r w:rsidRPr="001A7447">
        <w:rPr>
          <w:rStyle w:val="selectable-text1"/>
          <w:color w:val="000000" w:themeColor="text1"/>
          <w:sz w:val="22"/>
          <w:szCs w:val="22"/>
          <w:rPrChange w:id="317"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18" w:author="Microsoft Office User" w:date="2024-10-25T16:49:00Z">
            <w:rPr>
              <w:rStyle w:val="selectable-text1"/>
              <w:sz w:val="22"/>
              <w:szCs w:val="22"/>
            </w:rPr>
          </w:rPrChange>
        </w:rPr>
        <w:t>and</w:t>
      </w:r>
      <w:proofErr w:type="spellEnd"/>
      <w:r w:rsidRPr="001A7447">
        <w:rPr>
          <w:rStyle w:val="selectable-text1"/>
          <w:color w:val="000000" w:themeColor="text1"/>
          <w:sz w:val="22"/>
          <w:szCs w:val="22"/>
          <w:rPrChange w:id="319" w:author="Microsoft Office User" w:date="2024-10-25T16:49:00Z">
            <w:rPr>
              <w:rStyle w:val="selectable-text1"/>
              <w:sz w:val="22"/>
              <w:szCs w:val="22"/>
            </w:rPr>
          </w:rPrChange>
        </w:rPr>
        <w:t xml:space="preserve"> </w:t>
      </w:r>
      <w:r w:rsidRPr="001A7447">
        <w:rPr>
          <w:rStyle w:val="selectable-text1"/>
          <w:color w:val="000000" w:themeColor="text1"/>
          <w:sz w:val="22"/>
          <w:szCs w:val="22"/>
          <w:lang w:val="en-US"/>
          <w:rPrChange w:id="320" w:author="Microsoft Office User" w:date="2024-10-25T16:49:00Z">
            <w:rPr>
              <w:rStyle w:val="selectable-text1"/>
              <w:sz w:val="22"/>
              <w:szCs w:val="22"/>
              <w:lang w:val="en-US"/>
            </w:rPr>
          </w:rPrChange>
        </w:rPr>
        <w:t xml:space="preserve">the null hypothesis </w:t>
      </w:r>
      <w:r w:rsidRPr="001A7447">
        <w:rPr>
          <w:rStyle w:val="selectable-text1"/>
          <w:color w:val="000000" w:themeColor="text1"/>
          <w:sz w:val="22"/>
          <w:szCs w:val="22"/>
          <w:rPrChange w:id="321" w:author="Microsoft Office User" w:date="2024-10-25T16:49:00Z">
            <w:rPr>
              <w:rStyle w:val="selectable-text1"/>
              <w:sz w:val="22"/>
              <w:szCs w:val="22"/>
            </w:rPr>
          </w:rPrChange>
        </w:rPr>
        <w:t>(H0</w:t>
      </w:r>
      <w:r w:rsidRPr="001A7447">
        <w:rPr>
          <w:rStyle w:val="selectable-text1"/>
          <w:color w:val="000000" w:themeColor="text1"/>
          <w:sz w:val="22"/>
          <w:szCs w:val="22"/>
          <w:vertAlign w:val="subscript"/>
          <w:lang w:val="en-US"/>
          <w:rPrChange w:id="322" w:author="Microsoft Office User" w:date="2024-10-25T16:49:00Z">
            <w:rPr>
              <w:rStyle w:val="selectable-text1"/>
              <w:sz w:val="22"/>
              <w:szCs w:val="22"/>
              <w:vertAlign w:val="subscript"/>
              <w:lang w:val="en-US"/>
            </w:rPr>
          </w:rPrChange>
        </w:rPr>
        <w:t>2</w:t>
      </w:r>
      <w:r w:rsidRPr="001A7447">
        <w:rPr>
          <w:rStyle w:val="selectable-text1"/>
          <w:color w:val="000000" w:themeColor="text1"/>
          <w:sz w:val="22"/>
          <w:szCs w:val="22"/>
          <w:rPrChange w:id="323"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24" w:author="Microsoft Office User" w:date="2024-10-25T16:49:00Z">
            <w:rPr>
              <w:rStyle w:val="selectable-text1"/>
              <w:sz w:val="22"/>
              <w:szCs w:val="22"/>
            </w:rPr>
          </w:rPrChange>
        </w:rPr>
        <w:t>was</w:t>
      </w:r>
      <w:proofErr w:type="spellEnd"/>
      <w:r w:rsidRPr="001A7447">
        <w:rPr>
          <w:rStyle w:val="selectable-text1"/>
          <w:color w:val="000000" w:themeColor="text1"/>
          <w:sz w:val="22"/>
          <w:szCs w:val="22"/>
          <w:rPrChange w:id="325" w:author="Microsoft Office User" w:date="2024-10-25T16:49:00Z">
            <w:rPr>
              <w:rStyle w:val="selectable-text1"/>
              <w:sz w:val="22"/>
              <w:szCs w:val="22"/>
            </w:rPr>
          </w:rPrChange>
        </w:rPr>
        <w:t xml:space="preserve"> </w:t>
      </w:r>
      <w:proofErr w:type="spellStart"/>
      <w:r w:rsidRPr="001A7447">
        <w:rPr>
          <w:rStyle w:val="selectable-text1"/>
          <w:color w:val="000000" w:themeColor="text1"/>
          <w:sz w:val="22"/>
          <w:szCs w:val="22"/>
          <w:rPrChange w:id="326" w:author="Microsoft Office User" w:date="2024-10-25T16:49:00Z">
            <w:rPr>
              <w:rStyle w:val="selectable-text1"/>
              <w:sz w:val="22"/>
              <w:szCs w:val="22"/>
            </w:rPr>
          </w:rPrChange>
        </w:rPr>
        <w:t>rejected</w:t>
      </w:r>
      <w:proofErr w:type="spellEnd"/>
      <w:r w:rsidRPr="001A7447">
        <w:rPr>
          <w:rStyle w:val="selectable-text1"/>
          <w:color w:val="000000" w:themeColor="text1"/>
          <w:sz w:val="22"/>
          <w:szCs w:val="22"/>
          <w:rPrChange w:id="327" w:author="Microsoft Office User" w:date="2024-10-25T16:49:00Z">
            <w:rPr>
              <w:rStyle w:val="selectable-text1"/>
              <w:sz w:val="22"/>
              <w:szCs w:val="22"/>
            </w:rPr>
          </w:rPrChange>
        </w:rPr>
        <w:t>.</w:t>
      </w:r>
    </w:p>
    <w:p w14:paraId="79CCC1B8" w14:textId="4A52F324" w:rsidR="00CC17C1" w:rsidRPr="001A7447" w:rsidRDefault="00000000">
      <w:pPr>
        <w:pStyle w:val="selectable-text"/>
        <w:ind w:left="567"/>
        <w:jc w:val="both"/>
        <w:rPr>
          <w:color w:val="000000" w:themeColor="text1"/>
          <w:sz w:val="22"/>
          <w:szCs w:val="22"/>
          <w:lang w:val="en-US"/>
          <w:rPrChange w:id="328" w:author="Microsoft Office User" w:date="2024-10-25T16:49:00Z">
            <w:rPr>
              <w:sz w:val="22"/>
              <w:szCs w:val="22"/>
              <w:lang w:val="en-US"/>
            </w:rPr>
          </w:rPrChange>
        </w:rPr>
      </w:pPr>
      <w:r w:rsidRPr="001A7447">
        <w:rPr>
          <w:noProof/>
          <w:color w:val="000000" w:themeColor="text1"/>
          <w:rPrChange w:id="329" w:author="Microsoft Office User" w:date="2024-10-25T16:49:00Z">
            <w:rPr>
              <w:noProof/>
            </w:rPr>
          </w:rPrChange>
        </w:rPr>
        <mc:AlternateContent>
          <mc:Choice Requires="wpg">
            <w:drawing>
              <wp:anchor distT="0" distB="0" distL="114300" distR="114300" simplePos="0" relativeHeight="251659264" behindDoc="0" locked="0" layoutInCell="1" allowOverlap="1" wp14:anchorId="7253366E" wp14:editId="7D5C00AF">
                <wp:simplePos x="0" y="0"/>
                <wp:positionH relativeFrom="margin">
                  <wp:posOffset>0</wp:posOffset>
                </wp:positionH>
                <wp:positionV relativeFrom="paragraph">
                  <wp:posOffset>343535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62CE512D" id="Group 11" o:spid="_x0000_s1026" style="position:absolute;margin-left:0;margin-top:27.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roofErr w:type="spellStart"/>
      <w:r w:rsidRPr="001A7447">
        <w:rPr>
          <w:b/>
          <w:color w:val="000000" w:themeColor="text1"/>
          <w:rPrChange w:id="330" w:author="Microsoft Office User" w:date="2024-10-25T16:49:00Z">
            <w:rPr>
              <w:b/>
            </w:rPr>
          </w:rPrChange>
        </w:rPr>
        <w:t>Keywords</w:t>
      </w:r>
      <w:proofErr w:type="spellEnd"/>
      <w:r w:rsidRPr="001A7447">
        <w:rPr>
          <w:color w:val="000000" w:themeColor="text1"/>
          <w:rPrChange w:id="331" w:author="Microsoft Office User" w:date="2024-10-25T16:49:00Z">
            <w:rPr/>
          </w:rPrChange>
        </w:rPr>
        <w:t>:</w:t>
      </w:r>
      <w:r w:rsidRPr="001A7447">
        <w:rPr>
          <w:i/>
          <w:color w:val="000000" w:themeColor="text1"/>
          <w:rPrChange w:id="332" w:author="Microsoft Office User" w:date="2024-10-25T16:49:00Z">
            <w:rPr>
              <w:i/>
            </w:rPr>
          </w:rPrChange>
        </w:rPr>
        <w:t xml:space="preserve">  </w:t>
      </w:r>
      <w:ins w:id="333" w:author="Microsoft Office User" w:date="2024-10-25T15:55:00Z">
        <w:r w:rsidR="00861D86" w:rsidRPr="001A7447">
          <w:rPr>
            <w:i/>
            <w:iCs/>
            <w:color w:val="000000" w:themeColor="text1"/>
            <w:lang w:val="en-US"/>
            <w:rPrChange w:id="334" w:author="Microsoft Office User" w:date="2024-10-25T16:49:00Z">
              <w:rPr>
                <w:i/>
                <w:iCs/>
                <w:lang w:val="en-US"/>
              </w:rPr>
            </w:rPrChange>
          </w:rPr>
          <w:t>a</w:t>
        </w:r>
        <w:proofErr w:type="spellStart"/>
        <w:r w:rsidR="00861D86" w:rsidRPr="001A7447">
          <w:rPr>
            <w:i/>
            <w:iCs/>
            <w:color w:val="000000" w:themeColor="text1"/>
            <w:rPrChange w:id="335" w:author="Microsoft Office User" w:date="2024-10-25T16:49:00Z">
              <w:rPr>
                <w:i/>
                <w:iCs/>
              </w:rPr>
            </w:rPrChange>
          </w:rPr>
          <w:t>nxiety</w:t>
        </w:r>
        <w:proofErr w:type="spellEnd"/>
        <w:r w:rsidR="00861D86" w:rsidRPr="001A7447">
          <w:rPr>
            <w:i/>
            <w:iCs/>
            <w:color w:val="000000" w:themeColor="text1"/>
            <w:lang w:val="en-US"/>
            <w:rPrChange w:id="336" w:author="Microsoft Office User" w:date="2024-10-25T16:49:00Z">
              <w:rPr>
                <w:i/>
                <w:iCs/>
                <w:lang w:val="en-US"/>
              </w:rPr>
            </w:rPrChange>
          </w:rPr>
          <w:t xml:space="preserve">, </w:t>
        </w:r>
      </w:ins>
      <w:r w:rsidRPr="001A7447">
        <w:rPr>
          <w:i/>
          <w:iCs/>
          <w:color w:val="000000" w:themeColor="text1"/>
          <w:lang w:val="en-US"/>
          <w:rPrChange w:id="337" w:author="Microsoft Office User" w:date="2024-10-25T16:49:00Z">
            <w:rPr>
              <w:i/>
              <w:iCs/>
              <w:lang w:val="en-US"/>
            </w:rPr>
          </w:rPrChange>
        </w:rPr>
        <w:t>a</w:t>
      </w:r>
      <w:proofErr w:type="spellStart"/>
      <w:r w:rsidRPr="001A7447">
        <w:rPr>
          <w:i/>
          <w:iCs/>
          <w:color w:val="000000" w:themeColor="text1"/>
          <w:rPrChange w:id="338" w:author="Microsoft Office User" w:date="2024-10-25T16:49:00Z">
            <w:rPr>
              <w:i/>
              <w:iCs/>
            </w:rPr>
          </w:rPrChange>
        </w:rPr>
        <w:t>chievement</w:t>
      </w:r>
      <w:proofErr w:type="spellEnd"/>
      <w:r w:rsidRPr="001A7447">
        <w:rPr>
          <w:i/>
          <w:iCs/>
          <w:color w:val="000000" w:themeColor="text1"/>
          <w:lang w:val="en-US"/>
          <w:rPrChange w:id="339" w:author="Microsoft Office User" w:date="2024-10-25T16:49:00Z">
            <w:rPr>
              <w:i/>
              <w:iCs/>
              <w:lang w:val="en-US"/>
            </w:rPr>
          </w:rPrChange>
        </w:rPr>
        <w:t>,  w</w:t>
      </w:r>
      <w:proofErr w:type="spellStart"/>
      <w:r w:rsidRPr="001A7447">
        <w:rPr>
          <w:i/>
          <w:iCs/>
          <w:color w:val="000000" w:themeColor="text1"/>
          <w:rPrChange w:id="340" w:author="Microsoft Office User" w:date="2024-10-25T16:49:00Z">
            <w:rPr>
              <w:i/>
              <w:iCs/>
            </w:rPr>
          </w:rPrChange>
        </w:rPr>
        <w:t>riting</w:t>
      </w:r>
      <w:proofErr w:type="spellEnd"/>
    </w:p>
    <w:p w14:paraId="3F30AAF4" w14:textId="77777777" w:rsidR="00CC17C1" w:rsidRPr="001A7447" w:rsidRDefault="00CC17C1">
      <w:pPr>
        <w:rPr>
          <w:rFonts w:ascii="Times New Roman" w:hAnsi="Times New Roman"/>
          <w:b/>
          <w:color w:val="000000" w:themeColor="text1"/>
          <w:sz w:val="24"/>
          <w:szCs w:val="24"/>
          <w:rPrChange w:id="341" w:author="Microsoft Office User" w:date="2024-10-25T16:49:00Z">
            <w:rPr>
              <w:rFonts w:ascii="Times New Roman" w:hAnsi="Times New Roman"/>
              <w:b/>
              <w:sz w:val="24"/>
              <w:szCs w:val="24"/>
            </w:rPr>
          </w:rPrChange>
        </w:rPr>
      </w:pPr>
    </w:p>
    <w:p w14:paraId="491B16E6" w14:textId="77777777" w:rsidR="00CC17C1" w:rsidRPr="001A7447" w:rsidRDefault="00000000">
      <w:pPr>
        <w:contextualSpacing/>
        <w:jc w:val="center"/>
        <w:rPr>
          <w:rFonts w:ascii="Times New Roman" w:hAnsi="Times New Roman"/>
          <w:b/>
          <w:color w:val="000000" w:themeColor="text1"/>
          <w:sz w:val="24"/>
          <w:szCs w:val="24"/>
          <w:lang w:val="sv-SE"/>
          <w:rPrChange w:id="342" w:author="Microsoft Office User" w:date="2024-10-25T16:49:00Z">
            <w:rPr>
              <w:rFonts w:ascii="Times New Roman" w:hAnsi="Times New Roman"/>
              <w:b/>
              <w:sz w:val="24"/>
              <w:szCs w:val="24"/>
              <w:lang w:val="sv-SE"/>
            </w:rPr>
          </w:rPrChange>
        </w:rPr>
      </w:pPr>
      <w:r w:rsidRPr="001A7447">
        <w:rPr>
          <w:rFonts w:ascii="Times New Roman" w:hAnsi="Times New Roman"/>
          <w:b/>
          <w:color w:val="000000" w:themeColor="text1"/>
          <w:lang w:val="sv-SE"/>
          <w:rPrChange w:id="343" w:author="Microsoft Office User" w:date="2024-10-25T16:49:00Z">
            <w:rPr>
              <w:rFonts w:ascii="Times New Roman" w:hAnsi="Times New Roman"/>
              <w:b/>
              <w:lang w:val="sv-SE"/>
            </w:rPr>
          </w:rPrChange>
        </w:rPr>
        <w:t>KECEMASAN MENULIS SISWA DAN HUBUNGANNYA DENGAN PRESTASI MENULIS MEREKA</w:t>
      </w:r>
    </w:p>
    <w:p w14:paraId="2F4A619A" w14:textId="11633BBD" w:rsidR="00CC17C1" w:rsidRPr="001A7447" w:rsidRDefault="00000000">
      <w:pPr>
        <w:tabs>
          <w:tab w:val="left" w:pos="8647"/>
        </w:tabs>
        <w:spacing w:before="240"/>
        <w:ind w:left="540" w:right="429"/>
        <w:jc w:val="both"/>
        <w:rPr>
          <w:rFonts w:ascii="Times New Roman" w:hAnsi="Times New Roman"/>
          <w:color w:val="000000" w:themeColor="text1"/>
          <w:rPrChange w:id="344" w:author="Microsoft Office User" w:date="2024-10-25T16:49:00Z">
            <w:rPr>
              <w:rFonts w:ascii="Times New Roman" w:hAnsi="Times New Roman"/>
            </w:rPr>
          </w:rPrChange>
        </w:rPr>
      </w:pPr>
      <w:r w:rsidRPr="001A7447">
        <w:rPr>
          <w:rFonts w:ascii="Times New Roman" w:hAnsi="Times New Roman"/>
          <w:b/>
          <w:color w:val="000000" w:themeColor="text1"/>
          <w:rPrChange w:id="345" w:author="Microsoft Office User" w:date="2024-10-25T16:49:00Z">
            <w:rPr>
              <w:rFonts w:ascii="Times New Roman" w:hAnsi="Times New Roman"/>
              <w:b/>
            </w:rPr>
          </w:rPrChange>
        </w:rPr>
        <w:t xml:space="preserve">ABSTRAK: </w:t>
      </w:r>
      <w:r w:rsidRPr="001A7447">
        <w:rPr>
          <w:rFonts w:ascii="Times New Roman" w:hAnsi="Times New Roman"/>
          <w:color w:val="000000" w:themeColor="text1"/>
          <w:rPrChange w:id="346" w:author="Microsoft Office User" w:date="2024-10-25T16:49:00Z">
            <w:rPr>
              <w:rFonts w:ascii="Times New Roman" w:hAnsi="Times New Roman"/>
            </w:rPr>
          </w:rPrChange>
        </w:rPr>
        <w:t>Tujuan dari penelitian ini adalah untuk menyelidiki korelasi antara kecemasan menulis siswa dan prestasi menulis mereka. Sampel penelitian ini terdiri dari tiga puluh tiga siswa di salah satu sekolah menengah atas di Prabumulih, Sumatera Selatan.</w:t>
      </w:r>
      <w:ins w:id="347" w:author="Microsoft Office User" w:date="2024-10-25T16:38:00Z">
        <w:r w:rsidR="001A7447" w:rsidRPr="001A7447">
          <w:rPr>
            <w:rFonts w:ascii="Times New Roman" w:hAnsi="Times New Roman"/>
            <w:color w:val="000000" w:themeColor="text1"/>
            <w:lang w:val="en-US"/>
            <w:rPrChange w:id="348" w:author="Microsoft Office User" w:date="2024-10-25T16:49:00Z">
              <w:rPr>
                <w:rFonts w:ascii="Times New Roman" w:hAnsi="Times New Roman"/>
                <w:lang w:val="en-US"/>
              </w:rPr>
            </w:rPrChange>
          </w:rPr>
          <w:t xml:space="preserve"> </w:t>
        </w:r>
      </w:ins>
      <w:proofErr w:type="spellStart"/>
      <w:ins w:id="349" w:author="Microsoft Office User" w:date="2024-10-25T16:39:00Z">
        <w:r w:rsidR="001A7447" w:rsidRPr="001A7447">
          <w:rPr>
            <w:rFonts w:ascii="Times New Roman" w:hAnsi="Times New Roman"/>
            <w:color w:val="000000" w:themeColor="text1"/>
            <w:lang w:val="en-US"/>
            <w:rPrChange w:id="350" w:author="Microsoft Office User" w:date="2024-10-25T16:49:00Z">
              <w:rPr>
                <w:rFonts w:ascii="Times New Roman" w:hAnsi="Times New Roman"/>
                <w:lang w:val="en-US"/>
              </w:rPr>
            </w:rPrChange>
          </w:rPr>
          <w:t>Studi</w:t>
        </w:r>
        <w:proofErr w:type="spellEnd"/>
        <w:r w:rsidR="001A7447" w:rsidRPr="001A7447">
          <w:rPr>
            <w:rFonts w:ascii="Times New Roman" w:hAnsi="Times New Roman"/>
            <w:color w:val="000000" w:themeColor="text1"/>
            <w:lang w:val="en-US"/>
            <w:rPrChange w:id="351"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52" w:author="Microsoft Office User" w:date="2024-10-25T16:49:00Z">
              <w:rPr>
                <w:rFonts w:ascii="Times New Roman" w:hAnsi="Times New Roman"/>
                <w:lang w:val="en-US"/>
              </w:rPr>
            </w:rPrChange>
          </w:rPr>
          <w:t>korelasi</w:t>
        </w:r>
        <w:proofErr w:type="spellEnd"/>
        <w:r w:rsidR="001A7447" w:rsidRPr="001A7447">
          <w:rPr>
            <w:rFonts w:ascii="Times New Roman" w:hAnsi="Times New Roman"/>
            <w:color w:val="000000" w:themeColor="text1"/>
            <w:lang w:val="en-US"/>
            <w:rPrChange w:id="353"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54" w:author="Microsoft Office User" w:date="2024-10-25T16:49:00Z">
              <w:rPr>
                <w:rFonts w:ascii="Times New Roman" w:hAnsi="Times New Roman"/>
                <w:lang w:val="en-US"/>
              </w:rPr>
            </w:rPrChange>
          </w:rPr>
          <w:t>adalah</w:t>
        </w:r>
        <w:proofErr w:type="spellEnd"/>
        <w:r w:rsidR="001A7447" w:rsidRPr="001A7447">
          <w:rPr>
            <w:rFonts w:ascii="Times New Roman" w:hAnsi="Times New Roman"/>
            <w:color w:val="000000" w:themeColor="text1"/>
            <w:lang w:val="en-US"/>
            <w:rPrChange w:id="355"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56" w:author="Microsoft Office User" w:date="2024-10-25T16:49:00Z">
              <w:rPr>
                <w:rFonts w:ascii="Times New Roman" w:hAnsi="Times New Roman"/>
                <w:lang w:val="en-US"/>
              </w:rPr>
            </w:rPrChange>
          </w:rPr>
          <w:t>desain</w:t>
        </w:r>
        <w:proofErr w:type="spellEnd"/>
        <w:r w:rsidR="001A7447" w:rsidRPr="001A7447">
          <w:rPr>
            <w:rFonts w:ascii="Times New Roman" w:hAnsi="Times New Roman"/>
            <w:color w:val="000000" w:themeColor="text1"/>
            <w:lang w:val="en-US"/>
            <w:rPrChange w:id="357" w:author="Microsoft Office User" w:date="2024-10-25T16:49:00Z">
              <w:rPr>
                <w:rFonts w:ascii="Times New Roman" w:hAnsi="Times New Roman"/>
                <w:lang w:val="en-US"/>
              </w:rPr>
            </w:rPrChange>
          </w:rPr>
          <w:t xml:space="preserve"> yang </w:t>
        </w:r>
        <w:proofErr w:type="spellStart"/>
        <w:r w:rsidR="001A7447" w:rsidRPr="001A7447">
          <w:rPr>
            <w:rFonts w:ascii="Times New Roman" w:hAnsi="Times New Roman"/>
            <w:color w:val="000000" w:themeColor="text1"/>
            <w:lang w:val="en-US"/>
            <w:rPrChange w:id="358" w:author="Microsoft Office User" w:date="2024-10-25T16:49:00Z">
              <w:rPr>
                <w:rFonts w:ascii="Times New Roman" w:hAnsi="Times New Roman"/>
                <w:lang w:val="en-US"/>
              </w:rPr>
            </w:rPrChange>
          </w:rPr>
          <w:t>digunakan</w:t>
        </w:r>
        <w:proofErr w:type="spellEnd"/>
        <w:r w:rsidR="001A7447" w:rsidRPr="001A7447">
          <w:rPr>
            <w:rFonts w:ascii="Times New Roman" w:hAnsi="Times New Roman"/>
            <w:color w:val="000000" w:themeColor="text1"/>
            <w:lang w:val="en-US"/>
            <w:rPrChange w:id="359"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60" w:author="Microsoft Office User" w:date="2024-10-25T16:49:00Z">
              <w:rPr>
                <w:rFonts w:ascii="Times New Roman" w:hAnsi="Times New Roman"/>
                <w:lang w:val="en-US"/>
              </w:rPr>
            </w:rPrChange>
          </w:rPr>
          <w:t>dalam</w:t>
        </w:r>
        <w:proofErr w:type="spellEnd"/>
        <w:r w:rsidR="001A7447" w:rsidRPr="001A7447">
          <w:rPr>
            <w:rFonts w:ascii="Times New Roman" w:hAnsi="Times New Roman"/>
            <w:color w:val="000000" w:themeColor="text1"/>
            <w:lang w:val="en-US"/>
            <w:rPrChange w:id="361"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62" w:author="Microsoft Office User" w:date="2024-10-25T16:49:00Z">
              <w:rPr>
                <w:rFonts w:ascii="Times New Roman" w:hAnsi="Times New Roman"/>
                <w:lang w:val="en-US"/>
              </w:rPr>
            </w:rPrChange>
          </w:rPr>
          <w:t>penelitian</w:t>
        </w:r>
        <w:proofErr w:type="spellEnd"/>
        <w:r w:rsidR="001A7447" w:rsidRPr="001A7447">
          <w:rPr>
            <w:rFonts w:ascii="Times New Roman" w:hAnsi="Times New Roman"/>
            <w:color w:val="000000" w:themeColor="text1"/>
            <w:lang w:val="en-US"/>
            <w:rPrChange w:id="363"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64" w:author="Microsoft Office User" w:date="2024-10-25T16:49:00Z">
              <w:rPr>
                <w:rFonts w:ascii="Times New Roman" w:hAnsi="Times New Roman"/>
                <w:lang w:val="en-US"/>
              </w:rPr>
            </w:rPrChange>
          </w:rPr>
          <w:t>ini</w:t>
        </w:r>
        <w:proofErr w:type="spellEnd"/>
        <w:r w:rsidR="001A7447" w:rsidRPr="001A7447">
          <w:rPr>
            <w:rFonts w:ascii="Times New Roman" w:hAnsi="Times New Roman"/>
            <w:color w:val="000000" w:themeColor="text1"/>
            <w:lang w:val="en-US"/>
            <w:rPrChange w:id="365"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66" w:author="Microsoft Office User" w:date="2024-10-25T16:49:00Z">
              <w:rPr>
                <w:rFonts w:ascii="Times New Roman" w:hAnsi="Times New Roman"/>
                <w:lang w:val="en-US"/>
              </w:rPr>
            </w:rPrChange>
          </w:rPr>
          <w:t>Kuisioner</w:t>
        </w:r>
        <w:proofErr w:type="spellEnd"/>
        <w:r w:rsidR="001A7447" w:rsidRPr="001A7447">
          <w:rPr>
            <w:rFonts w:ascii="Times New Roman" w:hAnsi="Times New Roman"/>
            <w:color w:val="000000" w:themeColor="text1"/>
            <w:lang w:val="en-US"/>
            <w:rPrChange w:id="367" w:author="Microsoft Office User" w:date="2024-10-25T16:49:00Z">
              <w:rPr>
                <w:rFonts w:ascii="Times New Roman" w:hAnsi="Times New Roman"/>
                <w:lang w:val="en-US"/>
              </w:rPr>
            </w:rPrChange>
          </w:rPr>
          <w:t xml:space="preserve"> dan </w:t>
        </w:r>
        <w:proofErr w:type="spellStart"/>
        <w:r w:rsidR="001A7447" w:rsidRPr="001A7447">
          <w:rPr>
            <w:rFonts w:ascii="Times New Roman" w:hAnsi="Times New Roman"/>
            <w:color w:val="000000" w:themeColor="text1"/>
            <w:lang w:val="en-US"/>
            <w:rPrChange w:id="368" w:author="Microsoft Office User" w:date="2024-10-25T16:49:00Z">
              <w:rPr>
                <w:rFonts w:ascii="Times New Roman" w:hAnsi="Times New Roman"/>
                <w:lang w:val="en-US"/>
              </w:rPr>
            </w:rPrChange>
          </w:rPr>
          <w:t>tes</w:t>
        </w:r>
      </w:ins>
      <w:proofErr w:type="spellEnd"/>
      <w:ins w:id="369" w:author="Microsoft Office User" w:date="2024-10-25T16:40:00Z">
        <w:r w:rsidR="001A7447" w:rsidRPr="001A7447">
          <w:rPr>
            <w:rFonts w:ascii="Times New Roman" w:hAnsi="Times New Roman"/>
            <w:color w:val="000000" w:themeColor="text1"/>
            <w:lang w:val="en-US"/>
            <w:rPrChange w:id="370"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71" w:author="Microsoft Office User" w:date="2024-10-25T16:49:00Z">
              <w:rPr>
                <w:rFonts w:ascii="Times New Roman" w:hAnsi="Times New Roman"/>
                <w:lang w:val="en-US"/>
              </w:rPr>
            </w:rPrChange>
          </w:rPr>
          <w:t>kemampuan</w:t>
        </w:r>
        <w:proofErr w:type="spellEnd"/>
        <w:r w:rsidR="001A7447" w:rsidRPr="001A7447">
          <w:rPr>
            <w:rFonts w:ascii="Times New Roman" w:hAnsi="Times New Roman"/>
            <w:color w:val="000000" w:themeColor="text1"/>
            <w:lang w:val="en-US"/>
            <w:rPrChange w:id="372"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73" w:author="Microsoft Office User" w:date="2024-10-25T16:49:00Z">
              <w:rPr>
                <w:rFonts w:ascii="Times New Roman" w:hAnsi="Times New Roman"/>
                <w:lang w:val="en-US"/>
              </w:rPr>
            </w:rPrChange>
          </w:rPr>
          <w:t>membaca</w:t>
        </w:r>
        <w:proofErr w:type="spellEnd"/>
        <w:r w:rsidR="001A7447" w:rsidRPr="001A7447">
          <w:rPr>
            <w:rFonts w:ascii="Times New Roman" w:hAnsi="Times New Roman"/>
            <w:color w:val="000000" w:themeColor="text1"/>
            <w:lang w:val="en-US"/>
            <w:rPrChange w:id="374"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75" w:author="Microsoft Office User" w:date="2024-10-25T16:49:00Z">
              <w:rPr>
                <w:rFonts w:ascii="Times New Roman" w:hAnsi="Times New Roman"/>
                <w:lang w:val="en-US"/>
              </w:rPr>
            </w:rPrChange>
          </w:rPr>
          <w:t>adalah</w:t>
        </w:r>
        <w:proofErr w:type="spellEnd"/>
        <w:r w:rsidR="001A7447" w:rsidRPr="001A7447">
          <w:rPr>
            <w:rFonts w:ascii="Times New Roman" w:hAnsi="Times New Roman"/>
            <w:color w:val="000000" w:themeColor="text1"/>
            <w:lang w:val="en-US"/>
            <w:rPrChange w:id="376" w:author="Microsoft Office User" w:date="2024-10-25T16:49:00Z">
              <w:rPr>
                <w:rFonts w:ascii="Times New Roman" w:hAnsi="Times New Roman"/>
                <w:lang w:val="en-US"/>
              </w:rPr>
            </w:rPrChange>
          </w:rPr>
          <w:t xml:space="preserve"> instrument yang </w:t>
        </w:r>
        <w:proofErr w:type="spellStart"/>
        <w:r w:rsidR="001A7447" w:rsidRPr="001A7447">
          <w:rPr>
            <w:rFonts w:ascii="Times New Roman" w:hAnsi="Times New Roman"/>
            <w:color w:val="000000" w:themeColor="text1"/>
            <w:lang w:val="en-US"/>
            <w:rPrChange w:id="377" w:author="Microsoft Office User" w:date="2024-10-25T16:49:00Z">
              <w:rPr>
                <w:rFonts w:ascii="Times New Roman" w:hAnsi="Times New Roman"/>
                <w:lang w:val="en-US"/>
              </w:rPr>
            </w:rPrChange>
          </w:rPr>
          <w:t>digunakan</w:t>
        </w:r>
        <w:proofErr w:type="spellEnd"/>
        <w:r w:rsidR="001A7447" w:rsidRPr="001A7447">
          <w:rPr>
            <w:rFonts w:ascii="Times New Roman" w:hAnsi="Times New Roman"/>
            <w:color w:val="000000" w:themeColor="text1"/>
            <w:lang w:val="en-US"/>
            <w:rPrChange w:id="378"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79" w:author="Microsoft Office User" w:date="2024-10-25T16:49:00Z">
              <w:rPr>
                <w:rFonts w:ascii="Times New Roman" w:hAnsi="Times New Roman"/>
                <w:lang w:val="en-US"/>
              </w:rPr>
            </w:rPrChange>
          </w:rPr>
          <w:t>untuk</w:t>
        </w:r>
        <w:proofErr w:type="spellEnd"/>
        <w:r w:rsidR="001A7447" w:rsidRPr="001A7447">
          <w:rPr>
            <w:rFonts w:ascii="Times New Roman" w:hAnsi="Times New Roman"/>
            <w:color w:val="000000" w:themeColor="text1"/>
            <w:lang w:val="en-US"/>
            <w:rPrChange w:id="380" w:author="Microsoft Office User" w:date="2024-10-25T16:49:00Z">
              <w:rPr>
                <w:rFonts w:ascii="Times New Roman" w:hAnsi="Times New Roman"/>
                <w:lang w:val="en-US"/>
              </w:rPr>
            </w:rPrChange>
          </w:rPr>
          <w:t xml:space="preserve"> </w:t>
        </w:r>
        <w:proofErr w:type="spellStart"/>
        <w:r w:rsidR="001A7447" w:rsidRPr="001A7447">
          <w:rPr>
            <w:rFonts w:ascii="Times New Roman" w:hAnsi="Times New Roman"/>
            <w:color w:val="000000" w:themeColor="text1"/>
            <w:lang w:val="en-US"/>
            <w:rPrChange w:id="381" w:author="Microsoft Office User" w:date="2024-10-25T16:49:00Z">
              <w:rPr>
                <w:rFonts w:ascii="Times New Roman" w:hAnsi="Times New Roman"/>
                <w:lang w:val="en-US"/>
              </w:rPr>
            </w:rPrChange>
          </w:rPr>
          <w:t>mengumpulkan</w:t>
        </w:r>
        <w:proofErr w:type="spellEnd"/>
        <w:r w:rsidR="001A7447" w:rsidRPr="001A7447">
          <w:rPr>
            <w:rFonts w:ascii="Times New Roman" w:hAnsi="Times New Roman"/>
            <w:color w:val="000000" w:themeColor="text1"/>
            <w:lang w:val="en-US"/>
            <w:rPrChange w:id="382" w:author="Microsoft Office User" w:date="2024-10-25T16:49:00Z">
              <w:rPr>
                <w:rFonts w:ascii="Times New Roman" w:hAnsi="Times New Roman"/>
                <w:lang w:val="en-US"/>
              </w:rPr>
            </w:rPrChange>
          </w:rPr>
          <w:t xml:space="preserve"> data. </w:t>
        </w:r>
      </w:ins>
      <w:r w:rsidRPr="001A7447">
        <w:rPr>
          <w:rFonts w:ascii="Times New Roman" w:hAnsi="Times New Roman"/>
          <w:color w:val="000000" w:themeColor="text1"/>
          <w:rPrChange w:id="383" w:author="Microsoft Office User" w:date="2024-10-25T16:49:00Z">
            <w:rPr>
              <w:rFonts w:ascii="Times New Roman" w:hAnsi="Times New Roman"/>
            </w:rPr>
          </w:rPrChange>
        </w:rPr>
        <w:t xml:space="preserve"> Berdasarkan temuan</w:t>
      </w:r>
      <w:ins w:id="384" w:author="Microsoft Office User" w:date="2024-10-25T16:38:00Z">
        <w:r w:rsidR="001A7447" w:rsidRPr="001A7447">
          <w:rPr>
            <w:rFonts w:ascii="Times New Roman" w:hAnsi="Times New Roman"/>
            <w:color w:val="000000" w:themeColor="text1"/>
            <w:lang w:val="en-US"/>
            <w:rPrChange w:id="385" w:author="Microsoft Office User" w:date="2024-10-25T16:49:00Z">
              <w:rPr>
                <w:rFonts w:ascii="Times New Roman" w:hAnsi="Times New Roman"/>
                <w:lang w:val="en-US"/>
              </w:rPr>
            </w:rPrChange>
          </w:rPr>
          <w:t xml:space="preserve"> yang </w:t>
        </w:r>
        <w:proofErr w:type="spellStart"/>
        <w:r w:rsidR="001A7447" w:rsidRPr="001A7447">
          <w:rPr>
            <w:rFonts w:ascii="Times New Roman" w:hAnsi="Times New Roman"/>
            <w:color w:val="000000" w:themeColor="text1"/>
            <w:lang w:val="en-US"/>
            <w:rPrChange w:id="386" w:author="Microsoft Office User" w:date="2024-10-25T16:49:00Z">
              <w:rPr>
                <w:rFonts w:ascii="Times New Roman" w:hAnsi="Times New Roman"/>
                <w:lang w:val="en-US"/>
              </w:rPr>
            </w:rPrChange>
          </w:rPr>
          <w:t>diperoleh</w:t>
        </w:r>
        <w:proofErr w:type="spellEnd"/>
        <w:r w:rsidR="001A7447" w:rsidRPr="001A7447">
          <w:rPr>
            <w:rFonts w:ascii="Times New Roman" w:hAnsi="Times New Roman"/>
            <w:color w:val="000000" w:themeColor="text1"/>
            <w:lang w:val="en-US"/>
            <w:rPrChange w:id="387" w:author="Microsoft Office User" w:date="2024-10-25T16:49:00Z">
              <w:rPr>
                <w:rFonts w:ascii="Times New Roman" w:hAnsi="Times New Roman"/>
                <w:lang w:val="en-US"/>
              </w:rPr>
            </w:rPrChange>
          </w:rPr>
          <w:t xml:space="preserve">, </w:t>
        </w:r>
      </w:ins>
      <w:r w:rsidRPr="001A7447">
        <w:rPr>
          <w:rFonts w:ascii="Times New Roman" w:hAnsi="Times New Roman"/>
          <w:color w:val="000000" w:themeColor="text1"/>
          <w:rPrChange w:id="388" w:author="Microsoft Office User" w:date="2024-10-25T16:49:00Z">
            <w:rPr>
              <w:rFonts w:ascii="Times New Roman" w:hAnsi="Times New Roman"/>
            </w:rPr>
          </w:rPrChange>
        </w:rPr>
        <w:t xml:space="preserve">sebagian besar siswa, yaitu 61%, menunjukkan gejala kecemasan fisik. Selain itu, sebagian kecil siswa, yaitu 9%, menunjukkan gejala kecemasan menghindar, sementara kecemasan kognitif dilaporkan oleh 30% peserta. Para peneliti menemukan bahwa 5 siswa (15%) pada tes eksposisi kritis dianggap rata-rata, 3 siswa (9%) dianggap cukup, 6 siswa (18%) dianggap buruk, dan 19 siswa (58%) dianggap tidak memadai. Penelitian ini menemukan korelasi yang signifikan (sig.2-tailed) sebesar 0.30 antara kecemasan menulis siswa dan prestasi menulis mereka, maka dapat disimpulkan bahwa (Hα1) diterima dan (H01) ditolak. Dengan koefisien sebesar 0,104, kecemasan kognitif muncul sebagai bentuk kecemasan menulis yang paling umum di antara siswa. Temuan ini mengindikasikan bahwa kecemasan kognitif bertanggung jawab atas kontribusi terbesar terhadap prestasi menulis siswa. Jadi, hipotesis alternatif (Hα2) diterima dan hipotesis nol </w:t>
      </w:r>
      <w:r w:rsidRPr="001A7447">
        <w:rPr>
          <w:rStyle w:val="selectable-text1"/>
          <w:color w:val="000000" w:themeColor="text1"/>
          <w:rPrChange w:id="389" w:author="Microsoft Office User" w:date="2024-10-25T16:49:00Z">
            <w:rPr>
              <w:rStyle w:val="selectable-text1"/>
            </w:rPr>
          </w:rPrChange>
        </w:rPr>
        <w:t>(H0</w:t>
      </w:r>
      <w:r w:rsidRPr="001A7447">
        <w:rPr>
          <w:rStyle w:val="selectable-text1"/>
          <w:color w:val="000000" w:themeColor="text1"/>
          <w:vertAlign w:val="subscript"/>
          <w:lang w:val="en-US"/>
          <w:rPrChange w:id="390" w:author="Microsoft Office User" w:date="2024-10-25T16:49:00Z">
            <w:rPr>
              <w:rStyle w:val="selectable-text1"/>
              <w:vertAlign w:val="subscript"/>
              <w:lang w:val="en-US"/>
            </w:rPr>
          </w:rPrChange>
        </w:rPr>
        <w:t>2</w:t>
      </w:r>
      <w:r w:rsidRPr="001A7447">
        <w:rPr>
          <w:rStyle w:val="selectable-text1"/>
          <w:color w:val="000000" w:themeColor="text1"/>
          <w:rPrChange w:id="391" w:author="Microsoft Office User" w:date="2024-10-25T16:49:00Z">
            <w:rPr>
              <w:rStyle w:val="selectable-text1"/>
            </w:rPr>
          </w:rPrChange>
        </w:rPr>
        <w:t xml:space="preserve">) </w:t>
      </w:r>
      <w:r w:rsidRPr="001A7447">
        <w:rPr>
          <w:rFonts w:ascii="Times New Roman" w:hAnsi="Times New Roman"/>
          <w:color w:val="000000" w:themeColor="text1"/>
          <w:rPrChange w:id="392" w:author="Microsoft Office User" w:date="2024-10-25T16:49:00Z">
            <w:rPr>
              <w:rFonts w:ascii="Times New Roman" w:hAnsi="Times New Roman"/>
            </w:rPr>
          </w:rPrChange>
        </w:rPr>
        <w:t>ditolak.</w:t>
      </w:r>
    </w:p>
    <w:p w14:paraId="538F27F0" w14:textId="77777777" w:rsidR="00CC17C1" w:rsidRPr="001A7447" w:rsidRDefault="00000000">
      <w:pPr>
        <w:tabs>
          <w:tab w:val="left" w:pos="8647"/>
        </w:tabs>
        <w:spacing w:before="240"/>
        <w:ind w:left="540" w:right="429"/>
        <w:rPr>
          <w:rFonts w:ascii="Times New Roman" w:hAnsi="Times New Roman"/>
          <w:i/>
          <w:color w:val="000000" w:themeColor="text1"/>
          <w:rPrChange w:id="393" w:author="Microsoft Office User" w:date="2024-10-25T16:49:00Z">
            <w:rPr>
              <w:rFonts w:ascii="Times New Roman" w:hAnsi="Times New Roman"/>
              <w:i/>
            </w:rPr>
          </w:rPrChange>
        </w:rPr>
        <w:sectPr w:rsidR="00CC17C1" w:rsidRPr="001A7447">
          <w:headerReference w:type="default" r:id="rId9"/>
          <w:footerReference w:type="default" r:id="rId10"/>
          <w:type w:val="nextColumn"/>
          <w:pgSz w:w="11907" w:h="16840"/>
          <w:pgMar w:top="1701" w:right="1701" w:bottom="1701" w:left="1701" w:header="720" w:footer="720" w:gutter="0"/>
          <w:cols w:space="708"/>
          <w:docGrid w:linePitch="299"/>
        </w:sectPr>
      </w:pPr>
      <w:r w:rsidRPr="001A7447">
        <w:rPr>
          <w:noProof/>
          <w:color w:val="000000" w:themeColor="text1"/>
          <w:lang w:eastAsia="id-ID"/>
          <w:rPrChange w:id="394" w:author="Microsoft Office User" w:date="2024-10-25T16:49:00Z">
            <w:rPr>
              <w:noProof/>
              <w:lang w:eastAsia="id-ID"/>
            </w:rPr>
          </w:rPrChange>
        </w:rPr>
        <mc:AlternateContent>
          <mc:Choice Requires="wpg">
            <w:drawing>
              <wp:anchor distT="0" distB="0" distL="114300" distR="114300" simplePos="0" relativeHeight="251660288" behindDoc="0" locked="0" layoutInCell="1" allowOverlap="1" wp14:anchorId="4D933AFA" wp14:editId="244A56F9">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7B42F484" id="Group 1"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Pr="001A7447">
        <w:rPr>
          <w:rFonts w:ascii="Times New Roman" w:hAnsi="Times New Roman"/>
          <w:b/>
          <w:color w:val="000000" w:themeColor="text1"/>
          <w:rPrChange w:id="395" w:author="Microsoft Office User" w:date="2024-10-25T16:49:00Z">
            <w:rPr>
              <w:rFonts w:ascii="Times New Roman" w:hAnsi="Times New Roman"/>
              <w:b/>
            </w:rPr>
          </w:rPrChange>
        </w:rPr>
        <w:t>Kata Kunci:</w:t>
      </w:r>
      <w:r w:rsidRPr="001A7447">
        <w:rPr>
          <w:rFonts w:ascii="Times New Roman" w:hAnsi="Times New Roman"/>
          <w:i/>
          <w:color w:val="000000" w:themeColor="text1"/>
          <w:rPrChange w:id="396" w:author="Microsoft Office User" w:date="2024-10-25T16:49:00Z">
            <w:rPr>
              <w:rFonts w:ascii="Times New Roman" w:hAnsi="Times New Roman"/>
              <w:i/>
            </w:rPr>
          </w:rPrChange>
        </w:rPr>
        <w:t xml:space="preserve"> prestasi menulis; kecemasan menulis.</w:t>
      </w:r>
    </w:p>
    <w:p w14:paraId="35FBF79B" w14:textId="77777777" w:rsidR="00CC17C1" w:rsidRPr="001A7447" w:rsidRDefault="00000000">
      <w:pPr>
        <w:spacing w:line="360" w:lineRule="auto"/>
        <w:ind w:right="-46"/>
        <w:jc w:val="both"/>
        <w:rPr>
          <w:rFonts w:ascii="Times New Roman" w:hAnsi="Times New Roman"/>
          <w:b/>
          <w:bCs/>
          <w:color w:val="000000" w:themeColor="text1"/>
          <w:sz w:val="24"/>
          <w:szCs w:val="24"/>
          <w:rPrChange w:id="397" w:author="Microsoft Office User" w:date="2024-10-25T16:49:00Z">
            <w:rPr>
              <w:rFonts w:ascii="Times New Roman" w:hAnsi="Times New Roman"/>
              <w:b/>
              <w:bCs/>
              <w:sz w:val="24"/>
              <w:szCs w:val="24"/>
            </w:rPr>
          </w:rPrChange>
        </w:rPr>
      </w:pPr>
      <w:r w:rsidRPr="001A7447">
        <w:rPr>
          <w:rFonts w:ascii="Times New Roman" w:hAnsi="Times New Roman"/>
          <w:b/>
          <w:bCs/>
          <w:color w:val="000000" w:themeColor="text1"/>
          <w:sz w:val="24"/>
          <w:szCs w:val="24"/>
          <w:rPrChange w:id="398" w:author="Microsoft Office User" w:date="2024-10-25T16:49:00Z">
            <w:rPr>
              <w:rFonts w:ascii="Times New Roman" w:hAnsi="Times New Roman"/>
              <w:b/>
              <w:bCs/>
              <w:sz w:val="24"/>
              <w:szCs w:val="24"/>
            </w:rPr>
          </w:rPrChange>
        </w:rPr>
        <w:lastRenderedPageBreak/>
        <w:t>INTRODUCTION</w:t>
      </w:r>
    </w:p>
    <w:p w14:paraId="1E56D1D9" w14:textId="77777777" w:rsidR="00CC17C1" w:rsidRPr="001A7447" w:rsidRDefault="00000000">
      <w:pPr>
        <w:pStyle w:val="E-JOURNALBody"/>
        <w:keepNext/>
        <w:framePr w:dropCap="drop" w:lines="2" w:wrap="around" w:vAnchor="text" w:hAnchor="text"/>
        <w:spacing w:line="551" w:lineRule="exact"/>
        <w:ind w:firstLine="0"/>
        <w:textAlignment w:val="baseline"/>
        <w:rPr>
          <w:color w:val="000000" w:themeColor="text1"/>
          <w:position w:val="-6"/>
          <w:sz w:val="70"/>
          <w:lang w:val="en-US" w:eastAsia="id-ID"/>
          <w:rPrChange w:id="399" w:author="Microsoft Office User" w:date="2024-10-25T16:49:00Z">
            <w:rPr>
              <w:position w:val="-6"/>
              <w:sz w:val="70"/>
              <w:lang w:val="en-US" w:eastAsia="id-ID"/>
            </w:rPr>
          </w:rPrChange>
        </w:rPr>
      </w:pPr>
      <w:r w:rsidRPr="001A7447">
        <w:rPr>
          <w:color w:val="000000" w:themeColor="text1"/>
          <w:position w:val="-6"/>
          <w:sz w:val="70"/>
          <w:lang w:eastAsia="id-ID"/>
          <w:rPrChange w:id="400" w:author="Microsoft Office User" w:date="2024-10-25T16:49:00Z">
            <w:rPr>
              <w:position w:val="-6"/>
              <w:sz w:val="70"/>
              <w:lang w:eastAsia="id-ID"/>
            </w:rPr>
          </w:rPrChange>
        </w:rPr>
        <w:t xml:space="preserve">   </w:t>
      </w:r>
      <w:r w:rsidRPr="001A7447">
        <w:rPr>
          <w:color w:val="000000" w:themeColor="text1"/>
          <w:position w:val="-6"/>
          <w:sz w:val="70"/>
          <w:lang w:val="en-US" w:eastAsia="id-ID"/>
          <w:rPrChange w:id="401" w:author="Microsoft Office User" w:date="2024-10-25T16:49:00Z">
            <w:rPr>
              <w:position w:val="-6"/>
              <w:sz w:val="70"/>
              <w:lang w:val="en-US" w:eastAsia="id-ID"/>
            </w:rPr>
          </w:rPrChange>
        </w:rPr>
        <w:t>L</w:t>
      </w:r>
    </w:p>
    <w:p w14:paraId="03BD31D3" w14:textId="432549B1" w:rsidR="00CC17C1" w:rsidRPr="001A7447" w:rsidRDefault="00000000">
      <w:pPr>
        <w:jc w:val="both"/>
        <w:rPr>
          <w:rFonts w:ascii="Times New Roman" w:hAnsi="Times New Roman"/>
          <w:color w:val="000000" w:themeColor="text1"/>
          <w:sz w:val="24"/>
          <w:lang w:val="en-US"/>
        </w:rPr>
      </w:pPr>
      <w:r w:rsidRPr="001A7447">
        <w:rPr>
          <w:rFonts w:ascii="Times New Roman" w:hAnsi="Times New Roman"/>
          <w:color w:val="000000" w:themeColor="text1"/>
          <w:sz w:val="24"/>
          <w:rPrChange w:id="402" w:author="Microsoft Office User" w:date="2024-10-25T16:49:00Z">
            <w:rPr>
              <w:rFonts w:ascii="Times New Roman" w:hAnsi="Times New Roman"/>
              <w:sz w:val="24"/>
            </w:rPr>
          </w:rPrChange>
        </w:rPr>
        <w:t xml:space="preserve">earning a </w:t>
      </w:r>
      <w:proofErr w:type="spellStart"/>
      <w:r w:rsidRPr="001A7447">
        <w:rPr>
          <w:rFonts w:ascii="Times New Roman" w:hAnsi="Times New Roman"/>
          <w:color w:val="000000" w:themeColor="text1"/>
          <w:sz w:val="24"/>
          <w:rPrChange w:id="403" w:author="Microsoft Office User" w:date="2024-10-25T16:49:00Z">
            <w:rPr>
              <w:rFonts w:ascii="Times New Roman" w:hAnsi="Times New Roman"/>
              <w:sz w:val="24"/>
            </w:rPr>
          </w:rPrChange>
        </w:rPr>
        <w:t>second</w:t>
      </w:r>
      <w:proofErr w:type="spellEnd"/>
      <w:r w:rsidRPr="001A7447">
        <w:rPr>
          <w:rFonts w:ascii="Times New Roman" w:hAnsi="Times New Roman"/>
          <w:color w:val="000000" w:themeColor="text1"/>
          <w:sz w:val="24"/>
          <w:rPrChange w:id="40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05" w:author="Microsoft Office User" w:date="2024-10-25T16:49:00Z">
            <w:rPr>
              <w:rFonts w:ascii="Times New Roman" w:hAnsi="Times New Roman"/>
              <w:sz w:val="24"/>
            </w:rPr>
          </w:rPrChange>
        </w:rPr>
        <w:t>language</w:t>
      </w:r>
      <w:proofErr w:type="spellEnd"/>
      <w:r w:rsidRPr="001A7447">
        <w:rPr>
          <w:rFonts w:ascii="Times New Roman" w:hAnsi="Times New Roman"/>
          <w:color w:val="000000" w:themeColor="text1"/>
          <w:sz w:val="24"/>
          <w:rPrChange w:id="40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07" w:author="Microsoft Office User" w:date="2024-10-25T16:49:00Z">
            <w:rPr>
              <w:rFonts w:ascii="Times New Roman" w:hAnsi="Times New Roman"/>
              <w:sz w:val="24"/>
            </w:rPr>
          </w:rPrChange>
        </w:rPr>
        <w:t>becomes</w:t>
      </w:r>
      <w:proofErr w:type="spellEnd"/>
      <w:r w:rsidRPr="001A7447">
        <w:rPr>
          <w:rFonts w:ascii="Times New Roman" w:hAnsi="Times New Roman"/>
          <w:color w:val="000000" w:themeColor="text1"/>
          <w:sz w:val="24"/>
          <w:rPrChange w:id="40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09" w:author="Microsoft Office User" w:date="2024-10-25T16:49:00Z">
            <w:rPr>
              <w:rFonts w:ascii="Times New Roman" w:hAnsi="Times New Roman"/>
              <w:sz w:val="24"/>
            </w:rPr>
          </w:rPrChange>
        </w:rPr>
        <w:t>an</w:t>
      </w:r>
      <w:proofErr w:type="spellEnd"/>
      <w:r w:rsidRPr="001A7447">
        <w:rPr>
          <w:rFonts w:ascii="Times New Roman" w:hAnsi="Times New Roman"/>
          <w:color w:val="000000" w:themeColor="text1"/>
          <w:sz w:val="24"/>
          <w:rPrChange w:id="41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11" w:author="Microsoft Office User" w:date="2024-10-25T16:49:00Z">
            <w:rPr>
              <w:rFonts w:ascii="Times New Roman" w:hAnsi="Times New Roman"/>
              <w:sz w:val="24"/>
            </w:rPr>
          </w:rPrChange>
        </w:rPr>
        <w:t>increasingly</w:t>
      </w:r>
      <w:proofErr w:type="spellEnd"/>
      <w:r w:rsidRPr="001A7447">
        <w:rPr>
          <w:rFonts w:ascii="Times New Roman" w:hAnsi="Times New Roman"/>
          <w:color w:val="000000" w:themeColor="text1"/>
          <w:sz w:val="24"/>
          <w:rPrChange w:id="41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13" w:author="Microsoft Office User" w:date="2024-10-25T16:49:00Z">
            <w:rPr>
              <w:rFonts w:ascii="Times New Roman" w:hAnsi="Times New Roman"/>
              <w:sz w:val="24"/>
            </w:rPr>
          </w:rPrChange>
        </w:rPr>
        <w:t>important</w:t>
      </w:r>
      <w:proofErr w:type="spellEnd"/>
      <w:r w:rsidRPr="001A7447">
        <w:rPr>
          <w:rFonts w:ascii="Times New Roman" w:hAnsi="Times New Roman"/>
          <w:color w:val="000000" w:themeColor="text1"/>
          <w:sz w:val="24"/>
          <w:rPrChange w:id="41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15" w:author="Microsoft Office User" w:date="2024-10-25T16:49:00Z">
            <w:rPr>
              <w:rFonts w:ascii="Times New Roman" w:hAnsi="Times New Roman"/>
              <w:sz w:val="24"/>
            </w:rPr>
          </w:rPrChange>
        </w:rPr>
        <w:t>skill</w:t>
      </w:r>
      <w:proofErr w:type="spellEnd"/>
      <w:r w:rsidRPr="001A7447">
        <w:rPr>
          <w:rFonts w:ascii="Times New Roman" w:hAnsi="Times New Roman"/>
          <w:color w:val="000000" w:themeColor="text1"/>
          <w:sz w:val="24"/>
          <w:rPrChange w:id="41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17"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418" w:author="Microsoft Office User" w:date="2024-10-25T16:49:00Z">
            <w:rPr>
              <w:rFonts w:ascii="Times New Roman" w:hAnsi="Times New Roman"/>
              <w:sz w:val="24"/>
            </w:rPr>
          </w:rPrChange>
        </w:rPr>
        <w:t xml:space="preserve"> Indonesian </w:t>
      </w:r>
      <w:proofErr w:type="spellStart"/>
      <w:r w:rsidRPr="001A7447">
        <w:rPr>
          <w:rFonts w:ascii="Times New Roman" w:hAnsi="Times New Roman"/>
          <w:color w:val="000000" w:themeColor="text1"/>
          <w:sz w:val="24"/>
          <w:rPrChange w:id="419"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42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21" w:author="Microsoft Office User" w:date="2024-10-25T16:49:00Z">
            <w:rPr>
              <w:rFonts w:ascii="Times New Roman" w:hAnsi="Times New Roman"/>
              <w:sz w:val="24"/>
            </w:rPr>
          </w:rPrChange>
        </w:rPr>
        <w:t>beginning</w:t>
      </w:r>
      <w:proofErr w:type="spellEnd"/>
      <w:r w:rsidRPr="001A7447">
        <w:rPr>
          <w:rFonts w:ascii="Times New Roman" w:hAnsi="Times New Roman"/>
          <w:color w:val="000000" w:themeColor="text1"/>
          <w:sz w:val="24"/>
          <w:rPrChange w:id="422" w:author="Microsoft Office User" w:date="2024-10-25T16:49:00Z">
            <w:rPr>
              <w:rFonts w:ascii="Times New Roman" w:hAnsi="Times New Roman"/>
              <w:sz w:val="24"/>
            </w:rPr>
          </w:rPrChange>
        </w:rPr>
        <w:t xml:space="preserve"> in junior </w:t>
      </w:r>
      <w:proofErr w:type="spellStart"/>
      <w:r w:rsidRPr="001A7447">
        <w:rPr>
          <w:rFonts w:ascii="Times New Roman" w:hAnsi="Times New Roman"/>
          <w:color w:val="000000" w:themeColor="text1"/>
          <w:sz w:val="24"/>
          <w:rPrChange w:id="423" w:author="Microsoft Office User" w:date="2024-10-25T16:49:00Z">
            <w:rPr>
              <w:rFonts w:ascii="Times New Roman" w:hAnsi="Times New Roman"/>
              <w:sz w:val="24"/>
            </w:rPr>
          </w:rPrChange>
        </w:rPr>
        <w:t>high</w:t>
      </w:r>
      <w:proofErr w:type="spellEnd"/>
      <w:r w:rsidRPr="001A7447">
        <w:rPr>
          <w:rFonts w:ascii="Times New Roman" w:hAnsi="Times New Roman"/>
          <w:color w:val="000000" w:themeColor="text1"/>
          <w:sz w:val="24"/>
          <w:rPrChange w:id="42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25" w:author="Microsoft Office User" w:date="2024-10-25T16:49:00Z">
            <w:rPr>
              <w:rFonts w:ascii="Times New Roman" w:hAnsi="Times New Roman"/>
              <w:sz w:val="24"/>
            </w:rPr>
          </w:rPrChange>
        </w:rPr>
        <w:t>school</w:t>
      </w:r>
      <w:proofErr w:type="spellEnd"/>
      <w:r w:rsidRPr="001A7447">
        <w:rPr>
          <w:rFonts w:ascii="Times New Roman" w:hAnsi="Times New Roman"/>
          <w:color w:val="000000" w:themeColor="text1"/>
          <w:sz w:val="24"/>
          <w:rPrChange w:id="42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27"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42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29" w:author="Microsoft Office User" w:date="2024-10-25T16:49:00Z">
            <w:rPr>
              <w:rFonts w:ascii="Times New Roman" w:hAnsi="Times New Roman"/>
              <w:sz w:val="24"/>
            </w:rPr>
          </w:rPrChange>
        </w:rPr>
        <w:t>continuing</w:t>
      </w:r>
      <w:proofErr w:type="spellEnd"/>
      <w:r w:rsidRPr="001A7447">
        <w:rPr>
          <w:rFonts w:ascii="Times New Roman" w:hAnsi="Times New Roman"/>
          <w:color w:val="000000" w:themeColor="text1"/>
          <w:sz w:val="24"/>
          <w:rPrChange w:id="43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31" w:author="Microsoft Office User" w:date="2024-10-25T16:49:00Z">
            <w:rPr>
              <w:rFonts w:ascii="Times New Roman" w:hAnsi="Times New Roman"/>
              <w:sz w:val="24"/>
            </w:rPr>
          </w:rPrChange>
        </w:rPr>
        <w:t>through</w:t>
      </w:r>
      <w:proofErr w:type="spellEnd"/>
      <w:r w:rsidRPr="001A7447">
        <w:rPr>
          <w:rFonts w:ascii="Times New Roman" w:hAnsi="Times New Roman"/>
          <w:color w:val="000000" w:themeColor="text1"/>
          <w:sz w:val="24"/>
          <w:rPrChange w:id="43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33" w:author="Microsoft Office User" w:date="2024-10-25T16:49:00Z">
            <w:rPr>
              <w:rFonts w:ascii="Times New Roman" w:hAnsi="Times New Roman"/>
              <w:sz w:val="24"/>
            </w:rPr>
          </w:rPrChange>
        </w:rPr>
        <w:t>university</w:t>
      </w:r>
      <w:proofErr w:type="spellEnd"/>
      <w:r w:rsidRPr="001A7447">
        <w:rPr>
          <w:rFonts w:ascii="Times New Roman" w:hAnsi="Times New Roman"/>
          <w:color w:val="000000" w:themeColor="text1"/>
          <w:sz w:val="24"/>
          <w:rPrChange w:id="43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35" w:author="Microsoft Office User" w:date="2024-10-25T16:49:00Z">
            <w:rPr>
              <w:rFonts w:ascii="Times New Roman" w:hAnsi="Times New Roman"/>
              <w:sz w:val="24"/>
            </w:rPr>
          </w:rPrChange>
        </w:rPr>
        <w:t>whether</w:t>
      </w:r>
      <w:proofErr w:type="spellEnd"/>
      <w:r w:rsidRPr="001A7447">
        <w:rPr>
          <w:rFonts w:ascii="Times New Roman" w:hAnsi="Times New Roman"/>
          <w:color w:val="000000" w:themeColor="text1"/>
          <w:sz w:val="24"/>
          <w:rPrChange w:id="43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37"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43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39" w:author="Microsoft Office User" w:date="2024-10-25T16:49:00Z">
            <w:rPr>
              <w:rFonts w:ascii="Times New Roman" w:hAnsi="Times New Roman"/>
              <w:sz w:val="24"/>
            </w:rPr>
          </w:rPrChange>
        </w:rPr>
        <w:t>communication</w:t>
      </w:r>
      <w:proofErr w:type="spellEnd"/>
      <w:r w:rsidRPr="001A7447">
        <w:rPr>
          <w:rFonts w:ascii="Times New Roman" w:hAnsi="Times New Roman"/>
          <w:color w:val="000000" w:themeColor="text1"/>
          <w:sz w:val="24"/>
          <w:rPrChange w:id="44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41" w:author="Microsoft Office User" w:date="2024-10-25T16:49:00Z">
            <w:rPr>
              <w:rFonts w:ascii="Times New Roman" w:hAnsi="Times New Roman"/>
              <w:sz w:val="24"/>
            </w:rPr>
          </w:rPrChange>
        </w:rPr>
        <w:t>or</w:t>
      </w:r>
      <w:proofErr w:type="spellEnd"/>
      <w:r w:rsidRPr="001A7447">
        <w:rPr>
          <w:rFonts w:ascii="Times New Roman" w:hAnsi="Times New Roman"/>
          <w:color w:val="000000" w:themeColor="text1"/>
          <w:sz w:val="24"/>
          <w:rPrChange w:id="44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43" w:author="Microsoft Office User" w:date="2024-10-25T16:49:00Z">
            <w:rPr>
              <w:rFonts w:ascii="Times New Roman" w:hAnsi="Times New Roman"/>
              <w:sz w:val="24"/>
            </w:rPr>
          </w:rPrChange>
        </w:rPr>
        <w:t>education</w:t>
      </w:r>
      <w:proofErr w:type="spellEnd"/>
      <w:r w:rsidRPr="001A7447">
        <w:rPr>
          <w:rFonts w:ascii="Times New Roman" w:hAnsi="Times New Roman"/>
          <w:color w:val="000000" w:themeColor="text1"/>
          <w:sz w:val="24"/>
          <w:rPrChange w:id="44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45" w:author="Microsoft Office User" w:date="2024-10-25T16:49:00Z">
            <w:rPr>
              <w:rFonts w:ascii="Times New Roman" w:hAnsi="Times New Roman"/>
              <w:sz w:val="24"/>
            </w:rPr>
          </w:rPrChange>
        </w:rPr>
        <w:t>According</w:t>
      </w:r>
      <w:proofErr w:type="spellEnd"/>
      <w:r w:rsidRPr="001A7447">
        <w:rPr>
          <w:rFonts w:ascii="Times New Roman" w:hAnsi="Times New Roman"/>
          <w:color w:val="000000" w:themeColor="text1"/>
          <w:sz w:val="24"/>
          <w:rPrChange w:id="44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47"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44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49" w:author="Microsoft Office User" w:date="2024-10-25T16:49:00Z">
            <w:rPr>
              <w:rFonts w:ascii="Times New Roman" w:hAnsi="Times New Roman"/>
              <w:sz w:val="24"/>
            </w:rPr>
          </w:rPrChange>
        </w:rPr>
        <w:t>Klimczak</w:t>
      </w:r>
      <w:proofErr w:type="spellEnd"/>
      <w:r w:rsidRPr="001A7447">
        <w:rPr>
          <w:rFonts w:ascii="Times New Roman" w:hAnsi="Times New Roman"/>
          <w:color w:val="000000" w:themeColor="text1"/>
          <w:sz w:val="24"/>
          <w:rPrChange w:id="450" w:author="Microsoft Office User" w:date="2024-10-25T16:49:00Z">
            <w:rPr>
              <w:rFonts w:ascii="Times New Roman" w:hAnsi="Times New Roman"/>
              <w:sz w:val="24"/>
            </w:rPr>
          </w:rPrChange>
        </w:rPr>
        <w:t xml:space="preserve"> (2014), </w:t>
      </w:r>
      <w:proofErr w:type="spellStart"/>
      <w:r w:rsidRPr="001A7447">
        <w:rPr>
          <w:rFonts w:ascii="Times New Roman" w:hAnsi="Times New Roman"/>
          <w:color w:val="000000" w:themeColor="text1"/>
          <w:sz w:val="24"/>
          <w:rPrChange w:id="451"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45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53"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45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55" w:author="Microsoft Office User" w:date="2024-10-25T16:49:00Z">
            <w:rPr>
              <w:rFonts w:ascii="Times New Roman" w:hAnsi="Times New Roman"/>
              <w:sz w:val="24"/>
            </w:rPr>
          </w:rPrChange>
        </w:rPr>
        <w:t>one</w:t>
      </w:r>
      <w:proofErr w:type="spellEnd"/>
      <w:r w:rsidRPr="001A7447">
        <w:rPr>
          <w:rFonts w:ascii="Times New Roman" w:hAnsi="Times New Roman"/>
          <w:color w:val="000000" w:themeColor="text1"/>
          <w:sz w:val="24"/>
          <w:rPrChange w:id="45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57"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45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59"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46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61" w:author="Microsoft Office User" w:date="2024-10-25T16:49:00Z">
            <w:rPr>
              <w:rFonts w:ascii="Times New Roman" w:hAnsi="Times New Roman"/>
              <w:sz w:val="24"/>
            </w:rPr>
          </w:rPrChange>
        </w:rPr>
        <w:t>languages</w:t>
      </w:r>
      <w:proofErr w:type="spellEnd"/>
      <w:r w:rsidRPr="001A7447">
        <w:rPr>
          <w:rFonts w:ascii="Times New Roman" w:hAnsi="Times New Roman"/>
          <w:color w:val="000000" w:themeColor="text1"/>
          <w:sz w:val="24"/>
          <w:rPrChange w:id="46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63"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46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65" w:author="Microsoft Office User" w:date="2024-10-25T16:49:00Z">
            <w:rPr>
              <w:rFonts w:ascii="Times New Roman" w:hAnsi="Times New Roman"/>
              <w:sz w:val="24"/>
            </w:rPr>
          </w:rPrChange>
        </w:rPr>
        <w:t>needs</w:t>
      </w:r>
      <w:proofErr w:type="spellEnd"/>
      <w:r w:rsidRPr="001A7447">
        <w:rPr>
          <w:rFonts w:ascii="Times New Roman" w:hAnsi="Times New Roman"/>
          <w:color w:val="000000" w:themeColor="text1"/>
          <w:sz w:val="24"/>
          <w:rPrChange w:id="46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67"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46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69" w:author="Microsoft Office User" w:date="2024-10-25T16:49:00Z">
            <w:rPr>
              <w:rFonts w:ascii="Times New Roman" w:hAnsi="Times New Roman"/>
              <w:sz w:val="24"/>
            </w:rPr>
          </w:rPrChange>
        </w:rPr>
        <w:t>be</w:t>
      </w:r>
      <w:proofErr w:type="spellEnd"/>
      <w:r w:rsidRPr="001A7447">
        <w:rPr>
          <w:rFonts w:ascii="Times New Roman" w:hAnsi="Times New Roman"/>
          <w:color w:val="000000" w:themeColor="text1"/>
          <w:sz w:val="24"/>
          <w:rPrChange w:id="47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71" w:author="Microsoft Office User" w:date="2024-10-25T16:49:00Z">
            <w:rPr>
              <w:rFonts w:ascii="Times New Roman" w:hAnsi="Times New Roman"/>
              <w:sz w:val="24"/>
            </w:rPr>
          </w:rPrChange>
        </w:rPr>
        <w:t>taught</w:t>
      </w:r>
      <w:proofErr w:type="spellEnd"/>
      <w:r w:rsidRPr="001A7447">
        <w:rPr>
          <w:rFonts w:ascii="Times New Roman" w:hAnsi="Times New Roman"/>
          <w:color w:val="000000" w:themeColor="text1"/>
          <w:sz w:val="24"/>
          <w:rPrChange w:id="47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73"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47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75" w:author="Microsoft Office User" w:date="2024-10-25T16:49:00Z">
            <w:rPr>
              <w:rFonts w:ascii="Times New Roman" w:hAnsi="Times New Roman"/>
              <w:sz w:val="24"/>
            </w:rPr>
          </w:rPrChange>
        </w:rPr>
        <w:t>be</w:t>
      </w:r>
      <w:proofErr w:type="spellEnd"/>
      <w:r w:rsidRPr="001A7447">
        <w:rPr>
          <w:rFonts w:ascii="Times New Roman" w:hAnsi="Times New Roman"/>
          <w:color w:val="000000" w:themeColor="text1"/>
          <w:sz w:val="24"/>
          <w:rPrChange w:id="47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77" w:author="Microsoft Office User" w:date="2024-10-25T16:49:00Z">
            <w:rPr>
              <w:rFonts w:ascii="Times New Roman" w:hAnsi="Times New Roman"/>
              <w:sz w:val="24"/>
            </w:rPr>
          </w:rPrChange>
        </w:rPr>
        <w:t>able</w:t>
      </w:r>
      <w:proofErr w:type="spellEnd"/>
      <w:r w:rsidRPr="001A7447">
        <w:rPr>
          <w:rFonts w:ascii="Times New Roman" w:hAnsi="Times New Roman"/>
          <w:color w:val="000000" w:themeColor="text1"/>
          <w:sz w:val="24"/>
          <w:rPrChange w:id="47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79"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48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81" w:author="Microsoft Office User" w:date="2024-10-25T16:49:00Z">
            <w:rPr>
              <w:rFonts w:ascii="Times New Roman" w:hAnsi="Times New Roman"/>
              <w:sz w:val="24"/>
            </w:rPr>
          </w:rPrChange>
        </w:rPr>
        <w:t>use</w:t>
      </w:r>
      <w:proofErr w:type="spellEnd"/>
      <w:r w:rsidRPr="001A7447">
        <w:rPr>
          <w:rFonts w:ascii="Times New Roman" w:hAnsi="Times New Roman"/>
          <w:color w:val="000000" w:themeColor="text1"/>
          <w:sz w:val="24"/>
          <w:rPrChange w:id="48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83" w:author="Microsoft Office User" w:date="2024-10-25T16:49:00Z">
            <w:rPr>
              <w:rFonts w:ascii="Times New Roman" w:hAnsi="Times New Roman"/>
              <w:sz w:val="24"/>
            </w:rPr>
          </w:rPrChange>
        </w:rPr>
        <w:t>it</w:t>
      </w:r>
      <w:proofErr w:type="spellEnd"/>
      <w:r w:rsidRPr="001A7447">
        <w:rPr>
          <w:rFonts w:ascii="Times New Roman" w:hAnsi="Times New Roman"/>
          <w:color w:val="000000" w:themeColor="text1"/>
          <w:sz w:val="24"/>
          <w:rPrChange w:id="48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85" w:author="Microsoft Office User" w:date="2024-10-25T16:49:00Z">
            <w:rPr>
              <w:rFonts w:ascii="Times New Roman" w:hAnsi="Times New Roman"/>
              <w:sz w:val="24"/>
            </w:rPr>
          </w:rPrChange>
        </w:rPr>
        <w:t>actively</w:t>
      </w:r>
      <w:proofErr w:type="spellEnd"/>
      <w:r w:rsidRPr="001A7447">
        <w:rPr>
          <w:rFonts w:ascii="Times New Roman" w:hAnsi="Times New Roman"/>
          <w:color w:val="000000" w:themeColor="text1"/>
          <w:sz w:val="24"/>
          <w:rPrChange w:id="48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87"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48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89" w:author="Microsoft Office User" w:date="2024-10-25T16:49:00Z">
            <w:rPr>
              <w:rFonts w:ascii="Times New Roman" w:hAnsi="Times New Roman"/>
              <w:sz w:val="24"/>
            </w:rPr>
          </w:rPrChange>
        </w:rPr>
        <w:t>goals</w:t>
      </w:r>
      <w:proofErr w:type="spellEnd"/>
      <w:r w:rsidRPr="001A7447">
        <w:rPr>
          <w:rFonts w:ascii="Times New Roman" w:hAnsi="Times New Roman"/>
          <w:color w:val="000000" w:themeColor="text1"/>
          <w:sz w:val="24"/>
          <w:rPrChange w:id="49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91" w:author="Microsoft Office User" w:date="2024-10-25T16:49:00Z">
            <w:rPr>
              <w:rFonts w:ascii="Times New Roman" w:hAnsi="Times New Roman"/>
              <w:sz w:val="24"/>
            </w:rPr>
          </w:rPrChange>
        </w:rPr>
        <w:t>such</w:t>
      </w:r>
      <w:proofErr w:type="spellEnd"/>
      <w:r w:rsidRPr="001A7447">
        <w:rPr>
          <w:rFonts w:ascii="Times New Roman" w:hAnsi="Times New Roman"/>
          <w:color w:val="000000" w:themeColor="text1"/>
          <w:sz w:val="24"/>
          <w:rPrChange w:id="492" w:author="Microsoft Office User" w:date="2024-10-25T16:49:00Z">
            <w:rPr>
              <w:rFonts w:ascii="Times New Roman" w:hAnsi="Times New Roman"/>
              <w:sz w:val="24"/>
            </w:rPr>
          </w:rPrChange>
        </w:rPr>
        <w:t xml:space="preserve"> as </w:t>
      </w:r>
      <w:proofErr w:type="spellStart"/>
      <w:r w:rsidRPr="001A7447">
        <w:rPr>
          <w:rFonts w:ascii="Times New Roman" w:hAnsi="Times New Roman"/>
          <w:color w:val="000000" w:themeColor="text1"/>
          <w:sz w:val="24"/>
          <w:rPrChange w:id="493" w:author="Microsoft Office User" w:date="2024-10-25T16:49:00Z">
            <w:rPr>
              <w:rFonts w:ascii="Times New Roman" w:hAnsi="Times New Roman"/>
              <w:sz w:val="24"/>
            </w:rPr>
          </w:rPrChange>
        </w:rPr>
        <w:t>traveling</w:t>
      </w:r>
      <w:proofErr w:type="spellEnd"/>
      <w:r w:rsidRPr="001A7447">
        <w:rPr>
          <w:rFonts w:ascii="Times New Roman" w:hAnsi="Times New Roman"/>
          <w:color w:val="000000" w:themeColor="text1"/>
          <w:sz w:val="24"/>
          <w:rPrChange w:id="49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95" w:author="Microsoft Office User" w:date="2024-10-25T16:49:00Z">
            <w:rPr>
              <w:rFonts w:ascii="Times New Roman" w:hAnsi="Times New Roman"/>
              <w:sz w:val="24"/>
            </w:rPr>
          </w:rPrChange>
        </w:rPr>
        <w:t>working</w:t>
      </w:r>
      <w:proofErr w:type="spellEnd"/>
      <w:r w:rsidRPr="001A7447">
        <w:rPr>
          <w:rFonts w:ascii="Times New Roman" w:hAnsi="Times New Roman"/>
          <w:color w:val="000000" w:themeColor="text1"/>
          <w:sz w:val="24"/>
          <w:rPrChange w:id="49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97" w:author="Microsoft Office User" w:date="2024-10-25T16:49:00Z">
            <w:rPr>
              <w:rFonts w:ascii="Times New Roman" w:hAnsi="Times New Roman"/>
              <w:sz w:val="24"/>
            </w:rPr>
          </w:rPrChange>
        </w:rPr>
        <w:t>acquiring</w:t>
      </w:r>
      <w:proofErr w:type="spellEnd"/>
      <w:r w:rsidRPr="001A7447">
        <w:rPr>
          <w:rFonts w:ascii="Times New Roman" w:hAnsi="Times New Roman"/>
          <w:color w:val="000000" w:themeColor="text1"/>
          <w:sz w:val="24"/>
          <w:rPrChange w:id="49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499" w:author="Microsoft Office User" w:date="2024-10-25T16:49:00Z">
            <w:rPr>
              <w:rFonts w:ascii="Times New Roman" w:hAnsi="Times New Roman"/>
              <w:sz w:val="24"/>
            </w:rPr>
          </w:rPrChange>
        </w:rPr>
        <w:t>information</w:t>
      </w:r>
      <w:proofErr w:type="spellEnd"/>
      <w:r w:rsidRPr="001A7447">
        <w:rPr>
          <w:rFonts w:ascii="Times New Roman" w:hAnsi="Times New Roman"/>
          <w:color w:val="000000" w:themeColor="text1"/>
          <w:sz w:val="24"/>
          <w:rPrChange w:id="50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01" w:author="Microsoft Office User" w:date="2024-10-25T16:49:00Z">
            <w:rPr>
              <w:rFonts w:ascii="Times New Roman" w:hAnsi="Times New Roman"/>
              <w:sz w:val="24"/>
            </w:rPr>
          </w:rPrChange>
        </w:rPr>
        <w:t>or</w:t>
      </w:r>
      <w:proofErr w:type="spellEnd"/>
      <w:r w:rsidRPr="001A7447">
        <w:rPr>
          <w:rFonts w:ascii="Times New Roman" w:hAnsi="Times New Roman"/>
          <w:color w:val="000000" w:themeColor="text1"/>
          <w:sz w:val="24"/>
          <w:rPrChange w:id="50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03" w:author="Microsoft Office User" w:date="2024-10-25T16:49:00Z">
            <w:rPr>
              <w:rFonts w:ascii="Times New Roman" w:hAnsi="Times New Roman"/>
              <w:sz w:val="24"/>
            </w:rPr>
          </w:rPrChange>
        </w:rPr>
        <w:t>having</w:t>
      </w:r>
      <w:proofErr w:type="spellEnd"/>
      <w:r w:rsidRPr="001A7447">
        <w:rPr>
          <w:rFonts w:ascii="Times New Roman" w:hAnsi="Times New Roman"/>
          <w:color w:val="000000" w:themeColor="text1"/>
          <w:sz w:val="24"/>
          <w:rPrChange w:id="50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05" w:author="Microsoft Office User" w:date="2024-10-25T16:49:00Z">
            <w:rPr>
              <w:rFonts w:ascii="Times New Roman" w:hAnsi="Times New Roman"/>
              <w:sz w:val="24"/>
            </w:rPr>
          </w:rPrChange>
        </w:rPr>
        <w:t>fun</w:t>
      </w:r>
      <w:proofErr w:type="spellEnd"/>
      <w:r w:rsidRPr="001A7447">
        <w:rPr>
          <w:rFonts w:ascii="Times New Roman" w:hAnsi="Times New Roman"/>
          <w:color w:val="000000" w:themeColor="text1"/>
          <w:sz w:val="24"/>
          <w:rPrChange w:id="506" w:author="Microsoft Office User" w:date="2024-10-25T16:49:00Z">
            <w:rPr>
              <w:rFonts w:ascii="Times New Roman" w:hAnsi="Times New Roman"/>
              <w:sz w:val="24"/>
            </w:rPr>
          </w:rPrChange>
        </w:rPr>
        <w:t xml:space="preserve">. He </w:t>
      </w:r>
      <w:proofErr w:type="spellStart"/>
      <w:r w:rsidRPr="001A7447">
        <w:rPr>
          <w:rFonts w:ascii="Times New Roman" w:hAnsi="Times New Roman"/>
          <w:color w:val="000000" w:themeColor="text1"/>
          <w:sz w:val="24"/>
          <w:rPrChange w:id="507" w:author="Microsoft Office User" w:date="2024-10-25T16:49:00Z">
            <w:rPr>
              <w:rFonts w:ascii="Times New Roman" w:hAnsi="Times New Roman"/>
              <w:sz w:val="24"/>
            </w:rPr>
          </w:rPrChange>
        </w:rPr>
        <w:t>argues</w:t>
      </w:r>
      <w:proofErr w:type="spellEnd"/>
      <w:r w:rsidRPr="001A7447">
        <w:rPr>
          <w:rFonts w:ascii="Times New Roman" w:hAnsi="Times New Roman"/>
          <w:color w:val="000000" w:themeColor="text1"/>
          <w:sz w:val="24"/>
          <w:rPrChange w:id="50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09"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51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11" w:author="Microsoft Office User" w:date="2024-10-25T16:49:00Z">
            <w:rPr>
              <w:rFonts w:ascii="Times New Roman" w:hAnsi="Times New Roman"/>
              <w:sz w:val="24"/>
            </w:rPr>
          </w:rPrChange>
        </w:rPr>
        <w:t>learning</w:t>
      </w:r>
      <w:proofErr w:type="spellEnd"/>
      <w:r w:rsidRPr="001A7447">
        <w:rPr>
          <w:rFonts w:ascii="Times New Roman" w:hAnsi="Times New Roman"/>
          <w:color w:val="000000" w:themeColor="text1"/>
          <w:sz w:val="24"/>
          <w:rPrChange w:id="51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13"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51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15"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51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17" w:author="Microsoft Office User" w:date="2024-10-25T16:49:00Z">
            <w:rPr>
              <w:rFonts w:ascii="Times New Roman" w:hAnsi="Times New Roman"/>
              <w:sz w:val="24"/>
            </w:rPr>
          </w:rPrChange>
        </w:rPr>
        <w:t>necessary</w:t>
      </w:r>
      <w:proofErr w:type="spellEnd"/>
      <w:r w:rsidRPr="001A7447">
        <w:rPr>
          <w:rFonts w:ascii="Times New Roman" w:hAnsi="Times New Roman"/>
          <w:color w:val="000000" w:themeColor="text1"/>
          <w:sz w:val="24"/>
          <w:rPrChange w:id="51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19"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52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21" w:author="Microsoft Office User" w:date="2024-10-25T16:49:00Z">
            <w:rPr>
              <w:rFonts w:ascii="Times New Roman" w:hAnsi="Times New Roman"/>
              <w:sz w:val="24"/>
            </w:rPr>
          </w:rPrChange>
        </w:rPr>
        <w:t>accomplish</w:t>
      </w:r>
      <w:proofErr w:type="spellEnd"/>
      <w:r w:rsidRPr="001A7447">
        <w:rPr>
          <w:rFonts w:ascii="Times New Roman" w:hAnsi="Times New Roman"/>
          <w:color w:val="000000" w:themeColor="text1"/>
          <w:sz w:val="24"/>
          <w:rPrChange w:id="52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23" w:author="Microsoft Office User" w:date="2024-10-25T16:49:00Z">
            <w:rPr>
              <w:rFonts w:ascii="Times New Roman" w:hAnsi="Times New Roman"/>
              <w:sz w:val="24"/>
            </w:rPr>
          </w:rPrChange>
        </w:rPr>
        <w:t>these</w:t>
      </w:r>
      <w:proofErr w:type="spellEnd"/>
      <w:r w:rsidRPr="001A7447">
        <w:rPr>
          <w:rFonts w:ascii="Times New Roman" w:hAnsi="Times New Roman"/>
          <w:color w:val="000000" w:themeColor="text1"/>
          <w:sz w:val="24"/>
          <w:rPrChange w:id="52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25" w:author="Microsoft Office User" w:date="2024-10-25T16:49:00Z">
            <w:rPr>
              <w:rFonts w:ascii="Times New Roman" w:hAnsi="Times New Roman"/>
              <w:sz w:val="24"/>
            </w:rPr>
          </w:rPrChange>
        </w:rPr>
        <w:t>goals</w:t>
      </w:r>
      <w:proofErr w:type="spellEnd"/>
      <w:r w:rsidRPr="001A7447">
        <w:rPr>
          <w:rFonts w:ascii="Times New Roman" w:hAnsi="Times New Roman"/>
          <w:color w:val="000000" w:themeColor="text1"/>
          <w:sz w:val="24"/>
          <w:rPrChange w:id="526" w:author="Microsoft Office User" w:date="2024-10-25T16:49:00Z">
            <w:rPr>
              <w:rFonts w:ascii="Times New Roman" w:hAnsi="Times New Roman"/>
              <w:sz w:val="24"/>
            </w:rPr>
          </w:rPrChange>
        </w:rPr>
        <w:t xml:space="preserve">. In </w:t>
      </w:r>
      <w:proofErr w:type="spellStart"/>
      <w:r w:rsidRPr="001A7447">
        <w:rPr>
          <w:rFonts w:ascii="Times New Roman" w:hAnsi="Times New Roman"/>
          <w:color w:val="000000" w:themeColor="text1"/>
          <w:sz w:val="24"/>
          <w:rPrChange w:id="527" w:author="Microsoft Office User" w:date="2024-10-25T16:49:00Z">
            <w:rPr>
              <w:rFonts w:ascii="Times New Roman" w:hAnsi="Times New Roman"/>
              <w:sz w:val="24"/>
            </w:rPr>
          </w:rPrChange>
        </w:rPr>
        <w:t>this</w:t>
      </w:r>
      <w:proofErr w:type="spellEnd"/>
      <w:r w:rsidRPr="001A7447">
        <w:rPr>
          <w:rFonts w:ascii="Times New Roman" w:hAnsi="Times New Roman"/>
          <w:color w:val="000000" w:themeColor="text1"/>
          <w:sz w:val="24"/>
          <w:rPrChange w:id="52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29" w:author="Microsoft Office User" w:date="2024-10-25T16:49:00Z">
            <w:rPr>
              <w:rFonts w:ascii="Times New Roman" w:hAnsi="Times New Roman"/>
              <w:sz w:val="24"/>
            </w:rPr>
          </w:rPrChange>
        </w:rPr>
        <w:t>context</w:t>
      </w:r>
      <w:proofErr w:type="spellEnd"/>
      <w:r w:rsidRPr="001A7447">
        <w:rPr>
          <w:rFonts w:ascii="Times New Roman" w:hAnsi="Times New Roman"/>
          <w:color w:val="000000" w:themeColor="text1"/>
          <w:sz w:val="24"/>
          <w:rPrChange w:id="53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31" w:author="Microsoft Office User" w:date="2024-10-25T16:49:00Z">
            <w:rPr>
              <w:rFonts w:ascii="Times New Roman" w:hAnsi="Times New Roman"/>
              <w:sz w:val="24"/>
            </w:rPr>
          </w:rPrChange>
        </w:rPr>
        <w:t>listening</w:t>
      </w:r>
      <w:proofErr w:type="spellEnd"/>
      <w:r w:rsidRPr="001A7447">
        <w:rPr>
          <w:rFonts w:ascii="Times New Roman" w:hAnsi="Times New Roman"/>
          <w:color w:val="000000" w:themeColor="text1"/>
          <w:sz w:val="24"/>
          <w:rPrChange w:id="53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33"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53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35" w:author="Microsoft Office User" w:date="2024-10-25T16:49:00Z">
            <w:rPr>
              <w:rFonts w:ascii="Times New Roman" w:hAnsi="Times New Roman"/>
              <w:sz w:val="24"/>
            </w:rPr>
          </w:rPrChange>
        </w:rPr>
        <w:t>speaking</w:t>
      </w:r>
      <w:proofErr w:type="spellEnd"/>
      <w:r w:rsidRPr="001A7447">
        <w:rPr>
          <w:rFonts w:ascii="Times New Roman" w:hAnsi="Times New Roman"/>
          <w:color w:val="000000" w:themeColor="text1"/>
          <w:sz w:val="24"/>
          <w:rPrChange w:id="536" w:author="Microsoft Office User" w:date="2024-10-25T16:49:00Z">
            <w:rPr>
              <w:rFonts w:ascii="Times New Roman" w:hAnsi="Times New Roman"/>
              <w:sz w:val="24"/>
            </w:rPr>
          </w:rPrChange>
        </w:rPr>
        <w:t xml:space="preserve"> are </w:t>
      </w:r>
      <w:proofErr w:type="spellStart"/>
      <w:r w:rsidRPr="001A7447">
        <w:rPr>
          <w:rFonts w:ascii="Times New Roman" w:hAnsi="Times New Roman"/>
          <w:color w:val="000000" w:themeColor="text1"/>
          <w:sz w:val="24"/>
          <w:rPrChange w:id="537" w:author="Microsoft Office User" w:date="2024-10-25T16:49:00Z">
            <w:rPr>
              <w:rFonts w:ascii="Times New Roman" w:hAnsi="Times New Roman"/>
              <w:sz w:val="24"/>
            </w:rPr>
          </w:rPrChange>
        </w:rPr>
        <w:t>examples</w:t>
      </w:r>
      <w:proofErr w:type="spellEnd"/>
      <w:r w:rsidRPr="001A7447">
        <w:rPr>
          <w:rFonts w:ascii="Times New Roman" w:hAnsi="Times New Roman"/>
          <w:color w:val="000000" w:themeColor="text1"/>
          <w:sz w:val="24"/>
          <w:rPrChange w:id="53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39"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540" w:author="Microsoft Office User" w:date="2024-10-25T16:49:00Z">
            <w:rPr>
              <w:rFonts w:ascii="Times New Roman" w:hAnsi="Times New Roman"/>
              <w:sz w:val="24"/>
            </w:rPr>
          </w:rPrChange>
        </w:rPr>
        <w:t xml:space="preserve"> oral </w:t>
      </w:r>
      <w:proofErr w:type="spellStart"/>
      <w:r w:rsidRPr="001A7447">
        <w:rPr>
          <w:rFonts w:ascii="Times New Roman" w:hAnsi="Times New Roman"/>
          <w:color w:val="000000" w:themeColor="text1"/>
          <w:sz w:val="24"/>
          <w:rPrChange w:id="541" w:author="Microsoft Office User" w:date="2024-10-25T16:49:00Z">
            <w:rPr>
              <w:rFonts w:ascii="Times New Roman" w:hAnsi="Times New Roman"/>
              <w:sz w:val="24"/>
            </w:rPr>
          </w:rPrChange>
        </w:rPr>
        <w:t>languages</w:t>
      </w:r>
      <w:proofErr w:type="spellEnd"/>
      <w:r w:rsidRPr="001A7447">
        <w:rPr>
          <w:rFonts w:ascii="Times New Roman" w:hAnsi="Times New Roman"/>
          <w:color w:val="000000" w:themeColor="text1"/>
          <w:sz w:val="24"/>
          <w:rPrChange w:id="54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43" w:author="Microsoft Office User" w:date="2024-10-25T16:49:00Z">
            <w:rPr>
              <w:rFonts w:ascii="Times New Roman" w:hAnsi="Times New Roman"/>
              <w:sz w:val="24"/>
            </w:rPr>
          </w:rPrChange>
        </w:rPr>
        <w:t>whereas</w:t>
      </w:r>
      <w:proofErr w:type="spellEnd"/>
      <w:r w:rsidRPr="001A7447">
        <w:rPr>
          <w:rFonts w:ascii="Times New Roman" w:hAnsi="Times New Roman"/>
          <w:color w:val="000000" w:themeColor="text1"/>
          <w:sz w:val="24"/>
          <w:rPrChange w:id="54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45" w:author="Microsoft Office User" w:date="2024-10-25T16:49:00Z">
            <w:rPr>
              <w:rFonts w:ascii="Times New Roman" w:hAnsi="Times New Roman"/>
              <w:sz w:val="24"/>
            </w:rPr>
          </w:rPrChange>
        </w:rPr>
        <w:t>reading</w:t>
      </w:r>
      <w:proofErr w:type="spellEnd"/>
      <w:r w:rsidRPr="001A7447">
        <w:rPr>
          <w:rFonts w:ascii="Times New Roman" w:hAnsi="Times New Roman"/>
          <w:color w:val="000000" w:themeColor="text1"/>
          <w:sz w:val="24"/>
          <w:rPrChange w:id="54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47"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54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49"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550" w:author="Microsoft Office User" w:date="2024-10-25T16:49:00Z">
            <w:rPr>
              <w:rFonts w:ascii="Times New Roman" w:hAnsi="Times New Roman"/>
              <w:sz w:val="24"/>
            </w:rPr>
          </w:rPrChange>
        </w:rPr>
        <w:t xml:space="preserve"> are </w:t>
      </w:r>
      <w:proofErr w:type="spellStart"/>
      <w:r w:rsidRPr="001A7447">
        <w:rPr>
          <w:rFonts w:ascii="Times New Roman" w:hAnsi="Times New Roman"/>
          <w:color w:val="000000" w:themeColor="text1"/>
          <w:sz w:val="24"/>
          <w:rPrChange w:id="551" w:author="Microsoft Office User" w:date="2024-10-25T16:49:00Z">
            <w:rPr>
              <w:rFonts w:ascii="Times New Roman" w:hAnsi="Times New Roman"/>
              <w:sz w:val="24"/>
            </w:rPr>
          </w:rPrChange>
        </w:rPr>
        <w:t>examples</w:t>
      </w:r>
      <w:proofErr w:type="spellEnd"/>
      <w:r w:rsidRPr="001A7447">
        <w:rPr>
          <w:rFonts w:ascii="Times New Roman" w:hAnsi="Times New Roman"/>
          <w:color w:val="000000" w:themeColor="text1"/>
          <w:sz w:val="24"/>
          <w:rPrChange w:id="55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53"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55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55" w:author="Microsoft Office User" w:date="2024-10-25T16:49:00Z">
            <w:rPr>
              <w:rFonts w:ascii="Times New Roman" w:hAnsi="Times New Roman"/>
              <w:sz w:val="24"/>
            </w:rPr>
          </w:rPrChange>
        </w:rPr>
        <w:t>written</w:t>
      </w:r>
      <w:proofErr w:type="spellEnd"/>
      <w:r w:rsidRPr="001A7447">
        <w:rPr>
          <w:rFonts w:ascii="Times New Roman" w:hAnsi="Times New Roman"/>
          <w:color w:val="000000" w:themeColor="text1"/>
          <w:sz w:val="24"/>
          <w:rPrChange w:id="55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57" w:author="Microsoft Office User" w:date="2024-10-25T16:49:00Z">
            <w:rPr>
              <w:rFonts w:ascii="Times New Roman" w:hAnsi="Times New Roman"/>
              <w:sz w:val="24"/>
            </w:rPr>
          </w:rPrChange>
        </w:rPr>
        <w:t>languages</w:t>
      </w:r>
      <w:proofErr w:type="spellEnd"/>
      <w:r w:rsidRPr="001A7447">
        <w:rPr>
          <w:rFonts w:ascii="Times New Roman" w:hAnsi="Times New Roman"/>
          <w:color w:val="000000" w:themeColor="text1"/>
          <w:sz w:val="24"/>
          <w:rPrChange w:id="558" w:author="Microsoft Office User" w:date="2024-10-25T16:49:00Z">
            <w:rPr>
              <w:rFonts w:ascii="Times New Roman" w:hAnsi="Times New Roman"/>
              <w:sz w:val="24"/>
            </w:rPr>
          </w:rPrChange>
        </w:rPr>
        <w:t xml:space="preserve">. As a </w:t>
      </w:r>
      <w:proofErr w:type="spellStart"/>
      <w:r w:rsidRPr="001A7447">
        <w:rPr>
          <w:rFonts w:ascii="Times New Roman" w:hAnsi="Times New Roman"/>
          <w:color w:val="000000" w:themeColor="text1"/>
          <w:sz w:val="24"/>
          <w:rPrChange w:id="559" w:author="Microsoft Office User" w:date="2024-10-25T16:49:00Z">
            <w:rPr>
              <w:rFonts w:ascii="Times New Roman" w:hAnsi="Times New Roman"/>
              <w:sz w:val="24"/>
            </w:rPr>
          </w:rPrChange>
        </w:rPr>
        <w:t>consequence</w:t>
      </w:r>
      <w:proofErr w:type="spellEnd"/>
      <w:r w:rsidRPr="001A7447">
        <w:rPr>
          <w:rFonts w:ascii="Times New Roman" w:hAnsi="Times New Roman"/>
          <w:color w:val="000000" w:themeColor="text1"/>
          <w:sz w:val="24"/>
          <w:rPrChange w:id="56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61"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56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63" w:author="Microsoft Office User" w:date="2024-10-25T16:49:00Z">
            <w:rPr>
              <w:rFonts w:ascii="Times New Roman" w:hAnsi="Times New Roman"/>
              <w:sz w:val="24"/>
            </w:rPr>
          </w:rPrChange>
        </w:rPr>
        <w:t>this</w:t>
      </w:r>
      <w:proofErr w:type="spellEnd"/>
      <w:r w:rsidRPr="001A7447">
        <w:rPr>
          <w:rFonts w:ascii="Times New Roman" w:hAnsi="Times New Roman"/>
          <w:color w:val="000000" w:themeColor="text1"/>
          <w:sz w:val="24"/>
          <w:rPrChange w:id="56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65" w:author="Microsoft Office User" w:date="2024-10-25T16:49:00Z">
            <w:rPr>
              <w:rFonts w:ascii="Times New Roman" w:hAnsi="Times New Roman"/>
              <w:sz w:val="24"/>
            </w:rPr>
          </w:rPrChange>
        </w:rPr>
        <w:t>it</w:t>
      </w:r>
      <w:proofErr w:type="spellEnd"/>
      <w:r w:rsidRPr="001A7447">
        <w:rPr>
          <w:rFonts w:ascii="Times New Roman" w:hAnsi="Times New Roman"/>
          <w:color w:val="000000" w:themeColor="text1"/>
          <w:sz w:val="24"/>
          <w:rPrChange w:id="56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67"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56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69" w:author="Microsoft Office User" w:date="2024-10-25T16:49:00Z">
            <w:rPr>
              <w:rFonts w:ascii="Times New Roman" w:hAnsi="Times New Roman"/>
              <w:sz w:val="24"/>
            </w:rPr>
          </w:rPrChange>
        </w:rPr>
        <w:t>essential</w:t>
      </w:r>
      <w:proofErr w:type="spellEnd"/>
      <w:r w:rsidRPr="001A7447">
        <w:rPr>
          <w:rFonts w:ascii="Times New Roman" w:hAnsi="Times New Roman"/>
          <w:color w:val="000000" w:themeColor="text1"/>
          <w:sz w:val="24"/>
          <w:rPrChange w:id="57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71"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57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73"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57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75"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57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77"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57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79" w:author="Microsoft Office User" w:date="2024-10-25T16:49:00Z">
            <w:rPr>
              <w:rFonts w:ascii="Times New Roman" w:hAnsi="Times New Roman"/>
              <w:sz w:val="24"/>
            </w:rPr>
          </w:rPrChange>
        </w:rPr>
        <w:t>all</w:t>
      </w:r>
      <w:proofErr w:type="spellEnd"/>
      <w:r w:rsidRPr="001A7447">
        <w:rPr>
          <w:rFonts w:ascii="Times New Roman" w:hAnsi="Times New Roman"/>
          <w:color w:val="000000" w:themeColor="text1"/>
          <w:sz w:val="24"/>
          <w:rPrChange w:id="580" w:author="Microsoft Office User" w:date="2024-10-25T16:49:00Z">
            <w:rPr>
              <w:rFonts w:ascii="Times New Roman" w:hAnsi="Times New Roman"/>
              <w:sz w:val="24"/>
            </w:rPr>
          </w:rPrChange>
        </w:rPr>
        <w:t xml:space="preserve"> over </w:t>
      </w:r>
      <w:proofErr w:type="spellStart"/>
      <w:r w:rsidRPr="001A7447">
        <w:rPr>
          <w:rFonts w:ascii="Times New Roman" w:hAnsi="Times New Roman"/>
          <w:color w:val="000000" w:themeColor="text1"/>
          <w:sz w:val="24"/>
          <w:rPrChange w:id="581"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58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83" w:author="Microsoft Office User" w:date="2024-10-25T16:49:00Z">
            <w:rPr>
              <w:rFonts w:ascii="Times New Roman" w:hAnsi="Times New Roman"/>
              <w:sz w:val="24"/>
            </w:rPr>
          </w:rPrChange>
        </w:rPr>
        <w:t>world</w:t>
      </w:r>
      <w:proofErr w:type="spellEnd"/>
      <w:r w:rsidRPr="001A7447">
        <w:rPr>
          <w:rFonts w:ascii="Times New Roman" w:hAnsi="Times New Roman"/>
          <w:color w:val="000000" w:themeColor="text1"/>
          <w:sz w:val="24"/>
          <w:rPrChange w:id="58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85" w:author="Microsoft Office User" w:date="2024-10-25T16:49:00Z">
            <w:rPr>
              <w:rFonts w:ascii="Times New Roman" w:hAnsi="Times New Roman"/>
              <w:sz w:val="24"/>
            </w:rPr>
          </w:rPrChange>
        </w:rPr>
        <w:t>particularly</w:t>
      </w:r>
      <w:proofErr w:type="spellEnd"/>
      <w:r w:rsidRPr="001A7447">
        <w:rPr>
          <w:rFonts w:ascii="Times New Roman" w:hAnsi="Times New Roman"/>
          <w:color w:val="000000" w:themeColor="text1"/>
          <w:sz w:val="24"/>
          <w:rPrChange w:id="586" w:author="Microsoft Office User" w:date="2024-10-25T16:49:00Z">
            <w:rPr>
              <w:rFonts w:ascii="Times New Roman" w:hAnsi="Times New Roman"/>
              <w:sz w:val="24"/>
            </w:rPr>
          </w:rPrChange>
        </w:rPr>
        <w:t xml:space="preserve"> in Indonesia, </w:t>
      </w:r>
      <w:proofErr w:type="spellStart"/>
      <w:r w:rsidRPr="001A7447">
        <w:rPr>
          <w:rFonts w:ascii="Times New Roman" w:hAnsi="Times New Roman"/>
          <w:color w:val="000000" w:themeColor="text1"/>
          <w:sz w:val="24"/>
          <w:rPrChange w:id="587"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58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89" w:author="Microsoft Office User" w:date="2024-10-25T16:49:00Z">
            <w:rPr>
              <w:rFonts w:ascii="Times New Roman" w:hAnsi="Times New Roman"/>
              <w:sz w:val="24"/>
            </w:rPr>
          </w:rPrChange>
        </w:rPr>
        <w:t>have</w:t>
      </w:r>
      <w:proofErr w:type="spellEnd"/>
      <w:r w:rsidRPr="001A7447">
        <w:rPr>
          <w:rFonts w:ascii="Times New Roman" w:hAnsi="Times New Roman"/>
          <w:color w:val="000000" w:themeColor="text1"/>
          <w:sz w:val="24"/>
          <w:rPrChange w:id="590"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591" w:author="Microsoft Office User" w:date="2024-10-25T16:49:00Z">
            <w:rPr>
              <w:rFonts w:ascii="Times New Roman" w:hAnsi="Times New Roman"/>
              <w:sz w:val="24"/>
            </w:rPr>
          </w:rPrChange>
        </w:rPr>
        <w:t>firm</w:t>
      </w:r>
      <w:proofErr w:type="spellEnd"/>
      <w:r w:rsidRPr="001A7447">
        <w:rPr>
          <w:rFonts w:ascii="Times New Roman" w:hAnsi="Times New Roman"/>
          <w:color w:val="000000" w:themeColor="text1"/>
          <w:sz w:val="24"/>
          <w:rPrChange w:id="59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93" w:author="Microsoft Office User" w:date="2024-10-25T16:49:00Z">
            <w:rPr>
              <w:rFonts w:ascii="Times New Roman" w:hAnsi="Times New Roman"/>
              <w:sz w:val="24"/>
            </w:rPr>
          </w:rPrChange>
        </w:rPr>
        <w:t>grasp</w:t>
      </w:r>
      <w:proofErr w:type="spellEnd"/>
      <w:r w:rsidRPr="001A7447">
        <w:rPr>
          <w:rFonts w:ascii="Times New Roman" w:hAnsi="Times New Roman"/>
          <w:color w:val="000000" w:themeColor="text1"/>
          <w:sz w:val="24"/>
          <w:rPrChange w:id="59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95"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59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97" w:author="Microsoft Office User" w:date="2024-10-25T16:49:00Z">
            <w:rPr>
              <w:rFonts w:ascii="Times New Roman" w:hAnsi="Times New Roman"/>
              <w:sz w:val="24"/>
            </w:rPr>
          </w:rPrChange>
        </w:rPr>
        <w:t>these</w:t>
      </w:r>
      <w:proofErr w:type="spellEnd"/>
      <w:r w:rsidRPr="001A7447">
        <w:rPr>
          <w:rFonts w:ascii="Times New Roman" w:hAnsi="Times New Roman"/>
          <w:color w:val="000000" w:themeColor="text1"/>
          <w:sz w:val="24"/>
          <w:rPrChange w:id="59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599" w:author="Microsoft Office User" w:date="2024-10-25T16:49:00Z">
            <w:rPr>
              <w:rFonts w:ascii="Times New Roman" w:hAnsi="Times New Roman"/>
              <w:sz w:val="24"/>
            </w:rPr>
          </w:rPrChange>
        </w:rPr>
        <w:t>four</w:t>
      </w:r>
      <w:proofErr w:type="spellEnd"/>
      <w:r w:rsidRPr="001A7447">
        <w:rPr>
          <w:rFonts w:ascii="Times New Roman" w:hAnsi="Times New Roman"/>
          <w:color w:val="000000" w:themeColor="text1"/>
          <w:sz w:val="24"/>
          <w:rPrChange w:id="60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01" w:author="Microsoft Office User" w:date="2024-10-25T16:49:00Z">
            <w:rPr>
              <w:rFonts w:ascii="Times New Roman" w:hAnsi="Times New Roman"/>
              <w:sz w:val="24"/>
            </w:rPr>
          </w:rPrChange>
        </w:rPr>
        <w:t>skills</w:t>
      </w:r>
      <w:proofErr w:type="spellEnd"/>
      <w:r w:rsidRPr="001A7447">
        <w:rPr>
          <w:rFonts w:ascii="Times New Roman" w:hAnsi="Times New Roman"/>
          <w:color w:val="000000" w:themeColor="text1"/>
          <w:sz w:val="24"/>
          <w:rPrChange w:id="602" w:author="Microsoft Office User" w:date="2024-10-25T16:49:00Z">
            <w:rPr>
              <w:rFonts w:ascii="Times New Roman" w:hAnsi="Times New Roman"/>
              <w:sz w:val="24"/>
            </w:rPr>
          </w:rPrChange>
        </w:rPr>
        <w:t>.</w:t>
      </w:r>
      <w:ins w:id="603" w:author="Microsoft Office User" w:date="2024-10-25T14:31:00Z">
        <w:r w:rsidR="00EB15A8" w:rsidRPr="001A7447">
          <w:rPr>
            <w:rFonts w:ascii="Times New Roman" w:hAnsi="Times New Roman"/>
            <w:color w:val="000000" w:themeColor="text1"/>
            <w:sz w:val="24"/>
            <w:lang w:val="en-US"/>
            <w:rPrChange w:id="604" w:author="Microsoft Office User" w:date="2024-10-25T16:49:00Z">
              <w:rPr>
                <w:rFonts w:ascii="Times New Roman" w:hAnsi="Times New Roman"/>
                <w:sz w:val="24"/>
                <w:lang w:val="en-US"/>
              </w:rPr>
            </w:rPrChange>
          </w:rPr>
          <w:t xml:space="preserve"> </w:t>
        </w:r>
      </w:ins>
      <w:ins w:id="605" w:author="Microsoft Office User" w:date="2024-10-25T14:32:00Z">
        <w:r w:rsidR="00EB15A8" w:rsidRPr="001A7447">
          <w:rPr>
            <w:color w:val="000000" w:themeColor="text1"/>
            <w:rPrChange w:id="606" w:author="Microsoft Office User" w:date="2024-10-25T16:49:00Z">
              <w:rPr/>
            </w:rPrChange>
          </w:rPr>
          <w:t xml:space="preserve">As </w:t>
        </w:r>
        <w:proofErr w:type="spellStart"/>
        <w:r w:rsidR="00EB15A8" w:rsidRPr="001A7447">
          <w:rPr>
            <w:color w:val="000000" w:themeColor="text1"/>
            <w:rPrChange w:id="607" w:author="Microsoft Office User" w:date="2024-10-25T16:49:00Z">
              <w:rPr/>
            </w:rPrChange>
          </w:rPr>
          <w:t>they</w:t>
        </w:r>
        <w:proofErr w:type="spellEnd"/>
        <w:r w:rsidR="00EB15A8" w:rsidRPr="001A7447">
          <w:rPr>
            <w:color w:val="000000" w:themeColor="text1"/>
            <w:rPrChange w:id="608" w:author="Microsoft Office User" w:date="2024-10-25T16:49:00Z">
              <w:rPr/>
            </w:rPrChange>
          </w:rPr>
          <w:t xml:space="preserve"> </w:t>
        </w:r>
        <w:proofErr w:type="spellStart"/>
        <w:r w:rsidR="00EB15A8" w:rsidRPr="001A7447">
          <w:rPr>
            <w:color w:val="000000" w:themeColor="text1"/>
            <w:rPrChange w:id="609" w:author="Microsoft Office User" w:date="2024-10-25T16:49:00Z">
              <w:rPr/>
            </w:rPrChange>
          </w:rPr>
          <w:t>progress</w:t>
        </w:r>
        <w:proofErr w:type="spellEnd"/>
        <w:r w:rsidR="00EB15A8" w:rsidRPr="001A7447">
          <w:rPr>
            <w:color w:val="000000" w:themeColor="text1"/>
            <w:rPrChange w:id="610" w:author="Microsoft Office User" w:date="2024-10-25T16:49:00Z">
              <w:rPr/>
            </w:rPrChange>
          </w:rPr>
          <w:t xml:space="preserve"> in </w:t>
        </w:r>
        <w:proofErr w:type="spellStart"/>
        <w:r w:rsidR="00EB15A8" w:rsidRPr="001A7447">
          <w:rPr>
            <w:color w:val="000000" w:themeColor="text1"/>
            <w:rPrChange w:id="611" w:author="Microsoft Office User" w:date="2024-10-25T16:49:00Z">
              <w:rPr/>
            </w:rPrChange>
          </w:rPr>
          <w:t>their</w:t>
        </w:r>
        <w:proofErr w:type="spellEnd"/>
        <w:r w:rsidR="00EB15A8" w:rsidRPr="001A7447">
          <w:rPr>
            <w:color w:val="000000" w:themeColor="text1"/>
            <w:rPrChange w:id="612" w:author="Microsoft Office User" w:date="2024-10-25T16:49:00Z">
              <w:rPr/>
            </w:rPrChange>
          </w:rPr>
          <w:t xml:space="preserve"> </w:t>
        </w:r>
        <w:proofErr w:type="spellStart"/>
        <w:r w:rsidR="00EB15A8" w:rsidRPr="001A7447">
          <w:rPr>
            <w:color w:val="000000" w:themeColor="text1"/>
            <w:rPrChange w:id="613" w:author="Microsoft Office User" w:date="2024-10-25T16:49:00Z">
              <w:rPr/>
            </w:rPrChange>
          </w:rPr>
          <w:t>language</w:t>
        </w:r>
        <w:proofErr w:type="spellEnd"/>
        <w:r w:rsidR="00EB15A8" w:rsidRPr="001A7447">
          <w:rPr>
            <w:color w:val="000000" w:themeColor="text1"/>
            <w:rPrChange w:id="614" w:author="Microsoft Office User" w:date="2024-10-25T16:49:00Z">
              <w:rPr/>
            </w:rPrChange>
          </w:rPr>
          <w:t xml:space="preserve"> </w:t>
        </w:r>
        <w:proofErr w:type="spellStart"/>
        <w:r w:rsidR="00EB15A8" w:rsidRPr="001A7447">
          <w:rPr>
            <w:color w:val="000000" w:themeColor="text1"/>
            <w:rPrChange w:id="615" w:author="Microsoft Office User" w:date="2024-10-25T16:49:00Z">
              <w:rPr/>
            </w:rPrChange>
          </w:rPr>
          <w:t>learning</w:t>
        </w:r>
        <w:proofErr w:type="spellEnd"/>
        <w:r w:rsidR="00EB15A8" w:rsidRPr="001A7447">
          <w:rPr>
            <w:color w:val="000000" w:themeColor="text1"/>
            <w:rPrChange w:id="616" w:author="Microsoft Office User" w:date="2024-10-25T16:49:00Z">
              <w:rPr/>
            </w:rPrChange>
          </w:rPr>
          <w:t xml:space="preserve"> </w:t>
        </w:r>
        <w:proofErr w:type="spellStart"/>
        <w:r w:rsidR="00EB15A8" w:rsidRPr="001A7447">
          <w:rPr>
            <w:color w:val="000000" w:themeColor="text1"/>
            <w:rPrChange w:id="617" w:author="Microsoft Office User" w:date="2024-10-25T16:49:00Z">
              <w:rPr/>
            </w:rPrChange>
          </w:rPr>
          <w:t>journey</w:t>
        </w:r>
        <w:proofErr w:type="spellEnd"/>
        <w:r w:rsidR="00EB15A8" w:rsidRPr="001A7447">
          <w:rPr>
            <w:color w:val="000000" w:themeColor="text1"/>
            <w:rPrChange w:id="618" w:author="Microsoft Office User" w:date="2024-10-25T16:49:00Z">
              <w:rPr/>
            </w:rPrChange>
          </w:rPr>
          <w:t xml:space="preserve">, </w:t>
        </w:r>
        <w:proofErr w:type="spellStart"/>
        <w:r w:rsidR="00EB15A8" w:rsidRPr="001A7447">
          <w:rPr>
            <w:color w:val="000000" w:themeColor="text1"/>
            <w:rPrChange w:id="619" w:author="Microsoft Office User" w:date="2024-10-25T16:49:00Z">
              <w:rPr/>
            </w:rPrChange>
          </w:rPr>
          <w:t>concentrating</w:t>
        </w:r>
        <w:proofErr w:type="spellEnd"/>
        <w:r w:rsidR="00EB15A8" w:rsidRPr="001A7447">
          <w:rPr>
            <w:color w:val="000000" w:themeColor="text1"/>
            <w:rPrChange w:id="620" w:author="Microsoft Office User" w:date="2024-10-25T16:49:00Z">
              <w:rPr/>
            </w:rPrChange>
          </w:rPr>
          <w:t xml:space="preserve"> </w:t>
        </w:r>
        <w:proofErr w:type="spellStart"/>
        <w:r w:rsidR="00EB15A8" w:rsidRPr="001A7447">
          <w:rPr>
            <w:color w:val="000000" w:themeColor="text1"/>
            <w:rPrChange w:id="621" w:author="Microsoft Office User" w:date="2024-10-25T16:49:00Z">
              <w:rPr/>
            </w:rPrChange>
          </w:rPr>
          <w:t>on</w:t>
        </w:r>
        <w:proofErr w:type="spellEnd"/>
        <w:r w:rsidR="00EB15A8" w:rsidRPr="001A7447">
          <w:rPr>
            <w:color w:val="000000" w:themeColor="text1"/>
            <w:rPrChange w:id="622" w:author="Microsoft Office User" w:date="2024-10-25T16:49:00Z">
              <w:rPr/>
            </w:rPrChange>
          </w:rPr>
          <w:t xml:space="preserve"> </w:t>
        </w:r>
        <w:proofErr w:type="spellStart"/>
        <w:r w:rsidR="00EB15A8" w:rsidRPr="001A7447">
          <w:rPr>
            <w:color w:val="000000" w:themeColor="text1"/>
            <w:rPrChange w:id="623" w:author="Microsoft Office User" w:date="2024-10-25T16:49:00Z">
              <w:rPr/>
            </w:rPrChange>
          </w:rPr>
          <w:t>these</w:t>
        </w:r>
        <w:proofErr w:type="spellEnd"/>
        <w:r w:rsidR="00EB15A8" w:rsidRPr="001A7447">
          <w:rPr>
            <w:color w:val="000000" w:themeColor="text1"/>
            <w:rPrChange w:id="624" w:author="Microsoft Office User" w:date="2024-10-25T16:49:00Z">
              <w:rPr/>
            </w:rPrChange>
          </w:rPr>
          <w:t xml:space="preserve"> </w:t>
        </w:r>
        <w:proofErr w:type="spellStart"/>
        <w:r w:rsidR="00EB15A8" w:rsidRPr="001A7447">
          <w:rPr>
            <w:color w:val="000000" w:themeColor="text1"/>
            <w:rPrChange w:id="625" w:author="Microsoft Office User" w:date="2024-10-25T16:49:00Z">
              <w:rPr/>
            </w:rPrChange>
          </w:rPr>
          <w:t>four</w:t>
        </w:r>
        <w:proofErr w:type="spellEnd"/>
        <w:r w:rsidR="00EB15A8" w:rsidRPr="001A7447">
          <w:rPr>
            <w:color w:val="000000" w:themeColor="text1"/>
            <w:rPrChange w:id="626" w:author="Microsoft Office User" w:date="2024-10-25T16:49:00Z">
              <w:rPr/>
            </w:rPrChange>
          </w:rPr>
          <w:t xml:space="preserve"> </w:t>
        </w:r>
        <w:proofErr w:type="spellStart"/>
        <w:r w:rsidR="00EB15A8" w:rsidRPr="001A7447">
          <w:rPr>
            <w:color w:val="000000" w:themeColor="text1"/>
            <w:rPrChange w:id="627" w:author="Microsoft Office User" w:date="2024-10-25T16:49:00Z">
              <w:rPr/>
            </w:rPrChange>
          </w:rPr>
          <w:t>skills</w:t>
        </w:r>
        <w:proofErr w:type="spellEnd"/>
        <w:r w:rsidR="00EB15A8" w:rsidRPr="001A7447">
          <w:rPr>
            <w:color w:val="000000" w:themeColor="text1"/>
            <w:rPrChange w:id="628" w:author="Microsoft Office User" w:date="2024-10-25T16:49:00Z">
              <w:rPr/>
            </w:rPrChange>
          </w:rPr>
          <w:t xml:space="preserve"> </w:t>
        </w:r>
        <w:proofErr w:type="spellStart"/>
        <w:r w:rsidR="00EB15A8" w:rsidRPr="001A7447">
          <w:rPr>
            <w:color w:val="000000" w:themeColor="text1"/>
            <w:rPrChange w:id="629" w:author="Microsoft Office User" w:date="2024-10-25T16:49:00Z">
              <w:rPr/>
            </w:rPrChange>
          </w:rPr>
          <w:t>will</w:t>
        </w:r>
        <w:proofErr w:type="spellEnd"/>
        <w:r w:rsidR="00EB15A8" w:rsidRPr="001A7447">
          <w:rPr>
            <w:color w:val="000000" w:themeColor="text1"/>
            <w:rPrChange w:id="630" w:author="Microsoft Office User" w:date="2024-10-25T16:49:00Z">
              <w:rPr/>
            </w:rPrChange>
          </w:rPr>
          <w:t xml:space="preserve"> </w:t>
        </w:r>
        <w:proofErr w:type="spellStart"/>
        <w:r w:rsidR="00EB15A8" w:rsidRPr="001A7447">
          <w:rPr>
            <w:color w:val="000000" w:themeColor="text1"/>
            <w:rPrChange w:id="631" w:author="Microsoft Office User" w:date="2024-10-25T16:49:00Z">
              <w:rPr/>
            </w:rPrChange>
          </w:rPr>
          <w:t>provide</w:t>
        </w:r>
        <w:proofErr w:type="spellEnd"/>
        <w:r w:rsidR="00EB15A8" w:rsidRPr="001A7447">
          <w:rPr>
            <w:color w:val="000000" w:themeColor="text1"/>
            <w:rPrChange w:id="632" w:author="Microsoft Office User" w:date="2024-10-25T16:49:00Z">
              <w:rPr/>
            </w:rPrChange>
          </w:rPr>
          <w:t xml:space="preserve"> </w:t>
        </w:r>
        <w:proofErr w:type="spellStart"/>
        <w:r w:rsidR="00EB15A8" w:rsidRPr="001A7447">
          <w:rPr>
            <w:color w:val="000000" w:themeColor="text1"/>
            <w:rPrChange w:id="633" w:author="Microsoft Office User" w:date="2024-10-25T16:49:00Z">
              <w:rPr/>
            </w:rPrChange>
          </w:rPr>
          <w:t>them</w:t>
        </w:r>
        <w:proofErr w:type="spellEnd"/>
        <w:r w:rsidR="00EB15A8" w:rsidRPr="001A7447">
          <w:rPr>
            <w:color w:val="000000" w:themeColor="text1"/>
            <w:rPrChange w:id="634" w:author="Microsoft Office User" w:date="2024-10-25T16:49:00Z">
              <w:rPr/>
            </w:rPrChange>
          </w:rPr>
          <w:t xml:space="preserve"> </w:t>
        </w:r>
        <w:proofErr w:type="spellStart"/>
        <w:r w:rsidR="00EB15A8" w:rsidRPr="001A7447">
          <w:rPr>
            <w:color w:val="000000" w:themeColor="text1"/>
            <w:rPrChange w:id="635" w:author="Microsoft Office User" w:date="2024-10-25T16:49:00Z">
              <w:rPr/>
            </w:rPrChange>
          </w:rPr>
          <w:t>with</w:t>
        </w:r>
        <w:proofErr w:type="spellEnd"/>
        <w:r w:rsidR="00EB15A8" w:rsidRPr="001A7447">
          <w:rPr>
            <w:color w:val="000000" w:themeColor="text1"/>
            <w:rPrChange w:id="636" w:author="Microsoft Office User" w:date="2024-10-25T16:49:00Z">
              <w:rPr/>
            </w:rPrChange>
          </w:rPr>
          <w:t xml:space="preserve"> </w:t>
        </w:r>
        <w:proofErr w:type="spellStart"/>
        <w:r w:rsidR="00EB15A8" w:rsidRPr="001A7447">
          <w:rPr>
            <w:color w:val="000000" w:themeColor="text1"/>
            <w:rPrChange w:id="637" w:author="Microsoft Office User" w:date="2024-10-25T16:49:00Z">
              <w:rPr/>
            </w:rPrChange>
          </w:rPr>
          <w:t>the</w:t>
        </w:r>
        <w:proofErr w:type="spellEnd"/>
        <w:r w:rsidR="00EB15A8" w:rsidRPr="001A7447">
          <w:rPr>
            <w:color w:val="000000" w:themeColor="text1"/>
            <w:rPrChange w:id="638" w:author="Microsoft Office User" w:date="2024-10-25T16:49:00Z">
              <w:rPr/>
            </w:rPrChange>
          </w:rPr>
          <w:t xml:space="preserve"> </w:t>
        </w:r>
        <w:proofErr w:type="spellStart"/>
        <w:r w:rsidR="00EB15A8" w:rsidRPr="001A7447">
          <w:rPr>
            <w:color w:val="000000" w:themeColor="text1"/>
            <w:rPrChange w:id="639" w:author="Microsoft Office User" w:date="2024-10-25T16:49:00Z">
              <w:rPr/>
            </w:rPrChange>
          </w:rPr>
          <w:t>essential</w:t>
        </w:r>
        <w:proofErr w:type="spellEnd"/>
        <w:r w:rsidR="00EB15A8" w:rsidRPr="001A7447">
          <w:rPr>
            <w:color w:val="000000" w:themeColor="text1"/>
            <w:rPrChange w:id="640" w:author="Microsoft Office User" w:date="2024-10-25T16:49:00Z">
              <w:rPr/>
            </w:rPrChange>
          </w:rPr>
          <w:t xml:space="preserve"> </w:t>
        </w:r>
        <w:proofErr w:type="spellStart"/>
        <w:r w:rsidR="00EB15A8" w:rsidRPr="001A7447">
          <w:rPr>
            <w:color w:val="000000" w:themeColor="text1"/>
            <w:rPrChange w:id="641" w:author="Microsoft Office User" w:date="2024-10-25T16:49:00Z">
              <w:rPr/>
            </w:rPrChange>
          </w:rPr>
          <w:t>tools</w:t>
        </w:r>
        <w:proofErr w:type="spellEnd"/>
        <w:r w:rsidR="00EB15A8" w:rsidRPr="001A7447">
          <w:rPr>
            <w:color w:val="000000" w:themeColor="text1"/>
            <w:rPrChange w:id="642" w:author="Microsoft Office User" w:date="2024-10-25T16:49:00Z">
              <w:rPr/>
            </w:rPrChange>
          </w:rPr>
          <w:t xml:space="preserve"> </w:t>
        </w:r>
        <w:proofErr w:type="spellStart"/>
        <w:r w:rsidR="00EB15A8" w:rsidRPr="001A7447">
          <w:rPr>
            <w:color w:val="000000" w:themeColor="text1"/>
            <w:rPrChange w:id="643" w:author="Microsoft Office User" w:date="2024-10-25T16:49:00Z">
              <w:rPr/>
            </w:rPrChange>
          </w:rPr>
          <w:t>to</w:t>
        </w:r>
        <w:proofErr w:type="spellEnd"/>
        <w:r w:rsidR="00EB15A8" w:rsidRPr="001A7447">
          <w:rPr>
            <w:color w:val="000000" w:themeColor="text1"/>
            <w:rPrChange w:id="644" w:author="Microsoft Office User" w:date="2024-10-25T16:49:00Z">
              <w:rPr/>
            </w:rPrChange>
          </w:rPr>
          <w:t xml:space="preserve"> </w:t>
        </w:r>
        <w:proofErr w:type="spellStart"/>
        <w:r w:rsidR="00EB15A8" w:rsidRPr="001A7447">
          <w:rPr>
            <w:color w:val="000000" w:themeColor="text1"/>
            <w:rPrChange w:id="645" w:author="Microsoft Office User" w:date="2024-10-25T16:49:00Z">
              <w:rPr/>
            </w:rPrChange>
          </w:rPr>
          <w:t>succeed</w:t>
        </w:r>
        <w:proofErr w:type="spellEnd"/>
        <w:r w:rsidR="00EB15A8" w:rsidRPr="001A7447">
          <w:rPr>
            <w:color w:val="000000" w:themeColor="text1"/>
            <w:rPrChange w:id="646" w:author="Microsoft Office User" w:date="2024-10-25T16:49:00Z">
              <w:rPr/>
            </w:rPrChange>
          </w:rPr>
          <w:t xml:space="preserve"> in a </w:t>
        </w:r>
        <w:proofErr w:type="spellStart"/>
        <w:r w:rsidR="00EB15A8" w:rsidRPr="001A7447">
          <w:rPr>
            <w:color w:val="000000" w:themeColor="text1"/>
            <w:rPrChange w:id="647" w:author="Microsoft Office User" w:date="2024-10-25T16:49:00Z">
              <w:rPr/>
            </w:rPrChange>
          </w:rPr>
          <w:t>more</w:t>
        </w:r>
        <w:proofErr w:type="spellEnd"/>
        <w:r w:rsidR="00EB15A8" w:rsidRPr="001A7447">
          <w:rPr>
            <w:color w:val="000000" w:themeColor="text1"/>
            <w:rPrChange w:id="648" w:author="Microsoft Office User" w:date="2024-10-25T16:49:00Z">
              <w:rPr/>
            </w:rPrChange>
          </w:rPr>
          <w:t xml:space="preserve"> </w:t>
        </w:r>
        <w:proofErr w:type="spellStart"/>
        <w:r w:rsidR="00EB15A8" w:rsidRPr="001A7447">
          <w:rPr>
            <w:color w:val="000000" w:themeColor="text1"/>
            <w:rPrChange w:id="649" w:author="Microsoft Office User" w:date="2024-10-25T16:49:00Z">
              <w:rPr/>
            </w:rPrChange>
          </w:rPr>
          <w:t>interconnected</w:t>
        </w:r>
        <w:proofErr w:type="spellEnd"/>
        <w:r w:rsidR="00EB15A8" w:rsidRPr="001A7447">
          <w:rPr>
            <w:color w:val="000000" w:themeColor="text1"/>
            <w:rPrChange w:id="650" w:author="Microsoft Office User" w:date="2024-10-25T16:49:00Z">
              <w:rPr/>
            </w:rPrChange>
          </w:rPr>
          <w:t xml:space="preserve"> </w:t>
        </w:r>
        <w:proofErr w:type="spellStart"/>
        <w:r w:rsidR="00EB15A8" w:rsidRPr="001A7447">
          <w:rPr>
            <w:color w:val="000000" w:themeColor="text1"/>
            <w:rPrChange w:id="651" w:author="Microsoft Office User" w:date="2024-10-25T16:49:00Z">
              <w:rPr/>
            </w:rPrChange>
          </w:rPr>
          <w:t>world.</w:t>
        </w:r>
      </w:ins>
      <w:r w:rsidRPr="001A7447">
        <w:rPr>
          <w:rFonts w:ascii="Times New Roman" w:hAnsi="Times New Roman"/>
          <w:color w:val="000000" w:themeColor="text1"/>
          <w:sz w:val="24"/>
          <w:rPrChange w:id="652" w:author="Microsoft Office User" w:date="2024-10-25T16:49:00Z">
            <w:rPr>
              <w:rFonts w:ascii="Times New Roman" w:hAnsi="Times New Roman"/>
              <w:sz w:val="24"/>
            </w:rPr>
          </w:rPrChange>
        </w:rPr>
        <w:t>One</w:t>
      </w:r>
      <w:proofErr w:type="spellEnd"/>
      <w:r w:rsidRPr="001A7447">
        <w:rPr>
          <w:rFonts w:ascii="Times New Roman" w:hAnsi="Times New Roman"/>
          <w:color w:val="000000" w:themeColor="text1"/>
          <w:sz w:val="24"/>
          <w:rPrChange w:id="65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54"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65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56"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65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58" w:author="Microsoft Office User" w:date="2024-10-25T16:49:00Z">
            <w:rPr>
              <w:rFonts w:ascii="Times New Roman" w:hAnsi="Times New Roman"/>
              <w:sz w:val="24"/>
            </w:rPr>
          </w:rPrChange>
        </w:rPr>
        <w:t>most</w:t>
      </w:r>
      <w:proofErr w:type="spellEnd"/>
      <w:r w:rsidRPr="001A7447">
        <w:rPr>
          <w:rFonts w:ascii="Times New Roman" w:hAnsi="Times New Roman"/>
          <w:color w:val="000000" w:themeColor="text1"/>
          <w:sz w:val="24"/>
          <w:rPrChange w:id="65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60" w:author="Microsoft Office User" w:date="2024-10-25T16:49:00Z">
            <w:rPr>
              <w:rFonts w:ascii="Times New Roman" w:hAnsi="Times New Roman"/>
              <w:sz w:val="24"/>
            </w:rPr>
          </w:rPrChange>
        </w:rPr>
        <w:t>important</w:t>
      </w:r>
      <w:proofErr w:type="spellEnd"/>
      <w:r w:rsidRPr="001A7447">
        <w:rPr>
          <w:rFonts w:ascii="Times New Roman" w:hAnsi="Times New Roman"/>
          <w:color w:val="000000" w:themeColor="text1"/>
          <w:sz w:val="24"/>
          <w:rPrChange w:id="66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62" w:author="Microsoft Office User" w:date="2024-10-25T16:49:00Z">
            <w:rPr>
              <w:rFonts w:ascii="Times New Roman" w:hAnsi="Times New Roman"/>
              <w:sz w:val="24"/>
            </w:rPr>
          </w:rPrChange>
        </w:rPr>
        <w:t>skills</w:t>
      </w:r>
      <w:proofErr w:type="spellEnd"/>
      <w:r w:rsidRPr="001A7447">
        <w:rPr>
          <w:rFonts w:ascii="Times New Roman" w:hAnsi="Times New Roman"/>
          <w:color w:val="000000" w:themeColor="text1"/>
          <w:sz w:val="24"/>
          <w:rPrChange w:id="66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64"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66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66" w:author="Microsoft Office User" w:date="2024-10-25T16:49:00Z">
            <w:rPr>
              <w:rFonts w:ascii="Times New Roman" w:hAnsi="Times New Roman"/>
              <w:sz w:val="24"/>
            </w:rPr>
          </w:rPrChange>
        </w:rPr>
        <w:t>be</w:t>
      </w:r>
      <w:proofErr w:type="spellEnd"/>
      <w:r w:rsidRPr="001A7447">
        <w:rPr>
          <w:rFonts w:ascii="Times New Roman" w:hAnsi="Times New Roman"/>
          <w:color w:val="000000" w:themeColor="text1"/>
          <w:sz w:val="24"/>
          <w:rPrChange w:id="66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68" w:author="Microsoft Office User" w:date="2024-10-25T16:49:00Z">
            <w:rPr>
              <w:rFonts w:ascii="Times New Roman" w:hAnsi="Times New Roman"/>
              <w:sz w:val="24"/>
            </w:rPr>
          </w:rPrChange>
        </w:rPr>
        <w:t>mastered</w:t>
      </w:r>
      <w:proofErr w:type="spellEnd"/>
      <w:r w:rsidRPr="001A7447">
        <w:rPr>
          <w:rFonts w:ascii="Times New Roman" w:hAnsi="Times New Roman"/>
          <w:color w:val="000000" w:themeColor="text1"/>
          <w:sz w:val="24"/>
          <w:rPrChange w:id="66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70"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67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7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67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74" w:author="Microsoft Office User" w:date="2024-10-25T16:49:00Z">
            <w:rPr>
              <w:rFonts w:ascii="Times New Roman" w:hAnsi="Times New Roman"/>
              <w:sz w:val="24"/>
            </w:rPr>
          </w:rPrChange>
        </w:rPr>
        <w:t>According</w:t>
      </w:r>
      <w:proofErr w:type="spellEnd"/>
      <w:r w:rsidRPr="001A7447">
        <w:rPr>
          <w:rFonts w:ascii="Times New Roman" w:hAnsi="Times New Roman"/>
          <w:color w:val="000000" w:themeColor="text1"/>
          <w:sz w:val="24"/>
          <w:rPrChange w:id="67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76"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677" w:author="Microsoft Office User" w:date="2024-10-25T16:49:00Z">
            <w:rPr>
              <w:rFonts w:ascii="Times New Roman" w:hAnsi="Times New Roman"/>
              <w:sz w:val="24"/>
            </w:rPr>
          </w:rPrChange>
        </w:rPr>
        <w:t xml:space="preserve"> Hassan (2010), as </w:t>
      </w:r>
      <w:proofErr w:type="spellStart"/>
      <w:r w:rsidRPr="001A7447">
        <w:rPr>
          <w:rFonts w:ascii="Times New Roman" w:hAnsi="Times New Roman"/>
          <w:color w:val="000000" w:themeColor="text1"/>
          <w:sz w:val="24"/>
          <w:rPrChange w:id="678" w:author="Microsoft Office User" w:date="2024-10-25T16:49:00Z">
            <w:rPr>
              <w:rFonts w:ascii="Times New Roman" w:hAnsi="Times New Roman"/>
              <w:sz w:val="24"/>
            </w:rPr>
          </w:rPrChange>
        </w:rPr>
        <w:t>cited</w:t>
      </w:r>
      <w:proofErr w:type="spellEnd"/>
      <w:r w:rsidRPr="001A7447">
        <w:rPr>
          <w:rFonts w:ascii="Times New Roman" w:hAnsi="Times New Roman"/>
          <w:color w:val="000000" w:themeColor="text1"/>
          <w:sz w:val="24"/>
          <w:rPrChange w:id="679" w:author="Microsoft Office User" w:date="2024-10-25T16:49:00Z">
            <w:rPr>
              <w:rFonts w:ascii="Times New Roman" w:hAnsi="Times New Roman"/>
              <w:sz w:val="24"/>
            </w:rPr>
          </w:rPrChange>
        </w:rPr>
        <w:t xml:space="preserve"> in </w:t>
      </w:r>
      <w:proofErr w:type="spellStart"/>
      <w:r w:rsidRPr="001A7447">
        <w:rPr>
          <w:rFonts w:ascii="Times New Roman" w:hAnsi="Times New Roman"/>
          <w:color w:val="000000" w:themeColor="text1"/>
          <w:sz w:val="24"/>
          <w:rPrChange w:id="680" w:author="Microsoft Office User" w:date="2024-10-25T16:49:00Z">
            <w:rPr>
              <w:rFonts w:ascii="Times New Roman" w:hAnsi="Times New Roman"/>
              <w:sz w:val="24"/>
            </w:rPr>
          </w:rPrChange>
        </w:rPr>
        <w:t>Firtrinada</w:t>
      </w:r>
      <w:proofErr w:type="spellEnd"/>
      <w:r w:rsidRPr="001A7447">
        <w:rPr>
          <w:rFonts w:ascii="Times New Roman" w:hAnsi="Times New Roman"/>
          <w:color w:val="000000" w:themeColor="text1"/>
          <w:sz w:val="24"/>
          <w:rPrChange w:id="681" w:author="Microsoft Office User" w:date="2024-10-25T16:49:00Z">
            <w:rPr>
              <w:rFonts w:ascii="Times New Roman" w:hAnsi="Times New Roman"/>
              <w:sz w:val="24"/>
            </w:rPr>
          </w:rPrChange>
        </w:rPr>
        <w:t xml:space="preserve"> (2018), </w:t>
      </w:r>
      <w:proofErr w:type="spellStart"/>
      <w:r w:rsidRPr="001A7447">
        <w:rPr>
          <w:rFonts w:ascii="Times New Roman" w:hAnsi="Times New Roman"/>
          <w:color w:val="000000" w:themeColor="text1"/>
          <w:sz w:val="24"/>
          <w:rPrChange w:id="682" w:author="Microsoft Office User" w:date="2024-10-25T16:49:00Z">
            <w:rPr>
              <w:rFonts w:ascii="Times New Roman" w:hAnsi="Times New Roman"/>
              <w:sz w:val="24"/>
            </w:rPr>
          </w:rPrChange>
        </w:rPr>
        <w:t>riting</w:t>
      </w:r>
      <w:proofErr w:type="spellEnd"/>
      <w:r w:rsidRPr="001A7447">
        <w:rPr>
          <w:rFonts w:ascii="Times New Roman" w:hAnsi="Times New Roman"/>
          <w:color w:val="000000" w:themeColor="text1"/>
          <w:sz w:val="24"/>
          <w:rPrChange w:id="68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84"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68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86" w:author="Microsoft Office User" w:date="2024-10-25T16:49:00Z">
            <w:rPr>
              <w:rFonts w:ascii="Times New Roman" w:hAnsi="Times New Roman"/>
              <w:sz w:val="24"/>
            </w:rPr>
          </w:rPrChange>
        </w:rPr>
        <w:t>one</w:t>
      </w:r>
      <w:proofErr w:type="spellEnd"/>
      <w:r w:rsidRPr="001A7447">
        <w:rPr>
          <w:rFonts w:ascii="Times New Roman" w:hAnsi="Times New Roman"/>
          <w:color w:val="000000" w:themeColor="text1"/>
          <w:sz w:val="24"/>
          <w:rPrChange w:id="68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88"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68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90"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69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92" w:author="Microsoft Office User" w:date="2024-10-25T16:49:00Z">
            <w:rPr>
              <w:rFonts w:ascii="Times New Roman" w:hAnsi="Times New Roman"/>
              <w:sz w:val="24"/>
            </w:rPr>
          </w:rPrChange>
        </w:rPr>
        <w:t>language</w:t>
      </w:r>
      <w:proofErr w:type="spellEnd"/>
      <w:r w:rsidRPr="001A7447">
        <w:rPr>
          <w:rFonts w:ascii="Times New Roman" w:hAnsi="Times New Roman"/>
          <w:color w:val="000000" w:themeColor="text1"/>
          <w:sz w:val="24"/>
          <w:rPrChange w:id="69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94" w:author="Microsoft Office User" w:date="2024-10-25T16:49:00Z">
            <w:rPr>
              <w:rFonts w:ascii="Times New Roman" w:hAnsi="Times New Roman"/>
              <w:sz w:val="24"/>
            </w:rPr>
          </w:rPrChange>
        </w:rPr>
        <w:t>abilities</w:t>
      </w:r>
      <w:proofErr w:type="spellEnd"/>
      <w:r w:rsidRPr="001A7447">
        <w:rPr>
          <w:rFonts w:ascii="Times New Roman" w:hAnsi="Times New Roman"/>
          <w:color w:val="000000" w:themeColor="text1"/>
          <w:sz w:val="24"/>
          <w:rPrChange w:id="69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96"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69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698" w:author="Microsoft Office User" w:date="2024-10-25T16:49:00Z">
            <w:rPr>
              <w:rFonts w:ascii="Times New Roman" w:hAnsi="Times New Roman"/>
              <w:sz w:val="24"/>
            </w:rPr>
          </w:rPrChange>
        </w:rPr>
        <w:t>demonstrates</w:t>
      </w:r>
      <w:proofErr w:type="spellEnd"/>
      <w:r w:rsidRPr="001A7447">
        <w:rPr>
          <w:rFonts w:ascii="Times New Roman" w:hAnsi="Times New Roman"/>
          <w:color w:val="000000" w:themeColor="text1"/>
          <w:sz w:val="24"/>
          <w:rPrChange w:id="69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00" w:author="Microsoft Office User" w:date="2024-10-25T16:49:00Z">
            <w:rPr>
              <w:rFonts w:ascii="Times New Roman" w:hAnsi="Times New Roman"/>
              <w:sz w:val="24"/>
            </w:rPr>
          </w:rPrChange>
        </w:rPr>
        <w:t>how</w:t>
      </w:r>
      <w:proofErr w:type="spellEnd"/>
      <w:r w:rsidRPr="001A7447">
        <w:rPr>
          <w:rFonts w:ascii="Times New Roman" w:hAnsi="Times New Roman"/>
          <w:color w:val="000000" w:themeColor="text1"/>
          <w:sz w:val="24"/>
          <w:rPrChange w:id="70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02" w:author="Microsoft Office User" w:date="2024-10-25T16:49:00Z">
            <w:rPr>
              <w:rFonts w:ascii="Times New Roman" w:hAnsi="Times New Roman"/>
              <w:sz w:val="24"/>
            </w:rPr>
          </w:rPrChange>
        </w:rPr>
        <w:t>well</w:t>
      </w:r>
      <w:proofErr w:type="spellEnd"/>
      <w:r w:rsidRPr="001A7447">
        <w:rPr>
          <w:rFonts w:ascii="Times New Roman" w:hAnsi="Times New Roman"/>
          <w:color w:val="000000" w:themeColor="text1"/>
          <w:sz w:val="24"/>
          <w:rPrChange w:id="703"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704" w:author="Microsoft Office User" w:date="2024-10-25T16:49:00Z">
            <w:rPr>
              <w:rFonts w:ascii="Times New Roman" w:hAnsi="Times New Roman"/>
              <w:sz w:val="24"/>
            </w:rPr>
          </w:rPrChange>
        </w:rPr>
        <w:t>learner</w:t>
      </w:r>
      <w:proofErr w:type="spellEnd"/>
      <w:r w:rsidRPr="001A7447">
        <w:rPr>
          <w:rFonts w:ascii="Times New Roman" w:hAnsi="Times New Roman"/>
          <w:color w:val="000000" w:themeColor="text1"/>
          <w:sz w:val="24"/>
          <w:rPrChange w:id="70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06"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707"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708" w:author="Microsoft Office User" w:date="2024-10-25T16:49:00Z">
            <w:rPr>
              <w:rFonts w:ascii="Times New Roman" w:hAnsi="Times New Roman"/>
              <w:sz w:val="24"/>
            </w:rPr>
          </w:rPrChange>
        </w:rPr>
        <w:t>second</w:t>
      </w:r>
      <w:proofErr w:type="spellEnd"/>
      <w:r w:rsidRPr="001A7447">
        <w:rPr>
          <w:rFonts w:ascii="Times New Roman" w:hAnsi="Times New Roman"/>
          <w:color w:val="000000" w:themeColor="text1"/>
          <w:sz w:val="24"/>
          <w:rPrChange w:id="70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10" w:author="Microsoft Office User" w:date="2024-10-25T16:49:00Z">
            <w:rPr>
              <w:rFonts w:ascii="Times New Roman" w:hAnsi="Times New Roman"/>
              <w:sz w:val="24"/>
            </w:rPr>
          </w:rPrChange>
        </w:rPr>
        <w:t>language</w:t>
      </w:r>
      <w:proofErr w:type="spellEnd"/>
      <w:r w:rsidRPr="001A7447">
        <w:rPr>
          <w:rFonts w:ascii="Times New Roman" w:hAnsi="Times New Roman"/>
          <w:color w:val="000000" w:themeColor="text1"/>
          <w:sz w:val="24"/>
          <w:rPrChange w:id="71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12" w:author="Microsoft Office User" w:date="2024-10-25T16:49:00Z">
            <w:rPr>
              <w:rFonts w:ascii="Times New Roman" w:hAnsi="Times New Roman"/>
              <w:sz w:val="24"/>
            </w:rPr>
          </w:rPrChange>
        </w:rPr>
        <w:t>can</w:t>
      </w:r>
      <w:proofErr w:type="spellEnd"/>
      <w:r w:rsidRPr="001A7447">
        <w:rPr>
          <w:rFonts w:ascii="Times New Roman" w:hAnsi="Times New Roman"/>
          <w:color w:val="000000" w:themeColor="text1"/>
          <w:sz w:val="24"/>
          <w:rPrChange w:id="71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14" w:author="Microsoft Office User" w:date="2024-10-25T16:49:00Z">
            <w:rPr>
              <w:rFonts w:ascii="Times New Roman" w:hAnsi="Times New Roman"/>
              <w:sz w:val="24"/>
            </w:rPr>
          </w:rPrChange>
        </w:rPr>
        <w:t>express</w:t>
      </w:r>
      <w:proofErr w:type="spellEnd"/>
      <w:r w:rsidRPr="001A7447">
        <w:rPr>
          <w:rFonts w:ascii="Times New Roman" w:hAnsi="Times New Roman"/>
          <w:color w:val="000000" w:themeColor="text1"/>
          <w:sz w:val="24"/>
          <w:rPrChange w:id="71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16" w:author="Microsoft Office User" w:date="2024-10-25T16:49:00Z">
            <w:rPr>
              <w:rFonts w:ascii="Times New Roman" w:hAnsi="Times New Roman"/>
              <w:sz w:val="24"/>
            </w:rPr>
          </w:rPrChange>
        </w:rPr>
        <w:t>themselves</w:t>
      </w:r>
      <w:proofErr w:type="spellEnd"/>
      <w:r w:rsidRPr="001A7447">
        <w:rPr>
          <w:rFonts w:ascii="Times New Roman" w:hAnsi="Times New Roman"/>
          <w:color w:val="000000" w:themeColor="text1"/>
          <w:sz w:val="24"/>
          <w:rPrChange w:id="71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18" w:author="Microsoft Office User" w:date="2024-10-25T16:49:00Z">
            <w:rPr>
              <w:rFonts w:ascii="Times New Roman" w:hAnsi="Times New Roman"/>
              <w:sz w:val="24"/>
            </w:rPr>
          </w:rPrChange>
        </w:rPr>
        <w:t>verbally</w:t>
      </w:r>
      <w:proofErr w:type="spellEnd"/>
      <w:r w:rsidRPr="001A7447">
        <w:rPr>
          <w:rFonts w:ascii="Times New Roman" w:hAnsi="Times New Roman"/>
          <w:color w:val="000000" w:themeColor="text1"/>
          <w:sz w:val="24"/>
          <w:rPrChange w:id="71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20" w:author="Microsoft Office User" w:date="2024-10-25T16:49:00Z">
            <w:rPr>
              <w:rFonts w:ascii="Times New Roman" w:hAnsi="Times New Roman"/>
              <w:sz w:val="24"/>
            </w:rPr>
          </w:rPrChange>
        </w:rPr>
        <w:t>Through</w:t>
      </w:r>
      <w:proofErr w:type="spellEnd"/>
      <w:r w:rsidRPr="001A7447">
        <w:rPr>
          <w:rFonts w:ascii="Times New Roman" w:hAnsi="Times New Roman"/>
          <w:color w:val="000000" w:themeColor="text1"/>
          <w:sz w:val="24"/>
          <w:rPrChange w:id="72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22" w:author="Microsoft Office User" w:date="2024-10-25T16:49:00Z">
            <w:rPr>
              <w:rFonts w:ascii="Times New Roman" w:hAnsi="Times New Roman"/>
              <w:sz w:val="24"/>
            </w:rPr>
          </w:rPrChange>
        </w:rPr>
        <w:t>written</w:t>
      </w:r>
      <w:proofErr w:type="spellEnd"/>
      <w:r w:rsidRPr="001A7447">
        <w:rPr>
          <w:rFonts w:ascii="Times New Roman" w:hAnsi="Times New Roman"/>
          <w:color w:val="000000" w:themeColor="text1"/>
          <w:sz w:val="24"/>
          <w:rPrChange w:id="72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24" w:author="Microsoft Office User" w:date="2024-10-25T16:49:00Z">
            <w:rPr>
              <w:rFonts w:ascii="Times New Roman" w:hAnsi="Times New Roman"/>
              <w:sz w:val="24"/>
            </w:rPr>
          </w:rPrChange>
        </w:rPr>
        <w:t>communication</w:t>
      </w:r>
      <w:proofErr w:type="spellEnd"/>
      <w:r w:rsidRPr="001A7447">
        <w:rPr>
          <w:rFonts w:ascii="Times New Roman" w:hAnsi="Times New Roman"/>
          <w:color w:val="000000" w:themeColor="text1"/>
          <w:sz w:val="24"/>
          <w:rPrChange w:id="72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26"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72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28"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72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30" w:author="Microsoft Office User" w:date="2024-10-25T16:49:00Z">
            <w:rPr>
              <w:rFonts w:ascii="Times New Roman" w:hAnsi="Times New Roman"/>
              <w:sz w:val="24"/>
            </w:rPr>
          </w:rPrChange>
        </w:rPr>
        <w:t>can</w:t>
      </w:r>
      <w:proofErr w:type="spellEnd"/>
      <w:r w:rsidRPr="001A7447">
        <w:rPr>
          <w:rFonts w:ascii="Times New Roman" w:hAnsi="Times New Roman"/>
          <w:color w:val="000000" w:themeColor="text1"/>
          <w:sz w:val="24"/>
          <w:rPrChange w:id="73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32" w:author="Microsoft Office User" w:date="2024-10-25T16:49:00Z">
            <w:rPr>
              <w:rFonts w:ascii="Times New Roman" w:hAnsi="Times New Roman"/>
              <w:sz w:val="24"/>
            </w:rPr>
          </w:rPrChange>
        </w:rPr>
        <w:t>demonstrate</w:t>
      </w:r>
      <w:proofErr w:type="spellEnd"/>
      <w:r w:rsidRPr="001A7447">
        <w:rPr>
          <w:rFonts w:ascii="Times New Roman" w:hAnsi="Times New Roman"/>
          <w:color w:val="000000" w:themeColor="text1"/>
          <w:sz w:val="24"/>
          <w:rPrChange w:id="73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34"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73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36" w:author="Microsoft Office User" w:date="2024-10-25T16:49:00Z">
            <w:rPr>
              <w:rFonts w:ascii="Times New Roman" w:hAnsi="Times New Roman"/>
              <w:sz w:val="24"/>
            </w:rPr>
          </w:rPrChange>
        </w:rPr>
        <w:t>understanding</w:t>
      </w:r>
      <w:proofErr w:type="spellEnd"/>
      <w:r w:rsidRPr="001A7447">
        <w:rPr>
          <w:rFonts w:ascii="Times New Roman" w:hAnsi="Times New Roman"/>
          <w:color w:val="000000" w:themeColor="text1"/>
          <w:sz w:val="24"/>
          <w:rPrChange w:id="73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38"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73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40"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74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42" w:author="Microsoft Office User" w:date="2024-10-25T16:49:00Z">
            <w:rPr>
              <w:rFonts w:ascii="Times New Roman" w:hAnsi="Times New Roman"/>
              <w:sz w:val="24"/>
            </w:rPr>
          </w:rPrChange>
        </w:rPr>
        <w:t>patterns</w:t>
      </w:r>
      <w:proofErr w:type="spellEnd"/>
      <w:r w:rsidRPr="001A7447">
        <w:rPr>
          <w:rFonts w:ascii="Times New Roman" w:hAnsi="Times New Roman"/>
          <w:color w:val="000000" w:themeColor="text1"/>
          <w:sz w:val="24"/>
          <w:rPrChange w:id="74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44" w:author="Microsoft Office User" w:date="2024-10-25T16:49:00Z">
            <w:rPr>
              <w:rFonts w:ascii="Times New Roman" w:hAnsi="Times New Roman"/>
              <w:sz w:val="24"/>
            </w:rPr>
          </w:rPrChange>
        </w:rPr>
        <w:t>through</w:t>
      </w:r>
      <w:proofErr w:type="spellEnd"/>
      <w:r w:rsidRPr="001A7447">
        <w:rPr>
          <w:rFonts w:ascii="Times New Roman" w:hAnsi="Times New Roman"/>
          <w:color w:val="000000" w:themeColor="text1"/>
          <w:sz w:val="24"/>
          <w:rPrChange w:id="74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46"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74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48"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74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50" w:author="Microsoft Office User" w:date="2024-10-25T16:49:00Z">
            <w:rPr>
              <w:rFonts w:ascii="Times New Roman" w:hAnsi="Times New Roman"/>
              <w:sz w:val="24"/>
            </w:rPr>
          </w:rPrChange>
        </w:rPr>
        <w:t>abilities</w:t>
      </w:r>
      <w:proofErr w:type="spellEnd"/>
      <w:r w:rsidRPr="001A7447">
        <w:rPr>
          <w:rFonts w:ascii="Times New Roman" w:hAnsi="Times New Roman"/>
          <w:color w:val="000000" w:themeColor="text1"/>
          <w:sz w:val="24"/>
          <w:rPrChange w:id="75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52" w:author="Microsoft Office User" w:date="2024-10-25T16:49:00Z">
            <w:rPr>
              <w:rFonts w:ascii="Times New Roman" w:hAnsi="Times New Roman"/>
              <w:sz w:val="24"/>
            </w:rPr>
          </w:rPrChange>
        </w:rPr>
        <w:t>Brown</w:t>
      </w:r>
      <w:proofErr w:type="spellEnd"/>
      <w:r w:rsidRPr="001A7447">
        <w:rPr>
          <w:rFonts w:ascii="Times New Roman" w:hAnsi="Times New Roman"/>
          <w:color w:val="000000" w:themeColor="text1"/>
          <w:sz w:val="24"/>
          <w:rPrChange w:id="753" w:author="Microsoft Office User" w:date="2024-10-25T16:49:00Z">
            <w:rPr>
              <w:rFonts w:ascii="Times New Roman" w:hAnsi="Times New Roman"/>
              <w:sz w:val="24"/>
            </w:rPr>
          </w:rPrChange>
        </w:rPr>
        <w:t xml:space="preserve"> (2007)</w:t>
      </w:r>
      <w:r w:rsidRPr="001A7447">
        <w:rPr>
          <w:rFonts w:ascii="Times New Roman" w:hAnsi="Times New Roman"/>
          <w:color w:val="000000" w:themeColor="text1"/>
          <w:sz w:val="24"/>
          <w:lang w:val="en-US"/>
          <w:rPrChange w:id="754" w:author="Microsoft Office User" w:date="2024-10-25T16:49:00Z">
            <w:rPr>
              <w:rFonts w:ascii="Times New Roman" w:hAnsi="Times New Roman"/>
              <w:sz w:val="24"/>
              <w:lang w:val="en-US"/>
            </w:rPr>
          </w:rPrChange>
        </w:rPr>
        <w:t xml:space="preserve"> </w:t>
      </w:r>
      <w:proofErr w:type="spellStart"/>
      <w:r w:rsidRPr="001A7447">
        <w:rPr>
          <w:rFonts w:ascii="Times New Roman" w:hAnsi="Times New Roman"/>
          <w:color w:val="000000" w:themeColor="text1"/>
          <w:sz w:val="24"/>
          <w:rPrChange w:id="755" w:author="Microsoft Office User" w:date="2024-10-25T16:49:00Z">
            <w:rPr>
              <w:rFonts w:ascii="Times New Roman" w:hAnsi="Times New Roman"/>
              <w:sz w:val="24"/>
            </w:rPr>
          </w:rPrChange>
        </w:rPr>
        <w:t>stated</w:t>
      </w:r>
      <w:proofErr w:type="spellEnd"/>
      <w:r w:rsidRPr="001A7447">
        <w:rPr>
          <w:rFonts w:ascii="Times New Roman" w:hAnsi="Times New Roman"/>
          <w:color w:val="000000" w:themeColor="text1"/>
          <w:sz w:val="24"/>
          <w:rPrChange w:id="75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57"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75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59"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76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61"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76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63" w:author="Microsoft Office User" w:date="2024-10-25T16:49:00Z">
            <w:rPr>
              <w:rFonts w:ascii="Times New Roman" w:hAnsi="Times New Roman"/>
              <w:sz w:val="24"/>
            </w:rPr>
          </w:rPrChange>
        </w:rPr>
        <w:t>an</w:t>
      </w:r>
      <w:proofErr w:type="spellEnd"/>
      <w:r w:rsidRPr="001A7447">
        <w:rPr>
          <w:rFonts w:ascii="Times New Roman" w:hAnsi="Times New Roman"/>
          <w:color w:val="000000" w:themeColor="text1"/>
          <w:sz w:val="24"/>
          <w:rPrChange w:id="76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65" w:author="Microsoft Office User" w:date="2024-10-25T16:49:00Z">
            <w:rPr>
              <w:rFonts w:ascii="Times New Roman" w:hAnsi="Times New Roman"/>
              <w:sz w:val="24"/>
            </w:rPr>
          </w:rPrChange>
        </w:rPr>
        <w:t>authentic</w:t>
      </w:r>
      <w:proofErr w:type="spellEnd"/>
      <w:r w:rsidRPr="001A7447">
        <w:rPr>
          <w:rFonts w:ascii="Times New Roman" w:hAnsi="Times New Roman"/>
          <w:color w:val="000000" w:themeColor="text1"/>
          <w:sz w:val="24"/>
          <w:rPrChange w:id="76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67" w:author="Microsoft Office User" w:date="2024-10-25T16:49:00Z">
            <w:rPr>
              <w:rFonts w:ascii="Times New Roman" w:hAnsi="Times New Roman"/>
              <w:sz w:val="24"/>
            </w:rPr>
          </w:rPrChange>
        </w:rPr>
        <w:t>way</w:t>
      </w:r>
      <w:proofErr w:type="spellEnd"/>
      <w:r w:rsidRPr="001A7447">
        <w:rPr>
          <w:rFonts w:ascii="Times New Roman" w:hAnsi="Times New Roman"/>
          <w:color w:val="000000" w:themeColor="text1"/>
          <w:sz w:val="24"/>
          <w:rPrChange w:id="76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69"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77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71" w:author="Microsoft Office User" w:date="2024-10-25T16:49:00Z">
            <w:rPr>
              <w:rFonts w:ascii="Times New Roman" w:hAnsi="Times New Roman"/>
              <w:sz w:val="24"/>
            </w:rPr>
          </w:rPrChange>
        </w:rPr>
        <w:t>expressing</w:t>
      </w:r>
      <w:proofErr w:type="spellEnd"/>
      <w:r w:rsidRPr="001A7447">
        <w:rPr>
          <w:rFonts w:ascii="Times New Roman" w:hAnsi="Times New Roman"/>
          <w:color w:val="000000" w:themeColor="text1"/>
          <w:sz w:val="24"/>
          <w:rPrChange w:id="77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73" w:author="Microsoft Office User" w:date="2024-10-25T16:49:00Z">
            <w:rPr>
              <w:rFonts w:ascii="Times New Roman" w:hAnsi="Times New Roman"/>
              <w:sz w:val="24"/>
            </w:rPr>
          </w:rPrChange>
        </w:rPr>
        <w:t>ideas</w:t>
      </w:r>
      <w:proofErr w:type="spellEnd"/>
      <w:r w:rsidRPr="001A7447">
        <w:rPr>
          <w:rFonts w:ascii="Times New Roman" w:hAnsi="Times New Roman"/>
          <w:color w:val="000000" w:themeColor="text1"/>
          <w:sz w:val="24"/>
          <w:rPrChange w:id="77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75"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77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77" w:author="Microsoft Office User" w:date="2024-10-25T16:49:00Z">
            <w:rPr>
              <w:rFonts w:ascii="Times New Roman" w:hAnsi="Times New Roman"/>
              <w:sz w:val="24"/>
            </w:rPr>
          </w:rPrChange>
        </w:rPr>
        <w:t>manifesting</w:t>
      </w:r>
      <w:proofErr w:type="spellEnd"/>
      <w:r w:rsidRPr="001A7447">
        <w:rPr>
          <w:rFonts w:ascii="Times New Roman" w:hAnsi="Times New Roman"/>
          <w:color w:val="000000" w:themeColor="text1"/>
          <w:sz w:val="24"/>
          <w:rPrChange w:id="77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79" w:author="Microsoft Office User" w:date="2024-10-25T16:49:00Z">
            <w:rPr>
              <w:rFonts w:ascii="Times New Roman" w:hAnsi="Times New Roman"/>
              <w:sz w:val="24"/>
            </w:rPr>
          </w:rPrChange>
        </w:rPr>
        <w:t>thoughts</w:t>
      </w:r>
      <w:proofErr w:type="spellEnd"/>
      <w:r w:rsidRPr="001A7447">
        <w:rPr>
          <w:rFonts w:ascii="Times New Roman" w:hAnsi="Times New Roman"/>
          <w:color w:val="000000" w:themeColor="text1"/>
          <w:sz w:val="24"/>
          <w:rPrChange w:id="78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81" w:author="Microsoft Office User" w:date="2024-10-25T16:49:00Z">
            <w:rPr>
              <w:rFonts w:ascii="Times New Roman" w:hAnsi="Times New Roman"/>
              <w:sz w:val="24"/>
            </w:rPr>
          </w:rPrChange>
        </w:rPr>
        <w:t>Additionally</w:t>
      </w:r>
      <w:proofErr w:type="spellEnd"/>
      <w:r w:rsidRPr="001A7447">
        <w:rPr>
          <w:rFonts w:ascii="Times New Roman" w:hAnsi="Times New Roman"/>
          <w:color w:val="000000" w:themeColor="text1"/>
          <w:sz w:val="24"/>
          <w:rPrChange w:id="78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83" w:author="Microsoft Office User" w:date="2024-10-25T16:49:00Z">
            <w:rPr>
              <w:rFonts w:ascii="Times New Roman" w:hAnsi="Times New Roman"/>
              <w:sz w:val="24"/>
            </w:rPr>
          </w:rPrChange>
        </w:rPr>
        <w:t>wri</w:t>
      </w:r>
      <w:r w:rsidRPr="001A7447">
        <w:rPr>
          <w:rFonts w:ascii="Times New Roman" w:hAnsi="Times New Roman"/>
          <w:color w:val="000000" w:themeColor="text1"/>
          <w:sz w:val="24"/>
        </w:rPr>
        <w:t>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plays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important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role</w:t>
      </w:r>
      <w:proofErr w:type="spellEnd"/>
      <w:r w:rsidRPr="001A7447">
        <w:rPr>
          <w:rFonts w:ascii="Times New Roman" w:hAnsi="Times New Roman"/>
          <w:color w:val="000000" w:themeColor="text1"/>
          <w:sz w:val="24"/>
        </w:rPr>
        <w:t xml:space="preserve"> in </w:t>
      </w:r>
      <w:proofErr w:type="spellStart"/>
      <w:r w:rsidRPr="001A7447">
        <w:rPr>
          <w:rFonts w:ascii="Times New Roman" w:hAnsi="Times New Roman"/>
          <w:color w:val="000000" w:themeColor="text1"/>
          <w:sz w:val="24"/>
        </w:rPr>
        <w:t>learning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understanding</w:t>
      </w:r>
      <w:proofErr w:type="spellEnd"/>
      <w:r w:rsidRPr="001A7447">
        <w:rPr>
          <w:rFonts w:ascii="Times New Roman" w:hAnsi="Times New Roman"/>
          <w:color w:val="000000" w:themeColor="text1"/>
          <w:sz w:val="24"/>
        </w:rPr>
        <w:t xml:space="preserve"> a </w:t>
      </w:r>
      <w:proofErr w:type="spellStart"/>
      <w:r w:rsidRPr="001A7447">
        <w:rPr>
          <w:rFonts w:ascii="Times New Roman" w:hAnsi="Times New Roman"/>
          <w:color w:val="000000" w:themeColor="text1"/>
          <w:sz w:val="24"/>
        </w:rPr>
        <w:t>language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especially</w:t>
      </w:r>
      <w:proofErr w:type="spellEnd"/>
      <w:r w:rsidRPr="001A7447">
        <w:rPr>
          <w:rFonts w:ascii="Times New Roman" w:hAnsi="Times New Roman"/>
          <w:color w:val="000000" w:themeColor="text1"/>
          <w:sz w:val="24"/>
        </w:rPr>
        <w:t xml:space="preserve"> in </w:t>
      </w:r>
      <w:proofErr w:type="spellStart"/>
      <w:r w:rsidRPr="001A7447">
        <w:rPr>
          <w:rFonts w:ascii="Times New Roman" w:hAnsi="Times New Roman"/>
          <w:color w:val="000000" w:themeColor="text1"/>
          <w:sz w:val="24"/>
        </w:rPr>
        <w:t>Englis</w:t>
      </w:r>
      <w:proofErr w:type="spellEnd"/>
      <w:ins w:id="784" w:author="Microsoft Office User" w:date="2024-10-25T14:19:00Z">
        <w:r w:rsidR="00CB487D" w:rsidRPr="001A7447">
          <w:rPr>
            <w:rFonts w:ascii="Times New Roman" w:hAnsi="Times New Roman"/>
            <w:color w:val="000000" w:themeColor="text1"/>
            <w:sz w:val="24"/>
            <w:lang w:val="en-US"/>
          </w:rPr>
          <w:t>h</w:t>
        </w:r>
      </w:ins>
      <w:ins w:id="785" w:author="Microsoft Office User" w:date="2024-10-25T14:27:00Z">
        <w:r w:rsidR="00CB487D" w:rsidRPr="001A7447">
          <w:rPr>
            <w:rFonts w:ascii="Times New Roman" w:hAnsi="Times New Roman"/>
            <w:color w:val="000000" w:themeColor="text1"/>
            <w:sz w:val="24"/>
            <w:lang w:val="en-US"/>
          </w:rPr>
          <w:t xml:space="preserve">. Since </w:t>
        </w:r>
        <w:proofErr w:type="gramStart"/>
        <w:r w:rsidR="00CB487D" w:rsidRPr="001A7447">
          <w:rPr>
            <w:rFonts w:ascii="Times New Roman" w:hAnsi="Times New Roman"/>
            <w:color w:val="000000" w:themeColor="text1"/>
            <w:sz w:val="24"/>
            <w:lang w:val="en-US"/>
          </w:rPr>
          <w:t xml:space="preserve">it </w:t>
        </w:r>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is</w:t>
        </w:r>
        <w:proofErr w:type="spellEnd"/>
        <w:proofErr w:type="gramEnd"/>
        <w:r w:rsidR="00CB487D" w:rsidRPr="001A7447">
          <w:rPr>
            <w:rFonts w:ascii="Times New Roman" w:hAnsi="Times New Roman"/>
            <w:color w:val="000000" w:themeColor="text1"/>
          </w:rPr>
          <w:t xml:space="preserve"> not </w:t>
        </w:r>
        <w:proofErr w:type="spellStart"/>
        <w:r w:rsidR="00CB487D" w:rsidRPr="001A7447">
          <w:rPr>
            <w:rFonts w:ascii="Times New Roman" w:hAnsi="Times New Roman"/>
            <w:color w:val="000000" w:themeColor="text1"/>
          </w:rPr>
          <w:t>just</w:t>
        </w:r>
        <w:proofErr w:type="spellEnd"/>
        <w:r w:rsidR="00CB487D" w:rsidRPr="001A7447">
          <w:rPr>
            <w:rFonts w:ascii="Times New Roman" w:hAnsi="Times New Roman"/>
            <w:color w:val="000000" w:themeColor="text1"/>
          </w:rPr>
          <w:t xml:space="preserve"> a </w:t>
        </w:r>
        <w:proofErr w:type="spellStart"/>
        <w:r w:rsidR="00CB487D" w:rsidRPr="001A7447">
          <w:rPr>
            <w:rFonts w:ascii="Times New Roman" w:hAnsi="Times New Roman"/>
            <w:color w:val="000000" w:themeColor="text1"/>
          </w:rPr>
          <w:t>skill</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to</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be</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developed</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it</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is</w:t>
        </w:r>
        <w:proofErr w:type="spellEnd"/>
        <w:r w:rsidR="00CB487D" w:rsidRPr="001A7447">
          <w:rPr>
            <w:rFonts w:ascii="Times New Roman" w:hAnsi="Times New Roman"/>
            <w:color w:val="000000" w:themeColor="text1"/>
          </w:rPr>
          <w:t xml:space="preserve"> a fundamental </w:t>
        </w:r>
        <w:proofErr w:type="spellStart"/>
        <w:r w:rsidR="00CB487D" w:rsidRPr="001A7447">
          <w:rPr>
            <w:rFonts w:ascii="Times New Roman" w:hAnsi="Times New Roman"/>
            <w:color w:val="000000" w:themeColor="text1"/>
          </w:rPr>
          <w:t>part</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of</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the</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language</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learning</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process</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that</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enhances</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comprehension</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communication</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and</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cultural</w:t>
        </w:r>
        <w:proofErr w:type="spellEnd"/>
        <w:r w:rsidR="00CB487D" w:rsidRPr="001A7447">
          <w:rPr>
            <w:rFonts w:ascii="Times New Roman" w:hAnsi="Times New Roman"/>
            <w:color w:val="000000" w:themeColor="text1"/>
          </w:rPr>
          <w:t xml:space="preserve"> </w:t>
        </w:r>
        <w:proofErr w:type="spellStart"/>
        <w:r w:rsidR="00CB487D" w:rsidRPr="001A7447">
          <w:rPr>
            <w:rFonts w:ascii="Times New Roman" w:hAnsi="Times New Roman"/>
            <w:color w:val="000000" w:themeColor="text1"/>
          </w:rPr>
          <w:t>literacy</w:t>
        </w:r>
        <w:proofErr w:type="spellEnd"/>
        <w:r w:rsidR="00CB487D" w:rsidRPr="001A7447">
          <w:rPr>
            <w:rFonts w:ascii="Times New Roman" w:hAnsi="Times New Roman"/>
            <w:color w:val="000000" w:themeColor="text1"/>
          </w:rPr>
          <w:t xml:space="preserve"> in </w:t>
        </w:r>
        <w:proofErr w:type="spellStart"/>
        <w:r w:rsidR="00CB487D" w:rsidRPr="001A7447">
          <w:rPr>
            <w:rFonts w:ascii="Times New Roman" w:hAnsi="Times New Roman"/>
            <w:color w:val="000000" w:themeColor="text1"/>
          </w:rPr>
          <w:t>English</w:t>
        </w:r>
        <w:proofErr w:type="spellEnd"/>
        <w:r w:rsidR="00CB487D" w:rsidRPr="001A7447">
          <w:rPr>
            <w:rFonts w:ascii="Times New Roman" w:hAnsi="Times New Roman"/>
            <w:color w:val="000000" w:themeColor="text1"/>
          </w:rPr>
          <w:t>.</w:t>
        </w:r>
      </w:ins>
    </w:p>
    <w:p w14:paraId="0C2D23C7" w14:textId="22991579" w:rsidR="00CC17C1" w:rsidRPr="001A7447" w:rsidRDefault="00000000">
      <w:pPr>
        <w:ind w:firstLine="720"/>
        <w:jc w:val="both"/>
        <w:rPr>
          <w:rFonts w:ascii="Times New Roman" w:hAnsi="Times New Roman"/>
          <w:color w:val="000000" w:themeColor="text1"/>
          <w:sz w:val="28"/>
          <w:szCs w:val="14"/>
          <w:shd w:val="clear" w:color="auto" w:fill="FCFFFF"/>
          <w:rPrChange w:id="786" w:author="Microsoft Office User" w:date="2024-10-25T16:49:00Z">
            <w:rPr>
              <w:rFonts w:ascii="Times New Roman" w:hAnsi="Times New Roman"/>
              <w:color w:val="111111"/>
              <w:sz w:val="28"/>
              <w:szCs w:val="14"/>
              <w:shd w:val="clear" w:color="auto" w:fill="FCFFFF"/>
            </w:rPr>
          </w:rPrChange>
        </w:rPr>
      </w:pPr>
      <w:r w:rsidRPr="001A7447">
        <w:rPr>
          <w:rFonts w:ascii="Times New Roman" w:hAnsi="Times New Roman"/>
          <w:color w:val="000000" w:themeColor="text1"/>
          <w:sz w:val="24"/>
          <w:rPrChange w:id="787" w:author="Microsoft Office User" w:date="2024-10-25T16:49:00Z">
            <w:rPr>
              <w:rFonts w:ascii="Times New Roman" w:hAnsi="Times New Roman"/>
              <w:sz w:val="24"/>
            </w:rPr>
          </w:rPrChange>
        </w:rPr>
        <w:t xml:space="preserve">Indonesian </w:t>
      </w:r>
      <w:proofErr w:type="spellStart"/>
      <w:r w:rsidRPr="001A7447">
        <w:rPr>
          <w:rFonts w:ascii="Times New Roman" w:hAnsi="Times New Roman"/>
          <w:color w:val="000000" w:themeColor="text1"/>
          <w:sz w:val="24"/>
          <w:rPrChange w:id="788"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78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90" w:author="Microsoft Office User" w:date="2024-10-25T16:49:00Z">
            <w:rPr>
              <w:rFonts w:ascii="Times New Roman" w:hAnsi="Times New Roman"/>
              <w:sz w:val="24"/>
            </w:rPr>
          </w:rPrChange>
        </w:rPr>
        <w:t>will</w:t>
      </w:r>
      <w:proofErr w:type="spellEnd"/>
      <w:r w:rsidRPr="001A7447">
        <w:rPr>
          <w:rFonts w:ascii="Times New Roman" w:hAnsi="Times New Roman"/>
          <w:color w:val="000000" w:themeColor="text1"/>
          <w:sz w:val="24"/>
          <w:rPrChange w:id="79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92" w:author="Microsoft Office User" w:date="2024-10-25T16:49:00Z">
            <w:rPr>
              <w:rFonts w:ascii="Times New Roman" w:hAnsi="Times New Roman"/>
              <w:sz w:val="24"/>
            </w:rPr>
          </w:rPrChange>
        </w:rPr>
        <w:t>find</w:t>
      </w:r>
      <w:proofErr w:type="spellEnd"/>
      <w:r w:rsidRPr="001A7447">
        <w:rPr>
          <w:rFonts w:ascii="Times New Roman" w:hAnsi="Times New Roman"/>
          <w:color w:val="000000" w:themeColor="text1"/>
          <w:sz w:val="24"/>
          <w:rPrChange w:id="793" w:author="Microsoft Office User" w:date="2024-10-25T16:49:00Z">
            <w:rPr>
              <w:rFonts w:ascii="Times New Roman" w:hAnsi="Times New Roman"/>
              <w:sz w:val="24"/>
            </w:rPr>
          </w:rPrChange>
        </w:rPr>
        <w:t xml:space="preserve"> Bahasa Indonesia </w:t>
      </w:r>
      <w:proofErr w:type="spellStart"/>
      <w:r w:rsidRPr="001A7447">
        <w:rPr>
          <w:rFonts w:ascii="Times New Roman" w:hAnsi="Times New Roman"/>
          <w:color w:val="000000" w:themeColor="text1"/>
          <w:sz w:val="24"/>
          <w:rPrChange w:id="794" w:author="Microsoft Office User" w:date="2024-10-25T16:49:00Z">
            <w:rPr>
              <w:rFonts w:ascii="Times New Roman" w:hAnsi="Times New Roman"/>
              <w:sz w:val="24"/>
            </w:rPr>
          </w:rPrChange>
        </w:rPr>
        <w:t>easier</w:t>
      </w:r>
      <w:proofErr w:type="spellEnd"/>
      <w:r w:rsidRPr="001A7447">
        <w:rPr>
          <w:rFonts w:ascii="Times New Roman" w:hAnsi="Times New Roman"/>
          <w:color w:val="000000" w:themeColor="text1"/>
          <w:sz w:val="24"/>
          <w:rPrChange w:id="79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96"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79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798" w:author="Microsoft Office User" w:date="2024-10-25T16:49:00Z">
            <w:rPr>
              <w:rFonts w:ascii="Times New Roman" w:hAnsi="Times New Roman"/>
              <w:sz w:val="24"/>
            </w:rPr>
          </w:rPrChange>
        </w:rPr>
        <w:t>write</w:t>
      </w:r>
      <w:proofErr w:type="spellEnd"/>
      <w:r w:rsidRPr="001A7447">
        <w:rPr>
          <w:rFonts w:ascii="Times New Roman" w:hAnsi="Times New Roman"/>
          <w:color w:val="000000" w:themeColor="text1"/>
          <w:sz w:val="24"/>
          <w:rPrChange w:id="79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00" w:author="Microsoft Office User" w:date="2024-10-25T16:49:00Z">
            <w:rPr>
              <w:rFonts w:ascii="Times New Roman" w:hAnsi="Times New Roman"/>
              <w:sz w:val="24"/>
            </w:rPr>
          </w:rPrChange>
        </w:rPr>
        <w:t>than</w:t>
      </w:r>
      <w:proofErr w:type="spellEnd"/>
      <w:r w:rsidRPr="001A7447">
        <w:rPr>
          <w:rFonts w:ascii="Times New Roman" w:hAnsi="Times New Roman"/>
          <w:color w:val="000000" w:themeColor="text1"/>
          <w:sz w:val="24"/>
          <w:rPrChange w:id="80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02"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80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04" w:author="Microsoft Office User" w:date="2024-10-25T16:49:00Z">
            <w:rPr>
              <w:rFonts w:ascii="Times New Roman" w:hAnsi="Times New Roman"/>
              <w:sz w:val="24"/>
            </w:rPr>
          </w:rPrChange>
        </w:rPr>
        <w:t>This</w:t>
      </w:r>
      <w:proofErr w:type="spellEnd"/>
      <w:r w:rsidRPr="001A7447">
        <w:rPr>
          <w:rFonts w:ascii="Times New Roman" w:hAnsi="Times New Roman"/>
          <w:color w:val="000000" w:themeColor="text1"/>
          <w:sz w:val="24"/>
          <w:rPrChange w:id="80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06" w:author="Microsoft Office User" w:date="2024-10-25T16:49:00Z">
            <w:rPr>
              <w:rFonts w:ascii="Times New Roman" w:hAnsi="Times New Roman"/>
              <w:sz w:val="24"/>
            </w:rPr>
          </w:rPrChange>
        </w:rPr>
        <w:t>may</w:t>
      </w:r>
      <w:proofErr w:type="spellEnd"/>
      <w:r w:rsidRPr="001A7447">
        <w:rPr>
          <w:rFonts w:ascii="Times New Roman" w:hAnsi="Times New Roman"/>
          <w:color w:val="000000" w:themeColor="text1"/>
          <w:sz w:val="24"/>
          <w:rPrChange w:id="80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08" w:author="Microsoft Office User" w:date="2024-10-25T16:49:00Z">
            <w:rPr>
              <w:rFonts w:ascii="Times New Roman" w:hAnsi="Times New Roman"/>
              <w:sz w:val="24"/>
            </w:rPr>
          </w:rPrChange>
        </w:rPr>
        <w:t>be</w:t>
      </w:r>
      <w:proofErr w:type="spellEnd"/>
      <w:r w:rsidRPr="001A7447">
        <w:rPr>
          <w:rFonts w:ascii="Times New Roman" w:hAnsi="Times New Roman"/>
          <w:color w:val="000000" w:themeColor="text1"/>
          <w:sz w:val="24"/>
          <w:rPrChange w:id="80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10" w:author="Microsoft Office User" w:date="2024-10-25T16:49:00Z">
            <w:rPr>
              <w:rFonts w:ascii="Times New Roman" w:hAnsi="Times New Roman"/>
              <w:sz w:val="24"/>
            </w:rPr>
          </w:rPrChange>
        </w:rPr>
        <w:t>because</w:t>
      </w:r>
      <w:proofErr w:type="spellEnd"/>
      <w:r w:rsidRPr="001A7447">
        <w:rPr>
          <w:rFonts w:ascii="Times New Roman" w:hAnsi="Times New Roman"/>
          <w:color w:val="000000" w:themeColor="text1"/>
          <w:sz w:val="24"/>
          <w:rPrChange w:id="811" w:author="Microsoft Office User" w:date="2024-10-25T16:49:00Z">
            <w:rPr>
              <w:rFonts w:ascii="Times New Roman" w:hAnsi="Times New Roman"/>
              <w:sz w:val="24"/>
            </w:rPr>
          </w:rPrChange>
        </w:rPr>
        <w:t xml:space="preserve"> Indonesian </w:t>
      </w:r>
      <w:r w:rsidRPr="001A7447">
        <w:rPr>
          <w:rFonts w:ascii="Times New Roman" w:hAnsi="Times New Roman"/>
          <w:color w:val="000000" w:themeColor="text1"/>
          <w:sz w:val="24"/>
          <w:lang w:val="en-US"/>
          <w:rPrChange w:id="812" w:author="Microsoft Office User" w:date="2024-10-25T16:49:00Z">
            <w:rPr>
              <w:rFonts w:ascii="Times New Roman" w:hAnsi="Times New Roman"/>
              <w:sz w:val="24"/>
              <w:lang w:val="en-US"/>
            </w:rPr>
          </w:rPrChange>
        </w:rPr>
        <w:t>students</w:t>
      </w:r>
      <w:r w:rsidRPr="001A7447">
        <w:rPr>
          <w:rFonts w:ascii="Times New Roman" w:hAnsi="Times New Roman"/>
          <w:color w:val="000000" w:themeColor="text1"/>
          <w:sz w:val="24"/>
          <w:rPrChange w:id="81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14" w:author="Microsoft Office User" w:date="2024-10-25T16:49:00Z">
            <w:rPr>
              <w:rFonts w:ascii="Times New Roman" w:hAnsi="Times New Roman"/>
              <w:sz w:val="24"/>
            </w:rPr>
          </w:rPrChange>
        </w:rPr>
        <w:t>think</w:t>
      </w:r>
      <w:proofErr w:type="spellEnd"/>
      <w:r w:rsidRPr="001A7447">
        <w:rPr>
          <w:rFonts w:ascii="Times New Roman" w:hAnsi="Times New Roman"/>
          <w:color w:val="000000" w:themeColor="text1"/>
          <w:sz w:val="24"/>
          <w:rPrChange w:id="81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16"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81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18"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81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20" w:author="Microsoft Office User" w:date="2024-10-25T16:49:00Z">
            <w:rPr>
              <w:rFonts w:ascii="Times New Roman" w:hAnsi="Times New Roman"/>
              <w:sz w:val="24"/>
            </w:rPr>
          </w:rPrChange>
        </w:rPr>
        <w:t>hard</w:t>
      </w:r>
      <w:proofErr w:type="spellEnd"/>
      <w:r w:rsidRPr="001A7447">
        <w:rPr>
          <w:rFonts w:ascii="Times New Roman" w:hAnsi="Times New Roman"/>
          <w:color w:val="000000" w:themeColor="text1"/>
          <w:sz w:val="24"/>
          <w:rPrChange w:id="82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22"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82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24"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82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26" w:author="Microsoft Office User" w:date="2024-10-25T16:49:00Z">
            <w:rPr>
              <w:rFonts w:ascii="Times New Roman" w:hAnsi="Times New Roman"/>
              <w:sz w:val="24"/>
            </w:rPr>
          </w:rPrChange>
        </w:rPr>
        <w:t>instruction</w:t>
      </w:r>
      <w:proofErr w:type="spellEnd"/>
      <w:r w:rsidRPr="001A7447">
        <w:rPr>
          <w:rFonts w:ascii="Times New Roman" w:hAnsi="Times New Roman"/>
          <w:color w:val="000000" w:themeColor="text1"/>
          <w:sz w:val="24"/>
          <w:rPrChange w:id="82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28"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82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30" w:author="Microsoft Office User" w:date="2024-10-25T16:49:00Z">
            <w:rPr>
              <w:rFonts w:ascii="Times New Roman" w:hAnsi="Times New Roman"/>
              <w:sz w:val="24"/>
            </w:rPr>
          </w:rPrChange>
        </w:rPr>
        <w:t>difficult</w:t>
      </w:r>
      <w:proofErr w:type="spellEnd"/>
      <w:r w:rsidRPr="001A7447">
        <w:rPr>
          <w:rFonts w:ascii="Times New Roman" w:hAnsi="Times New Roman"/>
          <w:color w:val="000000" w:themeColor="text1"/>
          <w:sz w:val="24"/>
          <w:rPrChange w:id="83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32"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83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34" w:author="Microsoft Office User" w:date="2024-10-25T16:49:00Z">
            <w:rPr>
              <w:rFonts w:ascii="Times New Roman" w:hAnsi="Times New Roman"/>
              <w:sz w:val="24"/>
            </w:rPr>
          </w:rPrChange>
        </w:rPr>
        <w:t>several</w:t>
      </w:r>
      <w:proofErr w:type="spellEnd"/>
      <w:r w:rsidRPr="001A7447">
        <w:rPr>
          <w:rFonts w:ascii="Times New Roman" w:hAnsi="Times New Roman"/>
          <w:color w:val="000000" w:themeColor="text1"/>
          <w:sz w:val="24"/>
          <w:rPrChange w:id="83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36" w:author="Microsoft Office User" w:date="2024-10-25T16:49:00Z">
            <w:rPr>
              <w:rFonts w:ascii="Times New Roman" w:hAnsi="Times New Roman"/>
              <w:sz w:val="24"/>
            </w:rPr>
          </w:rPrChange>
        </w:rPr>
        <w:t>reasons</w:t>
      </w:r>
      <w:proofErr w:type="spellEnd"/>
      <w:r w:rsidRPr="001A7447">
        <w:rPr>
          <w:rFonts w:ascii="Times New Roman" w:hAnsi="Times New Roman"/>
          <w:color w:val="000000" w:themeColor="text1"/>
          <w:sz w:val="24"/>
          <w:rPrChange w:id="83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38" w:author="Microsoft Office User" w:date="2024-10-25T16:49:00Z">
            <w:rPr>
              <w:rFonts w:ascii="Times New Roman" w:hAnsi="Times New Roman"/>
              <w:sz w:val="24"/>
            </w:rPr>
          </w:rPrChange>
        </w:rPr>
        <w:t>Khoii</w:t>
      </w:r>
      <w:proofErr w:type="spellEnd"/>
      <w:r w:rsidRPr="001A7447">
        <w:rPr>
          <w:rFonts w:ascii="Times New Roman" w:hAnsi="Times New Roman"/>
          <w:color w:val="000000" w:themeColor="text1"/>
          <w:sz w:val="24"/>
          <w:rPrChange w:id="839" w:author="Microsoft Office User" w:date="2024-10-25T16:49:00Z">
            <w:rPr>
              <w:rFonts w:ascii="Times New Roman" w:hAnsi="Times New Roman"/>
              <w:sz w:val="24"/>
            </w:rPr>
          </w:rPrChange>
        </w:rPr>
        <w:t xml:space="preserve"> (2011) </w:t>
      </w:r>
      <w:proofErr w:type="spellStart"/>
      <w:r w:rsidRPr="001A7447">
        <w:rPr>
          <w:rFonts w:ascii="Times New Roman" w:hAnsi="Times New Roman"/>
          <w:color w:val="000000" w:themeColor="text1"/>
          <w:sz w:val="24"/>
          <w:rPrChange w:id="840" w:author="Microsoft Office User" w:date="2024-10-25T16:49:00Z">
            <w:rPr>
              <w:rFonts w:ascii="Times New Roman" w:hAnsi="Times New Roman"/>
              <w:sz w:val="24"/>
            </w:rPr>
          </w:rPrChange>
        </w:rPr>
        <w:t>states</w:t>
      </w:r>
      <w:proofErr w:type="spellEnd"/>
      <w:r w:rsidRPr="001A7447">
        <w:rPr>
          <w:rFonts w:ascii="Times New Roman" w:hAnsi="Times New Roman"/>
          <w:color w:val="000000" w:themeColor="text1"/>
          <w:sz w:val="24"/>
          <w:rPrChange w:id="84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42"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84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44"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84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46"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84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48" w:author="Microsoft Office User" w:date="2024-10-25T16:49:00Z">
            <w:rPr>
              <w:rFonts w:ascii="Times New Roman" w:hAnsi="Times New Roman"/>
              <w:sz w:val="24"/>
            </w:rPr>
          </w:rPrChange>
        </w:rPr>
        <w:t>difficult</w:t>
      </w:r>
      <w:proofErr w:type="spellEnd"/>
      <w:r w:rsidRPr="001A7447">
        <w:rPr>
          <w:rFonts w:ascii="Times New Roman" w:hAnsi="Times New Roman"/>
          <w:color w:val="000000" w:themeColor="text1"/>
          <w:sz w:val="24"/>
          <w:rPrChange w:id="84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50"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85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52" w:author="Microsoft Office User" w:date="2024-10-25T16:49:00Z">
            <w:rPr>
              <w:rFonts w:ascii="Times New Roman" w:hAnsi="Times New Roman"/>
              <w:sz w:val="24"/>
            </w:rPr>
          </w:rPrChange>
        </w:rPr>
        <w:t>all</w:t>
      </w:r>
      <w:proofErr w:type="spellEnd"/>
      <w:r w:rsidRPr="001A7447">
        <w:rPr>
          <w:rFonts w:ascii="Times New Roman" w:hAnsi="Times New Roman"/>
          <w:color w:val="000000" w:themeColor="text1"/>
          <w:sz w:val="24"/>
          <w:rPrChange w:id="85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54"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85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56" w:author="Microsoft Office User" w:date="2024-10-25T16:49:00Z">
            <w:rPr>
              <w:rFonts w:ascii="Times New Roman" w:hAnsi="Times New Roman"/>
              <w:sz w:val="24"/>
            </w:rPr>
          </w:rPrChange>
        </w:rPr>
        <w:t>but</w:t>
      </w:r>
      <w:proofErr w:type="spellEnd"/>
      <w:r w:rsidRPr="001A7447">
        <w:rPr>
          <w:rFonts w:ascii="Times New Roman" w:hAnsi="Times New Roman"/>
          <w:color w:val="000000" w:themeColor="text1"/>
          <w:sz w:val="24"/>
          <w:rPrChange w:id="857" w:author="Microsoft Office User" w:date="2024-10-25T16:49:00Z">
            <w:rPr>
              <w:rFonts w:ascii="Times New Roman" w:hAnsi="Times New Roman"/>
              <w:sz w:val="24"/>
            </w:rPr>
          </w:rPrChange>
        </w:rPr>
        <w:t xml:space="preserve"> </w:t>
      </w:r>
      <w:ins w:id="858" w:author="Rahma Dianti" w:date="2024-10-19T14:54:00Z">
        <w:r w:rsidR="005C7CB9" w:rsidRPr="001A7447">
          <w:rPr>
            <w:rFonts w:ascii="Times New Roman" w:hAnsi="Times New Roman"/>
            <w:color w:val="000000" w:themeColor="text1"/>
            <w:sz w:val="24"/>
            <w:rPrChange w:id="859" w:author="Microsoft Office User" w:date="2024-10-25T16:49:00Z">
              <w:rPr>
                <w:rFonts w:ascii="Times New Roman" w:hAnsi="Times New Roman"/>
                <w:sz w:val="24"/>
              </w:rPr>
            </w:rPrChange>
          </w:rPr>
          <w:t>-</w:t>
        </w:r>
        <w:proofErr w:type="spellStart"/>
        <w:r w:rsidR="005C7CB9" w:rsidRPr="001A7447">
          <w:rPr>
            <w:rFonts w:ascii="Times New Roman" w:hAnsi="Times New Roman"/>
            <w:color w:val="000000" w:themeColor="text1"/>
            <w:sz w:val="24"/>
            <w:rPrChange w:id="860" w:author="Microsoft Office User" w:date="2024-10-25T16:49:00Z">
              <w:rPr>
                <w:rFonts w:ascii="Times New Roman" w:hAnsi="Times New Roman"/>
                <w:sz w:val="24"/>
              </w:rPr>
            </w:rPrChange>
          </w:rPr>
          <w:t>it</w:t>
        </w:r>
        <w:proofErr w:type="spellEnd"/>
        <w:r w:rsidR="005C7CB9" w:rsidRPr="001A7447">
          <w:rPr>
            <w:rFonts w:ascii="Times New Roman" w:hAnsi="Times New Roman"/>
            <w:color w:val="000000" w:themeColor="text1"/>
            <w:sz w:val="24"/>
            <w:rPrChange w:id="861" w:author="Microsoft Office User" w:date="2024-10-25T16:49:00Z">
              <w:rPr>
                <w:rFonts w:ascii="Times New Roman" w:hAnsi="Times New Roman"/>
                <w:sz w:val="24"/>
              </w:rPr>
            </w:rPrChange>
          </w:rPr>
          <w:t xml:space="preserve"> </w:t>
        </w:r>
        <w:proofErr w:type="spellStart"/>
        <w:r w:rsidR="005C7CB9" w:rsidRPr="001A7447">
          <w:rPr>
            <w:rFonts w:ascii="Times New Roman" w:hAnsi="Times New Roman"/>
            <w:color w:val="000000" w:themeColor="text1"/>
            <w:sz w:val="24"/>
            <w:rPrChange w:id="862" w:author="Microsoft Office User" w:date="2024-10-25T16:49:00Z">
              <w:rPr>
                <w:rFonts w:ascii="Times New Roman" w:hAnsi="Times New Roman"/>
                <w:sz w:val="24"/>
              </w:rPr>
            </w:rPrChange>
          </w:rPr>
          <w:t>is</w:t>
        </w:r>
      </w:ins>
      <w:proofErr w:type="spellEnd"/>
      <w:r w:rsidRPr="001A7447">
        <w:rPr>
          <w:rFonts w:ascii="Times New Roman" w:hAnsi="Times New Roman"/>
          <w:color w:val="000000" w:themeColor="text1"/>
          <w:sz w:val="24"/>
          <w:rPrChange w:id="86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64" w:author="Microsoft Office User" w:date="2024-10-25T16:49:00Z">
            <w:rPr>
              <w:rFonts w:ascii="Times New Roman" w:hAnsi="Times New Roman"/>
              <w:sz w:val="24"/>
            </w:rPr>
          </w:rPrChange>
        </w:rPr>
        <w:t>especially</w:t>
      </w:r>
      <w:proofErr w:type="spellEnd"/>
      <w:r w:rsidRPr="001A7447">
        <w:rPr>
          <w:rFonts w:ascii="Times New Roman" w:hAnsi="Times New Roman"/>
          <w:color w:val="000000" w:themeColor="text1"/>
          <w:sz w:val="24"/>
          <w:rPrChange w:id="86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66" w:author="Microsoft Office User" w:date="2024-10-25T16:49:00Z">
            <w:rPr>
              <w:rFonts w:ascii="Times New Roman" w:hAnsi="Times New Roman"/>
              <w:sz w:val="24"/>
            </w:rPr>
          </w:rPrChange>
        </w:rPr>
        <w:t>difficult</w:t>
      </w:r>
      <w:proofErr w:type="spellEnd"/>
      <w:r w:rsidRPr="001A7447">
        <w:rPr>
          <w:rFonts w:ascii="Times New Roman" w:hAnsi="Times New Roman"/>
          <w:color w:val="000000" w:themeColor="text1"/>
          <w:sz w:val="24"/>
          <w:rPrChange w:id="86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68"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86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70" w:author="Microsoft Office User" w:date="2024-10-25T16:49:00Z">
            <w:rPr>
              <w:rFonts w:ascii="Times New Roman" w:hAnsi="Times New Roman"/>
              <w:sz w:val="24"/>
            </w:rPr>
          </w:rPrChange>
        </w:rPr>
        <w:t>second-language</w:t>
      </w:r>
      <w:proofErr w:type="spellEnd"/>
      <w:r w:rsidRPr="001A7447">
        <w:rPr>
          <w:rFonts w:ascii="Times New Roman" w:hAnsi="Times New Roman"/>
          <w:color w:val="000000" w:themeColor="text1"/>
          <w:sz w:val="24"/>
          <w:rPrChange w:id="87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72" w:author="Microsoft Office User" w:date="2024-10-25T16:49:00Z">
            <w:rPr>
              <w:rFonts w:ascii="Times New Roman" w:hAnsi="Times New Roman"/>
              <w:sz w:val="24"/>
            </w:rPr>
          </w:rPrChange>
        </w:rPr>
        <w:t>learners</w:t>
      </w:r>
      <w:proofErr w:type="spellEnd"/>
      <w:r w:rsidRPr="001A7447">
        <w:rPr>
          <w:rFonts w:ascii="Times New Roman" w:hAnsi="Times New Roman"/>
          <w:color w:val="000000" w:themeColor="text1"/>
          <w:sz w:val="24"/>
          <w:rPrChange w:id="87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74" w:author="Microsoft Office User" w:date="2024-10-25T16:49:00Z">
            <w:rPr>
              <w:rFonts w:ascii="Times New Roman" w:hAnsi="Times New Roman"/>
              <w:sz w:val="24"/>
            </w:rPr>
          </w:rPrChange>
        </w:rPr>
        <w:t>because</w:t>
      </w:r>
      <w:proofErr w:type="spellEnd"/>
      <w:r w:rsidRPr="001A7447">
        <w:rPr>
          <w:rFonts w:ascii="Times New Roman" w:hAnsi="Times New Roman"/>
          <w:color w:val="000000" w:themeColor="text1"/>
          <w:sz w:val="24"/>
          <w:rPrChange w:id="87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76"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87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78"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87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80" w:author="Microsoft Office User" w:date="2024-10-25T16:49:00Z">
            <w:rPr>
              <w:rFonts w:ascii="Times New Roman" w:hAnsi="Times New Roman"/>
              <w:sz w:val="24"/>
            </w:rPr>
          </w:rPrChange>
        </w:rPr>
        <w:t>teachers</w:t>
      </w:r>
      <w:proofErr w:type="spellEnd"/>
      <w:r w:rsidRPr="001A7447">
        <w:rPr>
          <w:rFonts w:ascii="Times New Roman" w:hAnsi="Times New Roman"/>
          <w:color w:val="000000" w:themeColor="text1"/>
          <w:sz w:val="24"/>
          <w:rPrChange w:id="88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82" w:author="Microsoft Office User" w:date="2024-10-25T16:49:00Z">
            <w:rPr>
              <w:rFonts w:ascii="Times New Roman" w:hAnsi="Times New Roman"/>
              <w:sz w:val="24"/>
            </w:rPr>
          </w:rPrChange>
        </w:rPr>
        <w:t>expect</w:t>
      </w:r>
      <w:proofErr w:type="spellEnd"/>
      <w:r w:rsidRPr="001A7447">
        <w:rPr>
          <w:rFonts w:ascii="Times New Roman" w:hAnsi="Times New Roman"/>
          <w:color w:val="000000" w:themeColor="text1"/>
          <w:sz w:val="24"/>
          <w:rPrChange w:id="88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84" w:author="Microsoft Office User" w:date="2024-10-25T16:49:00Z">
            <w:rPr>
              <w:rFonts w:ascii="Times New Roman" w:hAnsi="Times New Roman"/>
              <w:sz w:val="24"/>
            </w:rPr>
          </w:rPrChange>
        </w:rPr>
        <w:t>them</w:t>
      </w:r>
      <w:proofErr w:type="spellEnd"/>
      <w:r w:rsidRPr="001A7447">
        <w:rPr>
          <w:rFonts w:ascii="Times New Roman" w:hAnsi="Times New Roman"/>
          <w:color w:val="000000" w:themeColor="text1"/>
          <w:sz w:val="24"/>
          <w:rPrChange w:id="88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86"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88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88" w:author="Microsoft Office User" w:date="2024-10-25T16:49:00Z">
            <w:rPr>
              <w:rFonts w:ascii="Times New Roman" w:hAnsi="Times New Roman"/>
              <w:sz w:val="24"/>
            </w:rPr>
          </w:rPrChange>
        </w:rPr>
        <w:t>write</w:t>
      </w:r>
      <w:proofErr w:type="spellEnd"/>
      <w:r w:rsidRPr="001A7447">
        <w:rPr>
          <w:rFonts w:ascii="Times New Roman" w:hAnsi="Times New Roman"/>
          <w:color w:val="000000" w:themeColor="text1"/>
          <w:sz w:val="24"/>
          <w:rPrChange w:id="889" w:author="Microsoft Office User" w:date="2024-10-25T16:49:00Z">
            <w:rPr>
              <w:rFonts w:ascii="Times New Roman" w:hAnsi="Times New Roman"/>
              <w:sz w:val="24"/>
            </w:rPr>
          </w:rPrChange>
        </w:rPr>
        <w:t xml:space="preserve"> in </w:t>
      </w:r>
      <w:proofErr w:type="spellStart"/>
      <w:r w:rsidRPr="001A7447">
        <w:rPr>
          <w:rFonts w:ascii="Times New Roman" w:hAnsi="Times New Roman"/>
          <w:color w:val="000000" w:themeColor="text1"/>
          <w:sz w:val="24"/>
          <w:rPrChange w:id="890" w:author="Microsoft Office User" w:date="2024-10-25T16:49:00Z">
            <w:rPr>
              <w:rFonts w:ascii="Times New Roman" w:hAnsi="Times New Roman"/>
              <w:sz w:val="24"/>
            </w:rPr>
          </w:rPrChange>
        </w:rPr>
        <w:t>fluent</w:t>
      </w:r>
      <w:ins w:id="891" w:author="Rahma Dianti" w:date="2024-10-19T14:55:00Z">
        <w:r w:rsidR="005C7CB9" w:rsidRPr="001A7447">
          <w:rPr>
            <w:rFonts w:ascii="Times New Roman" w:hAnsi="Times New Roman"/>
            <w:color w:val="000000" w:themeColor="text1"/>
            <w:sz w:val="24"/>
            <w:rPrChange w:id="892" w:author="Microsoft Office User" w:date="2024-10-25T16:49:00Z">
              <w:rPr>
                <w:rFonts w:ascii="Times New Roman" w:hAnsi="Times New Roman"/>
                <w:sz w:val="24"/>
              </w:rPr>
            </w:rPrChange>
          </w:rPr>
          <w:t>_and</w:t>
        </w:r>
      </w:ins>
      <w:proofErr w:type="spellEnd"/>
      <w:r w:rsidRPr="001A7447">
        <w:rPr>
          <w:rFonts w:ascii="Times New Roman" w:hAnsi="Times New Roman"/>
          <w:color w:val="000000" w:themeColor="text1"/>
          <w:sz w:val="24"/>
          <w:rPrChange w:id="89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94" w:author="Microsoft Office User" w:date="2024-10-25T16:49:00Z">
            <w:rPr>
              <w:rFonts w:ascii="Times New Roman" w:hAnsi="Times New Roman"/>
              <w:sz w:val="24"/>
            </w:rPr>
          </w:rPrChange>
        </w:rPr>
        <w:t>appropriate</w:t>
      </w:r>
      <w:proofErr w:type="spellEnd"/>
      <w:r w:rsidRPr="001A7447">
        <w:rPr>
          <w:rFonts w:ascii="Times New Roman" w:hAnsi="Times New Roman"/>
          <w:color w:val="000000" w:themeColor="text1"/>
          <w:sz w:val="24"/>
          <w:rPrChange w:id="89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96"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89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898" w:author="Microsoft Office User" w:date="2024-10-25T16:49:00Z">
            <w:rPr>
              <w:rFonts w:ascii="Times New Roman" w:hAnsi="Times New Roman"/>
              <w:sz w:val="24"/>
            </w:rPr>
          </w:rPrChange>
        </w:rPr>
        <w:t>Because</w:t>
      </w:r>
      <w:proofErr w:type="spellEnd"/>
      <w:r w:rsidRPr="001A7447">
        <w:rPr>
          <w:rFonts w:ascii="Times New Roman" w:hAnsi="Times New Roman"/>
          <w:color w:val="000000" w:themeColor="text1"/>
          <w:sz w:val="24"/>
          <w:rPrChange w:id="89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00" w:author="Microsoft Office User" w:date="2024-10-25T16:49:00Z">
            <w:rPr>
              <w:rFonts w:ascii="Times New Roman" w:hAnsi="Times New Roman"/>
              <w:sz w:val="24"/>
            </w:rPr>
          </w:rPrChange>
        </w:rPr>
        <w:t>they</w:t>
      </w:r>
      <w:proofErr w:type="spellEnd"/>
      <w:r w:rsidRPr="001A7447">
        <w:rPr>
          <w:rFonts w:ascii="Times New Roman" w:hAnsi="Times New Roman"/>
          <w:color w:val="000000" w:themeColor="text1"/>
          <w:sz w:val="24"/>
          <w:rPrChange w:id="90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02" w:author="Microsoft Office User" w:date="2024-10-25T16:49:00Z">
            <w:rPr>
              <w:rFonts w:ascii="Times New Roman" w:hAnsi="Times New Roman"/>
              <w:sz w:val="24"/>
            </w:rPr>
          </w:rPrChange>
        </w:rPr>
        <w:t>do</w:t>
      </w:r>
      <w:proofErr w:type="spellEnd"/>
      <w:r w:rsidRPr="001A7447">
        <w:rPr>
          <w:rFonts w:ascii="Times New Roman" w:hAnsi="Times New Roman"/>
          <w:color w:val="000000" w:themeColor="text1"/>
          <w:sz w:val="24"/>
          <w:rPrChange w:id="903" w:author="Microsoft Office User" w:date="2024-10-25T16:49:00Z">
            <w:rPr>
              <w:rFonts w:ascii="Times New Roman" w:hAnsi="Times New Roman"/>
              <w:sz w:val="24"/>
            </w:rPr>
          </w:rPrChange>
        </w:rPr>
        <w:t xml:space="preserve"> not </w:t>
      </w:r>
      <w:proofErr w:type="spellStart"/>
      <w:r w:rsidRPr="001A7447">
        <w:rPr>
          <w:rFonts w:ascii="Times New Roman" w:hAnsi="Times New Roman"/>
          <w:color w:val="000000" w:themeColor="text1"/>
          <w:sz w:val="24"/>
          <w:rPrChange w:id="904" w:author="Microsoft Office User" w:date="2024-10-25T16:49:00Z">
            <w:rPr>
              <w:rFonts w:ascii="Times New Roman" w:hAnsi="Times New Roman"/>
              <w:sz w:val="24"/>
            </w:rPr>
          </w:rPrChange>
        </w:rPr>
        <w:t>understand</w:t>
      </w:r>
      <w:proofErr w:type="spellEnd"/>
      <w:r w:rsidRPr="001A7447">
        <w:rPr>
          <w:rFonts w:ascii="Times New Roman" w:hAnsi="Times New Roman"/>
          <w:color w:val="000000" w:themeColor="text1"/>
          <w:sz w:val="24"/>
          <w:rPrChange w:id="90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06" w:author="Microsoft Office User" w:date="2024-10-25T16:49:00Z">
            <w:rPr>
              <w:rFonts w:ascii="Times New Roman" w:hAnsi="Times New Roman"/>
              <w:sz w:val="24"/>
            </w:rPr>
          </w:rPrChange>
        </w:rPr>
        <w:t>how</w:t>
      </w:r>
      <w:proofErr w:type="spellEnd"/>
      <w:r w:rsidRPr="001A7447">
        <w:rPr>
          <w:rFonts w:ascii="Times New Roman" w:hAnsi="Times New Roman"/>
          <w:color w:val="000000" w:themeColor="text1"/>
          <w:sz w:val="24"/>
          <w:rPrChange w:id="90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08"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90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10" w:author="Microsoft Office User" w:date="2024-10-25T16:49:00Z">
            <w:rPr>
              <w:rFonts w:ascii="Times New Roman" w:hAnsi="Times New Roman"/>
              <w:sz w:val="24"/>
            </w:rPr>
          </w:rPrChange>
        </w:rPr>
        <w:t>begin</w:t>
      </w:r>
      <w:proofErr w:type="spellEnd"/>
      <w:r w:rsidRPr="001A7447">
        <w:rPr>
          <w:rFonts w:ascii="Times New Roman" w:hAnsi="Times New Roman"/>
          <w:color w:val="000000" w:themeColor="text1"/>
          <w:sz w:val="24"/>
          <w:rPrChange w:id="91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1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91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14" w:author="Microsoft Office User" w:date="2024-10-25T16:49:00Z">
            <w:rPr>
              <w:rFonts w:ascii="Times New Roman" w:hAnsi="Times New Roman"/>
              <w:sz w:val="24"/>
            </w:rPr>
          </w:rPrChange>
        </w:rPr>
        <w:t>this</w:t>
      </w:r>
      <w:proofErr w:type="spellEnd"/>
      <w:r w:rsidRPr="001A7447">
        <w:rPr>
          <w:rFonts w:ascii="Times New Roman" w:hAnsi="Times New Roman"/>
          <w:color w:val="000000" w:themeColor="text1"/>
          <w:sz w:val="24"/>
          <w:rPrChange w:id="915" w:author="Microsoft Office User" w:date="2024-10-25T16:49:00Z">
            <w:rPr>
              <w:rFonts w:ascii="Times New Roman" w:hAnsi="Times New Roman"/>
              <w:sz w:val="24"/>
            </w:rPr>
          </w:rPrChange>
        </w:rPr>
        <w:t xml:space="preserve"> has </w:t>
      </w:r>
      <w:proofErr w:type="spellStart"/>
      <w:r w:rsidRPr="001A7447">
        <w:rPr>
          <w:rFonts w:ascii="Times New Roman" w:hAnsi="Times New Roman"/>
          <w:color w:val="000000" w:themeColor="text1"/>
          <w:sz w:val="24"/>
          <w:rPrChange w:id="916" w:author="Microsoft Office User" w:date="2024-10-25T16:49:00Z">
            <w:rPr>
              <w:rFonts w:ascii="Times New Roman" w:hAnsi="Times New Roman"/>
              <w:sz w:val="24"/>
            </w:rPr>
          </w:rPrChange>
        </w:rPr>
        <w:t>led</w:t>
      </w:r>
      <w:proofErr w:type="spellEnd"/>
      <w:r w:rsidRPr="001A7447">
        <w:rPr>
          <w:rFonts w:ascii="Times New Roman" w:hAnsi="Times New Roman"/>
          <w:color w:val="000000" w:themeColor="text1"/>
          <w:sz w:val="24"/>
          <w:rPrChange w:id="917" w:author="Microsoft Office User" w:date="2024-10-25T16:49:00Z">
            <w:rPr>
              <w:rFonts w:ascii="Times New Roman" w:hAnsi="Times New Roman"/>
              <w:sz w:val="24"/>
            </w:rPr>
          </w:rPrChange>
        </w:rPr>
        <w:t xml:space="preserve"> </w:t>
      </w:r>
      <w:ins w:id="918" w:author="Rahma Dianti" w:date="2024-10-19T14:56:00Z">
        <w:r w:rsidR="005C7CB9" w:rsidRPr="001A7447">
          <w:rPr>
            <w:rFonts w:ascii="Times New Roman" w:hAnsi="Times New Roman"/>
            <w:color w:val="000000" w:themeColor="text1"/>
            <w:sz w:val="24"/>
            <w:rPrChange w:id="919" w:author="Microsoft Office User" w:date="2024-10-25T16:49:00Z">
              <w:rPr>
                <w:rFonts w:ascii="Times New Roman" w:hAnsi="Times New Roman"/>
                <w:sz w:val="24"/>
              </w:rPr>
            </w:rPrChange>
          </w:rPr>
          <w:t>_</w:t>
        </w:r>
        <w:proofErr w:type="spellStart"/>
        <w:r w:rsidR="005C7CB9" w:rsidRPr="001A7447">
          <w:rPr>
            <w:rFonts w:ascii="Times New Roman" w:hAnsi="Times New Roman"/>
            <w:color w:val="000000" w:themeColor="text1"/>
            <w:sz w:val="24"/>
            <w:rPrChange w:id="920" w:author="Microsoft Office User" w:date="2024-10-25T16:49:00Z">
              <w:rPr>
                <w:rFonts w:ascii="Times New Roman" w:hAnsi="Times New Roman"/>
                <w:sz w:val="24"/>
              </w:rPr>
            </w:rPrChange>
          </w:rPr>
          <w:t>them_confused</w:t>
        </w:r>
      </w:ins>
      <w:proofErr w:type="spellEnd"/>
      <w:r w:rsidRPr="001A7447">
        <w:rPr>
          <w:rFonts w:ascii="Times New Roman" w:hAnsi="Times New Roman"/>
          <w:color w:val="000000" w:themeColor="text1"/>
          <w:sz w:val="24"/>
          <w:rPrChange w:id="92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22"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92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24" w:author="Microsoft Office User" w:date="2024-10-25T16:49:00Z">
            <w:rPr>
              <w:rFonts w:ascii="Times New Roman" w:hAnsi="Times New Roman"/>
              <w:sz w:val="24"/>
            </w:rPr>
          </w:rPrChange>
        </w:rPr>
        <w:t>should</w:t>
      </w:r>
      <w:proofErr w:type="spellEnd"/>
      <w:r w:rsidRPr="001A7447">
        <w:rPr>
          <w:rFonts w:ascii="Times New Roman" w:hAnsi="Times New Roman"/>
          <w:color w:val="000000" w:themeColor="text1"/>
          <w:sz w:val="24"/>
          <w:rPrChange w:id="92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26" w:author="Microsoft Office User" w:date="2024-10-25T16:49:00Z">
            <w:rPr>
              <w:rFonts w:ascii="Times New Roman" w:hAnsi="Times New Roman"/>
              <w:sz w:val="24"/>
            </w:rPr>
          </w:rPrChange>
        </w:rPr>
        <w:t>also</w:t>
      </w:r>
      <w:proofErr w:type="spellEnd"/>
      <w:r w:rsidRPr="001A7447">
        <w:rPr>
          <w:rFonts w:ascii="Times New Roman" w:hAnsi="Times New Roman"/>
          <w:color w:val="000000" w:themeColor="text1"/>
          <w:sz w:val="24"/>
          <w:rPrChange w:id="92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28" w:author="Microsoft Office User" w:date="2024-10-25T16:49:00Z">
            <w:rPr>
              <w:rFonts w:ascii="Times New Roman" w:hAnsi="Times New Roman"/>
              <w:sz w:val="24"/>
            </w:rPr>
          </w:rPrChange>
        </w:rPr>
        <w:t>utilize</w:t>
      </w:r>
      <w:proofErr w:type="spellEnd"/>
      <w:r w:rsidRPr="001A7447">
        <w:rPr>
          <w:rFonts w:ascii="Times New Roman" w:hAnsi="Times New Roman"/>
          <w:color w:val="000000" w:themeColor="text1"/>
          <w:sz w:val="24"/>
          <w:rPrChange w:id="92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30" w:author="Microsoft Office User" w:date="2024-10-25T16:49:00Z">
            <w:rPr>
              <w:rFonts w:ascii="Times New Roman" w:hAnsi="Times New Roman"/>
              <w:sz w:val="24"/>
            </w:rPr>
          </w:rPrChange>
        </w:rPr>
        <w:t>proper</w:t>
      </w:r>
      <w:proofErr w:type="spellEnd"/>
      <w:r w:rsidRPr="001A7447">
        <w:rPr>
          <w:rFonts w:ascii="Times New Roman" w:hAnsi="Times New Roman"/>
          <w:color w:val="000000" w:themeColor="text1"/>
          <w:sz w:val="24"/>
          <w:rPrChange w:id="93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32" w:author="Microsoft Office User" w:date="2024-10-25T16:49:00Z">
            <w:rPr>
              <w:rFonts w:ascii="Times New Roman" w:hAnsi="Times New Roman"/>
              <w:sz w:val="24"/>
            </w:rPr>
          </w:rPrChange>
        </w:rPr>
        <w:t>grammar</w:t>
      </w:r>
      <w:proofErr w:type="spellEnd"/>
      <w:r w:rsidRPr="001A7447">
        <w:rPr>
          <w:rFonts w:ascii="Times New Roman" w:hAnsi="Times New Roman"/>
          <w:color w:val="000000" w:themeColor="text1"/>
          <w:sz w:val="24"/>
          <w:rPrChange w:id="93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34"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93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36" w:author="Microsoft Office User" w:date="2024-10-25T16:49:00Z">
            <w:rPr>
              <w:rFonts w:ascii="Times New Roman" w:hAnsi="Times New Roman"/>
              <w:sz w:val="24"/>
            </w:rPr>
          </w:rPrChange>
        </w:rPr>
        <w:t>terminology</w:t>
      </w:r>
      <w:proofErr w:type="spellEnd"/>
      <w:r w:rsidRPr="001A7447">
        <w:rPr>
          <w:rFonts w:ascii="Times New Roman" w:hAnsi="Times New Roman"/>
          <w:color w:val="000000" w:themeColor="text1"/>
          <w:sz w:val="24"/>
          <w:rPrChange w:id="93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38" w:author="Microsoft Office User" w:date="2024-10-25T16:49:00Z">
            <w:rPr>
              <w:rFonts w:ascii="Times New Roman" w:hAnsi="Times New Roman"/>
              <w:sz w:val="24"/>
            </w:rPr>
          </w:rPrChange>
        </w:rPr>
        <w:t>when</w:t>
      </w:r>
      <w:proofErr w:type="spellEnd"/>
      <w:r w:rsidRPr="001A7447">
        <w:rPr>
          <w:rFonts w:ascii="Times New Roman" w:hAnsi="Times New Roman"/>
          <w:color w:val="000000" w:themeColor="text1"/>
          <w:sz w:val="24"/>
          <w:rPrChange w:id="93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40"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94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4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94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44"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94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46" w:author="Microsoft Office User" w:date="2024-10-25T16:49:00Z">
            <w:rPr>
              <w:rFonts w:ascii="Times New Roman" w:hAnsi="Times New Roman"/>
              <w:sz w:val="24"/>
            </w:rPr>
          </w:rPrChange>
        </w:rPr>
        <w:t>difficult</w:t>
      </w:r>
      <w:proofErr w:type="spellEnd"/>
      <w:r w:rsidRPr="001A7447">
        <w:rPr>
          <w:rFonts w:ascii="Times New Roman" w:hAnsi="Times New Roman"/>
          <w:color w:val="000000" w:themeColor="text1"/>
          <w:sz w:val="24"/>
          <w:rPrChange w:id="94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48"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94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50"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95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52" w:author="Microsoft Office User" w:date="2024-10-25T16:49:00Z">
            <w:rPr>
              <w:rFonts w:ascii="Times New Roman" w:hAnsi="Times New Roman"/>
              <w:sz w:val="24"/>
            </w:rPr>
          </w:rPrChange>
        </w:rPr>
        <w:t>due</w:t>
      </w:r>
      <w:proofErr w:type="spellEnd"/>
      <w:r w:rsidRPr="001A7447">
        <w:rPr>
          <w:rFonts w:ascii="Times New Roman" w:hAnsi="Times New Roman"/>
          <w:color w:val="000000" w:themeColor="text1"/>
          <w:sz w:val="24"/>
          <w:rPrChange w:id="95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54"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95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56"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95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58"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95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60"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96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62" w:author="Microsoft Office User" w:date="2024-10-25T16:49:00Z">
            <w:rPr>
              <w:rFonts w:ascii="Times New Roman" w:hAnsi="Times New Roman"/>
              <w:sz w:val="24"/>
            </w:rPr>
          </w:rPrChange>
        </w:rPr>
        <w:t>lack</w:t>
      </w:r>
      <w:proofErr w:type="spellEnd"/>
      <w:r w:rsidRPr="001A7447">
        <w:rPr>
          <w:rFonts w:ascii="Times New Roman" w:hAnsi="Times New Roman"/>
          <w:color w:val="000000" w:themeColor="text1"/>
          <w:sz w:val="24"/>
          <w:rPrChange w:id="96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64"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96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966" w:author="Microsoft Office User" w:date="2024-10-25T16:49:00Z">
            <w:rPr>
              <w:rFonts w:ascii="Times New Roman" w:hAnsi="Times New Roman"/>
              <w:sz w:val="24"/>
            </w:rPr>
          </w:rPrChange>
        </w:rPr>
        <w:t>confidence</w:t>
      </w:r>
      <w:proofErr w:type="spellEnd"/>
      <w:r w:rsidRPr="001A7447">
        <w:rPr>
          <w:rFonts w:ascii="Times New Roman" w:hAnsi="Times New Roman"/>
          <w:color w:val="000000" w:themeColor="text1"/>
          <w:sz w:val="24"/>
          <w:rPrChange w:id="967" w:author="Microsoft Office User" w:date="2024-10-25T16:49:00Z">
            <w:rPr>
              <w:rFonts w:ascii="Times New Roman" w:hAnsi="Times New Roman"/>
              <w:sz w:val="24"/>
            </w:rPr>
          </w:rPrChange>
        </w:rPr>
        <w:t xml:space="preserve">. </w:t>
      </w:r>
      <w:proofErr w:type="spellStart"/>
      <w:ins w:id="968" w:author="Microsoft Office User" w:date="2024-10-25T16:14:00Z">
        <w:r w:rsidR="00312661" w:rsidRPr="001A7447">
          <w:rPr>
            <w:color w:val="000000" w:themeColor="text1"/>
            <w:rPrChange w:id="969" w:author="Microsoft Office User" w:date="2024-10-25T16:49:00Z">
              <w:rPr/>
            </w:rPrChange>
          </w:rPr>
          <w:t>This</w:t>
        </w:r>
        <w:proofErr w:type="spellEnd"/>
        <w:r w:rsidR="00312661" w:rsidRPr="001A7447">
          <w:rPr>
            <w:color w:val="000000" w:themeColor="text1"/>
            <w:rPrChange w:id="970" w:author="Microsoft Office User" w:date="2024-10-25T16:49:00Z">
              <w:rPr/>
            </w:rPrChange>
          </w:rPr>
          <w:t xml:space="preserve"> </w:t>
        </w:r>
        <w:proofErr w:type="spellStart"/>
        <w:r w:rsidR="00312661" w:rsidRPr="001A7447">
          <w:rPr>
            <w:color w:val="000000" w:themeColor="text1"/>
            <w:rPrChange w:id="971" w:author="Microsoft Office User" w:date="2024-10-25T16:49:00Z">
              <w:rPr/>
            </w:rPrChange>
          </w:rPr>
          <w:t>can</w:t>
        </w:r>
        <w:proofErr w:type="spellEnd"/>
        <w:r w:rsidR="00312661" w:rsidRPr="001A7447">
          <w:rPr>
            <w:color w:val="000000" w:themeColor="text1"/>
            <w:rPrChange w:id="972" w:author="Microsoft Office User" w:date="2024-10-25T16:49:00Z">
              <w:rPr/>
            </w:rPrChange>
          </w:rPr>
          <w:t xml:space="preserve"> </w:t>
        </w:r>
        <w:proofErr w:type="spellStart"/>
        <w:r w:rsidR="00312661" w:rsidRPr="001A7447">
          <w:rPr>
            <w:color w:val="000000" w:themeColor="text1"/>
            <w:rPrChange w:id="973" w:author="Microsoft Office User" w:date="2024-10-25T16:49:00Z">
              <w:rPr/>
            </w:rPrChange>
          </w:rPr>
          <w:t>lead</w:t>
        </w:r>
        <w:proofErr w:type="spellEnd"/>
        <w:r w:rsidR="00312661" w:rsidRPr="001A7447">
          <w:rPr>
            <w:color w:val="000000" w:themeColor="text1"/>
            <w:rPrChange w:id="974" w:author="Microsoft Office User" w:date="2024-10-25T16:49:00Z">
              <w:rPr/>
            </w:rPrChange>
          </w:rPr>
          <w:t xml:space="preserve"> </w:t>
        </w:r>
        <w:proofErr w:type="spellStart"/>
        <w:r w:rsidR="00312661" w:rsidRPr="001A7447">
          <w:rPr>
            <w:color w:val="000000" w:themeColor="text1"/>
            <w:rPrChange w:id="975" w:author="Microsoft Office User" w:date="2024-10-25T16:49:00Z">
              <w:rPr/>
            </w:rPrChange>
          </w:rPr>
          <w:t>to</w:t>
        </w:r>
        <w:proofErr w:type="spellEnd"/>
        <w:r w:rsidR="00312661" w:rsidRPr="001A7447">
          <w:rPr>
            <w:color w:val="000000" w:themeColor="text1"/>
            <w:rPrChange w:id="976" w:author="Microsoft Office User" w:date="2024-10-25T16:49:00Z">
              <w:rPr/>
            </w:rPrChange>
          </w:rPr>
          <w:t xml:space="preserve"> </w:t>
        </w:r>
        <w:proofErr w:type="spellStart"/>
        <w:r w:rsidR="00312661" w:rsidRPr="001A7447">
          <w:rPr>
            <w:color w:val="000000" w:themeColor="text1"/>
            <w:rPrChange w:id="977" w:author="Microsoft Office User" w:date="2024-10-25T16:49:00Z">
              <w:rPr/>
            </w:rPrChange>
          </w:rPr>
          <w:t>frustration</w:t>
        </w:r>
        <w:proofErr w:type="spellEnd"/>
        <w:r w:rsidR="00312661" w:rsidRPr="001A7447">
          <w:rPr>
            <w:color w:val="000000" w:themeColor="text1"/>
            <w:rPrChange w:id="978" w:author="Microsoft Office User" w:date="2024-10-25T16:49:00Z">
              <w:rPr/>
            </w:rPrChange>
          </w:rPr>
          <w:t xml:space="preserve"> </w:t>
        </w:r>
        <w:proofErr w:type="spellStart"/>
        <w:r w:rsidR="00312661" w:rsidRPr="001A7447">
          <w:rPr>
            <w:color w:val="000000" w:themeColor="text1"/>
            <w:rPrChange w:id="979" w:author="Microsoft Office User" w:date="2024-10-25T16:49:00Z">
              <w:rPr/>
            </w:rPrChange>
          </w:rPr>
          <w:t>and</w:t>
        </w:r>
        <w:proofErr w:type="spellEnd"/>
        <w:r w:rsidR="00312661" w:rsidRPr="001A7447">
          <w:rPr>
            <w:color w:val="000000" w:themeColor="text1"/>
            <w:rPrChange w:id="980" w:author="Microsoft Office User" w:date="2024-10-25T16:49:00Z">
              <w:rPr/>
            </w:rPrChange>
          </w:rPr>
          <w:t xml:space="preserve"> </w:t>
        </w:r>
        <w:proofErr w:type="spellStart"/>
        <w:r w:rsidR="00312661" w:rsidRPr="001A7447">
          <w:rPr>
            <w:color w:val="000000" w:themeColor="text1"/>
            <w:rPrChange w:id="981" w:author="Microsoft Office User" w:date="2024-10-25T16:49:00Z">
              <w:rPr/>
            </w:rPrChange>
          </w:rPr>
          <w:t>avoidance</w:t>
        </w:r>
        <w:proofErr w:type="spellEnd"/>
        <w:r w:rsidR="00312661" w:rsidRPr="001A7447">
          <w:rPr>
            <w:color w:val="000000" w:themeColor="text1"/>
            <w:rPrChange w:id="982" w:author="Microsoft Office User" w:date="2024-10-25T16:49:00Z">
              <w:rPr/>
            </w:rPrChange>
          </w:rPr>
          <w:t xml:space="preserve"> </w:t>
        </w:r>
        <w:proofErr w:type="spellStart"/>
        <w:r w:rsidR="00312661" w:rsidRPr="001A7447">
          <w:rPr>
            <w:color w:val="000000" w:themeColor="text1"/>
            <w:rPrChange w:id="983" w:author="Microsoft Office User" w:date="2024-10-25T16:49:00Z">
              <w:rPr/>
            </w:rPrChange>
          </w:rPr>
          <w:t>of</w:t>
        </w:r>
        <w:proofErr w:type="spellEnd"/>
        <w:r w:rsidR="00312661" w:rsidRPr="001A7447">
          <w:rPr>
            <w:color w:val="000000" w:themeColor="text1"/>
            <w:rPrChange w:id="984" w:author="Microsoft Office User" w:date="2024-10-25T16:49:00Z">
              <w:rPr/>
            </w:rPrChange>
          </w:rPr>
          <w:t xml:space="preserve"> </w:t>
        </w:r>
        <w:proofErr w:type="spellStart"/>
        <w:r w:rsidR="00312661" w:rsidRPr="001A7447">
          <w:rPr>
            <w:color w:val="000000" w:themeColor="text1"/>
            <w:rPrChange w:id="985" w:author="Microsoft Office User" w:date="2024-10-25T16:49:00Z">
              <w:rPr/>
            </w:rPrChange>
          </w:rPr>
          <w:t>writing</w:t>
        </w:r>
        <w:proofErr w:type="spellEnd"/>
        <w:r w:rsidR="00312661" w:rsidRPr="001A7447">
          <w:rPr>
            <w:color w:val="000000" w:themeColor="text1"/>
            <w:rPrChange w:id="986" w:author="Microsoft Office User" w:date="2024-10-25T16:49:00Z">
              <w:rPr/>
            </w:rPrChange>
          </w:rPr>
          <w:t xml:space="preserve"> </w:t>
        </w:r>
        <w:proofErr w:type="spellStart"/>
        <w:r w:rsidR="00312661" w:rsidRPr="001A7447">
          <w:rPr>
            <w:color w:val="000000" w:themeColor="text1"/>
            <w:rPrChange w:id="987" w:author="Microsoft Office User" w:date="2024-10-25T16:49:00Z">
              <w:rPr/>
            </w:rPrChange>
          </w:rPr>
          <w:t>tasks</w:t>
        </w:r>
        <w:proofErr w:type="spellEnd"/>
        <w:r w:rsidR="00312661" w:rsidRPr="001A7447">
          <w:rPr>
            <w:color w:val="000000" w:themeColor="text1"/>
            <w:rPrChange w:id="988" w:author="Microsoft Office User" w:date="2024-10-25T16:49:00Z">
              <w:rPr/>
            </w:rPrChange>
          </w:rPr>
          <w:t xml:space="preserve">, </w:t>
        </w:r>
        <w:proofErr w:type="spellStart"/>
        <w:r w:rsidR="00312661" w:rsidRPr="001A7447">
          <w:rPr>
            <w:color w:val="000000" w:themeColor="text1"/>
            <w:rPrChange w:id="989" w:author="Microsoft Office User" w:date="2024-10-25T16:49:00Z">
              <w:rPr/>
            </w:rPrChange>
          </w:rPr>
          <w:t>ultimately</w:t>
        </w:r>
        <w:proofErr w:type="spellEnd"/>
        <w:r w:rsidR="00312661" w:rsidRPr="001A7447">
          <w:rPr>
            <w:color w:val="000000" w:themeColor="text1"/>
            <w:rPrChange w:id="990" w:author="Microsoft Office User" w:date="2024-10-25T16:49:00Z">
              <w:rPr/>
            </w:rPrChange>
          </w:rPr>
          <w:t xml:space="preserve"> </w:t>
        </w:r>
        <w:proofErr w:type="spellStart"/>
        <w:r w:rsidR="00312661" w:rsidRPr="001A7447">
          <w:rPr>
            <w:color w:val="000000" w:themeColor="text1"/>
            <w:rPrChange w:id="991" w:author="Microsoft Office User" w:date="2024-10-25T16:49:00Z">
              <w:rPr/>
            </w:rPrChange>
          </w:rPr>
          <w:t>hindering</w:t>
        </w:r>
        <w:proofErr w:type="spellEnd"/>
        <w:r w:rsidR="00312661" w:rsidRPr="001A7447">
          <w:rPr>
            <w:color w:val="000000" w:themeColor="text1"/>
            <w:rPrChange w:id="992" w:author="Microsoft Office User" w:date="2024-10-25T16:49:00Z">
              <w:rPr/>
            </w:rPrChange>
          </w:rPr>
          <w:t xml:space="preserve"> </w:t>
        </w:r>
        <w:proofErr w:type="spellStart"/>
        <w:r w:rsidR="00312661" w:rsidRPr="001A7447">
          <w:rPr>
            <w:color w:val="000000" w:themeColor="text1"/>
            <w:rPrChange w:id="993" w:author="Microsoft Office User" w:date="2024-10-25T16:49:00Z">
              <w:rPr/>
            </w:rPrChange>
          </w:rPr>
          <w:t>their</w:t>
        </w:r>
        <w:proofErr w:type="spellEnd"/>
        <w:r w:rsidR="00312661" w:rsidRPr="001A7447">
          <w:rPr>
            <w:color w:val="000000" w:themeColor="text1"/>
            <w:rPrChange w:id="994" w:author="Microsoft Office User" w:date="2024-10-25T16:49:00Z">
              <w:rPr/>
            </w:rPrChange>
          </w:rPr>
          <w:t xml:space="preserve"> </w:t>
        </w:r>
        <w:proofErr w:type="spellStart"/>
        <w:r w:rsidR="00312661" w:rsidRPr="001A7447">
          <w:rPr>
            <w:color w:val="000000" w:themeColor="text1"/>
            <w:rPrChange w:id="995" w:author="Microsoft Office User" w:date="2024-10-25T16:49:00Z">
              <w:rPr/>
            </w:rPrChange>
          </w:rPr>
          <w:t>academic</w:t>
        </w:r>
        <w:proofErr w:type="spellEnd"/>
        <w:r w:rsidR="00312661" w:rsidRPr="001A7447">
          <w:rPr>
            <w:color w:val="000000" w:themeColor="text1"/>
            <w:rPrChange w:id="996" w:author="Microsoft Office User" w:date="2024-10-25T16:49:00Z">
              <w:rPr/>
            </w:rPrChange>
          </w:rPr>
          <w:t xml:space="preserve"> </w:t>
        </w:r>
        <w:proofErr w:type="spellStart"/>
        <w:r w:rsidR="00312661" w:rsidRPr="001A7447">
          <w:rPr>
            <w:color w:val="000000" w:themeColor="text1"/>
            <w:rPrChange w:id="997" w:author="Microsoft Office User" w:date="2024-10-25T16:49:00Z">
              <w:rPr/>
            </w:rPrChange>
          </w:rPr>
          <w:t>progress</w:t>
        </w:r>
        <w:proofErr w:type="spellEnd"/>
        <w:r w:rsidR="00312661" w:rsidRPr="001A7447">
          <w:rPr>
            <w:color w:val="000000" w:themeColor="text1"/>
            <w:rPrChange w:id="998" w:author="Microsoft Office User" w:date="2024-10-25T16:49:00Z">
              <w:rPr/>
            </w:rPrChange>
          </w:rPr>
          <w:t xml:space="preserve"> </w:t>
        </w:r>
        <w:proofErr w:type="spellStart"/>
        <w:r w:rsidR="00312661" w:rsidRPr="001A7447">
          <w:rPr>
            <w:color w:val="000000" w:themeColor="text1"/>
            <w:rPrChange w:id="999" w:author="Microsoft Office User" w:date="2024-10-25T16:49:00Z">
              <w:rPr/>
            </w:rPrChange>
          </w:rPr>
          <w:t>and</w:t>
        </w:r>
        <w:proofErr w:type="spellEnd"/>
        <w:r w:rsidR="00312661" w:rsidRPr="001A7447">
          <w:rPr>
            <w:color w:val="000000" w:themeColor="text1"/>
            <w:rPrChange w:id="1000" w:author="Microsoft Office User" w:date="2024-10-25T16:49:00Z">
              <w:rPr/>
            </w:rPrChange>
          </w:rPr>
          <w:t xml:space="preserve"> </w:t>
        </w:r>
        <w:proofErr w:type="spellStart"/>
        <w:r w:rsidR="00312661" w:rsidRPr="001A7447">
          <w:rPr>
            <w:color w:val="000000" w:themeColor="text1"/>
            <w:rPrChange w:id="1001" w:author="Microsoft Office User" w:date="2024-10-25T16:49:00Z">
              <w:rPr/>
            </w:rPrChange>
          </w:rPr>
          <w:t>expression</w:t>
        </w:r>
        <w:proofErr w:type="spellEnd"/>
        <w:r w:rsidR="00312661" w:rsidRPr="001A7447">
          <w:rPr>
            <w:color w:val="000000" w:themeColor="text1"/>
            <w:rPrChange w:id="1002" w:author="Microsoft Office User" w:date="2024-10-25T16:49:00Z">
              <w:rPr/>
            </w:rPrChange>
          </w:rPr>
          <w:t xml:space="preserve"> </w:t>
        </w:r>
        <w:proofErr w:type="spellStart"/>
        <w:r w:rsidR="00312661" w:rsidRPr="001A7447">
          <w:rPr>
            <w:color w:val="000000" w:themeColor="text1"/>
            <w:rPrChange w:id="1003" w:author="Microsoft Office User" w:date="2024-10-25T16:49:00Z">
              <w:rPr/>
            </w:rPrChange>
          </w:rPr>
          <w:t>of</w:t>
        </w:r>
        <w:proofErr w:type="spellEnd"/>
        <w:r w:rsidR="00312661" w:rsidRPr="001A7447">
          <w:rPr>
            <w:color w:val="000000" w:themeColor="text1"/>
            <w:rPrChange w:id="1004" w:author="Microsoft Office User" w:date="2024-10-25T16:49:00Z">
              <w:rPr/>
            </w:rPrChange>
          </w:rPr>
          <w:t xml:space="preserve"> </w:t>
        </w:r>
        <w:proofErr w:type="spellStart"/>
        <w:r w:rsidR="00312661" w:rsidRPr="001A7447">
          <w:rPr>
            <w:color w:val="000000" w:themeColor="text1"/>
            <w:rPrChange w:id="1005" w:author="Microsoft Office User" w:date="2024-10-25T16:49:00Z">
              <w:rPr/>
            </w:rPrChange>
          </w:rPr>
          <w:t>ideas.</w:t>
        </w:r>
      </w:ins>
      <w:r w:rsidRPr="001A7447">
        <w:rPr>
          <w:rFonts w:ascii="Times New Roman" w:hAnsi="Times New Roman"/>
          <w:color w:val="000000" w:themeColor="text1"/>
          <w:sz w:val="24"/>
          <w:rPrChange w:id="1006" w:author="Microsoft Office User" w:date="2024-10-25T16:49:00Z">
            <w:rPr>
              <w:rFonts w:ascii="Times New Roman" w:hAnsi="Times New Roman"/>
              <w:sz w:val="24"/>
            </w:rPr>
          </w:rPrChange>
        </w:rPr>
        <w:t>One</w:t>
      </w:r>
      <w:proofErr w:type="spellEnd"/>
      <w:r w:rsidRPr="001A7447">
        <w:rPr>
          <w:rFonts w:ascii="Times New Roman" w:hAnsi="Times New Roman"/>
          <w:color w:val="000000" w:themeColor="text1"/>
          <w:sz w:val="24"/>
          <w:rPrChange w:id="100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08"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00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10" w:author="Microsoft Office User" w:date="2024-10-25T16:49:00Z">
            <w:rPr>
              <w:rFonts w:ascii="Times New Roman" w:hAnsi="Times New Roman"/>
              <w:sz w:val="24"/>
            </w:rPr>
          </w:rPrChange>
        </w:rPr>
        <w:t>pattern</w:t>
      </w:r>
      <w:proofErr w:type="spellEnd"/>
      <w:r w:rsidRPr="001A7447">
        <w:rPr>
          <w:rFonts w:ascii="Times New Roman" w:hAnsi="Times New Roman"/>
          <w:color w:val="000000" w:themeColor="text1"/>
          <w:sz w:val="24"/>
          <w:rPrChange w:id="101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12"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101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14" w:author="Microsoft Office User" w:date="2024-10-25T16:49:00Z">
            <w:rPr>
              <w:rFonts w:ascii="Times New Roman" w:hAnsi="Times New Roman"/>
              <w:sz w:val="24"/>
            </w:rPr>
          </w:rPrChange>
        </w:rPr>
        <w:t>fear</w:t>
      </w:r>
      <w:proofErr w:type="spellEnd"/>
      <w:r w:rsidRPr="001A7447">
        <w:rPr>
          <w:rFonts w:ascii="Times New Roman" w:hAnsi="Times New Roman"/>
          <w:color w:val="000000" w:themeColor="text1"/>
          <w:sz w:val="24"/>
          <w:rPrChange w:id="101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16"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017" w:author="Microsoft Office User" w:date="2024-10-25T16:49:00Z">
            <w:rPr>
              <w:rFonts w:ascii="Times New Roman" w:hAnsi="Times New Roman"/>
              <w:sz w:val="24"/>
            </w:rPr>
          </w:rPrChange>
        </w:rPr>
        <w:t xml:space="preserve"> making </w:t>
      </w:r>
      <w:proofErr w:type="spellStart"/>
      <w:r w:rsidRPr="001A7447">
        <w:rPr>
          <w:rFonts w:ascii="Times New Roman" w:hAnsi="Times New Roman"/>
          <w:color w:val="000000" w:themeColor="text1"/>
          <w:sz w:val="24"/>
          <w:rPrChange w:id="1018"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101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20"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02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22" w:author="Microsoft Office User" w:date="2024-10-25T16:49:00Z">
            <w:rPr>
              <w:rFonts w:ascii="Times New Roman" w:hAnsi="Times New Roman"/>
              <w:sz w:val="24"/>
            </w:rPr>
          </w:rPrChange>
        </w:rPr>
        <w:t>blunders</w:t>
      </w:r>
      <w:proofErr w:type="spellEnd"/>
      <w:r w:rsidRPr="001A7447">
        <w:rPr>
          <w:rFonts w:ascii="Times New Roman" w:hAnsi="Times New Roman"/>
          <w:color w:val="000000" w:themeColor="text1"/>
          <w:sz w:val="24"/>
          <w:rPrChange w:id="102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24" w:author="Microsoft Office User" w:date="2024-10-25T16:49:00Z">
            <w:rPr>
              <w:rFonts w:ascii="Times New Roman" w:hAnsi="Times New Roman"/>
              <w:sz w:val="24"/>
            </w:rPr>
          </w:rPrChange>
        </w:rPr>
        <w:t>because</w:t>
      </w:r>
      <w:proofErr w:type="spellEnd"/>
      <w:r w:rsidRPr="001A7447">
        <w:rPr>
          <w:rFonts w:ascii="Times New Roman" w:hAnsi="Times New Roman"/>
          <w:color w:val="000000" w:themeColor="text1"/>
          <w:sz w:val="24"/>
          <w:rPrChange w:id="102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26" w:author="Microsoft Office User" w:date="2024-10-25T16:49:00Z">
            <w:rPr>
              <w:rFonts w:ascii="Times New Roman" w:hAnsi="Times New Roman"/>
              <w:sz w:val="24"/>
            </w:rPr>
          </w:rPrChange>
        </w:rPr>
        <w:t>kids</w:t>
      </w:r>
      <w:proofErr w:type="spellEnd"/>
      <w:r w:rsidRPr="001A7447">
        <w:rPr>
          <w:rFonts w:ascii="Times New Roman" w:hAnsi="Times New Roman"/>
          <w:color w:val="000000" w:themeColor="text1"/>
          <w:sz w:val="24"/>
          <w:rPrChange w:id="1027" w:author="Microsoft Office User" w:date="2024-10-25T16:49:00Z">
            <w:rPr>
              <w:rFonts w:ascii="Times New Roman" w:hAnsi="Times New Roman"/>
              <w:sz w:val="24"/>
            </w:rPr>
          </w:rPrChange>
        </w:rPr>
        <w:t xml:space="preserve"> are </w:t>
      </w:r>
      <w:proofErr w:type="spellStart"/>
      <w:r w:rsidRPr="001A7447">
        <w:rPr>
          <w:rFonts w:ascii="Times New Roman" w:hAnsi="Times New Roman"/>
          <w:color w:val="000000" w:themeColor="text1"/>
          <w:sz w:val="24"/>
          <w:rPrChange w:id="1028" w:author="Microsoft Office User" w:date="2024-10-25T16:49:00Z">
            <w:rPr>
              <w:rFonts w:ascii="Times New Roman" w:hAnsi="Times New Roman"/>
              <w:sz w:val="24"/>
            </w:rPr>
          </w:rPrChange>
        </w:rPr>
        <w:t>terrified</w:t>
      </w:r>
      <w:proofErr w:type="spellEnd"/>
      <w:r w:rsidRPr="001A7447">
        <w:rPr>
          <w:rFonts w:ascii="Times New Roman" w:hAnsi="Times New Roman"/>
          <w:color w:val="000000" w:themeColor="text1"/>
          <w:sz w:val="24"/>
          <w:rPrChange w:id="102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30"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03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3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03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34"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03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36" w:author="Microsoft Office User" w:date="2024-10-25T16:49:00Z">
            <w:rPr>
              <w:rFonts w:ascii="Times New Roman" w:hAnsi="Times New Roman"/>
              <w:sz w:val="24"/>
            </w:rPr>
          </w:rPrChange>
        </w:rPr>
        <w:t>about</w:t>
      </w:r>
      <w:proofErr w:type="spellEnd"/>
      <w:r w:rsidRPr="001A7447">
        <w:rPr>
          <w:rFonts w:ascii="Times New Roman" w:hAnsi="Times New Roman"/>
          <w:color w:val="000000" w:themeColor="text1"/>
          <w:sz w:val="24"/>
          <w:rPrChange w:id="103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38" w:author="Microsoft Office User" w:date="2024-10-25T16:49:00Z">
            <w:rPr>
              <w:rFonts w:ascii="Times New Roman" w:hAnsi="Times New Roman"/>
              <w:sz w:val="24"/>
            </w:rPr>
          </w:rPrChange>
        </w:rPr>
        <w:t>learning</w:t>
      </w:r>
      <w:proofErr w:type="spellEnd"/>
      <w:r w:rsidRPr="001A7447">
        <w:rPr>
          <w:rFonts w:ascii="Times New Roman" w:hAnsi="Times New Roman"/>
          <w:color w:val="000000" w:themeColor="text1"/>
          <w:sz w:val="24"/>
          <w:rPrChange w:id="103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40"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104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42" w:author="Microsoft Office User" w:date="2024-10-25T16:49:00Z">
            <w:rPr>
              <w:rFonts w:ascii="Times New Roman" w:hAnsi="Times New Roman"/>
              <w:sz w:val="24"/>
            </w:rPr>
          </w:rPrChange>
        </w:rPr>
        <w:t>can</w:t>
      </w:r>
      <w:proofErr w:type="spellEnd"/>
      <w:r w:rsidRPr="001A7447">
        <w:rPr>
          <w:rFonts w:ascii="Times New Roman" w:hAnsi="Times New Roman"/>
          <w:color w:val="000000" w:themeColor="text1"/>
          <w:sz w:val="24"/>
          <w:rPrChange w:id="104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44" w:author="Microsoft Office User" w:date="2024-10-25T16:49:00Z">
            <w:rPr>
              <w:rFonts w:ascii="Times New Roman" w:hAnsi="Times New Roman"/>
              <w:sz w:val="24"/>
            </w:rPr>
          </w:rPrChange>
        </w:rPr>
        <w:t>complicate</w:t>
      </w:r>
      <w:proofErr w:type="spellEnd"/>
      <w:r w:rsidRPr="001A7447">
        <w:rPr>
          <w:rFonts w:ascii="Times New Roman" w:hAnsi="Times New Roman"/>
          <w:color w:val="000000" w:themeColor="text1"/>
          <w:sz w:val="24"/>
          <w:rPrChange w:id="104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46" w:author="Microsoft Office User" w:date="2024-10-25T16:49:00Z">
            <w:rPr>
              <w:rFonts w:ascii="Times New Roman" w:hAnsi="Times New Roman"/>
              <w:sz w:val="24"/>
            </w:rPr>
          </w:rPrChange>
        </w:rPr>
        <w:t>academic</w:t>
      </w:r>
      <w:proofErr w:type="spellEnd"/>
      <w:r w:rsidRPr="001A7447">
        <w:rPr>
          <w:rFonts w:ascii="Times New Roman" w:hAnsi="Times New Roman"/>
          <w:color w:val="000000" w:themeColor="text1"/>
          <w:sz w:val="24"/>
          <w:rPrChange w:id="104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48" w:author="Microsoft Office User" w:date="2024-10-25T16:49:00Z">
            <w:rPr>
              <w:rFonts w:ascii="Times New Roman" w:hAnsi="Times New Roman"/>
              <w:sz w:val="24"/>
            </w:rPr>
          </w:rPrChange>
        </w:rPr>
        <w:t>success</w:t>
      </w:r>
      <w:proofErr w:type="spellEnd"/>
      <w:r w:rsidRPr="001A7447">
        <w:rPr>
          <w:rFonts w:ascii="Times New Roman" w:hAnsi="Times New Roman"/>
          <w:color w:val="000000" w:themeColor="text1"/>
          <w:sz w:val="24"/>
          <w:rPrChange w:id="104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50" w:author="Microsoft Office User" w:date="2024-10-25T16:49:00Z">
            <w:rPr>
              <w:rFonts w:ascii="Times New Roman" w:hAnsi="Times New Roman"/>
              <w:sz w:val="24"/>
            </w:rPr>
          </w:rPrChange>
        </w:rPr>
        <w:t>Additionally</w:t>
      </w:r>
      <w:proofErr w:type="spellEnd"/>
      <w:r w:rsidRPr="001A7447">
        <w:rPr>
          <w:rFonts w:ascii="Times New Roman" w:hAnsi="Times New Roman"/>
          <w:color w:val="000000" w:themeColor="text1"/>
          <w:sz w:val="24"/>
          <w:rPrChange w:id="105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52"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105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54" w:author="Microsoft Office User" w:date="2024-10-25T16:49:00Z">
            <w:rPr>
              <w:rFonts w:ascii="Times New Roman" w:hAnsi="Times New Roman"/>
              <w:sz w:val="24"/>
            </w:rPr>
          </w:rPrChange>
        </w:rPr>
        <w:t>learning</w:t>
      </w:r>
      <w:proofErr w:type="spellEnd"/>
      <w:r w:rsidRPr="001A7447">
        <w:rPr>
          <w:rFonts w:ascii="Times New Roman" w:hAnsi="Times New Roman"/>
          <w:color w:val="000000" w:themeColor="text1"/>
          <w:sz w:val="24"/>
          <w:rPrChange w:id="105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56"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05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58" w:author="Microsoft Office User" w:date="2024-10-25T16:49:00Z">
            <w:rPr>
              <w:rFonts w:ascii="Times New Roman" w:hAnsi="Times New Roman"/>
              <w:sz w:val="24"/>
            </w:rPr>
          </w:rPrChange>
        </w:rPr>
        <w:t>can</w:t>
      </w:r>
      <w:proofErr w:type="spellEnd"/>
      <w:r w:rsidRPr="001A7447">
        <w:rPr>
          <w:rFonts w:ascii="Times New Roman" w:hAnsi="Times New Roman"/>
          <w:color w:val="000000" w:themeColor="text1"/>
          <w:sz w:val="24"/>
          <w:rPrChange w:id="105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60" w:author="Microsoft Office User" w:date="2024-10-25T16:49:00Z">
            <w:rPr>
              <w:rFonts w:ascii="Times New Roman" w:hAnsi="Times New Roman"/>
              <w:sz w:val="24"/>
            </w:rPr>
          </w:rPrChange>
        </w:rPr>
        <w:t>make</w:t>
      </w:r>
      <w:proofErr w:type="spellEnd"/>
      <w:r w:rsidRPr="001A7447">
        <w:rPr>
          <w:rFonts w:ascii="Times New Roman" w:hAnsi="Times New Roman"/>
          <w:color w:val="000000" w:themeColor="text1"/>
          <w:sz w:val="24"/>
          <w:rPrChange w:id="1061" w:author="Microsoft Office User" w:date="2024-10-25T16:49:00Z">
            <w:rPr>
              <w:rFonts w:ascii="Times New Roman" w:hAnsi="Times New Roman"/>
              <w:sz w:val="24"/>
            </w:rPr>
          </w:rPrChange>
        </w:rPr>
        <w:t xml:space="preserve"> </w:t>
      </w:r>
      <w:r w:rsidRPr="001A7447">
        <w:rPr>
          <w:rFonts w:ascii="Times New Roman" w:hAnsi="Times New Roman"/>
          <w:color w:val="000000" w:themeColor="text1"/>
          <w:sz w:val="24"/>
          <w:lang w:val="en-US"/>
          <w:rPrChange w:id="1062" w:author="Microsoft Office User" w:date="2024-10-25T16:49:00Z">
            <w:rPr>
              <w:rFonts w:ascii="Times New Roman" w:hAnsi="Times New Roman"/>
              <w:sz w:val="24"/>
              <w:lang w:val="en-US"/>
            </w:rPr>
          </w:rPrChange>
        </w:rPr>
        <w:t>students</w:t>
      </w:r>
      <w:r w:rsidRPr="001A7447">
        <w:rPr>
          <w:rFonts w:ascii="Times New Roman" w:hAnsi="Times New Roman"/>
          <w:color w:val="000000" w:themeColor="text1"/>
          <w:sz w:val="24"/>
          <w:rPrChange w:id="106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64" w:author="Microsoft Office User" w:date="2024-10-25T16:49:00Z">
            <w:rPr>
              <w:rFonts w:ascii="Times New Roman" w:hAnsi="Times New Roman"/>
              <w:sz w:val="24"/>
            </w:rPr>
          </w:rPrChange>
        </w:rPr>
        <w:t>uncomfortable</w:t>
      </w:r>
      <w:proofErr w:type="spellEnd"/>
      <w:r w:rsidRPr="001A7447">
        <w:rPr>
          <w:rFonts w:ascii="Times New Roman" w:hAnsi="Times New Roman"/>
          <w:color w:val="000000" w:themeColor="text1"/>
          <w:sz w:val="24"/>
          <w:rPrChange w:id="106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66" w:author="Microsoft Office User" w:date="2024-10-25T16:49:00Z">
            <w:rPr>
              <w:rFonts w:ascii="Times New Roman" w:hAnsi="Times New Roman"/>
              <w:sz w:val="24"/>
            </w:rPr>
          </w:rPrChange>
        </w:rPr>
        <w:t>learning</w:t>
      </w:r>
      <w:proofErr w:type="spellEnd"/>
      <w:r w:rsidRPr="001A7447">
        <w:rPr>
          <w:rFonts w:ascii="Times New Roman" w:hAnsi="Times New Roman"/>
          <w:color w:val="000000" w:themeColor="text1"/>
          <w:sz w:val="24"/>
          <w:rPrChange w:id="106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68"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106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70" w:author="Microsoft Office User" w:date="2024-10-25T16:49:00Z">
            <w:rPr>
              <w:rFonts w:ascii="Times New Roman" w:hAnsi="Times New Roman"/>
              <w:sz w:val="24"/>
            </w:rPr>
          </w:rPrChange>
        </w:rPr>
        <w:t>which</w:t>
      </w:r>
      <w:proofErr w:type="spellEnd"/>
      <w:r w:rsidRPr="001A7447">
        <w:rPr>
          <w:rFonts w:ascii="Times New Roman" w:hAnsi="Times New Roman"/>
          <w:color w:val="000000" w:themeColor="text1"/>
          <w:sz w:val="24"/>
          <w:rPrChange w:id="107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72" w:author="Microsoft Office User" w:date="2024-10-25T16:49:00Z">
            <w:rPr>
              <w:rFonts w:ascii="Times New Roman" w:hAnsi="Times New Roman"/>
              <w:sz w:val="24"/>
            </w:rPr>
          </w:rPrChange>
        </w:rPr>
        <w:t>might</w:t>
      </w:r>
      <w:proofErr w:type="spellEnd"/>
      <w:r w:rsidRPr="001A7447">
        <w:rPr>
          <w:rFonts w:ascii="Times New Roman" w:hAnsi="Times New Roman"/>
          <w:color w:val="000000" w:themeColor="text1"/>
          <w:sz w:val="24"/>
          <w:rPrChange w:id="107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74" w:author="Microsoft Office User" w:date="2024-10-25T16:49:00Z">
            <w:rPr>
              <w:rFonts w:ascii="Times New Roman" w:hAnsi="Times New Roman"/>
              <w:sz w:val="24"/>
            </w:rPr>
          </w:rPrChange>
        </w:rPr>
        <w:t>hinder</w:t>
      </w:r>
      <w:proofErr w:type="spellEnd"/>
      <w:r w:rsidRPr="001A7447">
        <w:rPr>
          <w:rFonts w:ascii="Times New Roman" w:hAnsi="Times New Roman"/>
          <w:color w:val="000000" w:themeColor="text1"/>
          <w:sz w:val="24"/>
          <w:rPrChange w:id="107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76"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107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78" w:author="Microsoft Office User" w:date="2024-10-25T16:49:00Z">
            <w:rPr>
              <w:rFonts w:ascii="Times New Roman" w:hAnsi="Times New Roman"/>
              <w:sz w:val="24"/>
            </w:rPr>
          </w:rPrChange>
        </w:rPr>
        <w:t>approach</w:t>
      </w:r>
      <w:proofErr w:type="spellEnd"/>
      <w:r w:rsidRPr="001A7447">
        <w:rPr>
          <w:rFonts w:ascii="Times New Roman" w:hAnsi="Times New Roman"/>
          <w:color w:val="000000" w:themeColor="text1"/>
          <w:sz w:val="24"/>
          <w:rPrChange w:id="1079" w:author="Microsoft Office User" w:date="2024-10-25T16:49:00Z">
            <w:rPr>
              <w:rFonts w:ascii="Times New Roman" w:hAnsi="Times New Roman"/>
              <w:sz w:val="24"/>
            </w:rPr>
          </w:rPrChange>
        </w:rPr>
        <w:t xml:space="preserve">. For a </w:t>
      </w:r>
      <w:proofErr w:type="spellStart"/>
      <w:r w:rsidRPr="001A7447">
        <w:rPr>
          <w:rFonts w:ascii="Times New Roman" w:hAnsi="Times New Roman"/>
          <w:color w:val="000000" w:themeColor="text1"/>
          <w:sz w:val="24"/>
          <w:rPrChange w:id="1080" w:author="Microsoft Office User" w:date="2024-10-25T16:49:00Z">
            <w:rPr>
              <w:rFonts w:ascii="Times New Roman" w:hAnsi="Times New Roman"/>
              <w:sz w:val="24"/>
            </w:rPr>
          </w:rPrChange>
        </w:rPr>
        <w:t>very</w:t>
      </w:r>
      <w:proofErr w:type="spellEnd"/>
      <w:r w:rsidRPr="001A7447">
        <w:rPr>
          <w:rFonts w:ascii="Times New Roman" w:hAnsi="Times New Roman"/>
          <w:color w:val="000000" w:themeColor="text1"/>
          <w:sz w:val="24"/>
          <w:rPrChange w:id="1081" w:author="Microsoft Office User" w:date="2024-10-25T16:49:00Z">
            <w:rPr>
              <w:rFonts w:ascii="Times New Roman" w:hAnsi="Times New Roman"/>
              <w:sz w:val="24"/>
            </w:rPr>
          </w:rPrChange>
        </w:rPr>
        <w:t xml:space="preserve"> long </w:t>
      </w:r>
      <w:proofErr w:type="spellStart"/>
      <w:r w:rsidRPr="001A7447">
        <w:rPr>
          <w:rFonts w:ascii="Times New Roman" w:hAnsi="Times New Roman"/>
          <w:color w:val="000000" w:themeColor="text1"/>
          <w:sz w:val="24"/>
          <w:rPrChange w:id="1082" w:author="Microsoft Office User" w:date="2024-10-25T16:49:00Z">
            <w:rPr>
              <w:rFonts w:ascii="Times New Roman" w:hAnsi="Times New Roman"/>
              <w:sz w:val="24"/>
            </w:rPr>
          </w:rPrChange>
        </w:rPr>
        <w:t>time</w:t>
      </w:r>
      <w:proofErr w:type="spellEnd"/>
      <w:r w:rsidRPr="001A7447">
        <w:rPr>
          <w:rFonts w:ascii="Times New Roman" w:hAnsi="Times New Roman"/>
          <w:color w:val="000000" w:themeColor="text1"/>
          <w:sz w:val="24"/>
          <w:rPrChange w:id="108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84"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085" w:author="Microsoft Office User" w:date="2024-10-25T16:49:00Z">
            <w:rPr>
              <w:rFonts w:ascii="Times New Roman" w:hAnsi="Times New Roman"/>
              <w:sz w:val="24"/>
            </w:rPr>
          </w:rPrChange>
        </w:rPr>
        <w:t xml:space="preserve"> has </w:t>
      </w:r>
      <w:proofErr w:type="spellStart"/>
      <w:r w:rsidRPr="001A7447">
        <w:rPr>
          <w:rFonts w:ascii="Times New Roman" w:hAnsi="Times New Roman"/>
          <w:color w:val="000000" w:themeColor="text1"/>
          <w:sz w:val="24"/>
          <w:rPrChange w:id="1086" w:author="Microsoft Office User" w:date="2024-10-25T16:49:00Z">
            <w:rPr>
              <w:rFonts w:ascii="Times New Roman" w:hAnsi="Times New Roman"/>
              <w:sz w:val="24"/>
            </w:rPr>
          </w:rPrChange>
        </w:rPr>
        <w:t>been</w:t>
      </w:r>
      <w:proofErr w:type="spellEnd"/>
      <w:r w:rsidRPr="001A7447">
        <w:rPr>
          <w:rFonts w:ascii="Times New Roman" w:hAnsi="Times New Roman"/>
          <w:color w:val="000000" w:themeColor="text1"/>
          <w:sz w:val="24"/>
          <w:rPrChange w:id="1087"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1088" w:author="Microsoft Office User" w:date="2024-10-25T16:49:00Z">
            <w:rPr>
              <w:rFonts w:ascii="Times New Roman" w:hAnsi="Times New Roman"/>
              <w:sz w:val="24"/>
            </w:rPr>
          </w:rPrChange>
        </w:rPr>
        <w:t>concern</w:t>
      </w:r>
      <w:proofErr w:type="spellEnd"/>
      <w:r w:rsidRPr="001A7447">
        <w:rPr>
          <w:rFonts w:ascii="Times New Roman" w:hAnsi="Times New Roman"/>
          <w:color w:val="000000" w:themeColor="text1"/>
          <w:sz w:val="24"/>
          <w:rPrChange w:id="1089" w:author="Microsoft Office User" w:date="2024-10-25T16:49:00Z">
            <w:rPr>
              <w:rFonts w:ascii="Times New Roman" w:hAnsi="Times New Roman"/>
              <w:sz w:val="24"/>
            </w:rPr>
          </w:rPrChange>
        </w:rPr>
        <w:t xml:space="preserve"> in </w:t>
      </w:r>
      <w:proofErr w:type="spellStart"/>
      <w:r w:rsidRPr="001A7447">
        <w:rPr>
          <w:rFonts w:ascii="Times New Roman" w:hAnsi="Times New Roman"/>
          <w:color w:val="000000" w:themeColor="text1"/>
          <w:sz w:val="24"/>
          <w:rPrChange w:id="1090" w:author="Microsoft Office User" w:date="2024-10-25T16:49:00Z">
            <w:rPr>
              <w:rFonts w:ascii="Times New Roman" w:hAnsi="Times New Roman"/>
              <w:sz w:val="24"/>
            </w:rPr>
          </w:rPrChange>
        </w:rPr>
        <w:t>applied</w:t>
      </w:r>
      <w:proofErr w:type="spellEnd"/>
      <w:r w:rsidRPr="001A7447">
        <w:rPr>
          <w:rFonts w:ascii="Times New Roman" w:hAnsi="Times New Roman"/>
          <w:color w:val="000000" w:themeColor="text1"/>
          <w:sz w:val="24"/>
          <w:rPrChange w:id="109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92" w:author="Microsoft Office User" w:date="2024-10-25T16:49:00Z">
            <w:rPr>
              <w:rFonts w:ascii="Times New Roman" w:hAnsi="Times New Roman"/>
              <w:sz w:val="24"/>
            </w:rPr>
          </w:rPrChange>
        </w:rPr>
        <w:t>linguistics</w:t>
      </w:r>
      <w:proofErr w:type="spellEnd"/>
      <w:r w:rsidRPr="001A7447">
        <w:rPr>
          <w:rFonts w:ascii="Times New Roman" w:hAnsi="Times New Roman"/>
          <w:color w:val="000000" w:themeColor="text1"/>
          <w:sz w:val="24"/>
          <w:rPrChange w:id="109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94"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109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96" w:author="Microsoft Office User" w:date="2024-10-25T16:49:00Z">
            <w:rPr>
              <w:rFonts w:ascii="Times New Roman" w:hAnsi="Times New Roman"/>
              <w:sz w:val="24"/>
            </w:rPr>
          </w:rPrChange>
        </w:rPr>
        <w:t>language</w:t>
      </w:r>
      <w:proofErr w:type="spellEnd"/>
      <w:r w:rsidRPr="001A7447">
        <w:rPr>
          <w:rFonts w:ascii="Times New Roman" w:hAnsi="Times New Roman"/>
          <w:color w:val="000000" w:themeColor="text1"/>
          <w:sz w:val="24"/>
          <w:rPrChange w:id="109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098" w:author="Microsoft Office User" w:date="2024-10-25T16:49:00Z">
            <w:rPr>
              <w:rFonts w:ascii="Times New Roman" w:hAnsi="Times New Roman"/>
              <w:sz w:val="24"/>
            </w:rPr>
          </w:rPrChange>
        </w:rPr>
        <w:t>teaching</w:t>
      </w:r>
      <w:proofErr w:type="spellEnd"/>
      <w:r w:rsidRPr="001A7447">
        <w:rPr>
          <w:rFonts w:ascii="Times New Roman" w:hAnsi="Times New Roman"/>
          <w:color w:val="000000" w:themeColor="text1"/>
          <w:sz w:val="24"/>
          <w:rPrChange w:id="109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00" w:author="Microsoft Office User" w:date="2024-10-25T16:49:00Z">
            <w:rPr>
              <w:rFonts w:ascii="Times New Roman" w:hAnsi="Times New Roman"/>
              <w:sz w:val="24"/>
            </w:rPr>
          </w:rPrChange>
        </w:rPr>
        <w:t>especially</w:t>
      </w:r>
      <w:proofErr w:type="spellEnd"/>
      <w:r w:rsidRPr="001A7447">
        <w:rPr>
          <w:rFonts w:ascii="Times New Roman" w:hAnsi="Times New Roman"/>
          <w:color w:val="000000" w:themeColor="text1"/>
          <w:sz w:val="24"/>
          <w:rPrChange w:id="1101" w:author="Microsoft Office User" w:date="2024-10-25T16:49:00Z">
            <w:rPr>
              <w:rFonts w:ascii="Times New Roman" w:hAnsi="Times New Roman"/>
              <w:sz w:val="24"/>
            </w:rPr>
          </w:rPrChange>
        </w:rPr>
        <w:t xml:space="preserve"> in </w:t>
      </w:r>
      <w:proofErr w:type="spellStart"/>
      <w:r w:rsidRPr="001A7447">
        <w:rPr>
          <w:rFonts w:ascii="Times New Roman" w:hAnsi="Times New Roman"/>
          <w:color w:val="000000" w:themeColor="text1"/>
          <w:sz w:val="24"/>
          <w:rPrChange w:id="110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10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04" w:author="Microsoft Office User" w:date="2024-10-25T16:49:00Z">
            <w:rPr>
              <w:rFonts w:ascii="Times New Roman" w:hAnsi="Times New Roman"/>
              <w:sz w:val="24"/>
            </w:rPr>
          </w:rPrChange>
        </w:rPr>
        <w:t>According</w:t>
      </w:r>
      <w:proofErr w:type="spellEnd"/>
      <w:r w:rsidRPr="001A7447">
        <w:rPr>
          <w:rFonts w:ascii="Times New Roman" w:hAnsi="Times New Roman"/>
          <w:color w:val="000000" w:themeColor="text1"/>
          <w:sz w:val="24"/>
          <w:rPrChange w:id="110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06"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10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08" w:author="Microsoft Office User" w:date="2024-10-25T16:49:00Z">
            <w:rPr>
              <w:rFonts w:ascii="Times New Roman" w:hAnsi="Times New Roman"/>
              <w:sz w:val="24"/>
            </w:rPr>
          </w:rPrChange>
        </w:rPr>
        <w:t>Andrade</w:t>
      </w:r>
      <w:proofErr w:type="spellEnd"/>
      <w:r w:rsidRPr="001A7447">
        <w:rPr>
          <w:rFonts w:ascii="Times New Roman" w:hAnsi="Times New Roman"/>
          <w:color w:val="000000" w:themeColor="text1"/>
          <w:sz w:val="24"/>
          <w:rPrChange w:id="1109" w:author="Microsoft Office User" w:date="2024-10-25T16:49:00Z">
            <w:rPr>
              <w:rFonts w:ascii="Times New Roman" w:hAnsi="Times New Roman"/>
              <w:sz w:val="24"/>
            </w:rPr>
          </w:rPrChange>
        </w:rPr>
        <w:t xml:space="preserve"> (2005), </w:t>
      </w:r>
      <w:proofErr w:type="spellStart"/>
      <w:r w:rsidRPr="001A7447">
        <w:rPr>
          <w:rFonts w:ascii="Times New Roman" w:hAnsi="Times New Roman"/>
          <w:color w:val="000000" w:themeColor="text1"/>
          <w:sz w:val="24"/>
          <w:rPrChange w:id="1110"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11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12"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11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14" w:author="Microsoft Office User" w:date="2024-10-25T16:49:00Z">
            <w:rPr>
              <w:rFonts w:ascii="Times New Roman" w:hAnsi="Times New Roman"/>
              <w:sz w:val="24"/>
            </w:rPr>
          </w:rPrChange>
        </w:rPr>
        <w:t>can</w:t>
      </w:r>
      <w:proofErr w:type="spellEnd"/>
      <w:r w:rsidRPr="001A7447">
        <w:rPr>
          <w:rFonts w:ascii="Times New Roman" w:hAnsi="Times New Roman"/>
          <w:color w:val="000000" w:themeColor="text1"/>
          <w:sz w:val="24"/>
          <w:rPrChange w:id="111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16" w:author="Microsoft Office User" w:date="2024-10-25T16:49:00Z">
            <w:rPr>
              <w:rFonts w:ascii="Times New Roman" w:hAnsi="Times New Roman"/>
              <w:sz w:val="24"/>
            </w:rPr>
          </w:rPrChange>
        </w:rPr>
        <w:t>arise</w:t>
      </w:r>
      <w:proofErr w:type="spellEnd"/>
      <w:r w:rsidRPr="001A7447">
        <w:rPr>
          <w:rFonts w:ascii="Times New Roman" w:hAnsi="Times New Roman"/>
          <w:color w:val="000000" w:themeColor="text1"/>
          <w:sz w:val="24"/>
          <w:rPrChange w:id="111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18" w:author="Microsoft Office User" w:date="2024-10-25T16:49:00Z">
            <w:rPr>
              <w:rFonts w:ascii="Times New Roman" w:hAnsi="Times New Roman"/>
              <w:sz w:val="24"/>
            </w:rPr>
          </w:rPrChange>
        </w:rPr>
        <w:t>when</w:t>
      </w:r>
      <w:proofErr w:type="spellEnd"/>
      <w:r w:rsidRPr="001A7447">
        <w:rPr>
          <w:rFonts w:ascii="Times New Roman" w:hAnsi="Times New Roman"/>
          <w:color w:val="000000" w:themeColor="text1"/>
          <w:sz w:val="24"/>
          <w:rPrChange w:id="111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20" w:author="Microsoft Office User" w:date="2024-10-25T16:49:00Z">
            <w:rPr>
              <w:rFonts w:ascii="Times New Roman" w:hAnsi="Times New Roman"/>
              <w:sz w:val="24"/>
            </w:rPr>
          </w:rPrChange>
        </w:rPr>
        <w:t>teachers</w:t>
      </w:r>
      <w:proofErr w:type="spellEnd"/>
      <w:r w:rsidRPr="001A7447">
        <w:rPr>
          <w:rFonts w:ascii="Times New Roman" w:hAnsi="Times New Roman"/>
          <w:color w:val="000000" w:themeColor="text1"/>
          <w:sz w:val="24"/>
          <w:rPrChange w:id="112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22" w:author="Microsoft Office User" w:date="2024-10-25T16:49:00Z">
            <w:rPr>
              <w:rFonts w:ascii="Times New Roman" w:hAnsi="Times New Roman"/>
              <w:sz w:val="24"/>
            </w:rPr>
          </w:rPrChange>
        </w:rPr>
        <w:t>expect</w:t>
      </w:r>
      <w:proofErr w:type="spellEnd"/>
      <w:r w:rsidRPr="001A7447">
        <w:rPr>
          <w:rFonts w:ascii="Times New Roman" w:hAnsi="Times New Roman"/>
          <w:color w:val="000000" w:themeColor="text1"/>
          <w:sz w:val="24"/>
          <w:rPrChange w:id="112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24" w:author="Microsoft Office User" w:date="2024-10-25T16:49:00Z">
            <w:rPr>
              <w:rFonts w:ascii="Times New Roman" w:hAnsi="Times New Roman"/>
              <w:sz w:val="24"/>
            </w:rPr>
          </w:rPrChange>
        </w:rPr>
        <w:t>foreign</w:t>
      </w:r>
      <w:proofErr w:type="spellEnd"/>
      <w:r w:rsidRPr="001A7447">
        <w:rPr>
          <w:rFonts w:ascii="Times New Roman" w:hAnsi="Times New Roman"/>
          <w:color w:val="000000" w:themeColor="text1"/>
          <w:sz w:val="24"/>
          <w:rPrChange w:id="112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26" w:author="Microsoft Office User" w:date="2024-10-25T16:49:00Z">
            <w:rPr>
              <w:rFonts w:ascii="Times New Roman" w:hAnsi="Times New Roman"/>
              <w:sz w:val="24"/>
            </w:rPr>
          </w:rPrChange>
        </w:rPr>
        <w:t>language</w:t>
      </w:r>
      <w:proofErr w:type="spellEnd"/>
      <w:r w:rsidRPr="001A7447">
        <w:rPr>
          <w:rFonts w:ascii="Times New Roman" w:hAnsi="Times New Roman"/>
          <w:color w:val="000000" w:themeColor="text1"/>
          <w:sz w:val="24"/>
          <w:rPrChange w:id="112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28"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12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30"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13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32" w:author="Microsoft Office User" w:date="2024-10-25T16:49:00Z">
            <w:rPr>
              <w:rFonts w:ascii="Times New Roman" w:hAnsi="Times New Roman"/>
              <w:sz w:val="24"/>
            </w:rPr>
          </w:rPrChange>
        </w:rPr>
        <w:t>perform</w:t>
      </w:r>
      <w:proofErr w:type="spellEnd"/>
      <w:r w:rsidRPr="001A7447">
        <w:rPr>
          <w:rFonts w:ascii="Times New Roman" w:hAnsi="Times New Roman"/>
          <w:color w:val="000000" w:themeColor="text1"/>
          <w:sz w:val="24"/>
          <w:rPrChange w:id="113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34" w:author="Microsoft Office User" w:date="2024-10-25T16:49:00Z">
            <w:rPr>
              <w:rFonts w:ascii="Times New Roman" w:hAnsi="Times New Roman"/>
              <w:sz w:val="24"/>
            </w:rPr>
          </w:rPrChange>
        </w:rPr>
        <w:t>well</w:t>
      </w:r>
      <w:proofErr w:type="spellEnd"/>
      <w:r w:rsidRPr="001A7447">
        <w:rPr>
          <w:rFonts w:ascii="Times New Roman" w:hAnsi="Times New Roman"/>
          <w:color w:val="000000" w:themeColor="text1"/>
          <w:sz w:val="24"/>
          <w:rPrChange w:id="1135" w:author="Microsoft Office User" w:date="2024-10-25T16:49:00Z">
            <w:rPr>
              <w:rFonts w:ascii="Times New Roman" w:hAnsi="Times New Roman"/>
              <w:sz w:val="24"/>
            </w:rPr>
          </w:rPrChange>
        </w:rPr>
        <w:t xml:space="preserve"> in </w:t>
      </w:r>
      <w:proofErr w:type="spellStart"/>
      <w:r w:rsidRPr="001A7447">
        <w:rPr>
          <w:rFonts w:ascii="Times New Roman" w:hAnsi="Times New Roman"/>
          <w:color w:val="000000" w:themeColor="text1"/>
          <w:sz w:val="24"/>
          <w:rPrChange w:id="1136"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13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38" w:author="Microsoft Office User" w:date="2024-10-25T16:49:00Z">
            <w:rPr>
              <w:rFonts w:ascii="Times New Roman" w:hAnsi="Times New Roman"/>
              <w:sz w:val="24"/>
            </w:rPr>
          </w:rPrChange>
        </w:rPr>
        <w:t>However</w:t>
      </w:r>
      <w:proofErr w:type="spellEnd"/>
      <w:r w:rsidRPr="001A7447">
        <w:rPr>
          <w:rFonts w:ascii="Times New Roman" w:hAnsi="Times New Roman"/>
          <w:color w:val="000000" w:themeColor="text1"/>
          <w:sz w:val="24"/>
          <w:rPrChange w:id="113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40" w:author="Microsoft Office User" w:date="2024-10-25T16:49:00Z">
            <w:rPr>
              <w:rFonts w:ascii="Times New Roman" w:hAnsi="Times New Roman"/>
              <w:sz w:val="24"/>
            </w:rPr>
          </w:rPrChange>
        </w:rPr>
        <w:t>it</w:t>
      </w:r>
      <w:proofErr w:type="spellEnd"/>
      <w:r w:rsidRPr="001A7447">
        <w:rPr>
          <w:rFonts w:ascii="Times New Roman" w:hAnsi="Times New Roman"/>
          <w:color w:val="000000" w:themeColor="text1"/>
          <w:sz w:val="24"/>
          <w:rPrChange w:id="114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42"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1143" w:author="Microsoft Office User" w:date="2024-10-25T16:49:00Z">
            <w:rPr>
              <w:rFonts w:ascii="Times New Roman" w:hAnsi="Times New Roman"/>
              <w:sz w:val="24"/>
            </w:rPr>
          </w:rPrChange>
        </w:rPr>
        <w:t xml:space="preserve"> not </w:t>
      </w:r>
      <w:proofErr w:type="spellStart"/>
      <w:r w:rsidRPr="001A7447">
        <w:rPr>
          <w:rFonts w:ascii="Times New Roman" w:hAnsi="Times New Roman"/>
          <w:color w:val="000000" w:themeColor="text1"/>
          <w:sz w:val="24"/>
          <w:rPrChange w:id="1144" w:author="Microsoft Office User" w:date="2024-10-25T16:49:00Z">
            <w:rPr>
              <w:rFonts w:ascii="Times New Roman" w:hAnsi="Times New Roman"/>
              <w:sz w:val="24"/>
            </w:rPr>
          </w:rPrChange>
        </w:rPr>
        <w:t>always</w:t>
      </w:r>
      <w:proofErr w:type="spellEnd"/>
      <w:r w:rsidRPr="001A7447">
        <w:rPr>
          <w:rFonts w:ascii="Times New Roman" w:hAnsi="Times New Roman"/>
          <w:color w:val="000000" w:themeColor="text1"/>
          <w:sz w:val="24"/>
          <w:rPrChange w:id="114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46" w:author="Microsoft Office User" w:date="2024-10-25T16:49:00Z">
            <w:rPr>
              <w:rFonts w:ascii="Times New Roman" w:hAnsi="Times New Roman"/>
              <w:sz w:val="24"/>
            </w:rPr>
          </w:rPrChange>
        </w:rPr>
        <w:t>clear</w:t>
      </w:r>
      <w:proofErr w:type="spellEnd"/>
      <w:r w:rsidRPr="001A7447">
        <w:rPr>
          <w:rFonts w:ascii="Times New Roman" w:hAnsi="Times New Roman"/>
          <w:color w:val="000000" w:themeColor="text1"/>
          <w:sz w:val="24"/>
          <w:rPrChange w:id="114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48"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14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50"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15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52" w:author="Microsoft Office User" w:date="2024-10-25T16:49:00Z">
            <w:rPr>
              <w:rFonts w:ascii="Times New Roman" w:hAnsi="Times New Roman"/>
              <w:sz w:val="24"/>
            </w:rPr>
          </w:rPrChange>
        </w:rPr>
        <w:t>what</w:t>
      </w:r>
      <w:proofErr w:type="spellEnd"/>
      <w:r w:rsidRPr="001A7447">
        <w:rPr>
          <w:rFonts w:ascii="Times New Roman" w:hAnsi="Times New Roman"/>
          <w:color w:val="000000" w:themeColor="text1"/>
          <w:sz w:val="24"/>
          <w:rPrChange w:id="115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54"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115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56" w:author="Microsoft Office User" w:date="2024-10-25T16:49:00Z">
            <w:rPr>
              <w:rFonts w:ascii="Times New Roman" w:hAnsi="Times New Roman"/>
              <w:sz w:val="24"/>
            </w:rPr>
          </w:rPrChange>
        </w:rPr>
        <w:t>teachers</w:t>
      </w:r>
      <w:proofErr w:type="spellEnd"/>
      <w:r w:rsidRPr="001A7447">
        <w:rPr>
          <w:rFonts w:ascii="Times New Roman" w:hAnsi="Times New Roman"/>
          <w:color w:val="000000" w:themeColor="text1"/>
          <w:sz w:val="24"/>
          <w:rPrChange w:id="115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58" w:author="Microsoft Office User" w:date="2024-10-25T16:49:00Z">
            <w:rPr>
              <w:rFonts w:ascii="Times New Roman" w:hAnsi="Times New Roman"/>
              <w:sz w:val="24"/>
            </w:rPr>
          </w:rPrChange>
        </w:rPr>
        <w:t>expect</w:t>
      </w:r>
      <w:proofErr w:type="spellEnd"/>
      <w:r w:rsidRPr="001A7447">
        <w:rPr>
          <w:rFonts w:ascii="Times New Roman" w:hAnsi="Times New Roman"/>
          <w:color w:val="000000" w:themeColor="text1"/>
          <w:sz w:val="24"/>
          <w:rPrChange w:id="115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60" w:author="Microsoft Office User" w:date="2024-10-25T16:49:00Z">
            <w:rPr>
              <w:rFonts w:ascii="Times New Roman" w:hAnsi="Times New Roman"/>
              <w:sz w:val="24"/>
            </w:rPr>
          </w:rPrChange>
        </w:rPr>
        <w:t>from</w:t>
      </w:r>
      <w:proofErr w:type="spellEnd"/>
      <w:r w:rsidRPr="001A7447">
        <w:rPr>
          <w:rFonts w:ascii="Times New Roman" w:hAnsi="Times New Roman"/>
          <w:color w:val="000000" w:themeColor="text1"/>
          <w:sz w:val="24"/>
          <w:rPrChange w:id="116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62"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116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64"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16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66" w:author="Microsoft Office User" w:date="2024-10-25T16:49:00Z">
            <w:rPr>
              <w:rFonts w:ascii="Times New Roman" w:hAnsi="Times New Roman"/>
              <w:sz w:val="24"/>
            </w:rPr>
          </w:rPrChange>
        </w:rPr>
        <w:t>Before</w:t>
      </w:r>
      <w:proofErr w:type="spellEnd"/>
      <w:r w:rsidRPr="001A7447">
        <w:rPr>
          <w:rFonts w:ascii="Times New Roman" w:hAnsi="Times New Roman"/>
          <w:color w:val="000000" w:themeColor="text1"/>
          <w:sz w:val="24"/>
          <w:rPrChange w:id="116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68" w:author="Microsoft Office User" w:date="2024-10-25T16:49:00Z">
            <w:rPr>
              <w:rFonts w:ascii="Times New Roman" w:hAnsi="Times New Roman"/>
              <w:sz w:val="24"/>
            </w:rPr>
          </w:rPrChange>
        </w:rPr>
        <w:t>giving</w:t>
      </w:r>
      <w:proofErr w:type="spellEnd"/>
      <w:r w:rsidRPr="001A7447">
        <w:rPr>
          <w:rFonts w:ascii="Times New Roman" w:hAnsi="Times New Roman"/>
          <w:color w:val="000000" w:themeColor="text1"/>
          <w:sz w:val="24"/>
          <w:rPrChange w:id="116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70"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17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7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17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74" w:author="Microsoft Office User" w:date="2024-10-25T16:49:00Z">
            <w:rPr>
              <w:rFonts w:ascii="Times New Roman" w:hAnsi="Times New Roman"/>
              <w:sz w:val="24"/>
            </w:rPr>
          </w:rPrChange>
        </w:rPr>
        <w:t>assignments</w:t>
      </w:r>
      <w:proofErr w:type="spellEnd"/>
      <w:r w:rsidRPr="001A7447">
        <w:rPr>
          <w:rFonts w:ascii="Times New Roman" w:hAnsi="Times New Roman"/>
          <w:color w:val="000000" w:themeColor="text1"/>
          <w:sz w:val="24"/>
          <w:rPrChange w:id="117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76" w:author="Microsoft Office User" w:date="2024-10-25T16:49:00Z">
            <w:rPr>
              <w:rFonts w:ascii="Times New Roman" w:hAnsi="Times New Roman"/>
              <w:sz w:val="24"/>
            </w:rPr>
          </w:rPrChange>
        </w:rPr>
        <w:t>teachers</w:t>
      </w:r>
      <w:proofErr w:type="spellEnd"/>
      <w:r w:rsidRPr="001A7447">
        <w:rPr>
          <w:rFonts w:ascii="Times New Roman" w:hAnsi="Times New Roman"/>
          <w:color w:val="000000" w:themeColor="text1"/>
          <w:sz w:val="24"/>
          <w:rPrChange w:id="117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78" w:author="Microsoft Office User" w:date="2024-10-25T16:49:00Z">
            <w:rPr>
              <w:rFonts w:ascii="Times New Roman" w:hAnsi="Times New Roman"/>
              <w:sz w:val="24"/>
            </w:rPr>
          </w:rPrChange>
        </w:rPr>
        <w:t>might</w:t>
      </w:r>
      <w:proofErr w:type="spellEnd"/>
      <w:r w:rsidRPr="001A7447">
        <w:rPr>
          <w:rFonts w:ascii="Times New Roman" w:hAnsi="Times New Roman"/>
          <w:color w:val="000000" w:themeColor="text1"/>
          <w:sz w:val="24"/>
          <w:rPrChange w:id="117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80" w:author="Microsoft Office User" w:date="2024-10-25T16:49:00Z">
            <w:rPr>
              <w:rFonts w:ascii="Times New Roman" w:hAnsi="Times New Roman"/>
              <w:sz w:val="24"/>
            </w:rPr>
          </w:rPrChange>
        </w:rPr>
        <w:t>employ</w:t>
      </w:r>
      <w:proofErr w:type="spellEnd"/>
      <w:r w:rsidRPr="001A7447">
        <w:rPr>
          <w:rFonts w:ascii="Times New Roman" w:hAnsi="Times New Roman"/>
          <w:color w:val="000000" w:themeColor="text1"/>
          <w:sz w:val="24"/>
          <w:rPrChange w:id="118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82"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18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84" w:author="Microsoft Office User" w:date="2024-10-25T16:49:00Z">
            <w:rPr>
              <w:rFonts w:ascii="Times New Roman" w:hAnsi="Times New Roman"/>
              <w:sz w:val="24"/>
            </w:rPr>
          </w:rPrChange>
        </w:rPr>
        <w:t>method</w:t>
      </w:r>
      <w:proofErr w:type="spellEnd"/>
      <w:r w:rsidRPr="001A7447">
        <w:rPr>
          <w:rFonts w:ascii="Times New Roman" w:hAnsi="Times New Roman"/>
          <w:color w:val="000000" w:themeColor="text1"/>
          <w:sz w:val="24"/>
          <w:rPrChange w:id="118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86"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18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88" w:author="Microsoft Office User" w:date="2024-10-25T16:49:00Z">
            <w:rPr>
              <w:rFonts w:ascii="Times New Roman" w:hAnsi="Times New Roman"/>
              <w:sz w:val="24"/>
            </w:rPr>
          </w:rPrChange>
        </w:rPr>
        <w:t>outlining</w:t>
      </w:r>
      <w:proofErr w:type="spellEnd"/>
      <w:r w:rsidRPr="001A7447">
        <w:rPr>
          <w:rFonts w:ascii="Times New Roman" w:hAnsi="Times New Roman"/>
          <w:color w:val="000000" w:themeColor="text1"/>
          <w:sz w:val="24"/>
          <w:rPrChange w:id="118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90"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119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92" w:author="Microsoft Office User" w:date="2024-10-25T16:49:00Z">
            <w:rPr>
              <w:rFonts w:ascii="Times New Roman" w:hAnsi="Times New Roman"/>
              <w:sz w:val="24"/>
            </w:rPr>
          </w:rPrChange>
        </w:rPr>
        <w:t>expectations</w:t>
      </w:r>
      <w:proofErr w:type="spellEnd"/>
      <w:r w:rsidRPr="001A7447">
        <w:rPr>
          <w:rFonts w:ascii="Times New Roman" w:hAnsi="Times New Roman"/>
          <w:color w:val="000000" w:themeColor="text1"/>
          <w:sz w:val="24"/>
          <w:rPrChange w:id="119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94"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119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96"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119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198" w:author="Microsoft Office User" w:date="2024-10-25T16:49:00Z">
            <w:rPr>
              <w:rFonts w:ascii="Times New Roman" w:hAnsi="Times New Roman"/>
              <w:sz w:val="24"/>
            </w:rPr>
          </w:rPrChange>
        </w:rPr>
        <w:t>work</w:t>
      </w:r>
      <w:proofErr w:type="spellEnd"/>
      <w:r w:rsidRPr="001A7447">
        <w:rPr>
          <w:rFonts w:ascii="Times New Roman" w:hAnsi="Times New Roman"/>
          <w:color w:val="000000" w:themeColor="text1"/>
          <w:sz w:val="24"/>
          <w:rPrChange w:id="119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00"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120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02" w:author="Microsoft Office User" w:date="2024-10-25T16:49:00Z">
            <w:rPr>
              <w:rFonts w:ascii="Times New Roman" w:hAnsi="Times New Roman"/>
              <w:sz w:val="24"/>
            </w:rPr>
          </w:rPrChange>
        </w:rPr>
        <w:t>outlining</w:t>
      </w:r>
      <w:proofErr w:type="spellEnd"/>
      <w:r w:rsidRPr="001A7447">
        <w:rPr>
          <w:rFonts w:ascii="Times New Roman" w:hAnsi="Times New Roman"/>
          <w:color w:val="000000" w:themeColor="text1"/>
          <w:sz w:val="24"/>
          <w:rPrChange w:id="120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04"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20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06" w:author="Microsoft Office User" w:date="2024-10-25T16:49:00Z">
            <w:rPr>
              <w:rFonts w:ascii="Times New Roman" w:hAnsi="Times New Roman"/>
              <w:sz w:val="24"/>
            </w:rPr>
          </w:rPrChange>
        </w:rPr>
        <w:t>evaluation</w:t>
      </w:r>
      <w:proofErr w:type="spellEnd"/>
      <w:r w:rsidRPr="001A7447">
        <w:rPr>
          <w:rFonts w:ascii="Times New Roman" w:hAnsi="Times New Roman"/>
          <w:color w:val="000000" w:themeColor="text1"/>
          <w:sz w:val="24"/>
          <w:rPrChange w:id="120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08" w:author="Microsoft Office User" w:date="2024-10-25T16:49:00Z">
            <w:rPr>
              <w:rFonts w:ascii="Times New Roman" w:hAnsi="Times New Roman"/>
              <w:sz w:val="24"/>
            </w:rPr>
          </w:rPrChange>
        </w:rPr>
        <w:t>criteria</w:t>
      </w:r>
      <w:proofErr w:type="spellEnd"/>
      <w:r w:rsidRPr="001A7447">
        <w:rPr>
          <w:rFonts w:ascii="Times New Roman" w:hAnsi="Times New Roman"/>
          <w:color w:val="000000" w:themeColor="text1"/>
          <w:sz w:val="24"/>
          <w:rPrChange w:id="1209" w:author="Microsoft Office User" w:date="2024-10-25T16:49:00Z">
            <w:rPr>
              <w:rFonts w:ascii="Times New Roman" w:hAnsi="Times New Roman"/>
              <w:sz w:val="24"/>
            </w:rPr>
          </w:rPrChange>
        </w:rPr>
        <w:t xml:space="preserve">. As a </w:t>
      </w:r>
      <w:proofErr w:type="spellStart"/>
      <w:r w:rsidRPr="001A7447">
        <w:rPr>
          <w:rFonts w:ascii="Times New Roman" w:hAnsi="Times New Roman"/>
          <w:color w:val="000000" w:themeColor="text1"/>
          <w:sz w:val="24"/>
          <w:rPrChange w:id="1210" w:author="Microsoft Office User" w:date="2024-10-25T16:49:00Z">
            <w:rPr>
              <w:rFonts w:ascii="Times New Roman" w:hAnsi="Times New Roman"/>
              <w:sz w:val="24"/>
            </w:rPr>
          </w:rPrChange>
        </w:rPr>
        <w:t>result</w:t>
      </w:r>
      <w:proofErr w:type="spellEnd"/>
      <w:r w:rsidRPr="001A7447">
        <w:rPr>
          <w:rFonts w:ascii="Times New Roman" w:hAnsi="Times New Roman"/>
          <w:color w:val="000000" w:themeColor="text1"/>
          <w:sz w:val="24"/>
          <w:rPrChange w:id="121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1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21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14"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21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16" w:author="Microsoft Office User" w:date="2024-10-25T16:49:00Z">
            <w:rPr>
              <w:rFonts w:ascii="Times New Roman" w:hAnsi="Times New Roman"/>
              <w:sz w:val="24"/>
            </w:rPr>
          </w:rPrChange>
        </w:rPr>
        <w:t>made</w:t>
      </w:r>
      <w:proofErr w:type="spellEnd"/>
      <w:r w:rsidRPr="001A7447">
        <w:rPr>
          <w:rFonts w:ascii="Times New Roman" w:hAnsi="Times New Roman"/>
          <w:color w:val="000000" w:themeColor="text1"/>
          <w:sz w:val="24"/>
          <w:rPrChange w:id="121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18"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21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20" w:author="Microsoft Office User" w:date="2024-10-25T16:49:00Z">
            <w:rPr>
              <w:rFonts w:ascii="Times New Roman" w:hAnsi="Times New Roman"/>
              <w:sz w:val="24"/>
            </w:rPr>
          </w:rPrChange>
        </w:rPr>
        <w:t>feel</w:t>
      </w:r>
      <w:proofErr w:type="spellEnd"/>
      <w:r w:rsidRPr="001A7447">
        <w:rPr>
          <w:rFonts w:ascii="Times New Roman" w:hAnsi="Times New Roman"/>
          <w:color w:val="000000" w:themeColor="text1"/>
          <w:sz w:val="24"/>
          <w:rPrChange w:id="122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22" w:author="Microsoft Office User" w:date="2024-10-25T16:49:00Z">
            <w:rPr>
              <w:rFonts w:ascii="Times New Roman" w:hAnsi="Times New Roman"/>
              <w:sz w:val="24"/>
            </w:rPr>
          </w:rPrChange>
        </w:rPr>
        <w:t>afraid</w:t>
      </w:r>
      <w:proofErr w:type="spellEnd"/>
      <w:r w:rsidRPr="001A7447">
        <w:rPr>
          <w:rFonts w:ascii="Times New Roman" w:hAnsi="Times New Roman"/>
          <w:color w:val="000000" w:themeColor="text1"/>
          <w:sz w:val="24"/>
          <w:rPrChange w:id="122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24"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22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26" w:author="Microsoft Office User" w:date="2024-10-25T16:49:00Z">
            <w:rPr>
              <w:rFonts w:ascii="Times New Roman" w:hAnsi="Times New Roman"/>
              <w:sz w:val="24"/>
            </w:rPr>
          </w:rPrChange>
        </w:rPr>
        <w:t>write</w:t>
      </w:r>
      <w:proofErr w:type="spellEnd"/>
      <w:r w:rsidRPr="001A7447">
        <w:rPr>
          <w:rFonts w:ascii="Times New Roman" w:hAnsi="Times New Roman"/>
          <w:color w:val="000000" w:themeColor="text1"/>
          <w:sz w:val="24"/>
          <w:rPrChange w:id="122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28" w:author="Microsoft Office User" w:date="2024-10-25T16:49:00Z">
            <w:rPr>
              <w:rFonts w:ascii="Times New Roman" w:hAnsi="Times New Roman"/>
              <w:sz w:val="24"/>
            </w:rPr>
          </w:rPrChange>
        </w:rPr>
        <w:t>English</w:t>
      </w:r>
      <w:proofErr w:type="spellEnd"/>
      <w:r w:rsidRPr="001A7447">
        <w:rPr>
          <w:rFonts w:ascii="Times New Roman" w:hAnsi="Times New Roman"/>
          <w:color w:val="000000" w:themeColor="text1"/>
          <w:sz w:val="24"/>
          <w:rPrChange w:id="1229" w:author="Microsoft Office User" w:date="2024-10-25T16:49:00Z">
            <w:rPr>
              <w:rFonts w:ascii="Times New Roman" w:hAnsi="Times New Roman"/>
              <w:sz w:val="24"/>
            </w:rPr>
          </w:rPrChange>
        </w:rPr>
        <w:t>.</w:t>
      </w:r>
      <w:r w:rsidRPr="001A7447">
        <w:rPr>
          <w:rFonts w:ascii="Times New Roman" w:hAnsi="Times New Roman"/>
          <w:color w:val="000000" w:themeColor="text1"/>
          <w:sz w:val="28"/>
          <w:szCs w:val="14"/>
          <w:shd w:val="clear" w:color="auto" w:fill="FCFFFF"/>
          <w:rPrChange w:id="1230" w:author="Microsoft Office User" w:date="2024-10-25T16:49:00Z">
            <w:rPr>
              <w:rFonts w:ascii="Times New Roman" w:hAnsi="Times New Roman"/>
              <w:color w:val="111111"/>
              <w:sz w:val="28"/>
              <w:szCs w:val="14"/>
              <w:shd w:val="clear" w:color="auto" w:fill="FCFFFF"/>
            </w:rPr>
          </w:rPrChange>
        </w:rPr>
        <w:t xml:space="preserve"> </w:t>
      </w:r>
    </w:p>
    <w:p w14:paraId="3AC23EA4" w14:textId="32D02B19" w:rsidR="00CC17C1" w:rsidRPr="001A7447" w:rsidRDefault="00000000">
      <w:pPr>
        <w:ind w:firstLine="720"/>
        <w:jc w:val="both"/>
        <w:rPr>
          <w:rFonts w:ascii="Times New Roman" w:hAnsi="Times New Roman"/>
          <w:color w:val="000000" w:themeColor="text1"/>
          <w:sz w:val="24"/>
          <w:rPrChange w:id="1231" w:author="Microsoft Office User" w:date="2024-10-25T16:49:00Z">
            <w:rPr>
              <w:rFonts w:ascii="Times New Roman" w:hAnsi="Times New Roman"/>
              <w:sz w:val="24"/>
            </w:rPr>
          </w:rPrChange>
        </w:rPr>
      </w:pPr>
      <w:r w:rsidRPr="001A7447">
        <w:rPr>
          <w:rFonts w:ascii="Times New Roman" w:hAnsi="Times New Roman"/>
          <w:color w:val="000000" w:themeColor="text1"/>
          <w:sz w:val="24"/>
          <w:rPrChange w:id="1232" w:author="Microsoft Office User" w:date="2024-10-25T16:49:00Z">
            <w:rPr>
              <w:rFonts w:ascii="Times New Roman" w:hAnsi="Times New Roman"/>
              <w:sz w:val="24"/>
            </w:rPr>
          </w:rPrChange>
        </w:rPr>
        <w:t xml:space="preserve">One </w:t>
      </w:r>
      <w:proofErr w:type="spellStart"/>
      <w:r w:rsidRPr="001A7447">
        <w:rPr>
          <w:rFonts w:ascii="Times New Roman" w:hAnsi="Times New Roman"/>
          <w:color w:val="000000" w:themeColor="text1"/>
          <w:sz w:val="24"/>
          <w:rPrChange w:id="1233"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23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35"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236" w:author="Microsoft Office User" w:date="2024-10-25T16:49:00Z">
            <w:rPr>
              <w:rFonts w:ascii="Times New Roman" w:hAnsi="Times New Roman"/>
              <w:sz w:val="24"/>
            </w:rPr>
          </w:rPrChange>
        </w:rPr>
        <w:t xml:space="preserve"> individual </w:t>
      </w:r>
      <w:proofErr w:type="spellStart"/>
      <w:r w:rsidRPr="001A7447">
        <w:rPr>
          <w:rFonts w:ascii="Times New Roman" w:hAnsi="Times New Roman"/>
          <w:color w:val="000000" w:themeColor="text1"/>
          <w:sz w:val="24"/>
          <w:rPrChange w:id="1237" w:author="Microsoft Office User" w:date="2024-10-25T16:49:00Z">
            <w:rPr>
              <w:rFonts w:ascii="Times New Roman" w:hAnsi="Times New Roman"/>
              <w:sz w:val="24"/>
            </w:rPr>
          </w:rPrChange>
        </w:rPr>
        <w:t>differences</w:t>
      </w:r>
      <w:proofErr w:type="spellEnd"/>
      <w:r w:rsidRPr="001A7447">
        <w:rPr>
          <w:rFonts w:ascii="Times New Roman" w:hAnsi="Times New Roman"/>
          <w:color w:val="000000" w:themeColor="text1"/>
          <w:sz w:val="24"/>
          <w:rPrChange w:id="123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39"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1240" w:author="Microsoft Office User" w:date="2024-10-25T16:49:00Z">
            <w:rPr>
              <w:rFonts w:ascii="Times New Roman" w:hAnsi="Times New Roman"/>
              <w:sz w:val="24"/>
            </w:rPr>
          </w:rPrChange>
        </w:rPr>
        <w:t xml:space="preserve"> has </w:t>
      </w:r>
      <w:proofErr w:type="spellStart"/>
      <w:r w:rsidRPr="001A7447">
        <w:rPr>
          <w:rFonts w:ascii="Times New Roman" w:hAnsi="Times New Roman"/>
          <w:color w:val="000000" w:themeColor="text1"/>
          <w:sz w:val="24"/>
          <w:rPrChange w:id="1241" w:author="Microsoft Office User" w:date="2024-10-25T16:49:00Z">
            <w:rPr>
              <w:rFonts w:ascii="Times New Roman" w:hAnsi="Times New Roman"/>
              <w:sz w:val="24"/>
            </w:rPr>
          </w:rPrChange>
        </w:rPr>
        <w:t>been</w:t>
      </w:r>
      <w:proofErr w:type="spellEnd"/>
      <w:r w:rsidRPr="001A7447">
        <w:rPr>
          <w:rFonts w:ascii="Times New Roman" w:hAnsi="Times New Roman"/>
          <w:color w:val="000000" w:themeColor="text1"/>
          <w:sz w:val="24"/>
          <w:rPrChange w:id="124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43" w:author="Microsoft Office User" w:date="2024-10-25T16:49:00Z">
            <w:rPr>
              <w:rFonts w:ascii="Times New Roman" w:hAnsi="Times New Roman"/>
              <w:sz w:val="24"/>
            </w:rPr>
          </w:rPrChange>
        </w:rPr>
        <w:t>recognized</w:t>
      </w:r>
      <w:proofErr w:type="spellEnd"/>
      <w:r w:rsidRPr="001A7447">
        <w:rPr>
          <w:rFonts w:ascii="Times New Roman" w:hAnsi="Times New Roman"/>
          <w:color w:val="000000" w:themeColor="text1"/>
          <w:sz w:val="24"/>
          <w:rPrChange w:id="1244" w:author="Microsoft Office User" w:date="2024-10-25T16:49:00Z">
            <w:rPr>
              <w:rFonts w:ascii="Times New Roman" w:hAnsi="Times New Roman"/>
              <w:sz w:val="24"/>
            </w:rPr>
          </w:rPrChange>
        </w:rPr>
        <w:t xml:space="preserve"> as </w:t>
      </w:r>
      <w:proofErr w:type="spellStart"/>
      <w:r w:rsidRPr="001A7447">
        <w:rPr>
          <w:rFonts w:ascii="Times New Roman" w:hAnsi="Times New Roman"/>
          <w:color w:val="000000" w:themeColor="text1"/>
          <w:sz w:val="24"/>
          <w:rPrChange w:id="1245" w:author="Microsoft Office User" w:date="2024-10-25T16:49:00Z">
            <w:rPr>
              <w:rFonts w:ascii="Times New Roman" w:hAnsi="Times New Roman"/>
              <w:sz w:val="24"/>
            </w:rPr>
          </w:rPrChange>
        </w:rPr>
        <w:t>having</w:t>
      </w:r>
      <w:proofErr w:type="spellEnd"/>
      <w:r w:rsidRPr="001A7447">
        <w:rPr>
          <w:rFonts w:ascii="Times New Roman" w:hAnsi="Times New Roman"/>
          <w:color w:val="000000" w:themeColor="text1"/>
          <w:sz w:val="24"/>
          <w:rPrChange w:id="124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47"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24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49" w:author="Microsoft Office User" w:date="2024-10-25T16:49:00Z">
            <w:rPr>
              <w:rFonts w:ascii="Times New Roman" w:hAnsi="Times New Roman"/>
              <w:sz w:val="24"/>
            </w:rPr>
          </w:rPrChange>
        </w:rPr>
        <w:t>potential</w:t>
      </w:r>
      <w:proofErr w:type="spellEnd"/>
      <w:r w:rsidRPr="001A7447">
        <w:rPr>
          <w:rFonts w:ascii="Times New Roman" w:hAnsi="Times New Roman"/>
          <w:color w:val="000000" w:themeColor="text1"/>
          <w:sz w:val="24"/>
          <w:rPrChange w:id="125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51"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25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53" w:author="Microsoft Office User" w:date="2024-10-25T16:49:00Z">
            <w:rPr>
              <w:rFonts w:ascii="Times New Roman" w:hAnsi="Times New Roman"/>
              <w:sz w:val="24"/>
            </w:rPr>
          </w:rPrChange>
        </w:rPr>
        <w:t>adversely</w:t>
      </w:r>
      <w:proofErr w:type="spellEnd"/>
      <w:r w:rsidRPr="001A7447">
        <w:rPr>
          <w:rFonts w:ascii="Times New Roman" w:hAnsi="Times New Roman"/>
          <w:color w:val="000000" w:themeColor="text1"/>
          <w:sz w:val="24"/>
          <w:rPrChange w:id="125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55" w:author="Microsoft Office User" w:date="2024-10-25T16:49:00Z">
            <w:rPr>
              <w:rFonts w:ascii="Times New Roman" w:hAnsi="Times New Roman"/>
              <w:sz w:val="24"/>
            </w:rPr>
          </w:rPrChange>
        </w:rPr>
        <w:t>affect</w:t>
      </w:r>
      <w:proofErr w:type="spellEnd"/>
      <w:r w:rsidRPr="001A7447">
        <w:rPr>
          <w:rFonts w:ascii="Times New Roman" w:hAnsi="Times New Roman"/>
          <w:color w:val="000000" w:themeColor="text1"/>
          <w:sz w:val="24"/>
          <w:rPrChange w:id="125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57"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25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59" w:author="Microsoft Office User" w:date="2024-10-25T16:49:00Z">
            <w:rPr>
              <w:rFonts w:ascii="Times New Roman" w:hAnsi="Times New Roman"/>
              <w:sz w:val="24"/>
            </w:rPr>
          </w:rPrChange>
        </w:rPr>
        <w:t>outcome</w:t>
      </w:r>
      <w:proofErr w:type="spellEnd"/>
      <w:r w:rsidRPr="001A7447">
        <w:rPr>
          <w:rFonts w:ascii="Times New Roman" w:hAnsi="Times New Roman"/>
          <w:color w:val="000000" w:themeColor="text1"/>
          <w:sz w:val="24"/>
          <w:rPrChange w:id="126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61"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262"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1263" w:author="Microsoft Office User" w:date="2024-10-25T16:49:00Z">
            <w:rPr>
              <w:rFonts w:ascii="Times New Roman" w:hAnsi="Times New Roman"/>
              <w:sz w:val="24"/>
            </w:rPr>
          </w:rPrChange>
        </w:rPr>
        <w:t>learning</w:t>
      </w:r>
      <w:proofErr w:type="spellEnd"/>
      <w:r w:rsidRPr="001A7447">
        <w:rPr>
          <w:rFonts w:ascii="Times New Roman" w:hAnsi="Times New Roman"/>
          <w:color w:val="000000" w:themeColor="text1"/>
          <w:sz w:val="24"/>
          <w:rPrChange w:id="126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65" w:author="Microsoft Office User" w:date="2024-10-25T16:49:00Z">
            <w:rPr>
              <w:rFonts w:ascii="Times New Roman" w:hAnsi="Times New Roman"/>
              <w:sz w:val="24"/>
            </w:rPr>
          </w:rPrChange>
        </w:rPr>
        <w:t>experience</w:t>
      </w:r>
      <w:proofErr w:type="spellEnd"/>
      <w:r w:rsidRPr="001A7447">
        <w:rPr>
          <w:rFonts w:ascii="Times New Roman" w:hAnsi="Times New Roman"/>
          <w:color w:val="000000" w:themeColor="text1"/>
          <w:sz w:val="24"/>
          <w:rPrChange w:id="126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67"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126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69" w:author="Microsoft Office User" w:date="2024-10-25T16:49:00Z">
            <w:rPr>
              <w:rFonts w:ascii="Times New Roman" w:hAnsi="Times New Roman"/>
              <w:sz w:val="24"/>
            </w:rPr>
          </w:rPrChange>
        </w:rPr>
        <w:t>apprehension</w:t>
      </w:r>
      <w:proofErr w:type="spellEnd"/>
      <w:r w:rsidRPr="001A7447">
        <w:rPr>
          <w:rFonts w:ascii="Times New Roman" w:hAnsi="Times New Roman"/>
          <w:color w:val="000000" w:themeColor="text1"/>
          <w:sz w:val="24"/>
          <w:rPrChange w:id="127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71" w:author="Microsoft Office User" w:date="2024-10-25T16:49:00Z">
            <w:rPr>
              <w:rFonts w:ascii="Times New Roman" w:hAnsi="Times New Roman"/>
              <w:sz w:val="24"/>
            </w:rPr>
          </w:rPrChange>
        </w:rPr>
        <w:t>around</w:t>
      </w:r>
      <w:proofErr w:type="spellEnd"/>
      <w:r w:rsidRPr="001A7447">
        <w:rPr>
          <w:rFonts w:ascii="Times New Roman" w:hAnsi="Times New Roman"/>
          <w:color w:val="000000" w:themeColor="text1"/>
          <w:sz w:val="24"/>
          <w:rPrChange w:id="127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73"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27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75" w:author="Microsoft Office User" w:date="2024-10-25T16:49:00Z">
            <w:rPr>
              <w:rFonts w:ascii="Times New Roman" w:hAnsi="Times New Roman"/>
              <w:sz w:val="24"/>
            </w:rPr>
          </w:rPrChange>
        </w:rPr>
        <w:t>act</w:t>
      </w:r>
      <w:proofErr w:type="spellEnd"/>
      <w:r w:rsidRPr="001A7447">
        <w:rPr>
          <w:rFonts w:ascii="Times New Roman" w:hAnsi="Times New Roman"/>
          <w:color w:val="000000" w:themeColor="text1"/>
          <w:sz w:val="24"/>
          <w:rPrChange w:id="127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77"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27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79"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28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81"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128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83" w:author="Microsoft Office User" w:date="2024-10-25T16:49:00Z">
            <w:rPr>
              <w:rFonts w:ascii="Times New Roman" w:hAnsi="Times New Roman"/>
              <w:sz w:val="24"/>
            </w:rPr>
          </w:rPrChange>
        </w:rPr>
        <w:t>instance</w:t>
      </w:r>
      <w:proofErr w:type="spellEnd"/>
      <w:r w:rsidRPr="001A7447">
        <w:rPr>
          <w:rFonts w:ascii="Times New Roman" w:hAnsi="Times New Roman"/>
          <w:color w:val="000000" w:themeColor="text1"/>
          <w:sz w:val="24"/>
          <w:rPrChange w:id="128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85"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28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87"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128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89" w:author="Microsoft Office User" w:date="2024-10-25T16:49:00Z">
            <w:rPr>
              <w:rFonts w:ascii="Times New Roman" w:hAnsi="Times New Roman"/>
              <w:sz w:val="24"/>
            </w:rPr>
          </w:rPrChange>
        </w:rPr>
        <w:t>believed</w:t>
      </w:r>
      <w:proofErr w:type="spellEnd"/>
      <w:r w:rsidRPr="001A7447">
        <w:rPr>
          <w:rFonts w:ascii="Times New Roman" w:hAnsi="Times New Roman"/>
          <w:color w:val="000000" w:themeColor="text1"/>
          <w:sz w:val="24"/>
          <w:rPrChange w:id="129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91"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29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93" w:author="Microsoft Office User" w:date="2024-10-25T16:49:00Z">
            <w:rPr>
              <w:rFonts w:ascii="Times New Roman" w:hAnsi="Times New Roman"/>
              <w:sz w:val="24"/>
            </w:rPr>
          </w:rPrChange>
        </w:rPr>
        <w:t>be</w:t>
      </w:r>
      <w:proofErr w:type="spellEnd"/>
      <w:r w:rsidRPr="001A7447">
        <w:rPr>
          <w:rFonts w:ascii="Times New Roman" w:hAnsi="Times New Roman"/>
          <w:color w:val="000000" w:themeColor="text1"/>
          <w:sz w:val="24"/>
          <w:rPrChange w:id="129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95" w:author="Microsoft Office User" w:date="2024-10-25T16:49:00Z">
            <w:rPr>
              <w:rFonts w:ascii="Times New Roman" w:hAnsi="Times New Roman"/>
              <w:sz w:val="24"/>
            </w:rPr>
          </w:rPrChange>
        </w:rPr>
        <w:t>one</w:t>
      </w:r>
      <w:proofErr w:type="spellEnd"/>
      <w:r w:rsidRPr="001A7447">
        <w:rPr>
          <w:rFonts w:ascii="Times New Roman" w:hAnsi="Times New Roman"/>
          <w:color w:val="000000" w:themeColor="text1"/>
          <w:sz w:val="24"/>
          <w:rPrChange w:id="129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97"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29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299"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30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01" w:author="Microsoft Office User" w:date="2024-10-25T16:49:00Z">
            <w:rPr>
              <w:rFonts w:ascii="Times New Roman" w:hAnsi="Times New Roman"/>
              <w:sz w:val="24"/>
            </w:rPr>
          </w:rPrChange>
        </w:rPr>
        <w:t>most</w:t>
      </w:r>
      <w:proofErr w:type="spellEnd"/>
      <w:r w:rsidRPr="001A7447">
        <w:rPr>
          <w:rFonts w:ascii="Times New Roman" w:hAnsi="Times New Roman"/>
          <w:color w:val="000000" w:themeColor="text1"/>
          <w:sz w:val="24"/>
          <w:rPrChange w:id="130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03" w:author="Microsoft Office User" w:date="2024-10-25T16:49:00Z">
            <w:rPr>
              <w:rFonts w:ascii="Times New Roman" w:hAnsi="Times New Roman"/>
              <w:sz w:val="24"/>
            </w:rPr>
          </w:rPrChange>
        </w:rPr>
        <w:t>significant</w:t>
      </w:r>
      <w:proofErr w:type="spellEnd"/>
      <w:r w:rsidRPr="001A7447">
        <w:rPr>
          <w:rFonts w:ascii="Times New Roman" w:hAnsi="Times New Roman"/>
          <w:color w:val="000000" w:themeColor="text1"/>
          <w:sz w:val="24"/>
          <w:rPrChange w:id="130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05" w:author="Microsoft Office User" w:date="2024-10-25T16:49:00Z">
            <w:rPr>
              <w:rFonts w:ascii="Times New Roman" w:hAnsi="Times New Roman"/>
              <w:sz w:val="24"/>
            </w:rPr>
          </w:rPrChange>
        </w:rPr>
        <w:t>elements</w:t>
      </w:r>
      <w:proofErr w:type="spellEnd"/>
      <w:r w:rsidRPr="001A7447">
        <w:rPr>
          <w:rFonts w:ascii="Times New Roman" w:hAnsi="Times New Roman"/>
          <w:color w:val="000000" w:themeColor="text1"/>
          <w:sz w:val="24"/>
          <w:rPrChange w:id="130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07"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130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09" w:author="Microsoft Office User" w:date="2024-10-25T16:49:00Z">
            <w:rPr>
              <w:rFonts w:ascii="Times New Roman" w:hAnsi="Times New Roman"/>
              <w:sz w:val="24"/>
            </w:rPr>
          </w:rPrChange>
        </w:rPr>
        <w:t>contribute</w:t>
      </w:r>
      <w:proofErr w:type="spellEnd"/>
      <w:r w:rsidRPr="001A7447">
        <w:rPr>
          <w:rFonts w:ascii="Times New Roman" w:hAnsi="Times New Roman"/>
          <w:color w:val="000000" w:themeColor="text1"/>
          <w:sz w:val="24"/>
          <w:rPrChange w:id="131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11"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312"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1313"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314" w:author="Microsoft Office User" w:date="2024-10-25T16:49:00Z">
            <w:rPr>
              <w:rFonts w:ascii="Times New Roman" w:hAnsi="Times New Roman"/>
              <w:sz w:val="24"/>
            </w:rPr>
          </w:rPrChange>
        </w:rPr>
        <w:t xml:space="preserve"> total </w:t>
      </w:r>
      <w:proofErr w:type="spellStart"/>
      <w:r w:rsidRPr="001A7447">
        <w:rPr>
          <w:rFonts w:ascii="Times New Roman" w:hAnsi="Times New Roman"/>
          <w:color w:val="000000" w:themeColor="text1"/>
          <w:sz w:val="24"/>
          <w:rPrChange w:id="1315" w:author="Microsoft Office User" w:date="2024-10-25T16:49:00Z">
            <w:rPr>
              <w:rFonts w:ascii="Times New Roman" w:hAnsi="Times New Roman"/>
              <w:sz w:val="24"/>
            </w:rPr>
          </w:rPrChange>
        </w:rPr>
        <w:t>academic</w:t>
      </w:r>
      <w:proofErr w:type="spellEnd"/>
      <w:r w:rsidRPr="001A7447">
        <w:rPr>
          <w:rFonts w:ascii="Times New Roman" w:hAnsi="Times New Roman"/>
          <w:color w:val="000000" w:themeColor="text1"/>
          <w:sz w:val="24"/>
          <w:rPrChange w:id="131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17" w:author="Microsoft Office User" w:date="2024-10-25T16:49:00Z">
            <w:rPr>
              <w:rFonts w:ascii="Times New Roman" w:hAnsi="Times New Roman"/>
              <w:sz w:val="24"/>
            </w:rPr>
          </w:rPrChange>
        </w:rPr>
        <w:t>performance</w:t>
      </w:r>
      <w:proofErr w:type="spellEnd"/>
      <w:r w:rsidRPr="001A7447">
        <w:rPr>
          <w:rFonts w:ascii="Times New Roman" w:hAnsi="Times New Roman"/>
          <w:color w:val="000000" w:themeColor="text1"/>
          <w:sz w:val="24"/>
          <w:rPrChange w:id="131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19" w:author="Microsoft Office User" w:date="2024-10-25T16:49:00Z">
            <w:rPr>
              <w:rFonts w:ascii="Times New Roman" w:hAnsi="Times New Roman"/>
              <w:sz w:val="24"/>
            </w:rPr>
          </w:rPrChange>
        </w:rPr>
        <w:t>Horwits</w:t>
      </w:r>
      <w:proofErr w:type="spellEnd"/>
      <w:r w:rsidRPr="001A7447">
        <w:rPr>
          <w:rFonts w:ascii="Times New Roman" w:hAnsi="Times New Roman"/>
          <w:color w:val="000000" w:themeColor="text1"/>
          <w:sz w:val="24"/>
          <w:rPrChange w:id="132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21" w:author="Microsoft Office User" w:date="2024-10-25T16:49:00Z">
            <w:rPr>
              <w:rFonts w:ascii="Times New Roman" w:hAnsi="Times New Roman"/>
              <w:sz w:val="24"/>
            </w:rPr>
          </w:rPrChange>
        </w:rPr>
        <w:t>et</w:t>
      </w:r>
      <w:proofErr w:type="spellEnd"/>
      <w:r w:rsidRPr="001A7447">
        <w:rPr>
          <w:rFonts w:ascii="Times New Roman" w:hAnsi="Times New Roman"/>
          <w:color w:val="000000" w:themeColor="text1"/>
          <w:sz w:val="24"/>
          <w:rPrChange w:id="132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23" w:author="Microsoft Office User" w:date="2024-10-25T16:49:00Z">
            <w:rPr>
              <w:rFonts w:ascii="Times New Roman" w:hAnsi="Times New Roman"/>
              <w:sz w:val="24"/>
            </w:rPr>
          </w:rPrChange>
        </w:rPr>
        <w:t>al.</w:t>
      </w:r>
      <w:proofErr w:type="spellEnd"/>
      <w:r w:rsidRPr="001A7447">
        <w:rPr>
          <w:rFonts w:ascii="Times New Roman" w:hAnsi="Times New Roman"/>
          <w:color w:val="000000" w:themeColor="text1"/>
          <w:sz w:val="24"/>
          <w:rPrChange w:id="1324" w:author="Microsoft Office User" w:date="2024-10-25T16:49:00Z">
            <w:rPr>
              <w:rFonts w:ascii="Times New Roman" w:hAnsi="Times New Roman"/>
              <w:sz w:val="24"/>
            </w:rPr>
          </w:rPrChange>
        </w:rPr>
        <w:t xml:space="preserve">, 1986; </w:t>
      </w:r>
      <w:proofErr w:type="spellStart"/>
      <w:r w:rsidRPr="001A7447">
        <w:rPr>
          <w:rFonts w:ascii="Times New Roman" w:hAnsi="Times New Roman"/>
          <w:color w:val="000000" w:themeColor="text1"/>
          <w:sz w:val="24"/>
          <w:rPrChange w:id="1325" w:author="Microsoft Office User" w:date="2024-10-25T16:49:00Z">
            <w:rPr>
              <w:rFonts w:ascii="Times New Roman" w:hAnsi="Times New Roman"/>
              <w:sz w:val="24"/>
            </w:rPr>
          </w:rPrChange>
        </w:rPr>
        <w:t>Jebreil</w:t>
      </w:r>
      <w:proofErr w:type="spellEnd"/>
      <w:r w:rsidRPr="001A7447">
        <w:rPr>
          <w:rFonts w:ascii="Times New Roman" w:hAnsi="Times New Roman"/>
          <w:color w:val="000000" w:themeColor="text1"/>
          <w:sz w:val="24"/>
          <w:rPrChange w:id="132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27" w:author="Microsoft Office User" w:date="2024-10-25T16:49:00Z">
            <w:rPr>
              <w:rFonts w:ascii="Times New Roman" w:hAnsi="Times New Roman"/>
              <w:sz w:val="24"/>
            </w:rPr>
          </w:rPrChange>
        </w:rPr>
        <w:t>et</w:t>
      </w:r>
      <w:proofErr w:type="spellEnd"/>
      <w:r w:rsidRPr="001A7447">
        <w:rPr>
          <w:rFonts w:ascii="Times New Roman" w:hAnsi="Times New Roman"/>
          <w:color w:val="000000" w:themeColor="text1"/>
          <w:sz w:val="24"/>
          <w:rPrChange w:id="132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29" w:author="Microsoft Office User" w:date="2024-10-25T16:49:00Z">
            <w:rPr>
              <w:rFonts w:ascii="Times New Roman" w:hAnsi="Times New Roman"/>
              <w:sz w:val="24"/>
            </w:rPr>
          </w:rPrChange>
        </w:rPr>
        <w:t>al.</w:t>
      </w:r>
      <w:proofErr w:type="spellEnd"/>
      <w:r w:rsidRPr="001A7447">
        <w:rPr>
          <w:rFonts w:ascii="Times New Roman" w:hAnsi="Times New Roman"/>
          <w:color w:val="000000" w:themeColor="text1"/>
          <w:sz w:val="24"/>
          <w:rPrChange w:id="1330" w:author="Microsoft Office User" w:date="2024-10-25T16:49:00Z">
            <w:rPr>
              <w:rFonts w:ascii="Times New Roman" w:hAnsi="Times New Roman"/>
              <w:sz w:val="24"/>
            </w:rPr>
          </w:rPrChange>
        </w:rPr>
        <w:t xml:space="preserve">, 2015; </w:t>
      </w:r>
      <w:proofErr w:type="spellStart"/>
      <w:r w:rsidRPr="001A7447">
        <w:rPr>
          <w:rFonts w:ascii="Times New Roman" w:hAnsi="Times New Roman"/>
          <w:color w:val="000000" w:themeColor="text1"/>
          <w:sz w:val="24"/>
          <w:rPrChange w:id="1331" w:author="Microsoft Office User" w:date="2024-10-25T16:49:00Z">
            <w:rPr>
              <w:rFonts w:ascii="Times New Roman" w:hAnsi="Times New Roman"/>
              <w:sz w:val="24"/>
            </w:rPr>
          </w:rPrChange>
        </w:rPr>
        <w:t>Zrekat</w:t>
      </w:r>
      <w:proofErr w:type="spellEnd"/>
      <w:r w:rsidRPr="001A7447">
        <w:rPr>
          <w:rFonts w:ascii="Times New Roman" w:hAnsi="Times New Roman"/>
          <w:color w:val="000000" w:themeColor="text1"/>
          <w:sz w:val="24"/>
          <w:rPrChange w:id="133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33" w:author="Microsoft Office User" w:date="2024-10-25T16:49:00Z">
            <w:rPr>
              <w:rFonts w:ascii="Times New Roman" w:hAnsi="Times New Roman"/>
              <w:sz w:val="24"/>
            </w:rPr>
          </w:rPrChange>
        </w:rPr>
        <w:t>et</w:t>
      </w:r>
      <w:proofErr w:type="spellEnd"/>
      <w:r w:rsidRPr="001A7447">
        <w:rPr>
          <w:rFonts w:ascii="Times New Roman" w:hAnsi="Times New Roman"/>
          <w:color w:val="000000" w:themeColor="text1"/>
          <w:sz w:val="24"/>
          <w:rPrChange w:id="133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35" w:author="Microsoft Office User" w:date="2024-10-25T16:49:00Z">
            <w:rPr>
              <w:rFonts w:ascii="Times New Roman" w:hAnsi="Times New Roman"/>
              <w:sz w:val="24"/>
            </w:rPr>
          </w:rPrChange>
        </w:rPr>
        <w:t>al.</w:t>
      </w:r>
      <w:proofErr w:type="spellEnd"/>
      <w:r w:rsidRPr="001A7447">
        <w:rPr>
          <w:rFonts w:ascii="Times New Roman" w:hAnsi="Times New Roman"/>
          <w:color w:val="000000" w:themeColor="text1"/>
          <w:sz w:val="24"/>
          <w:rPrChange w:id="1336" w:author="Microsoft Office User" w:date="2024-10-25T16:49:00Z">
            <w:rPr>
              <w:rFonts w:ascii="Times New Roman" w:hAnsi="Times New Roman"/>
              <w:sz w:val="24"/>
            </w:rPr>
          </w:rPrChange>
        </w:rPr>
        <w:t xml:space="preserve">, 2016). </w:t>
      </w:r>
      <w:ins w:id="1337" w:author="Rahma Dianti" w:date="2024-10-19T15:02:00Z">
        <w:r w:rsidR="00B8519C" w:rsidRPr="001A7447">
          <w:rPr>
            <w:rFonts w:ascii="Times New Roman" w:hAnsi="Times New Roman"/>
            <w:color w:val="000000" w:themeColor="text1"/>
            <w:sz w:val="24"/>
            <w:rPrChange w:id="1338" w:author="Microsoft Office User" w:date="2024-10-25T16:49:00Z">
              <w:rPr>
                <w:rFonts w:ascii="Times New Roman" w:hAnsi="Times New Roman"/>
                <w:sz w:val="24"/>
              </w:rPr>
            </w:rPrChange>
          </w:rPr>
          <w:t xml:space="preserve">_They </w:t>
        </w:r>
      </w:ins>
      <w:proofErr w:type="spellStart"/>
      <w:r w:rsidRPr="001A7447">
        <w:rPr>
          <w:rFonts w:ascii="Times New Roman" w:hAnsi="Times New Roman"/>
          <w:color w:val="000000" w:themeColor="text1"/>
          <w:sz w:val="24"/>
          <w:rPrChange w:id="1339" w:author="Microsoft Office User" w:date="2024-10-25T16:49:00Z">
            <w:rPr>
              <w:rFonts w:ascii="Times New Roman" w:hAnsi="Times New Roman"/>
              <w:sz w:val="24"/>
            </w:rPr>
          </w:rPrChange>
        </w:rPr>
        <w:t>found</w:t>
      </w:r>
      <w:proofErr w:type="spellEnd"/>
      <w:r w:rsidRPr="001A7447">
        <w:rPr>
          <w:rFonts w:ascii="Times New Roman" w:hAnsi="Times New Roman"/>
          <w:color w:val="000000" w:themeColor="text1"/>
          <w:sz w:val="24"/>
          <w:rPrChange w:id="134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41"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134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43"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344" w:author="Microsoft Office User" w:date="2024-10-25T16:49:00Z">
            <w:rPr>
              <w:rFonts w:ascii="Times New Roman" w:hAnsi="Times New Roman"/>
              <w:sz w:val="24"/>
            </w:rPr>
          </w:rPrChange>
        </w:rPr>
        <w:t xml:space="preserve"> level </w:t>
      </w:r>
      <w:proofErr w:type="spellStart"/>
      <w:r w:rsidRPr="001A7447">
        <w:rPr>
          <w:rFonts w:ascii="Times New Roman" w:hAnsi="Times New Roman"/>
          <w:color w:val="000000" w:themeColor="text1"/>
          <w:sz w:val="24"/>
          <w:rPrChange w:id="1345"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34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47"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34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49"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35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51" w:author="Microsoft Office User" w:date="2024-10-25T16:49:00Z">
            <w:rPr>
              <w:rFonts w:ascii="Times New Roman" w:hAnsi="Times New Roman"/>
              <w:sz w:val="24"/>
            </w:rPr>
          </w:rPrChange>
        </w:rPr>
        <w:t>experienced</w:t>
      </w:r>
      <w:proofErr w:type="spellEnd"/>
      <w:r w:rsidRPr="001A7447">
        <w:rPr>
          <w:rFonts w:ascii="Times New Roman" w:hAnsi="Times New Roman"/>
          <w:color w:val="000000" w:themeColor="text1"/>
          <w:sz w:val="24"/>
          <w:rPrChange w:id="135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53" w:author="Microsoft Office User" w:date="2024-10-25T16:49:00Z">
            <w:rPr>
              <w:rFonts w:ascii="Times New Roman" w:hAnsi="Times New Roman"/>
              <w:sz w:val="24"/>
            </w:rPr>
          </w:rPrChange>
        </w:rPr>
        <w:t>by</w:t>
      </w:r>
      <w:proofErr w:type="spellEnd"/>
      <w:r w:rsidRPr="001A7447">
        <w:rPr>
          <w:rFonts w:ascii="Times New Roman" w:hAnsi="Times New Roman"/>
          <w:color w:val="000000" w:themeColor="text1"/>
          <w:sz w:val="24"/>
          <w:rPrChange w:id="1354" w:author="Microsoft Office User" w:date="2024-10-25T16:49:00Z">
            <w:rPr>
              <w:rFonts w:ascii="Times New Roman" w:hAnsi="Times New Roman"/>
              <w:sz w:val="24"/>
            </w:rPr>
          </w:rPrChange>
        </w:rPr>
        <w:t xml:space="preserve"> L1 </w:t>
      </w:r>
      <w:proofErr w:type="spellStart"/>
      <w:r w:rsidRPr="001A7447">
        <w:rPr>
          <w:rFonts w:ascii="Times New Roman" w:hAnsi="Times New Roman"/>
          <w:color w:val="000000" w:themeColor="text1"/>
          <w:sz w:val="24"/>
          <w:rPrChange w:id="1355" w:author="Microsoft Office User" w:date="2024-10-25T16:49:00Z">
            <w:rPr>
              <w:rFonts w:ascii="Times New Roman" w:hAnsi="Times New Roman"/>
              <w:sz w:val="24"/>
            </w:rPr>
          </w:rPrChange>
        </w:rPr>
        <w:t>learners</w:t>
      </w:r>
      <w:proofErr w:type="spellEnd"/>
      <w:r w:rsidRPr="001A7447">
        <w:rPr>
          <w:rFonts w:ascii="Times New Roman" w:hAnsi="Times New Roman"/>
          <w:color w:val="000000" w:themeColor="text1"/>
          <w:sz w:val="24"/>
          <w:rPrChange w:id="1356" w:author="Microsoft Office User" w:date="2024-10-25T16:49:00Z">
            <w:rPr>
              <w:rFonts w:ascii="Times New Roman" w:hAnsi="Times New Roman"/>
              <w:sz w:val="24"/>
            </w:rPr>
          </w:rPrChange>
        </w:rPr>
        <w:t xml:space="preserve"> has a </w:t>
      </w:r>
      <w:proofErr w:type="spellStart"/>
      <w:r w:rsidRPr="001A7447">
        <w:rPr>
          <w:rFonts w:ascii="Times New Roman" w:hAnsi="Times New Roman"/>
          <w:color w:val="000000" w:themeColor="text1"/>
          <w:sz w:val="24"/>
          <w:rPrChange w:id="1357" w:author="Microsoft Office User" w:date="2024-10-25T16:49:00Z">
            <w:rPr>
              <w:rFonts w:ascii="Times New Roman" w:hAnsi="Times New Roman"/>
              <w:sz w:val="24"/>
            </w:rPr>
          </w:rPrChange>
        </w:rPr>
        <w:t>detrimental</w:t>
      </w:r>
      <w:proofErr w:type="spellEnd"/>
      <w:r w:rsidRPr="001A7447">
        <w:rPr>
          <w:rFonts w:ascii="Times New Roman" w:hAnsi="Times New Roman"/>
          <w:color w:val="000000" w:themeColor="text1"/>
          <w:sz w:val="24"/>
          <w:rPrChange w:id="135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59" w:author="Microsoft Office User" w:date="2024-10-25T16:49:00Z">
            <w:rPr>
              <w:rFonts w:ascii="Times New Roman" w:hAnsi="Times New Roman"/>
              <w:sz w:val="24"/>
            </w:rPr>
          </w:rPrChange>
        </w:rPr>
        <w:t>impact</w:t>
      </w:r>
      <w:proofErr w:type="spellEnd"/>
      <w:r w:rsidRPr="001A7447">
        <w:rPr>
          <w:rFonts w:ascii="Times New Roman" w:hAnsi="Times New Roman"/>
          <w:color w:val="000000" w:themeColor="text1"/>
          <w:sz w:val="24"/>
          <w:rPrChange w:id="136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61" w:author="Microsoft Office User" w:date="2024-10-25T16:49:00Z">
            <w:rPr>
              <w:rFonts w:ascii="Times New Roman" w:hAnsi="Times New Roman"/>
              <w:sz w:val="24"/>
            </w:rPr>
          </w:rPrChange>
        </w:rPr>
        <w:t>on</w:t>
      </w:r>
      <w:proofErr w:type="spellEnd"/>
      <w:r w:rsidRPr="001A7447">
        <w:rPr>
          <w:rFonts w:ascii="Times New Roman" w:hAnsi="Times New Roman"/>
          <w:color w:val="000000" w:themeColor="text1"/>
          <w:sz w:val="24"/>
          <w:rPrChange w:id="136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63"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36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65" w:author="Microsoft Office User" w:date="2024-10-25T16:49:00Z">
            <w:rPr>
              <w:rFonts w:ascii="Times New Roman" w:hAnsi="Times New Roman"/>
              <w:sz w:val="24"/>
            </w:rPr>
          </w:rPrChange>
        </w:rPr>
        <w:t>quality</w:t>
      </w:r>
      <w:proofErr w:type="spellEnd"/>
      <w:r w:rsidRPr="001A7447">
        <w:rPr>
          <w:rFonts w:ascii="Times New Roman" w:hAnsi="Times New Roman"/>
          <w:color w:val="000000" w:themeColor="text1"/>
          <w:sz w:val="24"/>
          <w:rPrChange w:id="136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67"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36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69" w:author="Microsoft Office User" w:date="2024-10-25T16:49:00Z">
            <w:rPr>
              <w:rFonts w:ascii="Times New Roman" w:hAnsi="Times New Roman"/>
              <w:sz w:val="24"/>
            </w:rPr>
          </w:rPrChange>
        </w:rPr>
        <w:t>their</w:t>
      </w:r>
      <w:proofErr w:type="spellEnd"/>
      <w:r w:rsidRPr="001A7447">
        <w:rPr>
          <w:rFonts w:ascii="Times New Roman" w:hAnsi="Times New Roman"/>
          <w:color w:val="000000" w:themeColor="text1"/>
          <w:sz w:val="24"/>
          <w:rPrChange w:id="137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71" w:author="Microsoft Office User" w:date="2024-10-25T16:49:00Z">
            <w:rPr>
              <w:rFonts w:ascii="Times New Roman" w:hAnsi="Times New Roman"/>
              <w:sz w:val="24"/>
            </w:rPr>
          </w:rPrChange>
        </w:rPr>
        <w:t>written</w:t>
      </w:r>
      <w:proofErr w:type="spellEnd"/>
      <w:r w:rsidRPr="001A7447">
        <w:rPr>
          <w:rFonts w:ascii="Times New Roman" w:hAnsi="Times New Roman"/>
          <w:color w:val="000000" w:themeColor="text1"/>
          <w:sz w:val="24"/>
          <w:rPrChange w:id="137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373" w:author="Microsoft Office User" w:date="2024-10-25T16:49:00Z">
            <w:rPr>
              <w:rFonts w:ascii="Times New Roman" w:hAnsi="Times New Roman"/>
              <w:sz w:val="24"/>
            </w:rPr>
          </w:rPrChange>
        </w:rPr>
        <w:t>output</w:t>
      </w:r>
      <w:proofErr w:type="spellEnd"/>
      <w:r w:rsidRPr="001A7447">
        <w:rPr>
          <w:rFonts w:ascii="Times New Roman" w:hAnsi="Times New Roman"/>
          <w:color w:val="000000" w:themeColor="text1"/>
          <w:sz w:val="24"/>
          <w:rPrChange w:id="1374" w:author="Microsoft Office User" w:date="2024-10-25T16:49:00Z">
            <w:rPr>
              <w:rFonts w:ascii="Times New Roman" w:hAnsi="Times New Roman"/>
              <w:sz w:val="24"/>
            </w:rPr>
          </w:rPrChange>
        </w:rPr>
        <w:t xml:space="preserve">. </w:t>
      </w:r>
    </w:p>
    <w:p w14:paraId="48EA0001" w14:textId="3864E963" w:rsidR="00CC17C1" w:rsidRPr="001A7447" w:rsidRDefault="00C04DA9">
      <w:pPr>
        <w:ind w:firstLine="720"/>
        <w:jc w:val="both"/>
        <w:rPr>
          <w:rFonts w:ascii="Times New Roman" w:hAnsi="Times New Roman"/>
          <w:color w:val="000000" w:themeColor="text1"/>
          <w:sz w:val="24"/>
          <w:szCs w:val="24"/>
          <w:lang w:val="en-US"/>
        </w:rPr>
      </w:pPr>
      <w:proofErr w:type="spellStart"/>
      <w:ins w:id="1375" w:author="Microsoft Office User" w:date="2024-10-20T11:04:00Z">
        <w:r w:rsidRPr="001A7447">
          <w:rPr>
            <w:color w:val="000000" w:themeColor="text1"/>
            <w:rPrChange w:id="1376" w:author="Microsoft Office User" w:date="2024-10-25T16:49:00Z">
              <w:rPr/>
            </w:rPrChange>
          </w:rPr>
          <w:lastRenderedPageBreak/>
          <w:t>Previous</w:t>
        </w:r>
        <w:proofErr w:type="spellEnd"/>
        <w:r w:rsidRPr="001A7447">
          <w:rPr>
            <w:color w:val="000000" w:themeColor="text1"/>
            <w:rPrChange w:id="1377" w:author="Microsoft Office User" w:date="2024-10-25T16:49:00Z">
              <w:rPr/>
            </w:rPrChange>
          </w:rPr>
          <w:t xml:space="preserve"> </w:t>
        </w:r>
        <w:proofErr w:type="spellStart"/>
        <w:r w:rsidRPr="001A7447">
          <w:rPr>
            <w:color w:val="000000" w:themeColor="text1"/>
            <w:rPrChange w:id="1378" w:author="Microsoft Office User" w:date="2024-10-25T16:49:00Z">
              <w:rPr/>
            </w:rPrChange>
          </w:rPr>
          <w:t>scholars</w:t>
        </w:r>
        <w:proofErr w:type="spellEnd"/>
        <w:r w:rsidRPr="001A7447">
          <w:rPr>
            <w:color w:val="000000" w:themeColor="text1"/>
            <w:rPrChange w:id="1379" w:author="Microsoft Office User" w:date="2024-10-25T16:49:00Z">
              <w:rPr/>
            </w:rPrChange>
          </w:rPr>
          <w:t xml:space="preserve"> </w:t>
        </w:r>
        <w:proofErr w:type="spellStart"/>
        <w:r w:rsidRPr="001A7447">
          <w:rPr>
            <w:color w:val="000000" w:themeColor="text1"/>
            <w:rPrChange w:id="1380" w:author="Microsoft Office User" w:date="2024-10-25T16:49:00Z">
              <w:rPr/>
            </w:rPrChange>
          </w:rPr>
          <w:t>have</w:t>
        </w:r>
        <w:proofErr w:type="spellEnd"/>
        <w:r w:rsidRPr="001A7447">
          <w:rPr>
            <w:color w:val="000000" w:themeColor="text1"/>
            <w:rPrChange w:id="1381" w:author="Microsoft Office User" w:date="2024-10-25T16:49:00Z">
              <w:rPr/>
            </w:rPrChange>
          </w:rPr>
          <w:t xml:space="preserve"> </w:t>
        </w:r>
        <w:proofErr w:type="spellStart"/>
        <w:r w:rsidRPr="001A7447">
          <w:rPr>
            <w:color w:val="000000" w:themeColor="text1"/>
            <w:rPrChange w:id="1382" w:author="Microsoft Office User" w:date="2024-10-25T16:49:00Z">
              <w:rPr/>
            </w:rPrChange>
          </w:rPr>
          <w:t>conducted</w:t>
        </w:r>
        <w:proofErr w:type="spellEnd"/>
        <w:r w:rsidRPr="001A7447">
          <w:rPr>
            <w:color w:val="000000" w:themeColor="text1"/>
            <w:rPrChange w:id="1383" w:author="Microsoft Office User" w:date="2024-10-25T16:49:00Z">
              <w:rPr/>
            </w:rPrChange>
          </w:rPr>
          <w:t xml:space="preserve"> </w:t>
        </w:r>
        <w:proofErr w:type="spellStart"/>
        <w:r w:rsidRPr="001A7447">
          <w:rPr>
            <w:color w:val="000000" w:themeColor="text1"/>
            <w:rPrChange w:id="1384" w:author="Microsoft Office User" w:date="2024-10-25T16:49:00Z">
              <w:rPr/>
            </w:rPrChange>
          </w:rPr>
          <w:t>various</w:t>
        </w:r>
        <w:proofErr w:type="spellEnd"/>
        <w:r w:rsidRPr="001A7447">
          <w:rPr>
            <w:color w:val="000000" w:themeColor="text1"/>
            <w:rPrChange w:id="1385" w:author="Microsoft Office User" w:date="2024-10-25T16:49:00Z">
              <w:rPr/>
            </w:rPrChange>
          </w:rPr>
          <w:t xml:space="preserve"> </w:t>
        </w:r>
        <w:proofErr w:type="spellStart"/>
        <w:r w:rsidRPr="001A7447">
          <w:rPr>
            <w:color w:val="000000" w:themeColor="text1"/>
            <w:rPrChange w:id="1386" w:author="Microsoft Office User" w:date="2024-10-25T16:49:00Z">
              <w:rPr/>
            </w:rPrChange>
          </w:rPr>
          <w:t>investigations</w:t>
        </w:r>
        <w:proofErr w:type="spellEnd"/>
        <w:r w:rsidRPr="001A7447">
          <w:rPr>
            <w:color w:val="000000" w:themeColor="text1"/>
            <w:rPrChange w:id="1387" w:author="Microsoft Office User" w:date="2024-10-25T16:49:00Z">
              <w:rPr/>
            </w:rPrChange>
          </w:rPr>
          <w:t xml:space="preserve"> </w:t>
        </w:r>
        <w:proofErr w:type="spellStart"/>
        <w:r w:rsidRPr="001A7447">
          <w:rPr>
            <w:color w:val="000000" w:themeColor="text1"/>
            <w:rPrChange w:id="1388" w:author="Microsoft Office User" w:date="2024-10-25T16:49:00Z">
              <w:rPr/>
            </w:rPrChange>
          </w:rPr>
          <w:t>that</w:t>
        </w:r>
        <w:proofErr w:type="spellEnd"/>
        <w:r w:rsidRPr="001A7447">
          <w:rPr>
            <w:color w:val="000000" w:themeColor="text1"/>
            <w:rPrChange w:id="1389" w:author="Microsoft Office User" w:date="2024-10-25T16:49:00Z">
              <w:rPr/>
            </w:rPrChange>
          </w:rPr>
          <w:t xml:space="preserve"> are </w:t>
        </w:r>
        <w:proofErr w:type="spellStart"/>
        <w:r w:rsidRPr="001A7447">
          <w:rPr>
            <w:color w:val="000000" w:themeColor="text1"/>
            <w:rPrChange w:id="1390" w:author="Microsoft Office User" w:date="2024-10-25T16:49:00Z">
              <w:rPr/>
            </w:rPrChange>
          </w:rPr>
          <w:t>related</w:t>
        </w:r>
        <w:proofErr w:type="spellEnd"/>
        <w:r w:rsidRPr="001A7447">
          <w:rPr>
            <w:color w:val="000000" w:themeColor="text1"/>
            <w:rPrChange w:id="1391" w:author="Microsoft Office User" w:date="2024-10-25T16:49:00Z">
              <w:rPr/>
            </w:rPrChange>
          </w:rPr>
          <w:t xml:space="preserve"> </w:t>
        </w:r>
        <w:proofErr w:type="spellStart"/>
        <w:r w:rsidRPr="001A7447">
          <w:rPr>
            <w:color w:val="000000" w:themeColor="text1"/>
            <w:rPrChange w:id="1392" w:author="Microsoft Office User" w:date="2024-10-25T16:49:00Z">
              <w:rPr/>
            </w:rPrChange>
          </w:rPr>
          <w:t>to</w:t>
        </w:r>
        <w:proofErr w:type="spellEnd"/>
        <w:r w:rsidRPr="001A7447">
          <w:rPr>
            <w:color w:val="000000" w:themeColor="text1"/>
            <w:rPrChange w:id="1393" w:author="Microsoft Office User" w:date="2024-10-25T16:49:00Z">
              <w:rPr/>
            </w:rPrChange>
          </w:rPr>
          <w:t xml:space="preserve"> </w:t>
        </w:r>
        <w:proofErr w:type="spellStart"/>
        <w:r w:rsidRPr="001A7447">
          <w:rPr>
            <w:color w:val="000000" w:themeColor="text1"/>
            <w:rPrChange w:id="1394" w:author="Microsoft Office User" w:date="2024-10-25T16:49:00Z">
              <w:rPr/>
            </w:rPrChange>
          </w:rPr>
          <w:t>the</w:t>
        </w:r>
        <w:proofErr w:type="spellEnd"/>
        <w:r w:rsidRPr="001A7447">
          <w:rPr>
            <w:color w:val="000000" w:themeColor="text1"/>
            <w:rPrChange w:id="1395" w:author="Microsoft Office User" w:date="2024-10-25T16:49:00Z">
              <w:rPr/>
            </w:rPrChange>
          </w:rPr>
          <w:t xml:space="preserve"> </w:t>
        </w:r>
        <w:proofErr w:type="spellStart"/>
        <w:r w:rsidRPr="001A7447">
          <w:rPr>
            <w:color w:val="000000" w:themeColor="text1"/>
            <w:rPrChange w:id="1396" w:author="Microsoft Office User" w:date="2024-10-25T16:49:00Z">
              <w:rPr/>
            </w:rPrChange>
          </w:rPr>
          <w:t>current</w:t>
        </w:r>
        <w:proofErr w:type="spellEnd"/>
        <w:r w:rsidRPr="001A7447">
          <w:rPr>
            <w:color w:val="000000" w:themeColor="text1"/>
            <w:rPrChange w:id="1397" w:author="Microsoft Office User" w:date="2024-10-25T16:49:00Z">
              <w:rPr/>
            </w:rPrChange>
          </w:rPr>
          <w:t xml:space="preserve"> </w:t>
        </w:r>
        <w:proofErr w:type="spellStart"/>
        <w:r w:rsidRPr="001A7447">
          <w:rPr>
            <w:color w:val="000000" w:themeColor="text1"/>
            <w:rPrChange w:id="1398" w:author="Microsoft Office User" w:date="2024-10-25T16:49:00Z">
              <w:rPr/>
            </w:rPrChange>
          </w:rPr>
          <w:t>work</w:t>
        </w:r>
        <w:proofErr w:type="spellEnd"/>
        <w:r w:rsidRPr="001A7447">
          <w:rPr>
            <w:color w:val="000000" w:themeColor="text1"/>
            <w:rPrChange w:id="1399" w:author="Microsoft Office User" w:date="2024-10-25T16:49:00Z">
              <w:rPr/>
            </w:rPrChange>
          </w:rPr>
          <w:t xml:space="preserve"> </w:t>
        </w:r>
        <w:proofErr w:type="spellStart"/>
        <w:r w:rsidRPr="001A7447">
          <w:rPr>
            <w:color w:val="000000" w:themeColor="text1"/>
            <w:rPrChange w:id="1400" w:author="Microsoft Office User" w:date="2024-10-25T16:49:00Z">
              <w:rPr/>
            </w:rPrChange>
          </w:rPr>
          <w:t>of</w:t>
        </w:r>
        <w:proofErr w:type="spellEnd"/>
        <w:r w:rsidRPr="001A7447">
          <w:rPr>
            <w:color w:val="000000" w:themeColor="text1"/>
            <w:rPrChange w:id="1401" w:author="Microsoft Office User" w:date="2024-10-25T16:49:00Z">
              <w:rPr/>
            </w:rPrChange>
          </w:rPr>
          <w:t xml:space="preserve"> </w:t>
        </w:r>
        <w:proofErr w:type="spellStart"/>
        <w:r w:rsidRPr="001A7447">
          <w:rPr>
            <w:color w:val="000000" w:themeColor="text1"/>
            <w:rPrChange w:id="1402" w:author="Microsoft Office User" w:date="2024-10-25T16:49:00Z">
              <w:rPr/>
            </w:rPrChange>
          </w:rPr>
          <w:t>the</w:t>
        </w:r>
        <w:proofErr w:type="spellEnd"/>
        <w:r w:rsidRPr="001A7447">
          <w:rPr>
            <w:color w:val="000000" w:themeColor="text1"/>
            <w:rPrChange w:id="1403" w:author="Microsoft Office User" w:date="2024-10-25T16:49:00Z">
              <w:rPr/>
            </w:rPrChange>
          </w:rPr>
          <w:t xml:space="preserve"> </w:t>
        </w:r>
        <w:proofErr w:type="spellStart"/>
        <w:r w:rsidRPr="001A7447">
          <w:rPr>
            <w:color w:val="000000" w:themeColor="text1"/>
            <w:rPrChange w:id="1404" w:author="Microsoft Office User" w:date="2024-10-25T16:49:00Z">
              <w:rPr/>
            </w:rPrChange>
          </w:rPr>
          <w:t>author</w:t>
        </w:r>
        <w:proofErr w:type="spellEnd"/>
        <w:r w:rsidRPr="001A7447">
          <w:rPr>
            <w:color w:val="000000" w:themeColor="text1"/>
            <w:rPrChange w:id="1405" w:author="Microsoft Office User" w:date="2024-10-25T16:49:00Z">
              <w:rPr/>
            </w:rPrChange>
          </w:rPr>
          <w:t xml:space="preserve"> </w:t>
        </w:r>
        <w:proofErr w:type="spellStart"/>
        <w:r w:rsidRPr="001A7447">
          <w:rPr>
            <w:color w:val="000000" w:themeColor="text1"/>
            <w:rPrChange w:id="1406" w:author="Microsoft Office User" w:date="2024-10-25T16:49:00Z">
              <w:rPr/>
            </w:rPrChange>
          </w:rPr>
          <w:t>of</w:t>
        </w:r>
        <w:proofErr w:type="spellEnd"/>
        <w:r w:rsidRPr="001A7447">
          <w:rPr>
            <w:color w:val="000000" w:themeColor="text1"/>
            <w:rPrChange w:id="1407" w:author="Microsoft Office User" w:date="2024-10-25T16:49:00Z">
              <w:rPr/>
            </w:rPrChange>
          </w:rPr>
          <w:t xml:space="preserve"> </w:t>
        </w:r>
        <w:proofErr w:type="spellStart"/>
        <w:r w:rsidRPr="001A7447">
          <w:rPr>
            <w:color w:val="000000" w:themeColor="text1"/>
            <w:rPrChange w:id="1408" w:author="Microsoft Office User" w:date="2024-10-25T16:49:00Z">
              <w:rPr/>
            </w:rPrChange>
          </w:rPr>
          <w:t>this</w:t>
        </w:r>
        <w:proofErr w:type="spellEnd"/>
        <w:r w:rsidRPr="001A7447">
          <w:rPr>
            <w:color w:val="000000" w:themeColor="text1"/>
            <w:rPrChange w:id="1409" w:author="Microsoft Office User" w:date="2024-10-25T16:49:00Z">
              <w:rPr/>
            </w:rPrChange>
          </w:rPr>
          <w:t xml:space="preserve"> </w:t>
        </w:r>
        <w:proofErr w:type="spellStart"/>
        <w:r w:rsidRPr="001A7447">
          <w:rPr>
            <w:color w:val="000000" w:themeColor="text1"/>
            <w:rPrChange w:id="1410" w:author="Microsoft Office User" w:date="2024-10-25T16:49:00Z">
              <w:rPr/>
            </w:rPrChange>
          </w:rPr>
          <w:t>article</w:t>
        </w:r>
        <w:proofErr w:type="spellEnd"/>
        <w:r w:rsidRPr="001A7447">
          <w:rPr>
            <w:color w:val="000000" w:themeColor="text1"/>
            <w:rPrChange w:id="1411" w:author="Microsoft Office User" w:date="2024-10-25T16:49:00Z">
              <w:rPr/>
            </w:rPrChange>
          </w:rPr>
          <w:t>.</w:t>
        </w:r>
      </w:ins>
      <w:r w:rsidRPr="001A7447">
        <w:rPr>
          <w:rFonts w:ascii="Times New Roman" w:hAnsi="Times New Roman"/>
          <w:color w:val="000000" w:themeColor="text1"/>
          <w:sz w:val="24"/>
        </w:rPr>
        <w:t xml:space="preserve">. To </w:t>
      </w:r>
      <w:proofErr w:type="spellStart"/>
      <w:r w:rsidRPr="001A7447">
        <w:rPr>
          <w:rFonts w:ascii="Times New Roman" w:hAnsi="Times New Roman"/>
          <w:color w:val="000000" w:themeColor="text1"/>
          <w:sz w:val="24"/>
        </w:rPr>
        <w:t>begin</w:t>
      </w:r>
      <w:proofErr w:type="spellEnd"/>
      <w:r w:rsidRPr="001A7447">
        <w:rPr>
          <w:rFonts w:ascii="Times New Roman" w:hAnsi="Times New Roman"/>
          <w:color w:val="000000" w:themeColor="text1"/>
          <w:sz w:val="24"/>
        </w:rPr>
        <w:t xml:space="preserve">, a study </w:t>
      </w:r>
      <w:proofErr w:type="spellStart"/>
      <w:r w:rsidRPr="001A7447">
        <w:rPr>
          <w:rFonts w:ascii="Times New Roman" w:hAnsi="Times New Roman"/>
          <w:color w:val="000000" w:themeColor="text1"/>
          <w:sz w:val="24"/>
        </w:rPr>
        <w:t>that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was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carried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out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Kafryawan</w:t>
      </w:r>
      <w:proofErr w:type="spellEnd"/>
      <w:r w:rsidRPr="001A7447">
        <w:rPr>
          <w:rFonts w:ascii="Times New Roman" w:hAnsi="Times New Roman"/>
          <w:color w:val="000000" w:themeColor="text1"/>
          <w:sz w:val="24"/>
        </w:rPr>
        <w:t xml:space="preserve"> (2021)</w:t>
      </w:r>
      <w:ins w:id="1412" w:author="Microsoft Office User" w:date="2024-10-25T14:09:00Z">
        <w:r w:rsidR="004677E1" w:rsidRPr="001A7447">
          <w:rPr>
            <w:rFonts w:ascii="Times New Roman" w:hAnsi="Times New Roman"/>
            <w:color w:val="000000" w:themeColor="text1"/>
            <w:sz w:val="24"/>
            <w:lang w:val="en-US"/>
          </w:rPr>
          <w:t xml:space="preserve">. He </w:t>
        </w:r>
      </w:ins>
      <w:proofErr w:type="spellStart"/>
      <w:r w:rsidRPr="001A7447">
        <w:rPr>
          <w:rFonts w:ascii="Times New Roman" w:hAnsi="Times New Roman"/>
          <w:color w:val="000000" w:themeColor="text1"/>
          <w:sz w:val="24"/>
        </w:rPr>
        <w:t>revealed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that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there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was</w:t>
      </w:r>
      <w:proofErr w:type="spellEnd"/>
      <w:r w:rsidRPr="001A7447">
        <w:rPr>
          <w:rFonts w:ascii="Times New Roman" w:hAnsi="Times New Roman"/>
          <w:color w:val="000000" w:themeColor="text1"/>
          <w:sz w:val="24"/>
        </w:rPr>
        <w:t xml:space="preserve"> a </w:t>
      </w:r>
      <w:proofErr w:type="spellStart"/>
      <w:r w:rsidRPr="001A7447">
        <w:rPr>
          <w:rFonts w:ascii="Times New Roman" w:hAnsi="Times New Roman"/>
          <w:color w:val="000000" w:themeColor="text1"/>
          <w:sz w:val="24"/>
        </w:rPr>
        <w:t>substantial</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association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between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levels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anxiety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experienced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by</w:t>
      </w:r>
      <w:proofErr w:type="spellEnd"/>
      <w:r w:rsidRPr="001A7447">
        <w:rPr>
          <w:rFonts w:ascii="Times New Roman" w:hAnsi="Times New Roman"/>
          <w:color w:val="000000" w:themeColor="text1"/>
          <w:sz w:val="24"/>
        </w:rPr>
        <w:t xml:space="preserve"> EFL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their</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ability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to</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produce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high-quality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written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English</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work</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Secondly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according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to</w:t>
      </w:r>
      <w:proofErr w:type="spellEnd"/>
      <w:r w:rsidRPr="001A7447">
        <w:rPr>
          <w:rFonts w:ascii="Times New Roman" w:hAnsi="Times New Roman"/>
          <w:color w:val="000000" w:themeColor="text1"/>
          <w:sz w:val="24"/>
        </w:rPr>
        <w:t xml:space="preserve"> a study </w:t>
      </w:r>
      <w:proofErr w:type="spellStart"/>
      <w:r w:rsidRPr="001A7447">
        <w:rPr>
          <w:rFonts w:ascii="Times New Roman" w:hAnsi="Times New Roman"/>
          <w:color w:val="000000" w:themeColor="text1"/>
          <w:sz w:val="24"/>
        </w:rPr>
        <w:t>that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was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carried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out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by</w:t>
      </w:r>
      <w:proofErr w:type="spellEnd"/>
      <w:r w:rsidRPr="001A7447">
        <w:rPr>
          <w:rFonts w:ascii="Times New Roman" w:hAnsi="Times New Roman"/>
          <w:color w:val="000000" w:themeColor="text1"/>
          <w:sz w:val="24"/>
        </w:rPr>
        <w:t xml:space="preserve"> Wahyuni (2022),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vast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majority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suffer</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from</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substantial</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levels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anxiety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when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it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comes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to</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In </w:t>
      </w:r>
      <w:proofErr w:type="spellStart"/>
      <w:r w:rsidRPr="001A7447">
        <w:rPr>
          <w:rFonts w:ascii="Times New Roman" w:hAnsi="Times New Roman"/>
          <w:color w:val="000000" w:themeColor="text1"/>
          <w:sz w:val="24"/>
        </w:rPr>
        <w:t>conclusion</w:t>
      </w:r>
      <w:proofErr w:type="spellEnd"/>
      <w:r w:rsidRPr="001A7447">
        <w:rPr>
          <w:rFonts w:ascii="Times New Roman" w:hAnsi="Times New Roman"/>
          <w:color w:val="000000" w:themeColor="text1"/>
          <w:sz w:val="24"/>
        </w:rPr>
        <w:t xml:space="preserve">, Hartono (2012) </w:t>
      </w:r>
      <w:proofErr w:type="spellStart"/>
      <w:r w:rsidRPr="001A7447">
        <w:rPr>
          <w:rFonts w:ascii="Times New Roman" w:hAnsi="Times New Roman"/>
          <w:color w:val="000000" w:themeColor="text1"/>
          <w:sz w:val="24"/>
        </w:rPr>
        <w:t>reports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that</w:t>
      </w:r>
      <w:proofErr w:type="spellEnd"/>
      <w:r w:rsidRPr="001A7447">
        <w:rPr>
          <w:rFonts w:ascii="Times New Roman" w:hAnsi="Times New Roman"/>
          <w:color w:val="000000" w:themeColor="text1"/>
          <w:sz w:val="24"/>
        </w:rPr>
        <w:t xml:space="preserve"> he </w:t>
      </w:r>
      <w:proofErr w:type="spellStart"/>
      <w:r w:rsidRPr="001A7447">
        <w:rPr>
          <w:rFonts w:ascii="Times New Roman" w:hAnsi="Times New Roman"/>
          <w:color w:val="000000" w:themeColor="text1"/>
          <w:sz w:val="24"/>
        </w:rPr>
        <w:t>discovered</w:t>
      </w:r>
      <w:proofErr w:type="spellEnd"/>
      <w:r w:rsidRPr="001A7447">
        <w:rPr>
          <w:rFonts w:ascii="Times New Roman" w:hAnsi="Times New Roman"/>
          <w:color w:val="000000" w:themeColor="text1"/>
          <w:sz w:val="24"/>
        </w:rPr>
        <w:t xml:space="preserve"> a </w:t>
      </w:r>
      <w:proofErr w:type="spellStart"/>
      <w:r w:rsidRPr="001A7447">
        <w:rPr>
          <w:rFonts w:ascii="Times New Roman" w:hAnsi="Times New Roman"/>
          <w:color w:val="000000" w:themeColor="text1"/>
          <w:sz w:val="24"/>
        </w:rPr>
        <w:t>weakly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negative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link</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between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levels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anxiety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levels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achievement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Based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description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above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w:t>
      </w:r>
      <w:ins w:id="1413" w:author="Rahma Dianti" w:date="2024-10-19T15:07:00Z">
        <w:r w:rsidR="008E5AA1" w:rsidRPr="001A7447">
          <w:rPr>
            <w:rFonts w:ascii="Times New Roman" w:hAnsi="Times New Roman"/>
            <w:color w:val="000000" w:themeColor="text1"/>
            <w:sz w:val="24"/>
          </w:rPr>
          <w:t>_</w:t>
        </w:r>
        <w:proofErr w:type="spellStart"/>
        <w:r w:rsidR="008E5AA1" w:rsidRPr="001A7447">
          <w:rPr>
            <w:rFonts w:ascii="Times New Roman" w:hAnsi="Times New Roman"/>
            <w:color w:val="000000" w:themeColor="text1"/>
            <w:sz w:val="24"/>
          </w:rPr>
          <w:t>is</w:t>
        </w:r>
        <w:proofErr w:type="spellEnd"/>
        <w:r w:rsidR="008E5AA1" w:rsidRPr="001A7447">
          <w:rPr>
            <w:rFonts w:ascii="Times New Roman" w:hAnsi="Times New Roman"/>
            <w:color w:val="000000" w:themeColor="text1"/>
            <w:sz w:val="24"/>
          </w:rPr>
          <w:t xml:space="preserve"> </w:t>
        </w:r>
      </w:ins>
      <w:proofErr w:type="spellStart"/>
      <w:r w:rsidRPr="001A7447">
        <w:rPr>
          <w:rFonts w:ascii="Times New Roman" w:hAnsi="Times New Roman"/>
          <w:color w:val="000000" w:themeColor="text1"/>
          <w:sz w:val="24"/>
        </w:rPr>
        <w:t>an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element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English</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that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must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learn</w:t>
      </w:r>
      <w:proofErr w:type="spellEnd"/>
      <w:r w:rsidRPr="001A7447">
        <w:rPr>
          <w:rFonts w:ascii="Times New Roman" w:hAnsi="Times New Roman"/>
          <w:color w:val="000000" w:themeColor="text1"/>
          <w:sz w:val="24"/>
          <w:lang w:val="en-US"/>
        </w:rPr>
        <w:t>.</w:t>
      </w:r>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must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feel</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confident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capable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when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a </w:t>
      </w:r>
      <w:proofErr w:type="spellStart"/>
      <w:r w:rsidRPr="001A7447">
        <w:rPr>
          <w:rFonts w:ascii="Times New Roman" w:hAnsi="Times New Roman"/>
          <w:color w:val="000000" w:themeColor="text1"/>
          <w:sz w:val="24"/>
        </w:rPr>
        <w:t>task</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essay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or</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something</w:t>
      </w:r>
      <w:proofErr w:type="spellEnd"/>
      <w:r w:rsidRPr="001A7447">
        <w:rPr>
          <w:rFonts w:ascii="Times New Roman" w:hAnsi="Times New Roman"/>
          <w:color w:val="000000" w:themeColor="text1"/>
          <w:sz w:val="24"/>
        </w:rPr>
        <w:t xml:space="preserve"> in </w:t>
      </w:r>
      <w:proofErr w:type="spellStart"/>
      <w:r w:rsidRPr="001A7447">
        <w:rPr>
          <w:rFonts w:ascii="Times New Roman" w:hAnsi="Times New Roman"/>
          <w:color w:val="000000" w:themeColor="text1"/>
          <w:sz w:val="24"/>
        </w:rPr>
        <w:t>English</w:t>
      </w:r>
      <w:proofErr w:type="spellEnd"/>
      <w:ins w:id="1414" w:author="Microsoft Office User" w:date="2024-10-25T16:02:00Z">
        <w:r w:rsidR="00B556AC" w:rsidRPr="001A7447">
          <w:rPr>
            <w:rFonts w:ascii="Times New Roman" w:hAnsi="Times New Roman"/>
            <w:color w:val="000000" w:themeColor="text1"/>
            <w:sz w:val="24"/>
            <w:lang w:val="en-US"/>
          </w:rPr>
          <w:t>.</w:t>
        </w:r>
      </w:ins>
      <w:r w:rsidRPr="001A7447">
        <w:rPr>
          <w:rFonts w:ascii="Times New Roman" w:hAnsi="Times New Roman"/>
          <w:color w:val="000000" w:themeColor="text1"/>
          <w:sz w:val="24"/>
        </w:rPr>
        <w:t xml:space="preserve">They </w:t>
      </w:r>
      <w:proofErr w:type="spellStart"/>
      <w:r w:rsidRPr="001A7447">
        <w:rPr>
          <w:rFonts w:ascii="Times New Roman" w:hAnsi="Times New Roman"/>
          <w:color w:val="000000" w:themeColor="text1"/>
          <w:sz w:val="24"/>
        </w:rPr>
        <w:t>also</w:t>
      </w:r>
      <w:proofErr w:type="spellEnd"/>
      <w:r w:rsidRPr="001A7447">
        <w:rPr>
          <w:rFonts w:ascii="Times New Roman" w:hAnsi="Times New Roman"/>
          <w:color w:val="000000" w:themeColor="text1"/>
          <w:sz w:val="24"/>
        </w:rPr>
        <w:t xml:space="preserve"> had </w:t>
      </w:r>
      <w:proofErr w:type="spellStart"/>
      <w:r w:rsidRPr="001A7447">
        <w:rPr>
          <w:rFonts w:ascii="Times New Roman" w:hAnsi="Times New Roman"/>
          <w:color w:val="000000" w:themeColor="text1"/>
          <w:sz w:val="24"/>
        </w:rPr>
        <w:t>good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skills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lesson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So</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researcher</w:t>
      </w:r>
      <w:proofErr w:type="spellEnd"/>
      <w:r w:rsidRPr="001A7447">
        <w:rPr>
          <w:rFonts w:ascii="Times New Roman" w:hAnsi="Times New Roman"/>
          <w:color w:val="000000" w:themeColor="text1"/>
          <w:sz w:val="24"/>
          <w:lang w:val="en-US"/>
        </w:rPr>
        <w:t>s</w:t>
      </w:r>
      <w:r w:rsidRPr="001A7447">
        <w:rPr>
          <w:rFonts w:ascii="Times New Roman" w:hAnsi="Times New Roman"/>
          <w:color w:val="000000" w:themeColor="text1"/>
          <w:sz w:val="24"/>
        </w:rPr>
        <w:t xml:space="preserve"> were </w:t>
      </w:r>
      <w:proofErr w:type="spellStart"/>
      <w:r w:rsidRPr="001A7447">
        <w:rPr>
          <w:rFonts w:ascii="Times New Roman" w:hAnsi="Times New Roman"/>
          <w:color w:val="000000" w:themeColor="text1"/>
          <w:sz w:val="24"/>
        </w:rPr>
        <w:t>interested</w:t>
      </w:r>
      <w:proofErr w:type="spellEnd"/>
      <w:r w:rsidRPr="001A7447">
        <w:rPr>
          <w:rFonts w:ascii="Times New Roman" w:hAnsi="Times New Roman"/>
          <w:color w:val="000000" w:themeColor="text1"/>
          <w:sz w:val="24"/>
        </w:rPr>
        <w:t xml:space="preserve"> in </w:t>
      </w:r>
      <w:proofErr w:type="spellStart"/>
      <w:r w:rsidRPr="001A7447">
        <w:rPr>
          <w:rFonts w:ascii="Times New Roman" w:hAnsi="Times New Roman"/>
          <w:color w:val="000000" w:themeColor="text1"/>
          <w:sz w:val="24"/>
        </w:rPr>
        <w:t>conducting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research</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entitled</w:t>
      </w:r>
      <w:proofErr w:type="spellEnd"/>
      <w:r w:rsidRPr="001A7447">
        <w:rPr>
          <w:rFonts w:ascii="Times New Roman" w:hAnsi="Times New Roman"/>
          <w:color w:val="000000" w:themeColor="text1"/>
          <w:sz w:val="24"/>
        </w:rPr>
        <w:t xml:space="preserve"> </w:t>
      </w:r>
      <w:r w:rsidRPr="001A7447">
        <w:rPr>
          <w:rFonts w:ascii="Times New Roman" w:hAnsi="Times New Roman"/>
          <w:color w:val="000000" w:themeColor="text1"/>
          <w:sz w:val="24"/>
          <w:szCs w:val="24"/>
        </w:rPr>
        <w:t>“</w:t>
      </w:r>
      <w:proofErr w:type="spellStart"/>
      <w:r w:rsidRPr="001A7447">
        <w:rPr>
          <w:rFonts w:ascii="Times New Roman" w:hAnsi="Times New Roman"/>
          <w:color w:val="000000" w:themeColor="text1"/>
          <w:sz w:val="24"/>
          <w:szCs w:val="24"/>
        </w:rPr>
        <w:t>Students</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Writing</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Anxiety</w:t>
      </w:r>
      <w:proofErr w:type="spellEnd"/>
      <w:r w:rsidRPr="001A7447">
        <w:rPr>
          <w:rFonts w:ascii="Times New Roman" w:hAnsi="Times New Roman"/>
          <w:color w:val="000000" w:themeColor="text1"/>
          <w:sz w:val="24"/>
          <w:szCs w:val="24"/>
        </w:rPr>
        <w:t xml:space="preserve"> </w:t>
      </w:r>
      <w:r w:rsidRPr="001A7447">
        <w:rPr>
          <w:rFonts w:ascii="Times New Roman" w:hAnsi="Times New Roman"/>
          <w:color w:val="000000" w:themeColor="text1"/>
          <w:sz w:val="24"/>
          <w:szCs w:val="24"/>
          <w:lang w:val="en-US"/>
        </w:rPr>
        <w:t xml:space="preserve">and its Correlation to their </w:t>
      </w:r>
      <w:proofErr w:type="spellStart"/>
      <w:r w:rsidRPr="001A7447">
        <w:rPr>
          <w:rFonts w:ascii="Times New Roman" w:hAnsi="Times New Roman"/>
          <w:color w:val="000000" w:themeColor="text1"/>
          <w:sz w:val="24"/>
          <w:szCs w:val="24"/>
        </w:rPr>
        <w:t>Writing</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Achievement</w:t>
      </w:r>
      <w:proofErr w:type="spellEnd"/>
      <w:r w:rsidRPr="001A7447">
        <w:rPr>
          <w:rFonts w:ascii="Times New Roman" w:hAnsi="Times New Roman"/>
          <w:color w:val="000000" w:themeColor="text1"/>
          <w:sz w:val="24"/>
          <w:szCs w:val="24"/>
          <w:lang w:val="en-US"/>
        </w:rPr>
        <w:t>”.</w:t>
      </w:r>
      <w:ins w:id="1415" w:author="Rahma Dianti" w:date="2024-10-19T15:26:00Z">
        <w:r w:rsidR="003C03EB" w:rsidRPr="001A7447">
          <w:rPr>
            <w:rFonts w:ascii="Times New Roman" w:hAnsi="Times New Roman"/>
            <w:color w:val="000000" w:themeColor="text1"/>
            <w:sz w:val="24"/>
            <w:szCs w:val="24"/>
            <w:lang w:val="en-US"/>
          </w:rPr>
          <w:t xml:space="preserve"> </w:t>
        </w:r>
        <w:del w:id="1416" w:author="Microsoft Office User" w:date="2024-10-25T16:48:00Z">
          <w:r w:rsidR="003C03EB" w:rsidRPr="001A7447" w:rsidDel="001A7447">
            <w:rPr>
              <w:rFonts w:ascii="Times New Roman" w:hAnsi="Times New Roman"/>
              <w:color w:val="000000" w:themeColor="text1"/>
              <w:sz w:val="24"/>
              <w:szCs w:val="24"/>
              <w:lang w:val="en-US"/>
            </w:rPr>
            <w:delText>….</w:delText>
          </w:r>
        </w:del>
      </w:ins>
    </w:p>
    <w:p w14:paraId="540F0BD1" w14:textId="77777777" w:rsidR="00CC17C1" w:rsidRPr="001A7447" w:rsidRDefault="00000000">
      <w:pPr>
        <w:pStyle w:val="E-JOURNALBody"/>
        <w:ind w:firstLine="0"/>
        <w:contextualSpacing/>
        <w:rPr>
          <w:color w:val="000000" w:themeColor="text1"/>
          <w:sz w:val="24"/>
          <w:rPrChange w:id="1417" w:author="Microsoft Office User" w:date="2024-10-25T16:49:00Z">
            <w:rPr>
              <w:sz w:val="24"/>
            </w:rPr>
          </w:rPrChange>
        </w:rPr>
      </w:pPr>
      <w:r w:rsidRPr="001A7447">
        <w:rPr>
          <w:color w:val="000000" w:themeColor="text1"/>
          <w:sz w:val="24"/>
          <w:rPrChange w:id="1418" w:author="Microsoft Office User" w:date="2024-10-25T16:49:00Z">
            <w:rPr>
              <w:sz w:val="24"/>
            </w:rPr>
          </w:rPrChange>
        </w:rPr>
        <w:t xml:space="preserve"> </w:t>
      </w:r>
    </w:p>
    <w:p w14:paraId="60452884" w14:textId="77777777" w:rsidR="00CC17C1" w:rsidRPr="001A7447" w:rsidRDefault="00CC17C1">
      <w:pPr>
        <w:spacing w:line="360" w:lineRule="auto"/>
        <w:jc w:val="both"/>
        <w:rPr>
          <w:rFonts w:ascii="Times New Roman" w:hAnsi="Times New Roman"/>
          <w:b/>
          <w:color w:val="000000" w:themeColor="text1"/>
          <w:sz w:val="24"/>
          <w:szCs w:val="24"/>
        </w:rPr>
      </w:pPr>
    </w:p>
    <w:p w14:paraId="583036C1" w14:textId="77777777" w:rsidR="00CC17C1" w:rsidRPr="001A7447" w:rsidRDefault="00000000">
      <w:pPr>
        <w:spacing w:line="360" w:lineRule="auto"/>
        <w:jc w:val="both"/>
        <w:rPr>
          <w:rFonts w:ascii="Times New Roman" w:hAnsi="Times New Roman"/>
          <w:b/>
          <w:color w:val="000000" w:themeColor="text1"/>
          <w:sz w:val="24"/>
          <w:szCs w:val="24"/>
        </w:rPr>
      </w:pPr>
      <w:r w:rsidRPr="001A7447">
        <w:rPr>
          <w:rFonts w:ascii="Times New Roman" w:hAnsi="Times New Roman"/>
          <w:b/>
          <w:color w:val="000000" w:themeColor="text1"/>
          <w:sz w:val="24"/>
          <w:szCs w:val="24"/>
        </w:rPr>
        <w:t>METHODOLOGY</w:t>
      </w:r>
    </w:p>
    <w:p w14:paraId="4CB16C0B" w14:textId="00B7ABBC" w:rsidR="00CC17C1" w:rsidRPr="001A7447" w:rsidRDefault="00000000">
      <w:pPr>
        <w:ind w:firstLine="720"/>
        <w:jc w:val="both"/>
        <w:rPr>
          <w:rFonts w:ascii="Times New Roman" w:hAnsi="Times New Roman"/>
          <w:color w:val="000000" w:themeColor="text1"/>
          <w:sz w:val="24"/>
        </w:rPr>
      </w:pPr>
      <w:proofErr w:type="spellStart"/>
      <w:r w:rsidRPr="001A7447">
        <w:rPr>
          <w:rFonts w:ascii="Times New Roman" w:hAnsi="Times New Roman"/>
          <w:color w:val="000000" w:themeColor="text1"/>
          <w:sz w:val="24"/>
        </w:rPr>
        <w:t>This</w:t>
      </w:r>
      <w:proofErr w:type="spellEnd"/>
      <w:r w:rsidRPr="001A7447">
        <w:rPr>
          <w:rFonts w:ascii="Times New Roman" w:hAnsi="Times New Roman"/>
          <w:color w:val="000000" w:themeColor="text1"/>
          <w:sz w:val="24"/>
        </w:rPr>
        <w:t xml:space="preserve"> study </w:t>
      </w:r>
      <w:proofErr w:type="spellStart"/>
      <w:r w:rsidRPr="001A7447">
        <w:rPr>
          <w:rFonts w:ascii="Times New Roman" w:hAnsi="Times New Roman"/>
          <w:color w:val="000000" w:themeColor="text1"/>
          <w:sz w:val="24"/>
        </w:rPr>
        <w:t>employed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correlational</w:t>
      </w:r>
      <w:proofErr w:type="spellEnd"/>
      <w:r w:rsidRPr="001A7447">
        <w:rPr>
          <w:rFonts w:ascii="Times New Roman" w:hAnsi="Times New Roman"/>
          <w:color w:val="000000" w:themeColor="text1"/>
          <w:sz w:val="24"/>
        </w:rPr>
        <w:t xml:space="preserve"> </w:t>
      </w:r>
      <w:ins w:id="1419" w:author="Rahma Dianti" w:date="2024-10-19T15:10:00Z">
        <w:r w:rsidR="008E5AA1" w:rsidRPr="001A7447">
          <w:rPr>
            <w:rFonts w:ascii="Times New Roman" w:hAnsi="Times New Roman"/>
            <w:color w:val="000000" w:themeColor="text1"/>
            <w:sz w:val="24"/>
          </w:rPr>
          <w:t>_</w:t>
        </w:r>
        <w:proofErr w:type="spellStart"/>
        <w:r w:rsidR="008E5AA1" w:rsidRPr="001A7447">
          <w:rPr>
            <w:rFonts w:ascii="Times New Roman" w:hAnsi="Times New Roman"/>
            <w:color w:val="000000" w:themeColor="text1"/>
            <w:sz w:val="24"/>
          </w:rPr>
          <w:t>research</w:t>
        </w:r>
        <w:proofErr w:type="spellEnd"/>
        <w:r w:rsidR="008E5AA1" w:rsidRPr="001A7447">
          <w:rPr>
            <w:rFonts w:ascii="Times New Roman" w:hAnsi="Times New Roman"/>
            <w:color w:val="000000" w:themeColor="text1"/>
            <w:sz w:val="24"/>
          </w:rPr>
          <w:t xml:space="preserve"> </w:t>
        </w:r>
        <w:proofErr w:type="spellStart"/>
        <w:r w:rsidR="008E5AA1" w:rsidRPr="001A7447">
          <w:rPr>
            <w:rFonts w:ascii="Times New Roman" w:hAnsi="Times New Roman"/>
            <w:color w:val="000000" w:themeColor="text1"/>
            <w:sz w:val="24"/>
          </w:rPr>
          <w:t>design</w:t>
        </w:r>
        <w:proofErr w:type="spellEnd"/>
        <w:r w:rsidR="008E5AA1" w:rsidRPr="001A7447">
          <w:rPr>
            <w:rFonts w:ascii="Times New Roman" w:hAnsi="Times New Roman"/>
            <w:color w:val="000000" w:themeColor="text1"/>
            <w:sz w:val="24"/>
          </w:rPr>
          <w:t xml:space="preserve"> </w:t>
        </w:r>
      </w:ins>
      <w:proofErr w:type="spellStart"/>
      <w:r w:rsidRPr="001A7447">
        <w:rPr>
          <w:rFonts w:ascii="Times New Roman" w:hAnsi="Times New Roman"/>
          <w:color w:val="000000" w:themeColor="text1"/>
          <w:sz w:val="24"/>
        </w:rPr>
        <w:t>to</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discover</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correlation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between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variables</w:t>
      </w:r>
      <w:proofErr w:type="spellEnd"/>
      <w:r w:rsidRPr="001A7447">
        <w:rPr>
          <w:rFonts w:ascii="Times New Roman" w:hAnsi="Times New Roman"/>
          <w:color w:val="000000" w:themeColor="text1"/>
          <w:sz w:val="24"/>
        </w:rPr>
        <w:t xml:space="preserve">. </w:t>
      </w:r>
      <w:r w:rsidRPr="001A7447">
        <w:rPr>
          <w:rFonts w:ascii="Times New Roman" w:hAnsi="Times New Roman"/>
          <w:color w:val="000000" w:themeColor="text1"/>
          <w:sz w:val="24"/>
          <w:lang w:val="en-US"/>
        </w:rPr>
        <w:t xml:space="preserve">There were </w:t>
      </w:r>
      <w:r w:rsidRPr="001A7447">
        <w:rPr>
          <w:rFonts w:ascii="Times New Roman" w:hAnsi="Times New Roman"/>
          <w:color w:val="000000" w:themeColor="text1"/>
          <w:sz w:val="24"/>
        </w:rPr>
        <w:t xml:space="preserve">33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lang w:val="en-US"/>
        </w:rPr>
        <w:t xml:space="preserve"> from one of the senior high schools in </w:t>
      </w:r>
      <w:proofErr w:type="spellStart"/>
      <w:r w:rsidRPr="001A7447">
        <w:rPr>
          <w:rFonts w:ascii="Times New Roman" w:hAnsi="Times New Roman"/>
          <w:color w:val="000000" w:themeColor="text1"/>
          <w:sz w:val="24"/>
          <w:lang w:val="en-US"/>
        </w:rPr>
        <w:t>Prabumulih</w:t>
      </w:r>
      <w:proofErr w:type="spellEnd"/>
      <w:r w:rsidRPr="001A7447">
        <w:rPr>
          <w:rFonts w:ascii="Times New Roman" w:hAnsi="Times New Roman"/>
          <w:color w:val="000000" w:themeColor="text1"/>
          <w:sz w:val="24"/>
          <w:lang w:val="en-US"/>
        </w:rPr>
        <w:t xml:space="preserve">, South Sumatra became the sample of the study and </w:t>
      </w:r>
      <w:ins w:id="1420" w:author="Rahma Dianti" w:date="2024-10-19T15:11:00Z">
        <w:r w:rsidR="008E5AA1" w:rsidRPr="001A7447">
          <w:rPr>
            <w:rFonts w:ascii="Times New Roman" w:hAnsi="Times New Roman"/>
            <w:color w:val="000000" w:themeColor="text1"/>
            <w:sz w:val="24"/>
            <w:lang w:val="en-US"/>
          </w:rPr>
          <w:t>were </w:t>
        </w:r>
      </w:ins>
      <w:r w:rsidRPr="001A7447">
        <w:rPr>
          <w:rFonts w:ascii="Times New Roman" w:hAnsi="Times New Roman"/>
          <w:color w:val="000000" w:themeColor="text1"/>
          <w:sz w:val="24"/>
          <w:lang w:val="en-US"/>
        </w:rPr>
        <w:t>chosen by purposive sampling</w:t>
      </w:r>
      <w:ins w:id="1421" w:author="Microsoft Office User" w:date="2024-10-25T14:38:00Z">
        <w:r w:rsidR="00EB15A8" w:rsidRPr="001A7447">
          <w:rPr>
            <w:rFonts w:ascii="Times New Roman" w:hAnsi="Times New Roman"/>
            <w:color w:val="000000" w:themeColor="text1"/>
            <w:sz w:val="24"/>
            <w:lang w:val="en-US"/>
          </w:rPr>
          <w:t xml:space="preserve"> b</w:t>
        </w:r>
        <w:r w:rsidR="00EB15A8" w:rsidRPr="001A7447">
          <w:rPr>
            <w:color w:val="000000" w:themeColor="text1"/>
            <w:rPrChange w:id="1422" w:author="Microsoft Office User" w:date="2024-10-25T16:49:00Z">
              <w:rPr/>
            </w:rPrChange>
          </w:rPr>
          <w:t xml:space="preserve">y </w:t>
        </w:r>
        <w:proofErr w:type="spellStart"/>
        <w:r w:rsidR="00EB15A8" w:rsidRPr="001A7447">
          <w:rPr>
            <w:color w:val="000000" w:themeColor="text1"/>
            <w:rPrChange w:id="1423" w:author="Microsoft Office User" w:date="2024-10-25T16:49:00Z">
              <w:rPr/>
            </w:rPrChange>
          </w:rPr>
          <w:t>ensuring</w:t>
        </w:r>
        <w:proofErr w:type="spellEnd"/>
        <w:r w:rsidR="00EB15A8" w:rsidRPr="001A7447">
          <w:rPr>
            <w:color w:val="000000" w:themeColor="text1"/>
            <w:rPrChange w:id="1424" w:author="Microsoft Office User" w:date="2024-10-25T16:49:00Z">
              <w:rPr/>
            </w:rPrChange>
          </w:rPr>
          <w:t xml:space="preserve"> </w:t>
        </w:r>
        <w:proofErr w:type="spellStart"/>
        <w:r w:rsidR="00EB15A8" w:rsidRPr="001A7447">
          <w:rPr>
            <w:color w:val="000000" w:themeColor="text1"/>
            <w:rPrChange w:id="1425" w:author="Microsoft Office User" w:date="2024-10-25T16:49:00Z">
              <w:rPr/>
            </w:rPrChange>
          </w:rPr>
          <w:t>that</w:t>
        </w:r>
        <w:proofErr w:type="spellEnd"/>
        <w:r w:rsidR="00EB15A8" w:rsidRPr="001A7447">
          <w:rPr>
            <w:color w:val="000000" w:themeColor="text1"/>
            <w:rPrChange w:id="1426" w:author="Microsoft Office User" w:date="2024-10-25T16:49:00Z">
              <w:rPr/>
            </w:rPrChange>
          </w:rPr>
          <w:t xml:space="preserve"> </w:t>
        </w:r>
        <w:proofErr w:type="spellStart"/>
        <w:r w:rsidR="00EB15A8" w:rsidRPr="001A7447">
          <w:rPr>
            <w:color w:val="000000" w:themeColor="text1"/>
            <w:rPrChange w:id="1427" w:author="Microsoft Office User" w:date="2024-10-25T16:49:00Z">
              <w:rPr/>
            </w:rPrChange>
          </w:rPr>
          <w:t>the</w:t>
        </w:r>
        <w:proofErr w:type="spellEnd"/>
        <w:r w:rsidR="00EB15A8" w:rsidRPr="001A7447">
          <w:rPr>
            <w:color w:val="000000" w:themeColor="text1"/>
            <w:rPrChange w:id="1428" w:author="Microsoft Office User" w:date="2024-10-25T16:49:00Z">
              <w:rPr/>
            </w:rPrChange>
          </w:rPr>
          <w:t xml:space="preserve"> </w:t>
        </w:r>
        <w:proofErr w:type="spellStart"/>
        <w:r w:rsidR="00EB15A8" w:rsidRPr="001A7447">
          <w:rPr>
            <w:color w:val="000000" w:themeColor="text1"/>
            <w:rPrChange w:id="1429" w:author="Microsoft Office User" w:date="2024-10-25T16:49:00Z">
              <w:rPr/>
            </w:rPrChange>
          </w:rPr>
          <w:t>sample</w:t>
        </w:r>
        <w:proofErr w:type="spellEnd"/>
        <w:r w:rsidR="00EB15A8" w:rsidRPr="001A7447">
          <w:rPr>
            <w:color w:val="000000" w:themeColor="text1"/>
            <w:rPrChange w:id="1430" w:author="Microsoft Office User" w:date="2024-10-25T16:49:00Z">
              <w:rPr/>
            </w:rPrChange>
          </w:rPr>
          <w:t xml:space="preserve"> </w:t>
        </w:r>
        <w:proofErr w:type="spellStart"/>
        <w:r w:rsidR="00EB15A8" w:rsidRPr="001A7447">
          <w:rPr>
            <w:color w:val="000000" w:themeColor="text1"/>
            <w:rPrChange w:id="1431" w:author="Microsoft Office User" w:date="2024-10-25T16:49:00Z">
              <w:rPr/>
            </w:rPrChange>
          </w:rPr>
          <w:t>meets</w:t>
        </w:r>
        <w:proofErr w:type="spellEnd"/>
        <w:r w:rsidR="00EB15A8" w:rsidRPr="001A7447">
          <w:rPr>
            <w:color w:val="000000" w:themeColor="text1"/>
            <w:rPrChange w:id="1432" w:author="Microsoft Office User" w:date="2024-10-25T16:49:00Z">
              <w:rPr/>
            </w:rPrChange>
          </w:rPr>
          <w:t xml:space="preserve"> </w:t>
        </w:r>
        <w:proofErr w:type="spellStart"/>
        <w:r w:rsidR="00EB15A8" w:rsidRPr="001A7447">
          <w:rPr>
            <w:color w:val="000000" w:themeColor="text1"/>
            <w:rPrChange w:id="1433" w:author="Microsoft Office User" w:date="2024-10-25T16:49:00Z">
              <w:rPr/>
            </w:rPrChange>
          </w:rPr>
          <w:t>specific</w:t>
        </w:r>
        <w:proofErr w:type="spellEnd"/>
        <w:r w:rsidR="00EB15A8" w:rsidRPr="001A7447">
          <w:rPr>
            <w:color w:val="000000" w:themeColor="text1"/>
            <w:rPrChange w:id="1434" w:author="Microsoft Office User" w:date="2024-10-25T16:49:00Z">
              <w:rPr/>
            </w:rPrChange>
          </w:rPr>
          <w:t xml:space="preserve"> </w:t>
        </w:r>
        <w:proofErr w:type="spellStart"/>
        <w:r w:rsidR="00EB15A8" w:rsidRPr="001A7447">
          <w:rPr>
            <w:color w:val="000000" w:themeColor="text1"/>
            <w:rPrChange w:id="1435" w:author="Microsoft Office User" w:date="2024-10-25T16:49:00Z">
              <w:rPr/>
            </w:rPrChange>
          </w:rPr>
          <w:t>criteria</w:t>
        </w:r>
        <w:proofErr w:type="spellEnd"/>
        <w:r w:rsidR="00EB15A8" w:rsidRPr="001A7447">
          <w:rPr>
            <w:color w:val="000000" w:themeColor="text1"/>
            <w:rPrChange w:id="1436" w:author="Microsoft Office User" w:date="2024-10-25T16:49:00Z">
              <w:rPr/>
            </w:rPrChange>
          </w:rPr>
          <w:t xml:space="preserve">, </w:t>
        </w:r>
        <w:proofErr w:type="spellStart"/>
        <w:r w:rsidR="00EB15A8" w:rsidRPr="001A7447">
          <w:rPr>
            <w:color w:val="000000" w:themeColor="text1"/>
            <w:rPrChange w:id="1437" w:author="Microsoft Office User" w:date="2024-10-25T16:49:00Z">
              <w:rPr/>
            </w:rPrChange>
          </w:rPr>
          <w:t>the</w:t>
        </w:r>
        <w:proofErr w:type="spellEnd"/>
        <w:r w:rsidR="00EB15A8" w:rsidRPr="001A7447">
          <w:rPr>
            <w:color w:val="000000" w:themeColor="text1"/>
            <w:rPrChange w:id="1438" w:author="Microsoft Office User" w:date="2024-10-25T16:49:00Z">
              <w:rPr/>
            </w:rPrChange>
          </w:rPr>
          <w:t xml:space="preserve"> </w:t>
        </w:r>
        <w:proofErr w:type="spellStart"/>
        <w:r w:rsidR="00EB15A8" w:rsidRPr="001A7447">
          <w:rPr>
            <w:color w:val="000000" w:themeColor="text1"/>
            <w:rPrChange w:id="1439" w:author="Microsoft Office User" w:date="2024-10-25T16:49:00Z">
              <w:rPr/>
            </w:rPrChange>
          </w:rPr>
          <w:t>research</w:t>
        </w:r>
        <w:proofErr w:type="spellEnd"/>
        <w:r w:rsidR="00EB15A8" w:rsidRPr="001A7447">
          <w:rPr>
            <w:color w:val="000000" w:themeColor="text1"/>
            <w:rPrChange w:id="1440" w:author="Microsoft Office User" w:date="2024-10-25T16:49:00Z">
              <w:rPr/>
            </w:rPrChange>
          </w:rPr>
          <w:t xml:space="preserve"> </w:t>
        </w:r>
        <w:proofErr w:type="spellStart"/>
        <w:r w:rsidR="00EB15A8" w:rsidRPr="001A7447">
          <w:rPr>
            <w:color w:val="000000" w:themeColor="text1"/>
            <w:rPrChange w:id="1441" w:author="Microsoft Office User" w:date="2024-10-25T16:49:00Z">
              <w:rPr/>
            </w:rPrChange>
          </w:rPr>
          <w:t>can</w:t>
        </w:r>
        <w:proofErr w:type="spellEnd"/>
        <w:r w:rsidR="00EB15A8" w:rsidRPr="001A7447">
          <w:rPr>
            <w:color w:val="000000" w:themeColor="text1"/>
            <w:rPrChange w:id="1442" w:author="Microsoft Office User" w:date="2024-10-25T16:49:00Z">
              <w:rPr/>
            </w:rPrChange>
          </w:rPr>
          <w:t xml:space="preserve"> </w:t>
        </w:r>
        <w:proofErr w:type="spellStart"/>
        <w:r w:rsidR="00EB15A8" w:rsidRPr="001A7447">
          <w:rPr>
            <w:color w:val="000000" w:themeColor="text1"/>
            <w:rPrChange w:id="1443" w:author="Microsoft Office User" w:date="2024-10-25T16:49:00Z">
              <w:rPr/>
            </w:rPrChange>
          </w:rPr>
          <w:t>yield</w:t>
        </w:r>
        <w:proofErr w:type="spellEnd"/>
        <w:r w:rsidR="00EB15A8" w:rsidRPr="001A7447">
          <w:rPr>
            <w:color w:val="000000" w:themeColor="text1"/>
            <w:rPrChange w:id="1444" w:author="Microsoft Office User" w:date="2024-10-25T16:49:00Z">
              <w:rPr/>
            </w:rPrChange>
          </w:rPr>
          <w:t xml:space="preserve"> </w:t>
        </w:r>
        <w:proofErr w:type="spellStart"/>
        <w:r w:rsidR="00EB15A8" w:rsidRPr="001A7447">
          <w:rPr>
            <w:color w:val="000000" w:themeColor="text1"/>
            <w:rPrChange w:id="1445" w:author="Microsoft Office User" w:date="2024-10-25T16:49:00Z">
              <w:rPr/>
            </w:rPrChange>
          </w:rPr>
          <w:t>insights</w:t>
        </w:r>
        <w:proofErr w:type="spellEnd"/>
        <w:r w:rsidR="00EB15A8" w:rsidRPr="001A7447">
          <w:rPr>
            <w:color w:val="000000" w:themeColor="text1"/>
            <w:rPrChange w:id="1446" w:author="Microsoft Office User" w:date="2024-10-25T16:49:00Z">
              <w:rPr/>
            </w:rPrChange>
          </w:rPr>
          <w:t xml:space="preserve"> </w:t>
        </w:r>
        <w:proofErr w:type="spellStart"/>
        <w:r w:rsidR="00EB15A8" w:rsidRPr="001A7447">
          <w:rPr>
            <w:color w:val="000000" w:themeColor="text1"/>
            <w:rPrChange w:id="1447" w:author="Microsoft Office User" w:date="2024-10-25T16:49:00Z">
              <w:rPr/>
            </w:rPrChange>
          </w:rPr>
          <w:t>that</w:t>
        </w:r>
        <w:proofErr w:type="spellEnd"/>
        <w:r w:rsidR="00EB15A8" w:rsidRPr="001A7447">
          <w:rPr>
            <w:color w:val="000000" w:themeColor="text1"/>
            <w:rPrChange w:id="1448" w:author="Microsoft Office User" w:date="2024-10-25T16:49:00Z">
              <w:rPr/>
            </w:rPrChange>
          </w:rPr>
          <w:t xml:space="preserve"> are </w:t>
        </w:r>
        <w:proofErr w:type="spellStart"/>
        <w:r w:rsidR="00EB15A8" w:rsidRPr="001A7447">
          <w:rPr>
            <w:color w:val="000000" w:themeColor="text1"/>
            <w:rPrChange w:id="1449" w:author="Microsoft Office User" w:date="2024-10-25T16:49:00Z">
              <w:rPr/>
            </w:rPrChange>
          </w:rPr>
          <w:t>both</w:t>
        </w:r>
        <w:proofErr w:type="spellEnd"/>
        <w:r w:rsidR="00EB15A8" w:rsidRPr="001A7447">
          <w:rPr>
            <w:color w:val="000000" w:themeColor="text1"/>
            <w:rPrChange w:id="1450" w:author="Microsoft Office User" w:date="2024-10-25T16:49:00Z">
              <w:rPr/>
            </w:rPrChange>
          </w:rPr>
          <w:t xml:space="preserve"> </w:t>
        </w:r>
        <w:proofErr w:type="spellStart"/>
        <w:r w:rsidR="00EB15A8" w:rsidRPr="001A7447">
          <w:rPr>
            <w:color w:val="000000" w:themeColor="text1"/>
            <w:rPrChange w:id="1451" w:author="Microsoft Office User" w:date="2024-10-25T16:49:00Z">
              <w:rPr/>
            </w:rPrChange>
          </w:rPr>
          <w:t>meaningful</w:t>
        </w:r>
        <w:proofErr w:type="spellEnd"/>
        <w:r w:rsidR="00EB15A8" w:rsidRPr="001A7447">
          <w:rPr>
            <w:color w:val="000000" w:themeColor="text1"/>
            <w:rPrChange w:id="1452" w:author="Microsoft Office User" w:date="2024-10-25T16:49:00Z">
              <w:rPr/>
            </w:rPrChange>
          </w:rPr>
          <w:t xml:space="preserve"> </w:t>
        </w:r>
        <w:proofErr w:type="spellStart"/>
        <w:r w:rsidR="00EB15A8" w:rsidRPr="001A7447">
          <w:rPr>
            <w:color w:val="000000" w:themeColor="text1"/>
            <w:rPrChange w:id="1453" w:author="Microsoft Office User" w:date="2024-10-25T16:49:00Z">
              <w:rPr/>
            </w:rPrChange>
          </w:rPr>
          <w:t>and</w:t>
        </w:r>
        <w:proofErr w:type="spellEnd"/>
        <w:r w:rsidR="00EB15A8" w:rsidRPr="001A7447">
          <w:rPr>
            <w:color w:val="000000" w:themeColor="text1"/>
            <w:rPrChange w:id="1454" w:author="Microsoft Office User" w:date="2024-10-25T16:49:00Z">
              <w:rPr/>
            </w:rPrChange>
          </w:rPr>
          <w:t xml:space="preserve"> </w:t>
        </w:r>
        <w:proofErr w:type="spellStart"/>
        <w:r w:rsidR="00EB15A8" w:rsidRPr="001A7447">
          <w:rPr>
            <w:color w:val="000000" w:themeColor="text1"/>
            <w:rPrChange w:id="1455" w:author="Microsoft Office User" w:date="2024-10-25T16:49:00Z">
              <w:rPr/>
            </w:rPrChange>
          </w:rPr>
          <w:t>applicable</w:t>
        </w:r>
        <w:proofErr w:type="spellEnd"/>
        <w:r w:rsidR="00EB15A8" w:rsidRPr="001A7447">
          <w:rPr>
            <w:color w:val="000000" w:themeColor="text1"/>
            <w:rPrChange w:id="1456" w:author="Microsoft Office User" w:date="2024-10-25T16:49:00Z">
              <w:rPr/>
            </w:rPrChange>
          </w:rPr>
          <w:t xml:space="preserve"> </w:t>
        </w:r>
        <w:proofErr w:type="spellStart"/>
        <w:r w:rsidR="00EB15A8" w:rsidRPr="001A7447">
          <w:rPr>
            <w:color w:val="000000" w:themeColor="text1"/>
            <w:rPrChange w:id="1457" w:author="Microsoft Office User" w:date="2024-10-25T16:49:00Z">
              <w:rPr/>
            </w:rPrChange>
          </w:rPr>
          <w:t>to</w:t>
        </w:r>
        <w:proofErr w:type="spellEnd"/>
        <w:r w:rsidR="00EB15A8" w:rsidRPr="001A7447">
          <w:rPr>
            <w:color w:val="000000" w:themeColor="text1"/>
            <w:rPrChange w:id="1458" w:author="Microsoft Office User" w:date="2024-10-25T16:49:00Z">
              <w:rPr/>
            </w:rPrChange>
          </w:rPr>
          <w:t xml:space="preserve"> </w:t>
        </w:r>
        <w:proofErr w:type="spellStart"/>
        <w:r w:rsidR="00EB15A8" w:rsidRPr="001A7447">
          <w:rPr>
            <w:color w:val="000000" w:themeColor="text1"/>
            <w:rPrChange w:id="1459" w:author="Microsoft Office User" w:date="2024-10-25T16:49:00Z">
              <w:rPr/>
            </w:rPrChange>
          </w:rPr>
          <w:t>the</w:t>
        </w:r>
        <w:proofErr w:type="spellEnd"/>
        <w:r w:rsidR="00EB15A8" w:rsidRPr="001A7447">
          <w:rPr>
            <w:color w:val="000000" w:themeColor="text1"/>
            <w:rPrChange w:id="1460" w:author="Microsoft Office User" w:date="2024-10-25T16:49:00Z">
              <w:rPr/>
            </w:rPrChange>
          </w:rPr>
          <w:t xml:space="preserve"> </w:t>
        </w:r>
        <w:proofErr w:type="spellStart"/>
        <w:r w:rsidR="00EB15A8" w:rsidRPr="001A7447">
          <w:rPr>
            <w:color w:val="000000" w:themeColor="text1"/>
            <w:rPrChange w:id="1461" w:author="Microsoft Office User" w:date="2024-10-25T16:49:00Z">
              <w:rPr/>
            </w:rPrChange>
          </w:rPr>
          <w:t>challenges</w:t>
        </w:r>
        <w:proofErr w:type="spellEnd"/>
        <w:r w:rsidR="00EB15A8" w:rsidRPr="001A7447">
          <w:rPr>
            <w:color w:val="000000" w:themeColor="text1"/>
            <w:rPrChange w:id="1462" w:author="Microsoft Office User" w:date="2024-10-25T16:49:00Z">
              <w:rPr/>
            </w:rPrChange>
          </w:rPr>
          <w:t xml:space="preserve"> </w:t>
        </w:r>
        <w:proofErr w:type="spellStart"/>
        <w:r w:rsidR="00EB15A8" w:rsidRPr="001A7447">
          <w:rPr>
            <w:color w:val="000000" w:themeColor="text1"/>
            <w:rPrChange w:id="1463" w:author="Microsoft Office User" w:date="2024-10-25T16:49:00Z">
              <w:rPr/>
            </w:rPrChange>
          </w:rPr>
          <w:t>faced</w:t>
        </w:r>
        <w:proofErr w:type="spellEnd"/>
        <w:r w:rsidR="00EB15A8" w:rsidRPr="001A7447">
          <w:rPr>
            <w:color w:val="000000" w:themeColor="text1"/>
            <w:rPrChange w:id="1464" w:author="Microsoft Office User" w:date="2024-10-25T16:49:00Z">
              <w:rPr/>
            </w:rPrChange>
          </w:rPr>
          <w:t xml:space="preserve"> </w:t>
        </w:r>
        <w:proofErr w:type="spellStart"/>
        <w:r w:rsidR="00EB15A8" w:rsidRPr="001A7447">
          <w:rPr>
            <w:color w:val="000000" w:themeColor="text1"/>
            <w:rPrChange w:id="1465" w:author="Microsoft Office User" w:date="2024-10-25T16:49:00Z">
              <w:rPr/>
            </w:rPrChange>
          </w:rPr>
          <w:t>by</w:t>
        </w:r>
        <w:proofErr w:type="spellEnd"/>
        <w:r w:rsidR="00EB15A8" w:rsidRPr="001A7447">
          <w:rPr>
            <w:color w:val="000000" w:themeColor="text1"/>
            <w:rPrChange w:id="1466" w:author="Microsoft Office User" w:date="2024-10-25T16:49:00Z">
              <w:rPr/>
            </w:rPrChange>
          </w:rPr>
          <w:t xml:space="preserve"> </w:t>
        </w:r>
        <w:proofErr w:type="spellStart"/>
        <w:r w:rsidR="00EB15A8" w:rsidRPr="001A7447">
          <w:rPr>
            <w:color w:val="000000" w:themeColor="text1"/>
            <w:rPrChange w:id="1467" w:author="Microsoft Office User" w:date="2024-10-25T16:49:00Z">
              <w:rPr/>
            </w:rPrChange>
          </w:rPr>
          <w:t>English</w:t>
        </w:r>
        <w:proofErr w:type="spellEnd"/>
        <w:r w:rsidR="00EB15A8" w:rsidRPr="001A7447">
          <w:rPr>
            <w:color w:val="000000" w:themeColor="text1"/>
            <w:rPrChange w:id="1468" w:author="Microsoft Office User" w:date="2024-10-25T16:49:00Z">
              <w:rPr/>
            </w:rPrChange>
          </w:rPr>
          <w:t xml:space="preserve"> </w:t>
        </w:r>
        <w:proofErr w:type="spellStart"/>
        <w:r w:rsidR="00EB15A8" w:rsidRPr="001A7447">
          <w:rPr>
            <w:color w:val="000000" w:themeColor="text1"/>
            <w:rPrChange w:id="1469" w:author="Microsoft Office User" w:date="2024-10-25T16:49:00Z">
              <w:rPr/>
            </w:rPrChange>
          </w:rPr>
          <w:t>language</w:t>
        </w:r>
        <w:proofErr w:type="spellEnd"/>
        <w:r w:rsidR="00EB15A8" w:rsidRPr="001A7447">
          <w:rPr>
            <w:color w:val="000000" w:themeColor="text1"/>
            <w:rPrChange w:id="1470" w:author="Microsoft Office User" w:date="2024-10-25T16:49:00Z">
              <w:rPr/>
            </w:rPrChange>
          </w:rPr>
          <w:t xml:space="preserve"> </w:t>
        </w:r>
        <w:proofErr w:type="spellStart"/>
        <w:r w:rsidR="00EB15A8" w:rsidRPr="001A7447">
          <w:rPr>
            <w:color w:val="000000" w:themeColor="text1"/>
            <w:rPrChange w:id="1471" w:author="Microsoft Office User" w:date="2024-10-25T16:49:00Z">
              <w:rPr/>
            </w:rPrChange>
          </w:rPr>
          <w:t>learners</w:t>
        </w:r>
        <w:proofErr w:type="spellEnd"/>
        <w:r w:rsidR="00EB15A8" w:rsidRPr="001A7447">
          <w:rPr>
            <w:color w:val="000000" w:themeColor="text1"/>
            <w:rPrChange w:id="1472" w:author="Microsoft Office User" w:date="2024-10-25T16:49:00Z">
              <w:rPr/>
            </w:rPrChange>
          </w:rPr>
          <w:t xml:space="preserve"> in </w:t>
        </w:r>
        <w:proofErr w:type="spellStart"/>
        <w:r w:rsidR="00EB15A8" w:rsidRPr="001A7447">
          <w:rPr>
            <w:color w:val="000000" w:themeColor="text1"/>
            <w:rPrChange w:id="1473" w:author="Microsoft Office User" w:date="2024-10-25T16:49:00Z">
              <w:rPr/>
            </w:rPrChange>
          </w:rPr>
          <w:t>this</w:t>
        </w:r>
        <w:proofErr w:type="spellEnd"/>
        <w:r w:rsidR="00EB15A8" w:rsidRPr="001A7447">
          <w:rPr>
            <w:color w:val="000000" w:themeColor="text1"/>
            <w:rPrChange w:id="1474" w:author="Microsoft Office User" w:date="2024-10-25T16:49:00Z">
              <w:rPr/>
            </w:rPrChange>
          </w:rPr>
          <w:t xml:space="preserve"> </w:t>
        </w:r>
        <w:proofErr w:type="spellStart"/>
        <w:r w:rsidR="00EB15A8" w:rsidRPr="001A7447">
          <w:rPr>
            <w:color w:val="000000" w:themeColor="text1"/>
            <w:rPrChange w:id="1475" w:author="Microsoft Office User" w:date="2024-10-25T16:49:00Z">
              <w:rPr/>
            </w:rPrChange>
          </w:rPr>
          <w:t>particular</w:t>
        </w:r>
        <w:proofErr w:type="spellEnd"/>
        <w:r w:rsidR="00EB15A8" w:rsidRPr="001A7447">
          <w:rPr>
            <w:color w:val="000000" w:themeColor="text1"/>
            <w:rPrChange w:id="1476" w:author="Microsoft Office User" w:date="2024-10-25T16:49:00Z">
              <w:rPr/>
            </w:rPrChange>
          </w:rPr>
          <w:t xml:space="preserve"> </w:t>
        </w:r>
        <w:proofErr w:type="spellStart"/>
        <w:r w:rsidR="00EB15A8" w:rsidRPr="001A7447">
          <w:rPr>
            <w:color w:val="000000" w:themeColor="text1"/>
            <w:rPrChange w:id="1477" w:author="Microsoft Office User" w:date="2024-10-25T16:49:00Z">
              <w:rPr/>
            </w:rPrChange>
          </w:rPr>
          <w:t>context</w:t>
        </w:r>
        <w:proofErr w:type="spellEnd"/>
        <w:r w:rsidR="00EB15A8" w:rsidRPr="001A7447">
          <w:rPr>
            <w:color w:val="000000" w:themeColor="text1"/>
            <w:rPrChange w:id="1478" w:author="Microsoft Office User" w:date="2024-10-25T16:49:00Z">
              <w:rPr/>
            </w:rPrChange>
          </w:rPr>
          <w:t>.</w:t>
        </w:r>
      </w:ins>
      <w:ins w:id="1479" w:author="Microsoft Office User" w:date="2024-10-25T14:34:00Z">
        <w:r w:rsidR="00EB15A8" w:rsidRPr="001A7447">
          <w:rPr>
            <w:rFonts w:ascii="Times New Roman" w:hAnsi="Times New Roman"/>
            <w:color w:val="000000" w:themeColor="text1"/>
            <w:sz w:val="24"/>
            <w:lang w:val="en-US"/>
          </w:rPr>
          <w:t xml:space="preserve"> </w:t>
        </w:r>
      </w:ins>
      <w:r w:rsidRPr="001A7447">
        <w:rPr>
          <w:rFonts w:ascii="Times New Roman" w:hAnsi="Times New Roman"/>
          <w:color w:val="000000" w:themeColor="text1"/>
          <w:sz w:val="24"/>
          <w:lang w:val="en-US"/>
        </w:rPr>
        <w:t xml:space="preserve"> </w:t>
      </w:r>
      <w:proofErr w:type="gramStart"/>
      <w:r w:rsidRPr="001A7447">
        <w:rPr>
          <w:rFonts w:ascii="Times New Roman" w:hAnsi="Times New Roman"/>
          <w:color w:val="000000" w:themeColor="text1"/>
          <w:sz w:val="24"/>
        </w:rPr>
        <w:t>Two</w:t>
      </w:r>
      <w:proofErr w:type="gram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types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instruments</w:t>
      </w:r>
      <w:proofErr w:type="spellEnd"/>
      <w:r w:rsidRPr="001A7447">
        <w:rPr>
          <w:rFonts w:ascii="Times New Roman" w:hAnsi="Times New Roman"/>
          <w:color w:val="000000" w:themeColor="text1"/>
          <w:sz w:val="24"/>
        </w:rPr>
        <w:t xml:space="preserve"> were </w:t>
      </w:r>
      <w:proofErr w:type="spellStart"/>
      <w:r w:rsidRPr="001A7447">
        <w:rPr>
          <w:rFonts w:ascii="Times New Roman" w:hAnsi="Times New Roman"/>
          <w:color w:val="000000" w:themeColor="text1"/>
          <w:sz w:val="24"/>
        </w:rPr>
        <w:t>utilized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for</w:t>
      </w:r>
      <w:proofErr w:type="spellEnd"/>
      <w:r w:rsidRPr="001A7447">
        <w:rPr>
          <w:rFonts w:ascii="Times New Roman" w:hAnsi="Times New Roman"/>
          <w:color w:val="000000" w:themeColor="text1"/>
          <w:sz w:val="24"/>
        </w:rPr>
        <w:t xml:space="preserve"> data </w:t>
      </w:r>
      <w:proofErr w:type="spellStart"/>
      <w:r w:rsidRPr="001A7447">
        <w:rPr>
          <w:rFonts w:ascii="Times New Roman" w:hAnsi="Times New Roman"/>
          <w:color w:val="000000" w:themeColor="text1"/>
          <w:sz w:val="24"/>
        </w:rPr>
        <w:t>collection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Anxiety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Questionnaire</w:t>
      </w:r>
      <w:proofErr w:type="spellEnd"/>
      <w:r w:rsidRPr="001A7447">
        <w:rPr>
          <w:rFonts w:ascii="Times New Roman" w:hAnsi="Times New Roman"/>
          <w:color w:val="000000" w:themeColor="text1"/>
          <w:sz w:val="24"/>
        </w:rPr>
        <w:t xml:space="preserve"> (SLWAI)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a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test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Subsequently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data </w:t>
      </w:r>
      <w:proofErr w:type="spellStart"/>
      <w:r w:rsidRPr="001A7447">
        <w:rPr>
          <w:rFonts w:ascii="Times New Roman" w:hAnsi="Times New Roman"/>
          <w:color w:val="000000" w:themeColor="text1"/>
          <w:sz w:val="24"/>
        </w:rPr>
        <w:t>underwent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examination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through</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utilization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descriptive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statistics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correlation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analysis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regression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analysis</w:t>
      </w:r>
      <w:proofErr w:type="spellEnd"/>
      <w:r w:rsidRPr="001A7447">
        <w:rPr>
          <w:rFonts w:ascii="Times New Roman" w:hAnsi="Times New Roman"/>
          <w:color w:val="000000" w:themeColor="text1"/>
          <w:sz w:val="24"/>
        </w:rPr>
        <w:t xml:space="preserve"> in </w:t>
      </w:r>
      <w:proofErr w:type="spellStart"/>
      <w:r w:rsidRPr="001A7447">
        <w:rPr>
          <w:rFonts w:ascii="Times New Roman" w:hAnsi="Times New Roman"/>
          <w:color w:val="000000" w:themeColor="text1"/>
          <w:sz w:val="24"/>
        </w:rPr>
        <w:t>cases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where</w:t>
      </w:r>
      <w:proofErr w:type="spellEnd"/>
      <w:r w:rsidRPr="001A7447">
        <w:rPr>
          <w:rFonts w:ascii="Times New Roman" w:hAnsi="Times New Roman"/>
          <w:color w:val="000000" w:themeColor="text1"/>
          <w:sz w:val="24"/>
        </w:rPr>
        <w:t xml:space="preserve"> a </w:t>
      </w:r>
      <w:proofErr w:type="spellStart"/>
      <w:r w:rsidRPr="001A7447">
        <w:rPr>
          <w:rFonts w:ascii="Times New Roman" w:hAnsi="Times New Roman"/>
          <w:color w:val="000000" w:themeColor="text1"/>
          <w:sz w:val="24"/>
        </w:rPr>
        <w:t>substantial</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correlation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between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two</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variables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was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seen</w:t>
      </w:r>
      <w:proofErr w:type="spellEnd"/>
      <w:r w:rsidRPr="001A7447">
        <w:rPr>
          <w:rFonts w:ascii="Times New Roman" w:hAnsi="Times New Roman"/>
          <w:color w:val="000000" w:themeColor="text1"/>
          <w:sz w:val="24"/>
        </w:rPr>
        <w:t>.</w:t>
      </w:r>
    </w:p>
    <w:p w14:paraId="4D8ACB58" w14:textId="77777777" w:rsidR="00CC17C1" w:rsidRPr="001A7447" w:rsidRDefault="00CC17C1">
      <w:pPr>
        <w:ind w:firstLine="720"/>
        <w:jc w:val="both"/>
        <w:rPr>
          <w:rFonts w:ascii="Times New Roman" w:hAnsi="Times New Roman"/>
          <w:b/>
          <w:color w:val="000000" w:themeColor="text1"/>
          <w:sz w:val="24"/>
          <w:szCs w:val="24"/>
          <w:rPrChange w:id="1480" w:author="Microsoft Office User" w:date="2024-10-25T16:49:00Z">
            <w:rPr>
              <w:rFonts w:ascii="Times New Roman" w:hAnsi="Times New Roman"/>
              <w:b/>
              <w:sz w:val="24"/>
              <w:szCs w:val="24"/>
            </w:rPr>
          </w:rPrChange>
        </w:rPr>
      </w:pPr>
    </w:p>
    <w:p w14:paraId="60A7D7A4" w14:textId="77777777" w:rsidR="00CC17C1" w:rsidRPr="001A7447" w:rsidRDefault="00000000">
      <w:pPr>
        <w:jc w:val="both"/>
        <w:rPr>
          <w:rFonts w:ascii="Times New Roman" w:hAnsi="Times New Roman"/>
          <w:b/>
          <w:color w:val="000000" w:themeColor="text1"/>
          <w:sz w:val="24"/>
          <w:szCs w:val="24"/>
          <w:rPrChange w:id="1481" w:author="Microsoft Office User" w:date="2024-10-25T16:49:00Z">
            <w:rPr>
              <w:rFonts w:ascii="Times New Roman" w:hAnsi="Times New Roman"/>
              <w:b/>
              <w:sz w:val="24"/>
              <w:szCs w:val="24"/>
            </w:rPr>
          </w:rPrChange>
        </w:rPr>
      </w:pPr>
      <w:r w:rsidRPr="001A7447">
        <w:rPr>
          <w:rFonts w:ascii="Times New Roman" w:hAnsi="Times New Roman"/>
          <w:b/>
          <w:color w:val="000000" w:themeColor="text1"/>
          <w:sz w:val="24"/>
          <w:szCs w:val="24"/>
          <w:rPrChange w:id="1482" w:author="Microsoft Office User" w:date="2024-10-25T16:49:00Z">
            <w:rPr>
              <w:rFonts w:ascii="Times New Roman" w:hAnsi="Times New Roman"/>
              <w:b/>
              <w:sz w:val="24"/>
              <w:szCs w:val="24"/>
            </w:rPr>
          </w:rPrChange>
        </w:rPr>
        <w:t>FINDINGS AND DISCUSSION</w:t>
      </w:r>
    </w:p>
    <w:p w14:paraId="2208A544" w14:textId="77777777" w:rsidR="00CC17C1" w:rsidRPr="001A7447" w:rsidRDefault="00000000">
      <w:pPr>
        <w:jc w:val="both"/>
        <w:rPr>
          <w:rFonts w:ascii="Times New Roman" w:hAnsi="Times New Roman"/>
          <w:b/>
          <w:color w:val="000000" w:themeColor="text1"/>
          <w:sz w:val="24"/>
          <w:rPrChange w:id="1483" w:author="Microsoft Office User" w:date="2024-10-25T16:49:00Z">
            <w:rPr>
              <w:rFonts w:ascii="Times New Roman" w:hAnsi="Times New Roman"/>
              <w:b/>
              <w:sz w:val="24"/>
            </w:rPr>
          </w:rPrChange>
        </w:rPr>
      </w:pPr>
      <w:r w:rsidRPr="001A7447">
        <w:rPr>
          <w:rFonts w:ascii="Times New Roman" w:hAnsi="Times New Roman"/>
          <w:b/>
          <w:color w:val="000000" w:themeColor="text1"/>
          <w:sz w:val="24"/>
          <w:rPrChange w:id="1484" w:author="Microsoft Office User" w:date="2024-10-25T16:49:00Z">
            <w:rPr>
              <w:rFonts w:ascii="Times New Roman" w:hAnsi="Times New Roman"/>
              <w:b/>
              <w:sz w:val="24"/>
            </w:rPr>
          </w:rPrChange>
        </w:rPr>
        <w:t xml:space="preserve">FINDING </w:t>
      </w:r>
    </w:p>
    <w:p w14:paraId="40B8F0C1" w14:textId="77777777" w:rsidR="00CC17C1" w:rsidRPr="001A7447" w:rsidRDefault="00000000">
      <w:pPr>
        <w:jc w:val="both"/>
        <w:rPr>
          <w:rFonts w:ascii="Times New Roman" w:hAnsi="Times New Roman"/>
          <w:b/>
          <w:bCs/>
          <w:color w:val="000000" w:themeColor="text1"/>
          <w:sz w:val="24"/>
          <w:rPrChange w:id="1485" w:author="Microsoft Office User" w:date="2024-10-25T16:49:00Z">
            <w:rPr>
              <w:rFonts w:ascii="Times New Roman" w:hAnsi="Times New Roman"/>
              <w:b/>
              <w:bCs/>
              <w:sz w:val="24"/>
            </w:rPr>
          </w:rPrChange>
        </w:rPr>
      </w:pPr>
      <w:r w:rsidRPr="001A7447">
        <w:rPr>
          <w:rFonts w:ascii="Times New Roman" w:hAnsi="Times New Roman"/>
          <w:b/>
          <w:bCs/>
          <w:color w:val="000000" w:themeColor="text1"/>
          <w:sz w:val="24"/>
          <w:rPrChange w:id="1486" w:author="Microsoft Office User" w:date="2024-10-25T16:49:00Z">
            <w:rPr>
              <w:rFonts w:ascii="Times New Roman" w:hAnsi="Times New Roman"/>
              <w:b/>
              <w:bCs/>
              <w:sz w:val="24"/>
            </w:rPr>
          </w:rPrChange>
        </w:rPr>
        <w:t xml:space="preserve">The </w:t>
      </w:r>
      <w:proofErr w:type="spellStart"/>
      <w:r w:rsidRPr="001A7447">
        <w:rPr>
          <w:rFonts w:ascii="Times New Roman" w:hAnsi="Times New Roman"/>
          <w:b/>
          <w:bCs/>
          <w:color w:val="000000" w:themeColor="text1"/>
          <w:sz w:val="24"/>
          <w:rPrChange w:id="1487" w:author="Microsoft Office User" w:date="2024-10-25T16:49:00Z">
            <w:rPr>
              <w:rFonts w:ascii="Times New Roman" w:hAnsi="Times New Roman"/>
              <w:b/>
              <w:bCs/>
              <w:sz w:val="24"/>
            </w:rPr>
          </w:rPrChange>
        </w:rPr>
        <w:t>Result</w:t>
      </w:r>
      <w:proofErr w:type="spellEnd"/>
      <w:r w:rsidRPr="001A7447">
        <w:rPr>
          <w:rFonts w:ascii="Times New Roman" w:hAnsi="Times New Roman"/>
          <w:b/>
          <w:bCs/>
          <w:color w:val="000000" w:themeColor="text1"/>
          <w:sz w:val="24"/>
          <w:rPrChange w:id="1488" w:author="Microsoft Office User" w:date="2024-10-25T16:49:00Z">
            <w:rPr>
              <w:rFonts w:ascii="Times New Roman" w:hAnsi="Times New Roman"/>
              <w:b/>
              <w:bCs/>
              <w:sz w:val="24"/>
            </w:rPr>
          </w:rPrChange>
        </w:rPr>
        <w:t xml:space="preserve"> </w:t>
      </w:r>
      <w:proofErr w:type="spellStart"/>
      <w:r w:rsidRPr="001A7447">
        <w:rPr>
          <w:rFonts w:ascii="Times New Roman" w:hAnsi="Times New Roman"/>
          <w:b/>
          <w:bCs/>
          <w:color w:val="000000" w:themeColor="text1"/>
          <w:sz w:val="24"/>
          <w:rPrChange w:id="1489" w:author="Microsoft Office User" w:date="2024-10-25T16:49:00Z">
            <w:rPr>
              <w:rFonts w:ascii="Times New Roman" w:hAnsi="Times New Roman"/>
              <w:b/>
              <w:bCs/>
              <w:sz w:val="24"/>
            </w:rPr>
          </w:rPrChange>
        </w:rPr>
        <w:t>of</w:t>
      </w:r>
      <w:proofErr w:type="spellEnd"/>
      <w:r w:rsidRPr="001A7447">
        <w:rPr>
          <w:rFonts w:ascii="Times New Roman" w:hAnsi="Times New Roman"/>
          <w:b/>
          <w:bCs/>
          <w:color w:val="000000" w:themeColor="text1"/>
          <w:sz w:val="24"/>
          <w:rPrChange w:id="1490" w:author="Microsoft Office User" w:date="2024-10-25T16:49:00Z">
            <w:rPr>
              <w:rFonts w:ascii="Times New Roman" w:hAnsi="Times New Roman"/>
              <w:b/>
              <w:bCs/>
              <w:sz w:val="24"/>
            </w:rPr>
          </w:rPrChange>
        </w:rPr>
        <w:t xml:space="preserve"> </w:t>
      </w:r>
      <w:proofErr w:type="spellStart"/>
      <w:r w:rsidRPr="001A7447">
        <w:rPr>
          <w:rFonts w:ascii="Times New Roman" w:hAnsi="Times New Roman"/>
          <w:b/>
          <w:bCs/>
          <w:color w:val="000000" w:themeColor="text1"/>
          <w:sz w:val="24"/>
          <w:rPrChange w:id="1491" w:author="Microsoft Office User" w:date="2024-10-25T16:49:00Z">
            <w:rPr>
              <w:rFonts w:ascii="Times New Roman" w:hAnsi="Times New Roman"/>
              <w:b/>
              <w:bCs/>
              <w:sz w:val="24"/>
            </w:rPr>
          </w:rPrChange>
        </w:rPr>
        <w:t>Students</w:t>
      </w:r>
      <w:proofErr w:type="spellEnd"/>
      <w:r w:rsidRPr="001A7447">
        <w:rPr>
          <w:rFonts w:ascii="Times New Roman" w:hAnsi="Times New Roman"/>
          <w:b/>
          <w:bCs/>
          <w:color w:val="000000" w:themeColor="text1"/>
          <w:sz w:val="24"/>
          <w:rPrChange w:id="1492" w:author="Microsoft Office User" w:date="2024-10-25T16:49:00Z">
            <w:rPr>
              <w:rFonts w:ascii="Times New Roman" w:hAnsi="Times New Roman"/>
              <w:b/>
              <w:bCs/>
              <w:sz w:val="24"/>
            </w:rPr>
          </w:rPrChange>
        </w:rPr>
        <w:t xml:space="preserve"> </w:t>
      </w:r>
      <w:proofErr w:type="spellStart"/>
      <w:r w:rsidRPr="001A7447">
        <w:rPr>
          <w:rFonts w:ascii="Times New Roman" w:hAnsi="Times New Roman"/>
          <w:b/>
          <w:bCs/>
          <w:color w:val="000000" w:themeColor="text1"/>
          <w:sz w:val="24"/>
          <w:rPrChange w:id="1493" w:author="Microsoft Office User" w:date="2024-10-25T16:49:00Z">
            <w:rPr>
              <w:rFonts w:ascii="Times New Roman" w:hAnsi="Times New Roman"/>
              <w:b/>
              <w:bCs/>
              <w:sz w:val="24"/>
            </w:rPr>
          </w:rPrChange>
        </w:rPr>
        <w:t>Writing</w:t>
      </w:r>
      <w:proofErr w:type="spellEnd"/>
      <w:r w:rsidRPr="001A7447">
        <w:rPr>
          <w:rFonts w:ascii="Times New Roman" w:hAnsi="Times New Roman"/>
          <w:b/>
          <w:bCs/>
          <w:color w:val="000000" w:themeColor="text1"/>
          <w:sz w:val="24"/>
          <w:rPrChange w:id="1494" w:author="Microsoft Office User" w:date="2024-10-25T16:49:00Z">
            <w:rPr>
              <w:rFonts w:ascii="Times New Roman" w:hAnsi="Times New Roman"/>
              <w:b/>
              <w:bCs/>
              <w:sz w:val="24"/>
            </w:rPr>
          </w:rPrChange>
        </w:rPr>
        <w:t xml:space="preserve"> </w:t>
      </w:r>
      <w:proofErr w:type="spellStart"/>
      <w:r w:rsidRPr="001A7447">
        <w:rPr>
          <w:rFonts w:ascii="Times New Roman" w:hAnsi="Times New Roman"/>
          <w:b/>
          <w:bCs/>
          <w:color w:val="000000" w:themeColor="text1"/>
          <w:sz w:val="24"/>
          <w:rPrChange w:id="1495" w:author="Microsoft Office User" w:date="2024-10-25T16:49:00Z">
            <w:rPr>
              <w:rFonts w:ascii="Times New Roman" w:hAnsi="Times New Roman"/>
              <w:b/>
              <w:bCs/>
              <w:sz w:val="24"/>
            </w:rPr>
          </w:rPrChange>
        </w:rPr>
        <w:t>Anxiety</w:t>
      </w:r>
      <w:proofErr w:type="spellEnd"/>
      <w:r w:rsidRPr="001A7447">
        <w:rPr>
          <w:rFonts w:ascii="Times New Roman" w:hAnsi="Times New Roman"/>
          <w:b/>
          <w:bCs/>
          <w:color w:val="000000" w:themeColor="text1"/>
          <w:sz w:val="24"/>
          <w:rPrChange w:id="1496" w:author="Microsoft Office User" w:date="2024-10-25T16:49:00Z">
            <w:rPr>
              <w:rFonts w:ascii="Times New Roman" w:hAnsi="Times New Roman"/>
              <w:b/>
              <w:bCs/>
              <w:sz w:val="24"/>
            </w:rPr>
          </w:rPrChange>
        </w:rPr>
        <w:t xml:space="preserve"> </w:t>
      </w:r>
    </w:p>
    <w:p w14:paraId="11F8E7CB" w14:textId="77777777" w:rsidR="00CC17C1" w:rsidRPr="001A7447" w:rsidRDefault="00CC17C1">
      <w:pPr>
        <w:jc w:val="both"/>
        <w:rPr>
          <w:rFonts w:ascii="Times New Roman" w:hAnsi="Times New Roman"/>
          <w:b/>
          <w:bCs/>
          <w:color w:val="000000" w:themeColor="text1"/>
          <w:sz w:val="24"/>
          <w:rPrChange w:id="1497" w:author="Microsoft Office User" w:date="2024-10-25T16:49:00Z">
            <w:rPr>
              <w:rFonts w:ascii="Times New Roman" w:hAnsi="Times New Roman"/>
              <w:b/>
              <w:bCs/>
              <w:sz w:val="24"/>
            </w:rPr>
          </w:rPrChange>
        </w:rPr>
      </w:pPr>
    </w:p>
    <w:p w14:paraId="2DD3F144" w14:textId="651D716D" w:rsidR="001A7447" w:rsidRPr="001A7447" w:rsidRDefault="00000000" w:rsidP="00312661">
      <w:pPr>
        <w:jc w:val="both"/>
        <w:rPr>
          <w:ins w:id="1498" w:author="Microsoft Office User" w:date="2024-10-25T16:42:00Z"/>
          <w:rFonts w:ascii="Times New Roman" w:hAnsi="Times New Roman"/>
          <w:color w:val="000000" w:themeColor="text1"/>
          <w:sz w:val="24"/>
          <w:rPrChange w:id="1499" w:author="Microsoft Office User" w:date="2024-10-25T16:49:00Z">
            <w:rPr>
              <w:ins w:id="1500" w:author="Microsoft Office User" w:date="2024-10-25T16:42:00Z"/>
              <w:rFonts w:ascii="Times New Roman" w:hAnsi="Times New Roman"/>
              <w:sz w:val="24"/>
            </w:rPr>
          </w:rPrChange>
        </w:rPr>
      </w:pPr>
      <w:proofErr w:type="spellStart"/>
      <w:r w:rsidRPr="001A7447">
        <w:rPr>
          <w:rFonts w:ascii="Times New Roman" w:hAnsi="Times New Roman"/>
          <w:color w:val="000000" w:themeColor="text1"/>
          <w:sz w:val="24"/>
          <w:rPrChange w:id="1501" w:author="Microsoft Office User" w:date="2024-10-25T16:49:00Z">
            <w:rPr>
              <w:rFonts w:ascii="Times New Roman" w:hAnsi="Times New Roman"/>
              <w:sz w:val="24"/>
            </w:rPr>
          </w:rPrChange>
        </w:rPr>
        <w:t>According</w:t>
      </w:r>
      <w:proofErr w:type="spellEnd"/>
      <w:r w:rsidRPr="001A7447">
        <w:rPr>
          <w:rFonts w:ascii="Times New Roman" w:hAnsi="Times New Roman"/>
          <w:color w:val="000000" w:themeColor="text1"/>
          <w:sz w:val="24"/>
          <w:rPrChange w:id="150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03"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50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05" w:author="Microsoft Office User" w:date="2024-10-25T16:49:00Z">
            <w:rPr>
              <w:rFonts w:ascii="Times New Roman" w:hAnsi="Times New Roman"/>
              <w:sz w:val="24"/>
            </w:rPr>
          </w:rPrChange>
        </w:rPr>
        <w:t>descriptive</w:t>
      </w:r>
      <w:proofErr w:type="spellEnd"/>
      <w:r w:rsidRPr="001A7447">
        <w:rPr>
          <w:rFonts w:ascii="Times New Roman" w:hAnsi="Times New Roman"/>
          <w:color w:val="000000" w:themeColor="text1"/>
          <w:sz w:val="24"/>
          <w:rPrChange w:id="150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07" w:author="Microsoft Office User" w:date="2024-10-25T16:49:00Z">
            <w:rPr>
              <w:rFonts w:ascii="Times New Roman" w:hAnsi="Times New Roman"/>
              <w:sz w:val="24"/>
            </w:rPr>
          </w:rPrChange>
        </w:rPr>
        <w:t>statistics</w:t>
      </w:r>
      <w:proofErr w:type="spellEnd"/>
      <w:r w:rsidRPr="001A7447">
        <w:rPr>
          <w:rFonts w:ascii="Times New Roman" w:hAnsi="Times New Roman"/>
          <w:color w:val="000000" w:themeColor="text1"/>
          <w:sz w:val="24"/>
          <w:rPrChange w:id="150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09" w:author="Microsoft Office User" w:date="2024-10-25T16:49:00Z">
            <w:rPr>
              <w:rFonts w:ascii="Times New Roman" w:hAnsi="Times New Roman"/>
              <w:sz w:val="24"/>
            </w:rPr>
          </w:rPrChange>
        </w:rPr>
        <w:t>for</w:t>
      </w:r>
      <w:proofErr w:type="spellEnd"/>
      <w:r w:rsidRPr="001A7447">
        <w:rPr>
          <w:rFonts w:ascii="Times New Roman" w:hAnsi="Times New Roman"/>
          <w:color w:val="000000" w:themeColor="text1"/>
          <w:sz w:val="24"/>
          <w:rPrChange w:id="151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11" w:author="Microsoft Office User" w:date="2024-10-25T16:49:00Z">
            <w:rPr>
              <w:rFonts w:ascii="Times New Roman" w:hAnsi="Times New Roman"/>
              <w:sz w:val="24"/>
            </w:rPr>
          </w:rPrChange>
        </w:rPr>
        <w:t>general</w:t>
      </w:r>
      <w:proofErr w:type="spellEnd"/>
      <w:r w:rsidRPr="001A7447">
        <w:rPr>
          <w:rFonts w:ascii="Times New Roman" w:hAnsi="Times New Roman"/>
          <w:color w:val="000000" w:themeColor="text1"/>
          <w:sz w:val="24"/>
          <w:rPrChange w:id="151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13" w:author="Microsoft Office User" w:date="2024-10-25T16:49:00Z">
            <w:rPr>
              <w:rFonts w:ascii="Times New Roman" w:hAnsi="Times New Roman"/>
              <w:sz w:val="24"/>
            </w:rPr>
          </w:rPrChange>
        </w:rPr>
        <w:t>application</w:t>
      </w:r>
      <w:proofErr w:type="spellEnd"/>
      <w:r w:rsidRPr="001A7447">
        <w:rPr>
          <w:rFonts w:ascii="Times New Roman" w:hAnsi="Times New Roman"/>
          <w:color w:val="000000" w:themeColor="text1"/>
          <w:sz w:val="24"/>
          <w:rPrChange w:id="151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15"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51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17" w:author="Microsoft Office User" w:date="2024-10-25T16:49:00Z">
            <w:rPr>
              <w:rFonts w:ascii="Times New Roman" w:hAnsi="Times New Roman"/>
              <w:sz w:val="24"/>
            </w:rPr>
          </w:rPrChange>
        </w:rPr>
        <w:t>lowest</w:t>
      </w:r>
      <w:proofErr w:type="spellEnd"/>
      <w:r w:rsidRPr="001A7447">
        <w:rPr>
          <w:rFonts w:ascii="Times New Roman" w:hAnsi="Times New Roman"/>
          <w:color w:val="000000" w:themeColor="text1"/>
          <w:sz w:val="24"/>
          <w:rPrChange w:id="151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19" w:author="Microsoft Office User" w:date="2024-10-25T16:49:00Z">
            <w:rPr>
              <w:rFonts w:ascii="Times New Roman" w:hAnsi="Times New Roman"/>
              <w:sz w:val="24"/>
            </w:rPr>
          </w:rPrChange>
        </w:rPr>
        <w:t>score</w:t>
      </w:r>
      <w:proofErr w:type="spellEnd"/>
      <w:r w:rsidRPr="001A7447">
        <w:rPr>
          <w:rFonts w:ascii="Times New Roman" w:hAnsi="Times New Roman"/>
          <w:color w:val="000000" w:themeColor="text1"/>
          <w:sz w:val="24"/>
          <w:rPrChange w:id="152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21" w:author="Microsoft Office User" w:date="2024-10-25T16:49:00Z">
            <w:rPr>
              <w:rFonts w:ascii="Times New Roman" w:hAnsi="Times New Roman"/>
              <w:sz w:val="24"/>
            </w:rPr>
          </w:rPrChange>
        </w:rPr>
        <w:t>was</w:t>
      </w:r>
      <w:proofErr w:type="spellEnd"/>
      <w:r w:rsidRPr="001A7447">
        <w:rPr>
          <w:rFonts w:ascii="Times New Roman" w:hAnsi="Times New Roman"/>
          <w:color w:val="000000" w:themeColor="text1"/>
          <w:sz w:val="24"/>
          <w:rPrChange w:id="1522" w:author="Microsoft Office User" w:date="2024-10-25T16:49:00Z">
            <w:rPr>
              <w:rFonts w:ascii="Times New Roman" w:hAnsi="Times New Roman"/>
              <w:sz w:val="24"/>
            </w:rPr>
          </w:rPrChange>
        </w:rPr>
        <w:t xml:space="preserve"> 61.00 </w:t>
      </w:r>
      <w:proofErr w:type="spellStart"/>
      <w:r w:rsidRPr="001A7447">
        <w:rPr>
          <w:rFonts w:ascii="Times New Roman" w:hAnsi="Times New Roman"/>
          <w:color w:val="000000" w:themeColor="text1"/>
          <w:sz w:val="24"/>
          <w:rPrChange w:id="1523"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152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25"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526" w:author="Microsoft Office User" w:date="2024-10-25T16:49:00Z">
            <w:rPr>
              <w:rFonts w:ascii="Times New Roman" w:hAnsi="Times New Roman"/>
              <w:sz w:val="24"/>
            </w:rPr>
          </w:rPrChange>
        </w:rPr>
        <w:t xml:space="preserve"> </w:t>
      </w:r>
      <w:ins w:id="1527" w:author="Rahma Dianti" w:date="2024-10-19T15:14:00Z">
        <w:r w:rsidR="008E5AA1" w:rsidRPr="001A7447">
          <w:rPr>
            <w:rFonts w:ascii="Times New Roman" w:hAnsi="Times New Roman"/>
            <w:color w:val="000000" w:themeColor="text1"/>
            <w:sz w:val="24"/>
            <w:rPrChange w:id="1528" w:author="Microsoft Office User" w:date="2024-10-25T16:49:00Z">
              <w:rPr>
                <w:rFonts w:ascii="Times New Roman" w:hAnsi="Times New Roman"/>
                <w:sz w:val="24"/>
              </w:rPr>
            </w:rPrChange>
          </w:rPr>
          <w:t>_</w:t>
        </w:r>
        <w:proofErr w:type="spellStart"/>
        <w:r w:rsidR="008E5AA1" w:rsidRPr="001A7447">
          <w:rPr>
            <w:rFonts w:ascii="Times New Roman" w:hAnsi="Times New Roman"/>
            <w:color w:val="000000" w:themeColor="text1"/>
            <w:sz w:val="24"/>
            <w:rPrChange w:id="1529" w:author="Microsoft Office User" w:date="2024-10-25T16:49:00Z">
              <w:rPr>
                <w:rFonts w:ascii="Times New Roman" w:hAnsi="Times New Roman"/>
                <w:sz w:val="24"/>
              </w:rPr>
            </w:rPrChange>
          </w:rPr>
          <w:t>highest</w:t>
        </w:r>
        <w:proofErr w:type="spellEnd"/>
        <w:r w:rsidR="008E5AA1" w:rsidRPr="001A7447">
          <w:rPr>
            <w:rFonts w:ascii="Times New Roman" w:hAnsi="Times New Roman"/>
            <w:color w:val="000000" w:themeColor="text1"/>
            <w:sz w:val="24"/>
            <w:rPrChange w:id="1530" w:author="Microsoft Office User" w:date="2024-10-25T16:49:00Z">
              <w:rPr>
                <w:rFonts w:ascii="Times New Roman" w:hAnsi="Times New Roman"/>
                <w:sz w:val="24"/>
              </w:rPr>
            </w:rPrChange>
          </w:rPr>
          <w:t xml:space="preserve"> </w:t>
        </w:r>
        <w:proofErr w:type="spellStart"/>
        <w:r w:rsidR="008E5AA1" w:rsidRPr="001A7447">
          <w:rPr>
            <w:rFonts w:ascii="Times New Roman" w:hAnsi="Times New Roman"/>
            <w:color w:val="000000" w:themeColor="text1"/>
            <w:sz w:val="24"/>
            <w:rPrChange w:id="1531" w:author="Microsoft Office User" w:date="2024-10-25T16:49:00Z">
              <w:rPr>
                <w:rFonts w:ascii="Times New Roman" w:hAnsi="Times New Roman"/>
                <w:sz w:val="24"/>
              </w:rPr>
            </w:rPrChange>
          </w:rPr>
          <w:t>score</w:t>
        </w:r>
        <w:proofErr w:type="spellEnd"/>
        <w:r w:rsidR="008E5AA1" w:rsidRPr="001A7447">
          <w:rPr>
            <w:rFonts w:ascii="Times New Roman" w:hAnsi="Times New Roman"/>
            <w:color w:val="000000" w:themeColor="text1"/>
            <w:sz w:val="24"/>
            <w:rPrChange w:id="1532" w:author="Microsoft Office User" w:date="2024-10-25T16:49:00Z">
              <w:rPr>
                <w:rFonts w:ascii="Times New Roman" w:hAnsi="Times New Roman"/>
                <w:sz w:val="24"/>
              </w:rPr>
            </w:rPrChange>
          </w:rPr>
          <w:t xml:space="preserve"> </w:t>
        </w:r>
      </w:ins>
      <w:proofErr w:type="spellStart"/>
      <w:r w:rsidRPr="001A7447">
        <w:rPr>
          <w:rFonts w:ascii="Times New Roman" w:hAnsi="Times New Roman"/>
          <w:color w:val="000000" w:themeColor="text1"/>
          <w:sz w:val="24"/>
          <w:rPrChange w:id="1533" w:author="Microsoft Office User" w:date="2024-10-25T16:49:00Z">
            <w:rPr>
              <w:rFonts w:ascii="Times New Roman" w:hAnsi="Times New Roman"/>
              <w:sz w:val="24"/>
            </w:rPr>
          </w:rPrChange>
        </w:rPr>
        <w:t>was</w:t>
      </w:r>
      <w:proofErr w:type="spellEnd"/>
      <w:r w:rsidRPr="001A7447">
        <w:rPr>
          <w:rFonts w:ascii="Times New Roman" w:hAnsi="Times New Roman"/>
          <w:color w:val="000000" w:themeColor="text1"/>
          <w:sz w:val="24"/>
          <w:rPrChange w:id="1534" w:author="Microsoft Office User" w:date="2024-10-25T16:49:00Z">
            <w:rPr>
              <w:rFonts w:ascii="Times New Roman" w:hAnsi="Times New Roman"/>
              <w:sz w:val="24"/>
            </w:rPr>
          </w:rPrChange>
        </w:rPr>
        <w:t xml:space="preserve"> 87.00. </w:t>
      </w:r>
      <w:proofErr w:type="spellStart"/>
      <w:r w:rsidRPr="001A7447">
        <w:rPr>
          <w:rFonts w:ascii="Times New Roman" w:hAnsi="Times New Roman"/>
          <w:color w:val="000000" w:themeColor="text1"/>
          <w:sz w:val="24"/>
          <w:rPrChange w:id="1535" w:author="Microsoft Office User" w:date="2024-10-25T16:49:00Z">
            <w:rPr>
              <w:rFonts w:ascii="Times New Roman" w:hAnsi="Times New Roman"/>
              <w:sz w:val="24"/>
            </w:rPr>
          </w:rPrChange>
        </w:rPr>
        <w:t>Table</w:t>
      </w:r>
      <w:proofErr w:type="spellEnd"/>
      <w:r w:rsidRPr="001A7447">
        <w:rPr>
          <w:rFonts w:ascii="Times New Roman" w:hAnsi="Times New Roman"/>
          <w:color w:val="000000" w:themeColor="text1"/>
          <w:sz w:val="24"/>
          <w:rPrChange w:id="1536" w:author="Microsoft Office User" w:date="2024-10-25T16:49:00Z">
            <w:rPr>
              <w:rFonts w:ascii="Times New Roman" w:hAnsi="Times New Roman"/>
              <w:sz w:val="24"/>
            </w:rPr>
          </w:rPrChange>
        </w:rPr>
        <w:t xml:space="preserve"> 7 </w:t>
      </w:r>
      <w:proofErr w:type="spellStart"/>
      <w:r w:rsidRPr="001A7447">
        <w:rPr>
          <w:rFonts w:ascii="Times New Roman" w:hAnsi="Times New Roman"/>
          <w:color w:val="000000" w:themeColor="text1"/>
          <w:sz w:val="24"/>
          <w:rPrChange w:id="1537" w:author="Microsoft Office User" w:date="2024-10-25T16:49:00Z">
            <w:rPr>
              <w:rFonts w:ascii="Times New Roman" w:hAnsi="Times New Roman"/>
              <w:sz w:val="24"/>
            </w:rPr>
          </w:rPrChange>
        </w:rPr>
        <w:t>shows</w:t>
      </w:r>
      <w:proofErr w:type="spellEnd"/>
      <w:r w:rsidRPr="001A7447">
        <w:rPr>
          <w:rFonts w:ascii="Times New Roman" w:hAnsi="Times New Roman"/>
          <w:color w:val="000000" w:themeColor="text1"/>
          <w:sz w:val="24"/>
          <w:rPrChange w:id="153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39"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154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41" w:author="Microsoft Office User" w:date="2024-10-25T16:49:00Z">
            <w:rPr>
              <w:rFonts w:ascii="Times New Roman" w:hAnsi="Times New Roman"/>
              <w:sz w:val="24"/>
            </w:rPr>
          </w:rPrChange>
        </w:rPr>
        <w:t>physical</w:t>
      </w:r>
      <w:proofErr w:type="spellEnd"/>
      <w:r w:rsidRPr="001A7447">
        <w:rPr>
          <w:rFonts w:ascii="Times New Roman" w:hAnsi="Times New Roman"/>
          <w:color w:val="000000" w:themeColor="text1"/>
          <w:sz w:val="24"/>
          <w:rPrChange w:id="154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43"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54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45" w:author="Microsoft Office User" w:date="2024-10-25T16:49:00Z">
            <w:rPr>
              <w:rFonts w:ascii="Times New Roman" w:hAnsi="Times New Roman"/>
              <w:sz w:val="24"/>
            </w:rPr>
          </w:rPrChange>
        </w:rPr>
        <w:t>was</w:t>
      </w:r>
      <w:proofErr w:type="spellEnd"/>
      <w:r w:rsidRPr="001A7447">
        <w:rPr>
          <w:rFonts w:ascii="Times New Roman" w:hAnsi="Times New Roman"/>
          <w:color w:val="000000" w:themeColor="text1"/>
          <w:sz w:val="24"/>
          <w:rPrChange w:id="154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47"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54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49" w:author="Microsoft Office User" w:date="2024-10-25T16:49:00Z">
            <w:rPr>
              <w:rFonts w:ascii="Times New Roman" w:hAnsi="Times New Roman"/>
              <w:sz w:val="24"/>
            </w:rPr>
          </w:rPrChange>
        </w:rPr>
        <w:t>most</w:t>
      </w:r>
      <w:proofErr w:type="spellEnd"/>
      <w:r w:rsidRPr="001A7447">
        <w:rPr>
          <w:rFonts w:ascii="Times New Roman" w:hAnsi="Times New Roman"/>
          <w:color w:val="000000" w:themeColor="text1"/>
          <w:sz w:val="24"/>
          <w:rPrChange w:id="155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51" w:author="Microsoft Office User" w:date="2024-10-25T16:49:00Z">
            <w:rPr>
              <w:rFonts w:ascii="Times New Roman" w:hAnsi="Times New Roman"/>
              <w:sz w:val="24"/>
            </w:rPr>
          </w:rPrChange>
        </w:rPr>
        <w:t>influential</w:t>
      </w:r>
      <w:proofErr w:type="spellEnd"/>
      <w:r w:rsidRPr="001A7447">
        <w:rPr>
          <w:rFonts w:ascii="Times New Roman" w:hAnsi="Times New Roman"/>
          <w:color w:val="000000" w:themeColor="text1"/>
          <w:sz w:val="24"/>
          <w:rPrChange w:id="155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53" w:author="Microsoft Office User" w:date="2024-10-25T16:49:00Z">
            <w:rPr>
              <w:rFonts w:ascii="Times New Roman" w:hAnsi="Times New Roman"/>
              <w:sz w:val="24"/>
            </w:rPr>
          </w:rPrChange>
        </w:rPr>
        <w:t>subscale</w:t>
      </w:r>
      <w:proofErr w:type="spellEnd"/>
      <w:r w:rsidRPr="001A7447">
        <w:rPr>
          <w:rFonts w:ascii="Times New Roman" w:hAnsi="Times New Roman"/>
          <w:color w:val="000000" w:themeColor="text1"/>
          <w:sz w:val="24"/>
          <w:rPrChange w:id="155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55" w:author="Microsoft Office User" w:date="2024-10-25T16:49:00Z">
            <w:rPr>
              <w:rFonts w:ascii="Times New Roman" w:hAnsi="Times New Roman"/>
              <w:sz w:val="24"/>
            </w:rPr>
          </w:rPrChange>
        </w:rPr>
        <w:t>with</w:t>
      </w:r>
      <w:proofErr w:type="spellEnd"/>
      <w:r w:rsidRPr="001A7447">
        <w:rPr>
          <w:rFonts w:ascii="Times New Roman" w:hAnsi="Times New Roman"/>
          <w:color w:val="000000" w:themeColor="text1"/>
          <w:sz w:val="24"/>
          <w:rPrChange w:id="1556"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1557" w:author="Microsoft Office User" w:date="2024-10-25T16:49:00Z">
            <w:rPr>
              <w:rFonts w:ascii="Times New Roman" w:hAnsi="Times New Roman"/>
              <w:sz w:val="24"/>
            </w:rPr>
          </w:rPrChange>
        </w:rPr>
        <w:t>mean</w:t>
      </w:r>
      <w:proofErr w:type="spellEnd"/>
      <w:r w:rsidRPr="001A7447">
        <w:rPr>
          <w:rFonts w:ascii="Times New Roman" w:hAnsi="Times New Roman"/>
          <w:color w:val="000000" w:themeColor="text1"/>
          <w:sz w:val="24"/>
          <w:rPrChange w:id="155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59" w:author="Microsoft Office User" w:date="2024-10-25T16:49:00Z">
            <w:rPr>
              <w:rFonts w:ascii="Times New Roman" w:hAnsi="Times New Roman"/>
              <w:sz w:val="24"/>
            </w:rPr>
          </w:rPrChange>
        </w:rPr>
        <w:t>score</w:t>
      </w:r>
      <w:proofErr w:type="spellEnd"/>
      <w:r w:rsidRPr="001A7447">
        <w:rPr>
          <w:rFonts w:ascii="Times New Roman" w:hAnsi="Times New Roman"/>
          <w:color w:val="000000" w:themeColor="text1"/>
          <w:sz w:val="24"/>
          <w:rPrChange w:id="156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61"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562" w:author="Microsoft Office User" w:date="2024-10-25T16:49:00Z">
            <w:rPr>
              <w:rFonts w:ascii="Times New Roman" w:hAnsi="Times New Roman"/>
              <w:sz w:val="24"/>
            </w:rPr>
          </w:rPrChange>
        </w:rPr>
        <w:t xml:space="preserve"> 27.81. </w:t>
      </w:r>
      <w:proofErr w:type="spellStart"/>
      <w:r w:rsidRPr="001A7447">
        <w:rPr>
          <w:rFonts w:ascii="Times New Roman" w:hAnsi="Times New Roman"/>
          <w:color w:val="000000" w:themeColor="text1"/>
          <w:sz w:val="24"/>
          <w:rPrChange w:id="1563" w:author="Microsoft Office User" w:date="2024-10-25T16:49:00Z">
            <w:rPr>
              <w:rFonts w:ascii="Times New Roman" w:hAnsi="Times New Roman"/>
              <w:sz w:val="24"/>
            </w:rPr>
          </w:rPrChange>
        </w:rPr>
        <w:t>Avoidance</w:t>
      </w:r>
      <w:proofErr w:type="spellEnd"/>
      <w:r w:rsidRPr="001A7447">
        <w:rPr>
          <w:rFonts w:ascii="Times New Roman" w:hAnsi="Times New Roman"/>
          <w:color w:val="000000" w:themeColor="text1"/>
          <w:sz w:val="24"/>
          <w:rPrChange w:id="156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65"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56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67" w:author="Microsoft Office User" w:date="2024-10-25T16:49:00Z">
            <w:rPr>
              <w:rFonts w:ascii="Times New Roman" w:hAnsi="Times New Roman"/>
              <w:sz w:val="24"/>
            </w:rPr>
          </w:rPrChange>
        </w:rPr>
        <w:t>scale</w:t>
      </w:r>
      <w:proofErr w:type="spellEnd"/>
      <w:r w:rsidRPr="001A7447">
        <w:rPr>
          <w:rFonts w:ascii="Times New Roman" w:hAnsi="Times New Roman"/>
          <w:color w:val="000000" w:themeColor="text1"/>
          <w:sz w:val="24"/>
          <w:rPrChange w:id="156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69" w:author="Microsoft Office User" w:date="2024-10-25T16:49:00Z">
            <w:rPr>
              <w:rFonts w:ascii="Times New Roman" w:hAnsi="Times New Roman"/>
              <w:sz w:val="24"/>
            </w:rPr>
          </w:rPrChange>
        </w:rPr>
        <w:t>varied</w:t>
      </w:r>
      <w:proofErr w:type="spellEnd"/>
      <w:r w:rsidRPr="001A7447">
        <w:rPr>
          <w:rFonts w:ascii="Times New Roman" w:hAnsi="Times New Roman"/>
          <w:color w:val="000000" w:themeColor="text1"/>
          <w:sz w:val="24"/>
          <w:rPrChange w:id="157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71" w:author="Microsoft Office User" w:date="2024-10-25T16:49:00Z">
            <w:rPr>
              <w:rFonts w:ascii="Times New Roman" w:hAnsi="Times New Roman"/>
              <w:sz w:val="24"/>
            </w:rPr>
          </w:rPrChange>
        </w:rPr>
        <w:t>from</w:t>
      </w:r>
      <w:proofErr w:type="spellEnd"/>
      <w:r w:rsidRPr="001A7447">
        <w:rPr>
          <w:rFonts w:ascii="Times New Roman" w:hAnsi="Times New Roman"/>
          <w:color w:val="000000" w:themeColor="text1"/>
          <w:sz w:val="24"/>
          <w:rPrChange w:id="1572" w:author="Microsoft Office User" w:date="2024-10-25T16:49:00Z">
            <w:rPr>
              <w:rFonts w:ascii="Times New Roman" w:hAnsi="Times New Roman"/>
              <w:sz w:val="24"/>
            </w:rPr>
          </w:rPrChange>
        </w:rPr>
        <w:t xml:space="preserve"> 20.00 </w:t>
      </w:r>
      <w:proofErr w:type="spellStart"/>
      <w:r w:rsidRPr="001A7447">
        <w:rPr>
          <w:rFonts w:ascii="Times New Roman" w:hAnsi="Times New Roman"/>
          <w:color w:val="000000" w:themeColor="text1"/>
          <w:sz w:val="24"/>
          <w:rPrChange w:id="1573"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574" w:author="Microsoft Office User" w:date="2024-10-25T16:49:00Z">
            <w:rPr>
              <w:rFonts w:ascii="Times New Roman" w:hAnsi="Times New Roman"/>
              <w:sz w:val="24"/>
            </w:rPr>
          </w:rPrChange>
        </w:rPr>
        <w:t xml:space="preserve"> 28.00, </w:t>
      </w:r>
      <w:proofErr w:type="spellStart"/>
      <w:r w:rsidRPr="001A7447">
        <w:rPr>
          <w:rFonts w:ascii="Times New Roman" w:hAnsi="Times New Roman"/>
          <w:color w:val="000000" w:themeColor="text1"/>
          <w:sz w:val="24"/>
          <w:rPrChange w:id="1575" w:author="Microsoft Office User" w:date="2024-10-25T16:49:00Z">
            <w:rPr>
              <w:rFonts w:ascii="Times New Roman" w:hAnsi="Times New Roman"/>
              <w:sz w:val="24"/>
            </w:rPr>
          </w:rPrChange>
        </w:rPr>
        <w:t>averaging</w:t>
      </w:r>
      <w:proofErr w:type="spellEnd"/>
      <w:r w:rsidRPr="001A7447">
        <w:rPr>
          <w:rFonts w:ascii="Times New Roman" w:hAnsi="Times New Roman"/>
          <w:color w:val="000000" w:themeColor="text1"/>
          <w:sz w:val="24"/>
          <w:rPrChange w:id="1576" w:author="Microsoft Office User" w:date="2024-10-25T16:49:00Z">
            <w:rPr>
              <w:rFonts w:ascii="Times New Roman" w:hAnsi="Times New Roman"/>
              <w:sz w:val="24"/>
            </w:rPr>
          </w:rPrChange>
        </w:rPr>
        <w:t xml:space="preserve"> 27.81. </w:t>
      </w:r>
      <w:proofErr w:type="spellStart"/>
      <w:r w:rsidRPr="001A7447">
        <w:rPr>
          <w:rFonts w:ascii="Times New Roman" w:hAnsi="Times New Roman"/>
          <w:color w:val="000000" w:themeColor="text1"/>
          <w:sz w:val="24"/>
          <w:rPrChange w:id="1577" w:author="Microsoft Office User" w:date="2024-10-25T16:49:00Z">
            <w:rPr>
              <w:rFonts w:ascii="Times New Roman" w:hAnsi="Times New Roman"/>
              <w:sz w:val="24"/>
            </w:rPr>
          </w:rPrChange>
        </w:rPr>
        <w:t>Cognitive</w:t>
      </w:r>
      <w:proofErr w:type="spellEnd"/>
      <w:r w:rsidRPr="001A7447">
        <w:rPr>
          <w:rFonts w:ascii="Times New Roman" w:hAnsi="Times New Roman"/>
          <w:color w:val="000000" w:themeColor="text1"/>
          <w:sz w:val="24"/>
          <w:rPrChange w:id="157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79"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58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81" w:author="Microsoft Office User" w:date="2024-10-25T16:49:00Z">
            <w:rPr>
              <w:rFonts w:ascii="Times New Roman" w:hAnsi="Times New Roman"/>
              <w:sz w:val="24"/>
            </w:rPr>
          </w:rPrChange>
        </w:rPr>
        <w:t>scores</w:t>
      </w:r>
      <w:proofErr w:type="spellEnd"/>
      <w:r w:rsidRPr="001A7447">
        <w:rPr>
          <w:rFonts w:ascii="Times New Roman" w:hAnsi="Times New Roman"/>
          <w:color w:val="000000" w:themeColor="text1"/>
          <w:sz w:val="24"/>
          <w:rPrChange w:id="158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83" w:author="Microsoft Office User" w:date="2024-10-25T16:49:00Z">
            <w:rPr>
              <w:rFonts w:ascii="Times New Roman" w:hAnsi="Times New Roman"/>
              <w:sz w:val="24"/>
            </w:rPr>
          </w:rPrChange>
        </w:rPr>
        <w:t>ranged</w:t>
      </w:r>
      <w:proofErr w:type="spellEnd"/>
      <w:r w:rsidRPr="001A7447">
        <w:rPr>
          <w:rFonts w:ascii="Times New Roman" w:hAnsi="Times New Roman"/>
          <w:color w:val="000000" w:themeColor="text1"/>
          <w:sz w:val="24"/>
          <w:rPrChange w:id="158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85" w:author="Microsoft Office User" w:date="2024-10-25T16:49:00Z">
            <w:rPr>
              <w:rFonts w:ascii="Times New Roman" w:hAnsi="Times New Roman"/>
              <w:sz w:val="24"/>
            </w:rPr>
          </w:rPrChange>
        </w:rPr>
        <w:t>from</w:t>
      </w:r>
      <w:proofErr w:type="spellEnd"/>
      <w:r w:rsidRPr="001A7447">
        <w:rPr>
          <w:rFonts w:ascii="Times New Roman" w:hAnsi="Times New Roman"/>
          <w:color w:val="000000" w:themeColor="text1"/>
          <w:sz w:val="24"/>
          <w:rPrChange w:id="1586" w:author="Microsoft Office User" w:date="2024-10-25T16:49:00Z">
            <w:rPr>
              <w:rFonts w:ascii="Times New Roman" w:hAnsi="Times New Roman"/>
              <w:sz w:val="24"/>
            </w:rPr>
          </w:rPrChange>
        </w:rPr>
        <w:t xml:space="preserve"> 20.00 </w:t>
      </w:r>
      <w:proofErr w:type="spellStart"/>
      <w:r w:rsidRPr="001A7447">
        <w:rPr>
          <w:rFonts w:ascii="Times New Roman" w:hAnsi="Times New Roman"/>
          <w:color w:val="000000" w:themeColor="text1"/>
          <w:sz w:val="24"/>
          <w:rPrChange w:id="1587"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588" w:author="Microsoft Office User" w:date="2024-10-25T16:49:00Z">
            <w:rPr>
              <w:rFonts w:ascii="Times New Roman" w:hAnsi="Times New Roman"/>
              <w:sz w:val="24"/>
            </w:rPr>
          </w:rPrChange>
        </w:rPr>
        <w:t xml:space="preserve"> 29.00, </w:t>
      </w:r>
      <w:proofErr w:type="spellStart"/>
      <w:r w:rsidRPr="001A7447">
        <w:rPr>
          <w:rFonts w:ascii="Times New Roman" w:hAnsi="Times New Roman"/>
          <w:color w:val="000000" w:themeColor="text1"/>
          <w:sz w:val="24"/>
          <w:rPrChange w:id="1589" w:author="Microsoft Office User" w:date="2024-10-25T16:49:00Z">
            <w:rPr>
              <w:rFonts w:ascii="Times New Roman" w:hAnsi="Times New Roman"/>
              <w:sz w:val="24"/>
            </w:rPr>
          </w:rPrChange>
        </w:rPr>
        <w:t>averaging</w:t>
      </w:r>
      <w:proofErr w:type="spellEnd"/>
      <w:r w:rsidRPr="001A7447">
        <w:rPr>
          <w:rFonts w:ascii="Times New Roman" w:hAnsi="Times New Roman"/>
          <w:color w:val="000000" w:themeColor="text1"/>
          <w:sz w:val="24"/>
          <w:rPrChange w:id="1590" w:author="Microsoft Office User" w:date="2024-10-25T16:49:00Z">
            <w:rPr>
              <w:rFonts w:ascii="Times New Roman" w:hAnsi="Times New Roman"/>
              <w:sz w:val="24"/>
            </w:rPr>
          </w:rPrChange>
        </w:rPr>
        <w:t xml:space="preserve"> 25.30. </w:t>
      </w:r>
      <w:proofErr w:type="spellStart"/>
      <w:r w:rsidRPr="001A7447">
        <w:rPr>
          <w:rFonts w:ascii="Times New Roman" w:hAnsi="Times New Roman"/>
          <w:color w:val="000000" w:themeColor="text1"/>
          <w:sz w:val="24"/>
          <w:rPrChange w:id="1591" w:author="Microsoft Office User" w:date="2024-10-25T16:49:00Z">
            <w:rPr>
              <w:rFonts w:ascii="Times New Roman" w:hAnsi="Times New Roman"/>
              <w:sz w:val="24"/>
            </w:rPr>
          </w:rPrChange>
        </w:rPr>
        <w:t>Refer</w:t>
      </w:r>
      <w:proofErr w:type="spellEnd"/>
      <w:r w:rsidRPr="001A7447">
        <w:rPr>
          <w:rFonts w:ascii="Times New Roman" w:hAnsi="Times New Roman"/>
          <w:color w:val="000000" w:themeColor="text1"/>
          <w:sz w:val="24"/>
          <w:rPrChange w:id="159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593"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594" w:author="Microsoft Office User" w:date="2024-10-25T16:49:00Z">
            <w:rPr>
              <w:rFonts w:ascii="Times New Roman" w:hAnsi="Times New Roman"/>
              <w:sz w:val="24"/>
            </w:rPr>
          </w:rPrChange>
        </w:rPr>
        <w:t xml:space="preserve"> </w:t>
      </w:r>
      <w:ins w:id="1595" w:author="Rahma Dianti" w:date="2024-10-19T15:16:00Z">
        <w:r w:rsidR="008E5AA1" w:rsidRPr="001A7447">
          <w:rPr>
            <w:rFonts w:ascii="Times New Roman" w:hAnsi="Times New Roman"/>
            <w:color w:val="000000" w:themeColor="text1"/>
            <w:sz w:val="24"/>
            <w:lang w:val="en-US"/>
            <w:rPrChange w:id="1596" w:author="Microsoft Office User" w:date="2024-10-25T16:49:00Z">
              <w:rPr>
                <w:rFonts w:ascii="Times New Roman" w:hAnsi="Times New Roman"/>
                <w:sz w:val="24"/>
                <w:lang w:val="en-US"/>
              </w:rPr>
            </w:rPrChange>
          </w:rPr>
          <w:t>Table</w:t>
        </w:r>
        <w:r w:rsidR="008E5AA1" w:rsidRPr="001A7447">
          <w:rPr>
            <w:rFonts w:ascii="Times New Roman" w:hAnsi="Times New Roman"/>
            <w:color w:val="000000" w:themeColor="text1"/>
            <w:sz w:val="24"/>
            <w:rPrChange w:id="1597" w:author="Microsoft Office User" w:date="2024-10-25T16:49:00Z">
              <w:rPr>
                <w:rFonts w:ascii="Times New Roman" w:hAnsi="Times New Roman"/>
                <w:sz w:val="24"/>
              </w:rPr>
            </w:rPrChange>
          </w:rPr>
          <w:t xml:space="preserve"> </w:t>
        </w:r>
      </w:ins>
      <w:r w:rsidRPr="001A7447">
        <w:rPr>
          <w:rFonts w:ascii="Times New Roman" w:hAnsi="Times New Roman"/>
          <w:color w:val="000000" w:themeColor="text1"/>
          <w:sz w:val="24"/>
          <w:rPrChange w:id="1598" w:author="Microsoft Office User" w:date="2024-10-25T16:49:00Z">
            <w:rPr>
              <w:rFonts w:ascii="Times New Roman" w:hAnsi="Times New Roman"/>
              <w:sz w:val="24"/>
            </w:rPr>
          </w:rPrChange>
        </w:rPr>
        <w:t>1.</w:t>
      </w:r>
    </w:p>
    <w:p w14:paraId="749E8D5B" w14:textId="77777777" w:rsidR="001A7447" w:rsidRPr="001A7447" w:rsidRDefault="001A7447" w:rsidP="00312661">
      <w:pPr>
        <w:jc w:val="both"/>
        <w:rPr>
          <w:ins w:id="1599" w:author="Microsoft Office User" w:date="2024-10-25T16:42:00Z"/>
          <w:rFonts w:ascii="Times New Roman" w:hAnsi="Times New Roman"/>
          <w:color w:val="000000" w:themeColor="text1"/>
          <w:sz w:val="24"/>
          <w:rPrChange w:id="1600" w:author="Microsoft Office User" w:date="2024-10-25T16:49:00Z">
            <w:rPr>
              <w:ins w:id="1601" w:author="Microsoft Office User" w:date="2024-10-25T16:42:00Z"/>
              <w:rFonts w:ascii="Times New Roman" w:hAnsi="Times New Roman"/>
              <w:sz w:val="24"/>
            </w:rPr>
          </w:rPrChange>
        </w:rPr>
      </w:pPr>
    </w:p>
    <w:p w14:paraId="08BA01C7" w14:textId="5FD7B7EC" w:rsidR="001A7447" w:rsidRPr="001A7447" w:rsidRDefault="001A7447" w:rsidP="00312661">
      <w:pPr>
        <w:jc w:val="both"/>
        <w:rPr>
          <w:ins w:id="1602" w:author="Microsoft Office User" w:date="2024-10-25T16:43:00Z"/>
          <w:rFonts w:ascii="Times New Roman" w:hAnsi="Times New Roman"/>
          <w:color w:val="000000" w:themeColor="text1"/>
          <w:sz w:val="24"/>
          <w:lang w:val="en-US"/>
          <w:rPrChange w:id="1603" w:author="Microsoft Office User" w:date="2024-10-25T16:49:00Z">
            <w:rPr>
              <w:ins w:id="1604" w:author="Microsoft Office User" w:date="2024-10-25T16:43:00Z"/>
              <w:rFonts w:ascii="Times New Roman" w:hAnsi="Times New Roman"/>
              <w:sz w:val="24"/>
              <w:lang w:val="en-US"/>
            </w:rPr>
          </w:rPrChange>
        </w:rPr>
      </w:pPr>
      <w:ins w:id="1605" w:author="Microsoft Office User" w:date="2024-10-25T16:42:00Z">
        <w:r w:rsidRPr="001A7447">
          <w:rPr>
            <w:rFonts w:ascii="Times New Roman" w:hAnsi="Times New Roman"/>
            <w:color w:val="000000" w:themeColor="text1"/>
            <w:sz w:val="24"/>
            <w:lang w:val="en-US"/>
            <w:rPrChange w:id="1606" w:author="Microsoft Office User" w:date="2024-10-25T16:49:00Z">
              <w:rPr>
                <w:rFonts w:ascii="Times New Roman" w:hAnsi="Times New Roman"/>
                <w:sz w:val="24"/>
                <w:lang w:val="en-US"/>
              </w:rPr>
            </w:rPrChange>
          </w:rPr>
          <w:t>Tab</w:t>
        </w:r>
      </w:ins>
      <w:ins w:id="1607" w:author="Microsoft Office User" w:date="2024-10-25T16:43:00Z">
        <w:r w:rsidRPr="001A7447">
          <w:rPr>
            <w:rFonts w:ascii="Times New Roman" w:hAnsi="Times New Roman"/>
            <w:color w:val="000000" w:themeColor="text1"/>
            <w:sz w:val="24"/>
            <w:lang w:val="en-US"/>
            <w:rPrChange w:id="1608" w:author="Microsoft Office User" w:date="2024-10-25T16:49:00Z">
              <w:rPr>
                <w:rFonts w:ascii="Times New Roman" w:hAnsi="Times New Roman"/>
                <w:sz w:val="24"/>
                <w:lang w:val="en-US"/>
              </w:rPr>
            </w:rPrChange>
          </w:rPr>
          <w:t>le 1. Descriptive Statistic</w:t>
        </w:r>
      </w:ins>
    </w:p>
    <w:tbl>
      <w:tblPr>
        <w:tblStyle w:val="TableGrid"/>
        <w:tblW w:w="0" w:type="auto"/>
        <w:tblLook w:val="04A0" w:firstRow="1" w:lastRow="0" w:firstColumn="1" w:lastColumn="0" w:noHBand="0" w:noVBand="1"/>
      </w:tblPr>
      <w:tblGrid>
        <w:gridCol w:w="2235"/>
        <w:gridCol w:w="1253"/>
        <w:gridCol w:w="1744"/>
        <w:gridCol w:w="1744"/>
        <w:gridCol w:w="1744"/>
      </w:tblGrid>
      <w:tr w:rsidR="001A7447" w:rsidRPr="001A7447" w14:paraId="741E2C8F" w14:textId="77777777" w:rsidTr="001A7447">
        <w:trPr>
          <w:ins w:id="1609" w:author="Microsoft Office User" w:date="2024-10-25T16:43:00Z"/>
        </w:trPr>
        <w:tc>
          <w:tcPr>
            <w:tcW w:w="2235" w:type="dxa"/>
          </w:tcPr>
          <w:p w14:paraId="23DC22A4" w14:textId="77777777" w:rsidR="001A7447" w:rsidRPr="001A7447" w:rsidRDefault="001A7447" w:rsidP="001A7447">
            <w:pPr>
              <w:jc w:val="center"/>
              <w:rPr>
                <w:ins w:id="1610" w:author="Microsoft Office User" w:date="2024-10-25T16:43:00Z"/>
                <w:rFonts w:ascii="Times New Roman" w:hAnsi="Times New Roman"/>
                <w:color w:val="000000" w:themeColor="text1"/>
                <w:sz w:val="24"/>
                <w:lang w:val="en-US"/>
              </w:rPr>
            </w:pPr>
          </w:p>
        </w:tc>
        <w:tc>
          <w:tcPr>
            <w:tcW w:w="1253" w:type="dxa"/>
          </w:tcPr>
          <w:p w14:paraId="4F29A9AC" w14:textId="30C6266E" w:rsidR="001A7447" w:rsidRPr="001A7447" w:rsidRDefault="001A7447" w:rsidP="001A7447">
            <w:pPr>
              <w:jc w:val="center"/>
              <w:rPr>
                <w:ins w:id="1611" w:author="Microsoft Office User" w:date="2024-10-25T16:43:00Z"/>
                <w:rFonts w:ascii="Times New Roman" w:hAnsi="Times New Roman"/>
                <w:color w:val="000000" w:themeColor="text1"/>
                <w:sz w:val="24"/>
                <w:lang w:val="en-US"/>
              </w:rPr>
            </w:pPr>
            <w:ins w:id="1612" w:author="Microsoft Office User" w:date="2024-10-25T16:44:00Z">
              <w:r w:rsidRPr="001A7447">
                <w:rPr>
                  <w:rFonts w:ascii="Times New Roman" w:hAnsi="Times New Roman"/>
                  <w:color w:val="000000" w:themeColor="text1"/>
                  <w:sz w:val="24"/>
                  <w:lang w:val="en-US"/>
                </w:rPr>
                <w:t>N</w:t>
              </w:r>
            </w:ins>
          </w:p>
        </w:tc>
        <w:tc>
          <w:tcPr>
            <w:tcW w:w="1744" w:type="dxa"/>
          </w:tcPr>
          <w:p w14:paraId="0C5EF8E4" w14:textId="6AC47057" w:rsidR="001A7447" w:rsidRPr="001A7447" w:rsidRDefault="001A7447" w:rsidP="001A7447">
            <w:pPr>
              <w:jc w:val="center"/>
              <w:rPr>
                <w:ins w:id="1613" w:author="Microsoft Office User" w:date="2024-10-25T16:43:00Z"/>
                <w:rFonts w:ascii="Times New Roman" w:hAnsi="Times New Roman"/>
                <w:color w:val="000000" w:themeColor="text1"/>
                <w:sz w:val="24"/>
                <w:lang w:val="en-US"/>
              </w:rPr>
            </w:pPr>
            <w:ins w:id="1614" w:author="Microsoft Office User" w:date="2024-10-25T16:44:00Z">
              <w:r w:rsidRPr="001A7447">
                <w:rPr>
                  <w:rFonts w:ascii="Times New Roman" w:hAnsi="Times New Roman"/>
                  <w:color w:val="000000" w:themeColor="text1"/>
                  <w:sz w:val="24"/>
                  <w:lang w:val="en-US"/>
                </w:rPr>
                <w:t>Minimum</w:t>
              </w:r>
            </w:ins>
          </w:p>
        </w:tc>
        <w:tc>
          <w:tcPr>
            <w:tcW w:w="1744" w:type="dxa"/>
          </w:tcPr>
          <w:p w14:paraId="327EE84B" w14:textId="1CDC5360" w:rsidR="001A7447" w:rsidRPr="001A7447" w:rsidRDefault="001A7447" w:rsidP="001A7447">
            <w:pPr>
              <w:jc w:val="center"/>
              <w:rPr>
                <w:ins w:id="1615" w:author="Microsoft Office User" w:date="2024-10-25T16:43:00Z"/>
                <w:rFonts w:ascii="Times New Roman" w:hAnsi="Times New Roman"/>
                <w:color w:val="000000" w:themeColor="text1"/>
                <w:sz w:val="24"/>
                <w:lang w:val="en-US"/>
              </w:rPr>
            </w:pPr>
            <w:ins w:id="1616" w:author="Microsoft Office User" w:date="2024-10-25T16:44:00Z">
              <w:r w:rsidRPr="001A7447">
                <w:rPr>
                  <w:rFonts w:ascii="Times New Roman" w:hAnsi="Times New Roman"/>
                  <w:color w:val="000000" w:themeColor="text1"/>
                  <w:sz w:val="24"/>
                  <w:lang w:val="en-US"/>
                </w:rPr>
                <w:t>Maximum</w:t>
              </w:r>
            </w:ins>
          </w:p>
        </w:tc>
        <w:tc>
          <w:tcPr>
            <w:tcW w:w="1744" w:type="dxa"/>
          </w:tcPr>
          <w:p w14:paraId="49A25831" w14:textId="3BA03F60" w:rsidR="001A7447" w:rsidRPr="001A7447" w:rsidRDefault="001A7447" w:rsidP="001A7447">
            <w:pPr>
              <w:jc w:val="center"/>
              <w:rPr>
                <w:ins w:id="1617" w:author="Microsoft Office User" w:date="2024-10-25T16:43:00Z"/>
                <w:rFonts w:ascii="Times New Roman" w:hAnsi="Times New Roman"/>
                <w:color w:val="000000" w:themeColor="text1"/>
                <w:sz w:val="24"/>
                <w:lang w:val="en-US"/>
              </w:rPr>
            </w:pPr>
            <w:ins w:id="1618" w:author="Microsoft Office User" w:date="2024-10-25T16:44:00Z">
              <w:r w:rsidRPr="001A7447">
                <w:rPr>
                  <w:rFonts w:ascii="Times New Roman" w:hAnsi="Times New Roman"/>
                  <w:color w:val="000000" w:themeColor="text1"/>
                  <w:sz w:val="24"/>
                  <w:lang w:val="en-US"/>
                </w:rPr>
                <w:t>Mean</w:t>
              </w:r>
            </w:ins>
          </w:p>
        </w:tc>
      </w:tr>
      <w:tr w:rsidR="001A7447" w:rsidRPr="001A7447" w14:paraId="1D9876A8" w14:textId="77777777" w:rsidTr="001A7447">
        <w:trPr>
          <w:ins w:id="1619" w:author="Microsoft Office User" w:date="2024-10-25T16:43:00Z"/>
        </w:trPr>
        <w:tc>
          <w:tcPr>
            <w:tcW w:w="2235" w:type="dxa"/>
          </w:tcPr>
          <w:p w14:paraId="44A06535" w14:textId="17AD43DF" w:rsidR="001A7447" w:rsidRPr="001A7447" w:rsidRDefault="001A7447" w:rsidP="001A7447">
            <w:pPr>
              <w:jc w:val="center"/>
              <w:rPr>
                <w:ins w:id="1620" w:author="Microsoft Office User" w:date="2024-10-25T16:43:00Z"/>
                <w:rFonts w:ascii="Times New Roman" w:hAnsi="Times New Roman"/>
                <w:color w:val="000000" w:themeColor="text1"/>
                <w:sz w:val="24"/>
                <w:lang w:val="en-US"/>
              </w:rPr>
            </w:pPr>
            <w:ins w:id="1621" w:author="Microsoft Office User" w:date="2024-10-25T16:44:00Z">
              <w:r w:rsidRPr="001A7447">
                <w:rPr>
                  <w:rFonts w:ascii="Times New Roman" w:hAnsi="Times New Roman"/>
                  <w:color w:val="000000" w:themeColor="text1"/>
                  <w:sz w:val="24"/>
                  <w:lang w:val="en-US"/>
                </w:rPr>
                <w:t>Somatic A</w:t>
              </w:r>
            </w:ins>
            <w:ins w:id="1622" w:author="Microsoft Office User" w:date="2024-10-25T16:45:00Z">
              <w:r w:rsidRPr="001A7447">
                <w:rPr>
                  <w:rFonts w:ascii="Times New Roman" w:hAnsi="Times New Roman"/>
                  <w:color w:val="000000" w:themeColor="text1"/>
                  <w:sz w:val="24"/>
                  <w:lang w:val="en-US"/>
                </w:rPr>
                <w:t>nxiety</w:t>
              </w:r>
            </w:ins>
          </w:p>
        </w:tc>
        <w:tc>
          <w:tcPr>
            <w:tcW w:w="1253" w:type="dxa"/>
          </w:tcPr>
          <w:p w14:paraId="58577473" w14:textId="4D9FB4C8" w:rsidR="001A7447" w:rsidRPr="001A7447" w:rsidRDefault="001A7447" w:rsidP="001A7447">
            <w:pPr>
              <w:jc w:val="center"/>
              <w:rPr>
                <w:ins w:id="1623" w:author="Microsoft Office User" w:date="2024-10-25T16:43:00Z"/>
                <w:rFonts w:ascii="Times New Roman" w:hAnsi="Times New Roman"/>
                <w:color w:val="000000" w:themeColor="text1"/>
                <w:sz w:val="24"/>
                <w:lang w:val="en-US"/>
              </w:rPr>
            </w:pPr>
            <w:ins w:id="1624" w:author="Microsoft Office User" w:date="2024-10-25T16:47:00Z">
              <w:r w:rsidRPr="001A7447">
                <w:rPr>
                  <w:rFonts w:ascii="Times New Roman" w:hAnsi="Times New Roman"/>
                  <w:color w:val="000000" w:themeColor="text1"/>
                  <w:sz w:val="24"/>
                  <w:lang w:val="en-US"/>
                </w:rPr>
                <w:t>33</w:t>
              </w:r>
            </w:ins>
          </w:p>
        </w:tc>
        <w:tc>
          <w:tcPr>
            <w:tcW w:w="1744" w:type="dxa"/>
          </w:tcPr>
          <w:p w14:paraId="2E1B4395" w14:textId="603534A0" w:rsidR="001A7447" w:rsidRPr="001A7447" w:rsidRDefault="001A7447" w:rsidP="001A7447">
            <w:pPr>
              <w:jc w:val="center"/>
              <w:rPr>
                <w:ins w:id="1625" w:author="Microsoft Office User" w:date="2024-10-25T16:43:00Z"/>
                <w:rFonts w:ascii="Times New Roman" w:hAnsi="Times New Roman"/>
                <w:color w:val="000000" w:themeColor="text1"/>
                <w:sz w:val="24"/>
                <w:lang w:val="en-US"/>
              </w:rPr>
            </w:pPr>
            <w:ins w:id="1626" w:author="Microsoft Office User" w:date="2024-10-25T16:47:00Z">
              <w:r w:rsidRPr="001A7447">
                <w:rPr>
                  <w:rFonts w:ascii="Times New Roman" w:hAnsi="Times New Roman"/>
                  <w:color w:val="000000" w:themeColor="text1"/>
                  <w:sz w:val="24"/>
                  <w:lang w:val="en-US"/>
                </w:rPr>
                <w:t>19</w:t>
              </w:r>
            </w:ins>
          </w:p>
        </w:tc>
        <w:tc>
          <w:tcPr>
            <w:tcW w:w="1744" w:type="dxa"/>
          </w:tcPr>
          <w:p w14:paraId="66FC82DE" w14:textId="0926D0B1" w:rsidR="001A7447" w:rsidRPr="001A7447" w:rsidRDefault="001A7447" w:rsidP="001A7447">
            <w:pPr>
              <w:jc w:val="center"/>
              <w:rPr>
                <w:ins w:id="1627" w:author="Microsoft Office User" w:date="2024-10-25T16:43:00Z"/>
                <w:rFonts w:ascii="Times New Roman" w:hAnsi="Times New Roman"/>
                <w:color w:val="000000" w:themeColor="text1"/>
                <w:sz w:val="24"/>
                <w:lang w:val="en-US"/>
              </w:rPr>
            </w:pPr>
            <w:ins w:id="1628" w:author="Microsoft Office User" w:date="2024-10-25T16:47:00Z">
              <w:r w:rsidRPr="001A7447">
                <w:rPr>
                  <w:rFonts w:ascii="Times New Roman" w:hAnsi="Times New Roman"/>
                  <w:color w:val="000000" w:themeColor="text1"/>
                  <w:sz w:val="24"/>
                  <w:lang w:val="en-US"/>
                </w:rPr>
                <w:t>32</w:t>
              </w:r>
            </w:ins>
          </w:p>
        </w:tc>
        <w:tc>
          <w:tcPr>
            <w:tcW w:w="1744" w:type="dxa"/>
          </w:tcPr>
          <w:p w14:paraId="00357364" w14:textId="202C8907" w:rsidR="001A7447" w:rsidRPr="001A7447" w:rsidRDefault="001A7447" w:rsidP="001A7447">
            <w:pPr>
              <w:jc w:val="center"/>
              <w:rPr>
                <w:ins w:id="1629" w:author="Microsoft Office User" w:date="2024-10-25T16:43:00Z"/>
                <w:rFonts w:ascii="Times New Roman" w:hAnsi="Times New Roman"/>
                <w:color w:val="000000" w:themeColor="text1"/>
                <w:sz w:val="24"/>
                <w:lang w:val="en-US"/>
              </w:rPr>
            </w:pPr>
            <w:ins w:id="1630" w:author="Microsoft Office User" w:date="2024-10-25T16:47:00Z">
              <w:r w:rsidRPr="001A7447">
                <w:rPr>
                  <w:rFonts w:ascii="Times New Roman" w:hAnsi="Times New Roman"/>
                  <w:color w:val="000000" w:themeColor="text1"/>
                  <w:sz w:val="24"/>
                  <w:lang w:val="en-US"/>
                </w:rPr>
                <w:t>27.81</w:t>
              </w:r>
            </w:ins>
          </w:p>
        </w:tc>
      </w:tr>
      <w:tr w:rsidR="001A7447" w:rsidRPr="001A7447" w14:paraId="454EC2FF" w14:textId="77777777" w:rsidTr="001A7447">
        <w:trPr>
          <w:ins w:id="1631" w:author="Microsoft Office User" w:date="2024-10-25T16:43:00Z"/>
        </w:trPr>
        <w:tc>
          <w:tcPr>
            <w:tcW w:w="2235" w:type="dxa"/>
          </w:tcPr>
          <w:p w14:paraId="7D0CCEC4" w14:textId="0953790A" w:rsidR="001A7447" w:rsidRPr="001A7447" w:rsidRDefault="001A7447" w:rsidP="001A7447">
            <w:pPr>
              <w:jc w:val="center"/>
              <w:rPr>
                <w:ins w:id="1632" w:author="Microsoft Office User" w:date="2024-10-25T16:43:00Z"/>
                <w:rFonts w:ascii="Times New Roman" w:hAnsi="Times New Roman"/>
                <w:color w:val="000000" w:themeColor="text1"/>
                <w:sz w:val="24"/>
                <w:lang w:val="en-US"/>
              </w:rPr>
            </w:pPr>
            <w:proofErr w:type="gramStart"/>
            <w:ins w:id="1633" w:author="Microsoft Office User" w:date="2024-10-25T16:45:00Z">
              <w:r w:rsidRPr="001A7447">
                <w:rPr>
                  <w:rFonts w:ascii="Times New Roman" w:hAnsi="Times New Roman"/>
                  <w:color w:val="000000" w:themeColor="text1"/>
                  <w:sz w:val="24"/>
                  <w:lang w:val="en-US"/>
                </w:rPr>
                <w:t>Av</w:t>
              </w:r>
            </w:ins>
            <w:ins w:id="1634" w:author="Microsoft Office User" w:date="2024-10-25T16:46:00Z">
              <w:r w:rsidRPr="001A7447">
                <w:rPr>
                  <w:rFonts w:ascii="Times New Roman" w:hAnsi="Times New Roman"/>
                  <w:color w:val="000000" w:themeColor="text1"/>
                  <w:sz w:val="24"/>
                  <w:lang w:val="en-US"/>
                </w:rPr>
                <w:t xml:space="preserve">oidance </w:t>
              </w:r>
            </w:ins>
            <w:ins w:id="1635" w:author="Microsoft Office User" w:date="2024-10-25T16:45:00Z">
              <w:r w:rsidRPr="001A7447">
                <w:rPr>
                  <w:rFonts w:ascii="Times New Roman" w:hAnsi="Times New Roman"/>
                  <w:color w:val="000000" w:themeColor="text1"/>
                  <w:sz w:val="24"/>
                  <w:lang w:val="en-US"/>
                </w:rPr>
                <w:t xml:space="preserve"> Anxiety</w:t>
              </w:r>
            </w:ins>
            <w:proofErr w:type="gramEnd"/>
          </w:p>
        </w:tc>
        <w:tc>
          <w:tcPr>
            <w:tcW w:w="1253" w:type="dxa"/>
          </w:tcPr>
          <w:p w14:paraId="6F652538" w14:textId="77777777" w:rsidR="001A7447" w:rsidRPr="001A7447" w:rsidRDefault="001A7447" w:rsidP="001A7447">
            <w:pPr>
              <w:jc w:val="center"/>
              <w:rPr>
                <w:ins w:id="1636" w:author="Microsoft Office User" w:date="2024-10-25T16:43:00Z"/>
                <w:rFonts w:ascii="Times New Roman" w:hAnsi="Times New Roman"/>
                <w:color w:val="000000" w:themeColor="text1"/>
                <w:sz w:val="24"/>
                <w:lang w:val="en-US"/>
              </w:rPr>
            </w:pPr>
          </w:p>
        </w:tc>
        <w:tc>
          <w:tcPr>
            <w:tcW w:w="1744" w:type="dxa"/>
          </w:tcPr>
          <w:p w14:paraId="1651C477" w14:textId="0F31BE9A" w:rsidR="001A7447" w:rsidRPr="001A7447" w:rsidRDefault="001A7447" w:rsidP="001A7447">
            <w:pPr>
              <w:jc w:val="center"/>
              <w:rPr>
                <w:ins w:id="1637" w:author="Microsoft Office User" w:date="2024-10-25T16:43:00Z"/>
                <w:rFonts w:ascii="Times New Roman" w:hAnsi="Times New Roman"/>
                <w:color w:val="000000" w:themeColor="text1"/>
                <w:sz w:val="24"/>
                <w:lang w:val="en-US"/>
              </w:rPr>
            </w:pPr>
            <w:ins w:id="1638" w:author="Microsoft Office User" w:date="2024-10-25T16:47:00Z">
              <w:r w:rsidRPr="001A7447">
                <w:rPr>
                  <w:rFonts w:ascii="Times New Roman" w:hAnsi="Times New Roman"/>
                  <w:color w:val="000000" w:themeColor="text1"/>
                  <w:sz w:val="24"/>
                  <w:lang w:val="en-US"/>
                </w:rPr>
                <w:t>20</w:t>
              </w:r>
            </w:ins>
          </w:p>
        </w:tc>
        <w:tc>
          <w:tcPr>
            <w:tcW w:w="1744" w:type="dxa"/>
          </w:tcPr>
          <w:p w14:paraId="59EACB17" w14:textId="3B446D0F" w:rsidR="001A7447" w:rsidRPr="001A7447" w:rsidRDefault="001A7447" w:rsidP="001A7447">
            <w:pPr>
              <w:jc w:val="center"/>
              <w:rPr>
                <w:ins w:id="1639" w:author="Microsoft Office User" w:date="2024-10-25T16:43:00Z"/>
                <w:rFonts w:ascii="Times New Roman" w:hAnsi="Times New Roman"/>
                <w:color w:val="000000" w:themeColor="text1"/>
                <w:sz w:val="24"/>
                <w:lang w:val="en-US"/>
              </w:rPr>
            </w:pPr>
            <w:ins w:id="1640" w:author="Microsoft Office User" w:date="2024-10-25T16:47:00Z">
              <w:r w:rsidRPr="001A7447">
                <w:rPr>
                  <w:rFonts w:ascii="Times New Roman" w:hAnsi="Times New Roman"/>
                  <w:color w:val="000000" w:themeColor="text1"/>
                  <w:sz w:val="24"/>
                  <w:lang w:val="en-US"/>
                </w:rPr>
                <w:t>28</w:t>
              </w:r>
            </w:ins>
          </w:p>
        </w:tc>
        <w:tc>
          <w:tcPr>
            <w:tcW w:w="1744" w:type="dxa"/>
          </w:tcPr>
          <w:p w14:paraId="1F7E2499" w14:textId="758A6B2A" w:rsidR="001A7447" w:rsidRPr="001A7447" w:rsidRDefault="001A7447" w:rsidP="001A7447">
            <w:pPr>
              <w:jc w:val="center"/>
              <w:rPr>
                <w:ins w:id="1641" w:author="Microsoft Office User" w:date="2024-10-25T16:43:00Z"/>
                <w:rFonts w:ascii="Times New Roman" w:hAnsi="Times New Roman"/>
                <w:color w:val="000000" w:themeColor="text1"/>
                <w:sz w:val="24"/>
                <w:lang w:val="en-US"/>
              </w:rPr>
            </w:pPr>
            <w:ins w:id="1642" w:author="Microsoft Office User" w:date="2024-10-25T16:47:00Z">
              <w:r w:rsidRPr="001A7447">
                <w:rPr>
                  <w:rFonts w:ascii="Times New Roman" w:hAnsi="Times New Roman"/>
                  <w:color w:val="000000" w:themeColor="text1"/>
                  <w:sz w:val="24"/>
                  <w:lang w:val="en-US"/>
                </w:rPr>
                <w:t>25.18</w:t>
              </w:r>
            </w:ins>
          </w:p>
        </w:tc>
      </w:tr>
      <w:tr w:rsidR="001A7447" w:rsidRPr="001A7447" w14:paraId="58C9EAA5" w14:textId="77777777" w:rsidTr="001A7447">
        <w:trPr>
          <w:ins w:id="1643" w:author="Microsoft Office User" w:date="2024-10-25T16:43:00Z"/>
        </w:trPr>
        <w:tc>
          <w:tcPr>
            <w:tcW w:w="2235" w:type="dxa"/>
          </w:tcPr>
          <w:p w14:paraId="799B7A10" w14:textId="22532B8B" w:rsidR="001A7447" w:rsidRPr="001A7447" w:rsidRDefault="001A7447" w:rsidP="001A7447">
            <w:pPr>
              <w:jc w:val="center"/>
              <w:rPr>
                <w:ins w:id="1644" w:author="Microsoft Office User" w:date="2024-10-25T16:43:00Z"/>
                <w:rFonts w:ascii="Times New Roman" w:hAnsi="Times New Roman"/>
                <w:color w:val="000000" w:themeColor="text1"/>
                <w:sz w:val="24"/>
                <w:lang w:val="en-US"/>
              </w:rPr>
            </w:pPr>
            <w:ins w:id="1645" w:author="Microsoft Office User" w:date="2024-10-25T16:45:00Z">
              <w:r w:rsidRPr="001A7447">
                <w:rPr>
                  <w:rFonts w:ascii="Times New Roman" w:hAnsi="Times New Roman"/>
                  <w:color w:val="000000" w:themeColor="text1"/>
                  <w:sz w:val="24"/>
                  <w:lang w:val="en-US"/>
                </w:rPr>
                <w:t>Cognitive Anxiety</w:t>
              </w:r>
            </w:ins>
          </w:p>
        </w:tc>
        <w:tc>
          <w:tcPr>
            <w:tcW w:w="1253" w:type="dxa"/>
          </w:tcPr>
          <w:p w14:paraId="5CA6B850" w14:textId="77777777" w:rsidR="001A7447" w:rsidRPr="001A7447" w:rsidRDefault="001A7447" w:rsidP="001A7447">
            <w:pPr>
              <w:jc w:val="center"/>
              <w:rPr>
                <w:ins w:id="1646" w:author="Microsoft Office User" w:date="2024-10-25T16:43:00Z"/>
                <w:rFonts w:ascii="Times New Roman" w:hAnsi="Times New Roman"/>
                <w:color w:val="000000" w:themeColor="text1"/>
                <w:sz w:val="24"/>
                <w:lang w:val="en-US"/>
              </w:rPr>
            </w:pPr>
          </w:p>
        </w:tc>
        <w:tc>
          <w:tcPr>
            <w:tcW w:w="1744" w:type="dxa"/>
          </w:tcPr>
          <w:p w14:paraId="02F9C2B0" w14:textId="763A337E" w:rsidR="001A7447" w:rsidRPr="001A7447" w:rsidRDefault="001A7447" w:rsidP="001A7447">
            <w:pPr>
              <w:jc w:val="center"/>
              <w:rPr>
                <w:ins w:id="1647" w:author="Microsoft Office User" w:date="2024-10-25T16:43:00Z"/>
                <w:rFonts w:ascii="Times New Roman" w:hAnsi="Times New Roman"/>
                <w:color w:val="000000" w:themeColor="text1"/>
                <w:sz w:val="24"/>
                <w:lang w:val="en-US"/>
              </w:rPr>
            </w:pPr>
            <w:ins w:id="1648" w:author="Microsoft Office User" w:date="2024-10-25T16:47:00Z">
              <w:r w:rsidRPr="001A7447">
                <w:rPr>
                  <w:rFonts w:ascii="Times New Roman" w:hAnsi="Times New Roman"/>
                  <w:color w:val="000000" w:themeColor="text1"/>
                  <w:sz w:val="24"/>
                  <w:lang w:val="en-US"/>
                </w:rPr>
                <w:t>20</w:t>
              </w:r>
            </w:ins>
          </w:p>
        </w:tc>
        <w:tc>
          <w:tcPr>
            <w:tcW w:w="1744" w:type="dxa"/>
          </w:tcPr>
          <w:p w14:paraId="42AE8373" w14:textId="3E519151" w:rsidR="001A7447" w:rsidRPr="001A7447" w:rsidRDefault="001A7447" w:rsidP="001A7447">
            <w:pPr>
              <w:jc w:val="center"/>
              <w:rPr>
                <w:ins w:id="1649" w:author="Microsoft Office User" w:date="2024-10-25T16:43:00Z"/>
                <w:rFonts w:ascii="Times New Roman" w:hAnsi="Times New Roman"/>
                <w:color w:val="000000" w:themeColor="text1"/>
                <w:sz w:val="24"/>
                <w:lang w:val="en-US"/>
              </w:rPr>
            </w:pPr>
            <w:ins w:id="1650" w:author="Microsoft Office User" w:date="2024-10-25T16:47:00Z">
              <w:r w:rsidRPr="001A7447">
                <w:rPr>
                  <w:rFonts w:ascii="Times New Roman" w:hAnsi="Times New Roman"/>
                  <w:color w:val="000000" w:themeColor="text1"/>
                  <w:sz w:val="24"/>
                  <w:lang w:val="en-US"/>
                </w:rPr>
                <w:t>29</w:t>
              </w:r>
            </w:ins>
          </w:p>
        </w:tc>
        <w:tc>
          <w:tcPr>
            <w:tcW w:w="1744" w:type="dxa"/>
          </w:tcPr>
          <w:p w14:paraId="3BF59E62" w14:textId="540BD7E0" w:rsidR="001A7447" w:rsidRPr="001A7447" w:rsidRDefault="001A7447" w:rsidP="001A7447">
            <w:pPr>
              <w:jc w:val="center"/>
              <w:rPr>
                <w:ins w:id="1651" w:author="Microsoft Office User" w:date="2024-10-25T16:43:00Z"/>
                <w:rFonts w:ascii="Times New Roman" w:hAnsi="Times New Roman"/>
                <w:color w:val="000000" w:themeColor="text1"/>
                <w:sz w:val="24"/>
                <w:lang w:val="en-US"/>
              </w:rPr>
            </w:pPr>
            <w:ins w:id="1652" w:author="Microsoft Office User" w:date="2024-10-25T16:47:00Z">
              <w:r w:rsidRPr="001A7447">
                <w:rPr>
                  <w:rFonts w:ascii="Times New Roman" w:hAnsi="Times New Roman"/>
                  <w:color w:val="000000" w:themeColor="text1"/>
                  <w:sz w:val="24"/>
                  <w:lang w:val="en-US"/>
                </w:rPr>
                <w:t>25.30</w:t>
              </w:r>
            </w:ins>
          </w:p>
        </w:tc>
      </w:tr>
      <w:tr w:rsidR="001A7447" w:rsidRPr="001A7447" w14:paraId="169C308C" w14:textId="77777777" w:rsidTr="001A7447">
        <w:trPr>
          <w:ins w:id="1653" w:author="Microsoft Office User" w:date="2024-10-25T16:43:00Z"/>
        </w:trPr>
        <w:tc>
          <w:tcPr>
            <w:tcW w:w="2235" w:type="dxa"/>
          </w:tcPr>
          <w:p w14:paraId="553B9C00" w14:textId="5DD4875D" w:rsidR="001A7447" w:rsidRPr="001A7447" w:rsidRDefault="001A7447" w:rsidP="001A7447">
            <w:pPr>
              <w:jc w:val="center"/>
              <w:rPr>
                <w:ins w:id="1654" w:author="Microsoft Office User" w:date="2024-10-25T16:43:00Z"/>
                <w:rFonts w:ascii="Times New Roman" w:hAnsi="Times New Roman"/>
                <w:color w:val="000000" w:themeColor="text1"/>
                <w:sz w:val="24"/>
                <w:lang w:val="en-US"/>
              </w:rPr>
            </w:pPr>
            <w:ins w:id="1655" w:author="Microsoft Office User" w:date="2024-10-25T16:46:00Z">
              <w:r w:rsidRPr="001A7447">
                <w:rPr>
                  <w:rFonts w:ascii="Times New Roman" w:hAnsi="Times New Roman"/>
                  <w:color w:val="000000" w:themeColor="text1"/>
                  <w:sz w:val="24"/>
                  <w:lang w:val="en-US"/>
                </w:rPr>
                <w:t>Overall Types of Writing Anxiety</w:t>
              </w:r>
            </w:ins>
          </w:p>
        </w:tc>
        <w:tc>
          <w:tcPr>
            <w:tcW w:w="1253" w:type="dxa"/>
          </w:tcPr>
          <w:p w14:paraId="6ADC8097" w14:textId="77777777" w:rsidR="001A7447" w:rsidRPr="001A7447" w:rsidRDefault="001A7447" w:rsidP="001A7447">
            <w:pPr>
              <w:jc w:val="center"/>
              <w:rPr>
                <w:ins w:id="1656" w:author="Microsoft Office User" w:date="2024-10-25T16:43:00Z"/>
                <w:rFonts w:ascii="Times New Roman" w:hAnsi="Times New Roman"/>
                <w:color w:val="000000" w:themeColor="text1"/>
                <w:sz w:val="24"/>
                <w:lang w:val="en-US"/>
              </w:rPr>
            </w:pPr>
          </w:p>
        </w:tc>
        <w:tc>
          <w:tcPr>
            <w:tcW w:w="1744" w:type="dxa"/>
          </w:tcPr>
          <w:p w14:paraId="283E23D5" w14:textId="5A6C25D3" w:rsidR="001A7447" w:rsidRPr="001A7447" w:rsidRDefault="001A7447" w:rsidP="001A7447">
            <w:pPr>
              <w:jc w:val="center"/>
              <w:rPr>
                <w:ins w:id="1657" w:author="Microsoft Office User" w:date="2024-10-25T16:43:00Z"/>
                <w:rFonts w:ascii="Times New Roman" w:hAnsi="Times New Roman"/>
                <w:color w:val="000000" w:themeColor="text1"/>
                <w:sz w:val="24"/>
                <w:lang w:val="en-US"/>
              </w:rPr>
            </w:pPr>
            <w:ins w:id="1658" w:author="Microsoft Office User" w:date="2024-10-25T16:47:00Z">
              <w:r w:rsidRPr="001A7447">
                <w:rPr>
                  <w:rFonts w:ascii="Times New Roman" w:hAnsi="Times New Roman"/>
                  <w:color w:val="000000" w:themeColor="text1"/>
                  <w:sz w:val="24"/>
                  <w:lang w:val="en-US"/>
                </w:rPr>
                <w:t>61</w:t>
              </w:r>
            </w:ins>
          </w:p>
        </w:tc>
        <w:tc>
          <w:tcPr>
            <w:tcW w:w="1744" w:type="dxa"/>
          </w:tcPr>
          <w:p w14:paraId="72F16955" w14:textId="2E98CC67" w:rsidR="001A7447" w:rsidRPr="001A7447" w:rsidRDefault="001A7447" w:rsidP="001A7447">
            <w:pPr>
              <w:jc w:val="center"/>
              <w:rPr>
                <w:ins w:id="1659" w:author="Microsoft Office User" w:date="2024-10-25T16:43:00Z"/>
                <w:rFonts w:ascii="Times New Roman" w:hAnsi="Times New Roman"/>
                <w:color w:val="000000" w:themeColor="text1"/>
                <w:sz w:val="24"/>
                <w:lang w:val="en-US"/>
              </w:rPr>
            </w:pPr>
            <w:ins w:id="1660" w:author="Microsoft Office User" w:date="2024-10-25T16:47:00Z">
              <w:r w:rsidRPr="001A7447">
                <w:rPr>
                  <w:rFonts w:ascii="Times New Roman" w:hAnsi="Times New Roman"/>
                  <w:color w:val="000000" w:themeColor="text1"/>
                  <w:sz w:val="24"/>
                  <w:lang w:val="en-US"/>
                </w:rPr>
                <w:t>87</w:t>
              </w:r>
            </w:ins>
          </w:p>
        </w:tc>
        <w:tc>
          <w:tcPr>
            <w:tcW w:w="1744" w:type="dxa"/>
          </w:tcPr>
          <w:p w14:paraId="3262E29B" w14:textId="686EF3F5" w:rsidR="001A7447" w:rsidRPr="001A7447" w:rsidRDefault="001A7447" w:rsidP="001A7447">
            <w:pPr>
              <w:jc w:val="center"/>
              <w:rPr>
                <w:ins w:id="1661" w:author="Microsoft Office User" w:date="2024-10-25T16:43:00Z"/>
                <w:rFonts w:ascii="Times New Roman" w:hAnsi="Times New Roman"/>
                <w:color w:val="000000" w:themeColor="text1"/>
                <w:sz w:val="24"/>
                <w:lang w:val="en-US"/>
              </w:rPr>
            </w:pPr>
            <w:ins w:id="1662" w:author="Microsoft Office User" w:date="2024-10-25T16:47:00Z">
              <w:r w:rsidRPr="001A7447">
                <w:rPr>
                  <w:rFonts w:ascii="Times New Roman" w:hAnsi="Times New Roman"/>
                  <w:color w:val="000000" w:themeColor="text1"/>
                  <w:sz w:val="24"/>
                  <w:lang w:val="en-US"/>
                </w:rPr>
                <w:t>78.30</w:t>
              </w:r>
            </w:ins>
          </w:p>
        </w:tc>
      </w:tr>
    </w:tbl>
    <w:p w14:paraId="6C85F371" w14:textId="77777777" w:rsidR="001A7447" w:rsidRPr="001A7447" w:rsidRDefault="001A7447" w:rsidP="00312661">
      <w:pPr>
        <w:jc w:val="both"/>
        <w:rPr>
          <w:ins w:id="1663" w:author="Microsoft Office User" w:date="2024-10-25T16:42:00Z"/>
          <w:rFonts w:ascii="Times New Roman" w:hAnsi="Times New Roman"/>
          <w:color w:val="000000" w:themeColor="text1"/>
          <w:sz w:val="24"/>
          <w:lang w:val="en-US"/>
        </w:rPr>
      </w:pPr>
    </w:p>
    <w:p w14:paraId="0C235323" w14:textId="77777777" w:rsidR="001A7447" w:rsidRPr="001A7447" w:rsidRDefault="001A7447" w:rsidP="00312661">
      <w:pPr>
        <w:jc w:val="both"/>
        <w:rPr>
          <w:ins w:id="1664" w:author="Microsoft Office User" w:date="2024-10-25T16:42:00Z"/>
          <w:rFonts w:ascii="Times New Roman" w:hAnsi="Times New Roman"/>
          <w:color w:val="000000" w:themeColor="text1"/>
          <w:sz w:val="24"/>
        </w:rPr>
      </w:pPr>
    </w:p>
    <w:p w14:paraId="19CA3D97" w14:textId="77777777" w:rsidR="001A7447" w:rsidRPr="001A7447" w:rsidRDefault="001A7447" w:rsidP="00312661">
      <w:pPr>
        <w:jc w:val="both"/>
        <w:rPr>
          <w:ins w:id="1665" w:author="Microsoft Office User" w:date="2024-10-25T16:42:00Z"/>
          <w:rFonts w:ascii="Times New Roman" w:hAnsi="Times New Roman"/>
          <w:color w:val="000000" w:themeColor="text1"/>
          <w:sz w:val="24"/>
          <w:rPrChange w:id="1666" w:author="Microsoft Office User" w:date="2024-10-25T16:49:00Z">
            <w:rPr>
              <w:ins w:id="1667" w:author="Microsoft Office User" w:date="2024-10-25T16:42:00Z"/>
              <w:rFonts w:ascii="Times New Roman" w:hAnsi="Times New Roman"/>
              <w:sz w:val="24"/>
            </w:rPr>
          </w:rPrChange>
        </w:rPr>
      </w:pPr>
    </w:p>
    <w:p w14:paraId="4A5353DB" w14:textId="77777777" w:rsidR="001A7447" w:rsidRPr="001A7447" w:rsidRDefault="001A7447" w:rsidP="00312661">
      <w:pPr>
        <w:jc w:val="both"/>
        <w:rPr>
          <w:ins w:id="1668" w:author="Microsoft Office User" w:date="2024-10-25T16:42:00Z"/>
          <w:rFonts w:ascii="Times New Roman" w:hAnsi="Times New Roman"/>
          <w:color w:val="000000" w:themeColor="text1"/>
          <w:sz w:val="24"/>
          <w:rPrChange w:id="1669" w:author="Microsoft Office User" w:date="2024-10-25T16:49:00Z">
            <w:rPr>
              <w:ins w:id="1670" w:author="Microsoft Office User" w:date="2024-10-25T16:42:00Z"/>
              <w:rFonts w:ascii="Times New Roman" w:hAnsi="Times New Roman"/>
              <w:sz w:val="24"/>
            </w:rPr>
          </w:rPrChange>
        </w:rPr>
      </w:pPr>
    </w:p>
    <w:p w14:paraId="16C2A971" w14:textId="77777777" w:rsidR="001A7447" w:rsidRPr="001A7447" w:rsidRDefault="001A7447" w:rsidP="00312661">
      <w:pPr>
        <w:jc w:val="both"/>
        <w:rPr>
          <w:ins w:id="1671" w:author="Microsoft Office User" w:date="2024-10-25T16:42:00Z"/>
          <w:rFonts w:ascii="Times New Roman" w:hAnsi="Times New Roman"/>
          <w:color w:val="000000" w:themeColor="text1"/>
          <w:sz w:val="24"/>
          <w:rPrChange w:id="1672" w:author="Microsoft Office User" w:date="2024-10-25T16:49:00Z">
            <w:rPr>
              <w:ins w:id="1673" w:author="Microsoft Office User" w:date="2024-10-25T16:42:00Z"/>
              <w:rFonts w:ascii="Times New Roman" w:hAnsi="Times New Roman"/>
              <w:sz w:val="24"/>
            </w:rPr>
          </w:rPrChange>
        </w:rPr>
      </w:pPr>
    </w:p>
    <w:p w14:paraId="7FDC9ED2" w14:textId="77777777" w:rsidR="001A7447" w:rsidRPr="001A7447" w:rsidRDefault="001A7447" w:rsidP="00312661">
      <w:pPr>
        <w:jc w:val="both"/>
        <w:rPr>
          <w:ins w:id="1674" w:author="Microsoft Office User" w:date="2024-10-25T16:42:00Z"/>
          <w:rFonts w:ascii="Times New Roman" w:hAnsi="Times New Roman"/>
          <w:color w:val="000000" w:themeColor="text1"/>
          <w:sz w:val="24"/>
          <w:rPrChange w:id="1675" w:author="Microsoft Office User" w:date="2024-10-25T16:49:00Z">
            <w:rPr>
              <w:ins w:id="1676" w:author="Microsoft Office User" w:date="2024-10-25T16:42:00Z"/>
              <w:rFonts w:ascii="Times New Roman" w:hAnsi="Times New Roman"/>
              <w:sz w:val="24"/>
            </w:rPr>
          </w:rPrChange>
        </w:rPr>
      </w:pPr>
    </w:p>
    <w:p w14:paraId="4CC7896A" w14:textId="77777777" w:rsidR="001A7447" w:rsidRPr="001A7447" w:rsidRDefault="001A7447" w:rsidP="00312661">
      <w:pPr>
        <w:jc w:val="both"/>
        <w:rPr>
          <w:ins w:id="1677" w:author="Microsoft Office User" w:date="2024-10-25T16:42:00Z"/>
          <w:rFonts w:ascii="Times New Roman" w:hAnsi="Times New Roman"/>
          <w:color w:val="000000" w:themeColor="text1"/>
          <w:sz w:val="24"/>
          <w:rPrChange w:id="1678" w:author="Microsoft Office User" w:date="2024-10-25T16:49:00Z">
            <w:rPr>
              <w:ins w:id="1679" w:author="Microsoft Office User" w:date="2024-10-25T16:42:00Z"/>
              <w:rFonts w:ascii="Times New Roman" w:hAnsi="Times New Roman"/>
              <w:sz w:val="24"/>
            </w:rPr>
          </w:rPrChange>
        </w:rPr>
      </w:pPr>
    </w:p>
    <w:p w14:paraId="31F54386" w14:textId="77777777" w:rsidR="001A7447" w:rsidRPr="001A7447" w:rsidRDefault="001A7447" w:rsidP="00312661">
      <w:pPr>
        <w:jc w:val="both"/>
        <w:rPr>
          <w:ins w:id="1680" w:author="Microsoft Office User" w:date="2024-10-25T16:42:00Z"/>
          <w:rFonts w:ascii="Times New Roman" w:hAnsi="Times New Roman"/>
          <w:color w:val="000000" w:themeColor="text1"/>
          <w:sz w:val="24"/>
          <w:rPrChange w:id="1681" w:author="Microsoft Office User" w:date="2024-10-25T16:49:00Z">
            <w:rPr>
              <w:ins w:id="1682" w:author="Microsoft Office User" w:date="2024-10-25T16:42:00Z"/>
              <w:rFonts w:ascii="Times New Roman" w:hAnsi="Times New Roman"/>
              <w:sz w:val="24"/>
            </w:rPr>
          </w:rPrChange>
        </w:rPr>
      </w:pPr>
    </w:p>
    <w:p w14:paraId="5D34960D" w14:textId="77777777" w:rsidR="001A7447" w:rsidRPr="001A7447" w:rsidRDefault="001A7447" w:rsidP="00312661">
      <w:pPr>
        <w:jc w:val="both"/>
        <w:rPr>
          <w:ins w:id="1683" w:author="Microsoft Office User" w:date="2024-10-25T16:42:00Z"/>
          <w:rFonts w:ascii="Times New Roman" w:hAnsi="Times New Roman"/>
          <w:color w:val="000000" w:themeColor="text1"/>
          <w:sz w:val="24"/>
          <w:rPrChange w:id="1684" w:author="Microsoft Office User" w:date="2024-10-25T16:49:00Z">
            <w:rPr>
              <w:ins w:id="1685" w:author="Microsoft Office User" w:date="2024-10-25T16:42:00Z"/>
              <w:rFonts w:ascii="Times New Roman" w:hAnsi="Times New Roman"/>
              <w:sz w:val="24"/>
            </w:rPr>
          </w:rPrChange>
        </w:rPr>
      </w:pPr>
    </w:p>
    <w:p w14:paraId="6205993C" w14:textId="77777777" w:rsidR="001A7447" w:rsidRPr="001A7447" w:rsidRDefault="001A7447" w:rsidP="00312661">
      <w:pPr>
        <w:jc w:val="both"/>
        <w:rPr>
          <w:ins w:id="1686" w:author="Microsoft Office User" w:date="2024-10-25T16:42:00Z"/>
          <w:rFonts w:ascii="Times New Roman" w:hAnsi="Times New Roman"/>
          <w:color w:val="000000" w:themeColor="text1"/>
          <w:sz w:val="24"/>
          <w:rPrChange w:id="1687" w:author="Microsoft Office User" w:date="2024-10-25T16:49:00Z">
            <w:rPr>
              <w:ins w:id="1688" w:author="Microsoft Office User" w:date="2024-10-25T16:42:00Z"/>
              <w:rFonts w:ascii="Times New Roman" w:hAnsi="Times New Roman"/>
              <w:sz w:val="24"/>
            </w:rPr>
          </w:rPrChange>
        </w:rPr>
      </w:pPr>
    </w:p>
    <w:p w14:paraId="70E808E8" w14:textId="77777777" w:rsidR="001A7447" w:rsidRPr="001A7447" w:rsidRDefault="001A7447" w:rsidP="00312661">
      <w:pPr>
        <w:jc w:val="both"/>
        <w:rPr>
          <w:ins w:id="1689" w:author="Microsoft Office User" w:date="2024-10-25T15:22:00Z"/>
          <w:rFonts w:ascii="Times New Roman" w:hAnsi="Times New Roman"/>
          <w:color w:val="000000" w:themeColor="text1"/>
          <w:sz w:val="28"/>
          <w:szCs w:val="24"/>
          <w:lang w:val="en-US"/>
          <w:rPrChange w:id="1690" w:author="Microsoft Office User" w:date="2024-10-25T16:49:00Z">
            <w:rPr>
              <w:ins w:id="1691" w:author="Microsoft Office User" w:date="2024-10-25T15:22:00Z"/>
              <w:rFonts w:ascii="Times New Roman" w:hAnsi="Times New Roman"/>
              <w:sz w:val="28"/>
              <w:szCs w:val="24"/>
              <w:lang w:val="en-US"/>
            </w:rPr>
          </w:rPrChange>
        </w:rPr>
      </w:pPr>
    </w:p>
    <w:p w14:paraId="04D063ED" w14:textId="77777777" w:rsidR="00745578" w:rsidRPr="001A7447" w:rsidRDefault="00745578">
      <w:pPr>
        <w:ind w:firstLine="720"/>
        <w:jc w:val="both"/>
        <w:rPr>
          <w:rFonts w:ascii="Times New Roman" w:hAnsi="Times New Roman"/>
          <w:color w:val="000000" w:themeColor="text1"/>
          <w:sz w:val="28"/>
          <w:szCs w:val="24"/>
          <w:lang w:val="en-US"/>
          <w:rPrChange w:id="1692" w:author="Microsoft Office User" w:date="2024-10-25T16:49:00Z">
            <w:rPr>
              <w:rFonts w:ascii="Times New Roman" w:hAnsi="Times New Roman"/>
              <w:sz w:val="28"/>
              <w:szCs w:val="24"/>
              <w:lang w:val="en-US"/>
            </w:rPr>
          </w:rPrChange>
        </w:rPr>
      </w:pPr>
    </w:p>
    <w:p w14:paraId="31B18C6F" w14:textId="77777777" w:rsidR="00CC17C1" w:rsidRPr="001A7447" w:rsidRDefault="00000000">
      <w:pPr>
        <w:tabs>
          <w:tab w:val="left" w:pos="142"/>
          <w:tab w:val="left" w:pos="6801"/>
        </w:tabs>
        <w:jc w:val="both"/>
        <w:rPr>
          <w:rFonts w:ascii="Times New Roman" w:hAnsi="Times New Roman"/>
          <w:color w:val="000000" w:themeColor="text1"/>
          <w:sz w:val="24"/>
          <w:rPrChange w:id="1693" w:author="Microsoft Office User" w:date="2024-10-25T16:49:00Z">
            <w:rPr>
              <w:rFonts w:ascii="Times New Roman" w:hAnsi="Times New Roman"/>
              <w:sz w:val="24"/>
            </w:rPr>
          </w:rPrChange>
        </w:rPr>
      </w:pPr>
      <w:r w:rsidRPr="001A7447">
        <w:rPr>
          <w:rFonts w:ascii="Times New Roman" w:hAnsi="Times New Roman"/>
          <w:color w:val="000000" w:themeColor="text1"/>
          <w:sz w:val="24"/>
          <w:rPrChange w:id="1694" w:author="Microsoft Office User" w:date="2024-10-25T16:49:00Z">
            <w:rPr>
              <w:rFonts w:ascii="Times New Roman" w:hAnsi="Times New Roman"/>
              <w:sz w:val="24"/>
            </w:rPr>
          </w:rPrChange>
        </w:rPr>
        <w:tab/>
      </w:r>
    </w:p>
    <w:p w14:paraId="036555B2" w14:textId="77777777" w:rsidR="00CC17C1" w:rsidRPr="001A7447" w:rsidRDefault="00000000">
      <w:pPr>
        <w:tabs>
          <w:tab w:val="left" w:pos="142"/>
        </w:tabs>
        <w:ind w:firstLine="709"/>
        <w:jc w:val="both"/>
        <w:rPr>
          <w:rFonts w:ascii="Times New Roman" w:hAnsi="Times New Roman"/>
          <w:color w:val="000000" w:themeColor="text1"/>
          <w:sz w:val="24"/>
          <w:rPrChange w:id="1695" w:author="Microsoft Office User" w:date="2024-10-25T16:49:00Z">
            <w:rPr>
              <w:rFonts w:ascii="Times New Roman" w:hAnsi="Times New Roman"/>
              <w:sz w:val="24"/>
            </w:rPr>
          </w:rPrChange>
        </w:rPr>
      </w:pPr>
      <w:r w:rsidRPr="001A7447">
        <w:rPr>
          <w:rFonts w:ascii="Times New Roman" w:hAnsi="Times New Roman"/>
          <w:color w:val="000000" w:themeColor="text1"/>
          <w:sz w:val="24"/>
          <w:rPrChange w:id="1696" w:author="Microsoft Office User" w:date="2024-10-25T16:49:00Z">
            <w:rPr>
              <w:rFonts w:ascii="Times New Roman" w:hAnsi="Times New Roman"/>
              <w:sz w:val="24"/>
            </w:rPr>
          </w:rPrChange>
        </w:rPr>
        <w:t xml:space="preserve">The </w:t>
      </w:r>
      <w:proofErr w:type="spellStart"/>
      <w:r w:rsidRPr="001A7447">
        <w:rPr>
          <w:rFonts w:ascii="Times New Roman" w:hAnsi="Times New Roman"/>
          <w:color w:val="000000" w:themeColor="text1"/>
          <w:sz w:val="24"/>
          <w:rPrChange w:id="1697" w:author="Microsoft Office User" w:date="2024-10-25T16:49:00Z">
            <w:rPr>
              <w:rFonts w:ascii="Times New Roman" w:hAnsi="Times New Roman"/>
              <w:sz w:val="24"/>
            </w:rPr>
          </w:rPrChange>
        </w:rPr>
        <w:t>results</w:t>
      </w:r>
      <w:proofErr w:type="spellEnd"/>
      <w:r w:rsidRPr="001A7447">
        <w:rPr>
          <w:rFonts w:ascii="Times New Roman" w:hAnsi="Times New Roman"/>
          <w:color w:val="000000" w:themeColor="text1"/>
          <w:sz w:val="24"/>
          <w:rPrChange w:id="169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699"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700"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1701" w:author="Microsoft Office User" w:date="2024-10-25T16:49:00Z">
            <w:rPr>
              <w:rFonts w:ascii="Times New Roman" w:hAnsi="Times New Roman"/>
              <w:sz w:val="24"/>
            </w:rPr>
          </w:rPrChange>
        </w:rPr>
        <w:t>questionnaire</w:t>
      </w:r>
      <w:proofErr w:type="spellEnd"/>
      <w:r w:rsidRPr="001A7447">
        <w:rPr>
          <w:rFonts w:ascii="Times New Roman" w:hAnsi="Times New Roman"/>
          <w:color w:val="000000" w:themeColor="text1"/>
          <w:sz w:val="24"/>
          <w:rPrChange w:id="170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03"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170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05" w:author="Microsoft Office User" w:date="2024-10-25T16:49:00Z">
            <w:rPr>
              <w:rFonts w:ascii="Times New Roman" w:hAnsi="Times New Roman"/>
              <w:sz w:val="24"/>
            </w:rPr>
          </w:rPrChange>
        </w:rPr>
        <w:t>was</w:t>
      </w:r>
      <w:proofErr w:type="spellEnd"/>
      <w:r w:rsidRPr="001A7447">
        <w:rPr>
          <w:rFonts w:ascii="Times New Roman" w:hAnsi="Times New Roman"/>
          <w:color w:val="000000" w:themeColor="text1"/>
          <w:sz w:val="24"/>
          <w:rPrChange w:id="170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07" w:author="Microsoft Office User" w:date="2024-10-25T16:49:00Z">
            <w:rPr>
              <w:rFonts w:ascii="Times New Roman" w:hAnsi="Times New Roman"/>
              <w:sz w:val="24"/>
            </w:rPr>
          </w:rPrChange>
        </w:rPr>
        <w:t>developed</w:t>
      </w:r>
      <w:proofErr w:type="spellEnd"/>
      <w:r w:rsidRPr="001A7447">
        <w:rPr>
          <w:rFonts w:ascii="Times New Roman" w:hAnsi="Times New Roman"/>
          <w:color w:val="000000" w:themeColor="text1"/>
          <w:sz w:val="24"/>
          <w:rPrChange w:id="170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09"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71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11" w:author="Microsoft Office User" w:date="2024-10-25T16:49:00Z">
            <w:rPr>
              <w:rFonts w:ascii="Times New Roman" w:hAnsi="Times New Roman"/>
              <w:sz w:val="24"/>
            </w:rPr>
          </w:rPrChange>
        </w:rPr>
        <w:t>evaluate</w:t>
      </w:r>
      <w:proofErr w:type="spellEnd"/>
      <w:r w:rsidRPr="001A7447">
        <w:rPr>
          <w:rFonts w:ascii="Times New Roman" w:hAnsi="Times New Roman"/>
          <w:color w:val="000000" w:themeColor="text1"/>
          <w:sz w:val="24"/>
          <w:rPrChange w:id="171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13"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71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15" w:author="Microsoft Office User" w:date="2024-10-25T16:49:00Z">
            <w:rPr>
              <w:rFonts w:ascii="Times New Roman" w:hAnsi="Times New Roman"/>
              <w:sz w:val="24"/>
            </w:rPr>
          </w:rPrChange>
        </w:rPr>
        <w:t>levels</w:t>
      </w:r>
      <w:proofErr w:type="spellEnd"/>
      <w:r w:rsidRPr="001A7447">
        <w:rPr>
          <w:rFonts w:ascii="Times New Roman" w:hAnsi="Times New Roman"/>
          <w:color w:val="000000" w:themeColor="text1"/>
          <w:sz w:val="24"/>
          <w:rPrChange w:id="171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17"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71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19" w:author="Microsoft Office User" w:date="2024-10-25T16:49:00Z">
            <w:rPr>
              <w:rFonts w:ascii="Times New Roman" w:hAnsi="Times New Roman"/>
              <w:sz w:val="24"/>
            </w:rPr>
          </w:rPrChange>
        </w:rPr>
        <w:t>stress</w:t>
      </w:r>
      <w:proofErr w:type="spellEnd"/>
      <w:r w:rsidRPr="001A7447">
        <w:rPr>
          <w:rFonts w:ascii="Times New Roman" w:hAnsi="Times New Roman"/>
          <w:color w:val="000000" w:themeColor="text1"/>
          <w:sz w:val="24"/>
          <w:rPrChange w:id="172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21" w:author="Microsoft Office User" w:date="2024-10-25T16:49:00Z">
            <w:rPr>
              <w:rFonts w:ascii="Times New Roman" w:hAnsi="Times New Roman"/>
              <w:sz w:val="24"/>
            </w:rPr>
          </w:rPrChange>
        </w:rPr>
        <w:t>that</w:t>
      </w:r>
      <w:proofErr w:type="spellEnd"/>
      <w:r w:rsidRPr="001A7447">
        <w:rPr>
          <w:rFonts w:ascii="Times New Roman" w:hAnsi="Times New Roman"/>
          <w:color w:val="000000" w:themeColor="text1"/>
          <w:sz w:val="24"/>
          <w:rPrChange w:id="172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23"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72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25" w:author="Microsoft Office User" w:date="2024-10-25T16:49:00Z">
            <w:rPr>
              <w:rFonts w:ascii="Times New Roman" w:hAnsi="Times New Roman"/>
              <w:sz w:val="24"/>
            </w:rPr>
          </w:rPrChange>
        </w:rPr>
        <w:t>experience</w:t>
      </w:r>
      <w:proofErr w:type="spellEnd"/>
      <w:r w:rsidRPr="001A7447">
        <w:rPr>
          <w:rFonts w:ascii="Times New Roman" w:hAnsi="Times New Roman"/>
          <w:color w:val="000000" w:themeColor="text1"/>
          <w:sz w:val="24"/>
          <w:rPrChange w:id="1726" w:author="Microsoft Office User" w:date="2024-10-25T16:49:00Z">
            <w:rPr>
              <w:rFonts w:ascii="Times New Roman" w:hAnsi="Times New Roman"/>
              <w:sz w:val="24"/>
            </w:rPr>
          </w:rPrChange>
        </w:rPr>
        <w:t xml:space="preserve"> as a </w:t>
      </w:r>
      <w:proofErr w:type="spellStart"/>
      <w:r w:rsidRPr="001A7447">
        <w:rPr>
          <w:rFonts w:ascii="Times New Roman" w:hAnsi="Times New Roman"/>
          <w:color w:val="000000" w:themeColor="text1"/>
          <w:sz w:val="24"/>
          <w:rPrChange w:id="1727" w:author="Microsoft Office User" w:date="2024-10-25T16:49:00Z">
            <w:rPr>
              <w:rFonts w:ascii="Times New Roman" w:hAnsi="Times New Roman"/>
              <w:sz w:val="24"/>
            </w:rPr>
          </w:rPrChange>
        </w:rPr>
        <w:t>result</w:t>
      </w:r>
      <w:proofErr w:type="spellEnd"/>
      <w:r w:rsidRPr="001A7447">
        <w:rPr>
          <w:rFonts w:ascii="Times New Roman" w:hAnsi="Times New Roman"/>
          <w:color w:val="000000" w:themeColor="text1"/>
          <w:sz w:val="24"/>
          <w:rPrChange w:id="172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29"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73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31"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732" w:author="Microsoft Office User" w:date="2024-10-25T16:49:00Z">
            <w:rPr>
              <w:rFonts w:ascii="Times New Roman" w:hAnsi="Times New Roman"/>
              <w:sz w:val="24"/>
            </w:rPr>
          </w:rPrChange>
        </w:rPr>
        <w:t xml:space="preserve"> in </w:t>
      </w:r>
      <w:proofErr w:type="spellStart"/>
      <w:r w:rsidRPr="001A7447">
        <w:rPr>
          <w:rFonts w:ascii="Times New Roman" w:hAnsi="Times New Roman"/>
          <w:color w:val="000000" w:themeColor="text1"/>
          <w:sz w:val="24"/>
          <w:rPrChange w:id="1733" w:author="Microsoft Office User" w:date="2024-10-25T16:49:00Z">
            <w:rPr>
              <w:rFonts w:ascii="Times New Roman" w:hAnsi="Times New Roman"/>
              <w:sz w:val="24"/>
            </w:rPr>
          </w:rPrChange>
        </w:rPr>
        <w:t>relation</w:t>
      </w:r>
      <w:proofErr w:type="spellEnd"/>
      <w:r w:rsidRPr="001A7447">
        <w:rPr>
          <w:rFonts w:ascii="Times New Roman" w:hAnsi="Times New Roman"/>
          <w:color w:val="000000" w:themeColor="text1"/>
          <w:sz w:val="24"/>
          <w:rPrChange w:id="173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35"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736"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1737" w:author="Microsoft Office User" w:date="2024-10-25T16:49:00Z">
            <w:rPr>
              <w:rFonts w:ascii="Times New Roman" w:hAnsi="Times New Roman"/>
              <w:sz w:val="24"/>
            </w:rPr>
          </w:rPrChange>
        </w:rPr>
        <w:t>range</w:t>
      </w:r>
      <w:proofErr w:type="spellEnd"/>
      <w:r w:rsidRPr="001A7447">
        <w:rPr>
          <w:rFonts w:ascii="Times New Roman" w:hAnsi="Times New Roman"/>
          <w:color w:val="000000" w:themeColor="text1"/>
          <w:sz w:val="24"/>
          <w:rPrChange w:id="173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39"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74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41" w:author="Microsoft Office User" w:date="2024-10-25T16:49:00Z">
            <w:rPr>
              <w:rFonts w:ascii="Times New Roman" w:hAnsi="Times New Roman"/>
              <w:sz w:val="24"/>
            </w:rPr>
          </w:rPrChange>
        </w:rPr>
        <w:t>different</w:t>
      </w:r>
      <w:proofErr w:type="spellEnd"/>
      <w:r w:rsidRPr="001A7447">
        <w:rPr>
          <w:rFonts w:ascii="Times New Roman" w:hAnsi="Times New Roman"/>
          <w:color w:val="000000" w:themeColor="text1"/>
          <w:sz w:val="24"/>
          <w:rPrChange w:id="174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43" w:author="Microsoft Office User" w:date="2024-10-25T16:49:00Z">
            <w:rPr>
              <w:rFonts w:ascii="Times New Roman" w:hAnsi="Times New Roman"/>
              <w:sz w:val="24"/>
            </w:rPr>
          </w:rPrChange>
        </w:rPr>
        <w:t>parameters</w:t>
      </w:r>
      <w:proofErr w:type="spellEnd"/>
      <w:r w:rsidRPr="001A7447">
        <w:rPr>
          <w:rFonts w:ascii="Times New Roman" w:hAnsi="Times New Roman"/>
          <w:color w:val="000000" w:themeColor="text1"/>
          <w:sz w:val="24"/>
          <w:rPrChange w:id="1744" w:author="Microsoft Office User" w:date="2024-10-25T16:49:00Z">
            <w:rPr>
              <w:rFonts w:ascii="Times New Roman" w:hAnsi="Times New Roman"/>
              <w:sz w:val="24"/>
            </w:rPr>
          </w:rPrChange>
        </w:rPr>
        <w:t xml:space="preserve">. The </w:t>
      </w:r>
      <w:proofErr w:type="spellStart"/>
      <w:r w:rsidRPr="001A7447">
        <w:rPr>
          <w:rFonts w:ascii="Times New Roman" w:hAnsi="Times New Roman"/>
          <w:color w:val="000000" w:themeColor="text1"/>
          <w:sz w:val="24"/>
          <w:rPrChange w:id="1745" w:author="Microsoft Office User" w:date="2024-10-25T16:49:00Z">
            <w:rPr>
              <w:rFonts w:ascii="Times New Roman" w:hAnsi="Times New Roman"/>
              <w:sz w:val="24"/>
            </w:rPr>
          </w:rPrChange>
        </w:rPr>
        <w:t>comprehensive</w:t>
      </w:r>
      <w:proofErr w:type="spellEnd"/>
      <w:r w:rsidRPr="001A7447">
        <w:rPr>
          <w:rFonts w:ascii="Times New Roman" w:hAnsi="Times New Roman"/>
          <w:color w:val="000000" w:themeColor="text1"/>
          <w:sz w:val="24"/>
          <w:rPrChange w:id="174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47" w:author="Microsoft Office User" w:date="2024-10-25T16:49:00Z">
            <w:rPr>
              <w:rFonts w:ascii="Times New Roman" w:hAnsi="Times New Roman"/>
              <w:sz w:val="24"/>
            </w:rPr>
          </w:rPrChange>
        </w:rPr>
        <w:t>results</w:t>
      </w:r>
      <w:proofErr w:type="spellEnd"/>
      <w:r w:rsidRPr="001A7447">
        <w:rPr>
          <w:rFonts w:ascii="Times New Roman" w:hAnsi="Times New Roman"/>
          <w:color w:val="000000" w:themeColor="text1"/>
          <w:sz w:val="24"/>
          <w:rPrChange w:id="174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49"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75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51"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75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753" w:author="Microsoft Office User" w:date="2024-10-25T16:49:00Z">
            <w:rPr>
              <w:rFonts w:ascii="Times New Roman" w:hAnsi="Times New Roman"/>
              <w:sz w:val="24"/>
            </w:rPr>
          </w:rPrChange>
        </w:rPr>
        <w:t>calculation</w:t>
      </w:r>
      <w:proofErr w:type="spellEnd"/>
      <w:r w:rsidRPr="001A7447">
        <w:rPr>
          <w:rFonts w:ascii="Times New Roman" w:hAnsi="Times New Roman"/>
          <w:color w:val="000000" w:themeColor="text1"/>
          <w:sz w:val="24"/>
          <w:rPrChange w:id="1754" w:author="Microsoft Office User" w:date="2024-10-25T16:49:00Z">
            <w:rPr>
              <w:rFonts w:ascii="Times New Roman" w:hAnsi="Times New Roman"/>
              <w:sz w:val="24"/>
            </w:rPr>
          </w:rPrChange>
        </w:rPr>
        <w:t xml:space="preserve"> are </w:t>
      </w:r>
      <w:proofErr w:type="spellStart"/>
      <w:r w:rsidRPr="001A7447">
        <w:rPr>
          <w:rFonts w:ascii="Times New Roman" w:hAnsi="Times New Roman"/>
          <w:color w:val="000000" w:themeColor="text1"/>
          <w:sz w:val="24"/>
          <w:rPrChange w:id="1755" w:author="Microsoft Office User" w:date="2024-10-25T16:49:00Z">
            <w:rPr>
              <w:rFonts w:ascii="Times New Roman" w:hAnsi="Times New Roman"/>
              <w:sz w:val="24"/>
            </w:rPr>
          </w:rPrChange>
        </w:rPr>
        <w:t>presented</w:t>
      </w:r>
      <w:proofErr w:type="spellEnd"/>
      <w:r w:rsidRPr="001A7447">
        <w:rPr>
          <w:rFonts w:ascii="Times New Roman" w:hAnsi="Times New Roman"/>
          <w:color w:val="000000" w:themeColor="text1"/>
          <w:sz w:val="24"/>
          <w:rPrChange w:id="1756" w:author="Microsoft Office User" w:date="2024-10-25T16:49:00Z">
            <w:rPr>
              <w:rFonts w:ascii="Times New Roman" w:hAnsi="Times New Roman"/>
              <w:sz w:val="24"/>
            </w:rPr>
          </w:rPrChange>
        </w:rPr>
        <w:t xml:space="preserve"> in </w:t>
      </w:r>
      <w:r w:rsidRPr="001A7447">
        <w:rPr>
          <w:rFonts w:ascii="Times New Roman" w:hAnsi="Times New Roman"/>
          <w:color w:val="000000" w:themeColor="text1"/>
          <w:sz w:val="24"/>
          <w:lang w:val="en-US"/>
          <w:rPrChange w:id="1757" w:author="Microsoft Office User" w:date="2024-10-25T16:49:00Z">
            <w:rPr>
              <w:rFonts w:ascii="Times New Roman" w:hAnsi="Times New Roman"/>
              <w:sz w:val="24"/>
              <w:lang w:val="en-US"/>
            </w:rPr>
          </w:rPrChange>
        </w:rPr>
        <w:t>t</w:t>
      </w:r>
      <w:proofErr w:type="spellStart"/>
      <w:r w:rsidRPr="001A7447">
        <w:rPr>
          <w:rFonts w:ascii="Times New Roman" w:hAnsi="Times New Roman"/>
          <w:color w:val="000000" w:themeColor="text1"/>
          <w:sz w:val="24"/>
          <w:rPrChange w:id="1758" w:author="Microsoft Office User" w:date="2024-10-25T16:49:00Z">
            <w:rPr>
              <w:rFonts w:ascii="Times New Roman" w:hAnsi="Times New Roman"/>
              <w:sz w:val="24"/>
            </w:rPr>
          </w:rPrChange>
        </w:rPr>
        <w:t>able</w:t>
      </w:r>
      <w:proofErr w:type="spellEnd"/>
      <w:r w:rsidRPr="001A7447">
        <w:rPr>
          <w:rFonts w:ascii="Times New Roman" w:hAnsi="Times New Roman"/>
          <w:color w:val="000000" w:themeColor="text1"/>
          <w:sz w:val="24"/>
          <w:rPrChange w:id="1759" w:author="Microsoft Office User" w:date="2024-10-25T16:49:00Z">
            <w:rPr>
              <w:rFonts w:ascii="Times New Roman" w:hAnsi="Times New Roman"/>
              <w:sz w:val="24"/>
            </w:rPr>
          </w:rPrChange>
        </w:rPr>
        <w:t xml:space="preserve"> 2.</w:t>
      </w:r>
    </w:p>
    <w:p w14:paraId="61953932" w14:textId="77777777" w:rsidR="00CC17C1" w:rsidRPr="001A7447" w:rsidRDefault="00CC17C1">
      <w:pPr>
        <w:tabs>
          <w:tab w:val="left" w:pos="142"/>
        </w:tabs>
        <w:ind w:firstLine="709"/>
        <w:jc w:val="both"/>
        <w:rPr>
          <w:rFonts w:ascii="Times New Roman" w:hAnsi="Times New Roman"/>
          <w:color w:val="000000" w:themeColor="text1"/>
          <w:sz w:val="24"/>
          <w:rPrChange w:id="1760" w:author="Microsoft Office User" w:date="2024-10-25T16:49:00Z">
            <w:rPr>
              <w:rFonts w:ascii="Times New Roman" w:hAnsi="Times New Roman"/>
              <w:sz w:val="24"/>
            </w:rPr>
          </w:rPrChange>
        </w:rPr>
      </w:pPr>
    </w:p>
    <w:p w14:paraId="34C02176" w14:textId="77777777" w:rsidR="00CC17C1" w:rsidRPr="001A7447" w:rsidRDefault="00000000">
      <w:pPr>
        <w:ind w:left="709" w:firstLine="720"/>
        <w:jc w:val="center"/>
        <w:rPr>
          <w:rFonts w:ascii="Times New Roman" w:hAnsi="Times New Roman"/>
          <w:bCs/>
          <w:color w:val="000000" w:themeColor="text1"/>
          <w:sz w:val="24"/>
          <w:rPrChange w:id="1761" w:author="Microsoft Office User" w:date="2024-10-25T16:49:00Z">
            <w:rPr>
              <w:rFonts w:ascii="Times New Roman" w:hAnsi="Times New Roman"/>
              <w:bCs/>
              <w:sz w:val="24"/>
            </w:rPr>
          </w:rPrChange>
        </w:rPr>
      </w:pPr>
      <w:proofErr w:type="spellStart"/>
      <w:r w:rsidRPr="001A7447">
        <w:rPr>
          <w:rFonts w:ascii="Times New Roman" w:hAnsi="Times New Roman"/>
          <w:bCs/>
          <w:i/>
          <w:iCs/>
          <w:color w:val="000000" w:themeColor="text1"/>
          <w:sz w:val="24"/>
          <w:rPrChange w:id="1762" w:author="Microsoft Office User" w:date="2024-10-25T16:49:00Z">
            <w:rPr>
              <w:rFonts w:ascii="Times New Roman" w:hAnsi="Times New Roman"/>
              <w:bCs/>
              <w:i/>
              <w:iCs/>
              <w:sz w:val="24"/>
            </w:rPr>
          </w:rPrChange>
        </w:rPr>
        <w:t>Table</w:t>
      </w:r>
      <w:proofErr w:type="spellEnd"/>
      <w:r w:rsidRPr="001A7447">
        <w:rPr>
          <w:rFonts w:ascii="Times New Roman" w:hAnsi="Times New Roman"/>
          <w:bCs/>
          <w:i/>
          <w:iCs/>
          <w:color w:val="000000" w:themeColor="text1"/>
          <w:sz w:val="24"/>
          <w:rPrChange w:id="1763" w:author="Microsoft Office User" w:date="2024-10-25T16:49:00Z">
            <w:rPr>
              <w:rFonts w:ascii="Times New Roman" w:hAnsi="Times New Roman"/>
              <w:bCs/>
              <w:i/>
              <w:iCs/>
              <w:sz w:val="24"/>
            </w:rPr>
          </w:rPrChange>
        </w:rPr>
        <w:t xml:space="preserve"> 2.</w:t>
      </w:r>
      <w:r w:rsidRPr="001A7447">
        <w:rPr>
          <w:rFonts w:ascii="Times New Roman" w:hAnsi="Times New Roman"/>
          <w:bCs/>
          <w:color w:val="000000" w:themeColor="text1"/>
          <w:sz w:val="24"/>
          <w:rPrChange w:id="1764"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65" w:author="Microsoft Office User" w:date="2024-10-25T16:49:00Z">
            <w:rPr>
              <w:rFonts w:ascii="Times New Roman" w:hAnsi="Times New Roman"/>
              <w:bCs/>
              <w:sz w:val="24"/>
            </w:rPr>
          </w:rPrChange>
        </w:rPr>
        <w:t>Distribution</w:t>
      </w:r>
      <w:proofErr w:type="spellEnd"/>
      <w:r w:rsidRPr="001A7447">
        <w:rPr>
          <w:rFonts w:ascii="Times New Roman" w:hAnsi="Times New Roman"/>
          <w:bCs/>
          <w:color w:val="000000" w:themeColor="text1"/>
          <w:sz w:val="24"/>
          <w:rPrChange w:id="1766"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67" w:author="Microsoft Office User" w:date="2024-10-25T16:49:00Z">
            <w:rPr>
              <w:rFonts w:ascii="Times New Roman" w:hAnsi="Times New Roman"/>
              <w:bCs/>
              <w:sz w:val="24"/>
            </w:rPr>
          </w:rPrChange>
        </w:rPr>
        <w:t>of</w:t>
      </w:r>
      <w:proofErr w:type="spellEnd"/>
      <w:r w:rsidRPr="001A7447">
        <w:rPr>
          <w:rFonts w:ascii="Times New Roman" w:hAnsi="Times New Roman"/>
          <w:bCs/>
          <w:color w:val="000000" w:themeColor="text1"/>
          <w:sz w:val="24"/>
          <w:rPrChange w:id="1768"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69" w:author="Microsoft Office User" w:date="2024-10-25T16:49:00Z">
            <w:rPr>
              <w:rFonts w:ascii="Times New Roman" w:hAnsi="Times New Roman"/>
              <w:bCs/>
              <w:sz w:val="24"/>
            </w:rPr>
          </w:rPrChange>
        </w:rPr>
        <w:t>each</w:t>
      </w:r>
      <w:proofErr w:type="spellEnd"/>
      <w:r w:rsidRPr="001A7447">
        <w:rPr>
          <w:rFonts w:ascii="Times New Roman" w:hAnsi="Times New Roman"/>
          <w:bCs/>
          <w:color w:val="000000" w:themeColor="text1"/>
          <w:sz w:val="24"/>
          <w:rPrChange w:id="1770"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71" w:author="Microsoft Office User" w:date="2024-10-25T16:49:00Z">
            <w:rPr>
              <w:rFonts w:ascii="Times New Roman" w:hAnsi="Times New Roman"/>
              <w:bCs/>
              <w:sz w:val="24"/>
            </w:rPr>
          </w:rPrChange>
        </w:rPr>
        <w:t>type</w:t>
      </w:r>
      <w:proofErr w:type="spellEnd"/>
      <w:r w:rsidRPr="001A7447">
        <w:rPr>
          <w:rFonts w:ascii="Times New Roman" w:hAnsi="Times New Roman"/>
          <w:bCs/>
          <w:color w:val="000000" w:themeColor="text1"/>
          <w:sz w:val="24"/>
          <w:rPrChange w:id="1772"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73" w:author="Microsoft Office User" w:date="2024-10-25T16:49:00Z">
            <w:rPr>
              <w:rFonts w:ascii="Times New Roman" w:hAnsi="Times New Roman"/>
              <w:bCs/>
              <w:sz w:val="24"/>
            </w:rPr>
          </w:rPrChange>
        </w:rPr>
        <w:t>of</w:t>
      </w:r>
      <w:proofErr w:type="spellEnd"/>
      <w:r w:rsidRPr="001A7447">
        <w:rPr>
          <w:rFonts w:ascii="Times New Roman" w:hAnsi="Times New Roman"/>
          <w:bCs/>
          <w:color w:val="000000" w:themeColor="text1"/>
          <w:sz w:val="24"/>
          <w:rPrChange w:id="1774"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75" w:author="Microsoft Office User" w:date="2024-10-25T16:49:00Z">
            <w:rPr>
              <w:rFonts w:ascii="Times New Roman" w:hAnsi="Times New Roman"/>
              <w:bCs/>
              <w:sz w:val="24"/>
            </w:rPr>
          </w:rPrChange>
        </w:rPr>
        <w:t>student's</w:t>
      </w:r>
      <w:proofErr w:type="spellEnd"/>
      <w:r w:rsidRPr="001A7447">
        <w:rPr>
          <w:rFonts w:ascii="Times New Roman" w:hAnsi="Times New Roman"/>
          <w:bCs/>
          <w:color w:val="000000" w:themeColor="text1"/>
          <w:sz w:val="24"/>
          <w:rPrChange w:id="1776"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77" w:author="Microsoft Office User" w:date="2024-10-25T16:49:00Z">
            <w:rPr>
              <w:rFonts w:ascii="Times New Roman" w:hAnsi="Times New Roman"/>
              <w:bCs/>
              <w:sz w:val="24"/>
            </w:rPr>
          </w:rPrChange>
        </w:rPr>
        <w:t>Writing</w:t>
      </w:r>
      <w:proofErr w:type="spellEnd"/>
      <w:r w:rsidRPr="001A7447">
        <w:rPr>
          <w:rFonts w:ascii="Times New Roman" w:hAnsi="Times New Roman"/>
          <w:bCs/>
          <w:color w:val="000000" w:themeColor="text1"/>
          <w:sz w:val="24"/>
          <w:rPrChange w:id="1778" w:author="Microsoft Office User" w:date="2024-10-25T16:49:00Z">
            <w:rPr>
              <w:rFonts w:ascii="Times New Roman" w:hAnsi="Times New Roman"/>
              <w:bCs/>
              <w:sz w:val="24"/>
            </w:rPr>
          </w:rPrChange>
        </w:rPr>
        <w:t xml:space="preserve"> </w:t>
      </w:r>
      <w:proofErr w:type="spellStart"/>
      <w:r w:rsidRPr="001A7447">
        <w:rPr>
          <w:rFonts w:ascii="Times New Roman" w:hAnsi="Times New Roman"/>
          <w:bCs/>
          <w:color w:val="000000" w:themeColor="text1"/>
          <w:sz w:val="24"/>
          <w:rPrChange w:id="1779" w:author="Microsoft Office User" w:date="2024-10-25T16:49:00Z">
            <w:rPr>
              <w:rFonts w:ascii="Times New Roman" w:hAnsi="Times New Roman"/>
              <w:bCs/>
              <w:sz w:val="24"/>
            </w:rPr>
          </w:rPrChange>
        </w:rPr>
        <w:t>Anxiety</w:t>
      </w:r>
      <w:proofErr w:type="spellEnd"/>
    </w:p>
    <w:tbl>
      <w:tblPr>
        <w:tblStyle w:val="PlainTable2"/>
        <w:tblW w:w="6487" w:type="dxa"/>
        <w:tblLook w:val="04A0" w:firstRow="1" w:lastRow="0" w:firstColumn="1" w:lastColumn="0" w:noHBand="0" w:noVBand="1"/>
      </w:tblPr>
      <w:tblGrid>
        <w:gridCol w:w="533"/>
        <w:gridCol w:w="2390"/>
        <w:gridCol w:w="1310"/>
        <w:gridCol w:w="2254"/>
      </w:tblGrid>
      <w:tr w:rsidR="001A7447" w:rsidRPr="001A7447" w14:paraId="09701464" w14:textId="77777777" w:rsidTr="00EA5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49D06DBB" w14:textId="77777777" w:rsidR="00CC17C1" w:rsidRPr="001A7447" w:rsidRDefault="00000000">
            <w:pPr>
              <w:jc w:val="center"/>
              <w:rPr>
                <w:rFonts w:ascii="Times New Roman" w:hAnsi="Times New Roman"/>
                <w:b w:val="0"/>
                <w:bCs w:val="0"/>
                <w:color w:val="000000" w:themeColor="text1"/>
                <w:sz w:val="24"/>
                <w:lang w:val="en-US"/>
                <w:rPrChange w:id="1780" w:author="Microsoft Office User" w:date="2024-10-25T16:49:00Z">
                  <w:rPr>
                    <w:rFonts w:ascii="Times New Roman" w:hAnsi="Times New Roman"/>
                    <w:b w:val="0"/>
                    <w:bCs w:val="0"/>
                    <w:sz w:val="24"/>
                    <w:lang w:val="en-US"/>
                  </w:rPr>
                </w:rPrChange>
              </w:rPr>
            </w:pPr>
            <w:r w:rsidRPr="001A7447">
              <w:rPr>
                <w:rFonts w:ascii="Times New Roman" w:hAnsi="Times New Roman"/>
                <w:color w:val="000000" w:themeColor="text1"/>
                <w:sz w:val="24"/>
                <w:lang w:val="en-US"/>
                <w:rPrChange w:id="1781" w:author="Microsoft Office User" w:date="2024-10-25T16:49:00Z">
                  <w:rPr>
                    <w:rFonts w:ascii="Times New Roman" w:hAnsi="Times New Roman"/>
                    <w:sz w:val="24"/>
                    <w:lang w:val="en-US"/>
                  </w:rPr>
                </w:rPrChange>
              </w:rPr>
              <w:t>No</w:t>
            </w:r>
          </w:p>
        </w:tc>
        <w:tc>
          <w:tcPr>
            <w:tcW w:w="2390" w:type="dxa"/>
          </w:tcPr>
          <w:p w14:paraId="5C0E6BCF" w14:textId="77777777" w:rsidR="00CC17C1" w:rsidRPr="001A744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4"/>
                <w:lang w:val="en-US"/>
                <w:rPrChange w:id="1782" w:author="Microsoft Office User" w:date="2024-10-25T16:49:00Z">
                  <w:rPr>
                    <w:rFonts w:ascii="Times New Roman" w:hAnsi="Times New Roman"/>
                    <w:b w:val="0"/>
                    <w:bCs w:val="0"/>
                    <w:sz w:val="24"/>
                    <w:lang w:val="en-US"/>
                  </w:rPr>
                </w:rPrChange>
              </w:rPr>
            </w:pPr>
            <w:r w:rsidRPr="001A7447">
              <w:rPr>
                <w:rFonts w:ascii="Times New Roman" w:hAnsi="Times New Roman"/>
                <w:color w:val="000000" w:themeColor="text1"/>
                <w:sz w:val="24"/>
                <w:lang w:val="en-US"/>
                <w:rPrChange w:id="1783" w:author="Microsoft Office User" w:date="2024-10-25T16:49:00Z">
                  <w:rPr>
                    <w:rFonts w:ascii="Times New Roman" w:hAnsi="Times New Roman"/>
                    <w:sz w:val="24"/>
                    <w:lang w:val="en-US"/>
                  </w:rPr>
                </w:rPrChange>
              </w:rPr>
              <w:t>Category</w:t>
            </w:r>
          </w:p>
        </w:tc>
        <w:tc>
          <w:tcPr>
            <w:tcW w:w="1310" w:type="dxa"/>
          </w:tcPr>
          <w:p w14:paraId="304ACBFA" w14:textId="77777777" w:rsidR="00CC17C1" w:rsidRPr="001A744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4"/>
                <w:lang w:val="en-US"/>
                <w:rPrChange w:id="1784" w:author="Microsoft Office User" w:date="2024-10-25T16:49:00Z">
                  <w:rPr>
                    <w:rFonts w:ascii="Times New Roman" w:hAnsi="Times New Roman"/>
                    <w:b w:val="0"/>
                    <w:bCs w:val="0"/>
                    <w:sz w:val="24"/>
                    <w:lang w:val="en-US"/>
                  </w:rPr>
                </w:rPrChange>
              </w:rPr>
            </w:pPr>
            <w:r w:rsidRPr="001A7447">
              <w:rPr>
                <w:rFonts w:ascii="Times New Roman" w:hAnsi="Times New Roman"/>
                <w:color w:val="000000" w:themeColor="text1"/>
                <w:sz w:val="24"/>
                <w:lang w:val="en-US"/>
                <w:rPrChange w:id="1785" w:author="Microsoft Office User" w:date="2024-10-25T16:49:00Z">
                  <w:rPr>
                    <w:rFonts w:ascii="Times New Roman" w:hAnsi="Times New Roman"/>
                    <w:sz w:val="24"/>
                    <w:lang w:val="en-US"/>
                  </w:rPr>
                </w:rPrChange>
              </w:rPr>
              <w:t>Frequency</w:t>
            </w:r>
          </w:p>
        </w:tc>
        <w:tc>
          <w:tcPr>
            <w:tcW w:w="2254" w:type="dxa"/>
          </w:tcPr>
          <w:p w14:paraId="407FFF40" w14:textId="77777777" w:rsidR="00CC17C1" w:rsidRPr="001A744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4"/>
                <w:lang w:val="en-US"/>
                <w:rPrChange w:id="1786" w:author="Microsoft Office User" w:date="2024-10-25T16:49:00Z">
                  <w:rPr>
                    <w:rFonts w:ascii="Times New Roman" w:hAnsi="Times New Roman"/>
                    <w:b w:val="0"/>
                    <w:bCs w:val="0"/>
                    <w:sz w:val="24"/>
                    <w:lang w:val="en-US"/>
                  </w:rPr>
                </w:rPrChange>
              </w:rPr>
            </w:pPr>
            <w:r w:rsidRPr="001A7447">
              <w:rPr>
                <w:rFonts w:ascii="Times New Roman" w:hAnsi="Times New Roman"/>
                <w:color w:val="000000" w:themeColor="text1"/>
                <w:sz w:val="24"/>
                <w:lang w:val="en-US"/>
                <w:rPrChange w:id="1787" w:author="Microsoft Office User" w:date="2024-10-25T16:49:00Z">
                  <w:rPr>
                    <w:rFonts w:ascii="Times New Roman" w:hAnsi="Times New Roman"/>
                    <w:sz w:val="24"/>
                    <w:lang w:val="en-US"/>
                  </w:rPr>
                </w:rPrChange>
              </w:rPr>
              <w:t>Percentages</w:t>
            </w:r>
          </w:p>
        </w:tc>
      </w:tr>
      <w:tr w:rsidR="001A7447" w:rsidRPr="001A7447" w14:paraId="091A7DED" w14:textId="77777777" w:rsidTr="00EA5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2BCB0783" w14:textId="77777777" w:rsidR="00CC17C1" w:rsidRPr="001A7447" w:rsidRDefault="00000000">
            <w:pPr>
              <w:jc w:val="center"/>
              <w:rPr>
                <w:rFonts w:ascii="Times New Roman" w:hAnsi="Times New Roman"/>
                <w:b w:val="0"/>
                <w:bCs w:val="0"/>
                <w:color w:val="000000" w:themeColor="text1"/>
                <w:sz w:val="24"/>
                <w:lang w:val="en-US"/>
                <w:rPrChange w:id="1788" w:author="Microsoft Office User" w:date="2024-10-25T16:49:00Z">
                  <w:rPr>
                    <w:rFonts w:ascii="Times New Roman" w:hAnsi="Times New Roman"/>
                    <w:b w:val="0"/>
                    <w:bCs w:val="0"/>
                    <w:sz w:val="24"/>
                    <w:lang w:val="en-US"/>
                  </w:rPr>
                </w:rPrChange>
              </w:rPr>
            </w:pPr>
            <w:r w:rsidRPr="001A7447">
              <w:rPr>
                <w:rFonts w:ascii="Times New Roman" w:hAnsi="Times New Roman"/>
                <w:b w:val="0"/>
                <w:color w:val="000000" w:themeColor="text1"/>
                <w:sz w:val="24"/>
                <w:lang w:val="en-US"/>
                <w:rPrChange w:id="1789" w:author="Microsoft Office User" w:date="2024-10-25T16:49:00Z">
                  <w:rPr>
                    <w:rFonts w:ascii="Times New Roman" w:hAnsi="Times New Roman"/>
                    <w:b w:val="0"/>
                    <w:sz w:val="24"/>
                    <w:lang w:val="en-US"/>
                  </w:rPr>
                </w:rPrChange>
              </w:rPr>
              <w:t>1</w:t>
            </w:r>
          </w:p>
        </w:tc>
        <w:tc>
          <w:tcPr>
            <w:tcW w:w="2390" w:type="dxa"/>
          </w:tcPr>
          <w:p w14:paraId="26EBF57F" w14:textId="77777777" w:rsidR="00CC17C1" w:rsidRPr="001A744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Change w:id="1790"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791" w:author="Microsoft Office User" w:date="2024-10-25T16:49:00Z">
                  <w:rPr>
                    <w:rFonts w:ascii="Times New Roman" w:hAnsi="Times New Roman"/>
                    <w:sz w:val="24"/>
                    <w:lang w:val="en-US"/>
                  </w:rPr>
                </w:rPrChange>
              </w:rPr>
              <w:t>Somatic Anxiety</w:t>
            </w:r>
          </w:p>
        </w:tc>
        <w:tc>
          <w:tcPr>
            <w:tcW w:w="1310" w:type="dxa"/>
          </w:tcPr>
          <w:p w14:paraId="4535D8DC" w14:textId="77777777" w:rsidR="00CC17C1" w:rsidRPr="001A744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Change w:id="1792"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793" w:author="Microsoft Office User" w:date="2024-10-25T16:49:00Z">
                  <w:rPr>
                    <w:rFonts w:ascii="Times New Roman" w:hAnsi="Times New Roman"/>
                    <w:sz w:val="24"/>
                    <w:lang w:val="en-US"/>
                  </w:rPr>
                </w:rPrChange>
              </w:rPr>
              <w:t>20</w:t>
            </w:r>
          </w:p>
        </w:tc>
        <w:tc>
          <w:tcPr>
            <w:tcW w:w="2254" w:type="dxa"/>
          </w:tcPr>
          <w:p w14:paraId="3DCD53F4" w14:textId="77777777" w:rsidR="00CC17C1" w:rsidRPr="001A744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Change w:id="1794"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795" w:author="Microsoft Office User" w:date="2024-10-25T16:49:00Z">
                  <w:rPr>
                    <w:rFonts w:ascii="Times New Roman" w:hAnsi="Times New Roman"/>
                    <w:sz w:val="24"/>
                    <w:lang w:val="en-US"/>
                  </w:rPr>
                </w:rPrChange>
              </w:rPr>
              <w:t>61%</w:t>
            </w:r>
          </w:p>
        </w:tc>
      </w:tr>
      <w:tr w:rsidR="001A7447" w:rsidRPr="001A7447" w14:paraId="1A22C14C" w14:textId="77777777" w:rsidTr="00EA5C24">
        <w:tc>
          <w:tcPr>
            <w:cnfStyle w:val="001000000000" w:firstRow="0" w:lastRow="0" w:firstColumn="1" w:lastColumn="0" w:oddVBand="0" w:evenVBand="0" w:oddHBand="0" w:evenHBand="0" w:firstRowFirstColumn="0" w:firstRowLastColumn="0" w:lastRowFirstColumn="0" w:lastRowLastColumn="0"/>
            <w:tcW w:w="533" w:type="dxa"/>
          </w:tcPr>
          <w:p w14:paraId="585DAF1C" w14:textId="77777777" w:rsidR="00CC17C1" w:rsidRPr="001A7447" w:rsidRDefault="00000000">
            <w:pPr>
              <w:jc w:val="center"/>
              <w:rPr>
                <w:rFonts w:ascii="Times New Roman" w:hAnsi="Times New Roman"/>
                <w:b w:val="0"/>
                <w:bCs w:val="0"/>
                <w:color w:val="000000" w:themeColor="text1"/>
                <w:sz w:val="24"/>
                <w:lang w:val="en-US"/>
                <w:rPrChange w:id="1796" w:author="Microsoft Office User" w:date="2024-10-25T16:49:00Z">
                  <w:rPr>
                    <w:rFonts w:ascii="Times New Roman" w:hAnsi="Times New Roman"/>
                    <w:b w:val="0"/>
                    <w:bCs w:val="0"/>
                    <w:sz w:val="24"/>
                    <w:lang w:val="en-US"/>
                  </w:rPr>
                </w:rPrChange>
              </w:rPr>
            </w:pPr>
            <w:r w:rsidRPr="001A7447">
              <w:rPr>
                <w:rFonts w:ascii="Times New Roman" w:hAnsi="Times New Roman"/>
                <w:b w:val="0"/>
                <w:color w:val="000000" w:themeColor="text1"/>
                <w:sz w:val="24"/>
                <w:lang w:val="en-US"/>
                <w:rPrChange w:id="1797" w:author="Microsoft Office User" w:date="2024-10-25T16:49:00Z">
                  <w:rPr>
                    <w:rFonts w:ascii="Times New Roman" w:hAnsi="Times New Roman"/>
                    <w:b w:val="0"/>
                    <w:sz w:val="24"/>
                    <w:lang w:val="en-US"/>
                  </w:rPr>
                </w:rPrChange>
              </w:rPr>
              <w:t>2</w:t>
            </w:r>
          </w:p>
        </w:tc>
        <w:tc>
          <w:tcPr>
            <w:tcW w:w="2390" w:type="dxa"/>
          </w:tcPr>
          <w:p w14:paraId="1D139FFD" w14:textId="77777777" w:rsidR="00CC17C1" w:rsidRPr="001A744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Change w:id="1798"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799" w:author="Microsoft Office User" w:date="2024-10-25T16:49:00Z">
                  <w:rPr>
                    <w:rFonts w:ascii="Times New Roman" w:hAnsi="Times New Roman"/>
                    <w:sz w:val="24"/>
                    <w:lang w:val="en-US"/>
                  </w:rPr>
                </w:rPrChange>
              </w:rPr>
              <w:t>Avoidance Anxiety</w:t>
            </w:r>
          </w:p>
        </w:tc>
        <w:tc>
          <w:tcPr>
            <w:tcW w:w="1310" w:type="dxa"/>
          </w:tcPr>
          <w:p w14:paraId="14ED6615" w14:textId="77777777" w:rsidR="00CC17C1" w:rsidRPr="001A744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Change w:id="1800"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801" w:author="Microsoft Office User" w:date="2024-10-25T16:49:00Z">
                  <w:rPr>
                    <w:rFonts w:ascii="Times New Roman" w:hAnsi="Times New Roman"/>
                    <w:sz w:val="24"/>
                    <w:lang w:val="en-US"/>
                  </w:rPr>
                </w:rPrChange>
              </w:rPr>
              <w:t>3</w:t>
            </w:r>
          </w:p>
        </w:tc>
        <w:tc>
          <w:tcPr>
            <w:tcW w:w="2254" w:type="dxa"/>
          </w:tcPr>
          <w:p w14:paraId="7271FDCE" w14:textId="77777777" w:rsidR="00CC17C1" w:rsidRPr="001A744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Change w:id="1802"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803" w:author="Microsoft Office User" w:date="2024-10-25T16:49:00Z">
                  <w:rPr>
                    <w:rFonts w:ascii="Times New Roman" w:hAnsi="Times New Roman"/>
                    <w:sz w:val="24"/>
                    <w:lang w:val="en-US"/>
                  </w:rPr>
                </w:rPrChange>
              </w:rPr>
              <w:t>9%</w:t>
            </w:r>
          </w:p>
        </w:tc>
      </w:tr>
      <w:tr w:rsidR="001A7447" w:rsidRPr="001A7447" w14:paraId="2DEFD00E" w14:textId="77777777" w:rsidTr="00EA5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425E4505" w14:textId="77777777" w:rsidR="00CC17C1" w:rsidRPr="001A7447" w:rsidRDefault="00000000">
            <w:pPr>
              <w:jc w:val="center"/>
              <w:rPr>
                <w:rFonts w:ascii="Times New Roman" w:hAnsi="Times New Roman"/>
                <w:b w:val="0"/>
                <w:bCs w:val="0"/>
                <w:color w:val="000000" w:themeColor="text1"/>
                <w:sz w:val="24"/>
                <w:lang w:val="en-US"/>
                <w:rPrChange w:id="1804" w:author="Microsoft Office User" w:date="2024-10-25T16:49:00Z">
                  <w:rPr>
                    <w:rFonts w:ascii="Times New Roman" w:hAnsi="Times New Roman"/>
                    <w:b w:val="0"/>
                    <w:bCs w:val="0"/>
                    <w:sz w:val="24"/>
                    <w:lang w:val="en-US"/>
                  </w:rPr>
                </w:rPrChange>
              </w:rPr>
            </w:pPr>
            <w:r w:rsidRPr="001A7447">
              <w:rPr>
                <w:rFonts w:ascii="Times New Roman" w:hAnsi="Times New Roman"/>
                <w:b w:val="0"/>
                <w:color w:val="000000" w:themeColor="text1"/>
                <w:sz w:val="24"/>
                <w:lang w:val="en-US"/>
                <w:rPrChange w:id="1805" w:author="Microsoft Office User" w:date="2024-10-25T16:49:00Z">
                  <w:rPr>
                    <w:rFonts w:ascii="Times New Roman" w:hAnsi="Times New Roman"/>
                    <w:b w:val="0"/>
                    <w:sz w:val="24"/>
                    <w:lang w:val="en-US"/>
                  </w:rPr>
                </w:rPrChange>
              </w:rPr>
              <w:t>3</w:t>
            </w:r>
          </w:p>
        </w:tc>
        <w:tc>
          <w:tcPr>
            <w:tcW w:w="2390" w:type="dxa"/>
          </w:tcPr>
          <w:p w14:paraId="358AA470" w14:textId="77777777" w:rsidR="00CC17C1" w:rsidRPr="001A744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Change w:id="1806"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807" w:author="Microsoft Office User" w:date="2024-10-25T16:49:00Z">
                  <w:rPr>
                    <w:rFonts w:ascii="Times New Roman" w:hAnsi="Times New Roman"/>
                    <w:sz w:val="24"/>
                    <w:lang w:val="en-US"/>
                  </w:rPr>
                </w:rPrChange>
              </w:rPr>
              <w:t>Cognitive Anxiety</w:t>
            </w:r>
          </w:p>
        </w:tc>
        <w:tc>
          <w:tcPr>
            <w:tcW w:w="1310" w:type="dxa"/>
          </w:tcPr>
          <w:p w14:paraId="22D32B70" w14:textId="77777777" w:rsidR="00CC17C1" w:rsidRPr="001A744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Change w:id="1808"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809" w:author="Microsoft Office User" w:date="2024-10-25T16:49:00Z">
                  <w:rPr>
                    <w:rFonts w:ascii="Times New Roman" w:hAnsi="Times New Roman"/>
                    <w:sz w:val="24"/>
                    <w:lang w:val="en-US"/>
                  </w:rPr>
                </w:rPrChange>
              </w:rPr>
              <w:t>10</w:t>
            </w:r>
          </w:p>
        </w:tc>
        <w:tc>
          <w:tcPr>
            <w:tcW w:w="2254" w:type="dxa"/>
          </w:tcPr>
          <w:p w14:paraId="1A363DDC" w14:textId="77777777" w:rsidR="00CC17C1" w:rsidRPr="001A744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Change w:id="1810" w:author="Microsoft Office User" w:date="2024-10-25T16:49:00Z">
                  <w:rPr>
                    <w:rFonts w:ascii="Times New Roman" w:hAnsi="Times New Roman"/>
                    <w:sz w:val="24"/>
                    <w:lang w:val="en-US"/>
                  </w:rPr>
                </w:rPrChange>
              </w:rPr>
            </w:pPr>
            <w:r w:rsidRPr="001A7447">
              <w:rPr>
                <w:rFonts w:ascii="Times New Roman" w:hAnsi="Times New Roman"/>
                <w:color w:val="000000" w:themeColor="text1"/>
                <w:sz w:val="24"/>
                <w:lang w:val="en-US"/>
                <w:rPrChange w:id="1811" w:author="Microsoft Office User" w:date="2024-10-25T16:49:00Z">
                  <w:rPr>
                    <w:rFonts w:ascii="Times New Roman" w:hAnsi="Times New Roman"/>
                    <w:sz w:val="24"/>
                    <w:lang w:val="en-US"/>
                  </w:rPr>
                </w:rPrChange>
              </w:rPr>
              <w:t>30%</w:t>
            </w:r>
          </w:p>
        </w:tc>
      </w:tr>
      <w:tr w:rsidR="001A7447" w:rsidRPr="001A7447" w14:paraId="608D169A" w14:textId="77777777" w:rsidTr="00EA5C24">
        <w:tc>
          <w:tcPr>
            <w:cnfStyle w:val="001000000000" w:firstRow="0" w:lastRow="0" w:firstColumn="1" w:lastColumn="0" w:oddVBand="0" w:evenVBand="0" w:oddHBand="0" w:evenHBand="0" w:firstRowFirstColumn="0" w:firstRowLastColumn="0" w:lastRowFirstColumn="0" w:lastRowLastColumn="0"/>
            <w:tcW w:w="533" w:type="dxa"/>
          </w:tcPr>
          <w:p w14:paraId="640D663A" w14:textId="77777777" w:rsidR="00CC17C1" w:rsidRPr="001A7447" w:rsidRDefault="00CC17C1">
            <w:pPr>
              <w:jc w:val="both"/>
              <w:rPr>
                <w:rFonts w:ascii="Times New Roman" w:hAnsi="Times New Roman"/>
                <w:b w:val="0"/>
                <w:bCs w:val="0"/>
                <w:color w:val="000000" w:themeColor="text1"/>
                <w:sz w:val="24"/>
                <w:lang w:val="en-US"/>
                <w:rPrChange w:id="1812" w:author="Microsoft Office User" w:date="2024-10-25T16:49:00Z">
                  <w:rPr>
                    <w:rFonts w:ascii="Times New Roman" w:hAnsi="Times New Roman"/>
                    <w:b w:val="0"/>
                    <w:bCs w:val="0"/>
                    <w:sz w:val="24"/>
                    <w:lang w:val="en-US"/>
                  </w:rPr>
                </w:rPrChange>
              </w:rPr>
            </w:pPr>
          </w:p>
        </w:tc>
        <w:tc>
          <w:tcPr>
            <w:tcW w:w="2390" w:type="dxa"/>
          </w:tcPr>
          <w:p w14:paraId="7117A14C" w14:textId="77777777" w:rsidR="00CC17C1" w:rsidRPr="001A744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4"/>
                <w:lang w:val="en-US"/>
                <w:rPrChange w:id="1813" w:author="Microsoft Office User" w:date="2024-10-25T16:49:00Z">
                  <w:rPr>
                    <w:rFonts w:ascii="Times New Roman" w:hAnsi="Times New Roman"/>
                    <w:b/>
                    <w:sz w:val="24"/>
                    <w:lang w:val="en-US"/>
                  </w:rPr>
                </w:rPrChange>
              </w:rPr>
            </w:pPr>
            <w:proofErr w:type="gramStart"/>
            <w:r w:rsidRPr="001A7447">
              <w:rPr>
                <w:rFonts w:ascii="Times New Roman" w:hAnsi="Times New Roman"/>
                <w:b/>
                <w:color w:val="000000" w:themeColor="text1"/>
                <w:sz w:val="24"/>
                <w:lang w:val="en-US"/>
                <w:rPrChange w:id="1814" w:author="Microsoft Office User" w:date="2024-10-25T16:49:00Z">
                  <w:rPr>
                    <w:rFonts w:ascii="Times New Roman" w:hAnsi="Times New Roman"/>
                    <w:b/>
                    <w:sz w:val="24"/>
                    <w:lang w:val="en-US"/>
                  </w:rPr>
                </w:rPrChange>
              </w:rPr>
              <w:t>Total :</w:t>
            </w:r>
            <w:proofErr w:type="gramEnd"/>
            <w:r w:rsidRPr="001A7447">
              <w:rPr>
                <w:rFonts w:ascii="Times New Roman" w:hAnsi="Times New Roman"/>
                <w:b/>
                <w:color w:val="000000" w:themeColor="text1"/>
                <w:sz w:val="24"/>
                <w:lang w:val="en-US"/>
                <w:rPrChange w:id="1815" w:author="Microsoft Office User" w:date="2024-10-25T16:49:00Z">
                  <w:rPr>
                    <w:rFonts w:ascii="Times New Roman" w:hAnsi="Times New Roman"/>
                    <w:b/>
                    <w:sz w:val="24"/>
                    <w:lang w:val="en-US"/>
                  </w:rPr>
                </w:rPrChange>
              </w:rPr>
              <w:t xml:space="preserve"> </w:t>
            </w:r>
          </w:p>
        </w:tc>
        <w:tc>
          <w:tcPr>
            <w:tcW w:w="1310" w:type="dxa"/>
          </w:tcPr>
          <w:p w14:paraId="3293E5D5" w14:textId="77777777" w:rsidR="00CC17C1" w:rsidRPr="001A744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4"/>
                <w:lang w:val="en-US"/>
                <w:rPrChange w:id="1816" w:author="Microsoft Office User" w:date="2024-10-25T16:49:00Z">
                  <w:rPr>
                    <w:rFonts w:ascii="Times New Roman" w:hAnsi="Times New Roman"/>
                    <w:b/>
                    <w:sz w:val="24"/>
                    <w:lang w:val="en-US"/>
                  </w:rPr>
                </w:rPrChange>
              </w:rPr>
            </w:pPr>
            <w:r w:rsidRPr="001A7447">
              <w:rPr>
                <w:rFonts w:ascii="Times New Roman" w:hAnsi="Times New Roman"/>
                <w:b/>
                <w:color w:val="000000" w:themeColor="text1"/>
                <w:sz w:val="24"/>
                <w:lang w:val="en-US"/>
                <w:rPrChange w:id="1817" w:author="Microsoft Office User" w:date="2024-10-25T16:49:00Z">
                  <w:rPr>
                    <w:rFonts w:ascii="Times New Roman" w:hAnsi="Times New Roman"/>
                    <w:b/>
                    <w:sz w:val="24"/>
                    <w:lang w:val="en-US"/>
                  </w:rPr>
                </w:rPrChange>
              </w:rPr>
              <w:t>33</w:t>
            </w:r>
          </w:p>
        </w:tc>
        <w:tc>
          <w:tcPr>
            <w:tcW w:w="2254" w:type="dxa"/>
          </w:tcPr>
          <w:p w14:paraId="6EE4F4B8" w14:textId="77777777" w:rsidR="00CC17C1" w:rsidRPr="001A744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4"/>
                <w:lang w:val="en-US"/>
                <w:rPrChange w:id="1818" w:author="Microsoft Office User" w:date="2024-10-25T16:49:00Z">
                  <w:rPr>
                    <w:rFonts w:ascii="Times New Roman" w:hAnsi="Times New Roman"/>
                    <w:b/>
                    <w:sz w:val="24"/>
                    <w:lang w:val="en-US"/>
                  </w:rPr>
                </w:rPrChange>
              </w:rPr>
            </w:pPr>
            <w:r w:rsidRPr="001A7447">
              <w:rPr>
                <w:rFonts w:ascii="Times New Roman" w:hAnsi="Times New Roman"/>
                <w:b/>
                <w:color w:val="000000" w:themeColor="text1"/>
                <w:sz w:val="24"/>
                <w:lang w:val="en-US"/>
                <w:rPrChange w:id="1819" w:author="Microsoft Office User" w:date="2024-10-25T16:49:00Z">
                  <w:rPr>
                    <w:rFonts w:ascii="Times New Roman" w:hAnsi="Times New Roman"/>
                    <w:b/>
                    <w:sz w:val="24"/>
                    <w:lang w:val="en-US"/>
                  </w:rPr>
                </w:rPrChange>
              </w:rPr>
              <w:t xml:space="preserve">            100%</w:t>
            </w:r>
          </w:p>
        </w:tc>
      </w:tr>
    </w:tbl>
    <w:p w14:paraId="1FA8F12E" w14:textId="77777777" w:rsidR="00CC17C1" w:rsidRPr="001A7447" w:rsidRDefault="00CC17C1">
      <w:pPr>
        <w:ind w:firstLine="720"/>
        <w:jc w:val="both"/>
        <w:rPr>
          <w:rFonts w:ascii="Times New Roman" w:hAnsi="Times New Roman"/>
          <w:color w:val="000000" w:themeColor="text1"/>
          <w:sz w:val="24"/>
          <w:rPrChange w:id="1820" w:author="Microsoft Office User" w:date="2024-10-25T16:49:00Z">
            <w:rPr>
              <w:rFonts w:ascii="Times New Roman" w:hAnsi="Times New Roman"/>
              <w:sz w:val="24"/>
            </w:rPr>
          </w:rPrChange>
        </w:rPr>
      </w:pPr>
    </w:p>
    <w:p w14:paraId="2F394662" w14:textId="77777777" w:rsidR="00CC17C1" w:rsidRPr="001A7447" w:rsidRDefault="00000000">
      <w:pPr>
        <w:ind w:firstLine="720"/>
        <w:jc w:val="both"/>
        <w:rPr>
          <w:rFonts w:ascii="Times New Roman" w:hAnsi="Times New Roman"/>
          <w:color w:val="000000" w:themeColor="text1"/>
          <w:sz w:val="24"/>
          <w:rPrChange w:id="1821" w:author="Microsoft Office User" w:date="2024-10-25T16:49:00Z">
            <w:rPr>
              <w:rFonts w:ascii="Times New Roman" w:hAnsi="Times New Roman"/>
              <w:sz w:val="24"/>
            </w:rPr>
          </w:rPrChange>
        </w:rPr>
      </w:pPr>
      <w:proofErr w:type="spellStart"/>
      <w:r w:rsidRPr="001A7447">
        <w:rPr>
          <w:rFonts w:ascii="Times New Roman" w:hAnsi="Times New Roman"/>
          <w:color w:val="000000" w:themeColor="text1"/>
          <w:sz w:val="24"/>
          <w:rPrChange w:id="1822" w:author="Microsoft Office User" w:date="2024-10-25T16:49:00Z">
            <w:rPr>
              <w:rFonts w:ascii="Times New Roman" w:hAnsi="Times New Roman"/>
              <w:sz w:val="24"/>
            </w:rPr>
          </w:rPrChange>
        </w:rPr>
        <w:t>According</w:t>
      </w:r>
      <w:proofErr w:type="spellEnd"/>
      <w:r w:rsidRPr="001A7447">
        <w:rPr>
          <w:rFonts w:ascii="Times New Roman" w:hAnsi="Times New Roman"/>
          <w:color w:val="000000" w:themeColor="text1"/>
          <w:sz w:val="24"/>
          <w:rPrChange w:id="182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24"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82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26" w:author="Microsoft Office User" w:date="2024-10-25T16:49:00Z">
            <w:rPr>
              <w:rFonts w:ascii="Times New Roman" w:hAnsi="Times New Roman"/>
              <w:sz w:val="24"/>
            </w:rPr>
          </w:rPrChange>
        </w:rPr>
        <w:t>an</w:t>
      </w:r>
      <w:proofErr w:type="spellEnd"/>
      <w:r w:rsidRPr="001A7447">
        <w:rPr>
          <w:rFonts w:ascii="Times New Roman" w:hAnsi="Times New Roman"/>
          <w:color w:val="000000" w:themeColor="text1"/>
          <w:sz w:val="24"/>
          <w:rPrChange w:id="182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28" w:author="Microsoft Office User" w:date="2024-10-25T16:49:00Z">
            <w:rPr>
              <w:rFonts w:ascii="Times New Roman" w:hAnsi="Times New Roman"/>
              <w:sz w:val="24"/>
            </w:rPr>
          </w:rPrChange>
        </w:rPr>
        <w:t>examination</w:t>
      </w:r>
      <w:proofErr w:type="spellEnd"/>
      <w:r w:rsidRPr="001A7447">
        <w:rPr>
          <w:rFonts w:ascii="Times New Roman" w:hAnsi="Times New Roman"/>
          <w:color w:val="000000" w:themeColor="text1"/>
          <w:sz w:val="24"/>
          <w:rPrChange w:id="182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30"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83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32"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833" w:author="Microsoft Office User" w:date="2024-10-25T16:49:00Z">
            <w:rPr>
              <w:rFonts w:ascii="Times New Roman" w:hAnsi="Times New Roman"/>
              <w:sz w:val="24"/>
            </w:rPr>
          </w:rPrChange>
        </w:rPr>
        <w:t xml:space="preserve"> data, </w:t>
      </w:r>
      <w:proofErr w:type="spellStart"/>
      <w:r w:rsidRPr="001A7447">
        <w:rPr>
          <w:rFonts w:ascii="Times New Roman" w:hAnsi="Times New Roman"/>
          <w:color w:val="000000" w:themeColor="text1"/>
          <w:sz w:val="24"/>
          <w:rPrChange w:id="1834" w:author="Microsoft Office User" w:date="2024-10-25T16:49:00Z">
            <w:rPr>
              <w:rFonts w:ascii="Times New Roman" w:hAnsi="Times New Roman"/>
              <w:sz w:val="24"/>
            </w:rPr>
          </w:rPrChange>
        </w:rPr>
        <w:t>out</w:t>
      </w:r>
      <w:proofErr w:type="spellEnd"/>
      <w:r w:rsidRPr="001A7447">
        <w:rPr>
          <w:rFonts w:ascii="Times New Roman" w:hAnsi="Times New Roman"/>
          <w:color w:val="000000" w:themeColor="text1"/>
          <w:sz w:val="24"/>
          <w:rPrChange w:id="183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36"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837" w:author="Microsoft Office User" w:date="2024-10-25T16:49:00Z">
            <w:rPr>
              <w:rFonts w:ascii="Times New Roman" w:hAnsi="Times New Roman"/>
              <w:sz w:val="24"/>
            </w:rPr>
          </w:rPrChange>
        </w:rPr>
        <w:t xml:space="preserve"> a total </w:t>
      </w:r>
      <w:proofErr w:type="spellStart"/>
      <w:r w:rsidRPr="001A7447">
        <w:rPr>
          <w:rFonts w:ascii="Times New Roman" w:hAnsi="Times New Roman"/>
          <w:color w:val="000000" w:themeColor="text1"/>
          <w:sz w:val="24"/>
          <w:rPrChange w:id="1838"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839" w:author="Microsoft Office User" w:date="2024-10-25T16:49:00Z">
            <w:rPr>
              <w:rFonts w:ascii="Times New Roman" w:hAnsi="Times New Roman"/>
              <w:sz w:val="24"/>
            </w:rPr>
          </w:rPrChange>
        </w:rPr>
        <w:t xml:space="preserve"> 33 </w:t>
      </w:r>
      <w:proofErr w:type="spellStart"/>
      <w:r w:rsidRPr="001A7447">
        <w:rPr>
          <w:rFonts w:ascii="Times New Roman" w:hAnsi="Times New Roman"/>
          <w:color w:val="000000" w:themeColor="text1"/>
          <w:sz w:val="24"/>
          <w:rPrChange w:id="1840"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841" w:author="Microsoft Office User" w:date="2024-10-25T16:49:00Z">
            <w:rPr>
              <w:rFonts w:ascii="Times New Roman" w:hAnsi="Times New Roman"/>
              <w:sz w:val="24"/>
            </w:rPr>
          </w:rPrChange>
        </w:rPr>
        <w:t xml:space="preserve">, 10 </w:t>
      </w:r>
      <w:proofErr w:type="spellStart"/>
      <w:r w:rsidRPr="001A7447">
        <w:rPr>
          <w:rFonts w:ascii="Times New Roman" w:hAnsi="Times New Roman"/>
          <w:color w:val="000000" w:themeColor="text1"/>
          <w:sz w:val="24"/>
          <w:rPrChange w:id="1842"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84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44" w:author="Microsoft Office User" w:date="2024-10-25T16:49:00Z">
            <w:rPr>
              <w:rFonts w:ascii="Times New Roman" w:hAnsi="Times New Roman"/>
              <w:sz w:val="24"/>
            </w:rPr>
          </w:rPrChange>
        </w:rPr>
        <w:t>them</w:t>
      </w:r>
      <w:proofErr w:type="spellEnd"/>
      <w:r w:rsidRPr="001A7447">
        <w:rPr>
          <w:rFonts w:ascii="Times New Roman" w:hAnsi="Times New Roman"/>
          <w:color w:val="000000" w:themeColor="text1"/>
          <w:sz w:val="24"/>
          <w:rPrChange w:id="1845" w:author="Microsoft Office User" w:date="2024-10-25T16:49:00Z">
            <w:rPr>
              <w:rFonts w:ascii="Times New Roman" w:hAnsi="Times New Roman"/>
              <w:sz w:val="24"/>
            </w:rPr>
          </w:rPrChange>
        </w:rPr>
        <w:t xml:space="preserve"> (30%) </w:t>
      </w:r>
      <w:proofErr w:type="spellStart"/>
      <w:r w:rsidRPr="001A7447">
        <w:rPr>
          <w:rFonts w:ascii="Times New Roman" w:hAnsi="Times New Roman"/>
          <w:color w:val="000000" w:themeColor="text1"/>
          <w:sz w:val="24"/>
          <w:rPrChange w:id="1846" w:author="Microsoft Office User" w:date="2024-10-25T16:49:00Z">
            <w:rPr>
              <w:rFonts w:ascii="Times New Roman" w:hAnsi="Times New Roman"/>
              <w:sz w:val="24"/>
            </w:rPr>
          </w:rPrChange>
        </w:rPr>
        <w:t>experienced</w:t>
      </w:r>
      <w:proofErr w:type="spellEnd"/>
      <w:r w:rsidRPr="001A7447">
        <w:rPr>
          <w:rFonts w:ascii="Times New Roman" w:hAnsi="Times New Roman"/>
          <w:color w:val="000000" w:themeColor="text1"/>
          <w:sz w:val="24"/>
          <w:rPrChange w:id="184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48" w:author="Microsoft Office User" w:date="2024-10-25T16:49:00Z">
            <w:rPr>
              <w:rFonts w:ascii="Times New Roman" w:hAnsi="Times New Roman"/>
              <w:sz w:val="24"/>
            </w:rPr>
          </w:rPrChange>
        </w:rPr>
        <w:t>cognitive</w:t>
      </w:r>
      <w:proofErr w:type="spellEnd"/>
      <w:r w:rsidRPr="001A7447">
        <w:rPr>
          <w:rFonts w:ascii="Times New Roman" w:hAnsi="Times New Roman"/>
          <w:color w:val="000000" w:themeColor="text1"/>
          <w:sz w:val="24"/>
          <w:rPrChange w:id="184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50"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851" w:author="Microsoft Office User" w:date="2024-10-25T16:49:00Z">
            <w:rPr>
              <w:rFonts w:ascii="Times New Roman" w:hAnsi="Times New Roman"/>
              <w:sz w:val="24"/>
            </w:rPr>
          </w:rPrChange>
        </w:rPr>
        <w:t xml:space="preserve">, 3 </w:t>
      </w:r>
      <w:proofErr w:type="spellStart"/>
      <w:r w:rsidRPr="001A7447">
        <w:rPr>
          <w:rFonts w:ascii="Times New Roman" w:hAnsi="Times New Roman"/>
          <w:color w:val="000000" w:themeColor="text1"/>
          <w:sz w:val="24"/>
          <w:rPrChange w:id="1852"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85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54" w:author="Microsoft Office User" w:date="2024-10-25T16:49:00Z">
            <w:rPr>
              <w:rFonts w:ascii="Times New Roman" w:hAnsi="Times New Roman"/>
              <w:sz w:val="24"/>
            </w:rPr>
          </w:rPrChange>
        </w:rPr>
        <w:t>them</w:t>
      </w:r>
      <w:proofErr w:type="spellEnd"/>
      <w:r w:rsidRPr="001A7447">
        <w:rPr>
          <w:rFonts w:ascii="Times New Roman" w:hAnsi="Times New Roman"/>
          <w:color w:val="000000" w:themeColor="text1"/>
          <w:sz w:val="24"/>
          <w:rPrChange w:id="1855" w:author="Microsoft Office User" w:date="2024-10-25T16:49:00Z">
            <w:rPr>
              <w:rFonts w:ascii="Times New Roman" w:hAnsi="Times New Roman"/>
              <w:sz w:val="24"/>
            </w:rPr>
          </w:rPrChange>
        </w:rPr>
        <w:t xml:space="preserve"> (9%) had </w:t>
      </w:r>
      <w:proofErr w:type="spellStart"/>
      <w:r w:rsidRPr="001A7447">
        <w:rPr>
          <w:rFonts w:ascii="Times New Roman" w:hAnsi="Times New Roman"/>
          <w:color w:val="000000" w:themeColor="text1"/>
          <w:sz w:val="24"/>
          <w:rPrChange w:id="1856" w:author="Microsoft Office User" w:date="2024-10-25T16:49:00Z">
            <w:rPr>
              <w:rFonts w:ascii="Times New Roman" w:hAnsi="Times New Roman"/>
              <w:sz w:val="24"/>
            </w:rPr>
          </w:rPrChange>
        </w:rPr>
        <w:t>avoidance</w:t>
      </w:r>
      <w:proofErr w:type="spellEnd"/>
      <w:r w:rsidRPr="001A7447">
        <w:rPr>
          <w:rFonts w:ascii="Times New Roman" w:hAnsi="Times New Roman"/>
          <w:color w:val="000000" w:themeColor="text1"/>
          <w:sz w:val="24"/>
          <w:rPrChange w:id="185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58"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85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60"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1861" w:author="Microsoft Office User" w:date="2024-10-25T16:49:00Z">
            <w:rPr>
              <w:rFonts w:ascii="Times New Roman" w:hAnsi="Times New Roman"/>
              <w:sz w:val="24"/>
            </w:rPr>
          </w:rPrChange>
        </w:rPr>
        <w:t xml:space="preserve"> 20 </w:t>
      </w:r>
      <w:proofErr w:type="spellStart"/>
      <w:r w:rsidRPr="001A7447">
        <w:rPr>
          <w:rFonts w:ascii="Times New Roman" w:hAnsi="Times New Roman"/>
          <w:color w:val="000000" w:themeColor="text1"/>
          <w:sz w:val="24"/>
          <w:rPrChange w:id="1862"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86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64" w:author="Microsoft Office User" w:date="2024-10-25T16:49:00Z">
            <w:rPr>
              <w:rFonts w:ascii="Times New Roman" w:hAnsi="Times New Roman"/>
              <w:sz w:val="24"/>
            </w:rPr>
          </w:rPrChange>
        </w:rPr>
        <w:t>them</w:t>
      </w:r>
      <w:proofErr w:type="spellEnd"/>
      <w:r w:rsidRPr="001A7447">
        <w:rPr>
          <w:rFonts w:ascii="Times New Roman" w:hAnsi="Times New Roman"/>
          <w:color w:val="000000" w:themeColor="text1"/>
          <w:sz w:val="24"/>
          <w:rPrChange w:id="1865" w:author="Microsoft Office User" w:date="2024-10-25T16:49:00Z">
            <w:rPr>
              <w:rFonts w:ascii="Times New Roman" w:hAnsi="Times New Roman"/>
              <w:sz w:val="24"/>
            </w:rPr>
          </w:rPrChange>
        </w:rPr>
        <w:t xml:space="preserve"> (61%) had </w:t>
      </w:r>
      <w:proofErr w:type="spellStart"/>
      <w:r w:rsidRPr="001A7447">
        <w:rPr>
          <w:rFonts w:ascii="Times New Roman" w:hAnsi="Times New Roman"/>
          <w:color w:val="000000" w:themeColor="text1"/>
          <w:sz w:val="24"/>
          <w:rPrChange w:id="1866" w:author="Microsoft Office User" w:date="2024-10-25T16:49:00Z">
            <w:rPr>
              <w:rFonts w:ascii="Times New Roman" w:hAnsi="Times New Roman"/>
              <w:sz w:val="24"/>
            </w:rPr>
          </w:rPrChange>
        </w:rPr>
        <w:t>physical</w:t>
      </w:r>
      <w:proofErr w:type="spellEnd"/>
      <w:r w:rsidRPr="001A7447">
        <w:rPr>
          <w:rFonts w:ascii="Times New Roman" w:hAnsi="Times New Roman"/>
          <w:color w:val="000000" w:themeColor="text1"/>
          <w:sz w:val="24"/>
          <w:rPrChange w:id="186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68" w:author="Microsoft Office User" w:date="2024-10-25T16:49:00Z">
            <w:rPr>
              <w:rFonts w:ascii="Times New Roman" w:hAnsi="Times New Roman"/>
              <w:sz w:val="24"/>
            </w:rPr>
          </w:rPrChange>
        </w:rPr>
        <w:t>anxiety</w:t>
      </w:r>
      <w:proofErr w:type="spellEnd"/>
      <w:r w:rsidRPr="001A7447">
        <w:rPr>
          <w:rFonts w:ascii="Times New Roman" w:hAnsi="Times New Roman"/>
          <w:color w:val="000000" w:themeColor="text1"/>
          <w:sz w:val="24"/>
          <w:rPrChange w:id="1869" w:author="Microsoft Office User" w:date="2024-10-25T16:49:00Z">
            <w:rPr>
              <w:rFonts w:ascii="Times New Roman" w:hAnsi="Times New Roman"/>
              <w:sz w:val="24"/>
            </w:rPr>
          </w:rPrChange>
        </w:rPr>
        <w:t>.</w:t>
      </w:r>
    </w:p>
    <w:p w14:paraId="434DDAD1" w14:textId="77777777" w:rsidR="00CC17C1" w:rsidRPr="001A7447" w:rsidRDefault="00CC17C1">
      <w:pPr>
        <w:ind w:firstLine="720"/>
        <w:jc w:val="both"/>
        <w:rPr>
          <w:rFonts w:ascii="Times New Roman" w:hAnsi="Times New Roman"/>
          <w:color w:val="000000" w:themeColor="text1"/>
          <w:sz w:val="24"/>
          <w:rPrChange w:id="1870" w:author="Microsoft Office User" w:date="2024-10-25T16:49:00Z">
            <w:rPr>
              <w:rFonts w:ascii="Times New Roman" w:hAnsi="Times New Roman"/>
              <w:sz w:val="24"/>
            </w:rPr>
          </w:rPrChange>
        </w:rPr>
      </w:pPr>
    </w:p>
    <w:p w14:paraId="1CD06D21" w14:textId="77777777" w:rsidR="00CC17C1" w:rsidRPr="001A7447" w:rsidRDefault="00000000">
      <w:pPr>
        <w:jc w:val="both"/>
        <w:rPr>
          <w:rFonts w:ascii="Times New Roman" w:hAnsi="Times New Roman"/>
          <w:b/>
          <w:color w:val="000000" w:themeColor="text1"/>
          <w:sz w:val="24"/>
          <w:rPrChange w:id="1871" w:author="Microsoft Office User" w:date="2024-10-25T16:49:00Z">
            <w:rPr>
              <w:rFonts w:ascii="Times New Roman" w:hAnsi="Times New Roman"/>
              <w:b/>
              <w:sz w:val="24"/>
            </w:rPr>
          </w:rPrChange>
        </w:rPr>
      </w:pPr>
      <w:r w:rsidRPr="001A7447">
        <w:rPr>
          <w:rFonts w:ascii="Times New Roman" w:hAnsi="Times New Roman"/>
          <w:b/>
          <w:color w:val="000000" w:themeColor="text1"/>
          <w:sz w:val="24"/>
          <w:rPrChange w:id="1872" w:author="Microsoft Office User" w:date="2024-10-25T16:49:00Z">
            <w:rPr>
              <w:rFonts w:ascii="Times New Roman" w:hAnsi="Times New Roman"/>
              <w:b/>
              <w:sz w:val="24"/>
            </w:rPr>
          </w:rPrChange>
        </w:rPr>
        <w:t xml:space="preserve">The </w:t>
      </w:r>
      <w:proofErr w:type="spellStart"/>
      <w:r w:rsidRPr="001A7447">
        <w:rPr>
          <w:rFonts w:ascii="Times New Roman" w:hAnsi="Times New Roman"/>
          <w:b/>
          <w:color w:val="000000" w:themeColor="text1"/>
          <w:sz w:val="24"/>
          <w:rPrChange w:id="1873" w:author="Microsoft Office User" w:date="2024-10-25T16:49:00Z">
            <w:rPr>
              <w:rFonts w:ascii="Times New Roman" w:hAnsi="Times New Roman"/>
              <w:b/>
              <w:sz w:val="24"/>
            </w:rPr>
          </w:rPrChange>
        </w:rPr>
        <w:t>result</w:t>
      </w:r>
      <w:proofErr w:type="spellEnd"/>
      <w:r w:rsidRPr="001A7447">
        <w:rPr>
          <w:rFonts w:ascii="Times New Roman" w:hAnsi="Times New Roman"/>
          <w:b/>
          <w:color w:val="000000" w:themeColor="text1"/>
          <w:sz w:val="24"/>
          <w:rPrChange w:id="1874"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1875" w:author="Microsoft Office User" w:date="2024-10-25T16:49:00Z">
            <w:rPr>
              <w:rFonts w:ascii="Times New Roman" w:hAnsi="Times New Roman"/>
              <w:b/>
              <w:sz w:val="24"/>
            </w:rPr>
          </w:rPrChange>
        </w:rPr>
        <w:t>of</w:t>
      </w:r>
      <w:proofErr w:type="spellEnd"/>
      <w:r w:rsidRPr="001A7447">
        <w:rPr>
          <w:rFonts w:ascii="Times New Roman" w:hAnsi="Times New Roman"/>
          <w:b/>
          <w:color w:val="000000" w:themeColor="text1"/>
          <w:sz w:val="24"/>
          <w:rPrChange w:id="1876"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1877" w:author="Microsoft Office User" w:date="2024-10-25T16:49:00Z">
            <w:rPr>
              <w:rFonts w:ascii="Times New Roman" w:hAnsi="Times New Roman"/>
              <w:b/>
              <w:sz w:val="24"/>
            </w:rPr>
          </w:rPrChange>
        </w:rPr>
        <w:t>Students</w:t>
      </w:r>
      <w:proofErr w:type="spellEnd"/>
      <w:r w:rsidRPr="001A7447">
        <w:rPr>
          <w:rFonts w:ascii="Times New Roman" w:hAnsi="Times New Roman"/>
          <w:b/>
          <w:color w:val="000000" w:themeColor="text1"/>
          <w:sz w:val="24"/>
          <w:rPrChange w:id="1878"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1879" w:author="Microsoft Office User" w:date="2024-10-25T16:49:00Z">
            <w:rPr>
              <w:rFonts w:ascii="Times New Roman" w:hAnsi="Times New Roman"/>
              <w:b/>
              <w:sz w:val="24"/>
            </w:rPr>
          </w:rPrChange>
        </w:rPr>
        <w:t>Writing</w:t>
      </w:r>
      <w:proofErr w:type="spellEnd"/>
      <w:r w:rsidRPr="001A7447">
        <w:rPr>
          <w:rFonts w:ascii="Times New Roman" w:hAnsi="Times New Roman"/>
          <w:b/>
          <w:color w:val="000000" w:themeColor="text1"/>
          <w:sz w:val="24"/>
          <w:rPrChange w:id="1880"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1881" w:author="Microsoft Office User" w:date="2024-10-25T16:49:00Z">
            <w:rPr>
              <w:rFonts w:ascii="Times New Roman" w:hAnsi="Times New Roman"/>
              <w:b/>
              <w:sz w:val="24"/>
            </w:rPr>
          </w:rPrChange>
        </w:rPr>
        <w:t>Achievement</w:t>
      </w:r>
      <w:proofErr w:type="spellEnd"/>
    </w:p>
    <w:p w14:paraId="02F73F5E" w14:textId="77777777" w:rsidR="00CC17C1" w:rsidRPr="001A7447" w:rsidRDefault="00000000">
      <w:pPr>
        <w:jc w:val="both"/>
        <w:rPr>
          <w:rFonts w:ascii="Times New Roman" w:hAnsi="Times New Roman"/>
          <w:color w:val="000000" w:themeColor="text1"/>
          <w:sz w:val="24"/>
          <w:rPrChange w:id="1882" w:author="Microsoft Office User" w:date="2024-10-25T16:49:00Z">
            <w:rPr>
              <w:rFonts w:ascii="Times New Roman" w:hAnsi="Times New Roman"/>
              <w:sz w:val="24"/>
            </w:rPr>
          </w:rPrChange>
        </w:rPr>
      </w:pPr>
      <w:r w:rsidRPr="001A7447">
        <w:rPr>
          <w:rFonts w:ascii="Times New Roman" w:hAnsi="Times New Roman"/>
          <w:color w:val="000000" w:themeColor="text1"/>
          <w:sz w:val="24"/>
          <w:rPrChange w:id="1883" w:author="Microsoft Office User" w:date="2024-10-25T16:49:00Z">
            <w:rPr>
              <w:rFonts w:ascii="Times New Roman" w:hAnsi="Times New Roman"/>
              <w:sz w:val="24"/>
            </w:rPr>
          </w:rPrChange>
        </w:rPr>
        <w:t xml:space="preserve">The </w:t>
      </w:r>
      <w:proofErr w:type="spellStart"/>
      <w:r w:rsidRPr="001A7447">
        <w:rPr>
          <w:rFonts w:ascii="Times New Roman" w:hAnsi="Times New Roman"/>
          <w:color w:val="000000" w:themeColor="text1"/>
          <w:sz w:val="24"/>
          <w:rPrChange w:id="1884" w:author="Microsoft Office User" w:date="2024-10-25T16:49:00Z">
            <w:rPr>
              <w:rFonts w:ascii="Times New Roman" w:hAnsi="Times New Roman"/>
              <w:sz w:val="24"/>
            </w:rPr>
          </w:rPrChange>
        </w:rPr>
        <w:t>statistical</w:t>
      </w:r>
      <w:proofErr w:type="spellEnd"/>
      <w:r w:rsidRPr="001A7447">
        <w:rPr>
          <w:rFonts w:ascii="Times New Roman" w:hAnsi="Times New Roman"/>
          <w:color w:val="000000" w:themeColor="text1"/>
          <w:sz w:val="24"/>
          <w:rPrChange w:id="188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86" w:author="Microsoft Office User" w:date="2024-10-25T16:49:00Z">
            <w:rPr>
              <w:rFonts w:ascii="Times New Roman" w:hAnsi="Times New Roman"/>
              <w:sz w:val="24"/>
            </w:rPr>
          </w:rPrChange>
        </w:rPr>
        <w:t>analysis</w:t>
      </w:r>
      <w:proofErr w:type="spellEnd"/>
      <w:r w:rsidRPr="001A7447">
        <w:rPr>
          <w:rFonts w:ascii="Times New Roman" w:hAnsi="Times New Roman"/>
          <w:color w:val="000000" w:themeColor="text1"/>
          <w:sz w:val="24"/>
          <w:rPrChange w:id="188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88"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88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90"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891"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92"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893"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94" w:author="Microsoft Office User" w:date="2024-10-25T16:49:00Z">
            <w:rPr>
              <w:rFonts w:ascii="Times New Roman" w:hAnsi="Times New Roman"/>
              <w:sz w:val="24"/>
            </w:rPr>
          </w:rPrChange>
        </w:rPr>
        <w:t>achievement</w:t>
      </w:r>
      <w:proofErr w:type="spellEnd"/>
      <w:r w:rsidRPr="001A7447">
        <w:rPr>
          <w:rFonts w:ascii="Times New Roman" w:hAnsi="Times New Roman"/>
          <w:color w:val="000000" w:themeColor="text1"/>
          <w:sz w:val="24"/>
          <w:rPrChange w:id="189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96" w:author="Microsoft Office User" w:date="2024-10-25T16:49:00Z">
            <w:rPr>
              <w:rFonts w:ascii="Times New Roman" w:hAnsi="Times New Roman"/>
              <w:sz w:val="24"/>
            </w:rPr>
          </w:rPrChange>
        </w:rPr>
        <w:t>is</w:t>
      </w:r>
      <w:proofErr w:type="spellEnd"/>
      <w:r w:rsidRPr="001A7447">
        <w:rPr>
          <w:rFonts w:ascii="Times New Roman" w:hAnsi="Times New Roman"/>
          <w:color w:val="000000" w:themeColor="text1"/>
          <w:sz w:val="24"/>
          <w:rPrChange w:id="189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898" w:author="Microsoft Office User" w:date="2024-10-25T16:49:00Z">
            <w:rPr>
              <w:rFonts w:ascii="Times New Roman" w:hAnsi="Times New Roman"/>
              <w:sz w:val="24"/>
            </w:rPr>
          </w:rPrChange>
        </w:rPr>
        <w:t>shown</w:t>
      </w:r>
      <w:proofErr w:type="spellEnd"/>
      <w:r w:rsidRPr="001A7447">
        <w:rPr>
          <w:rFonts w:ascii="Times New Roman" w:hAnsi="Times New Roman"/>
          <w:color w:val="000000" w:themeColor="text1"/>
          <w:sz w:val="24"/>
          <w:rPrChange w:id="1899" w:author="Microsoft Office User" w:date="2024-10-25T16:49:00Z">
            <w:rPr>
              <w:rFonts w:ascii="Times New Roman" w:hAnsi="Times New Roman"/>
              <w:sz w:val="24"/>
            </w:rPr>
          </w:rPrChange>
        </w:rPr>
        <w:t xml:space="preserve"> in </w:t>
      </w:r>
      <w:r w:rsidRPr="001A7447">
        <w:rPr>
          <w:rFonts w:ascii="Times New Roman" w:hAnsi="Times New Roman"/>
          <w:color w:val="000000" w:themeColor="text1"/>
          <w:sz w:val="24"/>
          <w:lang w:val="en-US"/>
          <w:rPrChange w:id="1900" w:author="Microsoft Office User" w:date="2024-10-25T16:49:00Z">
            <w:rPr>
              <w:rFonts w:ascii="Times New Roman" w:hAnsi="Times New Roman"/>
              <w:sz w:val="24"/>
              <w:lang w:val="en-US"/>
            </w:rPr>
          </w:rPrChange>
        </w:rPr>
        <w:t>t</w:t>
      </w:r>
      <w:proofErr w:type="spellStart"/>
      <w:r w:rsidRPr="001A7447">
        <w:rPr>
          <w:rFonts w:ascii="Times New Roman" w:hAnsi="Times New Roman"/>
          <w:color w:val="000000" w:themeColor="text1"/>
          <w:sz w:val="24"/>
          <w:rPrChange w:id="1901" w:author="Microsoft Office User" w:date="2024-10-25T16:49:00Z">
            <w:rPr>
              <w:rFonts w:ascii="Times New Roman" w:hAnsi="Times New Roman"/>
              <w:sz w:val="24"/>
            </w:rPr>
          </w:rPrChange>
        </w:rPr>
        <w:t>able</w:t>
      </w:r>
      <w:proofErr w:type="spellEnd"/>
      <w:r w:rsidRPr="001A7447">
        <w:rPr>
          <w:rFonts w:ascii="Times New Roman" w:hAnsi="Times New Roman"/>
          <w:color w:val="000000" w:themeColor="text1"/>
          <w:sz w:val="24"/>
          <w:rPrChange w:id="1902" w:author="Microsoft Office User" w:date="2024-10-25T16:49:00Z">
            <w:rPr>
              <w:rFonts w:ascii="Times New Roman" w:hAnsi="Times New Roman"/>
              <w:sz w:val="24"/>
            </w:rPr>
          </w:rPrChange>
        </w:rPr>
        <w:t xml:space="preserve"> 3.</w:t>
      </w:r>
    </w:p>
    <w:p w14:paraId="6246AB59" w14:textId="77777777" w:rsidR="00CC17C1" w:rsidRPr="001A7447" w:rsidRDefault="00CC17C1">
      <w:pPr>
        <w:jc w:val="both"/>
        <w:rPr>
          <w:rFonts w:ascii="Times New Roman" w:hAnsi="Times New Roman"/>
          <w:i/>
          <w:iCs/>
          <w:color w:val="000000" w:themeColor="text1"/>
          <w:sz w:val="24"/>
          <w:rPrChange w:id="1903" w:author="Microsoft Office User" w:date="2024-10-25T16:49:00Z">
            <w:rPr>
              <w:rFonts w:ascii="Times New Roman" w:hAnsi="Times New Roman"/>
              <w:i/>
              <w:iCs/>
              <w:sz w:val="24"/>
            </w:rPr>
          </w:rPrChange>
        </w:rPr>
      </w:pPr>
    </w:p>
    <w:p w14:paraId="4C2869FF" w14:textId="77777777" w:rsidR="00CC17C1" w:rsidRPr="001A7447" w:rsidRDefault="00000000">
      <w:pPr>
        <w:jc w:val="center"/>
        <w:rPr>
          <w:rFonts w:ascii="Times New Roman" w:hAnsi="Times New Roman"/>
          <w:color w:val="000000" w:themeColor="text1"/>
          <w:sz w:val="24"/>
          <w:rPrChange w:id="1904" w:author="Microsoft Office User" w:date="2024-10-25T16:49:00Z">
            <w:rPr>
              <w:rFonts w:ascii="Times New Roman" w:hAnsi="Times New Roman"/>
              <w:sz w:val="24"/>
            </w:rPr>
          </w:rPrChange>
        </w:rPr>
      </w:pPr>
      <w:proofErr w:type="spellStart"/>
      <w:r w:rsidRPr="001A7447">
        <w:rPr>
          <w:rFonts w:ascii="Times New Roman" w:hAnsi="Times New Roman"/>
          <w:i/>
          <w:iCs/>
          <w:color w:val="000000" w:themeColor="text1"/>
          <w:sz w:val="24"/>
          <w:rPrChange w:id="1905" w:author="Microsoft Office User" w:date="2024-10-25T16:49:00Z">
            <w:rPr>
              <w:rFonts w:ascii="Times New Roman" w:hAnsi="Times New Roman"/>
              <w:i/>
              <w:iCs/>
              <w:sz w:val="24"/>
            </w:rPr>
          </w:rPrChange>
        </w:rPr>
        <w:t>Table</w:t>
      </w:r>
      <w:proofErr w:type="spellEnd"/>
      <w:r w:rsidRPr="001A7447">
        <w:rPr>
          <w:rFonts w:ascii="Times New Roman" w:hAnsi="Times New Roman"/>
          <w:i/>
          <w:iCs/>
          <w:color w:val="000000" w:themeColor="text1"/>
          <w:sz w:val="24"/>
          <w:rPrChange w:id="1906" w:author="Microsoft Office User" w:date="2024-10-25T16:49:00Z">
            <w:rPr>
              <w:rFonts w:ascii="Times New Roman" w:hAnsi="Times New Roman"/>
              <w:i/>
              <w:iCs/>
              <w:sz w:val="24"/>
            </w:rPr>
          </w:rPrChange>
        </w:rPr>
        <w:t xml:space="preserve"> 3.</w:t>
      </w:r>
      <w:r w:rsidRPr="001A7447">
        <w:rPr>
          <w:rFonts w:ascii="Times New Roman" w:hAnsi="Times New Roman"/>
          <w:color w:val="000000" w:themeColor="text1"/>
          <w:sz w:val="24"/>
          <w:rPrChange w:id="190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08" w:author="Microsoft Office User" w:date="2024-10-25T16:49:00Z">
            <w:rPr>
              <w:rFonts w:ascii="Times New Roman" w:hAnsi="Times New Roman"/>
              <w:sz w:val="24"/>
            </w:rPr>
          </w:rPrChange>
        </w:rPr>
        <w:t>Descriptive</w:t>
      </w:r>
      <w:proofErr w:type="spellEnd"/>
      <w:r w:rsidRPr="001A7447">
        <w:rPr>
          <w:rFonts w:ascii="Times New Roman" w:hAnsi="Times New Roman"/>
          <w:color w:val="000000" w:themeColor="text1"/>
          <w:sz w:val="24"/>
          <w:rPrChange w:id="1909"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10" w:author="Microsoft Office User" w:date="2024-10-25T16:49:00Z">
            <w:rPr>
              <w:rFonts w:ascii="Times New Roman" w:hAnsi="Times New Roman"/>
              <w:sz w:val="24"/>
            </w:rPr>
          </w:rPrChange>
        </w:rPr>
        <w:t>Statistics</w:t>
      </w:r>
      <w:proofErr w:type="spellEnd"/>
    </w:p>
    <w:tbl>
      <w:tblPr>
        <w:tblStyle w:val="PlainTable21"/>
        <w:tblW w:w="0" w:type="auto"/>
        <w:tblInd w:w="1655" w:type="dxa"/>
        <w:tblLook w:val="04A0" w:firstRow="1" w:lastRow="0" w:firstColumn="1" w:lastColumn="0" w:noHBand="0" w:noVBand="1"/>
      </w:tblPr>
      <w:tblGrid>
        <w:gridCol w:w="1549"/>
        <w:gridCol w:w="1195"/>
        <w:gridCol w:w="1407"/>
        <w:gridCol w:w="1418"/>
        <w:gridCol w:w="1294"/>
      </w:tblGrid>
      <w:tr w:rsidR="001A7447" w:rsidRPr="001A7447" w14:paraId="7F99771D" w14:textId="77777777" w:rsidTr="00CC17C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549" w:type="dxa"/>
            <w:vMerge w:val="restart"/>
          </w:tcPr>
          <w:p w14:paraId="4577455C" w14:textId="77777777" w:rsidR="00CC17C1" w:rsidRPr="001A7447" w:rsidRDefault="00000000">
            <w:pPr>
              <w:rPr>
                <w:b w:val="0"/>
                <w:bCs w:val="0"/>
                <w:color w:val="000000" w:themeColor="text1"/>
                <w:sz w:val="24"/>
                <w:szCs w:val="24"/>
                <w:lang w:val="zh-CN"/>
                <w:rPrChange w:id="1911" w:author="Microsoft Office User" w:date="2024-10-25T16:49:00Z">
                  <w:rPr>
                    <w:b w:val="0"/>
                    <w:bCs w:val="0"/>
                    <w:sz w:val="24"/>
                    <w:szCs w:val="24"/>
                    <w:lang w:val="zh-CN"/>
                  </w:rPr>
                </w:rPrChange>
              </w:rPr>
            </w:pPr>
            <w:r w:rsidRPr="001A7447">
              <w:rPr>
                <w:rFonts w:ascii="Times New Roman" w:hAnsi="Times New Roman"/>
                <w:color w:val="000000" w:themeColor="text1"/>
                <w:sz w:val="24"/>
                <w:szCs w:val="24"/>
                <w:lang w:val="zh-CN"/>
                <w:rPrChange w:id="1912" w:author="Microsoft Office User" w:date="2024-10-25T16:49:00Z">
                  <w:rPr>
                    <w:rFonts w:ascii="Times New Roman" w:hAnsi="Times New Roman"/>
                    <w:sz w:val="24"/>
                    <w:szCs w:val="24"/>
                    <w:lang w:val="zh-CN"/>
                  </w:rPr>
                </w:rPrChange>
              </w:rPr>
              <w:t>Writing Achievement</w:t>
            </w:r>
          </w:p>
        </w:tc>
        <w:tc>
          <w:tcPr>
            <w:tcW w:w="1195" w:type="dxa"/>
          </w:tcPr>
          <w:p w14:paraId="0BACBF94" w14:textId="77777777" w:rsidR="00CC17C1" w:rsidRPr="001A7447"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Change w:id="1913" w:author="Microsoft Office User" w:date="2024-10-25T16:49:00Z">
                  <w:rPr>
                    <w:b w:val="0"/>
                    <w:bCs w:val="0"/>
                  </w:rPr>
                </w:rPrChange>
              </w:rPr>
            </w:pPr>
            <w:r w:rsidRPr="001A7447">
              <w:rPr>
                <w:color w:val="000000" w:themeColor="text1"/>
                <w:rPrChange w:id="1914" w:author="Microsoft Office User" w:date="2024-10-25T16:49:00Z">
                  <w:rPr/>
                </w:rPrChange>
              </w:rPr>
              <w:t>N</w:t>
            </w:r>
          </w:p>
        </w:tc>
        <w:tc>
          <w:tcPr>
            <w:tcW w:w="1407" w:type="dxa"/>
          </w:tcPr>
          <w:p w14:paraId="7D3E4C7B" w14:textId="77777777" w:rsidR="00CC17C1" w:rsidRPr="001A7447"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Change w:id="1915" w:author="Microsoft Office User" w:date="2024-10-25T16:49:00Z">
                  <w:rPr>
                    <w:b w:val="0"/>
                    <w:bCs w:val="0"/>
                  </w:rPr>
                </w:rPrChange>
              </w:rPr>
            </w:pPr>
            <w:r w:rsidRPr="001A7447">
              <w:rPr>
                <w:color w:val="000000" w:themeColor="text1"/>
                <w:rPrChange w:id="1916" w:author="Microsoft Office User" w:date="2024-10-25T16:49:00Z">
                  <w:rPr/>
                </w:rPrChange>
              </w:rPr>
              <w:t>Minimum</w:t>
            </w:r>
          </w:p>
        </w:tc>
        <w:tc>
          <w:tcPr>
            <w:tcW w:w="1418" w:type="dxa"/>
          </w:tcPr>
          <w:p w14:paraId="5A0901F8" w14:textId="77777777" w:rsidR="00CC17C1" w:rsidRPr="001A7447"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Change w:id="1917" w:author="Microsoft Office User" w:date="2024-10-25T16:49:00Z">
                  <w:rPr>
                    <w:b w:val="0"/>
                    <w:bCs w:val="0"/>
                  </w:rPr>
                </w:rPrChange>
              </w:rPr>
            </w:pPr>
            <w:r w:rsidRPr="001A7447">
              <w:rPr>
                <w:color w:val="000000" w:themeColor="text1"/>
                <w:rPrChange w:id="1918" w:author="Microsoft Office User" w:date="2024-10-25T16:49:00Z">
                  <w:rPr/>
                </w:rPrChange>
              </w:rPr>
              <w:t>Maximum</w:t>
            </w:r>
          </w:p>
        </w:tc>
        <w:tc>
          <w:tcPr>
            <w:tcW w:w="1294" w:type="dxa"/>
          </w:tcPr>
          <w:p w14:paraId="269D6787" w14:textId="77777777" w:rsidR="00CC17C1" w:rsidRPr="001A7447"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Change w:id="1919" w:author="Microsoft Office User" w:date="2024-10-25T16:49:00Z">
                  <w:rPr>
                    <w:b w:val="0"/>
                    <w:bCs w:val="0"/>
                  </w:rPr>
                </w:rPrChange>
              </w:rPr>
            </w:pPr>
            <w:r w:rsidRPr="001A7447">
              <w:rPr>
                <w:color w:val="000000" w:themeColor="text1"/>
                <w:rPrChange w:id="1920" w:author="Microsoft Office User" w:date="2024-10-25T16:49:00Z">
                  <w:rPr/>
                </w:rPrChange>
              </w:rPr>
              <w:t>Mean</w:t>
            </w:r>
          </w:p>
        </w:tc>
      </w:tr>
      <w:tr w:rsidR="001A7447" w:rsidRPr="001A7447" w14:paraId="28472A9D" w14:textId="77777777" w:rsidTr="00CC17C1">
        <w:trPr>
          <w:trHeight w:val="144"/>
        </w:trPr>
        <w:tc>
          <w:tcPr>
            <w:cnfStyle w:val="001000000000" w:firstRow="0" w:lastRow="0" w:firstColumn="1" w:lastColumn="0" w:oddVBand="0" w:evenVBand="0" w:oddHBand="0" w:evenHBand="0" w:firstRowFirstColumn="0" w:firstRowLastColumn="0" w:lastRowFirstColumn="0" w:lastRowLastColumn="0"/>
            <w:tcW w:w="1549" w:type="dxa"/>
            <w:vMerge/>
            <w:tcBorders>
              <w:top w:val="single" w:sz="4" w:space="0" w:color="7F7F7F" w:themeColor="text1" w:themeTint="80"/>
              <w:bottom w:val="single" w:sz="4" w:space="0" w:color="7F7F7F" w:themeColor="text1" w:themeTint="80"/>
            </w:tcBorders>
          </w:tcPr>
          <w:p w14:paraId="3D7B81E8" w14:textId="77777777" w:rsidR="00CC17C1" w:rsidRPr="001A7447" w:rsidRDefault="00CC17C1">
            <w:pPr>
              <w:rPr>
                <w:b w:val="0"/>
                <w:bCs w:val="0"/>
                <w:color w:val="000000" w:themeColor="text1"/>
                <w:sz w:val="24"/>
                <w:szCs w:val="24"/>
                <w:lang w:val="zh-CN"/>
                <w:rPrChange w:id="1921" w:author="Microsoft Office User" w:date="2024-10-25T16:49:00Z">
                  <w:rPr>
                    <w:b w:val="0"/>
                    <w:bCs w:val="0"/>
                    <w:sz w:val="24"/>
                    <w:szCs w:val="24"/>
                    <w:lang w:val="zh-CN"/>
                  </w:rPr>
                </w:rPrChange>
              </w:rPr>
            </w:pPr>
          </w:p>
        </w:tc>
        <w:tc>
          <w:tcPr>
            <w:tcW w:w="1195" w:type="dxa"/>
            <w:tcBorders>
              <w:top w:val="single" w:sz="4" w:space="0" w:color="7F7F7F" w:themeColor="text1" w:themeTint="80"/>
              <w:bottom w:val="single" w:sz="4" w:space="0" w:color="7F7F7F" w:themeColor="text1" w:themeTint="80"/>
            </w:tcBorders>
          </w:tcPr>
          <w:p w14:paraId="46336A30" w14:textId="77777777" w:rsidR="00CC17C1" w:rsidRPr="001A7447"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rPrChange w:id="1922" w:author="Microsoft Office User" w:date="2024-10-25T16:49:00Z">
                  <w:rPr/>
                </w:rPrChange>
              </w:rPr>
            </w:pPr>
            <w:r w:rsidRPr="001A7447">
              <w:rPr>
                <w:color w:val="000000" w:themeColor="text1"/>
                <w:rPrChange w:id="1923" w:author="Microsoft Office User" w:date="2024-10-25T16:49:00Z">
                  <w:rPr/>
                </w:rPrChange>
              </w:rPr>
              <w:t>33</w:t>
            </w:r>
          </w:p>
        </w:tc>
        <w:tc>
          <w:tcPr>
            <w:tcW w:w="1407" w:type="dxa"/>
            <w:tcBorders>
              <w:top w:val="single" w:sz="4" w:space="0" w:color="7F7F7F" w:themeColor="text1" w:themeTint="80"/>
              <w:bottom w:val="single" w:sz="4" w:space="0" w:color="7F7F7F" w:themeColor="text1" w:themeTint="80"/>
            </w:tcBorders>
          </w:tcPr>
          <w:p w14:paraId="3D7D8329" w14:textId="77777777" w:rsidR="00CC17C1" w:rsidRPr="001A7447"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rPrChange w:id="1924" w:author="Microsoft Office User" w:date="2024-10-25T16:49:00Z">
                  <w:rPr/>
                </w:rPrChange>
              </w:rPr>
            </w:pPr>
            <w:r w:rsidRPr="001A7447">
              <w:rPr>
                <w:color w:val="000000" w:themeColor="text1"/>
                <w:rPrChange w:id="1925" w:author="Microsoft Office User" w:date="2024-10-25T16:49:00Z">
                  <w:rPr/>
                </w:rPrChange>
              </w:rPr>
              <w:t>23.00</w:t>
            </w:r>
          </w:p>
        </w:tc>
        <w:tc>
          <w:tcPr>
            <w:tcW w:w="1418" w:type="dxa"/>
            <w:tcBorders>
              <w:top w:val="single" w:sz="4" w:space="0" w:color="7F7F7F" w:themeColor="text1" w:themeTint="80"/>
              <w:bottom w:val="single" w:sz="4" w:space="0" w:color="7F7F7F" w:themeColor="text1" w:themeTint="80"/>
            </w:tcBorders>
          </w:tcPr>
          <w:p w14:paraId="131D9FED" w14:textId="77777777" w:rsidR="00CC17C1" w:rsidRPr="001A7447"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rPrChange w:id="1926" w:author="Microsoft Office User" w:date="2024-10-25T16:49:00Z">
                  <w:rPr/>
                </w:rPrChange>
              </w:rPr>
            </w:pPr>
            <w:r w:rsidRPr="001A7447">
              <w:rPr>
                <w:color w:val="000000" w:themeColor="text1"/>
                <w:rPrChange w:id="1927" w:author="Microsoft Office User" w:date="2024-10-25T16:49:00Z">
                  <w:rPr/>
                </w:rPrChange>
              </w:rPr>
              <w:t>69.00</w:t>
            </w:r>
          </w:p>
        </w:tc>
        <w:tc>
          <w:tcPr>
            <w:tcW w:w="1294" w:type="dxa"/>
            <w:tcBorders>
              <w:top w:val="single" w:sz="4" w:space="0" w:color="7F7F7F" w:themeColor="text1" w:themeTint="80"/>
              <w:bottom w:val="single" w:sz="4" w:space="0" w:color="7F7F7F" w:themeColor="text1" w:themeTint="80"/>
            </w:tcBorders>
          </w:tcPr>
          <w:p w14:paraId="728D0D61" w14:textId="77777777" w:rsidR="00CC17C1" w:rsidRPr="001A7447"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rPrChange w:id="1928" w:author="Microsoft Office User" w:date="2024-10-25T16:49:00Z">
                  <w:rPr/>
                </w:rPrChange>
              </w:rPr>
            </w:pPr>
            <w:r w:rsidRPr="001A7447">
              <w:rPr>
                <w:color w:val="000000" w:themeColor="text1"/>
                <w:rPrChange w:id="1929" w:author="Microsoft Office User" w:date="2024-10-25T16:49:00Z">
                  <w:rPr/>
                </w:rPrChange>
              </w:rPr>
              <w:t>39.54</w:t>
            </w:r>
          </w:p>
        </w:tc>
      </w:tr>
    </w:tbl>
    <w:p w14:paraId="4D3AA3EC" w14:textId="77777777" w:rsidR="00CC17C1" w:rsidRPr="001A7447" w:rsidRDefault="00CC17C1">
      <w:pPr>
        <w:ind w:firstLine="720"/>
        <w:jc w:val="both"/>
        <w:rPr>
          <w:rFonts w:ascii="Times New Roman" w:hAnsi="Times New Roman"/>
          <w:color w:val="000000" w:themeColor="text1"/>
          <w:sz w:val="24"/>
          <w:rPrChange w:id="1930" w:author="Microsoft Office User" w:date="2024-10-25T16:49:00Z">
            <w:rPr>
              <w:rFonts w:ascii="Times New Roman" w:hAnsi="Times New Roman"/>
              <w:sz w:val="24"/>
            </w:rPr>
          </w:rPrChange>
        </w:rPr>
      </w:pPr>
    </w:p>
    <w:p w14:paraId="5DAF7B3C" w14:textId="0AB5BBA9" w:rsidR="00CC17C1" w:rsidRPr="001A7447" w:rsidRDefault="00EA5C24">
      <w:pPr>
        <w:pStyle w:val="ListParagraph"/>
        <w:ind w:left="0" w:firstLine="851"/>
        <w:jc w:val="both"/>
        <w:rPr>
          <w:color w:val="000000" w:themeColor="text1"/>
          <w:rPrChange w:id="1931" w:author="Microsoft Office User" w:date="2024-10-25T16:49:00Z">
            <w:rPr/>
          </w:rPrChange>
        </w:rPr>
      </w:pPr>
      <w:ins w:id="1932" w:author="Microsoft Office User" w:date="2024-10-25T16:33:00Z">
        <w:r w:rsidRPr="001A7447">
          <w:rPr>
            <w:color w:val="000000" w:themeColor="text1"/>
            <w:rPrChange w:id="1933" w:author="Microsoft Office User" w:date="2024-10-25T16:49:00Z">
              <w:rPr/>
            </w:rPrChange>
          </w:rPr>
          <w:t>The result showed that the minimum score was 2</w:t>
        </w:r>
      </w:ins>
      <w:ins w:id="1934" w:author="Microsoft Office User" w:date="2024-10-25T16:34:00Z">
        <w:r w:rsidRPr="001A7447">
          <w:rPr>
            <w:color w:val="000000" w:themeColor="text1"/>
            <w:rPrChange w:id="1935" w:author="Microsoft Office User" w:date="2024-10-25T16:49:00Z">
              <w:rPr/>
            </w:rPrChange>
          </w:rPr>
          <w:t xml:space="preserve">3 and the maximum score was 69.  With 39.54 as the mean score. </w:t>
        </w:r>
      </w:ins>
      <w:ins w:id="1936" w:author="Rahma Dianti" w:date="2024-10-19T15:18:00Z">
        <w:r w:rsidR="003C03EB" w:rsidRPr="001A7447">
          <w:rPr>
            <w:color w:val="000000" w:themeColor="text1"/>
            <w:rPrChange w:id="1937" w:author="Microsoft Office User" w:date="2024-10-25T16:49:00Z">
              <w:rPr/>
            </w:rPrChange>
          </w:rPr>
          <w:t>The r</w:t>
        </w:r>
      </w:ins>
      <w:r w:rsidR="00000000" w:rsidRPr="001A7447">
        <w:rPr>
          <w:color w:val="000000" w:themeColor="text1"/>
          <w:rPrChange w:id="1938" w:author="Microsoft Office User" w:date="2024-10-25T16:49:00Z">
            <w:rPr/>
          </w:rPrChange>
        </w:rPr>
        <w:t xml:space="preserve">esearchers tried to make sense of the results of the analytical explanation test that the students took by using descriptive analysis. The results of the analytical exposition test were based on the writing </w:t>
      </w:r>
      <w:ins w:id="1939" w:author="Microsoft Office User" w:date="2024-10-25T16:31:00Z">
        <w:r w:rsidRPr="001A7447">
          <w:rPr>
            <w:color w:val="000000" w:themeColor="text1"/>
            <w:rPrChange w:id="1940" w:author="Microsoft Office User" w:date="2024-10-25T16:49:00Z">
              <w:rPr/>
            </w:rPrChange>
          </w:rPr>
          <w:t>achievement category.</w:t>
        </w:r>
      </w:ins>
      <w:r w:rsidR="00000000" w:rsidRPr="001A7447">
        <w:rPr>
          <w:color w:val="000000" w:themeColor="text1"/>
          <w:rPrChange w:id="1941" w:author="Microsoft Office User" w:date="2024-10-25T16:49:00Z">
            <w:rPr/>
          </w:rPrChange>
        </w:rPr>
        <w:t xml:space="preserve"> Table 4 showed all the calculations that were done.</w:t>
      </w:r>
    </w:p>
    <w:p w14:paraId="30179938" w14:textId="77777777" w:rsidR="00CC17C1" w:rsidRPr="001A7447" w:rsidRDefault="00CC17C1">
      <w:pPr>
        <w:pStyle w:val="ListParagraph"/>
        <w:ind w:left="0" w:firstLine="851"/>
        <w:jc w:val="both"/>
        <w:rPr>
          <w:bCs/>
          <w:i/>
          <w:iCs/>
          <w:color w:val="000000" w:themeColor="text1"/>
          <w:rPrChange w:id="1942" w:author="Microsoft Office User" w:date="2024-10-25T16:49:00Z">
            <w:rPr>
              <w:bCs/>
              <w:i/>
              <w:iCs/>
            </w:rPr>
          </w:rPrChange>
        </w:rPr>
      </w:pPr>
    </w:p>
    <w:p w14:paraId="145DCCD1" w14:textId="77777777" w:rsidR="00CC17C1" w:rsidRPr="001A7447" w:rsidRDefault="00000000">
      <w:pPr>
        <w:pStyle w:val="ListParagraph"/>
        <w:ind w:left="1440"/>
        <w:rPr>
          <w:bCs/>
          <w:color w:val="000000" w:themeColor="text1"/>
          <w:rPrChange w:id="1943" w:author="Microsoft Office User" w:date="2024-10-25T16:49:00Z">
            <w:rPr>
              <w:bCs/>
            </w:rPr>
          </w:rPrChange>
        </w:rPr>
      </w:pPr>
      <w:r w:rsidRPr="001A7447">
        <w:rPr>
          <w:bCs/>
          <w:i/>
          <w:iCs/>
          <w:color w:val="000000" w:themeColor="text1"/>
          <w:rPrChange w:id="1944" w:author="Microsoft Office User" w:date="2024-10-25T16:49:00Z">
            <w:rPr>
              <w:bCs/>
              <w:i/>
              <w:iCs/>
            </w:rPr>
          </w:rPrChange>
        </w:rPr>
        <w:t>Table 4.</w:t>
      </w:r>
      <w:r w:rsidRPr="001A7447">
        <w:rPr>
          <w:bCs/>
          <w:color w:val="000000" w:themeColor="text1"/>
          <w:rPrChange w:id="1945" w:author="Microsoft Office User" w:date="2024-10-25T16:49:00Z">
            <w:rPr>
              <w:bCs/>
            </w:rPr>
          </w:rPrChange>
        </w:rPr>
        <w:t xml:space="preserve"> Distribution of Students’ Writing Achievement</w:t>
      </w:r>
    </w:p>
    <w:tbl>
      <w:tblPr>
        <w:tblStyle w:val="PlainTable2"/>
        <w:tblW w:w="7071" w:type="dxa"/>
        <w:tblLook w:val="04A0" w:firstRow="1" w:lastRow="0" w:firstColumn="1" w:lastColumn="0" w:noHBand="0" w:noVBand="1"/>
      </w:tblPr>
      <w:tblGrid>
        <w:gridCol w:w="700"/>
        <w:gridCol w:w="2458"/>
        <w:gridCol w:w="1561"/>
        <w:gridCol w:w="2352"/>
      </w:tblGrid>
      <w:tr w:rsidR="001A7447" w:rsidRPr="001A7447" w14:paraId="0E4FA458" w14:textId="77777777" w:rsidTr="00EA5C24">
        <w:trPr>
          <w:cnfStyle w:val="100000000000" w:firstRow="1" w:lastRow="0" w:firstColumn="0" w:lastColumn="0" w:oddVBand="0" w:evenVBand="0" w:oddHBand="0"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700" w:type="dxa"/>
          </w:tcPr>
          <w:p w14:paraId="6D872EBC" w14:textId="77777777" w:rsidR="00CC17C1" w:rsidRPr="001A7447" w:rsidRDefault="00000000" w:rsidP="00745578">
            <w:pPr>
              <w:jc w:val="center"/>
              <w:rPr>
                <w:rFonts w:ascii="Times New Roman" w:hAnsi="Times New Roman"/>
                <w:b w:val="0"/>
                <w:bCs w:val="0"/>
                <w:color w:val="000000" w:themeColor="text1"/>
                <w:sz w:val="24"/>
                <w:lang w:val="en-US"/>
              </w:rPr>
            </w:pPr>
            <w:r w:rsidRPr="001A7447">
              <w:rPr>
                <w:rFonts w:ascii="Times New Roman" w:hAnsi="Times New Roman"/>
                <w:color w:val="000000" w:themeColor="text1"/>
                <w:sz w:val="24"/>
                <w:lang w:val="en-US"/>
              </w:rPr>
              <w:t>No</w:t>
            </w:r>
          </w:p>
        </w:tc>
        <w:tc>
          <w:tcPr>
            <w:tcW w:w="2458" w:type="dxa"/>
          </w:tcPr>
          <w:p w14:paraId="7618E711" w14:textId="77777777" w:rsidR="00CC17C1" w:rsidRPr="001A7447" w:rsidRDefault="00000000" w:rsidP="0074557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4"/>
                <w:lang w:val="en-US"/>
              </w:rPr>
            </w:pPr>
            <w:r w:rsidRPr="001A7447">
              <w:rPr>
                <w:rFonts w:ascii="Times New Roman" w:hAnsi="Times New Roman"/>
                <w:color w:val="000000" w:themeColor="text1"/>
                <w:sz w:val="24"/>
                <w:lang w:val="en-US"/>
              </w:rPr>
              <w:t>Number of Students</w:t>
            </w:r>
          </w:p>
        </w:tc>
        <w:tc>
          <w:tcPr>
            <w:tcW w:w="1561" w:type="dxa"/>
          </w:tcPr>
          <w:p w14:paraId="34657249" w14:textId="77777777" w:rsidR="00CC17C1" w:rsidRPr="001A7447" w:rsidRDefault="00000000" w:rsidP="0074557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4"/>
                <w:lang w:val="en-US"/>
              </w:rPr>
            </w:pPr>
            <w:r w:rsidRPr="001A7447">
              <w:rPr>
                <w:rFonts w:ascii="Times New Roman" w:hAnsi="Times New Roman"/>
                <w:color w:val="000000" w:themeColor="text1"/>
                <w:sz w:val="24"/>
                <w:lang w:val="en-US"/>
              </w:rPr>
              <w:t>Percentage</w:t>
            </w:r>
          </w:p>
        </w:tc>
        <w:tc>
          <w:tcPr>
            <w:tcW w:w="2352" w:type="dxa"/>
          </w:tcPr>
          <w:p w14:paraId="32DE1EC8" w14:textId="77777777" w:rsidR="00CC17C1" w:rsidRPr="001A7447" w:rsidRDefault="00000000" w:rsidP="0074557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4"/>
                <w:lang w:val="en-US"/>
              </w:rPr>
            </w:pPr>
            <w:r w:rsidRPr="001A7447">
              <w:rPr>
                <w:rFonts w:ascii="Times New Roman" w:hAnsi="Times New Roman"/>
                <w:color w:val="000000" w:themeColor="text1"/>
                <w:sz w:val="24"/>
                <w:lang w:val="en-US"/>
              </w:rPr>
              <w:t>Category</w:t>
            </w:r>
          </w:p>
        </w:tc>
      </w:tr>
      <w:tr w:rsidR="001A7447" w:rsidRPr="001A7447" w14:paraId="3A84B8E6" w14:textId="77777777" w:rsidTr="00EA5C24">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700" w:type="dxa"/>
          </w:tcPr>
          <w:p w14:paraId="20607499" w14:textId="77777777" w:rsidR="00CC17C1" w:rsidRPr="001A7447" w:rsidRDefault="00000000" w:rsidP="00745578">
            <w:pPr>
              <w:jc w:val="center"/>
              <w:rPr>
                <w:rFonts w:ascii="Times New Roman" w:hAnsi="Times New Roman"/>
                <w:b w:val="0"/>
                <w:bCs w:val="0"/>
                <w:color w:val="000000" w:themeColor="text1"/>
                <w:sz w:val="24"/>
                <w:lang w:val="en-US"/>
              </w:rPr>
            </w:pPr>
            <w:r w:rsidRPr="001A7447">
              <w:rPr>
                <w:rFonts w:ascii="Times New Roman" w:hAnsi="Times New Roman"/>
                <w:b w:val="0"/>
                <w:color w:val="000000" w:themeColor="text1"/>
                <w:sz w:val="24"/>
                <w:lang w:val="en-US"/>
              </w:rPr>
              <w:t>1</w:t>
            </w:r>
          </w:p>
        </w:tc>
        <w:tc>
          <w:tcPr>
            <w:tcW w:w="2458" w:type="dxa"/>
          </w:tcPr>
          <w:p w14:paraId="2F65E700" w14:textId="77777777" w:rsidR="00CC17C1" w:rsidRPr="001A7447"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0</w:t>
            </w:r>
          </w:p>
        </w:tc>
        <w:tc>
          <w:tcPr>
            <w:tcW w:w="1561" w:type="dxa"/>
          </w:tcPr>
          <w:p w14:paraId="735BC789" w14:textId="77777777" w:rsidR="00CC17C1" w:rsidRPr="001A7447"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0%</w:t>
            </w:r>
          </w:p>
        </w:tc>
        <w:tc>
          <w:tcPr>
            <w:tcW w:w="2352" w:type="dxa"/>
          </w:tcPr>
          <w:p w14:paraId="2302B920" w14:textId="77777777" w:rsidR="00CC17C1" w:rsidRPr="001A7447"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Excellent</w:t>
            </w:r>
          </w:p>
        </w:tc>
      </w:tr>
      <w:tr w:rsidR="001A7447" w:rsidRPr="001A7447" w14:paraId="1BB68317" w14:textId="77777777" w:rsidTr="00EA5C24">
        <w:trPr>
          <w:trHeight w:val="123"/>
        </w:trPr>
        <w:tc>
          <w:tcPr>
            <w:cnfStyle w:val="001000000000" w:firstRow="0" w:lastRow="0" w:firstColumn="1" w:lastColumn="0" w:oddVBand="0" w:evenVBand="0" w:oddHBand="0" w:evenHBand="0" w:firstRowFirstColumn="0" w:firstRowLastColumn="0" w:lastRowFirstColumn="0" w:lastRowLastColumn="0"/>
            <w:tcW w:w="700" w:type="dxa"/>
          </w:tcPr>
          <w:p w14:paraId="10B612D8" w14:textId="77777777" w:rsidR="00CC17C1" w:rsidRPr="001A7447" w:rsidRDefault="00000000" w:rsidP="00745578">
            <w:pPr>
              <w:jc w:val="center"/>
              <w:rPr>
                <w:rFonts w:ascii="Times New Roman" w:hAnsi="Times New Roman"/>
                <w:b w:val="0"/>
                <w:bCs w:val="0"/>
                <w:color w:val="000000" w:themeColor="text1"/>
                <w:sz w:val="24"/>
                <w:lang w:val="en-US"/>
              </w:rPr>
            </w:pPr>
            <w:r w:rsidRPr="001A7447">
              <w:rPr>
                <w:rFonts w:ascii="Times New Roman" w:hAnsi="Times New Roman"/>
                <w:b w:val="0"/>
                <w:color w:val="000000" w:themeColor="text1"/>
                <w:sz w:val="24"/>
                <w:lang w:val="en-US"/>
              </w:rPr>
              <w:t>2</w:t>
            </w:r>
          </w:p>
        </w:tc>
        <w:tc>
          <w:tcPr>
            <w:tcW w:w="2458" w:type="dxa"/>
          </w:tcPr>
          <w:p w14:paraId="33FDA04B" w14:textId="77777777" w:rsidR="00CC17C1" w:rsidRPr="001A7447"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0</w:t>
            </w:r>
          </w:p>
        </w:tc>
        <w:tc>
          <w:tcPr>
            <w:tcW w:w="1561" w:type="dxa"/>
          </w:tcPr>
          <w:p w14:paraId="23FB1D16" w14:textId="77777777" w:rsidR="00CC17C1" w:rsidRPr="001A7447"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0%</w:t>
            </w:r>
          </w:p>
        </w:tc>
        <w:tc>
          <w:tcPr>
            <w:tcW w:w="2352" w:type="dxa"/>
          </w:tcPr>
          <w:p w14:paraId="7397A58A" w14:textId="77777777" w:rsidR="00CC17C1" w:rsidRPr="001A7447"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Very Good</w:t>
            </w:r>
          </w:p>
        </w:tc>
      </w:tr>
      <w:tr w:rsidR="001A7447" w:rsidRPr="001A7447" w14:paraId="338DC6A2" w14:textId="77777777" w:rsidTr="00EA5C24">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700" w:type="dxa"/>
          </w:tcPr>
          <w:p w14:paraId="43CFC8D2" w14:textId="77777777" w:rsidR="00CC17C1" w:rsidRPr="001A7447" w:rsidRDefault="00000000" w:rsidP="00745578">
            <w:pPr>
              <w:jc w:val="center"/>
              <w:rPr>
                <w:rFonts w:ascii="Times New Roman" w:hAnsi="Times New Roman"/>
                <w:b w:val="0"/>
                <w:bCs w:val="0"/>
                <w:color w:val="000000" w:themeColor="text1"/>
                <w:sz w:val="24"/>
                <w:lang w:val="en-US"/>
              </w:rPr>
            </w:pPr>
            <w:r w:rsidRPr="001A7447">
              <w:rPr>
                <w:rFonts w:ascii="Times New Roman" w:hAnsi="Times New Roman"/>
                <w:b w:val="0"/>
                <w:color w:val="000000" w:themeColor="text1"/>
                <w:sz w:val="24"/>
                <w:lang w:val="en-US"/>
              </w:rPr>
              <w:t>3</w:t>
            </w:r>
          </w:p>
        </w:tc>
        <w:tc>
          <w:tcPr>
            <w:tcW w:w="2458" w:type="dxa"/>
          </w:tcPr>
          <w:p w14:paraId="1557F45D" w14:textId="77777777" w:rsidR="00CC17C1" w:rsidRPr="001A7447"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0</w:t>
            </w:r>
          </w:p>
        </w:tc>
        <w:tc>
          <w:tcPr>
            <w:tcW w:w="1561" w:type="dxa"/>
          </w:tcPr>
          <w:p w14:paraId="6A463F9E" w14:textId="77777777" w:rsidR="00CC17C1" w:rsidRPr="001A7447"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0%</w:t>
            </w:r>
          </w:p>
        </w:tc>
        <w:tc>
          <w:tcPr>
            <w:tcW w:w="2352" w:type="dxa"/>
          </w:tcPr>
          <w:p w14:paraId="24037434" w14:textId="77777777" w:rsidR="00CC17C1" w:rsidRPr="001A7447"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Good</w:t>
            </w:r>
          </w:p>
        </w:tc>
      </w:tr>
      <w:tr w:rsidR="001A7447" w:rsidRPr="001A7447" w14:paraId="35F2CCD2" w14:textId="77777777" w:rsidTr="00EA5C24">
        <w:trPr>
          <w:trHeight w:val="123"/>
        </w:trPr>
        <w:tc>
          <w:tcPr>
            <w:cnfStyle w:val="001000000000" w:firstRow="0" w:lastRow="0" w:firstColumn="1" w:lastColumn="0" w:oddVBand="0" w:evenVBand="0" w:oddHBand="0" w:evenHBand="0" w:firstRowFirstColumn="0" w:firstRowLastColumn="0" w:lastRowFirstColumn="0" w:lastRowLastColumn="0"/>
            <w:tcW w:w="700" w:type="dxa"/>
          </w:tcPr>
          <w:p w14:paraId="610A033A" w14:textId="77777777" w:rsidR="00CC17C1" w:rsidRPr="001A7447" w:rsidRDefault="00000000" w:rsidP="00745578">
            <w:pPr>
              <w:jc w:val="center"/>
              <w:rPr>
                <w:rFonts w:ascii="Times New Roman" w:hAnsi="Times New Roman"/>
                <w:b w:val="0"/>
                <w:bCs w:val="0"/>
                <w:color w:val="000000" w:themeColor="text1"/>
                <w:sz w:val="24"/>
                <w:lang w:val="en-US"/>
              </w:rPr>
            </w:pPr>
            <w:r w:rsidRPr="001A7447">
              <w:rPr>
                <w:rFonts w:ascii="Times New Roman" w:hAnsi="Times New Roman"/>
                <w:b w:val="0"/>
                <w:color w:val="000000" w:themeColor="text1"/>
                <w:sz w:val="24"/>
                <w:lang w:val="en-US"/>
              </w:rPr>
              <w:t>4</w:t>
            </w:r>
          </w:p>
        </w:tc>
        <w:tc>
          <w:tcPr>
            <w:tcW w:w="2458" w:type="dxa"/>
          </w:tcPr>
          <w:p w14:paraId="582AA1C2" w14:textId="77777777" w:rsidR="00CC17C1" w:rsidRPr="001A7447"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5</w:t>
            </w:r>
          </w:p>
        </w:tc>
        <w:tc>
          <w:tcPr>
            <w:tcW w:w="1561" w:type="dxa"/>
          </w:tcPr>
          <w:p w14:paraId="768C7992" w14:textId="77777777" w:rsidR="00CC17C1" w:rsidRPr="001A7447"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15%</w:t>
            </w:r>
          </w:p>
        </w:tc>
        <w:tc>
          <w:tcPr>
            <w:tcW w:w="2352" w:type="dxa"/>
          </w:tcPr>
          <w:p w14:paraId="0620DE0A" w14:textId="77777777" w:rsidR="00CC17C1" w:rsidRPr="001A7447"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Average</w:t>
            </w:r>
          </w:p>
        </w:tc>
      </w:tr>
      <w:tr w:rsidR="001A7447" w:rsidRPr="001A7447" w14:paraId="072C4A89" w14:textId="77777777" w:rsidTr="00EA5C24">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700" w:type="dxa"/>
          </w:tcPr>
          <w:p w14:paraId="056D3720" w14:textId="12CB2849" w:rsidR="00745578" w:rsidRPr="001A7447" w:rsidRDefault="00745578" w:rsidP="00745578">
            <w:pPr>
              <w:jc w:val="center"/>
              <w:rPr>
                <w:rFonts w:ascii="Times New Roman" w:hAnsi="Times New Roman"/>
                <w:color w:val="000000" w:themeColor="text1"/>
                <w:sz w:val="24"/>
                <w:lang w:val="en-US"/>
              </w:rPr>
            </w:pPr>
            <w:r w:rsidRPr="001A7447">
              <w:rPr>
                <w:rFonts w:ascii="Times New Roman" w:hAnsi="Times New Roman"/>
                <w:color w:val="000000" w:themeColor="text1"/>
                <w:sz w:val="24"/>
                <w:lang w:val="en-US"/>
              </w:rPr>
              <w:t>5</w:t>
            </w:r>
          </w:p>
        </w:tc>
        <w:tc>
          <w:tcPr>
            <w:tcW w:w="2458" w:type="dxa"/>
          </w:tcPr>
          <w:p w14:paraId="49E878C0" w14:textId="53EF88BF" w:rsidR="00745578" w:rsidRPr="001A7447"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3</w:t>
            </w:r>
          </w:p>
        </w:tc>
        <w:tc>
          <w:tcPr>
            <w:tcW w:w="1561" w:type="dxa"/>
          </w:tcPr>
          <w:p w14:paraId="766D4B71" w14:textId="6B9CF846" w:rsidR="00745578" w:rsidRPr="001A7447"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9%</w:t>
            </w:r>
          </w:p>
        </w:tc>
        <w:tc>
          <w:tcPr>
            <w:tcW w:w="2352" w:type="dxa"/>
          </w:tcPr>
          <w:p w14:paraId="59F42B41" w14:textId="180CD524" w:rsidR="00745578" w:rsidRPr="001A7447"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Fair</w:t>
            </w:r>
          </w:p>
        </w:tc>
      </w:tr>
      <w:tr w:rsidR="001A7447" w:rsidRPr="001A7447" w14:paraId="0E1D4680" w14:textId="77777777" w:rsidTr="00EA5C24">
        <w:trPr>
          <w:trHeight w:val="123"/>
        </w:trPr>
        <w:tc>
          <w:tcPr>
            <w:cnfStyle w:val="001000000000" w:firstRow="0" w:lastRow="0" w:firstColumn="1" w:lastColumn="0" w:oddVBand="0" w:evenVBand="0" w:oddHBand="0" w:evenHBand="0" w:firstRowFirstColumn="0" w:firstRowLastColumn="0" w:lastRowFirstColumn="0" w:lastRowLastColumn="0"/>
            <w:tcW w:w="700" w:type="dxa"/>
          </w:tcPr>
          <w:p w14:paraId="226DA8FD" w14:textId="132D9398" w:rsidR="00CC17C1" w:rsidRPr="001A7447" w:rsidRDefault="00745578" w:rsidP="007F5AF7">
            <w:pPr>
              <w:jc w:val="center"/>
              <w:rPr>
                <w:rFonts w:ascii="Times New Roman" w:hAnsi="Times New Roman"/>
                <w:b w:val="0"/>
                <w:bCs w:val="0"/>
                <w:color w:val="000000" w:themeColor="text1"/>
                <w:sz w:val="24"/>
                <w:lang w:val="en-US"/>
              </w:rPr>
            </w:pPr>
            <w:r w:rsidRPr="001A7447">
              <w:rPr>
                <w:rFonts w:ascii="Times New Roman" w:hAnsi="Times New Roman"/>
                <w:b w:val="0"/>
                <w:bCs w:val="0"/>
                <w:color w:val="000000" w:themeColor="text1"/>
                <w:sz w:val="24"/>
                <w:lang w:val="en-US"/>
              </w:rPr>
              <w:t>6</w:t>
            </w:r>
          </w:p>
        </w:tc>
        <w:tc>
          <w:tcPr>
            <w:tcW w:w="2458" w:type="dxa"/>
          </w:tcPr>
          <w:p w14:paraId="63F8BA10" w14:textId="0ED4F30E" w:rsidR="00CC17C1" w:rsidRPr="001A7447"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4"/>
                <w:lang w:val="en-US"/>
              </w:rPr>
            </w:pPr>
            <w:ins w:id="1946" w:author="Microsoft Office User" w:date="2024-10-25T15:26:00Z">
              <w:r w:rsidRPr="001A7447">
                <w:rPr>
                  <w:rFonts w:ascii="Times New Roman" w:hAnsi="Times New Roman"/>
                  <w:b/>
                  <w:color w:val="000000" w:themeColor="text1"/>
                  <w:sz w:val="24"/>
                  <w:lang w:val="en-US"/>
                </w:rPr>
                <w:t>6</w:t>
              </w:r>
            </w:ins>
          </w:p>
        </w:tc>
        <w:tc>
          <w:tcPr>
            <w:tcW w:w="1561" w:type="dxa"/>
          </w:tcPr>
          <w:p w14:paraId="5806F4F1" w14:textId="13C7F8D3" w:rsidR="00CC17C1" w:rsidRPr="001A7447"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4"/>
                <w:lang w:val="en-US"/>
              </w:rPr>
            </w:pPr>
            <w:ins w:id="1947" w:author="Microsoft Office User" w:date="2024-10-25T15:26:00Z">
              <w:r w:rsidRPr="001A7447">
                <w:rPr>
                  <w:rFonts w:ascii="Times New Roman" w:hAnsi="Times New Roman"/>
                  <w:b/>
                  <w:color w:val="000000" w:themeColor="text1"/>
                  <w:sz w:val="24"/>
                  <w:lang w:val="en-US"/>
                </w:rPr>
                <w:t>18%</w:t>
              </w:r>
            </w:ins>
          </w:p>
        </w:tc>
        <w:tc>
          <w:tcPr>
            <w:tcW w:w="2352" w:type="dxa"/>
          </w:tcPr>
          <w:p w14:paraId="1DEFA86E" w14:textId="6BE82BBE" w:rsidR="00CC17C1" w:rsidRPr="001A7447"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ins w:id="1948" w:author="Microsoft Office User" w:date="2024-10-25T15:26:00Z">
              <w:r w:rsidRPr="001A7447">
                <w:rPr>
                  <w:rFonts w:ascii="Times New Roman" w:hAnsi="Times New Roman"/>
                  <w:color w:val="000000" w:themeColor="text1"/>
                  <w:sz w:val="24"/>
                  <w:lang w:val="en-US"/>
                </w:rPr>
                <w:t>Poor</w:t>
              </w:r>
            </w:ins>
          </w:p>
        </w:tc>
      </w:tr>
      <w:tr w:rsidR="001A7447" w:rsidRPr="001A7447" w14:paraId="6DB29AA9" w14:textId="77777777" w:rsidTr="00EA5C24">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700" w:type="dxa"/>
          </w:tcPr>
          <w:p w14:paraId="1EE90DDC" w14:textId="412EA4DA" w:rsidR="00745578" w:rsidRPr="001A7447" w:rsidRDefault="00745578" w:rsidP="007F5AF7">
            <w:pPr>
              <w:jc w:val="center"/>
              <w:rPr>
                <w:rFonts w:ascii="Times New Roman" w:hAnsi="Times New Roman"/>
                <w:b w:val="0"/>
                <w:bCs w:val="0"/>
                <w:color w:val="000000" w:themeColor="text1"/>
                <w:sz w:val="24"/>
                <w:lang w:val="en-US"/>
              </w:rPr>
            </w:pPr>
            <w:r w:rsidRPr="001A7447">
              <w:rPr>
                <w:rFonts w:ascii="Times New Roman" w:hAnsi="Times New Roman"/>
                <w:b w:val="0"/>
                <w:bCs w:val="0"/>
                <w:color w:val="000000" w:themeColor="text1"/>
                <w:sz w:val="24"/>
                <w:lang w:val="en-US"/>
              </w:rPr>
              <w:t>7</w:t>
            </w:r>
          </w:p>
        </w:tc>
        <w:tc>
          <w:tcPr>
            <w:tcW w:w="2458" w:type="dxa"/>
          </w:tcPr>
          <w:p w14:paraId="6DC574A8" w14:textId="08C2F7F6" w:rsidR="00745578" w:rsidRPr="001A7447"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4"/>
                <w:lang w:val="en-US"/>
              </w:rPr>
            </w:pPr>
            <w:r w:rsidRPr="001A7447">
              <w:rPr>
                <w:rFonts w:ascii="Times New Roman" w:hAnsi="Times New Roman"/>
                <w:b/>
                <w:color w:val="000000" w:themeColor="text1"/>
                <w:sz w:val="24"/>
                <w:lang w:val="en-US"/>
              </w:rPr>
              <w:t>1</w:t>
            </w:r>
          </w:p>
        </w:tc>
        <w:tc>
          <w:tcPr>
            <w:tcW w:w="1561" w:type="dxa"/>
          </w:tcPr>
          <w:p w14:paraId="4B1932AA" w14:textId="1603BAD8" w:rsidR="00745578" w:rsidRPr="001A7447"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4"/>
                <w:lang w:val="en-US"/>
              </w:rPr>
            </w:pPr>
            <w:r w:rsidRPr="001A7447">
              <w:rPr>
                <w:rFonts w:ascii="Times New Roman" w:hAnsi="Times New Roman"/>
                <w:color w:val="000000" w:themeColor="text1"/>
                <w:sz w:val="24"/>
                <w:lang w:val="en-US"/>
              </w:rPr>
              <w:t>58%</w:t>
            </w:r>
          </w:p>
        </w:tc>
        <w:tc>
          <w:tcPr>
            <w:tcW w:w="2335" w:type="dxa"/>
          </w:tcPr>
          <w:p w14:paraId="20B97150" w14:textId="242B5E55" w:rsidR="00745578" w:rsidRPr="001A7447" w:rsidRDefault="00745578" w:rsidP="007F5A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en-US"/>
              </w:rPr>
            </w:pPr>
            <w:r w:rsidRPr="001A7447">
              <w:rPr>
                <w:rFonts w:ascii="Times New Roman" w:hAnsi="Times New Roman"/>
                <w:color w:val="000000" w:themeColor="text1"/>
                <w:sz w:val="24"/>
                <w:lang w:val="en-US"/>
              </w:rPr>
              <w:t>Inadequate</w:t>
            </w:r>
          </w:p>
        </w:tc>
      </w:tr>
      <w:tr w:rsidR="001A7447" w:rsidRPr="001A7447" w14:paraId="7DED0342" w14:textId="77777777" w:rsidTr="00EA5C24">
        <w:trPr>
          <w:trHeight w:val="123"/>
        </w:trPr>
        <w:tc>
          <w:tcPr>
            <w:cnfStyle w:val="001000000000" w:firstRow="0" w:lastRow="0" w:firstColumn="1" w:lastColumn="0" w:oddVBand="0" w:evenVBand="0" w:oddHBand="0" w:evenHBand="0" w:firstRowFirstColumn="0" w:firstRowLastColumn="0" w:lastRowFirstColumn="0" w:lastRowLastColumn="0"/>
            <w:tcW w:w="700" w:type="dxa"/>
          </w:tcPr>
          <w:p w14:paraId="55F7E985" w14:textId="77777777" w:rsidR="00745578" w:rsidRPr="001A7447" w:rsidRDefault="00745578" w:rsidP="007F5AF7">
            <w:pPr>
              <w:jc w:val="center"/>
              <w:rPr>
                <w:rFonts w:ascii="Times New Roman" w:hAnsi="Times New Roman"/>
                <w:b w:val="0"/>
                <w:bCs w:val="0"/>
                <w:color w:val="000000" w:themeColor="text1"/>
                <w:sz w:val="24"/>
                <w:lang w:val="en-US"/>
              </w:rPr>
            </w:pPr>
          </w:p>
        </w:tc>
        <w:tc>
          <w:tcPr>
            <w:tcW w:w="2458" w:type="dxa"/>
          </w:tcPr>
          <w:p w14:paraId="22C686B5" w14:textId="663BB1F7" w:rsidR="00745578" w:rsidRPr="001A7447"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4"/>
                <w:lang w:val="en-US"/>
              </w:rPr>
            </w:pPr>
            <w:r w:rsidRPr="001A7447">
              <w:rPr>
                <w:rFonts w:ascii="Times New Roman" w:hAnsi="Times New Roman"/>
                <w:b/>
                <w:color w:val="000000" w:themeColor="text1"/>
                <w:sz w:val="24"/>
                <w:lang w:val="en-US"/>
              </w:rPr>
              <w:t>Total: 33</w:t>
            </w:r>
          </w:p>
        </w:tc>
        <w:tc>
          <w:tcPr>
            <w:tcW w:w="1561" w:type="dxa"/>
          </w:tcPr>
          <w:p w14:paraId="352A9D1B" w14:textId="1B27434C" w:rsidR="00745578" w:rsidRPr="001A7447"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4"/>
                <w:lang w:val="en-US"/>
              </w:rPr>
            </w:pPr>
            <w:r w:rsidRPr="001A7447">
              <w:rPr>
                <w:rFonts w:ascii="Times New Roman" w:hAnsi="Times New Roman"/>
                <w:b/>
                <w:color w:val="000000" w:themeColor="text1"/>
                <w:sz w:val="24"/>
                <w:lang w:val="en-US"/>
              </w:rPr>
              <w:t>100%</w:t>
            </w:r>
          </w:p>
        </w:tc>
        <w:tc>
          <w:tcPr>
            <w:tcW w:w="2335" w:type="dxa"/>
          </w:tcPr>
          <w:p w14:paraId="3ED9D5FF" w14:textId="77777777" w:rsidR="00745578" w:rsidRPr="001A7447"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lang w:val="en-US"/>
              </w:rPr>
            </w:pPr>
          </w:p>
        </w:tc>
      </w:tr>
    </w:tbl>
    <w:p w14:paraId="14265B5E" w14:textId="77777777" w:rsidR="00CC17C1" w:rsidRPr="001A7447" w:rsidRDefault="00CC17C1">
      <w:pPr>
        <w:ind w:firstLine="720"/>
        <w:jc w:val="both"/>
        <w:rPr>
          <w:rFonts w:ascii="Times New Roman" w:hAnsi="Times New Roman"/>
          <w:color w:val="000000" w:themeColor="text1"/>
          <w:sz w:val="24"/>
          <w:rPrChange w:id="1949" w:author="Microsoft Office User" w:date="2024-10-25T16:49:00Z">
            <w:rPr>
              <w:rFonts w:ascii="Times New Roman" w:hAnsi="Times New Roman"/>
              <w:sz w:val="24"/>
            </w:rPr>
          </w:rPrChange>
        </w:rPr>
      </w:pPr>
    </w:p>
    <w:p w14:paraId="1E8BE7D6" w14:textId="74BE40D3" w:rsidR="00CC17C1" w:rsidRPr="001A7447" w:rsidRDefault="00000000">
      <w:pPr>
        <w:ind w:firstLine="720"/>
        <w:jc w:val="both"/>
        <w:rPr>
          <w:rFonts w:ascii="Times New Roman" w:hAnsi="Times New Roman"/>
          <w:color w:val="000000" w:themeColor="text1"/>
          <w:sz w:val="24"/>
          <w:rPrChange w:id="1950" w:author="Microsoft Office User" w:date="2024-10-25T16:49:00Z">
            <w:rPr>
              <w:rFonts w:ascii="Times New Roman" w:hAnsi="Times New Roman"/>
              <w:sz w:val="24"/>
            </w:rPr>
          </w:rPrChange>
        </w:rPr>
      </w:pPr>
      <w:proofErr w:type="spellStart"/>
      <w:r w:rsidRPr="001A7447">
        <w:rPr>
          <w:rFonts w:ascii="Times New Roman" w:hAnsi="Times New Roman"/>
          <w:color w:val="000000" w:themeColor="text1"/>
          <w:sz w:val="24"/>
          <w:rPrChange w:id="1951" w:author="Microsoft Office User" w:date="2024-10-25T16:49:00Z">
            <w:rPr>
              <w:rFonts w:ascii="Times New Roman" w:hAnsi="Times New Roman"/>
              <w:sz w:val="24"/>
            </w:rPr>
          </w:rPrChange>
        </w:rPr>
        <w:t>According</w:t>
      </w:r>
      <w:proofErr w:type="spellEnd"/>
      <w:r w:rsidRPr="001A7447">
        <w:rPr>
          <w:rFonts w:ascii="Times New Roman" w:hAnsi="Times New Roman"/>
          <w:color w:val="000000" w:themeColor="text1"/>
          <w:sz w:val="24"/>
          <w:rPrChange w:id="195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53" w:author="Microsoft Office User" w:date="2024-10-25T16:49:00Z">
            <w:rPr>
              <w:rFonts w:ascii="Times New Roman" w:hAnsi="Times New Roman"/>
              <w:sz w:val="24"/>
            </w:rPr>
          </w:rPrChange>
        </w:rPr>
        <w:t>to</w:t>
      </w:r>
      <w:proofErr w:type="spellEnd"/>
      <w:r w:rsidRPr="001A7447">
        <w:rPr>
          <w:rFonts w:ascii="Times New Roman" w:hAnsi="Times New Roman"/>
          <w:color w:val="000000" w:themeColor="text1"/>
          <w:sz w:val="24"/>
          <w:rPrChange w:id="195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55"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956" w:author="Microsoft Office User" w:date="2024-10-25T16:49:00Z">
            <w:rPr>
              <w:rFonts w:ascii="Times New Roman" w:hAnsi="Times New Roman"/>
              <w:sz w:val="24"/>
            </w:rPr>
          </w:rPrChange>
        </w:rPr>
        <w:t xml:space="preserve"> study </w:t>
      </w:r>
      <w:proofErr w:type="spellStart"/>
      <w:r w:rsidRPr="001A7447">
        <w:rPr>
          <w:rFonts w:ascii="Times New Roman" w:hAnsi="Times New Roman"/>
          <w:color w:val="000000" w:themeColor="text1"/>
          <w:sz w:val="24"/>
          <w:rPrChange w:id="1957" w:author="Microsoft Office User" w:date="2024-10-25T16:49:00Z">
            <w:rPr>
              <w:rFonts w:ascii="Times New Roman" w:hAnsi="Times New Roman"/>
              <w:sz w:val="24"/>
            </w:rPr>
          </w:rPrChange>
        </w:rPr>
        <w:t>on</w:t>
      </w:r>
      <w:proofErr w:type="spellEnd"/>
      <w:r w:rsidRPr="001A7447">
        <w:rPr>
          <w:rFonts w:ascii="Times New Roman" w:hAnsi="Times New Roman"/>
          <w:color w:val="000000" w:themeColor="text1"/>
          <w:sz w:val="24"/>
          <w:rPrChange w:id="195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59"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96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61" w:author="Microsoft Office User" w:date="2024-10-25T16:49:00Z">
            <w:rPr>
              <w:rFonts w:ascii="Times New Roman" w:hAnsi="Times New Roman"/>
              <w:sz w:val="24"/>
            </w:rPr>
          </w:rPrChange>
        </w:rPr>
        <w:t>writing</w:t>
      </w:r>
      <w:proofErr w:type="spellEnd"/>
      <w:r w:rsidRPr="001A7447">
        <w:rPr>
          <w:rFonts w:ascii="Times New Roman" w:hAnsi="Times New Roman"/>
          <w:color w:val="000000" w:themeColor="text1"/>
          <w:sz w:val="24"/>
          <w:rPrChange w:id="196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63" w:author="Microsoft Office User" w:date="2024-10-25T16:49:00Z">
            <w:rPr>
              <w:rFonts w:ascii="Times New Roman" w:hAnsi="Times New Roman"/>
              <w:sz w:val="24"/>
            </w:rPr>
          </w:rPrChange>
        </w:rPr>
        <w:t>achievement</w:t>
      </w:r>
      <w:proofErr w:type="spellEnd"/>
      <w:r w:rsidRPr="001A7447">
        <w:rPr>
          <w:rFonts w:ascii="Times New Roman" w:hAnsi="Times New Roman"/>
          <w:color w:val="000000" w:themeColor="text1"/>
          <w:sz w:val="24"/>
          <w:rPrChange w:id="1964" w:author="Microsoft Office User" w:date="2024-10-25T16:49:00Z">
            <w:rPr>
              <w:rFonts w:ascii="Times New Roman" w:hAnsi="Times New Roman"/>
              <w:sz w:val="24"/>
            </w:rPr>
          </w:rPrChange>
        </w:rPr>
        <w:t xml:space="preserve">, none </w:t>
      </w:r>
      <w:proofErr w:type="spellStart"/>
      <w:r w:rsidRPr="001A7447">
        <w:rPr>
          <w:rFonts w:ascii="Times New Roman" w:hAnsi="Times New Roman"/>
          <w:color w:val="000000" w:themeColor="text1"/>
          <w:sz w:val="24"/>
          <w:rPrChange w:id="1965" w:author="Microsoft Office User" w:date="2024-10-25T16:49:00Z">
            <w:rPr>
              <w:rFonts w:ascii="Times New Roman" w:hAnsi="Times New Roman"/>
              <w:sz w:val="24"/>
            </w:rPr>
          </w:rPrChange>
        </w:rPr>
        <w:t>of</w:t>
      </w:r>
      <w:proofErr w:type="spellEnd"/>
      <w:r w:rsidRPr="001A7447">
        <w:rPr>
          <w:rFonts w:ascii="Times New Roman" w:hAnsi="Times New Roman"/>
          <w:color w:val="000000" w:themeColor="text1"/>
          <w:sz w:val="24"/>
          <w:rPrChange w:id="196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67" w:author="Microsoft Office User" w:date="2024-10-25T16:49:00Z">
            <w:rPr>
              <w:rFonts w:ascii="Times New Roman" w:hAnsi="Times New Roman"/>
              <w:sz w:val="24"/>
            </w:rPr>
          </w:rPrChange>
        </w:rPr>
        <w:t>the</w:t>
      </w:r>
      <w:proofErr w:type="spellEnd"/>
      <w:r w:rsidRPr="001A7447">
        <w:rPr>
          <w:rFonts w:ascii="Times New Roman" w:hAnsi="Times New Roman"/>
          <w:color w:val="000000" w:themeColor="text1"/>
          <w:sz w:val="24"/>
          <w:rPrChange w:id="196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69" w:author="Microsoft Office User" w:date="2024-10-25T16:49:00Z">
            <w:rPr>
              <w:rFonts w:ascii="Times New Roman" w:hAnsi="Times New Roman"/>
              <w:sz w:val="24"/>
            </w:rPr>
          </w:rPrChange>
        </w:rPr>
        <w:t>students</w:t>
      </w:r>
      <w:proofErr w:type="spellEnd"/>
      <w:r w:rsidRPr="001A7447">
        <w:rPr>
          <w:rFonts w:ascii="Times New Roman" w:hAnsi="Times New Roman"/>
          <w:color w:val="000000" w:themeColor="text1"/>
          <w:sz w:val="24"/>
          <w:rPrChange w:id="1970" w:author="Microsoft Office User" w:date="2024-10-25T16:49:00Z">
            <w:rPr>
              <w:rFonts w:ascii="Times New Roman" w:hAnsi="Times New Roman"/>
              <w:sz w:val="24"/>
            </w:rPr>
          </w:rPrChange>
        </w:rPr>
        <w:t xml:space="preserve"> (0%) </w:t>
      </w:r>
      <w:proofErr w:type="spellStart"/>
      <w:r w:rsidRPr="001A7447">
        <w:rPr>
          <w:rFonts w:ascii="Times New Roman" w:hAnsi="Times New Roman"/>
          <w:color w:val="000000" w:themeColor="text1"/>
          <w:sz w:val="24"/>
          <w:rPrChange w:id="1971" w:author="Microsoft Office User" w:date="2024-10-25T16:49:00Z">
            <w:rPr>
              <w:rFonts w:ascii="Times New Roman" w:hAnsi="Times New Roman"/>
              <w:sz w:val="24"/>
            </w:rPr>
          </w:rPrChange>
        </w:rPr>
        <w:t>achieved</w:t>
      </w:r>
      <w:proofErr w:type="spellEnd"/>
      <w:r w:rsidRPr="001A7447">
        <w:rPr>
          <w:rFonts w:ascii="Times New Roman" w:hAnsi="Times New Roman"/>
          <w:color w:val="000000" w:themeColor="text1"/>
          <w:sz w:val="24"/>
          <w:rPrChange w:id="197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73" w:author="Microsoft Office User" w:date="2024-10-25T16:49:00Z">
            <w:rPr>
              <w:rFonts w:ascii="Times New Roman" w:hAnsi="Times New Roman"/>
              <w:sz w:val="24"/>
            </w:rPr>
          </w:rPrChange>
        </w:rPr>
        <w:t>an</w:t>
      </w:r>
      <w:proofErr w:type="spellEnd"/>
      <w:r w:rsidRPr="001A7447">
        <w:rPr>
          <w:rFonts w:ascii="Times New Roman" w:hAnsi="Times New Roman"/>
          <w:color w:val="000000" w:themeColor="text1"/>
          <w:sz w:val="24"/>
          <w:rPrChange w:id="1974"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75" w:author="Microsoft Office User" w:date="2024-10-25T16:49:00Z">
            <w:rPr>
              <w:rFonts w:ascii="Times New Roman" w:hAnsi="Times New Roman"/>
              <w:sz w:val="24"/>
            </w:rPr>
          </w:rPrChange>
        </w:rPr>
        <w:t>excellent</w:t>
      </w:r>
      <w:proofErr w:type="spellEnd"/>
      <w:r w:rsidRPr="001A7447">
        <w:rPr>
          <w:rFonts w:ascii="Times New Roman" w:hAnsi="Times New Roman"/>
          <w:color w:val="000000" w:themeColor="text1"/>
          <w:sz w:val="24"/>
          <w:rPrChange w:id="1976"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77" w:author="Microsoft Office User" w:date="2024-10-25T16:49:00Z">
            <w:rPr>
              <w:rFonts w:ascii="Times New Roman" w:hAnsi="Times New Roman"/>
              <w:sz w:val="24"/>
            </w:rPr>
          </w:rPrChange>
        </w:rPr>
        <w:t>very</w:t>
      </w:r>
      <w:proofErr w:type="spellEnd"/>
      <w:r w:rsidRPr="001A7447">
        <w:rPr>
          <w:rFonts w:ascii="Times New Roman" w:hAnsi="Times New Roman"/>
          <w:color w:val="000000" w:themeColor="text1"/>
          <w:sz w:val="24"/>
          <w:rPrChange w:id="1978"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79" w:author="Microsoft Office User" w:date="2024-10-25T16:49:00Z">
            <w:rPr>
              <w:rFonts w:ascii="Times New Roman" w:hAnsi="Times New Roman"/>
              <w:sz w:val="24"/>
            </w:rPr>
          </w:rPrChange>
        </w:rPr>
        <w:t>good</w:t>
      </w:r>
      <w:proofErr w:type="spellEnd"/>
      <w:r w:rsidRPr="001A7447">
        <w:rPr>
          <w:rFonts w:ascii="Times New Roman" w:hAnsi="Times New Roman"/>
          <w:color w:val="000000" w:themeColor="text1"/>
          <w:sz w:val="24"/>
          <w:rPrChange w:id="198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81" w:author="Microsoft Office User" w:date="2024-10-25T16:49:00Z">
            <w:rPr>
              <w:rFonts w:ascii="Times New Roman" w:hAnsi="Times New Roman"/>
              <w:sz w:val="24"/>
            </w:rPr>
          </w:rPrChange>
        </w:rPr>
        <w:t>or</w:t>
      </w:r>
      <w:proofErr w:type="spellEnd"/>
      <w:r w:rsidRPr="001A7447">
        <w:rPr>
          <w:rFonts w:ascii="Times New Roman" w:hAnsi="Times New Roman"/>
          <w:color w:val="000000" w:themeColor="text1"/>
          <w:sz w:val="24"/>
          <w:rPrChange w:id="198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83" w:author="Microsoft Office User" w:date="2024-10-25T16:49:00Z">
            <w:rPr>
              <w:rFonts w:ascii="Times New Roman" w:hAnsi="Times New Roman"/>
              <w:sz w:val="24"/>
            </w:rPr>
          </w:rPrChange>
        </w:rPr>
        <w:t>good</w:t>
      </w:r>
      <w:proofErr w:type="spellEnd"/>
      <w:r w:rsidRPr="001A7447">
        <w:rPr>
          <w:rFonts w:ascii="Times New Roman" w:hAnsi="Times New Roman"/>
          <w:color w:val="000000" w:themeColor="text1"/>
          <w:sz w:val="24"/>
          <w:rPrChange w:id="1984" w:author="Microsoft Office User" w:date="2024-10-25T16:49:00Z">
            <w:rPr>
              <w:rFonts w:ascii="Times New Roman" w:hAnsi="Times New Roman"/>
              <w:sz w:val="24"/>
            </w:rPr>
          </w:rPrChange>
        </w:rPr>
        <w:t xml:space="preserve"> level, 5</w:t>
      </w:r>
      <w:ins w:id="1985" w:author="Rahma Dianti" w:date="2024-10-19T15:20:00Z">
        <w:r w:rsidR="003C03EB" w:rsidRPr="001A7447">
          <w:rPr>
            <w:rFonts w:ascii="Times New Roman" w:hAnsi="Times New Roman"/>
            <w:color w:val="000000" w:themeColor="text1"/>
            <w:sz w:val="24"/>
            <w:rPrChange w:id="1986" w:author="Microsoft Office User" w:date="2024-10-25T16:49:00Z">
              <w:rPr>
                <w:rFonts w:ascii="Times New Roman" w:hAnsi="Times New Roman"/>
                <w:sz w:val="24"/>
              </w:rPr>
            </w:rPrChange>
          </w:rPr>
          <w:t xml:space="preserve"> </w:t>
        </w:r>
        <w:proofErr w:type="spellStart"/>
        <w:r w:rsidR="003C03EB" w:rsidRPr="001A7447">
          <w:rPr>
            <w:rFonts w:ascii="Times New Roman" w:hAnsi="Times New Roman"/>
            <w:color w:val="000000" w:themeColor="text1"/>
            <w:sz w:val="24"/>
            <w:rPrChange w:id="1987" w:author="Microsoft Office User" w:date="2024-10-25T16:49:00Z">
              <w:rPr>
                <w:rFonts w:ascii="Times New Roman" w:hAnsi="Times New Roman"/>
                <w:sz w:val="24"/>
              </w:rPr>
            </w:rPrChange>
          </w:rPr>
          <w:t>students</w:t>
        </w:r>
      </w:ins>
      <w:proofErr w:type="spellEnd"/>
      <w:r w:rsidRPr="001A7447">
        <w:rPr>
          <w:rFonts w:ascii="Times New Roman" w:hAnsi="Times New Roman"/>
          <w:color w:val="000000" w:themeColor="text1"/>
          <w:sz w:val="24"/>
          <w:rPrChange w:id="1988" w:author="Microsoft Office User" w:date="2024-10-25T16:49:00Z">
            <w:rPr>
              <w:rFonts w:ascii="Times New Roman" w:hAnsi="Times New Roman"/>
              <w:sz w:val="24"/>
            </w:rPr>
          </w:rPrChange>
        </w:rPr>
        <w:t xml:space="preserve"> (15%) </w:t>
      </w:r>
      <w:proofErr w:type="spellStart"/>
      <w:r w:rsidRPr="001A7447">
        <w:rPr>
          <w:rFonts w:ascii="Times New Roman" w:hAnsi="Times New Roman"/>
          <w:color w:val="000000" w:themeColor="text1"/>
          <w:sz w:val="24"/>
          <w:rPrChange w:id="1989" w:author="Microsoft Office User" w:date="2024-10-25T16:49:00Z">
            <w:rPr>
              <w:rFonts w:ascii="Times New Roman" w:hAnsi="Times New Roman"/>
              <w:sz w:val="24"/>
            </w:rPr>
          </w:rPrChange>
        </w:rPr>
        <w:t>achieved</w:t>
      </w:r>
      <w:proofErr w:type="spellEnd"/>
      <w:r w:rsidRPr="001A7447">
        <w:rPr>
          <w:rFonts w:ascii="Times New Roman" w:hAnsi="Times New Roman"/>
          <w:color w:val="000000" w:themeColor="text1"/>
          <w:sz w:val="24"/>
          <w:rPrChange w:id="1990"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91" w:author="Microsoft Office User" w:date="2024-10-25T16:49:00Z">
            <w:rPr>
              <w:rFonts w:ascii="Times New Roman" w:hAnsi="Times New Roman"/>
              <w:sz w:val="24"/>
            </w:rPr>
          </w:rPrChange>
        </w:rPr>
        <w:t>an</w:t>
      </w:r>
      <w:proofErr w:type="spellEnd"/>
      <w:r w:rsidRPr="001A7447">
        <w:rPr>
          <w:rFonts w:ascii="Times New Roman" w:hAnsi="Times New Roman"/>
          <w:color w:val="000000" w:themeColor="text1"/>
          <w:sz w:val="24"/>
          <w:rPrChange w:id="1992"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1993" w:author="Microsoft Office User" w:date="2024-10-25T16:49:00Z">
            <w:rPr>
              <w:rFonts w:ascii="Times New Roman" w:hAnsi="Times New Roman"/>
              <w:sz w:val="24"/>
            </w:rPr>
          </w:rPrChange>
        </w:rPr>
        <w:t>average</w:t>
      </w:r>
      <w:proofErr w:type="spellEnd"/>
      <w:r w:rsidRPr="001A7447">
        <w:rPr>
          <w:rFonts w:ascii="Times New Roman" w:hAnsi="Times New Roman"/>
          <w:color w:val="000000" w:themeColor="text1"/>
          <w:sz w:val="24"/>
          <w:rPrChange w:id="1994" w:author="Microsoft Office User" w:date="2024-10-25T16:49:00Z">
            <w:rPr>
              <w:rFonts w:ascii="Times New Roman" w:hAnsi="Times New Roman"/>
              <w:sz w:val="24"/>
            </w:rPr>
          </w:rPrChange>
        </w:rPr>
        <w:t xml:space="preserve"> level, 3</w:t>
      </w:r>
      <w:ins w:id="1995" w:author="Rahma Dianti" w:date="2024-10-19T15:20:00Z">
        <w:r w:rsidR="003C03EB" w:rsidRPr="001A7447">
          <w:rPr>
            <w:rFonts w:ascii="Times New Roman" w:hAnsi="Times New Roman"/>
            <w:color w:val="000000" w:themeColor="text1"/>
            <w:sz w:val="24"/>
            <w:rPrChange w:id="1996" w:author="Microsoft Office User" w:date="2024-10-25T16:49:00Z">
              <w:rPr>
                <w:rFonts w:ascii="Times New Roman" w:hAnsi="Times New Roman"/>
                <w:sz w:val="24"/>
              </w:rPr>
            </w:rPrChange>
          </w:rPr>
          <w:t>...</w:t>
        </w:r>
      </w:ins>
      <w:r w:rsidRPr="001A7447">
        <w:rPr>
          <w:rFonts w:ascii="Times New Roman" w:hAnsi="Times New Roman"/>
          <w:color w:val="000000" w:themeColor="text1"/>
          <w:sz w:val="24"/>
          <w:rPrChange w:id="1997" w:author="Microsoft Office User" w:date="2024-10-25T16:49:00Z">
            <w:rPr>
              <w:rFonts w:ascii="Times New Roman" w:hAnsi="Times New Roman"/>
              <w:sz w:val="24"/>
            </w:rPr>
          </w:rPrChange>
        </w:rPr>
        <w:t xml:space="preserve"> (9%) </w:t>
      </w:r>
      <w:proofErr w:type="spellStart"/>
      <w:r w:rsidRPr="001A7447">
        <w:rPr>
          <w:rFonts w:ascii="Times New Roman" w:hAnsi="Times New Roman"/>
          <w:color w:val="000000" w:themeColor="text1"/>
          <w:sz w:val="24"/>
          <w:rPrChange w:id="1998" w:author="Microsoft Office User" w:date="2024-10-25T16:49:00Z">
            <w:rPr>
              <w:rFonts w:ascii="Times New Roman" w:hAnsi="Times New Roman"/>
              <w:sz w:val="24"/>
            </w:rPr>
          </w:rPrChange>
        </w:rPr>
        <w:t>achieved</w:t>
      </w:r>
      <w:proofErr w:type="spellEnd"/>
      <w:r w:rsidRPr="001A7447">
        <w:rPr>
          <w:rFonts w:ascii="Times New Roman" w:hAnsi="Times New Roman"/>
          <w:color w:val="000000" w:themeColor="text1"/>
          <w:sz w:val="24"/>
          <w:rPrChange w:id="1999"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2000" w:author="Microsoft Office User" w:date="2024-10-25T16:49:00Z">
            <w:rPr>
              <w:rFonts w:ascii="Times New Roman" w:hAnsi="Times New Roman"/>
              <w:sz w:val="24"/>
            </w:rPr>
          </w:rPrChange>
        </w:rPr>
        <w:t>fair</w:t>
      </w:r>
      <w:proofErr w:type="spellEnd"/>
      <w:r w:rsidRPr="001A7447">
        <w:rPr>
          <w:rFonts w:ascii="Times New Roman" w:hAnsi="Times New Roman"/>
          <w:color w:val="000000" w:themeColor="text1"/>
          <w:sz w:val="24"/>
          <w:rPrChange w:id="2001" w:author="Microsoft Office User" w:date="2024-10-25T16:49:00Z">
            <w:rPr>
              <w:rFonts w:ascii="Times New Roman" w:hAnsi="Times New Roman"/>
              <w:sz w:val="24"/>
            </w:rPr>
          </w:rPrChange>
        </w:rPr>
        <w:t xml:space="preserve"> level, 6</w:t>
      </w:r>
      <w:ins w:id="2002" w:author="Rahma Dianti" w:date="2024-10-19T15:20:00Z">
        <w:r w:rsidR="003C03EB" w:rsidRPr="001A7447">
          <w:rPr>
            <w:rFonts w:ascii="Times New Roman" w:hAnsi="Times New Roman"/>
            <w:color w:val="000000" w:themeColor="text1"/>
            <w:sz w:val="24"/>
            <w:rPrChange w:id="2003" w:author="Microsoft Office User" w:date="2024-10-25T16:49:00Z">
              <w:rPr>
                <w:rFonts w:ascii="Times New Roman" w:hAnsi="Times New Roman"/>
                <w:sz w:val="24"/>
              </w:rPr>
            </w:rPrChange>
          </w:rPr>
          <w:t>...</w:t>
        </w:r>
      </w:ins>
      <w:r w:rsidRPr="001A7447">
        <w:rPr>
          <w:rFonts w:ascii="Times New Roman" w:hAnsi="Times New Roman"/>
          <w:color w:val="000000" w:themeColor="text1"/>
          <w:sz w:val="24"/>
          <w:rPrChange w:id="2004" w:author="Microsoft Office User" w:date="2024-10-25T16:49:00Z">
            <w:rPr>
              <w:rFonts w:ascii="Times New Roman" w:hAnsi="Times New Roman"/>
              <w:sz w:val="24"/>
            </w:rPr>
          </w:rPrChange>
        </w:rPr>
        <w:t xml:space="preserve"> (18%) </w:t>
      </w:r>
      <w:proofErr w:type="spellStart"/>
      <w:r w:rsidRPr="001A7447">
        <w:rPr>
          <w:rFonts w:ascii="Times New Roman" w:hAnsi="Times New Roman"/>
          <w:color w:val="000000" w:themeColor="text1"/>
          <w:sz w:val="24"/>
          <w:rPrChange w:id="2005" w:author="Microsoft Office User" w:date="2024-10-25T16:49:00Z">
            <w:rPr>
              <w:rFonts w:ascii="Times New Roman" w:hAnsi="Times New Roman"/>
              <w:sz w:val="24"/>
            </w:rPr>
          </w:rPrChange>
        </w:rPr>
        <w:t>achieved</w:t>
      </w:r>
      <w:proofErr w:type="spellEnd"/>
      <w:r w:rsidRPr="001A7447">
        <w:rPr>
          <w:rFonts w:ascii="Times New Roman" w:hAnsi="Times New Roman"/>
          <w:color w:val="000000" w:themeColor="text1"/>
          <w:sz w:val="24"/>
          <w:rPrChange w:id="2006" w:author="Microsoft Office User" w:date="2024-10-25T16:49:00Z">
            <w:rPr>
              <w:rFonts w:ascii="Times New Roman" w:hAnsi="Times New Roman"/>
              <w:sz w:val="24"/>
            </w:rPr>
          </w:rPrChange>
        </w:rPr>
        <w:t xml:space="preserve"> a </w:t>
      </w:r>
      <w:proofErr w:type="spellStart"/>
      <w:r w:rsidRPr="001A7447">
        <w:rPr>
          <w:rFonts w:ascii="Times New Roman" w:hAnsi="Times New Roman"/>
          <w:color w:val="000000" w:themeColor="text1"/>
          <w:sz w:val="24"/>
          <w:rPrChange w:id="2007" w:author="Microsoft Office User" w:date="2024-10-25T16:49:00Z">
            <w:rPr>
              <w:rFonts w:ascii="Times New Roman" w:hAnsi="Times New Roman"/>
              <w:sz w:val="24"/>
            </w:rPr>
          </w:rPrChange>
        </w:rPr>
        <w:t>poor</w:t>
      </w:r>
      <w:proofErr w:type="spellEnd"/>
      <w:r w:rsidRPr="001A7447">
        <w:rPr>
          <w:rFonts w:ascii="Times New Roman" w:hAnsi="Times New Roman"/>
          <w:color w:val="000000" w:themeColor="text1"/>
          <w:sz w:val="24"/>
          <w:rPrChange w:id="2008" w:author="Microsoft Office User" w:date="2024-10-25T16:49:00Z">
            <w:rPr>
              <w:rFonts w:ascii="Times New Roman" w:hAnsi="Times New Roman"/>
              <w:sz w:val="24"/>
            </w:rPr>
          </w:rPrChange>
        </w:rPr>
        <w:t xml:space="preserve"> level, </w:t>
      </w:r>
      <w:proofErr w:type="spellStart"/>
      <w:r w:rsidRPr="001A7447">
        <w:rPr>
          <w:rFonts w:ascii="Times New Roman" w:hAnsi="Times New Roman"/>
          <w:color w:val="000000" w:themeColor="text1"/>
          <w:sz w:val="24"/>
          <w:rPrChange w:id="2009" w:author="Microsoft Office User" w:date="2024-10-25T16:49:00Z">
            <w:rPr>
              <w:rFonts w:ascii="Times New Roman" w:hAnsi="Times New Roman"/>
              <w:sz w:val="24"/>
            </w:rPr>
          </w:rPrChange>
        </w:rPr>
        <w:t>and</w:t>
      </w:r>
      <w:proofErr w:type="spellEnd"/>
      <w:r w:rsidRPr="001A7447">
        <w:rPr>
          <w:rFonts w:ascii="Times New Roman" w:hAnsi="Times New Roman"/>
          <w:color w:val="000000" w:themeColor="text1"/>
          <w:sz w:val="24"/>
          <w:rPrChange w:id="2010" w:author="Microsoft Office User" w:date="2024-10-25T16:49:00Z">
            <w:rPr>
              <w:rFonts w:ascii="Times New Roman" w:hAnsi="Times New Roman"/>
              <w:sz w:val="24"/>
            </w:rPr>
          </w:rPrChange>
        </w:rPr>
        <w:t xml:space="preserve"> 19</w:t>
      </w:r>
      <w:ins w:id="2011" w:author="Rahma Dianti" w:date="2024-10-19T15:20:00Z">
        <w:r w:rsidR="003C03EB" w:rsidRPr="001A7447">
          <w:rPr>
            <w:rFonts w:ascii="Times New Roman" w:hAnsi="Times New Roman"/>
            <w:color w:val="000000" w:themeColor="text1"/>
            <w:sz w:val="24"/>
            <w:rPrChange w:id="2012" w:author="Microsoft Office User" w:date="2024-10-25T16:49:00Z">
              <w:rPr>
                <w:rFonts w:ascii="Times New Roman" w:hAnsi="Times New Roman"/>
                <w:sz w:val="24"/>
              </w:rPr>
            </w:rPrChange>
          </w:rPr>
          <w:t>...</w:t>
        </w:r>
      </w:ins>
      <w:r w:rsidRPr="001A7447">
        <w:rPr>
          <w:rFonts w:ascii="Times New Roman" w:hAnsi="Times New Roman"/>
          <w:color w:val="000000" w:themeColor="text1"/>
          <w:sz w:val="24"/>
          <w:rPrChange w:id="2013" w:author="Microsoft Office User" w:date="2024-10-25T16:49:00Z">
            <w:rPr>
              <w:rFonts w:ascii="Times New Roman" w:hAnsi="Times New Roman"/>
              <w:sz w:val="24"/>
            </w:rPr>
          </w:rPrChange>
        </w:rPr>
        <w:t xml:space="preserve">(58%) </w:t>
      </w:r>
      <w:proofErr w:type="spellStart"/>
      <w:r w:rsidRPr="001A7447">
        <w:rPr>
          <w:rFonts w:ascii="Times New Roman" w:hAnsi="Times New Roman"/>
          <w:color w:val="000000" w:themeColor="text1"/>
          <w:sz w:val="24"/>
          <w:rPrChange w:id="2014" w:author="Microsoft Office User" w:date="2024-10-25T16:49:00Z">
            <w:rPr>
              <w:rFonts w:ascii="Times New Roman" w:hAnsi="Times New Roman"/>
              <w:sz w:val="24"/>
            </w:rPr>
          </w:rPrChange>
        </w:rPr>
        <w:t>achieved</w:t>
      </w:r>
      <w:proofErr w:type="spellEnd"/>
      <w:r w:rsidRPr="001A7447">
        <w:rPr>
          <w:rFonts w:ascii="Times New Roman" w:hAnsi="Times New Roman"/>
          <w:color w:val="000000" w:themeColor="text1"/>
          <w:sz w:val="24"/>
          <w:rPrChange w:id="2015"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2016" w:author="Microsoft Office User" w:date="2024-10-25T16:49:00Z">
            <w:rPr>
              <w:rFonts w:ascii="Times New Roman" w:hAnsi="Times New Roman"/>
              <w:sz w:val="24"/>
            </w:rPr>
          </w:rPrChange>
        </w:rPr>
        <w:t>an</w:t>
      </w:r>
      <w:proofErr w:type="spellEnd"/>
      <w:r w:rsidRPr="001A7447">
        <w:rPr>
          <w:rFonts w:ascii="Times New Roman" w:hAnsi="Times New Roman"/>
          <w:color w:val="000000" w:themeColor="text1"/>
          <w:sz w:val="24"/>
          <w:rPrChange w:id="2017" w:author="Microsoft Office User" w:date="2024-10-25T16:49:00Z">
            <w:rPr>
              <w:rFonts w:ascii="Times New Roman" w:hAnsi="Times New Roman"/>
              <w:sz w:val="24"/>
            </w:rPr>
          </w:rPrChange>
        </w:rPr>
        <w:t xml:space="preserve"> </w:t>
      </w:r>
      <w:proofErr w:type="spellStart"/>
      <w:r w:rsidRPr="001A7447">
        <w:rPr>
          <w:rFonts w:ascii="Times New Roman" w:hAnsi="Times New Roman"/>
          <w:color w:val="000000" w:themeColor="text1"/>
          <w:sz w:val="24"/>
          <w:rPrChange w:id="2018" w:author="Microsoft Office User" w:date="2024-10-25T16:49:00Z">
            <w:rPr>
              <w:rFonts w:ascii="Times New Roman" w:hAnsi="Times New Roman"/>
              <w:sz w:val="24"/>
            </w:rPr>
          </w:rPrChange>
        </w:rPr>
        <w:t>inadequate</w:t>
      </w:r>
      <w:proofErr w:type="spellEnd"/>
      <w:r w:rsidRPr="001A7447">
        <w:rPr>
          <w:rFonts w:ascii="Times New Roman" w:hAnsi="Times New Roman"/>
          <w:color w:val="000000" w:themeColor="text1"/>
          <w:sz w:val="24"/>
          <w:rPrChange w:id="2019" w:author="Microsoft Office User" w:date="2024-10-25T16:49:00Z">
            <w:rPr>
              <w:rFonts w:ascii="Times New Roman" w:hAnsi="Times New Roman"/>
              <w:sz w:val="24"/>
            </w:rPr>
          </w:rPrChange>
        </w:rPr>
        <w:t xml:space="preserve"> level. </w:t>
      </w:r>
    </w:p>
    <w:p w14:paraId="7849C98A" w14:textId="77777777" w:rsidR="00CC17C1" w:rsidRPr="001A7447" w:rsidRDefault="00CC17C1">
      <w:pPr>
        <w:ind w:firstLine="720"/>
        <w:jc w:val="both"/>
        <w:rPr>
          <w:rFonts w:ascii="Times New Roman" w:hAnsi="Times New Roman"/>
          <w:color w:val="000000" w:themeColor="text1"/>
          <w:sz w:val="24"/>
          <w:rPrChange w:id="2020" w:author="Microsoft Office User" w:date="2024-10-25T16:49:00Z">
            <w:rPr>
              <w:rFonts w:ascii="Times New Roman" w:hAnsi="Times New Roman"/>
              <w:sz w:val="24"/>
            </w:rPr>
          </w:rPrChange>
        </w:rPr>
      </w:pPr>
    </w:p>
    <w:p w14:paraId="41C5BA4E" w14:textId="77777777" w:rsidR="00CC17C1" w:rsidRPr="001A7447" w:rsidRDefault="00CC17C1">
      <w:pPr>
        <w:ind w:firstLine="720"/>
        <w:jc w:val="both"/>
        <w:rPr>
          <w:rFonts w:ascii="Times New Roman" w:hAnsi="Times New Roman"/>
          <w:color w:val="000000" w:themeColor="text1"/>
          <w:sz w:val="24"/>
          <w:rPrChange w:id="2021" w:author="Microsoft Office User" w:date="2024-10-25T16:49:00Z">
            <w:rPr>
              <w:rFonts w:ascii="Times New Roman" w:hAnsi="Times New Roman"/>
              <w:sz w:val="24"/>
            </w:rPr>
          </w:rPrChange>
        </w:rPr>
      </w:pPr>
    </w:p>
    <w:p w14:paraId="59890FE3" w14:textId="77777777" w:rsidR="00CC17C1" w:rsidRPr="001A7447" w:rsidRDefault="00000000">
      <w:pPr>
        <w:jc w:val="both"/>
        <w:rPr>
          <w:rFonts w:ascii="Times New Roman" w:hAnsi="Times New Roman"/>
          <w:b/>
          <w:color w:val="000000" w:themeColor="text1"/>
          <w:sz w:val="24"/>
          <w:rPrChange w:id="2022" w:author="Microsoft Office User" w:date="2024-10-25T16:49:00Z">
            <w:rPr>
              <w:rFonts w:ascii="Times New Roman" w:hAnsi="Times New Roman"/>
              <w:b/>
              <w:color w:val="92D050"/>
              <w:sz w:val="24"/>
            </w:rPr>
          </w:rPrChange>
        </w:rPr>
      </w:pPr>
      <w:r w:rsidRPr="001A7447">
        <w:rPr>
          <w:rFonts w:ascii="Times New Roman" w:hAnsi="Times New Roman"/>
          <w:b/>
          <w:color w:val="000000" w:themeColor="text1"/>
          <w:sz w:val="24"/>
          <w:rPrChange w:id="2023" w:author="Microsoft Office User" w:date="2024-10-25T16:49:00Z">
            <w:rPr>
              <w:rFonts w:ascii="Times New Roman" w:hAnsi="Times New Roman"/>
              <w:b/>
              <w:sz w:val="24"/>
            </w:rPr>
          </w:rPrChange>
        </w:rPr>
        <w:t xml:space="preserve">The </w:t>
      </w:r>
      <w:proofErr w:type="spellStart"/>
      <w:r w:rsidRPr="001A7447">
        <w:rPr>
          <w:rFonts w:ascii="Times New Roman" w:hAnsi="Times New Roman"/>
          <w:b/>
          <w:color w:val="000000" w:themeColor="text1"/>
          <w:sz w:val="24"/>
          <w:rPrChange w:id="2024" w:author="Microsoft Office User" w:date="2024-10-25T16:49:00Z">
            <w:rPr>
              <w:rFonts w:ascii="Times New Roman" w:hAnsi="Times New Roman"/>
              <w:b/>
              <w:sz w:val="24"/>
            </w:rPr>
          </w:rPrChange>
        </w:rPr>
        <w:t>Correlation</w:t>
      </w:r>
      <w:proofErr w:type="spellEnd"/>
      <w:r w:rsidRPr="001A7447">
        <w:rPr>
          <w:rFonts w:ascii="Times New Roman" w:hAnsi="Times New Roman"/>
          <w:b/>
          <w:color w:val="000000" w:themeColor="text1"/>
          <w:sz w:val="24"/>
          <w:rPrChange w:id="2025"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26" w:author="Microsoft Office User" w:date="2024-10-25T16:49:00Z">
            <w:rPr>
              <w:rFonts w:ascii="Times New Roman" w:hAnsi="Times New Roman"/>
              <w:b/>
              <w:sz w:val="24"/>
            </w:rPr>
          </w:rPrChange>
        </w:rPr>
        <w:t>between</w:t>
      </w:r>
      <w:proofErr w:type="spellEnd"/>
      <w:r w:rsidRPr="001A7447">
        <w:rPr>
          <w:rFonts w:ascii="Times New Roman" w:hAnsi="Times New Roman"/>
          <w:b/>
          <w:color w:val="000000" w:themeColor="text1"/>
          <w:sz w:val="24"/>
          <w:rPrChange w:id="2027"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28" w:author="Microsoft Office User" w:date="2024-10-25T16:49:00Z">
            <w:rPr>
              <w:rFonts w:ascii="Times New Roman" w:hAnsi="Times New Roman"/>
              <w:b/>
              <w:sz w:val="24"/>
            </w:rPr>
          </w:rPrChange>
        </w:rPr>
        <w:t>Students</w:t>
      </w:r>
      <w:proofErr w:type="spellEnd"/>
      <w:r w:rsidRPr="001A7447">
        <w:rPr>
          <w:rFonts w:ascii="Times New Roman" w:hAnsi="Times New Roman"/>
          <w:b/>
          <w:color w:val="000000" w:themeColor="text1"/>
          <w:sz w:val="24"/>
          <w:rPrChange w:id="2029"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30" w:author="Microsoft Office User" w:date="2024-10-25T16:49:00Z">
            <w:rPr>
              <w:rFonts w:ascii="Times New Roman" w:hAnsi="Times New Roman"/>
              <w:b/>
              <w:sz w:val="24"/>
            </w:rPr>
          </w:rPrChange>
        </w:rPr>
        <w:t>Writing</w:t>
      </w:r>
      <w:proofErr w:type="spellEnd"/>
      <w:r w:rsidRPr="001A7447">
        <w:rPr>
          <w:rFonts w:ascii="Times New Roman" w:hAnsi="Times New Roman"/>
          <w:b/>
          <w:color w:val="000000" w:themeColor="text1"/>
          <w:sz w:val="24"/>
          <w:rPrChange w:id="2031"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32" w:author="Microsoft Office User" w:date="2024-10-25T16:49:00Z">
            <w:rPr>
              <w:rFonts w:ascii="Times New Roman" w:hAnsi="Times New Roman"/>
              <w:b/>
              <w:sz w:val="24"/>
            </w:rPr>
          </w:rPrChange>
        </w:rPr>
        <w:t>Anxiety</w:t>
      </w:r>
      <w:proofErr w:type="spellEnd"/>
      <w:r w:rsidRPr="001A7447">
        <w:rPr>
          <w:rFonts w:ascii="Times New Roman" w:hAnsi="Times New Roman"/>
          <w:b/>
          <w:color w:val="000000" w:themeColor="text1"/>
          <w:sz w:val="24"/>
          <w:rPrChange w:id="2033"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34" w:author="Microsoft Office User" w:date="2024-10-25T16:49:00Z">
            <w:rPr>
              <w:rFonts w:ascii="Times New Roman" w:hAnsi="Times New Roman"/>
              <w:b/>
              <w:sz w:val="24"/>
            </w:rPr>
          </w:rPrChange>
        </w:rPr>
        <w:t>and</w:t>
      </w:r>
      <w:proofErr w:type="spellEnd"/>
      <w:r w:rsidRPr="001A7447">
        <w:rPr>
          <w:rFonts w:ascii="Times New Roman" w:hAnsi="Times New Roman"/>
          <w:b/>
          <w:color w:val="000000" w:themeColor="text1"/>
          <w:sz w:val="24"/>
          <w:rPrChange w:id="2035"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36" w:author="Microsoft Office User" w:date="2024-10-25T16:49:00Z">
            <w:rPr>
              <w:rFonts w:ascii="Times New Roman" w:hAnsi="Times New Roman"/>
              <w:b/>
              <w:sz w:val="24"/>
            </w:rPr>
          </w:rPrChange>
        </w:rPr>
        <w:t>their</w:t>
      </w:r>
      <w:proofErr w:type="spellEnd"/>
      <w:r w:rsidRPr="001A7447">
        <w:rPr>
          <w:rFonts w:ascii="Times New Roman" w:hAnsi="Times New Roman"/>
          <w:b/>
          <w:color w:val="000000" w:themeColor="text1"/>
          <w:sz w:val="24"/>
          <w:rPrChange w:id="2037"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38" w:author="Microsoft Office User" w:date="2024-10-25T16:49:00Z">
            <w:rPr>
              <w:rFonts w:ascii="Times New Roman" w:hAnsi="Times New Roman"/>
              <w:b/>
              <w:sz w:val="24"/>
            </w:rPr>
          </w:rPrChange>
        </w:rPr>
        <w:t>Writing</w:t>
      </w:r>
      <w:proofErr w:type="spellEnd"/>
      <w:r w:rsidRPr="001A7447">
        <w:rPr>
          <w:rFonts w:ascii="Times New Roman" w:hAnsi="Times New Roman"/>
          <w:b/>
          <w:color w:val="000000" w:themeColor="text1"/>
          <w:sz w:val="24"/>
          <w:rPrChange w:id="2039" w:author="Microsoft Office User" w:date="2024-10-25T16:49:00Z">
            <w:rPr>
              <w:rFonts w:ascii="Times New Roman" w:hAnsi="Times New Roman"/>
              <w:b/>
              <w:sz w:val="24"/>
            </w:rPr>
          </w:rPrChange>
        </w:rPr>
        <w:t xml:space="preserve"> </w:t>
      </w:r>
      <w:proofErr w:type="spellStart"/>
      <w:r w:rsidRPr="001A7447">
        <w:rPr>
          <w:rFonts w:ascii="Times New Roman" w:hAnsi="Times New Roman"/>
          <w:b/>
          <w:color w:val="000000" w:themeColor="text1"/>
          <w:sz w:val="24"/>
          <w:rPrChange w:id="2040" w:author="Microsoft Office User" w:date="2024-10-25T16:49:00Z">
            <w:rPr>
              <w:rFonts w:ascii="Times New Roman" w:hAnsi="Times New Roman"/>
              <w:b/>
              <w:sz w:val="24"/>
            </w:rPr>
          </w:rPrChange>
        </w:rPr>
        <w:t>Achievement</w:t>
      </w:r>
      <w:proofErr w:type="spellEnd"/>
      <w:r w:rsidRPr="001A7447">
        <w:rPr>
          <w:rFonts w:ascii="Times New Roman" w:hAnsi="Times New Roman"/>
          <w:b/>
          <w:color w:val="000000" w:themeColor="text1"/>
          <w:sz w:val="24"/>
          <w:rPrChange w:id="2041" w:author="Microsoft Office User" w:date="2024-10-25T16:49:00Z">
            <w:rPr>
              <w:rFonts w:ascii="Times New Roman" w:hAnsi="Times New Roman"/>
              <w:b/>
              <w:sz w:val="24"/>
            </w:rPr>
          </w:rPrChange>
        </w:rPr>
        <w:t xml:space="preserve"> </w:t>
      </w:r>
    </w:p>
    <w:p w14:paraId="7A33513A" w14:textId="5ABD770E" w:rsidR="00CC17C1" w:rsidRPr="001A7447" w:rsidRDefault="00000000">
      <w:pPr>
        <w:ind w:firstLine="720"/>
        <w:jc w:val="both"/>
        <w:rPr>
          <w:color w:val="000000" w:themeColor="text1"/>
          <w:rPrChange w:id="2042" w:author="Microsoft Office User" w:date="2024-10-25T16:49:00Z">
            <w:rPr/>
          </w:rPrChange>
        </w:rPr>
      </w:pPr>
      <w:proofErr w:type="spellStart"/>
      <w:r w:rsidRPr="001A7447">
        <w:rPr>
          <w:rFonts w:ascii="Times New Roman" w:hAnsi="Times New Roman"/>
          <w:color w:val="000000" w:themeColor="text1"/>
          <w:sz w:val="24"/>
        </w:rPr>
        <w:t>to</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answer</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research</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question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this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section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examines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descriptive</w:t>
      </w:r>
      <w:proofErr w:type="spellEnd"/>
      <w:r w:rsidRPr="001A7447">
        <w:rPr>
          <w:rFonts w:ascii="Times New Roman" w:hAnsi="Times New Roman"/>
          <w:color w:val="000000" w:themeColor="text1"/>
          <w:sz w:val="24"/>
        </w:rPr>
        <w:t xml:space="preserve"> data </w:t>
      </w:r>
      <w:proofErr w:type="spellStart"/>
      <w:r w:rsidRPr="001A7447">
        <w:rPr>
          <w:rFonts w:ascii="Times New Roman" w:hAnsi="Times New Roman"/>
          <w:color w:val="000000" w:themeColor="text1"/>
          <w:sz w:val="24"/>
        </w:rPr>
        <w:t>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anxiety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performance</w:t>
      </w:r>
      <w:proofErr w:type="spellEnd"/>
      <w:r w:rsidRPr="001A7447">
        <w:rPr>
          <w:rFonts w:ascii="Times New Roman" w:hAnsi="Times New Roman"/>
          <w:color w:val="000000" w:themeColor="text1"/>
          <w:sz w:val="24"/>
        </w:rPr>
        <w:t xml:space="preserve">. The </w:t>
      </w:r>
      <w:proofErr w:type="spellStart"/>
      <w:r w:rsidRPr="001A7447">
        <w:rPr>
          <w:rFonts w:ascii="Times New Roman" w:hAnsi="Times New Roman"/>
          <w:color w:val="000000" w:themeColor="text1"/>
          <w:sz w:val="24"/>
        </w:rPr>
        <w:t>results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calculated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using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Pearson </w:t>
      </w:r>
      <w:proofErr w:type="spellStart"/>
      <w:r w:rsidRPr="001A7447">
        <w:rPr>
          <w:rFonts w:ascii="Times New Roman" w:hAnsi="Times New Roman"/>
          <w:color w:val="000000" w:themeColor="text1"/>
          <w:sz w:val="24"/>
        </w:rPr>
        <w:t>Product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Moment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Association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Coefficient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demonstrated</w:t>
      </w:r>
      <w:proofErr w:type="spellEnd"/>
      <w:r w:rsidRPr="001A7447">
        <w:rPr>
          <w:rFonts w:ascii="Times New Roman" w:hAnsi="Times New Roman"/>
          <w:color w:val="000000" w:themeColor="text1"/>
          <w:sz w:val="24"/>
        </w:rPr>
        <w:t xml:space="preserve"> a </w:t>
      </w:r>
      <w:proofErr w:type="spellStart"/>
      <w:r w:rsidRPr="001A7447">
        <w:rPr>
          <w:rFonts w:ascii="Times New Roman" w:hAnsi="Times New Roman"/>
          <w:color w:val="000000" w:themeColor="text1"/>
          <w:sz w:val="24"/>
        </w:rPr>
        <w:t>statistically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significant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correlation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between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students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levels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of</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anxiety</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and</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their</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actual</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performance</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on</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writing</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assignments</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Table</w:t>
      </w:r>
      <w:proofErr w:type="spellEnd"/>
      <w:r w:rsidRPr="001A7447">
        <w:rPr>
          <w:rFonts w:ascii="Times New Roman" w:hAnsi="Times New Roman"/>
          <w:color w:val="000000" w:themeColor="text1"/>
          <w:sz w:val="24"/>
        </w:rPr>
        <w:t xml:space="preserve"> 5 </w:t>
      </w:r>
      <w:proofErr w:type="spellStart"/>
      <w:r w:rsidRPr="001A7447">
        <w:rPr>
          <w:rFonts w:ascii="Times New Roman" w:hAnsi="Times New Roman"/>
          <w:color w:val="000000" w:themeColor="text1"/>
          <w:sz w:val="24"/>
        </w:rPr>
        <w:t>below</w:t>
      </w:r>
      <w:proofErr w:type="spellEnd"/>
      <w:r w:rsidRPr="001A7447">
        <w:rPr>
          <w:rFonts w:ascii="Times New Roman" w:hAnsi="Times New Roman"/>
          <w:color w:val="000000" w:themeColor="text1"/>
          <w:sz w:val="24"/>
        </w:rPr>
        <w:t xml:space="preserve"> </w:t>
      </w:r>
      <w:proofErr w:type="spellStart"/>
      <w:ins w:id="2043" w:author="Rahma Dianti" w:date="2024-10-19T15:21:00Z">
        <w:r w:rsidR="003C03EB" w:rsidRPr="001A7447">
          <w:rPr>
            <w:rFonts w:ascii="Times New Roman" w:hAnsi="Times New Roman"/>
            <w:color w:val="000000" w:themeColor="text1"/>
            <w:sz w:val="24"/>
          </w:rPr>
          <w:t>display</w:t>
        </w:r>
      </w:ins>
      <w:proofErr w:type="spellEnd"/>
      <w:ins w:id="2044" w:author="Microsoft Office User" w:date="2024-10-25T14:39:00Z">
        <w:r w:rsidR="009E4D17" w:rsidRPr="001A7447">
          <w:rPr>
            <w:rFonts w:ascii="Times New Roman" w:hAnsi="Times New Roman"/>
            <w:color w:val="000000" w:themeColor="text1"/>
            <w:sz w:val="24"/>
            <w:lang w:val="en-US"/>
          </w:rPr>
          <w:t>ed</w:t>
        </w:r>
      </w:ins>
      <w:ins w:id="2045" w:author="Rahma Dianti" w:date="2024-10-19T15:21:00Z">
        <w:r w:rsidR="003C03EB" w:rsidRPr="001A7447">
          <w:rPr>
            <w:rFonts w:ascii="Times New Roman" w:hAnsi="Times New Roman"/>
            <w:color w:val="000000" w:themeColor="text1"/>
            <w:sz w:val="24"/>
          </w:rPr>
          <w:t xml:space="preserve"> </w:t>
        </w:r>
      </w:ins>
      <w:proofErr w:type="spellStart"/>
      <w:r w:rsidRPr="001A7447">
        <w:rPr>
          <w:rFonts w:ascii="Times New Roman" w:hAnsi="Times New Roman"/>
          <w:color w:val="000000" w:themeColor="text1"/>
          <w:sz w:val="24"/>
        </w:rPr>
        <w:t>the</w:t>
      </w:r>
      <w:proofErr w:type="spellEnd"/>
      <w:r w:rsidRPr="001A7447">
        <w:rPr>
          <w:rFonts w:ascii="Times New Roman" w:hAnsi="Times New Roman"/>
          <w:color w:val="000000" w:themeColor="text1"/>
          <w:sz w:val="24"/>
        </w:rPr>
        <w:t xml:space="preserve"> Pearson </w:t>
      </w:r>
      <w:proofErr w:type="spellStart"/>
      <w:r w:rsidRPr="001A7447">
        <w:rPr>
          <w:rFonts w:ascii="Times New Roman" w:hAnsi="Times New Roman"/>
          <w:color w:val="000000" w:themeColor="text1"/>
          <w:sz w:val="24"/>
        </w:rPr>
        <w:t>Product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Moment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Coefficient</w:t>
      </w:r>
      <w:proofErr w:type="spellEnd"/>
      <w:r w:rsidRPr="001A7447">
        <w:rPr>
          <w:rFonts w:ascii="Times New Roman" w:hAnsi="Times New Roman"/>
          <w:color w:val="000000" w:themeColor="text1"/>
          <w:sz w:val="24"/>
        </w:rPr>
        <w:t xml:space="preserve"> </w:t>
      </w:r>
      <w:proofErr w:type="spellStart"/>
      <w:r w:rsidRPr="001A7447">
        <w:rPr>
          <w:rFonts w:ascii="Times New Roman" w:hAnsi="Times New Roman"/>
          <w:color w:val="000000" w:themeColor="text1"/>
          <w:sz w:val="24"/>
        </w:rPr>
        <w:t>values</w:t>
      </w:r>
      <w:proofErr w:type="spellEnd"/>
      <w:r w:rsidRPr="001A7447">
        <w:rPr>
          <w:rFonts w:ascii="Times New Roman" w:hAnsi="Times New Roman"/>
          <w:color w:val="000000" w:themeColor="text1"/>
          <w:sz w:val="24"/>
        </w:rPr>
        <w:t>.</w:t>
      </w:r>
    </w:p>
    <w:p w14:paraId="1DC00F24" w14:textId="77777777" w:rsidR="00CC17C1" w:rsidRPr="001A7447" w:rsidRDefault="00CC17C1">
      <w:pPr>
        <w:rPr>
          <w:color w:val="000000" w:themeColor="text1"/>
          <w:rPrChange w:id="2046" w:author="Microsoft Office User" w:date="2024-10-25T16:49:00Z">
            <w:rPr/>
          </w:rPrChange>
        </w:rPr>
      </w:pPr>
    </w:p>
    <w:p w14:paraId="6C118F4C" w14:textId="77777777" w:rsidR="00CC17C1" w:rsidRPr="001A7447" w:rsidRDefault="00000000">
      <w:pPr>
        <w:pStyle w:val="Heading1"/>
        <w:spacing w:before="206"/>
        <w:ind w:left="1551" w:right="811" w:hanging="1551"/>
        <w:jc w:val="center"/>
        <w:rPr>
          <w:rFonts w:ascii="Times New Roman" w:hAnsi="Times New Roman"/>
          <w:b w:val="0"/>
          <w:bCs/>
          <w:color w:val="000000" w:themeColor="text1"/>
          <w:lang w:val="en-ID"/>
        </w:rPr>
      </w:pPr>
      <w:r w:rsidRPr="001A7447">
        <w:rPr>
          <w:rFonts w:ascii="Times New Roman" w:hAnsi="Times New Roman"/>
          <w:b w:val="0"/>
          <w:bCs/>
          <w:i/>
          <w:iCs/>
          <w:color w:val="000000" w:themeColor="text1"/>
          <w:lang w:val="en-ID"/>
        </w:rPr>
        <w:t>Table</w:t>
      </w:r>
      <w:r w:rsidRPr="001A7447">
        <w:rPr>
          <w:rFonts w:ascii="Times New Roman" w:hAnsi="Times New Roman"/>
          <w:b w:val="0"/>
          <w:bCs/>
          <w:i/>
          <w:iCs/>
          <w:color w:val="000000" w:themeColor="text1"/>
          <w:spacing w:val="-2"/>
          <w:lang w:val="en-ID"/>
        </w:rPr>
        <w:t xml:space="preserve"> </w:t>
      </w:r>
      <w:r w:rsidRPr="001A7447">
        <w:rPr>
          <w:rFonts w:ascii="Times New Roman" w:hAnsi="Times New Roman"/>
          <w:b w:val="0"/>
          <w:bCs/>
          <w:i/>
          <w:iCs/>
          <w:color w:val="000000" w:themeColor="text1"/>
          <w:lang w:val="en-ID"/>
        </w:rPr>
        <w:t>5.</w:t>
      </w:r>
      <w:r w:rsidRPr="001A7447">
        <w:rPr>
          <w:rFonts w:ascii="Times New Roman" w:hAnsi="Times New Roman"/>
          <w:b w:val="0"/>
          <w:bCs/>
          <w:color w:val="000000" w:themeColor="text1"/>
          <w:lang w:val="en-ID"/>
        </w:rPr>
        <w:t xml:space="preserve"> Correlation between each type of Writing Anxiety and </w:t>
      </w:r>
      <w:r w:rsidRPr="001A7447">
        <w:rPr>
          <w:rFonts w:ascii="Times New Roman" w:hAnsi="Times New Roman"/>
          <w:b w:val="0"/>
          <w:bCs/>
          <w:color w:val="000000" w:themeColor="text1"/>
          <w:spacing w:val="-57"/>
          <w:lang w:val="en-ID"/>
        </w:rPr>
        <w:t xml:space="preserve"> </w:t>
      </w:r>
      <w:r w:rsidRPr="001A7447">
        <w:rPr>
          <w:rFonts w:ascii="Times New Roman" w:hAnsi="Times New Roman"/>
          <w:b w:val="0"/>
          <w:bCs/>
          <w:color w:val="000000" w:themeColor="text1"/>
          <w:lang w:val="en-ID"/>
        </w:rPr>
        <w:t>Students’ Writing</w:t>
      </w:r>
      <w:r w:rsidRPr="001A7447">
        <w:rPr>
          <w:rFonts w:ascii="Times New Roman" w:hAnsi="Times New Roman"/>
          <w:b w:val="0"/>
          <w:bCs/>
          <w:color w:val="000000" w:themeColor="text1"/>
          <w:spacing w:val="-3"/>
          <w:lang w:val="en-ID"/>
        </w:rPr>
        <w:t xml:space="preserve"> </w:t>
      </w:r>
      <w:r w:rsidRPr="001A7447">
        <w:rPr>
          <w:rFonts w:ascii="Times New Roman" w:hAnsi="Times New Roman"/>
          <w:b w:val="0"/>
          <w:bCs/>
          <w:color w:val="000000" w:themeColor="text1"/>
          <w:lang w:val="en-ID"/>
        </w:rPr>
        <w:t>Achievement</w:t>
      </w:r>
    </w:p>
    <w:tbl>
      <w:tblPr>
        <w:tblStyle w:val="PlainTable2"/>
        <w:tblW w:w="0" w:type="auto"/>
        <w:tblLayout w:type="fixed"/>
        <w:tblLook w:val="04A0" w:firstRow="1" w:lastRow="0" w:firstColumn="1" w:lastColumn="0" w:noHBand="0" w:noVBand="1"/>
      </w:tblPr>
      <w:tblGrid>
        <w:gridCol w:w="2188"/>
        <w:gridCol w:w="2294"/>
        <w:gridCol w:w="2243"/>
        <w:gridCol w:w="785"/>
      </w:tblGrid>
      <w:tr w:rsidR="001A7447" w:rsidRPr="001A7447" w14:paraId="46D9EAD4" w14:textId="77777777" w:rsidTr="00F60375">
        <w:trPr>
          <w:cnfStyle w:val="100000000000" w:firstRow="1" w:lastRow="0" w:firstColumn="0" w:lastColumn="0" w:oddVBand="0" w:evenVBand="0" w:oddHBand="0"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2188" w:type="dxa"/>
          </w:tcPr>
          <w:p w14:paraId="78B351CA" w14:textId="77777777" w:rsidR="00CC17C1" w:rsidRPr="001A7447" w:rsidRDefault="00CC17C1">
            <w:pPr>
              <w:pStyle w:val="TableParagraph"/>
              <w:rPr>
                <w:color w:val="000000" w:themeColor="text1"/>
                <w:rPrChange w:id="2047" w:author="Microsoft Office User" w:date="2024-10-25T16:49:00Z">
                  <w:rPr/>
                </w:rPrChange>
              </w:rPr>
            </w:pPr>
          </w:p>
        </w:tc>
        <w:tc>
          <w:tcPr>
            <w:tcW w:w="2294" w:type="dxa"/>
          </w:tcPr>
          <w:p w14:paraId="1255A3E7" w14:textId="77777777" w:rsidR="00CC17C1" w:rsidRPr="001A7447" w:rsidRDefault="00CC17C1">
            <w:pPr>
              <w:pStyle w:val="TableParagraph"/>
              <w:cnfStyle w:val="100000000000" w:firstRow="1" w:lastRow="0" w:firstColumn="0" w:lastColumn="0" w:oddVBand="0" w:evenVBand="0" w:oddHBand="0" w:evenHBand="0" w:firstRowFirstColumn="0" w:firstRowLastColumn="0" w:lastRowFirstColumn="0" w:lastRowLastColumn="0"/>
              <w:rPr>
                <w:color w:val="000000" w:themeColor="text1"/>
                <w:rPrChange w:id="2048" w:author="Microsoft Office User" w:date="2024-10-25T16:49:00Z">
                  <w:rPr/>
                </w:rPrChange>
              </w:rPr>
            </w:pPr>
          </w:p>
        </w:tc>
        <w:tc>
          <w:tcPr>
            <w:tcW w:w="2243" w:type="dxa"/>
          </w:tcPr>
          <w:p w14:paraId="7A7D8F95" w14:textId="77777777" w:rsidR="00CC17C1" w:rsidRPr="001A7447" w:rsidRDefault="00000000">
            <w:pPr>
              <w:pStyle w:val="TableParagraph"/>
              <w:ind w:left="183" w:right="193"/>
              <w:cnfStyle w:val="100000000000" w:firstRow="1" w:lastRow="0" w:firstColumn="0" w:lastColumn="0" w:oddVBand="0" w:evenVBand="0" w:oddHBand="0" w:evenHBand="0" w:firstRowFirstColumn="0" w:firstRowLastColumn="0" w:lastRowFirstColumn="0" w:lastRowLastColumn="0"/>
              <w:rPr>
                <w:b w:val="0"/>
                <w:color w:val="000000" w:themeColor="text1"/>
                <w:sz w:val="24"/>
                <w:rPrChange w:id="2049" w:author="Microsoft Office User" w:date="2024-10-25T16:49:00Z">
                  <w:rPr>
                    <w:b w:val="0"/>
                    <w:sz w:val="24"/>
                  </w:rPr>
                </w:rPrChange>
              </w:rPr>
            </w:pPr>
            <w:r w:rsidRPr="001A7447">
              <w:rPr>
                <w:color w:val="000000" w:themeColor="text1"/>
                <w:sz w:val="24"/>
                <w:rPrChange w:id="2050" w:author="Microsoft Office User" w:date="2024-10-25T16:49:00Z">
                  <w:rPr>
                    <w:sz w:val="24"/>
                  </w:rPr>
                </w:rPrChange>
              </w:rPr>
              <w:t>Students’ Writing</w:t>
            </w:r>
            <w:r w:rsidRPr="001A7447">
              <w:rPr>
                <w:color w:val="000000" w:themeColor="text1"/>
                <w:spacing w:val="-57"/>
                <w:sz w:val="24"/>
                <w:rPrChange w:id="2051" w:author="Microsoft Office User" w:date="2024-10-25T16:49:00Z">
                  <w:rPr>
                    <w:spacing w:val="-57"/>
                    <w:sz w:val="24"/>
                  </w:rPr>
                </w:rPrChange>
              </w:rPr>
              <w:t xml:space="preserve"> </w:t>
            </w:r>
            <w:r w:rsidRPr="001A7447">
              <w:rPr>
                <w:color w:val="000000" w:themeColor="text1"/>
                <w:sz w:val="24"/>
                <w:rPrChange w:id="2052" w:author="Microsoft Office User" w:date="2024-10-25T16:49:00Z">
                  <w:rPr>
                    <w:sz w:val="24"/>
                  </w:rPr>
                </w:rPrChange>
              </w:rPr>
              <w:t>Anxiety</w:t>
            </w:r>
          </w:p>
        </w:tc>
        <w:tc>
          <w:tcPr>
            <w:tcW w:w="785" w:type="dxa"/>
          </w:tcPr>
          <w:p w14:paraId="3DFA4FF3" w14:textId="77777777" w:rsidR="00CC17C1" w:rsidRPr="001A7447" w:rsidRDefault="00000000">
            <w:pPr>
              <w:pStyle w:val="TableParagraph"/>
              <w:ind w:left="356"/>
              <w:cnfStyle w:val="100000000000" w:firstRow="1" w:lastRow="0" w:firstColumn="0" w:lastColumn="0" w:oddVBand="0" w:evenVBand="0" w:oddHBand="0" w:evenHBand="0" w:firstRowFirstColumn="0" w:firstRowLastColumn="0" w:lastRowFirstColumn="0" w:lastRowLastColumn="0"/>
              <w:rPr>
                <w:b w:val="0"/>
                <w:color w:val="000000" w:themeColor="text1"/>
                <w:sz w:val="24"/>
                <w:rPrChange w:id="2053" w:author="Microsoft Office User" w:date="2024-10-25T16:49:00Z">
                  <w:rPr>
                    <w:b w:val="0"/>
                    <w:sz w:val="24"/>
                  </w:rPr>
                </w:rPrChange>
              </w:rPr>
            </w:pPr>
            <w:r w:rsidRPr="001A7447">
              <w:rPr>
                <w:color w:val="000000" w:themeColor="text1"/>
                <w:w w:val="99"/>
                <w:sz w:val="24"/>
                <w:rPrChange w:id="2054" w:author="Microsoft Office User" w:date="2024-10-25T16:49:00Z">
                  <w:rPr>
                    <w:w w:val="99"/>
                    <w:sz w:val="24"/>
                  </w:rPr>
                </w:rPrChange>
              </w:rPr>
              <w:t>N</w:t>
            </w:r>
          </w:p>
        </w:tc>
      </w:tr>
      <w:tr w:rsidR="001A7447" w:rsidRPr="001A7447" w14:paraId="3980E733" w14:textId="77777777" w:rsidTr="00F60375">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88" w:type="dxa"/>
          </w:tcPr>
          <w:p w14:paraId="3112A0C8" w14:textId="77777777" w:rsidR="00CC17C1" w:rsidRPr="001A7447" w:rsidRDefault="00000000">
            <w:pPr>
              <w:pStyle w:val="TableParagraph"/>
              <w:ind w:left="116"/>
              <w:rPr>
                <w:color w:val="000000" w:themeColor="text1"/>
                <w:sz w:val="24"/>
                <w:rPrChange w:id="2055" w:author="Microsoft Office User" w:date="2024-10-25T16:49:00Z">
                  <w:rPr>
                    <w:sz w:val="24"/>
                  </w:rPr>
                </w:rPrChange>
              </w:rPr>
            </w:pPr>
            <w:r w:rsidRPr="001A7447">
              <w:rPr>
                <w:color w:val="000000" w:themeColor="text1"/>
                <w:sz w:val="24"/>
                <w:rPrChange w:id="2056" w:author="Microsoft Office User" w:date="2024-10-25T16:49:00Z">
                  <w:rPr>
                    <w:sz w:val="24"/>
                  </w:rPr>
                </w:rPrChange>
              </w:rPr>
              <w:t>Somatic</w:t>
            </w:r>
            <w:r w:rsidRPr="001A7447">
              <w:rPr>
                <w:color w:val="000000" w:themeColor="text1"/>
                <w:spacing w:val="-2"/>
                <w:sz w:val="24"/>
                <w:rPrChange w:id="2057" w:author="Microsoft Office User" w:date="2024-10-25T16:49:00Z">
                  <w:rPr>
                    <w:spacing w:val="-2"/>
                    <w:sz w:val="24"/>
                  </w:rPr>
                </w:rPrChange>
              </w:rPr>
              <w:t xml:space="preserve"> </w:t>
            </w:r>
            <w:r w:rsidRPr="001A7447">
              <w:rPr>
                <w:color w:val="000000" w:themeColor="text1"/>
                <w:sz w:val="24"/>
                <w:rPrChange w:id="2058" w:author="Microsoft Office User" w:date="2024-10-25T16:49:00Z">
                  <w:rPr>
                    <w:sz w:val="24"/>
                  </w:rPr>
                </w:rPrChange>
              </w:rPr>
              <w:t>Anxiety</w:t>
            </w:r>
          </w:p>
        </w:tc>
        <w:tc>
          <w:tcPr>
            <w:tcW w:w="2294" w:type="dxa"/>
          </w:tcPr>
          <w:p w14:paraId="32AEE35C" w14:textId="77777777" w:rsidR="00CC17C1" w:rsidRPr="001A7447" w:rsidRDefault="00000000">
            <w:pPr>
              <w:pStyle w:val="TableParagraph"/>
              <w:ind w:left="200"/>
              <w:cnfStyle w:val="000000100000" w:firstRow="0" w:lastRow="0" w:firstColumn="0" w:lastColumn="0" w:oddVBand="0" w:evenVBand="0" w:oddHBand="1" w:evenHBand="0" w:firstRowFirstColumn="0" w:firstRowLastColumn="0" w:lastRowFirstColumn="0" w:lastRowLastColumn="0"/>
              <w:rPr>
                <w:color w:val="000000" w:themeColor="text1"/>
                <w:sz w:val="24"/>
                <w:rPrChange w:id="2059" w:author="Microsoft Office User" w:date="2024-10-25T16:49:00Z">
                  <w:rPr>
                    <w:sz w:val="24"/>
                  </w:rPr>
                </w:rPrChange>
              </w:rPr>
            </w:pPr>
            <w:r w:rsidRPr="001A7447">
              <w:rPr>
                <w:color w:val="000000" w:themeColor="text1"/>
                <w:sz w:val="24"/>
                <w:rPrChange w:id="2060" w:author="Microsoft Office User" w:date="2024-10-25T16:49:00Z">
                  <w:rPr>
                    <w:sz w:val="24"/>
                  </w:rPr>
                </w:rPrChange>
              </w:rPr>
              <w:t>Pearson</w:t>
            </w:r>
            <w:r w:rsidRPr="001A7447">
              <w:rPr>
                <w:color w:val="000000" w:themeColor="text1"/>
                <w:spacing w:val="-2"/>
                <w:sz w:val="24"/>
                <w:rPrChange w:id="2061" w:author="Microsoft Office User" w:date="2024-10-25T16:49:00Z">
                  <w:rPr>
                    <w:spacing w:val="-2"/>
                    <w:sz w:val="24"/>
                  </w:rPr>
                </w:rPrChange>
              </w:rPr>
              <w:t xml:space="preserve"> </w:t>
            </w:r>
            <w:r w:rsidRPr="001A7447">
              <w:rPr>
                <w:color w:val="000000" w:themeColor="text1"/>
                <w:sz w:val="24"/>
                <w:rPrChange w:id="2062" w:author="Microsoft Office User" w:date="2024-10-25T16:49:00Z">
                  <w:rPr>
                    <w:sz w:val="24"/>
                  </w:rPr>
                </w:rPrChange>
              </w:rPr>
              <w:t>Correlation</w:t>
            </w:r>
          </w:p>
        </w:tc>
        <w:tc>
          <w:tcPr>
            <w:tcW w:w="2243" w:type="dxa"/>
          </w:tcPr>
          <w:p w14:paraId="7A551DEE" w14:textId="77777777" w:rsidR="00CC17C1" w:rsidRPr="001A7447" w:rsidRDefault="00000000">
            <w:pPr>
              <w:pStyle w:val="TableParagraph"/>
              <w:ind w:left="183"/>
              <w:cnfStyle w:val="000000100000" w:firstRow="0" w:lastRow="0" w:firstColumn="0" w:lastColumn="0" w:oddVBand="0" w:evenVBand="0" w:oddHBand="1" w:evenHBand="0" w:firstRowFirstColumn="0" w:firstRowLastColumn="0" w:lastRowFirstColumn="0" w:lastRowLastColumn="0"/>
              <w:rPr>
                <w:color w:val="000000" w:themeColor="text1"/>
                <w:sz w:val="24"/>
                <w:rPrChange w:id="2063" w:author="Microsoft Office User" w:date="2024-10-25T16:49:00Z">
                  <w:rPr>
                    <w:sz w:val="24"/>
                  </w:rPr>
                </w:rPrChange>
              </w:rPr>
            </w:pPr>
            <w:r w:rsidRPr="001A7447">
              <w:rPr>
                <w:color w:val="000000" w:themeColor="text1"/>
                <w:sz w:val="24"/>
                <w:rPrChange w:id="2064" w:author="Microsoft Office User" w:date="2024-10-25T16:49:00Z">
                  <w:rPr>
                    <w:sz w:val="24"/>
                  </w:rPr>
                </w:rPrChange>
              </w:rPr>
              <w:t>-.211</w:t>
            </w:r>
          </w:p>
        </w:tc>
        <w:tc>
          <w:tcPr>
            <w:tcW w:w="785" w:type="dxa"/>
          </w:tcPr>
          <w:p w14:paraId="2E6A27AD" w14:textId="77777777" w:rsidR="00CC17C1" w:rsidRPr="001A7447" w:rsidRDefault="00000000">
            <w:pPr>
              <w:pStyle w:val="TableParagraph"/>
              <w:ind w:left="212"/>
              <w:cnfStyle w:val="000000100000" w:firstRow="0" w:lastRow="0" w:firstColumn="0" w:lastColumn="0" w:oddVBand="0" w:evenVBand="0" w:oddHBand="1" w:evenHBand="0" w:firstRowFirstColumn="0" w:firstRowLastColumn="0" w:lastRowFirstColumn="0" w:lastRowLastColumn="0"/>
              <w:rPr>
                <w:color w:val="000000" w:themeColor="text1"/>
                <w:sz w:val="24"/>
                <w:rPrChange w:id="2065" w:author="Microsoft Office User" w:date="2024-10-25T16:49:00Z">
                  <w:rPr>
                    <w:sz w:val="24"/>
                  </w:rPr>
                </w:rPrChange>
              </w:rPr>
            </w:pPr>
            <w:r w:rsidRPr="001A7447">
              <w:rPr>
                <w:color w:val="000000" w:themeColor="text1"/>
                <w:sz w:val="24"/>
                <w:rPrChange w:id="2066" w:author="Microsoft Office User" w:date="2024-10-25T16:49:00Z">
                  <w:rPr>
                    <w:sz w:val="24"/>
                  </w:rPr>
                </w:rPrChange>
              </w:rPr>
              <w:t>33</w:t>
            </w:r>
          </w:p>
        </w:tc>
      </w:tr>
      <w:tr w:rsidR="001A7447" w:rsidRPr="001A7447" w14:paraId="28EC5E0B" w14:textId="77777777" w:rsidTr="00F60375">
        <w:trPr>
          <w:trHeight w:val="401"/>
        </w:trPr>
        <w:tc>
          <w:tcPr>
            <w:cnfStyle w:val="001000000000" w:firstRow="0" w:lastRow="0" w:firstColumn="1" w:lastColumn="0" w:oddVBand="0" w:evenVBand="0" w:oddHBand="0" w:evenHBand="0" w:firstRowFirstColumn="0" w:firstRowLastColumn="0" w:lastRowFirstColumn="0" w:lastRowLastColumn="0"/>
            <w:tcW w:w="2188" w:type="dxa"/>
          </w:tcPr>
          <w:p w14:paraId="213250B8" w14:textId="77777777" w:rsidR="00CC17C1" w:rsidRPr="001A7447" w:rsidRDefault="00CC17C1">
            <w:pPr>
              <w:pStyle w:val="TableParagraph"/>
              <w:rPr>
                <w:color w:val="000000" w:themeColor="text1"/>
                <w:rPrChange w:id="2067" w:author="Microsoft Office User" w:date="2024-10-25T16:49:00Z">
                  <w:rPr/>
                </w:rPrChange>
              </w:rPr>
            </w:pPr>
          </w:p>
        </w:tc>
        <w:tc>
          <w:tcPr>
            <w:tcW w:w="2294" w:type="dxa"/>
          </w:tcPr>
          <w:p w14:paraId="224F575F" w14:textId="77777777" w:rsidR="00CC17C1" w:rsidRPr="001A7447" w:rsidRDefault="00000000">
            <w:pPr>
              <w:pStyle w:val="TableParagraph"/>
              <w:spacing w:before="58"/>
              <w:ind w:left="200"/>
              <w:cnfStyle w:val="000000000000" w:firstRow="0" w:lastRow="0" w:firstColumn="0" w:lastColumn="0" w:oddVBand="0" w:evenVBand="0" w:oddHBand="0" w:evenHBand="0" w:firstRowFirstColumn="0" w:firstRowLastColumn="0" w:lastRowFirstColumn="0" w:lastRowLastColumn="0"/>
              <w:rPr>
                <w:color w:val="000000" w:themeColor="text1"/>
                <w:sz w:val="24"/>
                <w:rPrChange w:id="2068" w:author="Microsoft Office User" w:date="2024-10-25T16:49:00Z">
                  <w:rPr>
                    <w:sz w:val="24"/>
                  </w:rPr>
                </w:rPrChange>
              </w:rPr>
            </w:pPr>
            <w:r w:rsidRPr="001A7447">
              <w:rPr>
                <w:color w:val="000000" w:themeColor="text1"/>
                <w:sz w:val="24"/>
                <w:rPrChange w:id="2069" w:author="Microsoft Office User" w:date="2024-10-25T16:49:00Z">
                  <w:rPr>
                    <w:sz w:val="24"/>
                  </w:rPr>
                </w:rPrChange>
              </w:rPr>
              <w:t>Sig.</w:t>
            </w:r>
            <w:r w:rsidRPr="001A7447">
              <w:rPr>
                <w:color w:val="000000" w:themeColor="text1"/>
                <w:spacing w:val="-1"/>
                <w:sz w:val="24"/>
                <w:rPrChange w:id="2070" w:author="Microsoft Office User" w:date="2024-10-25T16:49:00Z">
                  <w:rPr>
                    <w:spacing w:val="-1"/>
                    <w:sz w:val="24"/>
                  </w:rPr>
                </w:rPrChange>
              </w:rPr>
              <w:t xml:space="preserve"> </w:t>
            </w:r>
            <w:r w:rsidRPr="001A7447">
              <w:rPr>
                <w:color w:val="000000" w:themeColor="text1"/>
                <w:sz w:val="24"/>
                <w:rPrChange w:id="2071" w:author="Microsoft Office User" w:date="2024-10-25T16:49:00Z">
                  <w:rPr>
                    <w:sz w:val="24"/>
                  </w:rPr>
                </w:rPrChange>
              </w:rPr>
              <w:t>(2-tailed)</w:t>
            </w:r>
          </w:p>
        </w:tc>
        <w:tc>
          <w:tcPr>
            <w:tcW w:w="2243" w:type="dxa"/>
          </w:tcPr>
          <w:p w14:paraId="58D797A6" w14:textId="77777777" w:rsidR="00CC17C1" w:rsidRPr="001A7447" w:rsidRDefault="00000000">
            <w:pPr>
              <w:pStyle w:val="TableParagraph"/>
              <w:spacing w:before="58"/>
              <w:ind w:left="183"/>
              <w:cnfStyle w:val="000000000000" w:firstRow="0" w:lastRow="0" w:firstColumn="0" w:lastColumn="0" w:oddVBand="0" w:evenVBand="0" w:oddHBand="0" w:evenHBand="0" w:firstRowFirstColumn="0" w:firstRowLastColumn="0" w:lastRowFirstColumn="0" w:lastRowLastColumn="0"/>
              <w:rPr>
                <w:color w:val="000000" w:themeColor="text1"/>
                <w:sz w:val="24"/>
                <w:rPrChange w:id="2072" w:author="Microsoft Office User" w:date="2024-10-25T16:49:00Z">
                  <w:rPr>
                    <w:sz w:val="24"/>
                  </w:rPr>
                </w:rPrChange>
              </w:rPr>
            </w:pPr>
            <w:r w:rsidRPr="001A7447">
              <w:rPr>
                <w:color w:val="000000" w:themeColor="text1"/>
                <w:sz w:val="24"/>
                <w:rPrChange w:id="2073" w:author="Microsoft Office User" w:date="2024-10-25T16:49:00Z">
                  <w:rPr>
                    <w:sz w:val="24"/>
                  </w:rPr>
                </w:rPrChange>
              </w:rPr>
              <w:t>.239</w:t>
            </w:r>
          </w:p>
        </w:tc>
        <w:tc>
          <w:tcPr>
            <w:tcW w:w="785" w:type="dxa"/>
          </w:tcPr>
          <w:p w14:paraId="61E1A7B9" w14:textId="77777777" w:rsidR="00CC17C1" w:rsidRPr="001A7447" w:rsidRDefault="00CC17C1">
            <w:pPr>
              <w:pStyle w:val="TableParagraph"/>
              <w:cnfStyle w:val="000000000000" w:firstRow="0" w:lastRow="0" w:firstColumn="0" w:lastColumn="0" w:oddVBand="0" w:evenVBand="0" w:oddHBand="0" w:evenHBand="0" w:firstRowFirstColumn="0" w:firstRowLastColumn="0" w:lastRowFirstColumn="0" w:lastRowLastColumn="0"/>
              <w:rPr>
                <w:color w:val="000000" w:themeColor="text1"/>
                <w:rPrChange w:id="2074" w:author="Microsoft Office User" w:date="2024-10-25T16:49:00Z">
                  <w:rPr/>
                </w:rPrChange>
              </w:rPr>
            </w:pPr>
          </w:p>
        </w:tc>
      </w:tr>
      <w:tr w:rsidR="001A7447" w:rsidRPr="001A7447" w14:paraId="385BCF2A" w14:textId="77777777" w:rsidTr="00F60375">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2188" w:type="dxa"/>
          </w:tcPr>
          <w:p w14:paraId="0EE08CD0" w14:textId="77777777" w:rsidR="00CC17C1" w:rsidRPr="001A7447" w:rsidRDefault="00000000">
            <w:pPr>
              <w:pStyle w:val="TableParagraph"/>
              <w:spacing w:before="58"/>
              <w:ind w:left="116"/>
              <w:rPr>
                <w:color w:val="000000" w:themeColor="text1"/>
                <w:sz w:val="24"/>
                <w:rPrChange w:id="2075" w:author="Microsoft Office User" w:date="2024-10-25T16:49:00Z">
                  <w:rPr>
                    <w:sz w:val="24"/>
                  </w:rPr>
                </w:rPrChange>
              </w:rPr>
            </w:pPr>
            <w:r w:rsidRPr="001A7447">
              <w:rPr>
                <w:color w:val="000000" w:themeColor="text1"/>
                <w:sz w:val="24"/>
                <w:rPrChange w:id="2076" w:author="Microsoft Office User" w:date="2024-10-25T16:49:00Z">
                  <w:rPr>
                    <w:sz w:val="24"/>
                  </w:rPr>
                </w:rPrChange>
              </w:rPr>
              <w:t>Avoidance</w:t>
            </w:r>
            <w:r w:rsidRPr="001A7447">
              <w:rPr>
                <w:color w:val="000000" w:themeColor="text1"/>
                <w:spacing w:val="-2"/>
                <w:sz w:val="24"/>
                <w:rPrChange w:id="2077" w:author="Microsoft Office User" w:date="2024-10-25T16:49:00Z">
                  <w:rPr>
                    <w:spacing w:val="-2"/>
                    <w:sz w:val="24"/>
                  </w:rPr>
                </w:rPrChange>
              </w:rPr>
              <w:t xml:space="preserve"> </w:t>
            </w:r>
            <w:r w:rsidRPr="001A7447">
              <w:rPr>
                <w:color w:val="000000" w:themeColor="text1"/>
                <w:sz w:val="24"/>
                <w:rPrChange w:id="2078" w:author="Microsoft Office User" w:date="2024-10-25T16:49:00Z">
                  <w:rPr>
                    <w:sz w:val="24"/>
                  </w:rPr>
                </w:rPrChange>
              </w:rPr>
              <w:t>Anxiety</w:t>
            </w:r>
          </w:p>
        </w:tc>
        <w:tc>
          <w:tcPr>
            <w:tcW w:w="2294" w:type="dxa"/>
          </w:tcPr>
          <w:p w14:paraId="5786BF9C" w14:textId="77777777" w:rsidR="00CC17C1" w:rsidRPr="001A7447" w:rsidRDefault="00000000">
            <w:pPr>
              <w:pStyle w:val="TableParagraph"/>
              <w:spacing w:before="58"/>
              <w:ind w:left="200"/>
              <w:cnfStyle w:val="000000100000" w:firstRow="0" w:lastRow="0" w:firstColumn="0" w:lastColumn="0" w:oddVBand="0" w:evenVBand="0" w:oddHBand="1" w:evenHBand="0" w:firstRowFirstColumn="0" w:firstRowLastColumn="0" w:lastRowFirstColumn="0" w:lastRowLastColumn="0"/>
              <w:rPr>
                <w:color w:val="000000" w:themeColor="text1"/>
                <w:sz w:val="24"/>
                <w:rPrChange w:id="2079" w:author="Microsoft Office User" w:date="2024-10-25T16:49:00Z">
                  <w:rPr>
                    <w:sz w:val="24"/>
                  </w:rPr>
                </w:rPrChange>
              </w:rPr>
            </w:pPr>
            <w:r w:rsidRPr="001A7447">
              <w:rPr>
                <w:color w:val="000000" w:themeColor="text1"/>
                <w:sz w:val="24"/>
                <w:rPrChange w:id="2080" w:author="Microsoft Office User" w:date="2024-10-25T16:49:00Z">
                  <w:rPr>
                    <w:sz w:val="24"/>
                  </w:rPr>
                </w:rPrChange>
              </w:rPr>
              <w:t>Pearson</w:t>
            </w:r>
            <w:r w:rsidRPr="001A7447">
              <w:rPr>
                <w:color w:val="000000" w:themeColor="text1"/>
                <w:spacing w:val="-2"/>
                <w:sz w:val="24"/>
                <w:rPrChange w:id="2081" w:author="Microsoft Office User" w:date="2024-10-25T16:49:00Z">
                  <w:rPr>
                    <w:spacing w:val="-2"/>
                    <w:sz w:val="24"/>
                  </w:rPr>
                </w:rPrChange>
              </w:rPr>
              <w:t xml:space="preserve"> </w:t>
            </w:r>
            <w:r w:rsidRPr="001A7447">
              <w:rPr>
                <w:color w:val="000000" w:themeColor="text1"/>
                <w:sz w:val="24"/>
                <w:rPrChange w:id="2082" w:author="Microsoft Office User" w:date="2024-10-25T16:49:00Z">
                  <w:rPr>
                    <w:sz w:val="24"/>
                  </w:rPr>
                </w:rPrChange>
              </w:rPr>
              <w:t>Correlation</w:t>
            </w:r>
          </w:p>
        </w:tc>
        <w:tc>
          <w:tcPr>
            <w:tcW w:w="2243" w:type="dxa"/>
          </w:tcPr>
          <w:p w14:paraId="6771986A" w14:textId="77777777" w:rsidR="00CC17C1" w:rsidRPr="001A7447" w:rsidRDefault="00000000">
            <w:pPr>
              <w:pStyle w:val="TableParagraph"/>
              <w:spacing w:before="58"/>
              <w:ind w:left="183"/>
              <w:cnfStyle w:val="000000100000" w:firstRow="0" w:lastRow="0" w:firstColumn="0" w:lastColumn="0" w:oddVBand="0" w:evenVBand="0" w:oddHBand="1" w:evenHBand="0" w:firstRowFirstColumn="0" w:firstRowLastColumn="0" w:lastRowFirstColumn="0" w:lastRowLastColumn="0"/>
              <w:rPr>
                <w:color w:val="000000" w:themeColor="text1"/>
                <w:sz w:val="24"/>
                <w:rPrChange w:id="2083" w:author="Microsoft Office User" w:date="2024-10-25T16:49:00Z">
                  <w:rPr>
                    <w:sz w:val="24"/>
                  </w:rPr>
                </w:rPrChange>
              </w:rPr>
            </w:pPr>
            <w:r w:rsidRPr="001A7447">
              <w:rPr>
                <w:color w:val="000000" w:themeColor="text1"/>
                <w:sz w:val="24"/>
                <w:rPrChange w:id="2084" w:author="Microsoft Office User" w:date="2024-10-25T16:49:00Z">
                  <w:rPr>
                    <w:sz w:val="24"/>
                  </w:rPr>
                </w:rPrChange>
              </w:rPr>
              <w:t>-.197</w:t>
            </w:r>
          </w:p>
        </w:tc>
        <w:tc>
          <w:tcPr>
            <w:tcW w:w="785" w:type="dxa"/>
          </w:tcPr>
          <w:p w14:paraId="0BF1050F" w14:textId="77777777" w:rsidR="00CC17C1" w:rsidRPr="001A7447" w:rsidRDefault="00CC17C1">
            <w:pPr>
              <w:pStyle w:val="TableParagraph"/>
              <w:cnfStyle w:val="000000100000" w:firstRow="0" w:lastRow="0" w:firstColumn="0" w:lastColumn="0" w:oddVBand="0" w:evenVBand="0" w:oddHBand="1" w:evenHBand="0" w:firstRowFirstColumn="0" w:firstRowLastColumn="0" w:lastRowFirstColumn="0" w:lastRowLastColumn="0"/>
              <w:rPr>
                <w:color w:val="000000" w:themeColor="text1"/>
                <w:rPrChange w:id="2085" w:author="Microsoft Office User" w:date="2024-10-25T16:49:00Z">
                  <w:rPr/>
                </w:rPrChange>
              </w:rPr>
            </w:pPr>
          </w:p>
        </w:tc>
      </w:tr>
      <w:tr w:rsidR="001A7447" w:rsidRPr="001A7447" w14:paraId="32339762" w14:textId="77777777" w:rsidTr="00F60375">
        <w:trPr>
          <w:trHeight w:val="401"/>
        </w:trPr>
        <w:tc>
          <w:tcPr>
            <w:cnfStyle w:val="001000000000" w:firstRow="0" w:lastRow="0" w:firstColumn="1" w:lastColumn="0" w:oddVBand="0" w:evenVBand="0" w:oddHBand="0" w:evenHBand="0" w:firstRowFirstColumn="0" w:firstRowLastColumn="0" w:lastRowFirstColumn="0" w:lastRowLastColumn="0"/>
            <w:tcW w:w="2188" w:type="dxa"/>
          </w:tcPr>
          <w:p w14:paraId="3527595F" w14:textId="77777777" w:rsidR="00CC17C1" w:rsidRPr="001A7447" w:rsidRDefault="00CC17C1">
            <w:pPr>
              <w:pStyle w:val="TableParagraph"/>
              <w:rPr>
                <w:color w:val="000000" w:themeColor="text1"/>
                <w:rPrChange w:id="2086" w:author="Microsoft Office User" w:date="2024-10-25T16:49:00Z">
                  <w:rPr/>
                </w:rPrChange>
              </w:rPr>
            </w:pPr>
          </w:p>
        </w:tc>
        <w:tc>
          <w:tcPr>
            <w:tcW w:w="2294" w:type="dxa"/>
          </w:tcPr>
          <w:p w14:paraId="419C668E" w14:textId="77777777" w:rsidR="00CC17C1" w:rsidRPr="001A7447" w:rsidRDefault="00000000">
            <w:pPr>
              <w:pStyle w:val="TableParagraph"/>
              <w:spacing w:before="58"/>
              <w:ind w:left="200"/>
              <w:cnfStyle w:val="000000000000" w:firstRow="0" w:lastRow="0" w:firstColumn="0" w:lastColumn="0" w:oddVBand="0" w:evenVBand="0" w:oddHBand="0" w:evenHBand="0" w:firstRowFirstColumn="0" w:firstRowLastColumn="0" w:lastRowFirstColumn="0" w:lastRowLastColumn="0"/>
              <w:rPr>
                <w:color w:val="000000" w:themeColor="text1"/>
                <w:sz w:val="24"/>
                <w:rPrChange w:id="2087" w:author="Microsoft Office User" w:date="2024-10-25T16:49:00Z">
                  <w:rPr>
                    <w:sz w:val="24"/>
                  </w:rPr>
                </w:rPrChange>
              </w:rPr>
            </w:pPr>
            <w:r w:rsidRPr="001A7447">
              <w:rPr>
                <w:color w:val="000000" w:themeColor="text1"/>
                <w:sz w:val="24"/>
                <w:rPrChange w:id="2088" w:author="Microsoft Office User" w:date="2024-10-25T16:49:00Z">
                  <w:rPr>
                    <w:sz w:val="24"/>
                  </w:rPr>
                </w:rPrChange>
              </w:rPr>
              <w:t>Sig.</w:t>
            </w:r>
            <w:r w:rsidRPr="001A7447">
              <w:rPr>
                <w:color w:val="000000" w:themeColor="text1"/>
                <w:spacing w:val="-1"/>
                <w:sz w:val="24"/>
                <w:rPrChange w:id="2089" w:author="Microsoft Office User" w:date="2024-10-25T16:49:00Z">
                  <w:rPr>
                    <w:spacing w:val="-1"/>
                    <w:sz w:val="24"/>
                  </w:rPr>
                </w:rPrChange>
              </w:rPr>
              <w:t xml:space="preserve"> </w:t>
            </w:r>
            <w:r w:rsidRPr="001A7447">
              <w:rPr>
                <w:color w:val="000000" w:themeColor="text1"/>
                <w:sz w:val="24"/>
                <w:rPrChange w:id="2090" w:author="Microsoft Office User" w:date="2024-10-25T16:49:00Z">
                  <w:rPr>
                    <w:sz w:val="24"/>
                  </w:rPr>
                </w:rPrChange>
              </w:rPr>
              <w:t>(2-tailed)</w:t>
            </w:r>
          </w:p>
        </w:tc>
        <w:tc>
          <w:tcPr>
            <w:tcW w:w="2243" w:type="dxa"/>
          </w:tcPr>
          <w:p w14:paraId="281735A5" w14:textId="77777777" w:rsidR="00CC17C1" w:rsidRPr="001A7447" w:rsidRDefault="00000000">
            <w:pPr>
              <w:pStyle w:val="TableParagraph"/>
              <w:spacing w:before="58"/>
              <w:ind w:left="183"/>
              <w:cnfStyle w:val="000000000000" w:firstRow="0" w:lastRow="0" w:firstColumn="0" w:lastColumn="0" w:oddVBand="0" w:evenVBand="0" w:oddHBand="0" w:evenHBand="0" w:firstRowFirstColumn="0" w:firstRowLastColumn="0" w:lastRowFirstColumn="0" w:lastRowLastColumn="0"/>
              <w:rPr>
                <w:color w:val="000000" w:themeColor="text1"/>
                <w:sz w:val="24"/>
                <w:rPrChange w:id="2091" w:author="Microsoft Office User" w:date="2024-10-25T16:49:00Z">
                  <w:rPr>
                    <w:sz w:val="24"/>
                  </w:rPr>
                </w:rPrChange>
              </w:rPr>
            </w:pPr>
            <w:r w:rsidRPr="001A7447">
              <w:rPr>
                <w:color w:val="000000" w:themeColor="text1"/>
                <w:sz w:val="24"/>
                <w:rPrChange w:id="2092" w:author="Microsoft Office User" w:date="2024-10-25T16:49:00Z">
                  <w:rPr>
                    <w:sz w:val="24"/>
                  </w:rPr>
                </w:rPrChange>
              </w:rPr>
              <w:t>.273</w:t>
            </w:r>
          </w:p>
        </w:tc>
        <w:tc>
          <w:tcPr>
            <w:tcW w:w="785" w:type="dxa"/>
          </w:tcPr>
          <w:p w14:paraId="1D71CF8A" w14:textId="77777777" w:rsidR="00CC17C1" w:rsidRPr="001A7447" w:rsidRDefault="00CC17C1">
            <w:pPr>
              <w:pStyle w:val="TableParagraph"/>
              <w:cnfStyle w:val="000000000000" w:firstRow="0" w:lastRow="0" w:firstColumn="0" w:lastColumn="0" w:oddVBand="0" w:evenVBand="0" w:oddHBand="0" w:evenHBand="0" w:firstRowFirstColumn="0" w:firstRowLastColumn="0" w:lastRowFirstColumn="0" w:lastRowLastColumn="0"/>
              <w:rPr>
                <w:color w:val="000000" w:themeColor="text1"/>
                <w:rPrChange w:id="2093" w:author="Microsoft Office User" w:date="2024-10-25T16:49:00Z">
                  <w:rPr/>
                </w:rPrChange>
              </w:rPr>
            </w:pPr>
          </w:p>
        </w:tc>
      </w:tr>
      <w:tr w:rsidR="001A7447" w:rsidRPr="001A7447" w14:paraId="4F36AC22" w14:textId="77777777" w:rsidTr="00F60375">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2188" w:type="dxa"/>
          </w:tcPr>
          <w:p w14:paraId="00435190" w14:textId="77777777" w:rsidR="00CC17C1" w:rsidRPr="001A7447" w:rsidRDefault="00000000">
            <w:pPr>
              <w:pStyle w:val="TableParagraph"/>
              <w:spacing w:before="58"/>
              <w:ind w:left="116"/>
              <w:rPr>
                <w:color w:val="000000" w:themeColor="text1"/>
                <w:sz w:val="24"/>
                <w:rPrChange w:id="2094" w:author="Microsoft Office User" w:date="2024-10-25T16:49:00Z">
                  <w:rPr>
                    <w:sz w:val="24"/>
                  </w:rPr>
                </w:rPrChange>
              </w:rPr>
            </w:pPr>
            <w:r w:rsidRPr="001A7447">
              <w:rPr>
                <w:color w:val="000000" w:themeColor="text1"/>
                <w:sz w:val="24"/>
                <w:rPrChange w:id="2095" w:author="Microsoft Office User" w:date="2024-10-25T16:49:00Z">
                  <w:rPr>
                    <w:sz w:val="24"/>
                  </w:rPr>
                </w:rPrChange>
              </w:rPr>
              <w:t>Cognitive</w:t>
            </w:r>
            <w:r w:rsidRPr="001A7447">
              <w:rPr>
                <w:color w:val="000000" w:themeColor="text1"/>
                <w:spacing w:val="-2"/>
                <w:sz w:val="24"/>
                <w:rPrChange w:id="2096" w:author="Microsoft Office User" w:date="2024-10-25T16:49:00Z">
                  <w:rPr>
                    <w:spacing w:val="-2"/>
                    <w:sz w:val="24"/>
                  </w:rPr>
                </w:rPrChange>
              </w:rPr>
              <w:t xml:space="preserve"> </w:t>
            </w:r>
            <w:r w:rsidRPr="001A7447">
              <w:rPr>
                <w:color w:val="000000" w:themeColor="text1"/>
                <w:sz w:val="24"/>
                <w:rPrChange w:id="2097" w:author="Microsoft Office User" w:date="2024-10-25T16:49:00Z">
                  <w:rPr>
                    <w:sz w:val="24"/>
                  </w:rPr>
                </w:rPrChange>
              </w:rPr>
              <w:t>Anxiety</w:t>
            </w:r>
          </w:p>
        </w:tc>
        <w:tc>
          <w:tcPr>
            <w:tcW w:w="2294" w:type="dxa"/>
          </w:tcPr>
          <w:p w14:paraId="319CB550" w14:textId="77777777" w:rsidR="00CC17C1" w:rsidRPr="001A7447" w:rsidRDefault="00000000">
            <w:pPr>
              <w:pStyle w:val="TableParagraph"/>
              <w:spacing w:before="58"/>
              <w:ind w:left="200"/>
              <w:cnfStyle w:val="000000100000" w:firstRow="0" w:lastRow="0" w:firstColumn="0" w:lastColumn="0" w:oddVBand="0" w:evenVBand="0" w:oddHBand="1" w:evenHBand="0" w:firstRowFirstColumn="0" w:firstRowLastColumn="0" w:lastRowFirstColumn="0" w:lastRowLastColumn="0"/>
              <w:rPr>
                <w:color w:val="000000" w:themeColor="text1"/>
                <w:sz w:val="24"/>
                <w:rPrChange w:id="2098" w:author="Microsoft Office User" w:date="2024-10-25T16:49:00Z">
                  <w:rPr>
                    <w:sz w:val="24"/>
                  </w:rPr>
                </w:rPrChange>
              </w:rPr>
            </w:pPr>
            <w:r w:rsidRPr="001A7447">
              <w:rPr>
                <w:color w:val="000000" w:themeColor="text1"/>
                <w:sz w:val="24"/>
                <w:rPrChange w:id="2099" w:author="Microsoft Office User" w:date="2024-10-25T16:49:00Z">
                  <w:rPr>
                    <w:sz w:val="24"/>
                  </w:rPr>
                </w:rPrChange>
              </w:rPr>
              <w:t>Pearson</w:t>
            </w:r>
            <w:r w:rsidRPr="001A7447">
              <w:rPr>
                <w:color w:val="000000" w:themeColor="text1"/>
                <w:spacing w:val="-2"/>
                <w:sz w:val="24"/>
                <w:rPrChange w:id="2100" w:author="Microsoft Office User" w:date="2024-10-25T16:49:00Z">
                  <w:rPr>
                    <w:spacing w:val="-2"/>
                    <w:sz w:val="24"/>
                  </w:rPr>
                </w:rPrChange>
              </w:rPr>
              <w:t xml:space="preserve"> </w:t>
            </w:r>
            <w:r w:rsidRPr="001A7447">
              <w:rPr>
                <w:color w:val="000000" w:themeColor="text1"/>
                <w:sz w:val="24"/>
                <w:rPrChange w:id="2101" w:author="Microsoft Office User" w:date="2024-10-25T16:49:00Z">
                  <w:rPr>
                    <w:sz w:val="24"/>
                  </w:rPr>
                </w:rPrChange>
              </w:rPr>
              <w:t>Correlation</w:t>
            </w:r>
          </w:p>
        </w:tc>
        <w:tc>
          <w:tcPr>
            <w:tcW w:w="2243" w:type="dxa"/>
          </w:tcPr>
          <w:p w14:paraId="63E49A26" w14:textId="77777777" w:rsidR="00CC17C1" w:rsidRPr="001A7447" w:rsidRDefault="00000000">
            <w:pPr>
              <w:pStyle w:val="TableParagraph"/>
              <w:spacing w:before="58"/>
              <w:ind w:left="183"/>
              <w:cnfStyle w:val="000000100000" w:firstRow="0" w:lastRow="0" w:firstColumn="0" w:lastColumn="0" w:oddVBand="0" w:evenVBand="0" w:oddHBand="1" w:evenHBand="0" w:firstRowFirstColumn="0" w:firstRowLastColumn="0" w:lastRowFirstColumn="0" w:lastRowLastColumn="0"/>
              <w:rPr>
                <w:color w:val="000000" w:themeColor="text1"/>
                <w:sz w:val="24"/>
                <w:rPrChange w:id="2102" w:author="Microsoft Office User" w:date="2024-10-25T16:49:00Z">
                  <w:rPr>
                    <w:sz w:val="24"/>
                  </w:rPr>
                </w:rPrChange>
              </w:rPr>
            </w:pPr>
            <w:r w:rsidRPr="001A7447">
              <w:rPr>
                <w:color w:val="000000" w:themeColor="text1"/>
                <w:sz w:val="24"/>
                <w:rPrChange w:id="2103" w:author="Microsoft Office User" w:date="2024-10-25T16:49:00Z">
                  <w:rPr>
                    <w:sz w:val="24"/>
                  </w:rPr>
                </w:rPrChange>
              </w:rPr>
              <w:t>-.378</w:t>
            </w:r>
          </w:p>
        </w:tc>
        <w:tc>
          <w:tcPr>
            <w:tcW w:w="785" w:type="dxa"/>
          </w:tcPr>
          <w:p w14:paraId="53FA9518" w14:textId="77777777" w:rsidR="00CC17C1" w:rsidRPr="001A7447" w:rsidRDefault="00CC17C1">
            <w:pPr>
              <w:pStyle w:val="TableParagraph"/>
              <w:cnfStyle w:val="000000100000" w:firstRow="0" w:lastRow="0" w:firstColumn="0" w:lastColumn="0" w:oddVBand="0" w:evenVBand="0" w:oddHBand="1" w:evenHBand="0" w:firstRowFirstColumn="0" w:firstRowLastColumn="0" w:lastRowFirstColumn="0" w:lastRowLastColumn="0"/>
              <w:rPr>
                <w:color w:val="000000" w:themeColor="text1"/>
                <w:rPrChange w:id="2104" w:author="Microsoft Office User" w:date="2024-10-25T16:49:00Z">
                  <w:rPr/>
                </w:rPrChange>
              </w:rPr>
            </w:pPr>
          </w:p>
        </w:tc>
      </w:tr>
      <w:tr w:rsidR="001A7447" w:rsidRPr="001A7447" w14:paraId="12C09778" w14:textId="77777777" w:rsidTr="00F60375">
        <w:trPr>
          <w:trHeight w:val="460"/>
        </w:trPr>
        <w:tc>
          <w:tcPr>
            <w:cnfStyle w:val="001000000000" w:firstRow="0" w:lastRow="0" w:firstColumn="1" w:lastColumn="0" w:oddVBand="0" w:evenVBand="0" w:oddHBand="0" w:evenHBand="0" w:firstRowFirstColumn="0" w:firstRowLastColumn="0" w:lastRowFirstColumn="0" w:lastRowLastColumn="0"/>
            <w:tcW w:w="2188" w:type="dxa"/>
          </w:tcPr>
          <w:p w14:paraId="7F767C33" w14:textId="77777777" w:rsidR="00CC17C1" w:rsidRPr="001A7447" w:rsidRDefault="00CC17C1">
            <w:pPr>
              <w:pStyle w:val="TableParagraph"/>
              <w:rPr>
                <w:color w:val="000000" w:themeColor="text1"/>
                <w:rPrChange w:id="2105" w:author="Microsoft Office User" w:date="2024-10-25T16:49:00Z">
                  <w:rPr/>
                </w:rPrChange>
              </w:rPr>
            </w:pPr>
          </w:p>
        </w:tc>
        <w:tc>
          <w:tcPr>
            <w:tcW w:w="2294" w:type="dxa"/>
          </w:tcPr>
          <w:p w14:paraId="7F87A749" w14:textId="77777777" w:rsidR="00CC17C1" w:rsidRPr="001A7447" w:rsidRDefault="00000000">
            <w:pPr>
              <w:pStyle w:val="TableParagraph"/>
              <w:spacing w:before="58"/>
              <w:ind w:left="200"/>
              <w:cnfStyle w:val="000000000000" w:firstRow="0" w:lastRow="0" w:firstColumn="0" w:lastColumn="0" w:oddVBand="0" w:evenVBand="0" w:oddHBand="0" w:evenHBand="0" w:firstRowFirstColumn="0" w:firstRowLastColumn="0" w:lastRowFirstColumn="0" w:lastRowLastColumn="0"/>
              <w:rPr>
                <w:color w:val="000000" w:themeColor="text1"/>
                <w:sz w:val="24"/>
                <w:rPrChange w:id="2106" w:author="Microsoft Office User" w:date="2024-10-25T16:49:00Z">
                  <w:rPr>
                    <w:sz w:val="24"/>
                  </w:rPr>
                </w:rPrChange>
              </w:rPr>
            </w:pPr>
            <w:r w:rsidRPr="001A7447">
              <w:rPr>
                <w:color w:val="000000" w:themeColor="text1"/>
                <w:sz w:val="24"/>
                <w:rPrChange w:id="2107" w:author="Microsoft Office User" w:date="2024-10-25T16:49:00Z">
                  <w:rPr>
                    <w:sz w:val="24"/>
                  </w:rPr>
                </w:rPrChange>
              </w:rPr>
              <w:t>Sig.</w:t>
            </w:r>
            <w:r w:rsidRPr="001A7447">
              <w:rPr>
                <w:color w:val="000000" w:themeColor="text1"/>
                <w:spacing w:val="-1"/>
                <w:sz w:val="24"/>
                <w:rPrChange w:id="2108" w:author="Microsoft Office User" w:date="2024-10-25T16:49:00Z">
                  <w:rPr>
                    <w:spacing w:val="-1"/>
                    <w:sz w:val="24"/>
                  </w:rPr>
                </w:rPrChange>
              </w:rPr>
              <w:t xml:space="preserve"> </w:t>
            </w:r>
            <w:r w:rsidRPr="001A7447">
              <w:rPr>
                <w:color w:val="000000" w:themeColor="text1"/>
                <w:sz w:val="24"/>
                <w:rPrChange w:id="2109" w:author="Microsoft Office User" w:date="2024-10-25T16:49:00Z">
                  <w:rPr>
                    <w:sz w:val="24"/>
                  </w:rPr>
                </w:rPrChange>
              </w:rPr>
              <w:t>(2-tailed)</w:t>
            </w:r>
          </w:p>
        </w:tc>
        <w:tc>
          <w:tcPr>
            <w:tcW w:w="2243" w:type="dxa"/>
          </w:tcPr>
          <w:p w14:paraId="122997FB" w14:textId="77777777" w:rsidR="00CC17C1" w:rsidRPr="001A7447" w:rsidRDefault="00000000">
            <w:pPr>
              <w:pStyle w:val="TableParagraph"/>
              <w:spacing w:before="58"/>
              <w:ind w:left="183"/>
              <w:cnfStyle w:val="000000000000" w:firstRow="0" w:lastRow="0" w:firstColumn="0" w:lastColumn="0" w:oddVBand="0" w:evenVBand="0" w:oddHBand="0" w:evenHBand="0" w:firstRowFirstColumn="0" w:firstRowLastColumn="0" w:lastRowFirstColumn="0" w:lastRowLastColumn="0"/>
              <w:rPr>
                <w:color w:val="000000" w:themeColor="text1"/>
                <w:sz w:val="24"/>
                <w:rPrChange w:id="2110" w:author="Microsoft Office User" w:date="2024-10-25T16:49:00Z">
                  <w:rPr>
                    <w:sz w:val="24"/>
                  </w:rPr>
                </w:rPrChange>
              </w:rPr>
            </w:pPr>
            <w:r w:rsidRPr="001A7447">
              <w:rPr>
                <w:color w:val="000000" w:themeColor="text1"/>
                <w:sz w:val="24"/>
                <w:rPrChange w:id="2111" w:author="Microsoft Office User" w:date="2024-10-25T16:49:00Z">
                  <w:rPr>
                    <w:sz w:val="24"/>
                  </w:rPr>
                </w:rPrChange>
              </w:rPr>
              <w:t>.030</w:t>
            </w:r>
          </w:p>
        </w:tc>
        <w:tc>
          <w:tcPr>
            <w:tcW w:w="785" w:type="dxa"/>
          </w:tcPr>
          <w:p w14:paraId="60B8206B" w14:textId="77777777" w:rsidR="00CC17C1" w:rsidRPr="001A7447" w:rsidRDefault="00CC17C1">
            <w:pPr>
              <w:pStyle w:val="TableParagraph"/>
              <w:cnfStyle w:val="000000000000" w:firstRow="0" w:lastRow="0" w:firstColumn="0" w:lastColumn="0" w:oddVBand="0" w:evenVBand="0" w:oddHBand="0" w:evenHBand="0" w:firstRowFirstColumn="0" w:firstRowLastColumn="0" w:lastRowFirstColumn="0" w:lastRowLastColumn="0"/>
              <w:rPr>
                <w:color w:val="000000" w:themeColor="text1"/>
                <w:rPrChange w:id="2112" w:author="Microsoft Office User" w:date="2024-10-25T16:49:00Z">
                  <w:rPr/>
                </w:rPrChange>
              </w:rPr>
            </w:pPr>
          </w:p>
        </w:tc>
      </w:tr>
    </w:tbl>
    <w:p w14:paraId="017F8DF8" w14:textId="77777777" w:rsidR="00CC17C1" w:rsidRPr="001A7447" w:rsidRDefault="00CC17C1">
      <w:pPr>
        <w:pStyle w:val="BodyText"/>
        <w:spacing w:line="240" w:lineRule="auto"/>
        <w:ind w:right="-1" w:firstLine="720"/>
        <w:rPr>
          <w:color w:val="000000" w:themeColor="text1"/>
          <w:rPrChange w:id="2113" w:author="Microsoft Office User" w:date="2024-10-25T16:49:00Z">
            <w:rPr/>
          </w:rPrChange>
        </w:rPr>
      </w:pPr>
    </w:p>
    <w:p w14:paraId="15761F7D" w14:textId="736FBBAB" w:rsidR="00CC17C1" w:rsidRPr="001A7447" w:rsidRDefault="00000000">
      <w:pPr>
        <w:pStyle w:val="BodyText"/>
        <w:spacing w:line="240" w:lineRule="auto"/>
        <w:ind w:right="-1" w:firstLine="720"/>
        <w:rPr>
          <w:rFonts w:ascii="Times New Roman" w:hAnsi="Times New Roman"/>
          <w:color w:val="000000" w:themeColor="text1"/>
          <w:lang w:val="id-ID"/>
          <w:rPrChange w:id="2114" w:author="Microsoft Office User" w:date="2024-10-25T16:49:00Z">
            <w:rPr>
              <w:rFonts w:ascii="Times New Roman" w:hAnsi="Times New Roman"/>
              <w:lang w:val="id-ID"/>
            </w:rPr>
          </w:rPrChange>
        </w:rPr>
      </w:pPr>
      <w:r w:rsidRPr="001A7447">
        <w:rPr>
          <w:rFonts w:ascii="Times New Roman" w:hAnsi="Times New Roman"/>
          <w:color w:val="000000" w:themeColor="text1"/>
          <w:rPrChange w:id="2115" w:author="Microsoft Office User" w:date="2024-10-25T16:49:00Z">
            <w:rPr>
              <w:rFonts w:ascii="Times New Roman" w:hAnsi="Times New Roman"/>
            </w:rPr>
          </w:rPrChange>
        </w:rPr>
        <w:t xml:space="preserve">The previous investigation revealed that the p-value for somatic symptoms was 0.239, while the p-value for avoidance symptoms was 0.273, and the p-value for cognitive symptoms was 0.030. The type of writing anxiety that had significant negative connections to the students' writing achievement, according to these results, was Cognitive Anxiety with a p-value of </w:t>
      </w:r>
      <w:proofErr w:type="gramStart"/>
      <w:r w:rsidRPr="001A7447">
        <w:rPr>
          <w:rFonts w:ascii="Times New Roman" w:hAnsi="Times New Roman"/>
          <w:color w:val="000000" w:themeColor="text1"/>
          <w:rPrChange w:id="2116" w:author="Microsoft Office User" w:date="2024-10-25T16:49:00Z">
            <w:rPr>
              <w:rFonts w:ascii="Times New Roman" w:hAnsi="Times New Roman"/>
            </w:rPr>
          </w:rPrChange>
        </w:rPr>
        <w:t>0.</w:t>
      </w:r>
      <w:ins w:id="2117" w:author="Microsoft Office User" w:date="2024-10-25T14:40:00Z">
        <w:r w:rsidR="009E4D17" w:rsidRPr="001A7447">
          <w:rPr>
            <w:rFonts w:ascii="Times New Roman" w:hAnsi="Times New Roman"/>
            <w:color w:val="000000" w:themeColor="text1"/>
            <w:rPrChange w:id="2118" w:author="Microsoft Office User" w:date="2024-10-25T16:49:00Z">
              <w:rPr>
                <w:rFonts w:ascii="Times New Roman" w:hAnsi="Times New Roman"/>
              </w:rPr>
            </w:rPrChange>
          </w:rPr>
          <w:t xml:space="preserve">030 </w:t>
        </w:r>
      </w:ins>
      <w:r w:rsidRPr="001A7447">
        <w:rPr>
          <w:rFonts w:ascii="Times New Roman" w:hAnsi="Times New Roman"/>
          <w:color w:val="000000" w:themeColor="text1"/>
          <w:rPrChange w:id="2119" w:author="Microsoft Office User" w:date="2024-10-25T16:49:00Z">
            <w:rPr>
              <w:rFonts w:ascii="Times New Roman" w:hAnsi="Times New Roman"/>
            </w:rPr>
          </w:rPrChange>
        </w:rPr>
        <w:t xml:space="preserve"> because</w:t>
      </w:r>
      <w:proofErr w:type="gramEnd"/>
      <w:r w:rsidRPr="001A7447">
        <w:rPr>
          <w:rFonts w:ascii="Times New Roman" w:hAnsi="Times New Roman"/>
          <w:color w:val="000000" w:themeColor="text1"/>
          <w:rPrChange w:id="2120" w:author="Microsoft Office User" w:date="2024-10-25T16:49:00Z">
            <w:rPr>
              <w:rFonts w:ascii="Times New Roman" w:hAnsi="Times New Roman"/>
            </w:rPr>
          </w:rPrChange>
        </w:rPr>
        <w:t xml:space="preserve"> the p-value was lower than 0.05. </w:t>
      </w:r>
    </w:p>
    <w:p w14:paraId="6FA2C152" w14:textId="77777777" w:rsidR="00CC17C1" w:rsidRPr="001A7447" w:rsidRDefault="00CC17C1">
      <w:pPr>
        <w:pStyle w:val="BodyText"/>
        <w:spacing w:line="240" w:lineRule="auto"/>
        <w:ind w:right="-1"/>
        <w:rPr>
          <w:color w:val="000000" w:themeColor="text1"/>
          <w:lang w:val="id-ID"/>
          <w:rPrChange w:id="2121" w:author="Microsoft Office User" w:date="2024-10-25T16:49:00Z">
            <w:rPr>
              <w:lang w:val="id-ID"/>
            </w:rPr>
          </w:rPrChange>
        </w:rPr>
      </w:pPr>
    </w:p>
    <w:p w14:paraId="51DF53FF" w14:textId="77777777" w:rsidR="00CC17C1" w:rsidRPr="001A7447" w:rsidRDefault="00000000">
      <w:pPr>
        <w:pStyle w:val="BodyText"/>
        <w:spacing w:line="240" w:lineRule="auto"/>
        <w:ind w:right="-1"/>
        <w:rPr>
          <w:rFonts w:ascii="Times New Roman" w:hAnsi="Times New Roman"/>
          <w:b/>
          <w:color w:val="000000" w:themeColor="text1"/>
          <w:lang w:val="id-ID"/>
          <w:rPrChange w:id="2122" w:author="Microsoft Office User" w:date="2024-10-25T16:49:00Z">
            <w:rPr>
              <w:rFonts w:ascii="Times New Roman" w:hAnsi="Times New Roman"/>
              <w:b/>
              <w:lang w:val="id-ID"/>
            </w:rPr>
          </w:rPrChange>
        </w:rPr>
      </w:pPr>
      <w:r w:rsidRPr="001A7447">
        <w:rPr>
          <w:rFonts w:ascii="Times New Roman" w:hAnsi="Times New Roman"/>
          <w:b/>
          <w:color w:val="000000" w:themeColor="text1"/>
          <w:rPrChange w:id="2123" w:author="Microsoft Office User" w:date="2024-10-25T16:49:00Z">
            <w:rPr>
              <w:rFonts w:ascii="Times New Roman" w:hAnsi="Times New Roman"/>
              <w:b/>
            </w:rPr>
          </w:rPrChange>
        </w:rPr>
        <w:t xml:space="preserve">Regression Analysis </w:t>
      </w:r>
    </w:p>
    <w:p w14:paraId="7FA640C3" w14:textId="77777777" w:rsidR="00CC17C1" w:rsidRPr="001A7447" w:rsidRDefault="00CC17C1">
      <w:pPr>
        <w:pStyle w:val="BodyText"/>
        <w:spacing w:line="240" w:lineRule="auto"/>
        <w:ind w:left="3600" w:right="-1" w:firstLine="720"/>
        <w:rPr>
          <w:rFonts w:ascii="Times New Roman" w:hAnsi="Times New Roman"/>
          <w:color w:val="000000" w:themeColor="text1"/>
          <w:rPrChange w:id="2124" w:author="Microsoft Office User" w:date="2024-10-25T16:49:00Z">
            <w:rPr>
              <w:rFonts w:ascii="Times New Roman" w:hAnsi="Times New Roman"/>
            </w:rPr>
          </w:rPrChange>
        </w:rPr>
      </w:pPr>
    </w:p>
    <w:p w14:paraId="280F84F5" w14:textId="61B3ED61" w:rsidR="00CC17C1" w:rsidRPr="001A7447" w:rsidRDefault="00000000">
      <w:pPr>
        <w:pStyle w:val="BodyText"/>
        <w:spacing w:line="240" w:lineRule="auto"/>
        <w:ind w:right="-1" w:firstLine="709"/>
        <w:rPr>
          <w:ins w:id="2125" w:author="Microsoft Office User" w:date="2024-10-25T16:27:00Z"/>
          <w:rFonts w:ascii="Times New Roman" w:hAnsi="Times New Roman"/>
          <w:color w:val="000000" w:themeColor="text1"/>
          <w:rPrChange w:id="2126" w:author="Microsoft Office User" w:date="2024-10-25T16:49:00Z">
            <w:rPr>
              <w:ins w:id="2127" w:author="Microsoft Office User" w:date="2024-10-25T16:27:00Z"/>
              <w:rFonts w:ascii="Times New Roman" w:hAnsi="Times New Roman"/>
            </w:rPr>
          </w:rPrChange>
        </w:rPr>
      </w:pPr>
      <w:r w:rsidRPr="001A7447">
        <w:rPr>
          <w:rFonts w:ascii="Times New Roman" w:hAnsi="Times New Roman"/>
          <w:color w:val="000000" w:themeColor="text1"/>
          <w:rPrChange w:id="2128" w:author="Microsoft Office User" w:date="2024-10-25T16:49:00Z">
            <w:rPr>
              <w:rFonts w:ascii="Times New Roman" w:hAnsi="Times New Roman"/>
            </w:rPr>
          </w:rPrChange>
        </w:rPr>
        <w:t xml:space="preserve">It was vital to do additional research because there was a significant correlation between the cognitive writing anxiety of students and the writing achievement of the same students. This was so that it could be determined which elements led to writing achievement and how cognitive writing anxiety affected it. Please refer to </w:t>
      </w:r>
      <w:ins w:id="2129" w:author="Rahma Dianti" w:date="2024-10-19T15:23:00Z">
        <w:r w:rsidR="003C03EB" w:rsidRPr="001A7447">
          <w:rPr>
            <w:rFonts w:ascii="Times New Roman" w:hAnsi="Times New Roman"/>
            <w:color w:val="000000" w:themeColor="text1"/>
            <w:rPrChange w:id="2130" w:author="Microsoft Office User" w:date="2024-10-25T16:49:00Z">
              <w:rPr>
                <w:rFonts w:ascii="Times New Roman" w:hAnsi="Times New Roman"/>
              </w:rPr>
            </w:rPrChange>
          </w:rPr>
          <w:t>T</w:t>
        </w:r>
      </w:ins>
      <w:r w:rsidRPr="001A7447">
        <w:rPr>
          <w:rFonts w:ascii="Times New Roman" w:hAnsi="Times New Roman"/>
          <w:color w:val="000000" w:themeColor="text1"/>
          <w:rPrChange w:id="2131" w:author="Microsoft Office User" w:date="2024-10-25T16:49:00Z">
            <w:rPr>
              <w:rFonts w:ascii="Times New Roman" w:hAnsi="Times New Roman"/>
            </w:rPr>
          </w:rPrChange>
        </w:rPr>
        <w:t xml:space="preserve">able no. 6. </w:t>
      </w:r>
    </w:p>
    <w:p w14:paraId="7B32A30D" w14:textId="77777777" w:rsidR="00EA5C24" w:rsidRPr="001A7447" w:rsidRDefault="00EA5C24">
      <w:pPr>
        <w:pStyle w:val="BodyText"/>
        <w:spacing w:line="240" w:lineRule="auto"/>
        <w:ind w:right="-1" w:firstLine="709"/>
        <w:rPr>
          <w:ins w:id="2132" w:author="Microsoft Office User" w:date="2024-10-25T16:27:00Z"/>
          <w:rFonts w:ascii="Times New Roman" w:hAnsi="Times New Roman"/>
          <w:color w:val="000000" w:themeColor="text1"/>
          <w:rPrChange w:id="2133" w:author="Microsoft Office User" w:date="2024-10-25T16:49:00Z">
            <w:rPr>
              <w:ins w:id="2134" w:author="Microsoft Office User" w:date="2024-10-25T16:27:00Z"/>
              <w:rFonts w:ascii="Times New Roman" w:hAnsi="Times New Roman"/>
            </w:rPr>
          </w:rPrChange>
        </w:rPr>
      </w:pPr>
    </w:p>
    <w:p w14:paraId="25915019" w14:textId="77777777" w:rsidR="00EA5C24" w:rsidRPr="001A7447" w:rsidRDefault="00EA5C24">
      <w:pPr>
        <w:pStyle w:val="BodyText"/>
        <w:spacing w:line="240" w:lineRule="auto"/>
        <w:ind w:right="-1" w:firstLine="709"/>
        <w:rPr>
          <w:ins w:id="2135" w:author="Microsoft Office User" w:date="2024-10-25T16:27:00Z"/>
          <w:rFonts w:ascii="Times New Roman" w:hAnsi="Times New Roman"/>
          <w:color w:val="000000" w:themeColor="text1"/>
          <w:rPrChange w:id="2136" w:author="Microsoft Office User" w:date="2024-10-25T16:49:00Z">
            <w:rPr>
              <w:ins w:id="2137" w:author="Microsoft Office User" w:date="2024-10-25T16:27:00Z"/>
              <w:rFonts w:ascii="Times New Roman" w:hAnsi="Times New Roman"/>
            </w:rPr>
          </w:rPrChange>
        </w:rPr>
      </w:pPr>
    </w:p>
    <w:p w14:paraId="7417241E" w14:textId="77777777" w:rsidR="00EA5C24" w:rsidRPr="001A7447" w:rsidRDefault="00EA5C24">
      <w:pPr>
        <w:pStyle w:val="BodyText"/>
        <w:spacing w:line="240" w:lineRule="auto"/>
        <w:ind w:right="-1" w:firstLine="709"/>
        <w:rPr>
          <w:ins w:id="2138" w:author="Microsoft Office User" w:date="2024-10-25T16:27:00Z"/>
          <w:rFonts w:ascii="Times New Roman" w:hAnsi="Times New Roman"/>
          <w:color w:val="000000" w:themeColor="text1"/>
          <w:rPrChange w:id="2139" w:author="Microsoft Office User" w:date="2024-10-25T16:49:00Z">
            <w:rPr>
              <w:ins w:id="2140" w:author="Microsoft Office User" w:date="2024-10-25T16:27:00Z"/>
              <w:rFonts w:ascii="Times New Roman" w:hAnsi="Times New Roman"/>
            </w:rPr>
          </w:rPrChange>
        </w:rPr>
      </w:pPr>
    </w:p>
    <w:p w14:paraId="1E561D07" w14:textId="77777777" w:rsidR="00EA5C24" w:rsidRPr="001A7447" w:rsidRDefault="00EA5C24">
      <w:pPr>
        <w:pStyle w:val="BodyText"/>
        <w:spacing w:line="240" w:lineRule="auto"/>
        <w:ind w:right="-1" w:firstLine="709"/>
        <w:rPr>
          <w:ins w:id="2141" w:author="Microsoft Office User" w:date="2024-10-25T16:27:00Z"/>
          <w:rFonts w:ascii="Times New Roman" w:hAnsi="Times New Roman"/>
          <w:color w:val="000000" w:themeColor="text1"/>
          <w:rPrChange w:id="2142" w:author="Microsoft Office User" w:date="2024-10-25T16:49:00Z">
            <w:rPr>
              <w:ins w:id="2143" w:author="Microsoft Office User" w:date="2024-10-25T16:27:00Z"/>
              <w:rFonts w:ascii="Times New Roman" w:hAnsi="Times New Roman"/>
            </w:rPr>
          </w:rPrChange>
        </w:rPr>
      </w:pPr>
    </w:p>
    <w:p w14:paraId="48F5DEA1" w14:textId="77777777" w:rsidR="00EA5C24" w:rsidRPr="001A7447" w:rsidRDefault="00EA5C24">
      <w:pPr>
        <w:pStyle w:val="BodyText"/>
        <w:spacing w:line="240" w:lineRule="auto"/>
        <w:ind w:right="-1" w:firstLine="709"/>
        <w:rPr>
          <w:ins w:id="2144" w:author="Microsoft Office User" w:date="2024-10-25T16:27:00Z"/>
          <w:rFonts w:ascii="Times New Roman" w:hAnsi="Times New Roman"/>
          <w:color w:val="000000" w:themeColor="text1"/>
          <w:rPrChange w:id="2145" w:author="Microsoft Office User" w:date="2024-10-25T16:49:00Z">
            <w:rPr>
              <w:ins w:id="2146" w:author="Microsoft Office User" w:date="2024-10-25T16:27:00Z"/>
              <w:rFonts w:ascii="Times New Roman" w:hAnsi="Times New Roman"/>
            </w:rPr>
          </w:rPrChange>
        </w:rPr>
      </w:pPr>
    </w:p>
    <w:p w14:paraId="114549CC" w14:textId="77777777" w:rsidR="00EA5C24" w:rsidRPr="001A7447" w:rsidRDefault="00EA5C24">
      <w:pPr>
        <w:pStyle w:val="BodyText"/>
        <w:spacing w:line="240" w:lineRule="auto"/>
        <w:ind w:right="-1" w:firstLine="709"/>
        <w:rPr>
          <w:rFonts w:ascii="Times New Roman" w:hAnsi="Times New Roman"/>
          <w:color w:val="000000" w:themeColor="text1"/>
          <w:rPrChange w:id="2147" w:author="Microsoft Office User" w:date="2024-10-25T16:49:00Z">
            <w:rPr>
              <w:rFonts w:ascii="Times New Roman" w:hAnsi="Times New Roman"/>
            </w:rPr>
          </w:rPrChange>
        </w:rPr>
      </w:pPr>
    </w:p>
    <w:p w14:paraId="766C7841" w14:textId="77777777" w:rsidR="00CC17C1" w:rsidRPr="001A7447" w:rsidRDefault="00CC17C1">
      <w:pPr>
        <w:pStyle w:val="BodyText"/>
        <w:spacing w:line="240" w:lineRule="auto"/>
        <w:ind w:right="-1" w:firstLine="709"/>
        <w:rPr>
          <w:color w:val="000000" w:themeColor="text1"/>
          <w:rPrChange w:id="2148" w:author="Microsoft Office User" w:date="2024-10-25T16:49:00Z">
            <w:rPr/>
          </w:rPrChange>
        </w:rPr>
      </w:pPr>
    </w:p>
    <w:p w14:paraId="3A4E39DE" w14:textId="4F7607F9" w:rsidR="00CC17C1" w:rsidRPr="001A7447" w:rsidRDefault="00000000">
      <w:pPr>
        <w:pStyle w:val="BodyText"/>
        <w:spacing w:line="240" w:lineRule="auto"/>
        <w:ind w:right="-1" w:firstLine="709"/>
        <w:jc w:val="center"/>
        <w:rPr>
          <w:rFonts w:ascii="Times New Roman" w:hAnsi="Times New Roman"/>
          <w:bCs/>
          <w:color w:val="000000" w:themeColor="text1"/>
          <w:lang w:val="id-ID"/>
          <w:rPrChange w:id="2149" w:author="Microsoft Office User" w:date="2024-10-25T16:49:00Z">
            <w:rPr>
              <w:rFonts w:ascii="Times New Roman" w:hAnsi="Times New Roman"/>
              <w:bCs/>
              <w:lang w:val="id-ID"/>
            </w:rPr>
          </w:rPrChange>
        </w:rPr>
      </w:pPr>
      <w:r w:rsidRPr="001A7447">
        <w:rPr>
          <w:rFonts w:ascii="Times New Roman" w:hAnsi="Times New Roman"/>
          <w:bCs/>
          <w:i/>
          <w:iCs/>
          <w:color w:val="000000" w:themeColor="text1"/>
          <w:szCs w:val="24"/>
        </w:rPr>
        <w:t>Table</w:t>
      </w:r>
      <w:r w:rsidRPr="001A7447">
        <w:rPr>
          <w:rFonts w:ascii="Times New Roman" w:hAnsi="Times New Roman"/>
          <w:bCs/>
          <w:i/>
          <w:iCs/>
          <w:color w:val="000000" w:themeColor="text1"/>
          <w:spacing w:val="-2"/>
          <w:szCs w:val="24"/>
        </w:rPr>
        <w:t xml:space="preserve"> </w:t>
      </w:r>
      <w:r w:rsidRPr="001A7447">
        <w:rPr>
          <w:rFonts w:ascii="Times New Roman" w:hAnsi="Times New Roman"/>
          <w:bCs/>
          <w:i/>
          <w:iCs/>
          <w:color w:val="000000" w:themeColor="text1"/>
          <w:szCs w:val="24"/>
        </w:rPr>
        <w:t>6.</w:t>
      </w:r>
      <w:r w:rsidRPr="001A7447">
        <w:rPr>
          <w:rFonts w:ascii="Times New Roman" w:hAnsi="Times New Roman"/>
          <w:bCs/>
          <w:color w:val="000000" w:themeColor="text1"/>
          <w:szCs w:val="24"/>
        </w:rPr>
        <w:t xml:space="preserve"> The Contribution of Students’ Cognitive Writing Anxiety and</w:t>
      </w:r>
      <w:r w:rsidRPr="001A7447">
        <w:rPr>
          <w:rFonts w:ascii="Times New Roman" w:hAnsi="Times New Roman"/>
          <w:bCs/>
          <w:color w:val="000000" w:themeColor="text1"/>
          <w:spacing w:val="-57"/>
          <w:szCs w:val="24"/>
        </w:rPr>
        <w:t xml:space="preserve"> </w:t>
      </w:r>
      <w:ins w:id="2150" w:author="Microsoft Office User" w:date="2024-10-25T16:27:00Z">
        <w:r w:rsidR="00EA5C24" w:rsidRPr="001A7447">
          <w:rPr>
            <w:rFonts w:ascii="Times New Roman" w:hAnsi="Times New Roman"/>
            <w:bCs/>
            <w:color w:val="000000" w:themeColor="text1"/>
            <w:spacing w:val="-57"/>
            <w:szCs w:val="24"/>
          </w:rPr>
          <w:t xml:space="preserve">    </w:t>
        </w:r>
      </w:ins>
      <w:r w:rsidRPr="001A7447">
        <w:rPr>
          <w:rFonts w:ascii="Times New Roman" w:hAnsi="Times New Roman"/>
          <w:bCs/>
          <w:color w:val="000000" w:themeColor="text1"/>
          <w:szCs w:val="24"/>
        </w:rPr>
        <w:t>Their</w:t>
      </w:r>
      <w:r w:rsidRPr="001A7447">
        <w:rPr>
          <w:rFonts w:ascii="Times New Roman" w:hAnsi="Times New Roman"/>
          <w:bCs/>
          <w:color w:val="000000" w:themeColor="text1"/>
          <w:spacing w:val="-3"/>
          <w:szCs w:val="24"/>
        </w:rPr>
        <w:t xml:space="preserve"> </w:t>
      </w:r>
      <w:r w:rsidRPr="001A7447">
        <w:rPr>
          <w:rFonts w:ascii="Times New Roman" w:hAnsi="Times New Roman"/>
          <w:bCs/>
          <w:color w:val="000000" w:themeColor="text1"/>
          <w:szCs w:val="24"/>
        </w:rPr>
        <w:t>Writing Achievement</w:t>
      </w:r>
    </w:p>
    <w:p w14:paraId="660ED4FC" w14:textId="77777777" w:rsidR="00CC17C1" w:rsidRPr="001A7447" w:rsidRDefault="00CC17C1">
      <w:pPr>
        <w:pStyle w:val="BodyText"/>
        <w:spacing w:line="240" w:lineRule="auto"/>
        <w:rPr>
          <w:rFonts w:ascii="Times New Roman" w:hAnsi="Times New Roman"/>
          <w:b/>
          <w:color w:val="000000" w:themeColor="text1"/>
          <w:szCs w:val="24"/>
        </w:rPr>
      </w:pPr>
    </w:p>
    <w:tbl>
      <w:tblPr>
        <w:tblStyle w:val="PlainTable2"/>
        <w:tblW w:w="8752" w:type="dxa"/>
        <w:tblLayout w:type="fixed"/>
        <w:tblLook w:val="04A0" w:firstRow="1" w:lastRow="0" w:firstColumn="1" w:lastColumn="0" w:noHBand="0" w:noVBand="1"/>
      </w:tblPr>
      <w:tblGrid>
        <w:gridCol w:w="1392"/>
        <w:gridCol w:w="1350"/>
        <w:gridCol w:w="1695"/>
        <w:gridCol w:w="2065"/>
        <w:gridCol w:w="2250"/>
      </w:tblGrid>
      <w:tr w:rsidR="001A7447" w:rsidRPr="001A7447" w14:paraId="425F28D5" w14:textId="77777777" w:rsidTr="001A7447">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8752" w:type="dxa"/>
            <w:gridSpan w:val="5"/>
          </w:tcPr>
          <w:p w14:paraId="620DB17E" w14:textId="77777777" w:rsidR="00CC17C1" w:rsidRPr="001A7447" w:rsidRDefault="00000000">
            <w:pPr>
              <w:pStyle w:val="TableParagraph"/>
              <w:ind w:left="2740" w:right="2734"/>
              <w:jc w:val="center"/>
              <w:rPr>
                <w:b w:val="0"/>
                <w:color w:val="000000" w:themeColor="text1"/>
                <w:sz w:val="24"/>
                <w:szCs w:val="24"/>
              </w:rPr>
            </w:pPr>
            <w:r w:rsidRPr="001A7447">
              <w:rPr>
                <w:color w:val="000000" w:themeColor="text1"/>
                <w:sz w:val="24"/>
                <w:szCs w:val="24"/>
              </w:rPr>
              <w:t>Model</w:t>
            </w:r>
            <w:r w:rsidRPr="001A7447">
              <w:rPr>
                <w:color w:val="000000" w:themeColor="text1"/>
                <w:spacing w:val="-3"/>
                <w:sz w:val="24"/>
                <w:szCs w:val="24"/>
              </w:rPr>
              <w:t xml:space="preserve"> </w:t>
            </w:r>
            <w:r w:rsidRPr="001A7447">
              <w:rPr>
                <w:color w:val="000000" w:themeColor="text1"/>
                <w:sz w:val="24"/>
                <w:szCs w:val="24"/>
              </w:rPr>
              <w:t>Summary</w:t>
            </w:r>
          </w:p>
        </w:tc>
      </w:tr>
      <w:tr w:rsidR="001A7447" w:rsidRPr="001A7447" w14:paraId="76999FA6" w14:textId="77777777" w:rsidTr="001A7447">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1392" w:type="dxa"/>
          </w:tcPr>
          <w:p w14:paraId="57AE4919" w14:textId="77777777" w:rsidR="00CC17C1" w:rsidRPr="001A7447" w:rsidRDefault="00000000">
            <w:pPr>
              <w:pStyle w:val="TableParagraph"/>
              <w:ind w:left="178"/>
              <w:rPr>
                <w:b w:val="0"/>
                <w:color w:val="000000" w:themeColor="text1"/>
                <w:sz w:val="24"/>
                <w:szCs w:val="24"/>
              </w:rPr>
            </w:pPr>
            <w:r w:rsidRPr="001A7447">
              <w:rPr>
                <w:color w:val="000000" w:themeColor="text1"/>
                <w:sz w:val="24"/>
                <w:szCs w:val="24"/>
              </w:rPr>
              <w:t>Mode</w:t>
            </w:r>
          </w:p>
          <w:p w14:paraId="54371621" w14:textId="77777777" w:rsidR="00CC17C1" w:rsidRPr="001A7447" w:rsidRDefault="00000000">
            <w:pPr>
              <w:pStyle w:val="TableParagraph"/>
              <w:ind w:left="178"/>
              <w:rPr>
                <w:b w:val="0"/>
                <w:color w:val="000000" w:themeColor="text1"/>
                <w:sz w:val="24"/>
                <w:szCs w:val="24"/>
              </w:rPr>
            </w:pPr>
            <w:r w:rsidRPr="001A7447">
              <w:rPr>
                <w:color w:val="000000" w:themeColor="text1"/>
                <w:sz w:val="24"/>
                <w:szCs w:val="24"/>
              </w:rPr>
              <w:t>l</w:t>
            </w:r>
          </w:p>
        </w:tc>
        <w:tc>
          <w:tcPr>
            <w:tcW w:w="1350" w:type="dxa"/>
          </w:tcPr>
          <w:p w14:paraId="6058C5DB" w14:textId="77777777" w:rsidR="00CC17C1" w:rsidRPr="001A7447" w:rsidRDefault="00000000">
            <w:pPr>
              <w:pStyle w:val="TableParagraph"/>
              <w:ind w:left="386"/>
              <w:cnfStyle w:val="000000100000" w:firstRow="0" w:lastRow="0" w:firstColumn="0" w:lastColumn="0" w:oddVBand="0" w:evenVBand="0" w:oddHBand="1" w:evenHBand="0" w:firstRowFirstColumn="0" w:firstRowLastColumn="0" w:lastRowFirstColumn="0" w:lastRowLastColumn="0"/>
              <w:rPr>
                <w:b/>
                <w:color w:val="000000" w:themeColor="text1"/>
                <w:sz w:val="24"/>
                <w:szCs w:val="24"/>
              </w:rPr>
            </w:pPr>
            <w:r w:rsidRPr="001A7447">
              <w:rPr>
                <w:b/>
                <w:color w:val="000000" w:themeColor="text1"/>
                <w:w w:val="99"/>
                <w:sz w:val="24"/>
                <w:szCs w:val="24"/>
              </w:rPr>
              <w:t>R</w:t>
            </w:r>
          </w:p>
        </w:tc>
        <w:tc>
          <w:tcPr>
            <w:tcW w:w="1695" w:type="dxa"/>
          </w:tcPr>
          <w:p w14:paraId="48AB428B" w14:textId="77777777" w:rsidR="00CC17C1" w:rsidRPr="001A7447" w:rsidRDefault="00000000">
            <w:pPr>
              <w:pStyle w:val="TableParagraph"/>
              <w:ind w:left="160" w:right="237"/>
              <w:jc w:val="center"/>
              <w:cnfStyle w:val="000000100000" w:firstRow="0" w:lastRow="0" w:firstColumn="0" w:lastColumn="0" w:oddVBand="0" w:evenVBand="0" w:oddHBand="1" w:evenHBand="0" w:firstRowFirstColumn="0" w:firstRowLastColumn="0" w:lastRowFirstColumn="0" w:lastRowLastColumn="0"/>
              <w:rPr>
                <w:b/>
                <w:color w:val="000000" w:themeColor="text1"/>
                <w:sz w:val="24"/>
                <w:szCs w:val="24"/>
              </w:rPr>
            </w:pPr>
            <w:r w:rsidRPr="001A7447">
              <w:rPr>
                <w:b/>
                <w:color w:val="000000" w:themeColor="text1"/>
                <w:sz w:val="24"/>
                <w:szCs w:val="24"/>
              </w:rPr>
              <w:t>R</w:t>
            </w:r>
            <w:r w:rsidRPr="001A7447">
              <w:rPr>
                <w:b/>
                <w:color w:val="000000" w:themeColor="text1"/>
                <w:spacing w:val="-1"/>
                <w:sz w:val="24"/>
                <w:szCs w:val="24"/>
              </w:rPr>
              <w:t xml:space="preserve"> </w:t>
            </w:r>
            <w:r w:rsidRPr="001A7447">
              <w:rPr>
                <w:b/>
                <w:color w:val="000000" w:themeColor="text1"/>
                <w:sz w:val="24"/>
                <w:szCs w:val="24"/>
              </w:rPr>
              <w:t>Square</w:t>
            </w:r>
          </w:p>
        </w:tc>
        <w:tc>
          <w:tcPr>
            <w:tcW w:w="2065" w:type="dxa"/>
          </w:tcPr>
          <w:p w14:paraId="6D249C1F" w14:textId="77777777" w:rsidR="00CC17C1" w:rsidRPr="001A7447" w:rsidRDefault="00000000">
            <w:pPr>
              <w:pStyle w:val="TableParagraph"/>
              <w:ind w:left="235" w:right="268"/>
              <w:jc w:val="center"/>
              <w:cnfStyle w:val="000000100000" w:firstRow="0" w:lastRow="0" w:firstColumn="0" w:lastColumn="0" w:oddVBand="0" w:evenVBand="0" w:oddHBand="1" w:evenHBand="0" w:firstRowFirstColumn="0" w:firstRowLastColumn="0" w:lastRowFirstColumn="0" w:lastRowLastColumn="0"/>
              <w:rPr>
                <w:b/>
                <w:color w:val="000000" w:themeColor="text1"/>
                <w:sz w:val="24"/>
                <w:szCs w:val="24"/>
              </w:rPr>
            </w:pPr>
            <w:r w:rsidRPr="001A7447">
              <w:rPr>
                <w:b/>
                <w:color w:val="000000" w:themeColor="text1"/>
                <w:sz w:val="24"/>
                <w:szCs w:val="24"/>
              </w:rPr>
              <w:t>Adjusted</w:t>
            </w:r>
            <w:r w:rsidRPr="001A7447">
              <w:rPr>
                <w:b/>
                <w:color w:val="000000" w:themeColor="text1"/>
                <w:spacing w:val="-3"/>
                <w:sz w:val="24"/>
                <w:szCs w:val="24"/>
              </w:rPr>
              <w:t xml:space="preserve"> </w:t>
            </w:r>
            <w:r w:rsidRPr="001A7447">
              <w:rPr>
                <w:b/>
                <w:color w:val="000000" w:themeColor="text1"/>
                <w:sz w:val="24"/>
                <w:szCs w:val="24"/>
              </w:rPr>
              <w:t>R</w:t>
            </w:r>
          </w:p>
          <w:p w14:paraId="308631FF" w14:textId="77777777" w:rsidR="00CC17C1" w:rsidRPr="001A7447" w:rsidRDefault="00000000">
            <w:pPr>
              <w:pStyle w:val="TableParagraph"/>
              <w:ind w:left="235" w:right="268"/>
              <w:jc w:val="center"/>
              <w:cnfStyle w:val="000000100000" w:firstRow="0" w:lastRow="0" w:firstColumn="0" w:lastColumn="0" w:oddVBand="0" w:evenVBand="0" w:oddHBand="1" w:evenHBand="0" w:firstRowFirstColumn="0" w:firstRowLastColumn="0" w:lastRowFirstColumn="0" w:lastRowLastColumn="0"/>
              <w:rPr>
                <w:b/>
                <w:color w:val="000000" w:themeColor="text1"/>
                <w:sz w:val="24"/>
                <w:szCs w:val="24"/>
              </w:rPr>
            </w:pPr>
            <w:r w:rsidRPr="001A7447">
              <w:rPr>
                <w:b/>
                <w:color w:val="000000" w:themeColor="text1"/>
                <w:sz w:val="24"/>
                <w:szCs w:val="24"/>
              </w:rPr>
              <w:t>Square</w:t>
            </w:r>
          </w:p>
        </w:tc>
        <w:tc>
          <w:tcPr>
            <w:tcW w:w="2248" w:type="dxa"/>
          </w:tcPr>
          <w:p w14:paraId="2738CA4C" w14:textId="77777777" w:rsidR="00CC17C1" w:rsidRPr="001A7447" w:rsidRDefault="00000000">
            <w:pPr>
              <w:pStyle w:val="TableParagraph"/>
              <w:ind w:left="281"/>
              <w:cnfStyle w:val="000000100000" w:firstRow="0" w:lastRow="0" w:firstColumn="0" w:lastColumn="0" w:oddVBand="0" w:evenVBand="0" w:oddHBand="1" w:evenHBand="0" w:firstRowFirstColumn="0" w:firstRowLastColumn="0" w:lastRowFirstColumn="0" w:lastRowLastColumn="0"/>
              <w:rPr>
                <w:b/>
                <w:color w:val="000000" w:themeColor="text1"/>
                <w:sz w:val="24"/>
                <w:szCs w:val="24"/>
              </w:rPr>
            </w:pPr>
            <w:r w:rsidRPr="001A7447">
              <w:rPr>
                <w:b/>
                <w:color w:val="000000" w:themeColor="text1"/>
                <w:sz w:val="24"/>
                <w:szCs w:val="24"/>
              </w:rPr>
              <w:t>Std.</w:t>
            </w:r>
            <w:r w:rsidRPr="001A7447">
              <w:rPr>
                <w:b/>
                <w:color w:val="000000" w:themeColor="text1"/>
                <w:spacing w:val="-2"/>
                <w:sz w:val="24"/>
                <w:szCs w:val="24"/>
              </w:rPr>
              <w:t xml:space="preserve"> </w:t>
            </w:r>
            <w:r w:rsidRPr="001A7447">
              <w:rPr>
                <w:b/>
                <w:color w:val="000000" w:themeColor="text1"/>
                <w:sz w:val="24"/>
                <w:szCs w:val="24"/>
              </w:rPr>
              <w:t>Error</w:t>
            </w:r>
            <w:r w:rsidRPr="001A7447">
              <w:rPr>
                <w:b/>
                <w:color w:val="000000" w:themeColor="text1"/>
                <w:spacing w:val="-1"/>
                <w:sz w:val="24"/>
                <w:szCs w:val="24"/>
              </w:rPr>
              <w:t xml:space="preserve"> </w:t>
            </w:r>
            <w:r w:rsidRPr="001A7447">
              <w:rPr>
                <w:b/>
                <w:color w:val="000000" w:themeColor="text1"/>
                <w:sz w:val="24"/>
                <w:szCs w:val="24"/>
              </w:rPr>
              <w:t>of</w:t>
            </w:r>
          </w:p>
          <w:p w14:paraId="48B58419" w14:textId="77777777" w:rsidR="00CC17C1" w:rsidRPr="001A7447" w:rsidRDefault="00000000">
            <w:pPr>
              <w:pStyle w:val="TableParagraph"/>
              <w:ind w:left="301"/>
              <w:cnfStyle w:val="000000100000" w:firstRow="0" w:lastRow="0" w:firstColumn="0" w:lastColumn="0" w:oddVBand="0" w:evenVBand="0" w:oddHBand="1" w:evenHBand="0" w:firstRowFirstColumn="0" w:firstRowLastColumn="0" w:lastRowFirstColumn="0" w:lastRowLastColumn="0"/>
              <w:rPr>
                <w:b/>
                <w:color w:val="000000" w:themeColor="text1"/>
                <w:sz w:val="24"/>
                <w:szCs w:val="24"/>
              </w:rPr>
            </w:pPr>
            <w:r w:rsidRPr="001A7447">
              <w:rPr>
                <w:b/>
                <w:color w:val="000000" w:themeColor="text1"/>
                <w:sz w:val="24"/>
                <w:szCs w:val="24"/>
              </w:rPr>
              <w:t>the</w:t>
            </w:r>
            <w:r w:rsidRPr="001A7447">
              <w:rPr>
                <w:b/>
                <w:color w:val="000000" w:themeColor="text1"/>
                <w:spacing w:val="-1"/>
                <w:sz w:val="24"/>
                <w:szCs w:val="24"/>
              </w:rPr>
              <w:t xml:space="preserve"> </w:t>
            </w:r>
            <w:r w:rsidRPr="001A7447">
              <w:rPr>
                <w:b/>
                <w:color w:val="000000" w:themeColor="text1"/>
                <w:sz w:val="24"/>
                <w:szCs w:val="24"/>
              </w:rPr>
              <w:t>Estimate</w:t>
            </w:r>
          </w:p>
        </w:tc>
      </w:tr>
      <w:tr w:rsidR="001A7447" w:rsidRPr="001A7447" w14:paraId="7F7D821B" w14:textId="77777777" w:rsidTr="001A7447">
        <w:trPr>
          <w:trHeight w:val="299"/>
        </w:trPr>
        <w:tc>
          <w:tcPr>
            <w:cnfStyle w:val="001000000000" w:firstRow="0" w:lastRow="0" w:firstColumn="1" w:lastColumn="0" w:oddVBand="0" w:evenVBand="0" w:oddHBand="0" w:evenHBand="0" w:firstRowFirstColumn="0" w:firstRowLastColumn="0" w:lastRowFirstColumn="0" w:lastRowLastColumn="0"/>
            <w:tcW w:w="1392" w:type="dxa"/>
          </w:tcPr>
          <w:p w14:paraId="7E8EAB12" w14:textId="77777777" w:rsidR="00CC17C1" w:rsidRPr="001A7447" w:rsidRDefault="00000000">
            <w:pPr>
              <w:pStyle w:val="TableParagraph"/>
              <w:ind w:left="178"/>
              <w:rPr>
                <w:color w:val="000000" w:themeColor="text1"/>
                <w:sz w:val="24"/>
                <w:szCs w:val="24"/>
              </w:rPr>
            </w:pPr>
            <w:r w:rsidRPr="001A7447">
              <w:rPr>
                <w:color w:val="000000" w:themeColor="text1"/>
                <w:sz w:val="24"/>
                <w:szCs w:val="24"/>
              </w:rPr>
              <w:t>1</w:t>
            </w:r>
          </w:p>
        </w:tc>
        <w:tc>
          <w:tcPr>
            <w:tcW w:w="1350" w:type="dxa"/>
          </w:tcPr>
          <w:p w14:paraId="4245D6D6" w14:textId="77777777" w:rsidR="00CC17C1" w:rsidRPr="001A7447" w:rsidRDefault="00000000">
            <w:pPr>
              <w:pStyle w:val="TableParagraph"/>
              <w:ind w:left="446"/>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A7447">
              <w:rPr>
                <w:color w:val="000000" w:themeColor="text1"/>
                <w:sz w:val="24"/>
                <w:szCs w:val="24"/>
              </w:rPr>
              <w:t>.323</w:t>
            </w:r>
            <w:r w:rsidRPr="001A7447">
              <w:rPr>
                <w:color w:val="000000" w:themeColor="text1"/>
                <w:sz w:val="24"/>
                <w:szCs w:val="24"/>
                <w:vertAlign w:val="superscript"/>
              </w:rPr>
              <w:t>a</w:t>
            </w:r>
          </w:p>
        </w:tc>
        <w:tc>
          <w:tcPr>
            <w:tcW w:w="1695" w:type="dxa"/>
          </w:tcPr>
          <w:p w14:paraId="0C4FAEFB" w14:textId="77777777" w:rsidR="00CC17C1" w:rsidRPr="001A7447" w:rsidRDefault="00000000">
            <w:pPr>
              <w:pStyle w:val="TableParagraph"/>
              <w:ind w:left="155" w:right="237"/>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A7447">
              <w:rPr>
                <w:color w:val="000000" w:themeColor="text1"/>
                <w:sz w:val="24"/>
                <w:szCs w:val="24"/>
              </w:rPr>
              <w:t>.104</w:t>
            </w:r>
          </w:p>
        </w:tc>
        <w:tc>
          <w:tcPr>
            <w:tcW w:w="2065" w:type="dxa"/>
          </w:tcPr>
          <w:p w14:paraId="67F8817D" w14:textId="77777777" w:rsidR="00CC17C1" w:rsidRPr="001A7447" w:rsidRDefault="00000000">
            <w:pPr>
              <w:pStyle w:val="TableParagraph"/>
              <w:ind w:left="235" w:right="268"/>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A7447">
              <w:rPr>
                <w:color w:val="000000" w:themeColor="text1"/>
                <w:sz w:val="24"/>
                <w:szCs w:val="24"/>
              </w:rPr>
              <w:t>.075</w:t>
            </w:r>
          </w:p>
        </w:tc>
        <w:tc>
          <w:tcPr>
            <w:tcW w:w="2248" w:type="dxa"/>
          </w:tcPr>
          <w:p w14:paraId="438C7BFD" w14:textId="77777777" w:rsidR="00CC17C1" w:rsidRPr="001A7447" w:rsidRDefault="00000000">
            <w:pPr>
              <w:pStyle w:val="TableParagraph"/>
              <w:ind w:left="785"/>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A7447">
              <w:rPr>
                <w:color w:val="000000" w:themeColor="text1"/>
                <w:sz w:val="24"/>
                <w:szCs w:val="24"/>
              </w:rPr>
              <w:t>13.92681</w:t>
            </w:r>
          </w:p>
        </w:tc>
      </w:tr>
    </w:tbl>
    <w:p w14:paraId="0CF546EA" w14:textId="77777777" w:rsidR="00CC17C1" w:rsidRPr="001A7447" w:rsidRDefault="00CC17C1">
      <w:pPr>
        <w:pStyle w:val="BodyText"/>
        <w:spacing w:line="240" w:lineRule="auto"/>
        <w:rPr>
          <w:rFonts w:ascii="Times New Roman" w:hAnsi="Times New Roman"/>
          <w:b/>
          <w:color w:val="000000" w:themeColor="text1"/>
          <w:szCs w:val="24"/>
        </w:rPr>
      </w:pPr>
    </w:p>
    <w:p w14:paraId="38AE3149" w14:textId="77777777" w:rsidR="00CC17C1" w:rsidRPr="001A7447" w:rsidRDefault="00000000">
      <w:pPr>
        <w:pStyle w:val="ListParagraph"/>
        <w:widowControl w:val="0"/>
        <w:numPr>
          <w:ilvl w:val="1"/>
          <w:numId w:val="1"/>
        </w:numPr>
        <w:tabs>
          <w:tab w:val="left" w:pos="2583"/>
        </w:tabs>
        <w:autoSpaceDE w:val="0"/>
        <w:autoSpaceDN w:val="0"/>
        <w:spacing w:before="194"/>
        <w:contextualSpacing w:val="0"/>
        <w:rPr>
          <w:color w:val="000000" w:themeColor="text1"/>
        </w:rPr>
      </w:pPr>
      <w:r w:rsidRPr="001A7447">
        <w:rPr>
          <w:color w:val="000000" w:themeColor="text1"/>
        </w:rPr>
        <w:t>Predictors:</w:t>
      </w:r>
      <w:r w:rsidRPr="001A7447">
        <w:rPr>
          <w:color w:val="000000" w:themeColor="text1"/>
          <w:spacing w:val="-3"/>
        </w:rPr>
        <w:t xml:space="preserve"> </w:t>
      </w:r>
      <w:r w:rsidRPr="001A7447">
        <w:rPr>
          <w:color w:val="000000" w:themeColor="text1"/>
        </w:rPr>
        <w:t>(Constant),</w:t>
      </w:r>
      <w:r w:rsidRPr="001A7447">
        <w:rPr>
          <w:color w:val="000000" w:themeColor="text1"/>
          <w:spacing w:val="-1"/>
        </w:rPr>
        <w:t xml:space="preserve"> </w:t>
      </w:r>
      <w:r w:rsidRPr="001A7447">
        <w:rPr>
          <w:color w:val="000000" w:themeColor="text1"/>
        </w:rPr>
        <w:t>Cognitive</w:t>
      </w:r>
      <w:r w:rsidRPr="001A7447">
        <w:rPr>
          <w:color w:val="000000" w:themeColor="text1"/>
          <w:spacing w:val="-2"/>
        </w:rPr>
        <w:t xml:space="preserve"> </w:t>
      </w:r>
      <w:r w:rsidRPr="001A7447">
        <w:rPr>
          <w:color w:val="000000" w:themeColor="text1"/>
        </w:rPr>
        <w:t>Anxiety</w:t>
      </w:r>
    </w:p>
    <w:tbl>
      <w:tblPr>
        <w:tblStyle w:val="PlainTable2"/>
        <w:tblW w:w="8956" w:type="dxa"/>
        <w:tblLayout w:type="fixed"/>
        <w:tblLook w:val="04A0" w:firstRow="1" w:lastRow="0" w:firstColumn="1" w:lastColumn="0" w:noHBand="0" w:noVBand="1"/>
      </w:tblPr>
      <w:tblGrid>
        <w:gridCol w:w="959"/>
        <w:gridCol w:w="1507"/>
        <w:gridCol w:w="1576"/>
        <w:gridCol w:w="1001"/>
        <w:gridCol w:w="1692"/>
        <w:gridCol w:w="1154"/>
        <w:gridCol w:w="1067"/>
      </w:tblGrid>
      <w:tr w:rsidR="001A7447" w:rsidRPr="001A7447" w14:paraId="23FD1DFC" w14:textId="77777777" w:rsidTr="00F6037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8956" w:type="dxa"/>
            <w:gridSpan w:val="7"/>
          </w:tcPr>
          <w:p w14:paraId="0DA592CB" w14:textId="77777777" w:rsidR="00CC17C1" w:rsidRPr="001A7447" w:rsidRDefault="00000000">
            <w:pPr>
              <w:pStyle w:val="TableParagraph"/>
              <w:ind w:left="3496" w:right="3496"/>
              <w:jc w:val="center"/>
              <w:rPr>
                <w:b w:val="0"/>
                <w:color w:val="000000" w:themeColor="text1"/>
                <w:sz w:val="24"/>
              </w:rPr>
            </w:pPr>
            <w:proofErr w:type="spellStart"/>
            <w:r w:rsidRPr="001A7447">
              <w:rPr>
                <w:color w:val="000000" w:themeColor="text1"/>
                <w:sz w:val="24"/>
              </w:rPr>
              <w:t>ANOVA</w:t>
            </w:r>
            <w:r w:rsidRPr="001A7447">
              <w:rPr>
                <w:color w:val="000000" w:themeColor="text1"/>
                <w:sz w:val="24"/>
                <w:vertAlign w:val="superscript"/>
              </w:rPr>
              <w:t>a</w:t>
            </w:r>
            <w:proofErr w:type="spellEnd"/>
          </w:p>
        </w:tc>
      </w:tr>
      <w:tr w:rsidR="001A7447" w:rsidRPr="001A7447" w14:paraId="2E5C274C" w14:textId="77777777" w:rsidTr="00F60375">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959" w:type="dxa"/>
          </w:tcPr>
          <w:p w14:paraId="407414C7" w14:textId="77777777" w:rsidR="00CC17C1" w:rsidRPr="001A7447" w:rsidRDefault="00000000">
            <w:pPr>
              <w:pStyle w:val="TableParagraph"/>
              <w:ind w:left="168"/>
              <w:rPr>
                <w:b w:val="0"/>
                <w:color w:val="000000" w:themeColor="text1"/>
                <w:sz w:val="24"/>
              </w:rPr>
            </w:pPr>
            <w:r w:rsidRPr="001A7447">
              <w:rPr>
                <w:color w:val="000000" w:themeColor="text1"/>
                <w:sz w:val="24"/>
              </w:rPr>
              <w:t>Model</w:t>
            </w:r>
          </w:p>
        </w:tc>
        <w:tc>
          <w:tcPr>
            <w:tcW w:w="1507" w:type="dxa"/>
          </w:tcPr>
          <w:p w14:paraId="404DF407" w14:textId="77777777" w:rsidR="00CC17C1" w:rsidRPr="001A7447" w:rsidRDefault="00CC17C1">
            <w:pPr>
              <w:pStyle w:val="TableParagraph"/>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576" w:type="dxa"/>
          </w:tcPr>
          <w:p w14:paraId="0997934D" w14:textId="77777777" w:rsidR="00CC17C1" w:rsidRPr="001A7447" w:rsidRDefault="00000000">
            <w:pPr>
              <w:pStyle w:val="TableParagraph"/>
              <w:ind w:left="281"/>
              <w:cnfStyle w:val="000000100000" w:firstRow="0" w:lastRow="0" w:firstColumn="0" w:lastColumn="0" w:oddVBand="0" w:evenVBand="0" w:oddHBand="1" w:evenHBand="0" w:firstRowFirstColumn="0" w:firstRowLastColumn="0" w:lastRowFirstColumn="0" w:lastRowLastColumn="0"/>
              <w:rPr>
                <w:b/>
                <w:color w:val="000000" w:themeColor="text1"/>
                <w:sz w:val="24"/>
              </w:rPr>
            </w:pPr>
            <w:r w:rsidRPr="001A7447">
              <w:rPr>
                <w:b/>
                <w:color w:val="000000" w:themeColor="text1"/>
                <w:sz w:val="24"/>
              </w:rPr>
              <w:t>Som</w:t>
            </w:r>
            <w:r w:rsidRPr="001A7447">
              <w:rPr>
                <w:b/>
                <w:color w:val="000000" w:themeColor="text1"/>
                <w:spacing w:val="-1"/>
                <w:sz w:val="24"/>
              </w:rPr>
              <w:t xml:space="preserve">e </w:t>
            </w:r>
            <w:r w:rsidRPr="001A7447">
              <w:rPr>
                <w:b/>
                <w:color w:val="000000" w:themeColor="text1"/>
                <w:sz w:val="24"/>
              </w:rPr>
              <w:t>of</w:t>
            </w:r>
          </w:p>
          <w:p w14:paraId="16FAB3E3" w14:textId="77777777" w:rsidR="00CC17C1" w:rsidRPr="001A7447" w:rsidRDefault="00000000">
            <w:pPr>
              <w:pStyle w:val="TableParagraph"/>
              <w:ind w:left="233"/>
              <w:cnfStyle w:val="000000100000" w:firstRow="0" w:lastRow="0" w:firstColumn="0" w:lastColumn="0" w:oddVBand="0" w:evenVBand="0" w:oddHBand="1" w:evenHBand="0" w:firstRowFirstColumn="0" w:firstRowLastColumn="0" w:lastRowFirstColumn="0" w:lastRowLastColumn="0"/>
              <w:rPr>
                <w:b/>
                <w:color w:val="000000" w:themeColor="text1"/>
                <w:sz w:val="24"/>
              </w:rPr>
            </w:pPr>
            <w:r w:rsidRPr="001A7447">
              <w:rPr>
                <w:b/>
                <w:color w:val="000000" w:themeColor="text1"/>
                <w:sz w:val="24"/>
              </w:rPr>
              <w:t>Squares</w:t>
            </w:r>
          </w:p>
        </w:tc>
        <w:tc>
          <w:tcPr>
            <w:tcW w:w="1001" w:type="dxa"/>
          </w:tcPr>
          <w:p w14:paraId="2AD3C6CF" w14:textId="77777777" w:rsidR="00CC17C1" w:rsidRPr="001A7447" w:rsidRDefault="00000000">
            <w:pPr>
              <w:pStyle w:val="TableParagraph"/>
              <w:ind w:right="360"/>
              <w:jc w:val="right"/>
              <w:cnfStyle w:val="000000100000" w:firstRow="0" w:lastRow="0" w:firstColumn="0" w:lastColumn="0" w:oddVBand="0" w:evenVBand="0" w:oddHBand="1" w:evenHBand="0" w:firstRowFirstColumn="0" w:firstRowLastColumn="0" w:lastRowFirstColumn="0" w:lastRowLastColumn="0"/>
              <w:rPr>
                <w:b/>
                <w:color w:val="000000" w:themeColor="text1"/>
                <w:sz w:val="24"/>
              </w:rPr>
            </w:pPr>
            <w:proofErr w:type="spellStart"/>
            <w:r w:rsidRPr="001A7447">
              <w:rPr>
                <w:b/>
                <w:color w:val="000000" w:themeColor="text1"/>
                <w:sz w:val="24"/>
              </w:rPr>
              <w:t>Df</w:t>
            </w:r>
            <w:proofErr w:type="spellEnd"/>
          </w:p>
        </w:tc>
        <w:tc>
          <w:tcPr>
            <w:tcW w:w="1692" w:type="dxa"/>
          </w:tcPr>
          <w:p w14:paraId="197EC7A5" w14:textId="77777777" w:rsidR="00CC17C1" w:rsidRPr="001A7447" w:rsidRDefault="00000000">
            <w:pPr>
              <w:pStyle w:val="TableParagraph"/>
              <w:ind w:left="435"/>
              <w:cnfStyle w:val="000000100000" w:firstRow="0" w:lastRow="0" w:firstColumn="0" w:lastColumn="0" w:oddVBand="0" w:evenVBand="0" w:oddHBand="1" w:evenHBand="0" w:firstRowFirstColumn="0" w:firstRowLastColumn="0" w:lastRowFirstColumn="0" w:lastRowLastColumn="0"/>
              <w:rPr>
                <w:b/>
                <w:color w:val="000000" w:themeColor="text1"/>
                <w:sz w:val="24"/>
              </w:rPr>
            </w:pPr>
            <w:r w:rsidRPr="001A7447">
              <w:rPr>
                <w:b/>
                <w:color w:val="000000" w:themeColor="text1"/>
                <w:sz w:val="24"/>
              </w:rPr>
              <w:t>Mean</w:t>
            </w:r>
          </w:p>
          <w:p w14:paraId="2FBDD39E" w14:textId="77777777" w:rsidR="00CC17C1" w:rsidRPr="001A7447" w:rsidRDefault="00000000">
            <w:pPr>
              <w:pStyle w:val="TableParagraph"/>
              <w:ind w:left="360"/>
              <w:cnfStyle w:val="000000100000" w:firstRow="0" w:lastRow="0" w:firstColumn="0" w:lastColumn="0" w:oddVBand="0" w:evenVBand="0" w:oddHBand="1" w:evenHBand="0" w:firstRowFirstColumn="0" w:firstRowLastColumn="0" w:lastRowFirstColumn="0" w:lastRowLastColumn="0"/>
              <w:rPr>
                <w:b/>
                <w:color w:val="000000" w:themeColor="text1"/>
                <w:sz w:val="24"/>
              </w:rPr>
            </w:pPr>
            <w:r w:rsidRPr="001A7447">
              <w:rPr>
                <w:b/>
                <w:color w:val="000000" w:themeColor="text1"/>
                <w:sz w:val="24"/>
              </w:rPr>
              <w:t>Square</w:t>
            </w:r>
          </w:p>
        </w:tc>
        <w:tc>
          <w:tcPr>
            <w:tcW w:w="1154" w:type="dxa"/>
          </w:tcPr>
          <w:p w14:paraId="206C239A" w14:textId="77777777" w:rsidR="00CC17C1" w:rsidRPr="001A7447" w:rsidRDefault="00000000">
            <w:pPr>
              <w:pStyle w:val="TableParagraph"/>
              <w:ind w:right="154"/>
              <w:jc w:val="center"/>
              <w:cnfStyle w:val="000000100000" w:firstRow="0" w:lastRow="0" w:firstColumn="0" w:lastColumn="0" w:oddVBand="0" w:evenVBand="0" w:oddHBand="1" w:evenHBand="0" w:firstRowFirstColumn="0" w:firstRowLastColumn="0" w:lastRowFirstColumn="0" w:lastRowLastColumn="0"/>
              <w:rPr>
                <w:b/>
                <w:color w:val="000000" w:themeColor="text1"/>
                <w:sz w:val="24"/>
              </w:rPr>
            </w:pPr>
            <w:r w:rsidRPr="001A7447">
              <w:rPr>
                <w:b/>
                <w:color w:val="000000" w:themeColor="text1"/>
                <w:sz w:val="24"/>
              </w:rPr>
              <w:t>F</w:t>
            </w:r>
          </w:p>
        </w:tc>
        <w:tc>
          <w:tcPr>
            <w:tcW w:w="1067" w:type="dxa"/>
          </w:tcPr>
          <w:p w14:paraId="6F9E7E32" w14:textId="77777777" w:rsidR="00CC17C1" w:rsidRPr="001A7447" w:rsidRDefault="00000000">
            <w:pPr>
              <w:pStyle w:val="TableParagraph"/>
              <w:ind w:left="245"/>
              <w:cnfStyle w:val="000000100000" w:firstRow="0" w:lastRow="0" w:firstColumn="0" w:lastColumn="0" w:oddVBand="0" w:evenVBand="0" w:oddHBand="1" w:evenHBand="0" w:firstRowFirstColumn="0" w:firstRowLastColumn="0" w:lastRowFirstColumn="0" w:lastRowLastColumn="0"/>
              <w:rPr>
                <w:b/>
                <w:color w:val="000000" w:themeColor="text1"/>
                <w:sz w:val="24"/>
              </w:rPr>
            </w:pPr>
            <w:r w:rsidRPr="001A7447">
              <w:rPr>
                <w:b/>
                <w:color w:val="000000" w:themeColor="text1"/>
                <w:sz w:val="24"/>
              </w:rPr>
              <w:t>Sig.</w:t>
            </w:r>
          </w:p>
        </w:tc>
      </w:tr>
      <w:tr w:rsidR="001A7447" w:rsidRPr="001A7447" w14:paraId="74B276E7" w14:textId="77777777" w:rsidTr="00F60375">
        <w:trPr>
          <w:trHeight w:val="260"/>
        </w:trPr>
        <w:tc>
          <w:tcPr>
            <w:cnfStyle w:val="001000000000" w:firstRow="0" w:lastRow="0" w:firstColumn="1" w:lastColumn="0" w:oddVBand="0" w:evenVBand="0" w:oddHBand="0" w:evenHBand="0" w:firstRowFirstColumn="0" w:firstRowLastColumn="0" w:lastRowFirstColumn="0" w:lastRowLastColumn="0"/>
            <w:tcW w:w="959" w:type="dxa"/>
          </w:tcPr>
          <w:p w14:paraId="205C4E13" w14:textId="77777777" w:rsidR="00CC17C1" w:rsidRPr="001A7447" w:rsidRDefault="00000000">
            <w:pPr>
              <w:pStyle w:val="TableParagraph"/>
              <w:ind w:left="168"/>
              <w:rPr>
                <w:color w:val="000000" w:themeColor="text1"/>
                <w:sz w:val="24"/>
              </w:rPr>
            </w:pPr>
            <w:r w:rsidRPr="001A7447">
              <w:rPr>
                <w:color w:val="000000" w:themeColor="text1"/>
                <w:sz w:val="24"/>
              </w:rPr>
              <w:t>1</w:t>
            </w:r>
          </w:p>
        </w:tc>
        <w:tc>
          <w:tcPr>
            <w:tcW w:w="1507" w:type="dxa"/>
          </w:tcPr>
          <w:p w14:paraId="102C02FA" w14:textId="77777777" w:rsidR="00CC17C1" w:rsidRPr="001A7447" w:rsidRDefault="00000000">
            <w:pPr>
              <w:pStyle w:val="TableParagraph"/>
              <w:ind w:left="42"/>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Regression</w:t>
            </w:r>
          </w:p>
        </w:tc>
        <w:tc>
          <w:tcPr>
            <w:tcW w:w="1576" w:type="dxa"/>
          </w:tcPr>
          <w:p w14:paraId="037ADCA8" w14:textId="77777777" w:rsidR="00CC17C1" w:rsidRPr="001A7447" w:rsidRDefault="00000000">
            <w:pPr>
              <w:pStyle w:val="TableParagraph"/>
              <w:ind w:right="275"/>
              <w:jc w:val="right"/>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699.548</w:t>
            </w:r>
          </w:p>
        </w:tc>
        <w:tc>
          <w:tcPr>
            <w:tcW w:w="1001" w:type="dxa"/>
          </w:tcPr>
          <w:p w14:paraId="1B6FD67A" w14:textId="77777777" w:rsidR="00CC17C1" w:rsidRPr="001A7447" w:rsidRDefault="00000000">
            <w:pPr>
              <w:pStyle w:val="TableParagraph"/>
              <w:ind w:right="428"/>
              <w:jc w:val="right"/>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1</w:t>
            </w:r>
          </w:p>
        </w:tc>
        <w:tc>
          <w:tcPr>
            <w:tcW w:w="1692" w:type="dxa"/>
          </w:tcPr>
          <w:p w14:paraId="2C83B7B3" w14:textId="77777777" w:rsidR="00CC17C1" w:rsidRPr="001A7447" w:rsidRDefault="00000000">
            <w:pPr>
              <w:pStyle w:val="TableParagraph"/>
              <w:ind w:right="244"/>
              <w:jc w:val="right"/>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699.548</w:t>
            </w:r>
          </w:p>
        </w:tc>
        <w:tc>
          <w:tcPr>
            <w:tcW w:w="1154" w:type="dxa"/>
          </w:tcPr>
          <w:p w14:paraId="542B1C67" w14:textId="77777777" w:rsidR="00CC17C1" w:rsidRPr="001A7447" w:rsidRDefault="00000000">
            <w:pPr>
              <w:pStyle w:val="TableParagraph"/>
              <w:ind w:left="243"/>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3.607</w:t>
            </w:r>
          </w:p>
        </w:tc>
        <w:tc>
          <w:tcPr>
            <w:tcW w:w="1067" w:type="dxa"/>
          </w:tcPr>
          <w:p w14:paraId="14ED751C" w14:textId="77777777" w:rsidR="00CC17C1" w:rsidRPr="001A7447" w:rsidRDefault="00000000">
            <w:pPr>
              <w:pStyle w:val="TableParagraph"/>
              <w:ind w:left="281"/>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.067</w:t>
            </w:r>
            <w:r w:rsidRPr="001A7447">
              <w:rPr>
                <w:color w:val="000000" w:themeColor="text1"/>
                <w:sz w:val="24"/>
                <w:vertAlign w:val="superscript"/>
              </w:rPr>
              <w:t>b</w:t>
            </w:r>
          </w:p>
        </w:tc>
      </w:tr>
      <w:tr w:rsidR="001A7447" w:rsidRPr="001A7447" w14:paraId="6FF6DB4F" w14:textId="77777777" w:rsidTr="00F60375">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959" w:type="dxa"/>
          </w:tcPr>
          <w:p w14:paraId="7D8883E9" w14:textId="77777777" w:rsidR="00CC17C1" w:rsidRPr="001A7447" w:rsidRDefault="00CC17C1">
            <w:pPr>
              <w:pStyle w:val="TableParagraph"/>
              <w:rPr>
                <w:color w:val="000000" w:themeColor="text1"/>
                <w:sz w:val="20"/>
              </w:rPr>
            </w:pPr>
          </w:p>
        </w:tc>
        <w:tc>
          <w:tcPr>
            <w:tcW w:w="1507" w:type="dxa"/>
          </w:tcPr>
          <w:p w14:paraId="7939758E" w14:textId="77777777" w:rsidR="00CC17C1" w:rsidRPr="001A7447" w:rsidRDefault="00000000">
            <w:pPr>
              <w:pStyle w:val="TableParagraph"/>
              <w:ind w:left="42"/>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1A7447">
              <w:rPr>
                <w:color w:val="000000" w:themeColor="text1"/>
                <w:sz w:val="24"/>
              </w:rPr>
              <w:t>Residual</w:t>
            </w:r>
          </w:p>
        </w:tc>
        <w:tc>
          <w:tcPr>
            <w:tcW w:w="1576" w:type="dxa"/>
          </w:tcPr>
          <w:p w14:paraId="2C5FC8CA" w14:textId="77777777" w:rsidR="00CC17C1" w:rsidRPr="001A7447" w:rsidRDefault="00000000">
            <w:pPr>
              <w:pStyle w:val="TableParagraph"/>
              <w:ind w:right="275"/>
              <w:jc w:val="right"/>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1A7447">
              <w:rPr>
                <w:color w:val="000000" w:themeColor="text1"/>
                <w:sz w:val="24"/>
              </w:rPr>
              <w:t>6012.634</w:t>
            </w:r>
          </w:p>
        </w:tc>
        <w:tc>
          <w:tcPr>
            <w:tcW w:w="1001" w:type="dxa"/>
          </w:tcPr>
          <w:p w14:paraId="71A6BF20" w14:textId="77777777" w:rsidR="00CC17C1" w:rsidRPr="001A7447" w:rsidRDefault="00000000">
            <w:pPr>
              <w:pStyle w:val="TableParagraph"/>
              <w:ind w:right="368"/>
              <w:jc w:val="right"/>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1A7447">
              <w:rPr>
                <w:color w:val="000000" w:themeColor="text1"/>
                <w:sz w:val="24"/>
              </w:rPr>
              <w:t>31</w:t>
            </w:r>
          </w:p>
        </w:tc>
        <w:tc>
          <w:tcPr>
            <w:tcW w:w="1692" w:type="dxa"/>
          </w:tcPr>
          <w:p w14:paraId="24FF3559" w14:textId="77777777" w:rsidR="00CC17C1" w:rsidRPr="001A7447" w:rsidRDefault="00000000">
            <w:pPr>
              <w:pStyle w:val="TableParagraph"/>
              <w:ind w:right="244"/>
              <w:jc w:val="right"/>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1A7447">
              <w:rPr>
                <w:color w:val="000000" w:themeColor="text1"/>
                <w:sz w:val="24"/>
              </w:rPr>
              <w:t>193.956</w:t>
            </w:r>
          </w:p>
        </w:tc>
        <w:tc>
          <w:tcPr>
            <w:tcW w:w="1154" w:type="dxa"/>
          </w:tcPr>
          <w:p w14:paraId="6DAE6195" w14:textId="77777777" w:rsidR="00CC17C1" w:rsidRPr="001A7447" w:rsidRDefault="00CC17C1">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0"/>
              </w:rPr>
            </w:pPr>
          </w:p>
        </w:tc>
        <w:tc>
          <w:tcPr>
            <w:tcW w:w="1067" w:type="dxa"/>
          </w:tcPr>
          <w:p w14:paraId="55E2918E" w14:textId="77777777" w:rsidR="00CC17C1" w:rsidRPr="001A7447" w:rsidRDefault="00CC17C1">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0"/>
              </w:rPr>
            </w:pPr>
          </w:p>
        </w:tc>
      </w:tr>
      <w:tr w:rsidR="001A7447" w:rsidRPr="001A7447" w14:paraId="2A4DB77E" w14:textId="77777777" w:rsidTr="00F60375">
        <w:trPr>
          <w:trHeight w:val="251"/>
        </w:trPr>
        <w:tc>
          <w:tcPr>
            <w:cnfStyle w:val="001000000000" w:firstRow="0" w:lastRow="0" w:firstColumn="1" w:lastColumn="0" w:oddVBand="0" w:evenVBand="0" w:oddHBand="0" w:evenHBand="0" w:firstRowFirstColumn="0" w:firstRowLastColumn="0" w:lastRowFirstColumn="0" w:lastRowLastColumn="0"/>
            <w:tcW w:w="959" w:type="dxa"/>
          </w:tcPr>
          <w:p w14:paraId="6C486706" w14:textId="77777777" w:rsidR="00CC17C1" w:rsidRPr="001A7447" w:rsidRDefault="00CC17C1">
            <w:pPr>
              <w:pStyle w:val="TableParagraph"/>
              <w:rPr>
                <w:color w:val="000000" w:themeColor="text1"/>
                <w:sz w:val="20"/>
              </w:rPr>
            </w:pPr>
          </w:p>
        </w:tc>
        <w:tc>
          <w:tcPr>
            <w:tcW w:w="1507" w:type="dxa"/>
          </w:tcPr>
          <w:p w14:paraId="30A53ECD" w14:textId="77777777" w:rsidR="00CC17C1" w:rsidRPr="001A7447" w:rsidRDefault="00000000">
            <w:pPr>
              <w:pStyle w:val="TableParagraph"/>
              <w:ind w:left="42"/>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Total</w:t>
            </w:r>
          </w:p>
        </w:tc>
        <w:tc>
          <w:tcPr>
            <w:tcW w:w="1576" w:type="dxa"/>
          </w:tcPr>
          <w:p w14:paraId="4E670E6C" w14:textId="77777777" w:rsidR="00CC17C1" w:rsidRPr="001A7447" w:rsidRDefault="00000000">
            <w:pPr>
              <w:pStyle w:val="TableParagraph"/>
              <w:ind w:right="275"/>
              <w:jc w:val="right"/>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6712.182</w:t>
            </w:r>
          </w:p>
        </w:tc>
        <w:tc>
          <w:tcPr>
            <w:tcW w:w="1001" w:type="dxa"/>
          </w:tcPr>
          <w:p w14:paraId="62A117CE" w14:textId="77777777" w:rsidR="00CC17C1" w:rsidRPr="001A7447" w:rsidRDefault="00000000">
            <w:pPr>
              <w:pStyle w:val="TableParagraph"/>
              <w:ind w:right="368"/>
              <w:jc w:val="right"/>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1A7447">
              <w:rPr>
                <w:color w:val="000000" w:themeColor="text1"/>
                <w:sz w:val="24"/>
              </w:rPr>
              <w:t>32</w:t>
            </w:r>
          </w:p>
        </w:tc>
        <w:tc>
          <w:tcPr>
            <w:tcW w:w="1692" w:type="dxa"/>
          </w:tcPr>
          <w:p w14:paraId="591B1A1E" w14:textId="77777777" w:rsidR="00CC17C1" w:rsidRPr="001A7447" w:rsidRDefault="00CC17C1">
            <w:pPr>
              <w:pStyle w:val="TableParagraph"/>
              <w:cnfStyle w:val="000000000000" w:firstRow="0" w:lastRow="0" w:firstColumn="0" w:lastColumn="0" w:oddVBand="0" w:evenVBand="0" w:oddHBand="0" w:evenHBand="0" w:firstRowFirstColumn="0" w:firstRowLastColumn="0" w:lastRowFirstColumn="0" w:lastRowLastColumn="0"/>
              <w:rPr>
                <w:color w:val="000000" w:themeColor="text1"/>
                <w:sz w:val="20"/>
              </w:rPr>
            </w:pPr>
          </w:p>
        </w:tc>
        <w:tc>
          <w:tcPr>
            <w:tcW w:w="1154" w:type="dxa"/>
          </w:tcPr>
          <w:p w14:paraId="7FC5DA65" w14:textId="77777777" w:rsidR="00CC17C1" w:rsidRPr="001A7447" w:rsidRDefault="00CC17C1">
            <w:pPr>
              <w:pStyle w:val="TableParagraph"/>
              <w:cnfStyle w:val="000000000000" w:firstRow="0" w:lastRow="0" w:firstColumn="0" w:lastColumn="0" w:oddVBand="0" w:evenVBand="0" w:oddHBand="0" w:evenHBand="0" w:firstRowFirstColumn="0" w:firstRowLastColumn="0" w:lastRowFirstColumn="0" w:lastRowLastColumn="0"/>
              <w:rPr>
                <w:color w:val="000000" w:themeColor="text1"/>
                <w:sz w:val="20"/>
              </w:rPr>
            </w:pPr>
          </w:p>
        </w:tc>
        <w:tc>
          <w:tcPr>
            <w:tcW w:w="1067" w:type="dxa"/>
          </w:tcPr>
          <w:p w14:paraId="64584B4D" w14:textId="77777777" w:rsidR="00CC17C1" w:rsidRPr="001A7447" w:rsidRDefault="00CC17C1">
            <w:pPr>
              <w:pStyle w:val="TableParagraph"/>
              <w:cnfStyle w:val="000000000000" w:firstRow="0" w:lastRow="0" w:firstColumn="0" w:lastColumn="0" w:oddVBand="0" w:evenVBand="0" w:oddHBand="0" w:evenHBand="0" w:firstRowFirstColumn="0" w:firstRowLastColumn="0" w:lastRowFirstColumn="0" w:lastRowLastColumn="0"/>
              <w:rPr>
                <w:color w:val="000000" w:themeColor="text1"/>
                <w:sz w:val="20"/>
              </w:rPr>
            </w:pPr>
          </w:p>
        </w:tc>
      </w:tr>
    </w:tbl>
    <w:p w14:paraId="0285338B" w14:textId="77777777" w:rsidR="00CC17C1" w:rsidRPr="001A7447" w:rsidRDefault="00CC17C1">
      <w:pPr>
        <w:pStyle w:val="BodyText"/>
        <w:spacing w:line="240" w:lineRule="auto"/>
        <w:ind w:left="1702"/>
        <w:rPr>
          <w:rFonts w:ascii="Times New Roman" w:hAnsi="Times New Roman"/>
          <w:color w:val="000000" w:themeColor="text1"/>
          <w:sz w:val="20"/>
        </w:rPr>
      </w:pPr>
    </w:p>
    <w:tbl>
      <w:tblPr>
        <w:tblW w:w="0" w:type="auto"/>
        <w:tblInd w:w="975" w:type="dxa"/>
        <w:tblLayout w:type="fixed"/>
        <w:tblCellMar>
          <w:left w:w="0" w:type="dxa"/>
          <w:right w:w="0" w:type="dxa"/>
        </w:tblCellMar>
        <w:tblLook w:val="04A0" w:firstRow="1" w:lastRow="0" w:firstColumn="1" w:lastColumn="0" w:noHBand="0" w:noVBand="1"/>
      </w:tblPr>
      <w:tblGrid>
        <w:gridCol w:w="4763"/>
      </w:tblGrid>
      <w:tr w:rsidR="001A7447" w:rsidRPr="001A7447" w14:paraId="509A61A1" w14:textId="77777777">
        <w:trPr>
          <w:trHeight w:val="270"/>
        </w:trPr>
        <w:tc>
          <w:tcPr>
            <w:tcW w:w="4763" w:type="dxa"/>
          </w:tcPr>
          <w:p w14:paraId="4B171C02" w14:textId="77777777" w:rsidR="00CC17C1" w:rsidRPr="001A7447" w:rsidRDefault="00000000">
            <w:pPr>
              <w:pStyle w:val="TableParagraph"/>
              <w:ind w:left="200"/>
              <w:rPr>
                <w:color w:val="000000" w:themeColor="text1"/>
                <w:sz w:val="24"/>
              </w:rPr>
            </w:pPr>
            <w:r w:rsidRPr="001A7447">
              <w:rPr>
                <w:color w:val="000000" w:themeColor="text1"/>
                <w:sz w:val="24"/>
              </w:rPr>
              <w:t>a.</w:t>
            </w:r>
            <w:r w:rsidRPr="001A7447">
              <w:rPr>
                <w:color w:val="000000" w:themeColor="text1"/>
                <w:spacing w:val="-1"/>
                <w:sz w:val="24"/>
              </w:rPr>
              <w:t xml:space="preserve"> </w:t>
            </w:r>
            <w:r w:rsidRPr="001A7447">
              <w:rPr>
                <w:color w:val="000000" w:themeColor="text1"/>
                <w:sz w:val="24"/>
              </w:rPr>
              <w:t>Dependent</w:t>
            </w:r>
            <w:r w:rsidRPr="001A7447">
              <w:rPr>
                <w:color w:val="000000" w:themeColor="text1"/>
                <w:spacing w:val="-3"/>
                <w:sz w:val="24"/>
              </w:rPr>
              <w:t xml:space="preserve"> </w:t>
            </w:r>
            <w:r w:rsidRPr="001A7447">
              <w:rPr>
                <w:color w:val="000000" w:themeColor="text1"/>
                <w:sz w:val="24"/>
              </w:rPr>
              <w:t>Variable:</w:t>
            </w:r>
            <w:r w:rsidRPr="001A7447">
              <w:rPr>
                <w:color w:val="000000" w:themeColor="text1"/>
                <w:spacing w:val="-2"/>
                <w:sz w:val="24"/>
              </w:rPr>
              <w:t xml:space="preserve"> </w:t>
            </w:r>
            <w:r w:rsidRPr="001A7447">
              <w:rPr>
                <w:color w:val="000000" w:themeColor="text1"/>
                <w:sz w:val="24"/>
              </w:rPr>
              <w:t>Writing</w:t>
            </w:r>
            <w:r w:rsidRPr="001A7447">
              <w:rPr>
                <w:color w:val="000000" w:themeColor="text1"/>
                <w:spacing w:val="-1"/>
                <w:sz w:val="24"/>
              </w:rPr>
              <w:t xml:space="preserve"> </w:t>
            </w:r>
            <w:r w:rsidRPr="001A7447">
              <w:rPr>
                <w:color w:val="000000" w:themeColor="text1"/>
                <w:sz w:val="24"/>
              </w:rPr>
              <w:t>Achievement</w:t>
            </w:r>
          </w:p>
        </w:tc>
      </w:tr>
      <w:tr w:rsidR="00CC17C1" w:rsidRPr="001A7447" w14:paraId="15DF0A0B" w14:textId="77777777">
        <w:trPr>
          <w:trHeight w:val="270"/>
        </w:trPr>
        <w:tc>
          <w:tcPr>
            <w:tcW w:w="4763" w:type="dxa"/>
          </w:tcPr>
          <w:p w14:paraId="4DA0335B" w14:textId="77777777" w:rsidR="00CC17C1" w:rsidRPr="001A7447" w:rsidRDefault="00000000">
            <w:pPr>
              <w:pStyle w:val="TableParagraph"/>
              <w:ind w:left="200"/>
              <w:rPr>
                <w:color w:val="000000" w:themeColor="text1"/>
                <w:sz w:val="24"/>
              </w:rPr>
            </w:pPr>
            <w:r w:rsidRPr="001A7447">
              <w:rPr>
                <w:color w:val="000000" w:themeColor="text1"/>
                <w:sz w:val="24"/>
              </w:rPr>
              <w:t>b.</w:t>
            </w:r>
            <w:r w:rsidRPr="001A7447">
              <w:rPr>
                <w:color w:val="000000" w:themeColor="text1"/>
                <w:spacing w:val="-2"/>
                <w:sz w:val="24"/>
              </w:rPr>
              <w:t xml:space="preserve"> </w:t>
            </w:r>
            <w:r w:rsidRPr="001A7447">
              <w:rPr>
                <w:color w:val="000000" w:themeColor="text1"/>
                <w:sz w:val="24"/>
              </w:rPr>
              <w:t>Predictors:</w:t>
            </w:r>
            <w:r w:rsidRPr="001A7447">
              <w:rPr>
                <w:color w:val="000000" w:themeColor="text1"/>
                <w:spacing w:val="-2"/>
                <w:sz w:val="24"/>
              </w:rPr>
              <w:t xml:space="preserve"> </w:t>
            </w:r>
            <w:r w:rsidRPr="001A7447">
              <w:rPr>
                <w:color w:val="000000" w:themeColor="text1"/>
                <w:sz w:val="24"/>
              </w:rPr>
              <w:t>(Constant),</w:t>
            </w:r>
            <w:r w:rsidRPr="001A7447">
              <w:rPr>
                <w:color w:val="000000" w:themeColor="text1"/>
                <w:spacing w:val="-1"/>
                <w:sz w:val="24"/>
              </w:rPr>
              <w:t xml:space="preserve"> </w:t>
            </w:r>
            <w:r w:rsidRPr="001A7447">
              <w:rPr>
                <w:color w:val="000000" w:themeColor="text1"/>
                <w:sz w:val="24"/>
              </w:rPr>
              <w:t>Cognitive</w:t>
            </w:r>
            <w:r w:rsidRPr="001A7447">
              <w:rPr>
                <w:color w:val="000000" w:themeColor="text1"/>
                <w:spacing w:val="-1"/>
                <w:sz w:val="24"/>
              </w:rPr>
              <w:t xml:space="preserve"> </w:t>
            </w:r>
            <w:r w:rsidRPr="001A7447">
              <w:rPr>
                <w:color w:val="000000" w:themeColor="text1"/>
                <w:sz w:val="24"/>
              </w:rPr>
              <w:t>Anxiety</w:t>
            </w:r>
          </w:p>
        </w:tc>
      </w:tr>
    </w:tbl>
    <w:p w14:paraId="289115A0" w14:textId="77777777" w:rsidR="00CC17C1" w:rsidRPr="001A7447" w:rsidRDefault="00CC17C1">
      <w:pPr>
        <w:pStyle w:val="BodyText"/>
        <w:spacing w:line="240" w:lineRule="auto"/>
        <w:ind w:right="-1"/>
        <w:rPr>
          <w:rFonts w:ascii="Times New Roman" w:hAnsi="Times New Roman"/>
          <w:color w:val="000000" w:themeColor="text1"/>
          <w:lang w:val="id-ID"/>
          <w:rPrChange w:id="2151" w:author="Microsoft Office User" w:date="2024-10-25T16:49:00Z">
            <w:rPr>
              <w:rFonts w:ascii="Times New Roman" w:hAnsi="Times New Roman"/>
              <w:lang w:val="id-ID"/>
            </w:rPr>
          </w:rPrChange>
        </w:rPr>
      </w:pPr>
    </w:p>
    <w:p w14:paraId="60F7557E" w14:textId="0B26738D" w:rsidR="00CC17C1" w:rsidRPr="001A7447" w:rsidRDefault="00000000">
      <w:pPr>
        <w:pStyle w:val="BodyText"/>
        <w:spacing w:line="240" w:lineRule="auto"/>
        <w:ind w:right="-1" w:firstLine="720"/>
        <w:rPr>
          <w:rFonts w:ascii="Times New Roman" w:hAnsi="Times New Roman"/>
          <w:color w:val="000000" w:themeColor="text1"/>
          <w:rPrChange w:id="2152" w:author="Microsoft Office User" w:date="2024-10-25T16:49:00Z">
            <w:rPr>
              <w:rFonts w:ascii="Times New Roman" w:hAnsi="Times New Roman"/>
            </w:rPr>
          </w:rPrChange>
        </w:rPr>
      </w:pPr>
      <w:r w:rsidRPr="001A7447">
        <w:rPr>
          <w:rFonts w:ascii="Times New Roman" w:hAnsi="Times New Roman"/>
          <w:color w:val="000000" w:themeColor="text1"/>
          <w:rPrChange w:id="2153" w:author="Microsoft Office User" w:date="2024-10-25T16:49:00Z">
            <w:rPr>
              <w:rFonts w:ascii="Times New Roman" w:hAnsi="Times New Roman"/>
            </w:rPr>
          </w:rPrChange>
        </w:rPr>
        <w:t xml:space="preserve">The result showed p-value of </w:t>
      </w:r>
      <w:ins w:id="2154" w:author="Microsoft Office User" w:date="2024-10-25T16:40:00Z">
        <w:r w:rsidR="001A7447" w:rsidRPr="001A7447">
          <w:rPr>
            <w:rFonts w:ascii="Times New Roman" w:hAnsi="Times New Roman"/>
            <w:color w:val="000000" w:themeColor="text1"/>
            <w:rPrChange w:id="2155" w:author="Microsoft Office User" w:date="2024-10-25T16:49:00Z">
              <w:rPr>
                <w:rFonts w:ascii="Times New Roman" w:hAnsi="Times New Roman"/>
              </w:rPr>
            </w:rPrChange>
          </w:rPr>
          <w:t>0.</w:t>
        </w:r>
      </w:ins>
      <w:r w:rsidRPr="001A7447">
        <w:rPr>
          <w:rFonts w:ascii="Times New Roman" w:hAnsi="Times New Roman"/>
          <w:color w:val="000000" w:themeColor="text1"/>
          <w:rPrChange w:id="2156" w:author="Microsoft Office User" w:date="2024-10-25T16:49:00Z">
            <w:rPr>
              <w:rFonts w:ascii="Times New Roman" w:hAnsi="Times New Roman"/>
            </w:rPr>
          </w:rPrChange>
        </w:rPr>
        <w:t xml:space="preserve">030 for cognitive writing anxiety, which may be found in the table that was just presented. It is possible to conclude that there was a substantial inverse association between the level of cognitive writing anxiety that students had and the amount of writing achievement they had. In addition, the R-square was calculated so that we could determine the extent to which students' levels of writing anxiety influenced their overall writing performance. The outcome of the investigation showed that the value of the R-square was 104. This indicated that the students' cognitive </w:t>
      </w:r>
      <w:proofErr w:type="gramStart"/>
      <w:r w:rsidRPr="001A7447">
        <w:rPr>
          <w:rFonts w:ascii="Times New Roman" w:hAnsi="Times New Roman"/>
          <w:color w:val="000000" w:themeColor="text1"/>
          <w:rPrChange w:id="2157" w:author="Microsoft Office User" w:date="2024-10-25T16:49:00Z">
            <w:rPr>
              <w:rFonts w:ascii="Times New Roman" w:hAnsi="Times New Roman"/>
            </w:rPr>
          </w:rPrChange>
        </w:rPr>
        <w:t>And</w:t>
      </w:r>
      <w:proofErr w:type="gramEnd"/>
      <w:r w:rsidRPr="001A7447">
        <w:rPr>
          <w:rFonts w:ascii="Times New Roman" w:hAnsi="Times New Roman"/>
          <w:color w:val="000000" w:themeColor="text1"/>
          <w:rPrChange w:id="2158" w:author="Microsoft Office User" w:date="2024-10-25T16:49:00Z">
            <w:rPr>
              <w:rFonts w:ascii="Times New Roman" w:hAnsi="Times New Roman"/>
            </w:rPr>
          </w:rPrChange>
        </w:rPr>
        <w:t xml:space="preserve"> 89.6% were caused by other factors that influenced students' writing achievement.</w:t>
      </w:r>
    </w:p>
    <w:p w14:paraId="0B97AFB9" w14:textId="77777777" w:rsidR="00CC17C1" w:rsidRPr="001A7447" w:rsidRDefault="00CC17C1">
      <w:pPr>
        <w:pStyle w:val="BodyText"/>
        <w:spacing w:line="240" w:lineRule="auto"/>
        <w:ind w:right="-1" w:firstLine="720"/>
        <w:rPr>
          <w:rFonts w:ascii="Times New Roman" w:hAnsi="Times New Roman"/>
          <w:color w:val="000000" w:themeColor="text1"/>
          <w:lang w:val="id-ID"/>
          <w:rPrChange w:id="2159" w:author="Microsoft Office User" w:date="2024-10-25T16:49:00Z">
            <w:rPr>
              <w:rFonts w:ascii="Times New Roman" w:hAnsi="Times New Roman"/>
              <w:lang w:val="id-ID"/>
            </w:rPr>
          </w:rPrChange>
        </w:rPr>
      </w:pPr>
    </w:p>
    <w:p w14:paraId="553D03BA" w14:textId="77777777" w:rsidR="00CC17C1" w:rsidRPr="001A7447" w:rsidRDefault="00CC17C1">
      <w:pPr>
        <w:pStyle w:val="BodyText"/>
        <w:spacing w:line="240" w:lineRule="auto"/>
        <w:ind w:right="-1" w:firstLine="720"/>
        <w:rPr>
          <w:rFonts w:ascii="Times New Roman" w:hAnsi="Times New Roman"/>
          <w:color w:val="000000" w:themeColor="text1"/>
          <w:lang w:val="id-ID"/>
          <w:rPrChange w:id="2160" w:author="Microsoft Office User" w:date="2024-10-25T16:49:00Z">
            <w:rPr>
              <w:rFonts w:ascii="Times New Roman" w:hAnsi="Times New Roman"/>
              <w:lang w:val="id-ID"/>
            </w:rPr>
          </w:rPrChange>
        </w:rPr>
      </w:pPr>
    </w:p>
    <w:p w14:paraId="20C4E744" w14:textId="77777777" w:rsidR="00CC17C1" w:rsidRPr="001A7447" w:rsidRDefault="00000000">
      <w:pPr>
        <w:pStyle w:val="BodyText"/>
        <w:spacing w:line="240" w:lineRule="auto"/>
        <w:ind w:right="-1"/>
        <w:rPr>
          <w:rFonts w:ascii="Times New Roman" w:hAnsi="Times New Roman"/>
          <w:b/>
          <w:color w:val="000000" w:themeColor="text1"/>
          <w:rPrChange w:id="2161" w:author="Microsoft Office User" w:date="2024-10-25T16:49:00Z">
            <w:rPr>
              <w:rFonts w:ascii="Times New Roman" w:hAnsi="Times New Roman"/>
              <w:b/>
            </w:rPr>
          </w:rPrChange>
        </w:rPr>
      </w:pPr>
      <w:r w:rsidRPr="001A7447">
        <w:rPr>
          <w:rFonts w:ascii="Times New Roman" w:hAnsi="Times New Roman"/>
          <w:b/>
          <w:color w:val="000000" w:themeColor="text1"/>
          <w:rPrChange w:id="2162" w:author="Microsoft Office User" w:date="2024-10-25T16:49:00Z">
            <w:rPr>
              <w:rFonts w:ascii="Times New Roman" w:hAnsi="Times New Roman"/>
              <w:b/>
            </w:rPr>
          </w:rPrChange>
        </w:rPr>
        <w:t xml:space="preserve">DISCUSSION </w:t>
      </w:r>
    </w:p>
    <w:p w14:paraId="3CE8D65F" w14:textId="77777777" w:rsidR="00CC17C1" w:rsidRPr="001A7447" w:rsidRDefault="00CC17C1">
      <w:pPr>
        <w:pStyle w:val="BodyText"/>
        <w:spacing w:line="240" w:lineRule="auto"/>
        <w:ind w:right="-1"/>
        <w:rPr>
          <w:rFonts w:ascii="Times New Roman" w:hAnsi="Times New Roman"/>
          <w:b/>
          <w:color w:val="000000" w:themeColor="text1"/>
          <w:sz w:val="6"/>
          <w:szCs w:val="6"/>
          <w:lang w:val="id-ID"/>
          <w:rPrChange w:id="2163" w:author="Microsoft Office User" w:date="2024-10-25T16:49:00Z">
            <w:rPr>
              <w:rFonts w:ascii="Times New Roman" w:hAnsi="Times New Roman"/>
              <w:b/>
              <w:sz w:val="6"/>
              <w:szCs w:val="6"/>
              <w:lang w:val="id-ID"/>
            </w:rPr>
          </w:rPrChange>
        </w:rPr>
      </w:pPr>
    </w:p>
    <w:p w14:paraId="4B74DCF8" w14:textId="106E17F4" w:rsidR="00CC17C1" w:rsidRPr="001A7447" w:rsidRDefault="00000000">
      <w:pPr>
        <w:pStyle w:val="BodyText"/>
        <w:spacing w:line="240" w:lineRule="auto"/>
        <w:ind w:right="-1" w:firstLine="720"/>
        <w:rPr>
          <w:rFonts w:ascii="Times New Roman" w:hAnsi="Times New Roman"/>
          <w:color w:val="000000" w:themeColor="text1"/>
          <w:rPrChange w:id="2164" w:author="Microsoft Office User" w:date="2024-10-25T16:49:00Z">
            <w:rPr>
              <w:rFonts w:ascii="Times New Roman" w:hAnsi="Times New Roman"/>
            </w:rPr>
          </w:rPrChange>
        </w:rPr>
      </w:pPr>
      <w:r w:rsidRPr="001A7447">
        <w:rPr>
          <w:rFonts w:ascii="Times New Roman" w:hAnsi="Times New Roman"/>
          <w:color w:val="000000" w:themeColor="text1"/>
          <w:rPrChange w:id="2165" w:author="Microsoft Office User" w:date="2024-10-25T16:49:00Z">
            <w:rPr>
              <w:rFonts w:ascii="Times New Roman" w:hAnsi="Times New Roman"/>
            </w:rPr>
          </w:rPrChange>
        </w:rPr>
        <w:t xml:space="preserve">To enhance the usefulness of this research, interpretations were developed based on the findings obtained from the data analyses. </w:t>
      </w:r>
      <w:ins w:id="2166" w:author="Microsoft Office User" w:date="2024-10-25T16:03:00Z">
        <w:r w:rsidR="00B556AC" w:rsidRPr="001A7447">
          <w:rPr>
            <w:rFonts w:ascii="Times New Roman" w:hAnsi="Times New Roman"/>
            <w:color w:val="000000" w:themeColor="text1"/>
            <w:rPrChange w:id="2167" w:author="Microsoft Office User" w:date="2024-10-25T16:49:00Z">
              <w:rPr>
                <w:rFonts w:ascii="Times New Roman" w:hAnsi="Times New Roman"/>
              </w:rPr>
            </w:rPrChange>
          </w:rPr>
          <w:t xml:space="preserve">The students </w:t>
        </w:r>
      </w:ins>
      <w:r w:rsidRPr="001A7447">
        <w:rPr>
          <w:rFonts w:ascii="Times New Roman" w:hAnsi="Times New Roman"/>
          <w:color w:val="000000" w:themeColor="text1"/>
          <w:rPrChange w:id="2168" w:author="Microsoft Office User" w:date="2024-10-25T16:49:00Z">
            <w:rPr>
              <w:rFonts w:ascii="Times New Roman" w:hAnsi="Times New Roman"/>
            </w:rPr>
          </w:rPrChange>
        </w:rPr>
        <w:t>indicate</w:t>
      </w:r>
      <w:ins w:id="2169" w:author="Microsoft Office User" w:date="2024-10-25T16:03:00Z">
        <w:r w:rsidR="00B556AC" w:rsidRPr="001A7447">
          <w:rPr>
            <w:rFonts w:ascii="Times New Roman" w:hAnsi="Times New Roman"/>
            <w:color w:val="000000" w:themeColor="text1"/>
            <w:rPrChange w:id="2170" w:author="Microsoft Office User" w:date="2024-10-25T16:49:00Z">
              <w:rPr>
                <w:rFonts w:ascii="Times New Roman" w:hAnsi="Times New Roman"/>
              </w:rPr>
            </w:rPrChange>
          </w:rPr>
          <w:t>d</w:t>
        </w:r>
      </w:ins>
      <w:r w:rsidRPr="001A7447">
        <w:rPr>
          <w:rFonts w:ascii="Times New Roman" w:hAnsi="Times New Roman"/>
          <w:color w:val="000000" w:themeColor="text1"/>
          <w:rPrChange w:id="2171" w:author="Microsoft Office User" w:date="2024-10-25T16:49:00Z">
            <w:rPr>
              <w:rFonts w:ascii="Times New Roman" w:hAnsi="Times New Roman"/>
            </w:rPr>
          </w:rPrChange>
        </w:rPr>
        <w:t xml:space="preserve"> that writing anxiety affects the quality of the writing that students produce. </w:t>
      </w:r>
      <w:ins w:id="2172" w:author="Microsoft Office User" w:date="2024-10-25T16:05:00Z">
        <w:r w:rsidR="00B556AC" w:rsidRPr="001A7447">
          <w:rPr>
            <w:color w:val="000000" w:themeColor="text1"/>
            <w:rPrChange w:id="2173" w:author="Microsoft Office User" w:date="2024-10-25T16:49:00Z">
              <w:rPr/>
            </w:rPrChange>
          </w:rPr>
          <w:t xml:space="preserve">The data from the questionnaire </w:t>
        </w:r>
      </w:ins>
      <w:ins w:id="2174" w:author="Microsoft Office User" w:date="2024-10-25T16:07:00Z">
        <w:r w:rsidR="00312661" w:rsidRPr="001A7447">
          <w:rPr>
            <w:color w:val="000000" w:themeColor="text1"/>
            <w:rPrChange w:id="2175" w:author="Microsoft Office User" w:date="2024-10-25T16:49:00Z">
              <w:rPr/>
            </w:rPrChange>
          </w:rPr>
          <w:t>was used</w:t>
        </w:r>
      </w:ins>
      <w:ins w:id="2176" w:author="Microsoft Office User" w:date="2024-10-25T16:05:00Z">
        <w:r w:rsidR="00B556AC" w:rsidRPr="001A7447">
          <w:rPr>
            <w:color w:val="000000" w:themeColor="text1"/>
            <w:rPrChange w:id="2177" w:author="Microsoft Office User" w:date="2024-10-25T16:49:00Z">
              <w:rPr/>
            </w:rPrChange>
          </w:rPr>
          <w:t xml:space="preserve"> to assess the outcomes of the writing anxiety </w:t>
        </w:r>
        <w:r w:rsidR="00B556AC" w:rsidRPr="001A7447">
          <w:rPr>
            <w:color w:val="000000" w:themeColor="text1"/>
            <w:rPrChange w:id="2178" w:author="Microsoft Office User" w:date="2024-10-25T16:49:00Z">
              <w:rPr/>
            </w:rPrChange>
          </w:rPr>
          <w:t xml:space="preserve">questionnaire from the students. </w:t>
        </w:r>
      </w:ins>
      <w:r w:rsidRPr="001A7447">
        <w:rPr>
          <w:rFonts w:ascii="Times New Roman" w:hAnsi="Times New Roman"/>
          <w:color w:val="000000" w:themeColor="text1"/>
          <w:rPrChange w:id="2179" w:author="Microsoft Office User" w:date="2024-10-25T16:49:00Z">
            <w:rPr>
              <w:rFonts w:ascii="Times New Roman" w:hAnsi="Times New Roman"/>
            </w:rPr>
          </w:rPrChange>
        </w:rPr>
        <w:t xml:space="preserve"> The final findings also demonstrated a substantial connection between students' levels of writing anxiety and the quality of their written work overall.  </w:t>
      </w:r>
    </w:p>
    <w:p w14:paraId="5D4DE37E" w14:textId="19274324" w:rsidR="00CC17C1" w:rsidRPr="001A7447" w:rsidRDefault="00000000">
      <w:pPr>
        <w:pStyle w:val="BodyText"/>
        <w:spacing w:line="240" w:lineRule="auto"/>
        <w:ind w:right="-1" w:firstLine="720"/>
        <w:rPr>
          <w:rFonts w:ascii="Times New Roman" w:hAnsi="Times New Roman"/>
          <w:color w:val="000000" w:themeColor="text1"/>
          <w:rPrChange w:id="2180" w:author="Microsoft Office User" w:date="2024-10-25T16:49:00Z">
            <w:rPr>
              <w:rFonts w:ascii="Times New Roman" w:hAnsi="Times New Roman"/>
            </w:rPr>
          </w:rPrChange>
        </w:rPr>
      </w:pPr>
      <w:r w:rsidRPr="001A7447">
        <w:rPr>
          <w:rFonts w:ascii="Times New Roman" w:hAnsi="Times New Roman"/>
          <w:color w:val="000000" w:themeColor="text1"/>
          <w:rPrChange w:id="2181" w:author="Microsoft Office User" w:date="2024-10-25T16:49:00Z">
            <w:rPr>
              <w:rFonts w:ascii="Times New Roman" w:hAnsi="Times New Roman"/>
            </w:rPr>
          </w:rPrChange>
        </w:rPr>
        <w:t>Based on the findings</w:t>
      </w:r>
      <w:ins w:id="2182" w:author="Microsoft Office User" w:date="2024-10-25T16:24:00Z">
        <w:r w:rsidR="00F60375" w:rsidRPr="001A7447">
          <w:rPr>
            <w:rFonts w:ascii="Times New Roman" w:hAnsi="Times New Roman"/>
            <w:color w:val="000000" w:themeColor="text1"/>
            <w:rPrChange w:id="2183" w:author="Microsoft Office User" w:date="2024-10-25T16:49:00Z">
              <w:rPr>
                <w:rFonts w:ascii="Times New Roman" w:hAnsi="Times New Roman"/>
              </w:rPr>
            </w:rPrChange>
          </w:rPr>
          <w:t xml:space="preserve">, </w:t>
        </w:r>
      </w:ins>
      <w:r w:rsidRPr="001A7447">
        <w:rPr>
          <w:rFonts w:ascii="Times New Roman" w:hAnsi="Times New Roman"/>
          <w:color w:val="000000" w:themeColor="text1"/>
          <w:rPrChange w:id="2184" w:author="Microsoft Office User" w:date="2024-10-25T16:49:00Z">
            <w:rPr>
              <w:rFonts w:ascii="Times New Roman" w:hAnsi="Times New Roman"/>
            </w:rPr>
          </w:rPrChange>
        </w:rPr>
        <w:t xml:space="preserve">the level of writing anxiety that students experience is the single most important element that determines how well they write. The students' writing was difficult to read and understand. When writing something, for instance, they </w:t>
      </w:r>
      <w:r w:rsidRPr="001A7447">
        <w:rPr>
          <w:rFonts w:ascii="Times New Roman" w:hAnsi="Times New Roman"/>
          <w:color w:val="000000" w:themeColor="text1"/>
          <w:rPrChange w:id="2185" w:author="Microsoft Office User" w:date="2024-10-25T16:49:00Z">
            <w:rPr>
              <w:rFonts w:ascii="Times New Roman" w:hAnsi="Times New Roman"/>
            </w:rPr>
          </w:rPrChange>
        </w:rPr>
        <w:lastRenderedPageBreak/>
        <w:t xml:space="preserve">might not have known how to start or where to begin. This study focused on the writing abilities of pupils as well as their levels of writing anxiety. </w:t>
      </w:r>
    </w:p>
    <w:p w14:paraId="101D4AF8" w14:textId="0839CE68" w:rsidR="00CC17C1" w:rsidRPr="001A7447" w:rsidRDefault="00000000">
      <w:pPr>
        <w:pStyle w:val="BodyText"/>
        <w:spacing w:line="240" w:lineRule="auto"/>
        <w:ind w:right="-1" w:firstLine="720"/>
        <w:rPr>
          <w:rFonts w:ascii="Times New Roman" w:hAnsi="Times New Roman"/>
          <w:color w:val="000000" w:themeColor="text1"/>
          <w:rPrChange w:id="2186" w:author="Microsoft Office User" w:date="2024-10-25T16:49:00Z">
            <w:rPr>
              <w:rFonts w:ascii="Times New Roman" w:hAnsi="Times New Roman"/>
            </w:rPr>
          </w:rPrChange>
        </w:rPr>
      </w:pPr>
      <w:r w:rsidRPr="001A7447">
        <w:rPr>
          <w:rFonts w:ascii="Times New Roman" w:hAnsi="Times New Roman"/>
          <w:color w:val="000000" w:themeColor="text1"/>
          <w:rPrChange w:id="2187" w:author="Microsoft Office User" w:date="2024-10-25T16:49:00Z">
            <w:rPr>
              <w:rFonts w:ascii="Times New Roman" w:hAnsi="Times New Roman"/>
            </w:rPr>
          </w:rPrChange>
        </w:rPr>
        <w:t xml:space="preserve">Cheng (2004) stated that the expression of cognitive anxiety could take place mentally or through a specific thought process. He calls this type of worry </w:t>
      </w:r>
      <w:r w:rsidR="00683E8E" w:rsidRPr="001A7447">
        <w:rPr>
          <w:rFonts w:ascii="Times New Roman" w:hAnsi="Times New Roman"/>
          <w:color w:val="000000" w:themeColor="text1"/>
          <w:rPrChange w:id="2188" w:author="Microsoft Office User" w:date="2024-10-25T16:49:00Z">
            <w:rPr>
              <w:rFonts w:ascii="Times New Roman" w:hAnsi="Times New Roman"/>
            </w:rPr>
          </w:rPrChange>
        </w:rPr>
        <w:t xml:space="preserve">as </w:t>
      </w:r>
      <w:r w:rsidRPr="001A7447">
        <w:rPr>
          <w:rFonts w:ascii="Times New Roman" w:hAnsi="Times New Roman"/>
          <w:color w:val="000000" w:themeColor="text1"/>
          <w:rPrChange w:id="2189" w:author="Microsoft Office User" w:date="2024-10-25T16:49:00Z">
            <w:rPr>
              <w:rFonts w:ascii="Times New Roman" w:hAnsi="Times New Roman"/>
            </w:rPr>
          </w:rPrChange>
        </w:rPr>
        <w:t xml:space="preserve">"cognitive." According to Larson (2009), some of the mental symptoms associated with cognitive anxiety include panic episodes, impatience, restlessness, a lack of focus, impaired speech and writing, fear, and immobility. In addition, somatic anxiety, which is often referred to as somatization, is the bodily manifestation of anxiety. According to Larson (2009), Somatic anxiety can cause dizziness, faintness, sweating, shaking, neck stiffness, stomach or chest pain, nausea, shortness of breath, diarrhea, frequent urination, palpitations, hyperventilation, and insomnia. Lastly, avoidance behavior was an expression of an altered attitude (Cheng, 2004). This was found to be the case while feeling apprehensive. </w:t>
      </w:r>
    </w:p>
    <w:p w14:paraId="4ED1B8AD" w14:textId="6C4D717C" w:rsidR="00CC17C1" w:rsidRPr="001A7447" w:rsidRDefault="00000000">
      <w:pPr>
        <w:pStyle w:val="BodyText"/>
        <w:spacing w:line="240" w:lineRule="auto"/>
        <w:ind w:right="-1" w:firstLine="720"/>
        <w:rPr>
          <w:rFonts w:ascii="Times New Roman" w:hAnsi="Times New Roman"/>
          <w:color w:val="000000" w:themeColor="text1"/>
          <w:rPrChange w:id="2190" w:author="Microsoft Office User" w:date="2024-10-25T16:49:00Z">
            <w:rPr>
              <w:rFonts w:ascii="Times New Roman" w:hAnsi="Times New Roman"/>
            </w:rPr>
          </w:rPrChange>
        </w:rPr>
      </w:pPr>
      <w:r w:rsidRPr="001A7447">
        <w:rPr>
          <w:rFonts w:ascii="Times New Roman" w:hAnsi="Times New Roman"/>
          <w:color w:val="000000" w:themeColor="text1"/>
          <w:rPrChange w:id="2191" w:author="Microsoft Office User" w:date="2024-10-25T16:49:00Z">
            <w:rPr>
              <w:rFonts w:ascii="Times New Roman" w:hAnsi="Times New Roman"/>
            </w:rPr>
          </w:rPrChange>
        </w:rPr>
        <w:t xml:space="preserve">About the earlier findings by </w:t>
      </w:r>
      <w:proofErr w:type="spellStart"/>
      <w:r w:rsidRPr="001A7447">
        <w:rPr>
          <w:rFonts w:ascii="Times New Roman" w:hAnsi="Times New Roman"/>
          <w:color w:val="000000" w:themeColor="text1"/>
          <w:rPrChange w:id="2192" w:author="Microsoft Office User" w:date="2024-10-25T16:49:00Z">
            <w:rPr>
              <w:rFonts w:ascii="Times New Roman" w:hAnsi="Times New Roman"/>
            </w:rPr>
          </w:rPrChange>
        </w:rPr>
        <w:t>Rasuan</w:t>
      </w:r>
      <w:proofErr w:type="spellEnd"/>
      <w:r w:rsidRPr="001A7447">
        <w:rPr>
          <w:rFonts w:ascii="Times New Roman" w:hAnsi="Times New Roman"/>
          <w:color w:val="000000" w:themeColor="text1"/>
          <w:rPrChange w:id="2193" w:author="Microsoft Office User" w:date="2024-10-25T16:49:00Z">
            <w:rPr>
              <w:rFonts w:ascii="Times New Roman" w:hAnsi="Times New Roman"/>
            </w:rPr>
          </w:rPrChange>
        </w:rPr>
        <w:t>, et al. (2021), the researchers all concluded that Cognitive</w:t>
      </w:r>
      <w:ins w:id="2194" w:author="Microsoft Office User" w:date="2024-10-25T14:46:00Z">
        <w:r w:rsidR="009E4D17" w:rsidRPr="001A7447">
          <w:rPr>
            <w:rFonts w:ascii="Times New Roman" w:hAnsi="Times New Roman"/>
            <w:color w:val="000000" w:themeColor="text1"/>
            <w:rPrChange w:id="2195" w:author="Microsoft Office User" w:date="2024-10-25T16:49:00Z">
              <w:rPr>
                <w:rFonts w:ascii="Times New Roman" w:hAnsi="Times New Roman"/>
              </w:rPr>
            </w:rPrChange>
          </w:rPr>
          <w:t xml:space="preserve"> </w:t>
        </w:r>
      </w:ins>
      <w:ins w:id="2196" w:author="Rahma Dianti" w:date="2024-10-19T15:32:00Z">
        <w:r w:rsidR="00683E8E" w:rsidRPr="001A7447">
          <w:rPr>
            <w:rFonts w:ascii="Times New Roman" w:hAnsi="Times New Roman"/>
            <w:color w:val="000000" w:themeColor="text1"/>
            <w:rPrChange w:id="2197" w:author="Microsoft Office User" w:date="2024-10-25T16:49:00Z">
              <w:rPr>
                <w:rFonts w:ascii="Times New Roman" w:hAnsi="Times New Roman"/>
              </w:rPr>
            </w:rPrChange>
          </w:rPr>
          <w:t>anxiety</w:t>
        </w:r>
      </w:ins>
      <w:r w:rsidRPr="001A7447">
        <w:rPr>
          <w:rFonts w:ascii="Times New Roman" w:hAnsi="Times New Roman"/>
          <w:color w:val="000000" w:themeColor="text1"/>
          <w:rPrChange w:id="2198" w:author="Microsoft Office User" w:date="2024-10-25T16:49:00Z">
            <w:rPr>
              <w:rFonts w:ascii="Times New Roman" w:hAnsi="Times New Roman"/>
            </w:rPr>
          </w:rPrChange>
        </w:rPr>
        <w:t xml:space="preserve"> becomes the most prominent facet of the writing anxiety that students experience. According to the findings of his investigation, the percentage of students suffering from cognitive anxiety was found to be 66% overall. </w:t>
      </w:r>
    </w:p>
    <w:p w14:paraId="5EA6A19B" w14:textId="77777777" w:rsidR="00CC17C1" w:rsidRPr="001A7447" w:rsidRDefault="00000000">
      <w:pPr>
        <w:pStyle w:val="BodyText"/>
        <w:spacing w:line="240" w:lineRule="auto"/>
        <w:ind w:right="-1" w:firstLine="720"/>
        <w:rPr>
          <w:rFonts w:ascii="Times New Roman" w:hAnsi="Times New Roman"/>
          <w:color w:val="000000" w:themeColor="text1"/>
          <w:rPrChange w:id="2199" w:author="Microsoft Office User" w:date="2024-10-25T16:49:00Z">
            <w:rPr>
              <w:rFonts w:ascii="Times New Roman" w:hAnsi="Times New Roman"/>
            </w:rPr>
          </w:rPrChange>
        </w:rPr>
      </w:pPr>
      <w:r w:rsidRPr="001A7447">
        <w:rPr>
          <w:rFonts w:ascii="Times New Roman" w:hAnsi="Times New Roman"/>
          <w:color w:val="000000" w:themeColor="text1"/>
          <w:rPrChange w:id="2200" w:author="Microsoft Office User" w:date="2024-10-25T16:49:00Z">
            <w:rPr>
              <w:rFonts w:ascii="Times New Roman" w:hAnsi="Times New Roman"/>
            </w:rPr>
          </w:rPrChange>
        </w:rPr>
        <w:t xml:space="preserve">The findings of the study led the researchers to the conclusion that students who struggle with cognitive anxiety have feelings of worry and anxiety when they believe that their English composition is much poorer than that of other people, and they also experience feelings of worry and anxiety when they believe that their composition would receive a low score if it were reviewed. They are concerned that others will have a poor opinion of them. According to Cheng (2004), cognitive anxiety is a kind of writing anxiety that focuses on students' negative expectations of the appearance of their work in addition to worrying about other things. </w:t>
      </w:r>
    </w:p>
    <w:p w14:paraId="3992B291" w14:textId="77777777" w:rsidR="00CC17C1" w:rsidRPr="001A7447" w:rsidRDefault="00000000">
      <w:pPr>
        <w:pStyle w:val="BodyText"/>
        <w:spacing w:line="240" w:lineRule="auto"/>
        <w:ind w:right="-1" w:firstLine="720"/>
        <w:rPr>
          <w:rFonts w:ascii="Times New Roman" w:hAnsi="Times New Roman"/>
          <w:color w:val="000000" w:themeColor="text1"/>
          <w:rPrChange w:id="2201" w:author="Microsoft Office User" w:date="2024-10-25T16:49:00Z">
            <w:rPr>
              <w:rFonts w:ascii="Times New Roman" w:hAnsi="Times New Roman"/>
            </w:rPr>
          </w:rPrChange>
        </w:rPr>
      </w:pPr>
      <w:r w:rsidRPr="001A7447">
        <w:rPr>
          <w:rFonts w:ascii="Times New Roman" w:hAnsi="Times New Roman"/>
          <w:color w:val="000000" w:themeColor="text1"/>
          <w:rPrChange w:id="2202" w:author="Microsoft Office User" w:date="2024-10-25T16:49:00Z">
            <w:rPr>
              <w:rFonts w:ascii="Times New Roman" w:hAnsi="Times New Roman"/>
            </w:rPr>
          </w:rPrChange>
        </w:rPr>
        <w:t xml:space="preserve">According to the findings, 21 students (or 61% of the total) exhibited symptoms of physical anxiety, 3 students (or 9% of the total) exhibited symptoms of avoidance anxiety, and 10 students (or 30% of the total) exhibited symptoms of cognitive worry. According to this, the majority of the students suffered from some form of somatic anxiety. </w:t>
      </w:r>
    </w:p>
    <w:p w14:paraId="4BD936CC" w14:textId="0F7B97C7" w:rsidR="00CC17C1" w:rsidRPr="001A7447" w:rsidRDefault="00000000">
      <w:pPr>
        <w:ind w:firstLine="720"/>
        <w:jc w:val="both"/>
        <w:rPr>
          <w:rFonts w:ascii="Times New Roman" w:eastAsia="Times New Roman" w:hAnsi="Times New Roman"/>
          <w:color w:val="000000" w:themeColor="text1"/>
          <w:sz w:val="24"/>
          <w:szCs w:val="20"/>
          <w:lang w:val="en-US"/>
          <w:rPrChange w:id="2203" w:author="Microsoft Office User" w:date="2024-10-25T16:49:00Z">
            <w:rPr>
              <w:rFonts w:ascii="Times New Roman" w:eastAsia="Times New Roman" w:hAnsi="Times New Roman"/>
              <w:sz w:val="24"/>
              <w:szCs w:val="20"/>
              <w:lang w:val="en-US"/>
            </w:rPr>
          </w:rPrChange>
        </w:rPr>
      </w:pPr>
      <w:r w:rsidRPr="001A7447">
        <w:rPr>
          <w:rFonts w:ascii="Times New Roman" w:eastAsia="Times New Roman" w:hAnsi="Times New Roman"/>
          <w:color w:val="000000" w:themeColor="text1"/>
          <w:sz w:val="24"/>
          <w:szCs w:val="20"/>
          <w:lang w:val="en-US"/>
          <w:rPrChange w:id="2204" w:author="Microsoft Office User" w:date="2024-10-25T16:49:00Z">
            <w:rPr>
              <w:rFonts w:ascii="Times New Roman" w:eastAsia="Times New Roman" w:hAnsi="Times New Roman"/>
              <w:sz w:val="24"/>
              <w:szCs w:val="20"/>
              <w:lang w:val="en-US"/>
            </w:rPr>
          </w:rPrChange>
        </w:rPr>
        <w:t xml:space="preserve">Despite this, the findings of this study were relatively comparable to the findings of </w:t>
      </w:r>
      <w:proofErr w:type="spellStart"/>
      <w:r w:rsidRPr="001A7447">
        <w:rPr>
          <w:rFonts w:ascii="Times New Roman" w:eastAsia="Times New Roman" w:hAnsi="Times New Roman"/>
          <w:color w:val="000000" w:themeColor="text1"/>
          <w:sz w:val="24"/>
          <w:szCs w:val="20"/>
          <w:lang w:val="en-US"/>
          <w:rPrChange w:id="2205" w:author="Microsoft Office User" w:date="2024-10-25T16:49:00Z">
            <w:rPr>
              <w:rFonts w:ascii="Times New Roman" w:eastAsia="Times New Roman" w:hAnsi="Times New Roman"/>
              <w:sz w:val="24"/>
              <w:szCs w:val="20"/>
              <w:lang w:val="en-US"/>
            </w:rPr>
          </w:rPrChange>
        </w:rPr>
        <w:t>Kafryawan</w:t>
      </w:r>
      <w:proofErr w:type="spellEnd"/>
      <w:r w:rsidRPr="001A7447">
        <w:rPr>
          <w:rFonts w:ascii="Times New Roman" w:eastAsia="Times New Roman" w:hAnsi="Times New Roman"/>
          <w:color w:val="000000" w:themeColor="text1"/>
          <w:sz w:val="24"/>
          <w:szCs w:val="20"/>
          <w:lang w:val="en-US"/>
          <w:rPrChange w:id="2206" w:author="Microsoft Office User" w:date="2024-10-25T16:49:00Z">
            <w:rPr>
              <w:rFonts w:ascii="Times New Roman" w:eastAsia="Times New Roman" w:hAnsi="Times New Roman"/>
              <w:sz w:val="24"/>
              <w:szCs w:val="20"/>
              <w:lang w:val="en-US"/>
            </w:rPr>
          </w:rPrChange>
        </w:rPr>
        <w:t xml:space="preserve"> (2015), in terms of the primary cause of anxiety when writing. According to the findings of his investigation, students who had writing anxiety had three primary reasons for feeling this way</w:t>
      </w:r>
      <w:ins w:id="2207" w:author="Rahma Dianti" w:date="2024-10-19T15:34:00Z">
        <w:r w:rsidR="00683E8E" w:rsidRPr="001A7447">
          <w:rPr>
            <w:rFonts w:ascii="Times New Roman" w:eastAsia="Times New Roman" w:hAnsi="Times New Roman"/>
            <w:color w:val="000000" w:themeColor="text1"/>
            <w:sz w:val="24"/>
            <w:szCs w:val="20"/>
            <w:lang w:val="en-US"/>
            <w:rPrChange w:id="2208" w:author="Microsoft Office User" w:date="2024-10-25T16:49:00Z">
              <w:rPr>
                <w:rFonts w:ascii="Times New Roman" w:eastAsia="Times New Roman" w:hAnsi="Times New Roman"/>
                <w:sz w:val="24"/>
                <w:szCs w:val="20"/>
                <w:lang w:val="en-US"/>
              </w:rPr>
            </w:rPrChange>
          </w:rPr>
          <w:t xml:space="preserve"> such as</w:t>
        </w:r>
      </w:ins>
      <w:r w:rsidRPr="001A7447">
        <w:rPr>
          <w:rFonts w:ascii="Times New Roman" w:eastAsia="Times New Roman" w:hAnsi="Times New Roman"/>
          <w:color w:val="000000" w:themeColor="text1"/>
          <w:sz w:val="24"/>
          <w:szCs w:val="20"/>
          <w:lang w:val="en-US"/>
          <w:rPrChange w:id="2209" w:author="Microsoft Office User" w:date="2024-10-25T16:49:00Z">
            <w:rPr>
              <w:rFonts w:ascii="Times New Roman" w:eastAsia="Times New Roman" w:hAnsi="Times New Roman"/>
              <w:sz w:val="24"/>
              <w:szCs w:val="20"/>
              <w:lang w:val="en-US"/>
            </w:rPr>
          </w:rPrChange>
        </w:rPr>
        <w:t xml:space="preserve"> a lack of practice writing, language difficulties, and bad writing skills. </w:t>
      </w:r>
    </w:p>
    <w:p w14:paraId="67180CF2" w14:textId="77777777" w:rsidR="00CC17C1" w:rsidRPr="001A7447" w:rsidRDefault="00000000">
      <w:pPr>
        <w:ind w:firstLine="720"/>
        <w:jc w:val="both"/>
        <w:rPr>
          <w:rFonts w:ascii="Times New Roman" w:eastAsia="Times New Roman" w:hAnsi="Times New Roman"/>
          <w:color w:val="000000" w:themeColor="text1"/>
          <w:sz w:val="24"/>
          <w:szCs w:val="20"/>
          <w:lang w:val="en-US"/>
          <w:rPrChange w:id="2210" w:author="Microsoft Office User" w:date="2024-10-25T16:49:00Z">
            <w:rPr>
              <w:rFonts w:ascii="Times New Roman" w:eastAsia="Times New Roman" w:hAnsi="Times New Roman"/>
              <w:sz w:val="24"/>
              <w:szCs w:val="20"/>
              <w:lang w:val="en-US"/>
            </w:rPr>
          </w:rPrChange>
        </w:rPr>
      </w:pPr>
      <w:r w:rsidRPr="001A7447">
        <w:rPr>
          <w:rFonts w:ascii="Times New Roman" w:eastAsia="Times New Roman" w:hAnsi="Times New Roman"/>
          <w:color w:val="000000" w:themeColor="text1"/>
          <w:sz w:val="24"/>
          <w:szCs w:val="20"/>
          <w:lang w:val="en-US"/>
          <w:rPrChange w:id="2211" w:author="Microsoft Office User" w:date="2024-10-25T16:49:00Z">
            <w:rPr>
              <w:rFonts w:ascii="Times New Roman" w:eastAsia="Times New Roman" w:hAnsi="Times New Roman"/>
              <w:sz w:val="24"/>
              <w:szCs w:val="20"/>
              <w:lang w:val="en-US"/>
            </w:rPr>
          </w:rPrChange>
        </w:rPr>
        <w:t>In conclusion, the majority of the students exhibited significant levels of worry regarding their writing, with cognitive anxiety being the form of anxiety that was most widespread among the students. In addition, the findings of this study were successful in detecting a correlation between the level of writing anxiety experienced by students and the amount of writing achievement they attained.</w:t>
      </w:r>
    </w:p>
    <w:p w14:paraId="20B57BC7" w14:textId="77777777" w:rsidR="00CC17C1" w:rsidRPr="001A7447" w:rsidRDefault="00CC17C1">
      <w:pPr>
        <w:spacing w:line="360" w:lineRule="auto"/>
        <w:jc w:val="both"/>
        <w:rPr>
          <w:rFonts w:ascii="Times New Roman" w:hAnsi="Times New Roman"/>
          <w:b/>
          <w:color w:val="000000" w:themeColor="text1"/>
          <w:sz w:val="24"/>
          <w:szCs w:val="24"/>
          <w:rPrChange w:id="2212" w:author="Microsoft Office User" w:date="2024-10-25T16:49:00Z">
            <w:rPr>
              <w:rFonts w:ascii="Times New Roman" w:hAnsi="Times New Roman"/>
              <w:b/>
              <w:sz w:val="24"/>
              <w:szCs w:val="24"/>
            </w:rPr>
          </w:rPrChange>
        </w:rPr>
      </w:pPr>
    </w:p>
    <w:p w14:paraId="6D5A4F4A" w14:textId="77777777" w:rsidR="00CC17C1" w:rsidRPr="001A7447" w:rsidRDefault="00000000">
      <w:pPr>
        <w:spacing w:line="360" w:lineRule="auto"/>
        <w:jc w:val="both"/>
        <w:rPr>
          <w:rFonts w:ascii="Times New Roman" w:hAnsi="Times New Roman"/>
          <w:b/>
          <w:color w:val="000000" w:themeColor="text1"/>
          <w:sz w:val="24"/>
          <w:szCs w:val="24"/>
          <w:rPrChange w:id="2213" w:author="Microsoft Office User" w:date="2024-10-25T16:49:00Z">
            <w:rPr>
              <w:rFonts w:ascii="Times New Roman" w:hAnsi="Times New Roman"/>
              <w:b/>
              <w:sz w:val="24"/>
              <w:szCs w:val="24"/>
            </w:rPr>
          </w:rPrChange>
        </w:rPr>
      </w:pPr>
      <w:r w:rsidRPr="001A7447">
        <w:rPr>
          <w:rFonts w:ascii="Times New Roman" w:hAnsi="Times New Roman"/>
          <w:b/>
          <w:color w:val="000000" w:themeColor="text1"/>
          <w:sz w:val="24"/>
          <w:szCs w:val="24"/>
          <w:rPrChange w:id="2214" w:author="Microsoft Office User" w:date="2024-10-25T16:49:00Z">
            <w:rPr>
              <w:rFonts w:ascii="Times New Roman" w:hAnsi="Times New Roman"/>
              <w:b/>
              <w:sz w:val="24"/>
              <w:szCs w:val="24"/>
            </w:rPr>
          </w:rPrChange>
        </w:rPr>
        <w:t>CONCLUSION</w:t>
      </w:r>
    </w:p>
    <w:p w14:paraId="4FBE774E" w14:textId="362B2063" w:rsidR="00CC17C1" w:rsidRPr="001A7447" w:rsidRDefault="00000000" w:rsidP="007F5AF7">
      <w:pPr>
        <w:pStyle w:val="ListParagraph"/>
        <w:tabs>
          <w:tab w:val="left" w:pos="426"/>
        </w:tabs>
        <w:ind w:left="0" w:right="-1"/>
        <w:jc w:val="both"/>
        <w:rPr>
          <w:color w:val="000000" w:themeColor="text1"/>
          <w:rPrChange w:id="2215" w:author="Microsoft Office User" w:date="2024-10-25T16:49:00Z">
            <w:rPr/>
          </w:rPrChange>
        </w:rPr>
      </w:pPr>
      <w:r w:rsidRPr="001A7447">
        <w:rPr>
          <w:color w:val="000000" w:themeColor="text1"/>
        </w:rPr>
        <w:tab/>
        <w:t xml:space="preserve">Several conclusions are presented following the study's conduct in two variables (students' writing anxiety and achievement) and analysis of the data findings such as: </w:t>
      </w:r>
      <w:ins w:id="2216" w:author="Microsoft Office User" w:date="2024-10-25T16:25:00Z">
        <w:r w:rsidR="00F60375" w:rsidRPr="001A7447">
          <w:rPr>
            <w:color w:val="000000" w:themeColor="text1"/>
          </w:rPr>
          <w:t>t</w:t>
        </w:r>
      </w:ins>
      <w:r w:rsidRPr="001A7447">
        <w:rPr>
          <w:color w:val="000000" w:themeColor="text1"/>
        </w:rPr>
        <w:t>here was a significant correlation between students’ writing anxiety and their writing achievement. It means that the alternative hypothesis (Hα</w:t>
      </w:r>
      <w:r w:rsidRPr="001A7447">
        <w:rPr>
          <w:color w:val="000000" w:themeColor="text1"/>
          <w:vertAlign w:val="subscript"/>
        </w:rPr>
        <w:t>1</w:t>
      </w:r>
      <w:r w:rsidRPr="001A7447">
        <w:rPr>
          <w:color w:val="000000" w:themeColor="text1"/>
        </w:rPr>
        <w:t>) was accepted and the null hypothesis (H0</w:t>
      </w:r>
      <w:r w:rsidRPr="001A7447">
        <w:rPr>
          <w:color w:val="000000" w:themeColor="text1"/>
          <w:vertAlign w:val="subscript"/>
        </w:rPr>
        <w:t>1</w:t>
      </w:r>
      <w:r w:rsidRPr="001A7447">
        <w:rPr>
          <w:color w:val="000000" w:themeColor="text1"/>
        </w:rPr>
        <w:t xml:space="preserve">) was rejected. </w:t>
      </w:r>
      <w:r w:rsidR="00F60375" w:rsidRPr="001A7447">
        <w:rPr>
          <w:color w:val="000000" w:themeColor="text1"/>
        </w:rPr>
        <w:t>Then, c</w:t>
      </w:r>
      <w:r w:rsidRPr="001A7447">
        <w:rPr>
          <w:color w:val="000000" w:themeColor="text1"/>
        </w:rPr>
        <w:t xml:space="preserve">ognitive distress significantly affected student </w:t>
      </w:r>
      <w:r w:rsidRPr="001A7447">
        <w:rPr>
          <w:color w:val="000000" w:themeColor="text1"/>
        </w:rPr>
        <w:lastRenderedPageBreak/>
        <w:t>writing performance in this study. Writing anxiety contributed 10.4% to student writing. This implies that (Hα</w:t>
      </w:r>
      <w:r w:rsidRPr="001A7447">
        <w:rPr>
          <w:color w:val="000000" w:themeColor="text1"/>
          <w:vertAlign w:val="subscript"/>
        </w:rPr>
        <w:t>2</w:t>
      </w:r>
      <w:r w:rsidRPr="001A7447">
        <w:rPr>
          <w:color w:val="000000" w:themeColor="text1"/>
        </w:rPr>
        <w:t>) was accepted and (H0</w:t>
      </w:r>
      <w:r w:rsidRPr="001A7447">
        <w:rPr>
          <w:color w:val="000000" w:themeColor="text1"/>
          <w:vertAlign w:val="subscript"/>
        </w:rPr>
        <w:t>2</w:t>
      </w:r>
      <w:r w:rsidRPr="001A7447">
        <w:rPr>
          <w:color w:val="000000" w:themeColor="text1"/>
        </w:rPr>
        <w:t xml:space="preserve">) was rejected. </w:t>
      </w:r>
    </w:p>
    <w:p w14:paraId="58F3C001" w14:textId="77777777" w:rsidR="00CC17C1" w:rsidRPr="001A7447" w:rsidRDefault="00CC17C1">
      <w:pPr>
        <w:pStyle w:val="ListParagraph"/>
        <w:tabs>
          <w:tab w:val="left" w:pos="426"/>
        </w:tabs>
        <w:ind w:left="709" w:hanging="709"/>
        <w:jc w:val="both"/>
        <w:rPr>
          <w:color w:val="000000" w:themeColor="text1"/>
          <w:rPrChange w:id="2217" w:author="Microsoft Office User" w:date="2024-10-25T16:49:00Z">
            <w:rPr/>
          </w:rPrChange>
        </w:rPr>
      </w:pPr>
    </w:p>
    <w:p w14:paraId="1A19C9F2" w14:textId="77777777" w:rsidR="00CC17C1" w:rsidRPr="001A7447" w:rsidRDefault="00000000">
      <w:pPr>
        <w:pStyle w:val="ListParagraph"/>
        <w:tabs>
          <w:tab w:val="left" w:pos="426"/>
        </w:tabs>
        <w:ind w:left="0"/>
        <w:jc w:val="both"/>
        <w:rPr>
          <w:color w:val="000000" w:themeColor="text1"/>
          <w:rPrChange w:id="2218" w:author="Microsoft Office User" w:date="2024-10-25T16:49:00Z">
            <w:rPr/>
          </w:rPrChange>
        </w:rPr>
      </w:pPr>
      <w:r w:rsidRPr="001A7447">
        <w:rPr>
          <w:color w:val="000000" w:themeColor="text1"/>
          <w:rPrChange w:id="2219" w:author="Microsoft Office User" w:date="2024-10-25T16:49:00Z">
            <w:rPr/>
          </w:rPrChange>
        </w:rPr>
        <w:tab/>
        <w:t>The findings show that students' levels of writing anxiety had a substantial effect on their writing achievement.  The most common form of writing anxiety at the time was cognitive anxiety. Negative anticipating and worrying about other people's opinions were hallmarks of cognitive anxiety. Students' writing achievement was influenced by several factors, the sum of which was 89.9%.</w:t>
      </w:r>
    </w:p>
    <w:p w14:paraId="6A650BBF" w14:textId="77777777" w:rsidR="00CC17C1" w:rsidRPr="001A7447" w:rsidRDefault="00CC17C1">
      <w:pPr>
        <w:pStyle w:val="E-JOURNALBody"/>
        <w:contextualSpacing/>
        <w:rPr>
          <w:color w:val="000000" w:themeColor="text1"/>
          <w:sz w:val="24"/>
          <w:rPrChange w:id="2220" w:author="Microsoft Office User" w:date="2024-10-25T16:49:00Z">
            <w:rPr>
              <w:sz w:val="24"/>
            </w:rPr>
          </w:rPrChange>
        </w:rPr>
      </w:pPr>
    </w:p>
    <w:p w14:paraId="41809F7D" w14:textId="77777777" w:rsidR="00CC17C1" w:rsidRPr="001A7447" w:rsidRDefault="00CC17C1">
      <w:pPr>
        <w:jc w:val="both"/>
        <w:rPr>
          <w:rFonts w:ascii="Times New Roman" w:hAnsi="Times New Roman"/>
          <w:b/>
          <w:color w:val="000000" w:themeColor="text1"/>
          <w:sz w:val="24"/>
          <w:szCs w:val="24"/>
          <w:rPrChange w:id="2221" w:author="Microsoft Office User" w:date="2024-10-25T16:49:00Z">
            <w:rPr>
              <w:rFonts w:ascii="Times New Roman" w:hAnsi="Times New Roman"/>
              <w:b/>
              <w:sz w:val="24"/>
              <w:szCs w:val="24"/>
            </w:rPr>
          </w:rPrChange>
        </w:rPr>
      </w:pPr>
    </w:p>
    <w:p w14:paraId="7E7356F9" w14:textId="77777777" w:rsidR="00CC17C1" w:rsidRPr="001A7447" w:rsidRDefault="00000000">
      <w:pPr>
        <w:jc w:val="both"/>
        <w:rPr>
          <w:rFonts w:ascii="Times New Roman" w:hAnsi="Times New Roman"/>
          <w:b/>
          <w:color w:val="000000" w:themeColor="text1"/>
          <w:sz w:val="24"/>
          <w:szCs w:val="24"/>
          <w:lang w:val="en-US"/>
          <w:rPrChange w:id="2222" w:author="Microsoft Office User" w:date="2024-10-25T16:49:00Z">
            <w:rPr>
              <w:rFonts w:ascii="Times New Roman" w:hAnsi="Times New Roman"/>
              <w:b/>
              <w:sz w:val="24"/>
              <w:szCs w:val="24"/>
              <w:lang w:val="en-US"/>
            </w:rPr>
          </w:rPrChange>
        </w:rPr>
      </w:pPr>
      <w:r w:rsidRPr="001A7447">
        <w:rPr>
          <w:rFonts w:ascii="Times New Roman" w:hAnsi="Times New Roman"/>
          <w:b/>
          <w:color w:val="000000" w:themeColor="text1"/>
          <w:sz w:val="24"/>
          <w:szCs w:val="24"/>
          <w:rPrChange w:id="2223" w:author="Microsoft Office User" w:date="2024-10-25T16:49:00Z">
            <w:rPr>
              <w:rFonts w:ascii="Times New Roman" w:hAnsi="Times New Roman"/>
              <w:b/>
              <w:sz w:val="24"/>
              <w:szCs w:val="24"/>
            </w:rPr>
          </w:rPrChange>
        </w:rPr>
        <w:t>REFERENCE</w:t>
      </w:r>
      <w:r w:rsidRPr="001A7447">
        <w:rPr>
          <w:rFonts w:ascii="Times New Roman" w:hAnsi="Times New Roman"/>
          <w:b/>
          <w:color w:val="000000" w:themeColor="text1"/>
          <w:sz w:val="24"/>
          <w:szCs w:val="24"/>
          <w:lang w:val="en-US"/>
          <w:rPrChange w:id="2224" w:author="Microsoft Office User" w:date="2024-10-25T16:49:00Z">
            <w:rPr>
              <w:rFonts w:ascii="Times New Roman" w:hAnsi="Times New Roman"/>
              <w:b/>
              <w:sz w:val="24"/>
              <w:szCs w:val="24"/>
              <w:lang w:val="en-US"/>
            </w:rPr>
          </w:rPrChange>
        </w:rPr>
        <w:t>S</w:t>
      </w:r>
    </w:p>
    <w:p w14:paraId="29DC831F" w14:textId="77777777" w:rsidR="00CC17C1" w:rsidRPr="001A7447" w:rsidRDefault="00CC17C1">
      <w:pPr>
        <w:pStyle w:val="Default"/>
        <w:jc w:val="both"/>
        <w:rPr>
          <w:rFonts w:ascii="Times New Roman" w:hAnsi="Times New Roman" w:cs="Times New Roman"/>
          <w:color w:val="000000" w:themeColor="text1"/>
        </w:rPr>
      </w:pPr>
    </w:p>
    <w:p w14:paraId="0B9F0F10" w14:textId="77777777" w:rsidR="00CC17C1" w:rsidRPr="001A7447" w:rsidRDefault="00000000">
      <w:pPr>
        <w:ind w:left="709" w:hanging="709"/>
        <w:jc w:val="both"/>
        <w:rPr>
          <w:rFonts w:ascii="Times New Roman" w:hAnsi="Times New Roman"/>
          <w:i/>
          <w:color w:val="000000" w:themeColor="text1"/>
          <w:sz w:val="24"/>
          <w:szCs w:val="24"/>
          <w:rPrChange w:id="2225" w:author="Microsoft Office User" w:date="2024-10-25T16:49:00Z">
            <w:rPr>
              <w:rFonts w:ascii="Times New Roman" w:hAnsi="Times New Roman"/>
              <w:i/>
              <w:sz w:val="24"/>
              <w:szCs w:val="24"/>
            </w:rPr>
          </w:rPrChange>
        </w:rPr>
      </w:pPr>
      <w:proofErr w:type="spellStart"/>
      <w:r w:rsidRPr="001A7447">
        <w:rPr>
          <w:rFonts w:ascii="Times New Roman" w:hAnsi="Times New Roman"/>
          <w:color w:val="000000" w:themeColor="text1"/>
          <w:sz w:val="24"/>
          <w:szCs w:val="24"/>
          <w:rPrChange w:id="2226" w:author="Microsoft Office User" w:date="2024-10-25T16:49:00Z">
            <w:rPr>
              <w:rFonts w:ascii="Times New Roman" w:hAnsi="Times New Roman"/>
              <w:sz w:val="24"/>
              <w:szCs w:val="24"/>
            </w:rPr>
          </w:rPrChange>
        </w:rPr>
        <w:t>Andrade</w:t>
      </w:r>
      <w:proofErr w:type="spellEnd"/>
      <w:r w:rsidRPr="001A7447">
        <w:rPr>
          <w:rFonts w:ascii="Times New Roman" w:hAnsi="Times New Roman"/>
          <w:color w:val="000000" w:themeColor="text1"/>
          <w:sz w:val="24"/>
          <w:szCs w:val="24"/>
          <w:rPrChange w:id="2227" w:author="Microsoft Office User" w:date="2024-10-25T16:49:00Z">
            <w:rPr>
              <w:rFonts w:ascii="Times New Roman" w:hAnsi="Times New Roman"/>
              <w:sz w:val="24"/>
              <w:szCs w:val="24"/>
            </w:rPr>
          </w:rPrChange>
        </w:rPr>
        <w:t>, H.,</w:t>
      </w:r>
      <w:r w:rsidRPr="001A7447">
        <w:rPr>
          <w:rFonts w:ascii="Times New Roman" w:hAnsi="Times New Roman"/>
          <w:color w:val="000000" w:themeColor="text1"/>
          <w:sz w:val="24"/>
          <w:szCs w:val="24"/>
          <w:lang w:val="en-US"/>
          <w:rPrChange w:id="2228" w:author="Microsoft Office User" w:date="2024-10-25T16:49:00Z">
            <w:rPr>
              <w:rFonts w:ascii="Times New Roman" w:hAnsi="Times New Roman"/>
              <w:sz w:val="24"/>
              <w:szCs w:val="24"/>
              <w:lang w:val="en-US"/>
            </w:rPr>
          </w:rPrChange>
        </w:rPr>
        <w:t xml:space="preserve"> </w:t>
      </w:r>
      <w:r w:rsidRPr="001A7447">
        <w:rPr>
          <w:rFonts w:ascii="Times New Roman" w:hAnsi="Times New Roman"/>
          <w:color w:val="000000" w:themeColor="text1"/>
          <w:sz w:val="24"/>
          <w:szCs w:val="24"/>
          <w:rPrChange w:id="2229" w:author="Microsoft Office User" w:date="2024-10-25T16:49:00Z">
            <w:rPr>
              <w:rFonts w:ascii="Times New Roman" w:hAnsi="Times New Roman"/>
              <w:sz w:val="24"/>
              <w:szCs w:val="24"/>
            </w:rPr>
          </w:rPrChange>
        </w:rPr>
        <w:t xml:space="preserve">(2005). </w:t>
      </w:r>
      <w:proofErr w:type="spellStart"/>
      <w:r w:rsidRPr="001A7447">
        <w:rPr>
          <w:rFonts w:ascii="Times New Roman" w:hAnsi="Times New Roman"/>
          <w:color w:val="000000" w:themeColor="text1"/>
          <w:sz w:val="24"/>
          <w:szCs w:val="24"/>
          <w:rPrChange w:id="2230" w:author="Microsoft Office User" w:date="2024-10-25T16:49:00Z">
            <w:rPr>
              <w:rFonts w:ascii="Times New Roman" w:hAnsi="Times New Roman"/>
              <w:sz w:val="24"/>
              <w:szCs w:val="24"/>
            </w:rPr>
          </w:rPrChange>
        </w:rPr>
        <w:t>Teaching</w:t>
      </w:r>
      <w:proofErr w:type="spellEnd"/>
      <w:r w:rsidRPr="001A7447">
        <w:rPr>
          <w:rFonts w:ascii="Times New Roman" w:hAnsi="Times New Roman"/>
          <w:color w:val="000000" w:themeColor="text1"/>
          <w:sz w:val="24"/>
          <w:szCs w:val="24"/>
          <w:rPrChange w:id="223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32" w:author="Microsoft Office User" w:date="2024-10-25T16:49:00Z">
            <w:rPr>
              <w:rFonts w:ascii="Times New Roman" w:hAnsi="Times New Roman"/>
              <w:sz w:val="24"/>
              <w:szCs w:val="24"/>
            </w:rPr>
          </w:rPrChange>
        </w:rPr>
        <w:t>with</w:t>
      </w:r>
      <w:proofErr w:type="spellEnd"/>
      <w:r w:rsidRPr="001A7447">
        <w:rPr>
          <w:rFonts w:ascii="Times New Roman" w:hAnsi="Times New Roman"/>
          <w:color w:val="000000" w:themeColor="text1"/>
          <w:sz w:val="24"/>
          <w:szCs w:val="24"/>
          <w:rPrChange w:id="223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34" w:author="Microsoft Office User" w:date="2024-10-25T16:49:00Z">
            <w:rPr>
              <w:rFonts w:ascii="Times New Roman" w:hAnsi="Times New Roman"/>
              <w:sz w:val="24"/>
              <w:szCs w:val="24"/>
            </w:rPr>
          </w:rPrChange>
        </w:rPr>
        <w:t>rubrics</w:t>
      </w:r>
      <w:proofErr w:type="spellEnd"/>
      <w:r w:rsidRPr="001A7447">
        <w:rPr>
          <w:rFonts w:ascii="Times New Roman" w:hAnsi="Times New Roman"/>
          <w:color w:val="000000" w:themeColor="text1"/>
          <w:sz w:val="24"/>
          <w:szCs w:val="24"/>
          <w:rPrChange w:id="2235" w:author="Microsoft Office User" w:date="2024-10-25T16:49:00Z">
            <w:rPr>
              <w:rFonts w:ascii="Times New Roman" w:hAnsi="Times New Roman"/>
              <w:sz w:val="24"/>
              <w:szCs w:val="24"/>
            </w:rPr>
          </w:rPrChange>
        </w:rPr>
        <w:t xml:space="preserve">: The </w:t>
      </w:r>
      <w:proofErr w:type="spellStart"/>
      <w:r w:rsidRPr="001A7447">
        <w:rPr>
          <w:rFonts w:ascii="Times New Roman" w:hAnsi="Times New Roman"/>
          <w:color w:val="000000" w:themeColor="text1"/>
          <w:sz w:val="24"/>
          <w:szCs w:val="24"/>
          <w:rPrChange w:id="2236" w:author="Microsoft Office User" w:date="2024-10-25T16:49:00Z">
            <w:rPr>
              <w:rFonts w:ascii="Times New Roman" w:hAnsi="Times New Roman"/>
              <w:sz w:val="24"/>
              <w:szCs w:val="24"/>
            </w:rPr>
          </w:rPrChange>
        </w:rPr>
        <w:t>good</w:t>
      </w:r>
      <w:proofErr w:type="spellEnd"/>
      <w:r w:rsidRPr="001A7447">
        <w:rPr>
          <w:rFonts w:ascii="Times New Roman" w:hAnsi="Times New Roman"/>
          <w:color w:val="000000" w:themeColor="text1"/>
          <w:sz w:val="24"/>
          <w:szCs w:val="24"/>
          <w:rPrChange w:id="223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38" w:author="Microsoft Office User" w:date="2024-10-25T16:49:00Z">
            <w:rPr>
              <w:rFonts w:ascii="Times New Roman" w:hAnsi="Times New Roman"/>
              <w:sz w:val="24"/>
              <w:szCs w:val="24"/>
            </w:rPr>
          </w:rPrChange>
        </w:rPr>
        <w:t>the</w:t>
      </w:r>
      <w:proofErr w:type="spellEnd"/>
      <w:r w:rsidRPr="001A7447">
        <w:rPr>
          <w:rFonts w:ascii="Times New Roman" w:hAnsi="Times New Roman"/>
          <w:color w:val="000000" w:themeColor="text1"/>
          <w:sz w:val="24"/>
          <w:szCs w:val="24"/>
          <w:rPrChange w:id="2239" w:author="Microsoft Office User" w:date="2024-10-25T16:49:00Z">
            <w:rPr>
              <w:rFonts w:ascii="Times New Roman" w:hAnsi="Times New Roman"/>
              <w:sz w:val="24"/>
              <w:szCs w:val="24"/>
            </w:rPr>
          </w:rPrChange>
        </w:rPr>
        <w:t xml:space="preserve"> bad, </w:t>
      </w:r>
      <w:proofErr w:type="spellStart"/>
      <w:r w:rsidRPr="001A7447">
        <w:rPr>
          <w:rFonts w:ascii="Times New Roman" w:hAnsi="Times New Roman"/>
          <w:color w:val="000000" w:themeColor="text1"/>
          <w:sz w:val="24"/>
          <w:szCs w:val="24"/>
          <w:rPrChange w:id="2240"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24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42" w:author="Microsoft Office User" w:date="2024-10-25T16:49:00Z">
            <w:rPr>
              <w:rFonts w:ascii="Times New Roman" w:hAnsi="Times New Roman"/>
              <w:sz w:val="24"/>
              <w:szCs w:val="24"/>
            </w:rPr>
          </w:rPrChange>
        </w:rPr>
        <w:t>the</w:t>
      </w:r>
      <w:proofErr w:type="spellEnd"/>
      <w:r w:rsidRPr="001A7447">
        <w:rPr>
          <w:rFonts w:ascii="Times New Roman" w:hAnsi="Times New Roman"/>
          <w:color w:val="000000" w:themeColor="text1"/>
          <w:sz w:val="24"/>
          <w:szCs w:val="24"/>
          <w:rPrChange w:id="224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44" w:author="Microsoft Office User" w:date="2024-10-25T16:49:00Z">
            <w:rPr>
              <w:rFonts w:ascii="Times New Roman" w:hAnsi="Times New Roman"/>
              <w:sz w:val="24"/>
              <w:szCs w:val="24"/>
            </w:rPr>
          </w:rPrChange>
        </w:rPr>
        <w:t>ugly</w:t>
      </w:r>
      <w:proofErr w:type="spellEnd"/>
      <w:r w:rsidRPr="001A7447">
        <w:rPr>
          <w:rFonts w:ascii="Times New Roman" w:hAnsi="Times New Roman"/>
          <w:color w:val="000000" w:themeColor="text1"/>
          <w:sz w:val="24"/>
          <w:szCs w:val="24"/>
          <w:rPrChange w:id="224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i/>
          <w:color w:val="000000" w:themeColor="text1"/>
          <w:sz w:val="24"/>
          <w:szCs w:val="24"/>
          <w:rPrChange w:id="2246" w:author="Microsoft Office User" w:date="2024-10-25T16:49:00Z">
            <w:rPr>
              <w:rFonts w:ascii="Times New Roman" w:hAnsi="Times New Roman"/>
              <w:i/>
              <w:sz w:val="24"/>
              <w:szCs w:val="24"/>
            </w:rPr>
          </w:rPrChange>
        </w:rPr>
        <w:t>College</w:t>
      </w:r>
      <w:proofErr w:type="spellEnd"/>
      <w:r w:rsidRPr="001A7447">
        <w:rPr>
          <w:rFonts w:ascii="Times New Roman" w:hAnsi="Times New Roman"/>
          <w:i/>
          <w:color w:val="000000" w:themeColor="text1"/>
          <w:sz w:val="24"/>
          <w:szCs w:val="24"/>
          <w:rPrChange w:id="2247"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48" w:author="Microsoft Office User" w:date="2024-10-25T16:49:00Z">
            <w:rPr>
              <w:rFonts w:ascii="Times New Roman" w:hAnsi="Times New Roman"/>
              <w:i/>
              <w:sz w:val="24"/>
              <w:szCs w:val="24"/>
            </w:rPr>
          </w:rPrChange>
        </w:rPr>
        <w:t>Teaching</w:t>
      </w:r>
      <w:proofErr w:type="spellEnd"/>
      <w:r w:rsidRPr="001A7447">
        <w:rPr>
          <w:rFonts w:ascii="Times New Roman" w:hAnsi="Times New Roman"/>
          <w:color w:val="000000" w:themeColor="text1"/>
          <w:sz w:val="24"/>
          <w:szCs w:val="24"/>
          <w:rPrChange w:id="2249"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250" w:author="Microsoft Office User" w:date="2024-10-25T16:49:00Z">
            <w:rPr>
              <w:rFonts w:ascii="Times New Roman" w:hAnsi="Times New Roman"/>
              <w:i/>
              <w:sz w:val="24"/>
              <w:szCs w:val="24"/>
            </w:rPr>
          </w:rPrChange>
        </w:rPr>
        <w:t>53</w:t>
      </w:r>
      <w:r w:rsidRPr="001A7447">
        <w:rPr>
          <w:rFonts w:ascii="Times New Roman" w:hAnsi="Times New Roman"/>
          <w:color w:val="000000" w:themeColor="text1"/>
          <w:sz w:val="24"/>
          <w:szCs w:val="24"/>
          <w:rPrChange w:id="2251" w:author="Microsoft Office User" w:date="2024-10-25T16:49:00Z">
            <w:rPr>
              <w:rFonts w:ascii="Times New Roman" w:hAnsi="Times New Roman"/>
              <w:sz w:val="24"/>
              <w:szCs w:val="24"/>
            </w:rPr>
          </w:rPrChange>
        </w:rPr>
        <w:t>(1), 27-31.</w:t>
      </w:r>
    </w:p>
    <w:p w14:paraId="70118145" w14:textId="77777777" w:rsidR="00CC17C1" w:rsidRPr="001A7447" w:rsidRDefault="00000000">
      <w:pPr>
        <w:ind w:left="709" w:hanging="709"/>
        <w:jc w:val="both"/>
        <w:rPr>
          <w:rFonts w:ascii="Times New Roman" w:hAnsi="Times New Roman"/>
          <w:color w:val="000000" w:themeColor="text1"/>
          <w:sz w:val="24"/>
          <w:szCs w:val="24"/>
          <w:rPrChange w:id="2252"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253" w:author="Microsoft Office User" w:date="2024-10-25T16:49:00Z">
            <w:rPr>
              <w:rFonts w:ascii="Times New Roman" w:hAnsi="Times New Roman"/>
              <w:sz w:val="24"/>
              <w:szCs w:val="24"/>
            </w:rPr>
          </w:rPrChange>
        </w:rPr>
        <w:t>Asmari</w:t>
      </w:r>
      <w:proofErr w:type="spellEnd"/>
      <w:r w:rsidRPr="001A7447">
        <w:rPr>
          <w:rFonts w:ascii="Times New Roman" w:hAnsi="Times New Roman"/>
          <w:color w:val="000000" w:themeColor="text1"/>
          <w:sz w:val="24"/>
          <w:szCs w:val="24"/>
          <w:rPrChange w:id="2254" w:author="Microsoft Office User" w:date="2024-10-25T16:49:00Z">
            <w:rPr>
              <w:rFonts w:ascii="Times New Roman" w:hAnsi="Times New Roman"/>
              <w:sz w:val="24"/>
              <w:szCs w:val="24"/>
            </w:rPr>
          </w:rPrChange>
        </w:rPr>
        <w:t xml:space="preserve">, A.R., (2013). </w:t>
      </w:r>
      <w:proofErr w:type="spellStart"/>
      <w:r w:rsidRPr="001A7447">
        <w:rPr>
          <w:rFonts w:ascii="Times New Roman" w:hAnsi="Times New Roman"/>
          <w:color w:val="000000" w:themeColor="text1"/>
          <w:sz w:val="24"/>
          <w:szCs w:val="24"/>
          <w:rPrChange w:id="2255" w:author="Microsoft Office User" w:date="2024-10-25T16:49:00Z">
            <w:rPr>
              <w:rFonts w:ascii="Times New Roman" w:hAnsi="Times New Roman"/>
              <w:sz w:val="24"/>
              <w:szCs w:val="24"/>
            </w:rPr>
          </w:rPrChange>
        </w:rPr>
        <w:t>Investigation</w:t>
      </w:r>
      <w:proofErr w:type="spellEnd"/>
      <w:r w:rsidRPr="001A7447">
        <w:rPr>
          <w:rFonts w:ascii="Times New Roman" w:hAnsi="Times New Roman"/>
          <w:color w:val="000000" w:themeColor="text1"/>
          <w:sz w:val="24"/>
          <w:szCs w:val="24"/>
          <w:rPrChange w:id="225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57"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25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59"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26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61" w:author="Microsoft Office User" w:date="2024-10-25T16:49:00Z">
            <w:rPr>
              <w:rFonts w:ascii="Times New Roman" w:hAnsi="Times New Roman"/>
              <w:sz w:val="24"/>
              <w:szCs w:val="24"/>
            </w:rPr>
          </w:rPrChange>
        </w:rPr>
        <w:t>strategies</w:t>
      </w:r>
      <w:proofErr w:type="spellEnd"/>
      <w:r w:rsidRPr="001A7447">
        <w:rPr>
          <w:rFonts w:ascii="Times New Roman" w:hAnsi="Times New Roman"/>
          <w:color w:val="000000" w:themeColor="text1"/>
          <w:sz w:val="24"/>
          <w:szCs w:val="24"/>
          <w:rPrChange w:id="226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63"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26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65" w:author="Microsoft Office User" w:date="2024-10-25T16:49:00Z">
            <w:rPr>
              <w:rFonts w:ascii="Times New Roman" w:hAnsi="Times New Roman"/>
              <w:sz w:val="24"/>
              <w:szCs w:val="24"/>
            </w:rPr>
          </w:rPrChange>
        </w:rPr>
        <w:t>apprehension</w:t>
      </w:r>
      <w:proofErr w:type="spellEnd"/>
      <w:r w:rsidRPr="001A7447">
        <w:rPr>
          <w:rFonts w:ascii="Times New Roman" w:hAnsi="Times New Roman"/>
          <w:color w:val="000000" w:themeColor="text1"/>
          <w:sz w:val="24"/>
          <w:szCs w:val="24"/>
          <w:rPrChange w:id="226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67"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26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69"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27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71" w:author="Microsoft Office User" w:date="2024-10-25T16:49:00Z">
            <w:rPr>
              <w:rFonts w:ascii="Times New Roman" w:hAnsi="Times New Roman"/>
              <w:sz w:val="24"/>
              <w:szCs w:val="24"/>
            </w:rPr>
          </w:rPrChange>
        </w:rPr>
        <w:t>achievement</w:t>
      </w:r>
      <w:proofErr w:type="spellEnd"/>
      <w:r w:rsidRPr="001A7447">
        <w:rPr>
          <w:rFonts w:ascii="Times New Roman" w:hAnsi="Times New Roman"/>
          <w:color w:val="000000" w:themeColor="text1"/>
          <w:sz w:val="24"/>
          <w:szCs w:val="24"/>
          <w:rPrChange w:id="227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73" w:author="Microsoft Office User" w:date="2024-10-25T16:49:00Z">
            <w:rPr>
              <w:rFonts w:ascii="Times New Roman" w:hAnsi="Times New Roman"/>
              <w:sz w:val="24"/>
              <w:szCs w:val="24"/>
            </w:rPr>
          </w:rPrChange>
        </w:rPr>
        <w:t>among</w:t>
      </w:r>
      <w:proofErr w:type="spellEnd"/>
      <w:r w:rsidRPr="001A7447">
        <w:rPr>
          <w:rFonts w:ascii="Times New Roman" w:hAnsi="Times New Roman"/>
          <w:color w:val="000000" w:themeColor="text1"/>
          <w:sz w:val="24"/>
          <w:szCs w:val="24"/>
          <w:rPrChange w:id="2274" w:author="Microsoft Office User" w:date="2024-10-25T16:49:00Z">
            <w:rPr>
              <w:rFonts w:ascii="Times New Roman" w:hAnsi="Times New Roman"/>
              <w:sz w:val="24"/>
              <w:szCs w:val="24"/>
            </w:rPr>
          </w:rPrChange>
        </w:rPr>
        <w:t xml:space="preserve"> Saudi EFL-</w:t>
      </w:r>
      <w:proofErr w:type="spellStart"/>
      <w:r w:rsidRPr="001A7447">
        <w:rPr>
          <w:rFonts w:ascii="Times New Roman" w:hAnsi="Times New Roman"/>
          <w:color w:val="000000" w:themeColor="text1"/>
          <w:sz w:val="24"/>
          <w:szCs w:val="24"/>
          <w:rPrChange w:id="2275" w:author="Microsoft Office User" w:date="2024-10-25T16:49:00Z">
            <w:rPr>
              <w:rFonts w:ascii="Times New Roman" w:hAnsi="Times New Roman"/>
              <w:sz w:val="24"/>
              <w:szCs w:val="24"/>
            </w:rPr>
          </w:rPrChange>
        </w:rPr>
        <w:t>major</w:t>
      </w:r>
      <w:proofErr w:type="spellEnd"/>
      <w:r w:rsidRPr="001A7447">
        <w:rPr>
          <w:rFonts w:ascii="Times New Roman" w:hAnsi="Times New Roman"/>
          <w:color w:val="000000" w:themeColor="text1"/>
          <w:sz w:val="24"/>
          <w:szCs w:val="24"/>
          <w:rPrChange w:id="227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277" w:author="Microsoft Office User" w:date="2024-10-25T16:49:00Z">
            <w:rPr>
              <w:rFonts w:ascii="Times New Roman" w:hAnsi="Times New Roman"/>
              <w:sz w:val="24"/>
              <w:szCs w:val="24"/>
            </w:rPr>
          </w:rPrChange>
        </w:rPr>
        <w:t>students.</w:t>
      </w:r>
      <w:r w:rsidRPr="001A7447">
        <w:rPr>
          <w:rFonts w:ascii="Times New Roman" w:hAnsi="Times New Roman"/>
          <w:i/>
          <w:color w:val="000000" w:themeColor="text1"/>
          <w:sz w:val="24"/>
          <w:szCs w:val="24"/>
          <w:rPrChange w:id="2278" w:author="Microsoft Office User" w:date="2024-10-25T16:49:00Z">
            <w:rPr>
              <w:rFonts w:ascii="Times New Roman" w:hAnsi="Times New Roman"/>
              <w:i/>
              <w:sz w:val="24"/>
              <w:szCs w:val="24"/>
            </w:rPr>
          </w:rPrChange>
        </w:rPr>
        <w:t>International</w:t>
      </w:r>
      <w:proofErr w:type="spellEnd"/>
      <w:r w:rsidRPr="001A7447">
        <w:rPr>
          <w:rFonts w:ascii="Times New Roman" w:hAnsi="Times New Roman"/>
          <w:i/>
          <w:color w:val="000000" w:themeColor="text1"/>
          <w:sz w:val="24"/>
          <w:szCs w:val="24"/>
          <w:rPrChange w:id="2279"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80" w:author="Microsoft Office User" w:date="2024-10-25T16:49:00Z">
            <w:rPr>
              <w:rFonts w:ascii="Times New Roman" w:hAnsi="Times New Roman"/>
              <w:i/>
              <w:sz w:val="24"/>
              <w:szCs w:val="24"/>
            </w:rPr>
          </w:rPrChange>
        </w:rPr>
        <w:t>Education</w:t>
      </w:r>
      <w:proofErr w:type="spellEnd"/>
      <w:r w:rsidRPr="001A7447">
        <w:rPr>
          <w:rFonts w:ascii="Times New Roman" w:hAnsi="Times New Roman"/>
          <w:i/>
          <w:color w:val="000000" w:themeColor="text1"/>
          <w:sz w:val="24"/>
          <w:szCs w:val="24"/>
          <w:rPrChange w:id="2281"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82" w:author="Microsoft Office User" w:date="2024-10-25T16:49:00Z">
            <w:rPr>
              <w:rFonts w:ascii="Times New Roman" w:hAnsi="Times New Roman"/>
              <w:i/>
              <w:sz w:val="24"/>
              <w:szCs w:val="24"/>
            </w:rPr>
          </w:rPrChange>
        </w:rPr>
        <w:t>Studies</w:t>
      </w:r>
      <w:proofErr w:type="spellEnd"/>
      <w:r w:rsidRPr="001A7447">
        <w:rPr>
          <w:rFonts w:ascii="Times New Roman" w:hAnsi="Times New Roman"/>
          <w:color w:val="000000" w:themeColor="text1"/>
          <w:sz w:val="24"/>
          <w:szCs w:val="24"/>
          <w:rPrChange w:id="2283"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284" w:author="Microsoft Office User" w:date="2024-10-25T16:49:00Z">
            <w:rPr>
              <w:rFonts w:ascii="Times New Roman" w:hAnsi="Times New Roman"/>
              <w:i/>
              <w:sz w:val="24"/>
              <w:szCs w:val="24"/>
            </w:rPr>
          </w:rPrChange>
        </w:rPr>
        <w:t>6</w:t>
      </w:r>
      <w:r w:rsidRPr="001A7447">
        <w:rPr>
          <w:rFonts w:ascii="Times New Roman" w:hAnsi="Times New Roman"/>
          <w:color w:val="000000" w:themeColor="text1"/>
          <w:sz w:val="24"/>
          <w:szCs w:val="24"/>
          <w:rPrChange w:id="2285" w:author="Microsoft Office User" w:date="2024-10-25T16:49:00Z">
            <w:rPr>
              <w:rFonts w:ascii="Times New Roman" w:hAnsi="Times New Roman"/>
              <w:sz w:val="24"/>
              <w:szCs w:val="24"/>
            </w:rPr>
          </w:rPrChange>
        </w:rPr>
        <w:t>(11), 130-143.</w:t>
      </w:r>
    </w:p>
    <w:p w14:paraId="6A993790" w14:textId="77777777" w:rsidR="00CC17C1" w:rsidRPr="001A7447" w:rsidRDefault="00000000">
      <w:pPr>
        <w:ind w:left="709" w:hanging="709"/>
        <w:jc w:val="both"/>
        <w:rPr>
          <w:rFonts w:ascii="Times New Roman" w:hAnsi="Times New Roman"/>
          <w:color w:val="000000" w:themeColor="text1"/>
          <w:sz w:val="24"/>
          <w:szCs w:val="24"/>
          <w:rPrChange w:id="2286"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287" w:author="Microsoft Office User" w:date="2024-10-25T16:49:00Z">
            <w:rPr>
              <w:rFonts w:ascii="Times New Roman" w:hAnsi="Times New Roman"/>
              <w:sz w:val="24"/>
              <w:szCs w:val="24"/>
            </w:rPr>
          </w:rPrChange>
        </w:rPr>
        <w:t>Brown</w:t>
      </w:r>
      <w:proofErr w:type="spellEnd"/>
      <w:r w:rsidRPr="001A7447">
        <w:rPr>
          <w:rFonts w:ascii="Times New Roman" w:hAnsi="Times New Roman"/>
          <w:color w:val="000000" w:themeColor="text1"/>
          <w:sz w:val="24"/>
          <w:szCs w:val="24"/>
          <w:rPrChange w:id="2288" w:author="Microsoft Office User" w:date="2024-10-25T16:49:00Z">
            <w:rPr>
              <w:rFonts w:ascii="Times New Roman" w:hAnsi="Times New Roman"/>
              <w:sz w:val="24"/>
              <w:szCs w:val="24"/>
            </w:rPr>
          </w:rPrChange>
        </w:rPr>
        <w:t xml:space="preserve">, H. D.,(2007). </w:t>
      </w:r>
      <w:proofErr w:type="spellStart"/>
      <w:r w:rsidRPr="001A7447">
        <w:rPr>
          <w:rFonts w:ascii="Times New Roman" w:hAnsi="Times New Roman"/>
          <w:i/>
          <w:color w:val="000000" w:themeColor="text1"/>
          <w:sz w:val="24"/>
          <w:szCs w:val="24"/>
          <w:rPrChange w:id="2289" w:author="Microsoft Office User" w:date="2024-10-25T16:49:00Z">
            <w:rPr>
              <w:rFonts w:ascii="Times New Roman" w:hAnsi="Times New Roman"/>
              <w:i/>
              <w:sz w:val="24"/>
              <w:szCs w:val="24"/>
            </w:rPr>
          </w:rPrChange>
        </w:rPr>
        <w:t>Principles</w:t>
      </w:r>
      <w:proofErr w:type="spellEnd"/>
      <w:r w:rsidRPr="001A7447">
        <w:rPr>
          <w:rFonts w:ascii="Times New Roman" w:hAnsi="Times New Roman"/>
          <w:i/>
          <w:color w:val="000000" w:themeColor="text1"/>
          <w:sz w:val="24"/>
          <w:szCs w:val="24"/>
          <w:rPrChange w:id="2290"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91" w:author="Microsoft Office User" w:date="2024-10-25T16:49:00Z">
            <w:rPr>
              <w:rFonts w:ascii="Times New Roman" w:hAnsi="Times New Roman"/>
              <w:i/>
              <w:sz w:val="24"/>
              <w:szCs w:val="24"/>
            </w:rPr>
          </w:rPrChange>
        </w:rPr>
        <w:t>of</w:t>
      </w:r>
      <w:proofErr w:type="spellEnd"/>
      <w:r w:rsidRPr="001A7447">
        <w:rPr>
          <w:rFonts w:ascii="Times New Roman" w:hAnsi="Times New Roman"/>
          <w:i/>
          <w:color w:val="000000" w:themeColor="text1"/>
          <w:sz w:val="24"/>
          <w:szCs w:val="24"/>
          <w:rPrChange w:id="2292"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93" w:author="Microsoft Office User" w:date="2024-10-25T16:49:00Z">
            <w:rPr>
              <w:rFonts w:ascii="Times New Roman" w:hAnsi="Times New Roman"/>
              <w:i/>
              <w:sz w:val="24"/>
              <w:szCs w:val="24"/>
            </w:rPr>
          </w:rPrChange>
        </w:rPr>
        <w:t>language</w:t>
      </w:r>
      <w:proofErr w:type="spellEnd"/>
      <w:r w:rsidRPr="001A7447">
        <w:rPr>
          <w:rFonts w:ascii="Times New Roman" w:hAnsi="Times New Roman"/>
          <w:i/>
          <w:color w:val="000000" w:themeColor="text1"/>
          <w:sz w:val="24"/>
          <w:szCs w:val="24"/>
          <w:rPrChange w:id="2294"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95" w:author="Microsoft Office User" w:date="2024-10-25T16:49:00Z">
            <w:rPr>
              <w:rFonts w:ascii="Times New Roman" w:hAnsi="Times New Roman"/>
              <w:i/>
              <w:sz w:val="24"/>
              <w:szCs w:val="24"/>
            </w:rPr>
          </w:rPrChange>
        </w:rPr>
        <w:t>learning</w:t>
      </w:r>
      <w:proofErr w:type="spellEnd"/>
      <w:r w:rsidRPr="001A7447">
        <w:rPr>
          <w:rFonts w:ascii="Times New Roman" w:hAnsi="Times New Roman"/>
          <w:i/>
          <w:color w:val="000000" w:themeColor="text1"/>
          <w:sz w:val="24"/>
          <w:szCs w:val="24"/>
          <w:rPrChange w:id="2296"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97" w:author="Microsoft Office User" w:date="2024-10-25T16:49:00Z">
            <w:rPr>
              <w:rFonts w:ascii="Times New Roman" w:hAnsi="Times New Roman"/>
              <w:i/>
              <w:sz w:val="24"/>
              <w:szCs w:val="24"/>
            </w:rPr>
          </w:rPrChange>
        </w:rPr>
        <w:t>and</w:t>
      </w:r>
      <w:proofErr w:type="spellEnd"/>
      <w:r w:rsidRPr="001A7447">
        <w:rPr>
          <w:rFonts w:ascii="Times New Roman" w:hAnsi="Times New Roman"/>
          <w:i/>
          <w:color w:val="000000" w:themeColor="text1"/>
          <w:sz w:val="24"/>
          <w:szCs w:val="24"/>
          <w:rPrChange w:id="2298"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299" w:author="Microsoft Office User" w:date="2024-10-25T16:49:00Z">
            <w:rPr>
              <w:rFonts w:ascii="Times New Roman" w:hAnsi="Times New Roman"/>
              <w:i/>
              <w:sz w:val="24"/>
              <w:szCs w:val="24"/>
            </w:rPr>
          </w:rPrChange>
        </w:rPr>
        <w:t>teaching</w:t>
      </w:r>
      <w:proofErr w:type="spellEnd"/>
      <w:r w:rsidRPr="001A7447">
        <w:rPr>
          <w:rFonts w:ascii="Times New Roman" w:hAnsi="Times New Roman"/>
          <w:color w:val="000000" w:themeColor="text1"/>
          <w:sz w:val="24"/>
          <w:szCs w:val="24"/>
          <w:rPrChange w:id="2300" w:author="Microsoft Office User" w:date="2024-10-25T16:49:00Z">
            <w:rPr>
              <w:rFonts w:ascii="Times New Roman" w:hAnsi="Times New Roman"/>
              <w:sz w:val="24"/>
              <w:szCs w:val="24"/>
            </w:rPr>
          </w:rPrChange>
        </w:rPr>
        <w:t xml:space="preserve"> (5th ed.) </w:t>
      </w:r>
      <w:proofErr w:type="spellStart"/>
      <w:r w:rsidRPr="001A7447">
        <w:rPr>
          <w:rFonts w:ascii="Times New Roman" w:hAnsi="Times New Roman"/>
          <w:color w:val="000000" w:themeColor="text1"/>
          <w:sz w:val="24"/>
          <w:szCs w:val="24"/>
          <w:rPrChange w:id="2301" w:author="Microsoft Office User" w:date="2024-10-25T16:49:00Z">
            <w:rPr>
              <w:rFonts w:ascii="Times New Roman" w:hAnsi="Times New Roman"/>
              <w:sz w:val="24"/>
              <w:szCs w:val="24"/>
            </w:rPr>
          </w:rPrChange>
        </w:rPr>
        <w:t>Longman</w:t>
      </w:r>
      <w:proofErr w:type="spellEnd"/>
      <w:r w:rsidRPr="001A7447">
        <w:rPr>
          <w:rFonts w:ascii="Times New Roman" w:hAnsi="Times New Roman"/>
          <w:color w:val="000000" w:themeColor="text1"/>
          <w:sz w:val="24"/>
          <w:szCs w:val="24"/>
          <w:rPrChange w:id="2302" w:author="Microsoft Office User" w:date="2024-10-25T16:49:00Z">
            <w:rPr>
              <w:rFonts w:ascii="Times New Roman" w:hAnsi="Times New Roman"/>
              <w:sz w:val="24"/>
              <w:szCs w:val="24"/>
            </w:rPr>
          </w:rPrChange>
        </w:rPr>
        <w:t>.</w:t>
      </w:r>
    </w:p>
    <w:p w14:paraId="12F58720" w14:textId="77777777" w:rsidR="00CC17C1" w:rsidRPr="001A7447" w:rsidRDefault="00000000">
      <w:pPr>
        <w:ind w:left="709" w:hanging="709"/>
        <w:jc w:val="both"/>
        <w:rPr>
          <w:rFonts w:ascii="Times New Roman" w:hAnsi="Times New Roman"/>
          <w:color w:val="000000" w:themeColor="text1"/>
          <w:sz w:val="24"/>
          <w:szCs w:val="24"/>
          <w:rPrChange w:id="2303"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304" w:author="Microsoft Office User" w:date="2024-10-25T16:49:00Z">
            <w:rPr>
              <w:rFonts w:ascii="Times New Roman" w:hAnsi="Times New Roman"/>
              <w:sz w:val="24"/>
              <w:szCs w:val="24"/>
            </w:rPr>
          </w:rPrChange>
        </w:rPr>
        <w:t>Cheng</w:t>
      </w:r>
      <w:proofErr w:type="spellEnd"/>
      <w:r w:rsidRPr="001A7447">
        <w:rPr>
          <w:rFonts w:ascii="Times New Roman" w:hAnsi="Times New Roman"/>
          <w:color w:val="000000" w:themeColor="text1"/>
          <w:sz w:val="24"/>
          <w:szCs w:val="24"/>
          <w:rPrChange w:id="2305" w:author="Microsoft Office User" w:date="2024-10-25T16:49:00Z">
            <w:rPr>
              <w:rFonts w:ascii="Times New Roman" w:hAnsi="Times New Roman"/>
              <w:sz w:val="24"/>
              <w:szCs w:val="24"/>
            </w:rPr>
          </w:rPrChange>
        </w:rPr>
        <w:t xml:space="preserve">, Y.,S., (2004). A </w:t>
      </w:r>
      <w:proofErr w:type="spellStart"/>
      <w:r w:rsidRPr="001A7447">
        <w:rPr>
          <w:rFonts w:ascii="Times New Roman" w:hAnsi="Times New Roman"/>
          <w:color w:val="000000" w:themeColor="text1"/>
          <w:sz w:val="24"/>
          <w:szCs w:val="24"/>
          <w:rPrChange w:id="2306" w:author="Microsoft Office User" w:date="2024-10-25T16:49:00Z">
            <w:rPr>
              <w:rFonts w:ascii="Times New Roman" w:hAnsi="Times New Roman"/>
              <w:sz w:val="24"/>
              <w:szCs w:val="24"/>
            </w:rPr>
          </w:rPrChange>
        </w:rPr>
        <w:t>measure</w:t>
      </w:r>
      <w:proofErr w:type="spellEnd"/>
      <w:r w:rsidRPr="001A7447">
        <w:rPr>
          <w:rFonts w:ascii="Times New Roman" w:hAnsi="Times New Roman"/>
          <w:color w:val="000000" w:themeColor="text1"/>
          <w:sz w:val="24"/>
          <w:szCs w:val="24"/>
          <w:rPrChange w:id="230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08"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30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10" w:author="Microsoft Office User" w:date="2024-10-25T16:49:00Z">
            <w:rPr>
              <w:rFonts w:ascii="Times New Roman" w:hAnsi="Times New Roman"/>
              <w:sz w:val="24"/>
              <w:szCs w:val="24"/>
            </w:rPr>
          </w:rPrChange>
        </w:rPr>
        <w:t>second</w:t>
      </w:r>
      <w:proofErr w:type="spellEnd"/>
      <w:r w:rsidRPr="001A7447">
        <w:rPr>
          <w:rFonts w:ascii="Times New Roman" w:hAnsi="Times New Roman"/>
          <w:color w:val="000000" w:themeColor="text1"/>
          <w:sz w:val="24"/>
          <w:szCs w:val="24"/>
          <w:rPrChange w:id="231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12" w:author="Microsoft Office User" w:date="2024-10-25T16:49:00Z">
            <w:rPr>
              <w:rFonts w:ascii="Times New Roman" w:hAnsi="Times New Roman"/>
              <w:sz w:val="24"/>
              <w:szCs w:val="24"/>
            </w:rPr>
          </w:rPrChange>
        </w:rPr>
        <w:t>language</w:t>
      </w:r>
      <w:proofErr w:type="spellEnd"/>
      <w:r w:rsidRPr="001A7447">
        <w:rPr>
          <w:rFonts w:ascii="Times New Roman" w:hAnsi="Times New Roman"/>
          <w:color w:val="000000" w:themeColor="text1"/>
          <w:sz w:val="24"/>
          <w:szCs w:val="24"/>
          <w:rPrChange w:id="231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14"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31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16" w:author="Microsoft Office User" w:date="2024-10-25T16:49:00Z">
            <w:rPr>
              <w:rFonts w:ascii="Times New Roman" w:hAnsi="Times New Roman"/>
              <w:sz w:val="24"/>
              <w:szCs w:val="24"/>
            </w:rPr>
          </w:rPrChange>
        </w:rPr>
        <w:t>anxiety</w:t>
      </w:r>
      <w:proofErr w:type="spellEnd"/>
      <w:r w:rsidRPr="001A7447">
        <w:rPr>
          <w:rFonts w:ascii="Times New Roman" w:hAnsi="Times New Roman"/>
          <w:color w:val="000000" w:themeColor="text1"/>
          <w:sz w:val="24"/>
          <w:szCs w:val="24"/>
          <w:rPrChange w:id="231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18" w:author="Microsoft Office User" w:date="2024-10-25T16:49:00Z">
            <w:rPr>
              <w:rFonts w:ascii="Times New Roman" w:hAnsi="Times New Roman"/>
              <w:sz w:val="24"/>
              <w:szCs w:val="24"/>
            </w:rPr>
          </w:rPrChange>
        </w:rPr>
        <w:t>Scale</w:t>
      </w:r>
      <w:proofErr w:type="spellEnd"/>
      <w:r w:rsidRPr="001A7447">
        <w:rPr>
          <w:rFonts w:ascii="Times New Roman" w:hAnsi="Times New Roman"/>
          <w:color w:val="000000" w:themeColor="text1"/>
          <w:sz w:val="24"/>
          <w:szCs w:val="24"/>
          <w:rPrChange w:id="231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20" w:author="Microsoft Office User" w:date="2024-10-25T16:49:00Z">
            <w:rPr>
              <w:rFonts w:ascii="Times New Roman" w:hAnsi="Times New Roman"/>
              <w:sz w:val="24"/>
              <w:szCs w:val="24"/>
            </w:rPr>
          </w:rPrChange>
        </w:rPr>
        <w:t>development</w:t>
      </w:r>
      <w:proofErr w:type="spellEnd"/>
      <w:r w:rsidRPr="001A7447">
        <w:rPr>
          <w:rFonts w:ascii="Times New Roman" w:hAnsi="Times New Roman"/>
          <w:color w:val="000000" w:themeColor="text1"/>
          <w:sz w:val="24"/>
          <w:szCs w:val="24"/>
          <w:rPrChange w:id="232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22"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32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24" w:author="Microsoft Office User" w:date="2024-10-25T16:49:00Z">
            <w:rPr>
              <w:rFonts w:ascii="Times New Roman" w:hAnsi="Times New Roman"/>
              <w:sz w:val="24"/>
              <w:szCs w:val="24"/>
            </w:rPr>
          </w:rPrChange>
        </w:rPr>
        <w:t>preliminary</w:t>
      </w:r>
      <w:proofErr w:type="spellEnd"/>
      <w:r w:rsidRPr="001A7447">
        <w:rPr>
          <w:rFonts w:ascii="Times New Roman" w:hAnsi="Times New Roman"/>
          <w:color w:val="000000" w:themeColor="text1"/>
          <w:sz w:val="24"/>
          <w:szCs w:val="24"/>
          <w:rPrChange w:id="232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26" w:author="Microsoft Office User" w:date="2024-10-25T16:49:00Z">
            <w:rPr>
              <w:rFonts w:ascii="Times New Roman" w:hAnsi="Times New Roman"/>
              <w:sz w:val="24"/>
              <w:szCs w:val="24"/>
            </w:rPr>
          </w:rPrChange>
        </w:rPr>
        <w:t>validation</w:t>
      </w:r>
      <w:proofErr w:type="spellEnd"/>
      <w:r w:rsidRPr="001A7447">
        <w:rPr>
          <w:rFonts w:ascii="Times New Roman" w:hAnsi="Times New Roman"/>
          <w:color w:val="000000" w:themeColor="text1"/>
          <w:sz w:val="24"/>
          <w:szCs w:val="24"/>
          <w:rPrChange w:id="232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i/>
          <w:color w:val="000000" w:themeColor="text1"/>
          <w:sz w:val="24"/>
          <w:szCs w:val="24"/>
          <w:rPrChange w:id="2328" w:author="Microsoft Office User" w:date="2024-10-25T16:49:00Z">
            <w:rPr>
              <w:rFonts w:ascii="Times New Roman" w:hAnsi="Times New Roman"/>
              <w:i/>
              <w:sz w:val="24"/>
              <w:szCs w:val="24"/>
            </w:rPr>
          </w:rPrChange>
        </w:rPr>
        <w:t>Journal</w:t>
      </w:r>
      <w:proofErr w:type="spellEnd"/>
      <w:r w:rsidRPr="001A7447">
        <w:rPr>
          <w:rFonts w:ascii="Times New Roman" w:hAnsi="Times New Roman"/>
          <w:i/>
          <w:color w:val="000000" w:themeColor="text1"/>
          <w:sz w:val="24"/>
          <w:szCs w:val="24"/>
          <w:rPrChange w:id="2329"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330" w:author="Microsoft Office User" w:date="2024-10-25T16:49:00Z">
            <w:rPr>
              <w:rFonts w:ascii="Times New Roman" w:hAnsi="Times New Roman"/>
              <w:i/>
              <w:sz w:val="24"/>
              <w:szCs w:val="24"/>
            </w:rPr>
          </w:rPrChange>
        </w:rPr>
        <w:t>of</w:t>
      </w:r>
      <w:proofErr w:type="spellEnd"/>
      <w:r w:rsidRPr="001A7447">
        <w:rPr>
          <w:rFonts w:ascii="Times New Roman" w:hAnsi="Times New Roman"/>
          <w:i/>
          <w:color w:val="000000" w:themeColor="text1"/>
          <w:sz w:val="24"/>
          <w:szCs w:val="24"/>
          <w:rPrChange w:id="2331"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332" w:author="Microsoft Office User" w:date="2024-10-25T16:49:00Z">
            <w:rPr>
              <w:rFonts w:ascii="Times New Roman" w:hAnsi="Times New Roman"/>
              <w:i/>
              <w:sz w:val="24"/>
              <w:szCs w:val="24"/>
            </w:rPr>
          </w:rPrChange>
        </w:rPr>
        <w:t>Second</w:t>
      </w:r>
      <w:proofErr w:type="spellEnd"/>
      <w:r w:rsidRPr="001A7447">
        <w:rPr>
          <w:rFonts w:ascii="Times New Roman" w:hAnsi="Times New Roman"/>
          <w:i/>
          <w:color w:val="000000" w:themeColor="text1"/>
          <w:sz w:val="24"/>
          <w:szCs w:val="24"/>
          <w:rPrChange w:id="2333"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334" w:author="Microsoft Office User" w:date="2024-10-25T16:49:00Z">
            <w:rPr>
              <w:rFonts w:ascii="Times New Roman" w:hAnsi="Times New Roman"/>
              <w:i/>
              <w:sz w:val="24"/>
              <w:szCs w:val="24"/>
            </w:rPr>
          </w:rPrChange>
        </w:rPr>
        <w:t>Language</w:t>
      </w:r>
      <w:proofErr w:type="spellEnd"/>
      <w:r w:rsidRPr="001A7447">
        <w:rPr>
          <w:rFonts w:ascii="Times New Roman" w:hAnsi="Times New Roman"/>
          <w:i/>
          <w:color w:val="000000" w:themeColor="text1"/>
          <w:sz w:val="24"/>
          <w:szCs w:val="24"/>
          <w:rPrChange w:id="2335"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336" w:author="Microsoft Office User" w:date="2024-10-25T16:49:00Z">
            <w:rPr>
              <w:rFonts w:ascii="Times New Roman" w:hAnsi="Times New Roman"/>
              <w:i/>
              <w:sz w:val="24"/>
              <w:szCs w:val="24"/>
            </w:rPr>
          </w:rPrChange>
        </w:rPr>
        <w:t>Writing</w:t>
      </w:r>
      <w:proofErr w:type="spellEnd"/>
      <w:r w:rsidRPr="001A7447">
        <w:rPr>
          <w:rFonts w:ascii="Times New Roman" w:hAnsi="Times New Roman"/>
          <w:color w:val="000000" w:themeColor="text1"/>
          <w:sz w:val="24"/>
          <w:szCs w:val="24"/>
          <w:rPrChange w:id="2337"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338" w:author="Microsoft Office User" w:date="2024-10-25T16:49:00Z">
            <w:rPr>
              <w:rFonts w:ascii="Times New Roman" w:hAnsi="Times New Roman"/>
              <w:i/>
              <w:sz w:val="24"/>
              <w:szCs w:val="24"/>
            </w:rPr>
          </w:rPrChange>
        </w:rPr>
        <w:t>13</w:t>
      </w:r>
      <w:r w:rsidRPr="001A7447">
        <w:rPr>
          <w:rFonts w:ascii="Times New Roman" w:hAnsi="Times New Roman"/>
          <w:color w:val="000000" w:themeColor="text1"/>
          <w:sz w:val="24"/>
          <w:szCs w:val="24"/>
          <w:rPrChange w:id="2339" w:author="Microsoft Office User" w:date="2024-10-25T16:49:00Z">
            <w:rPr>
              <w:rFonts w:ascii="Times New Roman" w:hAnsi="Times New Roman"/>
              <w:sz w:val="24"/>
              <w:szCs w:val="24"/>
            </w:rPr>
          </w:rPrChange>
        </w:rPr>
        <w:t>(4), 313-355. doi:10.1016/j.jslw.2004.07.00.</w:t>
      </w:r>
    </w:p>
    <w:p w14:paraId="704D9B1B" w14:textId="77777777" w:rsidR="00CC17C1" w:rsidRPr="001A7447" w:rsidRDefault="00000000">
      <w:pPr>
        <w:pStyle w:val="NoSpacing"/>
        <w:ind w:left="709" w:hanging="709"/>
        <w:jc w:val="both"/>
        <w:rPr>
          <w:rFonts w:ascii="Times New Roman" w:hAnsi="Times New Roman"/>
          <w:color w:val="000000" w:themeColor="text1"/>
          <w:sz w:val="24"/>
          <w:szCs w:val="24"/>
          <w:rPrChange w:id="2340"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341" w:author="Microsoft Office User" w:date="2024-10-25T16:49:00Z">
            <w:rPr>
              <w:rFonts w:ascii="Times New Roman" w:hAnsi="Times New Roman"/>
              <w:sz w:val="24"/>
              <w:szCs w:val="24"/>
            </w:rPr>
          </w:rPrChange>
        </w:rPr>
        <w:t>Eslami</w:t>
      </w:r>
      <w:proofErr w:type="spellEnd"/>
      <w:r w:rsidRPr="001A7447">
        <w:rPr>
          <w:rFonts w:ascii="Times New Roman" w:hAnsi="Times New Roman"/>
          <w:color w:val="000000" w:themeColor="text1"/>
          <w:sz w:val="24"/>
          <w:szCs w:val="24"/>
          <w:rPrChange w:id="2342" w:author="Microsoft Office User" w:date="2024-10-25T16:49:00Z">
            <w:rPr>
              <w:rFonts w:ascii="Times New Roman" w:hAnsi="Times New Roman"/>
              <w:sz w:val="24"/>
              <w:szCs w:val="24"/>
            </w:rPr>
          </w:rPrChange>
        </w:rPr>
        <w:t xml:space="preserve">, A. A., </w:t>
      </w:r>
      <w:proofErr w:type="spellStart"/>
      <w:r w:rsidRPr="001A7447">
        <w:rPr>
          <w:rFonts w:ascii="Times New Roman" w:hAnsi="Times New Roman"/>
          <w:color w:val="000000" w:themeColor="text1"/>
          <w:sz w:val="24"/>
          <w:szCs w:val="24"/>
          <w:rPrChange w:id="2343" w:author="Microsoft Office User" w:date="2024-10-25T16:49:00Z">
            <w:rPr>
              <w:rFonts w:ascii="Times New Roman" w:hAnsi="Times New Roman"/>
              <w:sz w:val="24"/>
              <w:szCs w:val="24"/>
            </w:rPr>
          </w:rPrChange>
        </w:rPr>
        <w:t>Rabiei</w:t>
      </w:r>
      <w:proofErr w:type="spellEnd"/>
      <w:r w:rsidRPr="001A7447">
        <w:rPr>
          <w:rFonts w:ascii="Times New Roman" w:hAnsi="Times New Roman"/>
          <w:color w:val="000000" w:themeColor="text1"/>
          <w:sz w:val="24"/>
          <w:szCs w:val="24"/>
          <w:rPrChange w:id="2344" w:author="Microsoft Office User" w:date="2024-10-25T16:49:00Z">
            <w:rPr>
              <w:rFonts w:ascii="Times New Roman" w:hAnsi="Times New Roman"/>
              <w:sz w:val="24"/>
              <w:szCs w:val="24"/>
            </w:rPr>
          </w:rPrChange>
        </w:rPr>
        <w:t xml:space="preserve">, L., </w:t>
      </w:r>
      <w:proofErr w:type="spellStart"/>
      <w:r w:rsidRPr="001A7447">
        <w:rPr>
          <w:rFonts w:ascii="Times New Roman" w:hAnsi="Times New Roman"/>
          <w:color w:val="000000" w:themeColor="text1"/>
          <w:sz w:val="24"/>
          <w:szCs w:val="24"/>
          <w:rPrChange w:id="2345" w:author="Microsoft Office User" w:date="2024-10-25T16:49:00Z">
            <w:rPr>
              <w:rFonts w:ascii="Times New Roman" w:hAnsi="Times New Roman"/>
              <w:sz w:val="24"/>
              <w:szCs w:val="24"/>
            </w:rPr>
          </w:rPrChange>
        </w:rPr>
        <w:t>Afzali</w:t>
      </w:r>
      <w:proofErr w:type="spellEnd"/>
      <w:r w:rsidRPr="001A7447">
        <w:rPr>
          <w:rFonts w:ascii="Times New Roman" w:hAnsi="Times New Roman"/>
          <w:color w:val="000000" w:themeColor="text1"/>
          <w:sz w:val="24"/>
          <w:szCs w:val="24"/>
          <w:rPrChange w:id="2346" w:author="Microsoft Office User" w:date="2024-10-25T16:49:00Z">
            <w:rPr>
              <w:rFonts w:ascii="Times New Roman" w:hAnsi="Times New Roman"/>
              <w:sz w:val="24"/>
              <w:szCs w:val="24"/>
            </w:rPr>
          </w:rPrChange>
        </w:rPr>
        <w:t xml:space="preserve">, S. M., </w:t>
      </w:r>
      <w:proofErr w:type="spellStart"/>
      <w:r w:rsidRPr="001A7447">
        <w:rPr>
          <w:rFonts w:ascii="Times New Roman" w:hAnsi="Times New Roman"/>
          <w:color w:val="000000" w:themeColor="text1"/>
          <w:sz w:val="24"/>
          <w:szCs w:val="24"/>
          <w:rPrChange w:id="2347" w:author="Microsoft Office User" w:date="2024-10-25T16:49:00Z">
            <w:rPr>
              <w:rFonts w:ascii="Times New Roman" w:hAnsi="Times New Roman"/>
              <w:sz w:val="24"/>
              <w:szCs w:val="24"/>
            </w:rPr>
          </w:rPrChange>
        </w:rPr>
        <w:t>Hamidizadeh</w:t>
      </w:r>
      <w:proofErr w:type="spellEnd"/>
      <w:r w:rsidRPr="001A7447">
        <w:rPr>
          <w:rFonts w:ascii="Times New Roman" w:hAnsi="Times New Roman"/>
          <w:color w:val="000000" w:themeColor="text1"/>
          <w:sz w:val="24"/>
          <w:szCs w:val="24"/>
          <w:rPrChange w:id="2348" w:author="Microsoft Office User" w:date="2024-10-25T16:49:00Z">
            <w:rPr>
              <w:rFonts w:ascii="Times New Roman" w:hAnsi="Times New Roman"/>
              <w:sz w:val="24"/>
              <w:szCs w:val="24"/>
            </w:rPr>
          </w:rPrChange>
        </w:rPr>
        <w:t xml:space="preserve">, S., &amp; </w:t>
      </w:r>
      <w:proofErr w:type="spellStart"/>
      <w:r w:rsidRPr="001A7447">
        <w:rPr>
          <w:rFonts w:ascii="Times New Roman" w:hAnsi="Times New Roman"/>
          <w:color w:val="000000" w:themeColor="text1"/>
          <w:sz w:val="24"/>
          <w:szCs w:val="24"/>
          <w:rPrChange w:id="2349" w:author="Microsoft Office User" w:date="2024-10-25T16:49:00Z">
            <w:rPr>
              <w:rFonts w:ascii="Times New Roman" w:hAnsi="Times New Roman"/>
              <w:sz w:val="24"/>
              <w:szCs w:val="24"/>
            </w:rPr>
          </w:rPrChange>
        </w:rPr>
        <w:t>Masoudi</w:t>
      </w:r>
      <w:proofErr w:type="spellEnd"/>
      <w:r w:rsidRPr="001A7447">
        <w:rPr>
          <w:rFonts w:ascii="Times New Roman" w:hAnsi="Times New Roman"/>
          <w:color w:val="000000" w:themeColor="text1"/>
          <w:sz w:val="24"/>
          <w:szCs w:val="24"/>
          <w:rPrChange w:id="2350" w:author="Microsoft Office User" w:date="2024-10-25T16:49:00Z">
            <w:rPr>
              <w:rFonts w:ascii="Times New Roman" w:hAnsi="Times New Roman"/>
              <w:sz w:val="24"/>
              <w:szCs w:val="24"/>
            </w:rPr>
          </w:rPrChange>
        </w:rPr>
        <w:t xml:space="preserve">, R. (2016). The effectiveness of assertiveness training on the levels of stress, anxiety, and depression of high school students. </w:t>
      </w:r>
      <w:r w:rsidRPr="001A7447">
        <w:rPr>
          <w:rFonts w:ascii="Times New Roman" w:hAnsi="Times New Roman"/>
          <w:i/>
          <w:color w:val="000000" w:themeColor="text1"/>
          <w:sz w:val="24"/>
          <w:szCs w:val="24"/>
          <w:rPrChange w:id="2351" w:author="Microsoft Office User" w:date="2024-10-25T16:49:00Z">
            <w:rPr>
              <w:rFonts w:ascii="Times New Roman" w:hAnsi="Times New Roman"/>
              <w:i/>
              <w:sz w:val="24"/>
              <w:szCs w:val="24"/>
            </w:rPr>
          </w:rPrChange>
        </w:rPr>
        <w:t>Iranian Red Crescent Medical Journal</w:t>
      </w:r>
      <w:r w:rsidRPr="001A7447">
        <w:rPr>
          <w:rFonts w:ascii="Times New Roman" w:hAnsi="Times New Roman"/>
          <w:color w:val="000000" w:themeColor="text1"/>
          <w:sz w:val="24"/>
          <w:szCs w:val="24"/>
          <w:rPrChange w:id="2352"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353" w:author="Microsoft Office User" w:date="2024-10-25T16:49:00Z">
            <w:rPr>
              <w:rFonts w:ascii="Times New Roman" w:hAnsi="Times New Roman"/>
              <w:i/>
              <w:sz w:val="24"/>
              <w:szCs w:val="24"/>
            </w:rPr>
          </w:rPrChange>
        </w:rPr>
        <w:t>18</w:t>
      </w:r>
      <w:r w:rsidRPr="001A7447">
        <w:rPr>
          <w:rFonts w:ascii="Times New Roman" w:hAnsi="Times New Roman"/>
          <w:color w:val="000000" w:themeColor="text1"/>
          <w:sz w:val="24"/>
          <w:szCs w:val="24"/>
          <w:rPrChange w:id="2354" w:author="Microsoft Office User" w:date="2024-10-25T16:49:00Z">
            <w:rPr>
              <w:rFonts w:ascii="Times New Roman" w:hAnsi="Times New Roman"/>
              <w:sz w:val="24"/>
              <w:szCs w:val="24"/>
            </w:rPr>
          </w:rPrChange>
        </w:rPr>
        <w:t>(1).</w:t>
      </w:r>
    </w:p>
    <w:p w14:paraId="6C445BC2" w14:textId="77777777" w:rsidR="00CC17C1" w:rsidRPr="001A7447" w:rsidRDefault="00000000">
      <w:pPr>
        <w:pStyle w:val="NoSpacing"/>
        <w:ind w:left="709" w:hanging="709"/>
        <w:jc w:val="both"/>
        <w:rPr>
          <w:rFonts w:ascii="Times New Roman" w:hAnsi="Times New Roman"/>
          <w:color w:val="000000" w:themeColor="text1"/>
          <w:sz w:val="24"/>
          <w:szCs w:val="24"/>
        </w:rPr>
      </w:pPr>
      <w:proofErr w:type="spellStart"/>
      <w:r w:rsidRPr="001A7447">
        <w:rPr>
          <w:rFonts w:ascii="Times New Roman" w:hAnsi="Times New Roman"/>
          <w:color w:val="000000" w:themeColor="text1"/>
          <w:sz w:val="24"/>
          <w:szCs w:val="24"/>
        </w:rPr>
        <w:t>Fathurrohman</w:t>
      </w:r>
      <w:proofErr w:type="spellEnd"/>
      <w:r w:rsidRPr="001A7447">
        <w:rPr>
          <w:rFonts w:ascii="Times New Roman" w:hAnsi="Times New Roman"/>
          <w:color w:val="000000" w:themeColor="text1"/>
          <w:sz w:val="24"/>
          <w:szCs w:val="24"/>
        </w:rPr>
        <w:t xml:space="preserve">, M., and </w:t>
      </w:r>
      <w:proofErr w:type="spellStart"/>
      <w:r w:rsidRPr="001A7447">
        <w:rPr>
          <w:rFonts w:ascii="Times New Roman" w:hAnsi="Times New Roman"/>
          <w:color w:val="000000" w:themeColor="text1"/>
          <w:sz w:val="24"/>
          <w:szCs w:val="24"/>
        </w:rPr>
        <w:t>Sutikno</w:t>
      </w:r>
      <w:proofErr w:type="spellEnd"/>
      <w:r w:rsidRPr="001A7447">
        <w:rPr>
          <w:rFonts w:ascii="Times New Roman" w:hAnsi="Times New Roman"/>
          <w:color w:val="000000" w:themeColor="text1"/>
          <w:sz w:val="24"/>
          <w:szCs w:val="24"/>
        </w:rPr>
        <w:t xml:space="preserve">, A. (2007). </w:t>
      </w:r>
      <w:r w:rsidRPr="001A7447">
        <w:rPr>
          <w:rFonts w:ascii="Times New Roman" w:hAnsi="Times New Roman"/>
          <w:i/>
          <w:color w:val="000000" w:themeColor="text1"/>
          <w:sz w:val="24"/>
          <w:szCs w:val="24"/>
          <w:lang w:val="sv-SE"/>
        </w:rPr>
        <w:t xml:space="preserve">Bimbingan </w:t>
      </w:r>
      <w:proofErr w:type="spellStart"/>
      <w:r w:rsidRPr="001A7447">
        <w:rPr>
          <w:rFonts w:ascii="Times New Roman" w:hAnsi="Times New Roman"/>
          <w:i/>
          <w:color w:val="000000" w:themeColor="text1"/>
          <w:sz w:val="24"/>
          <w:szCs w:val="24"/>
          <w:lang w:val="sv-SE"/>
        </w:rPr>
        <w:t>Belajar</w:t>
      </w:r>
      <w:proofErr w:type="spellEnd"/>
      <w:r w:rsidRPr="001A7447">
        <w:rPr>
          <w:rFonts w:ascii="Times New Roman" w:hAnsi="Times New Roman"/>
          <w:i/>
          <w:color w:val="000000" w:themeColor="text1"/>
          <w:sz w:val="24"/>
          <w:szCs w:val="24"/>
          <w:lang w:val="sv-SE"/>
        </w:rPr>
        <w:t xml:space="preserve"> </w:t>
      </w:r>
      <w:proofErr w:type="spellStart"/>
      <w:r w:rsidRPr="001A7447">
        <w:rPr>
          <w:rFonts w:ascii="Times New Roman" w:hAnsi="Times New Roman"/>
          <w:i/>
          <w:color w:val="000000" w:themeColor="text1"/>
          <w:sz w:val="24"/>
          <w:szCs w:val="24"/>
          <w:lang w:val="sv-SE"/>
        </w:rPr>
        <w:t>Mengajar</w:t>
      </w:r>
      <w:proofErr w:type="spellEnd"/>
      <w:r w:rsidRPr="001A7447">
        <w:rPr>
          <w:rFonts w:ascii="Times New Roman" w:hAnsi="Times New Roman"/>
          <w:i/>
          <w:color w:val="000000" w:themeColor="text1"/>
          <w:sz w:val="24"/>
          <w:szCs w:val="24"/>
          <w:lang w:val="sv-SE"/>
        </w:rPr>
        <w:t xml:space="preserve"> di SMA dan </w:t>
      </w:r>
      <w:proofErr w:type="spellStart"/>
      <w:r w:rsidRPr="001A7447">
        <w:rPr>
          <w:rFonts w:ascii="Times New Roman" w:hAnsi="Times New Roman"/>
          <w:i/>
          <w:color w:val="000000" w:themeColor="text1"/>
          <w:sz w:val="24"/>
          <w:szCs w:val="24"/>
          <w:lang w:val="sv-SE"/>
        </w:rPr>
        <w:t>Perguruan</w:t>
      </w:r>
      <w:proofErr w:type="spellEnd"/>
      <w:r w:rsidRPr="001A7447">
        <w:rPr>
          <w:rFonts w:ascii="Times New Roman" w:hAnsi="Times New Roman"/>
          <w:i/>
          <w:color w:val="000000" w:themeColor="text1"/>
          <w:sz w:val="24"/>
          <w:szCs w:val="24"/>
          <w:lang w:val="sv-SE"/>
        </w:rPr>
        <w:t xml:space="preserve"> </w:t>
      </w:r>
      <w:proofErr w:type="spellStart"/>
      <w:r w:rsidRPr="001A7447">
        <w:rPr>
          <w:rFonts w:ascii="Times New Roman" w:hAnsi="Times New Roman"/>
          <w:i/>
          <w:color w:val="000000" w:themeColor="text1"/>
          <w:sz w:val="24"/>
          <w:szCs w:val="24"/>
          <w:lang w:val="sv-SE"/>
        </w:rPr>
        <w:t>Tinggi</w:t>
      </w:r>
      <w:proofErr w:type="spellEnd"/>
      <w:r w:rsidRPr="001A7447">
        <w:rPr>
          <w:rFonts w:ascii="Times New Roman" w:hAnsi="Times New Roman"/>
          <w:color w:val="000000" w:themeColor="text1"/>
          <w:sz w:val="24"/>
          <w:szCs w:val="24"/>
          <w:lang w:val="sv-SE"/>
        </w:rPr>
        <w:t xml:space="preserve">. </w:t>
      </w:r>
      <w:r w:rsidRPr="001A7447">
        <w:rPr>
          <w:rFonts w:ascii="Times New Roman" w:hAnsi="Times New Roman"/>
          <w:color w:val="000000" w:themeColor="text1"/>
          <w:sz w:val="24"/>
          <w:szCs w:val="24"/>
        </w:rPr>
        <w:t xml:space="preserve">(1st Ed.) </w:t>
      </w:r>
      <w:proofErr w:type="spellStart"/>
      <w:r w:rsidRPr="001A7447">
        <w:rPr>
          <w:rFonts w:ascii="Times New Roman" w:hAnsi="Times New Roman"/>
          <w:color w:val="000000" w:themeColor="text1"/>
          <w:sz w:val="24"/>
          <w:szCs w:val="24"/>
        </w:rPr>
        <w:t>Rajawali</w:t>
      </w:r>
      <w:proofErr w:type="spellEnd"/>
      <w:r w:rsidRPr="001A7447">
        <w:rPr>
          <w:rFonts w:ascii="Times New Roman" w:hAnsi="Times New Roman"/>
          <w:color w:val="000000" w:themeColor="text1"/>
          <w:sz w:val="24"/>
          <w:szCs w:val="24"/>
        </w:rPr>
        <w:t xml:space="preserve"> Pers.</w:t>
      </w:r>
    </w:p>
    <w:p w14:paraId="1581128C" w14:textId="77777777" w:rsidR="00CC17C1" w:rsidRPr="001A7447" w:rsidRDefault="00000000">
      <w:pPr>
        <w:ind w:left="709" w:hanging="709"/>
        <w:jc w:val="both"/>
        <w:rPr>
          <w:rFonts w:ascii="Times New Roman" w:hAnsi="Times New Roman"/>
          <w:color w:val="000000" w:themeColor="text1"/>
          <w:sz w:val="24"/>
          <w:szCs w:val="24"/>
          <w:rPrChange w:id="2355" w:author="Microsoft Office User" w:date="2024-10-25T16:49:00Z">
            <w:rPr>
              <w:rFonts w:ascii="Times New Roman" w:hAnsi="Times New Roman"/>
              <w:sz w:val="24"/>
              <w:szCs w:val="24"/>
            </w:rPr>
          </w:rPrChange>
        </w:rPr>
      </w:pPr>
      <w:r w:rsidRPr="001A7447">
        <w:rPr>
          <w:rFonts w:ascii="Times New Roman" w:hAnsi="Times New Roman"/>
          <w:color w:val="000000" w:themeColor="text1"/>
          <w:sz w:val="24"/>
          <w:szCs w:val="24"/>
          <w:rPrChange w:id="2356" w:author="Microsoft Office User" w:date="2024-10-25T16:49:00Z">
            <w:rPr>
              <w:rFonts w:ascii="Times New Roman" w:hAnsi="Times New Roman"/>
              <w:sz w:val="24"/>
              <w:szCs w:val="24"/>
            </w:rPr>
          </w:rPrChange>
        </w:rPr>
        <w:t>Fitriati, S. W., &amp;</w:t>
      </w:r>
      <w:r w:rsidRPr="001A7447">
        <w:rPr>
          <w:rFonts w:ascii="Times New Roman" w:hAnsi="Times New Roman"/>
          <w:color w:val="000000" w:themeColor="text1"/>
          <w:sz w:val="24"/>
          <w:szCs w:val="24"/>
          <w:lang w:val="en-US"/>
          <w:rPrChange w:id="2357" w:author="Microsoft Office User" w:date="2024-10-25T16:49:00Z">
            <w:rPr>
              <w:rFonts w:ascii="Times New Roman" w:hAnsi="Times New Roman"/>
              <w:sz w:val="24"/>
              <w:szCs w:val="24"/>
              <w:lang w:val="en-US"/>
            </w:rPr>
          </w:rPrChange>
        </w:rPr>
        <w:t xml:space="preserve"> </w:t>
      </w:r>
      <w:r w:rsidRPr="001A7447">
        <w:rPr>
          <w:rFonts w:ascii="Times New Roman" w:hAnsi="Times New Roman"/>
          <w:color w:val="000000" w:themeColor="text1"/>
          <w:sz w:val="24"/>
          <w:szCs w:val="24"/>
          <w:rPrChange w:id="2358" w:author="Microsoft Office User" w:date="2024-10-25T16:49:00Z">
            <w:rPr>
              <w:rFonts w:ascii="Times New Roman" w:hAnsi="Times New Roman"/>
              <w:sz w:val="24"/>
              <w:szCs w:val="24"/>
            </w:rPr>
          </w:rPrChange>
        </w:rPr>
        <w:t xml:space="preserve">Jannah, M. (2016). </w:t>
      </w:r>
      <w:proofErr w:type="spellStart"/>
      <w:r w:rsidRPr="001A7447">
        <w:rPr>
          <w:rFonts w:ascii="Times New Roman" w:hAnsi="Times New Roman"/>
          <w:color w:val="000000" w:themeColor="text1"/>
          <w:sz w:val="24"/>
          <w:szCs w:val="24"/>
          <w:rPrChange w:id="2359" w:author="Microsoft Office User" w:date="2024-10-25T16:49:00Z">
            <w:rPr>
              <w:rFonts w:ascii="Times New Roman" w:hAnsi="Times New Roman"/>
              <w:sz w:val="24"/>
              <w:szCs w:val="24"/>
            </w:rPr>
          </w:rPrChange>
        </w:rPr>
        <w:t>Psychological</w:t>
      </w:r>
      <w:proofErr w:type="spellEnd"/>
      <w:r w:rsidRPr="001A7447">
        <w:rPr>
          <w:rFonts w:ascii="Times New Roman" w:hAnsi="Times New Roman"/>
          <w:color w:val="000000" w:themeColor="text1"/>
          <w:sz w:val="24"/>
          <w:szCs w:val="24"/>
          <w:rPrChange w:id="236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61" w:author="Microsoft Office User" w:date="2024-10-25T16:49:00Z">
            <w:rPr>
              <w:rFonts w:ascii="Times New Roman" w:hAnsi="Times New Roman"/>
              <w:sz w:val="24"/>
              <w:szCs w:val="24"/>
            </w:rPr>
          </w:rPrChange>
        </w:rPr>
        <w:t>problems</w:t>
      </w:r>
      <w:proofErr w:type="spellEnd"/>
      <w:r w:rsidRPr="001A7447">
        <w:rPr>
          <w:rFonts w:ascii="Times New Roman" w:hAnsi="Times New Roman"/>
          <w:color w:val="000000" w:themeColor="text1"/>
          <w:sz w:val="24"/>
          <w:szCs w:val="24"/>
          <w:rPrChange w:id="236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63" w:author="Microsoft Office User" w:date="2024-10-25T16:49:00Z">
            <w:rPr>
              <w:rFonts w:ascii="Times New Roman" w:hAnsi="Times New Roman"/>
              <w:sz w:val="24"/>
              <w:szCs w:val="24"/>
            </w:rPr>
          </w:rPrChange>
        </w:rPr>
        <w:t>faced</w:t>
      </w:r>
      <w:proofErr w:type="spellEnd"/>
      <w:r w:rsidRPr="001A7447">
        <w:rPr>
          <w:rFonts w:ascii="Times New Roman" w:hAnsi="Times New Roman"/>
          <w:color w:val="000000" w:themeColor="text1"/>
          <w:sz w:val="24"/>
          <w:szCs w:val="24"/>
          <w:rPrChange w:id="236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65" w:author="Microsoft Office User" w:date="2024-10-25T16:49:00Z">
            <w:rPr>
              <w:rFonts w:ascii="Times New Roman" w:hAnsi="Times New Roman"/>
              <w:sz w:val="24"/>
              <w:szCs w:val="24"/>
            </w:rPr>
          </w:rPrChange>
        </w:rPr>
        <w:t>by</w:t>
      </w:r>
      <w:proofErr w:type="spellEnd"/>
      <w:r w:rsidRPr="001A7447">
        <w:rPr>
          <w:rFonts w:ascii="Times New Roman" w:hAnsi="Times New Roman"/>
          <w:color w:val="000000" w:themeColor="text1"/>
          <w:sz w:val="24"/>
          <w:szCs w:val="24"/>
          <w:rPrChange w:id="236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67" w:author="Microsoft Office User" w:date="2024-10-25T16:49:00Z">
            <w:rPr>
              <w:rFonts w:ascii="Times New Roman" w:hAnsi="Times New Roman"/>
              <w:sz w:val="24"/>
              <w:szCs w:val="24"/>
            </w:rPr>
          </w:rPrChange>
        </w:rPr>
        <w:t>the</w:t>
      </w:r>
      <w:proofErr w:type="spellEnd"/>
      <w:r w:rsidRPr="001A7447">
        <w:rPr>
          <w:rFonts w:ascii="Times New Roman" w:hAnsi="Times New Roman"/>
          <w:color w:val="000000" w:themeColor="text1"/>
          <w:sz w:val="24"/>
          <w:szCs w:val="24"/>
          <w:rPrChange w:id="236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69" w:author="Microsoft Office User" w:date="2024-10-25T16:49:00Z">
            <w:rPr>
              <w:rFonts w:ascii="Times New Roman" w:hAnsi="Times New Roman"/>
              <w:sz w:val="24"/>
              <w:szCs w:val="24"/>
            </w:rPr>
          </w:rPrChange>
        </w:rPr>
        <w:t>year</w:t>
      </w:r>
      <w:proofErr w:type="spellEnd"/>
      <w:r w:rsidRPr="001A7447">
        <w:rPr>
          <w:rFonts w:ascii="Times New Roman" w:hAnsi="Times New Roman"/>
          <w:color w:val="000000" w:themeColor="text1"/>
          <w:sz w:val="24"/>
          <w:szCs w:val="24"/>
          <w:rPrChange w:id="237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71" w:author="Microsoft Office User" w:date="2024-10-25T16:49:00Z">
            <w:rPr>
              <w:rFonts w:ascii="Times New Roman" w:hAnsi="Times New Roman"/>
              <w:sz w:val="24"/>
              <w:szCs w:val="24"/>
            </w:rPr>
          </w:rPrChange>
        </w:rPr>
        <w:t>eleven</w:t>
      </w:r>
      <w:proofErr w:type="spellEnd"/>
      <w:r w:rsidRPr="001A7447">
        <w:rPr>
          <w:rFonts w:ascii="Times New Roman" w:hAnsi="Times New Roman"/>
          <w:color w:val="000000" w:themeColor="text1"/>
          <w:sz w:val="24"/>
          <w:szCs w:val="24"/>
          <w:rPrChange w:id="237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73"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37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75"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376" w:author="Microsoft Office User" w:date="2024-10-25T16:49:00Z">
            <w:rPr>
              <w:rFonts w:ascii="Times New Roman" w:hAnsi="Times New Roman"/>
              <w:sz w:val="24"/>
              <w:szCs w:val="24"/>
            </w:rPr>
          </w:rPrChange>
        </w:rPr>
        <w:t xml:space="preserve"> MA</w:t>
      </w:r>
      <w:r w:rsidRPr="001A7447">
        <w:rPr>
          <w:rFonts w:ascii="Times New Roman" w:hAnsi="Times New Roman"/>
          <w:color w:val="000000" w:themeColor="text1"/>
          <w:sz w:val="24"/>
          <w:szCs w:val="24"/>
          <w:lang w:val="en-US"/>
          <w:rPrChange w:id="2377"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color w:val="000000" w:themeColor="text1"/>
          <w:sz w:val="24"/>
          <w:szCs w:val="24"/>
          <w:rPrChange w:id="2378" w:author="Microsoft Office User" w:date="2024-10-25T16:49:00Z">
            <w:rPr>
              <w:rFonts w:ascii="Times New Roman" w:hAnsi="Times New Roman"/>
              <w:sz w:val="24"/>
              <w:szCs w:val="24"/>
            </w:rPr>
          </w:rPrChange>
        </w:rPr>
        <w:t>Muhad</w:t>
      </w:r>
      <w:proofErr w:type="spellEnd"/>
      <w:r w:rsidRPr="001A7447">
        <w:rPr>
          <w:rFonts w:ascii="Times New Roman" w:hAnsi="Times New Roman"/>
          <w:color w:val="000000" w:themeColor="text1"/>
          <w:sz w:val="24"/>
          <w:szCs w:val="24"/>
          <w:lang w:val="en-US"/>
          <w:rPrChange w:id="2379"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color w:val="000000" w:themeColor="text1"/>
          <w:sz w:val="24"/>
          <w:szCs w:val="24"/>
          <w:rPrChange w:id="2380" w:author="Microsoft Office User" w:date="2024-10-25T16:49:00Z">
            <w:rPr>
              <w:rFonts w:ascii="Times New Roman" w:hAnsi="Times New Roman"/>
              <w:sz w:val="24"/>
              <w:szCs w:val="24"/>
            </w:rPr>
          </w:rPrChange>
        </w:rPr>
        <w:t>Demakin</w:t>
      </w:r>
      <w:proofErr w:type="spellEnd"/>
      <w:r w:rsidRPr="001A7447">
        <w:rPr>
          <w:rFonts w:ascii="Times New Roman" w:hAnsi="Times New Roman"/>
          <w:color w:val="000000" w:themeColor="text1"/>
          <w:sz w:val="24"/>
          <w:szCs w:val="24"/>
          <w:rPrChange w:id="238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82" w:author="Microsoft Office User" w:date="2024-10-25T16:49:00Z">
            <w:rPr>
              <w:rFonts w:ascii="Times New Roman" w:hAnsi="Times New Roman"/>
              <w:sz w:val="24"/>
              <w:szCs w:val="24"/>
            </w:rPr>
          </w:rPrChange>
        </w:rPr>
        <w:t>speaking</w:t>
      </w:r>
      <w:proofErr w:type="spellEnd"/>
      <w:r w:rsidRPr="001A7447">
        <w:rPr>
          <w:rFonts w:ascii="Times New Roman" w:hAnsi="Times New Roman"/>
          <w:color w:val="000000" w:themeColor="text1"/>
          <w:sz w:val="24"/>
          <w:szCs w:val="24"/>
          <w:rPrChange w:id="238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384" w:author="Microsoft Office User" w:date="2024-10-25T16:49:00Z">
            <w:rPr>
              <w:rFonts w:ascii="Times New Roman" w:hAnsi="Times New Roman"/>
              <w:sz w:val="24"/>
              <w:szCs w:val="24"/>
            </w:rPr>
          </w:rPrChange>
        </w:rPr>
        <w:t>English</w:t>
      </w:r>
      <w:proofErr w:type="spellEnd"/>
      <w:r w:rsidRPr="001A7447">
        <w:rPr>
          <w:rFonts w:ascii="Times New Roman" w:hAnsi="Times New Roman"/>
          <w:color w:val="000000" w:themeColor="text1"/>
          <w:sz w:val="24"/>
          <w:szCs w:val="24"/>
          <w:rPrChange w:id="2385"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386"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i/>
          <w:color w:val="000000" w:themeColor="text1"/>
          <w:sz w:val="24"/>
          <w:szCs w:val="24"/>
          <w:rPrChange w:id="2387" w:author="Microsoft Office User" w:date="2024-10-25T16:49:00Z">
            <w:rPr>
              <w:rFonts w:ascii="Times New Roman" w:hAnsi="Times New Roman"/>
              <w:i/>
              <w:sz w:val="24"/>
              <w:szCs w:val="24"/>
            </w:rPr>
          </w:rPrChange>
        </w:rPr>
        <w:t>English</w:t>
      </w:r>
      <w:proofErr w:type="spellEnd"/>
      <w:r w:rsidRPr="001A7447">
        <w:rPr>
          <w:rFonts w:ascii="Times New Roman" w:hAnsi="Times New Roman"/>
          <w:i/>
          <w:color w:val="000000" w:themeColor="text1"/>
          <w:sz w:val="24"/>
          <w:szCs w:val="24"/>
          <w:rPrChange w:id="2388"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389" w:author="Microsoft Office User" w:date="2024-10-25T16:49:00Z">
            <w:rPr>
              <w:rFonts w:ascii="Times New Roman" w:hAnsi="Times New Roman"/>
              <w:i/>
              <w:sz w:val="24"/>
              <w:szCs w:val="24"/>
            </w:rPr>
          </w:rPrChange>
        </w:rPr>
        <w:t>Educational</w:t>
      </w:r>
      <w:proofErr w:type="spellEnd"/>
      <w:r w:rsidRPr="001A7447">
        <w:rPr>
          <w:rFonts w:ascii="Times New Roman" w:hAnsi="Times New Roman"/>
          <w:i/>
          <w:color w:val="000000" w:themeColor="text1"/>
          <w:sz w:val="24"/>
          <w:szCs w:val="24"/>
          <w:rPrChange w:id="2390"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391" w:author="Microsoft Office User" w:date="2024-10-25T16:49:00Z">
            <w:rPr>
              <w:rFonts w:ascii="Times New Roman" w:hAnsi="Times New Roman"/>
              <w:i/>
              <w:sz w:val="24"/>
              <w:szCs w:val="24"/>
            </w:rPr>
          </w:rPrChange>
        </w:rPr>
        <w:t>Journal</w:t>
      </w:r>
      <w:proofErr w:type="spellEnd"/>
      <w:r w:rsidRPr="001A7447">
        <w:rPr>
          <w:rFonts w:ascii="Times New Roman" w:hAnsi="Times New Roman"/>
          <w:color w:val="000000" w:themeColor="text1"/>
          <w:sz w:val="24"/>
          <w:szCs w:val="24"/>
          <w:rPrChange w:id="2392"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393" w:author="Microsoft Office User" w:date="2024-10-25T16:49:00Z">
            <w:rPr>
              <w:rFonts w:ascii="Times New Roman" w:hAnsi="Times New Roman"/>
              <w:sz w:val="24"/>
              <w:szCs w:val="24"/>
              <w:lang w:val="en-US"/>
            </w:rPr>
          </w:rPrChange>
        </w:rPr>
        <w:t xml:space="preserve"> </w:t>
      </w:r>
      <w:r w:rsidRPr="001A7447">
        <w:rPr>
          <w:rFonts w:ascii="Times New Roman" w:hAnsi="Times New Roman"/>
          <w:i/>
          <w:color w:val="000000" w:themeColor="text1"/>
          <w:sz w:val="24"/>
          <w:szCs w:val="24"/>
          <w:rPrChange w:id="2394" w:author="Microsoft Office User" w:date="2024-10-25T16:49:00Z">
            <w:rPr>
              <w:rFonts w:ascii="Times New Roman" w:hAnsi="Times New Roman"/>
              <w:i/>
              <w:sz w:val="24"/>
              <w:szCs w:val="24"/>
            </w:rPr>
          </w:rPrChange>
        </w:rPr>
        <w:t>6</w:t>
      </w:r>
      <w:r w:rsidRPr="001A7447">
        <w:rPr>
          <w:rFonts w:ascii="Times New Roman" w:hAnsi="Times New Roman"/>
          <w:color w:val="000000" w:themeColor="text1"/>
          <w:sz w:val="24"/>
          <w:szCs w:val="24"/>
          <w:rPrChange w:id="2395" w:author="Microsoft Office User" w:date="2024-10-25T16:49:00Z">
            <w:rPr>
              <w:rFonts w:ascii="Times New Roman" w:hAnsi="Times New Roman"/>
              <w:sz w:val="24"/>
              <w:szCs w:val="24"/>
            </w:rPr>
          </w:rPrChange>
        </w:rPr>
        <w:t>(1), 65-78.</w:t>
      </w:r>
    </w:p>
    <w:p w14:paraId="13B13C16" w14:textId="77777777" w:rsidR="00CC17C1" w:rsidRPr="001A7447" w:rsidRDefault="00000000">
      <w:pPr>
        <w:ind w:left="709" w:hanging="709"/>
        <w:jc w:val="both"/>
        <w:rPr>
          <w:rFonts w:ascii="Times New Roman" w:hAnsi="Times New Roman"/>
          <w:color w:val="000000" w:themeColor="text1"/>
          <w:sz w:val="24"/>
          <w:szCs w:val="24"/>
          <w:rPrChange w:id="2396" w:author="Microsoft Office User" w:date="2024-10-25T16:49:00Z">
            <w:rPr>
              <w:rFonts w:ascii="Times New Roman" w:hAnsi="Times New Roman"/>
              <w:sz w:val="24"/>
              <w:szCs w:val="24"/>
            </w:rPr>
          </w:rPrChange>
        </w:rPr>
      </w:pPr>
      <w:r w:rsidRPr="001A7447">
        <w:rPr>
          <w:rFonts w:ascii="Times New Roman" w:hAnsi="Times New Roman"/>
          <w:color w:val="000000" w:themeColor="text1"/>
          <w:sz w:val="24"/>
          <w:szCs w:val="24"/>
          <w:rPrChange w:id="2397" w:author="Microsoft Office User" w:date="2024-10-25T16:49:00Z">
            <w:rPr>
              <w:rFonts w:ascii="Times New Roman" w:hAnsi="Times New Roman"/>
              <w:sz w:val="24"/>
              <w:szCs w:val="24"/>
            </w:rPr>
          </w:rPrChange>
        </w:rPr>
        <w:t xml:space="preserve">Fitrinada, D., M., </w:t>
      </w:r>
      <w:proofErr w:type="spellStart"/>
      <w:r w:rsidRPr="001A7447">
        <w:rPr>
          <w:rFonts w:ascii="Times New Roman" w:hAnsi="Times New Roman"/>
          <w:color w:val="000000" w:themeColor="text1"/>
          <w:sz w:val="24"/>
          <w:szCs w:val="24"/>
          <w:rPrChange w:id="2398" w:author="Microsoft Office User" w:date="2024-10-25T16:49:00Z">
            <w:rPr>
              <w:rFonts w:ascii="Times New Roman" w:hAnsi="Times New Roman"/>
              <w:sz w:val="24"/>
              <w:szCs w:val="24"/>
            </w:rPr>
          </w:rPrChange>
        </w:rPr>
        <w:t>Loeneto</w:t>
      </w:r>
      <w:proofErr w:type="spellEnd"/>
      <w:r w:rsidRPr="001A7447">
        <w:rPr>
          <w:rFonts w:ascii="Times New Roman" w:hAnsi="Times New Roman"/>
          <w:color w:val="000000" w:themeColor="text1"/>
          <w:sz w:val="24"/>
          <w:szCs w:val="24"/>
          <w:rPrChange w:id="2399" w:author="Microsoft Office User" w:date="2024-10-25T16:49:00Z">
            <w:rPr>
              <w:rFonts w:ascii="Times New Roman" w:hAnsi="Times New Roman"/>
              <w:sz w:val="24"/>
              <w:szCs w:val="24"/>
            </w:rPr>
          </w:rPrChange>
        </w:rPr>
        <w:t>, B.A., &amp;</w:t>
      </w:r>
      <w:proofErr w:type="spellStart"/>
      <w:r w:rsidRPr="001A7447">
        <w:rPr>
          <w:rFonts w:ascii="Times New Roman" w:hAnsi="Times New Roman"/>
          <w:color w:val="000000" w:themeColor="text1"/>
          <w:sz w:val="24"/>
          <w:szCs w:val="24"/>
          <w:rPrChange w:id="2400" w:author="Microsoft Office User" w:date="2024-10-25T16:49:00Z">
            <w:rPr>
              <w:rFonts w:ascii="Times New Roman" w:hAnsi="Times New Roman"/>
              <w:sz w:val="24"/>
              <w:szCs w:val="24"/>
            </w:rPr>
          </w:rPrChange>
        </w:rPr>
        <w:t>Fitrinova</w:t>
      </w:r>
      <w:proofErr w:type="spellEnd"/>
      <w:r w:rsidRPr="001A7447">
        <w:rPr>
          <w:rFonts w:ascii="Times New Roman" w:hAnsi="Times New Roman"/>
          <w:color w:val="000000" w:themeColor="text1"/>
          <w:sz w:val="24"/>
          <w:szCs w:val="24"/>
          <w:rPrChange w:id="2401" w:author="Microsoft Office User" w:date="2024-10-25T16:49:00Z">
            <w:rPr>
              <w:rFonts w:ascii="Times New Roman" w:hAnsi="Times New Roman"/>
              <w:sz w:val="24"/>
              <w:szCs w:val="24"/>
            </w:rPr>
          </w:rPrChange>
        </w:rPr>
        <w:t xml:space="preserve">, F., (2018). </w:t>
      </w:r>
      <w:proofErr w:type="spellStart"/>
      <w:r w:rsidRPr="001A7447">
        <w:rPr>
          <w:rFonts w:ascii="Times New Roman" w:hAnsi="Times New Roman"/>
          <w:color w:val="000000" w:themeColor="text1"/>
          <w:sz w:val="24"/>
          <w:szCs w:val="24"/>
          <w:rPrChange w:id="2402"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40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04"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40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06" w:author="Microsoft Office User" w:date="2024-10-25T16:49:00Z">
            <w:rPr>
              <w:rFonts w:ascii="Times New Roman" w:hAnsi="Times New Roman"/>
              <w:sz w:val="24"/>
              <w:szCs w:val="24"/>
            </w:rPr>
          </w:rPrChange>
        </w:rPr>
        <w:t>anxiety</w:t>
      </w:r>
      <w:proofErr w:type="spellEnd"/>
      <w:r w:rsidRPr="001A7447">
        <w:rPr>
          <w:rFonts w:ascii="Times New Roman" w:hAnsi="Times New Roman"/>
          <w:color w:val="000000" w:themeColor="text1"/>
          <w:sz w:val="24"/>
          <w:szCs w:val="24"/>
          <w:rPrChange w:id="240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08"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40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10" w:author="Microsoft Office User" w:date="2024-10-25T16:49:00Z">
            <w:rPr>
              <w:rFonts w:ascii="Times New Roman" w:hAnsi="Times New Roman"/>
              <w:sz w:val="24"/>
              <w:szCs w:val="24"/>
            </w:rPr>
          </w:rPrChange>
        </w:rPr>
        <w:t>its</w:t>
      </w:r>
      <w:proofErr w:type="spellEnd"/>
      <w:r w:rsidRPr="001A7447">
        <w:rPr>
          <w:rFonts w:ascii="Times New Roman" w:hAnsi="Times New Roman"/>
          <w:color w:val="000000" w:themeColor="text1"/>
          <w:sz w:val="24"/>
          <w:szCs w:val="24"/>
          <w:rPrChange w:id="241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12" w:author="Microsoft Office User" w:date="2024-10-25T16:49:00Z">
            <w:rPr>
              <w:rFonts w:ascii="Times New Roman" w:hAnsi="Times New Roman"/>
              <w:sz w:val="24"/>
              <w:szCs w:val="24"/>
            </w:rPr>
          </w:rPrChange>
        </w:rPr>
        <w:t>correlation</w:t>
      </w:r>
      <w:proofErr w:type="spellEnd"/>
      <w:r w:rsidRPr="001A7447">
        <w:rPr>
          <w:rFonts w:ascii="Times New Roman" w:hAnsi="Times New Roman"/>
          <w:color w:val="000000" w:themeColor="text1"/>
          <w:sz w:val="24"/>
          <w:szCs w:val="24"/>
          <w:rPrChange w:id="241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14" w:author="Microsoft Office User" w:date="2024-10-25T16:49:00Z">
            <w:rPr>
              <w:rFonts w:ascii="Times New Roman" w:hAnsi="Times New Roman"/>
              <w:sz w:val="24"/>
              <w:szCs w:val="24"/>
            </w:rPr>
          </w:rPrChange>
        </w:rPr>
        <w:t>with</w:t>
      </w:r>
      <w:proofErr w:type="spellEnd"/>
      <w:r w:rsidRPr="001A7447">
        <w:rPr>
          <w:rFonts w:ascii="Times New Roman" w:hAnsi="Times New Roman"/>
          <w:color w:val="000000" w:themeColor="text1"/>
          <w:sz w:val="24"/>
          <w:szCs w:val="24"/>
          <w:rPrChange w:id="241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16"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41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18" w:author="Microsoft Office User" w:date="2024-10-25T16:49:00Z">
            <w:rPr>
              <w:rFonts w:ascii="Times New Roman" w:hAnsi="Times New Roman"/>
              <w:sz w:val="24"/>
              <w:szCs w:val="24"/>
            </w:rPr>
          </w:rPrChange>
        </w:rPr>
        <w:t>performance</w:t>
      </w:r>
      <w:proofErr w:type="spellEnd"/>
      <w:r w:rsidRPr="001A7447">
        <w:rPr>
          <w:rFonts w:ascii="Times New Roman" w:hAnsi="Times New Roman"/>
          <w:color w:val="000000" w:themeColor="text1"/>
          <w:sz w:val="24"/>
          <w:szCs w:val="24"/>
          <w:rPrChange w:id="2419"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420" w:author="Microsoft Office User" w:date="2024-10-25T16:49:00Z">
            <w:rPr>
              <w:rFonts w:ascii="Times New Roman" w:hAnsi="Times New Roman"/>
              <w:i/>
              <w:sz w:val="24"/>
              <w:szCs w:val="24"/>
            </w:rPr>
          </w:rPrChange>
        </w:rPr>
        <w:t xml:space="preserve">The </w:t>
      </w:r>
      <w:proofErr w:type="spellStart"/>
      <w:r w:rsidRPr="001A7447">
        <w:rPr>
          <w:rFonts w:ascii="Times New Roman" w:hAnsi="Times New Roman"/>
          <w:i/>
          <w:color w:val="000000" w:themeColor="text1"/>
          <w:sz w:val="24"/>
          <w:szCs w:val="24"/>
          <w:rPrChange w:id="2421" w:author="Microsoft Office User" w:date="2024-10-25T16:49:00Z">
            <w:rPr>
              <w:rFonts w:ascii="Times New Roman" w:hAnsi="Times New Roman"/>
              <w:i/>
              <w:sz w:val="24"/>
              <w:szCs w:val="24"/>
            </w:rPr>
          </w:rPrChange>
        </w:rPr>
        <w:t>Journal</w:t>
      </w:r>
      <w:proofErr w:type="spellEnd"/>
      <w:r w:rsidRPr="001A7447">
        <w:rPr>
          <w:rFonts w:ascii="Times New Roman" w:hAnsi="Times New Roman"/>
          <w:i/>
          <w:color w:val="000000" w:themeColor="text1"/>
          <w:sz w:val="24"/>
          <w:szCs w:val="24"/>
          <w:rPrChange w:id="2422"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423" w:author="Microsoft Office User" w:date="2024-10-25T16:49:00Z">
            <w:rPr>
              <w:rFonts w:ascii="Times New Roman" w:hAnsi="Times New Roman"/>
              <w:i/>
              <w:sz w:val="24"/>
              <w:szCs w:val="24"/>
            </w:rPr>
          </w:rPrChange>
        </w:rPr>
        <w:t>of</w:t>
      </w:r>
      <w:proofErr w:type="spellEnd"/>
      <w:r w:rsidRPr="001A7447">
        <w:rPr>
          <w:rFonts w:ascii="Times New Roman" w:hAnsi="Times New Roman"/>
          <w:i/>
          <w:color w:val="000000" w:themeColor="text1"/>
          <w:sz w:val="24"/>
          <w:szCs w:val="24"/>
          <w:rPrChange w:id="2424"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425" w:author="Microsoft Office User" w:date="2024-10-25T16:49:00Z">
            <w:rPr>
              <w:rFonts w:ascii="Times New Roman" w:hAnsi="Times New Roman"/>
              <w:i/>
              <w:sz w:val="24"/>
              <w:szCs w:val="24"/>
            </w:rPr>
          </w:rPrChange>
        </w:rPr>
        <w:t>English</w:t>
      </w:r>
      <w:proofErr w:type="spellEnd"/>
      <w:r w:rsidRPr="001A7447">
        <w:rPr>
          <w:rFonts w:ascii="Times New Roman" w:hAnsi="Times New Roman"/>
          <w:i/>
          <w:color w:val="000000" w:themeColor="text1"/>
          <w:sz w:val="24"/>
          <w:szCs w:val="24"/>
          <w:rPrChange w:id="2426"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427" w:author="Microsoft Office User" w:date="2024-10-25T16:49:00Z">
            <w:rPr>
              <w:rFonts w:ascii="Times New Roman" w:hAnsi="Times New Roman"/>
              <w:i/>
              <w:sz w:val="24"/>
              <w:szCs w:val="24"/>
            </w:rPr>
          </w:rPrChange>
        </w:rPr>
        <w:t>Literacy</w:t>
      </w:r>
      <w:proofErr w:type="spellEnd"/>
      <w:r w:rsidRPr="001A7447">
        <w:rPr>
          <w:rFonts w:ascii="Times New Roman" w:hAnsi="Times New Roman"/>
          <w:i/>
          <w:color w:val="000000" w:themeColor="text1"/>
          <w:sz w:val="24"/>
          <w:szCs w:val="24"/>
          <w:rPrChange w:id="2428"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429" w:author="Microsoft Office User" w:date="2024-10-25T16:49:00Z">
            <w:rPr>
              <w:rFonts w:ascii="Times New Roman" w:hAnsi="Times New Roman"/>
              <w:i/>
              <w:sz w:val="24"/>
              <w:szCs w:val="24"/>
            </w:rPr>
          </w:rPrChange>
        </w:rPr>
        <w:t>Educati</w:t>
      </w:r>
      <w:proofErr w:type="spellEnd"/>
      <w:r w:rsidRPr="001A7447">
        <w:rPr>
          <w:rFonts w:ascii="Times New Roman" w:hAnsi="Times New Roman"/>
          <w:i/>
          <w:color w:val="000000" w:themeColor="text1"/>
          <w:sz w:val="24"/>
          <w:szCs w:val="24"/>
          <w:lang w:val="en-US"/>
          <w:rPrChange w:id="2430" w:author="Microsoft Office User" w:date="2024-10-25T16:49:00Z">
            <w:rPr>
              <w:rFonts w:ascii="Times New Roman" w:hAnsi="Times New Roman"/>
              <w:i/>
              <w:sz w:val="24"/>
              <w:szCs w:val="24"/>
              <w:lang w:val="en-US"/>
            </w:rPr>
          </w:rPrChange>
        </w:rPr>
        <w:t>on</w:t>
      </w:r>
      <w:r w:rsidRPr="001A7447">
        <w:rPr>
          <w:rFonts w:ascii="Times New Roman" w:hAnsi="Times New Roman"/>
          <w:color w:val="000000" w:themeColor="text1"/>
          <w:sz w:val="24"/>
          <w:szCs w:val="24"/>
          <w:rPrChange w:id="2431" w:author="Microsoft Office User" w:date="2024-10-25T16:49:00Z">
            <w:rPr>
              <w:rFonts w:ascii="Times New Roman" w:hAnsi="Times New Roman"/>
              <w:sz w:val="24"/>
              <w:szCs w:val="24"/>
            </w:rPr>
          </w:rPrChange>
        </w:rPr>
        <w:t>,</w:t>
      </w:r>
      <w:r w:rsidRPr="001A7447">
        <w:rPr>
          <w:rFonts w:ascii="Times New Roman" w:hAnsi="Times New Roman"/>
          <w:i/>
          <w:color w:val="000000" w:themeColor="text1"/>
          <w:sz w:val="24"/>
          <w:szCs w:val="24"/>
          <w:rPrChange w:id="2432" w:author="Microsoft Office User" w:date="2024-10-25T16:49:00Z">
            <w:rPr>
              <w:rFonts w:ascii="Times New Roman" w:hAnsi="Times New Roman"/>
              <w:i/>
              <w:sz w:val="24"/>
              <w:szCs w:val="24"/>
            </w:rPr>
          </w:rPrChange>
        </w:rPr>
        <w:t>5</w:t>
      </w:r>
      <w:r w:rsidRPr="001A7447">
        <w:rPr>
          <w:rFonts w:ascii="Times New Roman" w:hAnsi="Times New Roman"/>
          <w:color w:val="000000" w:themeColor="text1"/>
          <w:sz w:val="24"/>
          <w:szCs w:val="24"/>
          <w:rPrChange w:id="2433" w:author="Microsoft Office User" w:date="2024-10-25T16:49:00Z">
            <w:rPr>
              <w:rFonts w:ascii="Times New Roman" w:hAnsi="Times New Roman"/>
              <w:sz w:val="24"/>
              <w:szCs w:val="24"/>
            </w:rPr>
          </w:rPrChange>
        </w:rPr>
        <w:t xml:space="preserve">(2), 194-207. </w:t>
      </w:r>
    </w:p>
    <w:p w14:paraId="115AC673" w14:textId="77777777" w:rsidR="00CC17C1" w:rsidRPr="001A7447" w:rsidRDefault="00000000">
      <w:pPr>
        <w:ind w:left="709" w:hanging="709"/>
        <w:jc w:val="both"/>
        <w:rPr>
          <w:rFonts w:ascii="Times New Roman" w:hAnsi="Times New Roman"/>
          <w:color w:val="000000" w:themeColor="text1"/>
          <w:sz w:val="24"/>
          <w:szCs w:val="24"/>
          <w:rPrChange w:id="2434" w:author="Microsoft Office User" w:date="2024-10-25T16:49:00Z">
            <w:rPr>
              <w:rFonts w:ascii="Times New Roman" w:hAnsi="Times New Roman"/>
              <w:sz w:val="24"/>
              <w:szCs w:val="24"/>
            </w:rPr>
          </w:rPrChange>
        </w:rPr>
      </w:pPr>
      <w:r w:rsidRPr="001A7447">
        <w:rPr>
          <w:rFonts w:ascii="Times New Roman" w:hAnsi="Times New Roman"/>
          <w:color w:val="000000" w:themeColor="text1"/>
          <w:sz w:val="24"/>
          <w:szCs w:val="24"/>
          <w:rPrChange w:id="2435" w:author="Microsoft Office User" w:date="2024-10-25T16:49:00Z">
            <w:rPr>
              <w:rFonts w:ascii="Times New Roman" w:hAnsi="Times New Roman"/>
              <w:sz w:val="24"/>
              <w:szCs w:val="24"/>
            </w:rPr>
          </w:rPrChange>
        </w:rPr>
        <w:t xml:space="preserve">Hartono, H., (2012). The </w:t>
      </w:r>
      <w:proofErr w:type="spellStart"/>
      <w:r w:rsidRPr="001A7447">
        <w:rPr>
          <w:rFonts w:ascii="Times New Roman" w:hAnsi="Times New Roman"/>
          <w:color w:val="000000" w:themeColor="text1"/>
          <w:sz w:val="24"/>
          <w:szCs w:val="24"/>
          <w:rPrChange w:id="2436" w:author="Microsoft Office User" w:date="2024-10-25T16:49:00Z">
            <w:rPr>
              <w:rFonts w:ascii="Times New Roman" w:hAnsi="Times New Roman"/>
              <w:sz w:val="24"/>
              <w:szCs w:val="24"/>
            </w:rPr>
          </w:rPrChange>
        </w:rPr>
        <w:t>correlation</w:t>
      </w:r>
      <w:proofErr w:type="spellEnd"/>
      <w:r w:rsidRPr="001A7447">
        <w:rPr>
          <w:rFonts w:ascii="Times New Roman" w:hAnsi="Times New Roman"/>
          <w:color w:val="000000" w:themeColor="text1"/>
          <w:sz w:val="24"/>
          <w:szCs w:val="24"/>
          <w:rPrChange w:id="243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38" w:author="Microsoft Office User" w:date="2024-10-25T16:49:00Z">
            <w:rPr>
              <w:rFonts w:ascii="Times New Roman" w:hAnsi="Times New Roman"/>
              <w:sz w:val="24"/>
              <w:szCs w:val="24"/>
            </w:rPr>
          </w:rPrChange>
        </w:rPr>
        <w:t>between</w:t>
      </w:r>
      <w:proofErr w:type="spellEnd"/>
      <w:r w:rsidRPr="001A7447">
        <w:rPr>
          <w:rFonts w:ascii="Times New Roman" w:hAnsi="Times New Roman"/>
          <w:color w:val="000000" w:themeColor="text1"/>
          <w:sz w:val="24"/>
          <w:szCs w:val="24"/>
          <w:rPrChange w:id="243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40"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441" w:author="Microsoft Office User" w:date="2024-10-25T16:49:00Z">
            <w:rPr>
              <w:rFonts w:ascii="Times New Roman" w:hAnsi="Times New Roman"/>
              <w:sz w:val="24"/>
              <w:szCs w:val="24"/>
            </w:rPr>
          </w:rPrChange>
        </w:rPr>
        <w:t xml:space="preserve">’ level </w:t>
      </w:r>
      <w:proofErr w:type="spellStart"/>
      <w:r w:rsidRPr="001A7447">
        <w:rPr>
          <w:rFonts w:ascii="Times New Roman" w:hAnsi="Times New Roman"/>
          <w:color w:val="000000" w:themeColor="text1"/>
          <w:sz w:val="24"/>
          <w:szCs w:val="24"/>
          <w:rPrChange w:id="2442"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44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44" w:author="Microsoft Office User" w:date="2024-10-25T16:49:00Z">
            <w:rPr>
              <w:rFonts w:ascii="Times New Roman" w:hAnsi="Times New Roman"/>
              <w:sz w:val="24"/>
              <w:szCs w:val="24"/>
            </w:rPr>
          </w:rPrChange>
        </w:rPr>
        <w:t>anxiety</w:t>
      </w:r>
      <w:proofErr w:type="spellEnd"/>
      <w:r w:rsidRPr="001A7447">
        <w:rPr>
          <w:rFonts w:ascii="Times New Roman" w:hAnsi="Times New Roman"/>
          <w:color w:val="000000" w:themeColor="text1"/>
          <w:sz w:val="24"/>
          <w:szCs w:val="24"/>
          <w:rPrChange w:id="244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46"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44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48"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44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50"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45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52" w:author="Microsoft Office User" w:date="2024-10-25T16:49:00Z">
            <w:rPr>
              <w:rFonts w:ascii="Times New Roman" w:hAnsi="Times New Roman"/>
              <w:sz w:val="24"/>
              <w:szCs w:val="24"/>
            </w:rPr>
          </w:rPrChange>
        </w:rPr>
        <w:t>achievement</w:t>
      </w:r>
      <w:proofErr w:type="spellEnd"/>
      <w:r w:rsidRPr="001A7447">
        <w:rPr>
          <w:rFonts w:ascii="Times New Roman" w:hAnsi="Times New Roman"/>
          <w:color w:val="000000" w:themeColor="text1"/>
          <w:sz w:val="24"/>
          <w:szCs w:val="24"/>
          <w:rPrChange w:id="245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54" w:author="Microsoft Office User" w:date="2024-10-25T16:49:00Z">
            <w:rPr>
              <w:rFonts w:ascii="Times New Roman" w:hAnsi="Times New Roman"/>
              <w:sz w:val="24"/>
              <w:szCs w:val="24"/>
            </w:rPr>
          </w:rPrChange>
        </w:rPr>
        <w:t>at</w:t>
      </w:r>
      <w:proofErr w:type="spellEnd"/>
      <w:r w:rsidRPr="001A7447">
        <w:rPr>
          <w:rFonts w:ascii="Times New Roman" w:hAnsi="Times New Roman"/>
          <w:color w:val="000000" w:themeColor="text1"/>
          <w:sz w:val="24"/>
          <w:szCs w:val="24"/>
          <w:rPrChange w:id="245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56"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45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58" w:author="Microsoft Office User" w:date="2024-10-25T16:49:00Z">
            <w:rPr>
              <w:rFonts w:ascii="Times New Roman" w:hAnsi="Times New Roman"/>
              <w:sz w:val="24"/>
              <w:szCs w:val="24"/>
            </w:rPr>
          </w:rPrChange>
        </w:rPr>
        <w:t>class</w:t>
      </w:r>
      <w:proofErr w:type="spellEnd"/>
      <w:r w:rsidRPr="001A7447">
        <w:rPr>
          <w:rFonts w:ascii="Times New Roman" w:hAnsi="Times New Roman"/>
          <w:color w:val="000000" w:themeColor="text1"/>
          <w:sz w:val="24"/>
          <w:szCs w:val="24"/>
          <w:rPrChange w:id="2459"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460" w:author="Microsoft Office User" w:date="2024-10-25T16:49:00Z">
            <w:rPr>
              <w:rFonts w:ascii="Times New Roman" w:hAnsi="Times New Roman"/>
              <w:sz w:val="24"/>
              <w:szCs w:val="24"/>
              <w:lang w:val="en-US"/>
            </w:rPr>
          </w:rPrChange>
        </w:rPr>
        <w:t xml:space="preserve"> </w:t>
      </w:r>
      <w:r w:rsidRPr="001A7447">
        <w:rPr>
          <w:rFonts w:ascii="Times New Roman" w:hAnsi="Times New Roman"/>
          <w:i/>
          <w:color w:val="000000" w:themeColor="text1"/>
          <w:sz w:val="24"/>
          <w:szCs w:val="24"/>
          <w:rPrChange w:id="2461" w:author="Microsoft Office User" w:date="2024-10-25T16:49:00Z">
            <w:rPr>
              <w:rFonts w:ascii="Times New Roman" w:hAnsi="Times New Roman"/>
              <w:i/>
              <w:sz w:val="24"/>
              <w:szCs w:val="24"/>
            </w:rPr>
          </w:rPrChange>
        </w:rPr>
        <w:t xml:space="preserve">LITE </w:t>
      </w:r>
      <w:proofErr w:type="spellStart"/>
      <w:r w:rsidRPr="001A7447">
        <w:rPr>
          <w:rFonts w:ascii="Times New Roman" w:hAnsi="Times New Roman"/>
          <w:i/>
          <w:color w:val="000000" w:themeColor="text1"/>
          <w:sz w:val="24"/>
          <w:szCs w:val="24"/>
          <w:rPrChange w:id="2462" w:author="Microsoft Office User" w:date="2024-10-25T16:49:00Z">
            <w:rPr>
              <w:rFonts w:ascii="Times New Roman" w:hAnsi="Times New Roman"/>
              <w:i/>
              <w:sz w:val="24"/>
              <w:szCs w:val="24"/>
            </w:rPr>
          </w:rPrChange>
        </w:rPr>
        <w:t>Journal</w:t>
      </w:r>
      <w:proofErr w:type="spellEnd"/>
      <w:r w:rsidRPr="001A7447">
        <w:rPr>
          <w:rFonts w:ascii="Times New Roman" w:hAnsi="Times New Roman"/>
          <w:color w:val="000000" w:themeColor="text1"/>
          <w:sz w:val="24"/>
          <w:szCs w:val="24"/>
          <w:rPrChange w:id="2463"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464" w:author="Microsoft Office User" w:date="2024-10-25T16:49:00Z">
            <w:rPr>
              <w:rFonts w:ascii="Times New Roman" w:hAnsi="Times New Roman"/>
              <w:sz w:val="24"/>
              <w:szCs w:val="24"/>
              <w:lang w:val="en-US"/>
            </w:rPr>
          </w:rPrChange>
        </w:rPr>
        <w:t xml:space="preserve"> </w:t>
      </w:r>
      <w:r w:rsidRPr="001A7447">
        <w:rPr>
          <w:rFonts w:ascii="Times New Roman" w:hAnsi="Times New Roman"/>
          <w:i/>
          <w:color w:val="000000" w:themeColor="text1"/>
          <w:sz w:val="24"/>
          <w:szCs w:val="24"/>
          <w:rPrChange w:id="2465" w:author="Microsoft Office User" w:date="2024-10-25T16:49:00Z">
            <w:rPr>
              <w:rFonts w:ascii="Times New Roman" w:hAnsi="Times New Roman"/>
              <w:i/>
              <w:sz w:val="24"/>
              <w:szCs w:val="24"/>
            </w:rPr>
          </w:rPrChange>
        </w:rPr>
        <w:t>8</w:t>
      </w:r>
      <w:r w:rsidRPr="001A7447">
        <w:rPr>
          <w:rFonts w:ascii="Times New Roman" w:hAnsi="Times New Roman"/>
          <w:color w:val="000000" w:themeColor="text1"/>
          <w:sz w:val="24"/>
          <w:szCs w:val="24"/>
          <w:rPrChange w:id="2466" w:author="Microsoft Office User" w:date="2024-10-25T16:49:00Z">
            <w:rPr>
              <w:rFonts w:ascii="Times New Roman" w:hAnsi="Times New Roman"/>
              <w:sz w:val="24"/>
              <w:szCs w:val="24"/>
            </w:rPr>
          </w:rPrChange>
        </w:rPr>
        <w:t>(2).106-116.</w:t>
      </w:r>
    </w:p>
    <w:p w14:paraId="627BF4EE" w14:textId="77777777" w:rsidR="00CC17C1" w:rsidRPr="001A7447" w:rsidRDefault="00000000">
      <w:pPr>
        <w:ind w:left="709" w:hanging="709"/>
        <w:jc w:val="both"/>
        <w:rPr>
          <w:rFonts w:ascii="Times New Roman" w:hAnsi="Times New Roman"/>
          <w:color w:val="000000" w:themeColor="text1"/>
          <w:sz w:val="24"/>
          <w:szCs w:val="24"/>
          <w:rPrChange w:id="2467" w:author="Microsoft Office User" w:date="2024-10-25T16:49:00Z">
            <w:rPr>
              <w:rFonts w:ascii="Times New Roman" w:hAnsi="Times New Roman"/>
              <w:sz w:val="24"/>
              <w:szCs w:val="24"/>
            </w:rPr>
          </w:rPrChange>
        </w:rPr>
      </w:pPr>
      <w:r w:rsidRPr="001A7447">
        <w:rPr>
          <w:rFonts w:ascii="Times New Roman" w:hAnsi="Times New Roman"/>
          <w:color w:val="000000" w:themeColor="text1"/>
          <w:sz w:val="24"/>
          <w:szCs w:val="24"/>
          <w:rPrChange w:id="2468" w:author="Microsoft Office User" w:date="2024-10-25T16:49:00Z">
            <w:rPr>
              <w:rFonts w:ascii="Times New Roman" w:hAnsi="Times New Roman"/>
              <w:sz w:val="24"/>
              <w:szCs w:val="24"/>
            </w:rPr>
          </w:rPrChange>
        </w:rPr>
        <w:t xml:space="preserve">Hassan, B., A., (2001). The </w:t>
      </w:r>
      <w:proofErr w:type="spellStart"/>
      <w:r w:rsidRPr="001A7447">
        <w:rPr>
          <w:rFonts w:ascii="Times New Roman" w:hAnsi="Times New Roman"/>
          <w:color w:val="000000" w:themeColor="text1"/>
          <w:sz w:val="24"/>
          <w:szCs w:val="24"/>
          <w:rPrChange w:id="2469" w:author="Microsoft Office User" w:date="2024-10-25T16:49:00Z">
            <w:rPr>
              <w:rFonts w:ascii="Times New Roman" w:hAnsi="Times New Roman"/>
              <w:sz w:val="24"/>
              <w:szCs w:val="24"/>
            </w:rPr>
          </w:rPrChange>
        </w:rPr>
        <w:t>relationship</w:t>
      </w:r>
      <w:proofErr w:type="spellEnd"/>
      <w:r w:rsidRPr="001A7447">
        <w:rPr>
          <w:rFonts w:ascii="Times New Roman" w:hAnsi="Times New Roman"/>
          <w:color w:val="000000" w:themeColor="text1"/>
          <w:sz w:val="24"/>
          <w:szCs w:val="24"/>
          <w:rPrChange w:id="247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71"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47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73"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47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75" w:author="Microsoft Office User" w:date="2024-10-25T16:49:00Z">
            <w:rPr>
              <w:rFonts w:ascii="Times New Roman" w:hAnsi="Times New Roman"/>
              <w:sz w:val="24"/>
              <w:szCs w:val="24"/>
            </w:rPr>
          </w:rPrChange>
        </w:rPr>
        <w:t>apprehension</w:t>
      </w:r>
      <w:proofErr w:type="spellEnd"/>
      <w:r w:rsidRPr="001A7447">
        <w:rPr>
          <w:rFonts w:ascii="Times New Roman" w:hAnsi="Times New Roman"/>
          <w:color w:val="000000" w:themeColor="text1"/>
          <w:sz w:val="24"/>
          <w:szCs w:val="24"/>
          <w:rPrChange w:id="247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77"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47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79" w:author="Microsoft Office User" w:date="2024-10-25T16:49:00Z">
            <w:rPr>
              <w:rFonts w:ascii="Times New Roman" w:hAnsi="Times New Roman"/>
              <w:sz w:val="24"/>
              <w:szCs w:val="24"/>
            </w:rPr>
          </w:rPrChange>
        </w:rPr>
        <w:t>self-esteem</w:t>
      </w:r>
      <w:proofErr w:type="spellEnd"/>
      <w:r w:rsidRPr="001A7447">
        <w:rPr>
          <w:rFonts w:ascii="Times New Roman" w:hAnsi="Times New Roman"/>
          <w:color w:val="000000" w:themeColor="text1"/>
          <w:sz w:val="24"/>
          <w:szCs w:val="24"/>
          <w:rPrChange w:id="248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81" w:author="Microsoft Office User" w:date="2024-10-25T16:49:00Z">
            <w:rPr>
              <w:rFonts w:ascii="Times New Roman" w:hAnsi="Times New Roman"/>
              <w:sz w:val="24"/>
              <w:szCs w:val="24"/>
            </w:rPr>
          </w:rPrChange>
        </w:rPr>
        <w:t>to</w:t>
      </w:r>
      <w:proofErr w:type="spellEnd"/>
      <w:r w:rsidRPr="001A7447">
        <w:rPr>
          <w:rFonts w:ascii="Times New Roman" w:hAnsi="Times New Roman"/>
          <w:color w:val="000000" w:themeColor="text1"/>
          <w:sz w:val="24"/>
          <w:szCs w:val="24"/>
          <w:rPrChange w:id="248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83" w:author="Microsoft Office User" w:date="2024-10-25T16:49:00Z">
            <w:rPr>
              <w:rFonts w:ascii="Times New Roman" w:hAnsi="Times New Roman"/>
              <w:sz w:val="24"/>
              <w:szCs w:val="24"/>
            </w:rPr>
          </w:rPrChange>
        </w:rPr>
        <w:t>the</w:t>
      </w:r>
      <w:proofErr w:type="spellEnd"/>
      <w:r w:rsidRPr="001A7447">
        <w:rPr>
          <w:rFonts w:ascii="Times New Roman" w:hAnsi="Times New Roman"/>
          <w:color w:val="000000" w:themeColor="text1"/>
          <w:sz w:val="24"/>
          <w:szCs w:val="24"/>
          <w:rPrChange w:id="248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85"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48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87" w:author="Microsoft Office User" w:date="2024-10-25T16:49:00Z">
            <w:rPr>
              <w:rFonts w:ascii="Times New Roman" w:hAnsi="Times New Roman"/>
              <w:sz w:val="24"/>
              <w:szCs w:val="24"/>
            </w:rPr>
          </w:rPrChange>
        </w:rPr>
        <w:t>quality</w:t>
      </w:r>
      <w:proofErr w:type="spellEnd"/>
      <w:r w:rsidRPr="001A7447">
        <w:rPr>
          <w:rFonts w:ascii="Times New Roman" w:hAnsi="Times New Roman"/>
          <w:color w:val="000000" w:themeColor="text1"/>
          <w:sz w:val="24"/>
          <w:szCs w:val="24"/>
          <w:rPrChange w:id="248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89"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49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91" w:author="Microsoft Office User" w:date="2024-10-25T16:49:00Z">
            <w:rPr>
              <w:rFonts w:ascii="Times New Roman" w:hAnsi="Times New Roman"/>
              <w:sz w:val="24"/>
              <w:szCs w:val="24"/>
            </w:rPr>
          </w:rPrChange>
        </w:rPr>
        <w:t>quantity</w:t>
      </w:r>
      <w:proofErr w:type="spellEnd"/>
      <w:r w:rsidRPr="001A7447">
        <w:rPr>
          <w:rFonts w:ascii="Times New Roman" w:hAnsi="Times New Roman"/>
          <w:color w:val="000000" w:themeColor="text1"/>
          <w:sz w:val="24"/>
          <w:szCs w:val="24"/>
          <w:rPrChange w:id="249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93"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494" w:author="Microsoft Office User" w:date="2024-10-25T16:49:00Z">
            <w:rPr>
              <w:rFonts w:ascii="Times New Roman" w:hAnsi="Times New Roman"/>
              <w:sz w:val="24"/>
              <w:szCs w:val="24"/>
            </w:rPr>
          </w:rPrChange>
        </w:rPr>
        <w:t xml:space="preserve"> EFL </w:t>
      </w:r>
      <w:proofErr w:type="spellStart"/>
      <w:r w:rsidRPr="001A7447">
        <w:rPr>
          <w:rFonts w:ascii="Times New Roman" w:hAnsi="Times New Roman"/>
          <w:color w:val="000000" w:themeColor="text1"/>
          <w:sz w:val="24"/>
          <w:szCs w:val="24"/>
          <w:rPrChange w:id="2495" w:author="Microsoft Office User" w:date="2024-10-25T16:49:00Z">
            <w:rPr>
              <w:rFonts w:ascii="Times New Roman" w:hAnsi="Times New Roman"/>
              <w:sz w:val="24"/>
              <w:szCs w:val="24"/>
            </w:rPr>
          </w:rPrChange>
        </w:rPr>
        <w:t>university</w:t>
      </w:r>
      <w:proofErr w:type="spellEnd"/>
      <w:r w:rsidRPr="001A7447">
        <w:rPr>
          <w:rFonts w:ascii="Times New Roman" w:hAnsi="Times New Roman"/>
          <w:color w:val="000000" w:themeColor="text1"/>
          <w:sz w:val="24"/>
          <w:szCs w:val="24"/>
          <w:rPrChange w:id="249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497"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498"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499"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i/>
          <w:color w:val="000000" w:themeColor="text1"/>
          <w:sz w:val="24"/>
          <w:szCs w:val="24"/>
          <w:rPrChange w:id="2500" w:author="Microsoft Office User" w:date="2024-10-25T16:49:00Z">
            <w:rPr>
              <w:rFonts w:ascii="Times New Roman" w:hAnsi="Times New Roman"/>
              <w:i/>
              <w:sz w:val="24"/>
              <w:szCs w:val="24"/>
            </w:rPr>
          </w:rPrChange>
        </w:rPr>
        <w:t>Mansoura</w:t>
      </w:r>
      <w:proofErr w:type="spellEnd"/>
      <w:r w:rsidRPr="001A7447">
        <w:rPr>
          <w:rFonts w:ascii="Times New Roman" w:hAnsi="Times New Roman"/>
          <w:i/>
          <w:color w:val="000000" w:themeColor="text1"/>
          <w:sz w:val="24"/>
          <w:szCs w:val="24"/>
          <w:rPrChange w:id="2501"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02" w:author="Microsoft Office User" w:date="2024-10-25T16:49:00Z">
            <w:rPr>
              <w:rFonts w:ascii="Times New Roman" w:hAnsi="Times New Roman"/>
              <w:i/>
              <w:sz w:val="24"/>
              <w:szCs w:val="24"/>
            </w:rPr>
          </w:rPrChange>
        </w:rPr>
        <w:t>Faculty</w:t>
      </w:r>
      <w:proofErr w:type="spellEnd"/>
      <w:r w:rsidRPr="001A7447">
        <w:rPr>
          <w:rFonts w:ascii="Times New Roman" w:hAnsi="Times New Roman"/>
          <w:i/>
          <w:color w:val="000000" w:themeColor="text1"/>
          <w:sz w:val="24"/>
          <w:szCs w:val="24"/>
          <w:rPrChange w:id="2503"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04" w:author="Microsoft Office User" w:date="2024-10-25T16:49:00Z">
            <w:rPr>
              <w:rFonts w:ascii="Times New Roman" w:hAnsi="Times New Roman"/>
              <w:i/>
              <w:sz w:val="24"/>
              <w:szCs w:val="24"/>
            </w:rPr>
          </w:rPrChange>
        </w:rPr>
        <w:t>of</w:t>
      </w:r>
      <w:proofErr w:type="spellEnd"/>
      <w:r w:rsidRPr="001A7447">
        <w:rPr>
          <w:rFonts w:ascii="Times New Roman" w:hAnsi="Times New Roman"/>
          <w:i/>
          <w:color w:val="000000" w:themeColor="text1"/>
          <w:sz w:val="24"/>
          <w:szCs w:val="24"/>
          <w:rPrChange w:id="2505"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06" w:author="Microsoft Office User" w:date="2024-10-25T16:49:00Z">
            <w:rPr>
              <w:rFonts w:ascii="Times New Roman" w:hAnsi="Times New Roman"/>
              <w:i/>
              <w:sz w:val="24"/>
              <w:szCs w:val="24"/>
            </w:rPr>
          </w:rPrChange>
        </w:rPr>
        <w:t>Education</w:t>
      </w:r>
      <w:proofErr w:type="spellEnd"/>
      <w:r w:rsidRPr="001A7447">
        <w:rPr>
          <w:rFonts w:ascii="Times New Roman" w:hAnsi="Times New Roman"/>
          <w:i/>
          <w:color w:val="000000" w:themeColor="text1"/>
          <w:sz w:val="24"/>
          <w:szCs w:val="24"/>
          <w:rPrChange w:id="2507" w:author="Microsoft Office User" w:date="2024-10-25T16:49:00Z">
            <w:rPr>
              <w:rFonts w:ascii="Times New Roman" w:hAnsi="Times New Roman"/>
              <w:i/>
              <w:sz w:val="24"/>
              <w:szCs w:val="24"/>
            </w:rPr>
          </w:rPrChange>
        </w:rPr>
        <w:t xml:space="preserve"> Journal.37. </w:t>
      </w:r>
    </w:p>
    <w:p w14:paraId="48702F6B" w14:textId="77777777" w:rsidR="00CC17C1" w:rsidRPr="001A7447" w:rsidRDefault="00000000">
      <w:pPr>
        <w:ind w:left="709" w:hanging="709"/>
        <w:jc w:val="both"/>
        <w:rPr>
          <w:rFonts w:ascii="Times New Roman" w:hAnsi="Times New Roman"/>
          <w:color w:val="000000" w:themeColor="text1"/>
          <w:sz w:val="24"/>
          <w:szCs w:val="24"/>
          <w:rPrChange w:id="2508"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509" w:author="Microsoft Office User" w:date="2024-10-25T16:49:00Z">
            <w:rPr>
              <w:rFonts w:ascii="Times New Roman" w:hAnsi="Times New Roman"/>
              <w:sz w:val="24"/>
              <w:szCs w:val="24"/>
            </w:rPr>
          </w:rPrChange>
        </w:rPr>
        <w:t>Hougen</w:t>
      </w:r>
      <w:proofErr w:type="spellEnd"/>
      <w:r w:rsidRPr="001A7447">
        <w:rPr>
          <w:rFonts w:ascii="Times New Roman" w:hAnsi="Times New Roman"/>
          <w:color w:val="000000" w:themeColor="text1"/>
          <w:sz w:val="24"/>
          <w:szCs w:val="24"/>
          <w:rPrChange w:id="2510" w:author="Microsoft Office User" w:date="2024-10-25T16:49:00Z">
            <w:rPr>
              <w:rFonts w:ascii="Times New Roman" w:hAnsi="Times New Roman"/>
              <w:sz w:val="24"/>
              <w:szCs w:val="24"/>
            </w:rPr>
          </w:rPrChange>
        </w:rPr>
        <w:t>, M. C., &amp;</w:t>
      </w:r>
      <w:proofErr w:type="spellStart"/>
      <w:r w:rsidRPr="001A7447">
        <w:rPr>
          <w:rFonts w:ascii="Times New Roman" w:hAnsi="Times New Roman"/>
          <w:color w:val="000000" w:themeColor="text1"/>
          <w:sz w:val="24"/>
          <w:szCs w:val="24"/>
          <w:rPrChange w:id="2511" w:author="Microsoft Office User" w:date="2024-10-25T16:49:00Z">
            <w:rPr>
              <w:rFonts w:ascii="Times New Roman" w:hAnsi="Times New Roman"/>
              <w:sz w:val="24"/>
              <w:szCs w:val="24"/>
            </w:rPr>
          </w:rPrChange>
        </w:rPr>
        <w:t>Smartt</w:t>
      </w:r>
      <w:proofErr w:type="spellEnd"/>
      <w:r w:rsidRPr="001A7447">
        <w:rPr>
          <w:rFonts w:ascii="Times New Roman" w:hAnsi="Times New Roman"/>
          <w:color w:val="000000" w:themeColor="text1"/>
          <w:sz w:val="24"/>
          <w:szCs w:val="24"/>
          <w:rPrChange w:id="2512" w:author="Microsoft Office User" w:date="2024-10-25T16:49:00Z">
            <w:rPr>
              <w:rFonts w:ascii="Times New Roman" w:hAnsi="Times New Roman"/>
              <w:sz w:val="24"/>
              <w:szCs w:val="24"/>
            </w:rPr>
          </w:rPrChange>
        </w:rPr>
        <w:t>, S. M., (2012).</w:t>
      </w:r>
      <w:proofErr w:type="spellStart"/>
      <w:r w:rsidRPr="001A7447">
        <w:rPr>
          <w:rFonts w:ascii="Times New Roman" w:hAnsi="Times New Roman"/>
          <w:i/>
          <w:color w:val="000000" w:themeColor="text1"/>
          <w:sz w:val="24"/>
          <w:szCs w:val="24"/>
          <w:rPrChange w:id="2513" w:author="Microsoft Office User" w:date="2024-10-25T16:49:00Z">
            <w:rPr>
              <w:rFonts w:ascii="Times New Roman" w:hAnsi="Times New Roman"/>
              <w:i/>
              <w:sz w:val="24"/>
              <w:szCs w:val="24"/>
            </w:rPr>
          </w:rPrChange>
        </w:rPr>
        <w:t>Fundamentals</w:t>
      </w:r>
      <w:proofErr w:type="spellEnd"/>
      <w:r w:rsidRPr="001A7447">
        <w:rPr>
          <w:rFonts w:ascii="Times New Roman" w:hAnsi="Times New Roman"/>
          <w:i/>
          <w:color w:val="000000" w:themeColor="text1"/>
          <w:sz w:val="24"/>
          <w:szCs w:val="24"/>
          <w:rPrChange w:id="2514"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15" w:author="Microsoft Office User" w:date="2024-10-25T16:49:00Z">
            <w:rPr>
              <w:rFonts w:ascii="Times New Roman" w:hAnsi="Times New Roman"/>
              <w:i/>
              <w:sz w:val="24"/>
              <w:szCs w:val="24"/>
            </w:rPr>
          </w:rPrChange>
        </w:rPr>
        <w:t>of</w:t>
      </w:r>
      <w:proofErr w:type="spellEnd"/>
      <w:r w:rsidRPr="001A7447">
        <w:rPr>
          <w:rFonts w:ascii="Times New Roman" w:hAnsi="Times New Roman"/>
          <w:i/>
          <w:color w:val="000000" w:themeColor="text1"/>
          <w:sz w:val="24"/>
          <w:szCs w:val="24"/>
          <w:rPrChange w:id="2516"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17" w:author="Microsoft Office User" w:date="2024-10-25T16:49:00Z">
            <w:rPr>
              <w:rFonts w:ascii="Times New Roman" w:hAnsi="Times New Roman"/>
              <w:i/>
              <w:sz w:val="24"/>
              <w:szCs w:val="24"/>
            </w:rPr>
          </w:rPrChange>
        </w:rPr>
        <w:t>literacy</w:t>
      </w:r>
      <w:proofErr w:type="spellEnd"/>
      <w:r w:rsidRPr="001A7447">
        <w:rPr>
          <w:rFonts w:ascii="Times New Roman" w:hAnsi="Times New Roman"/>
          <w:i/>
          <w:color w:val="000000" w:themeColor="text1"/>
          <w:sz w:val="24"/>
          <w:szCs w:val="24"/>
          <w:rPrChange w:id="2518"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19" w:author="Microsoft Office User" w:date="2024-10-25T16:49:00Z">
            <w:rPr>
              <w:rFonts w:ascii="Times New Roman" w:hAnsi="Times New Roman"/>
              <w:i/>
              <w:sz w:val="24"/>
              <w:szCs w:val="24"/>
            </w:rPr>
          </w:rPrChange>
        </w:rPr>
        <w:t>instruction</w:t>
      </w:r>
      <w:proofErr w:type="spellEnd"/>
      <w:r w:rsidRPr="001A7447">
        <w:rPr>
          <w:rFonts w:ascii="Times New Roman" w:hAnsi="Times New Roman"/>
          <w:i/>
          <w:color w:val="000000" w:themeColor="text1"/>
          <w:sz w:val="24"/>
          <w:szCs w:val="24"/>
          <w:rPrChange w:id="2520"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21" w:author="Microsoft Office User" w:date="2024-10-25T16:49:00Z">
            <w:rPr>
              <w:rFonts w:ascii="Times New Roman" w:hAnsi="Times New Roman"/>
              <w:i/>
              <w:sz w:val="24"/>
              <w:szCs w:val="24"/>
            </w:rPr>
          </w:rPrChange>
        </w:rPr>
        <w:t>and</w:t>
      </w:r>
      <w:proofErr w:type="spellEnd"/>
      <w:r w:rsidRPr="001A7447">
        <w:rPr>
          <w:rFonts w:ascii="Times New Roman" w:hAnsi="Times New Roman"/>
          <w:i/>
          <w:color w:val="000000" w:themeColor="text1"/>
          <w:sz w:val="24"/>
          <w:szCs w:val="24"/>
          <w:rPrChange w:id="2522"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23" w:author="Microsoft Office User" w:date="2024-10-25T16:49:00Z">
            <w:rPr>
              <w:rFonts w:ascii="Times New Roman" w:hAnsi="Times New Roman"/>
              <w:i/>
              <w:sz w:val="24"/>
              <w:szCs w:val="24"/>
            </w:rPr>
          </w:rPrChange>
        </w:rPr>
        <w:t>assessment</w:t>
      </w:r>
      <w:proofErr w:type="spellEnd"/>
      <w:r w:rsidRPr="001A7447">
        <w:rPr>
          <w:rFonts w:ascii="Times New Roman" w:hAnsi="Times New Roman"/>
          <w:i/>
          <w:color w:val="000000" w:themeColor="text1"/>
          <w:sz w:val="24"/>
          <w:szCs w:val="24"/>
          <w:rPrChange w:id="2524" w:author="Microsoft Office User" w:date="2024-10-25T16:49:00Z">
            <w:rPr>
              <w:rFonts w:ascii="Times New Roman" w:hAnsi="Times New Roman"/>
              <w:i/>
              <w:sz w:val="24"/>
              <w:szCs w:val="24"/>
            </w:rPr>
          </w:rPrChange>
        </w:rPr>
        <w:t>, pre-K-6</w:t>
      </w:r>
      <w:r w:rsidRPr="001A7447">
        <w:rPr>
          <w:rFonts w:ascii="Times New Roman" w:hAnsi="Times New Roman"/>
          <w:i/>
          <w:color w:val="000000" w:themeColor="text1"/>
          <w:sz w:val="24"/>
          <w:szCs w:val="24"/>
          <w:lang w:val="en-US"/>
          <w:rPrChange w:id="2525" w:author="Microsoft Office User" w:date="2024-10-25T16:49:00Z">
            <w:rPr>
              <w:rFonts w:ascii="Times New Roman" w:hAnsi="Times New Roman"/>
              <w:i/>
              <w:sz w:val="24"/>
              <w:szCs w:val="24"/>
              <w:lang w:val="en-US"/>
            </w:rPr>
          </w:rPrChange>
        </w:rPr>
        <w:t xml:space="preserve"> </w:t>
      </w:r>
      <w:r w:rsidRPr="001A7447">
        <w:rPr>
          <w:rFonts w:ascii="Times New Roman" w:hAnsi="Times New Roman"/>
          <w:color w:val="000000" w:themeColor="text1"/>
          <w:sz w:val="24"/>
          <w:szCs w:val="24"/>
          <w:rPrChange w:id="2526" w:author="Microsoft Office User" w:date="2024-10-25T16:49:00Z">
            <w:rPr>
              <w:rFonts w:ascii="Times New Roman" w:hAnsi="Times New Roman"/>
              <w:sz w:val="24"/>
              <w:szCs w:val="24"/>
            </w:rPr>
          </w:rPrChange>
        </w:rPr>
        <w:t xml:space="preserve">(2nd ed.) </w:t>
      </w:r>
      <w:proofErr w:type="spellStart"/>
      <w:r w:rsidRPr="001A7447">
        <w:rPr>
          <w:rFonts w:ascii="Times New Roman" w:hAnsi="Times New Roman"/>
          <w:color w:val="000000" w:themeColor="text1"/>
          <w:sz w:val="24"/>
          <w:szCs w:val="24"/>
          <w:rPrChange w:id="2527" w:author="Microsoft Office User" w:date="2024-10-25T16:49:00Z">
            <w:rPr>
              <w:rFonts w:ascii="Times New Roman" w:hAnsi="Times New Roman"/>
              <w:sz w:val="24"/>
              <w:szCs w:val="24"/>
            </w:rPr>
          </w:rPrChange>
        </w:rPr>
        <w:t>Baltimore</w:t>
      </w:r>
      <w:proofErr w:type="spellEnd"/>
      <w:r w:rsidRPr="001A7447">
        <w:rPr>
          <w:rFonts w:ascii="Times New Roman" w:hAnsi="Times New Roman"/>
          <w:color w:val="000000" w:themeColor="text1"/>
          <w:sz w:val="24"/>
          <w:szCs w:val="24"/>
          <w:rPrChange w:id="2528" w:author="Microsoft Office User" w:date="2024-10-25T16:49:00Z">
            <w:rPr>
              <w:rFonts w:ascii="Times New Roman" w:hAnsi="Times New Roman"/>
              <w:sz w:val="24"/>
              <w:szCs w:val="24"/>
            </w:rPr>
          </w:rPrChange>
        </w:rPr>
        <w:t>.</w:t>
      </w:r>
    </w:p>
    <w:p w14:paraId="12D7F75D" w14:textId="77777777" w:rsidR="00CC17C1" w:rsidRPr="001A7447" w:rsidRDefault="00000000">
      <w:pPr>
        <w:ind w:left="709" w:hanging="709"/>
        <w:jc w:val="both"/>
        <w:rPr>
          <w:rFonts w:ascii="Times New Roman" w:hAnsi="Times New Roman"/>
          <w:color w:val="000000" w:themeColor="text1"/>
          <w:sz w:val="24"/>
          <w:szCs w:val="24"/>
          <w:rPrChange w:id="2529"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530" w:author="Microsoft Office User" w:date="2024-10-25T16:49:00Z">
            <w:rPr>
              <w:rFonts w:ascii="Times New Roman" w:hAnsi="Times New Roman"/>
              <w:sz w:val="24"/>
              <w:szCs w:val="24"/>
            </w:rPr>
          </w:rPrChange>
        </w:rPr>
        <w:t>Jafari</w:t>
      </w:r>
      <w:proofErr w:type="spellEnd"/>
      <w:r w:rsidRPr="001A7447">
        <w:rPr>
          <w:rFonts w:ascii="Times New Roman" w:hAnsi="Times New Roman"/>
          <w:color w:val="000000" w:themeColor="text1"/>
          <w:sz w:val="24"/>
          <w:szCs w:val="24"/>
          <w:rPrChange w:id="2531" w:author="Microsoft Office User" w:date="2024-10-25T16:49:00Z">
            <w:rPr>
              <w:rFonts w:ascii="Times New Roman" w:hAnsi="Times New Roman"/>
              <w:sz w:val="24"/>
              <w:szCs w:val="24"/>
            </w:rPr>
          </w:rPrChange>
        </w:rPr>
        <w:t>, M. &amp;</w:t>
      </w:r>
      <w:proofErr w:type="spellStart"/>
      <w:r w:rsidRPr="001A7447">
        <w:rPr>
          <w:rFonts w:ascii="Times New Roman" w:hAnsi="Times New Roman"/>
          <w:color w:val="000000" w:themeColor="text1"/>
          <w:sz w:val="24"/>
          <w:szCs w:val="24"/>
          <w:rPrChange w:id="2532" w:author="Microsoft Office User" w:date="2024-10-25T16:49:00Z">
            <w:rPr>
              <w:rFonts w:ascii="Times New Roman" w:hAnsi="Times New Roman"/>
              <w:sz w:val="24"/>
              <w:szCs w:val="24"/>
            </w:rPr>
          </w:rPrChange>
        </w:rPr>
        <w:t>Rezaei</w:t>
      </w:r>
      <w:proofErr w:type="spellEnd"/>
      <w:r w:rsidRPr="001A7447">
        <w:rPr>
          <w:rFonts w:ascii="Times New Roman" w:hAnsi="Times New Roman"/>
          <w:color w:val="000000" w:themeColor="text1"/>
          <w:sz w:val="24"/>
          <w:szCs w:val="24"/>
          <w:rPrChange w:id="2533" w:author="Microsoft Office User" w:date="2024-10-25T16:49:00Z">
            <w:rPr>
              <w:rFonts w:ascii="Times New Roman" w:hAnsi="Times New Roman"/>
              <w:sz w:val="24"/>
              <w:szCs w:val="24"/>
            </w:rPr>
          </w:rPrChange>
        </w:rPr>
        <w:t xml:space="preserve">, M.(2014). </w:t>
      </w:r>
      <w:proofErr w:type="spellStart"/>
      <w:r w:rsidRPr="001A7447">
        <w:rPr>
          <w:rFonts w:ascii="Times New Roman" w:hAnsi="Times New Roman"/>
          <w:color w:val="000000" w:themeColor="text1"/>
          <w:sz w:val="24"/>
          <w:szCs w:val="24"/>
          <w:rPrChange w:id="2534" w:author="Microsoft Office User" w:date="2024-10-25T16:49:00Z">
            <w:rPr>
              <w:rFonts w:ascii="Times New Roman" w:hAnsi="Times New Roman"/>
              <w:sz w:val="24"/>
              <w:szCs w:val="24"/>
            </w:rPr>
          </w:rPrChange>
        </w:rPr>
        <w:t>Investigating</w:t>
      </w:r>
      <w:proofErr w:type="spellEnd"/>
      <w:r w:rsidRPr="001A7447">
        <w:rPr>
          <w:rFonts w:ascii="Times New Roman" w:hAnsi="Times New Roman"/>
          <w:color w:val="000000" w:themeColor="text1"/>
          <w:sz w:val="24"/>
          <w:szCs w:val="24"/>
          <w:rPrChange w:id="253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36" w:author="Microsoft Office User" w:date="2024-10-25T16:49:00Z">
            <w:rPr>
              <w:rFonts w:ascii="Times New Roman" w:hAnsi="Times New Roman"/>
              <w:sz w:val="24"/>
              <w:szCs w:val="24"/>
            </w:rPr>
          </w:rPrChange>
        </w:rPr>
        <w:t>the</w:t>
      </w:r>
      <w:proofErr w:type="spellEnd"/>
      <w:r w:rsidRPr="001A7447">
        <w:rPr>
          <w:rFonts w:ascii="Times New Roman" w:hAnsi="Times New Roman"/>
          <w:color w:val="000000" w:themeColor="text1"/>
          <w:sz w:val="24"/>
          <w:szCs w:val="24"/>
          <w:rPrChange w:id="253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38" w:author="Microsoft Office User" w:date="2024-10-25T16:49:00Z">
            <w:rPr>
              <w:rFonts w:ascii="Times New Roman" w:hAnsi="Times New Roman"/>
              <w:sz w:val="24"/>
              <w:szCs w:val="24"/>
            </w:rPr>
          </w:rPrChange>
        </w:rPr>
        <w:t>levels</w:t>
      </w:r>
      <w:proofErr w:type="spellEnd"/>
      <w:r w:rsidRPr="001A7447">
        <w:rPr>
          <w:rFonts w:ascii="Times New Roman" w:hAnsi="Times New Roman"/>
          <w:color w:val="000000" w:themeColor="text1"/>
          <w:sz w:val="24"/>
          <w:szCs w:val="24"/>
          <w:rPrChange w:id="253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40" w:author="Microsoft Office User" w:date="2024-10-25T16:49:00Z">
            <w:rPr>
              <w:rFonts w:ascii="Times New Roman" w:hAnsi="Times New Roman"/>
              <w:sz w:val="24"/>
              <w:szCs w:val="24"/>
            </w:rPr>
          </w:rPrChange>
        </w:rPr>
        <w:t>types</w:t>
      </w:r>
      <w:proofErr w:type="spellEnd"/>
      <w:r w:rsidRPr="001A7447">
        <w:rPr>
          <w:rFonts w:ascii="Times New Roman" w:hAnsi="Times New Roman"/>
          <w:color w:val="000000" w:themeColor="text1"/>
          <w:sz w:val="24"/>
          <w:szCs w:val="24"/>
          <w:rPrChange w:id="254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42"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54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44" w:author="Microsoft Office User" w:date="2024-10-25T16:49:00Z">
            <w:rPr>
              <w:rFonts w:ascii="Times New Roman" w:hAnsi="Times New Roman"/>
              <w:sz w:val="24"/>
              <w:szCs w:val="24"/>
            </w:rPr>
          </w:rPrChange>
        </w:rPr>
        <w:t>causes</w:t>
      </w:r>
      <w:proofErr w:type="spellEnd"/>
      <w:r w:rsidRPr="001A7447">
        <w:rPr>
          <w:rFonts w:ascii="Times New Roman" w:hAnsi="Times New Roman"/>
          <w:color w:val="000000" w:themeColor="text1"/>
          <w:sz w:val="24"/>
          <w:szCs w:val="24"/>
          <w:rPrChange w:id="254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46"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54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48"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54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50" w:author="Microsoft Office User" w:date="2024-10-25T16:49:00Z">
            <w:rPr>
              <w:rFonts w:ascii="Times New Roman" w:hAnsi="Times New Roman"/>
              <w:sz w:val="24"/>
              <w:szCs w:val="24"/>
            </w:rPr>
          </w:rPrChange>
        </w:rPr>
        <w:t>anxiety</w:t>
      </w:r>
      <w:proofErr w:type="spellEnd"/>
      <w:r w:rsidRPr="001A7447">
        <w:rPr>
          <w:rFonts w:ascii="Times New Roman" w:hAnsi="Times New Roman"/>
          <w:color w:val="000000" w:themeColor="text1"/>
          <w:sz w:val="24"/>
          <w:szCs w:val="24"/>
          <w:rPrChange w:id="255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52" w:author="Microsoft Office User" w:date="2024-10-25T16:49:00Z">
            <w:rPr>
              <w:rFonts w:ascii="Times New Roman" w:hAnsi="Times New Roman"/>
              <w:sz w:val="24"/>
              <w:szCs w:val="24"/>
            </w:rPr>
          </w:rPrChange>
        </w:rPr>
        <w:t>among</w:t>
      </w:r>
      <w:proofErr w:type="spellEnd"/>
      <w:r w:rsidRPr="001A7447">
        <w:rPr>
          <w:rFonts w:ascii="Times New Roman" w:hAnsi="Times New Roman"/>
          <w:color w:val="000000" w:themeColor="text1"/>
          <w:sz w:val="24"/>
          <w:szCs w:val="24"/>
          <w:rPrChange w:id="255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54" w:author="Microsoft Office User" w:date="2024-10-25T16:49:00Z">
            <w:rPr>
              <w:rFonts w:ascii="Times New Roman" w:hAnsi="Times New Roman"/>
              <w:sz w:val="24"/>
              <w:szCs w:val="24"/>
            </w:rPr>
          </w:rPrChange>
        </w:rPr>
        <w:t>Iranian</w:t>
      </w:r>
      <w:proofErr w:type="spellEnd"/>
      <w:r w:rsidRPr="001A7447">
        <w:rPr>
          <w:rFonts w:ascii="Times New Roman" w:hAnsi="Times New Roman"/>
          <w:color w:val="000000" w:themeColor="text1"/>
          <w:sz w:val="24"/>
          <w:szCs w:val="24"/>
          <w:lang w:val="en-US"/>
          <w:rPrChange w:id="2555" w:author="Microsoft Office User" w:date="2024-10-25T16:49:00Z">
            <w:rPr>
              <w:rFonts w:ascii="Times New Roman" w:hAnsi="Times New Roman"/>
              <w:sz w:val="24"/>
              <w:szCs w:val="24"/>
              <w:lang w:val="en-US"/>
            </w:rPr>
          </w:rPrChange>
        </w:rPr>
        <w:t xml:space="preserve"> </w:t>
      </w:r>
      <w:r w:rsidRPr="001A7447">
        <w:rPr>
          <w:rFonts w:ascii="Times New Roman" w:hAnsi="Times New Roman"/>
          <w:color w:val="000000" w:themeColor="text1"/>
          <w:sz w:val="24"/>
          <w:szCs w:val="24"/>
          <w:rPrChange w:id="2556" w:author="Microsoft Office User" w:date="2024-10-25T16:49:00Z">
            <w:rPr>
              <w:rFonts w:ascii="Times New Roman" w:hAnsi="Times New Roman"/>
              <w:sz w:val="24"/>
              <w:szCs w:val="24"/>
            </w:rPr>
          </w:rPrChange>
        </w:rPr>
        <w:t>EFL</w:t>
      </w:r>
      <w:r w:rsidRPr="001A7447">
        <w:rPr>
          <w:rFonts w:ascii="Times New Roman" w:hAnsi="Times New Roman"/>
          <w:color w:val="000000" w:themeColor="text1"/>
          <w:sz w:val="24"/>
          <w:szCs w:val="24"/>
          <w:lang w:val="en-US"/>
          <w:rPrChange w:id="2557"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color w:val="000000" w:themeColor="text1"/>
          <w:sz w:val="24"/>
          <w:szCs w:val="24"/>
          <w:rPrChange w:id="2558"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559" w:author="Microsoft Office User" w:date="2024-10-25T16:49:00Z">
            <w:rPr>
              <w:rFonts w:ascii="Times New Roman" w:hAnsi="Times New Roman"/>
              <w:sz w:val="24"/>
              <w:szCs w:val="24"/>
            </w:rPr>
          </w:rPrChange>
        </w:rPr>
        <w:t xml:space="preserve">: a </w:t>
      </w:r>
      <w:proofErr w:type="spellStart"/>
      <w:r w:rsidRPr="001A7447">
        <w:rPr>
          <w:rFonts w:ascii="Times New Roman" w:hAnsi="Times New Roman"/>
          <w:color w:val="000000" w:themeColor="text1"/>
          <w:sz w:val="24"/>
          <w:szCs w:val="24"/>
          <w:rPrChange w:id="2560" w:author="Microsoft Office User" w:date="2024-10-25T16:49:00Z">
            <w:rPr>
              <w:rFonts w:ascii="Times New Roman" w:hAnsi="Times New Roman"/>
              <w:sz w:val="24"/>
              <w:szCs w:val="24"/>
            </w:rPr>
          </w:rPrChange>
        </w:rPr>
        <w:t>mixed</w:t>
      </w:r>
      <w:proofErr w:type="spellEnd"/>
      <w:r w:rsidRPr="001A7447">
        <w:rPr>
          <w:rFonts w:ascii="Times New Roman" w:hAnsi="Times New Roman"/>
          <w:color w:val="000000" w:themeColor="text1"/>
          <w:sz w:val="24"/>
          <w:szCs w:val="24"/>
          <w:rPrChange w:id="256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62" w:author="Microsoft Office User" w:date="2024-10-25T16:49:00Z">
            <w:rPr>
              <w:rFonts w:ascii="Times New Roman" w:hAnsi="Times New Roman"/>
              <w:sz w:val="24"/>
              <w:szCs w:val="24"/>
            </w:rPr>
          </w:rPrChange>
        </w:rPr>
        <w:t>method</w:t>
      </w:r>
      <w:proofErr w:type="spellEnd"/>
      <w:r w:rsidRPr="001A7447">
        <w:rPr>
          <w:rFonts w:ascii="Times New Roman" w:hAnsi="Times New Roman"/>
          <w:color w:val="000000" w:themeColor="text1"/>
          <w:sz w:val="24"/>
          <w:szCs w:val="24"/>
          <w:rPrChange w:id="256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64" w:author="Microsoft Office User" w:date="2024-10-25T16:49:00Z">
            <w:rPr>
              <w:rFonts w:ascii="Times New Roman" w:hAnsi="Times New Roman"/>
              <w:sz w:val="24"/>
              <w:szCs w:val="24"/>
            </w:rPr>
          </w:rPrChange>
        </w:rPr>
        <w:t>design</w:t>
      </w:r>
      <w:proofErr w:type="spellEnd"/>
      <w:r w:rsidRPr="001A7447">
        <w:rPr>
          <w:rFonts w:ascii="Times New Roman" w:hAnsi="Times New Roman"/>
          <w:color w:val="000000" w:themeColor="text1"/>
          <w:sz w:val="24"/>
          <w:szCs w:val="24"/>
          <w:rPrChange w:id="2565"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566"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i/>
          <w:color w:val="000000" w:themeColor="text1"/>
          <w:sz w:val="24"/>
          <w:szCs w:val="24"/>
          <w:rPrChange w:id="2567" w:author="Microsoft Office User" w:date="2024-10-25T16:49:00Z">
            <w:rPr>
              <w:rFonts w:ascii="Times New Roman" w:hAnsi="Times New Roman"/>
              <w:i/>
              <w:sz w:val="24"/>
              <w:szCs w:val="24"/>
            </w:rPr>
          </w:rPrChange>
        </w:rPr>
        <w:t>Social</w:t>
      </w:r>
      <w:proofErr w:type="spellEnd"/>
      <w:r w:rsidRPr="001A7447">
        <w:rPr>
          <w:rFonts w:ascii="Times New Roman" w:hAnsi="Times New Roman"/>
          <w:i/>
          <w:color w:val="000000" w:themeColor="text1"/>
          <w:sz w:val="24"/>
          <w:szCs w:val="24"/>
          <w:rPrChange w:id="2568"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69" w:author="Microsoft Office User" w:date="2024-10-25T16:49:00Z">
            <w:rPr>
              <w:rFonts w:ascii="Times New Roman" w:hAnsi="Times New Roman"/>
              <w:i/>
              <w:sz w:val="24"/>
              <w:szCs w:val="24"/>
            </w:rPr>
          </w:rPrChange>
        </w:rPr>
        <w:t>and</w:t>
      </w:r>
      <w:proofErr w:type="spellEnd"/>
      <w:r w:rsidRPr="001A7447">
        <w:rPr>
          <w:rFonts w:ascii="Times New Roman" w:hAnsi="Times New Roman"/>
          <w:i/>
          <w:color w:val="000000" w:themeColor="text1"/>
          <w:sz w:val="24"/>
          <w:szCs w:val="24"/>
          <w:rPrChange w:id="2570"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571" w:author="Microsoft Office User" w:date="2024-10-25T16:49:00Z">
            <w:rPr>
              <w:rFonts w:ascii="Times New Roman" w:hAnsi="Times New Roman"/>
              <w:i/>
              <w:sz w:val="24"/>
              <w:szCs w:val="24"/>
            </w:rPr>
          </w:rPrChange>
        </w:rPr>
        <w:t>Behavioral</w:t>
      </w:r>
      <w:proofErr w:type="spellEnd"/>
      <w:r w:rsidRPr="001A7447">
        <w:rPr>
          <w:rFonts w:ascii="Times New Roman" w:hAnsi="Times New Roman"/>
          <w:i/>
          <w:color w:val="000000" w:themeColor="text1"/>
          <w:sz w:val="24"/>
          <w:szCs w:val="24"/>
          <w:rPrChange w:id="2572" w:author="Microsoft Office User" w:date="2024-10-25T16:49:00Z">
            <w:rPr>
              <w:rFonts w:ascii="Times New Roman" w:hAnsi="Times New Roman"/>
              <w:i/>
              <w:sz w:val="24"/>
              <w:szCs w:val="24"/>
            </w:rPr>
          </w:rPrChange>
        </w:rPr>
        <w:t xml:space="preserve"> Science</w:t>
      </w:r>
      <w:r w:rsidRPr="001A7447">
        <w:rPr>
          <w:rFonts w:ascii="Times New Roman" w:hAnsi="Times New Roman"/>
          <w:color w:val="000000" w:themeColor="text1"/>
          <w:sz w:val="24"/>
          <w:szCs w:val="24"/>
          <w:rPrChange w:id="2573" w:author="Microsoft Office User" w:date="2024-10-25T16:49:00Z">
            <w:rPr>
              <w:rFonts w:ascii="Times New Roman" w:hAnsi="Times New Roman"/>
              <w:sz w:val="24"/>
              <w:szCs w:val="24"/>
            </w:rPr>
          </w:rPrChange>
        </w:rPr>
        <w:t>,</w:t>
      </w:r>
      <w:r w:rsidRPr="001A7447">
        <w:rPr>
          <w:rFonts w:ascii="Times New Roman" w:hAnsi="Times New Roman"/>
          <w:i/>
          <w:color w:val="000000" w:themeColor="text1"/>
          <w:sz w:val="24"/>
          <w:szCs w:val="24"/>
          <w:rPrChange w:id="2574" w:author="Microsoft Office User" w:date="2024-10-25T16:49:00Z">
            <w:rPr>
              <w:rFonts w:ascii="Times New Roman" w:hAnsi="Times New Roman"/>
              <w:i/>
              <w:sz w:val="24"/>
              <w:szCs w:val="24"/>
            </w:rPr>
          </w:rPrChange>
        </w:rPr>
        <w:t>98</w:t>
      </w:r>
      <w:r w:rsidRPr="001A7447">
        <w:rPr>
          <w:rFonts w:ascii="Times New Roman" w:hAnsi="Times New Roman"/>
          <w:color w:val="000000" w:themeColor="text1"/>
          <w:sz w:val="24"/>
          <w:szCs w:val="24"/>
          <w:rPrChange w:id="2575" w:author="Microsoft Office User" w:date="2024-10-25T16:49:00Z">
            <w:rPr>
              <w:rFonts w:ascii="Times New Roman" w:hAnsi="Times New Roman"/>
              <w:sz w:val="24"/>
              <w:szCs w:val="24"/>
            </w:rPr>
          </w:rPrChange>
        </w:rPr>
        <w:t>, 1545-1554.</w:t>
      </w:r>
    </w:p>
    <w:p w14:paraId="023955F3" w14:textId="77777777" w:rsidR="00CC17C1" w:rsidRPr="001A7447" w:rsidRDefault="00000000">
      <w:pPr>
        <w:ind w:left="709" w:hanging="709"/>
        <w:jc w:val="both"/>
        <w:rPr>
          <w:rFonts w:ascii="Times New Roman" w:hAnsi="Times New Roman"/>
          <w:color w:val="000000" w:themeColor="text1"/>
          <w:sz w:val="24"/>
          <w:szCs w:val="24"/>
          <w:rPrChange w:id="2576"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577" w:author="Microsoft Office User" w:date="2024-10-25T16:49:00Z">
            <w:rPr>
              <w:rFonts w:ascii="Times New Roman" w:hAnsi="Times New Roman"/>
              <w:sz w:val="24"/>
              <w:szCs w:val="24"/>
            </w:rPr>
          </w:rPrChange>
        </w:rPr>
        <w:t>Kafryawan</w:t>
      </w:r>
      <w:proofErr w:type="spellEnd"/>
      <w:r w:rsidRPr="001A7447">
        <w:rPr>
          <w:rFonts w:ascii="Times New Roman" w:hAnsi="Times New Roman"/>
          <w:color w:val="000000" w:themeColor="text1"/>
          <w:sz w:val="24"/>
          <w:szCs w:val="24"/>
          <w:rPrChange w:id="2578" w:author="Microsoft Office User" w:date="2024-10-25T16:49:00Z">
            <w:rPr>
              <w:rFonts w:ascii="Times New Roman" w:hAnsi="Times New Roman"/>
              <w:sz w:val="24"/>
              <w:szCs w:val="24"/>
            </w:rPr>
          </w:rPrChange>
        </w:rPr>
        <w:t xml:space="preserve">, W., Mursyid, A. M. M., Sahib, R., &amp;Purwati, H., (2021).The </w:t>
      </w:r>
      <w:proofErr w:type="spellStart"/>
      <w:r w:rsidRPr="001A7447">
        <w:rPr>
          <w:rFonts w:ascii="Times New Roman" w:hAnsi="Times New Roman"/>
          <w:color w:val="000000" w:themeColor="text1"/>
          <w:sz w:val="24"/>
          <w:szCs w:val="24"/>
          <w:rPrChange w:id="2579" w:author="Microsoft Office User" w:date="2024-10-25T16:49:00Z">
            <w:rPr>
              <w:rFonts w:ascii="Times New Roman" w:hAnsi="Times New Roman"/>
              <w:sz w:val="24"/>
              <w:szCs w:val="24"/>
            </w:rPr>
          </w:rPrChange>
        </w:rPr>
        <w:t>correlation</w:t>
      </w:r>
      <w:proofErr w:type="spellEnd"/>
      <w:r w:rsidRPr="001A7447">
        <w:rPr>
          <w:rFonts w:ascii="Times New Roman" w:hAnsi="Times New Roman"/>
          <w:color w:val="000000" w:themeColor="text1"/>
          <w:sz w:val="24"/>
          <w:szCs w:val="24"/>
          <w:rPrChange w:id="258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81" w:author="Microsoft Office User" w:date="2024-10-25T16:49:00Z">
            <w:rPr>
              <w:rFonts w:ascii="Times New Roman" w:hAnsi="Times New Roman"/>
              <w:sz w:val="24"/>
              <w:szCs w:val="24"/>
            </w:rPr>
          </w:rPrChange>
        </w:rPr>
        <w:t>between</w:t>
      </w:r>
      <w:proofErr w:type="spellEnd"/>
      <w:r w:rsidRPr="001A7447">
        <w:rPr>
          <w:rFonts w:ascii="Times New Roman" w:hAnsi="Times New Roman"/>
          <w:color w:val="000000" w:themeColor="text1"/>
          <w:sz w:val="24"/>
          <w:szCs w:val="24"/>
          <w:rPrChange w:id="2582" w:author="Microsoft Office User" w:date="2024-10-25T16:49:00Z">
            <w:rPr>
              <w:rFonts w:ascii="Times New Roman" w:hAnsi="Times New Roman"/>
              <w:sz w:val="24"/>
              <w:szCs w:val="24"/>
            </w:rPr>
          </w:rPrChange>
        </w:rPr>
        <w:t xml:space="preserve"> EFL </w:t>
      </w:r>
      <w:proofErr w:type="spellStart"/>
      <w:r w:rsidRPr="001A7447">
        <w:rPr>
          <w:rFonts w:ascii="Times New Roman" w:hAnsi="Times New Roman"/>
          <w:color w:val="000000" w:themeColor="text1"/>
          <w:sz w:val="24"/>
          <w:szCs w:val="24"/>
          <w:rPrChange w:id="2583"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58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85" w:author="Microsoft Office User" w:date="2024-10-25T16:49:00Z">
            <w:rPr>
              <w:rFonts w:ascii="Times New Roman" w:hAnsi="Times New Roman"/>
              <w:sz w:val="24"/>
              <w:szCs w:val="24"/>
            </w:rPr>
          </w:rPrChange>
        </w:rPr>
        <w:t>anxiety</w:t>
      </w:r>
      <w:proofErr w:type="spellEnd"/>
      <w:r w:rsidRPr="001A7447">
        <w:rPr>
          <w:rFonts w:ascii="Times New Roman" w:hAnsi="Times New Roman"/>
          <w:color w:val="000000" w:themeColor="text1"/>
          <w:sz w:val="24"/>
          <w:szCs w:val="24"/>
          <w:rPrChange w:id="258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87"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58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89" w:author="Microsoft Office User" w:date="2024-10-25T16:49:00Z">
            <w:rPr>
              <w:rFonts w:ascii="Times New Roman" w:hAnsi="Times New Roman"/>
              <w:sz w:val="24"/>
              <w:szCs w:val="24"/>
            </w:rPr>
          </w:rPrChange>
        </w:rPr>
        <w:t>their</w:t>
      </w:r>
      <w:proofErr w:type="spellEnd"/>
      <w:r w:rsidRPr="001A7447">
        <w:rPr>
          <w:rFonts w:ascii="Times New Roman" w:hAnsi="Times New Roman"/>
          <w:color w:val="000000" w:themeColor="text1"/>
          <w:sz w:val="24"/>
          <w:szCs w:val="24"/>
          <w:lang w:val="en-US"/>
          <w:rPrChange w:id="2590"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color w:val="000000" w:themeColor="text1"/>
          <w:sz w:val="24"/>
          <w:szCs w:val="24"/>
          <w:rPrChange w:id="2591" w:author="Microsoft Office User" w:date="2024-10-25T16:49:00Z">
            <w:rPr>
              <w:rFonts w:ascii="Times New Roman" w:hAnsi="Times New Roman"/>
              <w:sz w:val="24"/>
              <w:szCs w:val="24"/>
            </w:rPr>
          </w:rPrChange>
        </w:rPr>
        <w:t>English</w:t>
      </w:r>
      <w:proofErr w:type="spellEnd"/>
      <w:r w:rsidRPr="001A7447">
        <w:rPr>
          <w:rFonts w:ascii="Times New Roman" w:hAnsi="Times New Roman"/>
          <w:color w:val="000000" w:themeColor="text1"/>
          <w:sz w:val="24"/>
          <w:szCs w:val="24"/>
          <w:rPrChange w:id="259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93"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59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595" w:author="Microsoft Office User" w:date="2024-10-25T16:49:00Z">
            <w:rPr>
              <w:rFonts w:ascii="Times New Roman" w:hAnsi="Times New Roman"/>
              <w:sz w:val="24"/>
              <w:szCs w:val="24"/>
            </w:rPr>
          </w:rPrChange>
        </w:rPr>
        <w:t>skills</w:t>
      </w:r>
      <w:proofErr w:type="spellEnd"/>
      <w:r w:rsidRPr="001A7447">
        <w:rPr>
          <w:rFonts w:ascii="Times New Roman" w:hAnsi="Times New Roman"/>
          <w:color w:val="000000" w:themeColor="text1"/>
          <w:sz w:val="24"/>
          <w:szCs w:val="24"/>
          <w:rPrChange w:id="2596"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597"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i/>
          <w:color w:val="000000" w:themeColor="text1"/>
          <w:sz w:val="24"/>
          <w:szCs w:val="24"/>
          <w:rPrChange w:id="2598" w:author="Microsoft Office User" w:date="2024-10-25T16:49:00Z">
            <w:rPr>
              <w:rFonts w:ascii="Times New Roman" w:hAnsi="Times New Roman"/>
              <w:i/>
              <w:sz w:val="24"/>
              <w:szCs w:val="24"/>
            </w:rPr>
          </w:rPrChange>
        </w:rPr>
        <w:t>Teaching</w:t>
      </w:r>
      <w:proofErr w:type="spellEnd"/>
      <w:r w:rsidRPr="001A7447">
        <w:rPr>
          <w:rFonts w:ascii="Times New Roman" w:hAnsi="Times New Roman"/>
          <w:i/>
          <w:color w:val="000000" w:themeColor="text1"/>
          <w:sz w:val="24"/>
          <w:szCs w:val="24"/>
          <w:rPrChange w:id="2599"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600" w:author="Microsoft Office User" w:date="2024-10-25T16:49:00Z">
            <w:rPr>
              <w:rFonts w:ascii="Times New Roman" w:hAnsi="Times New Roman"/>
              <w:i/>
              <w:sz w:val="24"/>
              <w:szCs w:val="24"/>
            </w:rPr>
          </w:rPrChange>
        </w:rPr>
        <w:t>of</w:t>
      </w:r>
      <w:proofErr w:type="spellEnd"/>
      <w:r w:rsidRPr="001A7447">
        <w:rPr>
          <w:rFonts w:ascii="Times New Roman" w:hAnsi="Times New Roman"/>
          <w:i/>
          <w:color w:val="000000" w:themeColor="text1"/>
          <w:sz w:val="24"/>
          <w:szCs w:val="24"/>
          <w:rPrChange w:id="2601"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602" w:author="Microsoft Office User" w:date="2024-10-25T16:49:00Z">
            <w:rPr>
              <w:rFonts w:ascii="Times New Roman" w:hAnsi="Times New Roman"/>
              <w:i/>
              <w:sz w:val="24"/>
              <w:szCs w:val="24"/>
            </w:rPr>
          </w:rPrChange>
        </w:rPr>
        <w:t>English</w:t>
      </w:r>
      <w:proofErr w:type="spellEnd"/>
      <w:r w:rsidRPr="001A7447">
        <w:rPr>
          <w:rFonts w:ascii="Times New Roman" w:hAnsi="Times New Roman"/>
          <w:i/>
          <w:color w:val="000000" w:themeColor="text1"/>
          <w:sz w:val="24"/>
          <w:szCs w:val="24"/>
          <w:rPrChange w:id="2603"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604" w:author="Microsoft Office User" w:date="2024-10-25T16:49:00Z">
            <w:rPr>
              <w:rFonts w:ascii="Times New Roman" w:hAnsi="Times New Roman"/>
              <w:i/>
              <w:sz w:val="24"/>
              <w:szCs w:val="24"/>
            </w:rPr>
          </w:rPrChange>
        </w:rPr>
        <w:t>Language</w:t>
      </w:r>
      <w:proofErr w:type="spellEnd"/>
      <w:r w:rsidRPr="001A7447">
        <w:rPr>
          <w:rFonts w:ascii="Times New Roman" w:hAnsi="Times New Roman"/>
          <w:i/>
          <w:color w:val="000000" w:themeColor="text1"/>
          <w:sz w:val="24"/>
          <w:szCs w:val="24"/>
          <w:rPrChange w:id="2605"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606" w:author="Microsoft Office User" w:date="2024-10-25T16:49:00Z">
            <w:rPr>
              <w:rFonts w:ascii="Times New Roman" w:hAnsi="Times New Roman"/>
              <w:i/>
              <w:sz w:val="24"/>
              <w:szCs w:val="24"/>
            </w:rPr>
          </w:rPrChange>
        </w:rPr>
        <w:t>and</w:t>
      </w:r>
      <w:proofErr w:type="spellEnd"/>
      <w:r w:rsidRPr="001A7447">
        <w:rPr>
          <w:rFonts w:ascii="Times New Roman" w:hAnsi="Times New Roman"/>
          <w:i/>
          <w:color w:val="000000" w:themeColor="text1"/>
          <w:sz w:val="24"/>
          <w:szCs w:val="24"/>
          <w:rPrChange w:id="2607"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608" w:author="Microsoft Office User" w:date="2024-10-25T16:49:00Z">
            <w:rPr>
              <w:rFonts w:ascii="Times New Roman" w:hAnsi="Times New Roman"/>
              <w:i/>
              <w:sz w:val="24"/>
              <w:szCs w:val="24"/>
            </w:rPr>
          </w:rPrChange>
        </w:rPr>
        <w:t>Literature</w:t>
      </w:r>
      <w:proofErr w:type="spellEnd"/>
      <w:r w:rsidRPr="001A7447">
        <w:rPr>
          <w:rFonts w:ascii="Times New Roman" w:hAnsi="Times New Roman"/>
          <w:i/>
          <w:color w:val="000000" w:themeColor="text1"/>
          <w:sz w:val="24"/>
          <w:szCs w:val="24"/>
          <w:rPrChange w:id="2609"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610" w:author="Microsoft Office User" w:date="2024-10-25T16:49:00Z">
            <w:rPr>
              <w:rFonts w:ascii="Times New Roman" w:hAnsi="Times New Roman"/>
              <w:i/>
              <w:sz w:val="24"/>
              <w:szCs w:val="24"/>
            </w:rPr>
          </w:rPrChange>
        </w:rPr>
        <w:t>Journal</w:t>
      </w:r>
      <w:proofErr w:type="spellEnd"/>
      <w:r w:rsidRPr="001A7447">
        <w:rPr>
          <w:rFonts w:ascii="Times New Roman" w:hAnsi="Times New Roman"/>
          <w:color w:val="000000" w:themeColor="text1"/>
          <w:sz w:val="24"/>
          <w:szCs w:val="24"/>
          <w:rPrChange w:id="2611"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612" w:author="Microsoft Office User" w:date="2024-10-25T16:49:00Z">
            <w:rPr>
              <w:rFonts w:ascii="Times New Roman" w:hAnsi="Times New Roman"/>
              <w:sz w:val="24"/>
              <w:szCs w:val="24"/>
              <w:lang w:val="en-US"/>
            </w:rPr>
          </w:rPrChange>
        </w:rPr>
        <w:t xml:space="preserve"> </w:t>
      </w:r>
      <w:r w:rsidRPr="001A7447">
        <w:rPr>
          <w:rFonts w:ascii="Times New Roman" w:hAnsi="Times New Roman"/>
          <w:i/>
          <w:color w:val="000000" w:themeColor="text1"/>
          <w:sz w:val="24"/>
          <w:szCs w:val="24"/>
          <w:rPrChange w:id="2613" w:author="Microsoft Office User" w:date="2024-10-25T16:49:00Z">
            <w:rPr>
              <w:rFonts w:ascii="Times New Roman" w:hAnsi="Times New Roman"/>
              <w:i/>
              <w:sz w:val="24"/>
              <w:szCs w:val="24"/>
            </w:rPr>
          </w:rPrChange>
        </w:rPr>
        <w:t>9</w:t>
      </w:r>
      <w:r w:rsidRPr="001A7447">
        <w:rPr>
          <w:rFonts w:ascii="Times New Roman" w:hAnsi="Times New Roman"/>
          <w:color w:val="000000" w:themeColor="text1"/>
          <w:sz w:val="24"/>
          <w:szCs w:val="24"/>
          <w:rPrChange w:id="2614" w:author="Microsoft Office User" w:date="2024-10-25T16:49:00Z">
            <w:rPr>
              <w:rFonts w:ascii="Times New Roman" w:hAnsi="Times New Roman"/>
              <w:sz w:val="24"/>
              <w:szCs w:val="24"/>
            </w:rPr>
          </w:rPrChange>
        </w:rPr>
        <w:t>(1), 1-10.</w:t>
      </w:r>
    </w:p>
    <w:p w14:paraId="6CA2F05D" w14:textId="77777777" w:rsidR="00CC17C1" w:rsidRPr="001A7447" w:rsidRDefault="00000000">
      <w:pPr>
        <w:ind w:left="709" w:hanging="709"/>
        <w:jc w:val="both"/>
        <w:rPr>
          <w:rFonts w:ascii="Times New Roman" w:hAnsi="Times New Roman"/>
          <w:color w:val="000000" w:themeColor="text1"/>
          <w:sz w:val="24"/>
          <w:szCs w:val="24"/>
          <w:lang w:val="en-US"/>
          <w:rPrChange w:id="2615" w:author="Microsoft Office User" w:date="2024-10-25T16:49:00Z">
            <w:rPr>
              <w:rFonts w:ascii="Times New Roman" w:hAnsi="Times New Roman"/>
              <w:sz w:val="24"/>
              <w:szCs w:val="24"/>
              <w:lang w:val="en-US"/>
            </w:rPr>
          </w:rPrChange>
        </w:rPr>
      </w:pPr>
      <w:proofErr w:type="spellStart"/>
      <w:r w:rsidRPr="001A7447">
        <w:rPr>
          <w:rFonts w:ascii="Times New Roman" w:hAnsi="Times New Roman"/>
          <w:color w:val="000000" w:themeColor="text1"/>
          <w:sz w:val="24"/>
          <w:szCs w:val="24"/>
          <w:rPrChange w:id="2616" w:author="Microsoft Office User" w:date="2024-10-25T16:49:00Z">
            <w:rPr>
              <w:rFonts w:ascii="Times New Roman" w:hAnsi="Times New Roman"/>
              <w:sz w:val="24"/>
              <w:szCs w:val="24"/>
            </w:rPr>
          </w:rPrChange>
        </w:rPr>
        <w:t>Khoii</w:t>
      </w:r>
      <w:proofErr w:type="spellEnd"/>
      <w:r w:rsidRPr="001A7447">
        <w:rPr>
          <w:rFonts w:ascii="Times New Roman" w:hAnsi="Times New Roman"/>
          <w:color w:val="000000" w:themeColor="text1"/>
          <w:sz w:val="24"/>
          <w:szCs w:val="24"/>
          <w:rPrChange w:id="2617" w:author="Microsoft Office User" w:date="2024-10-25T16:49:00Z">
            <w:rPr>
              <w:rFonts w:ascii="Times New Roman" w:hAnsi="Times New Roman"/>
              <w:sz w:val="24"/>
              <w:szCs w:val="24"/>
            </w:rPr>
          </w:rPrChange>
        </w:rPr>
        <w:t xml:space="preserve">, R. 2011. A Solution </w:t>
      </w:r>
      <w:proofErr w:type="spellStart"/>
      <w:r w:rsidRPr="001A7447">
        <w:rPr>
          <w:rFonts w:ascii="Times New Roman" w:hAnsi="Times New Roman"/>
          <w:color w:val="000000" w:themeColor="text1"/>
          <w:sz w:val="24"/>
          <w:szCs w:val="24"/>
          <w:rPrChange w:id="2618" w:author="Microsoft Office User" w:date="2024-10-25T16:49:00Z">
            <w:rPr>
              <w:rFonts w:ascii="Times New Roman" w:hAnsi="Times New Roman"/>
              <w:sz w:val="24"/>
              <w:szCs w:val="24"/>
            </w:rPr>
          </w:rPrChange>
        </w:rPr>
        <w:t>to</w:t>
      </w:r>
      <w:proofErr w:type="spellEnd"/>
      <w:r w:rsidRPr="001A7447">
        <w:rPr>
          <w:rFonts w:ascii="Times New Roman" w:hAnsi="Times New Roman"/>
          <w:color w:val="000000" w:themeColor="text1"/>
          <w:sz w:val="24"/>
          <w:szCs w:val="24"/>
          <w:rPrChange w:id="261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20" w:author="Microsoft Office User" w:date="2024-10-25T16:49:00Z">
            <w:rPr>
              <w:rFonts w:ascii="Times New Roman" w:hAnsi="Times New Roman"/>
              <w:sz w:val="24"/>
              <w:szCs w:val="24"/>
            </w:rPr>
          </w:rPrChange>
        </w:rPr>
        <w:t>the</w:t>
      </w:r>
      <w:proofErr w:type="spellEnd"/>
      <w:r w:rsidRPr="001A7447">
        <w:rPr>
          <w:rFonts w:ascii="Times New Roman" w:hAnsi="Times New Roman"/>
          <w:color w:val="000000" w:themeColor="text1"/>
          <w:sz w:val="24"/>
          <w:szCs w:val="24"/>
          <w:rPrChange w:id="262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22" w:author="Microsoft Office User" w:date="2024-10-25T16:49:00Z">
            <w:rPr>
              <w:rFonts w:ascii="Times New Roman" w:hAnsi="Times New Roman"/>
              <w:sz w:val="24"/>
              <w:szCs w:val="24"/>
            </w:rPr>
          </w:rPrChange>
        </w:rPr>
        <w:t>dilemma</w:t>
      </w:r>
      <w:proofErr w:type="spellEnd"/>
      <w:r w:rsidRPr="001A7447">
        <w:rPr>
          <w:rFonts w:ascii="Times New Roman" w:hAnsi="Times New Roman"/>
          <w:color w:val="000000" w:themeColor="text1"/>
          <w:sz w:val="24"/>
          <w:szCs w:val="24"/>
          <w:rPrChange w:id="262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24"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62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26"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627" w:author="Microsoft Office User" w:date="2024-10-25T16:49:00Z">
            <w:rPr>
              <w:rFonts w:ascii="Times New Roman" w:hAnsi="Times New Roman"/>
              <w:sz w:val="24"/>
              <w:szCs w:val="24"/>
            </w:rPr>
          </w:rPrChange>
        </w:rPr>
        <w:t xml:space="preserve"> in a </w:t>
      </w:r>
      <w:proofErr w:type="spellStart"/>
      <w:r w:rsidRPr="001A7447">
        <w:rPr>
          <w:rFonts w:ascii="Times New Roman" w:hAnsi="Times New Roman"/>
          <w:color w:val="000000" w:themeColor="text1"/>
          <w:sz w:val="24"/>
          <w:szCs w:val="24"/>
          <w:rPrChange w:id="2628" w:author="Microsoft Office User" w:date="2024-10-25T16:49:00Z">
            <w:rPr>
              <w:rFonts w:ascii="Times New Roman" w:hAnsi="Times New Roman"/>
              <w:sz w:val="24"/>
              <w:szCs w:val="24"/>
            </w:rPr>
          </w:rPrChange>
        </w:rPr>
        <w:t>foreign</w:t>
      </w:r>
      <w:proofErr w:type="spellEnd"/>
      <w:r w:rsidRPr="001A7447">
        <w:rPr>
          <w:rFonts w:ascii="Times New Roman" w:hAnsi="Times New Roman"/>
          <w:color w:val="000000" w:themeColor="text1"/>
          <w:sz w:val="24"/>
          <w:szCs w:val="24"/>
          <w:rPrChange w:id="262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30" w:author="Microsoft Office User" w:date="2024-10-25T16:49:00Z">
            <w:rPr>
              <w:rFonts w:ascii="Times New Roman" w:hAnsi="Times New Roman"/>
              <w:sz w:val="24"/>
              <w:szCs w:val="24"/>
            </w:rPr>
          </w:rPrChange>
        </w:rPr>
        <w:t>language</w:t>
      </w:r>
      <w:proofErr w:type="spellEnd"/>
      <w:r w:rsidRPr="001A7447">
        <w:rPr>
          <w:rFonts w:ascii="Times New Roman" w:hAnsi="Times New Roman"/>
          <w:color w:val="000000" w:themeColor="text1"/>
          <w:sz w:val="24"/>
          <w:szCs w:val="24"/>
          <w:rPrChange w:id="263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32" w:author="Microsoft Office User" w:date="2024-10-25T16:49:00Z">
            <w:rPr>
              <w:rFonts w:ascii="Times New Roman" w:hAnsi="Times New Roman"/>
              <w:sz w:val="24"/>
              <w:szCs w:val="24"/>
            </w:rPr>
          </w:rPrChange>
        </w:rPr>
        <w:t>adaptive</w:t>
      </w:r>
      <w:proofErr w:type="spellEnd"/>
      <w:r w:rsidRPr="001A7447">
        <w:rPr>
          <w:rFonts w:ascii="Times New Roman" w:hAnsi="Times New Roman"/>
          <w:color w:val="000000" w:themeColor="text1"/>
          <w:sz w:val="24"/>
          <w:szCs w:val="24"/>
          <w:rPrChange w:id="263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34" w:author="Microsoft Office User" w:date="2024-10-25T16:49:00Z">
            <w:rPr>
              <w:rFonts w:ascii="Times New Roman" w:hAnsi="Times New Roman"/>
              <w:sz w:val="24"/>
              <w:szCs w:val="24"/>
            </w:rPr>
          </w:rPrChange>
        </w:rPr>
        <w:t>mentorship</w:t>
      </w:r>
      <w:proofErr w:type="spellEnd"/>
      <w:r w:rsidRPr="001A7447">
        <w:rPr>
          <w:rFonts w:ascii="Times New Roman" w:hAnsi="Times New Roman"/>
          <w:color w:val="000000" w:themeColor="text1"/>
          <w:sz w:val="24"/>
          <w:szCs w:val="24"/>
          <w:rPrChange w:id="2635" w:author="Microsoft Office User" w:date="2024-10-25T16:49:00Z">
            <w:rPr>
              <w:rFonts w:ascii="Times New Roman" w:hAnsi="Times New Roman"/>
              <w:sz w:val="24"/>
              <w:szCs w:val="24"/>
            </w:rPr>
          </w:rPrChange>
        </w:rPr>
        <w:t>. http://www.infonomicssociety.org/IJCDSE/WritingEFLjournal.pdf</w:t>
      </w:r>
      <w:r w:rsidRPr="001A7447">
        <w:rPr>
          <w:rFonts w:ascii="Times New Roman" w:hAnsi="Times New Roman"/>
          <w:color w:val="000000" w:themeColor="text1"/>
          <w:sz w:val="24"/>
          <w:szCs w:val="24"/>
          <w:lang w:val="en-US"/>
          <w:rPrChange w:id="2636" w:author="Microsoft Office User" w:date="2024-10-25T16:49:00Z">
            <w:rPr>
              <w:rFonts w:ascii="Times New Roman" w:hAnsi="Times New Roman"/>
              <w:sz w:val="24"/>
              <w:szCs w:val="24"/>
              <w:lang w:val="en-US"/>
            </w:rPr>
          </w:rPrChange>
        </w:rPr>
        <w:t>.</w:t>
      </w:r>
    </w:p>
    <w:p w14:paraId="41EC1C9E" w14:textId="77777777" w:rsidR="00CC17C1" w:rsidRPr="001A7447" w:rsidRDefault="00000000">
      <w:pPr>
        <w:ind w:left="709" w:hanging="709"/>
        <w:jc w:val="both"/>
        <w:rPr>
          <w:rFonts w:ascii="Times New Roman" w:hAnsi="Times New Roman"/>
          <w:color w:val="000000" w:themeColor="text1"/>
          <w:sz w:val="24"/>
          <w:szCs w:val="24"/>
          <w:rPrChange w:id="2637"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638" w:author="Microsoft Office User" w:date="2024-10-25T16:49:00Z">
            <w:rPr>
              <w:rFonts w:ascii="Times New Roman" w:hAnsi="Times New Roman"/>
              <w:sz w:val="24"/>
              <w:szCs w:val="24"/>
            </w:rPr>
          </w:rPrChange>
        </w:rPr>
        <w:lastRenderedPageBreak/>
        <w:t>Klimczak</w:t>
      </w:r>
      <w:proofErr w:type="spellEnd"/>
      <w:r w:rsidRPr="001A7447">
        <w:rPr>
          <w:rFonts w:ascii="Times New Roman" w:hAnsi="Times New Roman"/>
          <w:color w:val="000000" w:themeColor="text1"/>
          <w:sz w:val="24"/>
          <w:szCs w:val="24"/>
          <w:rPrChange w:id="2639" w:author="Microsoft Office User" w:date="2024-10-25T16:49:00Z">
            <w:rPr>
              <w:rFonts w:ascii="Times New Roman" w:hAnsi="Times New Roman"/>
              <w:sz w:val="24"/>
              <w:szCs w:val="24"/>
            </w:rPr>
          </w:rPrChange>
        </w:rPr>
        <w:t xml:space="preserve">, P. A. (2014). </w:t>
      </w:r>
      <w:proofErr w:type="spellStart"/>
      <w:r w:rsidRPr="001A7447">
        <w:rPr>
          <w:rFonts w:ascii="Times New Roman" w:hAnsi="Times New Roman"/>
          <w:color w:val="000000" w:themeColor="text1"/>
          <w:sz w:val="24"/>
          <w:szCs w:val="24"/>
          <w:rPrChange w:id="2640" w:author="Microsoft Office User" w:date="2024-10-25T16:49:00Z">
            <w:rPr>
              <w:rFonts w:ascii="Times New Roman" w:hAnsi="Times New Roman"/>
              <w:sz w:val="24"/>
              <w:szCs w:val="24"/>
            </w:rPr>
          </w:rPrChange>
        </w:rPr>
        <w:t>English</w:t>
      </w:r>
      <w:proofErr w:type="spellEnd"/>
      <w:r w:rsidRPr="001A7447">
        <w:rPr>
          <w:rFonts w:ascii="Times New Roman" w:hAnsi="Times New Roman"/>
          <w:color w:val="000000" w:themeColor="text1"/>
          <w:sz w:val="24"/>
          <w:szCs w:val="24"/>
          <w:rPrChange w:id="2641" w:author="Microsoft Office User" w:date="2024-10-25T16:49:00Z">
            <w:rPr>
              <w:rFonts w:ascii="Times New Roman" w:hAnsi="Times New Roman"/>
              <w:sz w:val="24"/>
              <w:szCs w:val="24"/>
            </w:rPr>
          </w:rPrChange>
        </w:rPr>
        <w:t xml:space="preserve"> as a </w:t>
      </w:r>
      <w:proofErr w:type="spellStart"/>
      <w:r w:rsidRPr="001A7447">
        <w:rPr>
          <w:rFonts w:ascii="Times New Roman" w:hAnsi="Times New Roman"/>
          <w:color w:val="000000" w:themeColor="text1"/>
          <w:sz w:val="24"/>
          <w:szCs w:val="24"/>
          <w:rPrChange w:id="2642" w:author="Microsoft Office User" w:date="2024-10-25T16:49:00Z">
            <w:rPr>
              <w:rFonts w:ascii="Times New Roman" w:hAnsi="Times New Roman"/>
              <w:sz w:val="24"/>
              <w:szCs w:val="24"/>
            </w:rPr>
          </w:rPrChange>
        </w:rPr>
        <w:t>means</w:t>
      </w:r>
      <w:proofErr w:type="spellEnd"/>
      <w:r w:rsidRPr="001A7447">
        <w:rPr>
          <w:rFonts w:ascii="Times New Roman" w:hAnsi="Times New Roman"/>
          <w:color w:val="000000" w:themeColor="text1"/>
          <w:sz w:val="24"/>
          <w:szCs w:val="24"/>
          <w:rPrChange w:id="264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44"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645"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46" w:author="Microsoft Office User" w:date="2024-10-25T16:49:00Z">
            <w:rPr>
              <w:rFonts w:ascii="Times New Roman" w:hAnsi="Times New Roman"/>
              <w:sz w:val="24"/>
              <w:szCs w:val="24"/>
            </w:rPr>
          </w:rPrChange>
        </w:rPr>
        <w:t>communication</w:t>
      </w:r>
      <w:proofErr w:type="spellEnd"/>
      <w:r w:rsidRPr="001A7447">
        <w:rPr>
          <w:rFonts w:ascii="Times New Roman" w:hAnsi="Times New Roman"/>
          <w:color w:val="000000" w:themeColor="text1"/>
          <w:sz w:val="24"/>
          <w:szCs w:val="24"/>
          <w:rPrChange w:id="264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48" w:author="Microsoft Office User" w:date="2024-10-25T16:49:00Z">
            <w:rPr>
              <w:rFonts w:ascii="Times New Roman" w:hAnsi="Times New Roman"/>
              <w:sz w:val="24"/>
              <w:szCs w:val="24"/>
            </w:rPr>
          </w:rPrChange>
        </w:rPr>
        <w:t>by</w:t>
      </w:r>
      <w:proofErr w:type="spellEnd"/>
      <w:r w:rsidRPr="001A7447">
        <w:rPr>
          <w:rFonts w:ascii="Times New Roman" w:hAnsi="Times New Roman"/>
          <w:color w:val="000000" w:themeColor="text1"/>
          <w:sz w:val="24"/>
          <w:szCs w:val="24"/>
          <w:rPrChange w:id="2649" w:author="Microsoft Office User" w:date="2024-10-25T16:49:00Z">
            <w:rPr>
              <w:rFonts w:ascii="Times New Roman" w:hAnsi="Times New Roman"/>
              <w:sz w:val="24"/>
              <w:szCs w:val="24"/>
            </w:rPr>
          </w:rPrChange>
        </w:rPr>
        <w:t xml:space="preserve"> non-</w:t>
      </w:r>
      <w:proofErr w:type="spellStart"/>
      <w:r w:rsidRPr="001A7447">
        <w:rPr>
          <w:rFonts w:ascii="Times New Roman" w:hAnsi="Times New Roman"/>
          <w:color w:val="000000" w:themeColor="text1"/>
          <w:sz w:val="24"/>
          <w:szCs w:val="24"/>
          <w:rPrChange w:id="2650" w:author="Microsoft Office User" w:date="2024-10-25T16:49:00Z">
            <w:rPr>
              <w:rFonts w:ascii="Times New Roman" w:hAnsi="Times New Roman"/>
              <w:sz w:val="24"/>
              <w:szCs w:val="24"/>
            </w:rPr>
          </w:rPrChange>
        </w:rPr>
        <w:t>native</w:t>
      </w:r>
      <w:proofErr w:type="spellEnd"/>
      <w:r w:rsidRPr="001A7447">
        <w:rPr>
          <w:rFonts w:ascii="Times New Roman" w:hAnsi="Times New Roman"/>
          <w:color w:val="000000" w:themeColor="text1"/>
          <w:sz w:val="24"/>
          <w:szCs w:val="24"/>
          <w:rPrChange w:id="265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52" w:author="Microsoft Office User" w:date="2024-10-25T16:49:00Z">
            <w:rPr>
              <w:rFonts w:ascii="Times New Roman" w:hAnsi="Times New Roman"/>
              <w:sz w:val="24"/>
              <w:szCs w:val="24"/>
            </w:rPr>
          </w:rPrChange>
        </w:rPr>
        <w:t>speakers</w:t>
      </w:r>
      <w:proofErr w:type="spellEnd"/>
      <w:r w:rsidRPr="001A7447">
        <w:rPr>
          <w:rFonts w:ascii="Times New Roman" w:hAnsi="Times New Roman"/>
          <w:color w:val="000000" w:themeColor="text1"/>
          <w:sz w:val="24"/>
          <w:szCs w:val="24"/>
          <w:rPrChange w:id="2653"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654" w:author="Microsoft Office User" w:date="2024-10-25T16:49:00Z">
            <w:rPr>
              <w:rFonts w:ascii="Times New Roman" w:hAnsi="Times New Roman"/>
              <w:i/>
              <w:sz w:val="24"/>
              <w:szCs w:val="24"/>
            </w:rPr>
          </w:rPrChange>
        </w:rPr>
        <w:t>17</w:t>
      </w:r>
      <w:r w:rsidRPr="001A7447">
        <w:rPr>
          <w:rFonts w:ascii="Times New Roman" w:hAnsi="Times New Roman"/>
          <w:color w:val="000000" w:themeColor="text1"/>
          <w:sz w:val="24"/>
          <w:szCs w:val="24"/>
          <w:rPrChange w:id="2655" w:author="Microsoft Office User" w:date="2024-10-25T16:49:00Z">
            <w:rPr>
              <w:rFonts w:ascii="Times New Roman" w:hAnsi="Times New Roman"/>
              <w:sz w:val="24"/>
              <w:szCs w:val="24"/>
            </w:rPr>
          </w:rPrChange>
        </w:rPr>
        <w:t xml:space="preserve">, 65-83. </w:t>
      </w:r>
      <w:proofErr w:type="spellStart"/>
      <w:r w:rsidRPr="001A7447">
        <w:rPr>
          <w:rFonts w:ascii="Times New Roman" w:hAnsi="Times New Roman"/>
          <w:color w:val="000000" w:themeColor="text1"/>
          <w:sz w:val="24"/>
          <w:szCs w:val="24"/>
          <w:rPrChange w:id="2656" w:author="Microsoft Office User" w:date="2024-10-25T16:49:00Z">
            <w:rPr>
              <w:rFonts w:ascii="Times New Roman" w:hAnsi="Times New Roman"/>
              <w:sz w:val="24"/>
              <w:szCs w:val="24"/>
            </w:rPr>
          </w:rPrChange>
        </w:rPr>
        <w:t>https</w:t>
      </w:r>
      <w:proofErr w:type="spellEnd"/>
      <w:r w:rsidRPr="001A7447">
        <w:rPr>
          <w:rFonts w:ascii="Times New Roman" w:hAnsi="Times New Roman"/>
          <w:color w:val="000000" w:themeColor="text1"/>
          <w:sz w:val="24"/>
          <w:szCs w:val="24"/>
          <w:rPrChange w:id="2657" w:author="Microsoft Office User" w:date="2024-10-25T16:49:00Z">
            <w:rPr>
              <w:rFonts w:ascii="Times New Roman" w:hAnsi="Times New Roman"/>
              <w:sz w:val="24"/>
              <w:szCs w:val="24"/>
            </w:rPr>
          </w:rPrChange>
        </w:rPr>
        <w:t>:/www.springer.com</w:t>
      </w:r>
      <w:r w:rsidRPr="001A7447">
        <w:rPr>
          <w:rFonts w:ascii="Times New Roman" w:hAnsi="Times New Roman"/>
          <w:color w:val="000000" w:themeColor="text1"/>
          <w:sz w:val="24"/>
          <w:szCs w:val="24"/>
          <w:lang w:val="en-US"/>
          <w:rPrChange w:id="2658" w:author="Microsoft Office User" w:date="2024-10-25T16:49:00Z">
            <w:rPr>
              <w:rFonts w:ascii="Times New Roman" w:hAnsi="Times New Roman"/>
              <w:sz w:val="24"/>
              <w:szCs w:val="24"/>
              <w:lang w:val="en-US"/>
            </w:rPr>
          </w:rPrChange>
        </w:rPr>
        <w:t xml:space="preserve">. </w:t>
      </w:r>
    </w:p>
    <w:p w14:paraId="1A12BB7B" w14:textId="77777777" w:rsidR="00CC17C1" w:rsidRPr="001A7447" w:rsidRDefault="00000000">
      <w:pPr>
        <w:ind w:left="709" w:hanging="709"/>
        <w:jc w:val="both"/>
        <w:rPr>
          <w:rFonts w:ascii="Times New Roman" w:hAnsi="Times New Roman"/>
          <w:color w:val="000000" w:themeColor="text1"/>
          <w:sz w:val="24"/>
          <w:szCs w:val="24"/>
        </w:rPr>
      </w:pPr>
      <w:proofErr w:type="spellStart"/>
      <w:r w:rsidRPr="001A7447">
        <w:rPr>
          <w:rFonts w:ascii="Times New Roman" w:hAnsi="Times New Roman"/>
          <w:color w:val="000000" w:themeColor="text1"/>
          <w:sz w:val="24"/>
          <w:szCs w:val="24"/>
        </w:rPr>
        <w:t>Larson</w:t>
      </w:r>
      <w:proofErr w:type="spellEnd"/>
      <w:r w:rsidRPr="001A7447">
        <w:rPr>
          <w:rFonts w:ascii="Times New Roman" w:hAnsi="Times New Roman"/>
          <w:color w:val="000000" w:themeColor="text1"/>
          <w:sz w:val="24"/>
          <w:szCs w:val="24"/>
        </w:rPr>
        <w:t xml:space="preserve">, J. E. (2009). </w:t>
      </w:r>
      <w:proofErr w:type="spellStart"/>
      <w:r w:rsidRPr="001A7447">
        <w:rPr>
          <w:rFonts w:ascii="Times New Roman" w:hAnsi="Times New Roman"/>
          <w:i/>
          <w:color w:val="000000" w:themeColor="text1"/>
          <w:sz w:val="24"/>
          <w:szCs w:val="24"/>
        </w:rPr>
        <w:t>Educational</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psychology</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cognition</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and</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learning</w:t>
      </w:r>
      <w:proofErr w:type="spellEnd"/>
      <w:r w:rsidRPr="001A7447">
        <w:rPr>
          <w:rFonts w:ascii="Times New Roman" w:hAnsi="Times New Roman"/>
          <w:i/>
          <w:color w:val="000000" w:themeColor="text1"/>
          <w:sz w:val="24"/>
          <w:szCs w:val="24"/>
        </w:rPr>
        <w:t xml:space="preserve">, individual </w:t>
      </w:r>
      <w:proofErr w:type="spellStart"/>
      <w:r w:rsidRPr="001A7447">
        <w:rPr>
          <w:rFonts w:ascii="Times New Roman" w:hAnsi="Times New Roman"/>
          <w:i/>
          <w:color w:val="000000" w:themeColor="text1"/>
          <w:sz w:val="24"/>
          <w:szCs w:val="24"/>
        </w:rPr>
        <w:t>differences</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and</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motivation</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Incorporated</w:t>
      </w:r>
      <w:proofErr w:type="spellEnd"/>
      <w:r w:rsidRPr="001A7447">
        <w:rPr>
          <w:rFonts w:ascii="Times New Roman" w:hAnsi="Times New Roman"/>
          <w:color w:val="000000" w:themeColor="text1"/>
          <w:sz w:val="24"/>
          <w:szCs w:val="24"/>
        </w:rPr>
        <w:t>.</w:t>
      </w:r>
    </w:p>
    <w:p w14:paraId="5BAF2E9B" w14:textId="77777777" w:rsidR="00CC17C1" w:rsidRPr="001A7447" w:rsidRDefault="00000000">
      <w:pPr>
        <w:ind w:left="709" w:hanging="709"/>
        <w:jc w:val="both"/>
        <w:rPr>
          <w:rFonts w:ascii="Times New Roman" w:hAnsi="Times New Roman"/>
          <w:color w:val="000000" w:themeColor="text1"/>
          <w:sz w:val="24"/>
          <w:szCs w:val="24"/>
        </w:rPr>
      </w:pPr>
      <w:r w:rsidRPr="001A7447">
        <w:rPr>
          <w:rFonts w:ascii="Times New Roman" w:hAnsi="Times New Roman"/>
          <w:color w:val="000000" w:themeColor="text1"/>
          <w:sz w:val="24"/>
          <w:szCs w:val="24"/>
        </w:rPr>
        <w:t xml:space="preserve">Lestari, D. E., </w:t>
      </w:r>
      <w:proofErr w:type="spellStart"/>
      <w:r w:rsidRPr="001A7447">
        <w:rPr>
          <w:rFonts w:ascii="Times New Roman" w:hAnsi="Times New Roman"/>
          <w:color w:val="000000" w:themeColor="text1"/>
          <w:sz w:val="24"/>
          <w:szCs w:val="24"/>
        </w:rPr>
        <w:t>Loeneto</w:t>
      </w:r>
      <w:proofErr w:type="spellEnd"/>
      <w:r w:rsidRPr="001A7447">
        <w:rPr>
          <w:rFonts w:ascii="Times New Roman" w:hAnsi="Times New Roman"/>
          <w:color w:val="000000" w:themeColor="text1"/>
          <w:sz w:val="24"/>
          <w:szCs w:val="24"/>
        </w:rPr>
        <w:t xml:space="preserve">, B., &amp;Ihsan, D. (2019). The </w:t>
      </w:r>
      <w:proofErr w:type="spellStart"/>
      <w:r w:rsidRPr="001A7447">
        <w:rPr>
          <w:rFonts w:ascii="Times New Roman" w:hAnsi="Times New Roman"/>
          <w:color w:val="000000" w:themeColor="text1"/>
          <w:sz w:val="24"/>
          <w:szCs w:val="24"/>
        </w:rPr>
        <w:t>correlation</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among</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English</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learning</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anxiety</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speaking</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and</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writing</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achievements</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of</w:t>
      </w:r>
      <w:proofErr w:type="spellEnd"/>
      <w:r w:rsidRPr="001A7447">
        <w:rPr>
          <w:rFonts w:ascii="Times New Roman" w:hAnsi="Times New Roman"/>
          <w:color w:val="000000" w:themeColor="text1"/>
          <w:sz w:val="24"/>
          <w:szCs w:val="24"/>
        </w:rPr>
        <w:t xml:space="preserve"> Senior </w:t>
      </w:r>
      <w:proofErr w:type="spellStart"/>
      <w:r w:rsidRPr="001A7447">
        <w:rPr>
          <w:rFonts w:ascii="Times New Roman" w:hAnsi="Times New Roman"/>
          <w:color w:val="000000" w:themeColor="text1"/>
          <w:sz w:val="24"/>
          <w:szCs w:val="24"/>
        </w:rPr>
        <w:t>High</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School</w:t>
      </w:r>
      <w:proofErr w:type="spellEnd"/>
      <w:r w:rsidRPr="001A7447">
        <w:rPr>
          <w:rFonts w:ascii="Times New Roman" w:hAnsi="Times New Roman"/>
          <w:color w:val="000000" w:themeColor="text1"/>
          <w:sz w:val="24"/>
          <w:szCs w:val="24"/>
        </w:rPr>
        <w:t xml:space="preserve"> </w:t>
      </w:r>
      <w:proofErr w:type="spellStart"/>
      <w:r w:rsidRPr="001A7447">
        <w:rPr>
          <w:rFonts w:ascii="Times New Roman" w:hAnsi="Times New Roman"/>
          <w:color w:val="000000" w:themeColor="text1"/>
          <w:sz w:val="24"/>
          <w:szCs w:val="24"/>
        </w:rPr>
        <w:t>students.</w:t>
      </w:r>
      <w:r w:rsidRPr="001A7447">
        <w:rPr>
          <w:rFonts w:ascii="Times New Roman" w:hAnsi="Times New Roman"/>
          <w:i/>
          <w:color w:val="000000" w:themeColor="text1"/>
          <w:sz w:val="24"/>
          <w:szCs w:val="24"/>
        </w:rPr>
        <w:t>Indonesian</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Journal</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of</w:t>
      </w:r>
      <w:proofErr w:type="spellEnd"/>
      <w:r w:rsidRPr="001A7447">
        <w:rPr>
          <w:rFonts w:ascii="Times New Roman" w:hAnsi="Times New Roman"/>
          <w:i/>
          <w:color w:val="000000" w:themeColor="text1"/>
          <w:sz w:val="24"/>
          <w:szCs w:val="24"/>
        </w:rPr>
        <w:t xml:space="preserve"> EFL </w:t>
      </w:r>
      <w:proofErr w:type="spellStart"/>
      <w:r w:rsidRPr="001A7447">
        <w:rPr>
          <w:rFonts w:ascii="Times New Roman" w:hAnsi="Times New Roman"/>
          <w:i/>
          <w:color w:val="000000" w:themeColor="text1"/>
          <w:sz w:val="24"/>
          <w:szCs w:val="24"/>
        </w:rPr>
        <w:t>and</w:t>
      </w:r>
      <w:proofErr w:type="spellEnd"/>
      <w:r w:rsidRPr="001A7447">
        <w:rPr>
          <w:rFonts w:ascii="Times New Roman" w:hAnsi="Times New Roman"/>
          <w:i/>
          <w:color w:val="000000" w:themeColor="text1"/>
          <w:sz w:val="24"/>
          <w:szCs w:val="24"/>
        </w:rPr>
        <w:t xml:space="preserve"> </w:t>
      </w:r>
      <w:proofErr w:type="spellStart"/>
      <w:r w:rsidRPr="001A7447">
        <w:rPr>
          <w:rFonts w:ascii="Times New Roman" w:hAnsi="Times New Roman"/>
          <w:i/>
          <w:color w:val="000000" w:themeColor="text1"/>
          <w:sz w:val="24"/>
          <w:szCs w:val="24"/>
        </w:rPr>
        <w:t>Linguistics</w:t>
      </w:r>
      <w:proofErr w:type="spellEnd"/>
      <w:r w:rsidRPr="001A7447">
        <w:rPr>
          <w:rFonts w:ascii="Times New Roman" w:hAnsi="Times New Roman"/>
          <w:color w:val="000000" w:themeColor="text1"/>
          <w:sz w:val="24"/>
          <w:szCs w:val="24"/>
        </w:rPr>
        <w:t xml:space="preserve">, </w:t>
      </w:r>
      <w:r w:rsidRPr="001A7447">
        <w:rPr>
          <w:rFonts w:ascii="Times New Roman" w:hAnsi="Times New Roman"/>
          <w:i/>
          <w:color w:val="000000" w:themeColor="text1"/>
          <w:sz w:val="24"/>
          <w:szCs w:val="24"/>
        </w:rPr>
        <w:t>4</w:t>
      </w:r>
      <w:r w:rsidRPr="001A7447">
        <w:rPr>
          <w:rFonts w:ascii="Times New Roman" w:hAnsi="Times New Roman"/>
          <w:color w:val="000000" w:themeColor="text1"/>
          <w:sz w:val="24"/>
          <w:szCs w:val="24"/>
        </w:rPr>
        <w:t>(2), 135-150. https://doi.org/10.21462/ijefl.v4i2.137</w:t>
      </w:r>
    </w:p>
    <w:p w14:paraId="6A9BD0BD" w14:textId="77777777" w:rsidR="00CC17C1" w:rsidRPr="001A7447" w:rsidRDefault="00000000">
      <w:pPr>
        <w:ind w:left="709" w:hanging="709"/>
        <w:jc w:val="both"/>
        <w:rPr>
          <w:rFonts w:ascii="Times New Roman" w:hAnsi="Times New Roman"/>
          <w:color w:val="000000" w:themeColor="text1"/>
          <w:sz w:val="24"/>
          <w:szCs w:val="24"/>
          <w:rPrChange w:id="2659" w:author="Microsoft Office User" w:date="2024-10-25T16:49:00Z">
            <w:rPr>
              <w:rFonts w:ascii="Times New Roman" w:hAnsi="Times New Roman"/>
              <w:sz w:val="24"/>
              <w:szCs w:val="24"/>
            </w:rPr>
          </w:rPrChange>
        </w:rPr>
      </w:pPr>
      <w:r w:rsidRPr="001A7447">
        <w:rPr>
          <w:rFonts w:ascii="Times New Roman" w:hAnsi="Times New Roman"/>
          <w:color w:val="000000" w:themeColor="text1"/>
          <w:sz w:val="24"/>
          <w:szCs w:val="24"/>
          <w:rPrChange w:id="2660" w:author="Microsoft Office User" w:date="2024-10-25T16:49:00Z">
            <w:rPr>
              <w:rFonts w:ascii="Times New Roman" w:hAnsi="Times New Roman"/>
              <w:sz w:val="24"/>
              <w:szCs w:val="24"/>
            </w:rPr>
          </w:rPrChange>
        </w:rPr>
        <w:t xml:space="preserve">Mahmudah, D. (2014). The </w:t>
      </w:r>
      <w:proofErr w:type="spellStart"/>
      <w:r w:rsidRPr="001A7447">
        <w:rPr>
          <w:rFonts w:ascii="Times New Roman" w:hAnsi="Times New Roman"/>
          <w:color w:val="000000" w:themeColor="text1"/>
          <w:sz w:val="24"/>
          <w:szCs w:val="24"/>
          <w:rPrChange w:id="2661" w:author="Microsoft Office User" w:date="2024-10-25T16:49:00Z">
            <w:rPr>
              <w:rFonts w:ascii="Times New Roman" w:hAnsi="Times New Roman"/>
              <w:sz w:val="24"/>
              <w:szCs w:val="24"/>
            </w:rPr>
          </w:rPrChange>
        </w:rPr>
        <w:t>correlation</w:t>
      </w:r>
      <w:proofErr w:type="spellEnd"/>
      <w:r w:rsidRPr="001A7447">
        <w:rPr>
          <w:rFonts w:ascii="Times New Roman" w:hAnsi="Times New Roman"/>
          <w:color w:val="000000" w:themeColor="text1"/>
          <w:sz w:val="24"/>
          <w:szCs w:val="24"/>
          <w:rPrChange w:id="266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63" w:author="Microsoft Office User" w:date="2024-10-25T16:49:00Z">
            <w:rPr>
              <w:rFonts w:ascii="Times New Roman" w:hAnsi="Times New Roman"/>
              <w:sz w:val="24"/>
              <w:szCs w:val="24"/>
            </w:rPr>
          </w:rPrChange>
        </w:rPr>
        <w:t>between</w:t>
      </w:r>
      <w:proofErr w:type="spellEnd"/>
      <w:r w:rsidRPr="001A7447">
        <w:rPr>
          <w:rFonts w:ascii="Times New Roman" w:hAnsi="Times New Roman"/>
          <w:color w:val="000000" w:themeColor="text1"/>
          <w:sz w:val="24"/>
          <w:szCs w:val="24"/>
          <w:rPrChange w:id="266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65"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66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67"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66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69" w:author="Microsoft Office User" w:date="2024-10-25T16:49:00Z">
            <w:rPr>
              <w:rFonts w:ascii="Times New Roman" w:hAnsi="Times New Roman"/>
              <w:sz w:val="24"/>
              <w:szCs w:val="24"/>
            </w:rPr>
          </w:rPrChange>
        </w:rPr>
        <w:t>ability</w:t>
      </w:r>
      <w:proofErr w:type="spellEnd"/>
      <w:r w:rsidRPr="001A7447">
        <w:rPr>
          <w:rFonts w:ascii="Times New Roman" w:hAnsi="Times New Roman"/>
          <w:color w:val="000000" w:themeColor="text1"/>
          <w:sz w:val="24"/>
          <w:szCs w:val="24"/>
          <w:rPrChange w:id="267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71"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67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73" w:author="Microsoft Office User" w:date="2024-10-25T16:49:00Z">
            <w:rPr>
              <w:rFonts w:ascii="Times New Roman" w:hAnsi="Times New Roman"/>
              <w:sz w:val="24"/>
              <w:szCs w:val="24"/>
            </w:rPr>
          </w:rPrChange>
        </w:rPr>
        <w:t>their</w:t>
      </w:r>
      <w:proofErr w:type="spellEnd"/>
      <w:r w:rsidRPr="001A7447">
        <w:rPr>
          <w:rFonts w:ascii="Times New Roman" w:hAnsi="Times New Roman"/>
          <w:color w:val="000000" w:themeColor="text1"/>
          <w:sz w:val="24"/>
          <w:szCs w:val="24"/>
          <w:rPrChange w:id="267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75" w:author="Microsoft Office User" w:date="2024-10-25T16:49:00Z">
            <w:rPr>
              <w:rFonts w:ascii="Times New Roman" w:hAnsi="Times New Roman"/>
              <w:sz w:val="24"/>
              <w:szCs w:val="24"/>
            </w:rPr>
          </w:rPrChange>
        </w:rPr>
        <w:t>vocabulary</w:t>
      </w:r>
      <w:proofErr w:type="spellEnd"/>
      <w:r w:rsidRPr="001A7447">
        <w:rPr>
          <w:rFonts w:ascii="Times New Roman" w:hAnsi="Times New Roman"/>
          <w:color w:val="000000" w:themeColor="text1"/>
          <w:sz w:val="24"/>
          <w:szCs w:val="24"/>
          <w:rPrChange w:id="267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77" w:author="Microsoft Office User" w:date="2024-10-25T16:49:00Z">
            <w:rPr>
              <w:rFonts w:ascii="Times New Roman" w:hAnsi="Times New Roman"/>
              <w:sz w:val="24"/>
              <w:szCs w:val="24"/>
            </w:rPr>
          </w:rPrChange>
        </w:rPr>
        <w:t>mastery</w:t>
      </w:r>
      <w:proofErr w:type="spellEnd"/>
      <w:r w:rsidRPr="001A7447">
        <w:rPr>
          <w:rFonts w:ascii="Times New Roman" w:hAnsi="Times New Roman"/>
          <w:color w:val="000000" w:themeColor="text1"/>
          <w:sz w:val="24"/>
          <w:szCs w:val="24"/>
          <w:rPrChange w:id="267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i/>
          <w:color w:val="000000" w:themeColor="text1"/>
          <w:sz w:val="24"/>
          <w:szCs w:val="24"/>
          <w:rPrChange w:id="2679" w:author="Microsoft Office User" w:date="2024-10-25T16:49:00Z">
            <w:rPr>
              <w:rFonts w:ascii="Times New Roman" w:hAnsi="Times New Roman"/>
              <w:i/>
              <w:sz w:val="24"/>
              <w:szCs w:val="24"/>
            </w:rPr>
          </w:rPrChange>
        </w:rPr>
        <w:t>Exposure</w:t>
      </w:r>
      <w:proofErr w:type="spellEnd"/>
      <w:r w:rsidRPr="001A7447">
        <w:rPr>
          <w:rFonts w:ascii="Times New Roman" w:hAnsi="Times New Roman"/>
          <w:i/>
          <w:color w:val="000000" w:themeColor="text1"/>
          <w:sz w:val="24"/>
          <w:szCs w:val="24"/>
          <w:rPrChange w:id="2680" w:author="Microsoft Office User" w:date="2024-10-25T16:49:00Z">
            <w:rPr>
              <w:rFonts w:ascii="Times New Roman" w:hAnsi="Times New Roman"/>
              <w:i/>
              <w:sz w:val="24"/>
              <w:szCs w:val="24"/>
            </w:rPr>
          </w:rPrChange>
        </w:rPr>
        <w:t xml:space="preserve"> Journal192</w:t>
      </w:r>
      <w:r w:rsidRPr="001A7447">
        <w:rPr>
          <w:rFonts w:ascii="Times New Roman" w:hAnsi="Times New Roman"/>
          <w:color w:val="000000" w:themeColor="text1"/>
          <w:sz w:val="24"/>
          <w:szCs w:val="24"/>
          <w:rPrChange w:id="2681"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682" w:author="Microsoft Office User" w:date="2024-10-25T16:49:00Z">
            <w:rPr>
              <w:rFonts w:ascii="Times New Roman" w:hAnsi="Times New Roman"/>
              <w:i/>
              <w:sz w:val="24"/>
              <w:szCs w:val="24"/>
            </w:rPr>
          </w:rPrChange>
        </w:rPr>
        <w:t>3</w:t>
      </w:r>
      <w:r w:rsidRPr="001A7447">
        <w:rPr>
          <w:rFonts w:ascii="Times New Roman" w:hAnsi="Times New Roman"/>
          <w:color w:val="000000" w:themeColor="text1"/>
          <w:sz w:val="24"/>
          <w:szCs w:val="24"/>
          <w:rPrChange w:id="2683" w:author="Microsoft Office User" w:date="2024-10-25T16:49:00Z">
            <w:rPr>
              <w:rFonts w:ascii="Times New Roman" w:hAnsi="Times New Roman"/>
              <w:sz w:val="24"/>
              <w:szCs w:val="24"/>
            </w:rPr>
          </w:rPrChange>
        </w:rPr>
        <w:t>(2), 192-206.</w:t>
      </w:r>
    </w:p>
    <w:p w14:paraId="76A3DA18" w14:textId="77777777" w:rsidR="00CC17C1" w:rsidRPr="001A7447" w:rsidRDefault="00000000">
      <w:pPr>
        <w:ind w:left="709" w:hanging="709"/>
        <w:jc w:val="both"/>
        <w:rPr>
          <w:rFonts w:ascii="Times New Roman" w:hAnsi="Times New Roman"/>
          <w:color w:val="000000" w:themeColor="text1"/>
          <w:sz w:val="24"/>
          <w:szCs w:val="24"/>
          <w:rPrChange w:id="2684"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685" w:author="Microsoft Office User" w:date="2024-10-25T16:49:00Z">
            <w:rPr>
              <w:rFonts w:ascii="Times New Roman" w:hAnsi="Times New Roman"/>
              <w:sz w:val="24"/>
              <w:szCs w:val="24"/>
            </w:rPr>
          </w:rPrChange>
        </w:rPr>
        <w:t>Rasuan</w:t>
      </w:r>
      <w:proofErr w:type="spellEnd"/>
      <w:r w:rsidRPr="001A7447">
        <w:rPr>
          <w:rFonts w:ascii="Times New Roman" w:hAnsi="Times New Roman"/>
          <w:color w:val="000000" w:themeColor="text1"/>
          <w:sz w:val="24"/>
          <w:szCs w:val="24"/>
          <w:rPrChange w:id="2686" w:author="Microsoft Office User" w:date="2024-10-25T16:49:00Z">
            <w:rPr>
              <w:rFonts w:ascii="Times New Roman" w:hAnsi="Times New Roman"/>
              <w:sz w:val="24"/>
              <w:szCs w:val="24"/>
            </w:rPr>
          </w:rPrChange>
        </w:rPr>
        <w:t xml:space="preserve">, B. Z., Wati, L., (2021). </w:t>
      </w:r>
      <w:proofErr w:type="spellStart"/>
      <w:r w:rsidRPr="001A7447">
        <w:rPr>
          <w:rFonts w:ascii="Times New Roman" w:hAnsi="Times New Roman"/>
          <w:color w:val="000000" w:themeColor="text1"/>
          <w:sz w:val="24"/>
          <w:szCs w:val="24"/>
          <w:rPrChange w:id="2687" w:author="Microsoft Office User" w:date="2024-10-25T16:49:00Z">
            <w:rPr>
              <w:rFonts w:ascii="Times New Roman" w:hAnsi="Times New Roman"/>
              <w:sz w:val="24"/>
              <w:szCs w:val="24"/>
            </w:rPr>
          </w:rPrChange>
        </w:rPr>
        <w:t>Students</w:t>
      </w:r>
      <w:proofErr w:type="spellEnd"/>
      <w:r w:rsidRPr="001A7447">
        <w:rPr>
          <w:rFonts w:ascii="Times New Roman" w:hAnsi="Times New Roman"/>
          <w:color w:val="000000" w:themeColor="text1"/>
          <w:sz w:val="24"/>
          <w:szCs w:val="24"/>
          <w:rPrChange w:id="268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89"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69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91" w:author="Microsoft Office User" w:date="2024-10-25T16:49:00Z">
            <w:rPr>
              <w:rFonts w:ascii="Times New Roman" w:hAnsi="Times New Roman"/>
              <w:sz w:val="24"/>
              <w:szCs w:val="24"/>
            </w:rPr>
          </w:rPrChange>
        </w:rPr>
        <w:t>anxiety</w:t>
      </w:r>
      <w:proofErr w:type="spellEnd"/>
      <w:r w:rsidRPr="001A7447">
        <w:rPr>
          <w:rFonts w:ascii="Times New Roman" w:hAnsi="Times New Roman"/>
          <w:color w:val="000000" w:themeColor="text1"/>
          <w:sz w:val="24"/>
          <w:szCs w:val="24"/>
          <w:rPrChange w:id="269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93" w:author="Microsoft Office User" w:date="2024-10-25T16:49:00Z">
            <w:rPr>
              <w:rFonts w:ascii="Times New Roman" w:hAnsi="Times New Roman"/>
              <w:sz w:val="24"/>
              <w:szCs w:val="24"/>
            </w:rPr>
          </w:rPrChange>
        </w:rPr>
        <w:t>and</w:t>
      </w:r>
      <w:proofErr w:type="spellEnd"/>
      <w:r w:rsidRPr="001A7447">
        <w:rPr>
          <w:rFonts w:ascii="Times New Roman" w:hAnsi="Times New Roman"/>
          <w:color w:val="000000" w:themeColor="text1"/>
          <w:sz w:val="24"/>
          <w:szCs w:val="24"/>
          <w:rPrChange w:id="269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95" w:author="Microsoft Office User" w:date="2024-10-25T16:49:00Z">
            <w:rPr>
              <w:rFonts w:ascii="Times New Roman" w:hAnsi="Times New Roman"/>
              <w:sz w:val="24"/>
              <w:szCs w:val="24"/>
            </w:rPr>
          </w:rPrChange>
        </w:rPr>
        <w:t>its</w:t>
      </w:r>
      <w:proofErr w:type="spellEnd"/>
      <w:r w:rsidRPr="001A7447">
        <w:rPr>
          <w:rFonts w:ascii="Times New Roman" w:hAnsi="Times New Roman"/>
          <w:color w:val="000000" w:themeColor="text1"/>
          <w:sz w:val="24"/>
          <w:szCs w:val="24"/>
          <w:rPrChange w:id="269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97" w:author="Microsoft Office User" w:date="2024-10-25T16:49:00Z">
            <w:rPr>
              <w:rFonts w:ascii="Times New Roman" w:hAnsi="Times New Roman"/>
              <w:sz w:val="24"/>
              <w:szCs w:val="24"/>
            </w:rPr>
          </w:rPrChange>
        </w:rPr>
        <w:t>correlation</w:t>
      </w:r>
      <w:proofErr w:type="spellEnd"/>
      <w:r w:rsidRPr="001A7447">
        <w:rPr>
          <w:rFonts w:ascii="Times New Roman" w:hAnsi="Times New Roman"/>
          <w:color w:val="000000" w:themeColor="text1"/>
          <w:sz w:val="24"/>
          <w:szCs w:val="24"/>
          <w:rPrChange w:id="2698"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699" w:author="Microsoft Office User" w:date="2024-10-25T16:49:00Z">
            <w:rPr>
              <w:rFonts w:ascii="Times New Roman" w:hAnsi="Times New Roman"/>
              <w:sz w:val="24"/>
              <w:szCs w:val="24"/>
            </w:rPr>
          </w:rPrChange>
        </w:rPr>
        <w:t>with</w:t>
      </w:r>
      <w:proofErr w:type="spellEnd"/>
      <w:r w:rsidRPr="001A7447">
        <w:rPr>
          <w:rFonts w:ascii="Times New Roman" w:hAnsi="Times New Roman"/>
          <w:color w:val="000000" w:themeColor="text1"/>
          <w:sz w:val="24"/>
          <w:szCs w:val="24"/>
          <w:rPrChange w:id="2700"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01" w:author="Microsoft Office User" w:date="2024-10-25T16:49:00Z">
            <w:rPr>
              <w:rFonts w:ascii="Times New Roman" w:hAnsi="Times New Roman"/>
              <w:sz w:val="24"/>
              <w:szCs w:val="24"/>
            </w:rPr>
          </w:rPrChange>
        </w:rPr>
        <w:t>their</w:t>
      </w:r>
      <w:proofErr w:type="spellEnd"/>
      <w:r w:rsidRPr="001A7447">
        <w:rPr>
          <w:rFonts w:ascii="Times New Roman" w:hAnsi="Times New Roman"/>
          <w:color w:val="000000" w:themeColor="text1"/>
          <w:sz w:val="24"/>
          <w:szCs w:val="24"/>
          <w:rPrChange w:id="2702"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03" w:author="Microsoft Office User" w:date="2024-10-25T16:49:00Z">
            <w:rPr>
              <w:rFonts w:ascii="Times New Roman" w:hAnsi="Times New Roman"/>
              <w:sz w:val="24"/>
              <w:szCs w:val="24"/>
            </w:rPr>
          </w:rPrChange>
        </w:rPr>
        <w:t>writing</w:t>
      </w:r>
      <w:proofErr w:type="spellEnd"/>
      <w:r w:rsidRPr="001A7447">
        <w:rPr>
          <w:rFonts w:ascii="Times New Roman" w:hAnsi="Times New Roman"/>
          <w:color w:val="000000" w:themeColor="text1"/>
          <w:sz w:val="24"/>
          <w:szCs w:val="24"/>
          <w:rPrChange w:id="2704"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05" w:author="Microsoft Office User" w:date="2024-10-25T16:49:00Z">
            <w:rPr>
              <w:rFonts w:ascii="Times New Roman" w:hAnsi="Times New Roman"/>
              <w:sz w:val="24"/>
              <w:szCs w:val="24"/>
            </w:rPr>
          </w:rPrChange>
        </w:rPr>
        <w:t>performance</w:t>
      </w:r>
      <w:proofErr w:type="spellEnd"/>
      <w:r w:rsidRPr="001A7447">
        <w:rPr>
          <w:rFonts w:ascii="Times New Roman" w:hAnsi="Times New Roman"/>
          <w:color w:val="000000" w:themeColor="text1"/>
          <w:sz w:val="24"/>
          <w:szCs w:val="24"/>
          <w:rPrChange w:id="2706"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i/>
          <w:color w:val="000000" w:themeColor="text1"/>
          <w:sz w:val="24"/>
          <w:szCs w:val="24"/>
          <w:rPrChange w:id="2707" w:author="Microsoft Office User" w:date="2024-10-25T16:49:00Z">
            <w:rPr>
              <w:rFonts w:ascii="Times New Roman" w:hAnsi="Times New Roman"/>
              <w:i/>
              <w:sz w:val="24"/>
              <w:szCs w:val="24"/>
            </w:rPr>
          </w:rPrChange>
        </w:rPr>
        <w:t>English</w:t>
      </w:r>
      <w:proofErr w:type="spellEnd"/>
      <w:r w:rsidRPr="001A7447">
        <w:rPr>
          <w:rFonts w:ascii="Times New Roman" w:hAnsi="Times New Roman"/>
          <w:i/>
          <w:color w:val="000000" w:themeColor="text1"/>
          <w:sz w:val="24"/>
          <w:szCs w:val="24"/>
          <w:rPrChange w:id="2708"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09" w:author="Microsoft Office User" w:date="2024-10-25T16:49:00Z">
            <w:rPr>
              <w:rFonts w:ascii="Times New Roman" w:hAnsi="Times New Roman"/>
              <w:i/>
              <w:sz w:val="24"/>
              <w:szCs w:val="24"/>
            </w:rPr>
          </w:rPrChange>
        </w:rPr>
        <w:t>education</w:t>
      </w:r>
      <w:proofErr w:type="spellEnd"/>
      <w:r w:rsidRPr="001A7447">
        <w:rPr>
          <w:rFonts w:ascii="Times New Roman" w:hAnsi="Times New Roman"/>
          <w:i/>
          <w:color w:val="000000" w:themeColor="text1"/>
          <w:sz w:val="24"/>
          <w:szCs w:val="24"/>
          <w:rPrChange w:id="2710"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11" w:author="Microsoft Office User" w:date="2024-10-25T16:49:00Z">
            <w:rPr>
              <w:rFonts w:ascii="Times New Roman" w:hAnsi="Times New Roman"/>
              <w:i/>
              <w:sz w:val="24"/>
              <w:szCs w:val="24"/>
            </w:rPr>
          </w:rPrChange>
        </w:rPr>
        <w:t>journal</w:t>
      </w:r>
      <w:proofErr w:type="spellEnd"/>
      <w:r w:rsidRPr="001A7447">
        <w:rPr>
          <w:rFonts w:ascii="Times New Roman" w:hAnsi="Times New Roman"/>
          <w:color w:val="000000" w:themeColor="text1"/>
          <w:sz w:val="24"/>
          <w:szCs w:val="24"/>
          <w:rPrChange w:id="2712"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713" w:author="Microsoft Office User" w:date="2024-10-25T16:49:00Z">
            <w:rPr>
              <w:rFonts w:ascii="Times New Roman" w:hAnsi="Times New Roman"/>
              <w:i/>
              <w:sz w:val="24"/>
              <w:szCs w:val="24"/>
            </w:rPr>
          </w:rPrChange>
        </w:rPr>
        <w:t>1</w:t>
      </w:r>
      <w:r w:rsidRPr="001A7447">
        <w:rPr>
          <w:rFonts w:ascii="Times New Roman" w:hAnsi="Times New Roman"/>
          <w:color w:val="000000" w:themeColor="text1"/>
          <w:sz w:val="24"/>
          <w:szCs w:val="24"/>
          <w:rPrChange w:id="2714" w:author="Microsoft Office User" w:date="2024-10-25T16:49:00Z">
            <w:rPr>
              <w:rFonts w:ascii="Times New Roman" w:hAnsi="Times New Roman"/>
              <w:sz w:val="24"/>
              <w:szCs w:val="24"/>
            </w:rPr>
          </w:rPrChange>
        </w:rPr>
        <w:t>(1), 21-29.</w:t>
      </w:r>
    </w:p>
    <w:p w14:paraId="06F2B918" w14:textId="77777777" w:rsidR="00CC17C1" w:rsidRPr="001A7447" w:rsidRDefault="00000000">
      <w:pPr>
        <w:ind w:left="709" w:hanging="709"/>
        <w:jc w:val="both"/>
        <w:rPr>
          <w:rFonts w:ascii="Times New Roman" w:hAnsi="Times New Roman"/>
          <w:color w:val="000000" w:themeColor="text1"/>
          <w:sz w:val="24"/>
          <w:szCs w:val="24"/>
          <w:rPrChange w:id="2715"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716" w:author="Microsoft Office User" w:date="2024-10-25T16:49:00Z">
            <w:rPr>
              <w:rFonts w:ascii="Times New Roman" w:hAnsi="Times New Roman"/>
              <w:sz w:val="24"/>
              <w:szCs w:val="24"/>
            </w:rPr>
          </w:rPrChange>
        </w:rPr>
        <w:t>Sayuri</w:t>
      </w:r>
      <w:proofErr w:type="spellEnd"/>
      <w:r w:rsidRPr="001A7447">
        <w:rPr>
          <w:rFonts w:ascii="Times New Roman" w:hAnsi="Times New Roman"/>
          <w:color w:val="000000" w:themeColor="text1"/>
          <w:sz w:val="24"/>
          <w:szCs w:val="24"/>
          <w:rPrChange w:id="2717" w:author="Microsoft Office User" w:date="2024-10-25T16:49:00Z">
            <w:rPr>
              <w:rFonts w:ascii="Times New Roman" w:hAnsi="Times New Roman"/>
              <w:sz w:val="24"/>
              <w:szCs w:val="24"/>
            </w:rPr>
          </w:rPrChange>
        </w:rPr>
        <w:t xml:space="preserve">, (2016). </w:t>
      </w:r>
      <w:proofErr w:type="spellStart"/>
      <w:r w:rsidRPr="001A7447">
        <w:rPr>
          <w:rFonts w:ascii="Times New Roman" w:hAnsi="Times New Roman"/>
          <w:color w:val="000000" w:themeColor="text1"/>
          <w:sz w:val="24"/>
          <w:szCs w:val="24"/>
          <w:rPrChange w:id="2718" w:author="Microsoft Office User" w:date="2024-10-25T16:49:00Z">
            <w:rPr>
              <w:rFonts w:ascii="Times New Roman" w:hAnsi="Times New Roman"/>
              <w:sz w:val="24"/>
              <w:szCs w:val="24"/>
            </w:rPr>
          </w:rPrChange>
        </w:rPr>
        <w:t>English</w:t>
      </w:r>
      <w:proofErr w:type="spellEnd"/>
      <w:r w:rsidRPr="001A7447">
        <w:rPr>
          <w:rFonts w:ascii="Times New Roman" w:hAnsi="Times New Roman"/>
          <w:color w:val="000000" w:themeColor="text1"/>
          <w:sz w:val="24"/>
          <w:szCs w:val="24"/>
          <w:rPrChange w:id="271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20" w:author="Microsoft Office User" w:date="2024-10-25T16:49:00Z">
            <w:rPr>
              <w:rFonts w:ascii="Times New Roman" w:hAnsi="Times New Roman"/>
              <w:sz w:val="24"/>
              <w:szCs w:val="24"/>
            </w:rPr>
          </w:rPrChange>
        </w:rPr>
        <w:t>speaking</w:t>
      </w:r>
      <w:proofErr w:type="spellEnd"/>
      <w:r w:rsidRPr="001A7447">
        <w:rPr>
          <w:rFonts w:ascii="Times New Roman" w:hAnsi="Times New Roman"/>
          <w:color w:val="000000" w:themeColor="text1"/>
          <w:sz w:val="24"/>
          <w:szCs w:val="24"/>
          <w:rPrChange w:id="272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22" w:author="Microsoft Office User" w:date="2024-10-25T16:49:00Z">
            <w:rPr>
              <w:rFonts w:ascii="Times New Roman" w:hAnsi="Times New Roman"/>
              <w:sz w:val="24"/>
              <w:szCs w:val="24"/>
            </w:rPr>
          </w:rPrChange>
        </w:rPr>
        <w:t>problems</w:t>
      </w:r>
      <w:proofErr w:type="spellEnd"/>
      <w:r w:rsidRPr="001A7447">
        <w:rPr>
          <w:rFonts w:ascii="Times New Roman" w:hAnsi="Times New Roman"/>
          <w:color w:val="000000" w:themeColor="text1"/>
          <w:sz w:val="24"/>
          <w:szCs w:val="24"/>
          <w:rPrChange w:id="272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24"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725" w:author="Microsoft Office User" w:date="2024-10-25T16:49:00Z">
            <w:rPr>
              <w:rFonts w:ascii="Times New Roman" w:hAnsi="Times New Roman"/>
              <w:sz w:val="24"/>
              <w:szCs w:val="24"/>
            </w:rPr>
          </w:rPrChange>
        </w:rPr>
        <w:t xml:space="preserve"> EFL </w:t>
      </w:r>
      <w:proofErr w:type="spellStart"/>
      <w:r w:rsidRPr="001A7447">
        <w:rPr>
          <w:rFonts w:ascii="Times New Roman" w:hAnsi="Times New Roman"/>
          <w:color w:val="000000" w:themeColor="text1"/>
          <w:sz w:val="24"/>
          <w:szCs w:val="24"/>
          <w:rPrChange w:id="2726" w:author="Microsoft Office User" w:date="2024-10-25T16:49:00Z">
            <w:rPr>
              <w:rFonts w:ascii="Times New Roman" w:hAnsi="Times New Roman"/>
              <w:sz w:val="24"/>
              <w:szCs w:val="24"/>
            </w:rPr>
          </w:rPrChange>
        </w:rPr>
        <w:t>learners</w:t>
      </w:r>
      <w:proofErr w:type="spellEnd"/>
      <w:r w:rsidRPr="001A7447">
        <w:rPr>
          <w:rFonts w:ascii="Times New Roman" w:hAnsi="Times New Roman"/>
          <w:color w:val="000000" w:themeColor="text1"/>
          <w:sz w:val="24"/>
          <w:szCs w:val="24"/>
          <w:rPrChange w:id="272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28"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72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30" w:author="Microsoft Office User" w:date="2024-10-25T16:49:00Z">
            <w:rPr>
              <w:rFonts w:ascii="Times New Roman" w:hAnsi="Times New Roman"/>
              <w:sz w:val="24"/>
              <w:szCs w:val="24"/>
            </w:rPr>
          </w:rPrChange>
        </w:rPr>
        <w:t>mulawarman</w:t>
      </w:r>
      <w:proofErr w:type="spellEnd"/>
      <w:r w:rsidRPr="001A7447">
        <w:rPr>
          <w:rFonts w:ascii="Times New Roman" w:hAnsi="Times New Roman"/>
          <w:color w:val="000000" w:themeColor="text1"/>
          <w:sz w:val="24"/>
          <w:szCs w:val="24"/>
          <w:rPrChange w:id="273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732" w:author="Microsoft Office User" w:date="2024-10-25T16:49:00Z">
            <w:rPr>
              <w:rFonts w:ascii="Times New Roman" w:hAnsi="Times New Roman"/>
              <w:sz w:val="24"/>
              <w:szCs w:val="24"/>
            </w:rPr>
          </w:rPrChange>
        </w:rPr>
        <w:t>university</w:t>
      </w:r>
      <w:proofErr w:type="spellEnd"/>
      <w:r w:rsidRPr="001A7447">
        <w:rPr>
          <w:rFonts w:ascii="Times New Roman" w:hAnsi="Times New Roman"/>
          <w:color w:val="000000" w:themeColor="text1"/>
          <w:sz w:val="24"/>
          <w:szCs w:val="24"/>
          <w:rPrChange w:id="2733"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i/>
          <w:color w:val="000000" w:themeColor="text1"/>
          <w:sz w:val="24"/>
          <w:szCs w:val="24"/>
          <w:rPrChange w:id="2734" w:author="Microsoft Office User" w:date="2024-10-25T16:49:00Z">
            <w:rPr>
              <w:rFonts w:ascii="Times New Roman" w:hAnsi="Times New Roman"/>
              <w:i/>
              <w:sz w:val="24"/>
              <w:szCs w:val="24"/>
            </w:rPr>
          </w:rPrChange>
        </w:rPr>
        <w:t>Journal</w:t>
      </w:r>
      <w:proofErr w:type="spellEnd"/>
      <w:r w:rsidRPr="001A7447">
        <w:rPr>
          <w:rFonts w:ascii="Times New Roman" w:hAnsi="Times New Roman"/>
          <w:i/>
          <w:color w:val="000000" w:themeColor="text1"/>
          <w:sz w:val="24"/>
          <w:szCs w:val="24"/>
          <w:rPrChange w:id="2735"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36" w:author="Microsoft Office User" w:date="2024-10-25T16:49:00Z">
            <w:rPr>
              <w:rFonts w:ascii="Times New Roman" w:hAnsi="Times New Roman"/>
              <w:i/>
              <w:sz w:val="24"/>
              <w:szCs w:val="24"/>
            </w:rPr>
          </w:rPrChange>
        </w:rPr>
        <w:t>of</w:t>
      </w:r>
      <w:proofErr w:type="spellEnd"/>
      <w:r w:rsidRPr="001A7447">
        <w:rPr>
          <w:rFonts w:ascii="Times New Roman" w:hAnsi="Times New Roman"/>
          <w:i/>
          <w:color w:val="000000" w:themeColor="text1"/>
          <w:sz w:val="24"/>
          <w:szCs w:val="24"/>
          <w:rPrChange w:id="2737" w:author="Microsoft Office User" w:date="2024-10-25T16:49:00Z">
            <w:rPr>
              <w:rFonts w:ascii="Times New Roman" w:hAnsi="Times New Roman"/>
              <w:i/>
              <w:sz w:val="24"/>
              <w:szCs w:val="24"/>
            </w:rPr>
          </w:rPrChange>
        </w:rPr>
        <w:t xml:space="preserve"> EFL </w:t>
      </w:r>
      <w:proofErr w:type="spellStart"/>
      <w:r w:rsidRPr="001A7447">
        <w:rPr>
          <w:rFonts w:ascii="Times New Roman" w:hAnsi="Times New Roman"/>
          <w:i/>
          <w:color w:val="000000" w:themeColor="text1"/>
          <w:sz w:val="24"/>
          <w:szCs w:val="24"/>
          <w:rPrChange w:id="2738" w:author="Microsoft Office User" w:date="2024-10-25T16:49:00Z">
            <w:rPr>
              <w:rFonts w:ascii="Times New Roman" w:hAnsi="Times New Roman"/>
              <w:i/>
              <w:sz w:val="24"/>
              <w:szCs w:val="24"/>
            </w:rPr>
          </w:rPrChange>
        </w:rPr>
        <w:t>and</w:t>
      </w:r>
      <w:proofErr w:type="spellEnd"/>
      <w:r w:rsidRPr="001A7447">
        <w:rPr>
          <w:rFonts w:ascii="Times New Roman" w:hAnsi="Times New Roman"/>
          <w:i/>
          <w:color w:val="000000" w:themeColor="text1"/>
          <w:sz w:val="24"/>
          <w:szCs w:val="24"/>
          <w:rPrChange w:id="2739"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40" w:author="Microsoft Office User" w:date="2024-10-25T16:49:00Z">
            <w:rPr>
              <w:rFonts w:ascii="Times New Roman" w:hAnsi="Times New Roman"/>
              <w:i/>
              <w:sz w:val="24"/>
              <w:szCs w:val="24"/>
            </w:rPr>
          </w:rPrChange>
        </w:rPr>
        <w:t>Linguistics</w:t>
      </w:r>
      <w:proofErr w:type="spellEnd"/>
      <w:r w:rsidRPr="001A7447">
        <w:rPr>
          <w:rFonts w:ascii="Times New Roman" w:hAnsi="Times New Roman"/>
          <w:color w:val="000000" w:themeColor="text1"/>
          <w:sz w:val="24"/>
          <w:szCs w:val="24"/>
          <w:rPrChange w:id="2741" w:author="Microsoft Office User" w:date="2024-10-25T16:49:00Z">
            <w:rPr>
              <w:rFonts w:ascii="Times New Roman" w:hAnsi="Times New Roman"/>
              <w:sz w:val="24"/>
              <w:szCs w:val="24"/>
            </w:rPr>
          </w:rPrChange>
        </w:rPr>
        <w:t xml:space="preserve">, </w:t>
      </w:r>
      <w:r w:rsidRPr="001A7447">
        <w:rPr>
          <w:rFonts w:ascii="Times New Roman" w:hAnsi="Times New Roman"/>
          <w:i/>
          <w:color w:val="000000" w:themeColor="text1"/>
          <w:sz w:val="24"/>
          <w:szCs w:val="24"/>
          <w:rPrChange w:id="2742" w:author="Microsoft Office User" w:date="2024-10-25T16:49:00Z">
            <w:rPr>
              <w:rFonts w:ascii="Times New Roman" w:hAnsi="Times New Roman"/>
              <w:i/>
              <w:sz w:val="24"/>
              <w:szCs w:val="24"/>
            </w:rPr>
          </w:rPrChange>
        </w:rPr>
        <w:t>1</w:t>
      </w:r>
      <w:r w:rsidRPr="001A7447">
        <w:rPr>
          <w:rFonts w:ascii="Times New Roman" w:hAnsi="Times New Roman"/>
          <w:color w:val="000000" w:themeColor="text1"/>
          <w:sz w:val="24"/>
          <w:szCs w:val="24"/>
          <w:rPrChange w:id="2743" w:author="Microsoft Office User" w:date="2024-10-25T16:49:00Z">
            <w:rPr>
              <w:rFonts w:ascii="Times New Roman" w:hAnsi="Times New Roman"/>
              <w:sz w:val="24"/>
              <w:szCs w:val="24"/>
            </w:rPr>
          </w:rPrChange>
        </w:rPr>
        <w:t>(1), 47-61. doi: 10.21462/ijefl.v1i1.</w:t>
      </w:r>
    </w:p>
    <w:p w14:paraId="06E68A11" w14:textId="77777777" w:rsidR="00CC17C1" w:rsidRPr="001A7447" w:rsidRDefault="00000000" w:rsidP="00861D86">
      <w:pPr>
        <w:pStyle w:val="NormalWeb"/>
        <w:spacing w:before="0" w:beforeAutospacing="0" w:after="0" w:afterAutospacing="0"/>
        <w:ind w:left="709" w:hanging="709"/>
        <w:jc w:val="both"/>
        <w:rPr>
          <w:color w:val="000000" w:themeColor="text1"/>
          <w:rPrChange w:id="2744" w:author="Microsoft Office User" w:date="2024-10-25T16:49:00Z">
            <w:rPr/>
          </w:rPrChange>
        </w:rPr>
      </w:pPr>
      <w:r w:rsidRPr="001A7447">
        <w:rPr>
          <w:color w:val="000000" w:themeColor="text1"/>
          <w:rPrChange w:id="2745" w:author="Microsoft Office User" w:date="2024-10-25T16:49:00Z">
            <w:rPr/>
          </w:rPrChange>
        </w:rPr>
        <w:t xml:space="preserve">Wahyuni, S., &amp;Umam, C., (2022).An </w:t>
      </w:r>
      <w:proofErr w:type="spellStart"/>
      <w:r w:rsidRPr="001A7447">
        <w:rPr>
          <w:color w:val="000000" w:themeColor="text1"/>
          <w:rPrChange w:id="2746" w:author="Microsoft Office User" w:date="2024-10-25T16:49:00Z">
            <w:rPr/>
          </w:rPrChange>
        </w:rPr>
        <w:t>analysis</w:t>
      </w:r>
      <w:proofErr w:type="spellEnd"/>
      <w:r w:rsidRPr="001A7447">
        <w:rPr>
          <w:color w:val="000000" w:themeColor="text1"/>
          <w:rPrChange w:id="2747" w:author="Microsoft Office User" w:date="2024-10-25T16:49:00Z">
            <w:rPr/>
          </w:rPrChange>
        </w:rPr>
        <w:t xml:space="preserve"> </w:t>
      </w:r>
      <w:proofErr w:type="spellStart"/>
      <w:r w:rsidRPr="001A7447">
        <w:rPr>
          <w:color w:val="000000" w:themeColor="text1"/>
          <w:rPrChange w:id="2748" w:author="Microsoft Office User" w:date="2024-10-25T16:49:00Z">
            <w:rPr/>
          </w:rPrChange>
        </w:rPr>
        <w:t>on</w:t>
      </w:r>
      <w:proofErr w:type="spellEnd"/>
      <w:r w:rsidRPr="001A7447">
        <w:rPr>
          <w:color w:val="000000" w:themeColor="text1"/>
          <w:rPrChange w:id="2749" w:author="Microsoft Office User" w:date="2024-10-25T16:49:00Z">
            <w:rPr/>
          </w:rPrChange>
        </w:rPr>
        <w:t xml:space="preserve"> </w:t>
      </w:r>
      <w:proofErr w:type="spellStart"/>
      <w:r w:rsidRPr="001A7447">
        <w:rPr>
          <w:color w:val="000000" w:themeColor="text1"/>
          <w:rPrChange w:id="2750" w:author="Microsoft Office User" w:date="2024-10-25T16:49:00Z">
            <w:rPr/>
          </w:rPrChange>
        </w:rPr>
        <w:t>writing</w:t>
      </w:r>
      <w:proofErr w:type="spellEnd"/>
      <w:r w:rsidRPr="001A7447">
        <w:rPr>
          <w:color w:val="000000" w:themeColor="text1"/>
          <w:rPrChange w:id="2751" w:author="Microsoft Office User" w:date="2024-10-25T16:49:00Z">
            <w:rPr/>
          </w:rPrChange>
        </w:rPr>
        <w:t xml:space="preserve"> </w:t>
      </w:r>
      <w:proofErr w:type="spellStart"/>
      <w:r w:rsidRPr="001A7447">
        <w:rPr>
          <w:color w:val="000000" w:themeColor="text1"/>
          <w:rPrChange w:id="2752" w:author="Microsoft Office User" w:date="2024-10-25T16:49:00Z">
            <w:rPr/>
          </w:rPrChange>
        </w:rPr>
        <w:t>anxiety</w:t>
      </w:r>
      <w:proofErr w:type="spellEnd"/>
      <w:r w:rsidRPr="001A7447">
        <w:rPr>
          <w:color w:val="000000" w:themeColor="text1"/>
          <w:rPrChange w:id="2753" w:author="Microsoft Office User" w:date="2024-10-25T16:49:00Z">
            <w:rPr/>
          </w:rPrChange>
        </w:rPr>
        <w:t xml:space="preserve"> </w:t>
      </w:r>
      <w:proofErr w:type="spellStart"/>
      <w:r w:rsidRPr="001A7447">
        <w:rPr>
          <w:color w:val="000000" w:themeColor="text1"/>
          <w:rPrChange w:id="2754" w:author="Microsoft Office User" w:date="2024-10-25T16:49:00Z">
            <w:rPr/>
          </w:rPrChange>
        </w:rPr>
        <w:t>of</w:t>
      </w:r>
      <w:proofErr w:type="spellEnd"/>
      <w:r w:rsidRPr="001A7447">
        <w:rPr>
          <w:color w:val="000000" w:themeColor="text1"/>
          <w:rPrChange w:id="2755" w:author="Microsoft Office User" w:date="2024-10-25T16:49:00Z">
            <w:rPr/>
          </w:rPrChange>
        </w:rPr>
        <w:t xml:space="preserve"> Indonesian EFL </w:t>
      </w:r>
      <w:proofErr w:type="spellStart"/>
      <w:r w:rsidRPr="001A7447">
        <w:rPr>
          <w:color w:val="000000" w:themeColor="text1"/>
          <w:rPrChange w:id="2756" w:author="Microsoft Office User" w:date="2024-10-25T16:49:00Z">
            <w:rPr/>
          </w:rPrChange>
        </w:rPr>
        <w:t>college</w:t>
      </w:r>
      <w:proofErr w:type="spellEnd"/>
      <w:r w:rsidRPr="001A7447">
        <w:rPr>
          <w:color w:val="000000" w:themeColor="text1"/>
          <w:rPrChange w:id="2757" w:author="Microsoft Office User" w:date="2024-10-25T16:49:00Z">
            <w:rPr/>
          </w:rPrChange>
        </w:rPr>
        <w:t xml:space="preserve"> </w:t>
      </w:r>
      <w:proofErr w:type="spellStart"/>
      <w:r w:rsidRPr="001A7447">
        <w:rPr>
          <w:color w:val="000000" w:themeColor="text1"/>
          <w:rPrChange w:id="2758" w:author="Microsoft Office User" w:date="2024-10-25T16:49:00Z">
            <w:rPr/>
          </w:rPrChange>
        </w:rPr>
        <w:t>learners</w:t>
      </w:r>
      <w:proofErr w:type="spellEnd"/>
      <w:r w:rsidRPr="001A7447">
        <w:rPr>
          <w:color w:val="000000" w:themeColor="text1"/>
          <w:rPrChange w:id="2759" w:author="Microsoft Office User" w:date="2024-10-25T16:49:00Z">
            <w:rPr/>
          </w:rPrChange>
        </w:rPr>
        <w:t xml:space="preserve">. </w:t>
      </w:r>
      <w:r w:rsidRPr="001A7447">
        <w:rPr>
          <w:i/>
          <w:iCs/>
          <w:color w:val="000000" w:themeColor="text1"/>
          <w:rPrChange w:id="2760" w:author="Microsoft Office User" w:date="2024-10-25T16:49:00Z">
            <w:rPr>
              <w:i/>
              <w:iCs/>
            </w:rPr>
          </w:rPrChange>
        </w:rPr>
        <w:t>JEELS (</w:t>
      </w:r>
      <w:proofErr w:type="spellStart"/>
      <w:r w:rsidRPr="001A7447">
        <w:rPr>
          <w:i/>
          <w:iCs/>
          <w:color w:val="000000" w:themeColor="text1"/>
          <w:rPrChange w:id="2761" w:author="Microsoft Office User" w:date="2024-10-25T16:49:00Z">
            <w:rPr>
              <w:i/>
              <w:iCs/>
            </w:rPr>
          </w:rPrChange>
        </w:rPr>
        <w:t>Journal</w:t>
      </w:r>
      <w:proofErr w:type="spellEnd"/>
      <w:r w:rsidRPr="001A7447">
        <w:rPr>
          <w:i/>
          <w:iCs/>
          <w:color w:val="000000" w:themeColor="text1"/>
          <w:rPrChange w:id="2762" w:author="Microsoft Office User" w:date="2024-10-25T16:49:00Z">
            <w:rPr>
              <w:i/>
              <w:iCs/>
            </w:rPr>
          </w:rPrChange>
        </w:rPr>
        <w:t xml:space="preserve"> </w:t>
      </w:r>
      <w:proofErr w:type="spellStart"/>
      <w:r w:rsidRPr="001A7447">
        <w:rPr>
          <w:i/>
          <w:iCs/>
          <w:color w:val="000000" w:themeColor="text1"/>
          <w:rPrChange w:id="2763" w:author="Microsoft Office User" w:date="2024-10-25T16:49:00Z">
            <w:rPr>
              <w:i/>
              <w:iCs/>
            </w:rPr>
          </w:rPrChange>
        </w:rPr>
        <w:t>of</w:t>
      </w:r>
      <w:proofErr w:type="spellEnd"/>
      <w:r w:rsidRPr="001A7447">
        <w:rPr>
          <w:i/>
          <w:iCs/>
          <w:color w:val="000000" w:themeColor="text1"/>
          <w:rPrChange w:id="2764" w:author="Microsoft Office User" w:date="2024-10-25T16:49:00Z">
            <w:rPr>
              <w:i/>
              <w:iCs/>
            </w:rPr>
          </w:rPrChange>
        </w:rPr>
        <w:t xml:space="preserve"> </w:t>
      </w:r>
      <w:proofErr w:type="spellStart"/>
      <w:r w:rsidRPr="001A7447">
        <w:rPr>
          <w:i/>
          <w:iCs/>
          <w:color w:val="000000" w:themeColor="text1"/>
          <w:rPrChange w:id="2765" w:author="Microsoft Office User" w:date="2024-10-25T16:49:00Z">
            <w:rPr>
              <w:i/>
              <w:iCs/>
            </w:rPr>
          </w:rPrChange>
        </w:rPr>
        <w:t>English</w:t>
      </w:r>
      <w:proofErr w:type="spellEnd"/>
      <w:r w:rsidRPr="001A7447">
        <w:rPr>
          <w:i/>
          <w:iCs/>
          <w:color w:val="000000" w:themeColor="text1"/>
          <w:rPrChange w:id="2766" w:author="Microsoft Office User" w:date="2024-10-25T16:49:00Z">
            <w:rPr>
              <w:i/>
              <w:iCs/>
            </w:rPr>
          </w:rPrChange>
        </w:rPr>
        <w:t xml:space="preserve"> </w:t>
      </w:r>
      <w:proofErr w:type="spellStart"/>
      <w:r w:rsidRPr="001A7447">
        <w:rPr>
          <w:i/>
          <w:iCs/>
          <w:color w:val="000000" w:themeColor="text1"/>
          <w:rPrChange w:id="2767" w:author="Microsoft Office User" w:date="2024-10-25T16:49:00Z">
            <w:rPr>
              <w:i/>
              <w:iCs/>
            </w:rPr>
          </w:rPrChange>
        </w:rPr>
        <w:t>Education</w:t>
      </w:r>
      <w:proofErr w:type="spellEnd"/>
      <w:r w:rsidRPr="001A7447">
        <w:rPr>
          <w:i/>
          <w:iCs/>
          <w:color w:val="000000" w:themeColor="text1"/>
          <w:rPrChange w:id="2768" w:author="Microsoft Office User" w:date="2024-10-25T16:49:00Z">
            <w:rPr>
              <w:i/>
              <w:iCs/>
            </w:rPr>
          </w:rPrChange>
        </w:rPr>
        <w:t xml:space="preserve"> </w:t>
      </w:r>
      <w:proofErr w:type="spellStart"/>
      <w:r w:rsidRPr="001A7447">
        <w:rPr>
          <w:i/>
          <w:iCs/>
          <w:color w:val="000000" w:themeColor="text1"/>
          <w:rPrChange w:id="2769" w:author="Microsoft Office User" w:date="2024-10-25T16:49:00Z">
            <w:rPr>
              <w:i/>
              <w:iCs/>
            </w:rPr>
          </w:rPrChange>
        </w:rPr>
        <w:t>and</w:t>
      </w:r>
      <w:proofErr w:type="spellEnd"/>
      <w:r w:rsidRPr="001A7447">
        <w:rPr>
          <w:i/>
          <w:iCs/>
          <w:color w:val="000000" w:themeColor="text1"/>
          <w:rPrChange w:id="2770" w:author="Microsoft Office User" w:date="2024-10-25T16:49:00Z">
            <w:rPr>
              <w:i/>
              <w:iCs/>
            </w:rPr>
          </w:rPrChange>
        </w:rPr>
        <w:t xml:space="preserve"> </w:t>
      </w:r>
      <w:proofErr w:type="spellStart"/>
      <w:r w:rsidRPr="001A7447">
        <w:rPr>
          <w:i/>
          <w:iCs/>
          <w:color w:val="000000" w:themeColor="text1"/>
          <w:rPrChange w:id="2771" w:author="Microsoft Office User" w:date="2024-10-25T16:49:00Z">
            <w:rPr>
              <w:i/>
              <w:iCs/>
            </w:rPr>
          </w:rPrChange>
        </w:rPr>
        <w:t>Linguistics</w:t>
      </w:r>
      <w:proofErr w:type="spellEnd"/>
      <w:r w:rsidRPr="001A7447">
        <w:rPr>
          <w:i/>
          <w:iCs/>
          <w:color w:val="000000" w:themeColor="text1"/>
          <w:rPrChange w:id="2772" w:author="Microsoft Office User" w:date="2024-10-25T16:49:00Z">
            <w:rPr>
              <w:i/>
              <w:iCs/>
            </w:rPr>
          </w:rPrChange>
        </w:rPr>
        <w:t xml:space="preserve"> </w:t>
      </w:r>
      <w:proofErr w:type="spellStart"/>
      <w:r w:rsidRPr="001A7447">
        <w:rPr>
          <w:i/>
          <w:iCs/>
          <w:color w:val="000000" w:themeColor="text1"/>
          <w:rPrChange w:id="2773" w:author="Microsoft Office User" w:date="2024-10-25T16:49:00Z">
            <w:rPr>
              <w:i/>
              <w:iCs/>
            </w:rPr>
          </w:rPrChange>
        </w:rPr>
        <w:t>Studies</w:t>
      </w:r>
      <w:proofErr w:type="spellEnd"/>
      <w:r w:rsidRPr="001A7447">
        <w:rPr>
          <w:i/>
          <w:iCs/>
          <w:color w:val="000000" w:themeColor="text1"/>
          <w:rPrChange w:id="2774" w:author="Microsoft Office User" w:date="2024-10-25T16:49:00Z">
            <w:rPr>
              <w:i/>
              <w:iCs/>
            </w:rPr>
          </w:rPrChange>
        </w:rPr>
        <w:t>)</w:t>
      </w:r>
      <w:r w:rsidRPr="001A7447">
        <w:rPr>
          <w:color w:val="000000" w:themeColor="text1"/>
          <w:rPrChange w:id="2775" w:author="Microsoft Office User" w:date="2024-10-25T16:49:00Z">
            <w:rPr/>
          </w:rPrChange>
        </w:rPr>
        <w:t xml:space="preserve">, </w:t>
      </w:r>
      <w:r w:rsidRPr="001A7447">
        <w:rPr>
          <w:i/>
          <w:iCs/>
          <w:color w:val="000000" w:themeColor="text1"/>
          <w:rPrChange w:id="2776" w:author="Microsoft Office User" w:date="2024-10-25T16:49:00Z">
            <w:rPr>
              <w:i/>
              <w:iCs/>
            </w:rPr>
          </w:rPrChange>
        </w:rPr>
        <w:t>4</w:t>
      </w:r>
      <w:r w:rsidRPr="001A7447">
        <w:rPr>
          <w:color w:val="000000" w:themeColor="text1"/>
          <w:rPrChange w:id="2777" w:author="Microsoft Office User" w:date="2024-10-25T16:49:00Z">
            <w:rPr/>
          </w:rPrChange>
        </w:rPr>
        <w:t xml:space="preserve">(1), 105–128. </w:t>
      </w:r>
      <w:r w:rsidRPr="001A7447">
        <w:rPr>
          <w:color w:val="000000" w:themeColor="text1"/>
          <w:rPrChange w:id="2778" w:author="Microsoft Office User" w:date="2024-10-25T16:49:00Z">
            <w:rPr/>
          </w:rPrChange>
        </w:rPr>
        <w:fldChar w:fldCharType="begin"/>
      </w:r>
      <w:r w:rsidRPr="001A7447">
        <w:rPr>
          <w:color w:val="000000" w:themeColor="text1"/>
          <w:rPrChange w:id="2779" w:author="Microsoft Office User" w:date="2024-10-25T16:49:00Z">
            <w:rPr/>
          </w:rPrChange>
        </w:rPr>
        <w:instrText>HYPERLINK "https://doi.org/10.30762/jeels.v4i1.51"</w:instrText>
      </w:r>
      <w:r w:rsidRPr="001A7447">
        <w:rPr>
          <w:color w:val="000000" w:themeColor="text1"/>
          <w:rPrChange w:id="2780" w:author="Microsoft Office User" w:date="2024-10-25T16:49:00Z">
            <w:rPr/>
          </w:rPrChange>
        </w:rPr>
      </w:r>
      <w:r w:rsidRPr="001A7447">
        <w:rPr>
          <w:color w:val="000000" w:themeColor="text1"/>
          <w:rPrChange w:id="2781" w:author="Microsoft Office User" w:date="2024-10-25T16:49:00Z">
            <w:rPr/>
          </w:rPrChange>
        </w:rPr>
        <w:fldChar w:fldCharType="separate"/>
      </w:r>
      <w:r w:rsidR="00CC17C1" w:rsidRPr="001A7447">
        <w:rPr>
          <w:rStyle w:val="Hyperlink"/>
          <w:color w:val="000000" w:themeColor="text1"/>
          <w:rPrChange w:id="2782" w:author="Microsoft Office User" w:date="2024-10-25T16:49:00Z">
            <w:rPr>
              <w:rStyle w:val="Hyperlink"/>
            </w:rPr>
          </w:rPrChange>
        </w:rPr>
        <w:t>https://doi.org/10.30762/jeels.v4i1.51</w:t>
      </w:r>
      <w:r w:rsidRPr="001A7447">
        <w:rPr>
          <w:rStyle w:val="Hyperlink"/>
          <w:color w:val="000000" w:themeColor="text1"/>
          <w:rPrChange w:id="2783" w:author="Microsoft Office User" w:date="2024-10-25T16:49:00Z">
            <w:rPr>
              <w:rStyle w:val="Hyperlink"/>
            </w:rPr>
          </w:rPrChange>
        </w:rPr>
        <w:fldChar w:fldCharType="end"/>
      </w:r>
    </w:p>
    <w:p w14:paraId="554B6BD7" w14:textId="77777777" w:rsidR="00CC17C1" w:rsidRPr="001A7447" w:rsidRDefault="00000000">
      <w:pPr>
        <w:ind w:left="709" w:hanging="709"/>
        <w:jc w:val="both"/>
        <w:rPr>
          <w:rFonts w:ascii="Times New Roman" w:hAnsi="Times New Roman"/>
          <w:color w:val="000000" w:themeColor="text1"/>
          <w:sz w:val="24"/>
          <w:szCs w:val="24"/>
          <w:rPrChange w:id="2784" w:author="Microsoft Office User" w:date="2024-10-25T16:49:00Z">
            <w:rPr>
              <w:rFonts w:ascii="Times New Roman" w:hAnsi="Times New Roman"/>
              <w:sz w:val="24"/>
              <w:szCs w:val="24"/>
            </w:rPr>
          </w:rPrChange>
        </w:rPr>
      </w:pPr>
      <w:proofErr w:type="spellStart"/>
      <w:r w:rsidRPr="001A7447">
        <w:rPr>
          <w:rFonts w:ascii="Times New Roman" w:hAnsi="Times New Roman"/>
          <w:color w:val="000000" w:themeColor="text1"/>
          <w:sz w:val="24"/>
          <w:szCs w:val="24"/>
          <w:rPrChange w:id="2785" w:author="Microsoft Office User" w:date="2024-10-25T16:49:00Z">
            <w:rPr>
              <w:rFonts w:ascii="Times New Roman" w:hAnsi="Times New Roman"/>
              <w:sz w:val="24"/>
              <w:szCs w:val="24"/>
            </w:rPr>
          </w:rPrChange>
        </w:rPr>
        <w:t>Zhang</w:t>
      </w:r>
      <w:proofErr w:type="spellEnd"/>
      <w:r w:rsidRPr="001A7447">
        <w:rPr>
          <w:rFonts w:ascii="Times New Roman" w:hAnsi="Times New Roman"/>
          <w:color w:val="000000" w:themeColor="text1"/>
          <w:sz w:val="24"/>
          <w:szCs w:val="24"/>
          <w:rPrChange w:id="2786" w:author="Microsoft Office User" w:date="2024-10-25T16:49:00Z">
            <w:rPr>
              <w:rFonts w:ascii="Times New Roman" w:hAnsi="Times New Roman"/>
              <w:sz w:val="24"/>
              <w:szCs w:val="24"/>
            </w:rPr>
          </w:rPrChange>
        </w:rPr>
        <w:t xml:space="preserve">, H. (2011). </w:t>
      </w:r>
      <w:r w:rsidRPr="001A7447">
        <w:rPr>
          <w:rFonts w:ascii="Times New Roman" w:hAnsi="Times New Roman"/>
          <w:i/>
          <w:color w:val="000000" w:themeColor="text1"/>
          <w:sz w:val="24"/>
          <w:szCs w:val="24"/>
          <w:rPrChange w:id="2787" w:author="Microsoft Office User" w:date="2024-10-25T16:49:00Z">
            <w:rPr>
              <w:rFonts w:ascii="Times New Roman" w:hAnsi="Times New Roman"/>
              <w:i/>
              <w:sz w:val="24"/>
              <w:szCs w:val="24"/>
            </w:rPr>
          </w:rPrChange>
        </w:rPr>
        <w:t xml:space="preserve">A study </w:t>
      </w:r>
      <w:proofErr w:type="spellStart"/>
      <w:r w:rsidRPr="001A7447">
        <w:rPr>
          <w:rFonts w:ascii="Times New Roman" w:hAnsi="Times New Roman"/>
          <w:i/>
          <w:color w:val="000000" w:themeColor="text1"/>
          <w:sz w:val="24"/>
          <w:szCs w:val="24"/>
          <w:rPrChange w:id="2788" w:author="Microsoft Office User" w:date="2024-10-25T16:49:00Z">
            <w:rPr>
              <w:rFonts w:ascii="Times New Roman" w:hAnsi="Times New Roman"/>
              <w:i/>
              <w:sz w:val="24"/>
              <w:szCs w:val="24"/>
            </w:rPr>
          </w:rPrChange>
        </w:rPr>
        <w:t>on</w:t>
      </w:r>
      <w:proofErr w:type="spellEnd"/>
      <w:r w:rsidRPr="001A7447">
        <w:rPr>
          <w:rFonts w:ascii="Times New Roman" w:hAnsi="Times New Roman"/>
          <w:i/>
          <w:color w:val="000000" w:themeColor="text1"/>
          <w:sz w:val="24"/>
          <w:szCs w:val="24"/>
          <w:rPrChange w:id="2789" w:author="Microsoft Office User" w:date="2024-10-25T16:49:00Z">
            <w:rPr>
              <w:rFonts w:ascii="Times New Roman" w:hAnsi="Times New Roman"/>
              <w:i/>
              <w:sz w:val="24"/>
              <w:szCs w:val="24"/>
            </w:rPr>
          </w:rPrChange>
        </w:rPr>
        <w:t xml:space="preserve"> ESL </w:t>
      </w:r>
      <w:proofErr w:type="spellStart"/>
      <w:r w:rsidRPr="001A7447">
        <w:rPr>
          <w:rFonts w:ascii="Times New Roman" w:hAnsi="Times New Roman"/>
          <w:i/>
          <w:color w:val="000000" w:themeColor="text1"/>
          <w:sz w:val="24"/>
          <w:szCs w:val="24"/>
          <w:rPrChange w:id="2790" w:author="Microsoft Office User" w:date="2024-10-25T16:49:00Z">
            <w:rPr>
              <w:rFonts w:ascii="Times New Roman" w:hAnsi="Times New Roman"/>
              <w:i/>
              <w:sz w:val="24"/>
              <w:szCs w:val="24"/>
            </w:rPr>
          </w:rPrChange>
        </w:rPr>
        <w:t>writing</w:t>
      </w:r>
      <w:proofErr w:type="spellEnd"/>
      <w:r w:rsidRPr="001A7447">
        <w:rPr>
          <w:rFonts w:ascii="Times New Roman" w:hAnsi="Times New Roman"/>
          <w:i/>
          <w:color w:val="000000" w:themeColor="text1"/>
          <w:sz w:val="24"/>
          <w:szCs w:val="24"/>
          <w:rPrChange w:id="2791"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92" w:author="Microsoft Office User" w:date="2024-10-25T16:49:00Z">
            <w:rPr>
              <w:rFonts w:ascii="Times New Roman" w:hAnsi="Times New Roman"/>
              <w:i/>
              <w:sz w:val="24"/>
              <w:szCs w:val="24"/>
            </w:rPr>
          </w:rPrChange>
        </w:rPr>
        <w:t>anxiety</w:t>
      </w:r>
      <w:proofErr w:type="spellEnd"/>
      <w:r w:rsidRPr="001A7447">
        <w:rPr>
          <w:rFonts w:ascii="Times New Roman" w:hAnsi="Times New Roman"/>
          <w:i/>
          <w:color w:val="000000" w:themeColor="text1"/>
          <w:sz w:val="24"/>
          <w:szCs w:val="24"/>
          <w:rPrChange w:id="2793"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94" w:author="Microsoft Office User" w:date="2024-10-25T16:49:00Z">
            <w:rPr>
              <w:rFonts w:ascii="Times New Roman" w:hAnsi="Times New Roman"/>
              <w:i/>
              <w:sz w:val="24"/>
              <w:szCs w:val="24"/>
            </w:rPr>
          </w:rPrChange>
        </w:rPr>
        <w:t>among</w:t>
      </w:r>
      <w:proofErr w:type="spellEnd"/>
      <w:r w:rsidRPr="001A7447">
        <w:rPr>
          <w:rFonts w:ascii="Times New Roman" w:hAnsi="Times New Roman"/>
          <w:i/>
          <w:color w:val="000000" w:themeColor="text1"/>
          <w:sz w:val="24"/>
          <w:szCs w:val="24"/>
          <w:rPrChange w:id="2795"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96" w:author="Microsoft Office User" w:date="2024-10-25T16:49:00Z">
            <w:rPr>
              <w:rFonts w:ascii="Times New Roman" w:hAnsi="Times New Roman"/>
              <w:i/>
              <w:sz w:val="24"/>
              <w:szCs w:val="24"/>
            </w:rPr>
          </w:rPrChange>
        </w:rPr>
        <w:t>Chinese</w:t>
      </w:r>
      <w:proofErr w:type="spellEnd"/>
      <w:r w:rsidRPr="001A7447">
        <w:rPr>
          <w:rFonts w:ascii="Times New Roman" w:hAnsi="Times New Roman"/>
          <w:i/>
          <w:color w:val="000000" w:themeColor="text1"/>
          <w:sz w:val="24"/>
          <w:szCs w:val="24"/>
          <w:rPrChange w:id="2797"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798" w:author="Microsoft Office User" w:date="2024-10-25T16:49:00Z">
            <w:rPr>
              <w:rFonts w:ascii="Times New Roman" w:hAnsi="Times New Roman"/>
              <w:i/>
              <w:sz w:val="24"/>
              <w:szCs w:val="24"/>
            </w:rPr>
          </w:rPrChange>
        </w:rPr>
        <w:t>English</w:t>
      </w:r>
      <w:proofErr w:type="spellEnd"/>
      <w:r w:rsidRPr="001A7447">
        <w:rPr>
          <w:rFonts w:ascii="Times New Roman" w:hAnsi="Times New Roman"/>
          <w:i/>
          <w:color w:val="000000" w:themeColor="text1"/>
          <w:sz w:val="24"/>
          <w:szCs w:val="24"/>
          <w:rPrChange w:id="2799"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00" w:author="Microsoft Office User" w:date="2024-10-25T16:49:00Z">
            <w:rPr>
              <w:rFonts w:ascii="Times New Roman" w:hAnsi="Times New Roman"/>
              <w:i/>
              <w:sz w:val="24"/>
              <w:szCs w:val="24"/>
            </w:rPr>
          </w:rPrChange>
        </w:rPr>
        <w:t>major</w:t>
      </w:r>
      <w:proofErr w:type="spellEnd"/>
      <w:r w:rsidRPr="001A7447">
        <w:rPr>
          <w:rFonts w:ascii="Times New Roman" w:hAnsi="Times New Roman"/>
          <w:i/>
          <w:color w:val="000000" w:themeColor="text1"/>
          <w:sz w:val="24"/>
          <w:szCs w:val="24"/>
          <w:rPrChange w:id="2801"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02" w:author="Microsoft Office User" w:date="2024-10-25T16:49:00Z">
            <w:rPr>
              <w:rFonts w:ascii="Times New Roman" w:hAnsi="Times New Roman"/>
              <w:i/>
              <w:sz w:val="24"/>
              <w:szCs w:val="24"/>
            </w:rPr>
          </w:rPrChange>
        </w:rPr>
        <w:t>causes</w:t>
      </w:r>
      <w:proofErr w:type="spellEnd"/>
      <w:r w:rsidRPr="001A7447">
        <w:rPr>
          <w:rFonts w:ascii="Times New Roman" w:hAnsi="Times New Roman"/>
          <w:i/>
          <w:color w:val="000000" w:themeColor="text1"/>
          <w:sz w:val="24"/>
          <w:szCs w:val="24"/>
          <w:rPrChange w:id="2803"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04" w:author="Microsoft Office User" w:date="2024-10-25T16:49:00Z">
            <w:rPr>
              <w:rFonts w:ascii="Times New Roman" w:hAnsi="Times New Roman"/>
              <w:i/>
              <w:sz w:val="24"/>
              <w:szCs w:val="24"/>
            </w:rPr>
          </w:rPrChange>
        </w:rPr>
        <w:t>effects</w:t>
      </w:r>
      <w:proofErr w:type="spellEnd"/>
      <w:r w:rsidRPr="001A7447">
        <w:rPr>
          <w:rFonts w:ascii="Times New Roman" w:hAnsi="Times New Roman"/>
          <w:i/>
          <w:color w:val="000000" w:themeColor="text1"/>
          <w:sz w:val="24"/>
          <w:szCs w:val="24"/>
          <w:rPrChange w:id="2805"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06" w:author="Microsoft Office User" w:date="2024-10-25T16:49:00Z">
            <w:rPr>
              <w:rFonts w:ascii="Times New Roman" w:hAnsi="Times New Roman"/>
              <w:i/>
              <w:sz w:val="24"/>
              <w:szCs w:val="24"/>
            </w:rPr>
          </w:rPrChange>
        </w:rPr>
        <w:t>and</w:t>
      </w:r>
      <w:proofErr w:type="spellEnd"/>
      <w:r w:rsidRPr="001A7447">
        <w:rPr>
          <w:rFonts w:ascii="Times New Roman" w:hAnsi="Times New Roman"/>
          <w:i/>
          <w:color w:val="000000" w:themeColor="text1"/>
          <w:sz w:val="24"/>
          <w:szCs w:val="24"/>
          <w:rPrChange w:id="2807"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08" w:author="Microsoft Office User" w:date="2024-10-25T16:49:00Z">
            <w:rPr>
              <w:rFonts w:ascii="Times New Roman" w:hAnsi="Times New Roman"/>
              <w:i/>
              <w:sz w:val="24"/>
              <w:szCs w:val="24"/>
            </w:rPr>
          </w:rPrChange>
        </w:rPr>
        <w:t>coping</w:t>
      </w:r>
      <w:proofErr w:type="spellEnd"/>
      <w:r w:rsidRPr="001A7447">
        <w:rPr>
          <w:rFonts w:ascii="Times New Roman" w:hAnsi="Times New Roman"/>
          <w:i/>
          <w:color w:val="000000" w:themeColor="text1"/>
          <w:sz w:val="24"/>
          <w:szCs w:val="24"/>
          <w:rPrChange w:id="2809"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10" w:author="Microsoft Office User" w:date="2024-10-25T16:49:00Z">
            <w:rPr>
              <w:rFonts w:ascii="Times New Roman" w:hAnsi="Times New Roman"/>
              <w:i/>
              <w:sz w:val="24"/>
              <w:szCs w:val="24"/>
            </w:rPr>
          </w:rPrChange>
        </w:rPr>
        <w:t>strategies</w:t>
      </w:r>
      <w:proofErr w:type="spellEnd"/>
      <w:r w:rsidRPr="001A7447">
        <w:rPr>
          <w:rFonts w:ascii="Times New Roman" w:hAnsi="Times New Roman"/>
          <w:i/>
          <w:color w:val="000000" w:themeColor="text1"/>
          <w:sz w:val="24"/>
          <w:szCs w:val="24"/>
          <w:rPrChange w:id="2811"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12" w:author="Microsoft Office User" w:date="2024-10-25T16:49:00Z">
            <w:rPr>
              <w:rFonts w:ascii="Times New Roman" w:hAnsi="Times New Roman"/>
              <w:i/>
              <w:sz w:val="24"/>
              <w:szCs w:val="24"/>
            </w:rPr>
          </w:rPrChange>
        </w:rPr>
        <w:t>for</w:t>
      </w:r>
      <w:proofErr w:type="spellEnd"/>
      <w:r w:rsidRPr="001A7447">
        <w:rPr>
          <w:rFonts w:ascii="Times New Roman" w:hAnsi="Times New Roman"/>
          <w:i/>
          <w:color w:val="000000" w:themeColor="text1"/>
          <w:sz w:val="24"/>
          <w:szCs w:val="24"/>
          <w:rPrChange w:id="2813" w:author="Microsoft Office User" w:date="2024-10-25T16:49:00Z">
            <w:rPr>
              <w:rFonts w:ascii="Times New Roman" w:hAnsi="Times New Roman"/>
              <w:i/>
              <w:sz w:val="24"/>
              <w:szCs w:val="24"/>
            </w:rPr>
          </w:rPrChange>
        </w:rPr>
        <w:t xml:space="preserve"> ESL </w:t>
      </w:r>
      <w:proofErr w:type="spellStart"/>
      <w:r w:rsidRPr="001A7447">
        <w:rPr>
          <w:rFonts w:ascii="Times New Roman" w:hAnsi="Times New Roman"/>
          <w:i/>
          <w:color w:val="000000" w:themeColor="text1"/>
          <w:sz w:val="24"/>
          <w:szCs w:val="24"/>
          <w:rPrChange w:id="2814" w:author="Microsoft Office User" w:date="2024-10-25T16:49:00Z">
            <w:rPr>
              <w:rFonts w:ascii="Times New Roman" w:hAnsi="Times New Roman"/>
              <w:i/>
              <w:sz w:val="24"/>
              <w:szCs w:val="24"/>
            </w:rPr>
          </w:rPrChange>
        </w:rPr>
        <w:t>writing</w:t>
      </w:r>
      <w:proofErr w:type="spellEnd"/>
      <w:r w:rsidRPr="001A7447">
        <w:rPr>
          <w:rFonts w:ascii="Times New Roman" w:hAnsi="Times New Roman"/>
          <w:i/>
          <w:color w:val="000000" w:themeColor="text1"/>
          <w:sz w:val="24"/>
          <w:szCs w:val="24"/>
          <w:rPrChange w:id="2815" w:author="Microsoft Office User" w:date="2024-10-25T16:49:00Z">
            <w:rPr>
              <w:rFonts w:ascii="Times New Roman" w:hAnsi="Times New Roman"/>
              <w:i/>
              <w:sz w:val="24"/>
              <w:szCs w:val="24"/>
            </w:rPr>
          </w:rPrChange>
        </w:rPr>
        <w:t xml:space="preserve"> </w:t>
      </w:r>
      <w:proofErr w:type="spellStart"/>
      <w:r w:rsidRPr="001A7447">
        <w:rPr>
          <w:rFonts w:ascii="Times New Roman" w:hAnsi="Times New Roman"/>
          <w:i/>
          <w:color w:val="000000" w:themeColor="text1"/>
          <w:sz w:val="24"/>
          <w:szCs w:val="24"/>
          <w:rPrChange w:id="2816" w:author="Microsoft Office User" w:date="2024-10-25T16:49:00Z">
            <w:rPr>
              <w:rFonts w:ascii="Times New Roman" w:hAnsi="Times New Roman"/>
              <w:i/>
              <w:sz w:val="24"/>
              <w:szCs w:val="24"/>
            </w:rPr>
          </w:rPrChange>
        </w:rPr>
        <w:t>anxiety</w:t>
      </w:r>
      <w:proofErr w:type="spellEnd"/>
      <w:r w:rsidRPr="001A7447">
        <w:rPr>
          <w:rFonts w:ascii="Times New Roman" w:hAnsi="Times New Roman"/>
          <w:color w:val="000000" w:themeColor="text1"/>
          <w:sz w:val="24"/>
          <w:szCs w:val="24"/>
          <w:rPrChange w:id="281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818" w:author="Microsoft Office User" w:date="2024-10-25T16:49:00Z">
            <w:rPr>
              <w:rFonts w:ascii="Times New Roman" w:hAnsi="Times New Roman"/>
              <w:sz w:val="24"/>
              <w:szCs w:val="24"/>
            </w:rPr>
          </w:rPrChange>
        </w:rPr>
        <w:t>Unpublished</w:t>
      </w:r>
      <w:proofErr w:type="spellEnd"/>
      <w:r w:rsidRPr="001A7447">
        <w:rPr>
          <w:rFonts w:ascii="Times New Roman" w:hAnsi="Times New Roman"/>
          <w:color w:val="000000" w:themeColor="text1"/>
          <w:sz w:val="24"/>
          <w:szCs w:val="24"/>
          <w:rPrChange w:id="2819" w:author="Microsoft Office User" w:date="2024-10-25T16:49:00Z">
            <w:rPr>
              <w:rFonts w:ascii="Times New Roman" w:hAnsi="Times New Roman"/>
              <w:sz w:val="24"/>
              <w:szCs w:val="24"/>
            </w:rPr>
          </w:rPrChange>
        </w:rPr>
        <w:t xml:space="preserve"> </w:t>
      </w:r>
      <w:r w:rsidRPr="001A7447">
        <w:rPr>
          <w:rFonts w:ascii="Times New Roman" w:hAnsi="Times New Roman"/>
          <w:color w:val="000000" w:themeColor="text1"/>
          <w:sz w:val="24"/>
          <w:szCs w:val="24"/>
          <w:lang w:val="en-US"/>
          <w:rPrChange w:id="2820" w:author="Microsoft Office User" w:date="2024-10-25T16:49:00Z">
            <w:rPr>
              <w:rFonts w:ascii="Times New Roman" w:hAnsi="Times New Roman"/>
              <w:sz w:val="24"/>
              <w:szCs w:val="24"/>
              <w:lang w:val="en-US"/>
            </w:rPr>
          </w:rPrChange>
        </w:rPr>
        <w:t>M</w:t>
      </w:r>
      <w:proofErr w:type="spellStart"/>
      <w:r w:rsidRPr="001A7447">
        <w:rPr>
          <w:rFonts w:ascii="Times New Roman" w:hAnsi="Times New Roman"/>
          <w:color w:val="000000" w:themeColor="text1"/>
          <w:sz w:val="24"/>
          <w:szCs w:val="24"/>
          <w:rPrChange w:id="2821" w:author="Microsoft Office User" w:date="2024-10-25T16:49:00Z">
            <w:rPr>
              <w:rFonts w:ascii="Times New Roman" w:hAnsi="Times New Roman"/>
              <w:sz w:val="24"/>
              <w:szCs w:val="24"/>
            </w:rPr>
          </w:rPrChange>
        </w:rPr>
        <w:t>aster’s</w:t>
      </w:r>
      <w:proofErr w:type="spellEnd"/>
      <w:r w:rsidRPr="001A7447">
        <w:rPr>
          <w:rFonts w:ascii="Times New Roman" w:hAnsi="Times New Roman"/>
          <w:color w:val="000000" w:themeColor="text1"/>
          <w:sz w:val="24"/>
          <w:szCs w:val="24"/>
          <w:rPrChange w:id="2822" w:author="Microsoft Office User" w:date="2024-10-25T16:49:00Z">
            <w:rPr>
              <w:rFonts w:ascii="Times New Roman" w:hAnsi="Times New Roman"/>
              <w:sz w:val="24"/>
              <w:szCs w:val="24"/>
            </w:rPr>
          </w:rPrChange>
        </w:rPr>
        <w:t xml:space="preserve"> </w:t>
      </w:r>
      <w:r w:rsidRPr="001A7447">
        <w:rPr>
          <w:rFonts w:ascii="Times New Roman" w:hAnsi="Times New Roman"/>
          <w:color w:val="000000" w:themeColor="text1"/>
          <w:sz w:val="24"/>
          <w:szCs w:val="24"/>
          <w:lang w:val="en-US"/>
          <w:rPrChange w:id="2823" w:author="Microsoft Office User" w:date="2024-10-25T16:49:00Z">
            <w:rPr>
              <w:rFonts w:ascii="Times New Roman" w:hAnsi="Times New Roman"/>
              <w:sz w:val="24"/>
              <w:szCs w:val="24"/>
              <w:lang w:val="en-US"/>
            </w:rPr>
          </w:rPrChange>
        </w:rPr>
        <w:t>T</w:t>
      </w:r>
      <w:proofErr w:type="spellStart"/>
      <w:r w:rsidRPr="001A7447">
        <w:rPr>
          <w:rFonts w:ascii="Times New Roman" w:hAnsi="Times New Roman"/>
          <w:color w:val="000000" w:themeColor="text1"/>
          <w:sz w:val="24"/>
          <w:szCs w:val="24"/>
          <w:rPrChange w:id="2824" w:author="Microsoft Office User" w:date="2024-10-25T16:49:00Z">
            <w:rPr>
              <w:rFonts w:ascii="Times New Roman" w:hAnsi="Times New Roman"/>
              <w:sz w:val="24"/>
              <w:szCs w:val="24"/>
            </w:rPr>
          </w:rPrChange>
        </w:rPr>
        <w:t>hesis</w:t>
      </w:r>
      <w:proofErr w:type="spellEnd"/>
      <w:r w:rsidRPr="001A7447">
        <w:rPr>
          <w:rFonts w:ascii="Times New Roman" w:hAnsi="Times New Roman"/>
          <w:color w:val="000000" w:themeColor="text1"/>
          <w:sz w:val="24"/>
          <w:szCs w:val="24"/>
          <w:lang w:val="en-US"/>
          <w:rPrChange w:id="2825" w:author="Microsoft Office User" w:date="2024-10-25T16:49:00Z">
            <w:rPr>
              <w:rFonts w:ascii="Times New Roman" w:hAnsi="Times New Roman"/>
              <w:sz w:val="24"/>
              <w:szCs w:val="24"/>
              <w:lang w:val="en-US"/>
            </w:rPr>
          </w:rPrChange>
        </w:rPr>
        <w:t xml:space="preserve">, </w:t>
      </w:r>
      <w:proofErr w:type="spellStart"/>
      <w:r w:rsidRPr="001A7447">
        <w:rPr>
          <w:rFonts w:ascii="Times New Roman" w:hAnsi="Times New Roman"/>
          <w:color w:val="000000" w:themeColor="text1"/>
          <w:sz w:val="24"/>
          <w:szCs w:val="24"/>
          <w:rPrChange w:id="2826" w:author="Microsoft Office User" w:date="2024-10-25T16:49:00Z">
            <w:rPr>
              <w:rFonts w:ascii="Times New Roman" w:hAnsi="Times New Roman"/>
              <w:sz w:val="24"/>
              <w:szCs w:val="24"/>
            </w:rPr>
          </w:rPrChange>
        </w:rPr>
        <w:t>Kristianstad</w:t>
      </w:r>
      <w:proofErr w:type="spellEnd"/>
      <w:r w:rsidRPr="001A7447">
        <w:rPr>
          <w:rFonts w:ascii="Times New Roman" w:hAnsi="Times New Roman"/>
          <w:color w:val="000000" w:themeColor="text1"/>
          <w:sz w:val="24"/>
          <w:szCs w:val="24"/>
          <w:rPrChange w:id="2827"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828" w:author="Microsoft Office User" w:date="2024-10-25T16:49:00Z">
            <w:rPr>
              <w:rFonts w:ascii="Times New Roman" w:hAnsi="Times New Roman"/>
              <w:sz w:val="24"/>
              <w:szCs w:val="24"/>
            </w:rPr>
          </w:rPrChange>
        </w:rPr>
        <w:t>University</w:t>
      </w:r>
      <w:proofErr w:type="spellEnd"/>
      <w:r w:rsidRPr="001A7447">
        <w:rPr>
          <w:rFonts w:ascii="Times New Roman" w:hAnsi="Times New Roman"/>
          <w:color w:val="000000" w:themeColor="text1"/>
          <w:sz w:val="24"/>
          <w:szCs w:val="24"/>
          <w:rPrChange w:id="2829"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830" w:author="Microsoft Office User" w:date="2024-10-25T16:49:00Z">
            <w:rPr>
              <w:rFonts w:ascii="Times New Roman" w:hAnsi="Times New Roman"/>
              <w:sz w:val="24"/>
              <w:szCs w:val="24"/>
            </w:rPr>
          </w:rPrChange>
        </w:rPr>
        <w:t>of</w:t>
      </w:r>
      <w:proofErr w:type="spellEnd"/>
      <w:r w:rsidRPr="001A7447">
        <w:rPr>
          <w:rFonts w:ascii="Times New Roman" w:hAnsi="Times New Roman"/>
          <w:color w:val="000000" w:themeColor="text1"/>
          <w:sz w:val="24"/>
          <w:szCs w:val="24"/>
          <w:rPrChange w:id="2831" w:author="Microsoft Office User" w:date="2024-10-25T16:49:00Z">
            <w:rPr>
              <w:rFonts w:ascii="Times New Roman" w:hAnsi="Times New Roman"/>
              <w:sz w:val="24"/>
              <w:szCs w:val="24"/>
            </w:rPr>
          </w:rPrChange>
        </w:rPr>
        <w:t xml:space="preserve"> </w:t>
      </w:r>
      <w:proofErr w:type="spellStart"/>
      <w:r w:rsidRPr="001A7447">
        <w:rPr>
          <w:rFonts w:ascii="Times New Roman" w:hAnsi="Times New Roman"/>
          <w:color w:val="000000" w:themeColor="text1"/>
          <w:sz w:val="24"/>
          <w:szCs w:val="24"/>
          <w:rPrChange w:id="2832" w:author="Microsoft Office User" w:date="2024-10-25T16:49:00Z">
            <w:rPr>
              <w:rFonts w:ascii="Times New Roman" w:hAnsi="Times New Roman"/>
              <w:sz w:val="24"/>
              <w:szCs w:val="24"/>
            </w:rPr>
          </w:rPrChange>
        </w:rPr>
        <w:t>Sweden</w:t>
      </w:r>
      <w:proofErr w:type="spellEnd"/>
      <w:r w:rsidRPr="001A7447">
        <w:rPr>
          <w:rFonts w:ascii="Times New Roman" w:hAnsi="Times New Roman"/>
          <w:color w:val="000000" w:themeColor="text1"/>
          <w:sz w:val="24"/>
          <w:szCs w:val="24"/>
          <w:rPrChange w:id="2833" w:author="Microsoft Office User" w:date="2024-10-25T16:49:00Z">
            <w:rPr>
              <w:rFonts w:ascii="Times New Roman" w:hAnsi="Times New Roman"/>
              <w:sz w:val="24"/>
              <w:szCs w:val="24"/>
            </w:rPr>
          </w:rPrChange>
        </w:rPr>
        <w:t>]</w:t>
      </w:r>
      <w:r w:rsidRPr="001A7447">
        <w:rPr>
          <w:rFonts w:ascii="Times New Roman" w:hAnsi="Times New Roman"/>
          <w:color w:val="000000" w:themeColor="text1"/>
          <w:sz w:val="24"/>
          <w:szCs w:val="24"/>
          <w:lang w:val="en-US"/>
          <w:rPrChange w:id="2834" w:author="Microsoft Office User" w:date="2024-10-25T16:49:00Z">
            <w:rPr>
              <w:rFonts w:ascii="Times New Roman" w:hAnsi="Times New Roman"/>
              <w:sz w:val="24"/>
              <w:szCs w:val="24"/>
              <w:lang w:val="en-US"/>
            </w:rPr>
          </w:rPrChange>
        </w:rPr>
        <w:t xml:space="preserve">. </w:t>
      </w:r>
    </w:p>
    <w:p w14:paraId="497503C0" w14:textId="77777777" w:rsidR="00CC17C1" w:rsidRPr="001A7447" w:rsidRDefault="00CC17C1">
      <w:pPr>
        <w:jc w:val="both"/>
        <w:rPr>
          <w:rFonts w:ascii="Times New Roman" w:hAnsi="Times New Roman"/>
          <w:b/>
          <w:color w:val="000000" w:themeColor="text1"/>
          <w:sz w:val="24"/>
          <w:szCs w:val="24"/>
          <w:rPrChange w:id="2835" w:author="Microsoft Office User" w:date="2024-10-25T16:49:00Z">
            <w:rPr>
              <w:rFonts w:ascii="Times New Roman" w:hAnsi="Times New Roman"/>
              <w:b/>
              <w:sz w:val="24"/>
              <w:szCs w:val="24"/>
            </w:rPr>
          </w:rPrChange>
        </w:rPr>
      </w:pPr>
    </w:p>
    <w:p w14:paraId="291DC520" w14:textId="77777777" w:rsidR="00CC17C1" w:rsidRPr="001A7447" w:rsidRDefault="00CC17C1">
      <w:pPr>
        <w:jc w:val="both"/>
        <w:rPr>
          <w:rFonts w:ascii="Times New Roman" w:hAnsi="Times New Roman"/>
          <w:color w:val="000000" w:themeColor="text1"/>
          <w:sz w:val="24"/>
          <w:szCs w:val="24"/>
          <w:rPrChange w:id="2836" w:author="Microsoft Office User" w:date="2024-10-25T16:49:00Z">
            <w:rPr>
              <w:rFonts w:ascii="Times New Roman" w:hAnsi="Times New Roman"/>
              <w:sz w:val="24"/>
              <w:szCs w:val="24"/>
            </w:rPr>
          </w:rPrChange>
        </w:rPr>
      </w:pPr>
    </w:p>
    <w:p w14:paraId="7620376F" w14:textId="77777777" w:rsidR="00CC17C1" w:rsidRPr="001A7447" w:rsidRDefault="00CC17C1">
      <w:pPr>
        <w:ind w:left="709" w:hanging="709"/>
        <w:jc w:val="both"/>
        <w:outlineLvl w:val="0"/>
        <w:rPr>
          <w:rFonts w:ascii="Times New Roman" w:hAnsi="Times New Roman"/>
          <w:color w:val="000000" w:themeColor="text1"/>
          <w:sz w:val="24"/>
          <w:szCs w:val="24"/>
          <w:rPrChange w:id="2837" w:author="Microsoft Office User" w:date="2024-10-25T16:49:00Z">
            <w:rPr>
              <w:rFonts w:ascii="Times New Roman" w:hAnsi="Times New Roman"/>
              <w:sz w:val="24"/>
              <w:szCs w:val="24"/>
            </w:rPr>
          </w:rPrChange>
        </w:rPr>
      </w:pPr>
    </w:p>
    <w:p w14:paraId="4CFBA338" w14:textId="77777777" w:rsidR="00CC17C1" w:rsidRPr="001A7447" w:rsidRDefault="00CC17C1">
      <w:pPr>
        <w:jc w:val="both"/>
        <w:rPr>
          <w:rFonts w:ascii="Times New Roman" w:hAnsi="Times New Roman"/>
          <w:color w:val="000000" w:themeColor="text1"/>
          <w:sz w:val="24"/>
          <w:szCs w:val="24"/>
          <w:rPrChange w:id="2838" w:author="Microsoft Office User" w:date="2024-10-25T16:49:00Z">
            <w:rPr>
              <w:rFonts w:ascii="Times New Roman" w:hAnsi="Times New Roman"/>
              <w:sz w:val="24"/>
              <w:szCs w:val="24"/>
            </w:rPr>
          </w:rPrChange>
        </w:rPr>
      </w:pPr>
    </w:p>
    <w:p w14:paraId="6CB18BF5" w14:textId="77777777" w:rsidR="00CC17C1" w:rsidRPr="001A7447" w:rsidRDefault="00CC17C1">
      <w:pPr>
        <w:pStyle w:val="E-JOURNALHeading1"/>
        <w:spacing w:before="0" w:after="0"/>
        <w:contextualSpacing/>
        <w:jc w:val="both"/>
        <w:rPr>
          <w:color w:val="000000" w:themeColor="text1"/>
          <w:sz w:val="24"/>
          <w:szCs w:val="24"/>
          <w:lang w:val="id-ID"/>
          <w:rPrChange w:id="2839" w:author="Microsoft Office User" w:date="2024-10-25T16:49:00Z">
            <w:rPr>
              <w:sz w:val="24"/>
              <w:szCs w:val="24"/>
              <w:lang w:val="id-ID"/>
            </w:rPr>
          </w:rPrChange>
        </w:rPr>
      </w:pPr>
    </w:p>
    <w:sectPr w:rsidR="00CC17C1" w:rsidRPr="001A7447">
      <w:headerReference w:type="even" r:id="rId11"/>
      <w:headerReference w:type="default" r:id="rId12"/>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F8C7C" w14:textId="77777777" w:rsidR="00AD225E" w:rsidRDefault="00AD225E">
      <w:r>
        <w:separator/>
      </w:r>
    </w:p>
  </w:endnote>
  <w:endnote w:type="continuationSeparator" w:id="0">
    <w:p w14:paraId="06571BB0" w14:textId="77777777" w:rsidR="00AD225E" w:rsidRDefault="00AD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panose1 w:val="020B0604020202020204"/>
    <w:charset w:val="00"/>
    <w:family w:val="roman"/>
    <w:pitch w:val="default"/>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Content>
      <w:p w14:paraId="542698F0" w14:textId="77777777" w:rsidR="00CC17C1" w:rsidRDefault="00000000">
        <w:pPr>
          <w:pStyle w:val="Footer"/>
          <w:jc w:val="right"/>
        </w:pPr>
        <w:r>
          <w:fldChar w:fldCharType="begin"/>
        </w:r>
        <w:r>
          <w:instrText xml:space="preserve"> PAGE   \* MERGEFORMAT </w:instrText>
        </w:r>
        <w:r>
          <w:fldChar w:fldCharType="separate"/>
        </w:r>
        <w:r>
          <w:t>3</w:t>
        </w:r>
        <w:r>
          <w:fldChar w:fldCharType="end"/>
        </w:r>
      </w:p>
    </w:sdtContent>
  </w:sdt>
  <w:p w14:paraId="67C62100" w14:textId="77777777" w:rsidR="00CC17C1" w:rsidRDefault="00CC17C1">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B8C33" w14:textId="77777777" w:rsidR="00AD225E" w:rsidRDefault="00AD225E">
      <w:r>
        <w:separator/>
      </w:r>
    </w:p>
  </w:footnote>
  <w:footnote w:type="continuationSeparator" w:id="0">
    <w:p w14:paraId="5892D8EE" w14:textId="77777777" w:rsidR="00AD225E" w:rsidRDefault="00AD2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4D721" w14:textId="77777777" w:rsidR="00CC17C1" w:rsidRDefault="00000000">
    <w:pPr>
      <w:pStyle w:val="Header"/>
      <w:tabs>
        <w:tab w:val="right" w:pos="8505"/>
      </w:tabs>
      <w:rPr>
        <w:rFonts w:ascii="Calibri" w:hAnsi="Calibri" w:cs="Calibri"/>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proofErr w:type="spellStart"/>
    <w:r>
      <w:rPr>
        <w:rFonts w:ascii="Garamond" w:hAnsi="Garamond"/>
        <w:sz w:val="24"/>
        <w:szCs w:val="24"/>
        <w:lang w:val="id-ID"/>
      </w:rPr>
      <w:t>January</w:t>
    </w:r>
    <w:proofErr w:type="spellEnd"/>
    <w:r>
      <w:rPr>
        <w:rFonts w:ascii="Garamond" w:hAnsi="Garamond"/>
        <w:sz w:val="24"/>
        <w:szCs w:val="24"/>
        <w:lang w:val="id-ID"/>
      </w:rPr>
      <w:t xml:space="preserve"> 2020, Vol.1 No.</w:t>
    </w:r>
    <w:r>
      <w:rPr>
        <w:rFonts w:ascii="Garamond" w:hAnsi="Garamond"/>
        <w:sz w:val="24"/>
        <w:szCs w:val="24"/>
      </w:rPr>
      <w:t>1</w:t>
    </w:r>
  </w:p>
  <w:p w14:paraId="423DEDF2" w14:textId="77777777" w:rsidR="00CC17C1"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1312" behindDoc="0" locked="0" layoutInCell="1" allowOverlap="1" wp14:anchorId="3D0EE956" wp14:editId="001A5499">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du="http://schemas.microsoft.com/office/word/2023/wordml/word16du">
          <w:pict>
            <v:shapetype w14:anchorId="503F1A4A"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92B62" w14:textId="77777777" w:rsidR="00CC17C1" w:rsidRDefault="00CC17C1">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B47E" w14:textId="77777777" w:rsidR="00CC17C1" w:rsidRDefault="00000000">
    <w:pPr>
      <w:pStyle w:val="Header"/>
      <w:tabs>
        <w:tab w:val="right" w:pos="8505"/>
      </w:tabs>
      <w:rPr>
        <w:rFonts w:ascii="Times New Roman" w:hAnsi="Times New Roman"/>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proofErr w:type="spellStart"/>
    <w:r>
      <w:rPr>
        <w:rFonts w:ascii="Garamond" w:hAnsi="Garamond"/>
        <w:sz w:val="24"/>
        <w:szCs w:val="24"/>
        <w:lang w:val="id-ID"/>
      </w:rPr>
      <w:t>January</w:t>
    </w:r>
    <w:proofErr w:type="spellEnd"/>
    <w:r>
      <w:rPr>
        <w:rFonts w:ascii="Garamond" w:hAnsi="Garamond"/>
        <w:sz w:val="24"/>
        <w:szCs w:val="24"/>
        <w:lang w:val="id-ID"/>
      </w:rPr>
      <w:t xml:space="preserve"> 2020, Vol.1 No.</w:t>
    </w:r>
    <w:r>
      <w:rPr>
        <w:rFonts w:ascii="Garamond" w:hAnsi="Garamond"/>
        <w:sz w:val="24"/>
        <w:szCs w:val="24"/>
      </w:rPr>
      <w:t>1</w:t>
    </w:r>
    <w:r>
      <w:rPr>
        <w:rFonts w:ascii="Times New Roman" w:hAnsi="Times New Roman"/>
        <w:lang w:val="id-ID"/>
      </w:rPr>
      <w:tab/>
    </w:r>
  </w:p>
  <w:p w14:paraId="47E9169F" w14:textId="77777777" w:rsidR="00CC17C1"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0D2C2895" wp14:editId="721D9C0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du="http://schemas.microsoft.com/office/word/2023/wordml/word16du">
          <w:pict>
            <v:shapetype w14:anchorId="69BEE30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8304A"/>
    <w:multiLevelType w:val="multilevel"/>
    <w:tmpl w:val="5178304A"/>
    <w:lvl w:ilvl="0">
      <w:start w:val="1"/>
      <w:numFmt w:val="decimal"/>
      <w:lvlText w:val="%1."/>
      <w:lvlJc w:val="left"/>
      <w:pPr>
        <w:ind w:left="1702" w:hanging="284"/>
        <w:jc w:val="left"/>
      </w:pPr>
      <w:rPr>
        <w:rFonts w:ascii="Times New Roman" w:eastAsia="Times New Roman" w:hAnsi="Times New Roman" w:cs="Times New Roman" w:hint="default"/>
        <w:w w:val="100"/>
        <w:sz w:val="24"/>
        <w:szCs w:val="24"/>
        <w:lang w:val="en-US" w:eastAsia="en-US" w:bidi="ar-SA"/>
      </w:rPr>
    </w:lvl>
    <w:lvl w:ilvl="1">
      <w:start w:val="1"/>
      <w:numFmt w:val="lowerLetter"/>
      <w:lvlText w:val="%2."/>
      <w:lvlJc w:val="left"/>
      <w:pPr>
        <w:ind w:left="2582" w:hanging="361"/>
        <w:jc w:val="left"/>
      </w:pPr>
      <w:rPr>
        <w:rFonts w:ascii="Times New Roman" w:eastAsia="Times New Roman" w:hAnsi="Times New Roman" w:cs="Times New Roman" w:hint="default"/>
        <w:color w:val="000104"/>
        <w:spacing w:val="-1"/>
        <w:w w:val="100"/>
        <w:sz w:val="24"/>
        <w:szCs w:val="24"/>
        <w:lang w:val="en-US" w:eastAsia="en-US" w:bidi="ar-SA"/>
      </w:rPr>
    </w:lvl>
    <w:lvl w:ilvl="2">
      <w:numFmt w:val="bullet"/>
      <w:lvlText w:val="•"/>
      <w:lvlJc w:val="left"/>
      <w:pPr>
        <w:ind w:left="3426" w:hanging="361"/>
      </w:pPr>
      <w:rPr>
        <w:rFonts w:hint="default"/>
        <w:lang w:val="en-US" w:eastAsia="en-US" w:bidi="ar-SA"/>
      </w:rPr>
    </w:lvl>
    <w:lvl w:ilvl="3">
      <w:numFmt w:val="bullet"/>
      <w:lvlText w:val="•"/>
      <w:lvlJc w:val="left"/>
      <w:pPr>
        <w:ind w:left="4273" w:hanging="361"/>
      </w:pPr>
      <w:rPr>
        <w:rFonts w:hint="default"/>
        <w:lang w:val="en-US" w:eastAsia="en-US" w:bidi="ar-SA"/>
      </w:rPr>
    </w:lvl>
    <w:lvl w:ilvl="4">
      <w:numFmt w:val="bullet"/>
      <w:lvlText w:val="•"/>
      <w:lvlJc w:val="left"/>
      <w:pPr>
        <w:ind w:left="5120" w:hanging="361"/>
      </w:pPr>
      <w:rPr>
        <w:rFonts w:hint="default"/>
        <w:lang w:val="en-US" w:eastAsia="en-US" w:bidi="ar-SA"/>
      </w:rPr>
    </w:lvl>
    <w:lvl w:ilvl="5">
      <w:numFmt w:val="bullet"/>
      <w:lvlText w:val="•"/>
      <w:lvlJc w:val="left"/>
      <w:pPr>
        <w:ind w:left="5966" w:hanging="361"/>
      </w:pPr>
      <w:rPr>
        <w:rFonts w:hint="default"/>
        <w:lang w:val="en-US" w:eastAsia="en-US" w:bidi="ar-SA"/>
      </w:rPr>
    </w:lvl>
    <w:lvl w:ilvl="6">
      <w:numFmt w:val="bullet"/>
      <w:lvlText w:val="•"/>
      <w:lvlJc w:val="left"/>
      <w:pPr>
        <w:ind w:left="6813" w:hanging="361"/>
      </w:pPr>
      <w:rPr>
        <w:rFonts w:hint="default"/>
        <w:lang w:val="en-US" w:eastAsia="en-US" w:bidi="ar-SA"/>
      </w:rPr>
    </w:lvl>
    <w:lvl w:ilvl="7">
      <w:numFmt w:val="bullet"/>
      <w:lvlText w:val="•"/>
      <w:lvlJc w:val="left"/>
      <w:pPr>
        <w:ind w:left="7660" w:hanging="361"/>
      </w:pPr>
      <w:rPr>
        <w:rFonts w:hint="default"/>
        <w:lang w:val="en-US" w:eastAsia="en-US" w:bidi="ar-SA"/>
      </w:rPr>
    </w:lvl>
    <w:lvl w:ilvl="8">
      <w:numFmt w:val="bullet"/>
      <w:lvlText w:val="•"/>
      <w:lvlJc w:val="left"/>
      <w:pPr>
        <w:ind w:left="8506" w:hanging="361"/>
      </w:pPr>
      <w:rPr>
        <w:rFonts w:hint="default"/>
        <w:lang w:val="en-US" w:eastAsia="en-US" w:bidi="ar-SA"/>
      </w:rPr>
    </w:lvl>
  </w:abstractNum>
  <w:num w:numId="1" w16cid:durableId="20782444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Rahma Dianti">
    <w15:presenceInfo w15:providerId="Windows Live" w15:userId="7b21233972460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8678B"/>
    <w:rsid w:val="00086C85"/>
    <w:rsid w:val="000C7F76"/>
    <w:rsid w:val="000D7C53"/>
    <w:rsid w:val="000F3E94"/>
    <w:rsid w:val="000F6105"/>
    <w:rsid w:val="001174A6"/>
    <w:rsid w:val="001337AC"/>
    <w:rsid w:val="00146FDE"/>
    <w:rsid w:val="00161925"/>
    <w:rsid w:val="001A7447"/>
    <w:rsid w:val="001F49FA"/>
    <w:rsid w:val="00214FF2"/>
    <w:rsid w:val="00226C3B"/>
    <w:rsid w:val="002476E3"/>
    <w:rsid w:val="002C40F2"/>
    <w:rsid w:val="002C64F3"/>
    <w:rsid w:val="00310BA8"/>
    <w:rsid w:val="00312661"/>
    <w:rsid w:val="00361D03"/>
    <w:rsid w:val="00362B06"/>
    <w:rsid w:val="00397A52"/>
    <w:rsid w:val="003B7BBD"/>
    <w:rsid w:val="003C03EB"/>
    <w:rsid w:val="003F7A9E"/>
    <w:rsid w:val="0043071B"/>
    <w:rsid w:val="00462988"/>
    <w:rsid w:val="004677E1"/>
    <w:rsid w:val="00475E20"/>
    <w:rsid w:val="004A0A1D"/>
    <w:rsid w:val="004B50F8"/>
    <w:rsid w:val="004E24DE"/>
    <w:rsid w:val="00502F05"/>
    <w:rsid w:val="005168FE"/>
    <w:rsid w:val="0055013F"/>
    <w:rsid w:val="00585E73"/>
    <w:rsid w:val="00594560"/>
    <w:rsid w:val="005C7CB9"/>
    <w:rsid w:val="005E1B2B"/>
    <w:rsid w:val="006251A3"/>
    <w:rsid w:val="00673E74"/>
    <w:rsid w:val="00683E8E"/>
    <w:rsid w:val="006D00C3"/>
    <w:rsid w:val="0070516B"/>
    <w:rsid w:val="007077DF"/>
    <w:rsid w:val="007301EF"/>
    <w:rsid w:val="00745578"/>
    <w:rsid w:val="007473B2"/>
    <w:rsid w:val="007526CD"/>
    <w:rsid w:val="00763467"/>
    <w:rsid w:val="00783754"/>
    <w:rsid w:val="007A092F"/>
    <w:rsid w:val="007A3AFF"/>
    <w:rsid w:val="007A684C"/>
    <w:rsid w:val="007F5AF7"/>
    <w:rsid w:val="008042D6"/>
    <w:rsid w:val="00821842"/>
    <w:rsid w:val="0085083C"/>
    <w:rsid w:val="00861D86"/>
    <w:rsid w:val="00885B4C"/>
    <w:rsid w:val="008E1F35"/>
    <w:rsid w:val="008E5AA1"/>
    <w:rsid w:val="00905905"/>
    <w:rsid w:val="00925105"/>
    <w:rsid w:val="009309B8"/>
    <w:rsid w:val="009A2257"/>
    <w:rsid w:val="009E4D17"/>
    <w:rsid w:val="009E6F2A"/>
    <w:rsid w:val="00A0331E"/>
    <w:rsid w:val="00A21B66"/>
    <w:rsid w:val="00A847BB"/>
    <w:rsid w:val="00AD225E"/>
    <w:rsid w:val="00AF0FC7"/>
    <w:rsid w:val="00AF1C96"/>
    <w:rsid w:val="00B556AC"/>
    <w:rsid w:val="00B8519C"/>
    <w:rsid w:val="00B8659F"/>
    <w:rsid w:val="00B943B7"/>
    <w:rsid w:val="00BF3A04"/>
    <w:rsid w:val="00C04DA9"/>
    <w:rsid w:val="00C30BF3"/>
    <w:rsid w:val="00CB487D"/>
    <w:rsid w:val="00CC17C1"/>
    <w:rsid w:val="00CE64D6"/>
    <w:rsid w:val="00CF76AC"/>
    <w:rsid w:val="00D003BB"/>
    <w:rsid w:val="00D02066"/>
    <w:rsid w:val="00D27B65"/>
    <w:rsid w:val="00D544F6"/>
    <w:rsid w:val="00D81423"/>
    <w:rsid w:val="00DA11C1"/>
    <w:rsid w:val="00DD0217"/>
    <w:rsid w:val="00DD1135"/>
    <w:rsid w:val="00DF4413"/>
    <w:rsid w:val="00E101D2"/>
    <w:rsid w:val="00E23CC4"/>
    <w:rsid w:val="00E351FF"/>
    <w:rsid w:val="00E43E26"/>
    <w:rsid w:val="00E51EFC"/>
    <w:rsid w:val="00EA5C24"/>
    <w:rsid w:val="00EB15A8"/>
    <w:rsid w:val="00F367FE"/>
    <w:rsid w:val="00F54814"/>
    <w:rsid w:val="00F60375"/>
    <w:rsid w:val="00F658B4"/>
    <w:rsid w:val="00FB47D6"/>
    <w:rsid w:val="517778E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43A6CED"/>
  <w15:docId w15:val="{C7EA306F-CF99-4430-B98C-9E976F8F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1"/>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paragraph" w:customStyle="1" w:styleId="selectable-text">
    <w:name w:val="selectable-text"/>
    <w:basedOn w:val="Normal"/>
    <w:pPr>
      <w:spacing w:before="100" w:beforeAutospacing="1" w:after="100" w:afterAutospacing="1"/>
    </w:pPr>
    <w:rPr>
      <w:rFonts w:ascii="Times New Roman" w:eastAsia="Times New Roman" w:hAnsi="Times New Roman"/>
      <w:sz w:val="24"/>
      <w:szCs w:val="24"/>
      <w:lang w:eastAsia="id-ID"/>
    </w:rPr>
  </w:style>
  <w:style w:type="character" w:customStyle="1" w:styleId="selectable-text1">
    <w:name w:val="selectable-text1"/>
    <w:basedOn w:val="DefaultParagraphFont"/>
  </w:style>
  <w:style w:type="table" w:customStyle="1" w:styleId="MediumShading21">
    <w:name w:val="Medium Shading 21"/>
    <w:basedOn w:val="TableNormal"/>
    <w:uiPriority w:val="64"/>
    <w:rPr>
      <w:rFonts w:asciiTheme="minorHAnsi" w:eastAsiaTheme="minorEastAsia" w:hAnsiTheme="minorHAnsi" w:cstheme="minorBidi"/>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Shading2">
    <w:name w:val="Light Shading2"/>
    <w:basedOn w:val="TableNormal"/>
    <w:uiPriority w:val="60"/>
    <w:rPr>
      <w:rFonts w:asciiTheme="minorHAnsi" w:hAnsiTheme="minorHAnsi" w:cstheme="minorBidi"/>
      <w:color w:val="000000" w:themeColor="text1" w:themeShade="BF"/>
      <w:lang w:val="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pPr>
      <w:widowControl w:val="0"/>
      <w:autoSpaceDE w:val="0"/>
      <w:autoSpaceDN w:val="0"/>
    </w:pPr>
    <w:rPr>
      <w:rFonts w:ascii="Times New Roman" w:eastAsia="Times New Roman" w:hAnsi="Times New Roman"/>
      <w:lang w:val="en-US"/>
    </w:rPr>
  </w:style>
  <w:style w:type="table" w:customStyle="1" w:styleId="PlainTable21">
    <w:name w:val="Plain Table 21"/>
    <w:basedOn w:val="TableNormal"/>
    <w:uiPriority w:val="42"/>
    <w:rPr>
      <w:rFonts w:asciiTheme="minorHAnsi" w:hAnsiTheme="minorHAnsi" w:cstheme="minorBidi"/>
      <w:kern w:val="2"/>
      <w:sz w:val="24"/>
      <w:szCs w:val="24"/>
      <w:lang w:val="zh-CN"/>
      <w14:ligatures w14:val="standardContextual"/>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vision1">
    <w:name w:val="Revision1"/>
    <w:hidden/>
    <w:uiPriority w:val="99"/>
    <w:semiHidden/>
    <w:rPr>
      <w:sz w:val="22"/>
      <w:szCs w:val="22"/>
      <w:lang w:val="id-ID" w:eastAsia="en-US"/>
    </w:rPr>
  </w:style>
  <w:style w:type="paragraph" w:styleId="Revision">
    <w:name w:val="Revision"/>
    <w:hidden/>
    <w:uiPriority w:val="99"/>
    <w:unhideWhenUsed/>
    <w:rsid w:val="00925105"/>
    <w:rPr>
      <w:sz w:val="22"/>
      <w:szCs w:val="22"/>
      <w:lang w:val="id-ID" w:eastAsia="en-US"/>
    </w:rPr>
  </w:style>
  <w:style w:type="table" w:styleId="PlainTable2">
    <w:name w:val="Plain Table 2"/>
    <w:basedOn w:val="TableNormal"/>
    <w:uiPriority w:val="42"/>
    <w:rsid w:val="007455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9</Pages>
  <Words>3429</Words>
  <Characters>19550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Office User</cp:lastModifiedBy>
  <cp:revision>15</cp:revision>
  <dcterms:created xsi:type="dcterms:W3CDTF">2019-11-26T08:44:00Z</dcterms:created>
  <dcterms:modified xsi:type="dcterms:W3CDTF">2024-10-25T09:51:00Z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c647f67cf8235a4801691756b175e03c2f878e42a9484c73f2886700ccbd0897</vt:lpwstr>
  </property>
  <property fmtid="{D5CDD505-2E9C-101B-9397-08002B2CF9AE}" pid="3" name="KSOProductBuildVer">
    <vt:lpwstr>1033-12.2.0.13472</vt:lpwstr>
  </property>
  <property fmtid="{D5CDD505-2E9C-101B-9397-08002B2CF9AE}" pid="4" name="ICV">
    <vt:lpwstr>DD7DA535AE6747E8A7255DF02AFE5427_12</vt:lpwstr>
  </property>
</Properties>
</file>