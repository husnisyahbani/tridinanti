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291CFB">
      <w:pPr>
        <w:contextualSpacing/>
        <w:jc w:val="center"/>
        <w:rPr>
          <w:rFonts w:ascii="Times New Roman" w:hAnsi="Times New Roman"/>
          <w:b/>
          <w:bCs/>
          <w:sz w:val="24"/>
          <w:szCs w:val="24"/>
          <w:lang w:val="en-US"/>
        </w:rPr>
      </w:pPr>
      <w:commentRangeStart w:id="0"/>
      <w:r>
        <w:rPr>
          <w:rFonts w:ascii="Times New Roman" w:hAnsi="Times New Roman"/>
          <w:b/>
          <w:bCs/>
          <w:sz w:val="24"/>
          <w:szCs w:val="24"/>
          <w:lang w:val="en-US"/>
        </w:rPr>
        <w:t>CULTIVATING THE ELEVENTH GRADES’ SPEAKING ACHIEVEMENT BY APPLYING GOGOMO STRATEGY</w:t>
      </w:r>
      <w:commentRangeEnd w:id="0"/>
      <w:r>
        <w:commentReference w:id="0"/>
      </w:r>
    </w:p>
    <w:p w14:paraId="53898AFD">
      <w:pPr>
        <w:contextualSpacing/>
        <w:jc w:val="center"/>
        <w:rPr>
          <w:rFonts w:ascii="Times New Roman" w:hAnsi="Times New Roman"/>
          <w:b/>
          <w:sz w:val="24"/>
          <w:szCs w:val="24"/>
        </w:rPr>
      </w:pPr>
    </w:p>
    <w:p w14:paraId="63D080D6">
      <w:pPr>
        <w:tabs>
          <w:tab w:val="left" w:pos="8647"/>
        </w:tabs>
        <w:spacing w:before="240"/>
        <w:ind w:left="540" w:right="429"/>
        <w:jc w:val="both"/>
        <w:rPr>
          <w:rFonts w:hint="default" w:ascii="Times New Roman" w:hAnsi="Times New Roman"/>
          <w:lang w:val="en-US"/>
        </w:rPr>
      </w:pPr>
      <w:r>
        <w:rPr>
          <w:rFonts w:ascii="Times New Roman" w:hAnsi="Times New Roman"/>
          <w:b/>
        </w:rPr>
        <w:t xml:space="preserve">ABSTRACT: </w:t>
      </w:r>
      <w:commentRangeStart w:id="1"/>
      <w:r>
        <w:rPr>
          <w:rFonts w:ascii="Times New Roman" w:hAnsi="Times New Roman"/>
          <w:lang w:val="en-US"/>
        </w:rPr>
        <w:t>Teaching speaking must provide the students with a constructive learning atmosphere by creating a meaningful practice</w:t>
      </w:r>
      <w:commentRangeEnd w:id="1"/>
      <w:r>
        <w:commentReference w:id="1"/>
      </w:r>
      <w:r>
        <w:rPr>
          <w:rFonts w:ascii="Times New Roman" w:hAnsi="Times New Roman"/>
          <w:lang w:val="en-US"/>
        </w:rPr>
        <w:t xml:space="preserve">. One of the strategies is using Give One Get One Move On (GOGOMO) strategy. GOGOMO is one of cooperative </w:t>
      </w:r>
      <w:ins w:id="0" w:author="gothicinspire" w:date="2025-06-23T17:41:10Z">
        <w:r>
          <w:rPr>
            <w:rFonts w:hint="default" w:ascii="Times New Roman" w:hAnsi="Times New Roman"/>
            <w:lang w:val="en-US"/>
          </w:rPr>
          <w:t>le</w:t>
        </w:r>
      </w:ins>
      <w:ins w:id="1" w:author="gothicinspire" w:date="2025-06-23T17:41:11Z">
        <w:r>
          <w:rPr>
            <w:rFonts w:hint="default" w:ascii="Times New Roman" w:hAnsi="Times New Roman"/>
            <w:lang w:val="en-US"/>
          </w:rPr>
          <w:t>arn</w:t>
        </w:r>
      </w:ins>
      <w:ins w:id="2" w:author="gothicinspire" w:date="2025-06-23T17:41:12Z">
        <w:r>
          <w:rPr>
            <w:rFonts w:hint="default" w:ascii="Times New Roman" w:hAnsi="Times New Roman"/>
            <w:lang w:val="en-US"/>
          </w:rPr>
          <w:t>ing</w:t>
        </w:r>
      </w:ins>
      <w:ins w:id="3" w:author="gothicinspire" w:date="2025-06-23T17:41:13Z">
        <w:r>
          <w:rPr>
            <w:rFonts w:hint="default" w:ascii="Times New Roman" w:hAnsi="Times New Roman"/>
            <w:lang w:val="en-US"/>
          </w:rPr>
          <w:t xml:space="preserve"> </w:t>
        </w:r>
      </w:ins>
      <w:r>
        <w:rPr>
          <w:rFonts w:ascii="Times New Roman" w:hAnsi="Times New Roman"/>
          <w:lang w:val="en-US"/>
        </w:rPr>
        <w:t>methods which allow</w:t>
      </w:r>
      <w:ins w:id="4" w:author="gothicinspire" w:date="2025-06-16T11:25:38Z">
        <w:r>
          <w:rPr>
            <w:rFonts w:hint="default" w:ascii="Times New Roman" w:hAnsi="Times New Roman"/>
            <w:lang w:val="en-US"/>
          </w:rPr>
          <w:t>s</w:t>
        </w:r>
      </w:ins>
      <w:r>
        <w:rPr>
          <w:rFonts w:ascii="Times New Roman" w:hAnsi="Times New Roman"/>
          <w:lang w:val="en-US"/>
        </w:rPr>
        <w:t xml:space="preserve"> the students to interact and practice speaking with their peers. This strategy provides the students with opportunity to share their ideas. This study aimed to: (1) find out whether or not there was any significant improvement in speaking achievement of the eleventh-grade students </w:t>
      </w:r>
      <w:del w:id="5" w:author="gothicinspire" w:date="2025-06-23T17:41:49Z">
        <w:r>
          <w:rPr>
            <w:rFonts w:ascii="Times New Roman" w:hAnsi="Times New Roman"/>
            <w:lang w:val="en-US"/>
          </w:rPr>
          <w:delText>of SMA Negeri 10 Palembang</w:delText>
        </w:r>
      </w:del>
      <w:r>
        <w:rPr>
          <w:rFonts w:ascii="Times New Roman" w:hAnsi="Times New Roman"/>
          <w:lang w:val="en-US"/>
        </w:rPr>
        <w:t xml:space="preserve"> by using GOGOMO strategy, and (2) to find out whether or not there was any significant difference in speaking achievement between the eleventh-grade students </w:t>
      </w:r>
      <w:del w:id="6" w:author="gothicinspire" w:date="2025-06-23T17:42:03Z">
        <w:r>
          <w:rPr>
            <w:rFonts w:ascii="Times New Roman" w:hAnsi="Times New Roman"/>
            <w:lang w:val="en-US"/>
          </w:rPr>
          <w:delText>of SMA Negeri 10 Palembang</w:delText>
        </w:r>
      </w:del>
      <w:r>
        <w:rPr>
          <w:rFonts w:ascii="Times New Roman" w:hAnsi="Times New Roman"/>
          <w:lang w:val="en-US"/>
        </w:rPr>
        <w:t xml:space="preserve"> who were taught by using GOGOMO strategy and those who were not. This study used quasi experimental design with 70 students as the sample selected by using purposive sampling.</w:t>
      </w:r>
      <w:ins w:id="7" w:author="gothicinspire" w:date="2025-06-23T17:42:50Z">
        <w:r>
          <w:rPr>
            <w:rFonts w:hint="default" w:ascii="Times New Roman" w:hAnsi="Times New Roman"/>
            <w:lang w:val="en-US"/>
          </w:rPr>
          <w:t xml:space="preserve"> </w:t>
        </w:r>
      </w:ins>
      <w:ins w:id="8" w:author="gothicinspire" w:date="2025-06-23T17:42:52Z">
        <w:r>
          <w:rPr>
            <w:rFonts w:hint="default" w:ascii="Times New Roman" w:hAnsi="Times New Roman"/>
            <w:lang w:val="en-US"/>
          </w:rPr>
          <w:t>….</w:t>
        </w:r>
      </w:ins>
      <w:r>
        <w:commentReference w:id="2"/>
      </w:r>
      <w:r>
        <w:rPr>
          <w:rFonts w:ascii="Times New Roman" w:hAnsi="Times New Roman"/>
          <w:lang w:val="en-US"/>
        </w:rPr>
        <w:t xml:space="preserve"> </w:t>
      </w:r>
      <w:del w:id="9" w:author="gothicinspire" w:date="2025-06-23T17:44:01Z">
        <w:r>
          <w:rPr>
            <w:rFonts w:ascii="Times New Roman" w:hAnsi="Times New Roman"/>
            <w:lang w:val="en-US"/>
          </w:rPr>
          <w:delText>The</w:delText>
        </w:r>
      </w:del>
      <w:r>
        <w:rPr>
          <w:rFonts w:ascii="Times New Roman" w:hAnsi="Times New Roman"/>
          <w:lang w:val="en-US"/>
        </w:rPr>
        <w:t xml:space="preserve"> data were collected by using speaking</w:t>
      </w:r>
      <w:ins w:id="10" w:author="gothicinspire" w:date="2025-06-23T17:44:07Z">
        <w:r>
          <w:rPr>
            <w:rFonts w:hint="default" w:ascii="Times New Roman" w:hAnsi="Times New Roman"/>
            <w:lang w:val="en-US"/>
          </w:rPr>
          <w:t xml:space="preserve"> pe</w:t>
        </w:r>
      </w:ins>
      <w:ins w:id="11" w:author="gothicinspire" w:date="2025-06-23T17:44:08Z">
        <w:r>
          <w:rPr>
            <w:rFonts w:hint="default" w:ascii="Times New Roman" w:hAnsi="Times New Roman"/>
            <w:lang w:val="en-US"/>
          </w:rPr>
          <w:t>rfor</w:t>
        </w:r>
      </w:ins>
      <w:ins w:id="12" w:author="gothicinspire" w:date="2025-06-23T17:44:09Z">
        <w:r>
          <w:rPr>
            <w:rFonts w:hint="default" w:ascii="Times New Roman" w:hAnsi="Times New Roman"/>
            <w:lang w:val="en-US"/>
          </w:rPr>
          <w:t>manc</w:t>
        </w:r>
      </w:ins>
      <w:ins w:id="13" w:author="gothicinspire" w:date="2025-06-23T17:44:10Z">
        <w:r>
          <w:rPr>
            <w:rFonts w:hint="default" w:ascii="Times New Roman" w:hAnsi="Times New Roman"/>
            <w:lang w:val="en-US"/>
          </w:rPr>
          <w:t>e</w:t>
        </w:r>
      </w:ins>
      <w:r>
        <w:rPr>
          <w:rFonts w:ascii="Times New Roman" w:hAnsi="Times New Roman"/>
          <w:lang w:val="en-US"/>
        </w:rPr>
        <w:t xml:space="preserve"> test</w:t>
      </w:r>
      <w:ins w:id="14" w:author="gothicinspire" w:date="2025-06-23T17:44:38Z">
        <w:r>
          <w:rPr>
            <w:rFonts w:hint="default" w:ascii="Times New Roman" w:hAnsi="Times New Roman"/>
            <w:lang w:val="en-US"/>
          </w:rPr>
          <w:t xml:space="preserve"> a</w:t>
        </w:r>
      </w:ins>
      <w:ins w:id="15" w:author="gothicinspire" w:date="2025-06-23T17:44:39Z">
        <w:r>
          <w:rPr>
            <w:rFonts w:hint="default" w:ascii="Times New Roman" w:hAnsi="Times New Roman"/>
            <w:lang w:val="en-US"/>
          </w:rPr>
          <w:t>nd</w:t>
        </w:r>
      </w:ins>
      <w:del w:id="16" w:author="gothicinspire" w:date="2025-06-23T17:44:27Z">
        <w:r>
          <w:rPr>
            <w:rFonts w:ascii="Times New Roman" w:hAnsi="Times New Roman"/>
            <w:lang w:val="en-US"/>
          </w:rPr>
          <w:delText>. To verify the hypotheses, the obtained data were</w:delText>
        </w:r>
      </w:del>
      <w:r>
        <w:rPr>
          <w:rFonts w:ascii="Times New Roman" w:hAnsi="Times New Roman"/>
          <w:lang w:val="en-US"/>
        </w:rPr>
        <w:t xml:space="preserve"> analyzed using Paired Sample T-Test and Independent Sample T-Test. The results</w:t>
      </w:r>
      <w:ins w:id="17" w:author="gothicinspire" w:date="2025-06-16T11:28:47Z">
        <w:r>
          <w:rPr>
            <w:rFonts w:hint="default" w:ascii="Times New Roman" w:hAnsi="Times New Roman"/>
            <w:lang w:val="en-US"/>
          </w:rPr>
          <w:t xml:space="preserve"> of </w:t>
        </w:r>
      </w:ins>
      <w:ins w:id="18" w:author="gothicinspire" w:date="2025-06-16T11:28:49Z">
        <w:r>
          <w:rPr>
            <w:rFonts w:hint="default" w:ascii="Times New Roman" w:hAnsi="Times New Roman"/>
            <w:lang w:val="en-US"/>
          </w:rPr>
          <w:t>Pair</w:t>
        </w:r>
      </w:ins>
      <w:ins w:id="19" w:author="gothicinspire" w:date="2025-06-16T11:28:50Z">
        <w:r>
          <w:rPr>
            <w:rFonts w:hint="default" w:ascii="Times New Roman" w:hAnsi="Times New Roman"/>
            <w:lang w:val="en-US"/>
          </w:rPr>
          <w:t xml:space="preserve">ed </w:t>
        </w:r>
      </w:ins>
      <w:ins w:id="20" w:author="gothicinspire" w:date="2025-06-16T11:28:51Z">
        <w:r>
          <w:rPr>
            <w:rFonts w:hint="default" w:ascii="Times New Roman" w:hAnsi="Times New Roman"/>
            <w:lang w:val="en-US"/>
          </w:rPr>
          <w:t>S</w:t>
        </w:r>
      </w:ins>
      <w:ins w:id="21" w:author="gothicinspire" w:date="2025-06-16T11:28:52Z">
        <w:r>
          <w:rPr>
            <w:rFonts w:hint="default" w:ascii="Times New Roman" w:hAnsi="Times New Roman"/>
            <w:lang w:val="en-US"/>
          </w:rPr>
          <w:t>ampl</w:t>
        </w:r>
      </w:ins>
      <w:ins w:id="22" w:author="gothicinspire" w:date="2025-06-16T11:28:53Z">
        <w:r>
          <w:rPr>
            <w:rFonts w:hint="default" w:ascii="Times New Roman" w:hAnsi="Times New Roman"/>
            <w:lang w:val="en-US"/>
          </w:rPr>
          <w:t>e T</w:t>
        </w:r>
      </w:ins>
      <w:ins w:id="23" w:author="gothicinspire" w:date="2025-06-16T11:28:54Z">
        <w:r>
          <w:rPr>
            <w:rFonts w:hint="default" w:ascii="Times New Roman" w:hAnsi="Times New Roman"/>
            <w:lang w:val="en-US"/>
          </w:rPr>
          <w:t>-te</w:t>
        </w:r>
      </w:ins>
      <w:ins w:id="24" w:author="gothicinspire" w:date="2025-06-16T11:28:55Z">
        <w:r>
          <w:rPr>
            <w:rFonts w:hint="default" w:ascii="Times New Roman" w:hAnsi="Times New Roman"/>
            <w:lang w:val="en-US"/>
          </w:rPr>
          <w:t>st</w:t>
        </w:r>
      </w:ins>
      <w:r>
        <w:rPr>
          <w:rFonts w:ascii="Times New Roman" w:hAnsi="Times New Roman"/>
          <w:lang w:val="en-US"/>
        </w:rPr>
        <w:t xml:space="preserve"> </w:t>
      </w:r>
      <w:ins w:id="25" w:author="gothicinspire" w:date="2025-06-16T11:30:59Z">
        <w:r>
          <w:rPr>
            <w:rFonts w:hint="default" w:ascii="Times New Roman" w:hAnsi="Times New Roman"/>
            <w:lang w:val="en-US"/>
          </w:rPr>
          <w:t>re</w:t>
        </w:r>
      </w:ins>
      <w:ins w:id="26" w:author="gothicinspire" w:date="2025-06-16T11:31:00Z">
        <w:r>
          <w:rPr>
            <w:rFonts w:hint="default" w:ascii="Times New Roman" w:hAnsi="Times New Roman"/>
            <w:lang w:val="en-US"/>
          </w:rPr>
          <w:t>veale</w:t>
        </w:r>
      </w:ins>
      <w:ins w:id="27" w:author="gothicinspire" w:date="2025-06-16T11:31:01Z">
        <w:r>
          <w:rPr>
            <w:rFonts w:hint="default" w:ascii="Times New Roman" w:hAnsi="Times New Roman"/>
            <w:lang w:val="en-US"/>
          </w:rPr>
          <w:t>d</w:t>
        </w:r>
      </w:ins>
      <w:ins w:id="28" w:author="gothicinspire" w:date="2025-06-16T11:31:02Z">
        <w:r>
          <w:rPr>
            <w:rFonts w:hint="default" w:ascii="Times New Roman" w:hAnsi="Times New Roman"/>
            <w:lang w:val="en-US"/>
          </w:rPr>
          <w:t xml:space="preserve"> </w:t>
        </w:r>
      </w:ins>
      <w:del w:id="29" w:author="gothicinspire" w:date="2025-06-16T11:30:59Z">
        <w:r>
          <w:rPr>
            <w:rFonts w:ascii="Times New Roman" w:hAnsi="Times New Roman"/>
            <w:lang w:val="en-US"/>
          </w:rPr>
          <w:delText>indicated</w:delText>
        </w:r>
      </w:del>
      <w:r>
        <w:rPr>
          <w:rFonts w:ascii="Times New Roman" w:hAnsi="Times New Roman"/>
          <w:lang w:val="en-US"/>
        </w:rPr>
        <w:t xml:space="preserve"> that GOGOMO strategy was significant to improve students’ speaking achievement of the eleventh-grade students </w:t>
      </w:r>
      <w:del w:id="30" w:author="gothicinspire" w:date="2025-06-23T17:46:02Z">
        <w:r>
          <w:rPr>
            <w:rFonts w:ascii="Times New Roman" w:hAnsi="Times New Roman"/>
            <w:lang w:val="en-US"/>
          </w:rPr>
          <w:delText>of SMA Negeri 10 Palembang</w:delText>
        </w:r>
      </w:del>
      <w:r>
        <w:rPr>
          <w:rFonts w:ascii="Times New Roman" w:hAnsi="Times New Roman"/>
          <w:lang w:val="en-US"/>
        </w:rPr>
        <w:t xml:space="preserve">. </w:t>
      </w:r>
      <w:del w:id="31" w:author="gothicinspire" w:date="2025-06-16T11:28:13Z">
        <w:r>
          <w:rPr>
            <w:rFonts w:ascii="Times New Roman" w:hAnsi="Times New Roman"/>
            <w:lang w:val="en-US"/>
          </w:rPr>
          <w:delText>In addition,</w:delText>
        </w:r>
      </w:del>
      <w:ins w:id="32" w:author="gothicinspire" w:date="2025-06-16T11:29:44Z">
        <w:r>
          <w:rPr>
            <w:rFonts w:hint="default" w:ascii="Times New Roman" w:hAnsi="Times New Roman"/>
            <w:lang w:val="en-US"/>
          </w:rPr>
          <w:t xml:space="preserve"> </w:t>
        </w:r>
      </w:ins>
      <w:del w:id="33" w:author="gothicinspire" w:date="2025-06-16T11:28:13Z">
        <w:r>
          <w:rPr>
            <w:rFonts w:ascii="Times New Roman" w:hAnsi="Times New Roman"/>
            <w:lang w:val="en-US"/>
          </w:rPr>
          <w:delText xml:space="preserve"> </w:delText>
        </w:r>
      </w:del>
      <w:del w:id="34" w:author="gothicinspire" w:date="2025-06-16T11:29:30Z">
        <w:r>
          <w:rPr>
            <w:rFonts w:hint="default" w:ascii="Times New Roman" w:hAnsi="Times New Roman"/>
            <w:lang w:val="en-US"/>
          </w:rPr>
          <w:delText xml:space="preserve">there was a </w:delText>
        </w:r>
      </w:del>
      <w:r>
        <w:rPr>
          <w:rFonts w:ascii="Times New Roman" w:hAnsi="Times New Roman"/>
          <w:lang w:val="en-US"/>
        </w:rPr>
        <w:t xml:space="preserve">significant difference of the students’ speaking achievement of the eleventh-grade students </w:t>
      </w:r>
      <w:del w:id="35" w:author="gothicinspire" w:date="2025-06-23T17:59:11Z">
        <w:r>
          <w:rPr>
            <w:rFonts w:ascii="Times New Roman" w:hAnsi="Times New Roman"/>
            <w:lang w:val="en-US"/>
          </w:rPr>
          <w:delText xml:space="preserve">of SMA Negeri 10 Palembang </w:delText>
        </w:r>
      </w:del>
      <w:r>
        <w:rPr>
          <w:rFonts w:ascii="Times New Roman" w:hAnsi="Times New Roman"/>
          <w:lang w:val="en-US"/>
        </w:rPr>
        <w:t>between those who were taught by using GOGOMO strategy and those who were not.</w:t>
      </w:r>
      <w:ins w:id="36" w:author="gothicinspire" w:date="2025-06-16T11:30:13Z">
        <w:r>
          <w:rPr>
            <w:rFonts w:hint="default" w:ascii="Times New Roman" w:hAnsi="Times New Roman"/>
            <w:lang w:val="en-US"/>
          </w:rPr>
          <w:t xml:space="preserve"> It</w:t>
        </w:r>
      </w:ins>
      <w:ins w:id="37" w:author="gothicinspire" w:date="2025-06-16T11:30:14Z">
        <w:r>
          <w:rPr>
            <w:rFonts w:hint="default" w:ascii="Times New Roman" w:hAnsi="Times New Roman"/>
            <w:lang w:val="en-US"/>
          </w:rPr>
          <w:t xml:space="preserve"> i</w:t>
        </w:r>
      </w:ins>
      <w:ins w:id="38" w:author="gothicinspire" w:date="2025-06-16T11:30:15Z">
        <w:r>
          <w:rPr>
            <w:rFonts w:hint="default" w:ascii="Times New Roman" w:hAnsi="Times New Roman"/>
            <w:lang w:val="en-US"/>
          </w:rPr>
          <w:t>ndicat</w:t>
        </w:r>
      </w:ins>
      <w:ins w:id="39" w:author="gothicinspire" w:date="2025-06-16T11:30:16Z">
        <w:r>
          <w:rPr>
            <w:rFonts w:hint="default" w:ascii="Times New Roman" w:hAnsi="Times New Roman"/>
            <w:lang w:val="en-US"/>
          </w:rPr>
          <w:t xml:space="preserve">ed </w:t>
        </w:r>
      </w:ins>
      <w:ins w:id="40" w:author="gothicinspire" w:date="2025-06-16T11:30:17Z">
        <w:r>
          <w:rPr>
            <w:rFonts w:hint="default" w:ascii="Times New Roman" w:hAnsi="Times New Roman"/>
            <w:lang w:val="en-US"/>
          </w:rPr>
          <w:t>that</w:t>
        </w:r>
      </w:ins>
      <w:r>
        <w:rPr>
          <w:rFonts w:ascii="Times New Roman" w:hAnsi="Times New Roman"/>
          <w:lang w:val="en-US"/>
        </w:rPr>
        <w:t xml:space="preserve"> </w:t>
      </w:r>
      <w:ins w:id="41" w:author="gothicinspire" w:date="2025-06-16T11:30:35Z">
        <w:r>
          <w:rPr>
            <w:rFonts w:hint="default" w:ascii="Times New Roman" w:hAnsi="Times New Roman"/>
            <w:lang w:val="en-US"/>
          </w:rPr>
          <w:t>t</w:t>
        </w:r>
      </w:ins>
      <w:del w:id="42" w:author="gothicinspire" w:date="2025-06-16T11:30:34Z">
        <w:r>
          <w:rPr>
            <w:rFonts w:ascii="Times New Roman" w:hAnsi="Times New Roman"/>
            <w:lang w:val="en-US"/>
          </w:rPr>
          <w:delText>T</w:delText>
        </w:r>
      </w:del>
      <w:r>
        <w:rPr>
          <w:rFonts w:ascii="Times New Roman" w:hAnsi="Times New Roman"/>
          <w:lang w:val="en-US"/>
        </w:rPr>
        <w:t xml:space="preserve">he experimental group outperformed the control group in their speaking achievement. </w:t>
      </w:r>
      <w:del w:id="43" w:author="gothicinspire" w:date="2025-06-16T11:31:29Z">
        <w:r>
          <w:rPr>
            <w:rFonts w:ascii="Times New Roman" w:hAnsi="Times New Roman"/>
            <w:lang w:val="en-US"/>
          </w:rPr>
          <w:delText>I</w:delText>
        </w:r>
      </w:del>
      <w:r>
        <w:commentReference w:id="3"/>
      </w:r>
      <w:del w:id="44" w:author="gothicinspire" w:date="2025-06-23T17:59:43Z">
        <w:r>
          <w:rPr>
            <w:rFonts w:ascii="Times New Roman" w:hAnsi="Times New Roman"/>
            <w:lang w:val="en-US"/>
          </w:rPr>
          <w:delText>t might be caused GOGOMO strategy provided a space for the students to build interaction with their peers and practice their speaking</w:delText>
        </w:r>
      </w:del>
      <w:r>
        <w:rPr>
          <w:rFonts w:ascii="Times New Roman" w:hAnsi="Times New Roman"/>
          <w:lang w:val="en-US"/>
        </w:rPr>
        <w:t>.</w:t>
      </w:r>
      <w:ins w:id="45" w:author="gothicinspire" w:date="2025-06-16T11:31:41Z">
        <w:r>
          <w:rPr>
            <w:rFonts w:hint="default" w:ascii="Times New Roman" w:hAnsi="Times New Roman"/>
            <w:lang w:val="en-US"/>
          </w:rPr>
          <w:t xml:space="preserve"> </w:t>
        </w:r>
      </w:ins>
      <w:ins w:id="46" w:author="gothicinspire" w:date="2025-06-16T11:31:42Z">
        <w:commentRangeStart w:id="4"/>
        <w:r>
          <w:rPr>
            <w:rFonts w:hint="default" w:ascii="Times New Roman" w:hAnsi="Times New Roman"/>
            <w:lang w:val="en-US"/>
          </w:rPr>
          <w:t>…</w:t>
        </w:r>
        <w:commentRangeEnd w:id="4"/>
      </w:ins>
      <w:r>
        <w:commentReference w:id="4"/>
      </w:r>
    </w:p>
    <w:p w14:paraId="55CC6EF4">
      <w:pPr>
        <w:spacing w:before="240"/>
        <w:ind w:left="540" w:right="429"/>
        <w:jc w:val="both"/>
        <w:rPr>
          <w:rFonts w:ascii="Times New Roman" w:hAnsi="Times New Roman"/>
          <w:i/>
          <w:lang w:val="en-US"/>
        </w:rPr>
      </w:pPr>
      <w:r>
        <w:rPr>
          <w:rFonts w:ascii="Times New Roman" w:hAnsi="Times New Roman"/>
          <w:b/>
        </w:rPr>
        <w:t>Keywords</w:t>
      </w:r>
      <w:r>
        <w:rPr>
          <w:rFonts w:ascii="Times New Roman" w:hAnsi="Times New Roman"/>
        </w:rPr>
        <w:t>:</w:t>
      </w:r>
      <w:r>
        <w:rPr>
          <w:rFonts w:ascii="Times New Roman" w:hAnsi="Times New Roman"/>
          <w:i/>
        </w:rPr>
        <w:t xml:space="preserve">  </w:t>
      </w:r>
      <w:r>
        <w:rPr>
          <w:rFonts w:ascii="Times New Roman" w:hAnsi="Times New Roman"/>
          <w:i/>
          <w:lang w:val="en-US"/>
        </w:rPr>
        <w:t>Cultivating, Speaking Achievement, and GOGOMO Strategy.</w:t>
      </w:r>
    </w:p>
    <w:p w14:paraId="5A91DBA1">
      <w:pPr>
        <w:contextualSpacing/>
        <w:rPr>
          <w:rFonts w:ascii="Times New Roman" w:hAnsi="Times New Roman"/>
          <w:color w:val="FF0000"/>
        </w:rPr>
      </w:pPr>
    </w:p>
    <w:p w14:paraId="28A39FA8">
      <w:pPr>
        <w:contextualSpacing/>
        <w:rPr>
          <w:rFonts w:ascii="Times New Roman" w:hAnsi="Times New Roman"/>
          <w:color w:val="FF0000"/>
        </w:rPr>
      </w:pPr>
      <w:r>
        <w:rPr>
          <w:lang w:eastAsia="id-ID"/>
        </w:rPr>
        <mc:AlternateContent>
          <mc:Choice Requires="wpg">
            <w:drawing>
              <wp:anchor distT="0" distB="0" distL="114300" distR="114300" simplePos="0" relativeHeight="251660288" behindDoc="0" locked="0" layoutInCell="1" allowOverlap="1">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0pt;margin-top:8.05pt;height:2.25pt;width:430.5pt;mso-position-horizontal-relative:margin;z-index:251660288;mso-width-relative:page;mso-height-relative:page;" coordsize="5467350,28575" o:gfxdata="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D6vFRHWAAAABgEAAA8AAAAAAAAAAQAgAAAA&#10;IgAAAGRycy9kb3ducmV2LnhtbFBLAQIUABQAAAAIAIdO4kCsVNMjRgIAAL8GAAAOAAAAAAAAAAEA&#10;IAAAACUBAABkcnMvZTJvRG9jLnhtbFBLBQYAAAAABgAGAFkBAADdBQAAAAA=&#10;">
                <o:lock v:ext="edit" aspectratio="f"/>
                <v:line id="Straight Connector 2" o:spid="_x0000_s1026" o:spt="20" style="position:absolute;left:0;top:0;height:0;width:5467350;" filled="f" stroked="t" coordsize="21600,21600" o:gfxdata="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3ZqS8AAAA&#10;2wAAAA8AAAAAAAAAAQAgAAAAIgAAAGRycy9kb3ducmV2LnhtbFBLAQIUABQAAAAIAIdO4kAzLwWe&#10;OwAAADkAAAAQAAAAAAAAAAEAIAAAAAsBAABkcnMvc2hhcGV4bWwueG1sUEsFBgAAAAAGAAYAWwEA&#10;ALUDA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mF1JxbwAAADb&#10;AAAADwAAAGRycy9kb3ducmV2LnhtbEVPTWvCQBC9F/oflhF6q5u0IJK6ChUChYpibA+9DdkxSZud&#10;TXZXE/+9Kwi9zeN9zmI1mlacyfnGsoJ0moAgLq1uuFLwdcif5yB8QNbYWiYFF/KwWj4+LDDTduA9&#10;nYtQiRjCPkMFdQhdJqUvazLop7YjjtzROoMhQldJ7XCI4aaVL0kykwYbjg01drSuqfwrTkbBkbbf&#10;n95Rv+l37z95sfs1VX5Q6mmSJm8gAo3hX3x3f+g4/xVuv8QD5PI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dScW8AAAA&#10;2wAAAA8AAAAAAAAAAQAgAAAAIgAAAGRycy9kb3ducmV2LnhtbFBLAQIUABQAAAAIAIdO4kAzLwWe&#10;OwAAADkAAAAQAAAAAAAAAAEAIAAAAAsBAABkcnMvc2hhcGV4bWwueG1sUEsFBgAAAAAGAAYAWwEA&#10;ALUDAAAAAA==&#10;">
                  <v:fill on="f" focussize="0,0"/>
                  <v:stroke color="#000000 [3213]" miterlimit="8" joinstyle="miter"/>
                  <v:imagedata o:title=""/>
                  <o:lock v:ext="edit" aspectratio="f"/>
                </v:line>
              </v:group>
            </w:pict>
          </mc:Fallback>
        </mc:AlternateContent>
      </w:r>
    </w:p>
    <w:p w14:paraId="2830C6A6">
      <w:pPr>
        <w:rPr>
          <w:rFonts w:ascii="Times New Roman" w:hAnsi="Times New Roman"/>
          <w:b/>
          <w:sz w:val="24"/>
          <w:szCs w:val="24"/>
        </w:rPr>
      </w:pPr>
    </w:p>
    <w:p w14:paraId="6E923D42">
      <w:pPr>
        <w:tabs>
          <w:tab w:val="left" w:pos="8647"/>
        </w:tabs>
        <w:spacing w:before="240"/>
        <w:ind w:right="-45"/>
        <w:jc w:val="center"/>
        <w:rPr>
          <w:rFonts w:ascii="Times New Roman" w:hAnsi="Times New Roman"/>
          <w:b/>
          <w:lang w:val="sv-SE"/>
        </w:rPr>
      </w:pPr>
      <w:r>
        <w:rPr>
          <w:rFonts w:ascii="Times New Roman" w:hAnsi="Times New Roman"/>
          <w:b/>
        </w:rPr>
        <w:t>MENINGKATKAN PRESTASI BERBICARA SISWA KELAS SEBELAS DENGAN MENGGUNAKAN STRATEGI GOGOMO</w:t>
      </w:r>
    </w:p>
    <w:p w14:paraId="64AD2AAE">
      <w:pPr>
        <w:tabs>
          <w:tab w:val="left" w:pos="8647"/>
        </w:tabs>
        <w:spacing w:before="240"/>
        <w:ind w:left="540" w:right="429"/>
        <w:jc w:val="both"/>
        <w:rPr>
          <w:rFonts w:ascii="Times New Roman" w:hAnsi="Times New Roman"/>
        </w:rPr>
      </w:pPr>
      <w:r>
        <w:rPr>
          <w:rFonts w:ascii="Times New Roman" w:hAnsi="Times New Roman"/>
          <w:b/>
        </w:rPr>
        <w:t xml:space="preserve">ABSTRAK: </w:t>
      </w:r>
      <w:r>
        <w:rPr>
          <w:rFonts w:ascii="Times New Roman" w:hAnsi="Times New Roman"/>
          <w:lang w:val="sv-SE"/>
        </w:rPr>
        <w:t xml:space="preserve">Mengajar berbicara harus memberikan siswa suasana belajara yang konstruktif dengan menciptakan praktik yang bermakna. </w:t>
      </w:r>
      <w:r>
        <w:rPr>
          <w:rFonts w:ascii="Times New Roman" w:hAnsi="Times New Roman"/>
          <w:lang w:val="en-US"/>
        </w:rPr>
        <w:t xml:space="preserve">Salah satu strateginya adalah dengan menggunakan strategi Give One Get One Move On (GOGOMO). </w:t>
      </w:r>
      <w:r>
        <w:rPr>
          <w:rFonts w:ascii="Times New Roman" w:hAnsi="Times New Roman"/>
          <w:lang w:val="sv-SE"/>
        </w:rPr>
        <w:t>GOGOMO adalah salah satu metode kooperatif yang memungkinkan siswa untuk berinteraksi dan berlatih berbicara dengan rekan-rekan mereka. Strategi ini memberikan siswa kesempatan untuk berbagi ide. Penelitian ini bertujuan untuk: (1) mengetahui apakah ada peningkatan yang signifikan dalam prestasi berbicara siswa kelas XI SMA Negeri 10 Palembang dengan menggunakan strategi GOGOMO, dan (2) untuk mengetahui apakah ada perbedaan yang signifikan dalam prestasi berbicara siswa kelas XI SMA Negeri 10 Palembang dengan menggunakan strategi GOGOMO dan mereka yang tidak. Penelitian ini menggunakan desain eksperimen semu dengan dengan jumla sampel 70 siswa yang dipilih dengan menggunakan purposive sampling. Pengumpulan data dilakukan dengan menggunakan tes berbicara. Untuk memverifikasi hipotesis, data yang diperoleh dianalisis menggunakan Paired Sample T-Test dan Independents Sample T-Test. Hasil penelitian menunjukkan bahwa strategi GOGOMO signifikan untuk meningkatkan prestasi berbicara siswa kelas XI SMA Negeri 10 Palembang. Selain itu, ada perbedaan yang signifikan dari prestasi berbicara siswa kelas XI SMA Negeri 10 Palembang antara mereka yang diajar dengan menggunakan strategi GOGOMO dan mereka yang tidak. Mungkin karena strategi GOGOMO memberikan ruang bagi siswa untuk membangun interaksi denga rekan-rekannya dan melatih kemampuan berbicara mereka.</w:t>
      </w:r>
    </w:p>
    <w:p w14:paraId="624B2EC0">
      <w:pPr>
        <w:tabs>
          <w:tab w:val="left" w:pos="8647"/>
        </w:tabs>
        <w:spacing w:before="240"/>
        <w:ind w:left="540" w:right="429"/>
        <w:rPr>
          <w:rFonts w:ascii="Times New Roman" w:hAnsi="Times New Roman"/>
          <w:i/>
          <w:lang w:val="en-US"/>
        </w:rPr>
        <w:sectPr>
          <w:headerReference r:id="rId5" w:type="default"/>
          <w:footerReference r:id="rId6" w:type="default"/>
          <w:type w:val="nextColumn"/>
          <w:pgSz w:w="11907" w:h="16840"/>
          <w:pgMar w:top="1701" w:right="1701" w:bottom="1701" w:left="1701" w:header="720" w:footer="720" w:gutter="0"/>
          <w:cols w:space="708" w:num="1"/>
          <w:docGrid w:linePitch="299" w:charSpace="0"/>
        </w:sectPr>
      </w:pPr>
      <w:r>
        <w:rPr>
          <w:lang w:eastAsia="id-ID"/>
        </w:rPr>
        <mc:AlternateContent>
          <mc:Choice Requires="wpg">
            <w:drawing>
              <wp:anchor distT="0" distB="0" distL="114300" distR="114300" simplePos="0" relativeHeight="251661312" behindDoc="0" locked="0" layoutInCell="1" allowOverlap="1">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2.95pt;margin-top:38.45pt;height:2.25pt;width:430.5pt;mso-position-horizontal-relative:margin;z-index:251661312;mso-width-relative:page;mso-height-relative:page;" coordsize="5467350,28575" o:gfxdata="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sTYFo1gAAAAcBAAAPAAAAAAAAAAEAIAAA&#10;ACIAAABkcnMvZG93bnJldi54bWxQSwECFAAUAAAACACHTuJARxRRRUcCAAC8BgAADgAAAAAAAAAB&#10;ACAAAAAlAQAAZHJzL2Uyb0RvYy54bWxQSwUGAAAAAAYABgBZAQAA3gUAAAAA&#10;">
                <o:lock v:ext="edit" aspectratio="f"/>
                <v:line id="Straight Connector 2" o:spid="_x0000_s1026" o:spt="20" style="position:absolute;left:0;top:0;height:0;width:5467350;" filled="f" stroked="t" coordsize="21600,21600" o:gfxdata="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0//avQAA&#10;ANoAAAAPAAAAAAAAAAEAIAAAACIAAABkcnMvZG93bnJldi54bWxQSwECFAAUAAAACACHTuJAMy8F&#10;njsAAAA5AAAAEAAAAAAAAAABACAAAAAMAQAAZHJzL3NoYXBleG1sLnhtbFBLBQYAAAAABgAGAFsB&#10;AAC2Aw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aI/Xsr4AAADb&#10;AAAADwAAAGRycy9kb3ducmV2LnhtbEWPT2vCQBDF74LfYRmhN93YQynRVVAICBalsT14G7JjEs3O&#10;xt31T79951DobYb35r3fzJdP16k7hdh6NjCdZKCIK29brg18HYrxO6iYkC12nsnAD0VYLoaDOebW&#10;P/iT7mWqlYRwzNFAk1Kfax2rhhzGie+JRTv54DDJGmptAz4k3HX6NcvetMOWpaHBntYNVZfy5gyc&#10;aPe9jYGuH9f96liU+7Ori4MxL6NpNgOV6Jn+zX/XGyv4Qi+/yAB6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I/Xsr4A&#10;AADbAAAADwAAAAAAAAABACAAAAAiAAAAZHJzL2Rvd25yZXYueG1sUEsBAhQAFAAAAAgAh07iQDMv&#10;BZ47AAAAOQAAABAAAAAAAAAAAQAgAAAADQEAAGRycy9zaGFwZXhtbC54bWxQSwUGAAAAAAYABgBb&#10;AQAAtwMAAAAA&#10;">
                  <v:fill on="f" focussize="0,0"/>
                  <v:stroke color="#000000 [3213]" miterlimit="8" joinstyle="miter"/>
                  <v:imagedata o:title=""/>
                  <o:lock v:ext="edit" aspectratio="f"/>
                </v:line>
              </v:group>
            </w:pict>
          </mc:Fallback>
        </mc:AlternateContent>
      </w:r>
      <w:r>
        <w:rPr>
          <w:rFonts w:ascii="Times New Roman" w:hAnsi="Times New Roman"/>
          <w:b/>
        </w:rPr>
        <w:t>Kata Kunci:</w:t>
      </w:r>
      <w:r>
        <w:rPr>
          <w:rFonts w:ascii="Times New Roman" w:hAnsi="Times New Roman"/>
          <w:i/>
        </w:rPr>
        <w:t xml:space="preserve">  pe</w:t>
      </w:r>
      <w:r>
        <w:rPr>
          <w:rFonts w:ascii="Times New Roman" w:hAnsi="Times New Roman"/>
          <w:i/>
          <w:lang w:val="en-US"/>
        </w:rPr>
        <w:t>ningkatan</w:t>
      </w:r>
      <w:r>
        <w:rPr>
          <w:rFonts w:ascii="Times New Roman" w:hAnsi="Times New Roman"/>
          <w:i/>
        </w:rPr>
        <w:t xml:space="preserve">, </w:t>
      </w:r>
      <w:r>
        <w:rPr>
          <w:rFonts w:ascii="Times New Roman" w:hAnsi="Times New Roman"/>
          <w:i/>
          <w:lang w:val="en-US"/>
        </w:rPr>
        <w:t>kemampuan bicara, strategi Gogomo</w:t>
      </w:r>
    </w:p>
    <w:p w14:paraId="0F81C328">
      <w:pPr>
        <w:spacing w:line="360" w:lineRule="auto"/>
        <w:ind w:right="-46"/>
        <w:jc w:val="both"/>
        <w:rPr>
          <w:rFonts w:ascii="Times New Roman" w:hAnsi="Times New Roman"/>
          <w:b/>
          <w:bCs/>
          <w:sz w:val="24"/>
          <w:szCs w:val="24"/>
        </w:rPr>
      </w:pPr>
      <w:commentRangeStart w:id="5"/>
      <w:r>
        <w:rPr>
          <w:rFonts w:ascii="Times New Roman" w:hAnsi="Times New Roman"/>
          <w:b/>
          <w:bCs/>
          <w:sz w:val="24"/>
          <w:szCs w:val="24"/>
        </w:rPr>
        <w:t>INTRODUCTION</w:t>
      </w:r>
      <w:commentRangeEnd w:id="5"/>
      <w:r>
        <w:commentReference w:id="5"/>
      </w:r>
    </w:p>
    <w:p w14:paraId="4FF0BE86">
      <w:pPr>
        <w:pStyle w:val="69"/>
        <w:keepNext/>
        <w:framePr w:dropCap="drop" w:lines="2" w:wrap="around" w:vAnchor="text" w:hAnchor="text"/>
        <w:spacing w:line="551" w:lineRule="exact"/>
        <w:ind w:right="-30" w:firstLine="0"/>
        <w:textAlignment w:val="baseline"/>
        <w:rPr>
          <w:sz w:val="24"/>
        </w:rPr>
      </w:pPr>
      <w:r>
        <w:rPr>
          <w:position w:val="-6"/>
          <w:sz w:val="70"/>
          <w:lang w:eastAsia="id-ID"/>
        </w:rPr>
        <w:t xml:space="preserve">   </w:t>
      </w:r>
      <w:r>
        <w:rPr>
          <w:position w:val="-6"/>
          <w:sz w:val="70"/>
          <w:lang w:val="en-US" w:eastAsia="id-ID"/>
        </w:rPr>
        <w:t>E</w:t>
      </w:r>
      <w:r>
        <w:rPr>
          <w:sz w:val="24"/>
        </w:rPr>
        <w:t xml:space="preserve"> </w:t>
      </w:r>
    </w:p>
    <w:p w14:paraId="5DCEBB06">
      <w:pPr>
        <w:widowControl w:val="0"/>
        <w:autoSpaceDE w:val="0"/>
        <w:autoSpaceDN w:val="0"/>
        <w:spacing w:before="218"/>
        <w:ind w:right="-46"/>
        <w:jc w:val="both"/>
        <w:rPr>
          <w:rFonts w:ascii="Times New Roman" w:hAnsi="Times New Roman" w:eastAsia="Times New Roman"/>
          <w:sz w:val="24"/>
          <w:szCs w:val="24"/>
          <w:lang w:val="en-US"/>
        </w:rPr>
      </w:pPr>
      <w:r>
        <w:rPr>
          <w:rFonts w:ascii="Times New Roman" w:hAnsi="Times New Roman" w:eastAsia="Times New Roman"/>
          <w:sz w:val="24"/>
          <w:szCs w:val="24"/>
          <w:lang w:val="en-US"/>
        </w:rPr>
        <w:t>nglish is considered as a global language since it is used among nations. The growth of the use of English as the world’s primary language for the international communication has obviously been continuing for several decades (Graddol, 2006). Speaking is important, since it is the most used skill when someone wants to disclose</w:t>
      </w:r>
      <w:r>
        <w:rPr>
          <w:rFonts w:ascii="Times New Roman" w:hAnsi="Times New Roman" w:eastAsia="Times New Roman"/>
          <w:spacing w:val="40"/>
          <w:sz w:val="24"/>
          <w:szCs w:val="24"/>
          <w:lang w:val="en-US"/>
        </w:rPr>
        <w:t xml:space="preserve"> </w:t>
      </w:r>
      <w:r>
        <w:rPr>
          <w:rFonts w:ascii="Times New Roman" w:hAnsi="Times New Roman" w:eastAsia="Times New Roman"/>
          <w:sz w:val="24"/>
          <w:szCs w:val="24"/>
          <w:lang w:val="en-US"/>
        </w:rPr>
        <w:t>the ideas and share information. Speaking skill is the most necessary skill for all</w:t>
      </w:r>
      <w:r>
        <w:rPr>
          <w:rFonts w:ascii="Times New Roman" w:hAnsi="Times New Roman" w:eastAsia="Times New Roman"/>
          <w:spacing w:val="40"/>
          <w:sz w:val="24"/>
          <w:szCs w:val="24"/>
          <w:lang w:val="en-US"/>
        </w:rPr>
        <w:t xml:space="preserve"> </w:t>
      </w:r>
      <w:r>
        <w:rPr>
          <w:rFonts w:ascii="Times New Roman" w:hAnsi="Times New Roman" w:eastAsia="Times New Roman"/>
          <w:sz w:val="24"/>
          <w:szCs w:val="24"/>
          <w:lang w:val="en-US"/>
        </w:rPr>
        <w:t>learners who wish to learn English to enhance their career, improve business, build confidence, make public speeches, attend interviews, participate in debates and group discussions and give presentations. (McLaren, Madrid, &amp; Bueno, 2006).</w:t>
      </w:r>
    </w:p>
    <w:p w14:paraId="7B1F1C78">
      <w:pPr>
        <w:widowControl w:val="0"/>
        <w:autoSpaceDE w:val="0"/>
        <w:autoSpaceDN w:val="0"/>
        <w:spacing w:before="218"/>
        <w:ind w:right="-46" w:firstLine="720"/>
        <w:jc w:val="both"/>
        <w:rPr>
          <w:rFonts w:ascii="Times New Roman" w:hAnsi="Times New Roman" w:eastAsia="Times New Roman"/>
          <w:sz w:val="24"/>
          <w:szCs w:val="24"/>
          <w:lang w:val="en-US"/>
        </w:rPr>
      </w:pPr>
      <w:r>
        <w:rPr>
          <w:rFonts w:ascii="Times New Roman" w:hAnsi="Times New Roman" w:eastAsia="Times New Roman"/>
          <w:sz w:val="24"/>
          <w:szCs w:val="24"/>
          <w:lang w:val="en-US"/>
        </w:rPr>
        <w:t>The main problems of learners-speakers are caused by two factors namely knowledge and skills (Thornburry, 2008, p. 39). Since English in Indonesia is a foreign language, the students still get many problems in learning English. Although students acquire English since they are in Junior High School, students still have problems in producing spoken English. According to Panggabean (2015), students lacked opportunities to practice English in their daily conversation since it was not official language in Indonesia.</w:t>
      </w:r>
    </w:p>
    <w:p w14:paraId="57B22866">
      <w:pPr>
        <w:widowControl w:val="0"/>
        <w:autoSpaceDE w:val="0"/>
        <w:autoSpaceDN w:val="0"/>
        <w:spacing w:before="218"/>
        <w:ind w:right="-46" w:firstLine="720"/>
        <w:jc w:val="both"/>
        <w:rPr>
          <w:rFonts w:ascii="Times New Roman" w:hAnsi="Times New Roman" w:eastAsia="Times New Roman"/>
          <w:sz w:val="24"/>
          <w:szCs w:val="24"/>
          <w:lang w:val="en-US"/>
        </w:rPr>
      </w:pPr>
      <w:r>
        <w:rPr>
          <w:rFonts w:ascii="Times New Roman" w:hAnsi="Times New Roman" w:eastAsia="Times New Roman"/>
          <w:sz w:val="24"/>
          <w:szCs w:val="24"/>
          <w:lang w:val="en-US"/>
        </w:rPr>
        <w:t>Based on the researchers’ observation while teaching at SMA Negeri 10 Palembang and interview with one of English teachers, the factors that made students’ speaking skill still low were: (1) the students were not confident when they spoke in English in front</w:t>
      </w:r>
      <w:r>
        <w:rPr>
          <w:rFonts w:ascii="Times New Roman" w:hAnsi="Times New Roman" w:eastAsia="Times New Roman"/>
          <w:spacing w:val="40"/>
          <w:sz w:val="24"/>
          <w:szCs w:val="24"/>
          <w:lang w:val="en-US"/>
        </w:rPr>
        <w:t xml:space="preserve"> </w:t>
      </w:r>
      <w:r>
        <w:rPr>
          <w:rFonts w:ascii="Times New Roman" w:hAnsi="Times New Roman" w:eastAsia="Times New Roman"/>
          <w:sz w:val="24"/>
          <w:szCs w:val="24"/>
          <w:lang w:val="en-US"/>
        </w:rPr>
        <w:t>of the class. They felt afraid to make some mistakes in speaking English, (2) the</w:t>
      </w:r>
      <w:r>
        <w:rPr>
          <w:rFonts w:ascii="Times New Roman" w:hAnsi="Times New Roman" w:eastAsia="Times New Roman"/>
          <w:spacing w:val="40"/>
          <w:sz w:val="24"/>
          <w:szCs w:val="24"/>
          <w:lang w:val="en-US"/>
        </w:rPr>
        <w:t xml:space="preserve"> </w:t>
      </w:r>
      <w:r>
        <w:rPr>
          <w:rFonts w:ascii="Times New Roman" w:hAnsi="Times New Roman" w:eastAsia="Times New Roman"/>
          <w:sz w:val="24"/>
          <w:szCs w:val="24"/>
          <w:lang w:val="en-US"/>
        </w:rPr>
        <w:t>students had lack of vocabulary stocks, and (3) the students lacked opportunities to practice their speaking skill. As the result, teachers used the traditional method to teach the students in the classroom. This condition made students not interested and hard to learn English.</w:t>
      </w:r>
    </w:p>
    <w:p w14:paraId="1EAC812E">
      <w:pPr>
        <w:widowControl w:val="0"/>
        <w:autoSpaceDE w:val="0"/>
        <w:autoSpaceDN w:val="0"/>
        <w:spacing w:before="218"/>
        <w:ind w:right="-46" w:firstLine="720"/>
        <w:jc w:val="both"/>
        <w:rPr>
          <w:rFonts w:ascii="Times New Roman" w:hAnsi="Times New Roman" w:eastAsia="Times New Roman"/>
          <w:sz w:val="24"/>
          <w:szCs w:val="24"/>
          <w:lang w:val="en-US"/>
        </w:rPr>
      </w:pPr>
      <w:r>
        <w:rPr>
          <w:rFonts w:ascii="Times New Roman" w:hAnsi="Times New Roman" w:eastAsia="Times New Roman"/>
          <w:sz w:val="24"/>
          <w:szCs w:val="24"/>
          <w:lang w:val="en-US"/>
        </w:rPr>
        <w:t>The teachers should select an effective strategy that help the students to build learning</w:t>
      </w:r>
      <w:r>
        <w:rPr>
          <w:rFonts w:ascii="Times New Roman" w:hAnsi="Times New Roman" w:eastAsia="Times New Roman"/>
          <w:spacing w:val="-3"/>
          <w:sz w:val="24"/>
          <w:szCs w:val="24"/>
          <w:lang w:val="en-US"/>
        </w:rPr>
        <w:t xml:space="preserve"> </w:t>
      </w:r>
      <w:r>
        <w:rPr>
          <w:rFonts w:ascii="Times New Roman" w:hAnsi="Times New Roman" w:eastAsia="Times New Roman"/>
          <w:sz w:val="24"/>
          <w:szCs w:val="24"/>
          <w:lang w:val="en-US"/>
        </w:rPr>
        <w:t>atmosphere</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to practice</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their</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speaking. One</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of</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the</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strategies that can be</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used for teaching speaking is Give One Get One Move On (GOGOMO) strategy. GOGOMO strategy is one of the discussion session strategy that make students actively and intentionally get and give the information from each other (UDL Strategy Index, 2021). Meanwhile,</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Guillaume</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(2007, p. 176)</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states that GOGOMO</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strategy</w:t>
      </w:r>
      <w:r>
        <w:rPr>
          <w:rFonts w:ascii="Times New Roman" w:hAnsi="Times New Roman" w:eastAsia="Times New Roman"/>
          <w:spacing w:val="-5"/>
          <w:sz w:val="24"/>
          <w:szCs w:val="24"/>
          <w:lang w:val="en-US"/>
        </w:rPr>
        <w:t xml:space="preserve"> </w:t>
      </w:r>
      <w:r>
        <w:rPr>
          <w:rFonts w:ascii="Times New Roman" w:hAnsi="Times New Roman" w:eastAsia="Times New Roman"/>
          <w:sz w:val="24"/>
          <w:szCs w:val="24"/>
          <w:lang w:val="en-US"/>
        </w:rPr>
        <w:t>invites</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the</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learners to move around the room in sharing ideas in certain topic and collecting it from their peers. GOGOMO strategy is the strategy that supports collaborative learning.</w:t>
      </w:r>
    </w:p>
    <w:p w14:paraId="154C4348">
      <w:pPr>
        <w:widowControl w:val="0"/>
        <w:autoSpaceDE w:val="0"/>
        <w:autoSpaceDN w:val="0"/>
        <w:spacing w:before="218"/>
        <w:ind w:right="-46" w:firstLine="720"/>
        <w:jc w:val="both"/>
        <w:rPr>
          <w:rFonts w:ascii="Times New Roman" w:hAnsi="Times New Roman" w:eastAsia="Times New Roman"/>
          <w:sz w:val="24"/>
          <w:szCs w:val="24"/>
          <w:lang w:val="en-US"/>
        </w:rPr>
      </w:pPr>
      <w:r>
        <w:rPr>
          <w:rFonts w:ascii="Times New Roman" w:hAnsi="Times New Roman" w:eastAsia="Times New Roman"/>
          <w:sz w:val="24"/>
          <w:szCs w:val="24"/>
          <w:lang w:val="en-US"/>
        </w:rPr>
        <w:t>Some researchers have proved that the application of Give One Get One Move On (GOGOMO) could improve students’ certain skills in learning English. The first study is conducted by Fardan in 2016 using Give One Get One Move On (GOGOMO) Strategy to improve students’ ability. The objective of this study was to find out</w:t>
      </w:r>
      <w:r>
        <w:rPr>
          <w:rFonts w:ascii="Times New Roman" w:hAnsi="Times New Roman" w:eastAsia="Times New Roman"/>
          <w:spacing w:val="80"/>
          <w:sz w:val="24"/>
          <w:szCs w:val="24"/>
          <w:lang w:val="en-US"/>
        </w:rPr>
        <w:t xml:space="preserve"> </w:t>
      </w:r>
      <w:r>
        <w:rPr>
          <w:rFonts w:ascii="Times New Roman" w:hAnsi="Times New Roman" w:eastAsia="Times New Roman"/>
          <w:sz w:val="24"/>
          <w:szCs w:val="24"/>
          <w:lang w:val="en-US"/>
        </w:rPr>
        <w:t>whether or not GOGOMO strategy could improve the students’ speaking ability. The result</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of</w:t>
      </w:r>
      <w:r>
        <w:rPr>
          <w:rFonts w:ascii="Times New Roman" w:hAnsi="Times New Roman" w:eastAsia="Times New Roman"/>
          <w:spacing w:val="-2"/>
          <w:sz w:val="24"/>
          <w:szCs w:val="24"/>
          <w:lang w:val="en-US"/>
        </w:rPr>
        <w:t xml:space="preserve"> </w:t>
      </w:r>
      <w:r>
        <w:rPr>
          <w:rFonts w:ascii="Times New Roman" w:hAnsi="Times New Roman" w:eastAsia="Times New Roman"/>
          <w:sz w:val="24"/>
          <w:szCs w:val="24"/>
          <w:lang w:val="en-US"/>
        </w:rPr>
        <w:t>this</w:t>
      </w:r>
      <w:r>
        <w:rPr>
          <w:rFonts w:ascii="Times New Roman" w:hAnsi="Times New Roman" w:eastAsia="Times New Roman"/>
          <w:spacing w:val="-3"/>
          <w:sz w:val="24"/>
          <w:szCs w:val="24"/>
          <w:lang w:val="en-US"/>
        </w:rPr>
        <w:t xml:space="preserve"> </w:t>
      </w:r>
      <w:r>
        <w:rPr>
          <w:rFonts w:ascii="Times New Roman" w:hAnsi="Times New Roman" w:eastAsia="Times New Roman"/>
          <w:sz w:val="24"/>
          <w:szCs w:val="24"/>
          <w:lang w:val="en-US"/>
        </w:rPr>
        <w:t>study</w:t>
      </w:r>
      <w:r>
        <w:rPr>
          <w:rFonts w:ascii="Times New Roman" w:hAnsi="Times New Roman" w:eastAsia="Times New Roman"/>
          <w:spacing w:val="-7"/>
          <w:sz w:val="24"/>
          <w:szCs w:val="24"/>
          <w:lang w:val="en-US"/>
        </w:rPr>
        <w:t xml:space="preserve"> </w:t>
      </w:r>
      <w:r>
        <w:rPr>
          <w:rFonts w:ascii="Times New Roman" w:hAnsi="Times New Roman" w:eastAsia="Times New Roman"/>
          <w:sz w:val="24"/>
          <w:szCs w:val="24"/>
          <w:lang w:val="en-US"/>
        </w:rPr>
        <w:t>showed</w:t>
      </w:r>
      <w:r>
        <w:rPr>
          <w:rFonts w:ascii="Times New Roman" w:hAnsi="Times New Roman" w:eastAsia="Times New Roman"/>
          <w:spacing w:val="-2"/>
          <w:sz w:val="24"/>
          <w:szCs w:val="24"/>
          <w:lang w:val="en-US"/>
        </w:rPr>
        <w:t xml:space="preserve"> </w:t>
      </w:r>
      <w:r>
        <w:rPr>
          <w:rFonts w:ascii="Times New Roman" w:hAnsi="Times New Roman" w:eastAsia="Times New Roman"/>
          <w:sz w:val="24"/>
          <w:szCs w:val="24"/>
          <w:lang w:val="en-US"/>
        </w:rPr>
        <w:t>that</w:t>
      </w:r>
      <w:r>
        <w:rPr>
          <w:rFonts w:ascii="Times New Roman" w:hAnsi="Times New Roman" w:eastAsia="Times New Roman"/>
          <w:spacing w:val="-2"/>
          <w:sz w:val="24"/>
          <w:szCs w:val="24"/>
          <w:lang w:val="en-US"/>
        </w:rPr>
        <w:t xml:space="preserve"> </w:t>
      </w:r>
      <w:r>
        <w:rPr>
          <w:rFonts w:ascii="Times New Roman" w:hAnsi="Times New Roman" w:eastAsia="Times New Roman"/>
          <w:sz w:val="24"/>
          <w:szCs w:val="24"/>
          <w:lang w:val="en-US"/>
        </w:rPr>
        <w:t>the</w:t>
      </w:r>
      <w:r>
        <w:rPr>
          <w:rFonts w:ascii="Times New Roman" w:hAnsi="Times New Roman" w:eastAsia="Times New Roman"/>
          <w:spacing w:val="-2"/>
          <w:sz w:val="24"/>
          <w:szCs w:val="24"/>
          <w:lang w:val="en-US"/>
        </w:rPr>
        <w:t xml:space="preserve"> </w:t>
      </w:r>
      <w:r>
        <w:rPr>
          <w:rFonts w:ascii="Times New Roman" w:hAnsi="Times New Roman" w:eastAsia="Times New Roman"/>
          <w:sz w:val="24"/>
          <w:szCs w:val="24"/>
          <w:lang w:val="en-US"/>
        </w:rPr>
        <w:t>students’</w:t>
      </w:r>
      <w:r>
        <w:rPr>
          <w:rFonts w:ascii="Times New Roman" w:hAnsi="Times New Roman" w:eastAsia="Times New Roman"/>
          <w:spacing w:val="-2"/>
          <w:sz w:val="24"/>
          <w:szCs w:val="24"/>
          <w:lang w:val="en-US"/>
        </w:rPr>
        <w:t xml:space="preserve"> </w:t>
      </w:r>
      <w:r>
        <w:rPr>
          <w:rFonts w:ascii="Times New Roman" w:hAnsi="Times New Roman" w:eastAsia="Times New Roman"/>
          <w:sz w:val="24"/>
          <w:szCs w:val="24"/>
          <w:lang w:val="en-US"/>
        </w:rPr>
        <w:t>speaking</w:t>
      </w:r>
      <w:r>
        <w:rPr>
          <w:rFonts w:ascii="Times New Roman" w:hAnsi="Times New Roman" w:eastAsia="Times New Roman"/>
          <w:spacing w:val="-4"/>
          <w:sz w:val="24"/>
          <w:szCs w:val="24"/>
          <w:lang w:val="en-US"/>
        </w:rPr>
        <w:t xml:space="preserve"> </w:t>
      </w:r>
      <w:r>
        <w:rPr>
          <w:rFonts w:ascii="Times New Roman" w:hAnsi="Times New Roman" w:eastAsia="Times New Roman"/>
          <w:sz w:val="24"/>
          <w:szCs w:val="24"/>
          <w:lang w:val="en-US"/>
        </w:rPr>
        <w:t>ability</w:t>
      </w:r>
      <w:r>
        <w:rPr>
          <w:rFonts w:ascii="Times New Roman" w:hAnsi="Times New Roman" w:eastAsia="Times New Roman"/>
          <w:spacing w:val="-7"/>
          <w:sz w:val="24"/>
          <w:szCs w:val="24"/>
          <w:lang w:val="en-US"/>
        </w:rPr>
        <w:t xml:space="preserve"> </w:t>
      </w:r>
      <w:r>
        <w:rPr>
          <w:rFonts w:ascii="Times New Roman" w:hAnsi="Times New Roman" w:eastAsia="Times New Roman"/>
          <w:sz w:val="24"/>
          <w:szCs w:val="24"/>
          <w:lang w:val="en-US"/>
        </w:rPr>
        <w:t>improved</w:t>
      </w:r>
      <w:r>
        <w:rPr>
          <w:rFonts w:ascii="Times New Roman" w:hAnsi="Times New Roman" w:eastAsia="Times New Roman"/>
          <w:spacing w:val="-2"/>
          <w:sz w:val="24"/>
          <w:szCs w:val="24"/>
          <w:lang w:val="en-US"/>
        </w:rPr>
        <w:t xml:space="preserve"> </w:t>
      </w:r>
      <w:r>
        <w:rPr>
          <w:rFonts w:ascii="Times New Roman" w:hAnsi="Times New Roman" w:eastAsia="Times New Roman"/>
          <w:sz w:val="24"/>
          <w:szCs w:val="24"/>
          <w:lang w:val="en-US"/>
        </w:rPr>
        <w:t>significantly. By using GOGOMO strategy, the students could improve their ability in understanding</w:t>
      </w:r>
      <w:r>
        <w:rPr>
          <w:rFonts w:ascii="Times New Roman" w:hAnsi="Times New Roman" w:eastAsia="Times New Roman"/>
          <w:spacing w:val="80"/>
          <w:sz w:val="24"/>
          <w:szCs w:val="24"/>
          <w:lang w:val="en-US"/>
        </w:rPr>
        <w:t xml:space="preserve"> </w:t>
      </w:r>
      <w:r>
        <w:rPr>
          <w:rFonts w:ascii="Times New Roman" w:hAnsi="Times New Roman" w:eastAsia="Times New Roman"/>
          <w:sz w:val="24"/>
          <w:szCs w:val="24"/>
          <w:lang w:val="en-US"/>
        </w:rPr>
        <w:t>well how to speak in English. Furthermore, Amalia (2017) investigated the influence of using Give One-Get One Strategy towards students’ reading comprehension at the first semester</w:t>
      </w:r>
      <w:r>
        <w:rPr>
          <w:rFonts w:ascii="Times New Roman" w:hAnsi="Times New Roman" w:eastAsia="Times New Roman"/>
          <w:spacing w:val="24"/>
          <w:sz w:val="24"/>
          <w:szCs w:val="24"/>
          <w:lang w:val="en-US"/>
        </w:rPr>
        <w:t xml:space="preserve"> </w:t>
      </w:r>
      <w:r>
        <w:rPr>
          <w:rFonts w:ascii="Times New Roman" w:hAnsi="Times New Roman" w:eastAsia="Times New Roman"/>
          <w:sz w:val="24"/>
          <w:szCs w:val="24"/>
          <w:lang w:val="en-US"/>
        </w:rPr>
        <w:t>of</w:t>
      </w:r>
      <w:r>
        <w:rPr>
          <w:rFonts w:ascii="Times New Roman" w:hAnsi="Times New Roman" w:eastAsia="Times New Roman"/>
          <w:spacing w:val="24"/>
          <w:sz w:val="24"/>
          <w:szCs w:val="24"/>
          <w:lang w:val="en-US"/>
        </w:rPr>
        <w:t xml:space="preserve"> </w:t>
      </w:r>
      <w:r>
        <w:rPr>
          <w:rFonts w:ascii="Times New Roman" w:hAnsi="Times New Roman" w:eastAsia="Times New Roman"/>
          <w:sz w:val="24"/>
          <w:szCs w:val="24"/>
          <w:lang w:val="en-US"/>
        </w:rPr>
        <w:t>the</w:t>
      </w:r>
      <w:r>
        <w:rPr>
          <w:rFonts w:ascii="Times New Roman" w:hAnsi="Times New Roman" w:eastAsia="Times New Roman"/>
          <w:spacing w:val="4"/>
          <w:sz w:val="24"/>
          <w:szCs w:val="24"/>
          <w:lang w:val="en-US"/>
        </w:rPr>
        <w:t xml:space="preserve"> </w:t>
      </w:r>
      <w:r>
        <w:rPr>
          <w:rFonts w:ascii="Times New Roman" w:hAnsi="Times New Roman" w:eastAsia="Times New Roman"/>
          <w:sz w:val="24"/>
          <w:szCs w:val="24"/>
          <w:lang w:val="en-US"/>
        </w:rPr>
        <w:t>Eight</w:t>
      </w:r>
      <w:r>
        <w:rPr>
          <w:rFonts w:ascii="Times New Roman" w:hAnsi="Times New Roman" w:eastAsia="Times New Roman"/>
          <w:spacing w:val="4"/>
          <w:sz w:val="24"/>
          <w:szCs w:val="24"/>
          <w:lang w:val="en-US"/>
        </w:rPr>
        <w:t xml:space="preserve"> </w:t>
      </w:r>
      <w:r>
        <w:rPr>
          <w:rFonts w:ascii="Times New Roman" w:hAnsi="Times New Roman" w:eastAsia="Times New Roman"/>
          <w:sz w:val="24"/>
          <w:szCs w:val="24"/>
          <w:lang w:val="en-US"/>
        </w:rPr>
        <w:t>Grade</w:t>
      </w:r>
      <w:r>
        <w:rPr>
          <w:rFonts w:ascii="Times New Roman" w:hAnsi="Times New Roman" w:eastAsia="Times New Roman"/>
          <w:spacing w:val="2"/>
          <w:sz w:val="24"/>
          <w:szCs w:val="24"/>
          <w:lang w:val="en-US"/>
        </w:rPr>
        <w:t xml:space="preserve"> </w:t>
      </w:r>
      <w:r>
        <w:rPr>
          <w:rFonts w:ascii="Times New Roman" w:hAnsi="Times New Roman" w:eastAsia="Times New Roman"/>
          <w:sz w:val="24"/>
          <w:szCs w:val="24"/>
          <w:lang w:val="en-US"/>
        </w:rPr>
        <w:t>of</w:t>
      </w:r>
      <w:r>
        <w:rPr>
          <w:rFonts w:ascii="Times New Roman" w:hAnsi="Times New Roman" w:eastAsia="Times New Roman"/>
          <w:spacing w:val="6"/>
          <w:sz w:val="24"/>
          <w:szCs w:val="24"/>
          <w:lang w:val="en-US"/>
        </w:rPr>
        <w:t xml:space="preserve"> </w:t>
      </w:r>
      <w:r>
        <w:rPr>
          <w:rFonts w:ascii="Times New Roman" w:hAnsi="Times New Roman" w:eastAsia="Times New Roman"/>
          <w:sz w:val="24"/>
          <w:szCs w:val="24"/>
          <w:lang w:val="en-US"/>
        </w:rPr>
        <w:t>SMP</w:t>
      </w:r>
      <w:r>
        <w:rPr>
          <w:rFonts w:ascii="Times New Roman" w:hAnsi="Times New Roman" w:eastAsia="Times New Roman"/>
          <w:spacing w:val="4"/>
          <w:sz w:val="24"/>
          <w:szCs w:val="24"/>
          <w:lang w:val="en-US"/>
        </w:rPr>
        <w:t xml:space="preserve"> </w:t>
      </w:r>
      <w:r>
        <w:rPr>
          <w:rFonts w:ascii="Times New Roman" w:hAnsi="Times New Roman" w:eastAsia="Times New Roman"/>
          <w:sz w:val="24"/>
          <w:szCs w:val="24"/>
          <w:lang w:val="en-US"/>
        </w:rPr>
        <w:t>Negeri</w:t>
      </w:r>
      <w:r>
        <w:rPr>
          <w:rFonts w:ascii="Times New Roman" w:hAnsi="Times New Roman" w:eastAsia="Times New Roman"/>
          <w:spacing w:val="6"/>
          <w:sz w:val="24"/>
          <w:szCs w:val="24"/>
          <w:lang w:val="en-US"/>
        </w:rPr>
        <w:t xml:space="preserve"> </w:t>
      </w:r>
      <w:r>
        <w:rPr>
          <w:rFonts w:ascii="Times New Roman" w:hAnsi="Times New Roman" w:eastAsia="Times New Roman"/>
          <w:sz w:val="24"/>
          <w:szCs w:val="24"/>
          <w:lang w:val="en-US"/>
        </w:rPr>
        <w:t>20</w:t>
      </w:r>
      <w:r>
        <w:rPr>
          <w:rFonts w:ascii="Times New Roman" w:hAnsi="Times New Roman" w:eastAsia="Times New Roman"/>
          <w:spacing w:val="5"/>
          <w:sz w:val="24"/>
          <w:szCs w:val="24"/>
          <w:lang w:val="en-US"/>
        </w:rPr>
        <w:t xml:space="preserve"> </w:t>
      </w:r>
      <w:r>
        <w:rPr>
          <w:rFonts w:ascii="Times New Roman" w:hAnsi="Times New Roman" w:eastAsia="Times New Roman"/>
          <w:sz w:val="24"/>
          <w:szCs w:val="24"/>
          <w:lang w:val="en-US"/>
        </w:rPr>
        <w:t>Bandar</w:t>
      </w:r>
      <w:r>
        <w:rPr>
          <w:rFonts w:ascii="Times New Roman" w:hAnsi="Times New Roman" w:eastAsia="Times New Roman"/>
          <w:spacing w:val="6"/>
          <w:sz w:val="24"/>
          <w:szCs w:val="24"/>
          <w:lang w:val="en-US"/>
        </w:rPr>
        <w:t xml:space="preserve"> </w:t>
      </w:r>
      <w:r>
        <w:rPr>
          <w:rFonts w:ascii="Times New Roman" w:hAnsi="Times New Roman" w:eastAsia="Times New Roman"/>
          <w:sz w:val="24"/>
          <w:szCs w:val="24"/>
          <w:lang w:val="en-US"/>
        </w:rPr>
        <w:t>Lampung</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in</w:t>
      </w:r>
      <w:r>
        <w:rPr>
          <w:rFonts w:ascii="Times New Roman" w:hAnsi="Times New Roman" w:eastAsia="Times New Roman"/>
          <w:spacing w:val="5"/>
          <w:sz w:val="24"/>
          <w:szCs w:val="24"/>
          <w:lang w:val="en-US"/>
        </w:rPr>
        <w:t xml:space="preserve"> </w:t>
      </w:r>
      <w:r>
        <w:rPr>
          <w:rFonts w:ascii="Times New Roman" w:hAnsi="Times New Roman" w:eastAsia="Times New Roman"/>
          <w:sz w:val="24"/>
          <w:szCs w:val="24"/>
          <w:lang w:val="en-US"/>
        </w:rPr>
        <w:t>the</w:t>
      </w:r>
      <w:r>
        <w:rPr>
          <w:rFonts w:ascii="Times New Roman" w:hAnsi="Times New Roman" w:eastAsia="Times New Roman"/>
          <w:spacing w:val="5"/>
          <w:sz w:val="24"/>
          <w:szCs w:val="24"/>
          <w:lang w:val="en-US"/>
        </w:rPr>
        <w:t xml:space="preserve"> </w:t>
      </w:r>
      <w:r>
        <w:rPr>
          <w:rFonts w:ascii="Times New Roman" w:hAnsi="Times New Roman" w:eastAsia="Times New Roman"/>
          <w:sz w:val="24"/>
          <w:szCs w:val="24"/>
          <w:lang w:val="en-US"/>
        </w:rPr>
        <w:t>Academic</w:t>
      </w:r>
      <w:r>
        <w:rPr>
          <w:rFonts w:ascii="Times New Roman" w:hAnsi="Times New Roman" w:eastAsia="Times New Roman"/>
          <w:spacing w:val="6"/>
          <w:sz w:val="24"/>
          <w:szCs w:val="24"/>
          <w:lang w:val="en-US"/>
        </w:rPr>
        <w:t xml:space="preserve"> </w:t>
      </w:r>
      <w:r>
        <w:rPr>
          <w:rFonts w:ascii="Times New Roman" w:hAnsi="Times New Roman" w:eastAsia="Times New Roman"/>
          <w:spacing w:val="-4"/>
          <w:sz w:val="24"/>
          <w:szCs w:val="24"/>
          <w:lang w:val="en-US"/>
        </w:rPr>
        <w:t>Year</w:t>
      </w:r>
      <w:r>
        <w:rPr>
          <w:rFonts w:ascii="Times New Roman" w:hAnsi="Times New Roman" w:eastAsia="Times New Roman"/>
          <w:sz w:val="24"/>
          <w:szCs w:val="24"/>
          <w:lang w:val="en-US"/>
        </w:rPr>
        <w:t xml:space="preserve"> 2016/2017. The result of this study showed that there was a significant influence on the students’ reading comprehension.</w:t>
      </w:r>
    </w:p>
    <w:p w14:paraId="0F7D130D">
      <w:pPr>
        <w:widowControl w:val="0"/>
        <w:autoSpaceDE w:val="0"/>
        <w:autoSpaceDN w:val="0"/>
        <w:spacing w:before="218"/>
        <w:ind w:right="-46" w:firstLine="720"/>
        <w:jc w:val="both"/>
        <w:rPr>
          <w:rFonts w:ascii="Times New Roman" w:hAnsi="Times New Roman" w:eastAsia="Times New Roman"/>
          <w:sz w:val="24"/>
          <w:szCs w:val="24"/>
          <w:lang w:val="en-US"/>
        </w:rPr>
      </w:pPr>
      <w:r>
        <w:rPr>
          <w:rFonts w:ascii="Times New Roman" w:hAnsi="Times New Roman" w:eastAsia="Times New Roman"/>
          <w:sz w:val="24"/>
          <w:szCs w:val="24"/>
          <w:lang w:val="en-US"/>
        </w:rPr>
        <w:t>Based on the elaboration above, the researchers are interested in conducting a study entitled “Cultivating the Eleventh Grades’ Speaking Achievement by Applying GOGOMO Strategy”.</w:t>
      </w:r>
    </w:p>
    <w:p w14:paraId="140635AA">
      <w:pPr>
        <w:spacing w:line="360" w:lineRule="auto"/>
        <w:jc w:val="both"/>
        <w:rPr>
          <w:rFonts w:hint="default" w:ascii="Times New Roman" w:hAnsi="Times New Roman"/>
          <w:b/>
          <w:color w:val="000000" w:themeColor="text1"/>
          <w:sz w:val="24"/>
          <w:szCs w:val="24"/>
          <w:lang w:val="en-US"/>
          <w14:textFill>
            <w14:solidFill>
              <w14:schemeClr w14:val="tx1"/>
            </w14:solidFill>
          </w14:textFill>
        </w:rPr>
      </w:pPr>
      <w:ins w:id="47" w:author="gothicinspire" w:date="2025-06-23T10:36:27Z">
        <w:commentRangeStart w:id="6"/>
        <w:r>
          <w:rPr>
            <w:rFonts w:hint="default" w:ascii="Times New Roman" w:hAnsi="Times New Roman"/>
            <w:b/>
            <w:color w:val="000000" w:themeColor="text1"/>
            <w:sz w:val="24"/>
            <w:szCs w:val="24"/>
            <w:lang w:val="en-US"/>
            <w14:textFill>
              <w14:solidFill>
                <w14:schemeClr w14:val="tx1"/>
              </w14:solidFill>
            </w14:textFill>
          </w:rPr>
          <w:t>…...</w:t>
        </w:r>
        <w:commentRangeEnd w:id="6"/>
      </w:ins>
      <w:r>
        <w:commentReference w:id="6"/>
      </w:r>
    </w:p>
    <w:p w14:paraId="4D457B32">
      <w:pPr>
        <w:spacing w:line="360" w:lineRule="auto"/>
        <w:jc w:val="both"/>
        <w:rPr>
          <w:rFonts w:ascii="Times New Roman" w:hAnsi="Times New Roman"/>
          <w:b/>
          <w:color w:val="000000" w:themeColor="text1"/>
          <w:sz w:val="24"/>
          <w:szCs w:val="24"/>
          <w14:textFill>
            <w14:solidFill>
              <w14:schemeClr w14:val="tx1"/>
            </w14:solidFill>
          </w14:textFill>
        </w:rPr>
      </w:pPr>
      <w:commentRangeStart w:id="7"/>
      <w:r>
        <w:rPr>
          <w:rFonts w:ascii="Times New Roman" w:hAnsi="Times New Roman"/>
          <w:b/>
          <w:color w:val="000000" w:themeColor="text1"/>
          <w:sz w:val="24"/>
          <w:szCs w:val="24"/>
          <w14:textFill>
            <w14:solidFill>
              <w14:schemeClr w14:val="tx1"/>
            </w14:solidFill>
          </w14:textFill>
        </w:rPr>
        <w:t>METHODOLOGY</w:t>
      </w:r>
      <w:commentRangeEnd w:id="7"/>
      <w:r>
        <w:commentReference w:id="7"/>
      </w:r>
    </w:p>
    <w:p w14:paraId="7ED863EA">
      <w:pPr>
        <w:widowControl w:val="0"/>
        <w:autoSpaceDE w:val="0"/>
        <w:autoSpaceDN w:val="0"/>
        <w:spacing w:before="154"/>
        <w:ind w:right="136" w:firstLine="720"/>
        <w:jc w:val="both"/>
        <w:rPr>
          <w:rFonts w:ascii="Times New Roman" w:hAnsi="Times New Roman" w:eastAsia="Times New Roman"/>
          <w:sz w:val="24"/>
          <w:szCs w:val="24"/>
          <w:lang w:val="en-US"/>
        </w:rPr>
      </w:pPr>
      <w:r>
        <w:rPr>
          <w:rFonts w:ascii="Times New Roman" w:hAnsi="Times New Roman" w:eastAsia="Times New Roman"/>
          <w:sz w:val="24"/>
          <w:szCs w:val="24"/>
          <w:lang w:val="en-US"/>
        </w:rPr>
        <w:t xml:space="preserve">In this study, the researchers used quantitative method and adopted quasi- experimental design. Then, the writer gave the </w:t>
      </w:r>
      <w:ins w:id="48" w:author="gothicinspire" w:date="2025-06-23T10:36:00Z">
        <w:r>
          <w:rPr>
            <w:rFonts w:ascii="Times New Roman" w:hAnsi="Times New Roman" w:eastAsia="Times New Roman"/>
            <w:sz w:val="24"/>
            <w:szCs w:val="24"/>
            <w:lang w:val="en-US"/>
          </w:rPr>
          <w:t>pretest</w:t>
        </w:r>
      </w:ins>
      <w:del w:id="49" w:author="gothicinspire" w:date="2025-06-23T10:36:00Z">
        <w:r>
          <w:rPr>
            <w:rFonts w:ascii="Times New Roman" w:hAnsi="Times New Roman" w:eastAsia="Times New Roman"/>
            <w:sz w:val="24"/>
            <w:szCs w:val="24"/>
            <w:lang w:val="en-US"/>
          </w:rPr>
          <w:delText>pre-test</w:delText>
        </w:r>
      </w:del>
      <w:r>
        <w:rPr>
          <w:rFonts w:ascii="Times New Roman" w:hAnsi="Times New Roman" w:eastAsia="Times New Roman"/>
          <w:sz w:val="24"/>
          <w:szCs w:val="24"/>
          <w:lang w:val="en-US"/>
        </w:rPr>
        <w:t>, treatment</w:t>
      </w:r>
      <w:del w:id="50" w:author="gothicinspire" w:date="2025-06-16T11:34:35Z">
        <w:r>
          <w:rPr>
            <w:rFonts w:ascii="Times New Roman" w:hAnsi="Times New Roman" w:eastAsia="Times New Roman"/>
            <w:sz w:val="24"/>
            <w:szCs w:val="24"/>
            <w:lang w:val="en-US"/>
          </w:rPr>
          <w:delText xml:space="preserve"> </w:delText>
        </w:r>
      </w:del>
      <w:r>
        <w:rPr>
          <w:rFonts w:ascii="Times New Roman" w:hAnsi="Times New Roman" w:eastAsia="Times New Roman"/>
          <w:sz w:val="24"/>
          <w:szCs w:val="24"/>
          <w:lang w:val="en-US"/>
        </w:rPr>
        <w:t>and post-test. According to Creswell (2012, p. 309), a quasi-experimental design has experimental</w:t>
      </w:r>
      <w:r>
        <w:rPr>
          <w:rFonts w:ascii="Times New Roman" w:hAnsi="Times New Roman" w:eastAsia="Times New Roman"/>
          <w:spacing w:val="80"/>
          <w:sz w:val="24"/>
          <w:szCs w:val="24"/>
          <w:lang w:val="en-US"/>
        </w:rPr>
        <w:t xml:space="preserve"> </w:t>
      </w:r>
      <w:r>
        <w:rPr>
          <w:rFonts w:ascii="Times New Roman" w:hAnsi="Times New Roman" w:eastAsia="Times New Roman"/>
          <w:sz w:val="24"/>
          <w:szCs w:val="24"/>
          <w:lang w:val="en-US"/>
        </w:rPr>
        <w:t>and</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control</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groups</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with</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pretest</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and</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post-test,</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but</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non-random</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assignment of</w:t>
      </w:r>
      <w:r>
        <w:rPr>
          <w:rFonts w:ascii="Times New Roman" w:hAnsi="Times New Roman" w:eastAsia="Times New Roman"/>
          <w:spacing w:val="-2"/>
          <w:sz w:val="24"/>
          <w:szCs w:val="24"/>
          <w:lang w:val="en-US"/>
        </w:rPr>
        <w:t xml:space="preserve"> </w:t>
      </w:r>
      <w:r>
        <w:rPr>
          <w:rFonts w:ascii="Times New Roman" w:hAnsi="Times New Roman" w:eastAsia="Times New Roman"/>
          <w:sz w:val="24"/>
          <w:szCs w:val="24"/>
          <w:lang w:val="en-US"/>
        </w:rPr>
        <w:t>subjects. In quasi-experimental design, the</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writer gave</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different treatment to the</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experimental group and control group and then assessed the students’ achievement of speaking skill by giving</w:t>
      </w:r>
      <w:r>
        <w:rPr>
          <w:rFonts w:ascii="Times New Roman" w:hAnsi="Times New Roman" w:eastAsia="Times New Roman"/>
          <w:spacing w:val="-1"/>
          <w:sz w:val="24"/>
          <w:szCs w:val="24"/>
          <w:lang w:val="en-US"/>
        </w:rPr>
        <w:t xml:space="preserve"> </w:t>
      </w:r>
      <w:ins w:id="51" w:author="gothicinspire" w:date="2025-06-23T10:35:44Z">
        <w:r>
          <w:rPr>
            <w:rFonts w:ascii="Times New Roman" w:hAnsi="Times New Roman" w:eastAsia="Times New Roman"/>
            <w:spacing w:val="-1"/>
            <w:sz w:val="24"/>
            <w:szCs w:val="24"/>
            <w:lang w:val="en-US"/>
          </w:rPr>
          <w:t>pretest</w:t>
        </w:r>
      </w:ins>
      <w:del w:id="52" w:author="gothicinspire" w:date="2025-06-23T10:35:44Z">
        <w:r>
          <w:rPr>
            <w:rFonts w:ascii="Times New Roman" w:hAnsi="Times New Roman" w:eastAsia="Times New Roman"/>
            <w:sz w:val="24"/>
            <w:szCs w:val="24"/>
            <w:lang w:val="en-US"/>
          </w:rPr>
          <w:delText>pre-test</w:delText>
        </w:r>
      </w:del>
      <w:r>
        <w:rPr>
          <w:rFonts w:ascii="Times New Roman" w:hAnsi="Times New Roman" w:eastAsia="Times New Roman"/>
          <w:sz w:val="24"/>
          <w:szCs w:val="24"/>
          <w:lang w:val="en-US"/>
        </w:rPr>
        <w:t xml:space="preserve"> and post-test. Pretest</w:t>
      </w:r>
      <w:del w:id="53" w:author="gothicinspire" w:date="2025-06-23T10:36:04Z">
        <w:r>
          <w:rPr>
            <w:rFonts w:ascii="Times New Roman" w:hAnsi="Times New Roman" w:eastAsia="Times New Roman"/>
            <w:sz w:val="24"/>
            <w:szCs w:val="24"/>
            <w:lang w:val="en-US"/>
          </w:rPr>
          <w:delText>Pre-test</w:delText>
        </w:r>
      </w:del>
      <w:r>
        <w:rPr>
          <w:rFonts w:ascii="Times New Roman" w:hAnsi="Times New Roman" w:eastAsia="Times New Roman"/>
          <w:sz w:val="24"/>
          <w:szCs w:val="24"/>
          <w:lang w:val="en-US"/>
        </w:rPr>
        <w:t xml:space="preserve"> was administered before the treatment was applied and post-test was administered after the treatment was applied.</w:t>
      </w:r>
      <w:r>
        <w:rPr>
          <w:rFonts w:ascii="Times New Roman" w:hAnsi="Times New Roman" w:eastAsia="Times New Roman"/>
          <w:spacing w:val="40"/>
          <w:sz w:val="24"/>
          <w:szCs w:val="24"/>
          <w:lang w:val="en-US"/>
        </w:rPr>
        <w:t xml:space="preserve"> </w:t>
      </w:r>
      <w:r>
        <w:rPr>
          <w:rFonts w:ascii="Times New Roman" w:hAnsi="Times New Roman" w:eastAsia="Times New Roman"/>
          <w:sz w:val="24"/>
          <w:szCs w:val="24"/>
          <w:lang w:val="en-US"/>
        </w:rPr>
        <w:t>The design is portrayed in Figure 1.</w:t>
      </w:r>
    </w:p>
    <w:p w14:paraId="4E7E0D4E">
      <w:pPr>
        <w:widowControl w:val="0"/>
        <w:autoSpaceDE w:val="0"/>
        <w:autoSpaceDN w:val="0"/>
        <w:rPr>
          <w:rFonts w:ascii="Times New Roman" w:hAnsi="Times New Roman" w:eastAsia="Times New Roman"/>
          <w:sz w:val="13"/>
          <w:szCs w:val="24"/>
          <w:lang w:val="en-US"/>
        </w:rPr>
      </w:pPr>
      <w:r>
        <w:rPr>
          <w:rFonts w:ascii="Times New Roman" w:hAnsi="Times New Roman" w:eastAsia="Times New Roman"/>
          <w:sz w:val="13"/>
          <w:szCs w:val="24"/>
          <w:lang w:val="en-US"/>
        </w:rPr>
        <mc:AlternateContent>
          <mc:Choice Requires="wpg">
            <w:drawing>
              <wp:anchor distT="0" distB="0" distL="0" distR="0" simplePos="0" relativeHeight="251663360" behindDoc="1" locked="0" layoutInCell="1" allowOverlap="1">
                <wp:simplePos x="0" y="0"/>
                <wp:positionH relativeFrom="page">
                  <wp:posOffset>1857375</wp:posOffset>
                </wp:positionH>
                <wp:positionV relativeFrom="paragraph">
                  <wp:posOffset>111760</wp:posOffset>
                </wp:positionV>
                <wp:extent cx="3441065" cy="805180"/>
                <wp:effectExtent l="0" t="0" r="26035" b="13970"/>
                <wp:wrapTopAndBottom/>
                <wp:docPr id="36" name="Group 36"/>
                <wp:cNvGraphicFramePr/>
                <a:graphic xmlns:a="http://schemas.openxmlformats.org/drawingml/2006/main">
                  <a:graphicData uri="http://schemas.microsoft.com/office/word/2010/wordprocessingGroup">
                    <wpg:wgp>
                      <wpg:cNvGrpSpPr/>
                      <wpg:grpSpPr>
                        <a:xfrm>
                          <a:off x="0" y="0"/>
                          <a:ext cx="3441065" cy="805180"/>
                          <a:chOff x="4762" y="4762"/>
                          <a:chExt cx="3441065" cy="952500"/>
                        </a:xfrm>
                      </wpg:grpSpPr>
                      <wps:wsp>
                        <wps:cNvPr id="37" name="Graphic 37"/>
                        <wps:cNvSpPr/>
                        <wps:spPr>
                          <a:xfrm>
                            <a:off x="4762" y="4762"/>
                            <a:ext cx="3441065" cy="952500"/>
                          </a:xfrm>
                          <a:custGeom>
                            <a:avLst/>
                            <a:gdLst/>
                            <a:ahLst/>
                            <a:cxnLst/>
                            <a:rect l="l" t="t" r="r" b="b"/>
                            <a:pathLst>
                              <a:path w="3441065" h="952500">
                                <a:moveTo>
                                  <a:pt x="0" y="952500"/>
                                </a:moveTo>
                                <a:lnTo>
                                  <a:pt x="3441065" y="952500"/>
                                </a:lnTo>
                                <a:lnTo>
                                  <a:pt x="3441065" y="0"/>
                                </a:lnTo>
                                <a:lnTo>
                                  <a:pt x="0" y="0"/>
                                </a:lnTo>
                                <a:lnTo>
                                  <a:pt x="0" y="952500"/>
                                </a:lnTo>
                                <a:close/>
                              </a:path>
                            </a:pathLst>
                          </a:custGeom>
                          <a:ln w="9525">
                            <a:solidFill>
                              <a:srgbClr val="000000"/>
                            </a:solidFill>
                            <a:prstDash val="solid"/>
                          </a:ln>
                        </wps:spPr>
                        <wps:bodyPr wrap="square" lIns="0" tIns="0" rIns="0" bIns="0" rtlCol="0">
                          <a:noAutofit/>
                        </wps:bodyPr>
                      </wps:wsp>
                      <pic:pic xmlns:pic="http://schemas.openxmlformats.org/drawingml/2006/picture">
                        <pic:nvPicPr>
                          <pic:cNvPr id="38" name="Image 38"/>
                          <pic:cNvPicPr/>
                        </pic:nvPicPr>
                        <pic:blipFill>
                          <a:blip r:embed="rId10" cstate="print"/>
                          <a:stretch>
                            <a:fillRect/>
                          </a:stretch>
                        </pic:blipFill>
                        <pic:spPr>
                          <a:xfrm>
                            <a:off x="1938728" y="406805"/>
                            <a:ext cx="1322821" cy="103163"/>
                          </a:xfrm>
                          <a:prstGeom prst="rect">
                            <a:avLst/>
                          </a:prstGeom>
                        </pic:spPr>
                      </pic:pic>
                      <wps:wsp>
                        <wps:cNvPr id="39" name="Textbox 39"/>
                        <wps:cNvSpPr txBox="1"/>
                        <wps:spPr>
                          <a:xfrm>
                            <a:off x="558609" y="58677"/>
                            <a:ext cx="901065" cy="169545"/>
                          </a:xfrm>
                          <a:prstGeom prst="rect">
                            <a:avLst/>
                          </a:prstGeom>
                        </wps:spPr>
                        <wps:txbx>
                          <w:txbxContent>
                            <w:p w14:paraId="776BEB00">
                              <w:pPr>
                                <w:spacing w:line="266" w:lineRule="exact"/>
                                <w:rPr>
                                  <w:rFonts w:ascii="Times New Roman" w:hAnsi="Times New Roman"/>
                                  <w:b/>
                                </w:rPr>
                              </w:pPr>
                              <w:r>
                                <w:rPr>
                                  <w:rFonts w:ascii="Times New Roman" w:hAnsi="Times New Roman"/>
                                  <w:b/>
                                  <w:spacing w:val="-2"/>
                                </w:rPr>
                                <w:t>Experimental</w:t>
                              </w:r>
                            </w:p>
                          </w:txbxContent>
                        </wps:txbx>
                        <wps:bodyPr wrap="square" lIns="0" tIns="0" rIns="0" bIns="0" rtlCol="0">
                          <a:noAutofit/>
                        </wps:bodyPr>
                      </wps:wsp>
                      <wps:wsp>
                        <wps:cNvPr id="40" name="Textbox 40"/>
                        <wps:cNvSpPr txBox="1"/>
                        <wps:spPr>
                          <a:xfrm>
                            <a:off x="1930209" y="58677"/>
                            <a:ext cx="182880" cy="178435"/>
                          </a:xfrm>
                          <a:prstGeom prst="rect">
                            <a:avLst/>
                          </a:prstGeom>
                        </wps:spPr>
                        <wps:txbx>
                          <w:txbxContent>
                            <w:p w14:paraId="0223680C">
                              <w:pPr>
                                <w:spacing w:line="266" w:lineRule="exact"/>
                                <w:rPr>
                                  <w:rFonts w:ascii="Times New Roman" w:hAnsi="Times New Roman"/>
                                  <w:b/>
                                </w:rPr>
                              </w:pPr>
                              <w:r>
                                <w:rPr>
                                  <w:rFonts w:ascii="Times New Roman" w:hAnsi="Times New Roman"/>
                                  <w:b/>
                                  <w:spacing w:val="-5"/>
                                </w:rPr>
                                <w:t>O</w:t>
                              </w:r>
                              <w:r>
                                <w:rPr>
                                  <w:rFonts w:ascii="Times New Roman" w:hAnsi="Times New Roman"/>
                                  <w:b/>
                                  <w:spacing w:val="-5"/>
                                  <w:vertAlign w:val="subscript"/>
                                </w:rPr>
                                <w:t>1</w:t>
                              </w:r>
                            </w:p>
                          </w:txbxContent>
                        </wps:txbx>
                        <wps:bodyPr wrap="square" lIns="0" tIns="0" rIns="0" bIns="0" rtlCol="0">
                          <a:noAutofit/>
                        </wps:bodyPr>
                      </wps:wsp>
                      <wps:wsp>
                        <wps:cNvPr id="41" name="Textbox 41"/>
                        <wps:cNvSpPr txBox="1"/>
                        <wps:spPr>
                          <a:xfrm>
                            <a:off x="2387663" y="58677"/>
                            <a:ext cx="123189" cy="169545"/>
                          </a:xfrm>
                          <a:prstGeom prst="rect">
                            <a:avLst/>
                          </a:prstGeom>
                        </wps:spPr>
                        <wps:txbx>
                          <w:txbxContent>
                            <w:p w14:paraId="235B5061">
                              <w:pPr>
                                <w:spacing w:line="266" w:lineRule="exact"/>
                                <w:rPr>
                                  <w:b/>
                                  <w:sz w:val="24"/>
                                </w:rPr>
                              </w:pPr>
                              <w:r>
                                <w:rPr>
                                  <w:b/>
                                  <w:spacing w:val="-10"/>
                                  <w:sz w:val="24"/>
                                </w:rPr>
                                <w:t>X</w:t>
                              </w:r>
                            </w:p>
                          </w:txbxContent>
                        </wps:txbx>
                        <wps:bodyPr wrap="square" lIns="0" tIns="0" rIns="0" bIns="0" rtlCol="0">
                          <a:noAutofit/>
                        </wps:bodyPr>
                      </wps:wsp>
                      <wps:wsp>
                        <wps:cNvPr id="42" name="Textbox 42"/>
                        <wps:cNvSpPr txBox="1"/>
                        <wps:spPr>
                          <a:xfrm>
                            <a:off x="2844863" y="58677"/>
                            <a:ext cx="182880" cy="178435"/>
                          </a:xfrm>
                          <a:prstGeom prst="rect">
                            <a:avLst/>
                          </a:prstGeom>
                        </wps:spPr>
                        <wps:txbx>
                          <w:txbxContent>
                            <w:p w14:paraId="01275FAD">
                              <w:pPr>
                                <w:spacing w:line="266" w:lineRule="exact"/>
                                <w:rPr>
                                  <w:rFonts w:ascii="Times New Roman" w:hAnsi="Times New Roman"/>
                                  <w:b/>
                                </w:rPr>
                              </w:pPr>
                              <w:r>
                                <w:rPr>
                                  <w:rFonts w:ascii="Times New Roman" w:hAnsi="Times New Roman"/>
                                  <w:b/>
                                  <w:spacing w:val="-5"/>
                                </w:rPr>
                                <w:t>O</w:t>
                              </w:r>
                              <w:r>
                                <w:rPr>
                                  <w:rFonts w:ascii="Times New Roman" w:hAnsi="Times New Roman"/>
                                  <w:b/>
                                  <w:spacing w:val="-5"/>
                                  <w:vertAlign w:val="subscript"/>
                                </w:rPr>
                                <w:t>2</w:t>
                              </w:r>
                            </w:p>
                          </w:txbxContent>
                        </wps:txbx>
                        <wps:bodyPr wrap="square" lIns="0" tIns="0" rIns="0" bIns="0" rtlCol="0">
                          <a:noAutofit/>
                        </wps:bodyPr>
                      </wps:wsp>
                      <wps:wsp>
                        <wps:cNvPr id="43" name="Textbox 43"/>
                        <wps:cNvSpPr txBox="1"/>
                        <wps:spPr>
                          <a:xfrm>
                            <a:off x="558609" y="641497"/>
                            <a:ext cx="632016" cy="168910"/>
                          </a:xfrm>
                          <a:prstGeom prst="rect">
                            <a:avLst/>
                          </a:prstGeom>
                        </wps:spPr>
                        <wps:txbx>
                          <w:txbxContent>
                            <w:p w14:paraId="5E8E306F">
                              <w:pPr>
                                <w:spacing w:line="266" w:lineRule="exact"/>
                                <w:rPr>
                                  <w:rFonts w:ascii="Times New Roman" w:hAnsi="Times New Roman"/>
                                  <w:b/>
                                </w:rPr>
                              </w:pPr>
                              <w:r>
                                <w:rPr>
                                  <w:rFonts w:ascii="Times New Roman" w:hAnsi="Times New Roman"/>
                                  <w:b/>
                                  <w:spacing w:val="-2"/>
                                </w:rPr>
                                <w:t>Control</w:t>
                              </w:r>
                            </w:p>
                          </w:txbxContent>
                        </wps:txbx>
                        <wps:bodyPr wrap="square" lIns="0" tIns="0" rIns="0" bIns="0" rtlCol="0">
                          <a:noAutofit/>
                        </wps:bodyPr>
                      </wps:wsp>
                      <wps:wsp>
                        <wps:cNvPr id="44" name="Textbox 44"/>
                        <wps:cNvSpPr txBox="1"/>
                        <wps:spPr>
                          <a:xfrm>
                            <a:off x="1930209" y="641497"/>
                            <a:ext cx="182880" cy="177800"/>
                          </a:xfrm>
                          <a:prstGeom prst="rect">
                            <a:avLst/>
                          </a:prstGeom>
                        </wps:spPr>
                        <wps:txbx>
                          <w:txbxContent>
                            <w:p w14:paraId="0FE50232">
                              <w:pPr>
                                <w:spacing w:line="266" w:lineRule="exact"/>
                                <w:rPr>
                                  <w:b/>
                                  <w:sz w:val="24"/>
                                </w:rPr>
                              </w:pPr>
                              <w:r>
                                <w:rPr>
                                  <w:b/>
                                  <w:spacing w:val="-5"/>
                                  <w:sz w:val="24"/>
                                </w:rPr>
                                <w:t>O</w:t>
                              </w:r>
                              <w:r>
                                <w:rPr>
                                  <w:b/>
                                  <w:spacing w:val="-5"/>
                                  <w:sz w:val="24"/>
                                  <w:vertAlign w:val="subscript"/>
                                </w:rPr>
                                <w:t>3</w:t>
                              </w:r>
                            </w:p>
                          </w:txbxContent>
                        </wps:txbx>
                        <wps:bodyPr wrap="square" lIns="0" tIns="0" rIns="0" bIns="0" rtlCol="0">
                          <a:noAutofit/>
                        </wps:bodyPr>
                      </wps:wsp>
                      <wps:wsp>
                        <wps:cNvPr id="45" name="Textbox 45"/>
                        <wps:cNvSpPr txBox="1"/>
                        <wps:spPr>
                          <a:xfrm>
                            <a:off x="2844863" y="641497"/>
                            <a:ext cx="182880" cy="177800"/>
                          </a:xfrm>
                          <a:prstGeom prst="rect">
                            <a:avLst/>
                          </a:prstGeom>
                        </wps:spPr>
                        <wps:txbx>
                          <w:txbxContent>
                            <w:p w14:paraId="5F91FE5F">
                              <w:pPr>
                                <w:spacing w:line="266" w:lineRule="exact"/>
                                <w:rPr>
                                  <w:rFonts w:ascii="Times New Roman" w:hAnsi="Times New Roman"/>
                                  <w:b/>
                                </w:rPr>
                              </w:pPr>
                              <w:r>
                                <w:rPr>
                                  <w:b/>
                                  <w:spacing w:val="-5"/>
                                  <w:sz w:val="24"/>
                                </w:rPr>
                                <w:t>O</w:t>
                              </w:r>
                              <w:r>
                                <w:rPr>
                                  <w:b/>
                                  <w:spacing w:val="-5"/>
                                  <w:sz w:val="24"/>
                                  <w:vertAlign w:val="subscript"/>
                                </w:rPr>
                                <w:t>4</w:t>
                              </w:r>
                            </w:p>
                          </w:txbxContent>
                        </wps:txbx>
                        <wps:bodyPr wrap="square" lIns="0" tIns="0" rIns="0" bIns="0" rtlCol="0">
                          <a:noAutofit/>
                        </wps:bodyPr>
                      </wps:wsp>
                    </wpg:wgp>
                  </a:graphicData>
                </a:graphic>
              </wp:anchor>
            </w:drawing>
          </mc:Choice>
          <mc:Fallback>
            <w:pict>
              <v:group id="_x0000_s1026" o:spid="_x0000_s1026" o:spt="203" style="position:absolute;left:0pt;margin-left:146.25pt;margin-top:8.8pt;height:63.4pt;width:270.95pt;mso-position-horizontal-relative:page;mso-wrap-distance-bottom:0pt;mso-wrap-distance-top:0pt;z-index:-251653120;mso-width-relative:page;mso-height-relative:page;" coordorigin="4762,4762" coordsize="3441065,952500" o:gfxdata="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">
                <o:lock v:ext="edit" aspectratio="f"/>
                <v:shape id="Graphic 37" o:spid="_x0000_s1026" o:spt="100" style="position:absolute;left:4762;top:4762;height:952500;width:3441065;" filled="f" stroked="t" coordsize="3441065,952500" o:gfxdata="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GXud7sAAADb&#10;AAAADwAAAAAAAAABACAAAAAiAAAAZHJzL2Rvd25yZXYueG1sUEsBAhQAFAAAAAgAh07iQDMvBZ47&#10;AAAAOQAAABAAAAAAAAAAAQAgAAAACgEAAGRycy9zaGFwZXhtbC54bWxQSwUGAAAAAAYABgBbAQAA&#10;tAMAAAAA&#10;" path="m0,952500l3441065,952500,3441065,0,0,0,0,952500xe">
                  <v:fill on="f" focussize="0,0"/>
                  <v:stroke color="#000000" joinstyle="round"/>
                  <v:imagedata o:title=""/>
                  <o:lock v:ext="edit" aspectratio="f"/>
                  <v:textbox inset="0mm,0mm,0mm,0mm"/>
                </v:shape>
                <v:shape id="Image 38" o:spid="_x0000_s1026" o:spt="75" type="#_x0000_t75" style="position:absolute;left:1938728;top:406805;height:103163;width:1322821;" filled="f" o:preferrelative="t" stroked="f" coordsize="21600,21600" o:gfxdata="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trdx67UAAADbAAAADwAA&#10;AAAAAAABACAAAAAiAAAAZHJzL2Rvd25yZXYueG1sUEsBAhQAFAAAAAgAh07iQDMvBZ47AAAAOQAA&#10;ABAAAAAAAAAAAQAgAAAABAEAAGRycy9zaGFwZXhtbC54bWxQSwUGAAAAAAYABgBbAQAArgMAAAAA&#10;">
                  <v:fill on="f" focussize="0,0"/>
                  <v:stroke on="f"/>
                  <v:imagedata r:id="rId10" o:title=""/>
                  <o:lock v:ext="edit" aspectratio="f"/>
                </v:shape>
                <v:shape id="Textbox 39" o:spid="_x0000_s1026" o:spt="202" type="#_x0000_t202" style="position:absolute;left:558609;top:58677;height:169545;width:901065;" filled="f" stroked="f" coordsize="21600,21600" o:gfxdata="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hQRF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76BEB00">
                        <w:pPr>
                          <w:spacing w:line="266" w:lineRule="exact"/>
                          <w:rPr>
                            <w:rFonts w:ascii="Times New Roman" w:hAnsi="Times New Roman"/>
                            <w:b/>
                          </w:rPr>
                        </w:pPr>
                        <w:r>
                          <w:rPr>
                            <w:rFonts w:ascii="Times New Roman" w:hAnsi="Times New Roman"/>
                            <w:b/>
                            <w:spacing w:val="-2"/>
                          </w:rPr>
                          <w:t>Experimental</w:t>
                        </w:r>
                      </w:p>
                    </w:txbxContent>
                  </v:textbox>
                </v:shape>
                <v:shape id="Textbox 40" o:spid="_x0000_s1026" o:spt="202" type="#_x0000_t202" style="position:absolute;left:1930209;top:58677;height:178435;width:182880;" filled="f" stroked="f" coordsize="21600,21600" o:gfxdata="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ud6l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0223680C">
                        <w:pPr>
                          <w:spacing w:line="266" w:lineRule="exact"/>
                          <w:rPr>
                            <w:rFonts w:ascii="Times New Roman" w:hAnsi="Times New Roman"/>
                            <w:b/>
                          </w:rPr>
                        </w:pPr>
                        <w:r>
                          <w:rPr>
                            <w:rFonts w:ascii="Times New Roman" w:hAnsi="Times New Roman"/>
                            <w:b/>
                            <w:spacing w:val="-5"/>
                          </w:rPr>
                          <w:t>O</w:t>
                        </w:r>
                        <w:r>
                          <w:rPr>
                            <w:rFonts w:ascii="Times New Roman" w:hAnsi="Times New Roman"/>
                            <w:b/>
                            <w:spacing w:val="-5"/>
                            <w:vertAlign w:val="subscript"/>
                          </w:rPr>
                          <w:t>1</w:t>
                        </w:r>
                      </w:p>
                    </w:txbxContent>
                  </v:textbox>
                </v:shape>
                <v:shape id="Textbox 41" o:spid="_x0000_s1026" o:spt="202" type="#_x0000_t202" style="position:absolute;left:2387663;top:58677;height:169545;width:123189;" filled="f" stroked="f" coordsize="21600,21600" o:gfxdata="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9Xs+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35B5061">
                        <w:pPr>
                          <w:spacing w:line="266" w:lineRule="exact"/>
                          <w:rPr>
                            <w:b/>
                            <w:sz w:val="24"/>
                          </w:rPr>
                        </w:pPr>
                        <w:r>
                          <w:rPr>
                            <w:b/>
                            <w:spacing w:val="-10"/>
                            <w:sz w:val="24"/>
                          </w:rPr>
                          <w:t>X</w:t>
                        </w:r>
                      </w:p>
                    </w:txbxContent>
                  </v:textbox>
                </v:shape>
                <v:shape id="Textbox 42" o:spid="_x0000_s1026" o:spt="202" type="#_x0000_t202" style="position:absolute;left:2844863;top:58677;height:178435;width:182880;" filled="f" stroked="f" coordsize="21600,21600" o:gfxdata="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iflS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1275FAD">
                        <w:pPr>
                          <w:spacing w:line="266" w:lineRule="exact"/>
                          <w:rPr>
                            <w:rFonts w:ascii="Times New Roman" w:hAnsi="Times New Roman"/>
                            <w:b/>
                          </w:rPr>
                        </w:pPr>
                        <w:r>
                          <w:rPr>
                            <w:rFonts w:ascii="Times New Roman" w:hAnsi="Times New Roman"/>
                            <w:b/>
                            <w:spacing w:val="-5"/>
                          </w:rPr>
                          <w:t>O</w:t>
                        </w:r>
                        <w:r>
                          <w:rPr>
                            <w:rFonts w:ascii="Times New Roman" w:hAnsi="Times New Roman"/>
                            <w:b/>
                            <w:spacing w:val="-5"/>
                            <w:vertAlign w:val="subscript"/>
                          </w:rPr>
                          <w:t>2</w:t>
                        </w:r>
                      </w:p>
                    </w:txbxContent>
                  </v:textbox>
                </v:shape>
                <v:shape id="Textbox 43" o:spid="_x0000_s1026" o:spt="202" type="#_x0000_t202" style="position:absolute;left:558609;top:641497;height:168910;width:632016;" filled="f" stroked="f" coordsize="21600,21600" o:gfxdata="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WtA0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E8E306F">
                        <w:pPr>
                          <w:spacing w:line="266" w:lineRule="exact"/>
                          <w:rPr>
                            <w:rFonts w:ascii="Times New Roman" w:hAnsi="Times New Roman"/>
                            <w:b/>
                          </w:rPr>
                        </w:pPr>
                        <w:r>
                          <w:rPr>
                            <w:rFonts w:ascii="Times New Roman" w:hAnsi="Times New Roman"/>
                            <w:b/>
                            <w:spacing w:val="-2"/>
                          </w:rPr>
                          <w:t>Control</w:t>
                        </w:r>
                      </w:p>
                    </w:txbxContent>
                  </v:textbox>
                </v:shape>
                <v:shape id="Textbox 44" o:spid="_x0000_s1026" o:spt="202" type="#_x0000_t202" style="position:absolute;left:1930209;top:641497;height:177800;width:182880;" filled="f" stroked="f" coordsize="21600,21600" o:gfxdata="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oLYp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FE50232">
                        <w:pPr>
                          <w:spacing w:line="266" w:lineRule="exact"/>
                          <w:rPr>
                            <w:b/>
                            <w:sz w:val="24"/>
                          </w:rPr>
                        </w:pPr>
                        <w:r>
                          <w:rPr>
                            <w:b/>
                            <w:spacing w:val="-5"/>
                            <w:sz w:val="24"/>
                          </w:rPr>
                          <w:t>O</w:t>
                        </w:r>
                        <w:r>
                          <w:rPr>
                            <w:b/>
                            <w:spacing w:val="-5"/>
                            <w:sz w:val="24"/>
                            <w:vertAlign w:val="subscript"/>
                          </w:rPr>
                          <w:t>3</w:t>
                        </w:r>
                      </w:p>
                    </w:txbxContent>
                  </v:textbox>
                </v:shape>
                <v:shape id="Textbox 45" o:spid="_x0000_s1026" o:spt="202" type="#_x0000_t202" style="position:absolute;left:2844863;top:641497;height:177800;width:182880;" filled="f" stroked="f" coordsize="21600,21600" o:gfxdata="UEsDBAoAAAAAAIdO4kAAAAAAAAAAAAAAAAAEAAAAZHJzL1BLAwQUAAAACACHTuJACc59Pb4AAADb&#10;AAAADwAAAGRycy9kb3ducmV2LnhtbEWPQWsCMRSE70L/Q3gFb5pYVO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c59P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F91FE5F">
                        <w:pPr>
                          <w:spacing w:line="266" w:lineRule="exact"/>
                          <w:rPr>
                            <w:rFonts w:ascii="Times New Roman" w:hAnsi="Times New Roman"/>
                            <w:b/>
                          </w:rPr>
                        </w:pPr>
                        <w:r>
                          <w:rPr>
                            <w:b/>
                            <w:spacing w:val="-5"/>
                            <w:sz w:val="24"/>
                          </w:rPr>
                          <w:t>O</w:t>
                        </w:r>
                        <w:r>
                          <w:rPr>
                            <w:b/>
                            <w:spacing w:val="-5"/>
                            <w:sz w:val="24"/>
                            <w:vertAlign w:val="subscript"/>
                          </w:rPr>
                          <w:t>4</w:t>
                        </w:r>
                      </w:p>
                    </w:txbxContent>
                  </v:textbox>
                </v:shape>
                <w10:wrap type="topAndBottom"/>
              </v:group>
            </w:pict>
          </mc:Fallback>
        </mc:AlternateContent>
      </w:r>
    </w:p>
    <w:p w14:paraId="54D14892">
      <w:pPr>
        <w:widowControl w:val="0"/>
        <w:autoSpaceDE w:val="0"/>
        <w:autoSpaceDN w:val="0"/>
        <w:spacing w:before="217"/>
        <w:ind w:left="1582"/>
        <w:rPr>
          <w:rFonts w:ascii="Times New Roman" w:hAnsi="Times New Roman" w:eastAsia="Times New Roman"/>
          <w:i/>
          <w:spacing w:val="-2"/>
          <w:lang w:val="en-US"/>
        </w:rPr>
      </w:pPr>
      <w:r>
        <w:rPr>
          <w:rFonts w:ascii="Times New Roman" w:hAnsi="Times New Roman" w:eastAsia="Times New Roman"/>
          <w:i/>
          <w:lang w:val="en-US"/>
        </w:rPr>
        <w:t>Figure</w:t>
      </w:r>
      <w:r>
        <w:rPr>
          <w:rFonts w:ascii="Times New Roman" w:hAnsi="Times New Roman" w:eastAsia="Times New Roman"/>
          <w:i/>
          <w:spacing w:val="-1"/>
          <w:lang w:val="en-US"/>
        </w:rPr>
        <w:t xml:space="preserve"> </w:t>
      </w:r>
      <w:r>
        <w:rPr>
          <w:rFonts w:ascii="Times New Roman" w:hAnsi="Times New Roman" w:eastAsia="Times New Roman"/>
          <w:i/>
          <w:lang w:val="en-US"/>
        </w:rPr>
        <w:t>1.</w:t>
      </w:r>
      <w:r>
        <w:rPr>
          <w:rFonts w:ascii="Times New Roman" w:hAnsi="Times New Roman" w:eastAsia="Times New Roman"/>
          <w:i/>
          <w:sz w:val="24"/>
          <w:lang w:val="en-US"/>
        </w:rPr>
        <w:t xml:space="preserve"> </w:t>
      </w:r>
      <w:r>
        <w:rPr>
          <w:rFonts w:ascii="Times New Roman" w:hAnsi="Times New Roman" w:eastAsia="Times New Roman"/>
          <w:i/>
          <w:lang w:val="en-US"/>
        </w:rPr>
        <w:t>Types</w:t>
      </w:r>
      <w:r>
        <w:rPr>
          <w:rFonts w:ascii="Times New Roman" w:hAnsi="Times New Roman" w:eastAsia="Times New Roman"/>
          <w:i/>
          <w:spacing w:val="-1"/>
          <w:lang w:val="en-US"/>
        </w:rPr>
        <w:t xml:space="preserve"> </w:t>
      </w:r>
      <w:r>
        <w:rPr>
          <w:rFonts w:ascii="Times New Roman" w:hAnsi="Times New Roman" w:eastAsia="Times New Roman"/>
          <w:i/>
          <w:lang w:val="en-US"/>
        </w:rPr>
        <w:t>of Non-Equivalent</w:t>
      </w:r>
      <w:r>
        <w:rPr>
          <w:rFonts w:ascii="Times New Roman" w:hAnsi="Times New Roman" w:eastAsia="Times New Roman"/>
          <w:i/>
          <w:spacing w:val="-1"/>
          <w:lang w:val="en-US"/>
        </w:rPr>
        <w:t xml:space="preserve"> </w:t>
      </w:r>
      <w:r>
        <w:rPr>
          <w:rFonts w:ascii="Times New Roman" w:hAnsi="Times New Roman" w:eastAsia="Times New Roman"/>
          <w:i/>
          <w:lang w:val="en-US"/>
        </w:rPr>
        <w:t xml:space="preserve">Group </w:t>
      </w:r>
      <w:r>
        <w:rPr>
          <w:rFonts w:ascii="Times New Roman" w:hAnsi="Times New Roman" w:eastAsia="Times New Roman"/>
          <w:i/>
          <w:spacing w:val="-2"/>
          <w:lang w:val="en-US"/>
        </w:rPr>
        <w:t>Design</w:t>
      </w:r>
    </w:p>
    <w:p w14:paraId="1082FDD6">
      <w:pPr>
        <w:widowControl w:val="0"/>
        <w:autoSpaceDE w:val="0"/>
        <w:autoSpaceDN w:val="0"/>
        <w:spacing w:before="217"/>
        <w:ind w:left="1582"/>
        <w:rPr>
          <w:rFonts w:ascii="Times New Roman" w:hAnsi="Times New Roman" w:eastAsia="Times New Roman"/>
          <w:i/>
          <w:sz w:val="24"/>
          <w:lang w:val="en-US"/>
        </w:rPr>
      </w:pPr>
    </w:p>
    <w:p w14:paraId="7BD9DDB4">
      <w:pPr>
        <w:widowControl w:val="0"/>
        <w:autoSpaceDE w:val="0"/>
        <w:autoSpaceDN w:val="0"/>
        <w:spacing w:before="158"/>
        <w:ind w:left="143" w:right="136" w:firstLine="707"/>
        <w:jc w:val="both"/>
        <w:rPr>
          <w:rFonts w:hint="default" w:ascii="Times New Roman" w:hAnsi="Times New Roman" w:eastAsia="Times New Roman"/>
          <w:sz w:val="24"/>
          <w:szCs w:val="24"/>
          <w:lang w:val="en-US"/>
        </w:rPr>
      </w:pPr>
      <w:r>
        <w:rPr>
          <w:rFonts w:ascii="Times New Roman" w:hAnsi="Times New Roman" w:eastAsia="Times New Roman"/>
          <w:sz w:val="24"/>
          <w:szCs w:val="24"/>
          <w:lang w:val="en-US"/>
        </w:rPr>
        <w:t>Sample is a subset of population that is involved in research to obtain the data. Ary, Jacobs, and Sorensen (2010, p. 149) state that sampling is a technique that</w:t>
      </w:r>
      <w:r>
        <w:rPr>
          <w:rFonts w:ascii="Times New Roman" w:hAnsi="Times New Roman" w:eastAsia="Times New Roman"/>
          <w:spacing w:val="80"/>
          <w:sz w:val="24"/>
          <w:szCs w:val="24"/>
          <w:lang w:val="en-US"/>
        </w:rPr>
        <w:t xml:space="preserve"> </w:t>
      </w:r>
      <w:r>
        <w:rPr>
          <w:rFonts w:ascii="Times New Roman" w:hAnsi="Times New Roman" w:eastAsia="Times New Roman"/>
          <w:sz w:val="24"/>
          <w:szCs w:val="24"/>
          <w:lang w:val="en-US"/>
        </w:rPr>
        <w:t>provides an opportunity for each member of the population to be selected as a sample.</w:t>
      </w:r>
      <w:r>
        <w:rPr>
          <w:rFonts w:ascii="Times New Roman" w:hAnsi="Times New Roman" w:eastAsia="Times New Roman"/>
          <w:spacing w:val="40"/>
          <w:sz w:val="24"/>
          <w:szCs w:val="24"/>
          <w:lang w:val="en-US"/>
        </w:rPr>
        <w:t xml:space="preserve"> </w:t>
      </w:r>
      <w:r>
        <w:rPr>
          <w:rFonts w:ascii="Times New Roman" w:hAnsi="Times New Roman" w:eastAsia="Times New Roman"/>
          <w:sz w:val="24"/>
          <w:szCs w:val="24"/>
          <w:lang w:val="en-US"/>
        </w:rPr>
        <w:t>In this study, the writer used purposive sampling to select the sample. Purposive sampling is also known as judgment sampling. It means that sample elements judged to be typical, or representative, are chosen from the population (Ary, Jacobs &amp; Sorensen, 2010, p. 156). In addition, sample in purposive sampling is selected based on prior information</w:t>
      </w:r>
      <w:r>
        <w:rPr>
          <w:rFonts w:ascii="Times New Roman" w:hAnsi="Times New Roman" w:eastAsia="Times New Roman"/>
          <w:spacing w:val="-3"/>
          <w:sz w:val="24"/>
          <w:szCs w:val="24"/>
          <w:lang w:val="en-US"/>
        </w:rPr>
        <w:t xml:space="preserve"> </w:t>
      </w:r>
      <w:r>
        <w:rPr>
          <w:rFonts w:ascii="Times New Roman" w:hAnsi="Times New Roman" w:eastAsia="Times New Roman"/>
          <w:sz w:val="24"/>
          <w:szCs w:val="24"/>
          <w:lang w:val="en-US"/>
        </w:rPr>
        <w:t>and</w:t>
      </w:r>
      <w:r>
        <w:rPr>
          <w:rFonts w:ascii="Times New Roman" w:hAnsi="Times New Roman" w:eastAsia="Times New Roman"/>
          <w:spacing w:val="-3"/>
          <w:sz w:val="24"/>
          <w:szCs w:val="24"/>
          <w:lang w:val="en-US"/>
        </w:rPr>
        <w:t xml:space="preserve"> </w:t>
      </w:r>
      <w:r>
        <w:rPr>
          <w:rFonts w:ascii="Times New Roman" w:hAnsi="Times New Roman" w:eastAsia="Times New Roman"/>
          <w:sz w:val="24"/>
          <w:szCs w:val="24"/>
          <w:lang w:val="en-US"/>
        </w:rPr>
        <w:t>teacher</w:t>
      </w:r>
      <w:r>
        <w:rPr>
          <w:rFonts w:ascii="Times New Roman" w:hAnsi="Times New Roman" w:eastAsia="Times New Roman"/>
          <w:spacing w:val="-2"/>
          <w:sz w:val="24"/>
          <w:szCs w:val="24"/>
          <w:lang w:val="en-US"/>
        </w:rPr>
        <w:t xml:space="preserve"> </w:t>
      </w:r>
      <w:r>
        <w:rPr>
          <w:rFonts w:ascii="Times New Roman" w:hAnsi="Times New Roman" w:eastAsia="Times New Roman"/>
          <w:sz w:val="24"/>
          <w:szCs w:val="24"/>
          <w:lang w:val="en-US"/>
        </w:rPr>
        <w:t>believe</w:t>
      </w:r>
      <w:r>
        <w:rPr>
          <w:rFonts w:ascii="Times New Roman" w:hAnsi="Times New Roman" w:eastAsia="Times New Roman"/>
          <w:spacing w:val="-4"/>
          <w:sz w:val="24"/>
          <w:szCs w:val="24"/>
          <w:lang w:val="en-US"/>
        </w:rPr>
        <w:t xml:space="preserve"> </w:t>
      </w:r>
      <w:r>
        <w:rPr>
          <w:rFonts w:ascii="Times New Roman" w:hAnsi="Times New Roman" w:eastAsia="Times New Roman"/>
          <w:sz w:val="24"/>
          <w:szCs w:val="24"/>
          <w:lang w:val="en-US"/>
        </w:rPr>
        <w:t>(Fraenkel</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&amp;</w:t>
      </w:r>
      <w:r>
        <w:rPr>
          <w:rFonts w:ascii="Times New Roman" w:hAnsi="Times New Roman" w:eastAsia="Times New Roman"/>
          <w:spacing w:val="-5"/>
          <w:sz w:val="24"/>
          <w:szCs w:val="24"/>
          <w:lang w:val="en-US"/>
        </w:rPr>
        <w:t xml:space="preserve"> </w:t>
      </w:r>
      <w:r>
        <w:rPr>
          <w:rFonts w:ascii="Times New Roman" w:hAnsi="Times New Roman" w:eastAsia="Times New Roman"/>
          <w:sz w:val="24"/>
          <w:szCs w:val="24"/>
          <w:lang w:val="en-US"/>
        </w:rPr>
        <w:t>Wallen,</w:t>
      </w:r>
      <w:r>
        <w:rPr>
          <w:rFonts w:ascii="Times New Roman" w:hAnsi="Times New Roman" w:eastAsia="Times New Roman"/>
          <w:spacing w:val="-3"/>
          <w:sz w:val="24"/>
          <w:szCs w:val="24"/>
          <w:lang w:val="en-US"/>
        </w:rPr>
        <w:t xml:space="preserve"> </w:t>
      </w:r>
      <w:r>
        <w:rPr>
          <w:rFonts w:ascii="Times New Roman" w:hAnsi="Times New Roman" w:eastAsia="Times New Roman"/>
          <w:sz w:val="24"/>
          <w:szCs w:val="24"/>
          <w:lang w:val="en-US"/>
        </w:rPr>
        <w:t>2008,</w:t>
      </w:r>
      <w:r>
        <w:rPr>
          <w:rFonts w:ascii="Times New Roman" w:hAnsi="Times New Roman" w:eastAsia="Times New Roman"/>
          <w:spacing w:val="-3"/>
          <w:sz w:val="24"/>
          <w:szCs w:val="24"/>
          <w:lang w:val="en-US"/>
        </w:rPr>
        <w:t xml:space="preserve"> </w:t>
      </w:r>
      <w:r>
        <w:rPr>
          <w:rFonts w:ascii="Times New Roman" w:hAnsi="Times New Roman" w:eastAsia="Times New Roman"/>
          <w:sz w:val="24"/>
          <w:szCs w:val="24"/>
          <w:lang w:val="en-US"/>
        </w:rPr>
        <w:t>p.</w:t>
      </w:r>
      <w:r>
        <w:rPr>
          <w:rFonts w:ascii="Times New Roman" w:hAnsi="Times New Roman" w:eastAsia="Times New Roman"/>
          <w:spacing w:val="-3"/>
          <w:sz w:val="24"/>
          <w:szCs w:val="24"/>
          <w:lang w:val="en-US"/>
        </w:rPr>
        <w:t xml:space="preserve"> </w:t>
      </w:r>
      <w:r>
        <w:rPr>
          <w:rFonts w:ascii="Times New Roman" w:hAnsi="Times New Roman" w:eastAsia="Times New Roman"/>
          <w:sz w:val="24"/>
          <w:szCs w:val="24"/>
          <w:lang w:val="en-US"/>
        </w:rPr>
        <w:t>100).</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The</w:t>
      </w:r>
      <w:r>
        <w:rPr>
          <w:rFonts w:ascii="Times New Roman" w:hAnsi="Times New Roman" w:eastAsia="Times New Roman"/>
          <w:spacing w:val="-3"/>
          <w:sz w:val="24"/>
          <w:szCs w:val="24"/>
          <w:lang w:val="en-US"/>
        </w:rPr>
        <w:t xml:space="preserve"> </w:t>
      </w:r>
      <w:r>
        <w:rPr>
          <w:rFonts w:ascii="Times New Roman" w:hAnsi="Times New Roman" w:eastAsia="Times New Roman"/>
          <w:sz w:val="24"/>
          <w:szCs w:val="24"/>
          <w:lang w:val="en-US"/>
        </w:rPr>
        <w:t>writer</w:t>
      </w:r>
      <w:r>
        <w:rPr>
          <w:rFonts w:ascii="Times New Roman" w:hAnsi="Times New Roman" w:eastAsia="Times New Roman"/>
          <w:spacing w:val="-3"/>
          <w:sz w:val="24"/>
          <w:szCs w:val="24"/>
          <w:lang w:val="en-US"/>
        </w:rPr>
        <w:t xml:space="preserve"> </w:t>
      </w:r>
      <w:r>
        <w:rPr>
          <w:rFonts w:ascii="Times New Roman" w:hAnsi="Times New Roman" w:eastAsia="Times New Roman"/>
          <w:sz w:val="24"/>
          <w:szCs w:val="24"/>
          <w:lang w:val="en-US"/>
        </w:rPr>
        <w:t>asked</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for the teacher’s considerations in selecting the sample. The classes involved to be the sample were XI MIA 1 and XI MIA 2. Based on the teacher judgement, those classes were chosen because the students had low achievement in speaking skill. The class of</w:t>
      </w:r>
      <w:r>
        <w:rPr>
          <w:rFonts w:ascii="Times New Roman" w:hAnsi="Times New Roman" w:eastAsia="Times New Roman"/>
          <w:spacing w:val="40"/>
          <w:sz w:val="24"/>
          <w:szCs w:val="24"/>
          <w:lang w:val="en-US"/>
        </w:rPr>
        <w:t xml:space="preserve"> </w:t>
      </w:r>
      <w:r>
        <w:rPr>
          <w:rFonts w:ascii="Times New Roman" w:hAnsi="Times New Roman" w:eastAsia="Times New Roman"/>
          <w:sz w:val="24"/>
          <w:szCs w:val="24"/>
          <w:lang w:val="en-US"/>
        </w:rPr>
        <w:t>XI</w:t>
      </w:r>
      <w:r>
        <w:rPr>
          <w:rFonts w:ascii="Times New Roman" w:hAnsi="Times New Roman" w:eastAsia="Times New Roman"/>
          <w:spacing w:val="-6"/>
          <w:sz w:val="24"/>
          <w:szCs w:val="24"/>
          <w:lang w:val="en-US"/>
        </w:rPr>
        <w:t xml:space="preserve"> </w:t>
      </w:r>
      <w:r>
        <w:rPr>
          <w:rFonts w:ascii="Times New Roman" w:hAnsi="Times New Roman" w:eastAsia="Times New Roman"/>
          <w:sz w:val="24"/>
          <w:szCs w:val="24"/>
          <w:lang w:val="en-US"/>
        </w:rPr>
        <w:t>MIA</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1</w:t>
      </w:r>
      <w:r>
        <w:rPr>
          <w:rFonts w:ascii="Times New Roman" w:hAnsi="Times New Roman" w:eastAsia="Times New Roman"/>
          <w:spacing w:val="-2"/>
          <w:sz w:val="24"/>
          <w:szCs w:val="24"/>
          <w:lang w:val="en-US"/>
        </w:rPr>
        <w:t xml:space="preserve"> </w:t>
      </w:r>
      <w:r>
        <w:rPr>
          <w:rFonts w:ascii="Times New Roman" w:hAnsi="Times New Roman" w:eastAsia="Times New Roman"/>
          <w:sz w:val="24"/>
          <w:szCs w:val="24"/>
          <w:lang w:val="en-US"/>
        </w:rPr>
        <w:t>became</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the experimental group</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and</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the</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class</w:t>
      </w:r>
      <w:r>
        <w:rPr>
          <w:rFonts w:ascii="Times New Roman" w:hAnsi="Times New Roman" w:eastAsia="Times New Roman"/>
          <w:spacing w:val="-2"/>
          <w:sz w:val="24"/>
          <w:szCs w:val="24"/>
          <w:lang w:val="en-US"/>
        </w:rPr>
        <w:t xml:space="preserve"> </w:t>
      </w:r>
      <w:r>
        <w:rPr>
          <w:rFonts w:ascii="Times New Roman" w:hAnsi="Times New Roman" w:eastAsia="Times New Roman"/>
          <w:sz w:val="24"/>
          <w:szCs w:val="24"/>
          <w:lang w:val="en-US"/>
        </w:rPr>
        <w:t>of XI</w:t>
      </w:r>
      <w:r>
        <w:rPr>
          <w:rFonts w:ascii="Times New Roman" w:hAnsi="Times New Roman" w:eastAsia="Times New Roman"/>
          <w:spacing w:val="-3"/>
          <w:sz w:val="24"/>
          <w:szCs w:val="24"/>
          <w:lang w:val="en-US"/>
        </w:rPr>
        <w:t xml:space="preserve"> </w:t>
      </w:r>
      <w:r>
        <w:rPr>
          <w:rFonts w:ascii="Times New Roman" w:hAnsi="Times New Roman" w:eastAsia="Times New Roman"/>
          <w:sz w:val="24"/>
          <w:szCs w:val="24"/>
          <w:lang w:val="en-US"/>
        </w:rPr>
        <w:t>MIA</w:t>
      </w:r>
      <w:r>
        <w:rPr>
          <w:rFonts w:ascii="Times New Roman" w:hAnsi="Times New Roman" w:eastAsia="Times New Roman"/>
          <w:spacing w:val="-3"/>
          <w:sz w:val="24"/>
          <w:szCs w:val="24"/>
          <w:lang w:val="en-US"/>
        </w:rPr>
        <w:t xml:space="preserve"> </w:t>
      </w:r>
      <w:r>
        <w:rPr>
          <w:rFonts w:ascii="Times New Roman" w:hAnsi="Times New Roman" w:eastAsia="Times New Roman"/>
          <w:sz w:val="24"/>
          <w:szCs w:val="24"/>
          <w:lang w:val="en-US"/>
        </w:rPr>
        <w:t>2 became</w:t>
      </w:r>
      <w:r>
        <w:rPr>
          <w:rFonts w:ascii="Times New Roman" w:hAnsi="Times New Roman" w:eastAsia="Times New Roman"/>
          <w:spacing w:val="-2"/>
          <w:sz w:val="24"/>
          <w:szCs w:val="24"/>
          <w:lang w:val="en-US"/>
        </w:rPr>
        <w:t xml:space="preserve"> </w:t>
      </w:r>
      <w:r>
        <w:rPr>
          <w:rFonts w:ascii="Times New Roman" w:hAnsi="Times New Roman" w:eastAsia="Times New Roman"/>
          <w:sz w:val="24"/>
          <w:szCs w:val="24"/>
          <w:lang w:val="en-US"/>
        </w:rPr>
        <w:t>the</w:t>
      </w:r>
      <w:r>
        <w:rPr>
          <w:rFonts w:ascii="Times New Roman" w:hAnsi="Times New Roman" w:eastAsia="Times New Roman"/>
          <w:spacing w:val="-2"/>
          <w:sz w:val="24"/>
          <w:szCs w:val="24"/>
          <w:lang w:val="en-US"/>
        </w:rPr>
        <w:t xml:space="preserve"> </w:t>
      </w:r>
      <w:r>
        <w:rPr>
          <w:rFonts w:ascii="Times New Roman" w:hAnsi="Times New Roman" w:eastAsia="Times New Roman"/>
          <w:sz w:val="24"/>
          <w:szCs w:val="24"/>
          <w:lang w:val="en-US"/>
        </w:rPr>
        <w:t>control group. There were 70 students taken as the sample of this study, consisting of 36 students from XI MIA 1 and 34 students from XI MIA 2.</w:t>
      </w:r>
      <w:ins w:id="54" w:author="gothicinspire" w:date="2025-06-23T10:52:35Z">
        <w:r>
          <w:rPr>
            <w:rFonts w:hint="default" w:ascii="Times New Roman" w:hAnsi="Times New Roman" w:eastAsia="Times New Roman"/>
            <w:sz w:val="24"/>
            <w:szCs w:val="24"/>
            <w:lang w:val="en-US"/>
          </w:rPr>
          <w:t xml:space="preserve"> </w:t>
        </w:r>
      </w:ins>
      <w:ins w:id="55" w:author="gothicinspire" w:date="2025-06-23T10:52:39Z">
        <w:commentRangeStart w:id="8"/>
        <w:r>
          <w:rPr>
            <w:rFonts w:hint="default" w:ascii="Times New Roman" w:hAnsi="Times New Roman" w:eastAsia="Times New Roman"/>
            <w:sz w:val="24"/>
            <w:szCs w:val="24"/>
            <w:lang w:val="en-US"/>
          </w:rPr>
          <w:t>…</w:t>
        </w:r>
      </w:ins>
      <w:ins w:id="56" w:author="gothicinspire" w:date="2025-06-23T10:52:40Z">
        <w:r>
          <w:rPr>
            <w:rFonts w:hint="default" w:ascii="Times New Roman" w:hAnsi="Times New Roman" w:eastAsia="Times New Roman"/>
            <w:sz w:val="24"/>
            <w:szCs w:val="24"/>
            <w:lang w:val="en-US"/>
          </w:rPr>
          <w:t>.</w:t>
        </w:r>
        <w:commentRangeEnd w:id="8"/>
      </w:ins>
      <w:r>
        <w:commentReference w:id="8"/>
      </w:r>
    </w:p>
    <w:p w14:paraId="701B4C55">
      <w:pPr>
        <w:widowControl w:val="0"/>
        <w:autoSpaceDE w:val="0"/>
        <w:autoSpaceDN w:val="0"/>
        <w:spacing w:before="162"/>
        <w:ind w:left="143" w:right="138" w:firstLine="719"/>
        <w:jc w:val="both"/>
        <w:rPr>
          <w:rFonts w:ascii="Times New Roman" w:hAnsi="Times New Roman" w:eastAsia="Times New Roman"/>
          <w:sz w:val="24"/>
          <w:szCs w:val="24"/>
          <w:lang w:val="en-US"/>
        </w:rPr>
      </w:pPr>
      <w:r>
        <w:rPr>
          <w:rFonts w:ascii="Times New Roman" w:hAnsi="Times New Roman" w:eastAsia="Times New Roman"/>
          <w:sz w:val="24"/>
          <w:szCs w:val="24"/>
          <w:lang w:val="en-US"/>
        </w:rPr>
        <w:t>In this study, the writer used inter-rater reliability since there were two raters involved in rating the students’ speaking performance. Brown (2004, p. 21) says that inter-rater reliability occurs when two or more scores yield inconsistent scores of the same even preconceived biases. The reliability of students’ speaking scores was analyzed by using Pearson Product Moment by running SPSS (Statistical Package for the Social Science) program of 20 versions. The data of the students’ speaking performance are considered reliable if the value of r-obtained is higher than 0.70.</w:t>
      </w:r>
    </w:p>
    <w:p w14:paraId="624C4227">
      <w:pPr>
        <w:widowControl w:val="0"/>
        <w:autoSpaceDE w:val="0"/>
        <w:autoSpaceDN w:val="0"/>
        <w:ind w:left="143" w:right="138" w:firstLine="707"/>
        <w:jc w:val="both"/>
        <w:rPr>
          <w:rFonts w:ascii="Times New Roman" w:hAnsi="Times New Roman" w:eastAsia="Times New Roman"/>
          <w:sz w:val="24"/>
          <w:szCs w:val="24"/>
          <w:lang w:val="en-US"/>
        </w:rPr>
      </w:pPr>
      <w:r>
        <w:rPr>
          <w:rFonts w:ascii="Times New Roman" w:hAnsi="Times New Roman" w:eastAsia="Times New Roman"/>
          <w:sz w:val="24"/>
          <w:szCs w:val="24"/>
          <w:lang w:val="en-US"/>
        </w:rPr>
        <w:t xml:space="preserve">After computing the data, the researchers found that the value of r-obtained for the experimental group </w:t>
      </w:r>
      <w:ins w:id="57" w:author="gothicinspire" w:date="2025-06-23T10:39:26Z">
        <w:r>
          <w:rPr>
            <w:rFonts w:ascii="Times New Roman" w:hAnsi="Times New Roman" w:eastAsia="Times New Roman"/>
            <w:sz w:val="24"/>
            <w:szCs w:val="24"/>
            <w:lang w:val="en-US"/>
          </w:rPr>
          <w:t>pretest</w:t>
        </w:r>
      </w:ins>
      <w:del w:id="58" w:author="gothicinspire" w:date="2025-06-23T10:39:26Z">
        <w:r>
          <w:rPr>
            <w:rFonts w:ascii="Times New Roman" w:hAnsi="Times New Roman" w:eastAsia="Times New Roman"/>
            <w:sz w:val="24"/>
            <w:szCs w:val="24"/>
            <w:lang w:val="en-US"/>
          </w:rPr>
          <w:delText>pre-test</w:delText>
        </w:r>
      </w:del>
      <w:r>
        <w:rPr>
          <w:rFonts w:ascii="Times New Roman" w:hAnsi="Times New Roman" w:eastAsia="Times New Roman"/>
          <w:sz w:val="24"/>
          <w:szCs w:val="24"/>
          <w:lang w:val="en-US"/>
        </w:rPr>
        <w:t xml:space="preserve"> was 0.96 and for the post-test was 0.96. Since the values of r-obtained for the experimental group speaking tests were higher than 0.70, they were considered reliable. Next, for the control group, the value of r-obtained for the </w:t>
      </w:r>
      <w:ins w:id="59" w:author="gothicinspire" w:date="2025-06-23T10:39:29Z">
        <w:r>
          <w:rPr>
            <w:rFonts w:ascii="Times New Roman" w:hAnsi="Times New Roman" w:eastAsia="Times New Roman"/>
            <w:sz w:val="24"/>
            <w:szCs w:val="24"/>
            <w:lang w:val="en-US"/>
          </w:rPr>
          <w:t>pretest</w:t>
        </w:r>
      </w:ins>
      <w:del w:id="60" w:author="gothicinspire" w:date="2025-06-23T10:39:29Z">
        <w:r>
          <w:rPr>
            <w:rFonts w:ascii="Times New Roman" w:hAnsi="Times New Roman" w:eastAsia="Times New Roman"/>
            <w:sz w:val="24"/>
            <w:szCs w:val="24"/>
            <w:lang w:val="en-US"/>
          </w:rPr>
          <w:delText>pre-test</w:delText>
        </w:r>
      </w:del>
      <w:r>
        <w:rPr>
          <w:rFonts w:ascii="Times New Roman" w:hAnsi="Times New Roman" w:eastAsia="Times New Roman"/>
          <w:sz w:val="24"/>
          <w:szCs w:val="24"/>
          <w:lang w:val="en-US"/>
        </w:rPr>
        <w:t xml:space="preserve"> was 0.94 and for the post test was 0.85. Because the values of r-obtained for control group speaking tests were higher than 0.70, they were also considered reliable.</w:t>
      </w:r>
    </w:p>
    <w:p w14:paraId="4A41A9E9">
      <w:pPr>
        <w:spacing w:line="360" w:lineRule="auto"/>
        <w:jc w:val="both"/>
        <w:rPr>
          <w:rFonts w:ascii="Times New Roman" w:hAnsi="Times New Roman"/>
          <w:b/>
          <w:sz w:val="24"/>
          <w:szCs w:val="24"/>
          <w:lang w:val="en-US"/>
        </w:rPr>
      </w:pPr>
    </w:p>
    <w:p w14:paraId="542027C2">
      <w:pPr>
        <w:spacing w:line="360" w:lineRule="auto"/>
        <w:jc w:val="both"/>
        <w:rPr>
          <w:rFonts w:ascii="Times New Roman" w:hAnsi="Times New Roman"/>
          <w:b/>
          <w:sz w:val="24"/>
          <w:szCs w:val="24"/>
        </w:rPr>
      </w:pPr>
      <w:r>
        <w:rPr>
          <w:rFonts w:ascii="Times New Roman" w:hAnsi="Times New Roman"/>
          <w:b/>
          <w:sz w:val="24"/>
          <w:szCs w:val="24"/>
        </w:rPr>
        <w:t>FINDINGS AND DISCUSSION</w:t>
      </w:r>
    </w:p>
    <w:p w14:paraId="4CB0C4A0">
      <w:pPr>
        <w:pStyle w:val="3"/>
        <w:ind w:left="0"/>
        <w:rPr>
          <w:rFonts w:ascii="Times New Roman" w:hAnsi="Times New Roman"/>
          <w:b/>
          <w:bCs/>
          <w:szCs w:val="24"/>
        </w:rPr>
      </w:pPr>
      <w:r>
        <w:rPr>
          <w:rFonts w:ascii="Times New Roman" w:hAnsi="Times New Roman"/>
          <w:b/>
          <w:bCs/>
          <w:szCs w:val="24"/>
        </w:rPr>
        <w:t>The</w:t>
      </w:r>
      <w:r>
        <w:rPr>
          <w:rFonts w:ascii="Times New Roman" w:hAnsi="Times New Roman"/>
          <w:b/>
          <w:bCs/>
          <w:spacing w:val="-5"/>
          <w:szCs w:val="24"/>
        </w:rPr>
        <w:t xml:space="preserve"> </w:t>
      </w:r>
      <w:r>
        <w:rPr>
          <w:rFonts w:ascii="Times New Roman" w:hAnsi="Times New Roman"/>
          <w:b/>
          <w:bCs/>
          <w:szCs w:val="24"/>
        </w:rPr>
        <w:t>result</w:t>
      </w:r>
      <w:r>
        <w:rPr>
          <w:rFonts w:ascii="Times New Roman" w:hAnsi="Times New Roman"/>
          <w:b/>
          <w:bCs/>
          <w:spacing w:val="-1"/>
          <w:szCs w:val="24"/>
        </w:rPr>
        <w:t xml:space="preserve"> </w:t>
      </w:r>
      <w:r>
        <w:rPr>
          <w:rFonts w:ascii="Times New Roman" w:hAnsi="Times New Roman"/>
          <w:b/>
          <w:bCs/>
          <w:szCs w:val="24"/>
        </w:rPr>
        <w:t>of</w:t>
      </w:r>
      <w:r>
        <w:rPr>
          <w:rFonts w:ascii="Times New Roman" w:hAnsi="Times New Roman"/>
          <w:b/>
          <w:bCs/>
          <w:spacing w:val="-1"/>
          <w:szCs w:val="24"/>
        </w:rPr>
        <w:t xml:space="preserve"> </w:t>
      </w:r>
      <w:ins w:id="61" w:author="gothicinspire" w:date="2025-06-23T10:40:32Z">
        <w:r>
          <w:rPr>
            <w:rFonts w:ascii="Times New Roman" w:hAnsi="Times New Roman"/>
            <w:b/>
            <w:bCs/>
            <w:spacing w:val="-1"/>
            <w:szCs w:val="24"/>
            <w:lang w:val="en-US"/>
          </w:rPr>
          <w:t>Pretest</w:t>
        </w:r>
      </w:ins>
      <w:del w:id="62" w:author="gothicinspire" w:date="2025-06-23T10:40:32Z">
        <w:r>
          <w:rPr>
            <w:rFonts w:ascii="Times New Roman" w:hAnsi="Times New Roman"/>
            <w:b/>
            <w:bCs/>
            <w:szCs w:val="24"/>
          </w:rPr>
          <w:delText>Pre-test</w:delText>
        </w:r>
      </w:del>
      <w:r>
        <w:rPr>
          <w:rFonts w:ascii="Times New Roman" w:hAnsi="Times New Roman"/>
          <w:b/>
          <w:bCs/>
          <w:spacing w:val="-1"/>
          <w:szCs w:val="24"/>
        </w:rPr>
        <w:t xml:space="preserve"> </w:t>
      </w:r>
      <w:r>
        <w:rPr>
          <w:rFonts w:ascii="Times New Roman" w:hAnsi="Times New Roman"/>
          <w:b/>
          <w:bCs/>
          <w:szCs w:val="24"/>
        </w:rPr>
        <w:t>and</w:t>
      </w:r>
      <w:r>
        <w:rPr>
          <w:rFonts w:ascii="Times New Roman" w:hAnsi="Times New Roman"/>
          <w:b/>
          <w:bCs/>
          <w:spacing w:val="-1"/>
          <w:szCs w:val="24"/>
        </w:rPr>
        <w:t xml:space="preserve"> </w:t>
      </w:r>
      <w:r>
        <w:rPr>
          <w:rFonts w:ascii="Times New Roman" w:hAnsi="Times New Roman"/>
          <w:b/>
          <w:bCs/>
          <w:szCs w:val="24"/>
        </w:rPr>
        <w:t>Post-test</w:t>
      </w:r>
      <w:r>
        <w:rPr>
          <w:rFonts w:ascii="Times New Roman" w:hAnsi="Times New Roman"/>
          <w:b/>
          <w:bCs/>
          <w:spacing w:val="-2"/>
          <w:szCs w:val="24"/>
        </w:rPr>
        <w:t xml:space="preserve"> </w:t>
      </w:r>
      <w:r>
        <w:rPr>
          <w:rFonts w:ascii="Times New Roman" w:hAnsi="Times New Roman"/>
          <w:b/>
          <w:bCs/>
          <w:szCs w:val="24"/>
        </w:rPr>
        <w:t>for</w:t>
      </w:r>
      <w:r>
        <w:rPr>
          <w:rFonts w:ascii="Times New Roman" w:hAnsi="Times New Roman"/>
          <w:b/>
          <w:bCs/>
          <w:spacing w:val="-2"/>
          <w:szCs w:val="24"/>
        </w:rPr>
        <w:t xml:space="preserve"> </w:t>
      </w:r>
      <w:r>
        <w:rPr>
          <w:rFonts w:ascii="Times New Roman" w:hAnsi="Times New Roman"/>
          <w:b/>
          <w:bCs/>
          <w:szCs w:val="24"/>
        </w:rPr>
        <w:t>Experimental</w:t>
      </w:r>
      <w:r>
        <w:rPr>
          <w:rFonts w:ascii="Times New Roman" w:hAnsi="Times New Roman"/>
          <w:b/>
          <w:bCs/>
          <w:spacing w:val="-1"/>
          <w:szCs w:val="24"/>
        </w:rPr>
        <w:t xml:space="preserve"> </w:t>
      </w:r>
      <w:r>
        <w:rPr>
          <w:rFonts w:ascii="Times New Roman" w:hAnsi="Times New Roman"/>
          <w:b/>
          <w:bCs/>
          <w:spacing w:val="-2"/>
          <w:szCs w:val="24"/>
        </w:rPr>
        <w:t>Group</w:t>
      </w:r>
    </w:p>
    <w:p w14:paraId="3474171A">
      <w:pPr>
        <w:widowControl w:val="0"/>
        <w:autoSpaceDE w:val="0"/>
        <w:autoSpaceDN w:val="0"/>
        <w:spacing w:before="271"/>
        <w:ind w:left="143" w:right="136" w:firstLine="719"/>
        <w:jc w:val="both"/>
        <w:rPr>
          <w:del w:id="63" w:author="gothicinspire" w:date="2025-06-23T10:57:20Z"/>
          <w:rFonts w:ascii="Times New Roman" w:hAnsi="Times New Roman" w:eastAsia="Times New Roman"/>
          <w:sz w:val="24"/>
          <w:szCs w:val="24"/>
          <w:lang w:val="en-US"/>
        </w:rPr>
      </w:pPr>
      <w:r>
        <w:rPr>
          <w:rFonts w:ascii="Times New Roman" w:hAnsi="Times New Roman" w:eastAsia="Times New Roman"/>
          <w:sz w:val="24"/>
          <w:szCs w:val="24"/>
          <w:lang w:val="en-US"/>
        </w:rPr>
        <w:t>The oral test (speaking test) was administered to collect the data of students’ speaking skill. The</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test was given</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twice</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to the sample</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to measure students’</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 xml:space="preserve">achievement before and after the treatment phase carried out. The result of </w:t>
      </w:r>
      <w:ins w:id="64" w:author="gothicinspire" w:date="2025-06-23T10:40:24Z">
        <w:r>
          <w:rPr>
            <w:rFonts w:ascii="Times New Roman" w:hAnsi="Times New Roman" w:eastAsia="Times New Roman"/>
            <w:sz w:val="24"/>
            <w:szCs w:val="24"/>
            <w:lang w:val="en-US"/>
          </w:rPr>
          <w:t>pretest</w:t>
        </w:r>
      </w:ins>
      <w:del w:id="65" w:author="gothicinspire" w:date="2025-06-23T10:40:24Z">
        <w:r>
          <w:rPr>
            <w:rFonts w:ascii="Times New Roman" w:hAnsi="Times New Roman" w:eastAsia="Times New Roman"/>
            <w:sz w:val="24"/>
            <w:szCs w:val="24"/>
            <w:lang w:val="en-US"/>
          </w:rPr>
          <w:delText>pre-test</w:delText>
        </w:r>
      </w:del>
      <w:r>
        <w:rPr>
          <w:rFonts w:ascii="Times New Roman" w:hAnsi="Times New Roman" w:eastAsia="Times New Roman"/>
          <w:sz w:val="24"/>
          <w:szCs w:val="24"/>
          <w:lang w:val="en-US"/>
        </w:rPr>
        <w:t xml:space="preserve"> in experimental group showed that the highest score was 60, the lowest score was 44, and the mean</w:t>
      </w:r>
      <w:r>
        <w:rPr>
          <w:rFonts w:ascii="Times New Roman" w:hAnsi="Times New Roman" w:eastAsia="Times New Roman"/>
          <w:spacing w:val="40"/>
          <w:sz w:val="24"/>
          <w:szCs w:val="24"/>
          <w:lang w:val="en-US"/>
        </w:rPr>
        <w:t xml:space="preserve"> </w:t>
      </w:r>
      <w:r>
        <w:rPr>
          <w:rFonts w:ascii="Times New Roman" w:hAnsi="Times New Roman" w:eastAsia="Times New Roman"/>
          <w:sz w:val="24"/>
          <w:szCs w:val="24"/>
          <w:lang w:val="en-US"/>
        </w:rPr>
        <w:t>score was 52.78 with standard deviation 4.065. Then, the result of the post-test experimental group, it was found</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that the</w:t>
      </w:r>
      <w:r>
        <w:rPr>
          <w:rFonts w:ascii="Times New Roman" w:hAnsi="Times New Roman" w:eastAsia="Times New Roman"/>
          <w:spacing w:val="-1"/>
          <w:sz w:val="24"/>
          <w:szCs w:val="24"/>
          <w:lang w:val="en-US"/>
        </w:rPr>
        <w:t xml:space="preserve"> </w:t>
      </w:r>
      <w:r>
        <w:rPr>
          <w:rFonts w:ascii="Times New Roman" w:hAnsi="Times New Roman" w:eastAsia="Times New Roman"/>
          <w:sz w:val="24"/>
          <w:szCs w:val="24"/>
          <w:lang w:val="en-US"/>
        </w:rPr>
        <w:t>highest score</w:t>
      </w:r>
      <w:r>
        <w:rPr>
          <w:rFonts w:ascii="Times New Roman" w:hAnsi="Times New Roman" w:eastAsia="Times New Roman"/>
          <w:spacing w:val="-2"/>
          <w:sz w:val="24"/>
          <w:szCs w:val="24"/>
          <w:lang w:val="en-US"/>
        </w:rPr>
        <w:t xml:space="preserve"> </w:t>
      </w:r>
      <w:r>
        <w:rPr>
          <w:rFonts w:ascii="Times New Roman" w:hAnsi="Times New Roman" w:eastAsia="Times New Roman"/>
          <w:sz w:val="24"/>
          <w:szCs w:val="24"/>
          <w:lang w:val="en-US"/>
        </w:rPr>
        <w:t>was 98, the lowest score</w:t>
      </w:r>
      <w:r>
        <w:rPr>
          <w:rFonts w:ascii="Times New Roman" w:hAnsi="Times New Roman" w:eastAsia="Times New Roman"/>
          <w:spacing w:val="-2"/>
          <w:sz w:val="24"/>
          <w:szCs w:val="24"/>
          <w:lang w:val="en-US"/>
        </w:rPr>
        <w:t xml:space="preserve"> </w:t>
      </w:r>
      <w:r>
        <w:rPr>
          <w:rFonts w:ascii="Times New Roman" w:hAnsi="Times New Roman" w:eastAsia="Times New Roman"/>
          <w:sz w:val="24"/>
          <w:szCs w:val="24"/>
          <w:lang w:val="en-US"/>
        </w:rPr>
        <w:t>was 72, and the mean score was 80.44 with standard deviation 5.261.</w:t>
      </w:r>
    </w:p>
    <w:p w14:paraId="107A0878">
      <w:pPr>
        <w:widowControl w:val="0"/>
        <w:autoSpaceDE w:val="0"/>
        <w:autoSpaceDN w:val="0"/>
        <w:spacing w:before="271"/>
        <w:ind w:left="143" w:right="136" w:firstLine="719"/>
        <w:jc w:val="both"/>
        <w:rPr>
          <w:rFonts w:ascii="Times New Roman" w:hAnsi="Times New Roman" w:eastAsia="Times New Roman"/>
          <w:sz w:val="24"/>
          <w:szCs w:val="24"/>
          <w:lang w:val="en-US"/>
        </w:rPr>
        <w:pPrChange w:id="66" w:author="gothicinspire" w:date="2025-06-23T10:57:20Z">
          <w:pPr>
            <w:widowControl w:val="0"/>
            <w:autoSpaceDE w:val="0"/>
            <w:autoSpaceDN w:val="0"/>
            <w:ind w:left="143" w:right="140" w:firstLine="719"/>
            <w:jc w:val="both"/>
          </w:pPr>
        </w:pPrChange>
      </w:pPr>
      <w:r>
        <w:rPr>
          <w:rFonts w:ascii="Times New Roman" w:hAnsi="Times New Roman" w:eastAsia="Times New Roman"/>
          <w:sz w:val="24"/>
          <w:szCs w:val="24"/>
          <w:lang w:val="en-US"/>
        </w:rPr>
        <w:t>The summary of student’s pretest and post test result for experimental group is presented in Table 1 below.</w:t>
      </w:r>
    </w:p>
    <w:p w14:paraId="4C646D6A">
      <w:pPr>
        <w:widowControl w:val="0"/>
        <w:autoSpaceDE w:val="0"/>
        <w:autoSpaceDN w:val="0"/>
        <w:ind w:left="143" w:right="140" w:firstLine="719"/>
        <w:jc w:val="both"/>
        <w:rPr>
          <w:rFonts w:ascii="Times New Roman" w:hAnsi="Times New Roman" w:eastAsia="Times New Roman"/>
          <w:sz w:val="24"/>
          <w:szCs w:val="24"/>
          <w:lang w:val="en-US"/>
        </w:rPr>
      </w:pPr>
    </w:p>
    <w:p w14:paraId="76A8B6B8">
      <w:pPr>
        <w:widowControl w:val="0"/>
        <w:autoSpaceDE w:val="0"/>
        <w:autoSpaceDN w:val="0"/>
        <w:spacing w:before="2"/>
        <w:ind w:left="143"/>
        <w:jc w:val="both"/>
        <w:rPr>
          <w:rFonts w:ascii="Times New Roman" w:hAnsi="Times New Roman" w:eastAsia="Times New Roman"/>
          <w:lang w:val="en-US"/>
        </w:rPr>
      </w:pPr>
      <w:r>
        <w:rPr>
          <w:rFonts w:ascii="Times New Roman" w:hAnsi="Times New Roman" w:eastAsia="Times New Roman"/>
          <w:i/>
          <w:lang w:val="en-US"/>
        </w:rPr>
        <w:t>Table</w:t>
      </w:r>
      <w:r>
        <w:rPr>
          <w:rFonts w:ascii="Times New Roman" w:hAnsi="Times New Roman" w:eastAsia="Times New Roman"/>
          <w:i/>
          <w:spacing w:val="-3"/>
          <w:lang w:val="en-US"/>
        </w:rPr>
        <w:t xml:space="preserve"> </w:t>
      </w:r>
      <w:r>
        <w:rPr>
          <w:rFonts w:ascii="Times New Roman" w:hAnsi="Times New Roman" w:eastAsia="Times New Roman"/>
          <w:i/>
          <w:lang w:val="en-US"/>
        </w:rPr>
        <w:t>1</w:t>
      </w:r>
      <w:r>
        <w:rPr>
          <w:rFonts w:ascii="Times New Roman" w:hAnsi="Times New Roman" w:eastAsia="Times New Roman"/>
          <w:lang w:val="en-US"/>
        </w:rPr>
        <w:t>.</w:t>
      </w:r>
      <w:r>
        <w:rPr>
          <w:rFonts w:ascii="Times New Roman" w:hAnsi="Times New Roman" w:eastAsia="Times New Roman"/>
          <w:spacing w:val="-6"/>
          <w:lang w:val="en-US"/>
        </w:rPr>
        <w:t xml:space="preserve"> </w:t>
      </w:r>
      <w:r>
        <w:rPr>
          <w:rFonts w:ascii="Times New Roman" w:hAnsi="Times New Roman" w:eastAsia="Times New Roman"/>
          <w:lang w:val="en-US"/>
        </w:rPr>
        <w:t>The</w:t>
      </w:r>
      <w:r>
        <w:rPr>
          <w:rFonts w:ascii="Times New Roman" w:hAnsi="Times New Roman" w:eastAsia="Times New Roman"/>
          <w:spacing w:val="-3"/>
          <w:lang w:val="en-US"/>
        </w:rPr>
        <w:t xml:space="preserve"> </w:t>
      </w:r>
      <w:r>
        <w:rPr>
          <w:rFonts w:ascii="Times New Roman" w:hAnsi="Times New Roman" w:eastAsia="Times New Roman"/>
          <w:lang w:val="en-US"/>
        </w:rPr>
        <w:t>Result</w:t>
      </w:r>
      <w:r>
        <w:rPr>
          <w:rFonts w:ascii="Times New Roman" w:hAnsi="Times New Roman" w:eastAsia="Times New Roman"/>
          <w:spacing w:val="-3"/>
          <w:lang w:val="en-US"/>
        </w:rPr>
        <w:t xml:space="preserve"> </w:t>
      </w:r>
      <w:r>
        <w:rPr>
          <w:rFonts w:ascii="Times New Roman" w:hAnsi="Times New Roman" w:eastAsia="Times New Roman"/>
          <w:lang w:val="en-US"/>
        </w:rPr>
        <w:t>of</w:t>
      </w:r>
      <w:r>
        <w:rPr>
          <w:rFonts w:ascii="Times New Roman" w:hAnsi="Times New Roman" w:eastAsia="Times New Roman"/>
          <w:spacing w:val="-3"/>
          <w:lang w:val="en-US"/>
        </w:rPr>
        <w:t xml:space="preserve"> </w:t>
      </w:r>
      <w:r>
        <w:rPr>
          <w:rFonts w:ascii="Times New Roman" w:hAnsi="Times New Roman" w:eastAsia="Times New Roman"/>
          <w:lang w:val="en-US"/>
        </w:rPr>
        <w:t>Descriptive</w:t>
      </w:r>
      <w:r>
        <w:rPr>
          <w:rFonts w:ascii="Times New Roman" w:hAnsi="Times New Roman" w:eastAsia="Times New Roman"/>
          <w:spacing w:val="-3"/>
          <w:lang w:val="en-US"/>
        </w:rPr>
        <w:t xml:space="preserve"> </w:t>
      </w:r>
      <w:r>
        <w:rPr>
          <w:rFonts w:ascii="Times New Roman" w:hAnsi="Times New Roman" w:eastAsia="Times New Roman"/>
          <w:spacing w:val="-2"/>
          <w:lang w:val="en-US"/>
        </w:rPr>
        <w:t>Analysis</w:t>
      </w:r>
    </w:p>
    <w:p w14:paraId="4176A462">
      <w:pPr>
        <w:widowControl w:val="0"/>
        <w:autoSpaceDE w:val="0"/>
        <w:autoSpaceDN w:val="0"/>
        <w:spacing w:before="6"/>
        <w:rPr>
          <w:rFonts w:ascii="Times New Roman" w:hAnsi="Times New Roman" w:eastAsia="Times New Roman"/>
          <w:sz w:val="14"/>
          <w:szCs w:val="24"/>
          <w:lang w:val="en-US"/>
        </w:rPr>
      </w:pPr>
    </w:p>
    <w:tbl>
      <w:tblPr>
        <w:tblStyle w:val="12"/>
        <w:tblW w:w="0" w:type="auto"/>
        <w:tblInd w:w="3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68"/>
        <w:gridCol w:w="1133"/>
        <w:gridCol w:w="1276"/>
        <w:gridCol w:w="1418"/>
        <w:gridCol w:w="849"/>
        <w:gridCol w:w="1274"/>
        <w:gridCol w:w="532"/>
      </w:tblGrid>
      <w:tr w14:paraId="297F37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668" w:type="dxa"/>
          </w:tcPr>
          <w:p w14:paraId="7F8D2109">
            <w:pPr>
              <w:widowControl w:val="0"/>
              <w:autoSpaceDE w:val="0"/>
              <w:autoSpaceDN w:val="0"/>
              <w:rPr>
                <w:rFonts w:ascii="Times New Roman" w:hAnsi="Times New Roman" w:eastAsia="Times New Roman"/>
                <w:lang w:val="en-US"/>
              </w:rPr>
            </w:pPr>
          </w:p>
        </w:tc>
        <w:tc>
          <w:tcPr>
            <w:tcW w:w="1133" w:type="dxa"/>
          </w:tcPr>
          <w:p w14:paraId="64394383">
            <w:pPr>
              <w:widowControl w:val="0"/>
              <w:autoSpaceDE w:val="0"/>
              <w:autoSpaceDN w:val="0"/>
              <w:rPr>
                <w:rFonts w:ascii="Times New Roman" w:hAnsi="Times New Roman" w:eastAsia="Times New Roman"/>
                <w:lang w:val="en-US"/>
              </w:rPr>
            </w:pPr>
          </w:p>
        </w:tc>
        <w:tc>
          <w:tcPr>
            <w:tcW w:w="1276" w:type="dxa"/>
          </w:tcPr>
          <w:p w14:paraId="03DFF281">
            <w:pPr>
              <w:widowControl w:val="0"/>
              <w:autoSpaceDE w:val="0"/>
              <w:autoSpaceDN w:val="0"/>
              <w:spacing w:line="268" w:lineRule="exact"/>
              <w:ind w:left="7"/>
              <w:jc w:val="center"/>
              <w:rPr>
                <w:rFonts w:ascii="Times New Roman" w:hAnsi="Times New Roman" w:eastAsia="Times New Roman"/>
                <w:sz w:val="24"/>
                <w:lang w:val="en-US"/>
              </w:rPr>
            </w:pPr>
            <w:r>
              <w:rPr>
                <w:rFonts w:ascii="Times New Roman" w:hAnsi="Times New Roman" w:eastAsia="Times New Roman"/>
                <w:spacing w:val="-2"/>
                <w:sz w:val="24"/>
                <w:lang w:val="en-US"/>
              </w:rPr>
              <w:t>Minimum</w:t>
            </w:r>
          </w:p>
        </w:tc>
        <w:tc>
          <w:tcPr>
            <w:tcW w:w="1418" w:type="dxa"/>
          </w:tcPr>
          <w:p w14:paraId="4166E048">
            <w:pPr>
              <w:widowControl w:val="0"/>
              <w:autoSpaceDE w:val="0"/>
              <w:autoSpaceDN w:val="0"/>
              <w:spacing w:line="268" w:lineRule="exact"/>
              <w:ind w:left="8"/>
              <w:jc w:val="center"/>
              <w:rPr>
                <w:rFonts w:ascii="Times New Roman" w:hAnsi="Times New Roman" w:eastAsia="Times New Roman"/>
                <w:sz w:val="24"/>
                <w:lang w:val="en-US"/>
              </w:rPr>
            </w:pPr>
            <w:r>
              <w:rPr>
                <w:rFonts w:ascii="Times New Roman" w:hAnsi="Times New Roman" w:eastAsia="Times New Roman"/>
                <w:spacing w:val="-2"/>
                <w:sz w:val="24"/>
                <w:lang w:val="en-US"/>
              </w:rPr>
              <w:t>Maximum</w:t>
            </w:r>
          </w:p>
        </w:tc>
        <w:tc>
          <w:tcPr>
            <w:tcW w:w="849" w:type="dxa"/>
          </w:tcPr>
          <w:p w14:paraId="22B70472">
            <w:pPr>
              <w:widowControl w:val="0"/>
              <w:autoSpaceDE w:val="0"/>
              <w:autoSpaceDN w:val="0"/>
              <w:spacing w:line="268" w:lineRule="exact"/>
              <w:ind w:left="6"/>
              <w:jc w:val="center"/>
              <w:rPr>
                <w:rFonts w:ascii="Times New Roman" w:hAnsi="Times New Roman" w:eastAsia="Times New Roman"/>
                <w:sz w:val="24"/>
                <w:lang w:val="en-US"/>
              </w:rPr>
            </w:pPr>
            <w:r>
              <w:rPr>
                <w:rFonts w:ascii="Times New Roman" w:hAnsi="Times New Roman" w:eastAsia="Times New Roman"/>
                <w:spacing w:val="-4"/>
                <w:sz w:val="24"/>
                <w:lang w:val="en-US"/>
              </w:rPr>
              <w:t>Mean</w:t>
            </w:r>
          </w:p>
        </w:tc>
        <w:tc>
          <w:tcPr>
            <w:tcW w:w="1274" w:type="dxa"/>
          </w:tcPr>
          <w:p w14:paraId="62325E88">
            <w:pPr>
              <w:widowControl w:val="0"/>
              <w:autoSpaceDE w:val="0"/>
              <w:autoSpaceDN w:val="0"/>
              <w:spacing w:line="268" w:lineRule="exact"/>
              <w:ind w:left="12" w:right="3"/>
              <w:jc w:val="center"/>
              <w:rPr>
                <w:rFonts w:ascii="Times New Roman" w:hAnsi="Times New Roman" w:eastAsia="Times New Roman"/>
                <w:sz w:val="24"/>
                <w:lang w:val="en-US"/>
              </w:rPr>
            </w:pPr>
            <w:r>
              <w:rPr>
                <w:rFonts w:ascii="Times New Roman" w:hAnsi="Times New Roman" w:eastAsia="Times New Roman"/>
                <w:spacing w:val="-4"/>
                <w:sz w:val="24"/>
                <w:lang w:val="en-US"/>
              </w:rPr>
              <w:t>Std.</w:t>
            </w:r>
          </w:p>
          <w:p w14:paraId="41616E6F">
            <w:pPr>
              <w:widowControl w:val="0"/>
              <w:autoSpaceDE w:val="0"/>
              <w:autoSpaceDN w:val="0"/>
              <w:ind w:left="12"/>
              <w:jc w:val="center"/>
              <w:rPr>
                <w:rFonts w:ascii="Times New Roman" w:hAnsi="Times New Roman" w:eastAsia="Times New Roman"/>
                <w:sz w:val="24"/>
                <w:lang w:val="en-US"/>
              </w:rPr>
            </w:pPr>
            <w:r>
              <w:rPr>
                <w:rFonts w:ascii="Times New Roman" w:hAnsi="Times New Roman" w:eastAsia="Times New Roman"/>
                <w:spacing w:val="-2"/>
                <w:sz w:val="24"/>
                <w:lang w:val="en-US"/>
              </w:rPr>
              <w:t>Deviation</w:t>
            </w:r>
          </w:p>
        </w:tc>
        <w:tc>
          <w:tcPr>
            <w:tcW w:w="532" w:type="dxa"/>
          </w:tcPr>
          <w:p w14:paraId="51D668CC">
            <w:pPr>
              <w:widowControl w:val="0"/>
              <w:autoSpaceDE w:val="0"/>
              <w:autoSpaceDN w:val="0"/>
              <w:spacing w:line="268" w:lineRule="exact"/>
              <w:ind w:left="183"/>
              <w:rPr>
                <w:rFonts w:ascii="Times New Roman" w:hAnsi="Times New Roman" w:eastAsia="Times New Roman"/>
                <w:sz w:val="24"/>
                <w:lang w:val="en-US"/>
              </w:rPr>
            </w:pPr>
            <w:r>
              <w:rPr>
                <w:rFonts w:ascii="Times New Roman" w:hAnsi="Times New Roman" w:eastAsia="Times New Roman"/>
                <w:spacing w:val="-10"/>
                <w:sz w:val="24"/>
                <w:lang w:val="en-US"/>
              </w:rPr>
              <w:t>N</w:t>
            </w:r>
          </w:p>
        </w:tc>
      </w:tr>
      <w:tr w14:paraId="63D9DA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1668" w:type="dxa"/>
            <w:vMerge w:val="restart"/>
          </w:tcPr>
          <w:p w14:paraId="10717D85">
            <w:pPr>
              <w:widowControl w:val="0"/>
              <w:autoSpaceDE w:val="0"/>
              <w:autoSpaceDN w:val="0"/>
              <w:spacing w:line="268" w:lineRule="exact"/>
              <w:ind w:left="186"/>
              <w:rPr>
                <w:rFonts w:ascii="Times New Roman" w:hAnsi="Times New Roman" w:eastAsia="Times New Roman"/>
                <w:sz w:val="24"/>
                <w:lang w:val="en-US"/>
              </w:rPr>
            </w:pPr>
            <w:r>
              <w:rPr>
                <w:rFonts w:ascii="Times New Roman" w:hAnsi="Times New Roman" w:eastAsia="Times New Roman"/>
                <w:spacing w:val="-2"/>
                <w:sz w:val="24"/>
                <w:lang w:val="en-US"/>
              </w:rPr>
              <w:t>Experimental</w:t>
            </w:r>
          </w:p>
        </w:tc>
        <w:tc>
          <w:tcPr>
            <w:tcW w:w="1133" w:type="dxa"/>
          </w:tcPr>
          <w:p w14:paraId="6CE91D12">
            <w:pPr>
              <w:widowControl w:val="0"/>
              <w:autoSpaceDE w:val="0"/>
              <w:autoSpaceDN w:val="0"/>
              <w:spacing w:line="268" w:lineRule="exact"/>
              <w:ind w:left="8" w:right="2"/>
              <w:jc w:val="center"/>
              <w:rPr>
                <w:rFonts w:ascii="Times New Roman" w:hAnsi="Times New Roman" w:eastAsia="Times New Roman"/>
                <w:sz w:val="24"/>
                <w:lang w:val="en-US"/>
              </w:rPr>
            </w:pPr>
            <w:r>
              <w:rPr>
                <w:rFonts w:ascii="Times New Roman" w:hAnsi="Times New Roman" w:eastAsia="Times New Roman"/>
                <w:sz w:val="24"/>
                <w:lang w:val="en-US"/>
              </w:rPr>
              <w:t>Pre-</w:t>
            </w:r>
            <w:r>
              <w:rPr>
                <w:rFonts w:ascii="Times New Roman" w:hAnsi="Times New Roman" w:eastAsia="Times New Roman"/>
                <w:spacing w:val="-2"/>
                <w:sz w:val="24"/>
                <w:lang w:val="en-US"/>
              </w:rPr>
              <w:t xml:space="preserve"> </w:t>
            </w:r>
            <w:r>
              <w:rPr>
                <w:rFonts w:ascii="Times New Roman" w:hAnsi="Times New Roman" w:eastAsia="Times New Roman"/>
                <w:spacing w:val="-4"/>
                <w:sz w:val="24"/>
                <w:lang w:val="en-US"/>
              </w:rPr>
              <w:t>Test</w:t>
            </w:r>
          </w:p>
        </w:tc>
        <w:tc>
          <w:tcPr>
            <w:tcW w:w="1276" w:type="dxa"/>
          </w:tcPr>
          <w:p w14:paraId="460D3FDD">
            <w:pPr>
              <w:widowControl w:val="0"/>
              <w:autoSpaceDE w:val="0"/>
              <w:autoSpaceDN w:val="0"/>
              <w:spacing w:line="268" w:lineRule="exact"/>
              <w:ind w:left="7" w:right="1"/>
              <w:jc w:val="center"/>
              <w:rPr>
                <w:rFonts w:ascii="Times New Roman" w:hAnsi="Times New Roman" w:eastAsia="Times New Roman"/>
                <w:sz w:val="24"/>
                <w:lang w:val="en-US"/>
              </w:rPr>
            </w:pPr>
            <w:r>
              <w:rPr>
                <w:rFonts w:ascii="Times New Roman" w:hAnsi="Times New Roman" w:eastAsia="Times New Roman"/>
                <w:spacing w:val="-5"/>
                <w:sz w:val="24"/>
                <w:lang w:val="en-US"/>
              </w:rPr>
              <w:t>44</w:t>
            </w:r>
          </w:p>
        </w:tc>
        <w:tc>
          <w:tcPr>
            <w:tcW w:w="1418" w:type="dxa"/>
          </w:tcPr>
          <w:p w14:paraId="0557D2BC">
            <w:pPr>
              <w:widowControl w:val="0"/>
              <w:autoSpaceDE w:val="0"/>
              <w:autoSpaceDN w:val="0"/>
              <w:spacing w:line="268" w:lineRule="exact"/>
              <w:ind w:left="8" w:right="3"/>
              <w:jc w:val="center"/>
              <w:rPr>
                <w:rFonts w:ascii="Times New Roman" w:hAnsi="Times New Roman" w:eastAsia="Times New Roman"/>
                <w:sz w:val="24"/>
                <w:lang w:val="en-US"/>
              </w:rPr>
            </w:pPr>
            <w:r>
              <w:rPr>
                <w:rFonts w:ascii="Times New Roman" w:hAnsi="Times New Roman" w:eastAsia="Times New Roman"/>
                <w:spacing w:val="-5"/>
                <w:sz w:val="24"/>
                <w:lang w:val="en-US"/>
              </w:rPr>
              <w:t>60</w:t>
            </w:r>
          </w:p>
        </w:tc>
        <w:tc>
          <w:tcPr>
            <w:tcW w:w="849" w:type="dxa"/>
          </w:tcPr>
          <w:p w14:paraId="153C3AC9">
            <w:pPr>
              <w:widowControl w:val="0"/>
              <w:autoSpaceDE w:val="0"/>
              <w:autoSpaceDN w:val="0"/>
              <w:spacing w:line="268" w:lineRule="exact"/>
              <w:ind w:left="6"/>
              <w:jc w:val="center"/>
              <w:rPr>
                <w:rFonts w:ascii="Times New Roman" w:hAnsi="Times New Roman" w:eastAsia="Times New Roman"/>
                <w:sz w:val="24"/>
                <w:lang w:val="en-US"/>
              </w:rPr>
            </w:pPr>
            <w:r>
              <w:rPr>
                <w:rFonts w:ascii="Times New Roman" w:hAnsi="Times New Roman" w:eastAsia="Times New Roman"/>
                <w:spacing w:val="-2"/>
                <w:sz w:val="24"/>
                <w:lang w:val="en-US"/>
              </w:rPr>
              <w:t>52.78</w:t>
            </w:r>
          </w:p>
        </w:tc>
        <w:tc>
          <w:tcPr>
            <w:tcW w:w="1274" w:type="dxa"/>
          </w:tcPr>
          <w:p w14:paraId="42A7E53F">
            <w:pPr>
              <w:widowControl w:val="0"/>
              <w:autoSpaceDE w:val="0"/>
              <w:autoSpaceDN w:val="0"/>
              <w:spacing w:line="268" w:lineRule="exact"/>
              <w:ind w:left="12" w:right="2"/>
              <w:jc w:val="center"/>
              <w:rPr>
                <w:rFonts w:ascii="Times New Roman" w:hAnsi="Times New Roman" w:eastAsia="Times New Roman"/>
                <w:sz w:val="24"/>
                <w:lang w:val="en-US"/>
              </w:rPr>
            </w:pPr>
            <w:r>
              <w:rPr>
                <w:rFonts w:ascii="Times New Roman" w:hAnsi="Times New Roman" w:eastAsia="Times New Roman"/>
                <w:spacing w:val="-2"/>
                <w:sz w:val="24"/>
                <w:lang w:val="en-US"/>
              </w:rPr>
              <w:t>4.065</w:t>
            </w:r>
          </w:p>
        </w:tc>
        <w:tc>
          <w:tcPr>
            <w:tcW w:w="532" w:type="dxa"/>
            <w:vMerge w:val="restart"/>
          </w:tcPr>
          <w:p w14:paraId="3E126C84">
            <w:pPr>
              <w:widowControl w:val="0"/>
              <w:autoSpaceDE w:val="0"/>
              <w:autoSpaceDN w:val="0"/>
              <w:spacing w:line="268" w:lineRule="exact"/>
              <w:ind w:left="149"/>
              <w:rPr>
                <w:rFonts w:ascii="Times New Roman" w:hAnsi="Times New Roman" w:eastAsia="Times New Roman"/>
                <w:sz w:val="24"/>
                <w:lang w:val="en-US"/>
              </w:rPr>
            </w:pPr>
            <w:r>
              <w:rPr>
                <w:rFonts w:ascii="Times New Roman" w:hAnsi="Times New Roman" w:eastAsia="Times New Roman"/>
                <w:spacing w:val="-5"/>
                <w:sz w:val="24"/>
                <w:lang w:val="en-US"/>
              </w:rPr>
              <w:t>36</w:t>
            </w:r>
          </w:p>
        </w:tc>
      </w:tr>
      <w:tr w14:paraId="0DCE09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668" w:type="dxa"/>
            <w:vMerge w:val="continue"/>
            <w:tcBorders>
              <w:top w:val="nil"/>
            </w:tcBorders>
          </w:tcPr>
          <w:p w14:paraId="37A00C1C">
            <w:pPr>
              <w:widowControl w:val="0"/>
              <w:autoSpaceDE w:val="0"/>
              <w:autoSpaceDN w:val="0"/>
              <w:rPr>
                <w:rFonts w:ascii="Times New Roman" w:hAnsi="Times New Roman" w:eastAsia="Times New Roman"/>
                <w:sz w:val="2"/>
                <w:szCs w:val="2"/>
                <w:lang w:val="en-US"/>
              </w:rPr>
            </w:pPr>
          </w:p>
        </w:tc>
        <w:tc>
          <w:tcPr>
            <w:tcW w:w="1133" w:type="dxa"/>
          </w:tcPr>
          <w:p w14:paraId="11FD5D13">
            <w:pPr>
              <w:widowControl w:val="0"/>
              <w:autoSpaceDE w:val="0"/>
              <w:autoSpaceDN w:val="0"/>
              <w:spacing w:line="270" w:lineRule="exact"/>
              <w:ind w:left="8"/>
              <w:jc w:val="center"/>
              <w:rPr>
                <w:rFonts w:ascii="Times New Roman" w:hAnsi="Times New Roman" w:eastAsia="Times New Roman"/>
                <w:sz w:val="24"/>
                <w:lang w:val="en-US"/>
              </w:rPr>
            </w:pPr>
            <w:r>
              <w:rPr>
                <w:rFonts w:ascii="Times New Roman" w:hAnsi="Times New Roman" w:eastAsia="Times New Roman"/>
                <w:sz w:val="24"/>
                <w:lang w:val="en-US"/>
              </w:rPr>
              <w:t xml:space="preserve">Post </w:t>
            </w:r>
            <w:r>
              <w:rPr>
                <w:rFonts w:ascii="Times New Roman" w:hAnsi="Times New Roman" w:eastAsia="Times New Roman"/>
                <w:spacing w:val="-4"/>
                <w:sz w:val="24"/>
                <w:lang w:val="en-US"/>
              </w:rPr>
              <w:t>Test</w:t>
            </w:r>
          </w:p>
        </w:tc>
        <w:tc>
          <w:tcPr>
            <w:tcW w:w="1276" w:type="dxa"/>
          </w:tcPr>
          <w:p w14:paraId="3FE85FA5">
            <w:pPr>
              <w:widowControl w:val="0"/>
              <w:autoSpaceDE w:val="0"/>
              <w:autoSpaceDN w:val="0"/>
              <w:spacing w:line="270" w:lineRule="exact"/>
              <w:ind w:left="7" w:right="1"/>
              <w:jc w:val="center"/>
              <w:rPr>
                <w:rFonts w:ascii="Times New Roman" w:hAnsi="Times New Roman" w:eastAsia="Times New Roman"/>
                <w:sz w:val="24"/>
                <w:lang w:val="en-US"/>
              </w:rPr>
            </w:pPr>
            <w:r>
              <w:rPr>
                <w:rFonts w:ascii="Times New Roman" w:hAnsi="Times New Roman" w:eastAsia="Times New Roman"/>
                <w:spacing w:val="-5"/>
                <w:sz w:val="24"/>
                <w:lang w:val="en-US"/>
              </w:rPr>
              <w:t>72</w:t>
            </w:r>
          </w:p>
        </w:tc>
        <w:tc>
          <w:tcPr>
            <w:tcW w:w="1418" w:type="dxa"/>
          </w:tcPr>
          <w:p w14:paraId="50AA0A31">
            <w:pPr>
              <w:widowControl w:val="0"/>
              <w:autoSpaceDE w:val="0"/>
              <w:autoSpaceDN w:val="0"/>
              <w:spacing w:line="270" w:lineRule="exact"/>
              <w:ind w:left="8" w:right="3"/>
              <w:jc w:val="center"/>
              <w:rPr>
                <w:rFonts w:ascii="Times New Roman" w:hAnsi="Times New Roman" w:eastAsia="Times New Roman"/>
                <w:sz w:val="24"/>
                <w:lang w:val="en-US"/>
              </w:rPr>
            </w:pPr>
            <w:r>
              <w:rPr>
                <w:rFonts w:ascii="Times New Roman" w:hAnsi="Times New Roman" w:eastAsia="Times New Roman"/>
                <w:spacing w:val="-5"/>
                <w:sz w:val="24"/>
                <w:lang w:val="en-US"/>
              </w:rPr>
              <w:t>98</w:t>
            </w:r>
          </w:p>
        </w:tc>
        <w:tc>
          <w:tcPr>
            <w:tcW w:w="849" w:type="dxa"/>
          </w:tcPr>
          <w:p w14:paraId="2655DE0F">
            <w:pPr>
              <w:widowControl w:val="0"/>
              <w:autoSpaceDE w:val="0"/>
              <w:autoSpaceDN w:val="0"/>
              <w:spacing w:line="270" w:lineRule="exact"/>
              <w:ind w:left="6"/>
              <w:jc w:val="center"/>
              <w:rPr>
                <w:rFonts w:ascii="Times New Roman" w:hAnsi="Times New Roman" w:eastAsia="Times New Roman"/>
                <w:sz w:val="24"/>
                <w:lang w:val="en-US"/>
              </w:rPr>
            </w:pPr>
            <w:r>
              <w:rPr>
                <w:rFonts w:ascii="Times New Roman" w:hAnsi="Times New Roman" w:eastAsia="Times New Roman"/>
                <w:spacing w:val="-2"/>
                <w:sz w:val="24"/>
                <w:lang w:val="en-US"/>
              </w:rPr>
              <w:t>80.44</w:t>
            </w:r>
          </w:p>
        </w:tc>
        <w:tc>
          <w:tcPr>
            <w:tcW w:w="1274" w:type="dxa"/>
          </w:tcPr>
          <w:p w14:paraId="47349A46">
            <w:pPr>
              <w:widowControl w:val="0"/>
              <w:autoSpaceDE w:val="0"/>
              <w:autoSpaceDN w:val="0"/>
              <w:spacing w:line="270" w:lineRule="exact"/>
              <w:ind w:left="12" w:right="2"/>
              <w:jc w:val="center"/>
              <w:rPr>
                <w:rFonts w:ascii="Times New Roman" w:hAnsi="Times New Roman" w:eastAsia="Times New Roman"/>
                <w:sz w:val="24"/>
                <w:lang w:val="en-US"/>
              </w:rPr>
            </w:pPr>
            <w:r>
              <w:rPr>
                <w:rFonts w:ascii="Times New Roman" w:hAnsi="Times New Roman" w:eastAsia="Times New Roman"/>
                <w:spacing w:val="-2"/>
                <w:sz w:val="24"/>
                <w:lang w:val="en-US"/>
              </w:rPr>
              <w:t>5.261</w:t>
            </w:r>
          </w:p>
        </w:tc>
        <w:tc>
          <w:tcPr>
            <w:tcW w:w="532" w:type="dxa"/>
            <w:vMerge w:val="continue"/>
            <w:tcBorders>
              <w:top w:val="nil"/>
            </w:tcBorders>
          </w:tcPr>
          <w:p w14:paraId="480F4B71">
            <w:pPr>
              <w:widowControl w:val="0"/>
              <w:autoSpaceDE w:val="0"/>
              <w:autoSpaceDN w:val="0"/>
              <w:rPr>
                <w:rFonts w:ascii="Times New Roman" w:hAnsi="Times New Roman" w:eastAsia="Times New Roman"/>
                <w:sz w:val="2"/>
                <w:szCs w:val="2"/>
                <w:lang w:val="en-US"/>
              </w:rPr>
            </w:pPr>
          </w:p>
        </w:tc>
      </w:tr>
    </w:tbl>
    <w:p w14:paraId="346203E1">
      <w:pPr>
        <w:widowControl w:val="0"/>
        <w:autoSpaceDE w:val="0"/>
        <w:autoSpaceDN w:val="0"/>
        <w:spacing w:before="246"/>
        <w:ind w:left="143" w:right="136" w:firstLine="719"/>
        <w:jc w:val="both"/>
        <w:rPr>
          <w:rFonts w:ascii="Times New Roman" w:hAnsi="Times New Roman" w:eastAsia="Times New Roman"/>
          <w:sz w:val="24"/>
          <w:szCs w:val="24"/>
          <w:lang w:val="en-US"/>
        </w:rPr>
      </w:pPr>
      <w:r>
        <w:rPr>
          <w:rFonts w:ascii="Times New Roman" w:hAnsi="Times New Roman" w:eastAsia="Times New Roman"/>
          <w:sz w:val="24"/>
          <w:szCs w:val="24"/>
          <w:lang w:val="en-US"/>
        </w:rPr>
        <w:t>Based on the descriptive data above, it could be seen that after the students were given the treatment using GOGOMO strategy, the mean score of the post-test was</w:t>
      </w:r>
      <w:r>
        <w:rPr>
          <w:rFonts w:ascii="Times New Roman" w:hAnsi="Times New Roman" w:eastAsia="Times New Roman"/>
          <w:spacing w:val="40"/>
          <w:sz w:val="24"/>
          <w:szCs w:val="24"/>
          <w:lang w:val="en-US"/>
        </w:rPr>
        <w:t xml:space="preserve"> </w:t>
      </w:r>
      <w:r>
        <w:rPr>
          <w:rFonts w:ascii="Times New Roman" w:hAnsi="Times New Roman" w:eastAsia="Times New Roman"/>
          <w:sz w:val="24"/>
          <w:szCs w:val="24"/>
          <w:lang w:val="en-US"/>
        </w:rPr>
        <w:t xml:space="preserve">higher than the mean score of the </w:t>
      </w:r>
      <w:ins w:id="67" w:author="gothicinspire" w:date="2025-06-23T10:41:03Z">
        <w:r>
          <w:rPr>
            <w:rFonts w:ascii="Times New Roman" w:hAnsi="Times New Roman" w:eastAsia="Times New Roman"/>
            <w:sz w:val="24"/>
            <w:szCs w:val="24"/>
            <w:lang w:val="en-US"/>
          </w:rPr>
          <w:t>pretest</w:t>
        </w:r>
      </w:ins>
      <w:del w:id="68" w:author="gothicinspire" w:date="2025-06-23T10:41:03Z">
        <w:r>
          <w:rPr>
            <w:rFonts w:ascii="Times New Roman" w:hAnsi="Times New Roman" w:eastAsia="Times New Roman"/>
            <w:sz w:val="24"/>
            <w:szCs w:val="24"/>
            <w:lang w:val="en-US"/>
          </w:rPr>
          <w:delText>pre-test</w:delText>
        </w:r>
      </w:del>
      <w:r>
        <w:rPr>
          <w:rFonts w:ascii="Times New Roman" w:hAnsi="Times New Roman" w:eastAsia="Times New Roman"/>
          <w:sz w:val="24"/>
          <w:szCs w:val="24"/>
          <w:lang w:val="en-US"/>
        </w:rPr>
        <w:t>. It indicated that the students’ speaking achievement in asking and giving opinion was improved significantly.</w:t>
      </w:r>
    </w:p>
    <w:p w14:paraId="2F3BA7D4">
      <w:pPr>
        <w:widowControl w:val="0"/>
        <w:autoSpaceDE w:val="0"/>
        <w:autoSpaceDN w:val="0"/>
        <w:rPr>
          <w:rFonts w:ascii="Times New Roman" w:hAnsi="Times New Roman" w:eastAsia="Times New Roman"/>
          <w:sz w:val="24"/>
          <w:szCs w:val="24"/>
          <w:lang w:val="en-US"/>
        </w:rPr>
      </w:pPr>
    </w:p>
    <w:p w14:paraId="1EA248BC">
      <w:pPr>
        <w:widowControl w:val="0"/>
        <w:autoSpaceDE w:val="0"/>
        <w:autoSpaceDN w:val="0"/>
        <w:spacing w:before="49"/>
        <w:rPr>
          <w:rFonts w:hint="default" w:ascii="Times New Roman" w:hAnsi="Times New Roman" w:eastAsia="Times New Roman"/>
          <w:sz w:val="24"/>
          <w:szCs w:val="24"/>
          <w:lang w:val="en-US"/>
        </w:rPr>
      </w:pPr>
      <w:ins w:id="69" w:author="gothicinspire" w:date="2025-06-23T18:15:55Z">
        <w:commentRangeStart w:id="9"/>
        <w:r>
          <w:rPr>
            <w:rFonts w:hint="default" w:ascii="Times New Roman" w:hAnsi="Times New Roman" w:eastAsia="Times New Roman"/>
            <w:sz w:val="24"/>
            <w:szCs w:val="24"/>
            <w:lang w:val="en-US"/>
          </w:rPr>
          <w:t>St</w:t>
        </w:r>
      </w:ins>
      <w:ins w:id="70" w:author="gothicinspire" w:date="2025-06-23T18:15:56Z">
        <w:r>
          <w:rPr>
            <w:rFonts w:hint="default" w:ascii="Times New Roman" w:hAnsi="Times New Roman" w:eastAsia="Times New Roman"/>
            <w:sz w:val="24"/>
            <w:szCs w:val="24"/>
            <w:lang w:val="en-US"/>
          </w:rPr>
          <w:t>ude</w:t>
        </w:r>
      </w:ins>
      <w:ins w:id="71" w:author="gothicinspire" w:date="2025-06-23T18:15:57Z">
        <w:r>
          <w:rPr>
            <w:rFonts w:hint="default" w:ascii="Times New Roman" w:hAnsi="Times New Roman" w:eastAsia="Times New Roman"/>
            <w:sz w:val="24"/>
            <w:szCs w:val="24"/>
            <w:lang w:val="en-US"/>
          </w:rPr>
          <w:t>nts</w:t>
        </w:r>
      </w:ins>
      <w:ins w:id="72" w:author="gothicinspire" w:date="2025-06-23T18:15:58Z">
        <w:r>
          <w:rPr>
            <w:rFonts w:hint="default" w:ascii="Times New Roman" w:hAnsi="Times New Roman" w:eastAsia="Times New Roman"/>
            <w:sz w:val="24"/>
            <w:szCs w:val="24"/>
            <w:lang w:val="en-US"/>
          </w:rPr>
          <w:t xml:space="preserve">’ </w:t>
        </w:r>
      </w:ins>
      <w:ins w:id="73" w:author="gothicinspire" w:date="2025-06-23T18:15:59Z">
        <w:r>
          <w:rPr>
            <w:rFonts w:hint="default" w:ascii="Times New Roman" w:hAnsi="Times New Roman" w:eastAsia="Times New Roman"/>
            <w:sz w:val="24"/>
            <w:szCs w:val="24"/>
            <w:lang w:val="en-US"/>
          </w:rPr>
          <w:t>Lev</w:t>
        </w:r>
      </w:ins>
      <w:ins w:id="74" w:author="gothicinspire" w:date="2025-06-23T18:16:00Z">
        <w:r>
          <w:rPr>
            <w:rFonts w:hint="default" w:ascii="Times New Roman" w:hAnsi="Times New Roman" w:eastAsia="Times New Roman"/>
            <w:sz w:val="24"/>
            <w:szCs w:val="24"/>
            <w:lang w:val="en-US"/>
          </w:rPr>
          <w:t>el o</w:t>
        </w:r>
      </w:ins>
      <w:ins w:id="75" w:author="gothicinspire" w:date="2025-06-23T18:16:01Z">
        <w:r>
          <w:rPr>
            <w:rFonts w:hint="default" w:ascii="Times New Roman" w:hAnsi="Times New Roman" w:eastAsia="Times New Roman"/>
            <w:sz w:val="24"/>
            <w:szCs w:val="24"/>
            <w:lang w:val="en-US"/>
          </w:rPr>
          <w:t>f Sp</w:t>
        </w:r>
      </w:ins>
      <w:ins w:id="76" w:author="gothicinspire" w:date="2025-06-23T18:16:02Z">
        <w:r>
          <w:rPr>
            <w:rFonts w:hint="default" w:ascii="Times New Roman" w:hAnsi="Times New Roman" w:eastAsia="Times New Roman"/>
            <w:sz w:val="24"/>
            <w:szCs w:val="24"/>
            <w:lang w:val="en-US"/>
          </w:rPr>
          <w:t>eaki</w:t>
        </w:r>
      </w:ins>
      <w:ins w:id="77" w:author="gothicinspire" w:date="2025-06-23T18:16:03Z">
        <w:r>
          <w:rPr>
            <w:rFonts w:hint="default" w:ascii="Times New Roman" w:hAnsi="Times New Roman" w:eastAsia="Times New Roman"/>
            <w:sz w:val="24"/>
            <w:szCs w:val="24"/>
            <w:lang w:val="en-US"/>
          </w:rPr>
          <w:t xml:space="preserve">ng </w:t>
        </w:r>
      </w:ins>
      <w:ins w:id="78" w:author="gothicinspire" w:date="2025-06-23T18:16:04Z">
        <w:r>
          <w:rPr>
            <w:rFonts w:hint="default" w:ascii="Times New Roman" w:hAnsi="Times New Roman" w:eastAsia="Times New Roman"/>
            <w:sz w:val="24"/>
            <w:szCs w:val="24"/>
            <w:lang w:val="en-US"/>
          </w:rPr>
          <w:t>Achi</w:t>
        </w:r>
      </w:ins>
      <w:ins w:id="79" w:author="gothicinspire" w:date="2025-06-23T18:16:05Z">
        <w:r>
          <w:rPr>
            <w:rFonts w:hint="default" w:ascii="Times New Roman" w:hAnsi="Times New Roman" w:eastAsia="Times New Roman"/>
            <w:sz w:val="24"/>
            <w:szCs w:val="24"/>
            <w:lang w:val="en-US"/>
          </w:rPr>
          <w:t>evemen</w:t>
        </w:r>
      </w:ins>
      <w:ins w:id="80" w:author="gothicinspire" w:date="2025-06-23T18:16:06Z">
        <w:r>
          <w:rPr>
            <w:rFonts w:hint="default" w:ascii="Times New Roman" w:hAnsi="Times New Roman" w:eastAsia="Times New Roman"/>
            <w:sz w:val="24"/>
            <w:szCs w:val="24"/>
            <w:lang w:val="en-US"/>
          </w:rPr>
          <w:t>t</w:t>
        </w:r>
        <w:commentRangeEnd w:id="9"/>
      </w:ins>
      <w:r>
        <w:commentReference w:id="9"/>
      </w:r>
      <w:ins w:id="81" w:author="gothicinspire" w:date="2025-06-23T18:16:07Z">
        <w:r>
          <w:rPr>
            <w:rFonts w:hint="default" w:ascii="Times New Roman" w:hAnsi="Times New Roman" w:eastAsia="Times New Roman"/>
            <w:sz w:val="24"/>
            <w:szCs w:val="24"/>
            <w:lang w:val="en-US"/>
          </w:rPr>
          <w:br w:type="textWrapping"/>
        </w:r>
      </w:ins>
    </w:p>
    <w:p w14:paraId="52CD0A2B">
      <w:pPr>
        <w:widowControl w:val="0"/>
        <w:autoSpaceDE w:val="0"/>
        <w:autoSpaceDN w:val="0"/>
        <w:ind w:left="143"/>
        <w:jc w:val="both"/>
        <w:outlineLvl w:val="1"/>
        <w:rPr>
          <w:rFonts w:ascii="Times New Roman" w:hAnsi="Times New Roman" w:eastAsia="Times New Roman"/>
          <w:b/>
          <w:bCs/>
          <w:sz w:val="24"/>
          <w:szCs w:val="24"/>
          <w:lang w:val="en-US"/>
        </w:rPr>
      </w:pPr>
      <w:r>
        <w:rPr>
          <w:rFonts w:ascii="Times New Roman" w:hAnsi="Times New Roman" w:eastAsia="Times New Roman"/>
          <w:b/>
          <w:bCs/>
          <w:sz w:val="24"/>
          <w:szCs w:val="24"/>
          <w:lang w:val="en-US"/>
        </w:rPr>
        <w:t>The</w:t>
      </w:r>
      <w:r>
        <w:rPr>
          <w:rFonts w:ascii="Times New Roman" w:hAnsi="Times New Roman" w:eastAsia="Times New Roman"/>
          <w:b/>
          <w:bCs/>
          <w:spacing w:val="-5"/>
          <w:sz w:val="24"/>
          <w:szCs w:val="24"/>
          <w:lang w:val="en-US"/>
        </w:rPr>
        <w:t xml:space="preserve"> </w:t>
      </w:r>
      <w:r>
        <w:rPr>
          <w:rFonts w:ascii="Times New Roman" w:hAnsi="Times New Roman" w:eastAsia="Times New Roman"/>
          <w:b/>
          <w:bCs/>
          <w:sz w:val="24"/>
          <w:szCs w:val="24"/>
          <w:lang w:val="en-US"/>
        </w:rPr>
        <w:t>Result</w:t>
      </w:r>
      <w:r>
        <w:rPr>
          <w:rFonts w:ascii="Times New Roman" w:hAnsi="Times New Roman" w:eastAsia="Times New Roman"/>
          <w:b/>
          <w:bCs/>
          <w:spacing w:val="-2"/>
          <w:sz w:val="24"/>
          <w:szCs w:val="24"/>
          <w:lang w:val="en-US"/>
        </w:rPr>
        <w:t xml:space="preserve"> </w:t>
      </w:r>
      <w:r>
        <w:rPr>
          <w:rFonts w:ascii="Times New Roman" w:hAnsi="Times New Roman" w:eastAsia="Times New Roman"/>
          <w:b/>
          <w:bCs/>
          <w:sz w:val="24"/>
          <w:szCs w:val="24"/>
          <w:lang w:val="en-US"/>
        </w:rPr>
        <w:t>of</w:t>
      </w:r>
      <w:r>
        <w:rPr>
          <w:rFonts w:ascii="Times New Roman" w:hAnsi="Times New Roman" w:eastAsia="Times New Roman"/>
          <w:b/>
          <w:bCs/>
          <w:spacing w:val="-1"/>
          <w:sz w:val="24"/>
          <w:szCs w:val="24"/>
          <w:lang w:val="en-US"/>
        </w:rPr>
        <w:t xml:space="preserve"> </w:t>
      </w:r>
      <w:r>
        <w:rPr>
          <w:rFonts w:ascii="Times New Roman" w:hAnsi="Times New Roman" w:eastAsia="Times New Roman"/>
          <w:b/>
          <w:bCs/>
          <w:sz w:val="24"/>
          <w:szCs w:val="24"/>
          <w:lang w:val="en-US"/>
        </w:rPr>
        <w:t>Paired</w:t>
      </w:r>
      <w:r>
        <w:rPr>
          <w:rFonts w:ascii="Times New Roman" w:hAnsi="Times New Roman" w:eastAsia="Times New Roman"/>
          <w:b/>
          <w:bCs/>
          <w:spacing w:val="-2"/>
          <w:sz w:val="24"/>
          <w:szCs w:val="24"/>
          <w:lang w:val="en-US"/>
        </w:rPr>
        <w:t xml:space="preserve"> </w:t>
      </w:r>
      <w:r>
        <w:rPr>
          <w:rFonts w:ascii="Times New Roman" w:hAnsi="Times New Roman" w:eastAsia="Times New Roman"/>
          <w:b/>
          <w:bCs/>
          <w:sz w:val="24"/>
          <w:szCs w:val="24"/>
          <w:lang w:val="en-US"/>
        </w:rPr>
        <w:t>Sample</w:t>
      </w:r>
      <w:r>
        <w:rPr>
          <w:rFonts w:ascii="Times New Roman" w:hAnsi="Times New Roman" w:eastAsia="Times New Roman"/>
          <w:b/>
          <w:bCs/>
          <w:spacing w:val="-2"/>
          <w:sz w:val="24"/>
          <w:szCs w:val="24"/>
          <w:lang w:val="en-US"/>
        </w:rPr>
        <w:t xml:space="preserve"> </w:t>
      </w:r>
      <w:r>
        <w:rPr>
          <w:rFonts w:ascii="Times New Roman" w:hAnsi="Times New Roman" w:eastAsia="Times New Roman"/>
          <w:b/>
          <w:bCs/>
          <w:sz w:val="24"/>
          <w:szCs w:val="24"/>
          <w:lang w:val="en-US"/>
        </w:rPr>
        <w:t>T-</w:t>
      </w:r>
      <w:r>
        <w:rPr>
          <w:rFonts w:ascii="Times New Roman" w:hAnsi="Times New Roman" w:eastAsia="Times New Roman"/>
          <w:b/>
          <w:bCs/>
          <w:spacing w:val="-4"/>
          <w:sz w:val="24"/>
          <w:szCs w:val="24"/>
          <w:lang w:val="en-US"/>
        </w:rPr>
        <w:t>test</w:t>
      </w:r>
    </w:p>
    <w:p w14:paraId="1F0C0477">
      <w:pPr>
        <w:widowControl w:val="0"/>
        <w:autoSpaceDE w:val="0"/>
        <w:autoSpaceDN w:val="0"/>
        <w:spacing w:before="156"/>
        <w:ind w:left="143" w:right="139" w:firstLine="719"/>
        <w:jc w:val="both"/>
        <w:rPr>
          <w:rFonts w:ascii="Times New Roman" w:hAnsi="Times New Roman" w:eastAsia="Times New Roman"/>
          <w:sz w:val="24"/>
          <w:szCs w:val="24"/>
          <w:lang w:val="en-US"/>
        </w:rPr>
      </w:pPr>
      <w:r>
        <w:rPr>
          <w:rFonts w:ascii="Times New Roman" w:hAnsi="Times New Roman" w:eastAsia="Times New Roman"/>
          <w:sz w:val="24"/>
          <w:szCs w:val="24"/>
          <w:lang w:val="en-US"/>
        </w:rPr>
        <w:t>After analyzing the obtained data descriptively, then Paired Sample T-test was run to measure the progress of student’s reading comprehension after being given the treatment. It was used to find out whether Jigsaw strategy could improve student’s reading comprehension or not. The summary of Paired Sample T-Test result is</w:t>
      </w:r>
      <w:r>
        <w:rPr>
          <w:rFonts w:ascii="Times New Roman" w:hAnsi="Times New Roman" w:eastAsia="Times New Roman"/>
          <w:spacing w:val="40"/>
          <w:sz w:val="24"/>
          <w:szCs w:val="24"/>
          <w:lang w:val="en-US"/>
        </w:rPr>
        <w:t xml:space="preserve"> </w:t>
      </w:r>
      <w:r>
        <w:rPr>
          <w:rFonts w:ascii="Times New Roman" w:hAnsi="Times New Roman" w:eastAsia="Times New Roman"/>
          <w:sz w:val="24"/>
          <w:szCs w:val="24"/>
          <w:lang w:val="en-US"/>
        </w:rPr>
        <w:t>presented in Table 2 below.</w:t>
      </w:r>
    </w:p>
    <w:p w14:paraId="299456B7">
      <w:pPr>
        <w:widowControl w:val="0"/>
        <w:autoSpaceDE w:val="0"/>
        <w:autoSpaceDN w:val="0"/>
        <w:spacing w:before="156"/>
        <w:ind w:left="143" w:right="139" w:firstLine="719"/>
        <w:jc w:val="both"/>
        <w:rPr>
          <w:rFonts w:ascii="Times New Roman" w:hAnsi="Times New Roman" w:eastAsia="Times New Roman"/>
          <w:sz w:val="24"/>
          <w:szCs w:val="24"/>
          <w:lang w:val="en-US"/>
        </w:rPr>
      </w:pPr>
    </w:p>
    <w:p w14:paraId="427C38D8">
      <w:pPr>
        <w:widowControl w:val="0"/>
        <w:autoSpaceDE w:val="0"/>
        <w:autoSpaceDN w:val="0"/>
        <w:spacing w:before="156"/>
        <w:ind w:left="143" w:right="139" w:firstLine="719"/>
        <w:jc w:val="both"/>
        <w:rPr>
          <w:rFonts w:ascii="Times New Roman" w:hAnsi="Times New Roman" w:eastAsia="Times New Roman"/>
          <w:sz w:val="24"/>
          <w:szCs w:val="24"/>
          <w:lang w:val="en-US"/>
        </w:rPr>
      </w:pPr>
    </w:p>
    <w:p w14:paraId="2B1411D6">
      <w:pPr>
        <w:widowControl w:val="0"/>
        <w:autoSpaceDE w:val="0"/>
        <w:autoSpaceDN w:val="0"/>
        <w:spacing w:before="160"/>
        <w:ind w:left="143"/>
        <w:jc w:val="both"/>
        <w:rPr>
          <w:rFonts w:ascii="Times New Roman" w:hAnsi="Times New Roman" w:eastAsia="Times New Roman"/>
          <w:lang w:val="en-US"/>
        </w:rPr>
      </w:pPr>
      <w:r>
        <w:rPr>
          <w:rFonts w:ascii="Times New Roman" w:hAnsi="Times New Roman" w:eastAsia="Times New Roman"/>
          <w:i/>
          <w:lang w:val="en-US"/>
        </w:rPr>
        <w:t>Table</w:t>
      </w:r>
      <w:r>
        <w:rPr>
          <w:rFonts w:ascii="Times New Roman" w:hAnsi="Times New Roman" w:eastAsia="Times New Roman"/>
          <w:i/>
          <w:spacing w:val="-3"/>
          <w:lang w:val="en-US"/>
        </w:rPr>
        <w:t xml:space="preserve"> </w:t>
      </w:r>
      <w:r>
        <w:rPr>
          <w:rFonts w:ascii="Times New Roman" w:hAnsi="Times New Roman" w:eastAsia="Times New Roman"/>
          <w:i/>
          <w:lang w:val="en-US"/>
        </w:rPr>
        <w:t>2</w:t>
      </w:r>
      <w:r>
        <w:rPr>
          <w:rFonts w:ascii="Times New Roman" w:hAnsi="Times New Roman" w:eastAsia="Times New Roman"/>
          <w:lang w:val="en-US"/>
        </w:rPr>
        <w:t>.</w:t>
      </w:r>
      <w:r>
        <w:rPr>
          <w:rFonts w:ascii="Times New Roman" w:hAnsi="Times New Roman" w:eastAsia="Times New Roman"/>
          <w:spacing w:val="-6"/>
          <w:lang w:val="en-US"/>
        </w:rPr>
        <w:t xml:space="preserve"> </w:t>
      </w:r>
      <w:r>
        <w:rPr>
          <w:rFonts w:ascii="Times New Roman" w:hAnsi="Times New Roman" w:eastAsia="Times New Roman"/>
          <w:lang w:val="en-US"/>
        </w:rPr>
        <w:t>The</w:t>
      </w:r>
      <w:r>
        <w:rPr>
          <w:rFonts w:ascii="Times New Roman" w:hAnsi="Times New Roman" w:eastAsia="Times New Roman"/>
          <w:spacing w:val="-3"/>
          <w:lang w:val="en-US"/>
        </w:rPr>
        <w:t xml:space="preserve"> </w:t>
      </w:r>
      <w:r>
        <w:rPr>
          <w:rFonts w:ascii="Times New Roman" w:hAnsi="Times New Roman" w:eastAsia="Times New Roman"/>
          <w:lang w:val="en-US"/>
        </w:rPr>
        <w:t>Result</w:t>
      </w:r>
      <w:r>
        <w:rPr>
          <w:rFonts w:ascii="Times New Roman" w:hAnsi="Times New Roman" w:eastAsia="Times New Roman"/>
          <w:spacing w:val="-3"/>
          <w:lang w:val="en-US"/>
        </w:rPr>
        <w:t xml:space="preserve"> </w:t>
      </w:r>
      <w:r>
        <w:rPr>
          <w:rFonts w:ascii="Times New Roman" w:hAnsi="Times New Roman" w:eastAsia="Times New Roman"/>
          <w:lang w:val="en-US"/>
        </w:rPr>
        <w:t>of</w:t>
      </w:r>
      <w:r>
        <w:rPr>
          <w:rFonts w:ascii="Times New Roman" w:hAnsi="Times New Roman" w:eastAsia="Times New Roman"/>
          <w:spacing w:val="-3"/>
          <w:lang w:val="en-US"/>
        </w:rPr>
        <w:t xml:space="preserve"> </w:t>
      </w:r>
      <w:r>
        <w:rPr>
          <w:rFonts w:ascii="Times New Roman" w:hAnsi="Times New Roman" w:eastAsia="Times New Roman"/>
          <w:lang w:val="en-US"/>
        </w:rPr>
        <w:t>Paired-Sample</w:t>
      </w:r>
      <w:r>
        <w:rPr>
          <w:rFonts w:ascii="Times New Roman" w:hAnsi="Times New Roman" w:eastAsia="Times New Roman"/>
          <w:spacing w:val="-3"/>
          <w:lang w:val="en-US"/>
        </w:rPr>
        <w:t xml:space="preserve"> </w:t>
      </w:r>
      <w:r>
        <w:rPr>
          <w:rFonts w:ascii="Times New Roman" w:hAnsi="Times New Roman" w:eastAsia="Times New Roman"/>
          <w:lang w:val="en-US"/>
        </w:rPr>
        <w:t>T-</w:t>
      </w:r>
      <w:r>
        <w:rPr>
          <w:rFonts w:ascii="Times New Roman" w:hAnsi="Times New Roman" w:eastAsia="Times New Roman"/>
          <w:spacing w:val="-4"/>
          <w:lang w:val="en-US"/>
        </w:rPr>
        <w:t>Test</w:t>
      </w:r>
    </w:p>
    <w:p w14:paraId="3BFD18F5">
      <w:pPr>
        <w:widowControl w:val="0"/>
        <w:autoSpaceDE w:val="0"/>
        <w:autoSpaceDN w:val="0"/>
        <w:spacing w:before="5"/>
        <w:rPr>
          <w:rFonts w:ascii="Times New Roman" w:hAnsi="Times New Roman" w:eastAsia="Times New Roman"/>
          <w:sz w:val="14"/>
          <w:szCs w:val="24"/>
          <w:lang w:val="en-US"/>
        </w:rPr>
      </w:pPr>
    </w:p>
    <w:tbl>
      <w:tblPr>
        <w:tblStyle w:val="12"/>
        <w:tblW w:w="0" w:type="auto"/>
        <w:tblInd w:w="14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2"/>
        <w:gridCol w:w="2269"/>
        <w:gridCol w:w="1419"/>
        <w:gridCol w:w="1087"/>
        <w:gridCol w:w="470"/>
        <w:gridCol w:w="1099"/>
      </w:tblGrid>
      <w:tr w14:paraId="0C593B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3" w:hRule="atLeast"/>
        </w:trPr>
        <w:tc>
          <w:tcPr>
            <w:tcW w:w="3971" w:type="dxa"/>
            <w:gridSpan w:val="2"/>
          </w:tcPr>
          <w:p w14:paraId="77B33D27">
            <w:pPr>
              <w:widowControl w:val="0"/>
              <w:autoSpaceDE w:val="0"/>
              <w:autoSpaceDN w:val="0"/>
              <w:spacing w:line="270" w:lineRule="exact"/>
              <w:ind w:left="5"/>
              <w:jc w:val="center"/>
              <w:rPr>
                <w:rFonts w:ascii="Times New Roman" w:hAnsi="Times New Roman" w:eastAsia="Times New Roman"/>
                <w:sz w:val="24"/>
                <w:lang w:val="en-US"/>
              </w:rPr>
            </w:pPr>
            <w:r>
              <w:rPr>
                <w:rFonts w:ascii="Times New Roman" w:hAnsi="Times New Roman" w:eastAsia="Times New Roman"/>
                <w:spacing w:val="-4"/>
                <w:sz w:val="24"/>
                <w:lang w:val="en-US"/>
              </w:rPr>
              <w:t>Group</w:t>
            </w:r>
          </w:p>
        </w:tc>
        <w:tc>
          <w:tcPr>
            <w:tcW w:w="1419" w:type="dxa"/>
          </w:tcPr>
          <w:p w14:paraId="323DEC51">
            <w:pPr>
              <w:widowControl w:val="0"/>
              <w:autoSpaceDE w:val="0"/>
              <w:autoSpaceDN w:val="0"/>
              <w:ind w:left="193" w:firstLine="240"/>
              <w:rPr>
                <w:rFonts w:ascii="Times New Roman" w:hAnsi="Times New Roman" w:eastAsia="Times New Roman"/>
                <w:sz w:val="24"/>
                <w:lang w:val="en-US"/>
              </w:rPr>
            </w:pPr>
            <w:r>
              <w:rPr>
                <w:rFonts w:ascii="Times New Roman" w:hAnsi="Times New Roman" w:eastAsia="Times New Roman"/>
                <w:spacing w:val="-4"/>
                <w:sz w:val="24"/>
                <w:lang w:val="en-US"/>
              </w:rPr>
              <w:t xml:space="preserve">Mean </w:t>
            </w:r>
            <w:r>
              <w:rPr>
                <w:rFonts w:ascii="Times New Roman" w:hAnsi="Times New Roman" w:eastAsia="Times New Roman"/>
                <w:spacing w:val="-2"/>
                <w:sz w:val="24"/>
                <w:lang w:val="en-US"/>
              </w:rPr>
              <w:t>Difference</w:t>
            </w:r>
          </w:p>
        </w:tc>
        <w:tc>
          <w:tcPr>
            <w:tcW w:w="1087" w:type="dxa"/>
          </w:tcPr>
          <w:p w14:paraId="0C9FAFAD">
            <w:pPr>
              <w:widowControl w:val="0"/>
              <w:autoSpaceDE w:val="0"/>
              <w:autoSpaceDN w:val="0"/>
              <w:ind w:left="128" w:right="118" w:firstLine="338"/>
              <w:rPr>
                <w:rFonts w:ascii="Times New Roman" w:hAnsi="Times New Roman" w:eastAsia="Times New Roman"/>
                <w:sz w:val="24"/>
                <w:lang w:val="en-US"/>
              </w:rPr>
            </w:pPr>
            <w:r>
              <w:rPr>
                <w:rFonts w:ascii="Times New Roman" w:hAnsi="Times New Roman" w:eastAsia="Times New Roman"/>
                <w:spacing w:val="-6"/>
                <w:sz w:val="24"/>
                <w:lang w:val="en-US"/>
              </w:rPr>
              <w:t xml:space="preserve">t- </w:t>
            </w:r>
            <w:r>
              <w:rPr>
                <w:rFonts w:ascii="Times New Roman" w:hAnsi="Times New Roman" w:eastAsia="Times New Roman"/>
                <w:spacing w:val="-2"/>
                <w:sz w:val="24"/>
                <w:lang w:val="en-US"/>
              </w:rPr>
              <w:t>obtained</w:t>
            </w:r>
          </w:p>
        </w:tc>
        <w:tc>
          <w:tcPr>
            <w:tcW w:w="470" w:type="dxa"/>
          </w:tcPr>
          <w:p w14:paraId="652347ED">
            <w:pPr>
              <w:widowControl w:val="0"/>
              <w:autoSpaceDE w:val="0"/>
              <w:autoSpaceDN w:val="0"/>
              <w:spacing w:line="270" w:lineRule="exact"/>
              <w:ind w:left="8" w:right="2"/>
              <w:jc w:val="center"/>
              <w:rPr>
                <w:rFonts w:ascii="Times New Roman" w:hAnsi="Times New Roman" w:eastAsia="Times New Roman"/>
                <w:sz w:val="24"/>
                <w:lang w:val="en-US"/>
              </w:rPr>
            </w:pPr>
            <w:r>
              <w:rPr>
                <w:rFonts w:ascii="Times New Roman" w:hAnsi="Times New Roman" w:eastAsia="Times New Roman"/>
                <w:spacing w:val="-5"/>
                <w:sz w:val="24"/>
                <w:lang w:val="en-US"/>
              </w:rPr>
              <w:t>Df</w:t>
            </w:r>
          </w:p>
        </w:tc>
        <w:tc>
          <w:tcPr>
            <w:tcW w:w="1099" w:type="dxa"/>
          </w:tcPr>
          <w:p w14:paraId="158B4543">
            <w:pPr>
              <w:widowControl w:val="0"/>
              <w:autoSpaceDE w:val="0"/>
              <w:autoSpaceDN w:val="0"/>
              <w:spacing w:line="270" w:lineRule="exact"/>
              <w:ind w:left="189"/>
              <w:rPr>
                <w:rFonts w:ascii="Times New Roman" w:hAnsi="Times New Roman" w:eastAsia="Times New Roman"/>
                <w:sz w:val="24"/>
                <w:lang w:val="en-US"/>
              </w:rPr>
            </w:pPr>
            <w:r>
              <w:rPr>
                <w:rFonts w:ascii="Times New Roman" w:hAnsi="Times New Roman" w:eastAsia="Times New Roman"/>
                <w:sz w:val="24"/>
                <w:lang w:val="en-US"/>
              </w:rPr>
              <w:t>Sig.</w:t>
            </w:r>
            <w:r>
              <w:rPr>
                <w:rFonts w:ascii="Times New Roman" w:hAnsi="Times New Roman" w:eastAsia="Times New Roman"/>
                <w:spacing w:val="-2"/>
                <w:sz w:val="24"/>
                <w:lang w:val="en-US"/>
              </w:rPr>
              <w:t xml:space="preserve"> </w:t>
            </w:r>
            <w:r>
              <w:rPr>
                <w:rFonts w:ascii="Times New Roman" w:hAnsi="Times New Roman" w:eastAsia="Times New Roman"/>
                <w:spacing w:val="-5"/>
                <w:sz w:val="24"/>
                <w:lang w:val="en-US"/>
              </w:rPr>
              <w:t>(2-</w:t>
            </w:r>
          </w:p>
          <w:p w14:paraId="1AECDFFA">
            <w:pPr>
              <w:widowControl w:val="0"/>
              <w:autoSpaceDE w:val="0"/>
              <w:autoSpaceDN w:val="0"/>
              <w:spacing w:before="2"/>
              <w:ind w:left="242"/>
              <w:rPr>
                <w:rFonts w:ascii="Times New Roman" w:hAnsi="Times New Roman" w:eastAsia="Times New Roman"/>
                <w:sz w:val="24"/>
                <w:lang w:val="en-US"/>
              </w:rPr>
            </w:pPr>
            <w:r>
              <w:rPr>
                <w:rFonts w:ascii="Times New Roman" w:hAnsi="Times New Roman" w:eastAsia="Times New Roman"/>
                <w:spacing w:val="-2"/>
                <w:sz w:val="24"/>
                <w:lang w:val="en-US"/>
              </w:rPr>
              <w:t>tailed)</w:t>
            </w:r>
          </w:p>
        </w:tc>
      </w:tr>
      <w:tr w14:paraId="2C3BBD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trPr>
        <w:tc>
          <w:tcPr>
            <w:tcW w:w="1702" w:type="dxa"/>
          </w:tcPr>
          <w:p w14:paraId="565EF4EF">
            <w:pPr>
              <w:widowControl w:val="0"/>
              <w:autoSpaceDE w:val="0"/>
              <w:autoSpaceDN w:val="0"/>
              <w:spacing w:line="268" w:lineRule="exact"/>
              <w:ind w:left="203"/>
              <w:rPr>
                <w:rFonts w:ascii="Times New Roman" w:hAnsi="Times New Roman" w:eastAsia="Times New Roman"/>
                <w:sz w:val="24"/>
                <w:lang w:val="en-US"/>
              </w:rPr>
            </w:pPr>
            <w:r>
              <w:rPr>
                <w:rFonts w:ascii="Times New Roman" w:hAnsi="Times New Roman" w:eastAsia="Times New Roman"/>
                <w:spacing w:val="-2"/>
                <w:sz w:val="24"/>
                <w:lang w:val="en-US"/>
              </w:rPr>
              <w:t>Experimental</w:t>
            </w:r>
          </w:p>
        </w:tc>
        <w:tc>
          <w:tcPr>
            <w:tcW w:w="2269" w:type="dxa"/>
          </w:tcPr>
          <w:p w14:paraId="13E74C1E">
            <w:pPr>
              <w:widowControl w:val="0"/>
              <w:autoSpaceDE w:val="0"/>
              <w:autoSpaceDN w:val="0"/>
              <w:spacing w:line="268" w:lineRule="exact"/>
              <w:ind w:left="119"/>
              <w:rPr>
                <w:rFonts w:ascii="Times New Roman" w:hAnsi="Times New Roman" w:eastAsia="Times New Roman"/>
                <w:sz w:val="24"/>
                <w:lang w:val="en-US"/>
              </w:rPr>
            </w:pPr>
            <w:ins w:id="82" w:author="gothicinspire" w:date="2025-06-23T10:53:44Z">
              <w:r>
                <w:rPr>
                  <w:rFonts w:ascii="Times New Roman" w:hAnsi="Times New Roman" w:eastAsia="Times New Roman"/>
                  <w:sz w:val="24"/>
                  <w:lang w:val="en-US"/>
                </w:rPr>
                <w:t>Pretest</w:t>
              </w:r>
            </w:ins>
            <w:del w:id="83" w:author="gothicinspire" w:date="2025-06-23T10:53:44Z">
              <w:r>
                <w:rPr>
                  <w:rFonts w:ascii="Times New Roman" w:hAnsi="Times New Roman" w:eastAsia="Times New Roman"/>
                  <w:sz w:val="24"/>
                  <w:lang w:val="en-US"/>
                </w:rPr>
                <w:delText>Pre-test</w:delText>
              </w:r>
            </w:del>
            <w:r>
              <w:rPr>
                <w:rFonts w:ascii="Times New Roman" w:hAnsi="Times New Roman" w:eastAsia="Times New Roman"/>
                <w:spacing w:val="-2"/>
                <w:sz w:val="24"/>
                <w:lang w:val="en-US"/>
              </w:rPr>
              <w:t xml:space="preserve"> </w:t>
            </w:r>
            <w:r>
              <w:rPr>
                <w:rFonts w:ascii="Times New Roman" w:hAnsi="Times New Roman" w:eastAsia="Times New Roman"/>
                <w:sz w:val="24"/>
                <w:lang w:val="en-US"/>
              </w:rPr>
              <w:t>and</w:t>
            </w:r>
            <w:r>
              <w:rPr>
                <w:rFonts w:ascii="Times New Roman" w:hAnsi="Times New Roman" w:eastAsia="Times New Roman"/>
                <w:spacing w:val="-1"/>
                <w:sz w:val="24"/>
                <w:lang w:val="en-US"/>
              </w:rPr>
              <w:t xml:space="preserve"> </w:t>
            </w:r>
            <w:r>
              <w:rPr>
                <w:rFonts w:ascii="Times New Roman" w:hAnsi="Times New Roman" w:eastAsia="Times New Roman"/>
                <w:sz w:val="24"/>
                <w:lang w:val="en-US"/>
              </w:rPr>
              <w:t>Post-</w:t>
            </w:r>
            <w:r>
              <w:rPr>
                <w:rFonts w:ascii="Times New Roman" w:hAnsi="Times New Roman" w:eastAsia="Times New Roman"/>
                <w:spacing w:val="-4"/>
                <w:sz w:val="24"/>
                <w:lang w:val="en-US"/>
              </w:rPr>
              <w:t>test</w:t>
            </w:r>
          </w:p>
        </w:tc>
        <w:tc>
          <w:tcPr>
            <w:tcW w:w="1419" w:type="dxa"/>
          </w:tcPr>
          <w:p w14:paraId="2B5FE5D4">
            <w:pPr>
              <w:widowControl w:val="0"/>
              <w:autoSpaceDE w:val="0"/>
              <w:autoSpaceDN w:val="0"/>
              <w:spacing w:line="268" w:lineRule="exact"/>
              <w:ind w:left="375"/>
              <w:rPr>
                <w:rFonts w:ascii="Times New Roman" w:hAnsi="Times New Roman" w:eastAsia="Times New Roman"/>
                <w:sz w:val="24"/>
                <w:lang w:val="en-US"/>
              </w:rPr>
            </w:pPr>
            <w:r>
              <w:rPr>
                <w:rFonts w:ascii="Times New Roman" w:hAnsi="Times New Roman" w:eastAsia="Times New Roman"/>
                <w:spacing w:val="-2"/>
                <w:sz w:val="24"/>
                <w:lang w:val="en-US"/>
              </w:rPr>
              <w:t>27.667</w:t>
            </w:r>
          </w:p>
        </w:tc>
        <w:tc>
          <w:tcPr>
            <w:tcW w:w="1087" w:type="dxa"/>
          </w:tcPr>
          <w:p w14:paraId="1900C212">
            <w:pPr>
              <w:widowControl w:val="0"/>
              <w:autoSpaceDE w:val="0"/>
              <w:autoSpaceDN w:val="0"/>
              <w:spacing w:line="268" w:lineRule="exact"/>
              <w:ind w:left="209"/>
              <w:rPr>
                <w:rFonts w:ascii="Times New Roman" w:hAnsi="Times New Roman" w:eastAsia="Times New Roman"/>
                <w:sz w:val="24"/>
                <w:lang w:val="en-US"/>
              </w:rPr>
            </w:pPr>
            <w:r>
              <w:rPr>
                <w:rFonts w:ascii="Times New Roman" w:hAnsi="Times New Roman" w:eastAsia="Times New Roman"/>
                <w:spacing w:val="-2"/>
                <w:sz w:val="24"/>
                <w:lang w:val="en-US"/>
              </w:rPr>
              <w:t>74.882</w:t>
            </w:r>
          </w:p>
        </w:tc>
        <w:tc>
          <w:tcPr>
            <w:tcW w:w="470" w:type="dxa"/>
          </w:tcPr>
          <w:p w14:paraId="4D21EE07">
            <w:pPr>
              <w:widowControl w:val="0"/>
              <w:autoSpaceDE w:val="0"/>
              <w:autoSpaceDN w:val="0"/>
              <w:spacing w:line="268" w:lineRule="exact"/>
              <w:ind w:left="8"/>
              <w:jc w:val="center"/>
              <w:rPr>
                <w:rFonts w:ascii="Times New Roman" w:hAnsi="Times New Roman" w:eastAsia="Times New Roman"/>
                <w:sz w:val="24"/>
                <w:lang w:val="en-US"/>
              </w:rPr>
            </w:pPr>
            <w:r>
              <w:rPr>
                <w:rFonts w:ascii="Times New Roman" w:hAnsi="Times New Roman" w:eastAsia="Times New Roman"/>
                <w:spacing w:val="-5"/>
                <w:sz w:val="24"/>
                <w:lang w:val="en-US"/>
              </w:rPr>
              <w:t>35</w:t>
            </w:r>
          </w:p>
        </w:tc>
        <w:tc>
          <w:tcPr>
            <w:tcW w:w="1099" w:type="dxa"/>
          </w:tcPr>
          <w:p w14:paraId="29B552F1">
            <w:pPr>
              <w:widowControl w:val="0"/>
              <w:autoSpaceDE w:val="0"/>
              <w:autoSpaceDN w:val="0"/>
              <w:spacing w:line="271" w:lineRule="exact"/>
              <w:ind w:left="278"/>
              <w:rPr>
                <w:rFonts w:ascii="Times New Roman" w:hAnsi="Times New Roman" w:eastAsia="Times New Roman"/>
                <w:sz w:val="24"/>
                <w:lang w:val="en-US"/>
              </w:rPr>
            </w:pPr>
            <w:r>
              <w:rPr>
                <w:rFonts w:ascii="Times New Roman" w:hAnsi="Times New Roman" w:eastAsia="Times New Roman"/>
                <w:spacing w:val="-2"/>
                <w:sz w:val="24"/>
                <w:lang w:val="en-US"/>
              </w:rPr>
              <w:t>0.000</w:t>
            </w:r>
          </w:p>
        </w:tc>
      </w:tr>
    </w:tbl>
    <w:p w14:paraId="0AE45199">
      <w:pPr>
        <w:widowControl w:val="0"/>
        <w:autoSpaceDE w:val="0"/>
        <w:autoSpaceDN w:val="0"/>
        <w:spacing w:before="152"/>
        <w:rPr>
          <w:rFonts w:ascii="Times New Roman" w:hAnsi="Times New Roman" w:eastAsia="Times New Roman"/>
          <w:szCs w:val="24"/>
          <w:lang w:val="en-US"/>
        </w:rPr>
      </w:pPr>
    </w:p>
    <w:p w14:paraId="741B1FF6">
      <w:pPr>
        <w:widowControl w:val="0"/>
        <w:autoSpaceDE w:val="0"/>
        <w:autoSpaceDN w:val="0"/>
        <w:ind w:left="143" w:right="138" w:firstLine="719"/>
        <w:jc w:val="both"/>
        <w:rPr>
          <w:rFonts w:ascii="Times New Roman" w:hAnsi="Times New Roman" w:eastAsia="Times New Roman"/>
          <w:sz w:val="24"/>
          <w:szCs w:val="24"/>
          <w:lang w:val="en-US"/>
        </w:rPr>
      </w:pPr>
      <w:r>
        <w:rPr>
          <w:rFonts w:ascii="Times New Roman" w:hAnsi="Times New Roman" w:eastAsia="Times New Roman"/>
          <w:sz w:val="24"/>
          <w:szCs w:val="24"/>
          <w:lang w:val="en-US"/>
        </w:rPr>
        <w:t xml:space="preserve">From the table above, it could be seen that the value of t-obtained was 74.882 with significance value was 0.000. It was higher that the value of t-table (2.032). It indicated that GOGOMO strategy could significantly improve students’ speaking </w:t>
      </w:r>
      <w:r>
        <w:rPr>
          <w:rFonts w:ascii="Times New Roman" w:hAnsi="Times New Roman" w:eastAsia="Times New Roman"/>
          <w:spacing w:val="-2"/>
          <w:sz w:val="24"/>
          <w:szCs w:val="24"/>
          <w:lang w:val="en-US"/>
        </w:rPr>
        <w:t>achievement.</w:t>
      </w:r>
    </w:p>
    <w:p w14:paraId="1C4EFA3A">
      <w:pPr>
        <w:widowControl w:val="0"/>
        <w:autoSpaceDE w:val="0"/>
        <w:autoSpaceDN w:val="0"/>
        <w:spacing w:before="159"/>
        <w:ind w:left="143" w:right="142" w:firstLine="719"/>
        <w:jc w:val="both"/>
        <w:rPr>
          <w:rFonts w:ascii="Times New Roman" w:hAnsi="Times New Roman" w:eastAsia="Times New Roman"/>
          <w:sz w:val="24"/>
          <w:szCs w:val="24"/>
          <w:lang w:val="en-US"/>
        </w:rPr>
      </w:pPr>
      <w:r>
        <w:rPr>
          <w:rFonts w:ascii="Times New Roman" w:hAnsi="Times New Roman" w:eastAsia="Times New Roman"/>
          <w:sz w:val="24"/>
          <w:szCs w:val="24"/>
          <w:lang w:val="en-US"/>
        </w:rPr>
        <w:t>Based on the findings of the study, there were some interpretations could be drawn.</w:t>
      </w:r>
      <w:r>
        <w:rPr>
          <w:rFonts w:ascii="Times New Roman" w:hAnsi="Times New Roman" w:eastAsia="Times New Roman"/>
          <w:spacing w:val="24"/>
          <w:sz w:val="24"/>
          <w:szCs w:val="24"/>
          <w:lang w:val="en-US"/>
        </w:rPr>
        <w:t xml:space="preserve"> </w:t>
      </w:r>
      <w:r>
        <w:rPr>
          <w:rFonts w:ascii="Times New Roman" w:hAnsi="Times New Roman" w:eastAsia="Times New Roman"/>
          <w:sz w:val="24"/>
          <w:szCs w:val="24"/>
          <w:lang w:val="en-US"/>
        </w:rPr>
        <w:t>Firstly,</w:t>
      </w:r>
      <w:r>
        <w:rPr>
          <w:rFonts w:ascii="Times New Roman" w:hAnsi="Times New Roman" w:eastAsia="Times New Roman"/>
          <w:spacing w:val="23"/>
          <w:sz w:val="24"/>
          <w:szCs w:val="24"/>
          <w:lang w:val="en-US"/>
        </w:rPr>
        <w:t xml:space="preserve"> </w:t>
      </w:r>
      <w:r>
        <w:rPr>
          <w:rFonts w:ascii="Times New Roman" w:hAnsi="Times New Roman" w:eastAsia="Times New Roman"/>
          <w:sz w:val="24"/>
          <w:szCs w:val="24"/>
          <w:lang w:val="en-US"/>
        </w:rPr>
        <w:t>the</w:t>
      </w:r>
      <w:r>
        <w:rPr>
          <w:rFonts w:ascii="Times New Roman" w:hAnsi="Times New Roman" w:eastAsia="Times New Roman"/>
          <w:spacing w:val="25"/>
          <w:sz w:val="24"/>
          <w:szCs w:val="24"/>
          <w:lang w:val="en-US"/>
        </w:rPr>
        <w:t xml:space="preserve"> </w:t>
      </w:r>
      <w:r>
        <w:rPr>
          <w:rFonts w:ascii="Times New Roman" w:hAnsi="Times New Roman" w:eastAsia="Times New Roman"/>
          <w:sz w:val="24"/>
          <w:szCs w:val="24"/>
          <w:lang w:val="en-US"/>
        </w:rPr>
        <w:t>students’</w:t>
      </w:r>
      <w:r>
        <w:rPr>
          <w:rFonts w:ascii="Times New Roman" w:hAnsi="Times New Roman" w:eastAsia="Times New Roman"/>
          <w:spacing w:val="23"/>
          <w:sz w:val="24"/>
          <w:szCs w:val="24"/>
          <w:lang w:val="en-US"/>
        </w:rPr>
        <w:t xml:space="preserve"> </w:t>
      </w:r>
      <w:r>
        <w:rPr>
          <w:rFonts w:ascii="Times New Roman" w:hAnsi="Times New Roman" w:eastAsia="Times New Roman"/>
          <w:sz w:val="24"/>
          <w:szCs w:val="24"/>
          <w:lang w:val="en-US"/>
        </w:rPr>
        <w:t>level</w:t>
      </w:r>
      <w:r>
        <w:rPr>
          <w:rFonts w:ascii="Times New Roman" w:hAnsi="Times New Roman" w:eastAsia="Times New Roman"/>
          <w:spacing w:val="24"/>
          <w:sz w:val="24"/>
          <w:szCs w:val="24"/>
          <w:lang w:val="en-US"/>
        </w:rPr>
        <w:t xml:space="preserve"> </w:t>
      </w:r>
      <w:r>
        <w:rPr>
          <w:rFonts w:ascii="Times New Roman" w:hAnsi="Times New Roman" w:eastAsia="Times New Roman"/>
          <w:sz w:val="24"/>
          <w:szCs w:val="24"/>
          <w:lang w:val="en-US"/>
        </w:rPr>
        <w:t>of</w:t>
      </w:r>
      <w:r>
        <w:rPr>
          <w:rFonts w:ascii="Times New Roman" w:hAnsi="Times New Roman" w:eastAsia="Times New Roman"/>
          <w:spacing w:val="23"/>
          <w:sz w:val="24"/>
          <w:szCs w:val="24"/>
          <w:lang w:val="en-US"/>
        </w:rPr>
        <w:t xml:space="preserve"> </w:t>
      </w:r>
      <w:r>
        <w:rPr>
          <w:rFonts w:ascii="Times New Roman" w:hAnsi="Times New Roman" w:eastAsia="Times New Roman"/>
          <w:sz w:val="24"/>
          <w:szCs w:val="24"/>
          <w:lang w:val="en-US"/>
        </w:rPr>
        <w:t>speaking</w:t>
      </w:r>
      <w:r>
        <w:rPr>
          <w:rFonts w:ascii="Times New Roman" w:hAnsi="Times New Roman" w:eastAsia="Times New Roman"/>
          <w:spacing w:val="24"/>
          <w:sz w:val="24"/>
          <w:szCs w:val="24"/>
          <w:lang w:val="en-US"/>
        </w:rPr>
        <w:t xml:space="preserve"> </w:t>
      </w:r>
      <w:r>
        <w:rPr>
          <w:rFonts w:ascii="Times New Roman" w:hAnsi="Times New Roman" w:eastAsia="Times New Roman"/>
          <w:sz w:val="24"/>
          <w:szCs w:val="24"/>
          <w:lang w:val="en-US"/>
        </w:rPr>
        <w:t>skill</w:t>
      </w:r>
      <w:r>
        <w:rPr>
          <w:rFonts w:ascii="Times New Roman" w:hAnsi="Times New Roman" w:eastAsia="Times New Roman"/>
          <w:spacing w:val="24"/>
          <w:sz w:val="24"/>
          <w:szCs w:val="24"/>
          <w:lang w:val="en-US"/>
        </w:rPr>
        <w:t xml:space="preserve"> </w:t>
      </w:r>
      <w:r>
        <w:rPr>
          <w:rFonts w:ascii="Times New Roman" w:hAnsi="Times New Roman" w:eastAsia="Times New Roman"/>
          <w:sz w:val="24"/>
          <w:szCs w:val="24"/>
          <w:lang w:val="en-US"/>
        </w:rPr>
        <w:t>after</w:t>
      </w:r>
      <w:r>
        <w:rPr>
          <w:rFonts w:ascii="Times New Roman" w:hAnsi="Times New Roman" w:eastAsia="Times New Roman"/>
          <w:spacing w:val="23"/>
          <w:sz w:val="24"/>
          <w:szCs w:val="24"/>
          <w:lang w:val="en-US"/>
        </w:rPr>
        <w:t xml:space="preserve"> </w:t>
      </w:r>
      <w:r>
        <w:rPr>
          <w:rFonts w:ascii="Times New Roman" w:hAnsi="Times New Roman" w:eastAsia="Times New Roman"/>
          <w:sz w:val="24"/>
          <w:szCs w:val="24"/>
          <w:lang w:val="en-US"/>
        </w:rPr>
        <w:t>being</w:t>
      </w:r>
      <w:r>
        <w:rPr>
          <w:rFonts w:ascii="Times New Roman" w:hAnsi="Times New Roman" w:eastAsia="Times New Roman"/>
          <w:spacing w:val="21"/>
          <w:sz w:val="24"/>
          <w:szCs w:val="24"/>
          <w:lang w:val="en-US"/>
        </w:rPr>
        <w:t xml:space="preserve"> </w:t>
      </w:r>
      <w:r>
        <w:rPr>
          <w:rFonts w:ascii="Times New Roman" w:hAnsi="Times New Roman" w:eastAsia="Times New Roman"/>
          <w:sz w:val="24"/>
          <w:szCs w:val="24"/>
          <w:lang w:val="en-US"/>
        </w:rPr>
        <w:t>taught</w:t>
      </w:r>
      <w:r>
        <w:rPr>
          <w:rFonts w:ascii="Times New Roman" w:hAnsi="Times New Roman" w:eastAsia="Times New Roman"/>
          <w:spacing w:val="24"/>
          <w:sz w:val="24"/>
          <w:szCs w:val="24"/>
          <w:lang w:val="en-US"/>
        </w:rPr>
        <w:t xml:space="preserve"> </w:t>
      </w:r>
      <w:r>
        <w:rPr>
          <w:rFonts w:ascii="Times New Roman" w:hAnsi="Times New Roman" w:eastAsia="Times New Roman"/>
          <w:sz w:val="24"/>
          <w:szCs w:val="24"/>
          <w:lang w:val="en-US"/>
        </w:rPr>
        <w:t>using</w:t>
      </w:r>
      <w:r>
        <w:rPr>
          <w:rFonts w:ascii="Times New Roman" w:hAnsi="Times New Roman" w:eastAsia="Times New Roman"/>
          <w:spacing w:val="23"/>
          <w:sz w:val="24"/>
          <w:szCs w:val="24"/>
          <w:lang w:val="en-US"/>
        </w:rPr>
        <w:t xml:space="preserve"> </w:t>
      </w:r>
      <w:r>
        <w:rPr>
          <w:rFonts w:ascii="Times New Roman" w:hAnsi="Times New Roman" w:eastAsia="Times New Roman"/>
          <w:sz w:val="24"/>
          <w:szCs w:val="24"/>
          <w:lang w:val="en-US"/>
        </w:rPr>
        <w:t>Give</w:t>
      </w:r>
      <w:r>
        <w:rPr>
          <w:rFonts w:ascii="Times New Roman" w:hAnsi="Times New Roman" w:eastAsia="Times New Roman"/>
          <w:spacing w:val="25"/>
          <w:sz w:val="24"/>
          <w:szCs w:val="24"/>
          <w:lang w:val="en-US"/>
        </w:rPr>
        <w:t xml:space="preserve"> </w:t>
      </w:r>
      <w:r>
        <w:rPr>
          <w:rFonts w:ascii="Times New Roman" w:hAnsi="Times New Roman" w:eastAsia="Times New Roman"/>
          <w:spacing w:val="-5"/>
          <w:sz w:val="24"/>
          <w:szCs w:val="24"/>
          <w:lang w:val="en-US"/>
        </w:rPr>
        <w:t>One</w:t>
      </w:r>
      <w:r>
        <w:rPr>
          <w:rFonts w:ascii="Times New Roman" w:hAnsi="Times New Roman" w:eastAsia="Times New Roman"/>
          <w:sz w:val="24"/>
          <w:szCs w:val="24"/>
          <w:lang w:val="en-US"/>
        </w:rPr>
        <w:t xml:space="preserve"> Get One Move On (GOGOMO) strategy were improved. There was a significant difference between their speaking achievement, especially in asking and giving opinion before and after they got treatment using GOGOMO. When GOGOMO strategy was applied, it provided students with a chance to practice more their speaking skill. Fardan (2016) and Amalia (2017) who investigated the application of GOGOMO strategy also found that this strategy was significant to improve students’ speaking and reading skill.</w:t>
      </w:r>
    </w:p>
    <w:p w14:paraId="1CE24D07">
      <w:pPr>
        <w:widowControl w:val="0"/>
        <w:autoSpaceDE w:val="0"/>
        <w:autoSpaceDN w:val="0"/>
        <w:spacing w:before="159"/>
        <w:ind w:left="143" w:right="142" w:firstLine="719"/>
        <w:jc w:val="both"/>
        <w:rPr>
          <w:ins w:id="84" w:author="gothicinspire" w:date="2025-06-23T10:48:18Z"/>
          <w:rFonts w:ascii="Times New Roman" w:hAnsi="Times New Roman" w:eastAsia="Times New Roman"/>
          <w:sz w:val="24"/>
          <w:szCs w:val="24"/>
          <w:lang w:val="en-US"/>
        </w:rPr>
      </w:pPr>
      <w:r>
        <w:rPr>
          <w:rFonts w:ascii="Times New Roman" w:hAnsi="Times New Roman" w:eastAsia="Times New Roman"/>
          <w:sz w:val="24"/>
          <w:szCs w:val="24"/>
          <w:lang w:val="en-US"/>
        </w:rPr>
        <w:t>Secondly, it was also revealed that there was a significant difference between experimental and control group dealing with their speaking achievement after the treatment phase. GOGOMO strategy was more effective to help students in speaking then direct instruction since it supported the students of experimental group with an effective learning condition by practicing their verbal communication directly.</w:t>
      </w:r>
    </w:p>
    <w:p w14:paraId="7BC9AD25">
      <w:pPr>
        <w:widowControl w:val="0"/>
        <w:autoSpaceDE w:val="0"/>
        <w:autoSpaceDN w:val="0"/>
        <w:spacing w:before="159"/>
        <w:ind w:left="143" w:right="142" w:firstLine="719"/>
        <w:jc w:val="both"/>
        <w:rPr>
          <w:rFonts w:hint="default" w:ascii="Times New Roman" w:hAnsi="Times New Roman" w:eastAsia="Times New Roman"/>
          <w:sz w:val="24"/>
          <w:szCs w:val="24"/>
          <w:lang w:val="en-US"/>
        </w:rPr>
      </w:pPr>
      <w:ins w:id="85" w:author="gothicinspire" w:date="2025-06-23T10:48:22Z">
        <w:commentRangeStart w:id="10"/>
        <w:r>
          <w:rPr>
            <w:rFonts w:hint="default" w:ascii="Times New Roman" w:hAnsi="Times New Roman" w:eastAsia="Times New Roman"/>
            <w:sz w:val="24"/>
            <w:szCs w:val="24"/>
            <w:lang w:val="en-US"/>
          </w:rPr>
          <w:t>…...</w:t>
        </w:r>
        <w:commentRangeEnd w:id="10"/>
      </w:ins>
      <w:r>
        <w:commentReference w:id="10"/>
      </w:r>
    </w:p>
    <w:p w14:paraId="2E842118">
      <w:pPr>
        <w:pStyle w:val="69"/>
        <w:ind w:firstLine="0"/>
        <w:contextualSpacing/>
        <w:rPr>
          <w:rFonts w:hint="default"/>
          <w:b/>
          <w:sz w:val="24"/>
          <w:lang w:val="en-US"/>
        </w:rPr>
        <w:pPrChange w:id="86" w:author="gothicinspire" w:date="2025-06-23T10:55:19Z">
          <w:pPr>
            <w:pStyle w:val="69"/>
            <w:ind w:firstLine="709"/>
            <w:contextualSpacing/>
          </w:pPr>
        </w:pPrChange>
      </w:pPr>
      <w:ins w:id="87" w:author="gothicinspire" w:date="2025-06-23T10:55:20Z">
        <w:r>
          <w:rPr>
            <w:b/>
            <w:sz w:val="24"/>
            <w:lang w:val="en-US"/>
          </w:rPr>
          <w:br w:type="textWrapping"/>
        </w:r>
      </w:ins>
      <w:ins w:id="88" w:author="gothicinspire" w:date="2025-06-23T10:55:21Z">
        <w:commentRangeStart w:id="11"/>
        <w:r>
          <w:rPr>
            <w:rFonts w:hint="default"/>
            <w:b/>
            <w:sz w:val="24"/>
            <w:lang w:val="en-US"/>
          </w:rPr>
          <w:t>D</w:t>
        </w:r>
      </w:ins>
      <w:ins w:id="89" w:author="gothicinspire" w:date="2025-06-23T10:55:52Z">
        <w:r>
          <w:rPr>
            <w:rFonts w:hint="default"/>
            <w:b/>
            <w:sz w:val="24"/>
            <w:lang w:val="en-US"/>
          </w:rPr>
          <w:t>IS</w:t>
        </w:r>
      </w:ins>
      <w:ins w:id="90" w:author="gothicinspire" w:date="2025-06-23T10:55:53Z">
        <w:r>
          <w:rPr>
            <w:rFonts w:hint="default"/>
            <w:b/>
            <w:sz w:val="24"/>
            <w:lang w:val="en-US"/>
          </w:rPr>
          <w:t>CUSS</w:t>
        </w:r>
      </w:ins>
      <w:ins w:id="91" w:author="gothicinspire" w:date="2025-06-23T10:55:54Z">
        <w:r>
          <w:rPr>
            <w:rFonts w:hint="default"/>
            <w:b/>
            <w:sz w:val="24"/>
            <w:lang w:val="en-US"/>
          </w:rPr>
          <w:t>ION</w:t>
        </w:r>
        <w:commentRangeEnd w:id="11"/>
      </w:ins>
      <w:r>
        <w:commentReference w:id="11"/>
      </w:r>
      <w:ins w:id="92" w:author="gothicinspire" w:date="2025-06-23T10:55:25Z">
        <w:r>
          <w:rPr>
            <w:rFonts w:hint="default"/>
            <w:b/>
            <w:sz w:val="24"/>
            <w:lang w:val="en-US"/>
          </w:rPr>
          <w:br w:type="textWrapping"/>
        </w:r>
      </w:ins>
    </w:p>
    <w:p w14:paraId="33AC1CF7">
      <w:pPr>
        <w:spacing w:line="360" w:lineRule="auto"/>
        <w:jc w:val="both"/>
        <w:rPr>
          <w:rFonts w:ascii="Times New Roman" w:hAnsi="Times New Roman"/>
          <w:b/>
          <w:sz w:val="24"/>
          <w:szCs w:val="24"/>
        </w:rPr>
      </w:pPr>
      <w:r>
        <w:rPr>
          <w:rFonts w:ascii="Times New Roman" w:hAnsi="Times New Roman"/>
          <w:b/>
          <w:sz w:val="24"/>
          <w:szCs w:val="24"/>
        </w:rPr>
        <w:t>CONCLUSION</w:t>
      </w:r>
    </w:p>
    <w:p w14:paraId="1338A679">
      <w:pPr>
        <w:pStyle w:val="69"/>
        <w:contextualSpacing/>
        <w:rPr>
          <w:sz w:val="24"/>
        </w:rPr>
      </w:pPr>
      <w:commentRangeStart w:id="12"/>
      <w:r>
        <w:rPr>
          <w:sz w:val="24"/>
        </w:rPr>
        <w:t xml:space="preserve">Conclusion can be </w:t>
      </w:r>
      <w:ins w:id="93" w:author="gothicinspire" w:date="2025-06-23T10:41:58Z">
        <w:r>
          <w:rPr>
            <w:sz w:val="24"/>
            <w:lang w:val="en-US"/>
          </w:rPr>
          <w:t>generalized</w:t>
        </w:r>
      </w:ins>
      <w:del w:id="94" w:author="gothicinspire" w:date="2025-06-23T10:41:58Z">
        <w:r>
          <w:rPr>
            <w:sz w:val="24"/>
          </w:rPr>
          <w:delText>generalised</w:delText>
        </w:r>
      </w:del>
      <w:r>
        <w:rPr>
          <w:sz w:val="24"/>
        </w:rPr>
        <w:t xml:space="preserve"> by findings based on the problems of the study. It could be also the descriptive of </w:t>
      </w:r>
      <w:ins w:id="95" w:author="gothicinspire" w:date="2025-06-23T10:42:13Z">
        <w:r>
          <w:rPr>
            <w:sz w:val="24"/>
            <w:lang w:val="en-US"/>
          </w:rPr>
          <w:t>recommendation</w:t>
        </w:r>
      </w:ins>
      <w:del w:id="96" w:author="gothicinspire" w:date="2025-06-23T10:42:13Z">
        <w:r>
          <w:rPr>
            <w:sz w:val="24"/>
          </w:rPr>
          <w:delText>reccomendation</w:delText>
        </w:r>
      </w:del>
      <w:r>
        <w:rPr>
          <w:sz w:val="24"/>
        </w:rPr>
        <w:t xml:space="preserve"> of further actions. </w:t>
      </w:r>
      <w:commentRangeEnd w:id="12"/>
      <w:r>
        <w:commentReference w:id="12"/>
      </w:r>
    </w:p>
    <w:p w14:paraId="411183B9">
      <w:pPr>
        <w:pStyle w:val="69"/>
        <w:contextualSpacing/>
        <w:rPr>
          <w:sz w:val="24"/>
        </w:rPr>
      </w:pPr>
    </w:p>
    <w:p w14:paraId="57F72FF7">
      <w:pPr>
        <w:jc w:val="both"/>
        <w:rPr>
          <w:rFonts w:ascii="Times New Roman" w:hAnsi="Times New Roman"/>
          <w:b/>
          <w:sz w:val="24"/>
          <w:szCs w:val="24"/>
        </w:rPr>
      </w:pPr>
    </w:p>
    <w:p w14:paraId="440DDCA2">
      <w:pPr>
        <w:jc w:val="both"/>
        <w:rPr>
          <w:rFonts w:ascii="Times New Roman" w:hAnsi="Times New Roman"/>
          <w:b/>
          <w:sz w:val="24"/>
          <w:szCs w:val="24"/>
        </w:rPr>
      </w:pPr>
      <w:commentRangeStart w:id="13"/>
      <w:r>
        <w:rPr>
          <w:rFonts w:ascii="Times New Roman" w:hAnsi="Times New Roman"/>
          <w:b/>
          <w:sz w:val="24"/>
          <w:szCs w:val="24"/>
        </w:rPr>
        <w:t>REFERENCE</w:t>
      </w:r>
      <w:commentRangeEnd w:id="13"/>
      <w:r>
        <w:commentReference w:id="13"/>
      </w:r>
    </w:p>
    <w:p w14:paraId="3909E811">
      <w:pPr>
        <w:ind w:left="709" w:hanging="709"/>
        <w:jc w:val="both"/>
        <w:rPr>
          <w:rFonts w:ascii="Times New Roman" w:hAnsi="Times New Roman"/>
          <w:sz w:val="24"/>
          <w:szCs w:val="24"/>
          <w:lang w:val="en-US"/>
        </w:rPr>
      </w:pPr>
      <w:r>
        <w:rPr>
          <w:rFonts w:ascii="Times New Roman" w:hAnsi="Times New Roman"/>
          <w:sz w:val="24"/>
          <w:szCs w:val="24"/>
          <w:lang w:val="en-US"/>
        </w:rPr>
        <w:t xml:space="preserve">Amalia, R. (2017). </w:t>
      </w:r>
      <w:r>
        <w:rPr>
          <w:rFonts w:ascii="Times New Roman" w:hAnsi="Times New Roman"/>
          <w:i/>
          <w:sz w:val="24"/>
          <w:szCs w:val="24"/>
          <w:lang w:val="en-US"/>
        </w:rPr>
        <w:t xml:space="preserve">The influence of using give one-get one strategy towards students’ reading comprehension at the first semester of the eight grade of SMP Negeri 20 Bandar Lampung in the academic year 2016/2017. </w:t>
      </w:r>
      <w:r>
        <w:rPr>
          <w:rFonts w:ascii="Times New Roman" w:hAnsi="Times New Roman"/>
          <w:sz w:val="24"/>
          <w:szCs w:val="24"/>
          <w:lang w:val="en-US"/>
        </w:rPr>
        <w:t>Lampung: University of Raden Intan Lampung.</w:t>
      </w:r>
    </w:p>
    <w:p w14:paraId="46419E1C">
      <w:pPr>
        <w:ind w:left="709" w:hanging="709"/>
        <w:jc w:val="both"/>
        <w:rPr>
          <w:rFonts w:ascii="Times New Roman" w:hAnsi="Times New Roman"/>
          <w:sz w:val="24"/>
          <w:szCs w:val="24"/>
          <w:lang w:val="en-US"/>
        </w:rPr>
      </w:pPr>
    </w:p>
    <w:p w14:paraId="4C18A5C6">
      <w:pPr>
        <w:ind w:left="709" w:hanging="709"/>
        <w:jc w:val="both"/>
        <w:rPr>
          <w:rFonts w:ascii="Times New Roman" w:hAnsi="Times New Roman"/>
          <w:i/>
          <w:sz w:val="24"/>
          <w:szCs w:val="24"/>
          <w:lang w:val="en-US"/>
        </w:rPr>
      </w:pPr>
      <w:r>
        <w:rPr>
          <w:rFonts w:ascii="Times New Roman" w:hAnsi="Times New Roman"/>
          <w:sz w:val="24"/>
          <w:szCs w:val="24"/>
          <w:lang w:val="en-US"/>
        </w:rPr>
        <w:t xml:space="preserve">Ary, D., Jacobs, L. C., &amp; Sorensen, C. (2010). </w:t>
      </w:r>
      <w:r>
        <w:rPr>
          <w:rFonts w:ascii="Times New Roman" w:hAnsi="Times New Roman"/>
          <w:i/>
          <w:sz w:val="24"/>
          <w:szCs w:val="24"/>
          <w:lang w:val="en-US"/>
        </w:rPr>
        <w:t>Introduction to research in education</w:t>
      </w:r>
    </w:p>
    <w:p w14:paraId="689C6F59">
      <w:pPr>
        <w:ind w:left="709" w:hanging="709"/>
        <w:jc w:val="both"/>
        <w:rPr>
          <w:rFonts w:ascii="Times New Roman" w:hAnsi="Times New Roman"/>
          <w:sz w:val="24"/>
          <w:szCs w:val="24"/>
          <w:lang w:val="en-US"/>
        </w:rPr>
      </w:pPr>
      <w:r>
        <w:rPr>
          <w:rFonts w:ascii="Times New Roman" w:hAnsi="Times New Roman"/>
          <w:sz w:val="24"/>
          <w:szCs w:val="24"/>
          <w:lang w:val="en-US"/>
        </w:rPr>
        <w:t>(8th ed.). Canada: Wadsworth Cengage Learning.</w:t>
      </w:r>
    </w:p>
    <w:p w14:paraId="77EF0F34">
      <w:pPr>
        <w:ind w:left="709" w:hanging="709"/>
        <w:jc w:val="both"/>
        <w:rPr>
          <w:rFonts w:ascii="Times New Roman" w:hAnsi="Times New Roman"/>
          <w:sz w:val="24"/>
          <w:szCs w:val="24"/>
          <w:lang w:val="en-US"/>
        </w:rPr>
      </w:pPr>
    </w:p>
    <w:p w14:paraId="5468A20A">
      <w:pPr>
        <w:ind w:left="709" w:hanging="709"/>
        <w:jc w:val="both"/>
        <w:rPr>
          <w:rFonts w:ascii="Times New Roman" w:hAnsi="Times New Roman"/>
          <w:i/>
          <w:sz w:val="24"/>
          <w:szCs w:val="24"/>
          <w:lang w:val="en-US"/>
        </w:rPr>
      </w:pPr>
      <w:r>
        <w:rPr>
          <w:rFonts w:ascii="Times New Roman" w:hAnsi="Times New Roman"/>
          <w:sz w:val="24"/>
          <w:szCs w:val="24"/>
          <w:lang w:val="en-US"/>
        </w:rPr>
        <w:t xml:space="preserve">Brown, H. D. (2004). </w:t>
      </w:r>
      <w:r>
        <w:rPr>
          <w:rFonts w:ascii="Times New Roman" w:hAnsi="Times New Roman"/>
          <w:i/>
          <w:sz w:val="24"/>
          <w:szCs w:val="24"/>
          <w:lang w:val="en-US"/>
        </w:rPr>
        <w:t>Language assessment principles and classroom practices.</w:t>
      </w:r>
    </w:p>
    <w:p w14:paraId="4D1D4B60">
      <w:pPr>
        <w:ind w:left="709" w:hanging="709"/>
        <w:jc w:val="both"/>
        <w:rPr>
          <w:rFonts w:ascii="Times New Roman" w:hAnsi="Times New Roman"/>
          <w:sz w:val="24"/>
          <w:szCs w:val="24"/>
          <w:lang w:val="en-US"/>
        </w:rPr>
      </w:pPr>
      <w:r>
        <w:rPr>
          <w:rFonts w:ascii="Times New Roman" w:hAnsi="Times New Roman"/>
          <w:sz w:val="24"/>
          <w:szCs w:val="24"/>
          <w:lang w:val="en-US"/>
        </w:rPr>
        <w:t>New York: Pearson Education, Inc.</w:t>
      </w:r>
    </w:p>
    <w:p w14:paraId="603E3F35">
      <w:pPr>
        <w:ind w:left="709" w:hanging="709"/>
        <w:jc w:val="both"/>
        <w:rPr>
          <w:rFonts w:ascii="Times New Roman" w:hAnsi="Times New Roman"/>
          <w:sz w:val="24"/>
          <w:szCs w:val="24"/>
          <w:lang w:val="en-US"/>
        </w:rPr>
      </w:pPr>
    </w:p>
    <w:p w14:paraId="77E1715F">
      <w:pPr>
        <w:ind w:left="709" w:hanging="709"/>
        <w:jc w:val="both"/>
        <w:rPr>
          <w:rFonts w:ascii="Times New Roman" w:hAnsi="Times New Roman"/>
          <w:sz w:val="24"/>
          <w:szCs w:val="24"/>
          <w:lang w:val="en-US"/>
        </w:rPr>
      </w:pPr>
      <w:r>
        <w:rPr>
          <w:rFonts w:ascii="Times New Roman" w:hAnsi="Times New Roman"/>
          <w:sz w:val="24"/>
          <w:szCs w:val="24"/>
          <w:lang w:val="en-US"/>
        </w:rPr>
        <w:t xml:space="preserve">Creswell, J. W. (2012). </w:t>
      </w:r>
      <w:r>
        <w:rPr>
          <w:rFonts w:ascii="Times New Roman" w:hAnsi="Times New Roman"/>
          <w:i/>
          <w:sz w:val="24"/>
          <w:szCs w:val="24"/>
          <w:lang w:val="en-US"/>
        </w:rPr>
        <w:t xml:space="preserve">Educational research: Planning, conducting, and evaluating quantitative and qualitative research </w:t>
      </w:r>
      <w:r>
        <w:rPr>
          <w:rFonts w:ascii="Times New Roman" w:hAnsi="Times New Roman"/>
          <w:sz w:val="24"/>
          <w:szCs w:val="24"/>
          <w:lang w:val="en-US"/>
        </w:rPr>
        <w:t>(4th ed.)</w:t>
      </w:r>
      <w:r>
        <w:rPr>
          <w:rFonts w:ascii="Times New Roman" w:hAnsi="Times New Roman"/>
          <w:i/>
          <w:sz w:val="24"/>
          <w:szCs w:val="24"/>
          <w:lang w:val="en-US"/>
        </w:rPr>
        <w:t xml:space="preserve">. </w:t>
      </w:r>
      <w:r>
        <w:rPr>
          <w:rFonts w:ascii="Times New Roman" w:hAnsi="Times New Roman"/>
          <w:sz w:val="24"/>
          <w:szCs w:val="24"/>
          <w:lang w:val="en-US"/>
        </w:rPr>
        <w:t>USA: Pearson Education, inc.</w:t>
      </w:r>
    </w:p>
    <w:p w14:paraId="1086E4D9">
      <w:pPr>
        <w:ind w:left="709" w:hanging="709"/>
        <w:jc w:val="both"/>
        <w:rPr>
          <w:rFonts w:ascii="Times New Roman" w:hAnsi="Times New Roman"/>
          <w:sz w:val="24"/>
          <w:szCs w:val="24"/>
          <w:lang w:val="en-US"/>
        </w:rPr>
      </w:pPr>
    </w:p>
    <w:p w14:paraId="1EC73F00">
      <w:pPr>
        <w:ind w:left="709" w:hanging="709"/>
        <w:jc w:val="both"/>
        <w:rPr>
          <w:rFonts w:ascii="Times New Roman" w:hAnsi="Times New Roman"/>
          <w:sz w:val="24"/>
          <w:szCs w:val="24"/>
          <w:lang w:val="en-US"/>
        </w:rPr>
      </w:pPr>
      <w:r>
        <w:rPr>
          <w:rFonts w:ascii="Times New Roman" w:hAnsi="Times New Roman"/>
          <w:sz w:val="24"/>
          <w:szCs w:val="24"/>
          <w:lang w:val="en-US"/>
        </w:rPr>
        <w:t xml:space="preserve">EL-Education. (2014). </w:t>
      </w:r>
      <w:r>
        <w:rPr>
          <w:rFonts w:ascii="Times New Roman" w:hAnsi="Times New Roman"/>
          <w:i/>
          <w:sz w:val="24"/>
          <w:szCs w:val="24"/>
          <w:lang w:val="en-US"/>
        </w:rPr>
        <w:t xml:space="preserve">Common core ELA curriculum: Protocols and strategies. </w:t>
      </w:r>
      <w:r>
        <w:rPr>
          <w:rFonts w:ascii="Times New Roman" w:hAnsi="Times New Roman"/>
          <w:sz w:val="24"/>
          <w:szCs w:val="24"/>
          <w:lang w:val="en-US"/>
        </w:rPr>
        <w:t>New York, NY.</w:t>
      </w:r>
    </w:p>
    <w:p w14:paraId="5DB11D42">
      <w:pPr>
        <w:ind w:left="709" w:hanging="709"/>
        <w:jc w:val="both"/>
        <w:rPr>
          <w:rFonts w:ascii="Times New Roman" w:hAnsi="Times New Roman"/>
          <w:sz w:val="24"/>
          <w:szCs w:val="24"/>
          <w:lang w:val="en-US"/>
        </w:rPr>
      </w:pPr>
    </w:p>
    <w:p w14:paraId="5CC8B5A5">
      <w:pPr>
        <w:ind w:left="709" w:hanging="709"/>
        <w:jc w:val="both"/>
        <w:rPr>
          <w:rFonts w:ascii="Times New Roman" w:hAnsi="Times New Roman"/>
          <w:sz w:val="24"/>
          <w:szCs w:val="24"/>
          <w:lang w:val="en-US"/>
        </w:rPr>
      </w:pPr>
      <w:r>
        <w:rPr>
          <w:rFonts w:ascii="Times New Roman" w:hAnsi="Times New Roman"/>
          <w:sz w:val="24"/>
          <w:szCs w:val="24"/>
          <w:lang w:val="en-US"/>
        </w:rPr>
        <w:t xml:space="preserve">Fardan. (2016). </w:t>
      </w:r>
      <w:r>
        <w:rPr>
          <w:rFonts w:ascii="Times New Roman" w:hAnsi="Times New Roman"/>
          <w:i/>
          <w:sz w:val="24"/>
          <w:szCs w:val="24"/>
          <w:lang w:val="en-US"/>
        </w:rPr>
        <w:t>Improving the speaking ability of the tenth year students of MA Muhammadiyah Punnia Pinrang through give one, get one, move on (GOGOMO) strategy</w:t>
      </w:r>
      <w:r>
        <w:rPr>
          <w:rFonts w:ascii="Times New Roman" w:hAnsi="Times New Roman"/>
          <w:sz w:val="24"/>
          <w:szCs w:val="24"/>
          <w:lang w:val="en-US"/>
        </w:rPr>
        <w:t>. Pinrang: Muhammadiyah Parepare University.</w:t>
      </w:r>
    </w:p>
    <w:p w14:paraId="1AED6232">
      <w:pPr>
        <w:ind w:left="709" w:hanging="709"/>
        <w:jc w:val="both"/>
        <w:rPr>
          <w:rFonts w:ascii="Times New Roman" w:hAnsi="Times New Roman"/>
          <w:sz w:val="24"/>
          <w:szCs w:val="24"/>
          <w:lang w:val="en-US"/>
        </w:rPr>
      </w:pPr>
      <w:r>
        <w:rPr>
          <w:rFonts w:ascii="Times New Roman" w:hAnsi="Times New Roman"/>
          <w:sz w:val="24"/>
          <w:szCs w:val="24"/>
          <w:lang w:val="en-US"/>
        </w:rPr>
        <w:t xml:space="preserve">Fraenkel, J.R., &amp; Wallen, N.E. (2012). </w:t>
      </w:r>
      <w:r>
        <w:rPr>
          <w:rFonts w:ascii="Times New Roman" w:hAnsi="Times New Roman"/>
          <w:i/>
          <w:sz w:val="24"/>
          <w:szCs w:val="24"/>
          <w:lang w:val="en-US"/>
        </w:rPr>
        <w:t xml:space="preserve">How to design and evaluate research in education. </w:t>
      </w:r>
      <w:r>
        <w:rPr>
          <w:rFonts w:ascii="Times New Roman" w:hAnsi="Times New Roman"/>
          <w:sz w:val="24"/>
          <w:szCs w:val="24"/>
          <w:lang w:val="en-US"/>
        </w:rPr>
        <w:t>New York: McGraw-Hill.</w:t>
      </w:r>
    </w:p>
    <w:p w14:paraId="486B6C4C">
      <w:pPr>
        <w:ind w:left="709" w:hanging="709"/>
        <w:jc w:val="both"/>
        <w:rPr>
          <w:rFonts w:ascii="Times New Roman" w:hAnsi="Times New Roman"/>
          <w:sz w:val="24"/>
          <w:szCs w:val="24"/>
          <w:lang w:val="en-US"/>
        </w:rPr>
      </w:pPr>
    </w:p>
    <w:p w14:paraId="1FDCD72E">
      <w:pPr>
        <w:ind w:left="709" w:hanging="709"/>
        <w:jc w:val="both"/>
        <w:rPr>
          <w:rFonts w:ascii="Times New Roman" w:hAnsi="Times New Roman"/>
          <w:sz w:val="24"/>
          <w:szCs w:val="24"/>
          <w:lang w:val="en-US"/>
        </w:rPr>
      </w:pPr>
      <w:r>
        <w:rPr>
          <w:rFonts w:ascii="Times New Roman" w:hAnsi="Times New Roman"/>
          <w:sz w:val="24"/>
          <w:szCs w:val="24"/>
          <w:lang w:val="en-US"/>
        </w:rPr>
        <w:t xml:space="preserve">Graddol, D. (2006). </w:t>
      </w:r>
      <w:r>
        <w:rPr>
          <w:rFonts w:ascii="Times New Roman" w:hAnsi="Times New Roman"/>
          <w:i/>
          <w:sz w:val="24"/>
          <w:szCs w:val="24"/>
          <w:lang w:val="en-US"/>
        </w:rPr>
        <w:t xml:space="preserve">English next. </w:t>
      </w:r>
      <w:r>
        <w:rPr>
          <w:rFonts w:ascii="Times New Roman" w:hAnsi="Times New Roman"/>
          <w:sz w:val="24"/>
          <w:szCs w:val="24"/>
          <w:lang w:val="en-US"/>
        </w:rPr>
        <w:t>London: British Council.</w:t>
      </w:r>
    </w:p>
    <w:p w14:paraId="48AC9DDE">
      <w:pPr>
        <w:ind w:left="709" w:hanging="709"/>
        <w:jc w:val="both"/>
        <w:rPr>
          <w:rFonts w:ascii="Times New Roman" w:hAnsi="Times New Roman"/>
          <w:sz w:val="24"/>
          <w:szCs w:val="24"/>
          <w:lang w:val="en-US"/>
        </w:rPr>
      </w:pPr>
    </w:p>
    <w:p w14:paraId="564037CD">
      <w:pPr>
        <w:ind w:left="709" w:hanging="709"/>
        <w:jc w:val="both"/>
        <w:rPr>
          <w:rFonts w:ascii="Times New Roman" w:hAnsi="Times New Roman"/>
          <w:sz w:val="24"/>
          <w:szCs w:val="24"/>
          <w:lang w:val="en-US"/>
        </w:rPr>
      </w:pPr>
      <w:r>
        <w:rPr>
          <w:rFonts w:ascii="Times New Roman" w:hAnsi="Times New Roman"/>
          <w:sz w:val="24"/>
          <w:szCs w:val="24"/>
          <w:lang w:val="en-US"/>
        </w:rPr>
        <w:t xml:space="preserve">Guillaume, A. (2007). </w:t>
      </w:r>
      <w:r>
        <w:rPr>
          <w:rFonts w:ascii="Times New Roman" w:hAnsi="Times New Roman"/>
          <w:i/>
          <w:sz w:val="24"/>
          <w:szCs w:val="24"/>
          <w:lang w:val="en-US"/>
        </w:rPr>
        <w:t xml:space="preserve">50 Strategies for active teaching: Engaging K-12 learners in the classroom. </w:t>
      </w:r>
      <w:r>
        <w:rPr>
          <w:rFonts w:ascii="Times New Roman" w:hAnsi="Times New Roman"/>
          <w:sz w:val="24"/>
          <w:szCs w:val="24"/>
          <w:lang w:val="en-US"/>
        </w:rPr>
        <w:t>New Jersey: Pearson Education, Inc.</w:t>
      </w:r>
    </w:p>
    <w:p w14:paraId="746607DB">
      <w:pPr>
        <w:ind w:left="709" w:hanging="709"/>
        <w:jc w:val="both"/>
        <w:rPr>
          <w:rFonts w:ascii="Times New Roman" w:hAnsi="Times New Roman"/>
          <w:sz w:val="24"/>
          <w:szCs w:val="24"/>
          <w:lang w:val="en-US"/>
        </w:rPr>
      </w:pPr>
    </w:p>
    <w:p w14:paraId="78A9951A">
      <w:pPr>
        <w:ind w:left="709" w:hanging="709"/>
        <w:jc w:val="both"/>
        <w:rPr>
          <w:rFonts w:ascii="Times New Roman" w:hAnsi="Times New Roman"/>
          <w:sz w:val="24"/>
          <w:szCs w:val="24"/>
          <w:lang w:val="en-US"/>
        </w:rPr>
      </w:pPr>
      <w:r>
        <w:rPr>
          <w:rFonts w:ascii="Times New Roman" w:hAnsi="Times New Roman"/>
          <w:sz w:val="24"/>
          <w:szCs w:val="24"/>
          <w:lang w:val="en-US"/>
        </w:rPr>
        <w:t xml:space="preserve">Harmer, J. (2007). </w:t>
      </w:r>
      <w:r>
        <w:rPr>
          <w:rFonts w:ascii="Times New Roman" w:hAnsi="Times New Roman"/>
          <w:i/>
          <w:sz w:val="24"/>
          <w:szCs w:val="24"/>
          <w:lang w:val="en-US"/>
        </w:rPr>
        <w:t xml:space="preserve">The practice of English language teaching </w:t>
      </w:r>
      <w:r>
        <w:rPr>
          <w:rFonts w:ascii="Times New Roman" w:hAnsi="Times New Roman"/>
          <w:sz w:val="24"/>
          <w:szCs w:val="24"/>
          <w:lang w:val="en-US"/>
        </w:rPr>
        <w:t>(4th ed.)</w:t>
      </w:r>
      <w:r>
        <w:rPr>
          <w:rFonts w:ascii="Times New Roman" w:hAnsi="Times New Roman"/>
          <w:i/>
          <w:sz w:val="24"/>
          <w:szCs w:val="24"/>
          <w:lang w:val="en-US"/>
        </w:rPr>
        <w:t xml:space="preserve">. </w:t>
      </w:r>
      <w:r>
        <w:rPr>
          <w:rFonts w:ascii="Times New Roman" w:hAnsi="Times New Roman"/>
          <w:sz w:val="24"/>
          <w:szCs w:val="24"/>
          <w:lang w:val="en-US"/>
        </w:rPr>
        <w:t>London and New York: Longman Group.</w:t>
      </w:r>
    </w:p>
    <w:p w14:paraId="38A57061">
      <w:pPr>
        <w:ind w:left="709" w:hanging="709"/>
        <w:jc w:val="both"/>
        <w:rPr>
          <w:rFonts w:ascii="Times New Roman" w:hAnsi="Times New Roman"/>
          <w:sz w:val="24"/>
          <w:szCs w:val="24"/>
          <w:lang w:val="en-US"/>
        </w:rPr>
      </w:pPr>
    </w:p>
    <w:p w14:paraId="50DBD19C">
      <w:pPr>
        <w:ind w:left="709" w:hanging="709"/>
        <w:jc w:val="both"/>
        <w:rPr>
          <w:rFonts w:ascii="Times New Roman" w:hAnsi="Times New Roman"/>
          <w:sz w:val="24"/>
          <w:szCs w:val="24"/>
          <w:lang w:val="en-US"/>
        </w:rPr>
      </w:pPr>
      <w:r>
        <w:rPr>
          <w:rFonts w:ascii="Times New Roman" w:hAnsi="Times New Roman"/>
          <w:sz w:val="24"/>
          <w:szCs w:val="24"/>
          <w:lang w:val="en-US"/>
        </w:rPr>
        <w:t xml:space="preserve">Judy, C. (1997). </w:t>
      </w:r>
      <w:r>
        <w:rPr>
          <w:rFonts w:ascii="Times New Roman" w:hAnsi="Times New Roman"/>
          <w:i/>
          <w:sz w:val="24"/>
          <w:szCs w:val="24"/>
          <w:lang w:val="en-US"/>
        </w:rPr>
        <w:t xml:space="preserve">Effective teaching strategies and tools. </w:t>
      </w:r>
      <w:r>
        <w:rPr>
          <w:rFonts w:ascii="Times New Roman" w:hAnsi="Times New Roman"/>
          <w:sz w:val="24"/>
          <w:szCs w:val="24"/>
          <w:lang w:val="en-US"/>
        </w:rPr>
        <w:t>New York: Clayton Country Public Schools.</w:t>
      </w:r>
    </w:p>
    <w:p w14:paraId="33E5F1AC">
      <w:pPr>
        <w:ind w:left="720" w:hanging="720"/>
        <w:jc w:val="both"/>
        <w:rPr>
          <w:rFonts w:ascii="Times New Roman" w:hAnsi="Times New Roman"/>
          <w:sz w:val="24"/>
          <w:szCs w:val="24"/>
          <w:lang w:val="en-US"/>
        </w:rPr>
      </w:pPr>
      <w:r>
        <w:rPr>
          <w:rFonts w:ascii="Times New Roman" w:hAnsi="Times New Roman"/>
          <w:sz w:val="24"/>
          <w:szCs w:val="24"/>
          <w:lang w:val="it-IT"/>
        </w:rPr>
        <w:t xml:space="preserve">Marzano, R. J., &amp; Heflebower, T. (2011). </w:t>
      </w:r>
      <w:r>
        <w:rPr>
          <w:rFonts w:ascii="Times New Roman" w:hAnsi="Times New Roman"/>
          <w:i/>
          <w:sz w:val="24"/>
          <w:szCs w:val="24"/>
          <w:lang w:val="en-US"/>
        </w:rPr>
        <w:t>Teaching &amp; assessing 21</w:t>
      </w:r>
      <w:r>
        <w:rPr>
          <w:rFonts w:ascii="Times New Roman" w:hAnsi="Times New Roman"/>
          <w:i/>
          <w:sz w:val="24"/>
          <w:szCs w:val="24"/>
          <w:vertAlign w:val="superscript"/>
          <w:lang w:val="en-US"/>
        </w:rPr>
        <w:t>th</w:t>
      </w:r>
      <w:r>
        <w:rPr>
          <w:rFonts w:ascii="Times New Roman" w:hAnsi="Times New Roman"/>
          <w:i/>
          <w:sz w:val="24"/>
          <w:szCs w:val="24"/>
          <w:lang w:val="en-US"/>
        </w:rPr>
        <w:t xml:space="preserve"> century skills.</w:t>
      </w:r>
      <w:r>
        <w:rPr>
          <w:rFonts w:ascii="Times New Roman" w:hAnsi="Times New Roman"/>
          <w:sz w:val="24"/>
          <w:szCs w:val="24"/>
          <w:lang w:val="en-US"/>
        </w:rPr>
        <w:t xml:space="preserve"> </w:t>
      </w:r>
      <w:r>
        <w:rPr>
          <w:rFonts w:ascii="Times New Roman" w:hAnsi="Times New Roman"/>
          <w:i/>
          <w:sz w:val="24"/>
          <w:szCs w:val="24"/>
          <w:lang w:val="en-US"/>
        </w:rPr>
        <w:t>USA: Solution Tree Press.</w:t>
      </w:r>
    </w:p>
    <w:p w14:paraId="046FC54E">
      <w:pPr>
        <w:ind w:left="720" w:hanging="720"/>
        <w:jc w:val="both"/>
        <w:rPr>
          <w:rFonts w:ascii="Times New Roman" w:hAnsi="Times New Roman"/>
          <w:sz w:val="24"/>
          <w:szCs w:val="24"/>
          <w:lang w:val="en-US"/>
        </w:rPr>
      </w:pPr>
    </w:p>
    <w:p w14:paraId="629E56BE">
      <w:pPr>
        <w:ind w:left="720" w:hanging="720"/>
        <w:jc w:val="both"/>
        <w:rPr>
          <w:rFonts w:ascii="Times New Roman" w:hAnsi="Times New Roman"/>
          <w:sz w:val="24"/>
          <w:szCs w:val="24"/>
          <w:lang w:val="en-US"/>
        </w:rPr>
      </w:pPr>
      <w:r>
        <w:rPr>
          <w:rFonts w:ascii="Times New Roman" w:hAnsi="Times New Roman"/>
          <w:sz w:val="24"/>
          <w:szCs w:val="24"/>
          <w:lang w:val="en-US"/>
        </w:rPr>
        <w:t xml:space="preserve">McLaren, N., Madrid, D., &amp; Bueno, A. (2006). </w:t>
      </w:r>
      <w:r>
        <w:rPr>
          <w:rFonts w:ascii="Times New Roman" w:hAnsi="Times New Roman"/>
          <w:i/>
          <w:sz w:val="24"/>
          <w:szCs w:val="24"/>
          <w:lang w:val="en-US"/>
        </w:rPr>
        <w:t>TEFL in secondary education</w:t>
      </w:r>
      <w:r>
        <w:rPr>
          <w:rFonts w:ascii="Times New Roman" w:hAnsi="Times New Roman"/>
          <w:sz w:val="24"/>
          <w:szCs w:val="24"/>
          <w:lang w:val="en-US"/>
        </w:rPr>
        <w:t>. Granada: Editorial Universidad de Granada.</w:t>
      </w:r>
    </w:p>
    <w:p w14:paraId="1B2EB36D">
      <w:pPr>
        <w:ind w:left="709" w:hanging="709"/>
        <w:jc w:val="both"/>
        <w:rPr>
          <w:rFonts w:ascii="Times New Roman" w:hAnsi="Times New Roman"/>
          <w:sz w:val="24"/>
          <w:szCs w:val="24"/>
          <w:lang w:val="en-US"/>
        </w:rPr>
      </w:pPr>
    </w:p>
    <w:p w14:paraId="136258C1">
      <w:pPr>
        <w:ind w:left="709" w:hanging="709"/>
        <w:jc w:val="both"/>
        <w:rPr>
          <w:rFonts w:ascii="Times New Roman" w:hAnsi="Times New Roman"/>
          <w:sz w:val="24"/>
          <w:szCs w:val="24"/>
          <w:lang w:val="en-US"/>
        </w:rPr>
      </w:pPr>
      <w:r>
        <w:rPr>
          <w:rFonts w:ascii="Times New Roman" w:hAnsi="Times New Roman"/>
          <w:sz w:val="24"/>
          <w:szCs w:val="24"/>
          <w:lang w:val="en-US"/>
        </w:rPr>
        <w:t xml:space="preserve">Panggabean, H. (2015). Problematic approach to English learning and teaching: A case in Indonesia. </w:t>
      </w:r>
      <w:r>
        <w:rPr>
          <w:rFonts w:ascii="Times New Roman" w:hAnsi="Times New Roman"/>
          <w:i/>
          <w:sz w:val="24"/>
          <w:szCs w:val="24"/>
          <w:lang w:val="en-US"/>
        </w:rPr>
        <w:t>Canadian Center of Science and Education, 8</w:t>
      </w:r>
      <w:r>
        <w:rPr>
          <w:rFonts w:ascii="Times New Roman" w:hAnsi="Times New Roman"/>
          <w:sz w:val="24"/>
          <w:szCs w:val="24"/>
          <w:lang w:val="en-US"/>
        </w:rPr>
        <w:t>(3), 35-36.</w:t>
      </w:r>
    </w:p>
    <w:p w14:paraId="23899C54">
      <w:pPr>
        <w:ind w:left="709" w:hanging="709"/>
        <w:jc w:val="both"/>
        <w:rPr>
          <w:rFonts w:ascii="Times New Roman" w:hAnsi="Times New Roman"/>
          <w:sz w:val="24"/>
          <w:szCs w:val="24"/>
          <w:lang w:val="en-US"/>
        </w:rPr>
      </w:pPr>
    </w:p>
    <w:p w14:paraId="0C9EFF2C">
      <w:pPr>
        <w:ind w:left="709" w:hanging="709"/>
        <w:jc w:val="both"/>
        <w:rPr>
          <w:rFonts w:ascii="Times New Roman" w:hAnsi="Times New Roman"/>
          <w:sz w:val="24"/>
          <w:szCs w:val="24"/>
          <w:lang w:val="en-US"/>
        </w:rPr>
      </w:pPr>
      <w:r>
        <w:rPr>
          <w:rFonts w:ascii="Times New Roman" w:hAnsi="Times New Roman"/>
          <w:sz w:val="24"/>
          <w:szCs w:val="24"/>
          <w:lang w:val="en-US"/>
        </w:rPr>
        <w:t xml:space="preserve">Thornbury, S. (2008). </w:t>
      </w:r>
      <w:r>
        <w:rPr>
          <w:rFonts w:ascii="Times New Roman" w:hAnsi="Times New Roman"/>
          <w:i/>
          <w:sz w:val="24"/>
          <w:szCs w:val="24"/>
          <w:lang w:val="en-US"/>
        </w:rPr>
        <w:t xml:space="preserve">How to teach speaking. </w:t>
      </w:r>
      <w:r>
        <w:rPr>
          <w:rFonts w:ascii="Times New Roman" w:hAnsi="Times New Roman"/>
          <w:sz w:val="24"/>
          <w:szCs w:val="24"/>
          <w:lang w:val="en-US"/>
        </w:rPr>
        <w:t xml:space="preserve">England: Pearson Education Limited. UDL Strategy Index. (2021). </w:t>
      </w:r>
      <w:r>
        <w:rPr>
          <w:rFonts w:ascii="Times New Roman" w:hAnsi="Times New Roman"/>
          <w:i/>
          <w:sz w:val="24"/>
          <w:szCs w:val="24"/>
          <w:lang w:val="en-US"/>
        </w:rPr>
        <w:t>Give one get one move on strategy</w:t>
      </w:r>
      <w:r>
        <w:rPr>
          <w:rFonts w:ascii="Times New Roman" w:hAnsi="Times New Roman"/>
          <w:sz w:val="24"/>
          <w:szCs w:val="24"/>
          <w:lang w:val="en-US"/>
        </w:rPr>
        <w:t xml:space="preserve">. Retrieved from </w:t>
      </w:r>
      <w:r>
        <w:fldChar w:fldCharType="begin"/>
      </w:r>
      <w:r>
        <w:instrText xml:space="preserve"> HYPERLINK "https://goalboookapp.com/toolkit/v/strategy/give-one-get-one" \h </w:instrText>
      </w:r>
      <w:r>
        <w:fldChar w:fldCharType="separate"/>
      </w:r>
      <w:r>
        <w:rPr>
          <w:rStyle w:val="26"/>
          <w:rFonts w:ascii="Times New Roman" w:hAnsi="Times New Roman"/>
          <w:sz w:val="24"/>
          <w:szCs w:val="24"/>
          <w:lang w:val="en-US"/>
        </w:rPr>
        <w:t>https://goalboookapp.com/toolkit/v/strategy/give-one-get-</w:t>
      </w:r>
      <w:r>
        <w:rPr>
          <w:rStyle w:val="26"/>
          <w:rFonts w:ascii="Times New Roman" w:hAnsi="Times New Roman"/>
          <w:sz w:val="24"/>
          <w:szCs w:val="24"/>
          <w:lang w:val="en-US"/>
        </w:rPr>
        <w:fldChar w:fldCharType="end"/>
      </w:r>
      <w:r>
        <w:rPr>
          <w:rFonts w:ascii="Times New Roman" w:hAnsi="Times New Roman"/>
          <w:sz w:val="24"/>
          <w:szCs w:val="24"/>
          <w:u w:val="single"/>
          <w:lang w:val="en-US"/>
        </w:rPr>
        <w:t xml:space="preserve"> </w:t>
      </w:r>
      <w:r>
        <w:fldChar w:fldCharType="begin"/>
      </w:r>
      <w:r>
        <w:instrText xml:space="preserve"> HYPERLINK "https://goalboookapp.com/toolkit/v/strategy/give-one-get-one" \h </w:instrText>
      </w:r>
      <w:r>
        <w:fldChar w:fldCharType="separate"/>
      </w:r>
      <w:r>
        <w:rPr>
          <w:rStyle w:val="26"/>
          <w:rFonts w:ascii="Times New Roman" w:hAnsi="Times New Roman"/>
          <w:sz w:val="24"/>
          <w:szCs w:val="24"/>
          <w:lang w:val="en-US"/>
        </w:rPr>
        <w:t>one</w:t>
      </w:r>
      <w:r>
        <w:rPr>
          <w:rStyle w:val="26"/>
          <w:rFonts w:ascii="Times New Roman" w:hAnsi="Times New Roman"/>
          <w:sz w:val="24"/>
          <w:szCs w:val="24"/>
          <w:lang w:val="en-US"/>
        </w:rPr>
        <w:fldChar w:fldCharType="end"/>
      </w:r>
    </w:p>
    <w:p w14:paraId="2BCCE5F8">
      <w:pPr>
        <w:ind w:left="709" w:hanging="709"/>
        <w:jc w:val="both"/>
        <w:rPr>
          <w:rFonts w:ascii="Times New Roman" w:hAnsi="Times New Roman"/>
          <w:sz w:val="24"/>
          <w:szCs w:val="24"/>
        </w:rPr>
      </w:pPr>
    </w:p>
    <w:p w14:paraId="0D1F59EC">
      <w:pPr>
        <w:pStyle w:val="35"/>
        <w:jc w:val="both"/>
        <w:rPr>
          <w:rFonts w:ascii="Times New Roman" w:hAnsi="Times New Roman" w:cs="Times New Roman"/>
          <w:color w:val="000000" w:themeColor="text1"/>
          <w14:textFill>
            <w14:solidFill>
              <w14:schemeClr w14:val="tx1"/>
            </w14:solidFill>
          </w14:textFill>
        </w:rPr>
      </w:pPr>
    </w:p>
    <w:p w14:paraId="06C9579A">
      <w:pPr>
        <w:jc w:val="both"/>
        <w:rPr>
          <w:rFonts w:ascii="Times New Roman" w:hAnsi="Times New Roman"/>
          <w:sz w:val="24"/>
          <w:szCs w:val="24"/>
        </w:rPr>
      </w:pPr>
    </w:p>
    <w:p w14:paraId="75327081">
      <w:pPr>
        <w:ind w:left="709" w:hanging="709"/>
        <w:jc w:val="both"/>
        <w:outlineLvl w:val="0"/>
        <w:rPr>
          <w:rFonts w:ascii="Times New Roman" w:hAnsi="Times New Roman"/>
          <w:sz w:val="24"/>
          <w:szCs w:val="24"/>
        </w:rPr>
      </w:pPr>
    </w:p>
    <w:p w14:paraId="58353A94">
      <w:pPr>
        <w:jc w:val="both"/>
        <w:rPr>
          <w:rFonts w:ascii="Times New Roman" w:hAnsi="Times New Roman"/>
          <w:sz w:val="24"/>
          <w:szCs w:val="24"/>
        </w:rPr>
      </w:pPr>
    </w:p>
    <w:p w14:paraId="14BA9C5B">
      <w:pPr>
        <w:pStyle w:val="68"/>
        <w:spacing w:before="0" w:after="0"/>
        <w:contextualSpacing/>
        <w:jc w:val="both"/>
        <w:rPr>
          <w:sz w:val="24"/>
          <w:szCs w:val="24"/>
          <w:lang w:val="id-ID"/>
        </w:rPr>
      </w:pPr>
    </w:p>
    <w:sectPr>
      <w:headerReference r:id="rId7" w:type="default"/>
      <w:headerReference r:id="rId8" w:type="even"/>
      <w:type w:val="nextColumn"/>
      <w:pgSz w:w="11906" w:h="16838"/>
      <w:pgMar w:top="1701" w:right="1701" w:bottom="1701" w:left="1701" w:header="1134" w:footer="709" w:gutter="0"/>
      <w:cols w:space="567"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gothicinspire" w:date="2025-06-23T17:31:35Z" w:initials="">
    <w:p w14:paraId="4DAC579D">
      <w:pPr>
        <w:pStyle w:val="21"/>
        <w:rPr>
          <w:rFonts w:hint="default"/>
          <w:lang w:val="en-US"/>
        </w:rPr>
      </w:pPr>
      <w:r>
        <w:rPr>
          <w:rFonts w:hint="default"/>
          <w:lang w:val="en-US"/>
        </w:rPr>
        <w:t>The title is clear and reflects the key variables of the study. However, to improve the grammatical clarity, it is highly recommended to rephrase the title: “IMPROVING ELEVENTH GRADERS SPEAKING ACHIEVEMENT THROUGH THE GOGOMO STRATEGY”</w:t>
      </w:r>
    </w:p>
  </w:comment>
  <w:comment w:id="1" w:author="gothicinspire" w:date="2025-06-23T17:39:11Z" w:initials="">
    <w:p w14:paraId="54CD003F">
      <w:pPr>
        <w:pStyle w:val="21"/>
        <w:rPr>
          <w:rFonts w:hint="default"/>
          <w:lang w:val="en-US"/>
        </w:rPr>
      </w:pPr>
      <w:r>
        <w:rPr>
          <w:rFonts w:hint="default"/>
          <w:lang w:val="en-US"/>
        </w:rPr>
        <w:t>Restate the idea by the following statement: “</w:t>
      </w:r>
      <w:r>
        <w:rPr>
          <w:rFonts w:hint="default" w:ascii="Times New Roman" w:hAnsi="Times New Roman" w:eastAsia="SimSun" w:cs="Times New Roman"/>
          <w:sz w:val="24"/>
          <w:szCs w:val="24"/>
        </w:rPr>
        <w:t>Teaching speaking in EFL classrooms requires the creation of meaningful and engaging learning experiences that allow students to actively practice the target language.</w:t>
      </w:r>
      <w:r>
        <w:rPr>
          <w:rFonts w:hint="default" w:eastAsia="SimSun" w:cs="Times New Roman"/>
          <w:sz w:val="24"/>
          <w:szCs w:val="24"/>
          <w:lang w:val="en-US"/>
        </w:rPr>
        <w:t>”</w:t>
      </w:r>
    </w:p>
  </w:comment>
  <w:comment w:id="2" w:author="gothicinspire" w:date="2025-06-23T17:42:54Z" w:initials="">
    <w:p w14:paraId="6C9014FD">
      <w:pPr>
        <w:pStyle w:val="21"/>
        <w:rPr>
          <w:rFonts w:hint="default"/>
          <w:lang w:val="en-US"/>
        </w:rPr>
      </w:pPr>
      <w:r>
        <w:rPr>
          <w:rFonts w:hint="default"/>
          <w:lang w:val="en-US"/>
        </w:rPr>
        <w:t>The students were divided into an experimental group and a control group.</w:t>
      </w:r>
    </w:p>
  </w:comment>
  <w:comment w:id="3" w:author="gothicinspire" w:date="2025-06-23T17:59:47Z" w:initials="">
    <w:p w14:paraId="7B7890FC">
      <w:pPr>
        <w:pStyle w:val="21"/>
        <w:rPr>
          <w:rFonts w:hint="default"/>
          <w:lang w:val="en-US"/>
        </w:rPr>
      </w:pPr>
      <w:r>
        <w:rPr>
          <w:rFonts w:hint="default"/>
          <w:lang w:val="en-US"/>
        </w:rPr>
        <w:t>It is highly recommended to provide recommendation based on the research findings</w:t>
      </w:r>
    </w:p>
  </w:comment>
  <w:comment w:id="4" w:author="gothicinspire" w:date="2025-06-16T11:31:46Z" w:initials="">
    <w:p w14:paraId="0A279A55">
      <w:pPr>
        <w:pStyle w:val="21"/>
        <w:rPr>
          <w:rFonts w:hint="default"/>
          <w:lang w:val="en-US"/>
        </w:rPr>
      </w:pPr>
      <w:r>
        <w:rPr>
          <w:rFonts w:hint="default"/>
          <w:lang w:val="en-US"/>
        </w:rPr>
        <w:t>Please add implication of this study</w:t>
      </w:r>
    </w:p>
  </w:comment>
  <w:comment w:id="5" w:author="gothicinspire" w:date="2025-06-23T18:00:48Z" w:initials="">
    <w:p w14:paraId="1838821B">
      <w:pPr>
        <w:pStyle w:val="21"/>
        <w:rPr>
          <w:rFonts w:hint="default"/>
          <w:lang w:val="en-US"/>
        </w:rPr>
      </w:pPr>
      <w:r>
        <w:rPr>
          <w:rFonts w:hint="default"/>
          <w:lang w:val="en-US"/>
        </w:rPr>
        <w:t>You can add more elaboration in this section to meet the minimum length (8 pages). You can add explanation of literature review or theoretical grounding.</w:t>
      </w:r>
    </w:p>
  </w:comment>
  <w:comment w:id="6" w:author="gothicinspire" w:date="2025-06-23T10:36:35Z" w:initials="">
    <w:p w14:paraId="026C983F">
      <w:pPr>
        <w:pStyle w:val="21"/>
        <w:rPr>
          <w:rFonts w:hint="default"/>
          <w:lang w:val="en-US"/>
        </w:rPr>
      </w:pPr>
      <w:r>
        <w:rPr>
          <w:rFonts w:hint="default"/>
          <w:lang w:val="en-US"/>
        </w:rPr>
        <w:t>Elaborate more on how to employ the GoGoMo strategy to teach speaking skills.</w:t>
      </w:r>
    </w:p>
  </w:comment>
  <w:comment w:id="7" w:author="gothicinspire" w:date="2025-06-23T10:38:20Z" w:initials="">
    <w:p w14:paraId="52E4CEFB">
      <w:pPr>
        <w:pStyle w:val="21"/>
        <w:rPr>
          <w:rFonts w:hint="default"/>
          <w:lang w:val="en-US"/>
        </w:rPr>
      </w:pPr>
      <w:r>
        <w:rPr>
          <w:rFonts w:hint="default"/>
          <w:lang w:val="en-US"/>
        </w:rPr>
        <w:t xml:space="preserve">Please present the research methodology using a more structured format: Research Method, Population &amp; Sample, Data Collection, Data Analyses. </w:t>
      </w:r>
      <w:r>
        <w:rPr>
          <w:rFonts w:hint="default"/>
          <w:lang w:val="en-US"/>
        </w:rPr>
        <w:br w:type="textWrapping"/>
      </w:r>
      <w:r>
        <w:rPr>
          <w:rFonts w:hint="default"/>
          <w:lang w:val="en-US"/>
        </w:rPr>
        <w:t>Please consider to organize the explanation into some subheadings/subtopics. It will help the readers better understand your research methodology/procedures.</w:t>
      </w:r>
    </w:p>
  </w:comment>
  <w:comment w:id="8" w:author="gothicinspire" w:date="2025-06-23T10:52:54Z" w:initials="">
    <w:p w14:paraId="4FAA165D">
      <w:pPr>
        <w:pStyle w:val="21"/>
        <w:rPr>
          <w:rFonts w:hint="default"/>
          <w:lang w:val="en-US"/>
        </w:rPr>
      </w:pPr>
      <w:r>
        <w:rPr>
          <w:rFonts w:hint="default"/>
          <w:lang w:val="en-US"/>
        </w:rPr>
        <w:t>How to collect the data???</w:t>
      </w:r>
    </w:p>
  </w:comment>
  <w:comment w:id="9" w:author="gothicinspire" w:date="2025-06-23T18:16:13Z" w:initials="">
    <w:p w14:paraId="01FF4768">
      <w:pPr>
        <w:pStyle w:val="21"/>
        <w:rPr>
          <w:rFonts w:hint="default"/>
          <w:lang w:val="en-US"/>
        </w:rPr>
      </w:pPr>
      <w:r>
        <w:rPr>
          <w:rFonts w:hint="default"/>
          <w:lang w:val="en-US"/>
        </w:rPr>
        <w:t>Explore more about the students’ level of speaking achievement before and after the treatment session and for the two groups. Add a chart to visualize the levels.</w:t>
      </w:r>
    </w:p>
  </w:comment>
  <w:comment w:id="10" w:author="gothicinspire" w:date="2025-06-23T10:48:27Z" w:initials="">
    <w:p w14:paraId="18BF9072">
      <w:pPr>
        <w:pStyle w:val="21"/>
        <w:rPr>
          <w:rFonts w:hint="default"/>
          <w:lang w:val="en-US"/>
        </w:rPr>
      </w:pPr>
      <w:r>
        <w:rPr>
          <w:rFonts w:hint="default"/>
          <w:lang w:val="en-US"/>
        </w:rPr>
        <w:t xml:space="preserve">Add the findings of the Independent sample t-test. </w:t>
      </w:r>
    </w:p>
  </w:comment>
  <w:comment w:id="11" w:author="gothicinspire" w:date="2025-06-23T10:56:02Z" w:initials="">
    <w:p w14:paraId="359916C1">
      <w:pPr>
        <w:pStyle w:val="21"/>
        <w:rPr>
          <w:rFonts w:hint="default"/>
          <w:lang w:val="en-US"/>
        </w:rPr>
      </w:pPr>
      <w:r>
        <w:rPr>
          <w:rFonts w:hint="default"/>
          <w:lang w:val="en-US"/>
        </w:rPr>
        <w:t xml:space="preserve">The discussion is underdeveloped. It lacks critical depth and sufficient detail and analysis. Your discussion mostly repeats the findings.It is highly recommended to explore others research findings and discussion to have fruitful or meaningful insights. Organize the discussion section in different part. </w:t>
      </w:r>
    </w:p>
  </w:comment>
  <w:comment w:id="12" w:author="gothicinspire" w:date="2025-06-23T10:42:38Z" w:initials="">
    <w:p w14:paraId="146BD6B9">
      <w:pPr>
        <w:pStyle w:val="21"/>
        <w:rPr>
          <w:rFonts w:hint="default"/>
          <w:lang w:val="en-US"/>
        </w:rPr>
      </w:pPr>
      <w:r>
        <w:rPr>
          <w:rFonts w:hint="default"/>
          <w:lang w:val="en-US"/>
        </w:rPr>
        <w:t xml:space="preserve">The conclusion did not answer or reflect the research problems.It is too brief and does not contain pedagogical recommendation or suggestion for future research.  Please present the conclusion based on the research findings and discussion. </w:t>
      </w:r>
    </w:p>
  </w:comment>
  <w:comment w:id="13" w:author="gothicinspire" w:date="2025-06-23T18:37:55Z" w:initials="">
    <w:p w14:paraId="7B86E5CF">
      <w:pPr>
        <w:pStyle w:val="21"/>
        <w:rPr>
          <w:rFonts w:hint="default"/>
          <w:lang w:val="en-US"/>
        </w:rPr>
      </w:pPr>
      <w:r>
        <w:rPr>
          <w:rFonts w:hint="default"/>
          <w:lang w:val="en-US"/>
        </w:rPr>
        <w:t>Add more sources from peer-reviewed journal articles and reformat the reference entries. Use APA 6</w:t>
      </w:r>
      <w:r>
        <w:rPr>
          <w:rFonts w:hint="default"/>
          <w:vertAlign w:val="superscript"/>
          <w:lang w:val="en-US"/>
        </w:rPr>
        <w:t>th</w:t>
      </w:r>
      <w:r>
        <w:rPr>
          <w:rFonts w:hint="default"/>
          <w:lang w:val="en-US"/>
        </w:rPr>
        <w:t xml:space="preserve"> Edition Referencing Style</w:t>
      </w:r>
      <w:bookmarkStart w:id="0" w:name="_GoBack"/>
      <w:bookmarkEnd w:id="0"/>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DAC579D" w15:done="0"/>
  <w15:commentEx w15:paraId="54CD003F" w15:done="0"/>
  <w15:commentEx w15:paraId="6C9014FD" w15:done="0"/>
  <w15:commentEx w15:paraId="7B7890FC" w15:done="0"/>
  <w15:commentEx w15:paraId="0A279A55" w15:done="0"/>
  <w15:commentEx w15:paraId="1838821B" w15:done="0"/>
  <w15:commentEx w15:paraId="026C983F" w15:done="0"/>
  <w15:commentEx w15:paraId="52E4CEFB" w15:done="0"/>
  <w15:commentEx w15:paraId="4FAA165D" w15:done="0"/>
  <w15:commentEx w15:paraId="01FF4768" w15:done="0"/>
  <w15:commentEx w15:paraId="18BF9072" w15:done="0"/>
  <w15:commentEx w15:paraId="359916C1" w15:done="0"/>
  <w15:commentEx w15:paraId="146BD6B9" w15:done="0"/>
  <w15:commentEx w15:paraId="7B86E5C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Garamond">
    <w:panose1 w:val="02020404030301010803"/>
    <w:charset w:val="00"/>
    <w:family w:val="roman"/>
    <w:pitch w:val="default"/>
    <w:sig w:usb0="00000287" w:usb1="00000000" w:usb2="00000000" w:usb3="00000000" w:csb0="0000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62212362"/>
      <w:docPartObj>
        <w:docPartGallery w:val="autotext"/>
      </w:docPartObj>
    </w:sdtPr>
    <w:sdtContent>
      <w:p w14:paraId="254375B5">
        <w:pPr>
          <w:pStyle w:val="24"/>
          <w:jc w:val="right"/>
        </w:pPr>
        <w:r>
          <w:fldChar w:fldCharType="begin"/>
        </w:r>
        <w:r>
          <w:instrText xml:space="preserve"> PAGE   \* MERGEFORMAT </w:instrText>
        </w:r>
        <w:r>
          <w:fldChar w:fldCharType="separate"/>
        </w:r>
        <w:r>
          <w:t>3</w:t>
        </w:r>
        <w:r>
          <w:fldChar w:fldCharType="end"/>
        </w:r>
      </w:p>
    </w:sdtContent>
  </w:sdt>
  <w:p w14:paraId="28076E4E">
    <w:pPr>
      <w:pStyle w:val="24"/>
      <w:jc w:val="right"/>
      <w:rPr>
        <w:rFonts w:asciiTheme="minorHAnsi" w:hAnsiTheme="minorHAnsi" w:cstheme="minorHAnsi"/>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9D246">
    <w:pPr>
      <w:pStyle w:val="25"/>
      <w:tabs>
        <w:tab w:val="right" w:pos="8505"/>
      </w:tabs>
      <w:rPr>
        <w:rFonts w:ascii="Garamond" w:hAnsi="Garamond"/>
        <w:b/>
        <w:sz w:val="24"/>
        <w:szCs w:val="24"/>
        <w:lang w:val="id-ID"/>
      </w:rPr>
    </w:pPr>
  </w:p>
  <w:p w14:paraId="721D14B9">
    <w:pPr>
      <w:pStyle w:val="25"/>
      <w:tabs>
        <w:tab w:val="right" w:pos="8505"/>
      </w:tabs>
      <w:rPr>
        <w:rFonts w:ascii="Garamond" w:hAnsi="Garamond"/>
        <w:b/>
        <w:sz w:val="24"/>
        <w:szCs w:val="24"/>
        <w:lang w:val="id-ID"/>
      </w:rPr>
    </w:pPr>
  </w:p>
  <w:p w14:paraId="7CCC06CB">
    <w:pPr>
      <w:pStyle w:val="25"/>
      <w:tabs>
        <w:tab w:val="right" w:pos="8505"/>
      </w:tabs>
      <w:rPr>
        <w:rFonts w:ascii="Garamond" w:hAnsi="Garamond"/>
        <w:b/>
        <w:sz w:val="24"/>
        <w:szCs w:val="24"/>
        <w:lang w:val="id-ID"/>
      </w:rPr>
    </w:pPr>
  </w:p>
  <w:p w14:paraId="0FDCCCE0">
    <w:pPr>
      <w:pStyle w:val="25"/>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lang w:val="id-ID"/>
      </w:rPr>
      <w:t>January 2020, Vol.1 No.</w:t>
    </w:r>
    <w:r>
      <w:rPr>
        <w:rFonts w:ascii="Garamond" w:hAnsi="Garamond"/>
        <w:sz w:val="24"/>
        <w:szCs w:val="24"/>
      </w:rPr>
      <w:t>1</w:t>
    </w:r>
  </w:p>
  <w:p w14:paraId="27326F85">
    <w:pPr>
      <w:pStyle w:val="25"/>
      <w:tabs>
        <w:tab w:val="right" w:pos="8505"/>
      </w:tabs>
      <w:rPr>
        <w:rFonts w:ascii="Calibri" w:hAnsi="Calibri" w:cs="Calibri"/>
      </w:rPr>
    </w:pPr>
    <w:r>
      <w:rPr>
        <w:lang w:val="id-ID" w:eastAsia="id-ID"/>
      </w:rPr>
      <mc:AlternateContent>
        <mc:Choice Requires="wps">
          <w:drawing>
            <wp:anchor distT="0" distB="0" distL="114300" distR="114300" simplePos="0" relativeHeight="251659264"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59264;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&#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ShnizRAAAABQEAAA8AAAAAAAAAAQAgAAAAIgAAAGRy&#10;cy9kb3ducmV2LnhtbFBLAQIUABQAAAAIAIdO4kCr0Wkl0wEAALMDAAAOAAAAAAAAAAEAIAAAACAB&#10;AABkcnMvZTJvRG9jLnhtbFBLBQYAAAAABgAGAFkBAABlBQAAAAA=&#10;">
              <v:fill on="f" focussize="0,0"/>
              <v:stroke weight="1.5pt" color="#000000" joinstyle="round"/>
              <v:imagedata o:title=""/>
              <o:lock v:ext="edit" aspectratio="f"/>
            </v:shape>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8E532">
    <w:pPr>
      <w:pStyle w:val="25"/>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lang w:val="id-ID"/>
      </w:rPr>
      <w:t>January 2020, Vol.1 No.</w:t>
    </w:r>
    <w:r>
      <w:rPr>
        <w:rFonts w:ascii="Garamond" w:hAnsi="Garamond"/>
        <w:sz w:val="24"/>
        <w:szCs w:val="24"/>
      </w:rPr>
      <w:t>1</w:t>
    </w:r>
    <w:r>
      <w:rPr>
        <w:rFonts w:ascii="Times New Roman" w:hAnsi="Times New Roman"/>
        <w:lang w:val="id-ID"/>
      </w:rPr>
      <w:tab/>
    </w:r>
  </w:p>
  <w:p w14:paraId="324BFECE">
    <w:pPr>
      <w:pStyle w:val="25"/>
      <w:tabs>
        <w:tab w:val="right" w:pos="8505"/>
      </w:tabs>
      <w:rPr>
        <w:rFonts w:ascii="Calibri" w:hAnsi="Calibri" w:cs="Calibri"/>
        <w:lang w:val="id-ID"/>
      </w:rPr>
    </w:pPr>
    <w:r>
      <w:rPr>
        <w:lang w:val="id-ID" w:eastAsia="id-ID"/>
      </w:rPr>
      <mc:AlternateContent>
        <mc:Choice Requires="wps">
          <w:drawing>
            <wp:anchor distT="0" distB="0" distL="114300" distR="114300" simplePos="0" relativeHeight="251662336"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2336;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EoZ4s0QAAAAUBAAAPAAAAAAAAAAEAIAAAACIAAABk&#10;cnMvZG93bnJldi54bWxQSwECFAAUAAAACACHTuJAZf042dQBAAC0AwAADgAAAAAAAAABACAAAAAg&#10;AQAAZHJzL2Uyb0RvYy54bWxQSwUGAAAAAAYABgBZAQAAZgUAAAAA&#10;">
              <v:fill on="f" focussize="0,0"/>
              <v:stroke weight="1.5pt" color="#000000" joinstyle="round"/>
              <v:imagedata o:title=""/>
              <o:lock v:ext="edit" aspectratio="f"/>
            </v:shape>
          </w:pict>
        </mc:Fallback>
      </mc:AlternateContent>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56CCD">
    <w:pPr>
      <w:pStyle w:val="25"/>
      <w:rPr>
        <w:rFonts w:ascii="Times New Roman" w:hAnsi="Times New Roman"/>
        <w:i/>
        <w:color w:val="FF0000"/>
        <w:sz w:val="20"/>
        <w:lang w:val="fi-FI"/>
      </w:rP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othicinspire">
    <w15:presenceInfo w15:providerId="WPS Office" w15:userId="34353381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55654"/>
    <w:rsid w:val="000D7C53"/>
    <w:rsid w:val="000F3E94"/>
    <w:rsid w:val="000F424B"/>
    <w:rsid w:val="001174A6"/>
    <w:rsid w:val="001337AC"/>
    <w:rsid w:val="00146FDE"/>
    <w:rsid w:val="00161925"/>
    <w:rsid w:val="00196D6E"/>
    <w:rsid w:val="001F49FA"/>
    <w:rsid w:val="00214FF2"/>
    <w:rsid w:val="002476E3"/>
    <w:rsid w:val="00362B06"/>
    <w:rsid w:val="00397A52"/>
    <w:rsid w:val="003F234D"/>
    <w:rsid w:val="003F40E4"/>
    <w:rsid w:val="003F7A9E"/>
    <w:rsid w:val="00462988"/>
    <w:rsid w:val="00475E20"/>
    <w:rsid w:val="004A0A1D"/>
    <w:rsid w:val="004B50F8"/>
    <w:rsid w:val="004E24DE"/>
    <w:rsid w:val="00502F05"/>
    <w:rsid w:val="00585E73"/>
    <w:rsid w:val="00594560"/>
    <w:rsid w:val="005E1B2B"/>
    <w:rsid w:val="005F47BC"/>
    <w:rsid w:val="006251A3"/>
    <w:rsid w:val="00673E74"/>
    <w:rsid w:val="0070516B"/>
    <w:rsid w:val="007077DF"/>
    <w:rsid w:val="007473B2"/>
    <w:rsid w:val="00751B4A"/>
    <w:rsid w:val="007526CD"/>
    <w:rsid w:val="00763467"/>
    <w:rsid w:val="007A092F"/>
    <w:rsid w:val="007A3AFF"/>
    <w:rsid w:val="007A67BA"/>
    <w:rsid w:val="008042D6"/>
    <w:rsid w:val="00821842"/>
    <w:rsid w:val="00865074"/>
    <w:rsid w:val="00885B4C"/>
    <w:rsid w:val="0089752F"/>
    <w:rsid w:val="008E1F35"/>
    <w:rsid w:val="00905905"/>
    <w:rsid w:val="009309B8"/>
    <w:rsid w:val="0096721A"/>
    <w:rsid w:val="009A2257"/>
    <w:rsid w:val="009E6F2A"/>
    <w:rsid w:val="00A0331E"/>
    <w:rsid w:val="00A21B66"/>
    <w:rsid w:val="00AB5153"/>
    <w:rsid w:val="00AF0FC7"/>
    <w:rsid w:val="00B8659F"/>
    <w:rsid w:val="00B943B7"/>
    <w:rsid w:val="00BF3A04"/>
    <w:rsid w:val="00CE64D6"/>
    <w:rsid w:val="00CF76AC"/>
    <w:rsid w:val="00D003BB"/>
    <w:rsid w:val="00D02066"/>
    <w:rsid w:val="00DA11C1"/>
    <w:rsid w:val="00DD1135"/>
    <w:rsid w:val="00DF4413"/>
    <w:rsid w:val="00E101D2"/>
    <w:rsid w:val="00E23CC4"/>
    <w:rsid w:val="00E351FF"/>
    <w:rsid w:val="00E43E26"/>
    <w:rsid w:val="00E84449"/>
    <w:rsid w:val="00F367FE"/>
    <w:rsid w:val="00F54814"/>
    <w:rsid w:val="00F658B4"/>
    <w:rsid w:val="00FB47D6"/>
    <w:rsid w:val="044F61FC"/>
    <w:rsid w:val="08315574"/>
    <w:rsid w:val="0C2F78A3"/>
    <w:rsid w:val="5369041E"/>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cs="Times New Roman" w:eastAsiaTheme="minorHAnsi"/>
      <w:sz w:val="22"/>
      <w:szCs w:val="22"/>
      <w:lang w:val="id-ID" w:eastAsia="en-US" w:bidi="ar-SA"/>
    </w:rPr>
  </w:style>
  <w:style w:type="paragraph" w:styleId="2">
    <w:name w:val="heading 1"/>
    <w:basedOn w:val="1"/>
    <w:next w:val="1"/>
    <w:link w:val="38"/>
    <w:qFormat/>
    <w:uiPriority w:val="0"/>
    <w:pPr>
      <w:keepNext/>
      <w:ind w:left="1800" w:hanging="1800"/>
      <w:jc w:val="both"/>
      <w:outlineLvl w:val="0"/>
    </w:pPr>
    <w:rPr>
      <w:rFonts w:ascii="Tahoma" w:hAnsi="Tahoma" w:eastAsia="Times New Roman"/>
      <w:b/>
      <w:sz w:val="24"/>
      <w:szCs w:val="24"/>
      <w:lang w:val="sv-SE"/>
    </w:rPr>
  </w:style>
  <w:style w:type="paragraph" w:styleId="3">
    <w:name w:val="heading 2"/>
    <w:basedOn w:val="1"/>
    <w:next w:val="1"/>
    <w:link w:val="39"/>
    <w:qFormat/>
    <w:uiPriority w:val="0"/>
    <w:pPr>
      <w:keepNext/>
      <w:spacing w:line="360" w:lineRule="auto"/>
      <w:ind w:left="810"/>
      <w:jc w:val="both"/>
      <w:outlineLvl w:val="1"/>
    </w:pPr>
    <w:rPr>
      <w:rFonts w:eastAsia="Times New Roman"/>
      <w:sz w:val="24"/>
      <w:szCs w:val="20"/>
      <w:lang w:val="en-US"/>
    </w:rPr>
  </w:style>
  <w:style w:type="paragraph" w:styleId="4">
    <w:name w:val="heading 3"/>
    <w:basedOn w:val="1"/>
    <w:next w:val="1"/>
    <w:link w:val="40"/>
    <w:qFormat/>
    <w:uiPriority w:val="0"/>
    <w:pPr>
      <w:keepNext/>
      <w:jc w:val="center"/>
      <w:outlineLvl w:val="2"/>
    </w:pPr>
    <w:rPr>
      <w:rFonts w:eastAsia="Times New Roman"/>
      <w:b/>
      <w:sz w:val="24"/>
      <w:szCs w:val="20"/>
      <w:lang w:val="en-US"/>
    </w:rPr>
  </w:style>
  <w:style w:type="paragraph" w:styleId="5">
    <w:name w:val="heading 4"/>
    <w:basedOn w:val="1"/>
    <w:next w:val="1"/>
    <w:link w:val="41"/>
    <w:qFormat/>
    <w:uiPriority w:val="0"/>
    <w:pPr>
      <w:keepNext/>
      <w:spacing w:line="360" w:lineRule="auto"/>
      <w:ind w:firstLine="540"/>
      <w:jc w:val="both"/>
      <w:outlineLvl w:val="3"/>
    </w:pPr>
    <w:rPr>
      <w:rFonts w:eastAsia="Times New Roman"/>
      <w:sz w:val="24"/>
      <w:szCs w:val="20"/>
      <w:lang w:val="en-US"/>
    </w:rPr>
  </w:style>
  <w:style w:type="paragraph" w:styleId="6">
    <w:name w:val="heading 5"/>
    <w:basedOn w:val="1"/>
    <w:next w:val="1"/>
    <w:link w:val="42"/>
    <w:qFormat/>
    <w:uiPriority w:val="0"/>
    <w:pPr>
      <w:keepNext/>
      <w:jc w:val="both"/>
      <w:outlineLvl w:val="4"/>
    </w:pPr>
    <w:rPr>
      <w:rFonts w:ascii="Tahoma" w:hAnsi="Tahoma" w:eastAsia="Times New Roman"/>
      <w:b/>
      <w:sz w:val="28"/>
      <w:szCs w:val="20"/>
      <w:lang w:val="en-US"/>
    </w:rPr>
  </w:style>
  <w:style w:type="paragraph" w:styleId="7">
    <w:name w:val="heading 6"/>
    <w:basedOn w:val="1"/>
    <w:next w:val="1"/>
    <w:link w:val="43"/>
    <w:qFormat/>
    <w:uiPriority w:val="0"/>
    <w:pPr>
      <w:keepNext/>
      <w:spacing w:line="360" w:lineRule="auto"/>
      <w:jc w:val="center"/>
      <w:outlineLvl w:val="5"/>
    </w:pPr>
    <w:rPr>
      <w:rFonts w:eastAsia="Times New Roman"/>
      <w:sz w:val="24"/>
      <w:szCs w:val="20"/>
      <w:lang w:val="en-US"/>
    </w:rPr>
  </w:style>
  <w:style w:type="paragraph" w:styleId="8">
    <w:name w:val="heading 7"/>
    <w:basedOn w:val="1"/>
    <w:next w:val="1"/>
    <w:link w:val="44"/>
    <w:qFormat/>
    <w:uiPriority w:val="0"/>
    <w:pPr>
      <w:keepNext/>
      <w:ind w:right="39" w:hanging="18"/>
      <w:jc w:val="center"/>
      <w:outlineLvl w:val="6"/>
    </w:pPr>
    <w:rPr>
      <w:rFonts w:eastAsia="Times New Roman"/>
      <w:sz w:val="24"/>
      <w:szCs w:val="20"/>
      <w:lang w:val="en-US"/>
    </w:rPr>
  </w:style>
  <w:style w:type="paragraph" w:styleId="9">
    <w:name w:val="heading 8"/>
    <w:basedOn w:val="1"/>
    <w:next w:val="1"/>
    <w:link w:val="45"/>
    <w:qFormat/>
    <w:uiPriority w:val="0"/>
    <w:pPr>
      <w:keepNext/>
      <w:spacing w:line="360" w:lineRule="auto"/>
      <w:jc w:val="center"/>
      <w:outlineLvl w:val="7"/>
    </w:pPr>
    <w:rPr>
      <w:rFonts w:eastAsia="Times New Roman"/>
      <w:b/>
      <w:sz w:val="24"/>
      <w:szCs w:val="20"/>
      <w:u w:val="single"/>
      <w:lang w:val="en-US"/>
    </w:rPr>
  </w:style>
  <w:style w:type="paragraph" w:styleId="10">
    <w:name w:val="heading 9"/>
    <w:basedOn w:val="1"/>
    <w:next w:val="1"/>
    <w:link w:val="46"/>
    <w:qFormat/>
    <w:uiPriority w:val="0"/>
    <w:pPr>
      <w:keepNext/>
      <w:spacing w:line="360" w:lineRule="auto"/>
      <w:ind w:left="360" w:hanging="360"/>
      <w:jc w:val="both"/>
      <w:outlineLvl w:val="8"/>
    </w:pPr>
    <w:rPr>
      <w:rFonts w:eastAsia="Times New Roman"/>
      <w:b/>
      <w:bCs/>
      <w:sz w:val="24"/>
      <w:szCs w:val="20"/>
      <w:lang w:val="en-US"/>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7"/>
    <w:unhideWhenUsed/>
    <w:qFormat/>
    <w:uiPriority w:val="0"/>
    <w:rPr>
      <w:rFonts w:ascii="Tahoma" w:hAnsi="Tahoma" w:cs="Tahoma"/>
      <w:sz w:val="16"/>
      <w:szCs w:val="16"/>
    </w:rPr>
  </w:style>
  <w:style w:type="paragraph" w:styleId="14">
    <w:name w:val="Body Text"/>
    <w:basedOn w:val="1"/>
    <w:link w:val="50"/>
    <w:qFormat/>
    <w:uiPriority w:val="0"/>
    <w:pPr>
      <w:spacing w:line="360" w:lineRule="auto"/>
      <w:jc w:val="both"/>
    </w:pPr>
    <w:rPr>
      <w:rFonts w:eastAsia="Times New Roman"/>
      <w:sz w:val="24"/>
      <w:szCs w:val="20"/>
      <w:lang w:val="en-US"/>
    </w:rPr>
  </w:style>
  <w:style w:type="paragraph" w:styleId="15">
    <w:name w:val="Body Text 2"/>
    <w:basedOn w:val="1"/>
    <w:link w:val="53"/>
    <w:qFormat/>
    <w:uiPriority w:val="0"/>
    <w:pPr>
      <w:spacing w:line="360" w:lineRule="auto"/>
      <w:ind w:left="540" w:hanging="540"/>
      <w:jc w:val="both"/>
    </w:pPr>
    <w:rPr>
      <w:rFonts w:eastAsia="Times New Roman"/>
      <w:sz w:val="24"/>
      <w:szCs w:val="20"/>
      <w:lang w:val="en-US"/>
    </w:rPr>
  </w:style>
  <w:style w:type="paragraph" w:styleId="16">
    <w:name w:val="Body Text 3"/>
    <w:basedOn w:val="1"/>
    <w:link w:val="54"/>
    <w:qFormat/>
    <w:uiPriority w:val="0"/>
    <w:pPr>
      <w:spacing w:line="360" w:lineRule="auto"/>
      <w:jc w:val="both"/>
    </w:pPr>
    <w:rPr>
      <w:rFonts w:eastAsia="Times New Roman"/>
      <w:sz w:val="24"/>
      <w:szCs w:val="20"/>
      <w:lang w:val="en-US"/>
    </w:rPr>
  </w:style>
  <w:style w:type="paragraph" w:styleId="17">
    <w:name w:val="Body Text Indent"/>
    <w:basedOn w:val="1"/>
    <w:link w:val="51"/>
    <w:qFormat/>
    <w:uiPriority w:val="0"/>
    <w:pPr>
      <w:spacing w:line="360" w:lineRule="auto"/>
      <w:ind w:left="810"/>
      <w:jc w:val="both"/>
    </w:pPr>
    <w:rPr>
      <w:rFonts w:eastAsia="Times New Roman"/>
      <w:sz w:val="24"/>
      <w:szCs w:val="20"/>
      <w:lang w:val="en-US"/>
    </w:rPr>
  </w:style>
  <w:style w:type="paragraph" w:styleId="18">
    <w:name w:val="Body Text Indent 2"/>
    <w:basedOn w:val="1"/>
    <w:link w:val="55"/>
    <w:qFormat/>
    <w:uiPriority w:val="0"/>
    <w:pPr>
      <w:spacing w:line="360" w:lineRule="auto"/>
      <w:ind w:left="720"/>
      <w:jc w:val="both"/>
    </w:pPr>
    <w:rPr>
      <w:rFonts w:eastAsia="Times New Roman"/>
      <w:sz w:val="24"/>
      <w:szCs w:val="20"/>
      <w:lang w:val="en-US"/>
    </w:rPr>
  </w:style>
  <w:style w:type="paragraph" w:styleId="19">
    <w:name w:val="Body Text Indent 3"/>
    <w:basedOn w:val="1"/>
    <w:link w:val="56"/>
    <w:qFormat/>
    <w:uiPriority w:val="0"/>
    <w:pPr>
      <w:spacing w:line="360" w:lineRule="auto"/>
      <w:ind w:left="450" w:hanging="450"/>
      <w:jc w:val="both"/>
    </w:pPr>
    <w:rPr>
      <w:rFonts w:eastAsia="Times New Roman"/>
      <w:sz w:val="24"/>
      <w:szCs w:val="20"/>
      <w:lang w:val="en-US"/>
    </w:rPr>
  </w:style>
  <w:style w:type="character" w:styleId="20">
    <w:name w:val="annotation reference"/>
    <w:basedOn w:val="11"/>
    <w:qFormat/>
    <w:uiPriority w:val="99"/>
    <w:rPr>
      <w:rFonts w:cs="Times New Roman"/>
      <w:sz w:val="16"/>
      <w:szCs w:val="16"/>
    </w:rPr>
  </w:style>
  <w:style w:type="paragraph" w:styleId="21">
    <w:name w:val="annotation text"/>
    <w:basedOn w:val="1"/>
    <w:link w:val="78"/>
    <w:qFormat/>
    <w:uiPriority w:val="99"/>
    <w:rPr>
      <w:rFonts w:ascii="Times New Roman" w:hAnsi="Times New Roman" w:eastAsia="Times New Roman"/>
      <w:sz w:val="20"/>
      <w:szCs w:val="20"/>
      <w:lang w:val="en-US"/>
    </w:rPr>
  </w:style>
  <w:style w:type="paragraph" w:styleId="22">
    <w:name w:val="annotation subject"/>
    <w:basedOn w:val="21"/>
    <w:next w:val="21"/>
    <w:link w:val="80"/>
    <w:semiHidden/>
    <w:unhideWhenUsed/>
    <w:qFormat/>
    <w:uiPriority w:val="99"/>
    <w:rPr>
      <w:rFonts w:ascii="Arial" w:hAnsi="Arial" w:eastAsiaTheme="minorHAnsi"/>
      <w:b/>
      <w:bCs/>
      <w:lang w:val="id-ID"/>
    </w:rPr>
  </w:style>
  <w:style w:type="character" w:styleId="23">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24">
    <w:name w:val="footer"/>
    <w:basedOn w:val="1"/>
    <w:link w:val="48"/>
    <w:qFormat/>
    <w:uiPriority w:val="99"/>
    <w:pPr>
      <w:tabs>
        <w:tab w:val="center" w:pos="4320"/>
        <w:tab w:val="right" w:pos="8640"/>
      </w:tabs>
      <w:jc w:val="both"/>
    </w:pPr>
    <w:rPr>
      <w:rFonts w:eastAsia="Times New Roman"/>
      <w:szCs w:val="20"/>
      <w:lang w:val="en-US"/>
    </w:rPr>
  </w:style>
  <w:style w:type="paragraph" w:styleId="25">
    <w:name w:val="header"/>
    <w:basedOn w:val="1"/>
    <w:link w:val="47"/>
    <w:qFormat/>
    <w:uiPriority w:val="99"/>
    <w:pPr>
      <w:tabs>
        <w:tab w:val="center" w:pos="4320"/>
        <w:tab w:val="right" w:pos="8640"/>
      </w:tabs>
      <w:jc w:val="both"/>
    </w:pPr>
    <w:rPr>
      <w:rFonts w:eastAsia="Times New Roman"/>
      <w:szCs w:val="20"/>
      <w:lang w:val="en-US"/>
    </w:rPr>
  </w:style>
  <w:style w:type="character" w:styleId="26">
    <w:name w:val="Hyperlink"/>
    <w:qFormat/>
    <w:uiPriority w:val="99"/>
    <w:rPr>
      <w:color w:val="0000FF"/>
      <w:u w:val="single"/>
    </w:rPr>
  </w:style>
  <w:style w:type="paragraph" w:styleId="27">
    <w:name w:val="Normal (Web)"/>
    <w:basedOn w:val="1"/>
    <w:semiHidden/>
    <w:unhideWhenUsed/>
    <w:qFormat/>
    <w:uiPriority w:val="99"/>
    <w:pPr>
      <w:spacing w:before="100" w:beforeAutospacing="1" w:after="100" w:afterAutospacing="1"/>
    </w:pPr>
    <w:rPr>
      <w:rFonts w:ascii="Times New Roman" w:hAnsi="Times New Roman" w:eastAsiaTheme="minorEastAsia"/>
      <w:sz w:val="24"/>
      <w:szCs w:val="24"/>
      <w:lang w:eastAsia="id-ID"/>
    </w:rPr>
  </w:style>
  <w:style w:type="character" w:styleId="28">
    <w:name w:val="page number"/>
    <w:basedOn w:val="11"/>
    <w:qFormat/>
    <w:uiPriority w:val="99"/>
  </w:style>
  <w:style w:type="paragraph" w:styleId="29">
    <w:name w:val="Subtitle"/>
    <w:basedOn w:val="1"/>
    <w:next w:val="1"/>
    <w:link w:val="52"/>
    <w:qFormat/>
    <w:uiPriority w:val="11"/>
    <w:pPr>
      <w:spacing w:after="200" w:line="276" w:lineRule="auto"/>
    </w:pPr>
    <w:rPr>
      <w:rFonts w:ascii="Cambria" w:hAnsi="Cambria" w:eastAsia="Times New Roman"/>
      <w:i/>
      <w:iCs/>
      <w:color w:val="4F81BD"/>
      <w:spacing w:val="15"/>
      <w:sz w:val="24"/>
      <w:szCs w:val="24"/>
      <w:lang w:val="en-US" w:eastAsia="ja-JP"/>
    </w:rPr>
  </w:style>
  <w:style w:type="table" w:styleId="30">
    <w:name w:val="Table Grid"/>
    <w:basedOn w:val="12"/>
    <w:qFormat/>
    <w:uiPriority w:val="59"/>
    <w:rPr>
      <w:rFonts w:ascii="Calibri" w:hAnsi="Calibri" w:eastAsia="Calibri"/>
      <w:sz w:val="20"/>
      <w:szCs w:val="20"/>
      <w:lang w:eastAsia="id-ID"/>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31">
    <w:name w:val="Title"/>
    <w:basedOn w:val="1"/>
    <w:link w:val="49"/>
    <w:qFormat/>
    <w:uiPriority w:val="10"/>
    <w:pPr>
      <w:jc w:val="center"/>
    </w:pPr>
    <w:rPr>
      <w:rFonts w:eastAsia="Times New Roman"/>
      <w:b/>
      <w:sz w:val="26"/>
      <w:szCs w:val="20"/>
      <w:lang w:val="en-US"/>
    </w:rPr>
  </w:style>
  <w:style w:type="paragraph" w:styleId="32">
    <w:name w:val="toc 1"/>
    <w:basedOn w:val="1"/>
    <w:next w:val="1"/>
    <w:uiPriority w:val="39"/>
    <w:pPr>
      <w:tabs>
        <w:tab w:val="right" w:leader="underscore" w:pos="13944"/>
      </w:tabs>
      <w:spacing w:before="120"/>
    </w:pPr>
    <w:rPr>
      <w:rFonts w:eastAsia="Times New Roman"/>
      <w:bCs/>
      <w:iCs/>
      <w:sz w:val="24"/>
      <w:szCs w:val="28"/>
      <w:lang w:val="en-US"/>
    </w:rPr>
  </w:style>
  <w:style w:type="paragraph" w:styleId="33">
    <w:name w:val="toc 2"/>
    <w:basedOn w:val="1"/>
    <w:next w:val="1"/>
    <w:autoRedefine/>
    <w:uiPriority w:val="0"/>
    <w:pPr>
      <w:tabs>
        <w:tab w:val="right" w:leader="underscore" w:pos="13944"/>
      </w:tabs>
      <w:spacing w:before="120"/>
      <w:ind w:left="200"/>
    </w:pPr>
    <w:rPr>
      <w:rFonts w:eastAsia="Times New Roman" w:cs="Arial"/>
      <w:b/>
      <w:sz w:val="20"/>
      <w:szCs w:val="26"/>
      <w:lang w:val="en-US"/>
    </w:rPr>
  </w:style>
  <w:style w:type="table" w:styleId="34">
    <w:name w:val="Light Shading"/>
    <w:basedOn w:val="12"/>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paragraph" w:customStyle="1" w:styleId="35">
    <w:name w:val="Default"/>
    <w:uiPriority w:val="0"/>
    <w:pPr>
      <w:autoSpaceDE w:val="0"/>
      <w:autoSpaceDN w:val="0"/>
      <w:adjustRightInd w:val="0"/>
    </w:pPr>
    <w:rPr>
      <w:rFonts w:ascii="Arial" w:hAnsi="Arial" w:eastAsia="Calibri" w:cs="Arial"/>
      <w:color w:val="000000"/>
      <w:sz w:val="24"/>
      <w:szCs w:val="24"/>
      <w:lang w:val="id-ID" w:eastAsia="en-US" w:bidi="ar-SA"/>
    </w:rPr>
  </w:style>
  <w:style w:type="paragraph" w:customStyle="1" w:styleId="36">
    <w:name w:val="yiv1632080103msonormal"/>
    <w:basedOn w:val="1"/>
    <w:uiPriority w:val="0"/>
    <w:pPr>
      <w:spacing w:before="100" w:beforeAutospacing="1" w:after="100" w:afterAutospacing="1"/>
    </w:pPr>
    <w:rPr>
      <w:rFonts w:ascii="Times New Roman" w:hAnsi="Times New Roman" w:eastAsia="Times New Roman"/>
      <w:sz w:val="24"/>
      <w:szCs w:val="24"/>
      <w:lang w:val="en-US"/>
    </w:rPr>
  </w:style>
  <w:style w:type="character" w:customStyle="1" w:styleId="37">
    <w:name w:val="st"/>
    <w:basedOn w:val="11"/>
    <w:uiPriority w:val="0"/>
  </w:style>
  <w:style w:type="character" w:customStyle="1" w:styleId="38">
    <w:name w:val="Heading 1 Char"/>
    <w:link w:val="2"/>
    <w:uiPriority w:val="0"/>
    <w:rPr>
      <w:rFonts w:ascii="Tahoma" w:hAnsi="Tahoma" w:eastAsia="Times New Roman" w:cs="Times New Roman"/>
      <w:b/>
      <w:sz w:val="24"/>
      <w:szCs w:val="24"/>
      <w:lang w:val="sv-SE"/>
    </w:rPr>
  </w:style>
  <w:style w:type="character" w:customStyle="1" w:styleId="39">
    <w:name w:val="Heading 2 Char"/>
    <w:link w:val="3"/>
    <w:uiPriority w:val="0"/>
    <w:rPr>
      <w:rFonts w:ascii="Arial" w:hAnsi="Arial" w:eastAsia="Times New Roman" w:cs="Times New Roman"/>
      <w:sz w:val="24"/>
      <w:szCs w:val="20"/>
      <w:lang w:val="en-US"/>
    </w:rPr>
  </w:style>
  <w:style w:type="character" w:customStyle="1" w:styleId="40">
    <w:name w:val="Heading 3 Char"/>
    <w:link w:val="4"/>
    <w:uiPriority w:val="0"/>
    <w:rPr>
      <w:rFonts w:ascii="Arial" w:hAnsi="Arial" w:eastAsia="Times New Roman" w:cs="Times New Roman"/>
      <w:b/>
      <w:sz w:val="24"/>
      <w:szCs w:val="20"/>
      <w:lang w:val="en-US"/>
    </w:rPr>
  </w:style>
  <w:style w:type="character" w:customStyle="1" w:styleId="41">
    <w:name w:val="Heading 4 Char"/>
    <w:link w:val="5"/>
    <w:uiPriority w:val="0"/>
    <w:rPr>
      <w:rFonts w:ascii="Arial" w:hAnsi="Arial" w:eastAsia="Times New Roman" w:cs="Times New Roman"/>
      <w:sz w:val="24"/>
      <w:szCs w:val="20"/>
      <w:lang w:val="en-US"/>
    </w:rPr>
  </w:style>
  <w:style w:type="character" w:customStyle="1" w:styleId="42">
    <w:name w:val="Heading 5 Char"/>
    <w:link w:val="6"/>
    <w:uiPriority w:val="0"/>
    <w:rPr>
      <w:rFonts w:ascii="Tahoma" w:hAnsi="Tahoma" w:eastAsia="Times New Roman" w:cs="Times New Roman"/>
      <w:b/>
      <w:sz w:val="28"/>
      <w:szCs w:val="20"/>
      <w:lang w:val="en-US"/>
    </w:rPr>
  </w:style>
  <w:style w:type="character" w:customStyle="1" w:styleId="43">
    <w:name w:val="Heading 6 Char"/>
    <w:link w:val="7"/>
    <w:uiPriority w:val="0"/>
    <w:rPr>
      <w:rFonts w:ascii="Arial" w:hAnsi="Arial" w:eastAsia="Times New Roman" w:cs="Times New Roman"/>
      <w:sz w:val="24"/>
      <w:szCs w:val="20"/>
      <w:lang w:val="en-US"/>
    </w:rPr>
  </w:style>
  <w:style w:type="character" w:customStyle="1" w:styleId="44">
    <w:name w:val="Heading 7 Char"/>
    <w:link w:val="8"/>
    <w:uiPriority w:val="0"/>
    <w:rPr>
      <w:rFonts w:ascii="Arial" w:hAnsi="Arial" w:eastAsia="Times New Roman" w:cs="Times New Roman"/>
      <w:sz w:val="24"/>
      <w:szCs w:val="20"/>
      <w:lang w:val="en-US"/>
    </w:rPr>
  </w:style>
  <w:style w:type="character" w:customStyle="1" w:styleId="45">
    <w:name w:val="Heading 8 Char"/>
    <w:link w:val="9"/>
    <w:uiPriority w:val="0"/>
    <w:rPr>
      <w:rFonts w:ascii="Arial" w:hAnsi="Arial" w:eastAsia="Times New Roman" w:cs="Times New Roman"/>
      <w:b/>
      <w:sz w:val="24"/>
      <w:szCs w:val="20"/>
      <w:u w:val="single"/>
      <w:lang w:val="en-US"/>
    </w:rPr>
  </w:style>
  <w:style w:type="character" w:customStyle="1" w:styleId="46">
    <w:name w:val="Heading 9 Char"/>
    <w:link w:val="10"/>
    <w:uiPriority w:val="0"/>
    <w:rPr>
      <w:rFonts w:ascii="Arial" w:hAnsi="Arial" w:eastAsia="Times New Roman" w:cs="Times New Roman"/>
      <w:b/>
      <w:bCs/>
      <w:sz w:val="24"/>
      <w:szCs w:val="20"/>
      <w:lang w:val="en-US"/>
    </w:rPr>
  </w:style>
  <w:style w:type="character" w:customStyle="1" w:styleId="47">
    <w:name w:val="Header Char"/>
    <w:link w:val="25"/>
    <w:uiPriority w:val="99"/>
    <w:rPr>
      <w:rFonts w:ascii="Arial" w:hAnsi="Arial" w:eastAsia="Times New Roman" w:cs="Times New Roman"/>
      <w:szCs w:val="20"/>
      <w:lang w:val="en-US"/>
    </w:rPr>
  </w:style>
  <w:style w:type="character" w:customStyle="1" w:styleId="48">
    <w:name w:val="Footer Char"/>
    <w:link w:val="24"/>
    <w:uiPriority w:val="99"/>
    <w:rPr>
      <w:rFonts w:ascii="Arial" w:hAnsi="Arial" w:eastAsia="Times New Roman" w:cs="Times New Roman"/>
      <w:szCs w:val="20"/>
      <w:lang w:val="en-US"/>
    </w:rPr>
  </w:style>
  <w:style w:type="character" w:customStyle="1" w:styleId="49">
    <w:name w:val="Title Char"/>
    <w:link w:val="31"/>
    <w:uiPriority w:val="10"/>
    <w:rPr>
      <w:rFonts w:ascii="Arial" w:hAnsi="Arial" w:eastAsia="Times New Roman" w:cs="Times New Roman"/>
      <w:b/>
      <w:sz w:val="26"/>
      <w:szCs w:val="20"/>
      <w:lang w:val="en-US"/>
    </w:rPr>
  </w:style>
  <w:style w:type="character" w:customStyle="1" w:styleId="50">
    <w:name w:val="Body Text Char"/>
    <w:link w:val="14"/>
    <w:uiPriority w:val="0"/>
    <w:rPr>
      <w:rFonts w:ascii="Arial" w:hAnsi="Arial" w:eastAsia="Times New Roman" w:cs="Times New Roman"/>
      <w:sz w:val="24"/>
      <w:szCs w:val="20"/>
      <w:lang w:val="en-US"/>
    </w:rPr>
  </w:style>
  <w:style w:type="character" w:customStyle="1" w:styleId="51">
    <w:name w:val="Body Text Indent Char"/>
    <w:link w:val="17"/>
    <w:qFormat/>
    <w:uiPriority w:val="0"/>
    <w:rPr>
      <w:rFonts w:ascii="Arial" w:hAnsi="Arial" w:eastAsia="Times New Roman" w:cs="Times New Roman"/>
      <w:sz w:val="24"/>
      <w:szCs w:val="20"/>
      <w:lang w:val="en-US"/>
    </w:rPr>
  </w:style>
  <w:style w:type="character" w:customStyle="1" w:styleId="52">
    <w:name w:val="Subtitle Char"/>
    <w:link w:val="29"/>
    <w:uiPriority w:val="11"/>
    <w:rPr>
      <w:rFonts w:ascii="Cambria" w:hAnsi="Cambria" w:eastAsia="Times New Roman" w:cs="Times New Roman"/>
      <w:i/>
      <w:iCs/>
      <w:color w:val="4F81BD"/>
      <w:spacing w:val="15"/>
      <w:sz w:val="24"/>
      <w:szCs w:val="24"/>
      <w:lang w:val="en-US" w:eastAsia="ja-JP"/>
    </w:rPr>
  </w:style>
  <w:style w:type="character" w:customStyle="1" w:styleId="53">
    <w:name w:val="Body Text 2 Char"/>
    <w:link w:val="15"/>
    <w:uiPriority w:val="0"/>
    <w:rPr>
      <w:rFonts w:ascii="Arial" w:hAnsi="Arial" w:eastAsia="Times New Roman" w:cs="Times New Roman"/>
      <w:sz w:val="24"/>
      <w:szCs w:val="20"/>
      <w:lang w:val="en-US"/>
    </w:rPr>
  </w:style>
  <w:style w:type="character" w:customStyle="1" w:styleId="54">
    <w:name w:val="Body Text 3 Char"/>
    <w:link w:val="16"/>
    <w:uiPriority w:val="0"/>
    <w:rPr>
      <w:rFonts w:ascii="Arial" w:hAnsi="Arial" w:eastAsia="Times New Roman" w:cs="Times New Roman"/>
      <w:sz w:val="24"/>
      <w:szCs w:val="20"/>
      <w:lang w:val="en-US"/>
    </w:rPr>
  </w:style>
  <w:style w:type="character" w:customStyle="1" w:styleId="55">
    <w:name w:val="Body Text Indent 2 Char"/>
    <w:link w:val="18"/>
    <w:qFormat/>
    <w:uiPriority w:val="0"/>
    <w:rPr>
      <w:rFonts w:ascii="Arial" w:hAnsi="Arial" w:eastAsia="Times New Roman" w:cs="Times New Roman"/>
      <w:sz w:val="24"/>
      <w:szCs w:val="20"/>
      <w:lang w:val="en-US"/>
    </w:rPr>
  </w:style>
  <w:style w:type="character" w:customStyle="1" w:styleId="56">
    <w:name w:val="Body Text Indent 3 Char"/>
    <w:link w:val="19"/>
    <w:uiPriority w:val="0"/>
    <w:rPr>
      <w:rFonts w:ascii="Arial" w:hAnsi="Arial" w:eastAsia="Times New Roman" w:cs="Times New Roman"/>
      <w:sz w:val="24"/>
      <w:szCs w:val="20"/>
      <w:lang w:val="en-US"/>
    </w:rPr>
  </w:style>
  <w:style w:type="character" w:customStyle="1" w:styleId="57">
    <w:name w:val="Balloon Text Char"/>
    <w:link w:val="13"/>
    <w:qFormat/>
    <w:uiPriority w:val="0"/>
    <w:rPr>
      <w:rFonts w:ascii="Tahoma" w:hAnsi="Tahoma" w:eastAsia="Calibri" w:cs="Tahoma"/>
      <w:sz w:val="16"/>
      <w:szCs w:val="16"/>
    </w:rPr>
  </w:style>
  <w:style w:type="paragraph" w:styleId="58">
    <w:name w:val="No Spacing"/>
    <w:link w:val="59"/>
    <w:qFormat/>
    <w:uiPriority w:val="1"/>
    <w:rPr>
      <w:rFonts w:ascii="Calibri" w:hAnsi="Calibri" w:eastAsia="Times New Roman" w:cs="Times New Roman"/>
      <w:sz w:val="22"/>
      <w:szCs w:val="22"/>
      <w:lang w:val="en-US" w:eastAsia="en-US" w:bidi="ar-SA"/>
    </w:rPr>
  </w:style>
  <w:style w:type="character" w:customStyle="1" w:styleId="59">
    <w:name w:val="No Spacing Char"/>
    <w:link w:val="58"/>
    <w:qFormat/>
    <w:uiPriority w:val="1"/>
    <w:rPr>
      <w:rFonts w:ascii="Calibri" w:hAnsi="Calibri" w:eastAsia="Times New Roman" w:cs="Times New Roman"/>
      <w:lang w:val="en-US"/>
    </w:rPr>
  </w:style>
  <w:style w:type="paragraph" w:styleId="60">
    <w:name w:val="List Paragraph"/>
    <w:basedOn w:val="1"/>
    <w:link w:val="81"/>
    <w:qFormat/>
    <w:uiPriority w:val="34"/>
    <w:pPr>
      <w:ind w:left="720"/>
      <w:contextualSpacing/>
    </w:pPr>
    <w:rPr>
      <w:rFonts w:ascii="Times New Roman" w:hAnsi="Times New Roman" w:eastAsia="Times New Roman"/>
      <w:sz w:val="24"/>
      <w:szCs w:val="24"/>
      <w:lang w:val="en-US"/>
    </w:rPr>
  </w:style>
  <w:style w:type="paragraph" w:customStyle="1" w:styleId="61">
    <w:name w:val="TOC Heading"/>
    <w:basedOn w:val="2"/>
    <w:next w:val="1"/>
    <w:unhideWhenUsed/>
    <w:qFormat/>
    <w:uiPriority w:val="39"/>
    <w:pPr>
      <w:keepLines/>
      <w:spacing w:before="240" w:line="259" w:lineRule="auto"/>
      <w:ind w:left="0" w:firstLine="0"/>
      <w:jc w:val="left"/>
      <w:outlineLvl w:val="9"/>
    </w:pPr>
    <w:rPr>
      <w:rFonts w:asciiTheme="majorHAnsi" w:hAnsiTheme="majorHAnsi" w:eastAsiaTheme="majorEastAsia" w:cstheme="majorBidi"/>
      <w:b w:val="0"/>
      <w:color w:val="2E75B6" w:themeColor="accent1" w:themeShade="BF"/>
      <w:sz w:val="32"/>
      <w:szCs w:val="32"/>
      <w:lang w:val="en-US"/>
    </w:rPr>
  </w:style>
  <w:style w:type="paragraph" w:customStyle="1" w:styleId="62">
    <w:name w:val="E-JOURNAL_Title English"/>
    <w:basedOn w:val="1"/>
    <w:qFormat/>
    <w:uiPriority w:val="0"/>
    <w:pPr>
      <w:jc w:val="center"/>
    </w:pPr>
    <w:rPr>
      <w:rFonts w:ascii="Times New Roman" w:hAnsi="Times New Roman" w:eastAsia="Times New Roman"/>
      <w:b/>
      <w:i/>
      <w:szCs w:val="24"/>
    </w:rPr>
  </w:style>
  <w:style w:type="paragraph" w:customStyle="1" w:styleId="63">
    <w:name w:val="E-JOURNAL_Author"/>
    <w:basedOn w:val="1"/>
    <w:qFormat/>
    <w:uiPriority w:val="0"/>
    <w:pPr>
      <w:jc w:val="center"/>
    </w:pPr>
    <w:rPr>
      <w:rFonts w:ascii="Times New Roman" w:hAnsi="Times New Roman" w:eastAsia="Times New Roman"/>
    </w:rPr>
  </w:style>
  <w:style w:type="paragraph" w:customStyle="1" w:styleId="64">
    <w:name w:val="E-JOURNAL_AbstrakTitle"/>
    <w:basedOn w:val="1"/>
    <w:qFormat/>
    <w:uiPriority w:val="0"/>
    <w:pPr>
      <w:spacing w:before="120" w:after="120"/>
      <w:jc w:val="center"/>
    </w:pPr>
    <w:rPr>
      <w:rFonts w:ascii="Times New Roman" w:hAnsi="Times New Roman" w:eastAsia="Times New Roman"/>
      <w:b/>
      <w:szCs w:val="24"/>
    </w:rPr>
  </w:style>
  <w:style w:type="paragraph" w:customStyle="1" w:styleId="65">
    <w:name w:val="E-JOURNAL_Title"/>
    <w:basedOn w:val="1"/>
    <w:qFormat/>
    <w:uiPriority w:val="0"/>
    <w:pPr>
      <w:ind w:firstLine="567"/>
      <w:jc w:val="center"/>
    </w:pPr>
    <w:rPr>
      <w:rFonts w:ascii="Times New Roman" w:hAnsi="Times New Roman" w:eastAsia="Times New Roman"/>
      <w:b/>
    </w:rPr>
  </w:style>
  <w:style w:type="paragraph" w:customStyle="1" w:styleId="66">
    <w:name w:val="E-JOURNAL_AbstractBody"/>
    <w:basedOn w:val="65"/>
    <w:qFormat/>
    <w:uiPriority w:val="0"/>
    <w:pPr>
      <w:jc w:val="both"/>
    </w:pPr>
    <w:rPr>
      <w:b w:val="0"/>
    </w:rPr>
  </w:style>
  <w:style w:type="paragraph" w:customStyle="1" w:styleId="67">
    <w:name w:val="E-JOURNAL_AbstractBodyEnglish"/>
    <w:basedOn w:val="1"/>
    <w:qFormat/>
    <w:uiPriority w:val="0"/>
    <w:pPr>
      <w:ind w:firstLine="567"/>
      <w:jc w:val="both"/>
    </w:pPr>
    <w:rPr>
      <w:rFonts w:ascii="Times New Roman" w:hAnsi="Times New Roman" w:eastAsia="Times New Roman"/>
      <w:i/>
    </w:rPr>
  </w:style>
  <w:style w:type="paragraph" w:customStyle="1" w:styleId="68">
    <w:name w:val="E-JOURNAL_Heading 1"/>
    <w:basedOn w:val="1"/>
    <w:qFormat/>
    <w:uiPriority w:val="0"/>
    <w:pPr>
      <w:spacing w:before="120" w:after="120"/>
    </w:pPr>
    <w:rPr>
      <w:rFonts w:ascii="Times New Roman" w:hAnsi="Times New Roman" w:eastAsia="Times New Roman"/>
      <w:b/>
      <w:lang w:val="en-US"/>
    </w:rPr>
  </w:style>
  <w:style w:type="paragraph" w:customStyle="1" w:styleId="69">
    <w:name w:val="E-JOURNAL_Body"/>
    <w:basedOn w:val="1"/>
    <w:qFormat/>
    <w:uiPriority w:val="0"/>
    <w:pPr>
      <w:ind w:firstLine="567"/>
      <w:jc w:val="both"/>
    </w:pPr>
    <w:rPr>
      <w:rFonts w:ascii="Times New Roman" w:hAnsi="Times New Roman" w:eastAsia="Times New Roman"/>
      <w:szCs w:val="24"/>
    </w:rPr>
  </w:style>
  <w:style w:type="paragraph" w:customStyle="1" w:styleId="70">
    <w:name w:val="E-JOURNAL_TableCaption"/>
    <w:basedOn w:val="1"/>
    <w:autoRedefine/>
    <w:qFormat/>
    <w:uiPriority w:val="0"/>
    <w:pPr>
      <w:ind w:left="851" w:hanging="851"/>
      <w:contextualSpacing/>
    </w:pPr>
    <w:rPr>
      <w:rFonts w:ascii="Times New Roman" w:hAnsi="Times New Roman" w:eastAsia="Times New Roman"/>
      <w:szCs w:val="24"/>
    </w:rPr>
  </w:style>
  <w:style w:type="paragraph" w:customStyle="1" w:styleId="71">
    <w:name w:val="E-JOURNAL_Table"/>
    <w:basedOn w:val="1"/>
    <w:qFormat/>
    <w:uiPriority w:val="0"/>
    <w:pPr>
      <w:spacing w:line="240" w:lineRule="atLeast"/>
      <w:jc w:val="center"/>
    </w:pPr>
    <w:rPr>
      <w:rFonts w:ascii="Times New Roman" w:hAnsi="Times New Roman" w:eastAsia="Times New Roman"/>
      <w:szCs w:val="24"/>
    </w:rPr>
  </w:style>
  <w:style w:type="paragraph" w:customStyle="1" w:styleId="72">
    <w:name w:val="E-JOURNAL_Picture Capture"/>
    <w:basedOn w:val="1"/>
    <w:autoRedefine/>
    <w:qFormat/>
    <w:uiPriority w:val="0"/>
    <w:pPr>
      <w:ind w:left="993" w:hanging="993"/>
    </w:pPr>
    <w:rPr>
      <w:rFonts w:ascii="Times New Roman" w:hAnsi="Times New Roman" w:eastAsia="Times New Roman"/>
      <w:b/>
      <w:color w:val="000000"/>
      <w:sz w:val="20"/>
      <w:szCs w:val="24"/>
    </w:rPr>
  </w:style>
  <w:style w:type="paragraph" w:customStyle="1" w:styleId="73">
    <w:name w:val="E-JOURNAL_Daftar Pustaka"/>
    <w:basedOn w:val="1"/>
    <w:qFormat/>
    <w:uiPriority w:val="0"/>
    <w:pPr>
      <w:spacing w:before="240" w:line="240" w:lineRule="atLeast"/>
      <w:ind w:left="720" w:hanging="720"/>
      <w:jc w:val="both"/>
    </w:pPr>
    <w:rPr>
      <w:rFonts w:ascii="Times New Roman" w:hAnsi="Times New Roman" w:eastAsia="Times New Roman"/>
      <w:color w:val="000000"/>
    </w:rPr>
  </w:style>
  <w:style w:type="paragraph" w:customStyle="1" w:styleId="74">
    <w:name w:val="E-JOURNAL_AbstrakKeywords"/>
    <w:basedOn w:val="67"/>
    <w:qFormat/>
    <w:uiPriority w:val="0"/>
    <w:pPr>
      <w:spacing w:before="240" w:after="240"/>
      <w:ind w:firstLine="0"/>
    </w:pPr>
  </w:style>
  <w:style w:type="paragraph" w:customStyle="1" w:styleId="75">
    <w:name w:val="Style E-Journal_Keywords + Not Italic"/>
    <w:basedOn w:val="74"/>
    <w:qFormat/>
    <w:uiPriority w:val="0"/>
    <w:pPr>
      <w:spacing w:before="120" w:after="120"/>
    </w:pPr>
    <w:rPr>
      <w:i w:val="0"/>
    </w:rPr>
  </w:style>
  <w:style w:type="paragraph" w:customStyle="1" w:styleId="76">
    <w:name w:val="E-JOURNAL_TitleAbstractEnglish"/>
    <w:basedOn w:val="1"/>
    <w:autoRedefine/>
    <w:qFormat/>
    <w:uiPriority w:val="0"/>
    <w:pPr>
      <w:spacing w:before="120" w:after="120"/>
      <w:jc w:val="center"/>
    </w:pPr>
    <w:rPr>
      <w:rFonts w:ascii="Times New Roman" w:hAnsi="Times New Roman" w:eastAsia="Times New Roman"/>
      <w:b/>
      <w:bCs/>
      <w:i/>
      <w:iCs/>
      <w:szCs w:val="20"/>
    </w:rPr>
  </w:style>
  <w:style w:type="paragraph" w:customStyle="1" w:styleId="77">
    <w:name w:val="E-JOURNAL_Picture"/>
    <w:basedOn w:val="71"/>
    <w:qFormat/>
    <w:uiPriority w:val="0"/>
    <w:rPr>
      <w:szCs w:val="22"/>
    </w:rPr>
  </w:style>
  <w:style w:type="character" w:customStyle="1" w:styleId="78">
    <w:name w:val="Comment Text Char"/>
    <w:basedOn w:val="11"/>
    <w:link w:val="21"/>
    <w:qFormat/>
    <w:uiPriority w:val="99"/>
    <w:rPr>
      <w:rFonts w:ascii="Times New Roman" w:hAnsi="Times New Roman" w:eastAsia="Times New Roman"/>
      <w:sz w:val="20"/>
      <w:szCs w:val="20"/>
      <w:lang w:val="en-US"/>
    </w:rPr>
  </w:style>
  <w:style w:type="character" w:customStyle="1" w:styleId="79">
    <w:name w:val="hps"/>
    <w:basedOn w:val="11"/>
    <w:qFormat/>
    <w:uiPriority w:val="0"/>
  </w:style>
  <w:style w:type="character" w:customStyle="1" w:styleId="80">
    <w:name w:val="Comment Subject Char"/>
    <w:basedOn w:val="78"/>
    <w:link w:val="22"/>
    <w:semiHidden/>
    <w:qFormat/>
    <w:uiPriority w:val="99"/>
    <w:rPr>
      <w:rFonts w:ascii="Times New Roman" w:hAnsi="Times New Roman" w:eastAsia="Times New Roman"/>
      <w:b/>
      <w:bCs/>
      <w:sz w:val="20"/>
      <w:szCs w:val="20"/>
      <w:lang w:val="en-US"/>
    </w:rPr>
  </w:style>
  <w:style w:type="character" w:customStyle="1" w:styleId="81">
    <w:name w:val="List Paragraph Char"/>
    <w:link w:val="60"/>
    <w:qFormat/>
    <w:locked/>
    <w:uiPriority w:val="34"/>
    <w:rPr>
      <w:rFonts w:ascii="Times New Roman" w:hAnsi="Times New Roman" w:eastAsia="Times New Roman"/>
      <w:sz w:val="24"/>
      <w:szCs w:val="24"/>
      <w:lang w:val="en-US"/>
    </w:rPr>
  </w:style>
  <w:style w:type="character" w:customStyle="1" w:styleId="82">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5B6D96-0F5D-410A-BA61-447FE7F277C2}">
  <ds:schemaRefs/>
</ds:datastoreItem>
</file>

<file path=docProps/app.xml><?xml version="1.0" encoding="utf-8"?>
<Properties xmlns="http://schemas.openxmlformats.org/officeDocument/2006/extended-properties" xmlns:vt="http://schemas.openxmlformats.org/officeDocument/2006/docPropsVTypes">
  <Template>Normal.dotm</Template>
  <Company>home</Company>
  <Pages>7</Pages>
  <Words>2366</Words>
  <Characters>13346</Characters>
  <Lines>296</Lines>
  <Paragraphs>100</Paragraphs>
  <TotalTime>1398</TotalTime>
  <ScaleCrop>false</ScaleCrop>
  <LinksUpToDate>false</LinksUpToDate>
  <CharactersWithSpaces>15612</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2019-11-26T08:44:00Z</dcterms:created>
  <dc:creator>Editor Didaktika Biologi</dc:creator>
  <cp:lastModifiedBy>gothicinspire</cp:lastModifiedBy>
  <dcterms:modified xsi:type="dcterms:W3CDTF">2025-06-23T11:39:59Z</dcterms:modified>
  <dc:title>Template Jurnal Didaktika FKIP UM Palembang</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f2a4d4e71416cd3117eb1713236bf0edbe19b643e369746455779a31669d1901</vt:lpwstr>
  </property>
  <property fmtid="{D5CDD505-2E9C-101B-9397-08002B2CF9AE}" pid="3" name="KSOProductBuildVer">
    <vt:lpwstr>1033-12.2.0.21183</vt:lpwstr>
  </property>
  <property fmtid="{D5CDD505-2E9C-101B-9397-08002B2CF9AE}" pid="4" name="ICV">
    <vt:lpwstr>EA20D00F95544C2F843C9E5245C87846_12</vt:lpwstr>
  </property>
</Properties>
</file>