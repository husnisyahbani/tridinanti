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9630B" w14:textId="7CB8B788" w:rsidR="00D003BB" w:rsidRDefault="007C435F" w:rsidP="00D003BB">
      <w:pPr>
        <w:contextualSpacing/>
        <w:jc w:val="center"/>
        <w:rPr>
          <w:rFonts w:ascii="Times New Roman" w:hAnsi="Times New Roman"/>
          <w:b/>
          <w:sz w:val="24"/>
          <w:szCs w:val="24"/>
        </w:rPr>
      </w:pPr>
      <w:r>
        <w:rPr>
          <w:rFonts w:ascii="Times New Roman" w:hAnsi="Times New Roman"/>
          <w:b/>
          <w:sz w:val="24"/>
          <w:szCs w:val="24"/>
        </w:rPr>
        <w:t>AN ANALYSIS OF ENGLISH TEXTBOOK “ENGLISH FOR CRITICAL THINKING” FOR GRADE X OF SENIOR HIGH SCHOOL</w:t>
      </w:r>
    </w:p>
    <w:p w14:paraId="53898AFD" w14:textId="77777777" w:rsidR="00D003BB" w:rsidRPr="00845AEE" w:rsidRDefault="00D003BB" w:rsidP="00D003BB">
      <w:pPr>
        <w:contextualSpacing/>
        <w:jc w:val="center"/>
        <w:rPr>
          <w:rFonts w:ascii="Times New Roman" w:hAnsi="Times New Roman"/>
          <w:b/>
          <w:sz w:val="24"/>
          <w:szCs w:val="24"/>
        </w:rPr>
      </w:pPr>
    </w:p>
    <w:p w14:paraId="4E460453" w14:textId="65597328" w:rsidR="00D003BB" w:rsidRDefault="007C435F" w:rsidP="0077317C">
      <w:pPr>
        <w:jc w:val="center"/>
        <w:rPr>
          <w:rFonts w:ascii="Times New Roman" w:hAnsi="Times New Roman"/>
          <w:b/>
        </w:rPr>
      </w:pPr>
      <w:r w:rsidRPr="00923949">
        <w:rPr>
          <w:rFonts w:ascii="Times New Roman" w:hAnsi="Times New Roman"/>
          <w:b/>
          <w:bCs/>
          <w:color w:val="FFFFFF" w:themeColor="background1"/>
          <w:sz w:val="24"/>
          <w:szCs w:val="24"/>
          <w:lang w:val="en-ID"/>
          <w:rPrChange w:id="0" w:author="Asus" w:date="2025-05-08T08:28:00Z" w16du:dateUtc="2025-05-08T01:28:00Z">
            <w:rPr>
              <w:rFonts w:ascii="Times New Roman" w:hAnsi="Times New Roman"/>
              <w:b/>
              <w:bCs/>
              <w:color w:val="FFFFFF" w:themeColor="background1"/>
              <w:sz w:val="24"/>
              <w:szCs w:val="24"/>
              <w:lang w:val="it-IT"/>
            </w:rPr>
          </w:rPrChange>
        </w:rPr>
        <w:t>Nesya</w:t>
      </w:r>
      <w:r w:rsidR="00006059" w:rsidRPr="00923949">
        <w:rPr>
          <w:rFonts w:ascii="Times New Roman" w:hAnsi="Times New Roman"/>
          <w:b/>
          <w:bCs/>
          <w:color w:val="FFFFFF" w:themeColor="background1"/>
          <w:sz w:val="24"/>
          <w:szCs w:val="24"/>
          <w:lang w:val="en-ID"/>
          <w:rPrChange w:id="1" w:author="Asus" w:date="2025-05-08T08:28:00Z" w16du:dateUtc="2025-05-08T01:28:00Z">
            <w:rPr>
              <w:rFonts w:ascii="Times New Roman" w:hAnsi="Times New Roman"/>
              <w:b/>
              <w:bCs/>
              <w:color w:val="FFFFFF" w:themeColor="background1"/>
              <w:sz w:val="24"/>
              <w:szCs w:val="24"/>
              <w:lang w:val="it-IT"/>
            </w:rPr>
          </w:rPrChange>
        </w:rPr>
        <w:t xml:space="preserve"> </w:t>
      </w:r>
    </w:p>
    <w:p w14:paraId="4E21297B" w14:textId="1359940D" w:rsidR="001174A6" w:rsidRPr="007C435F" w:rsidRDefault="00D003BB" w:rsidP="007C435F">
      <w:pPr>
        <w:tabs>
          <w:tab w:val="left" w:pos="3210"/>
        </w:tabs>
        <w:jc w:val="both"/>
        <w:rPr>
          <w:rFonts w:ascii="Times New Roman" w:hAnsi="Times New Roman"/>
          <w:sz w:val="24"/>
          <w:szCs w:val="24"/>
          <w:lang w:val="en-ID"/>
        </w:rPr>
      </w:pPr>
      <w:r w:rsidRPr="006955D1">
        <w:rPr>
          <w:rFonts w:ascii="Times New Roman" w:hAnsi="Times New Roman"/>
          <w:b/>
        </w:rPr>
        <w:t>ABSTRACT</w:t>
      </w:r>
      <w:r>
        <w:rPr>
          <w:rFonts w:ascii="Times New Roman" w:hAnsi="Times New Roman"/>
          <w:b/>
        </w:rPr>
        <w:t xml:space="preserve">: </w:t>
      </w:r>
      <w:r w:rsidR="007C435F" w:rsidRPr="00815661">
        <w:rPr>
          <w:rFonts w:ascii="Times New Roman" w:hAnsi="Times New Roman"/>
          <w:sz w:val="24"/>
          <w:szCs w:val="24"/>
          <w:lang w:val="en-ID"/>
        </w:rPr>
        <w:t>English textbooks w</w:t>
      </w:r>
      <w:r w:rsidR="007C435F">
        <w:rPr>
          <w:rFonts w:ascii="Times New Roman" w:hAnsi="Times New Roman"/>
          <w:sz w:val="24"/>
          <w:szCs w:val="24"/>
          <w:lang w:val="en-ID"/>
        </w:rPr>
        <w:t xml:space="preserve">ill be </w:t>
      </w:r>
      <w:r w:rsidR="007C435F" w:rsidRPr="00815661">
        <w:rPr>
          <w:rFonts w:ascii="Times New Roman" w:hAnsi="Times New Roman"/>
          <w:sz w:val="24"/>
          <w:szCs w:val="24"/>
          <w:lang w:val="en-ID"/>
        </w:rPr>
        <w:t>among the materials used in the teaching and learning process. English textbooks</w:t>
      </w:r>
      <w:r w:rsidR="007C435F">
        <w:rPr>
          <w:rFonts w:ascii="Times New Roman" w:hAnsi="Times New Roman"/>
          <w:sz w:val="24"/>
          <w:szCs w:val="24"/>
          <w:lang w:val="en-ID"/>
        </w:rPr>
        <w:t xml:space="preserve"> will</w:t>
      </w:r>
      <w:r w:rsidR="007C435F" w:rsidRPr="00815661">
        <w:rPr>
          <w:rFonts w:ascii="Times New Roman" w:hAnsi="Times New Roman"/>
          <w:sz w:val="24"/>
          <w:szCs w:val="24"/>
          <w:lang w:val="en-ID"/>
        </w:rPr>
        <w:t xml:space="preserve"> play a vital part in language acquisition because of the material included </w:t>
      </w:r>
      <w:del w:id="2" w:author="Asus" w:date="2025-05-08T07:26:00Z" w16du:dateUtc="2025-05-08T00:26:00Z">
        <w:r w:rsidR="007C435F" w:rsidRPr="00815661" w:rsidDel="00127A39">
          <w:rPr>
            <w:rFonts w:ascii="Times New Roman" w:hAnsi="Times New Roman"/>
            <w:sz w:val="24"/>
            <w:szCs w:val="24"/>
            <w:lang w:val="en-ID"/>
          </w:rPr>
          <w:delText>within</w:delText>
        </w:r>
      </w:del>
      <w:ins w:id="3" w:author="Asus" w:date="2025-05-08T07:26:00Z" w16du:dateUtc="2025-05-08T00:26:00Z">
        <w:r w:rsidR="00127A39">
          <w:rPr>
            <w:rFonts w:ascii="Times New Roman" w:hAnsi="Times New Roman"/>
            <w:sz w:val="24"/>
            <w:szCs w:val="24"/>
            <w:lang w:val="en-ID"/>
          </w:rPr>
          <w:t>in</w:t>
        </w:r>
      </w:ins>
      <w:r w:rsidR="007C435F" w:rsidRPr="00815661">
        <w:rPr>
          <w:rFonts w:ascii="Times New Roman" w:hAnsi="Times New Roman"/>
          <w:sz w:val="24"/>
          <w:szCs w:val="24"/>
          <w:lang w:val="en-ID"/>
        </w:rPr>
        <w:t xml:space="preserve"> the books. The objective of the research was to determine the quality of the material in the English textbook for Senior High School grade X. This research used a qualitative approach with content analysis. The data were collected by using a checklist that included textbook evaluation criteria, which were then interpreted into a description</w:t>
      </w:r>
      <w:r w:rsidR="007C435F">
        <w:rPr>
          <w:rFonts w:ascii="Times New Roman" w:hAnsi="Times New Roman"/>
          <w:sz w:val="24"/>
          <w:szCs w:val="24"/>
          <w:lang w:val="en-ID"/>
        </w:rPr>
        <w:t>. T</w:t>
      </w:r>
      <w:r w:rsidR="007C435F" w:rsidRPr="00C275BC">
        <w:rPr>
          <w:rFonts w:ascii="Times New Roman" w:hAnsi="Times New Roman"/>
          <w:sz w:val="24"/>
          <w:szCs w:val="24"/>
          <w:lang w:val="en-ID"/>
        </w:rPr>
        <w:t>he results indicated that the textbook "English for Critical Thinking" meets Cunningsworth</w:t>
      </w:r>
      <w:ins w:id="4" w:author="Asus" w:date="2025-05-08T07:26:00Z" w16du:dateUtc="2025-05-08T00:26:00Z">
        <w:r w:rsidR="00127A39">
          <w:rPr>
            <w:rFonts w:ascii="Times New Roman" w:hAnsi="Times New Roman"/>
            <w:sz w:val="24"/>
            <w:szCs w:val="24"/>
            <w:lang w:val="en-ID"/>
          </w:rPr>
          <w:t>’s</w:t>
        </w:r>
      </w:ins>
      <w:r w:rsidR="007C435F" w:rsidRPr="00C275BC">
        <w:rPr>
          <w:rFonts w:ascii="Times New Roman" w:hAnsi="Times New Roman"/>
          <w:sz w:val="24"/>
          <w:szCs w:val="24"/>
          <w:lang w:val="en-ID"/>
        </w:rPr>
        <w:t xml:space="preserve"> criteria. This textbook meets the Cunningsworth criteria because it provides aims and approaches, </w:t>
      </w:r>
      <w:del w:id="5" w:author="Asus" w:date="2025-05-08T11:30:00Z" w16du:dateUtc="2025-05-08T04:30:00Z">
        <w:r w:rsidR="007C435F" w:rsidRPr="00C275BC" w:rsidDel="005E04A0">
          <w:rPr>
            <w:rFonts w:ascii="Times New Roman" w:hAnsi="Times New Roman"/>
            <w:sz w:val="24"/>
            <w:szCs w:val="24"/>
            <w:lang w:val="en-ID"/>
          </w:rPr>
          <w:delText>design</w:delText>
        </w:r>
      </w:del>
      <w:ins w:id="6" w:author="Asus" w:date="2025-05-08T11:30:00Z" w16du:dateUtc="2025-05-08T04:30:00Z">
        <w:r w:rsidR="005E04A0" w:rsidRPr="00C275BC">
          <w:rPr>
            <w:rFonts w:ascii="Times New Roman" w:hAnsi="Times New Roman"/>
            <w:sz w:val="24"/>
            <w:szCs w:val="24"/>
            <w:lang w:val="en-ID"/>
          </w:rPr>
          <w:t>design,</w:t>
        </w:r>
      </w:ins>
      <w:r w:rsidR="007C435F" w:rsidRPr="00C275BC">
        <w:rPr>
          <w:rFonts w:ascii="Times New Roman" w:hAnsi="Times New Roman"/>
          <w:sz w:val="24"/>
          <w:szCs w:val="24"/>
          <w:lang w:val="en-ID"/>
        </w:rPr>
        <w:t xml:space="preserve"> and organization, </w:t>
      </w:r>
      <w:del w:id="7" w:author="Asus" w:date="2025-05-08T08:28:00Z" w16du:dateUtc="2025-05-08T01:28:00Z">
        <w:r w:rsidR="007C435F" w:rsidRPr="00C275BC" w:rsidDel="00923949">
          <w:rPr>
            <w:rFonts w:ascii="Times New Roman" w:hAnsi="Times New Roman"/>
            <w:sz w:val="24"/>
            <w:szCs w:val="24"/>
            <w:lang w:val="en-ID"/>
          </w:rPr>
          <w:delText xml:space="preserve">languages </w:delText>
        </w:r>
      </w:del>
      <w:ins w:id="8" w:author="Asus" w:date="2025-05-08T08:28:00Z" w16du:dateUtc="2025-05-08T01:28:00Z">
        <w:r w:rsidR="00923949">
          <w:rPr>
            <w:rFonts w:ascii="Times New Roman" w:hAnsi="Times New Roman"/>
            <w:sz w:val="24"/>
            <w:szCs w:val="24"/>
            <w:lang w:val="en-ID"/>
          </w:rPr>
          <w:t>language</w:t>
        </w:r>
        <w:r w:rsidR="00923949" w:rsidRPr="00C275BC">
          <w:rPr>
            <w:rFonts w:ascii="Times New Roman" w:hAnsi="Times New Roman"/>
            <w:sz w:val="24"/>
            <w:szCs w:val="24"/>
            <w:lang w:val="en-ID"/>
          </w:rPr>
          <w:t xml:space="preserve"> </w:t>
        </w:r>
      </w:ins>
      <w:r w:rsidR="007C435F" w:rsidRPr="00C275BC">
        <w:rPr>
          <w:rFonts w:ascii="Times New Roman" w:hAnsi="Times New Roman"/>
          <w:sz w:val="24"/>
          <w:szCs w:val="24"/>
          <w:lang w:val="en-ID"/>
        </w:rPr>
        <w:t xml:space="preserve">content, skills, topics, methodology, and a teacher's book. The results of this research suggest that the textbook can be recommended for adoption by grade X </w:t>
      </w:r>
      <w:r w:rsidR="007C435F">
        <w:rPr>
          <w:rFonts w:ascii="Times New Roman" w:hAnsi="Times New Roman"/>
          <w:sz w:val="24"/>
          <w:szCs w:val="24"/>
          <w:lang w:val="en-ID"/>
        </w:rPr>
        <w:t>of Senior S</w:t>
      </w:r>
      <w:r w:rsidR="007C435F" w:rsidRPr="00C275BC">
        <w:rPr>
          <w:rFonts w:ascii="Times New Roman" w:hAnsi="Times New Roman"/>
          <w:sz w:val="24"/>
          <w:szCs w:val="24"/>
          <w:lang w:val="en-ID"/>
        </w:rPr>
        <w:t xml:space="preserve">chools. However, it is recommended that teachers employ additional </w:t>
      </w:r>
      <w:del w:id="9" w:author="Asus" w:date="2025-05-08T08:29:00Z" w16du:dateUtc="2025-05-08T01:29:00Z">
        <w:r w:rsidR="007C435F" w:rsidDel="00923949">
          <w:rPr>
            <w:rFonts w:ascii="Times New Roman" w:hAnsi="Times New Roman"/>
            <w:sz w:val="24"/>
            <w:szCs w:val="24"/>
            <w:lang w:val="en-ID"/>
          </w:rPr>
          <w:delText>text</w:delText>
        </w:r>
        <w:r w:rsidR="007C435F" w:rsidRPr="00C275BC" w:rsidDel="00923949">
          <w:rPr>
            <w:rFonts w:ascii="Times New Roman" w:hAnsi="Times New Roman"/>
            <w:sz w:val="24"/>
            <w:szCs w:val="24"/>
            <w:lang w:val="en-ID"/>
          </w:rPr>
          <w:delText xml:space="preserve">book </w:delText>
        </w:r>
      </w:del>
      <w:ins w:id="10" w:author="Asus" w:date="2025-05-08T08:29:00Z" w16du:dateUtc="2025-05-08T01:29:00Z">
        <w:r w:rsidR="00923949">
          <w:rPr>
            <w:rFonts w:ascii="Times New Roman" w:hAnsi="Times New Roman"/>
            <w:sz w:val="24"/>
            <w:szCs w:val="24"/>
            <w:lang w:val="en-ID"/>
          </w:rPr>
          <w:t>textbooks</w:t>
        </w:r>
        <w:r w:rsidR="00923949" w:rsidRPr="00C275BC">
          <w:rPr>
            <w:rFonts w:ascii="Times New Roman" w:hAnsi="Times New Roman"/>
            <w:sz w:val="24"/>
            <w:szCs w:val="24"/>
            <w:lang w:val="en-ID"/>
          </w:rPr>
          <w:t xml:space="preserve"> </w:t>
        </w:r>
      </w:ins>
      <w:r w:rsidR="007C435F" w:rsidRPr="00C275BC">
        <w:rPr>
          <w:rFonts w:ascii="Times New Roman" w:hAnsi="Times New Roman"/>
          <w:sz w:val="24"/>
          <w:szCs w:val="24"/>
          <w:lang w:val="en-ID"/>
        </w:rPr>
        <w:t xml:space="preserve">to present a diversity of material and encourage successful learning. </w:t>
      </w:r>
    </w:p>
    <w:p w14:paraId="174B585F" w14:textId="77777777" w:rsidR="007C435F" w:rsidRDefault="007C435F" w:rsidP="007C435F">
      <w:pPr>
        <w:tabs>
          <w:tab w:val="left" w:pos="3210"/>
        </w:tabs>
        <w:spacing w:line="480" w:lineRule="auto"/>
        <w:jc w:val="both"/>
        <w:rPr>
          <w:rFonts w:ascii="Times New Roman" w:hAnsi="Times New Roman"/>
          <w:b/>
        </w:rPr>
      </w:pPr>
    </w:p>
    <w:p w14:paraId="5A91DBA1" w14:textId="4089F7F3" w:rsidR="007A092F" w:rsidRPr="007C435F" w:rsidRDefault="00D003BB" w:rsidP="007C435F">
      <w:pPr>
        <w:tabs>
          <w:tab w:val="left" w:pos="3210"/>
        </w:tabs>
        <w:spacing w:line="480" w:lineRule="auto"/>
        <w:jc w:val="both"/>
        <w:rPr>
          <w:rFonts w:ascii="Times New Roman" w:hAnsi="Times New Roman"/>
          <w:i/>
          <w:iCs/>
          <w:sz w:val="24"/>
          <w:szCs w:val="24"/>
          <w:lang w:val="en-ID"/>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7C435F">
        <w:rPr>
          <w:rFonts w:ascii="Times New Roman" w:hAnsi="Times New Roman"/>
          <w:i/>
          <w:iCs/>
          <w:sz w:val="24"/>
          <w:szCs w:val="24"/>
          <w:lang w:val="en-ID"/>
        </w:rPr>
        <w:t>Analysis, Cunningsworth Criteria, English Textbook</w:t>
      </w: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D665338"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0E486C4B" w:rsidR="007A092F" w:rsidRPr="00885B4C" w:rsidRDefault="007C435F" w:rsidP="00885B4C">
      <w:pPr>
        <w:contextualSpacing/>
        <w:jc w:val="center"/>
        <w:rPr>
          <w:rFonts w:ascii="Times New Roman" w:hAnsi="Times New Roman"/>
          <w:b/>
          <w:sz w:val="24"/>
          <w:szCs w:val="24"/>
        </w:rPr>
      </w:pPr>
      <w:r w:rsidRPr="007C435F">
        <w:rPr>
          <w:rFonts w:ascii="Times New Roman" w:hAnsi="Times New Roman"/>
          <w:b/>
          <w:sz w:val="24"/>
          <w:szCs w:val="24"/>
        </w:rPr>
        <w:t>ANALISIS BUKU TEKS BAHASA INGGRIS “ENGLISH FOR CRITICAL THINKING” UNTUK KELAS X SEKOLAH MENENGAH ATAS</w:t>
      </w:r>
    </w:p>
    <w:p w14:paraId="61709CBB" w14:textId="161535AD" w:rsidR="007C435F" w:rsidRPr="007C435F" w:rsidRDefault="00D003BB" w:rsidP="007C435F">
      <w:pPr>
        <w:tabs>
          <w:tab w:val="left" w:pos="8647"/>
        </w:tabs>
        <w:spacing w:before="240"/>
        <w:ind w:left="540" w:right="429"/>
        <w:jc w:val="both"/>
        <w:rPr>
          <w:rFonts w:ascii="Times New Roman" w:hAnsi="Times New Roman"/>
          <w:bCs/>
        </w:rPr>
      </w:pPr>
      <w:r>
        <w:rPr>
          <w:rFonts w:ascii="Times New Roman" w:hAnsi="Times New Roman"/>
          <w:b/>
        </w:rPr>
        <w:t xml:space="preserve">ABSTRAK: </w:t>
      </w:r>
      <w:r w:rsidR="007C435F" w:rsidRPr="007C435F">
        <w:rPr>
          <w:rFonts w:ascii="Times New Roman" w:hAnsi="Times New Roman"/>
          <w:bCs/>
        </w:rPr>
        <w:t xml:space="preserve">Buku pelajaran bahasa Inggris merupakan salah satu materi yang digunakan dalam proses belajar mengajar. Buku pelajaran bahasa Inggris akan memainkan peran penting dalam pemerolehan bahasa karena materi yang ada di dalamnya. Tujuan dari penelitian ini adalah untuk mengetahui kualitas materi dalam buku pelajaran bahasa Inggris untuk Sekolah Menengah Atas kelas X. Penelitian ini menggunakan pendekatan kualitatif dengan analisis isi. Data dikumpulkan dengan menggunakan daftar periksa yang mencakup kriteria evaluasi buku teks, yang kemudian diinterpretasikan ke dalam bentuk deskripsi. Hasil penelitian menunjukkan bahwa buku teks “English for Critical Thinking” memenuhi kriteria Cunningsworth. Buku teks ini memenuhi kriteria Cunningsworth karena menyediakan tujuan dan pendekatan, desain dan organisasi, konten bahasa, keterampilan, topik, metodologi, dan buku guru. Hasil penelitian ini menunjukkan bahwa buku teks ini dapat direkomendasikan untuk diadopsi oleh kelas X Sekolah Menengah Atas. Namun, disarankan agar guru menggunakan buku teks tambahan untuk menyajikan keragaman materi dan mendorong keberhasilan pembelajaran. </w:t>
      </w:r>
    </w:p>
    <w:p w14:paraId="624B2EC0" w14:textId="404EF1AD" w:rsidR="00D003BB" w:rsidRPr="004865FD" w:rsidRDefault="00CE64D6" w:rsidP="00DA11C1">
      <w:pPr>
        <w:tabs>
          <w:tab w:val="left" w:pos="8647"/>
        </w:tabs>
        <w:spacing w:before="240"/>
        <w:ind w:left="540" w:right="429"/>
        <w:rPr>
          <w:rFonts w:ascii="Times New Roman" w:hAnsi="Times New Roman"/>
          <w:i/>
        </w:rPr>
        <w:sectPr w:rsidR="00D003BB" w:rsidRPr="004865F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2E3C645"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7C435F">
        <w:rPr>
          <w:rFonts w:ascii="Times New Roman" w:hAnsi="Times New Roman"/>
          <w:i/>
        </w:rPr>
        <w:t xml:space="preserve"> </w:t>
      </w:r>
      <w:r w:rsidR="007C435F" w:rsidRPr="007C435F">
        <w:rPr>
          <w:rFonts w:ascii="Times New Roman" w:hAnsi="Times New Roman"/>
          <w:i/>
        </w:rPr>
        <w:t>Analisis, Kriteria Cunningsworth, Buku Teks Bahasa Inggris</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5547A638"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1174A6" w:rsidRPr="00CF76AC">
        <w:rPr>
          <w:position w:val="-6"/>
          <w:sz w:val="70"/>
          <w:lang w:eastAsia="id-ID"/>
        </w:rPr>
        <w:t>I</w:t>
      </w:r>
    </w:p>
    <w:p w14:paraId="4FF0BE86" w14:textId="325C5318" w:rsidR="004A0A1D" w:rsidRDefault="00A165B9" w:rsidP="00A165B9">
      <w:pPr>
        <w:pStyle w:val="E-JOURNALBody"/>
        <w:ind w:firstLine="0"/>
        <w:contextualSpacing/>
        <w:rPr>
          <w:sz w:val="24"/>
        </w:rPr>
      </w:pPr>
      <w:r>
        <w:rPr>
          <w:sz w:val="24"/>
          <w:lang w:eastAsia="id-ID"/>
        </w:rPr>
        <w:t xml:space="preserve">n addition, </w:t>
      </w:r>
      <w:r w:rsidRPr="00FC35EC">
        <w:rPr>
          <w:sz w:val="24"/>
          <w:lang w:val="en-US"/>
        </w:rPr>
        <w:t xml:space="preserve">, </w:t>
      </w:r>
      <w:r w:rsidRPr="00FC35EC">
        <w:rPr>
          <w:sz w:val="24"/>
          <w:lang w:val="en-ID" w:eastAsia="en-ID"/>
        </w:rPr>
        <w:t>the Indonesian educational system is developing as it improves as time progresses. The Emancipated Curriculum, a new design curriculum, was announced by the Ministry of Education, Culture, Research, and Technology after the release of the 2013 Curriculum. </w:t>
      </w:r>
      <w:r w:rsidRPr="00FC35EC">
        <w:rPr>
          <w:sz w:val="24"/>
          <w:lang w:val="en-US"/>
        </w:rPr>
        <w:t xml:space="preserve">Khoirurrijal et al. (2022) explained that </w:t>
      </w:r>
      <w:r w:rsidRPr="00FC35EC">
        <w:rPr>
          <w:sz w:val="24"/>
          <w:lang w:val="en-ID" w:eastAsia="en-ID"/>
        </w:rPr>
        <w:t xml:space="preserve">the Emancipated Curriculum was introduced </w:t>
      </w:r>
      <w:del w:id="11" w:author="Asus" w:date="2025-05-08T08:29:00Z" w16du:dateUtc="2025-05-08T01:29:00Z">
        <w:r w:rsidRPr="00FC35EC" w:rsidDel="00923949">
          <w:rPr>
            <w:sz w:val="24"/>
            <w:lang w:val="en-ID" w:eastAsia="en-ID"/>
          </w:rPr>
          <w:delText xml:space="preserve">in order to </w:delText>
        </w:r>
      </w:del>
      <w:ins w:id="12" w:author="Asus" w:date="2025-05-08T08:29:00Z" w16du:dateUtc="2025-05-08T01:29:00Z">
        <w:r w:rsidR="00923949">
          <w:rPr>
            <w:sz w:val="24"/>
            <w:lang w:val="en-ID" w:eastAsia="en-ID"/>
          </w:rPr>
          <w:t xml:space="preserve">to </w:t>
        </w:r>
      </w:ins>
      <w:r w:rsidRPr="00FC35EC">
        <w:rPr>
          <w:sz w:val="24"/>
          <w:lang w:val="en-ID" w:eastAsia="en-ID"/>
        </w:rPr>
        <w:t>reduce the educational deficiency that resulted from the COVID-19 epidemic in Indonesia and to continue teaching in 2022–2024.</w:t>
      </w:r>
      <w:r>
        <w:rPr>
          <w:sz w:val="24"/>
          <w:lang w:val="en-ID" w:eastAsia="en-ID"/>
        </w:rPr>
        <w:t xml:space="preserve"> </w:t>
      </w:r>
      <w:r w:rsidRPr="00295256">
        <w:rPr>
          <w:sz w:val="24"/>
          <w:lang w:val="en-ID" w:eastAsia="en-ID"/>
        </w:rPr>
        <w:t>Emancipated Curriculum is a curriculum featuring diverse intracurricular studying, where the content has been simplified to ensure students are given a lot of opportunities to learn about topics and improve skills</w:t>
      </w:r>
      <w:r>
        <w:rPr>
          <w:sz w:val="24"/>
          <w:lang w:val="en-ID" w:eastAsia="en-ID"/>
        </w:rPr>
        <w:t xml:space="preserve">, </w:t>
      </w:r>
      <w:r w:rsidRPr="00D42EEC">
        <w:rPr>
          <w:sz w:val="24"/>
          <w:lang w:val="en-US"/>
        </w:rPr>
        <w:t>according to a quote from the Buku Saku Tanya Jawab Emancipated Curriculum</w:t>
      </w:r>
      <w:r>
        <w:rPr>
          <w:sz w:val="24"/>
          <w:lang w:val="en-US"/>
        </w:rPr>
        <w:t xml:space="preserve"> </w:t>
      </w:r>
      <w:r w:rsidRPr="00D42EEC">
        <w:rPr>
          <w:sz w:val="24"/>
          <w:lang w:val="en-US"/>
        </w:rPr>
        <w:t xml:space="preserve">(2022). Emancipated Curriculum allows students to study independently and pursue their interests and talents as they are allowed to select the materials that coincide with their interests, </w:t>
      </w:r>
      <w:r>
        <w:rPr>
          <w:sz w:val="24"/>
          <w:lang w:val="en-US"/>
        </w:rPr>
        <w:t xml:space="preserve">Nugroho and Chasanah </w:t>
      </w:r>
      <w:r w:rsidRPr="00D42EEC">
        <w:rPr>
          <w:sz w:val="24"/>
          <w:lang w:val="en-US"/>
        </w:rPr>
        <w:t>(2022).</w:t>
      </w:r>
      <w:r>
        <w:rPr>
          <w:sz w:val="24"/>
          <w:lang w:val="en-US"/>
        </w:rPr>
        <w:t xml:space="preserve"> </w:t>
      </w:r>
      <w:r>
        <w:rPr>
          <w:sz w:val="24"/>
          <w:lang w:val="en-ID" w:eastAsia="en-ID"/>
        </w:rPr>
        <w:t xml:space="preserve">A textbook may be used to provide the subject and to help students practice skills including grammar, vocabulary, pronunciation, listening, reading, speaking, and writing, </w:t>
      </w:r>
      <w:r w:rsidRPr="00D42EEC">
        <w:rPr>
          <w:sz w:val="24"/>
          <w:lang w:val="en-US"/>
        </w:rPr>
        <w:t xml:space="preserve">stated by Cunningsworth in Ayu </w:t>
      </w:r>
      <w:r>
        <w:rPr>
          <w:sz w:val="24"/>
          <w:lang w:val="en-US"/>
        </w:rPr>
        <w:t>and</w:t>
      </w:r>
      <w:r w:rsidRPr="00D42EEC">
        <w:rPr>
          <w:sz w:val="24"/>
          <w:lang w:val="en-US"/>
        </w:rPr>
        <w:t xml:space="preserve"> Ind</w:t>
      </w:r>
      <w:r>
        <w:rPr>
          <w:sz w:val="24"/>
          <w:lang w:val="en-US"/>
        </w:rPr>
        <w:t>er</w:t>
      </w:r>
      <w:r w:rsidRPr="00D42EEC">
        <w:rPr>
          <w:sz w:val="24"/>
          <w:lang w:val="en-US"/>
        </w:rPr>
        <w:t>awati (2018).</w:t>
      </w:r>
      <w:r>
        <w:rPr>
          <w:sz w:val="24"/>
          <w:lang w:val="en-US"/>
        </w:rPr>
        <w:t xml:space="preserve"> </w:t>
      </w:r>
      <w:del w:id="13" w:author="Asus" w:date="2025-05-08T08:29:00Z" w16du:dateUtc="2025-05-08T01:29:00Z">
        <w:r w:rsidDel="00923949">
          <w:rPr>
            <w:sz w:val="24"/>
            <w:lang w:val="en-ID" w:eastAsia="en-ID"/>
          </w:rPr>
          <w:delText>Futhermore</w:delText>
        </w:r>
      </w:del>
      <w:ins w:id="14" w:author="Asus" w:date="2025-05-08T08:29:00Z" w16du:dateUtc="2025-05-08T01:29:00Z">
        <w:r w:rsidR="00923949">
          <w:rPr>
            <w:sz w:val="24"/>
            <w:lang w:val="en-ID" w:eastAsia="en-ID"/>
          </w:rPr>
          <w:t>Furthermore</w:t>
        </w:r>
      </w:ins>
      <w:r>
        <w:rPr>
          <w:sz w:val="24"/>
          <w:lang w:val="en-ID" w:eastAsia="en-ID"/>
        </w:rPr>
        <w:t>, t</w:t>
      </w:r>
      <w:r w:rsidRPr="00573B47">
        <w:rPr>
          <w:sz w:val="24"/>
          <w:lang w:val="en-ID" w:eastAsia="en-ID"/>
        </w:rPr>
        <w:t xml:space="preserve">he English textbook "English for Critical Thinking" was released by the Tiga Serangkai grade X of senior high schools </w:t>
      </w:r>
      <w:del w:id="15" w:author="Asus" w:date="2025-05-08T08:30:00Z" w16du:dateUtc="2025-05-08T01:30:00Z">
        <w:r w:rsidRPr="00573B47" w:rsidDel="00923949">
          <w:rPr>
            <w:sz w:val="24"/>
            <w:lang w:val="en-ID" w:eastAsia="en-ID"/>
          </w:rPr>
          <w:delText>in order to</w:delText>
        </w:r>
      </w:del>
      <w:ins w:id="16" w:author="Asus" w:date="2025-05-08T08:30:00Z" w16du:dateUtc="2025-05-08T01:30:00Z">
        <w:r w:rsidR="00923949" w:rsidRPr="00573B47">
          <w:rPr>
            <w:sz w:val="24"/>
            <w:lang w:val="en-ID" w:eastAsia="en-ID"/>
          </w:rPr>
          <w:t>to</w:t>
        </w:r>
      </w:ins>
      <w:r w:rsidRPr="00573B47">
        <w:rPr>
          <w:sz w:val="24"/>
          <w:lang w:val="en-ID" w:eastAsia="en-ID"/>
        </w:rPr>
        <w:t xml:space="preserve"> facilitate the adoption of the Emancipated Curriculum for high school students. Several schools h</w:t>
      </w:r>
      <w:r>
        <w:rPr>
          <w:sz w:val="24"/>
          <w:lang w:val="en-ID" w:eastAsia="en-ID"/>
        </w:rPr>
        <w:t>ad</w:t>
      </w:r>
      <w:r w:rsidRPr="00573B47">
        <w:rPr>
          <w:sz w:val="24"/>
          <w:lang w:val="en-ID" w:eastAsia="en-ID"/>
        </w:rPr>
        <w:t xml:space="preserve"> </w:t>
      </w:r>
      <w:del w:id="17" w:author="Asus" w:date="2025-05-08T08:29:00Z" w16du:dateUtc="2025-05-08T01:29:00Z">
        <w:r w:rsidDel="00923949">
          <w:rPr>
            <w:sz w:val="24"/>
            <w:lang w:val="en-ID" w:eastAsia="en-ID"/>
          </w:rPr>
          <w:delText>employ</w:delText>
        </w:r>
      </w:del>
      <w:ins w:id="18" w:author="Asus" w:date="2025-05-08T08:29:00Z" w16du:dateUtc="2025-05-08T01:29:00Z">
        <w:r w:rsidR="00923949">
          <w:rPr>
            <w:sz w:val="24"/>
            <w:lang w:val="en-ID" w:eastAsia="en-ID"/>
          </w:rPr>
          <w:t>employed</w:t>
        </w:r>
      </w:ins>
      <w:r w:rsidRPr="00573B47">
        <w:rPr>
          <w:sz w:val="24"/>
          <w:lang w:val="en-ID" w:eastAsia="en-ID"/>
        </w:rPr>
        <w:t xml:space="preserve"> this textbook to assist their students' academic progress since the Emancipated Curriculum was established.</w:t>
      </w:r>
      <w:r>
        <w:rPr>
          <w:sz w:val="24"/>
          <w:lang w:val="en-ID" w:eastAsia="en-ID"/>
        </w:rPr>
        <w:t xml:space="preserve">  </w:t>
      </w:r>
      <w:r w:rsidRPr="00824020">
        <w:rPr>
          <w:sz w:val="24"/>
          <w:lang w:val="en-ID" w:eastAsia="en-ID"/>
        </w:rPr>
        <w:t>The aspects to be researched are</w:t>
      </w:r>
      <w:r>
        <w:rPr>
          <w:sz w:val="24"/>
          <w:lang w:val="en-ID" w:eastAsia="en-ID"/>
        </w:rPr>
        <w:t xml:space="preserve"> </w:t>
      </w:r>
      <w:r w:rsidRPr="00952981">
        <w:rPr>
          <w:sz w:val="24"/>
          <w:lang w:val="en-ID" w:eastAsia="en-ID"/>
        </w:rPr>
        <w:t xml:space="preserve">aspects of aims and approaches, design and organization, </w:t>
      </w:r>
      <w:r>
        <w:rPr>
          <w:sz w:val="24"/>
          <w:lang w:val="en-ID" w:eastAsia="en-ID"/>
        </w:rPr>
        <w:t xml:space="preserve">language </w:t>
      </w:r>
      <w:r w:rsidRPr="00952981">
        <w:rPr>
          <w:sz w:val="24"/>
          <w:lang w:val="en-ID" w:eastAsia="en-ID"/>
        </w:rPr>
        <w:t xml:space="preserve">content, skills, </w:t>
      </w:r>
      <w:r>
        <w:rPr>
          <w:sz w:val="24"/>
          <w:lang w:val="en-ID" w:eastAsia="en-ID"/>
        </w:rPr>
        <w:t xml:space="preserve">topic, </w:t>
      </w:r>
      <w:r w:rsidRPr="00952981">
        <w:rPr>
          <w:sz w:val="24"/>
          <w:lang w:val="en-ID" w:eastAsia="en-ID"/>
        </w:rPr>
        <w:t>methodology,</w:t>
      </w:r>
      <w:r>
        <w:rPr>
          <w:sz w:val="24"/>
          <w:lang w:val="en-ID" w:eastAsia="en-ID"/>
        </w:rPr>
        <w:t xml:space="preserve"> </w:t>
      </w:r>
      <w:r w:rsidRPr="00952981">
        <w:rPr>
          <w:sz w:val="24"/>
          <w:lang w:val="en-ID" w:eastAsia="en-ID"/>
        </w:rPr>
        <w:t>teacher’</w:t>
      </w:r>
      <w:ins w:id="19" w:author="Asus" w:date="2025-05-08T08:30:00Z" w16du:dateUtc="2025-05-08T01:30:00Z">
        <w:r w:rsidR="00923949">
          <w:rPr>
            <w:sz w:val="24"/>
            <w:lang w:val="en-ID" w:eastAsia="en-ID"/>
          </w:rPr>
          <w:t xml:space="preserve">s </w:t>
        </w:r>
      </w:ins>
      <w:r>
        <w:rPr>
          <w:sz w:val="24"/>
          <w:lang w:val="en-ID" w:eastAsia="en-ID"/>
        </w:rPr>
        <w:t xml:space="preserve">book and practical considerations. </w:t>
      </w:r>
      <w:r w:rsidR="00A72E51" w:rsidRPr="00A72E51">
        <w:rPr>
          <w:sz w:val="24"/>
          <w:lang w:val="en-ID" w:eastAsia="en-ID"/>
        </w:rPr>
        <w:t xml:space="preserve">There </w:t>
      </w:r>
      <w:del w:id="20" w:author="Asus" w:date="2025-05-08T08:30:00Z" w16du:dateUtc="2025-05-08T01:30:00Z">
        <w:r w:rsidR="00A72E51" w:rsidRPr="00A72E51" w:rsidDel="00923949">
          <w:rPr>
            <w:sz w:val="24"/>
            <w:lang w:val="en-ID" w:eastAsia="en-ID"/>
          </w:rPr>
          <w:delText>are</w:delText>
        </w:r>
      </w:del>
      <w:ins w:id="21" w:author="Asus" w:date="2025-05-08T08:30:00Z" w16du:dateUtc="2025-05-08T01:30:00Z">
        <w:r w:rsidR="00923949" w:rsidRPr="00A72E51">
          <w:rPr>
            <w:sz w:val="24"/>
            <w:lang w:val="en-ID" w:eastAsia="en-ID"/>
          </w:rPr>
          <w:t>is</w:t>
        </w:r>
      </w:ins>
      <w:r w:rsidR="00A72E51" w:rsidRPr="00A72E51">
        <w:rPr>
          <w:sz w:val="24"/>
          <w:lang w:val="en-ID" w:eastAsia="en-ID"/>
        </w:rPr>
        <w:t xml:space="preserve"> previous research that </w:t>
      </w:r>
      <w:del w:id="22" w:author="Asus" w:date="2025-05-08T11:32:00Z" w16du:dateUtc="2025-05-08T04:32:00Z">
        <w:r w:rsidR="00A72E51" w:rsidRPr="00A72E51" w:rsidDel="005E04A0">
          <w:rPr>
            <w:sz w:val="24"/>
            <w:lang w:val="en-ID" w:eastAsia="en-ID"/>
          </w:rPr>
          <w:delText xml:space="preserve">are </w:delText>
        </w:r>
      </w:del>
      <w:ins w:id="23" w:author="Asus" w:date="2025-05-08T11:32:00Z" w16du:dateUtc="2025-05-08T04:32:00Z">
        <w:r w:rsidR="005E04A0">
          <w:rPr>
            <w:sz w:val="24"/>
            <w:lang w:val="en-ID" w:eastAsia="en-ID"/>
          </w:rPr>
          <w:t>is</w:t>
        </w:r>
        <w:r w:rsidR="005E04A0" w:rsidRPr="00A72E51">
          <w:rPr>
            <w:sz w:val="24"/>
            <w:lang w:val="en-ID" w:eastAsia="en-ID"/>
          </w:rPr>
          <w:t xml:space="preserve"> </w:t>
        </w:r>
      </w:ins>
      <w:r w:rsidR="00A72E51" w:rsidRPr="00A72E51">
        <w:rPr>
          <w:sz w:val="24"/>
          <w:lang w:val="en-ID" w:eastAsia="en-ID"/>
        </w:rPr>
        <w:t xml:space="preserve">relevant to this study. Handayani (2020) stated that teachers and educational institutions focus more on textbook materials in considering the study's findings. Second, </w:t>
      </w:r>
      <w:ins w:id="24" w:author="Asus" w:date="2025-05-08T11:32:00Z" w16du:dateUtc="2025-05-08T04:32:00Z">
        <w:r w:rsidR="005E04A0">
          <w:rPr>
            <w:sz w:val="24"/>
            <w:lang w:val="en-ID" w:eastAsia="en-ID"/>
          </w:rPr>
          <w:t xml:space="preserve">the </w:t>
        </w:r>
      </w:ins>
      <w:r w:rsidR="00A72E51" w:rsidRPr="00A72E51">
        <w:rPr>
          <w:sz w:val="24"/>
          <w:lang w:val="en-ID" w:eastAsia="en-ID"/>
        </w:rPr>
        <w:t>study was written by Nisa (2021)</w:t>
      </w:r>
      <w:ins w:id="25" w:author="Asus" w:date="2025-05-08T11:32:00Z" w16du:dateUtc="2025-05-08T04:32:00Z">
        <w:r w:rsidR="005E04A0">
          <w:rPr>
            <w:sz w:val="24"/>
            <w:lang w:val="en-ID" w:eastAsia="en-ID"/>
          </w:rPr>
          <w:t>.</w:t>
        </w:r>
      </w:ins>
      <w:r w:rsidR="00A72E51" w:rsidRPr="00A72E51">
        <w:rPr>
          <w:sz w:val="24"/>
          <w:lang w:val="en-ID" w:eastAsia="en-ID"/>
        </w:rPr>
        <w:t xml:space="preserve"> The findings revealed that the textbook is still appropriate as a primary source for EFL instruction, but it requires additional resources to compensate for its shortcomings, particularly materials for listening activities. To address textbook restrictions, teachers should supplement with additional learning resources. Third, </w:t>
      </w:r>
      <w:ins w:id="26" w:author="Asus" w:date="2025-05-08T11:32:00Z" w16du:dateUtc="2025-05-08T04:32:00Z">
        <w:r w:rsidR="005E04A0">
          <w:rPr>
            <w:sz w:val="24"/>
            <w:lang w:val="en-ID" w:eastAsia="en-ID"/>
          </w:rPr>
          <w:t xml:space="preserve">the </w:t>
        </w:r>
      </w:ins>
      <w:r w:rsidR="00A72E51" w:rsidRPr="00A72E51">
        <w:rPr>
          <w:sz w:val="24"/>
          <w:lang w:val="en-ID" w:eastAsia="en-ID"/>
        </w:rPr>
        <w:t xml:space="preserve">study was written by Ripalga and </w:t>
      </w:r>
      <w:del w:id="27" w:author="Asus" w:date="2025-05-08T08:31:00Z" w16du:dateUtc="2025-05-08T01:31:00Z">
        <w:r w:rsidR="00A72E51" w:rsidRPr="00A72E51" w:rsidDel="00923949">
          <w:rPr>
            <w:sz w:val="24"/>
            <w:lang w:val="en-ID" w:eastAsia="en-ID"/>
          </w:rPr>
          <w:delText xml:space="preserve"> </w:delText>
        </w:r>
      </w:del>
      <w:r w:rsidR="00A72E51" w:rsidRPr="00A72E51">
        <w:rPr>
          <w:sz w:val="24"/>
          <w:lang w:val="en-ID" w:eastAsia="en-ID"/>
        </w:rPr>
        <w:t xml:space="preserve">Fitrawati (2023) the results indicated that </w:t>
      </w:r>
      <w:del w:id="28" w:author="Asus" w:date="2025-05-08T08:30:00Z" w16du:dateUtc="2025-05-08T01:30:00Z">
        <w:r w:rsidR="00A72E51" w:rsidRPr="00A72E51" w:rsidDel="00923949">
          <w:rPr>
            <w:sz w:val="24"/>
            <w:lang w:val="en-ID" w:eastAsia="en-ID"/>
          </w:rPr>
          <w:delText>lower level</w:delText>
        </w:r>
      </w:del>
      <w:ins w:id="29" w:author="Asus" w:date="2025-05-08T08:30:00Z" w16du:dateUtc="2025-05-08T01:30:00Z">
        <w:r w:rsidR="00923949" w:rsidRPr="00A72E51">
          <w:rPr>
            <w:sz w:val="24"/>
            <w:lang w:val="en-ID" w:eastAsia="en-ID"/>
          </w:rPr>
          <w:t>lower-level</w:t>
        </w:r>
      </w:ins>
      <w:r w:rsidR="00A72E51" w:rsidRPr="00A72E51">
        <w:rPr>
          <w:sz w:val="24"/>
          <w:lang w:val="en-ID" w:eastAsia="en-ID"/>
        </w:rPr>
        <w:t xml:space="preserve"> questions were found more often than </w:t>
      </w:r>
      <w:del w:id="30" w:author="Asus" w:date="2025-05-08T11:32:00Z" w16du:dateUtc="2025-05-08T04:32:00Z">
        <w:r w:rsidR="00A72E51" w:rsidRPr="00A72E51" w:rsidDel="005E04A0">
          <w:rPr>
            <w:sz w:val="24"/>
            <w:lang w:val="en-ID" w:eastAsia="en-ID"/>
          </w:rPr>
          <w:delText>higher level</w:delText>
        </w:r>
      </w:del>
      <w:ins w:id="31" w:author="Asus" w:date="2025-05-08T11:32:00Z" w16du:dateUtc="2025-05-08T04:32:00Z">
        <w:r w:rsidR="005E04A0">
          <w:rPr>
            <w:sz w:val="24"/>
            <w:lang w:val="en-ID" w:eastAsia="en-ID"/>
          </w:rPr>
          <w:t>higher-level</w:t>
        </w:r>
      </w:ins>
      <w:r w:rsidR="00A72E51" w:rsidRPr="00A72E51">
        <w:rPr>
          <w:sz w:val="24"/>
          <w:lang w:val="en-ID" w:eastAsia="en-ID"/>
        </w:rPr>
        <w:t xml:space="preserve"> queries. Based on the background information, the researcher has developed a keen interest in analyzing </w:t>
      </w:r>
      <w:ins w:id="32" w:author="Asus" w:date="2025-05-08T11:32:00Z" w16du:dateUtc="2025-05-08T04:32:00Z">
        <w:r w:rsidR="005E04A0">
          <w:rPr>
            <w:sz w:val="24"/>
            <w:lang w:val="en-ID" w:eastAsia="en-ID"/>
          </w:rPr>
          <w:t xml:space="preserve">the </w:t>
        </w:r>
      </w:ins>
      <w:r w:rsidR="00A72E51" w:rsidRPr="00A72E51">
        <w:rPr>
          <w:sz w:val="24"/>
          <w:lang w:val="en-ID" w:eastAsia="en-ID"/>
        </w:rPr>
        <w:t>English textbook "English for Critical Thinking".</w:t>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65500BD0" w14:textId="1272128D" w:rsidR="001F49FA" w:rsidRDefault="00A72E51" w:rsidP="008D1536">
      <w:pPr>
        <w:pStyle w:val="E-JOURNALBody"/>
        <w:numPr>
          <w:ilvl w:val="0"/>
          <w:numId w:val="4"/>
        </w:numPr>
        <w:contextualSpacing/>
        <w:rPr>
          <w:sz w:val="24"/>
        </w:rPr>
      </w:pPr>
      <w:r>
        <w:rPr>
          <w:sz w:val="24"/>
        </w:rPr>
        <w:t xml:space="preserve">Research Design </w:t>
      </w:r>
    </w:p>
    <w:p w14:paraId="042D8338" w14:textId="11DE0B72" w:rsidR="008D1536" w:rsidRDefault="00A72E51" w:rsidP="008D1536">
      <w:pPr>
        <w:pStyle w:val="E-JOURNALBody"/>
        <w:ind w:firstLine="426"/>
        <w:contextualSpacing/>
        <w:rPr>
          <w:sz w:val="24"/>
          <w:lang w:val="en-ID" w:eastAsia="en-ID"/>
        </w:rPr>
      </w:pPr>
      <w:r w:rsidRPr="009A4091">
        <w:rPr>
          <w:sz w:val="24"/>
          <w:lang w:val="en-ID" w:eastAsia="en-ID"/>
        </w:rPr>
        <w:t xml:space="preserve">The research is </w:t>
      </w:r>
      <w:del w:id="33" w:author="Asus" w:date="2025-05-08T08:31:00Z" w16du:dateUtc="2025-05-08T01:31:00Z">
        <w:r w:rsidRPr="009A4091" w:rsidDel="00923949">
          <w:rPr>
            <w:sz w:val="24"/>
            <w:lang w:val="en-ID" w:eastAsia="en-ID"/>
          </w:rPr>
          <w:delText>descriptive</w:delText>
        </w:r>
      </w:del>
      <w:ins w:id="34" w:author="Asus" w:date="2025-05-08T08:31:00Z" w16du:dateUtc="2025-05-08T01:31:00Z">
        <w:r w:rsidR="00923949">
          <w:rPr>
            <w:sz w:val="24"/>
            <w:lang w:val="en-ID" w:eastAsia="en-ID"/>
          </w:rPr>
          <w:t>qualitative</w:t>
        </w:r>
      </w:ins>
      <w:r w:rsidRPr="009A4091">
        <w:rPr>
          <w:sz w:val="24"/>
          <w:lang w:val="en-ID" w:eastAsia="en-ID"/>
        </w:rPr>
        <w:t>, with content analysis employing a qualitative approach. In addition, this research employs a kind of library research, which involves gathering textbooks to gain data through reading and analysis.</w:t>
      </w:r>
      <w:r w:rsidRPr="007D2AC8">
        <w:rPr>
          <w:sz w:val="24"/>
          <w:lang w:val="en-ID" w:eastAsia="en-ID"/>
        </w:rPr>
        <w:t xml:space="preserve"> Creswell (2012) </w:t>
      </w:r>
      <w:r>
        <w:rPr>
          <w:sz w:val="24"/>
          <w:lang w:val="en-ID" w:eastAsia="en-ID"/>
        </w:rPr>
        <w:t>stated</w:t>
      </w:r>
      <w:r w:rsidRPr="007D2AC8">
        <w:rPr>
          <w:sz w:val="24"/>
          <w:lang w:val="en-ID" w:eastAsia="en-ID"/>
        </w:rPr>
        <w:t xml:space="preserve"> </w:t>
      </w:r>
      <w:r>
        <w:rPr>
          <w:sz w:val="24"/>
          <w:lang w:val="en-ID" w:eastAsia="en-ID"/>
        </w:rPr>
        <w:t xml:space="preserve">that </w:t>
      </w:r>
      <w:r w:rsidRPr="007D2AC8">
        <w:rPr>
          <w:sz w:val="24"/>
          <w:lang w:val="en-ID" w:eastAsia="en-ID"/>
        </w:rPr>
        <w:t xml:space="preserve">qualitative research </w:t>
      </w:r>
      <w:del w:id="35" w:author="Asus" w:date="2025-05-08T11:32:00Z" w16du:dateUtc="2025-05-08T04:32:00Z">
        <w:r w:rsidRPr="007D2AC8" w:rsidDel="005E04A0">
          <w:rPr>
            <w:sz w:val="24"/>
            <w:lang w:val="en-ID" w:eastAsia="en-ID"/>
          </w:rPr>
          <w:delText xml:space="preserve">as </w:delText>
        </w:r>
      </w:del>
      <w:ins w:id="36" w:author="Asus" w:date="2025-05-08T11:32:00Z" w16du:dateUtc="2025-05-08T04:32:00Z">
        <w:r w:rsidR="005E04A0">
          <w:rPr>
            <w:sz w:val="24"/>
            <w:lang w:val="en-ID" w:eastAsia="en-ID"/>
          </w:rPr>
          <w:t>is</w:t>
        </w:r>
        <w:r w:rsidR="005E04A0" w:rsidRPr="007D2AC8">
          <w:rPr>
            <w:sz w:val="24"/>
            <w:lang w:val="en-ID" w:eastAsia="en-ID"/>
          </w:rPr>
          <w:t xml:space="preserve"> </w:t>
        </w:r>
      </w:ins>
      <w:r w:rsidRPr="007D2AC8">
        <w:rPr>
          <w:sz w:val="24"/>
          <w:lang w:val="en-ID" w:eastAsia="en-ID"/>
        </w:rPr>
        <w:t>an investigation of the meaning derived from an individual or a social community's social concerns</w:t>
      </w:r>
      <w:r w:rsidR="008D1536">
        <w:rPr>
          <w:sz w:val="24"/>
          <w:lang w:val="en-ID" w:eastAsia="en-ID"/>
        </w:rPr>
        <w:t xml:space="preserve">. </w:t>
      </w:r>
    </w:p>
    <w:p w14:paraId="27E987DE" w14:textId="77777777" w:rsidR="008D1536" w:rsidRPr="008D1536" w:rsidRDefault="008D1536" w:rsidP="008D1536">
      <w:pPr>
        <w:pStyle w:val="E-JOURNALBody"/>
        <w:numPr>
          <w:ilvl w:val="0"/>
          <w:numId w:val="4"/>
        </w:numPr>
        <w:contextualSpacing/>
        <w:rPr>
          <w:sz w:val="24"/>
          <w:lang w:val="en-ID" w:eastAsia="en-ID"/>
        </w:rPr>
      </w:pPr>
      <w:r>
        <w:rPr>
          <w:iCs/>
          <w:sz w:val="24"/>
        </w:rPr>
        <w:t>Operational Definition</w:t>
      </w:r>
    </w:p>
    <w:p w14:paraId="32EBECF3" w14:textId="781CE059" w:rsidR="008D1536" w:rsidRDefault="008D1536" w:rsidP="008D1536">
      <w:pPr>
        <w:pStyle w:val="E-JOURNALBody"/>
        <w:contextualSpacing/>
        <w:rPr>
          <w:sz w:val="24"/>
          <w:lang w:val="en-ID" w:eastAsia="en-ID"/>
        </w:rPr>
      </w:pPr>
      <w:r>
        <w:rPr>
          <w:sz w:val="24"/>
          <w:lang w:val="en-ID" w:eastAsia="en-ID"/>
        </w:rPr>
        <w:t>T</w:t>
      </w:r>
      <w:r w:rsidRPr="008D1536">
        <w:rPr>
          <w:sz w:val="24"/>
          <w:lang w:val="en-ID" w:eastAsia="en-ID"/>
        </w:rPr>
        <w:t xml:space="preserve">he English textbook was a textbook used by grade X. This study </w:t>
      </w:r>
      <w:del w:id="37" w:author="Asus" w:date="2025-05-08T08:31:00Z" w16du:dateUtc="2025-05-08T01:31:00Z">
        <w:r w:rsidRPr="008D1536" w:rsidDel="00923949">
          <w:rPr>
            <w:sz w:val="24"/>
            <w:lang w:val="en-ID" w:eastAsia="en-ID"/>
          </w:rPr>
          <w:delText>analyzed</w:delText>
        </w:r>
      </w:del>
      <w:ins w:id="38" w:author="Asus" w:date="2025-05-08T08:31:00Z" w16du:dateUtc="2025-05-08T01:31:00Z">
        <w:r w:rsidR="00923949" w:rsidRPr="008D1536">
          <w:rPr>
            <w:sz w:val="24"/>
            <w:lang w:val="en-ID" w:eastAsia="en-ID"/>
          </w:rPr>
          <w:t>analysed</w:t>
        </w:r>
      </w:ins>
      <w:r w:rsidRPr="008D1536">
        <w:rPr>
          <w:sz w:val="24"/>
          <w:lang w:val="en-ID" w:eastAsia="en-ID"/>
        </w:rPr>
        <w:t xml:space="preserve"> "English for Critical Thinking," which was published by PT Tiga Serangkai Pustaka Mandiri.</w:t>
      </w:r>
    </w:p>
    <w:p w14:paraId="213EB0E9" w14:textId="77777777" w:rsidR="008D1536" w:rsidRDefault="008D1536" w:rsidP="008D1536">
      <w:pPr>
        <w:pStyle w:val="E-JOURNALBody"/>
        <w:contextualSpacing/>
        <w:rPr>
          <w:sz w:val="24"/>
          <w:lang w:val="en-ID" w:eastAsia="en-ID"/>
        </w:rPr>
      </w:pPr>
    </w:p>
    <w:p w14:paraId="4207E9C2" w14:textId="77777777" w:rsidR="008D1536" w:rsidRDefault="008D1536" w:rsidP="008D1536">
      <w:pPr>
        <w:pStyle w:val="E-JOURNALBody"/>
        <w:contextualSpacing/>
        <w:rPr>
          <w:sz w:val="24"/>
          <w:lang w:val="en-ID" w:eastAsia="en-ID"/>
        </w:rPr>
      </w:pPr>
    </w:p>
    <w:p w14:paraId="310FA62F" w14:textId="6E5317BF" w:rsidR="008D1536" w:rsidRDefault="008D1536" w:rsidP="008D1536">
      <w:pPr>
        <w:pStyle w:val="E-JOURNALBody"/>
        <w:numPr>
          <w:ilvl w:val="0"/>
          <w:numId w:val="4"/>
        </w:numPr>
        <w:contextualSpacing/>
        <w:rPr>
          <w:sz w:val="24"/>
          <w:lang w:val="en-ID" w:eastAsia="en-ID"/>
        </w:rPr>
      </w:pPr>
      <w:r>
        <w:rPr>
          <w:sz w:val="24"/>
          <w:lang w:val="en-ID" w:eastAsia="en-ID"/>
        </w:rPr>
        <w:t xml:space="preserve">Research Setting </w:t>
      </w:r>
    </w:p>
    <w:p w14:paraId="78141085" w14:textId="5541C7BC" w:rsidR="008D1536" w:rsidRDefault="008D1536" w:rsidP="008D1536">
      <w:pPr>
        <w:ind w:left="360" w:firstLine="360"/>
        <w:jc w:val="both"/>
        <w:rPr>
          <w:rFonts w:ascii="Times New Roman" w:hAnsi="Times New Roman"/>
          <w:sz w:val="24"/>
          <w:szCs w:val="24"/>
          <w:lang w:val="en-ID" w:eastAsia="en-ID"/>
        </w:rPr>
      </w:pPr>
      <w:r w:rsidRPr="008D1536">
        <w:rPr>
          <w:rFonts w:ascii="Times New Roman" w:hAnsi="Times New Roman"/>
          <w:sz w:val="24"/>
          <w:szCs w:val="24"/>
          <w:lang w:val="en-ID" w:eastAsia="en-ID"/>
        </w:rPr>
        <w:t xml:space="preserve">The study was conducted on </w:t>
      </w:r>
      <w:ins w:id="39" w:author="Asus" w:date="2025-05-08T11:33:00Z" w16du:dateUtc="2025-05-08T04:33:00Z">
        <w:r w:rsidR="005E04A0">
          <w:rPr>
            <w:rFonts w:ascii="Times New Roman" w:hAnsi="Times New Roman"/>
            <w:sz w:val="24"/>
            <w:szCs w:val="24"/>
            <w:lang w:val="en-ID" w:eastAsia="en-ID"/>
          </w:rPr>
          <w:t xml:space="preserve">an </w:t>
        </w:r>
      </w:ins>
      <w:r w:rsidRPr="008D1536">
        <w:rPr>
          <w:rFonts w:ascii="Times New Roman" w:hAnsi="Times New Roman"/>
          <w:sz w:val="24"/>
          <w:szCs w:val="24"/>
          <w:lang w:val="en-ID" w:eastAsia="en-ID"/>
        </w:rPr>
        <w:t xml:space="preserve">English textbook entitled "English for Critical Thinking." The authors of this textbook were Bambang Sugeng, W.S Dona Ikasari, and Fatyana Rachma Saputri. It was Published by PT Tiga Serangkai Pustaka Mandiri in 2022. This textbook was used by </w:t>
      </w:r>
      <w:del w:id="40" w:author="Asus" w:date="2025-05-08T11:33:00Z" w16du:dateUtc="2025-05-08T04:33:00Z">
        <w:r w:rsidRPr="008D1536" w:rsidDel="005E04A0">
          <w:rPr>
            <w:rFonts w:ascii="Times New Roman" w:hAnsi="Times New Roman"/>
            <w:sz w:val="24"/>
            <w:szCs w:val="24"/>
            <w:lang w:val="en-ID" w:eastAsia="en-ID"/>
          </w:rPr>
          <w:delText>tenth grade</w:delText>
        </w:r>
      </w:del>
      <w:ins w:id="41" w:author="Asus" w:date="2025-05-08T11:33:00Z" w16du:dateUtc="2025-05-08T04:33:00Z">
        <w:r w:rsidR="005E04A0">
          <w:rPr>
            <w:rFonts w:ascii="Times New Roman" w:hAnsi="Times New Roman"/>
            <w:sz w:val="24"/>
            <w:szCs w:val="24"/>
            <w:lang w:val="en-ID" w:eastAsia="en-ID"/>
          </w:rPr>
          <w:t>tenth-grade</w:t>
        </w:r>
      </w:ins>
      <w:r w:rsidRPr="008D1536">
        <w:rPr>
          <w:rFonts w:ascii="Times New Roman" w:hAnsi="Times New Roman"/>
          <w:sz w:val="24"/>
          <w:szCs w:val="24"/>
          <w:lang w:val="en-ID" w:eastAsia="en-ID"/>
        </w:rPr>
        <w:t xml:space="preserve"> student senior high school. </w:t>
      </w:r>
    </w:p>
    <w:p w14:paraId="731462A7" w14:textId="47AFC068" w:rsidR="008D1536" w:rsidRDefault="008D1536" w:rsidP="008D1536">
      <w:pPr>
        <w:pStyle w:val="ListParagraph"/>
        <w:numPr>
          <w:ilvl w:val="0"/>
          <w:numId w:val="4"/>
        </w:numPr>
        <w:jc w:val="both"/>
        <w:rPr>
          <w:lang w:val="en-ID" w:eastAsia="en-ID"/>
        </w:rPr>
      </w:pPr>
      <w:commentRangeStart w:id="42"/>
      <w:r>
        <w:rPr>
          <w:lang w:val="en-ID" w:eastAsia="en-ID"/>
        </w:rPr>
        <w:t xml:space="preserve">Research Instrument </w:t>
      </w:r>
    </w:p>
    <w:p w14:paraId="07AEA5D7" w14:textId="213DDA30" w:rsidR="008D1536" w:rsidRDefault="008D1536" w:rsidP="008D1536">
      <w:pPr>
        <w:ind w:left="360" w:firstLine="360"/>
        <w:jc w:val="both"/>
        <w:rPr>
          <w:rFonts w:ascii="Times New Roman" w:hAnsi="Times New Roman"/>
          <w:sz w:val="24"/>
          <w:szCs w:val="24"/>
          <w:lang w:val="en-ID" w:eastAsia="en-ID"/>
        </w:rPr>
      </w:pPr>
      <w:r w:rsidRPr="008D1536">
        <w:rPr>
          <w:rFonts w:ascii="Times New Roman" w:hAnsi="Times New Roman"/>
          <w:sz w:val="24"/>
          <w:szCs w:val="24"/>
          <w:lang w:val="en-ID" w:eastAsia="en-ID"/>
        </w:rPr>
        <w:t xml:space="preserve">This </w:t>
      </w:r>
      <w:ins w:id="43" w:author="Asus" w:date="2025-05-08T12:44:00Z" w16du:dateUtc="2025-05-08T05:44:00Z">
        <w:r w:rsidR="008964B9">
          <w:rPr>
            <w:rFonts w:ascii="Times New Roman" w:hAnsi="Times New Roman"/>
            <w:sz w:val="24"/>
            <w:szCs w:val="24"/>
            <w:lang w:val="en-ID" w:eastAsia="en-ID"/>
          </w:rPr>
          <w:t xml:space="preserve">research </w:t>
        </w:r>
      </w:ins>
      <w:r w:rsidRPr="008D1536">
        <w:rPr>
          <w:rFonts w:ascii="Times New Roman" w:hAnsi="Times New Roman"/>
          <w:sz w:val="24"/>
          <w:szCs w:val="24"/>
          <w:lang w:val="en-ID" w:eastAsia="en-ID"/>
        </w:rPr>
        <w:t xml:space="preserve">was content analysis </w:t>
      </w:r>
      <w:del w:id="44" w:author="Asus" w:date="2025-05-08T12:45:00Z" w16du:dateUtc="2025-05-08T05:45:00Z">
        <w:r w:rsidRPr="008D1536" w:rsidDel="008964B9">
          <w:rPr>
            <w:rFonts w:ascii="Times New Roman" w:hAnsi="Times New Roman"/>
            <w:sz w:val="24"/>
            <w:szCs w:val="24"/>
            <w:lang w:val="en-ID" w:eastAsia="en-ID"/>
          </w:rPr>
          <w:delText>research</w:delText>
        </w:r>
      </w:del>
      <w:r w:rsidRPr="008D1536">
        <w:rPr>
          <w:rFonts w:ascii="Times New Roman" w:hAnsi="Times New Roman"/>
          <w:sz w:val="24"/>
          <w:szCs w:val="24"/>
          <w:lang w:val="en-ID" w:eastAsia="en-ID"/>
        </w:rPr>
        <w:t>, and the researcher’s primary instrument was the human. The researcher’s main role was to collect data. According to Sugiyono (2010), "a qualitative researcher, as the human instrument, had the function to state the research focus, select an informant as a data source, compile the data, judge the quality of the data, analyze the data, interpret the data, and arrive at a conclusion about their findings."</w:t>
      </w:r>
    </w:p>
    <w:p w14:paraId="1F19963C" w14:textId="53662237" w:rsidR="008D1536" w:rsidRDefault="008D1536" w:rsidP="008D1536">
      <w:pPr>
        <w:pStyle w:val="ListParagraph"/>
        <w:numPr>
          <w:ilvl w:val="0"/>
          <w:numId w:val="4"/>
        </w:numPr>
        <w:jc w:val="both"/>
        <w:rPr>
          <w:lang w:val="en-ID" w:eastAsia="en-ID"/>
        </w:rPr>
      </w:pPr>
      <w:r>
        <w:rPr>
          <w:lang w:val="en-ID" w:eastAsia="en-ID"/>
        </w:rPr>
        <w:t xml:space="preserve">Data Collection </w:t>
      </w:r>
    </w:p>
    <w:p w14:paraId="5C26AECD" w14:textId="4BA5CF2B" w:rsidR="008D1536" w:rsidRPr="008D1536" w:rsidRDefault="008D1536" w:rsidP="008D1536">
      <w:pPr>
        <w:ind w:left="360" w:firstLine="360"/>
        <w:jc w:val="both"/>
        <w:rPr>
          <w:rFonts w:ascii="Times New Roman" w:hAnsi="Times New Roman"/>
          <w:sz w:val="24"/>
          <w:szCs w:val="24"/>
          <w:lang w:val="en-ID" w:eastAsia="en-ID"/>
        </w:rPr>
      </w:pPr>
      <w:r w:rsidRPr="008D1536">
        <w:rPr>
          <w:rFonts w:ascii="Times New Roman" w:hAnsi="Times New Roman"/>
          <w:sz w:val="24"/>
          <w:szCs w:val="24"/>
          <w:lang w:val="en-ID" w:eastAsia="en-ID"/>
        </w:rPr>
        <w:t>The researcher used documentation to gather data. Sugiyono (2010) defined documentation as a way of gathering data and information by way of texts, libraries, files, printed values, and images in the format of reports or data</w:t>
      </w:r>
      <w:ins w:id="45" w:author="Asus" w:date="2025-05-08T11:33:00Z" w16du:dateUtc="2025-05-08T04:33:00Z">
        <w:r w:rsidR="005E04A0">
          <w:rPr>
            <w:rFonts w:ascii="Times New Roman" w:hAnsi="Times New Roman"/>
            <w:sz w:val="24"/>
            <w:szCs w:val="24"/>
            <w:lang w:val="en-ID" w:eastAsia="en-ID"/>
          </w:rPr>
          <w:t>,</w:t>
        </w:r>
      </w:ins>
      <w:r w:rsidRPr="008D1536">
        <w:rPr>
          <w:rFonts w:ascii="Times New Roman" w:hAnsi="Times New Roman"/>
          <w:sz w:val="24"/>
          <w:szCs w:val="24"/>
          <w:lang w:val="en-ID" w:eastAsia="en-ID"/>
        </w:rPr>
        <w:t xml:space="preserve"> which may be used for assisting research.</w:t>
      </w:r>
      <w:commentRangeEnd w:id="42"/>
      <w:r w:rsidR="000F3D2E">
        <w:rPr>
          <w:rStyle w:val="CommentReference"/>
          <w:rFonts w:ascii="Times New Roman" w:eastAsia="Times New Roman" w:hAnsi="Times New Roman"/>
          <w:lang w:val="en-US"/>
        </w:rPr>
        <w:commentReference w:id="42"/>
      </w:r>
    </w:p>
    <w:p w14:paraId="77824890" w14:textId="338EE979" w:rsidR="008D1536" w:rsidRDefault="008D1536" w:rsidP="008D1536">
      <w:pPr>
        <w:pStyle w:val="ListParagraph"/>
        <w:numPr>
          <w:ilvl w:val="0"/>
          <w:numId w:val="4"/>
        </w:numPr>
        <w:jc w:val="both"/>
        <w:rPr>
          <w:lang w:val="en-ID" w:eastAsia="en-ID"/>
        </w:rPr>
      </w:pPr>
      <w:r>
        <w:rPr>
          <w:lang w:val="en-ID" w:eastAsia="en-ID"/>
        </w:rPr>
        <w:t>Techniques of Analyzing the Data</w:t>
      </w:r>
    </w:p>
    <w:p w14:paraId="76EA35D8" w14:textId="4FA8BAE5" w:rsidR="008D1536" w:rsidRDefault="008D1536" w:rsidP="008D1536">
      <w:pPr>
        <w:ind w:left="360" w:firstLine="360"/>
        <w:jc w:val="both"/>
        <w:rPr>
          <w:rFonts w:ascii="Times New Roman" w:hAnsi="Times New Roman"/>
          <w:sz w:val="24"/>
          <w:szCs w:val="24"/>
          <w:lang w:val="en-ID" w:eastAsia="en-ID"/>
        </w:rPr>
      </w:pPr>
      <w:r w:rsidRPr="008D1536">
        <w:rPr>
          <w:rFonts w:ascii="Times New Roman" w:hAnsi="Times New Roman"/>
          <w:sz w:val="24"/>
          <w:szCs w:val="24"/>
          <w:lang w:val="en-ID" w:eastAsia="en-ID"/>
        </w:rPr>
        <w:t>To analyze the textbook, the researcher followed Hutchinson and Waters' (1987) techniques. They stated that data analysis in material evaluation consisted of four processes: defining criteria, subjective and objective analyses, and matching.</w:t>
      </w:r>
    </w:p>
    <w:p w14:paraId="3D99815B" w14:textId="77777777" w:rsidR="001D73B5" w:rsidRDefault="001D73B5" w:rsidP="001D73B5">
      <w:pPr>
        <w:pStyle w:val="ListParagraph"/>
        <w:numPr>
          <w:ilvl w:val="0"/>
          <w:numId w:val="4"/>
        </w:numPr>
        <w:jc w:val="both"/>
        <w:rPr>
          <w:lang w:val="en-ID" w:eastAsia="en-ID"/>
        </w:rPr>
      </w:pPr>
      <w:r>
        <w:rPr>
          <w:lang w:val="en-ID" w:eastAsia="en-ID"/>
        </w:rPr>
        <w:t>Trustworthiness of the Data</w:t>
      </w:r>
    </w:p>
    <w:p w14:paraId="7A2BF08E" w14:textId="6B1C73F5" w:rsidR="001D73B5" w:rsidRPr="001D73B5" w:rsidRDefault="001D73B5" w:rsidP="001D73B5">
      <w:pPr>
        <w:ind w:left="360" w:firstLine="360"/>
        <w:jc w:val="both"/>
        <w:rPr>
          <w:rFonts w:ascii="Times New Roman" w:hAnsi="Times New Roman"/>
          <w:sz w:val="24"/>
          <w:szCs w:val="24"/>
          <w:lang w:val="en-ID" w:eastAsia="en-ID"/>
        </w:rPr>
      </w:pPr>
      <w:r w:rsidRPr="001D73B5">
        <w:rPr>
          <w:rFonts w:ascii="Times New Roman" w:hAnsi="Times New Roman"/>
          <w:sz w:val="24"/>
          <w:szCs w:val="24"/>
          <w:lang w:val="en-ID" w:eastAsia="en-ID"/>
        </w:rPr>
        <w:t>The researcher of this study used investigator triangulation to validate the data. The researcher recruited two English experts from Raden Fatah University as investigators to validate the data. They both validated the data findings. The validation resulted in valid data findings, which could potentially be utilized for research data.</w:t>
      </w:r>
    </w:p>
    <w:p w14:paraId="44B00B9D" w14:textId="77777777" w:rsidR="008D1536" w:rsidRPr="008D1536" w:rsidRDefault="008D1536" w:rsidP="008D1536">
      <w:pPr>
        <w:pStyle w:val="E-JOURNALBody"/>
        <w:ind w:left="720" w:firstLine="0"/>
        <w:contextualSpacing/>
        <w:rPr>
          <w:sz w:val="28"/>
          <w:szCs w:val="28"/>
          <w:lang w:val="en-ID" w:eastAsia="en-ID"/>
        </w:rPr>
      </w:pPr>
    </w:p>
    <w:p w14:paraId="4A41A9E9" w14:textId="61A364EA" w:rsidR="00362B06" w:rsidRDefault="00362B06" w:rsidP="005E1B2B">
      <w:pPr>
        <w:spacing w:line="360" w:lineRule="auto"/>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332ECE24" w14:textId="651553CC" w:rsidR="001D73B5" w:rsidRPr="001D73B5" w:rsidRDefault="001D73B5" w:rsidP="001D73B5">
      <w:pPr>
        <w:pStyle w:val="E-JOURNALBody"/>
        <w:numPr>
          <w:ilvl w:val="0"/>
          <w:numId w:val="5"/>
        </w:numPr>
        <w:contextualSpacing/>
        <w:rPr>
          <w:b/>
          <w:sz w:val="24"/>
        </w:rPr>
      </w:pPr>
      <w:r>
        <w:rPr>
          <w:bCs/>
          <w:sz w:val="24"/>
        </w:rPr>
        <w:t xml:space="preserve">Findings </w:t>
      </w:r>
    </w:p>
    <w:p w14:paraId="7933D407" w14:textId="77777777" w:rsidR="001D73B5" w:rsidRDefault="001D73B5">
      <w:pPr>
        <w:pStyle w:val="E-JOURNALBody"/>
        <w:ind w:firstLine="0"/>
        <w:contextualSpacing/>
        <w:rPr>
          <w:b/>
          <w:sz w:val="24"/>
        </w:rPr>
        <w:pPrChange w:id="46" w:author="Asus" w:date="2025-05-08T08:32:00Z" w16du:dateUtc="2025-05-08T01:32:00Z">
          <w:pPr>
            <w:pStyle w:val="E-JOURNALBody"/>
            <w:ind w:left="927" w:firstLine="0"/>
            <w:contextualSpacing/>
          </w:pPr>
        </w:pPrChange>
      </w:pPr>
    </w:p>
    <w:p w14:paraId="7F04CC06" w14:textId="79C2679E"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findings of the study were aims and approaches, design and organization, language content, skills, topic, methodology, teacher's book, and practical </w:t>
      </w:r>
      <w:del w:id="47" w:author="Asus" w:date="2025-05-08T11:34:00Z" w16du:dateUtc="2025-05-08T04:34:00Z">
        <w:r w:rsidRPr="001D73B5" w:rsidDel="005E04A0">
          <w:rPr>
            <w:rFonts w:ascii="Times New Roman" w:eastAsia="Times New Roman" w:hAnsi="Times New Roman"/>
            <w:sz w:val="24"/>
            <w:szCs w:val="24"/>
            <w:lang w:val="en-ID" w:eastAsia="en-ID"/>
          </w:rPr>
          <w:delText>consideration</w:delText>
        </w:r>
      </w:del>
      <w:ins w:id="48" w:author="Asus" w:date="2025-05-08T11:34:00Z" w16du:dateUtc="2025-05-08T04:34:00Z">
        <w:r w:rsidR="005E04A0">
          <w:rPr>
            <w:rFonts w:ascii="Times New Roman" w:eastAsia="Times New Roman" w:hAnsi="Times New Roman"/>
            <w:sz w:val="24"/>
            <w:szCs w:val="24"/>
            <w:lang w:val="en-ID" w:eastAsia="en-ID"/>
          </w:rPr>
          <w:t>considerations</w:t>
        </w:r>
      </w:ins>
      <w:r w:rsidRPr="001D73B5">
        <w:rPr>
          <w:rFonts w:ascii="Times New Roman" w:eastAsia="Times New Roman" w:hAnsi="Times New Roman"/>
          <w:sz w:val="24"/>
          <w:szCs w:val="24"/>
          <w:lang w:val="en-ID" w:eastAsia="en-ID"/>
        </w:rPr>
        <w:t>. The findings from an evaluation analysis of the textbook "English for Critical Thinking" for senior high school grade X</w:t>
      </w:r>
      <w:ins w:id="49" w:author="Asus" w:date="2025-05-08T11:34:00Z" w16du:dateUtc="2025-05-08T04:34:00Z">
        <w:r w:rsidR="005E04A0">
          <w:rPr>
            <w:rFonts w:ascii="Times New Roman" w:eastAsia="Times New Roman" w:hAnsi="Times New Roman"/>
            <w:sz w:val="24"/>
            <w:szCs w:val="24"/>
            <w:lang w:val="en-ID" w:eastAsia="en-ID"/>
          </w:rPr>
          <w:t>,</w:t>
        </w:r>
      </w:ins>
      <w:r w:rsidRPr="001D73B5">
        <w:rPr>
          <w:rFonts w:ascii="Times New Roman" w:eastAsia="Times New Roman" w:hAnsi="Times New Roman"/>
          <w:sz w:val="24"/>
          <w:szCs w:val="24"/>
          <w:lang w:val="en-ID" w:eastAsia="en-ID"/>
        </w:rPr>
        <w:t xml:space="preserve"> published by PT Tiga Serangkai Pustaka Mandiri. These findings were based on evaluations of English textbook checklists completed by the researcher. </w:t>
      </w:r>
    </w:p>
    <w:p w14:paraId="7613F81D" w14:textId="39E21265" w:rsidR="001D73B5" w:rsidRPr="001D73B5" w:rsidRDefault="001D73B5" w:rsidP="001D73B5">
      <w:pPr>
        <w:spacing w:after="160"/>
        <w:rPr>
          <w:rFonts w:ascii="Times New Roman" w:hAnsi="Times New Roman"/>
          <w:sz w:val="24"/>
          <w:szCs w:val="24"/>
          <w:lang w:val="en-ID" w:eastAsia="en-ID"/>
        </w:rPr>
      </w:pPr>
      <w:r w:rsidRPr="001D73B5">
        <w:rPr>
          <w:rFonts w:ascii="Times New Roman" w:hAnsi="Times New Roman"/>
          <w:b/>
          <w:bCs/>
          <w:sz w:val="24"/>
          <w:szCs w:val="24"/>
          <w:lang w:val="en-ID" w:eastAsia="en-ID"/>
        </w:rPr>
        <w:t xml:space="preserve">1.1 Aims and Approaches </w:t>
      </w:r>
    </w:p>
    <w:p w14:paraId="77226D23" w14:textId="537B438C"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goals and criteria of the aims and approaches are 100% in all lessons. The aims of the coursebook correspond closely with the aims of the teaching program and with the needs of the learners. The textbook uses the Indonesian Emancipated Curriculum</w:t>
      </w:r>
      <w:ins w:id="50" w:author="Asus" w:date="2025-05-08T11:34:00Z" w16du:dateUtc="2025-05-08T04:34:00Z">
        <w:r w:rsidR="005E04A0">
          <w:rPr>
            <w:rFonts w:ascii="Times New Roman" w:eastAsia="Times New Roman" w:hAnsi="Times New Roman"/>
            <w:sz w:val="24"/>
            <w:szCs w:val="24"/>
            <w:lang w:val="en-ID" w:eastAsia="en-ID"/>
          </w:rPr>
          <w:t>,</w:t>
        </w:r>
      </w:ins>
      <w:r w:rsidRPr="001D73B5">
        <w:rPr>
          <w:rFonts w:ascii="Times New Roman" w:eastAsia="Times New Roman" w:hAnsi="Times New Roman"/>
          <w:sz w:val="24"/>
          <w:szCs w:val="24"/>
          <w:lang w:val="en-ID" w:eastAsia="en-ID"/>
        </w:rPr>
        <w:t xml:space="preserve"> and the objectives of each material align with the curriculum and the students' needs. This textbook is in harmony with the learning outcomes of the English subject by teaching </w:t>
      </w:r>
      <w:del w:id="51" w:author="Asus" w:date="2025-05-08T08:33:00Z" w16du:dateUtc="2025-05-08T01:33:00Z">
        <w:r w:rsidRPr="001D73B5" w:rsidDel="00923949">
          <w:rPr>
            <w:rFonts w:ascii="Times New Roman" w:eastAsia="Times New Roman" w:hAnsi="Times New Roman"/>
            <w:sz w:val="24"/>
            <w:szCs w:val="24"/>
            <w:lang w:val="en-ID" w:eastAsia="en-ID"/>
          </w:rPr>
          <w:delText>students</w:delText>
        </w:r>
      </w:del>
      <w:ins w:id="52" w:author="Asus" w:date="2025-05-08T08:33:00Z" w16du:dateUtc="2025-05-08T01:33:00Z">
        <w:r w:rsidR="00923949" w:rsidRPr="001D73B5">
          <w:rPr>
            <w:rFonts w:ascii="Times New Roman" w:eastAsia="Times New Roman" w:hAnsi="Times New Roman"/>
            <w:sz w:val="24"/>
            <w:szCs w:val="24"/>
            <w:lang w:val="en-ID" w:eastAsia="en-ID"/>
          </w:rPr>
          <w:t>student’s</w:t>
        </w:r>
      </w:ins>
      <w:r w:rsidRPr="001D73B5">
        <w:rPr>
          <w:rFonts w:ascii="Times New Roman" w:eastAsia="Times New Roman" w:hAnsi="Times New Roman"/>
          <w:sz w:val="24"/>
          <w:szCs w:val="24"/>
          <w:lang w:val="en-ID" w:eastAsia="en-ID"/>
        </w:rPr>
        <w:t xml:space="preserve"> descriptive texts, expressing plans and intentions, analyzing report texts, reading and writing descriptive and expository texts, listening to </w:t>
      </w:r>
      <w:r w:rsidRPr="001D73B5">
        <w:rPr>
          <w:rFonts w:ascii="Times New Roman" w:eastAsia="Times New Roman" w:hAnsi="Times New Roman"/>
          <w:sz w:val="24"/>
          <w:szCs w:val="24"/>
          <w:lang w:val="en-ID" w:eastAsia="en-ID"/>
        </w:rPr>
        <w:lastRenderedPageBreak/>
        <w:t>announcements, narrating past events, reading historical story texts, interpreting narrative texts, and singing songs. This ensures that students understand the social function, general structure, and linguistic features of the text. Activities such as singing songs, completing lyrics, and paraphrasing lyrics are also included. Students communicate using oral, written, and visual English texts.</w:t>
      </w:r>
    </w:p>
    <w:p w14:paraId="7EC1DA9C"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second criterion is that the coursebook is suited to the learning and teaching situation. The English subject in Phase E is deemed understandable and covers the expected learning outcomes. Students will learn to introduce themselves and others, read descriptive texts about personal identities and activities, create greeting and congratulatory dialogs, express plans or intentions, describe a traditional house in Indonesia, read descriptive and expository texts, make announcements at the airport, write about personal experiences, compare the use of the simple past tense and the present perfect tense, create a historical narrative in groups, define the social function and generic structure of narrative texts, and paraphrase a song lyric. The textbook provides exercises, examples, and activities to help students better understand the material. It meets the standards for students to grasp their English textbook. The textbook meets the standards for students to comprehend their English textbook.</w:t>
      </w:r>
    </w:p>
    <w:p w14:paraId="6DEC9F76" w14:textId="77777777" w:rsidR="001D73B5" w:rsidRDefault="001D73B5" w:rsidP="001D73B5">
      <w:pPr>
        <w:ind w:firstLine="720"/>
        <w:jc w:val="both"/>
        <w:rPr>
          <w:ins w:id="53" w:author="Asus" w:date="2025-05-08T11:34:00Z" w16du:dateUtc="2025-05-08T04:34:00Z"/>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third criterion is that this textbook is flexible and allows for various teaching and learning styles. The textbook offers various tasks and exercises for teachers and students, ranging from completing dialogues in given situations to presenting them in front of peers. The textbook also includes pair work, where students create short dialogues expressing praise for someone using different themes. It also suggests building dialogues using expressions with partners and presenting them in front of the class. It also includes pair-group work, where students find sentences in the simple past and past perfect forms, discuss the differences between the two forms, study the overall structure of narrative texts, and paraphrase each phrase from the songs provided in the student book. However, not all lessons provide group work.</w:t>
      </w:r>
    </w:p>
    <w:p w14:paraId="2C9FCCBB" w14:textId="77777777" w:rsidR="005E04A0" w:rsidRPr="001D73B5" w:rsidRDefault="005E04A0" w:rsidP="001D73B5">
      <w:pPr>
        <w:ind w:firstLine="720"/>
        <w:jc w:val="both"/>
        <w:rPr>
          <w:rFonts w:ascii="Times New Roman" w:eastAsia="Times New Roman" w:hAnsi="Times New Roman"/>
          <w:color w:val="000000"/>
          <w:sz w:val="24"/>
          <w:szCs w:val="24"/>
          <w:lang w:val="en-ID" w:eastAsia="en-ID"/>
        </w:rPr>
      </w:pPr>
    </w:p>
    <w:p w14:paraId="29AE5766" w14:textId="3DBBB6B3" w:rsidR="001D73B5" w:rsidRPr="001D73B5" w:rsidRDefault="001D73B5" w:rsidP="001D73B5">
      <w:pPr>
        <w:pStyle w:val="ListParagraph"/>
        <w:numPr>
          <w:ilvl w:val="1"/>
          <w:numId w:val="5"/>
        </w:numPr>
        <w:spacing w:after="160"/>
        <w:jc w:val="both"/>
        <w:rPr>
          <w:b/>
          <w:bCs/>
          <w:lang w:val="en-ID" w:eastAsia="en-ID"/>
        </w:rPr>
      </w:pPr>
      <w:r w:rsidRPr="001D73B5">
        <w:rPr>
          <w:b/>
          <w:bCs/>
          <w:lang w:val="en-ID" w:eastAsia="en-ID"/>
        </w:rPr>
        <w:t xml:space="preserve">Design and Organization </w:t>
      </w:r>
    </w:p>
    <w:p w14:paraId="205B9C54" w14:textId="45A008EC"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 xml:space="preserve">The criteria for design and organization </w:t>
      </w:r>
      <w:del w:id="54" w:author="Asus" w:date="2025-05-08T11:35:00Z" w16du:dateUtc="2025-05-08T04:35:00Z">
        <w:r w:rsidRPr="001D73B5" w:rsidDel="005E04A0">
          <w:rPr>
            <w:rFonts w:ascii="Times New Roman" w:eastAsia="Times New Roman" w:hAnsi="Times New Roman"/>
            <w:color w:val="000000"/>
            <w:sz w:val="24"/>
            <w:szCs w:val="24"/>
            <w:lang w:val="en-ID" w:eastAsia="en-ID"/>
          </w:rPr>
          <w:delText xml:space="preserve">to </w:delText>
        </w:r>
      </w:del>
      <w:ins w:id="55" w:author="Asus" w:date="2025-05-08T11:35:00Z" w16du:dateUtc="2025-05-08T04:35:00Z">
        <w:r w:rsidR="005E04A0">
          <w:rPr>
            <w:rFonts w:ascii="Times New Roman" w:eastAsia="Times New Roman" w:hAnsi="Times New Roman"/>
            <w:color w:val="000000"/>
            <w:sz w:val="24"/>
            <w:szCs w:val="24"/>
            <w:lang w:val="en-ID" w:eastAsia="en-ID"/>
          </w:rPr>
          <w:t>of</w:t>
        </w:r>
        <w:r w:rsidR="005E04A0" w:rsidRPr="001D73B5">
          <w:rPr>
            <w:rFonts w:ascii="Times New Roman" w:eastAsia="Times New Roman" w:hAnsi="Times New Roman"/>
            <w:color w:val="000000"/>
            <w:sz w:val="24"/>
            <w:szCs w:val="24"/>
            <w:lang w:val="en-ID" w:eastAsia="en-ID"/>
          </w:rPr>
          <w:t xml:space="preserve"> </w:t>
        </w:r>
      </w:ins>
      <w:r w:rsidRPr="001D73B5">
        <w:rPr>
          <w:rFonts w:ascii="Times New Roman" w:eastAsia="Times New Roman" w:hAnsi="Times New Roman"/>
          <w:color w:val="000000"/>
          <w:sz w:val="24"/>
          <w:szCs w:val="24"/>
          <w:lang w:val="en-ID" w:eastAsia="en-ID"/>
        </w:rPr>
        <w:t xml:space="preserve">the textbook goals are 83% in all lessons. The total course package consists of various components, including students' books, teachers' books, workbooks, and cassettes.  However, the publisher only offers </w:t>
      </w:r>
      <w:del w:id="56" w:author="Asus" w:date="2025-05-08T11:35:00Z" w16du:dateUtc="2025-05-08T04:35:00Z">
        <w:r w:rsidRPr="001D73B5" w:rsidDel="005E04A0">
          <w:rPr>
            <w:rFonts w:ascii="Times New Roman" w:eastAsia="Times New Roman" w:hAnsi="Times New Roman"/>
            <w:color w:val="000000"/>
            <w:sz w:val="24"/>
            <w:szCs w:val="24"/>
            <w:lang w:val="en-ID" w:eastAsia="en-ID"/>
          </w:rPr>
          <w:delText xml:space="preserve">student’s </w:delText>
        </w:r>
      </w:del>
      <w:ins w:id="57" w:author="Asus" w:date="2025-05-08T11:35:00Z" w16du:dateUtc="2025-05-08T04:35:00Z">
        <w:r w:rsidR="005E04A0">
          <w:rPr>
            <w:rFonts w:ascii="Times New Roman" w:eastAsia="Times New Roman" w:hAnsi="Times New Roman"/>
            <w:color w:val="000000"/>
            <w:sz w:val="24"/>
            <w:szCs w:val="24"/>
            <w:lang w:val="en-ID" w:eastAsia="en-ID"/>
          </w:rPr>
          <w:t>students’</w:t>
        </w:r>
        <w:r w:rsidR="005E04A0" w:rsidRPr="001D73B5">
          <w:rPr>
            <w:rFonts w:ascii="Times New Roman" w:eastAsia="Times New Roman" w:hAnsi="Times New Roman"/>
            <w:color w:val="000000"/>
            <w:sz w:val="24"/>
            <w:szCs w:val="24"/>
            <w:lang w:val="en-ID" w:eastAsia="en-ID"/>
          </w:rPr>
          <w:t xml:space="preserve"> </w:t>
        </w:r>
      </w:ins>
      <w:r w:rsidRPr="001D73B5">
        <w:rPr>
          <w:rFonts w:ascii="Times New Roman" w:eastAsia="Times New Roman" w:hAnsi="Times New Roman"/>
          <w:color w:val="000000"/>
          <w:sz w:val="24"/>
          <w:szCs w:val="24"/>
          <w:lang w:val="en-ID" w:eastAsia="en-ID"/>
        </w:rPr>
        <w:t xml:space="preserve">and teacher’s </w:t>
      </w:r>
      <w:del w:id="58" w:author="Asus" w:date="2025-05-08T11:35:00Z" w16du:dateUtc="2025-05-08T04:35:00Z">
        <w:r w:rsidRPr="001D73B5" w:rsidDel="005E04A0">
          <w:rPr>
            <w:rFonts w:ascii="Times New Roman" w:eastAsia="Times New Roman" w:hAnsi="Times New Roman"/>
            <w:color w:val="000000"/>
            <w:sz w:val="24"/>
            <w:szCs w:val="24"/>
            <w:lang w:val="en-ID" w:eastAsia="en-ID"/>
          </w:rPr>
          <w:delText>book</w:delText>
        </w:r>
      </w:del>
      <w:ins w:id="59" w:author="Asus" w:date="2025-05-08T11:35:00Z" w16du:dateUtc="2025-05-08T04:35:00Z">
        <w:r w:rsidR="005E04A0">
          <w:rPr>
            <w:rFonts w:ascii="Times New Roman" w:eastAsia="Times New Roman" w:hAnsi="Times New Roman"/>
            <w:color w:val="000000"/>
            <w:sz w:val="24"/>
            <w:szCs w:val="24"/>
            <w:lang w:val="en-ID" w:eastAsia="en-ID"/>
          </w:rPr>
          <w:t>books</w:t>
        </w:r>
      </w:ins>
      <w:r w:rsidRPr="001D73B5">
        <w:rPr>
          <w:rFonts w:ascii="Times New Roman" w:eastAsia="Times New Roman" w:hAnsi="Times New Roman"/>
          <w:color w:val="000000"/>
          <w:sz w:val="24"/>
          <w:szCs w:val="24"/>
          <w:lang w:val="en-ID" w:eastAsia="en-ID"/>
        </w:rPr>
        <w:t xml:space="preserve">. The publisher only provides </w:t>
      </w:r>
      <w:ins w:id="60" w:author="Asus" w:date="2025-05-08T11:35:00Z" w16du:dateUtc="2025-05-08T04:35:00Z">
        <w:r w:rsidR="005E04A0">
          <w:rPr>
            <w:rFonts w:ascii="Times New Roman" w:eastAsia="Times New Roman" w:hAnsi="Times New Roman"/>
            <w:color w:val="000000"/>
            <w:sz w:val="24"/>
            <w:szCs w:val="24"/>
            <w:lang w:val="en-ID" w:eastAsia="en-ID"/>
          </w:rPr>
          <w:t xml:space="preserve">a </w:t>
        </w:r>
      </w:ins>
      <w:r w:rsidRPr="001D73B5">
        <w:rPr>
          <w:rFonts w:ascii="Times New Roman" w:eastAsia="Times New Roman" w:hAnsi="Times New Roman"/>
          <w:color w:val="000000"/>
          <w:sz w:val="24"/>
          <w:szCs w:val="24"/>
          <w:lang w:val="en-ID" w:eastAsia="en-ID"/>
        </w:rPr>
        <w:t xml:space="preserve">QR code for </w:t>
      </w:r>
      <w:ins w:id="61" w:author="Asus" w:date="2025-05-08T11:35:00Z" w16du:dateUtc="2025-05-08T04:35:00Z">
        <w:r w:rsidR="005E04A0">
          <w:rPr>
            <w:rFonts w:ascii="Times New Roman" w:eastAsia="Times New Roman" w:hAnsi="Times New Roman"/>
            <w:color w:val="000000"/>
            <w:sz w:val="24"/>
            <w:szCs w:val="24"/>
            <w:lang w:val="en-ID" w:eastAsia="en-ID"/>
          </w:rPr>
          <w:t xml:space="preserve">the </w:t>
        </w:r>
      </w:ins>
      <w:r w:rsidRPr="001D73B5">
        <w:rPr>
          <w:rFonts w:ascii="Times New Roman" w:eastAsia="Times New Roman" w:hAnsi="Times New Roman"/>
          <w:color w:val="000000"/>
          <w:sz w:val="24"/>
          <w:szCs w:val="24"/>
          <w:lang w:val="en-ID" w:eastAsia="en-ID"/>
        </w:rPr>
        <w:t xml:space="preserve">listening section on each lesson that can be accessed </w:t>
      </w:r>
      <w:del w:id="62" w:author="Asus" w:date="2025-05-08T11:35:00Z" w16du:dateUtc="2025-05-08T04:35:00Z">
        <w:r w:rsidRPr="001D73B5" w:rsidDel="005E04A0">
          <w:rPr>
            <w:rFonts w:ascii="Times New Roman" w:eastAsia="Times New Roman" w:hAnsi="Times New Roman"/>
            <w:color w:val="000000"/>
            <w:sz w:val="24"/>
            <w:szCs w:val="24"/>
            <w:lang w:val="en-ID" w:eastAsia="en-ID"/>
          </w:rPr>
          <w:delText>students by</w:delText>
        </w:r>
      </w:del>
      <w:ins w:id="63" w:author="Asus" w:date="2025-05-08T11:35:00Z" w16du:dateUtc="2025-05-08T04:35:00Z">
        <w:r w:rsidR="005E04A0">
          <w:rPr>
            <w:rFonts w:ascii="Times New Roman" w:eastAsia="Times New Roman" w:hAnsi="Times New Roman"/>
            <w:color w:val="000000"/>
            <w:sz w:val="24"/>
            <w:szCs w:val="24"/>
            <w:lang w:val="en-ID" w:eastAsia="en-ID"/>
          </w:rPr>
          <w:t>by students</w:t>
        </w:r>
      </w:ins>
      <w:r w:rsidRPr="001D73B5">
        <w:rPr>
          <w:rFonts w:ascii="Times New Roman" w:eastAsia="Times New Roman" w:hAnsi="Times New Roman"/>
          <w:color w:val="000000"/>
          <w:sz w:val="24"/>
          <w:szCs w:val="24"/>
          <w:lang w:val="en-ID" w:eastAsia="en-ID"/>
        </w:rPr>
        <w:t xml:space="preserve"> using the application provided by the book publisher.</w:t>
      </w:r>
    </w:p>
    <w:p w14:paraId="758905CC"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second criterion is that the content is organized according to structures, functions, topics, and skills. Content organization is a systematic process that helps students understand material by defining topics, learning objectives, and functions. It involves providing instructions for activities or tasks, organizing content based on topics, and providing personal identities. This approach also combines basic tasks with more complex ones. The structure of content organization includes defining topics, learning objectives, functions, and practice questions for students. This systematic approach ensures that students can understand the material effectively and can apply it in their daily lives. </w:t>
      </w:r>
    </w:p>
    <w:p w14:paraId="24B067A9" w14:textId="6FCA9E8B"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 xml:space="preserve">The third criterion is that the content is sequenced </w:t>
      </w:r>
      <w:del w:id="64" w:author="Asus" w:date="2025-05-08T11:34:00Z" w16du:dateUtc="2025-05-08T04:34:00Z">
        <w:r w:rsidRPr="001D73B5" w:rsidDel="005E04A0">
          <w:rPr>
            <w:rFonts w:ascii="Times New Roman" w:eastAsia="Times New Roman" w:hAnsi="Times New Roman"/>
            <w:color w:val="000000"/>
            <w:sz w:val="24"/>
            <w:szCs w:val="24"/>
            <w:lang w:val="en-ID" w:eastAsia="en-ID"/>
          </w:rPr>
          <w:delText>on the basis of</w:delText>
        </w:r>
      </w:del>
      <w:ins w:id="65" w:author="Asus" w:date="2025-05-08T11:34:00Z" w16du:dateUtc="2025-05-08T04:34:00Z">
        <w:r w:rsidR="005E04A0">
          <w:rPr>
            <w:rFonts w:ascii="Times New Roman" w:eastAsia="Times New Roman" w:hAnsi="Times New Roman"/>
            <w:color w:val="000000"/>
            <w:sz w:val="24"/>
            <w:szCs w:val="24"/>
            <w:lang w:val="en-ID" w:eastAsia="en-ID"/>
          </w:rPr>
          <w:t>based on</w:t>
        </w:r>
      </w:ins>
      <w:r w:rsidRPr="001D73B5">
        <w:rPr>
          <w:rFonts w:ascii="Times New Roman" w:eastAsia="Times New Roman" w:hAnsi="Times New Roman"/>
          <w:color w:val="000000"/>
          <w:sz w:val="24"/>
          <w:szCs w:val="24"/>
          <w:lang w:val="en-ID" w:eastAsia="en-ID"/>
        </w:rPr>
        <w:t xml:space="preserve"> complexity, learnability, and usefulness. This includes preparation, code materials, language usage, language use, summary and reflection, enrichment, and complementary </w:t>
      </w:r>
      <w:r w:rsidRPr="001D73B5">
        <w:rPr>
          <w:rFonts w:ascii="Times New Roman" w:eastAsia="Times New Roman" w:hAnsi="Times New Roman"/>
          <w:color w:val="000000"/>
          <w:sz w:val="24"/>
          <w:szCs w:val="24"/>
          <w:lang w:val="en-ID" w:eastAsia="en-ID"/>
        </w:rPr>
        <w:lastRenderedPageBreak/>
        <w:t>tasks. In the learning process</w:t>
      </w:r>
      <w:del w:id="66" w:author="Asus" w:date="2025-05-08T12:58:00Z" w16du:dateUtc="2025-05-08T05:58:00Z">
        <w:r w:rsidRPr="001D73B5" w:rsidDel="000F3D2E">
          <w:rPr>
            <w:rFonts w:ascii="Times New Roman" w:eastAsia="Times New Roman" w:hAnsi="Times New Roman"/>
            <w:color w:val="000000"/>
            <w:sz w:val="24"/>
            <w:szCs w:val="24"/>
            <w:lang w:val="en-ID" w:eastAsia="en-ID"/>
          </w:rPr>
          <w:delText xml:space="preserve"> content</w:delText>
        </w:r>
      </w:del>
      <w:r w:rsidRPr="001D73B5">
        <w:rPr>
          <w:rFonts w:ascii="Times New Roman" w:eastAsia="Times New Roman" w:hAnsi="Times New Roman"/>
          <w:color w:val="000000"/>
          <w:sz w:val="24"/>
          <w:szCs w:val="24"/>
          <w:lang w:val="en-ID" w:eastAsia="en-ID"/>
        </w:rPr>
        <w:t>, all lessons are complete. The complexity of the materials shows a hierarchy from “easiest” to “most difficult," thus enabling students to achieve the objectives successfully.</w:t>
      </w:r>
    </w:p>
    <w:p w14:paraId="1E857E50"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fourth criterion is that the grading and progression are suitable for the learners and allow them to complete the work needed to meet any external syllabus requirements. In the teacher's book, the assessments and progress have been adjusted for learners in each lesson and have met the syllabus and annual program for senior high school.</w:t>
      </w:r>
    </w:p>
    <w:p w14:paraId="024B7438"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fifth criterion is that the reference sections for grammar are included, and some of the material is suitable for individual study. All lessons in the textbook include references to grammar, and some material is suitable for individual study, as the exercises provide an understanding of grammar. </w:t>
      </w:r>
    </w:p>
    <w:p w14:paraId="23B641D1"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last criterion is that the layout is clear. In the student and teacher textbooks, the Times New Roman font is used, which is easy for students to understand. The layout, titles and subtopics, preface, table of contents, glossary, and use of pictures and graphics meet the navigation criteria and layout requirements, making it easier for them to access the information they need in the textbook. The presentation of the textbook is also consistent for some sections, allowing the student to recognize they are on those specific lessons.</w:t>
      </w:r>
    </w:p>
    <w:p w14:paraId="2207AE9F" w14:textId="7181496E" w:rsidR="001D73B5" w:rsidRPr="001D73B5" w:rsidRDefault="001D73B5" w:rsidP="001D73B5">
      <w:pPr>
        <w:pStyle w:val="ListParagraph"/>
        <w:numPr>
          <w:ilvl w:val="1"/>
          <w:numId w:val="5"/>
        </w:numPr>
        <w:jc w:val="both"/>
        <w:rPr>
          <w:b/>
          <w:bCs/>
          <w:lang w:val="en-ID"/>
        </w:rPr>
      </w:pPr>
      <w:r w:rsidRPr="001D73B5">
        <w:rPr>
          <w:b/>
          <w:bCs/>
          <w:lang w:val="en-ID"/>
        </w:rPr>
        <w:t>Language Content</w:t>
      </w:r>
    </w:p>
    <w:p w14:paraId="1BC2BD04" w14:textId="5886B3D0"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 xml:space="preserve">The criteria for language content are 80% in all lessons. The coursebook covered the grammar items appropriate to each level, taking learners' needs into account. Students are required to introduce themselves, identify personal identities, read descriptive texts, and communicate plans or intentions. They should understand simple present tense and possessive adjectives, read informal and formal greeting phrases, and use noun phrases. They should also learn to skim and punctuate short texts, understand recount texts, and retell historical texts. They should also learn to listen to short story texts and identify their social functions and generic structures. The grammar material provided includes preposition phrases and adjective clauses. Students should also be able to sing a song and rephrase it into a paragraph using </w:t>
      </w:r>
      <w:del w:id="67" w:author="Asus" w:date="2025-05-08T11:35:00Z" w16du:dateUtc="2025-05-08T04:35:00Z">
        <w:r w:rsidRPr="001D73B5" w:rsidDel="005E04A0">
          <w:rPr>
            <w:rFonts w:ascii="Times New Roman" w:eastAsia="Times New Roman" w:hAnsi="Times New Roman"/>
            <w:color w:val="000000"/>
            <w:sz w:val="24"/>
            <w:szCs w:val="24"/>
            <w:lang w:val="en-ID" w:eastAsia="en-ID"/>
          </w:rPr>
          <w:delText xml:space="preserve">the </w:delText>
        </w:r>
      </w:del>
      <w:ins w:id="68" w:author="Asus" w:date="2025-05-08T11:35:00Z" w16du:dateUtc="2025-05-08T04:35:00Z">
        <w:r w:rsidR="005E04A0">
          <w:rPr>
            <w:rFonts w:ascii="Times New Roman" w:eastAsia="Times New Roman" w:hAnsi="Times New Roman"/>
            <w:color w:val="000000"/>
            <w:sz w:val="24"/>
            <w:szCs w:val="24"/>
            <w:lang w:val="en-ID" w:eastAsia="en-ID"/>
          </w:rPr>
          <w:t>an</w:t>
        </w:r>
        <w:r w:rsidR="005E04A0" w:rsidRPr="001D73B5">
          <w:rPr>
            <w:rFonts w:ascii="Times New Roman" w:eastAsia="Times New Roman" w:hAnsi="Times New Roman"/>
            <w:color w:val="000000"/>
            <w:sz w:val="24"/>
            <w:szCs w:val="24"/>
            <w:lang w:val="en-ID" w:eastAsia="en-ID"/>
          </w:rPr>
          <w:t xml:space="preserve"> </w:t>
        </w:r>
      </w:ins>
      <w:r w:rsidRPr="001D73B5">
        <w:rPr>
          <w:rFonts w:ascii="Times New Roman" w:eastAsia="Times New Roman" w:hAnsi="Times New Roman"/>
          <w:color w:val="000000"/>
          <w:sz w:val="24"/>
          <w:szCs w:val="24"/>
          <w:lang w:val="en-ID" w:eastAsia="en-ID"/>
        </w:rPr>
        <w:t>adjective clause.</w:t>
      </w:r>
    </w:p>
    <w:p w14:paraId="18D9FF39"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second criterion is that the material for vocabulary teaching was adequate in terms of quantity and range of vocabulary, emphasizing vocabulary development and strategies for individual learning. The vocabulary teaching materials in all lessons in this textbook are comprehensive and sufficient, providing over 1000 words for students to acquire and enhance their vocabulary. Students can learn vocabulary through various methods, such as dialogues, brief paragraphs, and pictures. They can also build vocabulary by listening to reports, describing traditional houses, reading descriptive and exposition texts with illustrated pictures, reading announcement texts, studying recount texts, examining the use of the simple past tense and present perfect tense, studying historical recount texts, listening to and defining short narrative pieces, and listening to and completing music lyrics. </w:t>
      </w:r>
    </w:p>
    <w:p w14:paraId="7E20ED18" w14:textId="1427A433"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 xml:space="preserve">The third criterion is </w:t>
      </w:r>
      <w:ins w:id="69" w:author="Asus" w:date="2025-05-08T11:35:00Z" w16du:dateUtc="2025-05-08T04:35:00Z">
        <w:r w:rsidR="005E04A0">
          <w:rPr>
            <w:rFonts w:ascii="Times New Roman" w:eastAsia="Times New Roman" w:hAnsi="Times New Roman"/>
            <w:color w:val="000000"/>
            <w:sz w:val="24"/>
            <w:szCs w:val="24"/>
            <w:lang w:val="en-ID" w:eastAsia="en-ID"/>
          </w:rPr>
          <w:t xml:space="preserve">that </w:t>
        </w:r>
      </w:ins>
      <w:r w:rsidRPr="001D73B5">
        <w:rPr>
          <w:rFonts w:ascii="Times New Roman" w:eastAsia="Times New Roman" w:hAnsi="Times New Roman"/>
          <w:color w:val="000000"/>
          <w:sz w:val="24"/>
          <w:szCs w:val="24"/>
          <w:lang w:val="en-ID" w:eastAsia="en-ID"/>
        </w:rPr>
        <w:t xml:space="preserve">the coursebook </w:t>
      </w:r>
      <w:del w:id="70" w:author="Asus" w:date="2025-05-08T11:35:00Z" w16du:dateUtc="2025-05-08T04:35:00Z">
        <w:r w:rsidRPr="001D73B5" w:rsidDel="005E04A0">
          <w:rPr>
            <w:rFonts w:ascii="Times New Roman" w:eastAsia="Times New Roman" w:hAnsi="Times New Roman"/>
            <w:color w:val="000000"/>
            <w:sz w:val="24"/>
            <w:szCs w:val="24"/>
            <w:lang w:val="en-ID" w:eastAsia="en-ID"/>
          </w:rPr>
          <w:delText xml:space="preserve">included </w:delText>
        </w:r>
      </w:del>
      <w:ins w:id="71" w:author="Asus" w:date="2025-05-08T11:35:00Z" w16du:dateUtc="2025-05-08T04:35:00Z">
        <w:r w:rsidR="005E04A0">
          <w:rPr>
            <w:rFonts w:ascii="Times New Roman" w:eastAsia="Times New Roman" w:hAnsi="Times New Roman"/>
            <w:color w:val="000000"/>
            <w:sz w:val="24"/>
            <w:szCs w:val="24"/>
            <w:lang w:val="en-ID" w:eastAsia="en-ID"/>
          </w:rPr>
          <w:t>includes</w:t>
        </w:r>
        <w:r w:rsidR="005E04A0" w:rsidRPr="001D73B5">
          <w:rPr>
            <w:rFonts w:ascii="Times New Roman" w:eastAsia="Times New Roman" w:hAnsi="Times New Roman"/>
            <w:color w:val="000000"/>
            <w:sz w:val="24"/>
            <w:szCs w:val="24"/>
            <w:lang w:val="en-ID" w:eastAsia="en-ID"/>
          </w:rPr>
          <w:t xml:space="preserve"> </w:t>
        </w:r>
      </w:ins>
      <w:r w:rsidRPr="001D73B5">
        <w:rPr>
          <w:rFonts w:ascii="Times New Roman" w:eastAsia="Times New Roman" w:hAnsi="Times New Roman"/>
          <w:color w:val="000000"/>
          <w:sz w:val="24"/>
          <w:szCs w:val="24"/>
          <w:lang w:val="en-ID" w:eastAsia="en-ID"/>
        </w:rPr>
        <w:t>material for pronunciation work, covering individual sounds, word stress, sentence stress, and intonation.  This textbook has only a few lessons that provide materials for pronunciation practice. This lesson offers precise instructions on pronunciation, focusing on words, sentences, and intonation. It emphasizes individual voice, word</w:t>
      </w:r>
      <w:ins w:id="72" w:author="Asus" w:date="2025-05-08T11:35:00Z" w16du:dateUtc="2025-05-08T04:35:00Z">
        <w:r w:rsidR="005E04A0">
          <w:rPr>
            <w:rFonts w:ascii="Times New Roman" w:eastAsia="Times New Roman" w:hAnsi="Times New Roman"/>
            <w:color w:val="000000"/>
            <w:sz w:val="24"/>
            <w:szCs w:val="24"/>
            <w:lang w:val="en-ID" w:eastAsia="en-ID"/>
          </w:rPr>
          <w:t>,</w:t>
        </w:r>
      </w:ins>
      <w:r w:rsidRPr="001D73B5">
        <w:rPr>
          <w:rFonts w:ascii="Times New Roman" w:eastAsia="Times New Roman" w:hAnsi="Times New Roman"/>
          <w:color w:val="000000"/>
          <w:sz w:val="24"/>
          <w:szCs w:val="24"/>
          <w:lang w:val="en-ID" w:eastAsia="en-ID"/>
        </w:rPr>
        <w:t xml:space="preserve"> and sentence stress, and intonation. Students learn pronunciation by repeating the teacher's words rather than using </w:t>
      </w:r>
      <w:ins w:id="73" w:author="Asus" w:date="2025-05-08T11:35:00Z" w16du:dateUtc="2025-05-08T04:35:00Z">
        <w:r w:rsidR="005E04A0">
          <w:rPr>
            <w:rFonts w:ascii="Times New Roman" w:eastAsia="Times New Roman" w:hAnsi="Times New Roman"/>
            <w:color w:val="000000"/>
            <w:sz w:val="24"/>
            <w:szCs w:val="24"/>
            <w:lang w:val="en-ID" w:eastAsia="en-ID"/>
          </w:rPr>
          <w:t xml:space="preserve">the </w:t>
        </w:r>
      </w:ins>
      <w:r w:rsidRPr="001D73B5">
        <w:rPr>
          <w:rFonts w:ascii="Times New Roman" w:eastAsia="Times New Roman" w:hAnsi="Times New Roman"/>
          <w:color w:val="000000"/>
          <w:sz w:val="24"/>
          <w:szCs w:val="24"/>
          <w:lang w:val="en-ID" w:eastAsia="en-ID"/>
        </w:rPr>
        <w:t xml:space="preserve">student book materials. The lesson also covers pronunciation in music for individual </w:t>
      </w:r>
      <w:r w:rsidRPr="001D73B5">
        <w:rPr>
          <w:rFonts w:ascii="Times New Roman" w:eastAsia="Times New Roman" w:hAnsi="Times New Roman"/>
          <w:color w:val="000000"/>
          <w:sz w:val="24"/>
          <w:szCs w:val="24"/>
          <w:lang w:val="en-ID" w:eastAsia="en-ID"/>
        </w:rPr>
        <w:lastRenderedPageBreak/>
        <w:t xml:space="preserve">sounds, words, sentence stress, and intonation. Students learn pronunciation in speech by repeating the teacher's words rather than using </w:t>
      </w:r>
      <w:ins w:id="74" w:author="Asus" w:date="2025-05-08T11:36:00Z" w16du:dateUtc="2025-05-08T04:36:00Z">
        <w:r w:rsidR="005E04A0">
          <w:rPr>
            <w:rFonts w:ascii="Times New Roman" w:eastAsia="Times New Roman" w:hAnsi="Times New Roman"/>
            <w:color w:val="000000"/>
            <w:sz w:val="24"/>
            <w:szCs w:val="24"/>
            <w:lang w:val="en-ID" w:eastAsia="en-ID"/>
          </w:rPr>
          <w:t xml:space="preserve">the </w:t>
        </w:r>
      </w:ins>
      <w:r w:rsidRPr="001D73B5">
        <w:rPr>
          <w:rFonts w:ascii="Times New Roman" w:eastAsia="Times New Roman" w:hAnsi="Times New Roman"/>
          <w:color w:val="000000"/>
          <w:sz w:val="24"/>
          <w:szCs w:val="24"/>
          <w:lang w:val="en-ID" w:eastAsia="en-ID"/>
        </w:rPr>
        <w:t>student book materials. The lesson provides comprehensive guidance for students to improve their pronunciation skills.</w:t>
      </w:r>
    </w:p>
    <w:p w14:paraId="5034A52F" w14:textId="6D16C516"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 xml:space="preserve">The four criteria are </w:t>
      </w:r>
      <w:ins w:id="75" w:author="Asus" w:date="2025-05-08T11:36:00Z" w16du:dateUtc="2025-05-08T04:36:00Z">
        <w:r w:rsidR="005E04A0">
          <w:rPr>
            <w:rFonts w:ascii="Times New Roman" w:eastAsia="Times New Roman" w:hAnsi="Times New Roman"/>
            <w:color w:val="000000"/>
            <w:sz w:val="24"/>
            <w:szCs w:val="24"/>
            <w:lang w:val="en-ID" w:eastAsia="en-ID"/>
          </w:rPr>
          <w:t xml:space="preserve">that </w:t>
        </w:r>
      </w:ins>
      <w:r w:rsidRPr="001D73B5">
        <w:rPr>
          <w:rFonts w:ascii="Times New Roman" w:eastAsia="Times New Roman" w:hAnsi="Times New Roman"/>
          <w:color w:val="000000"/>
          <w:sz w:val="24"/>
          <w:szCs w:val="24"/>
          <w:lang w:val="en-ID" w:eastAsia="en-ID"/>
        </w:rPr>
        <w:t>the coursebook dealt with the structuring and conventions of language use above the sentence level, including how to take part in conversations, how to structure a piece of extended writing, how to identify the main points in a reading passage, and whether style and appropriateness were addressed. Not all lessons cover language conventions</w:t>
      </w:r>
      <w:ins w:id="76" w:author="Asus" w:date="2025-05-08T11:36:00Z" w16du:dateUtc="2025-05-08T04:36:00Z">
        <w:r w:rsidR="005E04A0">
          <w:rPr>
            <w:rFonts w:ascii="Times New Roman" w:eastAsia="Times New Roman" w:hAnsi="Times New Roman"/>
            <w:color w:val="000000"/>
            <w:sz w:val="24"/>
            <w:szCs w:val="24"/>
            <w:lang w:val="en-ID" w:eastAsia="en-ID"/>
          </w:rPr>
          <w:t>,</w:t>
        </w:r>
      </w:ins>
      <w:r w:rsidRPr="001D73B5">
        <w:rPr>
          <w:rFonts w:ascii="Times New Roman" w:eastAsia="Times New Roman" w:hAnsi="Times New Roman"/>
          <w:color w:val="000000"/>
          <w:sz w:val="24"/>
          <w:szCs w:val="24"/>
          <w:lang w:val="en-ID" w:eastAsia="en-ID"/>
        </w:rPr>
        <w:t xml:space="preserve"> such as conversation. The text teaches students to practice and complete short dialogues, focusing on self-introducing and stating personal identities. It also covers creating dialogues in various situations, such as expressing plans or intentions. The text does not delve into how to engage in conversation but instead focuses on recognizing key points in a text, </w:t>
      </w:r>
      <w:del w:id="77" w:author="Asus" w:date="2025-05-08T11:36:00Z" w16du:dateUtc="2025-05-08T04:36:00Z">
        <w:r w:rsidRPr="001D73B5" w:rsidDel="005E04A0">
          <w:rPr>
            <w:rFonts w:ascii="Times New Roman" w:eastAsia="Times New Roman" w:hAnsi="Times New Roman"/>
            <w:color w:val="000000"/>
            <w:sz w:val="24"/>
            <w:szCs w:val="24"/>
            <w:lang w:val="en-ID" w:eastAsia="en-ID"/>
          </w:rPr>
          <w:delText>reading</w:delText>
        </w:r>
      </w:del>
      <w:ins w:id="78" w:author="Asus" w:date="2025-05-08T11:36:00Z" w16du:dateUtc="2025-05-08T04:36:00Z">
        <w:r w:rsidR="005E04A0" w:rsidRPr="001D73B5">
          <w:rPr>
            <w:rFonts w:ascii="Times New Roman" w:eastAsia="Times New Roman" w:hAnsi="Times New Roman"/>
            <w:color w:val="000000"/>
            <w:sz w:val="24"/>
            <w:szCs w:val="24"/>
            <w:lang w:val="en-ID" w:eastAsia="en-ID"/>
          </w:rPr>
          <w:t>reading,</w:t>
        </w:r>
      </w:ins>
      <w:r w:rsidRPr="001D73B5">
        <w:rPr>
          <w:rFonts w:ascii="Times New Roman" w:eastAsia="Times New Roman" w:hAnsi="Times New Roman"/>
          <w:color w:val="000000"/>
          <w:sz w:val="24"/>
          <w:szCs w:val="24"/>
          <w:lang w:val="en-ID" w:eastAsia="en-ID"/>
        </w:rPr>
        <w:t xml:space="preserve"> and writing descriptive and exposition texts, and listening to short texts. It also covers identifying information processes in text, </w:t>
      </w:r>
      <w:del w:id="79" w:author="Asus" w:date="2025-05-08T11:36:00Z" w16du:dateUtc="2025-05-08T04:36:00Z">
        <w:r w:rsidRPr="001D73B5" w:rsidDel="005E04A0">
          <w:rPr>
            <w:rFonts w:ascii="Times New Roman" w:eastAsia="Times New Roman" w:hAnsi="Times New Roman"/>
            <w:color w:val="000000"/>
            <w:sz w:val="24"/>
            <w:szCs w:val="24"/>
            <w:lang w:val="en-ID" w:eastAsia="en-ID"/>
          </w:rPr>
          <w:delText>reading</w:delText>
        </w:r>
      </w:del>
      <w:ins w:id="80" w:author="Asus" w:date="2025-05-08T11:36:00Z" w16du:dateUtc="2025-05-08T04:36:00Z">
        <w:r w:rsidR="005E04A0" w:rsidRPr="001D73B5">
          <w:rPr>
            <w:rFonts w:ascii="Times New Roman" w:eastAsia="Times New Roman" w:hAnsi="Times New Roman"/>
            <w:color w:val="000000"/>
            <w:sz w:val="24"/>
            <w:szCs w:val="24"/>
            <w:lang w:val="en-ID" w:eastAsia="en-ID"/>
          </w:rPr>
          <w:t>reading,</w:t>
        </w:r>
      </w:ins>
      <w:r w:rsidRPr="001D73B5">
        <w:rPr>
          <w:rFonts w:ascii="Times New Roman" w:eastAsia="Times New Roman" w:hAnsi="Times New Roman"/>
          <w:color w:val="000000"/>
          <w:sz w:val="24"/>
          <w:szCs w:val="24"/>
          <w:lang w:val="en-ID" w:eastAsia="en-ID"/>
        </w:rPr>
        <w:t xml:space="preserve"> and listening to announcement texts, and identifying social functions, generic structures, and linguistic features. The text also covers composing lengthy pieces of writing, reading narrative texts, and identifying social functions and generic structures. It does not go into the laws and conventions of language use beyond the sentence level, nor does it cover how to participate in conversations or arrange lengthy writing. </w:t>
      </w:r>
    </w:p>
    <w:p w14:paraId="0EB1D278" w14:textId="6C2DA315"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last criterion is style and appropriacy</w:t>
      </w:r>
      <w:ins w:id="81" w:author="Asus" w:date="2025-05-08T11:36:00Z" w16du:dateUtc="2025-05-08T04:36:00Z">
        <w:r w:rsidR="005E04A0">
          <w:rPr>
            <w:rFonts w:ascii="Times New Roman" w:eastAsia="Times New Roman" w:hAnsi="Times New Roman"/>
            <w:color w:val="000000"/>
            <w:sz w:val="24"/>
            <w:szCs w:val="24"/>
            <w:lang w:val="en-ID" w:eastAsia="en-ID"/>
          </w:rPr>
          <w:t>,</w:t>
        </w:r>
      </w:ins>
      <w:r w:rsidRPr="001D73B5">
        <w:rPr>
          <w:rFonts w:ascii="Times New Roman" w:eastAsia="Times New Roman" w:hAnsi="Times New Roman"/>
          <w:color w:val="000000"/>
          <w:sz w:val="24"/>
          <w:szCs w:val="24"/>
          <w:lang w:val="en-ID" w:eastAsia="en-ID"/>
        </w:rPr>
        <w:t xml:space="preserve"> </w:t>
      </w:r>
      <w:ins w:id="82" w:author="Asus" w:date="2025-05-08T11:36:00Z" w16du:dateUtc="2025-05-08T04:36:00Z">
        <w:r w:rsidR="005E04A0">
          <w:rPr>
            <w:rFonts w:ascii="Times New Roman" w:eastAsia="Times New Roman" w:hAnsi="Times New Roman"/>
            <w:color w:val="000000"/>
            <w:sz w:val="24"/>
            <w:szCs w:val="24"/>
            <w:lang w:val="en-ID" w:eastAsia="en-ID"/>
          </w:rPr>
          <w:t xml:space="preserve">which </w:t>
        </w:r>
      </w:ins>
      <w:r w:rsidRPr="001D73B5">
        <w:rPr>
          <w:rFonts w:ascii="Times New Roman" w:eastAsia="Times New Roman" w:hAnsi="Times New Roman"/>
          <w:color w:val="000000"/>
          <w:sz w:val="24"/>
          <w:szCs w:val="24"/>
          <w:lang w:val="en-ID" w:eastAsia="en-ID"/>
        </w:rPr>
        <w:t xml:space="preserve">were dealt with, and the language style was matched to social situations. The language style used in a social context is adapted to suit the context. In a conversation between students, the language style is both informal and formal. In a meeting at a bus stop, the language style is both formal and informal. In a report, the language style is formal to ensure clarity and ease of understanding. Students learn to read and write descriptive and expository texts, with formal language used for clarity and professionalism. They learn about announcement texts with formal language for </w:t>
      </w:r>
      <w:ins w:id="83" w:author="Asus" w:date="2025-05-08T11:36:00Z" w16du:dateUtc="2025-05-08T04:36:00Z">
        <w:r w:rsidR="005E04A0">
          <w:rPr>
            <w:rFonts w:ascii="Times New Roman" w:eastAsia="Times New Roman" w:hAnsi="Times New Roman"/>
            <w:color w:val="000000"/>
            <w:sz w:val="24"/>
            <w:szCs w:val="24"/>
            <w:lang w:val="en-ID" w:eastAsia="en-ID"/>
          </w:rPr>
          <w:t xml:space="preserve">a </w:t>
        </w:r>
      </w:ins>
      <w:r w:rsidRPr="001D73B5">
        <w:rPr>
          <w:rFonts w:ascii="Times New Roman" w:eastAsia="Times New Roman" w:hAnsi="Times New Roman"/>
          <w:color w:val="000000"/>
          <w:sz w:val="24"/>
          <w:szCs w:val="24"/>
          <w:lang w:val="en-ID" w:eastAsia="en-ID"/>
        </w:rPr>
        <w:t>professional appearance and ease of follow. They learn</w:t>
      </w:r>
      <w:ins w:id="84" w:author="Asus" w:date="2025-05-08T11:36:00Z" w16du:dateUtc="2025-05-08T04:36:00Z">
        <w:r w:rsidR="005E04A0">
          <w:rPr>
            <w:rFonts w:ascii="Times New Roman" w:eastAsia="Times New Roman" w:hAnsi="Times New Roman"/>
            <w:color w:val="000000"/>
            <w:sz w:val="24"/>
            <w:szCs w:val="24"/>
            <w:lang w:val="en-ID" w:eastAsia="en-ID"/>
          </w:rPr>
          <w:t xml:space="preserve"> to</w:t>
        </w:r>
      </w:ins>
      <w:r w:rsidRPr="001D73B5">
        <w:rPr>
          <w:rFonts w:ascii="Times New Roman" w:eastAsia="Times New Roman" w:hAnsi="Times New Roman"/>
          <w:color w:val="000000"/>
          <w:sz w:val="24"/>
          <w:szCs w:val="24"/>
          <w:lang w:val="en-ID" w:eastAsia="en-ID"/>
        </w:rPr>
        <w:t xml:space="preserve"> recount texts, with formal language used for clarity and understanding. They learn to read historical narrative texts, with formal language used for enjoyment. Then they learn to sing a song and complete the lyrics, with formal language used for enjoyment. The language style is adjusted to the social situation to ensure students understand and comprehend the content.</w:t>
      </w:r>
    </w:p>
    <w:p w14:paraId="56E409A1" w14:textId="6EBC968A" w:rsidR="001D73B5" w:rsidRPr="001D73B5" w:rsidRDefault="001D73B5" w:rsidP="001D73B5">
      <w:pPr>
        <w:pStyle w:val="ListParagraph"/>
        <w:numPr>
          <w:ilvl w:val="1"/>
          <w:numId w:val="5"/>
        </w:numPr>
        <w:spacing w:after="160"/>
        <w:jc w:val="both"/>
        <w:rPr>
          <w:b/>
          <w:bCs/>
          <w:lang w:val="en-ID" w:eastAsia="en-ID"/>
        </w:rPr>
      </w:pPr>
      <w:r w:rsidRPr="001D73B5">
        <w:rPr>
          <w:b/>
          <w:bCs/>
          <w:lang w:val="en-ID" w:eastAsia="en-ID"/>
        </w:rPr>
        <w:t xml:space="preserve">Skills </w:t>
      </w:r>
    </w:p>
    <w:p w14:paraId="05523CA2" w14:textId="3040C225"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 xml:space="preserve">The criteria for skill are 100% in all lessons. The course aims and syllabus requirements adequately cover the four skills. The course aims and syllabus requirements adequately cover the four skills. This course seeks to prepare students to introduce themselves and state their identity. All lessons contain five sections: preparation, warming up, listening corner, speaking corner, reading corner, and writing corner. In every lesson, indeed, consistently save the actions that seek to improve </w:t>
      </w:r>
      <w:del w:id="85" w:author="Asus" w:date="2025-05-08T11:37:00Z" w16du:dateUtc="2025-05-08T04:37:00Z">
        <w:r w:rsidRPr="001D73B5" w:rsidDel="005E04A0">
          <w:rPr>
            <w:rFonts w:ascii="Times New Roman" w:eastAsia="Times New Roman" w:hAnsi="Times New Roman"/>
            <w:color w:val="000000"/>
            <w:sz w:val="24"/>
            <w:szCs w:val="24"/>
            <w:lang w:val="en-ID" w:eastAsia="en-ID"/>
          </w:rPr>
          <w:delText xml:space="preserve">the </w:delText>
        </w:r>
      </w:del>
      <w:r w:rsidRPr="001D73B5">
        <w:rPr>
          <w:rFonts w:ascii="Times New Roman" w:eastAsia="Times New Roman" w:hAnsi="Times New Roman"/>
          <w:color w:val="000000"/>
          <w:sz w:val="24"/>
          <w:szCs w:val="24"/>
          <w:lang w:val="en-ID" w:eastAsia="en-ID"/>
        </w:rPr>
        <w:t>English skills.</w:t>
      </w:r>
    </w:p>
    <w:p w14:paraId="3EECCFD8" w14:textId="223D81C9"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 xml:space="preserve"> The second criterion is that there was material for integrated skills work. This textbook emphasizes the importance of students' listening and speaking abilities. It integrates listening, speaking, reading, and </w:t>
      </w:r>
      <w:del w:id="86" w:author="Asus" w:date="2025-05-08T11:37:00Z" w16du:dateUtc="2025-05-08T04:37:00Z">
        <w:r w:rsidRPr="001D73B5" w:rsidDel="005E04A0">
          <w:rPr>
            <w:rFonts w:ascii="Times New Roman" w:eastAsia="Times New Roman" w:hAnsi="Times New Roman"/>
            <w:color w:val="000000"/>
            <w:sz w:val="24"/>
            <w:szCs w:val="24"/>
            <w:lang w:val="en-ID" w:eastAsia="en-ID"/>
          </w:rPr>
          <w:delText xml:space="preserve">listening </w:delText>
        </w:r>
      </w:del>
      <w:ins w:id="87" w:author="Asus" w:date="2025-05-08T11:37:00Z" w16du:dateUtc="2025-05-08T04:37:00Z">
        <w:r w:rsidR="005E04A0">
          <w:rPr>
            <w:rFonts w:ascii="Times New Roman" w:eastAsia="Times New Roman" w:hAnsi="Times New Roman"/>
            <w:color w:val="000000"/>
            <w:sz w:val="24"/>
            <w:szCs w:val="24"/>
            <w:lang w:val="en-ID" w:eastAsia="en-ID"/>
          </w:rPr>
          <w:t>writing</w:t>
        </w:r>
        <w:r w:rsidR="005E04A0" w:rsidRPr="001D73B5">
          <w:rPr>
            <w:rFonts w:ascii="Times New Roman" w:eastAsia="Times New Roman" w:hAnsi="Times New Roman"/>
            <w:color w:val="000000"/>
            <w:sz w:val="24"/>
            <w:szCs w:val="24"/>
            <w:lang w:val="en-ID" w:eastAsia="en-ID"/>
          </w:rPr>
          <w:t xml:space="preserve"> </w:t>
        </w:r>
      </w:ins>
      <w:r w:rsidRPr="001D73B5">
        <w:rPr>
          <w:rFonts w:ascii="Times New Roman" w:eastAsia="Times New Roman" w:hAnsi="Times New Roman"/>
          <w:color w:val="000000"/>
          <w:sz w:val="24"/>
          <w:szCs w:val="24"/>
          <w:lang w:val="en-ID" w:eastAsia="en-ID"/>
        </w:rPr>
        <w:t>skills through various activities such as observing pictures, examining them, engaging in dialogues, listening to audio, reading monologues, and completing song texts. The goal is to enhance students' overall skills.</w:t>
      </w:r>
    </w:p>
    <w:p w14:paraId="1DEE65C4" w14:textId="16F95C56" w:rsidR="001D73B5" w:rsidRPr="001D73B5" w:rsidRDefault="001D73B5" w:rsidP="001D73B5">
      <w:pPr>
        <w:ind w:firstLine="36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third criterion is that the reading passages and associated activities are suitable for the students’ levels, interests, etc., and there is sufficient reading material. Students are given a series of tasks to enhance their understanding of various texts. They are given </w:t>
      </w:r>
      <w:r w:rsidRPr="001D73B5">
        <w:rPr>
          <w:rFonts w:ascii="Times New Roman" w:eastAsia="Times New Roman" w:hAnsi="Times New Roman"/>
          <w:sz w:val="24"/>
          <w:szCs w:val="24"/>
          <w:lang w:val="en-ID" w:eastAsia="en-ID"/>
        </w:rPr>
        <w:lastRenderedPageBreak/>
        <w:t xml:space="preserve">a brief approval about personal identities, a text on expressions of praise, a dialogue between a student and a teacher about writing an essay on nuclear energy, a picture of an Indonesian traditional house, a text </w:t>
      </w:r>
      <w:del w:id="88" w:author="Asus" w:date="2025-05-08T11:37:00Z" w16du:dateUtc="2025-05-08T04:37:00Z">
        <w:r w:rsidRPr="001D73B5" w:rsidDel="005E04A0">
          <w:rPr>
            <w:rFonts w:ascii="Times New Roman" w:eastAsia="Times New Roman" w:hAnsi="Times New Roman"/>
            <w:sz w:val="24"/>
            <w:szCs w:val="24"/>
            <w:lang w:val="en-ID" w:eastAsia="en-ID"/>
          </w:rPr>
          <w:delText>labeling</w:delText>
        </w:r>
      </w:del>
      <w:ins w:id="89" w:author="Asus" w:date="2025-05-08T11:37:00Z" w16du:dateUtc="2025-05-08T04:37:00Z">
        <w:r w:rsidR="005E04A0" w:rsidRPr="001D73B5">
          <w:rPr>
            <w:rFonts w:ascii="Times New Roman" w:eastAsia="Times New Roman" w:hAnsi="Times New Roman"/>
            <w:sz w:val="24"/>
            <w:szCs w:val="24"/>
            <w:lang w:val="en-ID" w:eastAsia="en-ID"/>
          </w:rPr>
          <w:t>labelling</w:t>
        </w:r>
      </w:ins>
      <w:r w:rsidRPr="001D73B5">
        <w:rPr>
          <w:rFonts w:ascii="Times New Roman" w:eastAsia="Times New Roman" w:hAnsi="Times New Roman"/>
          <w:sz w:val="24"/>
          <w:szCs w:val="24"/>
          <w:lang w:val="en-ID" w:eastAsia="en-ID"/>
        </w:rPr>
        <w:t xml:space="preserve"> its generic structure, an announcement picture, a recount text, and a historical account text. They are also asked to complete sentences using relative pronouns and formal style. The tasks are designed to help students better comprehend the text, identify language features, and use formal language to complete the sentences. The goal is to help students develop a deeper understanding of various texts and their underlying concepts.</w:t>
      </w:r>
    </w:p>
    <w:p w14:paraId="5DC2D0F1" w14:textId="6388DE33" w:rsidR="001D73B5" w:rsidRPr="001D73B5" w:rsidRDefault="001D73B5" w:rsidP="001D73B5">
      <w:pPr>
        <w:ind w:firstLine="36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four </w:t>
      </w:r>
      <w:del w:id="90" w:author="Asus" w:date="2025-05-08T11:37:00Z" w16du:dateUtc="2025-05-08T04:37:00Z">
        <w:r w:rsidRPr="001D73B5" w:rsidDel="005E04A0">
          <w:rPr>
            <w:rFonts w:ascii="Times New Roman" w:eastAsia="Times New Roman" w:hAnsi="Times New Roman"/>
            <w:sz w:val="24"/>
            <w:szCs w:val="24"/>
            <w:lang w:val="en-ID" w:eastAsia="en-ID"/>
          </w:rPr>
          <w:delText xml:space="preserve">criterion </w:delText>
        </w:r>
      </w:del>
      <w:ins w:id="91" w:author="Asus" w:date="2025-05-08T11:37:00Z" w16du:dateUtc="2025-05-08T04:37:00Z">
        <w:r w:rsidR="005E04A0">
          <w:rPr>
            <w:rFonts w:ascii="Times New Roman" w:eastAsia="Times New Roman" w:hAnsi="Times New Roman"/>
            <w:sz w:val="24"/>
            <w:szCs w:val="24"/>
            <w:lang w:val="en-ID" w:eastAsia="en-ID"/>
          </w:rPr>
          <w:t>criteria</w:t>
        </w:r>
        <w:r w:rsidR="005E04A0" w:rsidRPr="001D73B5">
          <w:rPr>
            <w:rFonts w:ascii="Times New Roman" w:eastAsia="Times New Roman" w:hAnsi="Times New Roman"/>
            <w:sz w:val="24"/>
            <w:szCs w:val="24"/>
            <w:lang w:val="en-ID" w:eastAsia="en-ID"/>
          </w:rPr>
          <w:t xml:space="preserve"> </w:t>
        </w:r>
      </w:ins>
      <w:del w:id="92" w:author="Asus" w:date="2025-05-08T11:37:00Z" w16du:dateUtc="2025-05-08T04:37:00Z">
        <w:r w:rsidRPr="001D73B5" w:rsidDel="005E04A0">
          <w:rPr>
            <w:rFonts w:ascii="Times New Roman" w:eastAsia="Times New Roman" w:hAnsi="Times New Roman"/>
            <w:sz w:val="24"/>
            <w:szCs w:val="24"/>
            <w:lang w:val="en-ID" w:eastAsia="en-ID"/>
          </w:rPr>
          <w:delText xml:space="preserve">is </w:delText>
        </w:r>
      </w:del>
      <w:ins w:id="93" w:author="Asus" w:date="2025-05-08T11:37:00Z" w16du:dateUtc="2025-05-08T04:37:00Z">
        <w:r w:rsidR="005E04A0">
          <w:rPr>
            <w:rFonts w:ascii="Times New Roman" w:eastAsia="Times New Roman" w:hAnsi="Times New Roman"/>
            <w:sz w:val="24"/>
            <w:szCs w:val="24"/>
            <w:lang w:val="en-ID" w:eastAsia="en-ID"/>
          </w:rPr>
          <w:t>are</w:t>
        </w:r>
        <w:r w:rsidR="005E04A0" w:rsidRPr="001D73B5">
          <w:rPr>
            <w:rFonts w:ascii="Times New Roman" w:eastAsia="Times New Roman" w:hAnsi="Times New Roman"/>
            <w:sz w:val="24"/>
            <w:szCs w:val="24"/>
            <w:lang w:val="en-ID" w:eastAsia="en-ID"/>
          </w:rPr>
          <w:t xml:space="preserve"> </w:t>
        </w:r>
      </w:ins>
      <w:r w:rsidRPr="001D73B5">
        <w:rPr>
          <w:rFonts w:ascii="Times New Roman" w:eastAsia="Times New Roman" w:hAnsi="Times New Roman"/>
          <w:sz w:val="24"/>
          <w:szCs w:val="24"/>
          <w:lang w:val="en-ID" w:eastAsia="en-ID"/>
        </w:rPr>
        <w:t>that the listening material was well recorded, as authentic as possible, and accompanied by background information, questions, and activities that helped comprehension. Students will engage in various activities such as listening to QR audio, reading sentences, and recognizing a sentence's resemblance. This approach enhances their understanding of various topics and improves their communication skills. They will also listen to various texts, respond to questions, and listen to songs scanned using barcodes.</w:t>
      </w:r>
    </w:p>
    <w:p w14:paraId="15D684FF"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fifth criterion is that </w:t>
      </w:r>
      <w:r w:rsidRPr="001D73B5">
        <w:rPr>
          <w:rFonts w:ascii="Times New Roman" w:hAnsi="Times New Roman"/>
          <w:sz w:val="24"/>
          <w:szCs w:val="24"/>
        </w:rPr>
        <w:t>the material for spoken English, such as dialogues and role-plays, is well designed to equip learners for real-life interactions. There are only a few lessons that explain spoken English material. They are in lessons I, II, and III. The lessons include independent practice tasks, dialogues, and role plays, as well as individual and group tasks to produce announcement texts, the general structure of narrative texts, and paraphrasing song lyrics. The book lacks materials for spoken English, such as dialogues and role plays, and only includes tasks for individual and group work. This book is a comprehensive guide for students to improve their English skills.</w:t>
      </w:r>
    </w:p>
    <w:p w14:paraId="61B8DD23"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last criterion is that the writing activities are suitable in terms of the amount of guidance, degree of accuracy, organization of longer pieces of writing, and use of appropriate styles. The students are given tasks to create similar texts using provided information, but these tasks are not suitable for structuring lengthy texts or using the appropriate style. They are tasked with completing dialogues, answering questions about descriptive texts, reading about connections, filling in blanks with connectors, praising expressions, constructing discourses, writing nouns correctly, explaining announcement writing, creating sentences, recounting texts, and composing sentences.</w:t>
      </w:r>
    </w:p>
    <w:p w14:paraId="3B05FA11" w14:textId="22F63B9F" w:rsidR="001D73B5" w:rsidRPr="001D73B5" w:rsidRDefault="001D73B5" w:rsidP="001D73B5">
      <w:pPr>
        <w:jc w:val="both"/>
        <w:rPr>
          <w:rFonts w:ascii="Times New Roman" w:eastAsia="Times New Roman" w:hAnsi="Times New Roman"/>
          <w:b/>
          <w:bCs/>
          <w:sz w:val="24"/>
          <w:szCs w:val="24"/>
          <w:lang w:val="en-ID" w:eastAsia="en-ID"/>
        </w:rPr>
      </w:pPr>
      <w:r w:rsidRPr="001D73B5">
        <w:rPr>
          <w:rFonts w:ascii="Times New Roman" w:eastAsia="Times New Roman" w:hAnsi="Times New Roman"/>
          <w:b/>
          <w:bCs/>
          <w:sz w:val="24"/>
          <w:szCs w:val="24"/>
          <w:lang w:val="en-ID" w:eastAsia="en-ID"/>
        </w:rPr>
        <w:t>1.5</w:t>
      </w:r>
      <w:r>
        <w:rPr>
          <w:rFonts w:ascii="Times New Roman" w:eastAsia="Times New Roman" w:hAnsi="Times New Roman"/>
          <w:sz w:val="24"/>
          <w:szCs w:val="24"/>
          <w:lang w:val="en-ID" w:eastAsia="en-ID"/>
        </w:rPr>
        <w:t xml:space="preserve"> </w:t>
      </w:r>
      <w:r w:rsidRPr="001D73B5">
        <w:rPr>
          <w:rFonts w:ascii="Times New Roman" w:eastAsia="Times New Roman" w:hAnsi="Times New Roman"/>
          <w:b/>
          <w:bCs/>
          <w:sz w:val="24"/>
          <w:szCs w:val="24"/>
          <w:lang w:val="en-ID" w:eastAsia="en-ID"/>
        </w:rPr>
        <w:t xml:space="preserve">Topic </w:t>
      </w:r>
    </w:p>
    <w:p w14:paraId="6F572787" w14:textId="06D0ECF7" w:rsidR="001D73B5" w:rsidRPr="001D73B5" w:rsidRDefault="001D73B5" w:rsidP="001D73B5">
      <w:pPr>
        <w:ind w:firstLine="36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 xml:space="preserve">The criteria for </w:t>
      </w:r>
      <w:ins w:id="94" w:author="Asus" w:date="2025-05-08T11:37:00Z" w16du:dateUtc="2025-05-08T04:37:00Z">
        <w:r w:rsidR="005E04A0">
          <w:rPr>
            <w:rFonts w:ascii="Times New Roman" w:eastAsia="Times New Roman" w:hAnsi="Times New Roman"/>
            <w:color w:val="000000"/>
            <w:sz w:val="24"/>
            <w:szCs w:val="24"/>
            <w:lang w:val="en-ID" w:eastAsia="en-ID"/>
          </w:rPr>
          <w:t xml:space="preserve">the </w:t>
        </w:r>
      </w:ins>
      <w:r w:rsidRPr="001D73B5">
        <w:rPr>
          <w:rFonts w:ascii="Times New Roman" w:eastAsia="Times New Roman" w:hAnsi="Times New Roman"/>
          <w:color w:val="000000"/>
          <w:sz w:val="24"/>
          <w:szCs w:val="24"/>
          <w:lang w:val="en-ID" w:eastAsia="en-ID"/>
        </w:rPr>
        <w:t xml:space="preserve">topic are 85% in all lessons. There is sufficient material of genuine interest to learners. Students learn to introduce themselves, identify their identities, read descriptive texts, express </w:t>
      </w:r>
      <w:del w:id="95" w:author="Asus" w:date="2025-05-08T11:37:00Z" w16du:dateUtc="2025-05-08T04:37:00Z">
        <w:r w:rsidRPr="001D73B5" w:rsidDel="005E04A0">
          <w:rPr>
            <w:rFonts w:ascii="Times New Roman" w:eastAsia="Times New Roman" w:hAnsi="Times New Roman"/>
            <w:color w:val="000000"/>
            <w:sz w:val="24"/>
            <w:szCs w:val="24"/>
            <w:lang w:val="en-ID" w:eastAsia="en-ID"/>
          </w:rPr>
          <w:delText>plans</w:delText>
        </w:r>
      </w:del>
      <w:ins w:id="96" w:author="Asus" w:date="2025-05-08T11:37:00Z" w16du:dateUtc="2025-05-08T04:37:00Z">
        <w:r w:rsidR="005E04A0" w:rsidRPr="001D73B5">
          <w:rPr>
            <w:rFonts w:ascii="Times New Roman" w:eastAsia="Times New Roman" w:hAnsi="Times New Roman"/>
            <w:color w:val="000000"/>
            <w:sz w:val="24"/>
            <w:szCs w:val="24"/>
            <w:lang w:val="en-ID" w:eastAsia="en-ID"/>
          </w:rPr>
          <w:t>plans,</w:t>
        </w:r>
      </w:ins>
      <w:r w:rsidRPr="001D73B5">
        <w:rPr>
          <w:rFonts w:ascii="Times New Roman" w:eastAsia="Times New Roman" w:hAnsi="Times New Roman"/>
          <w:color w:val="000000"/>
          <w:sz w:val="24"/>
          <w:szCs w:val="24"/>
          <w:lang w:val="en-ID" w:eastAsia="en-ID"/>
        </w:rPr>
        <w:t xml:space="preserve"> or intentions, and create descriptive and expository texts. They also learn about report texts, announcement texts, past events, social functions, generic structures, and linguistic features. They also learn to read historical narrative texts, identify past tense verbs, listen to short story texts, and paraphrase song lyrics. These lessons help students develop a deeper understanding of various topics and apply them in their daily lives.</w:t>
      </w:r>
    </w:p>
    <w:p w14:paraId="7D945F93" w14:textId="77777777" w:rsidR="001D73B5" w:rsidRPr="001D73B5" w:rsidRDefault="001D73B5" w:rsidP="001D73B5">
      <w:pPr>
        <w:ind w:firstLine="36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second criterion is that there is enough variety and range of topics. The lesson primarily teaches students through dialogues, pictures, and brief paragraphs, focusing on greetings, praising, and plans. However, it lacks variety in topics such as report texts, pictures, descriptive, and expository texts. The lesson covers announcement texts, recount texts, revisiting past events, historical recount texts, narrative texts, and song lyrics, but lacks variety in topics covered.</w:t>
      </w:r>
    </w:p>
    <w:p w14:paraId="40237C38" w14:textId="77777777" w:rsidR="001D73B5" w:rsidRPr="001D73B5" w:rsidRDefault="001D73B5" w:rsidP="001D73B5">
      <w:pPr>
        <w:ind w:firstLine="36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lastRenderedPageBreak/>
        <w:t>The third criterion is that the topic will help expand students' awareness and enrich their experiences. This lesson covers various topics to enhance students' understanding and experiences. It covers self-introduction, praising friends, planning, interpreting report texts, describing traditional houses, reading descriptive texts, recalling past events, expressing sympathy, using past and present perfect tense, reading historical stories from Indonesia, narrative texts, and pronunciation. It also emphasizes the importance of culture in Indonesian culture, introducing bridges, announcement texts, historical stories, narrative texts, and singing and paraphrasing lyrics.</w:t>
      </w:r>
    </w:p>
    <w:p w14:paraId="2C6146E3" w14:textId="133A72F2"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four </w:t>
      </w:r>
      <w:del w:id="97" w:author="Asus" w:date="2025-05-08T11:38:00Z" w16du:dateUtc="2025-05-08T04:38:00Z">
        <w:r w:rsidRPr="001D73B5" w:rsidDel="005E04A0">
          <w:rPr>
            <w:rFonts w:ascii="Times New Roman" w:eastAsia="Times New Roman" w:hAnsi="Times New Roman"/>
            <w:sz w:val="24"/>
            <w:szCs w:val="24"/>
            <w:lang w:val="en-ID" w:eastAsia="en-ID"/>
          </w:rPr>
          <w:delText xml:space="preserve">criterion </w:delText>
        </w:r>
      </w:del>
      <w:ins w:id="98" w:author="Asus" w:date="2025-05-08T11:38:00Z" w16du:dateUtc="2025-05-08T04:38:00Z">
        <w:r w:rsidR="005E04A0">
          <w:rPr>
            <w:rFonts w:ascii="Times New Roman" w:eastAsia="Times New Roman" w:hAnsi="Times New Roman"/>
            <w:sz w:val="24"/>
            <w:szCs w:val="24"/>
            <w:lang w:val="en-ID" w:eastAsia="en-ID"/>
          </w:rPr>
          <w:t>criteria</w:t>
        </w:r>
        <w:r w:rsidR="005E04A0" w:rsidRPr="001D73B5">
          <w:rPr>
            <w:rFonts w:ascii="Times New Roman" w:eastAsia="Times New Roman" w:hAnsi="Times New Roman"/>
            <w:sz w:val="24"/>
            <w:szCs w:val="24"/>
            <w:lang w:val="en-ID" w:eastAsia="en-ID"/>
          </w:rPr>
          <w:t xml:space="preserve"> </w:t>
        </w:r>
      </w:ins>
      <w:r w:rsidRPr="001D73B5">
        <w:rPr>
          <w:rFonts w:ascii="Times New Roman" w:eastAsia="Times New Roman" w:hAnsi="Times New Roman"/>
          <w:sz w:val="24"/>
          <w:szCs w:val="24"/>
          <w:lang w:val="en-ID" w:eastAsia="en-ID"/>
        </w:rPr>
        <w:t xml:space="preserve">is that the topics are sophisticated enough in content, yet still within the learners’ language level. The textbook covers various language topics for students, including self-introduction, interpreting descriptive texts, expressing plans, reading and defining social functions, retelling past events, identifying generic structures, and listening to songs. It also covers grammar on </w:t>
      </w:r>
      <w:ins w:id="99" w:author="Asus" w:date="2025-05-08T11:38:00Z" w16du:dateUtc="2025-05-08T04:38:00Z">
        <w:r w:rsidR="005E04A0">
          <w:rPr>
            <w:rFonts w:ascii="Times New Roman" w:eastAsia="Times New Roman" w:hAnsi="Times New Roman"/>
            <w:sz w:val="24"/>
            <w:szCs w:val="24"/>
            <w:lang w:val="en-ID" w:eastAsia="en-ID"/>
          </w:rPr>
          <w:t xml:space="preserve">the </w:t>
        </w:r>
      </w:ins>
      <w:r w:rsidRPr="001D73B5">
        <w:rPr>
          <w:rFonts w:ascii="Times New Roman" w:eastAsia="Times New Roman" w:hAnsi="Times New Roman"/>
          <w:sz w:val="24"/>
          <w:szCs w:val="24"/>
          <w:lang w:val="en-ID" w:eastAsia="en-ID"/>
        </w:rPr>
        <w:t>present perfect tense, possessives, and more. The content is sophisticated and covers grammar usage in various texts.</w:t>
      </w:r>
    </w:p>
    <w:p w14:paraId="2AE94470" w14:textId="7707A4E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fifth criterion is that the students will be able to relate to the social and cultural contexts presented in the course book. Students will develop the ability to relate to social situations and cultural contexts by learning expressions for introducing themselves and others, reading, creating expressive plans, and analyzing </w:t>
      </w:r>
      <w:del w:id="100" w:author="Asus" w:date="2025-05-08T11:38:00Z" w16du:dateUtc="2025-05-08T04:38:00Z">
        <w:r w:rsidRPr="001D73B5" w:rsidDel="005E04A0">
          <w:rPr>
            <w:rFonts w:ascii="Times New Roman" w:eastAsia="Times New Roman" w:hAnsi="Times New Roman"/>
            <w:sz w:val="24"/>
            <w:szCs w:val="24"/>
            <w:lang w:val="en-ID" w:eastAsia="en-ID"/>
          </w:rPr>
          <w:delText xml:space="preserve">procedure </w:delText>
        </w:r>
      </w:del>
      <w:ins w:id="101" w:author="Asus" w:date="2025-05-08T11:38:00Z" w16du:dateUtc="2025-05-08T04:38:00Z">
        <w:r w:rsidR="005E04A0">
          <w:rPr>
            <w:rFonts w:ascii="Times New Roman" w:eastAsia="Times New Roman" w:hAnsi="Times New Roman"/>
            <w:sz w:val="24"/>
            <w:szCs w:val="24"/>
            <w:lang w:val="en-ID" w:eastAsia="en-ID"/>
          </w:rPr>
          <w:t>procedural</w:t>
        </w:r>
        <w:r w:rsidR="005E04A0" w:rsidRPr="001D73B5">
          <w:rPr>
            <w:rFonts w:ascii="Times New Roman" w:eastAsia="Times New Roman" w:hAnsi="Times New Roman"/>
            <w:sz w:val="24"/>
            <w:szCs w:val="24"/>
            <w:lang w:val="en-ID" w:eastAsia="en-ID"/>
          </w:rPr>
          <w:t xml:space="preserve"> </w:t>
        </w:r>
      </w:ins>
      <w:r w:rsidRPr="001D73B5">
        <w:rPr>
          <w:rFonts w:ascii="Times New Roman" w:eastAsia="Times New Roman" w:hAnsi="Times New Roman"/>
          <w:sz w:val="24"/>
          <w:szCs w:val="24"/>
          <w:lang w:val="en-ID" w:eastAsia="en-ID"/>
        </w:rPr>
        <w:t>texts. They will also learn how to interpret report texts, identify social functions and generic structures, as well as read descriptive and expository texts. Students will also learn about announcement texts, report texts, retelling a series of past events, historical recount texts, narrative texts, and singing a song. These materials are consistent with Indonesian culture, as they cover recent events, historical places, folklore, and traditional Indonesian songs and dances.</w:t>
      </w:r>
    </w:p>
    <w:p w14:paraId="51F34B96" w14:textId="5572B32C"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six </w:t>
      </w:r>
      <w:del w:id="102" w:author="Asus" w:date="2025-05-08T11:38:00Z" w16du:dateUtc="2025-05-08T04:38:00Z">
        <w:r w:rsidRPr="001D73B5" w:rsidDel="005E04A0">
          <w:rPr>
            <w:rFonts w:ascii="Times New Roman" w:eastAsia="Times New Roman" w:hAnsi="Times New Roman"/>
            <w:sz w:val="24"/>
            <w:szCs w:val="24"/>
            <w:lang w:val="en-ID" w:eastAsia="en-ID"/>
          </w:rPr>
          <w:delText xml:space="preserve">criterion </w:delText>
        </w:r>
      </w:del>
      <w:ins w:id="103" w:author="Asus" w:date="2025-05-08T11:38:00Z" w16du:dateUtc="2025-05-08T04:38:00Z">
        <w:r w:rsidR="005E04A0">
          <w:rPr>
            <w:rFonts w:ascii="Times New Roman" w:eastAsia="Times New Roman" w:hAnsi="Times New Roman"/>
            <w:sz w:val="24"/>
            <w:szCs w:val="24"/>
            <w:lang w:val="en-ID" w:eastAsia="en-ID"/>
          </w:rPr>
          <w:t>criteria</w:t>
        </w:r>
        <w:r w:rsidR="005E04A0" w:rsidRPr="001D73B5">
          <w:rPr>
            <w:rFonts w:ascii="Times New Roman" w:eastAsia="Times New Roman" w:hAnsi="Times New Roman"/>
            <w:sz w:val="24"/>
            <w:szCs w:val="24"/>
            <w:lang w:val="en-ID" w:eastAsia="en-ID"/>
          </w:rPr>
          <w:t xml:space="preserve"> </w:t>
        </w:r>
      </w:ins>
      <w:del w:id="104" w:author="Asus" w:date="2025-05-08T11:38:00Z" w16du:dateUtc="2025-05-08T04:38:00Z">
        <w:r w:rsidRPr="001D73B5" w:rsidDel="005E04A0">
          <w:rPr>
            <w:rFonts w:ascii="Times New Roman" w:eastAsia="Times New Roman" w:hAnsi="Times New Roman"/>
            <w:sz w:val="24"/>
            <w:szCs w:val="24"/>
            <w:lang w:val="en-ID" w:eastAsia="en-ID"/>
          </w:rPr>
          <w:delText xml:space="preserve">is </w:delText>
        </w:r>
      </w:del>
      <w:ins w:id="105" w:author="Asus" w:date="2025-05-08T11:38:00Z" w16du:dateUtc="2025-05-08T04:38:00Z">
        <w:r w:rsidR="005E04A0">
          <w:rPr>
            <w:rFonts w:ascii="Times New Roman" w:eastAsia="Times New Roman" w:hAnsi="Times New Roman"/>
            <w:sz w:val="24"/>
            <w:szCs w:val="24"/>
            <w:lang w:val="en-ID" w:eastAsia="en-ID"/>
          </w:rPr>
          <w:t>are</w:t>
        </w:r>
        <w:r w:rsidR="005E04A0" w:rsidRPr="001D73B5">
          <w:rPr>
            <w:rFonts w:ascii="Times New Roman" w:eastAsia="Times New Roman" w:hAnsi="Times New Roman"/>
            <w:sz w:val="24"/>
            <w:szCs w:val="24"/>
            <w:lang w:val="en-ID" w:eastAsia="en-ID"/>
          </w:rPr>
          <w:t xml:space="preserve"> </w:t>
        </w:r>
      </w:ins>
      <w:r w:rsidRPr="001D73B5">
        <w:rPr>
          <w:rFonts w:ascii="Times New Roman" w:eastAsia="Times New Roman" w:hAnsi="Times New Roman"/>
          <w:sz w:val="24"/>
          <w:szCs w:val="24"/>
          <w:lang w:val="en-ID" w:eastAsia="en-ID"/>
        </w:rPr>
        <w:t>that women are portrayed and represented equally with men.  The textbook highlights the equality of men and women in various aspects of life, including dialogues between boys and girls, traditional houses, and expository texts. It excludes depictions of men in war and Indonesian currency from the past. The text also highlights the life of a family and the inclusion of traditional dances in Indonesian culture, demonstrating that Indonesian cultural dance is not only for women but also for men.</w:t>
      </w:r>
    </w:p>
    <w:p w14:paraId="7DA79D98" w14:textId="5122F021"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final </w:t>
      </w:r>
      <w:del w:id="106" w:author="Asus" w:date="2025-05-08T11:38:00Z" w16du:dateUtc="2025-05-08T04:38:00Z">
        <w:r w:rsidRPr="001D73B5" w:rsidDel="005E04A0">
          <w:rPr>
            <w:rFonts w:ascii="Times New Roman" w:eastAsia="Times New Roman" w:hAnsi="Times New Roman"/>
            <w:sz w:val="24"/>
            <w:szCs w:val="24"/>
            <w:lang w:val="en-ID" w:eastAsia="en-ID"/>
          </w:rPr>
          <w:delText xml:space="preserve">criteria </w:delText>
        </w:r>
      </w:del>
      <w:ins w:id="107" w:author="Asus" w:date="2025-05-08T11:38:00Z" w16du:dateUtc="2025-05-08T04:38:00Z">
        <w:r w:rsidR="005E04A0">
          <w:rPr>
            <w:rFonts w:ascii="Times New Roman" w:eastAsia="Times New Roman" w:hAnsi="Times New Roman"/>
            <w:sz w:val="24"/>
            <w:szCs w:val="24"/>
            <w:lang w:val="en-ID" w:eastAsia="en-ID"/>
          </w:rPr>
          <w:t>criterion</w:t>
        </w:r>
        <w:r w:rsidR="005E04A0" w:rsidRPr="001D73B5">
          <w:rPr>
            <w:rFonts w:ascii="Times New Roman" w:eastAsia="Times New Roman" w:hAnsi="Times New Roman"/>
            <w:sz w:val="24"/>
            <w:szCs w:val="24"/>
            <w:lang w:val="en-ID" w:eastAsia="en-ID"/>
          </w:rPr>
          <w:t xml:space="preserve"> </w:t>
        </w:r>
      </w:ins>
      <w:r w:rsidRPr="001D73B5">
        <w:rPr>
          <w:rFonts w:ascii="Times New Roman" w:eastAsia="Times New Roman" w:hAnsi="Times New Roman"/>
          <w:sz w:val="24"/>
          <w:szCs w:val="24"/>
          <w:lang w:val="en-ID" w:eastAsia="en-ID"/>
        </w:rPr>
        <w:t>is that other groups, including those with different ethnic origins, occupations, disabilities, etc., are represented. The textbook lacks representation for ethnic origin, occupation, or disability</w:t>
      </w:r>
      <w:ins w:id="108" w:author="Asus" w:date="2025-05-08T11:38:00Z" w16du:dateUtc="2025-05-08T04:38:00Z">
        <w:r w:rsidR="005E04A0">
          <w:rPr>
            <w:rFonts w:ascii="Times New Roman" w:eastAsia="Times New Roman" w:hAnsi="Times New Roman"/>
            <w:sz w:val="24"/>
            <w:szCs w:val="24"/>
            <w:lang w:val="en-ID" w:eastAsia="en-ID"/>
          </w:rPr>
          <w:t>,</w:t>
        </w:r>
      </w:ins>
      <w:r w:rsidRPr="001D73B5">
        <w:rPr>
          <w:rFonts w:ascii="Times New Roman" w:eastAsia="Times New Roman" w:hAnsi="Times New Roman"/>
          <w:sz w:val="24"/>
          <w:szCs w:val="24"/>
          <w:lang w:val="en-ID" w:eastAsia="en-ID"/>
        </w:rPr>
        <w:t xml:space="preserve"> and lacks pictures, paragraphs, and dialogues about these topics. The only disability-related paragraph is about the job. The text only includes an image of two historical cultural sites in Indonesian and does not include any pieces about disabilities, but depicts traditional Indonesian dance.</w:t>
      </w:r>
    </w:p>
    <w:p w14:paraId="2255C3D6" w14:textId="694D7C24" w:rsidR="001D73B5" w:rsidRPr="001D73B5" w:rsidRDefault="001D73B5" w:rsidP="001D73B5">
      <w:pPr>
        <w:pStyle w:val="ListParagraph"/>
        <w:numPr>
          <w:ilvl w:val="1"/>
          <w:numId w:val="9"/>
        </w:numPr>
        <w:spacing w:after="160"/>
        <w:jc w:val="both"/>
        <w:rPr>
          <w:b/>
          <w:bCs/>
          <w:lang w:val="en-ID" w:eastAsia="en-ID"/>
        </w:rPr>
      </w:pPr>
      <w:r w:rsidRPr="001D73B5">
        <w:rPr>
          <w:b/>
          <w:bCs/>
          <w:lang w:val="en-ID" w:eastAsia="en-ID"/>
        </w:rPr>
        <w:t xml:space="preserve">Methodology </w:t>
      </w:r>
    </w:p>
    <w:p w14:paraId="4F46A6B5" w14:textId="4A7A18E6" w:rsidR="001D73B5" w:rsidRPr="001D73B5" w:rsidRDefault="001D73B5" w:rsidP="001D73B5">
      <w:pPr>
        <w:ind w:firstLine="36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 xml:space="preserve">The criteria for </w:t>
      </w:r>
      <w:ins w:id="109" w:author="Asus" w:date="2025-05-08T11:39:00Z" w16du:dateUtc="2025-05-08T04:39:00Z">
        <w:r w:rsidR="005E04A0">
          <w:rPr>
            <w:rFonts w:ascii="Times New Roman" w:eastAsia="Times New Roman" w:hAnsi="Times New Roman"/>
            <w:color w:val="000000"/>
            <w:sz w:val="24"/>
            <w:szCs w:val="24"/>
            <w:lang w:val="en-ID" w:eastAsia="en-ID"/>
          </w:rPr>
          <w:t xml:space="preserve">the </w:t>
        </w:r>
      </w:ins>
      <w:r w:rsidRPr="001D73B5">
        <w:rPr>
          <w:rFonts w:ascii="Times New Roman" w:eastAsia="Times New Roman" w:hAnsi="Times New Roman"/>
          <w:color w:val="000000"/>
          <w:sz w:val="24"/>
          <w:szCs w:val="24"/>
          <w:lang w:val="en-ID" w:eastAsia="en-ID"/>
        </w:rPr>
        <w:t>topic are 100% in all lessons. The course book takes a communicative and task-based approach to language learning, which is appropriate to the learning/teaching situation. It focuses on real-life contexts and encourages active use of language, making it suitable for practical application in the classroom. </w:t>
      </w:r>
    </w:p>
    <w:p w14:paraId="64764FE8" w14:textId="44DC83F3" w:rsidR="001D73B5" w:rsidRPr="001D73B5" w:rsidRDefault="001D73B5" w:rsidP="001D73B5">
      <w:pPr>
        <w:jc w:val="both"/>
        <w:rPr>
          <w:rFonts w:ascii="Times New Roman" w:hAnsi="Times New Roman"/>
          <w:sz w:val="24"/>
          <w:szCs w:val="24"/>
          <w:lang w:val="en-ID"/>
        </w:rPr>
      </w:pPr>
      <w:r w:rsidRPr="001D73B5">
        <w:rPr>
          <w:rFonts w:ascii="Times New Roman" w:hAnsi="Times New Roman"/>
          <w:sz w:val="24"/>
          <w:szCs w:val="24"/>
        </w:rPr>
        <w:t xml:space="preserve">Various approaches are emphasized to students so that they are expected to apply, implement, and integrate their attitudes, knowledge, and skills into their daily lives. </w:t>
      </w:r>
      <w:r w:rsidRPr="001D73B5">
        <w:rPr>
          <w:rFonts w:ascii="Times New Roman" w:hAnsi="Times New Roman"/>
          <w:sz w:val="24"/>
          <w:szCs w:val="24"/>
          <w:lang w:val="en-ID"/>
        </w:rPr>
        <w:t>Examples of approaches in the teacher's book are (1) Discovery Learning</w:t>
      </w:r>
      <w:ins w:id="110" w:author="Asus" w:date="2025-05-08T11:39:00Z" w16du:dateUtc="2025-05-08T04:39:00Z">
        <w:r w:rsidR="005E04A0">
          <w:rPr>
            <w:rFonts w:ascii="Times New Roman" w:hAnsi="Times New Roman"/>
            <w:sz w:val="24"/>
            <w:szCs w:val="24"/>
            <w:lang w:val="en-ID"/>
          </w:rPr>
          <w:t>,</w:t>
        </w:r>
      </w:ins>
      <w:r w:rsidRPr="001D73B5">
        <w:rPr>
          <w:rFonts w:ascii="Times New Roman" w:hAnsi="Times New Roman"/>
          <w:sz w:val="24"/>
          <w:szCs w:val="24"/>
          <w:lang w:val="en-ID"/>
        </w:rPr>
        <w:t xml:space="preserve"> (2) HOTS (Higher Order Thinking Skills)</w:t>
      </w:r>
      <w:ins w:id="111" w:author="Asus" w:date="2025-05-08T11:39:00Z" w16du:dateUtc="2025-05-08T04:39:00Z">
        <w:r w:rsidR="005E04A0">
          <w:rPr>
            <w:rFonts w:ascii="Times New Roman" w:hAnsi="Times New Roman"/>
            <w:sz w:val="24"/>
            <w:szCs w:val="24"/>
            <w:lang w:val="en-ID"/>
          </w:rPr>
          <w:t>,</w:t>
        </w:r>
      </w:ins>
      <w:r w:rsidRPr="001D73B5">
        <w:rPr>
          <w:rFonts w:ascii="Times New Roman" w:hAnsi="Times New Roman"/>
          <w:sz w:val="24"/>
          <w:szCs w:val="24"/>
          <w:lang w:val="en-ID"/>
        </w:rPr>
        <w:t xml:space="preserve"> (3) Authentic Assessment (4) </w:t>
      </w:r>
      <w:del w:id="112" w:author="Asus" w:date="2025-05-08T11:39:00Z" w16du:dateUtc="2025-05-08T04:39:00Z">
        <w:r w:rsidRPr="001D73B5" w:rsidDel="005E04A0">
          <w:rPr>
            <w:rFonts w:ascii="Times New Roman" w:hAnsi="Times New Roman"/>
            <w:sz w:val="24"/>
            <w:szCs w:val="24"/>
            <w:lang w:val="en-ID"/>
          </w:rPr>
          <w:delText>Genre Based</w:delText>
        </w:r>
      </w:del>
      <w:ins w:id="113" w:author="Asus" w:date="2025-05-08T11:39:00Z" w16du:dateUtc="2025-05-08T04:39:00Z">
        <w:r w:rsidR="005E04A0">
          <w:rPr>
            <w:rFonts w:ascii="Times New Roman" w:hAnsi="Times New Roman"/>
            <w:sz w:val="24"/>
            <w:szCs w:val="24"/>
            <w:lang w:val="en-ID"/>
          </w:rPr>
          <w:t>Genre-Based</w:t>
        </w:r>
      </w:ins>
      <w:r w:rsidRPr="001D73B5">
        <w:rPr>
          <w:rFonts w:ascii="Times New Roman" w:hAnsi="Times New Roman"/>
          <w:sz w:val="24"/>
          <w:szCs w:val="24"/>
          <w:lang w:val="en-ID"/>
        </w:rPr>
        <w:t xml:space="preserve"> Approach</w:t>
      </w:r>
      <w:ins w:id="114" w:author="Asus" w:date="2025-05-08T11:39:00Z" w16du:dateUtc="2025-05-08T04:39:00Z">
        <w:r w:rsidR="005E04A0">
          <w:rPr>
            <w:rFonts w:ascii="Times New Roman" w:hAnsi="Times New Roman"/>
            <w:sz w:val="24"/>
            <w:szCs w:val="24"/>
            <w:lang w:val="en-ID"/>
          </w:rPr>
          <w:t>,</w:t>
        </w:r>
      </w:ins>
      <w:r w:rsidRPr="001D73B5">
        <w:rPr>
          <w:rFonts w:ascii="Times New Roman" w:hAnsi="Times New Roman"/>
          <w:sz w:val="24"/>
          <w:szCs w:val="24"/>
          <w:lang w:val="en-ID"/>
        </w:rPr>
        <w:t xml:space="preserve"> (5) Contextual.</w:t>
      </w:r>
    </w:p>
    <w:p w14:paraId="29E47589" w14:textId="5ABA708C" w:rsidR="001D73B5" w:rsidRPr="001D73B5" w:rsidRDefault="001D73B5" w:rsidP="001D73B5">
      <w:pPr>
        <w:ind w:firstLine="360"/>
        <w:jc w:val="both"/>
        <w:rPr>
          <w:rFonts w:ascii="Times New Roman" w:hAnsi="Times New Roman"/>
          <w:sz w:val="24"/>
          <w:szCs w:val="24"/>
          <w:lang w:val="en-ID"/>
        </w:rPr>
      </w:pPr>
      <w:r w:rsidRPr="001D73B5">
        <w:rPr>
          <w:rFonts w:ascii="Times New Roman" w:hAnsi="Times New Roman"/>
          <w:sz w:val="24"/>
          <w:szCs w:val="24"/>
          <w:lang w:val="en-ID"/>
        </w:rPr>
        <w:lastRenderedPageBreak/>
        <w:t xml:space="preserve">The second </w:t>
      </w:r>
      <w:del w:id="115" w:author="Asus" w:date="2025-05-08T11:39:00Z" w16du:dateUtc="2025-05-08T04:39:00Z">
        <w:r w:rsidRPr="001D73B5" w:rsidDel="005E04A0">
          <w:rPr>
            <w:rFonts w:ascii="Times New Roman" w:hAnsi="Times New Roman"/>
            <w:sz w:val="24"/>
            <w:szCs w:val="24"/>
            <w:lang w:val="en-ID"/>
          </w:rPr>
          <w:delText xml:space="preserve">criteria </w:delText>
        </w:r>
      </w:del>
      <w:ins w:id="116" w:author="Asus" w:date="2025-05-08T11:39:00Z" w16du:dateUtc="2025-05-08T04:39:00Z">
        <w:r w:rsidR="005E04A0">
          <w:rPr>
            <w:rFonts w:ascii="Times New Roman" w:hAnsi="Times New Roman"/>
            <w:sz w:val="24"/>
            <w:szCs w:val="24"/>
            <w:lang w:val="en-ID"/>
          </w:rPr>
          <w:t>criterion</w:t>
        </w:r>
        <w:r w:rsidR="005E04A0" w:rsidRPr="001D73B5">
          <w:rPr>
            <w:rFonts w:ascii="Times New Roman" w:hAnsi="Times New Roman"/>
            <w:sz w:val="24"/>
            <w:szCs w:val="24"/>
            <w:lang w:val="en-ID"/>
          </w:rPr>
          <w:t xml:space="preserve"> </w:t>
        </w:r>
      </w:ins>
      <w:r w:rsidRPr="001D73B5">
        <w:rPr>
          <w:rFonts w:ascii="Times New Roman" w:hAnsi="Times New Roman"/>
          <w:sz w:val="24"/>
          <w:szCs w:val="24"/>
          <w:lang w:val="en-ID"/>
        </w:rPr>
        <w:t xml:space="preserve">is that a high level of active learner involvement could be expected, with tasks that promote interaction, critical thinking, and collaborative learning. This approach aligns well with students’ learning styles, particularly for those who thrive in participatory environments. It also matches their expectations for engaging, communicative activities that encourage both individual and group work. Teachers should employ a variety of learning models and instructional strategies. The level of active participation in group activities, text analysis, and other tasks is critical. </w:t>
      </w:r>
      <w:del w:id="117" w:author="Asus" w:date="2025-05-08T11:40:00Z" w16du:dateUtc="2025-05-08T04:40:00Z">
        <w:r w:rsidRPr="001D73B5" w:rsidDel="005E04A0">
          <w:rPr>
            <w:rFonts w:ascii="Times New Roman" w:hAnsi="Times New Roman"/>
            <w:sz w:val="24"/>
            <w:szCs w:val="24"/>
            <w:lang w:val="en-ID"/>
          </w:rPr>
          <w:delText xml:space="preserve">Practice </w:delText>
        </w:r>
      </w:del>
      <w:ins w:id="118" w:author="Asus" w:date="2025-05-08T11:40:00Z" w16du:dateUtc="2025-05-08T04:40:00Z">
        <w:r w:rsidR="005E04A0">
          <w:rPr>
            <w:rFonts w:ascii="Times New Roman" w:hAnsi="Times New Roman"/>
            <w:sz w:val="24"/>
            <w:szCs w:val="24"/>
            <w:lang w:val="en-ID"/>
          </w:rPr>
          <w:t>Practicing</w:t>
        </w:r>
        <w:r w:rsidR="005E04A0" w:rsidRPr="001D73B5">
          <w:rPr>
            <w:rFonts w:ascii="Times New Roman" w:hAnsi="Times New Roman"/>
            <w:sz w:val="24"/>
            <w:szCs w:val="24"/>
            <w:lang w:val="en-ID"/>
          </w:rPr>
          <w:t xml:space="preserve"> </w:t>
        </w:r>
      </w:ins>
      <w:r w:rsidRPr="001D73B5">
        <w:rPr>
          <w:rFonts w:ascii="Times New Roman" w:hAnsi="Times New Roman"/>
          <w:sz w:val="24"/>
          <w:szCs w:val="24"/>
          <w:lang w:val="en-ID"/>
        </w:rPr>
        <w:t>the content that has been given is critical.</w:t>
      </w:r>
    </w:p>
    <w:p w14:paraId="3C7DE515" w14:textId="77777777" w:rsidR="001D73B5" w:rsidRPr="001D73B5" w:rsidRDefault="001D73B5" w:rsidP="001D73B5">
      <w:pPr>
        <w:ind w:firstLine="360"/>
        <w:jc w:val="both"/>
        <w:rPr>
          <w:rFonts w:ascii="Times New Roman" w:hAnsi="Times New Roman"/>
          <w:sz w:val="24"/>
          <w:szCs w:val="24"/>
          <w:lang w:val="en-ID"/>
        </w:rPr>
      </w:pPr>
      <w:r w:rsidRPr="001D73B5">
        <w:rPr>
          <w:rFonts w:ascii="Times New Roman" w:hAnsi="Times New Roman"/>
          <w:sz w:val="24"/>
          <w:szCs w:val="24"/>
          <w:lang w:val="en-ID"/>
        </w:rPr>
        <w:t>The third criterion is that techniques were used for presenting new language items, and they were suitable for the learners. The techniques used to introduce new language items are "audio-lingualism" and "presentation, practice, and production."</w:t>
      </w:r>
    </w:p>
    <w:p w14:paraId="44CA2813" w14:textId="3B7B19E2" w:rsidR="001D73B5" w:rsidRPr="001D73B5" w:rsidRDefault="001D73B5" w:rsidP="001D73B5">
      <w:pPr>
        <w:ind w:firstLine="720"/>
        <w:jc w:val="both"/>
        <w:rPr>
          <w:rFonts w:ascii="Times New Roman" w:hAnsi="Times New Roman"/>
          <w:sz w:val="24"/>
          <w:szCs w:val="24"/>
          <w:lang w:val="en-ID"/>
        </w:rPr>
      </w:pPr>
      <w:r w:rsidRPr="001D73B5">
        <w:rPr>
          <w:rFonts w:ascii="Times New Roman" w:hAnsi="Times New Roman"/>
          <w:sz w:val="24"/>
          <w:szCs w:val="24"/>
          <w:lang w:val="en-ID"/>
        </w:rPr>
        <w:t xml:space="preserve">The four </w:t>
      </w:r>
      <w:del w:id="119" w:author="Asus" w:date="2025-05-08T08:36:00Z" w16du:dateUtc="2025-05-08T01:36:00Z">
        <w:r w:rsidRPr="001D73B5" w:rsidDel="00923949">
          <w:rPr>
            <w:rFonts w:ascii="Times New Roman" w:hAnsi="Times New Roman"/>
            <w:sz w:val="24"/>
            <w:szCs w:val="24"/>
            <w:lang w:val="en-ID"/>
          </w:rPr>
          <w:delText>criterion</w:delText>
        </w:r>
      </w:del>
      <w:ins w:id="120" w:author="Asus" w:date="2025-05-08T11:40:00Z" w16du:dateUtc="2025-05-08T04:40:00Z">
        <w:r w:rsidR="005E04A0">
          <w:rPr>
            <w:rFonts w:ascii="Times New Roman" w:hAnsi="Times New Roman"/>
            <w:sz w:val="24"/>
            <w:szCs w:val="24"/>
            <w:lang w:val="en-ID"/>
          </w:rPr>
          <w:t>criteria</w:t>
        </w:r>
      </w:ins>
      <w:r w:rsidRPr="001D73B5">
        <w:rPr>
          <w:rFonts w:ascii="Times New Roman" w:hAnsi="Times New Roman"/>
          <w:sz w:val="24"/>
          <w:szCs w:val="24"/>
          <w:lang w:val="en-ID"/>
        </w:rPr>
        <w:t xml:space="preserve"> are the different skills taught and communicative abilities developed. The skills taught and communication skills acquired are based on the genre-based method or independent text construction. Students will write and speak independently. Communication will take place at the discourse level rather than simply in sentences</w:t>
      </w:r>
      <w:r w:rsidRPr="001D73B5">
        <w:rPr>
          <w:rFonts w:ascii="Times New Roman" w:hAnsi="Times New Roman"/>
          <w:b/>
          <w:bCs/>
          <w:sz w:val="24"/>
          <w:szCs w:val="24"/>
          <w:lang w:val="en-ID"/>
        </w:rPr>
        <w:t>.</w:t>
      </w:r>
    </w:p>
    <w:p w14:paraId="1A704BC1" w14:textId="77777777" w:rsidR="001D73B5" w:rsidRPr="001D73B5" w:rsidRDefault="001D73B5" w:rsidP="001D73B5">
      <w:pPr>
        <w:ind w:firstLine="720"/>
        <w:jc w:val="both"/>
        <w:rPr>
          <w:rFonts w:ascii="Times New Roman" w:hAnsi="Times New Roman"/>
          <w:sz w:val="24"/>
          <w:szCs w:val="24"/>
          <w:lang w:val="en-ID"/>
        </w:rPr>
      </w:pPr>
      <w:r w:rsidRPr="001D73B5">
        <w:rPr>
          <w:rFonts w:ascii="Times New Roman" w:hAnsi="Times New Roman"/>
          <w:sz w:val="24"/>
          <w:szCs w:val="24"/>
          <w:lang w:val="en-ID"/>
        </w:rPr>
        <w:t>The fifth criterion is whether the material includes any advice or help to students on study skills and learning strategies. Provided guidance and support in each chapter to help students develop their learning skills and strategies. It includes learning materials, selected skills, learning objectives, learning schemes, and learning activities for each activity listed in the student book, as well as variations of activities that can be carried out, along with assessment guidelines and answer keys for practice exercises.</w:t>
      </w:r>
    </w:p>
    <w:p w14:paraId="6116DF56" w14:textId="71BEC51F" w:rsidR="001D73B5" w:rsidRPr="001D73B5" w:rsidRDefault="001D73B5" w:rsidP="001D73B5">
      <w:pPr>
        <w:ind w:firstLine="720"/>
        <w:jc w:val="both"/>
        <w:rPr>
          <w:rFonts w:ascii="Times New Roman" w:hAnsi="Times New Roman"/>
          <w:sz w:val="24"/>
          <w:szCs w:val="24"/>
          <w:lang w:val="en-ID"/>
        </w:rPr>
      </w:pPr>
      <w:r w:rsidRPr="001D73B5">
        <w:rPr>
          <w:rFonts w:ascii="Times New Roman" w:hAnsi="Times New Roman"/>
          <w:sz w:val="24"/>
          <w:szCs w:val="24"/>
          <w:lang w:val="en-ID"/>
        </w:rPr>
        <w:t xml:space="preserve">The final criterion is that the students are expected to take a degree of responsibility for their </w:t>
      </w:r>
      <w:del w:id="121" w:author="Asus" w:date="2025-05-08T11:40:00Z" w16du:dateUtc="2025-05-08T04:40:00Z">
        <w:r w:rsidRPr="001D73B5" w:rsidDel="00D93508">
          <w:rPr>
            <w:rFonts w:ascii="Times New Roman" w:hAnsi="Times New Roman"/>
            <w:sz w:val="24"/>
            <w:szCs w:val="24"/>
            <w:lang w:val="en-ID"/>
          </w:rPr>
          <w:delText xml:space="preserve">own </w:delText>
        </w:r>
      </w:del>
      <w:r w:rsidRPr="001D73B5">
        <w:rPr>
          <w:rFonts w:ascii="Times New Roman" w:hAnsi="Times New Roman"/>
          <w:sz w:val="24"/>
          <w:szCs w:val="24"/>
          <w:lang w:val="en-ID"/>
        </w:rPr>
        <w:t xml:space="preserve">learning, such as by setting their </w:t>
      </w:r>
      <w:del w:id="122" w:author="Asus" w:date="2025-05-08T11:40:00Z" w16du:dateUtc="2025-05-08T04:40:00Z">
        <w:r w:rsidRPr="001D73B5" w:rsidDel="00D93508">
          <w:rPr>
            <w:rFonts w:ascii="Times New Roman" w:hAnsi="Times New Roman"/>
            <w:sz w:val="24"/>
            <w:szCs w:val="24"/>
            <w:lang w:val="en-ID"/>
          </w:rPr>
          <w:delText xml:space="preserve">own individual </w:delText>
        </w:r>
      </w:del>
      <w:r w:rsidRPr="001D73B5">
        <w:rPr>
          <w:rFonts w:ascii="Times New Roman" w:hAnsi="Times New Roman"/>
          <w:sz w:val="24"/>
          <w:szCs w:val="24"/>
          <w:lang w:val="en-ID"/>
        </w:rPr>
        <w:t xml:space="preserve">learning targets. Students take responsibility for their individual and group learning assignments, making use of the available tools and materials. The variation and discussion between groups involves combining two groups to share the previous group's discussion outcomes </w:t>
      </w:r>
      <w:del w:id="123" w:author="Asus" w:date="2025-05-08T11:40:00Z" w16du:dateUtc="2025-05-08T04:40:00Z">
        <w:r w:rsidRPr="001D73B5" w:rsidDel="00D93508">
          <w:rPr>
            <w:rFonts w:ascii="Times New Roman" w:hAnsi="Times New Roman"/>
            <w:sz w:val="24"/>
            <w:szCs w:val="24"/>
            <w:lang w:val="en-ID"/>
          </w:rPr>
          <w:delText>with the goal of establishing</w:delText>
        </w:r>
      </w:del>
      <w:ins w:id="124" w:author="Asus" w:date="2025-05-08T11:40:00Z" w16du:dateUtc="2025-05-08T04:40:00Z">
        <w:r w:rsidR="00D93508">
          <w:rPr>
            <w:rFonts w:ascii="Times New Roman" w:hAnsi="Times New Roman"/>
            <w:sz w:val="24"/>
            <w:szCs w:val="24"/>
            <w:lang w:val="en-ID"/>
          </w:rPr>
          <w:t>to establish</w:t>
        </w:r>
      </w:ins>
      <w:r w:rsidRPr="001D73B5">
        <w:rPr>
          <w:rFonts w:ascii="Times New Roman" w:hAnsi="Times New Roman"/>
          <w:sz w:val="24"/>
          <w:szCs w:val="24"/>
          <w:lang w:val="en-ID"/>
        </w:rPr>
        <w:t xml:space="preserve"> their learning objectives.</w:t>
      </w:r>
    </w:p>
    <w:p w14:paraId="4582D73C" w14:textId="5F71D87D" w:rsidR="001D73B5" w:rsidRPr="001D73B5" w:rsidRDefault="001D73B5" w:rsidP="001D73B5">
      <w:pPr>
        <w:pStyle w:val="ListParagraph"/>
        <w:numPr>
          <w:ilvl w:val="1"/>
          <w:numId w:val="9"/>
        </w:numPr>
        <w:spacing w:after="160"/>
        <w:jc w:val="both"/>
        <w:rPr>
          <w:b/>
          <w:bCs/>
          <w:lang w:val="en-ID" w:eastAsia="en-ID"/>
        </w:rPr>
      </w:pPr>
      <w:r w:rsidRPr="001D73B5">
        <w:rPr>
          <w:b/>
          <w:bCs/>
          <w:lang w:val="en-ID" w:eastAsia="en-ID"/>
        </w:rPr>
        <w:t>Teachers’ Books</w:t>
      </w:r>
    </w:p>
    <w:p w14:paraId="4787EF57" w14:textId="77777777" w:rsidR="001D73B5" w:rsidRPr="001D73B5" w:rsidRDefault="001D73B5" w:rsidP="001D73B5">
      <w:pPr>
        <w:ind w:firstLine="36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criteria for teachers’ books are 100% in all lessons. There is adequate guidance for the teachers who will be using the course book and its supporting materials. There are specific instructions or guidelines for teaching practices based on the student book "English for Critical Thinking."</w:t>
      </w:r>
    </w:p>
    <w:p w14:paraId="44F5AE94" w14:textId="77777777" w:rsidR="001D73B5" w:rsidRPr="001D73B5" w:rsidRDefault="001D73B5" w:rsidP="001D73B5">
      <w:pPr>
        <w:ind w:firstLine="36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second criterion is that the teachers' book is comprehensive and supportive. The textbook offers extensive instructions for every lesson in the student book so that learning activities are supported. The stages and learning activities can be designed depending on the teacher's creativity, allowing the phases of the learning activities to be adapted to the abilities of students.</w:t>
      </w:r>
    </w:p>
    <w:p w14:paraId="203732AB"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third criterion is that </w:t>
      </w:r>
      <w:r w:rsidRPr="001D73B5">
        <w:rPr>
          <w:rFonts w:ascii="Times New Roman" w:hAnsi="Times New Roman"/>
          <w:sz w:val="24"/>
          <w:szCs w:val="24"/>
        </w:rPr>
        <w:t>the teachers' book adequately covers teaching techniques, language items such as grammar rules, and culture-specific information. The textbook contains correct explanations of teaching techniques, linguistics (such as grammar), and historical information. However, the textbook cannot cover each subject properly. Teachers must be able to interpret and apply textbook content in the classroom and other situations.</w:t>
      </w:r>
    </w:p>
    <w:p w14:paraId="009F87DE" w14:textId="535B403D"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four </w:t>
      </w:r>
      <w:del w:id="125" w:author="Asus" w:date="2025-05-08T11:40:00Z" w16du:dateUtc="2025-05-08T04:40:00Z">
        <w:r w:rsidRPr="001D73B5" w:rsidDel="00D93508">
          <w:rPr>
            <w:rFonts w:ascii="Times New Roman" w:eastAsia="Times New Roman" w:hAnsi="Times New Roman"/>
            <w:sz w:val="24"/>
            <w:szCs w:val="24"/>
            <w:lang w:val="en-ID" w:eastAsia="en-ID"/>
          </w:rPr>
          <w:delText xml:space="preserve">criterion </w:delText>
        </w:r>
      </w:del>
      <w:ins w:id="126" w:author="Asus" w:date="2025-05-08T11:40:00Z" w16du:dateUtc="2025-05-08T04:40:00Z">
        <w:r w:rsidR="00D93508">
          <w:rPr>
            <w:rFonts w:ascii="Times New Roman" w:eastAsia="Times New Roman" w:hAnsi="Times New Roman"/>
            <w:sz w:val="24"/>
            <w:szCs w:val="24"/>
            <w:lang w:val="en-ID" w:eastAsia="en-ID"/>
          </w:rPr>
          <w:t>criteria</w:t>
        </w:r>
        <w:r w:rsidR="00D93508" w:rsidRPr="001D73B5">
          <w:rPr>
            <w:rFonts w:ascii="Times New Roman" w:eastAsia="Times New Roman" w:hAnsi="Times New Roman"/>
            <w:sz w:val="24"/>
            <w:szCs w:val="24"/>
            <w:lang w:val="en-ID" w:eastAsia="en-ID"/>
          </w:rPr>
          <w:t xml:space="preserve"> </w:t>
        </w:r>
      </w:ins>
      <w:r w:rsidRPr="001D73B5">
        <w:rPr>
          <w:rFonts w:ascii="Times New Roman" w:eastAsia="Times New Roman" w:hAnsi="Times New Roman"/>
          <w:sz w:val="24"/>
          <w:szCs w:val="24"/>
          <w:lang w:val="en-ID" w:eastAsia="en-ID"/>
        </w:rPr>
        <w:t>is that t</w:t>
      </w:r>
      <w:r w:rsidRPr="001D73B5">
        <w:rPr>
          <w:rFonts w:ascii="Times New Roman" w:hAnsi="Times New Roman"/>
          <w:sz w:val="24"/>
          <w:szCs w:val="24"/>
          <w:lang w:val="en-ID"/>
        </w:rPr>
        <w:t>he writers set out and justify the basic premises and principles underlying the material. The textbook presents the basic concepts while providing not one attempt to support the premises. </w:t>
      </w:r>
    </w:p>
    <w:p w14:paraId="032BF68A" w14:textId="7C55340E"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lastRenderedPageBreak/>
        <w:t xml:space="preserve">The fifth criterion is that </w:t>
      </w:r>
      <w:ins w:id="127" w:author="Asus" w:date="2025-05-08T11:40:00Z" w16du:dateUtc="2025-05-08T04:40:00Z">
        <w:r w:rsidR="00D93508">
          <w:rPr>
            <w:rFonts w:ascii="Times New Roman" w:eastAsia="Times New Roman" w:hAnsi="Times New Roman"/>
            <w:sz w:val="24"/>
            <w:szCs w:val="24"/>
            <w:lang w:val="en-ID" w:eastAsia="en-ID"/>
          </w:rPr>
          <w:t xml:space="preserve">the </w:t>
        </w:r>
      </w:ins>
      <w:r w:rsidRPr="001D73B5">
        <w:rPr>
          <w:rFonts w:ascii="Times New Roman" w:hAnsi="Times New Roman"/>
          <w:sz w:val="24"/>
          <w:szCs w:val="24"/>
          <w:lang w:val="en-ID"/>
        </w:rPr>
        <w:t xml:space="preserve">keys to exercise </w:t>
      </w:r>
      <w:ins w:id="128" w:author="Asus" w:date="2025-05-08T11:40:00Z" w16du:dateUtc="2025-05-08T04:40:00Z">
        <w:r w:rsidR="00D93508">
          <w:rPr>
            <w:rFonts w:ascii="Times New Roman" w:hAnsi="Times New Roman"/>
            <w:sz w:val="24"/>
            <w:szCs w:val="24"/>
            <w:lang w:val="en-ID"/>
          </w:rPr>
          <w:t xml:space="preserve">are </w:t>
        </w:r>
      </w:ins>
      <w:r w:rsidRPr="001D73B5">
        <w:rPr>
          <w:rFonts w:ascii="Times New Roman" w:hAnsi="Times New Roman"/>
          <w:sz w:val="24"/>
          <w:szCs w:val="24"/>
          <w:lang w:val="en-ID"/>
        </w:rPr>
        <w:t xml:space="preserve">given. Activities from the textbook are provided, as well as the correct answers. The teacher's book "English for Critical Thinking" already includes </w:t>
      </w:r>
      <w:del w:id="129" w:author="Asus" w:date="2025-05-08T11:41:00Z" w16du:dateUtc="2025-05-08T04:41:00Z">
        <w:r w:rsidRPr="001D73B5" w:rsidDel="00D93508">
          <w:rPr>
            <w:rFonts w:ascii="Times New Roman" w:hAnsi="Times New Roman"/>
            <w:sz w:val="24"/>
            <w:szCs w:val="24"/>
            <w:lang w:val="en-ID"/>
          </w:rPr>
          <w:delText>all of</w:delText>
        </w:r>
      </w:del>
      <w:ins w:id="130" w:author="Asus" w:date="2025-05-08T11:41:00Z" w16du:dateUtc="2025-05-08T04:41:00Z">
        <w:r w:rsidR="00D93508" w:rsidRPr="001D73B5">
          <w:rPr>
            <w:rFonts w:ascii="Times New Roman" w:hAnsi="Times New Roman"/>
            <w:sz w:val="24"/>
            <w:szCs w:val="24"/>
            <w:lang w:val="en-ID"/>
          </w:rPr>
          <w:t>all</w:t>
        </w:r>
      </w:ins>
      <w:r w:rsidRPr="001D73B5">
        <w:rPr>
          <w:rFonts w:ascii="Times New Roman" w:hAnsi="Times New Roman"/>
          <w:sz w:val="24"/>
          <w:szCs w:val="24"/>
          <w:lang w:val="en-ID"/>
        </w:rPr>
        <w:t xml:space="preserve"> the answer keys for each lesson, allowing students to move through the learning process. It also offers answers to questions or exercises that allow students to assess their understanding and development.</w:t>
      </w:r>
    </w:p>
    <w:p w14:paraId="489DCA06" w14:textId="6179834F" w:rsidR="001D73B5" w:rsidRPr="001D73B5" w:rsidRDefault="001D73B5" w:rsidP="001D73B5">
      <w:pPr>
        <w:pStyle w:val="ListParagraph"/>
        <w:numPr>
          <w:ilvl w:val="1"/>
          <w:numId w:val="9"/>
        </w:numPr>
        <w:spacing w:after="160"/>
        <w:jc w:val="both"/>
        <w:rPr>
          <w:b/>
          <w:bCs/>
          <w:lang w:val="en-ID" w:eastAsia="en-ID"/>
        </w:rPr>
      </w:pPr>
      <w:r w:rsidRPr="001D73B5">
        <w:rPr>
          <w:b/>
          <w:bCs/>
          <w:lang w:val="en-ID" w:eastAsia="en-ID"/>
        </w:rPr>
        <w:t xml:space="preserve">Practical Considerations </w:t>
      </w:r>
    </w:p>
    <w:p w14:paraId="685C2EDD" w14:textId="075C340F"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 xml:space="preserve">The criteria for practical considerations are 75% in all lessons. </w:t>
      </w:r>
      <w:r w:rsidRPr="001D73B5">
        <w:rPr>
          <w:rFonts w:ascii="Times New Roman" w:hAnsi="Times New Roman"/>
          <w:sz w:val="24"/>
          <w:szCs w:val="24"/>
          <w:lang w:val="en-ID"/>
        </w:rPr>
        <w:t xml:space="preserve">The total package cost provides excellent value for money. The student book “English for Critical Thinking” costs 119 thousand, while the teacher’s </w:t>
      </w:r>
      <w:del w:id="131" w:author="Asus" w:date="2025-05-08T08:36:00Z" w16du:dateUtc="2025-05-08T01:36:00Z">
        <w:r w:rsidRPr="001D73B5" w:rsidDel="00923949">
          <w:rPr>
            <w:rFonts w:ascii="Times New Roman" w:hAnsi="Times New Roman"/>
            <w:sz w:val="24"/>
            <w:szCs w:val="24"/>
            <w:lang w:val="en-ID"/>
          </w:rPr>
          <w:delText>ebook</w:delText>
        </w:r>
      </w:del>
      <w:ins w:id="132" w:author="Asus" w:date="2025-05-08T08:36:00Z" w16du:dateUtc="2025-05-08T01:36:00Z">
        <w:r w:rsidR="00923949" w:rsidRPr="001D73B5">
          <w:rPr>
            <w:rFonts w:ascii="Times New Roman" w:hAnsi="Times New Roman"/>
            <w:sz w:val="24"/>
            <w:szCs w:val="24"/>
            <w:lang w:val="en-ID"/>
          </w:rPr>
          <w:t>e-book</w:t>
        </w:r>
      </w:ins>
      <w:r w:rsidRPr="001D73B5">
        <w:rPr>
          <w:rFonts w:ascii="Times New Roman" w:hAnsi="Times New Roman"/>
          <w:sz w:val="24"/>
          <w:szCs w:val="24"/>
          <w:lang w:val="en-ID"/>
        </w:rPr>
        <w:t xml:space="preserve"> “English for Critical Thinking” costs 20,000. However, not everyone has access to the e-book, as they must first purchase it.</w:t>
      </w:r>
    </w:p>
    <w:p w14:paraId="337ECE58" w14:textId="130BDBEB" w:rsidR="001D73B5" w:rsidRPr="001D73B5" w:rsidRDefault="001D73B5" w:rsidP="001D73B5">
      <w:pPr>
        <w:ind w:firstLine="720"/>
        <w:jc w:val="both"/>
        <w:rPr>
          <w:rFonts w:ascii="Times New Roman" w:hAnsi="Times New Roman"/>
          <w:sz w:val="24"/>
          <w:szCs w:val="24"/>
          <w:lang w:val="en-ID"/>
        </w:rPr>
      </w:pPr>
      <w:r w:rsidRPr="001D73B5">
        <w:rPr>
          <w:rFonts w:ascii="Times New Roman" w:hAnsi="Times New Roman"/>
          <w:sz w:val="24"/>
          <w:szCs w:val="24"/>
          <w:lang w:val="en-ID"/>
        </w:rPr>
        <w:t xml:space="preserve">The second criterion is that the books are strong, long-lasting, and </w:t>
      </w:r>
      <w:del w:id="133" w:author="Asus" w:date="2025-05-08T08:36:00Z" w16du:dateUtc="2025-05-08T01:36:00Z">
        <w:r w:rsidRPr="001D73B5" w:rsidDel="00923949">
          <w:rPr>
            <w:rFonts w:ascii="Times New Roman" w:hAnsi="Times New Roman"/>
            <w:sz w:val="24"/>
            <w:szCs w:val="24"/>
            <w:lang w:val="en-ID"/>
          </w:rPr>
          <w:delText>attractive in appearance</w:delText>
        </w:r>
      </w:del>
      <w:ins w:id="134" w:author="Asus" w:date="2025-05-08T08:36:00Z" w16du:dateUtc="2025-05-08T01:36:00Z">
        <w:r w:rsidR="00923949" w:rsidRPr="001D73B5">
          <w:rPr>
            <w:rFonts w:ascii="Times New Roman" w:hAnsi="Times New Roman"/>
            <w:sz w:val="24"/>
            <w:szCs w:val="24"/>
            <w:lang w:val="en-ID"/>
          </w:rPr>
          <w:t>attractive</w:t>
        </w:r>
      </w:ins>
      <w:r w:rsidRPr="001D73B5">
        <w:rPr>
          <w:rFonts w:ascii="Times New Roman" w:hAnsi="Times New Roman"/>
          <w:sz w:val="24"/>
          <w:szCs w:val="24"/>
          <w:lang w:val="en-ID"/>
        </w:rPr>
        <w:t xml:space="preserve">. The book is long-lasting and durable. The binding of this textbook is quite strong. The illustrations in the textbook need to be modified to suit each task. The activity illustrations should be </w:t>
      </w:r>
      <w:del w:id="135" w:author="Asus" w:date="2025-05-08T08:36:00Z" w16du:dateUtc="2025-05-08T01:36:00Z">
        <w:r w:rsidRPr="001D73B5" w:rsidDel="00923949">
          <w:rPr>
            <w:rFonts w:ascii="Times New Roman" w:hAnsi="Times New Roman"/>
            <w:sz w:val="24"/>
            <w:szCs w:val="24"/>
            <w:lang w:val="en-ID"/>
          </w:rPr>
          <w:delText>colorful</w:delText>
        </w:r>
      </w:del>
      <w:ins w:id="136" w:author="Asus" w:date="2025-05-08T08:36:00Z" w16du:dateUtc="2025-05-08T01:36:00Z">
        <w:r w:rsidR="00923949" w:rsidRPr="001D73B5">
          <w:rPr>
            <w:rFonts w:ascii="Times New Roman" w:hAnsi="Times New Roman"/>
            <w:sz w:val="24"/>
            <w:szCs w:val="24"/>
            <w:lang w:val="en-ID"/>
          </w:rPr>
          <w:t>colourful</w:t>
        </w:r>
      </w:ins>
      <w:r w:rsidRPr="001D73B5">
        <w:rPr>
          <w:rFonts w:ascii="Times New Roman" w:hAnsi="Times New Roman"/>
          <w:sz w:val="24"/>
          <w:szCs w:val="24"/>
          <w:lang w:val="en-ID"/>
        </w:rPr>
        <w:t xml:space="preserve">. The cover </w:t>
      </w:r>
      <w:del w:id="137" w:author="Asus" w:date="2025-05-08T08:36:00Z" w16du:dateUtc="2025-05-08T01:36:00Z">
        <w:r w:rsidRPr="001D73B5" w:rsidDel="00923949">
          <w:rPr>
            <w:rFonts w:ascii="Times New Roman" w:hAnsi="Times New Roman"/>
            <w:sz w:val="24"/>
            <w:szCs w:val="24"/>
            <w:lang w:val="en-ID"/>
          </w:rPr>
          <w:delText>color</w:delText>
        </w:r>
      </w:del>
      <w:ins w:id="138" w:author="Asus" w:date="2025-05-08T08:36:00Z" w16du:dateUtc="2025-05-08T01:36:00Z">
        <w:r w:rsidR="00923949" w:rsidRPr="001D73B5">
          <w:rPr>
            <w:rFonts w:ascii="Times New Roman" w:hAnsi="Times New Roman"/>
            <w:sz w:val="24"/>
            <w:szCs w:val="24"/>
            <w:lang w:val="en-ID"/>
          </w:rPr>
          <w:t>colour</w:t>
        </w:r>
      </w:ins>
      <w:r w:rsidRPr="001D73B5">
        <w:rPr>
          <w:rFonts w:ascii="Times New Roman" w:hAnsi="Times New Roman"/>
          <w:sz w:val="24"/>
          <w:szCs w:val="24"/>
          <w:lang w:val="en-ID"/>
        </w:rPr>
        <w:t xml:space="preserve"> of the book should also not be monotonous to attract students' attention. Every lesson should provide authentic materials to provide students with </w:t>
      </w:r>
      <w:del w:id="139" w:author="Asus" w:date="2025-05-08T11:41:00Z" w16du:dateUtc="2025-05-08T04:41:00Z">
        <w:r w:rsidRPr="001D73B5" w:rsidDel="00D93508">
          <w:rPr>
            <w:rFonts w:ascii="Times New Roman" w:hAnsi="Times New Roman"/>
            <w:sz w:val="24"/>
            <w:szCs w:val="24"/>
            <w:lang w:val="en-ID"/>
          </w:rPr>
          <w:delText xml:space="preserve">the </w:delText>
        </w:r>
      </w:del>
      <w:ins w:id="140" w:author="Asus" w:date="2025-05-08T11:41:00Z" w16du:dateUtc="2025-05-08T04:41:00Z">
        <w:r w:rsidR="00D93508">
          <w:rPr>
            <w:rFonts w:ascii="Times New Roman" w:hAnsi="Times New Roman"/>
            <w:sz w:val="24"/>
            <w:szCs w:val="24"/>
            <w:lang w:val="en-ID"/>
          </w:rPr>
          <w:t>a</w:t>
        </w:r>
        <w:r w:rsidR="00D93508" w:rsidRPr="001D73B5">
          <w:rPr>
            <w:rFonts w:ascii="Times New Roman" w:hAnsi="Times New Roman"/>
            <w:sz w:val="24"/>
            <w:szCs w:val="24"/>
            <w:lang w:val="en-ID"/>
          </w:rPr>
          <w:t xml:space="preserve"> </w:t>
        </w:r>
      </w:ins>
      <w:r w:rsidRPr="001D73B5">
        <w:rPr>
          <w:rFonts w:ascii="Times New Roman" w:hAnsi="Times New Roman"/>
          <w:sz w:val="24"/>
          <w:szCs w:val="24"/>
          <w:lang w:val="en-ID"/>
        </w:rPr>
        <w:t>real-life situation.</w:t>
      </w:r>
    </w:p>
    <w:p w14:paraId="22BEDBB0"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third criterion is that supplies are easily obtained and can be obtained on short notice. The textbook is available in both electronic and print formats. However, this e-book cannot be downloaded for free from certain online sources.</w:t>
      </w:r>
    </w:p>
    <w:p w14:paraId="0EFEC0FD" w14:textId="5DC748DB" w:rsidR="001D73B5" w:rsidRPr="001D73B5" w:rsidRDefault="001D73B5" w:rsidP="001D73B5">
      <w:pPr>
        <w:jc w:val="both"/>
        <w:rPr>
          <w:rFonts w:ascii="Times New Roman" w:hAnsi="Times New Roman"/>
          <w:sz w:val="24"/>
          <w:szCs w:val="24"/>
        </w:rPr>
      </w:pPr>
      <w:r w:rsidRPr="001D73B5">
        <w:rPr>
          <w:rFonts w:ascii="Times New Roman" w:eastAsia="Times New Roman" w:hAnsi="Times New Roman"/>
          <w:sz w:val="24"/>
          <w:szCs w:val="24"/>
          <w:lang w:val="en-ID" w:eastAsia="en-ID"/>
        </w:rPr>
        <w:tab/>
      </w:r>
      <w:r w:rsidRPr="001D73B5">
        <w:rPr>
          <w:rFonts w:ascii="Times New Roman" w:hAnsi="Times New Roman"/>
          <w:sz w:val="24"/>
          <w:szCs w:val="24"/>
        </w:rPr>
        <w:t xml:space="preserve">The last criterion is that parts of the package require particular equipment, such as a language laboratory, listening center, or video player, and the students </w:t>
      </w:r>
      <w:bookmarkStart w:id="141" w:name="_Hlk182923229"/>
      <w:r w:rsidRPr="001D73B5">
        <w:rPr>
          <w:rFonts w:ascii="Times New Roman" w:hAnsi="Times New Roman"/>
          <w:sz w:val="24"/>
          <w:szCs w:val="24"/>
        </w:rPr>
        <w:t xml:space="preserve">have the equipment available for use and </w:t>
      </w:r>
      <w:del w:id="142" w:author="Asus" w:date="2025-05-11T11:18:00Z" w16du:dateUtc="2025-05-11T04:18:00Z">
        <w:r w:rsidRPr="001D73B5" w:rsidDel="00C7205C">
          <w:rPr>
            <w:rFonts w:ascii="Times New Roman" w:hAnsi="Times New Roman"/>
            <w:sz w:val="24"/>
            <w:szCs w:val="24"/>
          </w:rPr>
          <w:delText>is it</w:delText>
        </w:r>
      </w:del>
      <w:ins w:id="143" w:author="Asus" w:date="2025-05-11T11:18:00Z" w16du:dateUtc="2025-05-11T04:18:00Z">
        <w:r w:rsidR="00C7205C">
          <w:rPr>
            <w:rFonts w:ascii="Times New Roman" w:hAnsi="Times New Roman"/>
            <w:sz w:val="24"/>
            <w:szCs w:val="24"/>
          </w:rPr>
          <w:t>it is</w:t>
        </w:r>
      </w:ins>
      <w:r w:rsidRPr="001D73B5">
        <w:rPr>
          <w:rFonts w:ascii="Times New Roman" w:hAnsi="Times New Roman"/>
          <w:sz w:val="24"/>
          <w:szCs w:val="24"/>
        </w:rPr>
        <w:t xml:space="preserve"> realizable. It does not require any specific supplies, such as a language laboratory; however, it </w:t>
      </w:r>
      <w:del w:id="144" w:author="Asus" w:date="2025-05-11T11:18:00Z" w16du:dateUtc="2025-05-11T04:18:00Z">
        <w:r w:rsidRPr="001D73B5" w:rsidDel="00C7205C">
          <w:rPr>
            <w:rFonts w:ascii="Times New Roman" w:hAnsi="Times New Roman"/>
            <w:sz w:val="24"/>
            <w:szCs w:val="24"/>
          </w:rPr>
          <w:delText xml:space="preserve">does require </w:delText>
        </w:r>
      </w:del>
      <w:ins w:id="145" w:author="Asus" w:date="2025-05-11T11:18:00Z" w16du:dateUtc="2025-05-11T04:18:00Z">
        <w:r w:rsidR="00C7205C">
          <w:rPr>
            <w:rFonts w:ascii="Times New Roman" w:hAnsi="Times New Roman"/>
            <w:sz w:val="24"/>
            <w:szCs w:val="24"/>
          </w:rPr>
          <w:t>requir</w:t>
        </w:r>
      </w:ins>
      <w:ins w:id="146" w:author="Asus" w:date="2025-05-11T11:19:00Z" w16du:dateUtc="2025-05-11T04:19:00Z">
        <w:r w:rsidR="00C7205C">
          <w:rPr>
            <w:rFonts w:ascii="Times New Roman" w:hAnsi="Times New Roman"/>
            <w:sz w:val="24"/>
            <w:szCs w:val="24"/>
          </w:rPr>
          <w:t xml:space="preserve">es </w:t>
        </w:r>
      </w:ins>
      <w:r w:rsidRPr="001D73B5">
        <w:rPr>
          <w:rFonts w:ascii="Times New Roman" w:hAnsi="Times New Roman"/>
          <w:sz w:val="24"/>
          <w:szCs w:val="24"/>
        </w:rPr>
        <w:t>listening devices or a video player. If the textbook requires particular tools, students must be able to access it and ensure that it works properly.</w:t>
      </w:r>
    </w:p>
    <w:p w14:paraId="5E3E596A" w14:textId="7738C9CE" w:rsidR="001D73B5" w:rsidRPr="00006059" w:rsidRDefault="001D73B5" w:rsidP="00006059">
      <w:pPr>
        <w:pStyle w:val="ListParagraph"/>
        <w:numPr>
          <w:ilvl w:val="1"/>
          <w:numId w:val="9"/>
        </w:numPr>
        <w:spacing w:after="160"/>
        <w:jc w:val="both"/>
        <w:rPr>
          <w:b/>
          <w:bCs/>
          <w:lang w:val="en-ID" w:eastAsia="en-ID"/>
        </w:rPr>
      </w:pPr>
      <w:r w:rsidRPr="00006059">
        <w:rPr>
          <w:b/>
          <w:bCs/>
          <w:lang w:val="en-ID" w:eastAsia="en-ID"/>
        </w:rPr>
        <w:t>Summary of the Analysis and Evaluation of the “English for Critical Thinking” textbook</w:t>
      </w:r>
    </w:p>
    <w:p w14:paraId="18F9177E" w14:textId="4EF5C856" w:rsidR="001D73B5" w:rsidRPr="001D73B5" w:rsidRDefault="001D73B5" w:rsidP="001D73B5">
      <w:pPr>
        <w:tabs>
          <w:tab w:val="right" w:pos="7937"/>
        </w:tabs>
        <w:ind w:left="142" w:firstLine="578"/>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Based on the summary of the analysis and evaluation of the book, it shows the average </w:t>
      </w:r>
      <w:del w:id="147" w:author="Asus" w:date="2025-05-11T11:20:00Z" w16du:dateUtc="2025-05-11T04:20:00Z">
        <w:r w:rsidRPr="001D73B5" w:rsidDel="00C7205C">
          <w:rPr>
            <w:rFonts w:ascii="Times New Roman" w:eastAsia="Times New Roman" w:hAnsi="Times New Roman"/>
            <w:sz w:val="24"/>
            <w:szCs w:val="24"/>
            <w:lang w:val="en-ID" w:eastAsia="en-ID"/>
          </w:rPr>
          <w:delText xml:space="preserve">of </w:delText>
        </w:r>
      </w:del>
      <w:r w:rsidRPr="001D73B5">
        <w:rPr>
          <w:rFonts w:ascii="Times New Roman" w:eastAsia="Times New Roman" w:hAnsi="Times New Roman"/>
          <w:sz w:val="24"/>
          <w:szCs w:val="24"/>
          <w:lang w:val="en-ID" w:eastAsia="en-ID"/>
        </w:rPr>
        <w:t>overall percentage of items is 90%</w:t>
      </w:r>
      <w:ins w:id="148" w:author="Asus" w:date="2025-05-11T11:19:00Z" w16du:dateUtc="2025-05-11T04:19:00Z">
        <w:r w:rsidR="00C7205C">
          <w:rPr>
            <w:rFonts w:ascii="Times New Roman" w:eastAsia="Times New Roman" w:hAnsi="Times New Roman"/>
            <w:sz w:val="24"/>
            <w:szCs w:val="24"/>
            <w:lang w:val="en-ID" w:eastAsia="en-ID"/>
          </w:rPr>
          <w:t>,</w:t>
        </w:r>
      </w:ins>
      <w:r w:rsidRPr="001D73B5">
        <w:rPr>
          <w:rFonts w:ascii="Times New Roman" w:eastAsia="Times New Roman" w:hAnsi="Times New Roman"/>
          <w:sz w:val="24"/>
          <w:szCs w:val="24"/>
          <w:lang w:val="en-ID" w:eastAsia="en-ID"/>
        </w:rPr>
        <w:t xml:space="preserve"> which </w:t>
      </w:r>
      <w:ins w:id="149" w:author="Asus" w:date="2025-05-11T11:19:00Z" w16du:dateUtc="2025-05-11T04:19:00Z">
        <w:r w:rsidR="00C7205C">
          <w:rPr>
            <w:rFonts w:ascii="Times New Roman" w:eastAsia="Times New Roman" w:hAnsi="Times New Roman"/>
            <w:sz w:val="24"/>
            <w:szCs w:val="24"/>
            <w:lang w:val="en-ID" w:eastAsia="en-ID"/>
          </w:rPr>
          <w:t xml:space="preserve">is </w:t>
        </w:r>
      </w:ins>
      <w:del w:id="150" w:author="Asus" w:date="2025-05-11T11:19:00Z" w16du:dateUtc="2025-05-11T04:19:00Z">
        <w:r w:rsidRPr="001D73B5" w:rsidDel="00C7205C">
          <w:rPr>
            <w:rFonts w:ascii="Times New Roman" w:eastAsia="Times New Roman" w:hAnsi="Times New Roman"/>
            <w:sz w:val="24"/>
            <w:szCs w:val="24"/>
            <w:lang w:val="en-ID" w:eastAsia="en-ID"/>
          </w:rPr>
          <w:delText xml:space="preserve">categories </w:delText>
        </w:r>
      </w:del>
      <w:ins w:id="151" w:author="Asus" w:date="2025-05-11T11:19:00Z" w16du:dateUtc="2025-05-11T04:19:00Z">
        <w:r w:rsidR="00C7205C">
          <w:rPr>
            <w:rFonts w:ascii="Times New Roman" w:eastAsia="Times New Roman" w:hAnsi="Times New Roman"/>
            <w:sz w:val="24"/>
            <w:szCs w:val="24"/>
            <w:lang w:val="en-ID" w:eastAsia="en-ID"/>
          </w:rPr>
          <w:t>categorized</w:t>
        </w:r>
        <w:r w:rsidR="00C7205C" w:rsidRPr="001D73B5">
          <w:rPr>
            <w:rFonts w:ascii="Times New Roman" w:eastAsia="Times New Roman" w:hAnsi="Times New Roman"/>
            <w:sz w:val="24"/>
            <w:szCs w:val="24"/>
            <w:lang w:val="en-ID" w:eastAsia="en-ID"/>
          </w:rPr>
          <w:t xml:space="preserve"> </w:t>
        </w:r>
      </w:ins>
      <w:r w:rsidRPr="001D73B5">
        <w:rPr>
          <w:rFonts w:ascii="Times New Roman" w:eastAsia="Times New Roman" w:hAnsi="Times New Roman"/>
          <w:sz w:val="24"/>
          <w:szCs w:val="24"/>
          <w:lang w:val="en-ID" w:eastAsia="en-ID"/>
        </w:rPr>
        <w:t xml:space="preserve">as good (Pusat Perbukuan 2011). </w:t>
      </w:r>
      <w:r w:rsidRPr="001D73B5">
        <w:rPr>
          <w:rFonts w:ascii="Times New Roman" w:eastAsia="Times New Roman" w:hAnsi="Times New Roman"/>
          <w:sz w:val="24"/>
          <w:szCs w:val="24"/>
          <w:lang w:val="en-ID" w:eastAsia="en-ID"/>
        </w:rPr>
        <w:tab/>
      </w:r>
    </w:p>
    <w:p w14:paraId="27070A67" w14:textId="77777777" w:rsidR="001D73B5" w:rsidRPr="001D73B5" w:rsidRDefault="001D73B5" w:rsidP="001D73B5">
      <w:pPr>
        <w:ind w:left="142"/>
        <w:jc w:val="center"/>
        <w:rPr>
          <w:rFonts w:ascii="Times New Roman" w:hAnsi="Times New Roman"/>
          <w:b/>
          <w:bCs/>
          <w:sz w:val="24"/>
          <w:szCs w:val="24"/>
        </w:rPr>
      </w:pPr>
      <w:r w:rsidRPr="001D73B5">
        <w:rPr>
          <w:rFonts w:ascii="Times New Roman" w:hAnsi="Times New Roman"/>
          <w:b/>
          <w:bCs/>
          <w:sz w:val="24"/>
          <w:szCs w:val="24"/>
        </w:rPr>
        <w:t>Table 1. Summary of Analysis and Evaluation of the “English for Critical Thinking” textbook</w:t>
      </w:r>
    </w:p>
    <w:tbl>
      <w:tblPr>
        <w:tblStyle w:val="PlainTable2"/>
        <w:tblW w:w="0" w:type="auto"/>
        <w:tblInd w:w="722" w:type="dxa"/>
        <w:tblLook w:val="0520" w:firstRow="1" w:lastRow="0" w:firstColumn="0" w:lastColumn="1" w:noHBand="0" w:noVBand="1"/>
      </w:tblPr>
      <w:tblGrid>
        <w:gridCol w:w="2924"/>
        <w:gridCol w:w="2031"/>
        <w:gridCol w:w="2126"/>
      </w:tblGrid>
      <w:tr w:rsidR="001D73B5" w:rsidRPr="001D73B5" w14:paraId="78EDCECD" w14:textId="77777777" w:rsidTr="00256092">
        <w:trPr>
          <w:cnfStyle w:val="100000000000" w:firstRow="1" w:lastRow="0" w:firstColumn="0" w:lastColumn="0" w:oddVBand="0" w:evenVBand="0" w:oddHBand="0" w:evenHBand="0" w:firstRowFirstColumn="0" w:firstRowLastColumn="0" w:lastRowFirstColumn="0" w:lastRowLastColumn="0"/>
        </w:trPr>
        <w:tc>
          <w:tcPr>
            <w:tcW w:w="2924" w:type="dxa"/>
          </w:tcPr>
          <w:p w14:paraId="5426CBC9" w14:textId="77777777" w:rsidR="001D73B5" w:rsidRPr="001D73B5" w:rsidRDefault="001D73B5" w:rsidP="001D73B5">
            <w:pPr>
              <w:jc w:val="center"/>
              <w:rPr>
                <w:rFonts w:ascii="Times New Roman" w:eastAsia="Times New Roman" w:hAnsi="Times New Roman" w:cs="Times New Roman"/>
                <w:b w:val="0"/>
                <w:bCs w:val="0"/>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ITEMS</w:t>
            </w:r>
          </w:p>
        </w:tc>
        <w:tc>
          <w:tcPr>
            <w:tcW w:w="2031" w:type="dxa"/>
          </w:tcPr>
          <w:p w14:paraId="6F64CAF6" w14:textId="77777777" w:rsidR="001D73B5" w:rsidRPr="001D73B5" w:rsidRDefault="001D73B5" w:rsidP="001D73B5">
            <w:pPr>
              <w:jc w:val="center"/>
              <w:rPr>
                <w:rFonts w:ascii="Times New Roman" w:eastAsia="Times New Roman" w:hAnsi="Times New Roman" w:cs="Times New Roman"/>
                <w:b w:val="0"/>
                <w:bCs w:val="0"/>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PERCENTAGE</w:t>
            </w:r>
          </w:p>
        </w:tc>
        <w:tc>
          <w:tcPr>
            <w:cnfStyle w:val="000100000000" w:firstRow="0" w:lastRow="0" w:firstColumn="0" w:lastColumn="1" w:oddVBand="0" w:evenVBand="0" w:oddHBand="0" w:evenHBand="0" w:firstRowFirstColumn="0" w:firstRowLastColumn="0" w:lastRowFirstColumn="0" w:lastRowLastColumn="0"/>
            <w:tcW w:w="2126" w:type="dxa"/>
          </w:tcPr>
          <w:p w14:paraId="08CB439F" w14:textId="77777777" w:rsidR="001D73B5" w:rsidRPr="001D73B5" w:rsidRDefault="001D73B5" w:rsidP="001D73B5">
            <w:pPr>
              <w:jc w:val="center"/>
              <w:rPr>
                <w:rFonts w:ascii="Times New Roman" w:eastAsia="Times New Roman" w:hAnsi="Times New Roman" w:cs="Times New Roman"/>
                <w:b w:val="0"/>
                <w:bCs w:val="0"/>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CRITERIA</w:t>
            </w:r>
          </w:p>
        </w:tc>
      </w:tr>
      <w:tr w:rsidR="001D73B5" w:rsidRPr="001D73B5" w14:paraId="57A3FB7C" w14:textId="77777777" w:rsidTr="00256092">
        <w:trPr>
          <w:cnfStyle w:val="000000100000" w:firstRow="0" w:lastRow="0" w:firstColumn="0" w:lastColumn="0" w:oddVBand="0" w:evenVBand="0" w:oddHBand="1" w:evenHBand="0" w:firstRowFirstColumn="0" w:firstRowLastColumn="0" w:lastRowFirstColumn="0" w:lastRowLastColumn="0"/>
        </w:trPr>
        <w:tc>
          <w:tcPr>
            <w:tcW w:w="2924" w:type="dxa"/>
          </w:tcPr>
          <w:p w14:paraId="56237679"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Aims and Approaches</w:t>
            </w:r>
          </w:p>
        </w:tc>
        <w:tc>
          <w:tcPr>
            <w:tcW w:w="2031" w:type="dxa"/>
          </w:tcPr>
          <w:p w14:paraId="2984DE4B"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100%</w:t>
            </w:r>
          </w:p>
        </w:tc>
        <w:tc>
          <w:tcPr>
            <w:cnfStyle w:val="000100000000" w:firstRow="0" w:lastRow="0" w:firstColumn="0" w:lastColumn="1" w:oddVBand="0" w:evenVBand="0" w:oddHBand="0" w:evenHBand="0" w:firstRowFirstColumn="0" w:firstRowLastColumn="0" w:lastRowFirstColumn="0" w:lastRowLastColumn="0"/>
            <w:tcW w:w="2126" w:type="dxa"/>
          </w:tcPr>
          <w:p w14:paraId="6950B105"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3A9B166F" w14:textId="77777777" w:rsidTr="00256092">
        <w:tc>
          <w:tcPr>
            <w:tcW w:w="2924" w:type="dxa"/>
          </w:tcPr>
          <w:p w14:paraId="48F3A8C0"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Design and Organization</w:t>
            </w:r>
          </w:p>
        </w:tc>
        <w:tc>
          <w:tcPr>
            <w:tcW w:w="2031" w:type="dxa"/>
          </w:tcPr>
          <w:p w14:paraId="469DAC62"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83%</w:t>
            </w:r>
          </w:p>
        </w:tc>
        <w:tc>
          <w:tcPr>
            <w:cnfStyle w:val="000100000000" w:firstRow="0" w:lastRow="0" w:firstColumn="0" w:lastColumn="1" w:oddVBand="0" w:evenVBand="0" w:oddHBand="0" w:evenHBand="0" w:firstRowFirstColumn="0" w:firstRowLastColumn="0" w:lastRowFirstColumn="0" w:lastRowLastColumn="0"/>
            <w:tcW w:w="2126" w:type="dxa"/>
          </w:tcPr>
          <w:p w14:paraId="29EB1541"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54061FE0" w14:textId="77777777" w:rsidTr="00256092">
        <w:trPr>
          <w:cnfStyle w:val="000000100000" w:firstRow="0" w:lastRow="0" w:firstColumn="0" w:lastColumn="0" w:oddVBand="0" w:evenVBand="0" w:oddHBand="1" w:evenHBand="0" w:firstRowFirstColumn="0" w:firstRowLastColumn="0" w:lastRowFirstColumn="0" w:lastRowLastColumn="0"/>
        </w:trPr>
        <w:tc>
          <w:tcPr>
            <w:tcW w:w="2924" w:type="dxa"/>
          </w:tcPr>
          <w:p w14:paraId="6AB88686"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Language Content</w:t>
            </w:r>
          </w:p>
        </w:tc>
        <w:tc>
          <w:tcPr>
            <w:tcW w:w="2031" w:type="dxa"/>
          </w:tcPr>
          <w:p w14:paraId="440DB997"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80%</w:t>
            </w:r>
          </w:p>
        </w:tc>
        <w:tc>
          <w:tcPr>
            <w:cnfStyle w:val="000100000000" w:firstRow="0" w:lastRow="0" w:firstColumn="0" w:lastColumn="1" w:oddVBand="0" w:evenVBand="0" w:oddHBand="0" w:evenHBand="0" w:firstRowFirstColumn="0" w:firstRowLastColumn="0" w:lastRowFirstColumn="0" w:lastRowLastColumn="0"/>
            <w:tcW w:w="2126" w:type="dxa"/>
          </w:tcPr>
          <w:p w14:paraId="5D95B9CF"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38DF9D2A" w14:textId="77777777" w:rsidTr="00256092">
        <w:tc>
          <w:tcPr>
            <w:tcW w:w="2924" w:type="dxa"/>
          </w:tcPr>
          <w:p w14:paraId="0A01C0E0"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Skills</w:t>
            </w:r>
          </w:p>
        </w:tc>
        <w:tc>
          <w:tcPr>
            <w:tcW w:w="2031" w:type="dxa"/>
          </w:tcPr>
          <w:p w14:paraId="00510574"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100%</w:t>
            </w:r>
          </w:p>
        </w:tc>
        <w:tc>
          <w:tcPr>
            <w:cnfStyle w:val="000100000000" w:firstRow="0" w:lastRow="0" w:firstColumn="0" w:lastColumn="1" w:oddVBand="0" w:evenVBand="0" w:oddHBand="0" w:evenHBand="0" w:firstRowFirstColumn="0" w:firstRowLastColumn="0" w:lastRowFirstColumn="0" w:lastRowLastColumn="0"/>
            <w:tcW w:w="2126" w:type="dxa"/>
          </w:tcPr>
          <w:p w14:paraId="3F4AEFD5"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16D4A993" w14:textId="77777777" w:rsidTr="00256092">
        <w:trPr>
          <w:cnfStyle w:val="000000100000" w:firstRow="0" w:lastRow="0" w:firstColumn="0" w:lastColumn="0" w:oddVBand="0" w:evenVBand="0" w:oddHBand="1" w:evenHBand="0" w:firstRowFirstColumn="0" w:firstRowLastColumn="0" w:lastRowFirstColumn="0" w:lastRowLastColumn="0"/>
        </w:trPr>
        <w:tc>
          <w:tcPr>
            <w:tcW w:w="2924" w:type="dxa"/>
          </w:tcPr>
          <w:p w14:paraId="759D33DD"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Topic</w:t>
            </w:r>
          </w:p>
        </w:tc>
        <w:tc>
          <w:tcPr>
            <w:tcW w:w="2031" w:type="dxa"/>
          </w:tcPr>
          <w:p w14:paraId="2ADB9CCC"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85%</w:t>
            </w:r>
          </w:p>
        </w:tc>
        <w:tc>
          <w:tcPr>
            <w:cnfStyle w:val="000100000000" w:firstRow="0" w:lastRow="0" w:firstColumn="0" w:lastColumn="1" w:oddVBand="0" w:evenVBand="0" w:oddHBand="0" w:evenHBand="0" w:firstRowFirstColumn="0" w:firstRowLastColumn="0" w:lastRowFirstColumn="0" w:lastRowLastColumn="0"/>
            <w:tcW w:w="2126" w:type="dxa"/>
          </w:tcPr>
          <w:p w14:paraId="461B0D29"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6AABF271" w14:textId="77777777" w:rsidTr="00256092">
        <w:tc>
          <w:tcPr>
            <w:tcW w:w="2924" w:type="dxa"/>
          </w:tcPr>
          <w:p w14:paraId="777A3169"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Methodology</w:t>
            </w:r>
          </w:p>
        </w:tc>
        <w:tc>
          <w:tcPr>
            <w:tcW w:w="2031" w:type="dxa"/>
          </w:tcPr>
          <w:p w14:paraId="25C66E26"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100%</w:t>
            </w:r>
          </w:p>
        </w:tc>
        <w:tc>
          <w:tcPr>
            <w:cnfStyle w:val="000100000000" w:firstRow="0" w:lastRow="0" w:firstColumn="0" w:lastColumn="1" w:oddVBand="0" w:evenVBand="0" w:oddHBand="0" w:evenHBand="0" w:firstRowFirstColumn="0" w:firstRowLastColumn="0" w:lastRowFirstColumn="0" w:lastRowLastColumn="0"/>
            <w:tcW w:w="2126" w:type="dxa"/>
          </w:tcPr>
          <w:p w14:paraId="487C7BF3"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6C9F49DE" w14:textId="77777777" w:rsidTr="00256092">
        <w:trPr>
          <w:cnfStyle w:val="000000100000" w:firstRow="0" w:lastRow="0" w:firstColumn="0" w:lastColumn="0" w:oddVBand="0" w:evenVBand="0" w:oddHBand="1" w:evenHBand="0" w:firstRowFirstColumn="0" w:firstRowLastColumn="0" w:lastRowFirstColumn="0" w:lastRowLastColumn="0"/>
        </w:trPr>
        <w:tc>
          <w:tcPr>
            <w:tcW w:w="2924" w:type="dxa"/>
          </w:tcPr>
          <w:p w14:paraId="6180B8BC"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Teacher’s Books</w:t>
            </w:r>
          </w:p>
        </w:tc>
        <w:tc>
          <w:tcPr>
            <w:tcW w:w="2031" w:type="dxa"/>
          </w:tcPr>
          <w:p w14:paraId="223BDC6A"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100%</w:t>
            </w:r>
          </w:p>
        </w:tc>
        <w:tc>
          <w:tcPr>
            <w:cnfStyle w:val="000100000000" w:firstRow="0" w:lastRow="0" w:firstColumn="0" w:lastColumn="1" w:oddVBand="0" w:evenVBand="0" w:oddHBand="0" w:evenHBand="0" w:firstRowFirstColumn="0" w:firstRowLastColumn="0" w:lastRowFirstColumn="0" w:lastRowLastColumn="0"/>
            <w:tcW w:w="2126" w:type="dxa"/>
          </w:tcPr>
          <w:p w14:paraId="6D83995C"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5A58F068" w14:textId="77777777" w:rsidTr="00256092">
        <w:tc>
          <w:tcPr>
            <w:tcW w:w="2924" w:type="dxa"/>
          </w:tcPr>
          <w:p w14:paraId="35E1B5C5"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Practical Consideration</w:t>
            </w:r>
          </w:p>
        </w:tc>
        <w:tc>
          <w:tcPr>
            <w:tcW w:w="2031" w:type="dxa"/>
          </w:tcPr>
          <w:p w14:paraId="2F07249A"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75%</w:t>
            </w:r>
          </w:p>
        </w:tc>
        <w:tc>
          <w:tcPr>
            <w:cnfStyle w:val="000100000000" w:firstRow="0" w:lastRow="0" w:firstColumn="0" w:lastColumn="1" w:oddVBand="0" w:evenVBand="0" w:oddHBand="0" w:evenHBand="0" w:firstRowFirstColumn="0" w:firstRowLastColumn="0" w:lastRowFirstColumn="0" w:lastRowLastColumn="0"/>
            <w:tcW w:w="2126" w:type="dxa"/>
          </w:tcPr>
          <w:p w14:paraId="40140036"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Fair</w:t>
            </w:r>
          </w:p>
        </w:tc>
      </w:tr>
      <w:tr w:rsidR="001D73B5" w:rsidRPr="001D73B5" w14:paraId="306BBB0D" w14:textId="77777777" w:rsidTr="00256092">
        <w:trPr>
          <w:cnfStyle w:val="000000100000" w:firstRow="0" w:lastRow="0" w:firstColumn="0" w:lastColumn="0" w:oddVBand="0" w:evenVBand="0" w:oddHBand="1" w:evenHBand="0" w:firstRowFirstColumn="0" w:firstRowLastColumn="0" w:lastRowFirstColumn="0" w:lastRowLastColumn="0"/>
          <w:trHeight w:val="647"/>
        </w:trPr>
        <w:tc>
          <w:tcPr>
            <w:tcW w:w="2924" w:type="dxa"/>
          </w:tcPr>
          <w:p w14:paraId="210BA8FD" w14:textId="77777777" w:rsidR="001D73B5" w:rsidRPr="001D73B5" w:rsidRDefault="001D73B5" w:rsidP="001D73B5">
            <w:pPr>
              <w:jc w:val="center"/>
              <w:rPr>
                <w:rFonts w:ascii="Times New Roman" w:eastAsia="Times New Roman" w:hAnsi="Times New Roman" w:cs="Times New Roman"/>
                <w:b/>
                <w:bCs/>
                <w:kern w:val="0"/>
                <w:sz w:val="24"/>
                <w:szCs w:val="24"/>
                <w:lang w:eastAsia="en-ID"/>
                <w14:ligatures w14:val="none"/>
              </w:rPr>
            </w:pPr>
            <w:r w:rsidRPr="001D73B5">
              <w:rPr>
                <w:rFonts w:ascii="Times New Roman" w:eastAsia="Times New Roman" w:hAnsi="Times New Roman" w:cs="Times New Roman"/>
                <w:b/>
                <w:bCs/>
                <w:kern w:val="0"/>
                <w:sz w:val="24"/>
                <w:szCs w:val="24"/>
                <w:lang w:eastAsia="en-ID"/>
                <w14:ligatures w14:val="none"/>
              </w:rPr>
              <w:t>AVERAGE</w:t>
            </w:r>
          </w:p>
        </w:tc>
        <w:tc>
          <w:tcPr>
            <w:tcW w:w="2031" w:type="dxa"/>
          </w:tcPr>
          <w:p w14:paraId="575EB844" w14:textId="77777777" w:rsidR="001D73B5" w:rsidRPr="001D73B5" w:rsidRDefault="001D73B5" w:rsidP="001D73B5">
            <w:pPr>
              <w:jc w:val="center"/>
              <w:rPr>
                <w:rFonts w:ascii="Times New Roman" w:eastAsia="Times New Roman" w:hAnsi="Times New Roman" w:cs="Times New Roman"/>
                <w:b/>
                <w:bCs/>
                <w:kern w:val="0"/>
                <w:sz w:val="24"/>
                <w:szCs w:val="24"/>
                <w:lang w:eastAsia="en-ID"/>
                <w14:ligatures w14:val="none"/>
              </w:rPr>
            </w:pPr>
            <w:r w:rsidRPr="001D73B5">
              <w:rPr>
                <w:rFonts w:ascii="Times New Roman" w:eastAsia="Times New Roman" w:hAnsi="Times New Roman" w:cs="Times New Roman"/>
                <w:b/>
                <w:bCs/>
                <w:kern w:val="0"/>
                <w:sz w:val="24"/>
                <w:szCs w:val="24"/>
                <w:lang w:eastAsia="en-ID"/>
                <w14:ligatures w14:val="none"/>
              </w:rPr>
              <w:t>90%</w:t>
            </w:r>
          </w:p>
        </w:tc>
        <w:tc>
          <w:tcPr>
            <w:cnfStyle w:val="000100000000" w:firstRow="0" w:lastRow="0" w:firstColumn="0" w:lastColumn="1" w:oddVBand="0" w:evenVBand="0" w:oddHBand="0" w:evenHBand="0" w:firstRowFirstColumn="0" w:firstRowLastColumn="0" w:lastRowFirstColumn="0" w:lastRowLastColumn="0"/>
            <w:tcW w:w="2126" w:type="dxa"/>
          </w:tcPr>
          <w:p w14:paraId="67CFF80B" w14:textId="77777777" w:rsidR="001D73B5" w:rsidRPr="001D73B5" w:rsidRDefault="001D73B5" w:rsidP="001D73B5">
            <w:pPr>
              <w:jc w:val="center"/>
              <w:rPr>
                <w:rFonts w:ascii="Times New Roman" w:eastAsia="Times New Roman" w:hAnsi="Times New Roman" w:cs="Times New Roman"/>
                <w:b w:val="0"/>
                <w:bCs w:val="0"/>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bookmarkEnd w:id="141"/>
    </w:tbl>
    <w:p w14:paraId="4665B755" w14:textId="77777777" w:rsidR="00763467" w:rsidRDefault="00763467" w:rsidP="005E1B2B">
      <w:pPr>
        <w:pStyle w:val="E-JOURNALBody"/>
        <w:contextualSpacing/>
        <w:rPr>
          <w:sz w:val="24"/>
        </w:rPr>
      </w:pPr>
    </w:p>
    <w:p w14:paraId="1B83E0B1" w14:textId="77777777" w:rsidR="001D73B5" w:rsidRDefault="001D73B5" w:rsidP="005E1B2B">
      <w:pPr>
        <w:pStyle w:val="E-JOURNALBody"/>
        <w:contextualSpacing/>
        <w:rPr>
          <w:sz w:val="24"/>
        </w:rPr>
      </w:pPr>
    </w:p>
    <w:p w14:paraId="039E19A9" w14:textId="1C439285" w:rsidR="00594560" w:rsidRPr="00006059" w:rsidRDefault="00006059" w:rsidP="00006059">
      <w:pPr>
        <w:pStyle w:val="E-JOURNALBody"/>
        <w:numPr>
          <w:ilvl w:val="0"/>
          <w:numId w:val="5"/>
        </w:numPr>
        <w:contextualSpacing/>
        <w:rPr>
          <w:b/>
          <w:sz w:val="24"/>
        </w:rPr>
      </w:pPr>
      <w:r>
        <w:rPr>
          <w:sz w:val="24"/>
        </w:rPr>
        <w:t xml:space="preserve">Discussion </w:t>
      </w:r>
    </w:p>
    <w:p w14:paraId="5176D934" w14:textId="7ADD1E81" w:rsidR="00006059" w:rsidRDefault="00006059" w:rsidP="00006059">
      <w:pPr>
        <w:spacing w:before="100" w:beforeAutospacing="1" w:after="100" w:afterAutospacing="1"/>
        <w:ind w:firstLine="720"/>
        <w:jc w:val="both"/>
        <w:rPr>
          <w:rFonts w:ascii="Times New Roman" w:eastAsia="Times New Roman" w:hAnsi="Times New Roman"/>
          <w:sz w:val="24"/>
          <w:szCs w:val="24"/>
          <w:lang w:val="en-ID" w:eastAsia="en-ID"/>
        </w:rPr>
      </w:pPr>
      <w:r>
        <w:rPr>
          <w:rFonts w:ascii="Times New Roman" w:hAnsi="Times New Roman"/>
          <w:b/>
          <w:sz w:val="24"/>
          <w:szCs w:val="24"/>
        </w:rPr>
        <w:t xml:space="preserve"> </w:t>
      </w:r>
      <w:r w:rsidRPr="0078645A">
        <w:rPr>
          <w:rFonts w:ascii="Times New Roman" w:eastAsia="Times New Roman" w:hAnsi="Times New Roman"/>
          <w:sz w:val="24"/>
          <w:szCs w:val="24"/>
          <w:lang w:val="en-ID" w:eastAsia="en-ID"/>
        </w:rPr>
        <w:t>Based on the findings of the study, it indicates the suitability of the textbook “English for Critical Thinking” for tenth-grade high school</w:t>
      </w:r>
      <w:ins w:id="152" w:author="Asus" w:date="2025-05-08T11:42:00Z" w16du:dateUtc="2025-05-08T04:42:00Z">
        <w:r w:rsidR="00D93508">
          <w:rPr>
            <w:rFonts w:ascii="Times New Roman" w:eastAsia="Times New Roman" w:hAnsi="Times New Roman"/>
            <w:sz w:val="24"/>
            <w:szCs w:val="24"/>
            <w:lang w:val="en-ID" w:eastAsia="en-ID"/>
          </w:rPr>
          <w:t xml:space="preserve"> is indicated</w:t>
        </w:r>
      </w:ins>
      <w:r w:rsidRPr="0078645A">
        <w:rPr>
          <w:rFonts w:ascii="Times New Roman" w:eastAsia="Times New Roman" w:hAnsi="Times New Roman"/>
          <w:sz w:val="24"/>
          <w:szCs w:val="24"/>
          <w:lang w:val="en-ID" w:eastAsia="en-ID"/>
        </w:rPr>
        <w:t xml:space="preserve">, published by Tiga Serangkai Pustaka Mandiri, with Cunningsworth's (1995) theory regarding the criteria for good textbooks to analyze the material. The total is 90% with the criteria "good." Based on the percentage above, the researcher concluded that in the criteria of design and organization, the components that </w:t>
      </w:r>
      <w:del w:id="153" w:author="Asus" w:date="2025-05-08T11:42:00Z" w16du:dateUtc="2025-05-08T04:42:00Z">
        <w:r w:rsidRPr="0078645A" w:rsidDel="00D93508">
          <w:rPr>
            <w:rFonts w:ascii="Times New Roman" w:eastAsia="Times New Roman" w:hAnsi="Times New Roman"/>
            <w:sz w:val="24"/>
            <w:szCs w:val="24"/>
            <w:lang w:val="en-ID" w:eastAsia="en-ID"/>
          </w:rPr>
          <w:delText xml:space="preserve">create </w:delText>
        </w:r>
      </w:del>
      <w:ins w:id="154" w:author="Asus" w:date="2025-05-08T11:42:00Z" w16du:dateUtc="2025-05-08T04:42:00Z">
        <w:r w:rsidR="00D93508">
          <w:rPr>
            <w:rFonts w:ascii="Times New Roman" w:eastAsia="Times New Roman" w:hAnsi="Times New Roman"/>
            <w:sz w:val="24"/>
            <w:szCs w:val="24"/>
            <w:lang w:val="en-ID" w:eastAsia="en-ID"/>
          </w:rPr>
          <w:t>make</w:t>
        </w:r>
        <w:r w:rsidR="00D93508" w:rsidRPr="0078645A">
          <w:rPr>
            <w:rFonts w:ascii="Times New Roman" w:eastAsia="Times New Roman" w:hAnsi="Times New Roman"/>
            <w:sz w:val="24"/>
            <w:szCs w:val="24"/>
            <w:lang w:val="en-ID" w:eastAsia="en-ID"/>
          </w:rPr>
          <w:t xml:space="preserve"> </w:t>
        </w:r>
      </w:ins>
      <w:r w:rsidRPr="0078645A">
        <w:rPr>
          <w:rFonts w:ascii="Times New Roman" w:eastAsia="Times New Roman" w:hAnsi="Times New Roman"/>
          <w:sz w:val="24"/>
          <w:szCs w:val="24"/>
          <w:lang w:val="en-ID" w:eastAsia="en-ID"/>
        </w:rPr>
        <w:t xml:space="preserve">up the course package are entirely (for example, student books, teacher's books, workbooks, cassettes). However, this textbook has not been fulfilled because there is no workbook. So, this book has a weakness in this regard. In other words, students and teachers only use </w:t>
      </w:r>
      <w:ins w:id="155" w:author="Asus" w:date="2025-05-08T11:42:00Z" w16du:dateUtc="2025-05-08T04:42:00Z">
        <w:r w:rsidR="00D93508">
          <w:rPr>
            <w:rFonts w:ascii="Times New Roman" w:eastAsia="Times New Roman" w:hAnsi="Times New Roman"/>
            <w:sz w:val="24"/>
            <w:szCs w:val="24"/>
            <w:lang w:val="en-ID" w:eastAsia="en-ID"/>
          </w:rPr>
          <w:t xml:space="preserve">the </w:t>
        </w:r>
      </w:ins>
      <w:r w:rsidRPr="0078645A">
        <w:rPr>
          <w:rFonts w:ascii="Times New Roman" w:eastAsia="Times New Roman" w:hAnsi="Times New Roman"/>
          <w:sz w:val="24"/>
          <w:szCs w:val="24"/>
          <w:lang w:val="en-ID" w:eastAsia="en-ID"/>
        </w:rPr>
        <w:t>textbook as a reference for learning.</w:t>
      </w:r>
      <w:r>
        <w:rPr>
          <w:rFonts w:ascii="Times New Roman" w:eastAsia="Times New Roman" w:hAnsi="Times New Roman"/>
          <w:sz w:val="24"/>
          <w:szCs w:val="24"/>
          <w:lang w:val="en-ID" w:eastAsia="en-ID"/>
        </w:rPr>
        <w:t xml:space="preserve"> </w:t>
      </w:r>
      <w:r w:rsidRPr="006D4C72">
        <w:rPr>
          <w:rFonts w:ascii="Times New Roman" w:eastAsia="Times New Roman" w:hAnsi="Times New Roman"/>
          <w:sz w:val="24"/>
          <w:szCs w:val="24"/>
          <w:lang w:val="en-ID" w:eastAsia="en-ID"/>
        </w:rPr>
        <w:t xml:space="preserve">Then, in terms of language content, the textbook includes material for pronunciation practice (such as individual sounds, words, sentence stress, and intonation). However, this textbook is not fully satisfactory because there are only three lessons that provide practice material for pronunciation. Therefore, this textbook also has weaknesses. Next, on the topic, the textbook includes group images that refer to ethnicity, occupation, and disabilities. However, this textbook is lacking because there are no group images that refer to ethnicity, occupation, and disabilities. This textbook only displays images of occupations. Therefore, this textbook has a weakness in this regard. Then, in terms of practical considerations, the textbook requires special equipment such as a language laboratory, listening </w:t>
      </w:r>
      <w:del w:id="156" w:author="Asus" w:date="2025-05-08T08:37:00Z" w16du:dateUtc="2025-05-08T01:37:00Z">
        <w:r w:rsidRPr="006D4C72" w:rsidDel="00923949">
          <w:rPr>
            <w:rFonts w:ascii="Times New Roman" w:eastAsia="Times New Roman" w:hAnsi="Times New Roman"/>
            <w:sz w:val="24"/>
            <w:szCs w:val="24"/>
            <w:lang w:val="en-ID" w:eastAsia="en-ID"/>
          </w:rPr>
          <w:delText>center</w:delText>
        </w:r>
      </w:del>
      <w:ins w:id="157" w:author="Asus" w:date="2025-05-08T08:37:00Z" w16du:dateUtc="2025-05-08T01:37:00Z">
        <w:r w:rsidR="00923949" w:rsidRPr="006D4C72">
          <w:rPr>
            <w:rFonts w:ascii="Times New Roman" w:eastAsia="Times New Roman" w:hAnsi="Times New Roman"/>
            <w:sz w:val="24"/>
            <w:szCs w:val="24"/>
            <w:lang w:val="en-ID" w:eastAsia="en-ID"/>
          </w:rPr>
          <w:t>centre</w:t>
        </w:r>
      </w:ins>
      <w:r w:rsidRPr="006D4C72">
        <w:rPr>
          <w:rFonts w:ascii="Times New Roman" w:eastAsia="Times New Roman" w:hAnsi="Times New Roman"/>
          <w:sz w:val="24"/>
          <w:szCs w:val="24"/>
          <w:lang w:val="en-ID" w:eastAsia="en-ID"/>
        </w:rPr>
        <w:t>, or video player. However, this textbook has not been fulfilled because there is no special equipment provided by the publisher. Therefore, the textbook has a weakness. </w:t>
      </w:r>
    </w:p>
    <w:p w14:paraId="57777EC0" w14:textId="77777777" w:rsidR="00006059" w:rsidRDefault="00006059" w:rsidP="00006059">
      <w:pPr>
        <w:ind w:firstLine="720"/>
        <w:jc w:val="both"/>
        <w:rPr>
          <w:rFonts w:ascii="Times New Roman" w:eastAsia="Times New Roman" w:hAnsi="Times New Roman"/>
          <w:sz w:val="24"/>
          <w:szCs w:val="24"/>
          <w:lang w:val="en-ID" w:eastAsia="en-ID"/>
        </w:rPr>
      </w:pPr>
      <w:r w:rsidRPr="00715FE4">
        <w:rPr>
          <w:rFonts w:ascii="Times New Roman" w:eastAsia="Times New Roman" w:hAnsi="Times New Roman"/>
          <w:sz w:val="24"/>
          <w:szCs w:val="24"/>
          <w:lang w:val="en-ID" w:eastAsia="en-ID"/>
        </w:rPr>
        <w:t xml:space="preserve">This is consistent with Farichin (2019), who states that the textbook can be considered part of a relevant course package, but it is still incomplete because there are no workbooks. In contrast, the teacher's book follows the student's book. Furthermore, Wiguyo (2022) </w:t>
      </w:r>
      <w:r w:rsidRPr="008465D2">
        <w:rPr>
          <w:rFonts w:ascii="Times New Roman" w:eastAsia="Times New Roman" w:hAnsi="Times New Roman"/>
          <w:sz w:val="24"/>
          <w:szCs w:val="24"/>
          <w:lang w:val="en-ID" w:eastAsia="en-ID"/>
        </w:rPr>
        <w:t>indicates</w:t>
      </w:r>
      <w:r>
        <w:rPr>
          <w:rFonts w:ascii="Times New Roman" w:eastAsia="Times New Roman" w:hAnsi="Times New Roman"/>
          <w:sz w:val="24"/>
          <w:szCs w:val="24"/>
          <w:lang w:val="en-ID" w:eastAsia="en-ID"/>
        </w:rPr>
        <w:t xml:space="preserve"> that</w:t>
      </w:r>
      <w:r w:rsidRPr="008465D2">
        <w:rPr>
          <w:rFonts w:ascii="Times New Roman" w:eastAsia="Times New Roman" w:hAnsi="Times New Roman"/>
          <w:sz w:val="24"/>
          <w:szCs w:val="24"/>
          <w:lang w:val="en-ID" w:eastAsia="en-ID"/>
        </w:rPr>
        <w:t xml:space="preserve"> </w:t>
      </w:r>
      <w:r w:rsidRPr="008465D2">
        <w:rPr>
          <w:rFonts w:ascii="Times New Roman" w:hAnsi="Times New Roman"/>
          <w:sz w:val="24"/>
          <w:szCs w:val="24"/>
        </w:rPr>
        <w:t>in her research that the textbook she studied contained only student books. </w:t>
      </w:r>
      <w:r w:rsidRPr="00715FE4">
        <w:rPr>
          <w:rFonts w:ascii="Times New Roman" w:eastAsia="Times New Roman" w:hAnsi="Times New Roman"/>
          <w:sz w:val="24"/>
          <w:szCs w:val="24"/>
          <w:lang w:val="en-ID" w:eastAsia="en-ID"/>
        </w:rPr>
        <w:t>At present, this contrasts with the research conducted by Rahmawanti et al. (2019), which reveals that their textbook research supports media such as CDs, workbooks, and teacher's guides.</w:t>
      </w:r>
    </w:p>
    <w:p w14:paraId="1E4663F1" w14:textId="7985CB85" w:rsidR="00006059" w:rsidRDefault="00006059" w:rsidP="00006059">
      <w:pPr>
        <w:ind w:firstLine="720"/>
        <w:jc w:val="both"/>
        <w:rPr>
          <w:rFonts w:ascii="Times New Roman" w:eastAsia="Times New Roman" w:hAnsi="Times New Roman"/>
          <w:sz w:val="24"/>
          <w:szCs w:val="24"/>
          <w:lang w:val="en-ID" w:eastAsia="en-ID"/>
        </w:rPr>
      </w:pPr>
      <w:r w:rsidRPr="00AB247F">
        <w:rPr>
          <w:rFonts w:ascii="Times New Roman" w:eastAsia="Times New Roman" w:hAnsi="Times New Roman"/>
          <w:sz w:val="24"/>
          <w:szCs w:val="24"/>
          <w:lang w:val="en-ID" w:eastAsia="en-ID"/>
        </w:rPr>
        <w:t>This is also in line with Nidaul</w:t>
      </w:r>
      <w:r>
        <w:rPr>
          <w:rFonts w:ascii="Times New Roman" w:eastAsia="Times New Roman" w:hAnsi="Times New Roman"/>
          <w:sz w:val="24"/>
          <w:szCs w:val="24"/>
          <w:lang w:val="en-ID" w:eastAsia="en-ID"/>
        </w:rPr>
        <w:t>ail</w:t>
      </w:r>
      <w:r w:rsidRPr="00AB247F">
        <w:rPr>
          <w:rFonts w:ascii="Times New Roman" w:eastAsia="Times New Roman" w:hAnsi="Times New Roman"/>
          <w:sz w:val="24"/>
          <w:szCs w:val="24"/>
          <w:lang w:val="en-ID" w:eastAsia="en-ID"/>
        </w:rPr>
        <w:t xml:space="preserve"> (2023) stated that the textbook includes materials for pronunciation such as individual sounds, words, sentence stress</w:t>
      </w:r>
      <w:ins w:id="158" w:author="Asus" w:date="2025-05-08T08:38:00Z" w16du:dateUtc="2025-05-08T01:38:00Z">
        <w:r w:rsidR="00923949">
          <w:rPr>
            <w:rFonts w:ascii="Times New Roman" w:eastAsia="Times New Roman" w:hAnsi="Times New Roman"/>
            <w:sz w:val="24"/>
            <w:szCs w:val="24"/>
            <w:lang w:val="en-ID" w:eastAsia="en-ID"/>
          </w:rPr>
          <w:t>,</w:t>
        </w:r>
      </w:ins>
      <w:r w:rsidRPr="00AB247F">
        <w:rPr>
          <w:rFonts w:ascii="Times New Roman" w:eastAsia="Times New Roman" w:hAnsi="Times New Roman"/>
          <w:sz w:val="24"/>
          <w:szCs w:val="24"/>
          <w:lang w:val="en-ID" w:eastAsia="en-ID"/>
        </w:rPr>
        <w:t xml:space="preserve"> and intonation. </w:t>
      </w:r>
      <w:r>
        <w:rPr>
          <w:rFonts w:ascii="Times New Roman" w:eastAsia="Times New Roman" w:hAnsi="Times New Roman"/>
          <w:sz w:val="24"/>
          <w:szCs w:val="24"/>
          <w:lang w:val="en-ID" w:eastAsia="en-ID"/>
        </w:rPr>
        <w:t>B</w:t>
      </w:r>
      <w:r w:rsidRPr="00AB247F">
        <w:rPr>
          <w:rFonts w:ascii="Times New Roman" w:eastAsia="Times New Roman" w:hAnsi="Times New Roman"/>
          <w:sz w:val="24"/>
          <w:szCs w:val="24"/>
          <w:lang w:val="en-ID" w:eastAsia="en-ID"/>
        </w:rPr>
        <w:t>ut his research did not have specific information or explanations for pronunciation materials such as individual sounds, words, sentence stress</w:t>
      </w:r>
      <w:ins w:id="159" w:author="Asus" w:date="2025-05-08T11:42:00Z" w16du:dateUtc="2025-05-08T04:42:00Z">
        <w:r w:rsidR="00D93508">
          <w:rPr>
            <w:rFonts w:ascii="Times New Roman" w:eastAsia="Times New Roman" w:hAnsi="Times New Roman"/>
            <w:sz w:val="24"/>
            <w:szCs w:val="24"/>
            <w:lang w:val="en-ID" w:eastAsia="en-ID"/>
          </w:rPr>
          <w:t>,</w:t>
        </w:r>
      </w:ins>
      <w:r w:rsidRPr="00AB247F">
        <w:rPr>
          <w:rFonts w:ascii="Times New Roman" w:eastAsia="Times New Roman" w:hAnsi="Times New Roman"/>
          <w:sz w:val="24"/>
          <w:szCs w:val="24"/>
          <w:lang w:val="en-ID" w:eastAsia="en-ID"/>
        </w:rPr>
        <w:t xml:space="preserve"> and intonation. </w:t>
      </w:r>
      <w:r>
        <w:rPr>
          <w:rFonts w:ascii="Times New Roman" w:eastAsia="Times New Roman" w:hAnsi="Times New Roman"/>
          <w:sz w:val="24"/>
          <w:szCs w:val="24"/>
          <w:lang w:val="en-ID" w:eastAsia="en-ID"/>
        </w:rPr>
        <w:t>T</w:t>
      </w:r>
      <w:r w:rsidRPr="00AB247F">
        <w:rPr>
          <w:rFonts w:ascii="Times New Roman" w:eastAsia="Times New Roman" w:hAnsi="Times New Roman"/>
          <w:sz w:val="24"/>
          <w:szCs w:val="24"/>
          <w:lang w:val="en-ID" w:eastAsia="en-ID"/>
        </w:rPr>
        <w:t>his is different from the research conducted by Syahid et al (2024)</w:t>
      </w:r>
      <w:ins w:id="160" w:author="Asus" w:date="2025-05-08T08:38:00Z" w16du:dateUtc="2025-05-08T01:38:00Z">
        <w:r w:rsidR="00923949">
          <w:rPr>
            <w:rFonts w:ascii="Times New Roman" w:eastAsia="Times New Roman" w:hAnsi="Times New Roman"/>
            <w:sz w:val="24"/>
            <w:szCs w:val="24"/>
            <w:lang w:val="en-ID" w:eastAsia="en-ID"/>
          </w:rPr>
          <w:t>,</w:t>
        </w:r>
      </w:ins>
      <w:r w:rsidRPr="00AB247F">
        <w:rPr>
          <w:rFonts w:ascii="Times New Roman" w:eastAsia="Times New Roman" w:hAnsi="Times New Roman"/>
          <w:sz w:val="24"/>
          <w:szCs w:val="24"/>
          <w:lang w:val="en-ID" w:eastAsia="en-ID"/>
        </w:rPr>
        <w:t xml:space="preserve"> which states that </w:t>
      </w:r>
      <w:del w:id="161" w:author="Asus" w:date="2025-05-08T08:38:00Z" w16du:dateUtc="2025-05-08T01:38:00Z">
        <w:r w:rsidRPr="00AB247F" w:rsidDel="00923949">
          <w:rPr>
            <w:rFonts w:ascii="Times New Roman" w:eastAsia="Times New Roman" w:hAnsi="Times New Roman"/>
            <w:sz w:val="24"/>
            <w:szCs w:val="24"/>
            <w:lang w:val="en-ID" w:eastAsia="en-ID"/>
          </w:rPr>
          <w:delText xml:space="preserve">his </w:delText>
        </w:r>
      </w:del>
      <w:ins w:id="162" w:author="Asus" w:date="2025-05-08T08:38:00Z" w16du:dateUtc="2025-05-08T01:38:00Z">
        <w:r w:rsidR="00923949">
          <w:rPr>
            <w:rFonts w:ascii="Times New Roman" w:eastAsia="Times New Roman" w:hAnsi="Times New Roman"/>
            <w:sz w:val="24"/>
            <w:szCs w:val="24"/>
            <w:lang w:val="en-ID" w:eastAsia="en-ID"/>
          </w:rPr>
          <w:t>their</w:t>
        </w:r>
        <w:r w:rsidR="00923949" w:rsidRPr="00AB247F">
          <w:rPr>
            <w:rFonts w:ascii="Times New Roman" w:eastAsia="Times New Roman" w:hAnsi="Times New Roman"/>
            <w:sz w:val="24"/>
            <w:szCs w:val="24"/>
            <w:lang w:val="en-ID" w:eastAsia="en-ID"/>
          </w:rPr>
          <w:t xml:space="preserve"> </w:t>
        </w:r>
      </w:ins>
      <w:r w:rsidRPr="00AB247F">
        <w:rPr>
          <w:rFonts w:ascii="Times New Roman" w:eastAsia="Times New Roman" w:hAnsi="Times New Roman"/>
          <w:sz w:val="24"/>
          <w:szCs w:val="24"/>
          <w:lang w:val="en-ID" w:eastAsia="en-ID"/>
        </w:rPr>
        <w:t>research has supported information for pronunciation materials such as individual sounds, words, sentence stress</w:t>
      </w:r>
      <w:ins w:id="163" w:author="Asus" w:date="2025-05-08T08:38:00Z" w16du:dateUtc="2025-05-08T01:38:00Z">
        <w:r w:rsidR="00923949">
          <w:rPr>
            <w:rFonts w:ascii="Times New Roman" w:eastAsia="Times New Roman" w:hAnsi="Times New Roman"/>
            <w:sz w:val="24"/>
            <w:szCs w:val="24"/>
            <w:lang w:val="en-ID" w:eastAsia="en-ID"/>
          </w:rPr>
          <w:t>,</w:t>
        </w:r>
      </w:ins>
      <w:r w:rsidRPr="00AB247F">
        <w:rPr>
          <w:rFonts w:ascii="Times New Roman" w:eastAsia="Times New Roman" w:hAnsi="Times New Roman"/>
          <w:sz w:val="24"/>
          <w:szCs w:val="24"/>
          <w:lang w:val="en-ID" w:eastAsia="en-ID"/>
        </w:rPr>
        <w:t xml:space="preserve"> and intonation.</w:t>
      </w:r>
    </w:p>
    <w:p w14:paraId="0D74E660" w14:textId="0E22516F" w:rsidR="00006059" w:rsidRDefault="00006059" w:rsidP="00006059">
      <w:pPr>
        <w:ind w:firstLine="720"/>
        <w:jc w:val="both"/>
        <w:rPr>
          <w:rFonts w:ascii="Times New Roman" w:eastAsia="Times New Roman" w:hAnsi="Times New Roman"/>
          <w:sz w:val="24"/>
          <w:szCs w:val="24"/>
          <w:lang w:val="en-ID" w:eastAsia="en-ID"/>
        </w:rPr>
      </w:pPr>
      <w:r w:rsidRPr="004E73DA">
        <w:rPr>
          <w:rFonts w:ascii="Times New Roman" w:eastAsia="Times New Roman" w:hAnsi="Times New Roman"/>
          <w:sz w:val="24"/>
          <w:szCs w:val="24"/>
          <w:lang w:val="en-ID" w:eastAsia="en-ID"/>
        </w:rPr>
        <w:t>This is also in line with Nidaul</w:t>
      </w:r>
      <w:r>
        <w:rPr>
          <w:rFonts w:ascii="Times New Roman" w:eastAsia="Times New Roman" w:hAnsi="Times New Roman"/>
          <w:sz w:val="24"/>
          <w:szCs w:val="24"/>
          <w:lang w:val="en-ID" w:eastAsia="en-ID"/>
        </w:rPr>
        <w:t xml:space="preserve">ail </w:t>
      </w:r>
      <w:r w:rsidRPr="004E73DA">
        <w:rPr>
          <w:rFonts w:ascii="Times New Roman" w:eastAsia="Times New Roman" w:hAnsi="Times New Roman"/>
          <w:sz w:val="24"/>
          <w:szCs w:val="24"/>
          <w:lang w:val="en-ID" w:eastAsia="en-ID"/>
        </w:rPr>
        <w:t xml:space="preserve">(2023), </w:t>
      </w:r>
      <w:ins w:id="164" w:author="Asus" w:date="2025-05-08T11:43:00Z" w16du:dateUtc="2025-05-08T04:43:00Z">
        <w:r w:rsidR="00D93508">
          <w:rPr>
            <w:rFonts w:ascii="Times New Roman" w:eastAsia="Times New Roman" w:hAnsi="Times New Roman"/>
            <w:sz w:val="24"/>
            <w:szCs w:val="24"/>
            <w:lang w:val="en-ID" w:eastAsia="en-ID"/>
          </w:rPr>
          <w:t xml:space="preserve">who </w:t>
        </w:r>
      </w:ins>
      <w:r w:rsidRPr="004E73DA">
        <w:rPr>
          <w:rFonts w:ascii="Times New Roman" w:eastAsia="Times New Roman" w:hAnsi="Times New Roman"/>
          <w:sz w:val="24"/>
          <w:szCs w:val="24"/>
          <w:lang w:val="en-ID" w:eastAsia="en-ID"/>
        </w:rPr>
        <w:t xml:space="preserve">stated that </w:t>
      </w:r>
      <w:del w:id="165" w:author="Asus" w:date="2025-05-08T11:43:00Z" w16du:dateUtc="2025-05-08T04:43:00Z">
        <w:r w:rsidRPr="004E73DA" w:rsidDel="00D93508">
          <w:rPr>
            <w:rFonts w:ascii="Times New Roman" w:eastAsia="Times New Roman" w:hAnsi="Times New Roman"/>
            <w:sz w:val="24"/>
            <w:szCs w:val="24"/>
            <w:lang w:val="en-ID" w:eastAsia="en-ID"/>
          </w:rPr>
          <w:delText xml:space="preserve">textbook </w:delText>
        </w:r>
      </w:del>
      <w:ins w:id="166" w:author="Asus" w:date="2025-05-08T11:43:00Z" w16du:dateUtc="2025-05-08T04:43:00Z">
        <w:r w:rsidR="00D93508">
          <w:rPr>
            <w:rFonts w:ascii="Times New Roman" w:eastAsia="Times New Roman" w:hAnsi="Times New Roman"/>
            <w:sz w:val="24"/>
            <w:szCs w:val="24"/>
            <w:lang w:val="en-ID" w:eastAsia="en-ID"/>
          </w:rPr>
          <w:t>textbooks</w:t>
        </w:r>
        <w:r w:rsidR="00D93508" w:rsidRPr="004E73DA">
          <w:rPr>
            <w:rFonts w:ascii="Times New Roman" w:eastAsia="Times New Roman" w:hAnsi="Times New Roman"/>
            <w:sz w:val="24"/>
            <w:szCs w:val="24"/>
            <w:lang w:val="en-ID" w:eastAsia="en-ID"/>
          </w:rPr>
          <w:t xml:space="preserve"> </w:t>
        </w:r>
      </w:ins>
      <w:r w:rsidRPr="004E73DA">
        <w:rPr>
          <w:rFonts w:ascii="Times New Roman" w:eastAsia="Times New Roman" w:hAnsi="Times New Roman"/>
          <w:sz w:val="24"/>
          <w:szCs w:val="24"/>
          <w:lang w:val="en-ID" w:eastAsia="en-ID"/>
        </w:rPr>
        <w:t xml:space="preserve">include representations of other groups based on ethnicity, occupation, disability, and so on, but her research did not have specific information or explanations for groups based on ethnicity, occupation, disability, and so on. This </w:t>
      </w:r>
      <w:del w:id="167" w:author="Asus" w:date="2025-05-08T08:38:00Z" w16du:dateUtc="2025-05-08T01:38:00Z">
        <w:r w:rsidRPr="004E73DA" w:rsidDel="00923949">
          <w:rPr>
            <w:rFonts w:ascii="Times New Roman" w:eastAsia="Times New Roman" w:hAnsi="Times New Roman"/>
            <w:sz w:val="24"/>
            <w:szCs w:val="24"/>
            <w:lang w:val="en-ID" w:eastAsia="en-ID"/>
          </w:rPr>
          <w:delText>is in contrast to</w:delText>
        </w:r>
      </w:del>
      <w:ins w:id="168" w:author="Asus" w:date="2025-05-08T08:38:00Z" w16du:dateUtc="2025-05-08T01:38:00Z">
        <w:r w:rsidR="00923949" w:rsidRPr="004E73DA">
          <w:rPr>
            <w:rFonts w:ascii="Times New Roman" w:eastAsia="Times New Roman" w:hAnsi="Times New Roman"/>
            <w:sz w:val="24"/>
            <w:szCs w:val="24"/>
            <w:lang w:val="en-ID" w:eastAsia="en-ID"/>
          </w:rPr>
          <w:t>contrasts with</w:t>
        </w:r>
      </w:ins>
      <w:r w:rsidRPr="004E73DA">
        <w:rPr>
          <w:rFonts w:ascii="Times New Roman" w:eastAsia="Times New Roman" w:hAnsi="Times New Roman"/>
          <w:sz w:val="24"/>
          <w:szCs w:val="24"/>
          <w:lang w:val="en-ID" w:eastAsia="en-ID"/>
        </w:rPr>
        <w:t xml:space="preserve"> research conducted by Farichin (2019), </w:t>
      </w:r>
      <w:r>
        <w:rPr>
          <w:rFonts w:ascii="Times New Roman" w:eastAsia="Times New Roman" w:hAnsi="Times New Roman"/>
          <w:sz w:val="24"/>
          <w:szCs w:val="24"/>
          <w:lang w:val="en-ID" w:eastAsia="en-ID"/>
        </w:rPr>
        <w:t>stated</w:t>
      </w:r>
      <w:r w:rsidRPr="004E73DA">
        <w:rPr>
          <w:rFonts w:ascii="Times New Roman" w:eastAsia="Times New Roman" w:hAnsi="Times New Roman"/>
          <w:sz w:val="24"/>
          <w:szCs w:val="24"/>
          <w:lang w:val="en-ID" w:eastAsia="en-ID"/>
        </w:rPr>
        <w:t xml:space="preserve"> that his research has supported strong representations of ethnicity (Indonesian and foreign), social class (lower, middle, and upper), age group (children, teenagers, and adults), and occupation (teachers, dancers, and chefs). </w:t>
      </w:r>
    </w:p>
    <w:p w14:paraId="58B6B1D6" w14:textId="6BE08DCC" w:rsidR="00006059" w:rsidRDefault="00006059" w:rsidP="00006059">
      <w:pPr>
        <w:ind w:firstLine="720"/>
        <w:jc w:val="both"/>
        <w:rPr>
          <w:rFonts w:ascii="Times New Roman" w:eastAsia="Times New Roman" w:hAnsi="Times New Roman"/>
          <w:sz w:val="24"/>
          <w:szCs w:val="24"/>
          <w:lang w:val="en-ID" w:eastAsia="en-ID"/>
        </w:rPr>
      </w:pPr>
      <w:r w:rsidRPr="005E37CA">
        <w:rPr>
          <w:rFonts w:ascii="Times New Roman" w:eastAsia="Times New Roman" w:hAnsi="Times New Roman"/>
          <w:sz w:val="24"/>
          <w:szCs w:val="24"/>
          <w:lang w:val="en-ID" w:eastAsia="en-ID"/>
        </w:rPr>
        <w:lastRenderedPageBreak/>
        <w:t xml:space="preserve">This is also in line with Anisa. (2016), which states that </w:t>
      </w:r>
      <w:del w:id="169" w:author="Asus" w:date="2025-05-08T11:43:00Z" w16du:dateUtc="2025-05-08T04:43:00Z">
        <w:r w:rsidRPr="005E37CA" w:rsidDel="00D93508">
          <w:rPr>
            <w:rFonts w:ascii="Times New Roman" w:eastAsia="Times New Roman" w:hAnsi="Times New Roman"/>
            <w:sz w:val="24"/>
            <w:szCs w:val="24"/>
            <w:lang w:val="en-ID" w:eastAsia="en-ID"/>
          </w:rPr>
          <w:delText>textbook</w:delText>
        </w:r>
        <w:r w:rsidDel="00D93508">
          <w:rPr>
            <w:rFonts w:ascii="Times New Roman" w:eastAsia="Times New Roman" w:hAnsi="Times New Roman"/>
            <w:sz w:val="24"/>
            <w:szCs w:val="24"/>
            <w:lang w:val="en-ID" w:eastAsia="en-ID"/>
          </w:rPr>
          <w:delText xml:space="preserve"> </w:delText>
        </w:r>
      </w:del>
      <w:ins w:id="170" w:author="Asus" w:date="2025-05-08T11:43:00Z" w16du:dateUtc="2025-05-08T04:43:00Z">
        <w:r w:rsidR="00D93508">
          <w:rPr>
            <w:rFonts w:ascii="Times New Roman" w:eastAsia="Times New Roman" w:hAnsi="Times New Roman"/>
            <w:sz w:val="24"/>
            <w:szCs w:val="24"/>
            <w:lang w:val="en-ID" w:eastAsia="en-ID"/>
          </w:rPr>
          <w:t xml:space="preserve">textbooks </w:t>
        </w:r>
      </w:ins>
      <w:r w:rsidRPr="005E37CA">
        <w:rPr>
          <w:rFonts w:ascii="Times New Roman" w:eastAsia="Times New Roman" w:hAnsi="Times New Roman"/>
          <w:sz w:val="24"/>
          <w:szCs w:val="24"/>
          <w:lang w:val="en-ID" w:eastAsia="en-ID"/>
        </w:rPr>
        <w:t xml:space="preserve">have certain equipment, such as language laboratories, listening </w:t>
      </w:r>
      <w:del w:id="171" w:author="Asus" w:date="2025-05-08T08:38:00Z" w16du:dateUtc="2025-05-08T01:38:00Z">
        <w:r w:rsidRPr="005E37CA" w:rsidDel="007D0699">
          <w:rPr>
            <w:rFonts w:ascii="Times New Roman" w:eastAsia="Times New Roman" w:hAnsi="Times New Roman"/>
            <w:sz w:val="24"/>
            <w:szCs w:val="24"/>
            <w:lang w:val="en-ID" w:eastAsia="en-ID"/>
          </w:rPr>
          <w:delText>centers</w:delText>
        </w:r>
      </w:del>
      <w:ins w:id="172" w:author="Asus" w:date="2025-05-08T11:44:00Z" w16du:dateUtc="2025-05-08T04:44:00Z">
        <w:r w:rsidR="00D93508">
          <w:rPr>
            <w:rFonts w:ascii="Times New Roman" w:eastAsia="Times New Roman" w:hAnsi="Times New Roman"/>
            <w:sz w:val="24"/>
            <w:szCs w:val="24"/>
            <w:lang w:val="en-ID" w:eastAsia="en-ID"/>
          </w:rPr>
          <w:t>centers</w:t>
        </w:r>
      </w:ins>
      <w:r w:rsidRPr="005E37CA">
        <w:rPr>
          <w:rFonts w:ascii="Times New Roman" w:eastAsia="Times New Roman" w:hAnsi="Times New Roman"/>
          <w:sz w:val="24"/>
          <w:szCs w:val="24"/>
          <w:lang w:val="en-ID" w:eastAsia="en-ID"/>
        </w:rPr>
        <w:t xml:space="preserve">, or video players, and students have equipment available for use and can </w:t>
      </w:r>
      <w:del w:id="173" w:author="Asus" w:date="2025-05-08T11:44:00Z" w16du:dateUtc="2025-05-08T04:44:00Z">
        <w:r w:rsidRPr="005E37CA" w:rsidDel="00D93508">
          <w:rPr>
            <w:rFonts w:ascii="Times New Roman" w:eastAsia="Times New Roman" w:hAnsi="Times New Roman"/>
            <w:sz w:val="24"/>
            <w:szCs w:val="24"/>
            <w:lang w:val="en-ID" w:eastAsia="en-ID"/>
          </w:rPr>
          <w:delText>be used</w:delText>
        </w:r>
      </w:del>
      <w:ins w:id="174" w:author="Asus" w:date="2025-05-08T11:44:00Z" w16du:dateUtc="2025-05-08T04:44:00Z">
        <w:r w:rsidR="00D93508">
          <w:rPr>
            <w:rFonts w:ascii="Times New Roman" w:eastAsia="Times New Roman" w:hAnsi="Times New Roman"/>
            <w:sz w:val="24"/>
            <w:szCs w:val="24"/>
            <w:lang w:val="en-ID" w:eastAsia="en-ID"/>
          </w:rPr>
          <w:t>use</w:t>
        </w:r>
      </w:ins>
      <w:r w:rsidRPr="005E37CA">
        <w:rPr>
          <w:rFonts w:ascii="Times New Roman" w:eastAsia="Times New Roman" w:hAnsi="Times New Roman"/>
          <w:sz w:val="24"/>
          <w:szCs w:val="24"/>
          <w:lang w:val="en-ID" w:eastAsia="en-ID"/>
        </w:rPr>
        <w:t>. However, her research states that it does not have equipment and is not available for use. Furthermore, Farichin (2019) states that his research also does not provide the tools needed.</w:t>
      </w:r>
    </w:p>
    <w:p w14:paraId="73D14B16" w14:textId="4E3ADD95" w:rsidR="00006059" w:rsidRDefault="00006059" w:rsidP="00006059">
      <w:pPr>
        <w:ind w:firstLine="720"/>
        <w:jc w:val="both"/>
        <w:rPr>
          <w:rFonts w:ascii="Times New Roman" w:eastAsia="Times New Roman" w:hAnsi="Times New Roman"/>
          <w:sz w:val="24"/>
          <w:szCs w:val="24"/>
          <w:lang w:val="en-ID" w:eastAsia="en-ID"/>
        </w:rPr>
      </w:pPr>
      <w:r w:rsidRPr="0055774D">
        <w:rPr>
          <w:rFonts w:ascii="Times New Roman" w:eastAsia="Times New Roman" w:hAnsi="Times New Roman"/>
          <w:sz w:val="24"/>
          <w:szCs w:val="24"/>
          <w:lang w:val="en-ID" w:eastAsia="en-ID"/>
        </w:rPr>
        <w:t xml:space="preserve">It is hoped that the findings of this research will encourage English teachers to pay closer attention to the quality and accuracy of textbooks. Teachers, as facilitators, must exercise caution while selecting resources for the learning process. For those who want to thoroughly analyze the textbook. It is recommended to use </w:t>
      </w:r>
      <w:ins w:id="175" w:author="Asus" w:date="2025-05-08T08:39:00Z" w16du:dateUtc="2025-05-08T01:39:00Z">
        <w:r w:rsidR="007D0699">
          <w:rPr>
            <w:rFonts w:ascii="Times New Roman" w:eastAsia="Times New Roman" w:hAnsi="Times New Roman"/>
            <w:sz w:val="24"/>
            <w:szCs w:val="24"/>
            <w:lang w:val="en-ID" w:eastAsia="en-ID"/>
          </w:rPr>
          <w:t xml:space="preserve">the </w:t>
        </w:r>
      </w:ins>
      <w:r w:rsidRPr="0055774D">
        <w:rPr>
          <w:rFonts w:ascii="Times New Roman" w:eastAsia="Times New Roman" w:hAnsi="Times New Roman"/>
          <w:sz w:val="24"/>
          <w:szCs w:val="24"/>
          <w:lang w:val="en-ID" w:eastAsia="en-ID"/>
        </w:rPr>
        <w:t xml:space="preserve">textbooks that are appropriate for the setting of learning. This is done to assess the quality of the textbook. Furthermore, an in-depth analysis of textbooks that </w:t>
      </w:r>
      <w:del w:id="176" w:author="Asus" w:date="2025-05-08T11:44:00Z" w16du:dateUtc="2025-05-08T04:44:00Z">
        <w:r w:rsidRPr="0055774D" w:rsidDel="00D93508">
          <w:rPr>
            <w:rFonts w:ascii="Times New Roman" w:eastAsia="Times New Roman" w:hAnsi="Times New Roman"/>
            <w:sz w:val="24"/>
            <w:szCs w:val="24"/>
            <w:lang w:val="en-ID" w:eastAsia="en-ID"/>
          </w:rPr>
          <w:delText xml:space="preserve">contains </w:delText>
        </w:r>
      </w:del>
      <w:ins w:id="177" w:author="Asus" w:date="2025-05-08T11:44:00Z" w16du:dateUtc="2025-05-08T04:44:00Z">
        <w:r w:rsidR="00D93508">
          <w:rPr>
            <w:rFonts w:ascii="Times New Roman" w:eastAsia="Times New Roman" w:hAnsi="Times New Roman"/>
            <w:sz w:val="24"/>
            <w:szCs w:val="24"/>
            <w:lang w:val="en-ID" w:eastAsia="en-ID"/>
          </w:rPr>
          <w:t>contain</w:t>
        </w:r>
        <w:r w:rsidR="00D93508" w:rsidRPr="0055774D">
          <w:rPr>
            <w:rFonts w:ascii="Times New Roman" w:eastAsia="Times New Roman" w:hAnsi="Times New Roman"/>
            <w:sz w:val="24"/>
            <w:szCs w:val="24"/>
            <w:lang w:val="en-ID" w:eastAsia="en-ID"/>
          </w:rPr>
          <w:t xml:space="preserve"> </w:t>
        </w:r>
      </w:ins>
      <w:r w:rsidRPr="0055774D">
        <w:rPr>
          <w:rFonts w:ascii="Times New Roman" w:eastAsia="Times New Roman" w:hAnsi="Times New Roman"/>
          <w:sz w:val="24"/>
          <w:szCs w:val="24"/>
          <w:lang w:val="en-ID" w:eastAsia="en-ID"/>
        </w:rPr>
        <w:t xml:space="preserve">specific theories will produce more reliable results than a brief review. Researchers in the future should continue their research and </w:t>
      </w:r>
      <w:del w:id="178" w:author="Asus" w:date="2025-05-08T08:39:00Z" w16du:dateUtc="2025-05-08T01:39:00Z">
        <w:r w:rsidRPr="0055774D" w:rsidDel="007D0699">
          <w:rPr>
            <w:rFonts w:ascii="Times New Roman" w:eastAsia="Times New Roman" w:hAnsi="Times New Roman"/>
            <w:sz w:val="24"/>
            <w:szCs w:val="24"/>
            <w:lang w:val="en-ID" w:eastAsia="en-ID"/>
          </w:rPr>
          <w:delText>look into</w:delText>
        </w:r>
      </w:del>
      <w:ins w:id="179" w:author="Asus" w:date="2025-05-08T08:39:00Z" w16du:dateUtc="2025-05-08T01:39:00Z">
        <w:r w:rsidR="007D0699" w:rsidRPr="0055774D">
          <w:rPr>
            <w:rFonts w:ascii="Times New Roman" w:eastAsia="Times New Roman" w:hAnsi="Times New Roman"/>
            <w:sz w:val="24"/>
            <w:szCs w:val="24"/>
            <w:lang w:val="en-ID" w:eastAsia="en-ID"/>
          </w:rPr>
          <w:t>investigate</w:t>
        </w:r>
      </w:ins>
      <w:r w:rsidRPr="0055774D">
        <w:rPr>
          <w:rFonts w:ascii="Times New Roman" w:eastAsia="Times New Roman" w:hAnsi="Times New Roman"/>
          <w:sz w:val="24"/>
          <w:szCs w:val="24"/>
          <w:lang w:val="en-ID" w:eastAsia="en-ID"/>
        </w:rPr>
        <w:t xml:space="preserve"> facts that may not have been discovered in this research. As a result, it is expected to have a significant effect on character value education.</w:t>
      </w:r>
    </w:p>
    <w:p w14:paraId="2E842118" w14:textId="3F3A7DDC"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0FA3B1B3" w14:textId="5B7AF882" w:rsidR="00006059" w:rsidRDefault="00006059" w:rsidP="00006059">
      <w:pPr>
        <w:ind w:firstLine="720"/>
        <w:jc w:val="both"/>
        <w:rPr>
          <w:rFonts w:ascii="Times New Roman" w:eastAsia="Times New Roman" w:hAnsi="Times New Roman"/>
          <w:sz w:val="24"/>
          <w:szCs w:val="24"/>
          <w:lang w:val="en-ID" w:eastAsia="en-ID"/>
        </w:rPr>
      </w:pPr>
      <w:r w:rsidRPr="009118A6">
        <w:rPr>
          <w:rFonts w:ascii="Times New Roman" w:eastAsia="Times New Roman" w:hAnsi="Times New Roman"/>
          <w:sz w:val="24"/>
          <w:szCs w:val="24"/>
          <w:lang w:val="en-ID" w:eastAsia="en-ID"/>
        </w:rPr>
        <w:t xml:space="preserve">After analyzing the content of English textbook, the following conclusions were reached: The researcher employed </w:t>
      </w:r>
      <w:del w:id="180" w:author="Asus" w:date="2025-05-08T08:39:00Z" w16du:dateUtc="2025-05-08T01:39:00Z">
        <w:r w:rsidRPr="009118A6" w:rsidDel="007D0699">
          <w:rPr>
            <w:rFonts w:ascii="Times New Roman" w:eastAsia="Times New Roman" w:hAnsi="Times New Roman"/>
            <w:sz w:val="24"/>
            <w:szCs w:val="24"/>
            <w:lang w:val="en-ID" w:eastAsia="en-ID"/>
          </w:rPr>
          <w:delText xml:space="preserve">Cunningsworth </w:delText>
        </w:r>
      </w:del>
      <w:ins w:id="181" w:author="Asus" w:date="2025-05-08T08:39:00Z" w16du:dateUtc="2025-05-08T01:39:00Z">
        <w:r w:rsidR="007D0699">
          <w:rPr>
            <w:rFonts w:ascii="Times New Roman" w:eastAsia="Times New Roman" w:hAnsi="Times New Roman"/>
            <w:sz w:val="24"/>
            <w:szCs w:val="24"/>
            <w:lang w:val="en-ID" w:eastAsia="en-ID"/>
          </w:rPr>
          <w:t>Cunningsworth's</w:t>
        </w:r>
        <w:r w:rsidR="007D0699" w:rsidRPr="009118A6">
          <w:rPr>
            <w:rFonts w:ascii="Times New Roman" w:eastAsia="Times New Roman" w:hAnsi="Times New Roman"/>
            <w:sz w:val="24"/>
            <w:szCs w:val="24"/>
            <w:lang w:val="en-ID" w:eastAsia="en-ID"/>
          </w:rPr>
          <w:t xml:space="preserve"> </w:t>
        </w:r>
      </w:ins>
      <w:r w:rsidRPr="009118A6">
        <w:rPr>
          <w:rFonts w:ascii="Times New Roman" w:eastAsia="Times New Roman" w:hAnsi="Times New Roman"/>
          <w:sz w:val="24"/>
          <w:szCs w:val="24"/>
          <w:lang w:val="en-ID" w:eastAsia="en-ID"/>
        </w:rPr>
        <w:t xml:space="preserve">theory for analyzing the content of </w:t>
      </w:r>
      <w:ins w:id="182" w:author="Asus" w:date="2025-05-08T08:39:00Z" w16du:dateUtc="2025-05-08T01:39:00Z">
        <w:r w:rsidR="007D0699">
          <w:rPr>
            <w:rFonts w:ascii="Times New Roman" w:eastAsia="Times New Roman" w:hAnsi="Times New Roman"/>
            <w:sz w:val="24"/>
            <w:szCs w:val="24"/>
            <w:lang w:val="en-ID" w:eastAsia="en-ID"/>
          </w:rPr>
          <w:t xml:space="preserve">the </w:t>
        </w:r>
      </w:ins>
      <w:r w:rsidRPr="009118A6">
        <w:rPr>
          <w:rFonts w:ascii="Times New Roman" w:eastAsia="Times New Roman" w:hAnsi="Times New Roman"/>
          <w:sz w:val="24"/>
          <w:szCs w:val="24"/>
          <w:lang w:val="en-ID" w:eastAsia="en-ID"/>
        </w:rPr>
        <w:t xml:space="preserve">English textbook. In this research, the researcher analyzed </w:t>
      </w:r>
      <w:del w:id="183" w:author="Asus" w:date="2025-05-08T08:39:00Z" w16du:dateUtc="2025-05-08T01:39:00Z">
        <w:r w:rsidRPr="009118A6" w:rsidDel="007D0699">
          <w:rPr>
            <w:rFonts w:ascii="Times New Roman" w:eastAsia="Times New Roman" w:hAnsi="Times New Roman"/>
            <w:sz w:val="24"/>
            <w:szCs w:val="24"/>
            <w:lang w:val="en-ID" w:eastAsia="en-ID"/>
          </w:rPr>
          <w:delText>all of</w:delText>
        </w:r>
      </w:del>
      <w:ins w:id="184" w:author="Asus" w:date="2025-05-08T08:39:00Z" w16du:dateUtc="2025-05-08T01:39:00Z">
        <w:r w:rsidR="007D0699" w:rsidRPr="009118A6">
          <w:rPr>
            <w:rFonts w:ascii="Times New Roman" w:eastAsia="Times New Roman" w:hAnsi="Times New Roman"/>
            <w:sz w:val="24"/>
            <w:szCs w:val="24"/>
            <w:lang w:val="en-ID" w:eastAsia="en-ID"/>
          </w:rPr>
          <w:t>all</w:t>
        </w:r>
      </w:ins>
      <w:r w:rsidRPr="009118A6">
        <w:rPr>
          <w:rFonts w:ascii="Times New Roman" w:eastAsia="Times New Roman" w:hAnsi="Times New Roman"/>
          <w:sz w:val="24"/>
          <w:szCs w:val="24"/>
          <w:lang w:val="en-ID" w:eastAsia="en-ID"/>
        </w:rPr>
        <w:t xml:space="preserve"> the lessons in the English textbook "English for Critical Thinking." The outcomes were varied for each category. </w:t>
      </w:r>
    </w:p>
    <w:p w14:paraId="15E4DC93" w14:textId="36FB56A1" w:rsidR="00006059" w:rsidRDefault="00006059" w:rsidP="00006059">
      <w:pPr>
        <w:ind w:firstLine="720"/>
        <w:jc w:val="both"/>
        <w:rPr>
          <w:rFonts w:ascii="Times New Roman" w:eastAsia="Times New Roman" w:hAnsi="Times New Roman"/>
          <w:sz w:val="24"/>
          <w:szCs w:val="24"/>
          <w:lang w:val="en-ID" w:eastAsia="en-ID"/>
        </w:rPr>
      </w:pPr>
      <w:r w:rsidRPr="00AE611F">
        <w:rPr>
          <w:rFonts w:ascii="Times New Roman" w:eastAsia="Times New Roman" w:hAnsi="Times New Roman"/>
          <w:sz w:val="24"/>
          <w:szCs w:val="24"/>
          <w:lang w:val="en-ID" w:eastAsia="en-ID"/>
        </w:rPr>
        <w:t xml:space="preserve">The data obtained </w:t>
      </w:r>
      <w:del w:id="185" w:author="Asus" w:date="2025-05-08T11:44:00Z" w16du:dateUtc="2025-05-08T04:44:00Z">
        <w:r w:rsidRPr="00AE611F" w:rsidDel="00D93508">
          <w:rPr>
            <w:rFonts w:ascii="Times New Roman" w:eastAsia="Times New Roman" w:hAnsi="Times New Roman"/>
            <w:sz w:val="24"/>
            <w:szCs w:val="24"/>
            <w:lang w:val="en-ID" w:eastAsia="en-ID"/>
          </w:rPr>
          <w:delText xml:space="preserve">have </w:delText>
        </w:r>
      </w:del>
      <w:ins w:id="186" w:author="Asus" w:date="2025-05-08T11:44:00Z" w16du:dateUtc="2025-05-08T04:44:00Z">
        <w:r w:rsidR="00D93508">
          <w:rPr>
            <w:rFonts w:ascii="Times New Roman" w:eastAsia="Times New Roman" w:hAnsi="Times New Roman"/>
            <w:sz w:val="24"/>
            <w:szCs w:val="24"/>
            <w:lang w:val="en-ID" w:eastAsia="en-ID"/>
          </w:rPr>
          <w:t>has</w:t>
        </w:r>
        <w:r w:rsidR="00D93508" w:rsidRPr="00AE611F">
          <w:rPr>
            <w:rFonts w:ascii="Times New Roman" w:eastAsia="Times New Roman" w:hAnsi="Times New Roman"/>
            <w:sz w:val="24"/>
            <w:szCs w:val="24"/>
            <w:lang w:val="en-ID" w:eastAsia="en-ID"/>
          </w:rPr>
          <w:t xml:space="preserve"> </w:t>
        </w:r>
      </w:ins>
      <w:r w:rsidRPr="00AE611F">
        <w:rPr>
          <w:rFonts w:ascii="Times New Roman" w:eastAsia="Times New Roman" w:hAnsi="Times New Roman"/>
          <w:sz w:val="24"/>
          <w:szCs w:val="24"/>
          <w:lang w:val="en-ID" w:eastAsia="en-ID"/>
        </w:rPr>
        <w:t>the following details: aims and approaches have met all the criteria indicators. Then, design and organization have one indicator that has not met the criteria</w:t>
      </w:r>
      <w:r>
        <w:rPr>
          <w:rFonts w:ascii="Times New Roman" w:eastAsia="Times New Roman" w:hAnsi="Times New Roman"/>
          <w:sz w:val="24"/>
          <w:szCs w:val="24"/>
          <w:lang w:val="en-ID" w:eastAsia="en-ID"/>
        </w:rPr>
        <w:t xml:space="preserve"> (</w:t>
      </w:r>
      <w:r w:rsidRPr="00AE611F">
        <w:rPr>
          <w:rFonts w:ascii="Times New Roman" w:eastAsia="Times New Roman" w:hAnsi="Times New Roman"/>
          <w:sz w:val="24"/>
          <w:szCs w:val="24"/>
          <w:lang w:val="en-ID" w:eastAsia="en-ID"/>
        </w:rPr>
        <w:t>the total course package consists of various components, including students' books, teachers' books, workbooks, and cassettes</w:t>
      </w:r>
      <w:r>
        <w:rPr>
          <w:rFonts w:ascii="Times New Roman" w:eastAsia="Times New Roman" w:hAnsi="Times New Roman"/>
          <w:sz w:val="24"/>
          <w:szCs w:val="24"/>
          <w:lang w:val="en-ID" w:eastAsia="en-ID"/>
        </w:rPr>
        <w:t>)</w:t>
      </w:r>
      <w:r w:rsidRPr="00AE611F">
        <w:rPr>
          <w:rFonts w:ascii="Times New Roman" w:eastAsia="Times New Roman" w:hAnsi="Times New Roman"/>
          <w:sz w:val="24"/>
          <w:szCs w:val="24"/>
          <w:lang w:val="en-ID" w:eastAsia="en-ID"/>
        </w:rPr>
        <w:t>.</w:t>
      </w:r>
      <w:r>
        <w:rPr>
          <w:rFonts w:ascii="Times New Roman" w:eastAsia="Times New Roman" w:hAnsi="Times New Roman"/>
          <w:sz w:val="24"/>
          <w:szCs w:val="24"/>
          <w:lang w:val="en-ID" w:eastAsia="en-ID"/>
        </w:rPr>
        <w:t xml:space="preserve"> Afterward,</w:t>
      </w:r>
      <w:r w:rsidRPr="00AE611F">
        <w:rPr>
          <w:rFonts w:ascii="Times New Roman" w:eastAsia="Times New Roman" w:hAnsi="Times New Roman"/>
          <w:sz w:val="24"/>
          <w:szCs w:val="24"/>
          <w:lang w:val="en-ID" w:eastAsia="en-ID"/>
        </w:rPr>
        <w:t xml:space="preserve"> </w:t>
      </w:r>
      <w:r>
        <w:rPr>
          <w:rFonts w:ascii="Times New Roman" w:eastAsia="Times New Roman" w:hAnsi="Times New Roman"/>
          <w:sz w:val="24"/>
          <w:szCs w:val="24"/>
          <w:lang w:val="en-ID" w:eastAsia="en-ID"/>
        </w:rPr>
        <w:t>l</w:t>
      </w:r>
      <w:r w:rsidRPr="00AE611F">
        <w:rPr>
          <w:rFonts w:ascii="Times New Roman" w:eastAsia="Times New Roman" w:hAnsi="Times New Roman"/>
          <w:sz w:val="24"/>
          <w:szCs w:val="24"/>
          <w:lang w:val="en-ID" w:eastAsia="en-ID"/>
        </w:rPr>
        <w:t>anguage content</w:t>
      </w:r>
      <w:r>
        <w:rPr>
          <w:rFonts w:ascii="Times New Roman" w:eastAsia="Times New Roman" w:hAnsi="Times New Roman"/>
          <w:sz w:val="24"/>
          <w:szCs w:val="24"/>
          <w:lang w:val="en-ID" w:eastAsia="en-ID"/>
        </w:rPr>
        <w:t xml:space="preserve"> t</w:t>
      </w:r>
      <w:r w:rsidRPr="00AE611F">
        <w:rPr>
          <w:rFonts w:ascii="Times New Roman" w:eastAsia="Times New Roman" w:hAnsi="Times New Roman"/>
          <w:sz w:val="24"/>
          <w:szCs w:val="24"/>
          <w:lang w:val="en-ID" w:eastAsia="en-ID"/>
        </w:rPr>
        <w:t xml:space="preserve">here is one indicator that has not met the criteria, </w:t>
      </w:r>
      <w:r>
        <w:rPr>
          <w:rFonts w:ascii="Times New Roman" w:eastAsia="Times New Roman" w:hAnsi="Times New Roman"/>
          <w:sz w:val="24"/>
          <w:szCs w:val="24"/>
          <w:lang w:val="en-ID" w:eastAsia="en-ID"/>
        </w:rPr>
        <w:t>(</w:t>
      </w:r>
      <w:r w:rsidRPr="00AE611F">
        <w:rPr>
          <w:rFonts w:ascii="Times New Roman" w:eastAsia="Times New Roman" w:hAnsi="Times New Roman"/>
          <w:sz w:val="24"/>
          <w:szCs w:val="24"/>
          <w:lang w:val="en-ID" w:eastAsia="en-ID"/>
        </w:rPr>
        <w:t>the coursebook included material for pronunciation work, covering individual so</w:t>
      </w:r>
      <w:del w:id="187" w:author="Asus" w:date="2025-05-11T11:22:00Z" w16du:dateUtc="2025-05-11T04:22:00Z">
        <w:r w:rsidRPr="00AE611F" w:rsidDel="00C7205C">
          <w:rPr>
            <w:rFonts w:ascii="Times New Roman" w:eastAsia="Times New Roman" w:hAnsi="Times New Roman"/>
            <w:sz w:val="24"/>
            <w:szCs w:val="24"/>
            <w:lang w:val="en-ID" w:eastAsia="en-ID"/>
          </w:rPr>
          <w:delText>und</w:delText>
        </w:r>
      </w:del>
      <w:r w:rsidRPr="00AE611F">
        <w:rPr>
          <w:rFonts w:ascii="Times New Roman" w:eastAsia="Times New Roman" w:hAnsi="Times New Roman"/>
          <w:sz w:val="24"/>
          <w:szCs w:val="24"/>
          <w:lang w:val="en-ID" w:eastAsia="en-ID"/>
        </w:rPr>
        <w:t>s, word stress, sentence stress, and intonation</w:t>
      </w:r>
      <w:r>
        <w:rPr>
          <w:rFonts w:ascii="Times New Roman" w:eastAsia="Times New Roman" w:hAnsi="Times New Roman"/>
          <w:sz w:val="24"/>
          <w:szCs w:val="24"/>
          <w:lang w:val="en-ID" w:eastAsia="en-ID"/>
        </w:rPr>
        <w:t>)</w:t>
      </w:r>
      <w:r w:rsidRPr="00AE611F">
        <w:rPr>
          <w:rFonts w:ascii="Times New Roman" w:eastAsia="Times New Roman" w:hAnsi="Times New Roman"/>
          <w:sz w:val="24"/>
          <w:szCs w:val="24"/>
          <w:lang w:val="en-ID" w:eastAsia="en-ID"/>
        </w:rPr>
        <w:t>. Then, skills have met all the criteria indicators. Next, topics have one indicator that has</w:t>
      </w:r>
      <w:r>
        <w:rPr>
          <w:rFonts w:ascii="Times New Roman" w:eastAsia="Times New Roman" w:hAnsi="Times New Roman"/>
          <w:sz w:val="24"/>
          <w:szCs w:val="24"/>
          <w:lang w:val="en-ID" w:eastAsia="en-ID"/>
        </w:rPr>
        <w:t xml:space="preserve"> not met the criteria (the other group, including those with different ethnic origins, occupation, disabilities, etc., are represented). Next,</w:t>
      </w:r>
      <w:r w:rsidRPr="00AE611F">
        <w:rPr>
          <w:rFonts w:ascii="Times New Roman" w:eastAsia="Times New Roman" w:hAnsi="Times New Roman"/>
          <w:sz w:val="24"/>
          <w:szCs w:val="24"/>
          <w:lang w:val="en-ID" w:eastAsia="en-ID"/>
        </w:rPr>
        <w:t xml:space="preserve"> </w:t>
      </w:r>
      <w:ins w:id="188" w:author="Asus" w:date="2025-05-08T08:39:00Z" w16du:dateUtc="2025-05-08T01:39:00Z">
        <w:r w:rsidR="007D0699">
          <w:rPr>
            <w:rFonts w:ascii="Times New Roman" w:eastAsia="Times New Roman" w:hAnsi="Times New Roman"/>
            <w:sz w:val="24"/>
            <w:szCs w:val="24"/>
            <w:lang w:val="en-ID" w:eastAsia="en-ID"/>
          </w:rPr>
          <w:t xml:space="preserve">the </w:t>
        </w:r>
      </w:ins>
      <w:r w:rsidRPr="00AE611F">
        <w:rPr>
          <w:rFonts w:ascii="Times New Roman" w:eastAsia="Times New Roman" w:hAnsi="Times New Roman"/>
          <w:sz w:val="24"/>
          <w:szCs w:val="24"/>
          <w:lang w:val="en-ID" w:eastAsia="en-ID"/>
        </w:rPr>
        <w:t xml:space="preserve">methodology </w:t>
      </w:r>
      <w:del w:id="189" w:author="Asus" w:date="2025-05-08T08:39:00Z" w16du:dateUtc="2025-05-08T01:39:00Z">
        <w:r w:rsidRPr="00AE611F" w:rsidDel="007D0699">
          <w:rPr>
            <w:rFonts w:ascii="Times New Roman" w:eastAsia="Times New Roman" w:hAnsi="Times New Roman"/>
            <w:sz w:val="24"/>
            <w:szCs w:val="24"/>
            <w:lang w:val="en-ID" w:eastAsia="en-ID"/>
          </w:rPr>
          <w:delText xml:space="preserve">have </w:delText>
        </w:r>
      </w:del>
      <w:ins w:id="190" w:author="Asus" w:date="2025-05-08T08:39:00Z" w16du:dateUtc="2025-05-08T01:39:00Z">
        <w:r w:rsidR="007D0699">
          <w:rPr>
            <w:rFonts w:ascii="Times New Roman" w:eastAsia="Times New Roman" w:hAnsi="Times New Roman"/>
            <w:sz w:val="24"/>
            <w:szCs w:val="24"/>
            <w:lang w:val="en-ID" w:eastAsia="en-ID"/>
          </w:rPr>
          <w:t>has</w:t>
        </w:r>
        <w:r w:rsidR="007D0699" w:rsidRPr="00AE611F">
          <w:rPr>
            <w:rFonts w:ascii="Times New Roman" w:eastAsia="Times New Roman" w:hAnsi="Times New Roman"/>
            <w:sz w:val="24"/>
            <w:szCs w:val="24"/>
            <w:lang w:val="en-ID" w:eastAsia="en-ID"/>
          </w:rPr>
          <w:t xml:space="preserve"> </w:t>
        </w:r>
      </w:ins>
      <w:r w:rsidRPr="00AE611F">
        <w:rPr>
          <w:rFonts w:ascii="Times New Roman" w:eastAsia="Times New Roman" w:hAnsi="Times New Roman"/>
          <w:sz w:val="24"/>
          <w:szCs w:val="24"/>
          <w:lang w:val="en-ID" w:eastAsia="en-ID"/>
        </w:rPr>
        <w:t xml:space="preserve">also met all the criteria indicators. </w:t>
      </w:r>
      <w:r>
        <w:rPr>
          <w:rFonts w:ascii="Times New Roman" w:eastAsia="Times New Roman" w:hAnsi="Times New Roman"/>
          <w:sz w:val="24"/>
          <w:szCs w:val="24"/>
          <w:lang w:val="en-ID" w:eastAsia="en-ID"/>
        </w:rPr>
        <w:t xml:space="preserve">Then, </w:t>
      </w:r>
      <w:ins w:id="191" w:author="Asus" w:date="2025-05-08T08:40:00Z" w16du:dateUtc="2025-05-08T01:40:00Z">
        <w:r w:rsidR="007D0699">
          <w:rPr>
            <w:rFonts w:ascii="Times New Roman" w:eastAsia="Times New Roman" w:hAnsi="Times New Roman"/>
            <w:sz w:val="24"/>
            <w:szCs w:val="24"/>
            <w:lang w:val="en-ID" w:eastAsia="en-ID"/>
          </w:rPr>
          <w:t xml:space="preserve">the </w:t>
        </w:r>
      </w:ins>
      <w:r w:rsidRPr="00AE611F">
        <w:rPr>
          <w:rFonts w:ascii="Times New Roman" w:eastAsia="Times New Roman" w:hAnsi="Times New Roman"/>
          <w:sz w:val="24"/>
          <w:szCs w:val="24"/>
          <w:lang w:val="en-ID" w:eastAsia="en-ID"/>
        </w:rPr>
        <w:t>teacher's book has met all the criteria indicators. Finally, practical considerations have not met the criteria because one indicator has not been met</w:t>
      </w:r>
      <w:r>
        <w:rPr>
          <w:rFonts w:ascii="Times New Roman" w:eastAsia="Times New Roman" w:hAnsi="Times New Roman"/>
          <w:sz w:val="24"/>
          <w:szCs w:val="24"/>
          <w:lang w:val="en-ID" w:eastAsia="en-ID"/>
        </w:rPr>
        <w:t xml:space="preserve"> (</w:t>
      </w:r>
      <w:r w:rsidRPr="00AE611F">
        <w:rPr>
          <w:rFonts w:ascii="Times New Roman" w:eastAsia="Times New Roman" w:hAnsi="Times New Roman"/>
          <w:sz w:val="24"/>
          <w:szCs w:val="24"/>
          <w:lang w:val="en-ID" w:eastAsia="en-ID"/>
        </w:rPr>
        <w:t xml:space="preserve">part of the package requires specific equipment, such as a language laboratory, listening </w:t>
      </w:r>
      <w:del w:id="192" w:author="Asus" w:date="2025-05-08T08:40:00Z" w16du:dateUtc="2025-05-08T01:40:00Z">
        <w:r w:rsidRPr="00AE611F" w:rsidDel="007D0699">
          <w:rPr>
            <w:rFonts w:ascii="Times New Roman" w:eastAsia="Times New Roman" w:hAnsi="Times New Roman"/>
            <w:sz w:val="24"/>
            <w:szCs w:val="24"/>
            <w:lang w:val="en-ID" w:eastAsia="en-ID"/>
          </w:rPr>
          <w:delText>center</w:delText>
        </w:r>
      </w:del>
      <w:ins w:id="193" w:author="Asus" w:date="2025-05-08T08:40:00Z" w16du:dateUtc="2025-05-08T01:40:00Z">
        <w:r w:rsidR="007D0699" w:rsidRPr="00AE611F">
          <w:rPr>
            <w:rFonts w:ascii="Times New Roman" w:eastAsia="Times New Roman" w:hAnsi="Times New Roman"/>
            <w:sz w:val="24"/>
            <w:szCs w:val="24"/>
            <w:lang w:val="en-ID" w:eastAsia="en-ID"/>
          </w:rPr>
          <w:t>centre</w:t>
        </w:r>
      </w:ins>
      <w:r w:rsidRPr="00AE611F">
        <w:rPr>
          <w:rFonts w:ascii="Times New Roman" w:eastAsia="Times New Roman" w:hAnsi="Times New Roman"/>
          <w:sz w:val="24"/>
          <w:szCs w:val="24"/>
          <w:lang w:val="en-ID" w:eastAsia="en-ID"/>
        </w:rPr>
        <w:t>,</w:t>
      </w:r>
      <w:r>
        <w:rPr>
          <w:rFonts w:ascii="Times New Roman" w:eastAsia="Times New Roman" w:hAnsi="Times New Roman"/>
          <w:sz w:val="24"/>
          <w:szCs w:val="24"/>
          <w:lang w:val="en-ID" w:eastAsia="en-ID"/>
        </w:rPr>
        <w:t xml:space="preserve"> </w:t>
      </w:r>
      <w:r w:rsidRPr="00AE611F">
        <w:rPr>
          <w:rFonts w:ascii="Times New Roman" w:eastAsia="Times New Roman" w:hAnsi="Times New Roman"/>
          <w:sz w:val="24"/>
          <w:szCs w:val="24"/>
          <w:lang w:val="en-ID" w:eastAsia="en-ID"/>
        </w:rPr>
        <w:t>or video player. The availability of such equipment for students may not be feasible</w:t>
      </w:r>
      <w:r>
        <w:rPr>
          <w:rFonts w:ascii="Times New Roman" w:eastAsia="Times New Roman" w:hAnsi="Times New Roman"/>
          <w:sz w:val="24"/>
          <w:szCs w:val="24"/>
          <w:lang w:val="en-ID" w:eastAsia="en-ID"/>
        </w:rPr>
        <w:t>)</w:t>
      </w:r>
      <w:r w:rsidRPr="00AE611F">
        <w:rPr>
          <w:rFonts w:ascii="Times New Roman" w:eastAsia="Times New Roman" w:hAnsi="Times New Roman"/>
          <w:sz w:val="24"/>
          <w:szCs w:val="24"/>
          <w:lang w:val="en-ID" w:eastAsia="en-ID"/>
        </w:rPr>
        <w:t xml:space="preserve">. The English textbook 'English for Critical Thinking' is classified as 'good' because it meets the criteria for a good textbook according to the </w:t>
      </w:r>
      <w:r>
        <w:rPr>
          <w:rFonts w:ascii="Times New Roman" w:eastAsia="Times New Roman" w:hAnsi="Times New Roman"/>
          <w:sz w:val="24"/>
          <w:szCs w:val="24"/>
          <w:lang w:val="en-ID" w:eastAsia="en-ID"/>
        </w:rPr>
        <w:t xml:space="preserve">Pusat Perbukuan </w:t>
      </w:r>
      <w:r w:rsidRPr="00AE611F">
        <w:rPr>
          <w:rFonts w:ascii="Times New Roman" w:eastAsia="Times New Roman" w:hAnsi="Times New Roman"/>
          <w:sz w:val="24"/>
          <w:szCs w:val="24"/>
          <w:lang w:val="en-ID" w:eastAsia="en-ID"/>
        </w:rPr>
        <w:t>(2011).</w:t>
      </w:r>
    </w:p>
    <w:p w14:paraId="57F72FF7" w14:textId="77777777" w:rsidR="00594560" w:rsidRDefault="00594560" w:rsidP="005E1B2B">
      <w:pPr>
        <w:jc w:val="both"/>
        <w:rPr>
          <w:rFonts w:ascii="Times New Roman" w:hAnsi="Times New Roman"/>
          <w:b/>
          <w:sz w:val="24"/>
          <w:szCs w:val="24"/>
        </w:rPr>
      </w:pPr>
    </w:p>
    <w:p w14:paraId="3A691507" w14:textId="77777777" w:rsidR="00006059" w:rsidRDefault="00006059" w:rsidP="005E1B2B">
      <w:pPr>
        <w:jc w:val="both"/>
        <w:rPr>
          <w:rFonts w:ascii="Times New Roman" w:hAnsi="Times New Roman"/>
          <w:b/>
          <w:sz w:val="24"/>
          <w:szCs w:val="24"/>
        </w:rPr>
      </w:pPr>
    </w:p>
    <w:p w14:paraId="1CDE1A4D" w14:textId="77777777" w:rsidR="00006059" w:rsidRDefault="00006059" w:rsidP="005E1B2B">
      <w:pPr>
        <w:jc w:val="both"/>
        <w:rPr>
          <w:rFonts w:ascii="Times New Roman" w:hAnsi="Times New Roman"/>
          <w:b/>
          <w:sz w:val="24"/>
          <w:szCs w:val="24"/>
        </w:rPr>
      </w:pPr>
    </w:p>
    <w:p w14:paraId="380BC57B" w14:textId="77777777" w:rsidR="00006059" w:rsidRDefault="00006059" w:rsidP="005E1B2B">
      <w:pPr>
        <w:jc w:val="both"/>
        <w:rPr>
          <w:rFonts w:ascii="Times New Roman" w:hAnsi="Times New Roman"/>
          <w:b/>
          <w:sz w:val="24"/>
          <w:szCs w:val="24"/>
        </w:rPr>
      </w:pPr>
    </w:p>
    <w:p w14:paraId="45BA686A" w14:textId="77777777" w:rsidR="00006059" w:rsidRDefault="00006059" w:rsidP="005E1B2B">
      <w:pPr>
        <w:jc w:val="both"/>
        <w:rPr>
          <w:rFonts w:ascii="Times New Roman" w:hAnsi="Times New Roman"/>
          <w:b/>
          <w:sz w:val="24"/>
          <w:szCs w:val="24"/>
        </w:rPr>
      </w:pPr>
    </w:p>
    <w:p w14:paraId="2DA786BD" w14:textId="77777777" w:rsidR="00006059" w:rsidRDefault="00006059" w:rsidP="005E1B2B">
      <w:pPr>
        <w:jc w:val="both"/>
        <w:rPr>
          <w:rFonts w:ascii="Times New Roman" w:hAnsi="Times New Roman"/>
          <w:b/>
          <w:sz w:val="24"/>
          <w:szCs w:val="24"/>
        </w:rPr>
      </w:pPr>
    </w:p>
    <w:p w14:paraId="15865883" w14:textId="77777777" w:rsidR="00006059" w:rsidRDefault="00006059" w:rsidP="005E1B2B">
      <w:pPr>
        <w:jc w:val="both"/>
        <w:rPr>
          <w:rFonts w:ascii="Times New Roman" w:hAnsi="Times New Roman"/>
          <w:b/>
          <w:sz w:val="24"/>
          <w:szCs w:val="24"/>
        </w:rPr>
      </w:pPr>
    </w:p>
    <w:p w14:paraId="0152262B" w14:textId="77777777" w:rsidR="00006059" w:rsidRDefault="00006059" w:rsidP="005E1B2B">
      <w:pPr>
        <w:jc w:val="both"/>
        <w:rPr>
          <w:rFonts w:ascii="Times New Roman" w:hAnsi="Times New Roman"/>
          <w:b/>
          <w:sz w:val="24"/>
          <w:szCs w:val="24"/>
        </w:rPr>
      </w:pPr>
    </w:p>
    <w:p w14:paraId="52D16F17" w14:textId="77777777" w:rsidR="00006059" w:rsidRDefault="00006059" w:rsidP="005E1B2B">
      <w:pPr>
        <w:jc w:val="both"/>
        <w:rPr>
          <w:rFonts w:ascii="Times New Roman" w:hAnsi="Times New Roman"/>
          <w:b/>
          <w:sz w:val="24"/>
          <w:szCs w:val="24"/>
        </w:rPr>
      </w:pPr>
    </w:p>
    <w:p w14:paraId="522F4CE3" w14:textId="77777777" w:rsidR="00006059" w:rsidRDefault="00006059" w:rsidP="005E1B2B">
      <w:pPr>
        <w:jc w:val="both"/>
        <w:rPr>
          <w:rFonts w:ascii="Times New Roman" w:hAnsi="Times New Roman"/>
          <w:b/>
          <w:sz w:val="24"/>
          <w:szCs w:val="24"/>
        </w:rPr>
      </w:pPr>
    </w:p>
    <w:p w14:paraId="1696D0E8" w14:textId="77777777" w:rsidR="00006059" w:rsidRDefault="00006059" w:rsidP="005E1B2B">
      <w:pPr>
        <w:jc w:val="both"/>
        <w:rPr>
          <w:rFonts w:ascii="Times New Roman" w:hAnsi="Times New Roman"/>
          <w:b/>
          <w:sz w:val="24"/>
          <w:szCs w:val="24"/>
        </w:rPr>
      </w:pPr>
    </w:p>
    <w:p w14:paraId="4D6CD3BB" w14:textId="77777777" w:rsidR="00006059" w:rsidRDefault="00006059" w:rsidP="005E1B2B">
      <w:pPr>
        <w:jc w:val="both"/>
        <w:rPr>
          <w:rFonts w:ascii="Times New Roman" w:hAnsi="Times New Roman"/>
          <w:b/>
          <w:sz w:val="24"/>
          <w:szCs w:val="24"/>
        </w:rPr>
      </w:pPr>
    </w:p>
    <w:p w14:paraId="06FA627A" w14:textId="77777777" w:rsidR="007D0699" w:rsidRDefault="007D0699">
      <w:pPr>
        <w:rPr>
          <w:ins w:id="194" w:author="Asus" w:date="2025-05-08T08:40:00Z" w16du:dateUtc="2025-05-08T01:40:00Z"/>
          <w:rFonts w:ascii="Times New Roman" w:hAnsi="Times New Roman"/>
          <w:b/>
          <w:sz w:val="24"/>
          <w:szCs w:val="24"/>
        </w:rPr>
      </w:pPr>
      <w:ins w:id="195" w:author="Asus" w:date="2025-05-08T08:40:00Z" w16du:dateUtc="2025-05-08T01:40:00Z">
        <w:r>
          <w:rPr>
            <w:rFonts w:ascii="Times New Roman" w:hAnsi="Times New Roman"/>
            <w:b/>
            <w:sz w:val="24"/>
            <w:szCs w:val="24"/>
          </w:rPr>
          <w:br w:type="page"/>
        </w:r>
      </w:ins>
    </w:p>
    <w:p w14:paraId="440DDCA2" w14:textId="0222AAAD" w:rsidR="00763467" w:rsidRPr="000F3E94" w:rsidRDefault="006251A3" w:rsidP="005E1B2B">
      <w:pPr>
        <w:jc w:val="both"/>
        <w:rPr>
          <w:rFonts w:ascii="Times New Roman" w:hAnsi="Times New Roman"/>
          <w:b/>
          <w:sz w:val="24"/>
          <w:szCs w:val="24"/>
        </w:rPr>
      </w:pPr>
      <w:commentRangeStart w:id="196"/>
      <w:r>
        <w:rPr>
          <w:rFonts w:ascii="Times New Roman" w:hAnsi="Times New Roman"/>
          <w:b/>
          <w:sz w:val="24"/>
          <w:szCs w:val="24"/>
        </w:rPr>
        <w:lastRenderedPageBreak/>
        <w:t>REFERENCE</w:t>
      </w:r>
      <w:commentRangeEnd w:id="196"/>
      <w:r w:rsidR="007D0699">
        <w:rPr>
          <w:rStyle w:val="CommentReference"/>
          <w:rFonts w:ascii="Times New Roman" w:eastAsia="Times New Roman" w:hAnsi="Times New Roman"/>
          <w:lang w:val="en-US"/>
        </w:rPr>
        <w:commentReference w:id="196"/>
      </w:r>
    </w:p>
    <w:p w14:paraId="0D1F59EC" w14:textId="77777777" w:rsidR="00763467" w:rsidRPr="00594560" w:rsidRDefault="00763467" w:rsidP="005E1B2B">
      <w:pPr>
        <w:pStyle w:val="Default"/>
        <w:jc w:val="both"/>
        <w:rPr>
          <w:rFonts w:ascii="Times New Roman" w:hAnsi="Times New Roman" w:cs="Times New Roman"/>
          <w:color w:val="000000" w:themeColor="text1"/>
        </w:rPr>
      </w:pPr>
    </w:p>
    <w:p w14:paraId="00DA47E2" w14:textId="370DF147" w:rsidR="00D476B6" w:rsidRPr="004461B9" w:rsidRDefault="00D476B6" w:rsidP="004461B9">
      <w:pPr>
        <w:ind w:hanging="720"/>
        <w:jc w:val="both"/>
        <w:rPr>
          <w:rFonts w:ascii="Times New Roman" w:eastAsia="Times New Roman" w:hAnsi="Times New Roman"/>
          <w:color w:val="000000"/>
          <w:sz w:val="24"/>
          <w:szCs w:val="24"/>
          <w:lang w:val="en-ID" w:eastAsia="en-ID"/>
        </w:rPr>
      </w:pPr>
      <w:commentRangeStart w:id="197"/>
      <w:r w:rsidRPr="00DF2290">
        <w:rPr>
          <w:rFonts w:ascii="Times New Roman" w:eastAsia="Times New Roman" w:hAnsi="Times New Roman"/>
          <w:color w:val="000000"/>
          <w:sz w:val="24"/>
          <w:szCs w:val="24"/>
          <w:lang w:eastAsia="en-ID"/>
        </w:rPr>
        <w:t xml:space="preserve">Anisa, L. (2016). </w:t>
      </w:r>
      <w:r w:rsidRPr="00DF2290">
        <w:rPr>
          <w:rFonts w:ascii="Times New Roman" w:eastAsia="Times New Roman" w:hAnsi="Times New Roman"/>
          <w:i/>
          <w:iCs/>
          <w:color w:val="000000"/>
          <w:sz w:val="24"/>
          <w:szCs w:val="24"/>
          <w:lang w:eastAsia="en-ID"/>
        </w:rPr>
        <w:t>Content analysis of an english textbook for tenth graders “bahasa inggris x” published by pusat kurikulum dan perbukuan</w:t>
      </w:r>
      <w:r w:rsidRPr="00DF2290">
        <w:rPr>
          <w:rFonts w:ascii="Times New Roman" w:eastAsia="Times New Roman" w:hAnsi="Times New Roman"/>
          <w:color w:val="000000"/>
          <w:sz w:val="24"/>
          <w:szCs w:val="24"/>
          <w:lang w:eastAsia="en-ID"/>
        </w:rPr>
        <w:t>.</w:t>
      </w:r>
      <w:r>
        <w:rPr>
          <w:rFonts w:ascii="Times New Roman" w:eastAsia="Times New Roman" w:hAnsi="Times New Roman"/>
          <w:color w:val="000000"/>
          <w:sz w:val="24"/>
          <w:szCs w:val="24"/>
          <w:lang w:eastAsia="en-ID"/>
        </w:rPr>
        <w:t xml:space="preserve"> </w:t>
      </w:r>
      <w:r>
        <w:rPr>
          <w:rFonts w:ascii="Times New Roman" w:eastAsia="Times New Roman" w:hAnsi="Times New Roman"/>
          <w:color w:val="000000"/>
          <w:sz w:val="24"/>
          <w:szCs w:val="24"/>
          <w:lang w:val="en-ID" w:eastAsia="en-ID"/>
        </w:rPr>
        <w:t>[Unpublished Undergraduate Thesis] State Islamic Tulung Agung.</w:t>
      </w:r>
    </w:p>
    <w:p w14:paraId="05D5B03F" w14:textId="0EFF63F6" w:rsidR="00D476B6" w:rsidRPr="00D476B6" w:rsidRDefault="00D476B6" w:rsidP="00D476B6">
      <w:pPr>
        <w:ind w:hanging="720"/>
        <w:jc w:val="both"/>
        <w:rPr>
          <w:rFonts w:ascii="Times New Roman" w:eastAsia="Times New Roman" w:hAnsi="Times New Roman"/>
          <w:sz w:val="24"/>
          <w:szCs w:val="24"/>
          <w:lang w:val="en-ID" w:eastAsia="en-ID"/>
        </w:rPr>
      </w:pPr>
      <w:r w:rsidRPr="009809C6">
        <w:rPr>
          <w:rFonts w:ascii="Times New Roman" w:hAnsi="Times New Roman"/>
          <w:color w:val="000000"/>
          <w:sz w:val="24"/>
          <w:szCs w:val="24"/>
        </w:rPr>
        <w:t xml:space="preserve">Ayu, M., &amp; Inderawati, R. (2018). </w:t>
      </w:r>
      <w:r w:rsidRPr="009809C6">
        <w:rPr>
          <w:rFonts w:ascii="Times New Roman" w:hAnsi="Times New Roman"/>
          <w:i/>
          <w:iCs/>
          <w:color w:val="000000"/>
          <w:sz w:val="24"/>
          <w:szCs w:val="24"/>
        </w:rPr>
        <w:t>E</w:t>
      </w:r>
      <w:r>
        <w:rPr>
          <w:rFonts w:ascii="Times New Roman" w:hAnsi="Times New Roman"/>
          <w:i/>
          <w:iCs/>
          <w:color w:val="000000"/>
          <w:sz w:val="24"/>
          <w:szCs w:val="24"/>
        </w:rPr>
        <w:t>FL</w:t>
      </w:r>
      <w:r w:rsidRPr="009809C6">
        <w:rPr>
          <w:rFonts w:ascii="Times New Roman" w:hAnsi="Times New Roman"/>
          <w:i/>
          <w:iCs/>
          <w:color w:val="000000"/>
          <w:sz w:val="24"/>
          <w:szCs w:val="24"/>
        </w:rPr>
        <w:t xml:space="preserve"> textbook evaluation: the analysis of tasks presented in </w:t>
      </w:r>
      <w:r>
        <w:rPr>
          <w:rFonts w:ascii="Times New Roman" w:hAnsi="Times New Roman"/>
          <w:i/>
          <w:iCs/>
          <w:color w:val="000000"/>
          <w:sz w:val="24"/>
          <w:szCs w:val="24"/>
        </w:rPr>
        <w:t>E</w:t>
      </w:r>
      <w:r w:rsidRPr="009809C6">
        <w:rPr>
          <w:rFonts w:ascii="Times New Roman" w:hAnsi="Times New Roman"/>
          <w:i/>
          <w:iCs/>
          <w:color w:val="000000"/>
          <w:sz w:val="24"/>
          <w:szCs w:val="24"/>
        </w:rPr>
        <w:t>nglish textbook, vol 16, no 1.</w:t>
      </w:r>
      <w:r w:rsidRPr="00D476B6">
        <w:rPr>
          <w:rFonts w:ascii="Times New Roman" w:hAnsi="Times New Roman"/>
          <w:sz w:val="24"/>
          <w:szCs w:val="24"/>
        </w:rPr>
        <w:t xml:space="preserve"> </w:t>
      </w:r>
      <w:hyperlink r:id="rId14" w:history="1">
        <w:r w:rsidRPr="00D476B6">
          <w:rPr>
            <w:rStyle w:val="Hyperlink"/>
            <w:rFonts w:ascii="Times New Roman" w:hAnsi="Times New Roman"/>
            <w:color w:val="auto"/>
            <w:sz w:val="24"/>
            <w:szCs w:val="24"/>
          </w:rPr>
          <w:t>https://doi.org/10.33365/ts.v16i1.87</w:t>
        </w:r>
      </w:hyperlink>
    </w:p>
    <w:p w14:paraId="75327081" w14:textId="5B05B220" w:rsidR="00763467" w:rsidRPr="004461B9" w:rsidRDefault="00D476B6" w:rsidP="004461B9">
      <w:pPr>
        <w:ind w:hanging="720"/>
        <w:jc w:val="both"/>
        <w:rPr>
          <w:rFonts w:ascii="Times New Roman" w:eastAsia="Times New Roman" w:hAnsi="Times New Roman"/>
          <w:color w:val="000000"/>
          <w:sz w:val="24"/>
          <w:szCs w:val="24"/>
          <w:lang w:val="en-ID" w:eastAsia="en-ID"/>
        </w:rPr>
      </w:pPr>
      <w:r>
        <w:rPr>
          <w:rFonts w:ascii="Times New Roman" w:eastAsia="Times New Roman" w:hAnsi="Times New Roman"/>
          <w:color w:val="000000"/>
          <w:sz w:val="24"/>
          <w:szCs w:val="24"/>
          <w:lang w:val="en-ID" w:eastAsia="en-ID"/>
        </w:rPr>
        <w:t>Creswel, J</w:t>
      </w:r>
      <w:r w:rsidRPr="005F472D">
        <w:rPr>
          <w:rFonts w:ascii="Times New Roman" w:eastAsia="Times New Roman" w:hAnsi="Times New Roman"/>
          <w:color w:val="000000"/>
          <w:sz w:val="24"/>
          <w:szCs w:val="24"/>
          <w:lang w:val="en-ID" w:eastAsia="en-ID"/>
        </w:rPr>
        <w:t xml:space="preserve">. (2012). </w:t>
      </w:r>
      <w:r w:rsidRPr="00FC5F5E">
        <w:rPr>
          <w:rFonts w:ascii="Times New Roman" w:eastAsia="Times New Roman" w:hAnsi="Times New Roman"/>
          <w:i/>
          <w:iCs/>
          <w:color w:val="000000"/>
          <w:sz w:val="24"/>
          <w:szCs w:val="24"/>
          <w:lang w:val="en-ID" w:eastAsia="en-ID"/>
        </w:rPr>
        <w:t xml:space="preserve">Educational research: </w:t>
      </w:r>
      <w:r>
        <w:rPr>
          <w:rFonts w:ascii="Times New Roman" w:eastAsia="Times New Roman" w:hAnsi="Times New Roman"/>
          <w:i/>
          <w:iCs/>
          <w:color w:val="000000"/>
          <w:sz w:val="24"/>
          <w:szCs w:val="24"/>
          <w:lang w:val="en-ID" w:eastAsia="en-ID"/>
        </w:rPr>
        <w:t>p</w:t>
      </w:r>
      <w:r w:rsidRPr="00FC5F5E">
        <w:rPr>
          <w:rFonts w:ascii="Times New Roman" w:eastAsia="Times New Roman" w:hAnsi="Times New Roman"/>
          <w:i/>
          <w:iCs/>
          <w:color w:val="000000"/>
          <w:sz w:val="24"/>
          <w:szCs w:val="24"/>
          <w:lang w:val="en-ID" w:eastAsia="en-ID"/>
        </w:rPr>
        <w:t xml:space="preserve">lanning, conducting, and evaluating quantitative and qualitative research </w:t>
      </w:r>
      <w:r w:rsidRPr="005F472D">
        <w:rPr>
          <w:rFonts w:ascii="Times New Roman" w:eastAsia="Times New Roman" w:hAnsi="Times New Roman"/>
          <w:color w:val="000000"/>
          <w:sz w:val="24"/>
          <w:szCs w:val="24"/>
          <w:lang w:val="en-ID" w:eastAsia="en-ID"/>
        </w:rPr>
        <w:t>(4th ed.). Pearson Education Inc</w:t>
      </w:r>
    </w:p>
    <w:p w14:paraId="0D5D8690" w14:textId="1D7FE286" w:rsidR="004461B9" w:rsidRDefault="00D476B6" w:rsidP="004461B9">
      <w:pPr>
        <w:ind w:hanging="720"/>
        <w:jc w:val="both"/>
        <w:rPr>
          <w:rFonts w:ascii="Times New Roman" w:eastAsia="Times New Roman" w:hAnsi="Times New Roman"/>
          <w:sz w:val="24"/>
          <w:szCs w:val="24"/>
          <w:lang w:val="en-ID" w:eastAsia="en-ID"/>
        </w:rPr>
      </w:pPr>
      <w:r w:rsidRPr="00F83519">
        <w:rPr>
          <w:rFonts w:ascii="Times New Roman" w:eastAsia="Times New Roman" w:hAnsi="Times New Roman"/>
          <w:sz w:val="24"/>
          <w:szCs w:val="24"/>
          <w:lang w:val="en-ID" w:eastAsia="en-ID"/>
        </w:rPr>
        <w:t xml:space="preserve">Farichin, M. (2019). </w:t>
      </w:r>
      <w:r w:rsidRPr="00F83519">
        <w:rPr>
          <w:rFonts w:ascii="Times New Roman" w:eastAsia="Times New Roman" w:hAnsi="Times New Roman"/>
          <w:i/>
          <w:iCs/>
          <w:sz w:val="24"/>
          <w:szCs w:val="24"/>
          <w:lang w:val="en-ID" w:eastAsia="en-ID"/>
        </w:rPr>
        <w:t>Cunningsworth-based theory 0f textbook evaluation on when english ring’s a bell for eighth grade of junior high school published by ministry of education and culture</w:t>
      </w:r>
      <w:r w:rsidRPr="00F83519">
        <w:rPr>
          <w:rFonts w:ascii="Times New Roman" w:eastAsia="Times New Roman" w:hAnsi="Times New Roman"/>
          <w:sz w:val="24"/>
          <w:szCs w:val="24"/>
          <w:lang w:val="en-ID" w:eastAsia="en-ID"/>
        </w:rPr>
        <w:t xml:space="preserve"> </w:t>
      </w:r>
      <w:r>
        <w:rPr>
          <w:rFonts w:ascii="Times New Roman" w:eastAsia="Times New Roman" w:hAnsi="Times New Roman"/>
          <w:sz w:val="24"/>
          <w:szCs w:val="24"/>
          <w:lang w:val="en-ID" w:eastAsia="en-ID"/>
        </w:rPr>
        <w:t xml:space="preserve">[ </w:t>
      </w:r>
      <w:r>
        <w:rPr>
          <w:rFonts w:ascii="Times New Roman" w:eastAsia="Times New Roman" w:hAnsi="Times New Roman"/>
          <w:color w:val="000000"/>
          <w:sz w:val="24"/>
          <w:szCs w:val="24"/>
          <w:lang w:val="en-ID" w:eastAsia="en-ID"/>
        </w:rPr>
        <w:t xml:space="preserve">Unpublished Undergraduate Thesis]. </w:t>
      </w:r>
      <w:r>
        <w:rPr>
          <w:rFonts w:ascii="Times New Roman" w:eastAsia="Times New Roman" w:hAnsi="Times New Roman"/>
          <w:sz w:val="24"/>
          <w:szCs w:val="24"/>
          <w:lang w:val="en-ID" w:eastAsia="en-ID"/>
        </w:rPr>
        <w:t>W</w:t>
      </w:r>
      <w:r w:rsidRPr="00F83519">
        <w:rPr>
          <w:rFonts w:ascii="Times New Roman" w:eastAsia="Times New Roman" w:hAnsi="Times New Roman"/>
          <w:sz w:val="24"/>
          <w:szCs w:val="24"/>
          <w:lang w:val="en-ID" w:eastAsia="en-ID"/>
        </w:rPr>
        <w:t>alisongo university.</w:t>
      </w:r>
    </w:p>
    <w:p w14:paraId="250695A4" w14:textId="77777777" w:rsidR="004461B9" w:rsidRDefault="004461B9" w:rsidP="004461B9">
      <w:pPr>
        <w:ind w:hanging="720"/>
        <w:jc w:val="both"/>
        <w:rPr>
          <w:rFonts w:ascii="Times New Roman" w:hAnsi="Times New Roman"/>
          <w:sz w:val="24"/>
          <w:szCs w:val="24"/>
        </w:rPr>
      </w:pPr>
      <w:r w:rsidRPr="00F44437">
        <w:rPr>
          <w:rFonts w:ascii="Times New Roman" w:hAnsi="Times New Roman"/>
          <w:sz w:val="24"/>
          <w:szCs w:val="24"/>
        </w:rPr>
        <w:t>Handayani, F. (2020). Analysis Of Reading Materials In Pathway An English Textbook For Indonesian Senior High School Students. </w:t>
      </w:r>
      <w:r w:rsidRPr="00F44437">
        <w:rPr>
          <w:rFonts w:ascii="Times New Roman" w:hAnsi="Times New Roman"/>
          <w:i/>
          <w:iCs/>
          <w:sz w:val="24"/>
          <w:szCs w:val="24"/>
        </w:rPr>
        <w:t>International Journal of Technology Vocational Education and Training</w:t>
      </w:r>
      <w:r w:rsidRPr="00F44437">
        <w:rPr>
          <w:rFonts w:ascii="Times New Roman" w:hAnsi="Times New Roman"/>
          <w:sz w:val="24"/>
          <w:szCs w:val="24"/>
        </w:rPr>
        <w:t>, </w:t>
      </w:r>
      <w:r w:rsidRPr="00F44437">
        <w:rPr>
          <w:rFonts w:ascii="Times New Roman" w:hAnsi="Times New Roman"/>
          <w:i/>
          <w:iCs/>
          <w:sz w:val="24"/>
          <w:szCs w:val="24"/>
        </w:rPr>
        <w:t>1</w:t>
      </w:r>
      <w:r w:rsidRPr="00F44437">
        <w:rPr>
          <w:rFonts w:ascii="Times New Roman" w:hAnsi="Times New Roman"/>
          <w:sz w:val="24"/>
          <w:szCs w:val="24"/>
        </w:rPr>
        <w:t xml:space="preserve">(1), 67-72. </w:t>
      </w:r>
      <w:hyperlink r:id="rId15" w:history="1">
        <w:r w:rsidRPr="00335F2D">
          <w:rPr>
            <w:rStyle w:val="Hyperlink"/>
            <w:rFonts w:ascii="Times New Roman" w:hAnsi="Times New Roman"/>
            <w:color w:val="auto"/>
            <w:sz w:val="24"/>
            <w:szCs w:val="24"/>
          </w:rPr>
          <w:t>https://doi.org/10.46643/ijtvet.v1i1.23</w:t>
        </w:r>
      </w:hyperlink>
    </w:p>
    <w:p w14:paraId="08A78401" w14:textId="77777777" w:rsidR="004461B9" w:rsidRPr="00335F2D" w:rsidRDefault="004461B9" w:rsidP="004461B9">
      <w:pPr>
        <w:ind w:hanging="720"/>
        <w:jc w:val="both"/>
        <w:rPr>
          <w:rFonts w:ascii="Times New Roman" w:hAnsi="Times New Roman"/>
          <w:sz w:val="24"/>
          <w:szCs w:val="24"/>
        </w:rPr>
      </w:pPr>
      <w:r>
        <w:rPr>
          <w:rFonts w:ascii="Times New Roman" w:eastAsia="Times New Roman" w:hAnsi="Times New Roman"/>
          <w:color w:val="000000"/>
          <w:sz w:val="24"/>
          <w:szCs w:val="24"/>
          <w:lang w:eastAsia="en-ID"/>
        </w:rPr>
        <w:t>H</w:t>
      </w:r>
      <w:r w:rsidRPr="00C86BCF">
        <w:rPr>
          <w:rFonts w:ascii="Times New Roman" w:eastAsia="Times New Roman" w:hAnsi="Times New Roman"/>
          <w:color w:val="000000"/>
          <w:sz w:val="24"/>
          <w:szCs w:val="24"/>
          <w:lang w:eastAsia="en-ID"/>
        </w:rPr>
        <w:t xml:space="preserve">utchinson, T., &amp; Waters, A. (1987). </w:t>
      </w:r>
      <w:r w:rsidRPr="00C86BCF">
        <w:rPr>
          <w:rFonts w:ascii="Times New Roman" w:eastAsia="Times New Roman" w:hAnsi="Times New Roman"/>
          <w:i/>
          <w:iCs/>
          <w:color w:val="000000"/>
          <w:sz w:val="24"/>
          <w:szCs w:val="24"/>
          <w:lang w:eastAsia="en-ID"/>
        </w:rPr>
        <w:t>English for Specific Purposes: A Learning-centred</w:t>
      </w:r>
    </w:p>
    <w:p w14:paraId="5B9EFCDF" w14:textId="77777777" w:rsidR="004461B9" w:rsidRPr="004323F3" w:rsidRDefault="004461B9" w:rsidP="004461B9">
      <w:pPr>
        <w:ind w:hanging="720"/>
        <w:jc w:val="both"/>
        <w:rPr>
          <w:rFonts w:ascii="Times New Roman" w:eastAsia="Times New Roman" w:hAnsi="Times New Roman"/>
          <w:color w:val="000000"/>
          <w:sz w:val="24"/>
          <w:szCs w:val="24"/>
          <w:lang w:eastAsia="en-ID"/>
        </w:rPr>
      </w:pPr>
      <w:r w:rsidRPr="004323F3">
        <w:rPr>
          <w:rFonts w:ascii="Times New Roman" w:eastAsia="Times New Roman" w:hAnsi="Times New Roman"/>
          <w:color w:val="000000"/>
          <w:sz w:val="24"/>
          <w:szCs w:val="24"/>
          <w:lang w:eastAsia="en-ID"/>
        </w:rPr>
        <w:t>Kemdikbud. (2022). Buku Saku Tanya Jawab.</w:t>
      </w:r>
    </w:p>
    <w:p w14:paraId="2DFF60D7" w14:textId="77777777" w:rsidR="004461B9" w:rsidRPr="004323F3" w:rsidRDefault="004461B9" w:rsidP="004461B9">
      <w:pPr>
        <w:ind w:hanging="720"/>
        <w:jc w:val="both"/>
        <w:rPr>
          <w:rFonts w:ascii="Times New Roman" w:eastAsia="Times New Roman" w:hAnsi="Times New Roman"/>
          <w:color w:val="000000"/>
          <w:sz w:val="24"/>
          <w:szCs w:val="24"/>
          <w:lang w:val="sv-SE" w:eastAsia="en-ID"/>
        </w:rPr>
      </w:pPr>
      <w:r w:rsidRPr="004323F3">
        <w:rPr>
          <w:rFonts w:ascii="Times New Roman" w:eastAsia="Times New Roman" w:hAnsi="Times New Roman"/>
          <w:color w:val="000000"/>
          <w:sz w:val="24"/>
          <w:szCs w:val="24"/>
          <w:lang w:eastAsia="en-ID"/>
        </w:rPr>
        <w:t xml:space="preserve">Khoirrurijal, Fadriati, Sofia, Makrufi, A. D., Gandi, S., Muin, A., Tajeri, Fakhrudin, A., Hamdani, &amp; Suprapno. </w:t>
      </w:r>
      <w:r w:rsidRPr="004323F3">
        <w:rPr>
          <w:rFonts w:ascii="Times New Roman" w:eastAsia="Times New Roman" w:hAnsi="Times New Roman"/>
          <w:color w:val="000000"/>
          <w:sz w:val="24"/>
          <w:szCs w:val="24"/>
          <w:lang w:val="sv-SE" w:eastAsia="en-ID"/>
        </w:rPr>
        <w:t xml:space="preserve">(2022). </w:t>
      </w:r>
      <w:r w:rsidRPr="004323F3">
        <w:rPr>
          <w:rFonts w:ascii="Times New Roman" w:eastAsia="Times New Roman" w:hAnsi="Times New Roman"/>
          <w:i/>
          <w:iCs/>
          <w:color w:val="000000"/>
          <w:sz w:val="24"/>
          <w:szCs w:val="24"/>
          <w:lang w:val="sv-SE" w:eastAsia="en-ID"/>
        </w:rPr>
        <w:t>Pengembangan kurikulum merdeka</w:t>
      </w:r>
      <w:r w:rsidRPr="004323F3">
        <w:rPr>
          <w:rFonts w:ascii="Times New Roman" w:eastAsia="Times New Roman" w:hAnsi="Times New Roman"/>
          <w:color w:val="000000"/>
          <w:sz w:val="24"/>
          <w:szCs w:val="24"/>
          <w:lang w:val="sv-SE" w:eastAsia="en-ID"/>
        </w:rPr>
        <w:t>. CV. Literasi Nusantara Abadi.</w:t>
      </w:r>
    </w:p>
    <w:p w14:paraId="7278A295" w14:textId="77777777" w:rsidR="004461B9" w:rsidRPr="005F472D" w:rsidRDefault="004461B9" w:rsidP="004461B9">
      <w:pPr>
        <w:ind w:hanging="720"/>
        <w:jc w:val="both"/>
        <w:rPr>
          <w:rFonts w:ascii="Times New Roman" w:eastAsia="Times New Roman" w:hAnsi="Times New Roman"/>
          <w:sz w:val="24"/>
          <w:szCs w:val="24"/>
          <w:lang w:val="en-ID" w:eastAsia="en-ID"/>
        </w:rPr>
      </w:pPr>
      <w:r w:rsidRPr="004323F3">
        <w:rPr>
          <w:rFonts w:ascii="Times New Roman" w:eastAsia="Times New Roman" w:hAnsi="Times New Roman"/>
          <w:sz w:val="24"/>
          <w:szCs w:val="24"/>
          <w:lang w:val="sv-SE" w:eastAsia="en-ID"/>
        </w:rPr>
        <w:t xml:space="preserve">Nidaulail, A. J. (2023). </w:t>
      </w:r>
      <w:r w:rsidRPr="00DF2290">
        <w:rPr>
          <w:rFonts w:ascii="Times New Roman" w:eastAsia="Times New Roman" w:hAnsi="Times New Roman"/>
          <w:i/>
          <w:iCs/>
          <w:sz w:val="24"/>
          <w:szCs w:val="24"/>
          <w:lang w:val="en-ID" w:eastAsia="en-ID"/>
        </w:rPr>
        <w:t>Content analysis of english workbook used by the seventh graders of mudal islamic junior high school temanggung</w:t>
      </w:r>
      <w:r>
        <w:rPr>
          <w:rFonts w:ascii="Times New Roman" w:eastAsia="Times New Roman" w:hAnsi="Times New Roman"/>
          <w:i/>
          <w:iCs/>
          <w:sz w:val="24"/>
          <w:szCs w:val="24"/>
          <w:lang w:val="en-ID" w:eastAsia="en-ID"/>
        </w:rPr>
        <w:t xml:space="preserve"> </w:t>
      </w:r>
      <w:r>
        <w:rPr>
          <w:rFonts w:ascii="Times New Roman" w:eastAsia="Times New Roman" w:hAnsi="Times New Roman"/>
          <w:color w:val="000000"/>
          <w:sz w:val="24"/>
          <w:szCs w:val="24"/>
          <w:lang w:val="en-ID" w:eastAsia="en-ID"/>
        </w:rPr>
        <w:t>[Unpublished Undergraduate Thesis</w:t>
      </w:r>
      <w:r w:rsidRPr="00DF2290">
        <w:rPr>
          <w:rFonts w:ascii="Times New Roman" w:eastAsia="Times New Roman" w:hAnsi="Times New Roman"/>
          <w:color w:val="000000"/>
          <w:sz w:val="24"/>
          <w:szCs w:val="24"/>
          <w:lang w:val="en-ID" w:eastAsia="en-ID"/>
        </w:rPr>
        <w:t xml:space="preserve">]. </w:t>
      </w:r>
      <w:r w:rsidRPr="00DF2290">
        <w:rPr>
          <w:rFonts w:ascii="Times New Roman" w:eastAsia="Times New Roman" w:hAnsi="Times New Roman"/>
          <w:sz w:val="24"/>
          <w:szCs w:val="24"/>
          <w:lang w:val="en-ID" w:eastAsia="en-ID"/>
        </w:rPr>
        <w:t xml:space="preserve"> Tidar University.</w:t>
      </w:r>
    </w:p>
    <w:p w14:paraId="15450E12" w14:textId="39871324" w:rsidR="004461B9" w:rsidRDefault="004461B9" w:rsidP="004461B9">
      <w:pPr>
        <w:ind w:hanging="720"/>
        <w:jc w:val="both"/>
        <w:rPr>
          <w:rFonts w:ascii="Times New Roman" w:eastAsia="Times New Roman" w:hAnsi="Times New Roman"/>
          <w:sz w:val="24"/>
          <w:szCs w:val="24"/>
          <w:lang w:val="en-ID" w:eastAsia="en-ID"/>
        </w:rPr>
      </w:pPr>
      <w:r w:rsidRPr="00F2070A">
        <w:rPr>
          <w:rFonts w:ascii="Times New Roman" w:eastAsia="Times New Roman" w:hAnsi="Times New Roman"/>
          <w:sz w:val="24"/>
          <w:szCs w:val="24"/>
          <w:lang w:eastAsia="en-ID"/>
        </w:rPr>
        <w:t xml:space="preserve">Nisa, F. (2021). </w:t>
      </w:r>
      <w:r w:rsidRPr="00F2070A">
        <w:rPr>
          <w:rFonts w:ascii="Times New Roman" w:eastAsia="Times New Roman" w:hAnsi="Times New Roman"/>
          <w:i/>
          <w:iCs/>
          <w:sz w:val="24"/>
          <w:szCs w:val="24"/>
          <w:lang w:eastAsia="en-ID"/>
        </w:rPr>
        <w:t>Analyzing “bahasa inggris” textbook for grade x of senior high school.</w:t>
      </w:r>
      <w:r w:rsidRPr="00F2070A">
        <w:rPr>
          <w:rFonts w:ascii="Times New Roman" w:eastAsia="Times New Roman" w:hAnsi="Times New Roman"/>
          <w:sz w:val="24"/>
          <w:szCs w:val="24"/>
          <w:lang w:eastAsia="en-ID"/>
        </w:rPr>
        <w:t xml:space="preserve"> https://repository.uinjkt.ac.id/dspace/handle/123456789/61254</w:t>
      </w:r>
    </w:p>
    <w:p w14:paraId="5D76EA97" w14:textId="05688BA1" w:rsidR="00F34957" w:rsidRPr="004461B9" w:rsidRDefault="00D476B6" w:rsidP="004461B9">
      <w:pPr>
        <w:ind w:hanging="720"/>
        <w:jc w:val="both"/>
        <w:rPr>
          <w:rFonts w:ascii="Times New Roman" w:eastAsia="Times New Roman" w:hAnsi="Times New Roman"/>
          <w:sz w:val="24"/>
          <w:szCs w:val="24"/>
          <w:lang w:val="en-ID" w:eastAsia="en-ID"/>
        </w:rPr>
      </w:pPr>
      <w:r w:rsidRPr="00D476B6">
        <w:rPr>
          <w:rFonts w:ascii="Times New Roman" w:hAnsi="Times New Roman"/>
          <w:sz w:val="24"/>
          <w:szCs w:val="24"/>
          <w:lang w:val="en-ID"/>
        </w:rPr>
        <w:t xml:space="preserve">Rahmawanti, R., Sutaryah, C., &amp; Nurweni, A. (2019). The evaluation of english textbook entitled: “when english rings a bell” used by the eighth graders of junior high school. </w:t>
      </w:r>
      <w:r w:rsidRPr="00D476B6">
        <w:rPr>
          <w:rFonts w:ascii="Times New Roman" w:hAnsi="Times New Roman"/>
          <w:i/>
          <w:iCs/>
          <w:sz w:val="24"/>
          <w:szCs w:val="24"/>
          <w:lang w:val="en-ID"/>
        </w:rPr>
        <w:t>Vol B, No 1</w:t>
      </w:r>
      <w:r w:rsidRPr="00D476B6">
        <w:rPr>
          <w:rFonts w:ascii="Times New Roman" w:hAnsi="Times New Roman"/>
          <w:sz w:val="24"/>
          <w:szCs w:val="24"/>
          <w:lang w:val="en-ID"/>
        </w:rPr>
        <w:t>.</w:t>
      </w:r>
    </w:p>
    <w:p w14:paraId="1A921F7A" w14:textId="74834E67" w:rsidR="00F44437" w:rsidRPr="00F44437" w:rsidRDefault="00F34957" w:rsidP="00F44437">
      <w:pPr>
        <w:ind w:hanging="720"/>
        <w:jc w:val="both"/>
        <w:rPr>
          <w:rFonts w:ascii="Times New Roman" w:hAnsi="Times New Roman"/>
          <w:sz w:val="24"/>
          <w:szCs w:val="24"/>
          <w:u w:val="single"/>
        </w:rPr>
      </w:pPr>
      <w:r w:rsidRPr="008C3F46">
        <w:rPr>
          <w:rFonts w:ascii="Times New Roman" w:hAnsi="Times New Roman"/>
          <w:color w:val="000000"/>
          <w:sz w:val="24"/>
          <w:szCs w:val="24"/>
        </w:rPr>
        <w:t xml:space="preserve">Ripalga, &amp; Fitrawati. (2023). </w:t>
      </w:r>
      <w:r w:rsidRPr="00B22192">
        <w:rPr>
          <w:rFonts w:ascii="Times New Roman" w:hAnsi="Times New Roman"/>
          <w:i/>
          <w:iCs/>
          <w:color w:val="000000"/>
          <w:sz w:val="24"/>
          <w:szCs w:val="24"/>
        </w:rPr>
        <w:t xml:space="preserve">An </w:t>
      </w:r>
      <w:r>
        <w:rPr>
          <w:rFonts w:ascii="Times New Roman" w:hAnsi="Times New Roman"/>
          <w:i/>
          <w:iCs/>
          <w:color w:val="000000"/>
          <w:sz w:val="24"/>
          <w:szCs w:val="24"/>
        </w:rPr>
        <w:t>a</w:t>
      </w:r>
      <w:r w:rsidRPr="00B22192">
        <w:rPr>
          <w:rFonts w:ascii="Times New Roman" w:hAnsi="Times New Roman"/>
          <w:i/>
          <w:iCs/>
          <w:color w:val="000000"/>
          <w:sz w:val="24"/>
          <w:szCs w:val="24"/>
        </w:rPr>
        <w:t xml:space="preserve">nalysis of </w:t>
      </w:r>
      <w:r>
        <w:rPr>
          <w:rFonts w:ascii="Times New Roman" w:hAnsi="Times New Roman"/>
          <w:i/>
          <w:iCs/>
          <w:color w:val="000000"/>
          <w:sz w:val="24"/>
          <w:szCs w:val="24"/>
        </w:rPr>
        <w:t>q</w:t>
      </w:r>
      <w:r w:rsidRPr="00B22192">
        <w:rPr>
          <w:rFonts w:ascii="Times New Roman" w:hAnsi="Times New Roman"/>
          <w:i/>
          <w:iCs/>
          <w:color w:val="000000"/>
          <w:sz w:val="24"/>
          <w:szCs w:val="24"/>
        </w:rPr>
        <w:t xml:space="preserve">uestions on </w:t>
      </w:r>
      <w:r>
        <w:rPr>
          <w:rFonts w:ascii="Times New Roman" w:hAnsi="Times New Roman"/>
          <w:i/>
          <w:iCs/>
          <w:color w:val="000000"/>
          <w:sz w:val="24"/>
          <w:szCs w:val="24"/>
        </w:rPr>
        <w:t>r</w:t>
      </w:r>
      <w:r w:rsidRPr="00B22192">
        <w:rPr>
          <w:rFonts w:ascii="Times New Roman" w:hAnsi="Times New Roman"/>
          <w:i/>
          <w:iCs/>
          <w:color w:val="000000"/>
          <w:sz w:val="24"/>
          <w:szCs w:val="24"/>
        </w:rPr>
        <w:t xml:space="preserve">eading </w:t>
      </w:r>
      <w:r>
        <w:rPr>
          <w:rFonts w:ascii="Times New Roman" w:hAnsi="Times New Roman"/>
          <w:i/>
          <w:iCs/>
          <w:color w:val="000000"/>
          <w:sz w:val="24"/>
          <w:szCs w:val="24"/>
        </w:rPr>
        <w:t>t</w:t>
      </w:r>
      <w:r w:rsidRPr="00B22192">
        <w:rPr>
          <w:rFonts w:ascii="Times New Roman" w:hAnsi="Times New Roman"/>
          <w:i/>
          <w:iCs/>
          <w:color w:val="000000"/>
          <w:sz w:val="24"/>
          <w:szCs w:val="24"/>
        </w:rPr>
        <w:t xml:space="preserve">asks in the English </w:t>
      </w:r>
      <w:r>
        <w:rPr>
          <w:rFonts w:ascii="Times New Roman" w:hAnsi="Times New Roman"/>
          <w:i/>
          <w:iCs/>
          <w:color w:val="000000"/>
          <w:sz w:val="24"/>
          <w:szCs w:val="24"/>
        </w:rPr>
        <w:t>t</w:t>
      </w:r>
      <w:r w:rsidRPr="00B22192">
        <w:rPr>
          <w:rFonts w:ascii="Times New Roman" w:hAnsi="Times New Roman"/>
          <w:i/>
          <w:iCs/>
          <w:color w:val="000000"/>
          <w:sz w:val="24"/>
          <w:szCs w:val="24"/>
        </w:rPr>
        <w:t>extbook “</w:t>
      </w:r>
      <w:r>
        <w:rPr>
          <w:rFonts w:ascii="Times New Roman" w:hAnsi="Times New Roman"/>
          <w:i/>
          <w:iCs/>
          <w:color w:val="000000"/>
          <w:sz w:val="24"/>
          <w:szCs w:val="24"/>
        </w:rPr>
        <w:t>w</w:t>
      </w:r>
      <w:r w:rsidRPr="00B22192">
        <w:rPr>
          <w:rFonts w:ascii="Times New Roman" w:hAnsi="Times New Roman"/>
          <w:i/>
          <w:iCs/>
          <w:color w:val="000000"/>
          <w:sz w:val="24"/>
          <w:szCs w:val="24"/>
        </w:rPr>
        <w:t xml:space="preserve">ork in </w:t>
      </w:r>
      <w:r>
        <w:rPr>
          <w:rFonts w:ascii="Times New Roman" w:hAnsi="Times New Roman"/>
          <w:i/>
          <w:iCs/>
          <w:color w:val="000000"/>
          <w:sz w:val="24"/>
          <w:szCs w:val="24"/>
        </w:rPr>
        <w:t>p</w:t>
      </w:r>
      <w:r w:rsidRPr="00B22192">
        <w:rPr>
          <w:rFonts w:ascii="Times New Roman" w:hAnsi="Times New Roman"/>
          <w:i/>
          <w:iCs/>
          <w:color w:val="000000"/>
          <w:sz w:val="24"/>
          <w:szCs w:val="24"/>
        </w:rPr>
        <w:t xml:space="preserve">rogress” in </w:t>
      </w:r>
      <w:r>
        <w:rPr>
          <w:rFonts w:ascii="Times New Roman" w:hAnsi="Times New Roman"/>
          <w:i/>
          <w:iCs/>
          <w:color w:val="000000"/>
          <w:sz w:val="24"/>
          <w:szCs w:val="24"/>
        </w:rPr>
        <w:t>m</w:t>
      </w:r>
      <w:r w:rsidRPr="00B22192">
        <w:rPr>
          <w:rFonts w:ascii="Times New Roman" w:hAnsi="Times New Roman"/>
          <w:i/>
          <w:iCs/>
          <w:color w:val="000000"/>
          <w:sz w:val="24"/>
          <w:szCs w:val="24"/>
        </w:rPr>
        <w:t xml:space="preserve">erdeka </w:t>
      </w:r>
      <w:r>
        <w:rPr>
          <w:rFonts w:ascii="Times New Roman" w:hAnsi="Times New Roman"/>
          <w:i/>
          <w:iCs/>
          <w:color w:val="000000"/>
          <w:sz w:val="24"/>
          <w:szCs w:val="24"/>
        </w:rPr>
        <w:t>c</w:t>
      </w:r>
      <w:r w:rsidRPr="00B22192">
        <w:rPr>
          <w:rFonts w:ascii="Times New Roman" w:hAnsi="Times New Roman"/>
          <w:i/>
          <w:iCs/>
          <w:color w:val="000000"/>
          <w:sz w:val="24"/>
          <w:szCs w:val="24"/>
        </w:rPr>
        <w:t>urriculum.</w:t>
      </w:r>
      <w:r w:rsidRPr="008C3F46">
        <w:rPr>
          <w:rFonts w:ascii="Times New Roman" w:hAnsi="Times New Roman"/>
          <w:color w:val="000000"/>
          <w:sz w:val="24"/>
          <w:szCs w:val="24"/>
        </w:rPr>
        <w:t xml:space="preserve"> </w:t>
      </w:r>
      <w:r w:rsidRPr="008C3F46">
        <w:rPr>
          <w:rFonts w:ascii="Times New Roman" w:hAnsi="Times New Roman"/>
          <w:i/>
          <w:iCs/>
          <w:color w:val="000000"/>
          <w:sz w:val="24"/>
          <w:szCs w:val="24"/>
        </w:rPr>
        <w:t>Volume 12No. 2p 570-581</w:t>
      </w:r>
      <w:r w:rsidRPr="008C3F46">
        <w:rPr>
          <w:rFonts w:ascii="Times New Roman" w:hAnsi="Times New Roman"/>
          <w:color w:val="000000"/>
          <w:sz w:val="24"/>
          <w:szCs w:val="24"/>
        </w:rPr>
        <w:t xml:space="preserve">. </w:t>
      </w:r>
      <w:hyperlink r:id="rId16" w:history="1">
        <w:r w:rsidR="00F44437" w:rsidRPr="00F44437">
          <w:rPr>
            <w:rStyle w:val="Hyperlink"/>
            <w:rFonts w:ascii="Times New Roman" w:hAnsi="Times New Roman"/>
            <w:color w:val="auto"/>
            <w:sz w:val="24"/>
            <w:szCs w:val="24"/>
          </w:rPr>
          <w:t>https://doi.org/10.24036/jelt.v12i2.123128</w:t>
        </w:r>
      </w:hyperlink>
    </w:p>
    <w:p w14:paraId="1B4E8721" w14:textId="562DD33F" w:rsidR="004461B9" w:rsidRDefault="004461B9" w:rsidP="00F44437">
      <w:pPr>
        <w:ind w:hanging="720"/>
        <w:jc w:val="both"/>
        <w:rPr>
          <w:rFonts w:ascii="Times New Roman" w:eastAsia="Times New Roman" w:hAnsi="Times New Roman"/>
          <w:color w:val="000000"/>
          <w:sz w:val="24"/>
          <w:szCs w:val="24"/>
          <w:lang w:val="en-ID" w:eastAsia="en-ID"/>
        </w:rPr>
      </w:pPr>
      <w:r>
        <w:rPr>
          <w:rFonts w:ascii="Times New Roman" w:eastAsia="Times New Roman" w:hAnsi="Times New Roman"/>
          <w:sz w:val="24"/>
          <w:szCs w:val="24"/>
          <w:lang w:eastAsia="en-ID"/>
        </w:rPr>
        <w:t>S</w:t>
      </w:r>
      <w:r w:rsidRPr="00CC2E8D">
        <w:rPr>
          <w:rFonts w:ascii="Times New Roman" w:eastAsia="Times New Roman" w:hAnsi="Times New Roman"/>
          <w:sz w:val="24"/>
          <w:szCs w:val="24"/>
          <w:lang w:eastAsia="en-ID"/>
        </w:rPr>
        <w:t xml:space="preserve">yahid, a., suryani, y., winna, suliyyah, l., &amp; fatma. (2024, july). An Analysis of English for Specific Purposes Textbook Entitled Intelligent Bussines Based on Cunningsworth's Theory. </w:t>
      </w:r>
      <w:r w:rsidRPr="00CC2E8D">
        <w:rPr>
          <w:rFonts w:ascii="Times New Roman" w:eastAsia="Times New Roman" w:hAnsi="Times New Roman"/>
          <w:i/>
          <w:iCs/>
          <w:sz w:val="24"/>
          <w:szCs w:val="24"/>
          <w:lang w:eastAsia="en-ID"/>
        </w:rPr>
        <w:t>vol 3, no 2</w:t>
      </w:r>
      <w:r w:rsidRPr="00CC2E8D">
        <w:rPr>
          <w:rFonts w:ascii="Times New Roman" w:eastAsia="Times New Roman" w:hAnsi="Times New Roman"/>
          <w:sz w:val="24"/>
          <w:szCs w:val="24"/>
          <w:lang w:eastAsia="en-ID"/>
        </w:rPr>
        <w:t xml:space="preserve">. </w:t>
      </w:r>
      <w:r w:rsidRPr="00CC2E8D">
        <w:rPr>
          <w:rFonts w:ascii="Times New Roman" w:eastAsia="Times New Roman" w:hAnsi="Times New Roman"/>
          <w:sz w:val="24"/>
          <w:szCs w:val="24"/>
          <w:u w:val="single"/>
          <w:lang w:eastAsia="en-ID"/>
        </w:rPr>
        <w:t>https://doi.org/10.33369/espindonesia.v3i2.34318</w:t>
      </w:r>
    </w:p>
    <w:p w14:paraId="49BADAEA" w14:textId="1EF0EA05" w:rsidR="00335F2D" w:rsidRDefault="00335F2D" w:rsidP="00F44437">
      <w:pPr>
        <w:ind w:hanging="720"/>
        <w:jc w:val="both"/>
        <w:rPr>
          <w:rFonts w:ascii="Times New Roman" w:eastAsia="Times New Roman" w:hAnsi="Times New Roman"/>
          <w:color w:val="000000"/>
          <w:sz w:val="24"/>
          <w:szCs w:val="24"/>
          <w:lang w:val="en-ID" w:eastAsia="en-ID"/>
        </w:rPr>
      </w:pPr>
      <w:r w:rsidRPr="005F472D">
        <w:rPr>
          <w:rFonts w:ascii="Times New Roman" w:eastAsia="Times New Roman" w:hAnsi="Times New Roman"/>
          <w:color w:val="000000"/>
          <w:sz w:val="24"/>
          <w:szCs w:val="24"/>
          <w:lang w:val="en-ID" w:eastAsia="en-ID"/>
        </w:rPr>
        <w:t xml:space="preserve">Sugiyono. (2010). </w:t>
      </w:r>
      <w:r w:rsidRPr="00B22192">
        <w:rPr>
          <w:rFonts w:ascii="Times New Roman" w:eastAsia="Times New Roman" w:hAnsi="Times New Roman"/>
          <w:i/>
          <w:iCs/>
          <w:color w:val="000000"/>
          <w:sz w:val="24"/>
          <w:szCs w:val="24"/>
          <w:lang w:val="en-ID" w:eastAsia="en-ID"/>
        </w:rPr>
        <w:t>Metode penelitian pendidikan: (pendekatan kuantitatif, kualitatif dan R &amp; D).</w:t>
      </w:r>
      <w:r w:rsidRPr="005F472D">
        <w:rPr>
          <w:rFonts w:ascii="Times New Roman" w:eastAsia="Times New Roman" w:hAnsi="Times New Roman"/>
          <w:color w:val="000000"/>
          <w:sz w:val="24"/>
          <w:szCs w:val="24"/>
          <w:lang w:val="en-ID" w:eastAsia="en-ID"/>
        </w:rPr>
        <w:t xml:space="preserve"> Alfabeta.</w:t>
      </w:r>
    </w:p>
    <w:p w14:paraId="130C6F50" w14:textId="77777777" w:rsidR="00D476B6" w:rsidRDefault="00D476B6" w:rsidP="00D476B6">
      <w:pPr>
        <w:ind w:hanging="720"/>
        <w:jc w:val="both"/>
        <w:rPr>
          <w:rFonts w:ascii="Times New Roman" w:eastAsia="Times New Roman" w:hAnsi="Times New Roman"/>
          <w:color w:val="000000"/>
          <w:sz w:val="24"/>
          <w:szCs w:val="24"/>
          <w:lang w:val="en-ID" w:eastAsia="en-ID"/>
        </w:rPr>
      </w:pPr>
      <w:r w:rsidRPr="00F83519">
        <w:rPr>
          <w:rFonts w:ascii="Times New Roman" w:eastAsia="Times New Roman" w:hAnsi="Times New Roman"/>
          <w:color w:val="000000"/>
          <w:sz w:val="24"/>
          <w:szCs w:val="24"/>
          <w:lang w:eastAsia="en-ID"/>
        </w:rPr>
        <w:t xml:space="preserve">Wiyugo, A. (2022). </w:t>
      </w:r>
      <w:r w:rsidRPr="00F83519">
        <w:rPr>
          <w:rFonts w:ascii="Times New Roman" w:eastAsia="Times New Roman" w:hAnsi="Times New Roman"/>
          <w:i/>
          <w:iCs/>
          <w:color w:val="000000"/>
          <w:sz w:val="24"/>
          <w:szCs w:val="24"/>
          <w:lang w:eastAsia="en-ID"/>
        </w:rPr>
        <w:t xml:space="preserve">Content analysis of “headline english” textbook for 8th grade based on cunningsworth </w:t>
      </w:r>
      <w:r w:rsidRPr="00C21E40">
        <w:rPr>
          <w:rFonts w:ascii="Times New Roman" w:eastAsia="Times New Roman" w:hAnsi="Times New Roman"/>
          <w:i/>
          <w:iCs/>
          <w:color w:val="000000"/>
          <w:sz w:val="24"/>
          <w:szCs w:val="24"/>
          <w:lang w:eastAsia="en-ID"/>
        </w:rPr>
        <w:t>theory</w:t>
      </w:r>
      <w:r w:rsidRPr="00F83519">
        <w:rPr>
          <w:rFonts w:ascii="Times New Roman" w:eastAsia="Times New Roman" w:hAnsi="Times New Roman"/>
          <w:color w:val="000000"/>
          <w:sz w:val="24"/>
          <w:szCs w:val="24"/>
          <w:lang w:eastAsia="en-ID"/>
        </w:rPr>
        <w:t xml:space="preserve"> </w:t>
      </w:r>
      <w:r w:rsidRPr="008867AF">
        <w:rPr>
          <w:rFonts w:ascii="Times New Roman" w:eastAsia="Times New Roman" w:hAnsi="Times New Roman"/>
          <w:i/>
          <w:iCs/>
          <w:color w:val="000000"/>
          <w:sz w:val="24"/>
          <w:szCs w:val="24"/>
          <w:lang w:val="en-ID" w:eastAsia="en-ID"/>
        </w:rPr>
        <w:t>.</w:t>
      </w:r>
      <w:r>
        <w:rPr>
          <w:rFonts w:ascii="Times New Roman" w:eastAsia="Times New Roman" w:hAnsi="Times New Roman"/>
          <w:i/>
          <w:iCs/>
          <w:color w:val="000000"/>
          <w:sz w:val="24"/>
          <w:szCs w:val="24"/>
          <w:lang w:val="en-ID" w:eastAsia="en-ID"/>
        </w:rPr>
        <w:t xml:space="preserve"> </w:t>
      </w:r>
      <w:r>
        <w:rPr>
          <w:rFonts w:ascii="Times New Roman" w:eastAsia="Times New Roman" w:hAnsi="Times New Roman"/>
          <w:color w:val="000000"/>
          <w:sz w:val="24"/>
          <w:szCs w:val="24"/>
          <w:lang w:val="en-ID" w:eastAsia="en-ID"/>
        </w:rPr>
        <w:t xml:space="preserve">[Unpublished Undergraduate Thesis].  </w:t>
      </w:r>
      <w:r>
        <w:rPr>
          <w:rFonts w:ascii="Times New Roman" w:eastAsia="Times New Roman" w:hAnsi="Times New Roman"/>
          <w:color w:val="000000"/>
          <w:sz w:val="24"/>
          <w:szCs w:val="24"/>
          <w:lang w:eastAsia="en-ID"/>
        </w:rPr>
        <w:t>P</w:t>
      </w:r>
      <w:r w:rsidRPr="00F83519">
        <w:rPr>
          <w:rFonts w:ascii="Times New Roman" w:eastAsia="Times New Roman" w:hAnsi="Times New Roman"/>
          <w:color w:val="000000"/>
          <w:sz w:val="24"/>
          <w:szCs w:val="24"/>
          <w:lang w:eastAsia="en-ID"/>
        </w:rPr>
        <w:t xml:space="preserve">rofesor </w:t>
      </w:r>
      <w:r>
        <w:rPr>
          <w:rFonts w:ascii="Times New Roman" w:eastAsia="Times New Roman" w:hAnsi="Times New Roman"/>
          <w:color w:val="000000"/>
          <w:sz w:val="24"/>
          <w:szCs w:val="24"/>
          <w:lang w:eastAsia="en-ID"/>
        </w:rPr>
        <w:t>K</w:t>
      </w:r>
      <w:r w:rsidRPr="00F83519">
        <w:rPr>
          <w:rFonts w:ascii="Times New Roman" w:eastAsia="Times New Roman" w:hAnsi="Times New Roman"/>
          <w:color w:val="000000"/>
          <w:sz w:val="24"/>
          <w:szCs w:val="24"/>
          <w:lang w:eastAsia="en-ID"/>
        </w:rPr>
        <w:t xml:space="preserve">iai </w:t>
      </w:r>
      <w:r>
        <w:rPr>
          <w:rFonts w:ascii="Times New Roman" w:eastAsia="Times New Roman" w:hAnsi="Times New Roman"/>
          <w:color w:val="000000"/>
          <w:sz w:val="24"/>
          <w:szCs w:val="24"/>
          <w:lang w:eastAsia="en-ID"/>
        </w:rPr>
        <w:t>H</w:t>
      </w:r>
      <w:r w:rsidRPr="00F83519">
        <w:rPr>
          <w:rFonts w:ascii="Times New Roman" w:eastAsia="Times New Roman" w:hAnsi="Times New Roman"/>
          <w:color w:val="000000"/>
          <w:sz w:val="24"/>
          <w:szCs w:val="24"/>
          <w:lang w:eastAsia="en-ID"/>
        </w:rPr>
        <w:t xml:space="preserve">aji </w:t>
      </w:r>
      <w:r>
        <w:rPr>
          <w:rFonts w:ascii="Times New Roman" w:eastAsia="Times New Roman" w:hAnsi="Times New Roman"/>
          <w:color w:val="000000"/>
          <w:sz w:val="24"/>
          <w:szCs w:val="24"/>
          <w:lang w:eastAsia="en-ID"/>
        </w:rPr>
        <w:t>S</w:t>
      </w:r>
      <w:r w:rsidRPr="00F83519">
        <w:rPr>
          <w:rFonts w:ascii="Times New Roman" w:eastAsia="Times New Roman" w:hAnsi="Times New Roman"/>
          <w:color w:val="000000"/>
          <w:sz w:val="24"/>
          <w:szCs w:val="24"/>
          <w:lang w:eastAsia="en-ID"/>
        </w:rPr>
        <w:t xml:space="preserve">aifuddin </w:t>
      </w:r>
      <w:r>
        <w:rPr>
          <w:rFonts w:ascii="Times New Roman" w:eastAsia="Times New Roman" w:hAnsi="Times New Roman"/>
          <w:color w:val="000000"/>
          <w:sz w:val="24"/>
          <w:szCs w:val="24"/>
          <w:lang w:eastAsia="en-ID"/>
        </w:rPr>
        <w:t>Z</w:t>
      </w:r>
      <w:r w:rsidRPr="00F83519">
        <w:rPr>
          <w:rFonts w:ascii="Times New Roman" w:eastAsia="Times New Roman" w:hAnsi="Times New Roman"/>
          <w:color w:val="000000"/>
          <w:sz w:val="24"/>
          <w:szCs w:val="24"/>
          <w:lang w:eastAsia="en-ID"/>
        </w:rPr>
        <w:t xml:space="preserve">uhri </w:t>
      </w:r>
      <w:r>
        <w:rPr>
          <w:rFonts w:ascii="Times New Roman" w:eastAsia="Times New Roman" w:hAnsi="Times New Roman"/>
          <w:color w:val="000000"/>
          <w:sz w:val="24"/>
          <w:szCs w:val="24"/>
          <w:lang w:eastAsia="en-ID"/>
        </w:rPr>
        <w:t>state islamic U</w:t>
      </w:r>
      <w:r w:rsidRPr="00F83519">
        <w:rPr>
          <w:rFonts w:ascii="Times New Roman" w:eastAsia="Times New Roman" w:hAnsi="Times New Roman"/>
          <w:color w:val="000000"/>
          <w:sz w:val="24"/>
          <w:szCs w:val="24"/>
          <w:lang w:eastAsia="en-ID"/>
        </w:rPr>
        <w:t>niversity</w:t>
      </w:r>
      <w:r>
        <w:rPr>
          <w:rFonts w:ascii="Times New Roman" w:eastAsia="Times New Roman" w:hAnsi="Times New Roman"/>
          <w:color w:val="000000"/>
          <w:sz w:val="24"/>
          <w:szCs w:val="24"/>
          <w:lang w:eastAsia="en-ID"/>
        </w:rPr>
        <w:t>.</w:t>
      </w:r>
      <w:commentRangeEnd w:id="197"/>
      <w:r w:rsidR="007D0699">
        <w:rPr>
          <w:rStyle w:val="CommentReference"/>
          <w:rFonts w:ascii="Times New Roman" w:eastAsia="Times New Roman" w:hAnsi="Times New Roman"/>
          <w:lang w:val="en-US"/>
        </w:rPr>
        <w:commentReference w:id="197"/>
      </w:r>
    </w:p>
    <w:p w14:paraId="50033D69" w14:textId="13A0E7FF" w:rsidR="00D476B6" w:rsidRPr="005F472D" w:rsidRDefault="00D476B6" w:rsidP="004461B9">
      <w:pPr>
        <w:jc w:val="both"/>
        <w:rPr>
          <w:rFonts w:ascii="Times New Roman" w:eastAsia="Times New Roman" w:hAnsi="Times New Roman"/>
          <w:sz w:val="24"/>
          <w:szCs w:val="24"/>
          <w:lang w:val="en-ID" w:eastAsia="en-ID"/>
        </w:rPr>
      </w:pPr>
    </w:p>
    <w:p w14:paraId="19A6B690" w14:textId="77777777" w:rsidR="00335F2D" w:rsidRPr="00F44437" w:rsidRDefault="00335F2D" w:rsidP="00F44437">
      <w:pPr>
        <w:ind w:hanging="720"/>
        <w:jc w:val="both"/>
        <w:rPr>
          <w:rFonts w:ascii="Times New Roman" w:eastAsia="Times New Roman" w:hAnsi="Times New Roman"/>
          <w:sz w:val="24"/>
          <w:szCs w:val="24"/>
          <w:lang w:val="en-ID" w:eastAsia="en-ID"/>
        </w:rPr>
      </w:pPr>
    </w:p>
    <w:sectPr w:rsidR="00335F2D" w:rsidRPr="00F44437" w:rsidSect="005E1B2B">
      <w:headerReference w:type="even" r:id="rId17"/>
      <w:headerReference w:type="default" r:id="rId18"/>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2" w:author="Asus" w:date="2025-05-08T12:55:00Z" w:initials="A">
    <w:p w14:paraId="68FFC0F4" w14:textId="69151313" w:rsidR="000F3D2E" w:rsidRDefault="000F3D2E">
      <w:pPr>
        <w:pStyle w:val="CommentText"/>
      </w:pPr>
      <w:r>
        <w:rPr>
          <w:rStyle w:val="CommentReference"/>
        </w:rPr>
        <w:annotationRef/>
      </w:r>
      <w:r>
        <w:t>Combine them into one section and elaborate more on the data collection technique, for example, using documentation and the checklist</w:t>
      </w:r>
    </w:p>
  </w:comment>
  <w:comment w:id="196" w:author="Asus" w:date="2025-05-08T08:41:00Z" w:initials="A">
    <w:p w14:paraId="643177FE" w14:textId="3C6CF487" w:rsidR="007D0699" w:rsidRDefault="007D0699">
      <w:pPr>
        <w:pStyle w:val="CommentText"/>
      </w:pPr>
      <w:r>
        <w:rPr>
          <w:rStyle w:val="CommentReference"/>
        </w:rPr>
        <w:annotationRef/>
      </w:r>
      <w:r>
        <w:t>Add two references from Didascein journal</w:t>
      </w:r>
    </w:p>
  </w:comment>
  <w:comment w:id="197" w:author="Asus" w:date="2025-05-08T08:41:00Z" w:initials="A">
    <w:p w14:paraId="3C3DDE19" w14:textId="2C91FC20" w:rsidR="007D0699" w:rsidRDefault="007D0699">
      <w:pPr>
        <w:pStyle w:val="CommentText"/>
      </w:pPr>
      <w:r>
        <w:rPr>
          <w:rStyle w:val="CommentReference"/>
        </w:rPr>
        <w:annotationRef/>
      </w:r>
      <w:r>
        <w:t>Rearrange the reference list using Mendeley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FFC0F4" w15:done="0"/>
  <w15:commentEx w15:paraId="643177FE" w15:done="0"/>
  <w15:commentEx w15:paraId="3C3DDE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65BFD3" w16cex:dateUtc="2025-05-08T05:55:00Z"/>
  <w16cex:commentExtensible w16cex:durableId="60DB50DA" w16cex:dateUtc="2025-05-08T01:41:00Z"/>
  <w16cex:commentExtensible w16cex:durableId="5CBEE7A4" w16cex:dateUtc="2025-05-08T01: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FFC0F4" w16cid:durableId="7A65BFD3"/>
  <w16cid:commentId w16cid:paraId="643177FE" w16cid:durableId="60DB50DA"/>
  <w16cid:commentId w16cid:paraId="3C3DDE19" w16cid:durableId="5CBEE7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ECA43" w14:textId="77777777" w:rsidR="009118EA" w:rsidRDefault="009118EA" w:rsidP="00821842">
      <w:r>
        <w:separator/>
      </w:r>
    </w:p>
  </w:endnote>
  <w:endnote w:type="continuationSeparator" w:id="0">
    <w:p w14:paraId="7C6383AD" w14:textId="77777777" w:rsidR="009118EA" w:rsidRDefault="009118EA"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9ECD9" w14:textId="77777777" w:rsidR="009118EA" w:rsidRDefault="009118EA" w:rsidP="00821842">
      <w:r>
        <w:separator/>
      </w:r>
    </w:p>
  </w:footnote>
  <w:footnote w:type="continuationSeparator" w:id="0">
    <w:p w14:paraId="133BE920" w14:textId="77777777" w:rsidR="009118EA" w:rsidRDefault="009118EA"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08ECF3D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006059">
      <w:rPr>
        <w:rFonts w:ascii="Garamond" w:hAnsi="Garamond"/>
        <w:sz w:val="24"/>
        <w:szCs w:val="24"/>
        <w:lang w:val="id-ID"/>
      </w:rPr>
      <w:t>November</w:t>
    </w:r>
    <w:r>
      <w:rPr>
        <w:rFonts w:ascii="Garamond" w:hAnsi="Garamond"/>
        <w:sz w:val="24"/>
        <w:szCs w:val="24"/>
        <w:lang w:val="id-ID"/>
      </w:rPr>
      <w:t xml:space="preserve"> 202</w:t>
    </w:r>
    <w:r w:rsidR="00006059">
      <w:rPr>
        <w:rFonts w:ascii="Garamond" w:hAnsi="Garamond"/>
        <w:sz w:val="24"/>
        <w:szCs w:val="24"/>
        <w:lang w:val="id-ID"/>
      </w:rPr>
      <w:t>4</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5920"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400CA2"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6FB29A55"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r>
    <w:r w:rsidR="00006059">
      <w:rPr>
        <w:rFonts w:ascii="Garamond" w:hAnsi="Garamond"/>
        <w:sz w:val="24"/>
        <w:szCs w:val="24"/>
        <w:lang w:val="id-ID"/>
      </w:rPr>
      <w:t>November</w:t>
    </w:r>
    <w:r w:rsidR="00F658B4">
      <w:rPr>
        <w:rFonts w:ascii="Garamond" w:hAnsi="Garamond"/>
        <w:sz w:val="24"/>
        <w:szCs w:val="24"/>
        <w:lang w:val="id-ID"/>
      </w:rPr>
      <w:t xml:space="preserve"> 202</w:t>
    </w:r>
    <w:r w:rsidR="00006059">
      <w:rPr>
        <w:rFonts w:ascii="Garamond" w:hAnsi="Garamond"/>
        <w:sz w:val="24"/>
        <w:szCs w:val="24"/>
        <w:lang w:val="id-ID"/>
      </w:rPr>
      <w:t>4</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0CEAD2"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9486096"/>
    <w:multiLevelType w:val="hybridMultilevel"/>
    <w:tmpl w:val="A18AAF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39CD39F2"/>
    <w:multiLevelType w:val="multilevel"/>
    <w:tmpl w:val="6F1845D0"/>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448F6EA9"/>
    <w:multiLevelType w:val="multilevel"/>
    <w:tmpl w:val="353A692C"/>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0652FB3"/>
    <w:multiLevelType w:val="multilevel"/>
    <w:tmpl w:val="50402458"/>
    <w:lvl w:ilvl="0">
      <w:start w:val="4"/>
      <w:numFmt w:val="decimal"/>
      <w:lvlText w:val="%1"/>
      <w:lvlJc w:val="left"/>
      <w:pPr>
        <w:ind w:left="480" w:hanging="480"/>
      </w:pPr>
      <w:rPr>
        <w:rFonts w:hint="default"/>
      </w:rPr>
    </w:lvl>
    <w:lvl w:ilvl="1">
      <w:start w:val="1"/>
      <w:numFmt w:val="decimal"/>
      <w:lvlText w:val="%1.%2"/>
      <w:lvlJc w:val="left"/>
      <w:pPr>
        <w:ind w:left="551" w:hanging="480"/>
      </w:pPr>
      <w:rPr>
        <w:rFonts w:hint="default"/>
      </w:rPr>
    </w:lvl>
    <w:lvl w:ilvl="2">
      <w:start w:val="6"/>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368" w:hanging="1800"/>
      </w:pPr>
      <w:rPr>
        <w:rFonts w:hint="default"/>
      </w:rPr>
    </w:lvl>
  </w:abstractNum>
  <w:abstractNum w:abstractNumId="7" w15:restartNumberingAfterBreak="0">
    <w:nsid w:val="72B60FD7"/>
    <w:multiLevelType w:val="multilevel"/>
    <w:tmpl w:val="84E8360E"/>
    <w:lvl w:ilvl="0">
      <w:start w:val="1"/>
      <w:numFmt w:val="decimal"/>
      <w:lvlText w:val="%1."/>
      <w:lvlJc w:val="left"/>
      <w:pPr>
        <w:ind w:left="927" w:hanging="360"/>
      </w:pPr>
      <w:rPr>
        <w:rFonts w:hint="default"/>
        <w:b w:val="0"/>
        <w:bCs/>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8" w15:restartNumberingAfterBreak="0">
    <w:nsid w:val="7CCE3DB3"/>
    <w:multiLevelType w:val="multilevel"/>
    <w:tmpl w:val="E654D98A"/>
    <w:lvl w:ilvl="0">
      <w:start w:val="1"/>
      <w:numFmt w:val="decimal"/>
      <w:lvlText w:val="%1."/>
      <w:lvlJc w:val="left"/>
      <w:pPr>
        <w:ind w:left="502" w:hanging="360"/>
      </w:pPr>
      <w:rPr>
        <w:rFonts w:hint="default"/>
      </w:rPr>
    </w:lvl>
    <w:lvl w:ilvl="1">
      <w:start w:val="1"/>
      <w:numFmt w:val="decimal"/>
      <w:isLgl/>
      <w:lvlText w:val="%1.%2"/>
      <w:lvlJc w:val="left"/>
      <w:pPr>
        <w:ind w:left="682" w:hanging="540"/>
      </w:pPr>
      <w:rPr>
        <w:rFonts w:hint="default"/>
        <w:b/>
      </w:rPr>
    </w:lvl>
    <w:lvl w:ilvl="2">
      <w:start w:val="2"/>
      <w:numFmt w:val="decimal"/>
      <w:isLgl/>
      <w:lvlText w:val="%1.%2.%3"/>
      <w:lvlJc w:val="left"/>
      <w:pPr>
        <w:ind w:left="862" w:hanging="720"/>
      </w:pPr>
      <w:rPr>
        <w:rFonts w:hint="default"/>
        <w:b/>
      </w:rPr>
    </w:lvl>
    <w:lvl w:ilvl="3">
      <w:start w:val="1"/>
      <w:numFmt w:val="decimal"/>
      <w:isLgl/>
      <w:lvlText w:val="%1.%2.%3.%4"/>
      <w:lvlJc w:val="left"/>
      <w:pPr>
        <w:ind w:left="862" w:hanging="720"/>
      </w:pPr>
      <w:rPr>
        <w:rFonts w:hint="default"/>
        <w:b/>
      </w:rPr>
    </w:lvl>
    <w:lvl w:ilvl="4">
      <w:start w:val="1"/>
      <w:numFmt w:val="decimal"/>
      <w:isLgl/>
      <w:lvlText w:val="%1.%2.%3.%4.%5"/>
      <w:lvlJc w:val="left"/>
      <w:pPr>
        <w:ind w:left="1222" w:hanging="1080"/>
      </w:pPr>
      <w:rPr>
        <w:rFonts w:hint="default"/>
        <w:b/>
      </w:rPr>
    </w:lvl>
    <w:lvl w:ilvl="5">
      <w:start w:val="1"/>
      <w:numFmt w:val="decimal"/>
      <w:isLgl/>
      <w:lvlText w:val="%1.%2.%3.%4.%5.%6"/>
      <w:lvlJc w:val="left"/>
      <w:pPr>
        <w:ind w:left="1222" w:hanging="1080"/>
      </w:pPr>
      <w:rPr>
        <w:rFonts w:hint="default"/>
        <w:b/>
      </w:rPr>
    </w:lvl>
    <w:lvl w:ilvl="6">
      <w:start w:val="1"/>
      <w:numFmt w:val="decimal"/>
      <w:isLgl/>
      <w:lvlText w:val="%1.%2.%3.%4.%5.%6.%7"/>
      <w:lvlJc w:val="left"/>
      <w:pPr>
        <w:ind w:left="1582" w:hanging="1440"/>
      </w:pPr>
      <w:rPr>
        <w:rFonts w:hint="default"/>
        <w:b/>
      </w:rPr>
    </w:lvl>
    <w:lvl w:ilvl="7">
      <w:start w:val="1"/>
      <w:numFmt w:val="decimal"/>
      <w:isLgl/>
      <w:lvlText w:val="%1.%2.%3.%4.%5.%6.%7.%8"/>
      <w:lvlJc w:val="left"/>
      <w:pPr>
        <w:ind w:left="1582" w:hanging="1440"/>
      </w:pPr>
      <w:rPr>
        <w:rFonts w:hint="default"/>
        <w:b/>
      </w:rPr>
    </w:lvl>
    <w:lvl w:ilvl="8">
      <w:start w:val="1"/>
      <w:numFmt w:val="decimal"/>
      <w:isLgl/>
      <w:lvlText w:val="%1.%2.%3.%4.%5.%6.%7.%8.%9"/>
      <w:lvlJc w:val="left"/>
      <w:pPr>
        <w:ind w:left="1942" w:hanging="1800"/>
      </w:pPr>
      <w:rPr>
        <w:rFonts w:hint="default"/>
        <w:b/>
      </w:rPr>
    </w:lvl>
  </w:abstractNum>
  <w:num w:numId="1" w16cid:durableId="53243195">
    <w:abstractNumId w:val="2"/>
  </w:num>
  <w:num w:numId="2" w16cid:durableId="2000424458">
    <w:abstractNumId w:val="0"/>
  </w:num>
  <w:num w:numId="3" w16cid:durableId="2142919296">
    <w:abstractNumId w:val="3"/>
  </w:num>
  <w:num w:numId="4" w16cid:durableId="687216306">
    <w:abstractNumId w:val="1"/>
  </w:num>
  <w:num w:numId="5" w16cid:durableId="1744182277">
    <w:abstractNumId w:val="7"/>
  </w:num>
  <w:num w:numId="6" w16cid:durableId="1278567274">
    <w:abstractNumId w:val="8"/>
  </w:num>
  <w:num w:numId="7" w16cid:durableId="1661233150">
    <w:abstractNumId w:val="4"/>
  </w:num>
  <w:num w:numId="8" w16cid:durableId="1646010075">
    <w:abstractNumId w:val="6"/>
  </w:num>
  <w:num w:numId="9" w16cid:durableId="30909143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06059"/>
    <w:rsid w:val="00055654"/>
    <w:rsid w:val="000D7C53"/>
    <w:rsid w:val="000F3D2E"/>
    <w:rsid w:val="000F3E94"/>
    <w:rsid w:val="001174A6"/>
    <w:rsid w:val="00127A39"/>
    <w:rsid w:val="001337AC"/>
    <w:rsid w:val="00146FDE"/>
    <w:rsid w:val="00161925"/>
    <w:rsid w:val="001D73B5"/>
    <w:rsid w:val="001F49FA"/>
    <w:rsid w:val="00214FF2"/>
    <w:rsid w:val="00245F89"/>
    <w:rsid w:val="002476E3"/>
    <w:rsid w:val="002D1635"/>
    <w:rsid w:val="00302162"/>
    <w:rsid w:val="00335F2D"/>
    <w:rsid w:val="00362B06"/>
    <w:rsid w:val="00395A23"/>
    <w:rsid w:val="00397A52"/>
    <w:rsid w:val="003F7A9E"/>
    <w:rsid w:val="004323F3"/>
    <w:rsid w:val="004461B9"/>
    <w:rsid w:val="00462988"/>
    <w:rsid w:val="00475E20"/>
    <w:rsid w:val="004A0A1D"/>
    <w:rsid w:val="004B50F8"/>
    <w:rsid w:val="004E24DE"/>
    <w:rsid w:val="00502F05"/>
    <w:rsid w:val="0052087C"/>
    <w:rsid w:val="00585E73"/>
    <w:rsid w:val="00593FAB"/>
    <w:rsid w:val="00594560"/>
    <w:rsid w:val="005E04A0"/>
    <w:rsid w:val="005E1B2B"/>
    <w:rsid w:val="006251A3"/>
    <w:rsid w:val="00673E74"/>
    <w:rsid w:val="006A4B31"/>
    <w:rsid w:val="006E79BF"/>
    <w:rsid w:val="0070516B"/>
    <w:rsid w:val="007077DF"/>
    <w:rsid w:val="007473B2"/>
    <w:rsid w:val="007526CD"/>
    <w:rsid w:val="00763467"/>
    <w:rsid w:val="0077317C"/>
    <w:rsid w:val="0078455F"/>
    <w:rsid w:val="007A092F"/>
    <w:rsid w:val="007A3AFF"/>
    <w:rsid w:val="007C435F"/>
    <w:rsid w:val="007D0699"/>
    <w:rsid w:val="008042D6"/>
    <w:rsid w:val="00821842"/>
    <w:rsid w:val="0083015A"/>
    <w:rsid w:val="00885B4C"/>
    <w:rsid w:val="008964B9"/>
    <w:rsid w:val="008D1536"/>
    <w:rsid w:val="008E1F35"/>
    <w:rsid w:val="00905905"/>
    <w:rsid w:val="009118EA"/>
    <w:rsid w:val="00923949"/>
    <w:rsid w:val="009309B8"/>
    <w:rsid w:val="00952227"/>
    <w:rsid w:val="009A2257"/>
    <w:rsid w:val="009E6F2A"/>
    <w:rsid w:val="00A0331E"/>
    <w:rsid w:val="00A165B9"/>
    <w:rsid w:val="00A21B66"/>
    <w:rsid w:val="00A72E51"/>
    <w:rsid w:val="00AA4E25"/>
    <w:rsid w:val="00AF0FC7"/>
    <w:rsid w:val="00B8659F"/>
    <w:rsid w:val="00B943B7"/>
    <w:rsid w:val="00BE79AD"/>
    <w:rsid w:val="00BF3A04"/>
    <w:rsid w:val="00C7205C"/>
    <w:rsid w:val="00CE64D6"/>
    <w:rsid w:val="00CF76AC"/>
    <w:rsid w:val="00D003BB"/>
    <w:rsid w:val="00D02066"/>
    <w:rsid w:val="00D476B6"/>
    <w:rsid w:val="00D93508"/>
    <w:rsid w:val="00DA11C1"/>
    <w:rsid w:val="00DD1135"/>
    <w:rsid w:val="00DE6DA8"/>
    <w:rsid w:val="00DF4413"/>
    <w:rsid w:val="00E101D2"/>
    <w:rsid w:val="00E23CC4"/>
    <w:rsid w:val="00E351FF"/>
    <w:rsid w:val="00E37659"/>
    <w:rsid w:val="00E43E26"/>
    <w:rsid w:val="00F347AB"/>
    <w:rsid w:val="00F34957"/>
    <w:rsid w:val="00F367FE"/>
    <w:rsid w:val="00F44437"/>
    <w:rsid w:val="00F54470"/>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A07DEAB3-1F1F-425A-8C91-584D8D662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7C435F"/>
    <w:rPr>
      <w:color w:val="605E5C"/>
      <w:shd w:val="clear" w:color="auto" w:fill="E1DFDD"/>
    </w:rPr>
  </w:style>
  <w:style w:type="table" w:styleId="PlainTable2">
    <w:name w:val="Plain Table 2"/>
    <w:basedOn w:val="TableNormal"/>
    <w:uiPriority w:val="42"/>
    <w:rsid w:val="001D73B5"/>
    <w:rPr>
      <w:rFonts w:asciiTheme="minorHAnsi" w:hAnsiTheme="minorHAnsi" w:cstheme="minorBidi"/>
      <w:kern w:val="2"/>
      <w:lang w:val="en-ID"/>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127A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doi.org/10.24036/jelt.v12i2.123128"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https://doi.org/10.46643/ijtvet.v1i1.23" TargetMode="External"/><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33365/ts.v16i1.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Pages>
  <Words>6317</Words>
  <Characters>37019</Characters>
  <Application>Microsoft Office Word</Application>
  <DocSecurity>0</DocSecurity>
  <Lines>627</Lines>
  <Paragraphs>164</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43172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13</cp:revision>
  <dcterms:created xsi:type="dcterms:W3CDTF">2025-03-08T07:56:00Z</dcterms:created>
  <dcterms:modified xsi:type="dcterms:W3CDTF">2025-05-11T04:23:00Z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75f29b93fdcc12989dc7ef649b74fc59bcb989781d400ad156c73cb4af6f6372</vt:lpwstr>
  </property>
</Properties>
</file>