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8B2F4">
      <w:pPr>
        <w:contextualSpacing/>
        <w:jc w:val="center"/>
        <w:rPr>
          <w:rFonts w:ascii="Times New Roman" w:hAnsi="Times New Roman"/>
          <w:b/>
          <w:bCs/>
          <w:sz w:val="24"/>
          <w:szCs w:val="24"/>
          <w:lang w:val="zh-CN"/>
        </w:rPr>
      </w:pPr>
      <w:commentRangeStart w:id="0"/>
      <w:bookmarkStart w:id="0" w:name="_Hlk195255243"/>
      <w:r>
        <w:rPr>
          <w:rFonts w:ascii="Times New Roman" w:hAnsi="Times New Roman"/>
          <w:b/>
          <w:bCs/>
          <w:sz w:val="24"/>
          <w:szCs w:val="24"/>
          <w:lang w:val="zh-CN"/>
        </w:rPr>
        <w:t>THE IMPACT OF QUIZ-QUIZ TRADE TECHNIQUE ON TENTH GRADERS' SPEAKING ABILITY AT SMA PGRI 1 PALEMBANG</w:t>
      </w:r>
      <w:commentRangeEnd w:id="0"/>
      <w:r>
        <w:commentReference w:id="0"/>
      </w:r>
      <w:r>
        <w:rPr>
          <w:rFonts w:ascii="Times New Roman" w:hAnsi="Times New Roman"/>
          <w:b/>
          <w:bCs/>
          <w:sz w:val="24"/>
          <w:szCs w:val="24"/>
          <w:lang w:val="zh-CN"/>
        </w:rPr>
        <w:t xml:space="preserve"> </w:t>
      </w:r>
    </w:p>
    <w:bookmarkEnd w:id="0"/>
    <w:p w14:paraId="53898AFD">
      <w:pPr>
        <w:contextualSpacing/>
        <w:jc w:val="center"/>
        <w:rPr>
          <w:rFonts w:ascii="Times New Roman" w:hAnsi="Times New Roman"/>
          <w:b/>
          <w:sz w:val="24"/>
          <w:szCs w:val="24"/>
        </w:rPr>
      </w:pPr>
    </w:p>
    <w:p w14:paraId="4E21297B">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lang w:val="zh-CN"/>
        </w:rPr>
        <w:t xml:space="preserve">This study focuses on the application of the Quiz-Quiz Trade Technique to assist tenth-grade students in improving their speaking ability. The Quiz-Quiz Trade Technique is a cooperative learning strategy that provides opportunities for students to engage in speaking practice. The objective of this study was to determine the substantial enhancement in speaking abilities by using the Quiz-Quiz Trade Technique among tenth graders at SMA PGRI 1 Palembang, as well as to examine the difference in speaking skills between students taught with this technique and those who were not. This study employed a quasi-experimental design. The population consisted of tenth-grade students at SMA PGRI 1 Palembang during the academic year 2024-2025. Purposive sampling was used to select 70 students, divided into two groups: the experimental group and the control group, each comprising 35 students. Data were gathered through speaking tests conducted twice. The data analysis utilized paired sample t-test and independent sample t-test. The Paired Sample T-Test results indicated a significant improvement in the speaking ability of the tenth graders using the Quiz-Quiz Trade Technique. </w:t>
      </w:r>
      <w:commentRangeStart w:id="1"/>
      <w:r>
        <w:rPr>
          <w:rFonts w:ascii="Times New Roman" w:hAnsi="Times New Roman"/>
          <w:lang w:val="zh-CN"/>
        </w:rPr>
        <w:t xml:space="preserve">The experimental group's average pretest score increased from 28.91 to 49.94, while the control group’s scores rose from 27.77 to 40.17. </w:t>
      </w:r>
      <w:commentRangeEnd w:id="1"/>
      <w:r>
        <w:commentReference w:id="1"/>
      </w:r>
      <w:r>
        <w:rPr>
          <w:rFonts w:ascii="Times New Roman" w:hAnsi="Times New Roman"/>
          <w:lang w:val="zh-CN"/>
        </w:rPr>
        <w:t>The Independent Sample T-Test results revealed a significant difference in speaking skills between the students who received instruction using the Quiz-Quiz Trade Technique and those who did not.</w:t>
      </w:r>
    </w:p>
    <w:p w14:paraId="55CC6EF4">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Q</w:t>
      </w:r>
      <w:commentRangeStart w:id="2"/>
      <w:r>
        <w:rPr>
          <w:rFonts w:ascii="Times New Roman" w:hAnsi="Times New Roman"/>
          <w:i/>
        </w:rPr>
        <w:t>uiz-Quiz Trade Technique, Speaking Skill</w:t>
      </w:r>
      <w:commentRangeEnd w:id="2"/>
      <w:r>
        <w:commentReference w:id="2"/>
      </w:r>
    </w:p>
    <w:p w14:paraId="5A91DBA1">
      <w:pPr>
        <w:contextualSpacing/>
        <w:rPr>
          <w:rFonts w:ascii="Times New Roman" w:hAnsi="Times New Roman"/>
          <w:color w:val="FF0000"/>
        </w:rPr>
      </w:pPr>
    </w:p>
    <w:p w14:paraId="28A39FA8">
      <w:pPr>
        <w:contextualSpacing/>
        <w:rPr>
          <w:rFonts w:ascii="Times New Roman" w:hAnsi="Times New Roman"/>
          <w:color w:val="FF0000"/>
        </w:rPr>
      </w:pPr>
      <w:r>
        <w:rPr>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830C6A6">
      <w:pPr>
        <w:rPr>
          <w:rFonts w:ascii="Times New Roman" w:hAnsi="Times New Roman"/>
          <w:b/>
          <w:sz w:val="24"/>
          <w:szCs w:val="24"/>
        </w:rPr>
      </w:pPr>
    </w:p>
    <w:p w14:paraId="7241A73E">
      <w:pPr>
        <w:contextualSpacing/>
        <w:jc w:val="center"/>
        <w:rPr>
          <w:rFonts w:ascii="Times New Roman" w:hAnsi="Times New Roman"/>
          <w:b/>
          <w:sz w:val="24"/>
          <w:szCs w:val="24"/>
        </w:rPr>
      </w:pPr>
      <w:r>
        <w:rPr>
          <w:rFonts w:ascii="Times New Roman" w:hAnsi="Times New Roman"/>
          <w:b/>
          <w:sz w:val="24"/>
          <w:szCs w:val="24"/>
        </w:rPr>
        <w:t>DAMPAK TEKNIK QUIZ-QUIZ TRADE TERHADAP KEMAMPUAN BERBICARA SISWA KELAS X DI SMA PGRI 1 PALEMBANG</w:t>
      </w:r>
    </w:p>
    <w:p w14:paraId="64AD2AAE">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rPr>
        <w:t>Penelitian ini membahas tentang penggunaan Teknik Quiz-Quiz Trade untuk membantu siswa kelas sepuluh dalam meningkatkan keterampilan berbicara mereka. Teknik Quiz-Quiz Trade merupakan metode pembelajaran kooperatif yang memungkinkan siswa untuk berlatih berbicara. Tujuan dari penelitian ini adalah untuk mengetahui peningkatan signifikan dalam kemampuan berbicara dengan menggunakan Teknik Quiz-Quiz Trade pada siswa kelas sepuluh di SMA PGRI 1 Palembang, serta melihat perbedaan kemampuan berbicara antara siswa yang diajar dengan Teknik Quiz-Quiz Trade dan yang tidak. Penelitian ini menggunakan metode kuasi eksperimen. Populasi penelitian adalah siswa kelas sepuluh SMA PGRI 1 Palembang pada tahun akademik 2024-2025. Teknik purposive sampling digunakan untuk memilih sampel sebanyak 70 siswa yang dibagi menjadi dua kelompok, yaitu kelompok eksperimen dan kelompok kontrol, masing-masing terdiri dari 35 siswa. Data dikumpulkan melalui tes berbicara yang dilakukan dua kali. Analisis data menggunakan uji t berpasangan dan uji t bebas. Hasil uji t berpasangan menunjukkan adanya peningkatan signifikan dalam kemampuan berbicara siswa kelas sepuluh yang menggunakan Teknik Quiz-Quiz Trade. Rata-rata nilai pretest kelompok eksperimen meningkat dari 28,91 menjadi 49,94, sedangkan nilai rata-rata kelompok kontrol meningkat dari 27,77 menjadi 40,17. Hasil uji t bebas menunjukkan adanya perbedaan signifikan dalam kemampuan berbicara antara siswa yang diajar menggunakan Teknik Quiz-Quiz Trade dan yang tidak.</w:t>
      </w:r>
    </w:p>
    <w:p w14:paraId="624B2EC0">
      <w:pPr>
        <w:tabs>
          <w:tab w:val="left" w:pos="8647"/>
        </w:tabs>
        <w:spacing w:before="240"/>
        <w:ind w:left="540" w:right="429"/>
        <w:rPr>
          <w:rFonts w:ascii="Times New Roman" w:hAnsi="Times New Roman"/>
          <w:i/>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r>
        <w:rPr>
          <w:lang w:eastAsia="id-ID"/>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Teknik Quiz-Quiz Trade, Kemampuan Berbicara</w:t>
      </w:r>
    </w:p>
    <w:p w14:paraId="0F81C328">
      <w:pPr>
        <w:spacing w:line="360" w:lineRule="auto"/>
        <w:ind w:right="-46"/>
        <w:jc w:val="both"/>
        <w:rPr>
          <w:rFonts w:ascii="Times New Roman" w:hAnsi="Times New Roman"/>
          <w:b/>
          <w:bCs/>
          <w:sz w:val="24"/>
          <w:szCs w:val="24"/>
        </w:rPr>
      </w:pPr>
      <w:commentRangeStart w:id="3"/>
      <w:r>
        <w:rPr>
          <w:rFonts w:ascii="Times New Roman" w:hAnsi="Times New Roman"/>
          <w:b/>
          <w:bCs/>
          <w:sz w:val="24"/>
          <w:szCs w:val="24"/>
        </w:rPr>
        <w:t>INTRODUCTION</w:t>
      </w:r>
      <w:commentRangeEnd w:id="3"/>
      <w:r>
        <w:commentReference w:id="3"/>
      </w:r>
    </w:p>
    <w:p w14:paraId="5DE5F9B7">
      <w:pPr>
        <w:pStyle w:val="72"/>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 xml:space="preserve">   E</w:t>
      </w:r>
    </w:p>
    <w:p w14:paraId="778A9309">
      <w:pPr>
        <w:pStyle w:val="72"/>
        <w:ind w:firstLine="0"/>
        <w:rPr>
          <w:sz w:val="24"/>
          <w:lang w:val="zh-CN" w:eastAsia="id-ID"/>
        </w:rPr>
      </w:pPr>
      <w:r>
        <w:rPr>
          <w:sz w:val="24"/>
          <w:lang w:val="zh-CN" w:eastAsia="id-ID"/>
        </w:rPr>
        <w:t>nglish has become essential worldwide as a means to improve life opportunities. As a global language, English plays a crucial role across various aspects of daily life (Winaldo &amp; Oktaviani, 2022). The function of English in education has evolved significantly over time. In the 21st century, English teaching emphasizes the integration of technology, critical thinking, and digital literacy skills. Utilizing online tools enriches learning by providing authentic experiences that enhance various facets of English language development (Mahanipuna, 2023).</w:t>
      </w:r>
    </w:p>
    <w:p w14:paraId="1A37B336">
      <w:pPr>
        <w:pStyle w:val="72"/>
        <w:ind w:firstLine="709"/>
        <w:rPr>
          <w:sz w:val="24"/>
          <w:lang w:val="zh-CN" w:eastAsia="id-ID"/>
        </w:rPr>
      </w:pPr>
      <w:r>
        <w:rPr>
          <w:sz w:val="24"/>
          <w:lang w:val="zh-CN" w:eastAsia="id-ID"/>
        </w:rPr>
        <w:t>Fundamental competencies in English are the basis for effective communication and language mastery. Among the four language skills, speaking is especially important since it facilitates verbal interaction. Given English’s widespread use globally, students must cultivate strong communication abilities to succeed in their fields. Therefore, classrooms serve as ideal environments to foster strong speaking skills (Rao, 2019). Prior studies have highlighted that speaking is a productive skill that can be directly observed, allowing students to share information, express their ideas, and convey emotions (Brown as cited in Crisianita &amp; Mandasari, 2022).</w:t>
      </w:r>
    </w:p>
    <w:p w14:paraId="65E2EAAB">
      <w:pPr>
        <w:pStyle w:val="72"/>
        <w:ind w:firstLine="709"/>
        <w:rPr>
          <w:sz w:val="24"/>
          <w:lang w:val="zh-CN" w:eastAsia="id-ID"/>
        </w:rPr>
      </w:pPr>
      <w:r>
        <w:rPr>
          <w:sz w:val="24"/>
          <w:lang w:val="zh-CN" w:eastAsia="id-ID"/>
        </w:rPr>
        <w:t>Speaking is a critical component of language, enabling oral communication between speakers and listeners (Aziz &amp; Kashinathan, 2021). However, mastering speaking is challenging for many students. Of the four language skills, speaking is considered the most difficult because it requires courage and readiness to communicate effectively (Brown as cited in Gani, Fajrina, &amp; Hanifa, 2015). Many students struggle with speaking due to various factors, including limited opportunities to practice outside the classroom (Aziz &amp; Kashinathan, 2021). Nonetheless, among the four skills, speaking is regarded as a fundamental ability to be thoroughly mastered in learning a new language (Nunan as cited in Gani, Fajrina, &amp; Hanifa, 2015). Difficulties in developing speaking skills include linguistic challenges such as limited vocabulary, grammar, pronunciation, comprehension, and fluency, as well as psychological barriers like shyness, anxiety, lack of confidence, low motivation, and situational problems related to ineffective teaching methods and classroom environments (Wilantari, Putra, &amp; Suhardiana, 2023).</w:t>
      </w:r>
    </w:p>
    <w:p w14:paraId="4D5189F9">
      <w:pPr>
        <w:pStyle w:val="72"/>
        <w:ind w:firstLine="709"/>
        <w:rPr>
          <w:sz w:val="24"/>
          <w:lang w:val="zh-CN" w:eastAsia="id-ID"/>
        </w:rPr>
      </w:pPr>
      <w:r>
        <w:rPr>
          <w:sz w:val="24"/>
          <w:lang w:val="zh-CN" w:eastAsia="id-ID"/>
        </w:rPr>
        <w:t>Moreover, effective learning techniques are essential in the classroom, especially for speaking classes, to ensure teaching is productive. Good learning strategies not only improve students’ understanding of the material but also significantly enhance their speaking abilities. One technique that could be applied to improve students’ oral communication is the Quiz-Quiz Trade method.</w:t>
      </w:r>
    </w:p>
    <w:p w14:paraId="4C26E5DB">
      <w:pPr>
        <w:pStyle w:val="72"/>
        <w:ind w:firstLine="709"/>
        <w:rPr>
          <w:sz w:val="24"/>
          <w:lang w:val="zh-CN" w:eastAsia="id-ID"/>
        </w:rPr>
      </w:pPr>
      <w:r>
        <w:rPr>
          <w:sz w:val="24"/>
          <w:lang w:val="zh-CN" w:eastAsia="id-ID"/>
        </w:rPr>
        <w:t>SMA PGRI 1 Palembang was selected as the research site after interviews with the English teacher and classroom observations revealed that students faced difficulties in speaking English. They often felt confused and nervous, struggled with fluency and accuracy, and frequently made errors in spelling and sentence structure. Additionally, students lacked confidence and had insufficient vocabulary to express themselves effectively in English.</w:t>
      </w:r>
    </w:p>
    <w:p w14:paraId="0B4CD894">
      <w:pPr>
        <w:pStyle w:val="72"/>
        <w:ind w:firstLine="709"/>
        <w:rPr>
          <w:sz w:val="24"/>
          <w:lang w:val="zh-CN" w:eastAsia="id-ID"/>
        </w:rPr>
      </w:pPr>
      <w:r>
        <w:rPr>
          <w:sz w:val="24"/>
          <w:lang w:val="zh-CN" w:eastAsia="id-ID"/>
        </w:rPr>
        <w:t>The Quiz-Quiz Trade technique is a small cooperative game introduced by Kagan in 2009 (cited in Mufa &amp; Nurdiawati, 2023), where students work in pairs and ask each other questions using cards provided by the teacher. This technique promotes interaction and collaboration among students by encouraging information exchange, knowledge sharing, and peer teaching, helping learners grasp the material more thoroughly (Soetjipto as cited in Habidi, Widiati, &amp; Soetjipto, 2017). Several previous studies have used this technique.</w:t>
      </w:r>
    </w:p>
    <w:p w14:paraId="1E1D6D53">
      <w:pPr>
        <w:pStyle w:val="72"/>
        <w:ind w:firstLine="709"/>
        <w:rPr>
          <w:sz w:val="24"/>
          <w:lang w:val="zh-CN" w:eastAsia="id-ID"/>
        </w:rPr>
      </w:pPr>
      <w:r>
        <w:rPr>
          <w:sz w:val="24"/>
          <w:lang w:val="zh-CN" w:eastAsia="id-ID"/>
        </w:rPr>
        <w:t>For example, research by Purwaningrum, Soetjipto, &amp; Untari (2017) demonstrated that using the Quiz-Quiz Trade model effectively enhanced social competence and academic performance among fourth graders. Another study by Mufa &amp; Nurdiawati (2023) showed that this technique significantly improved vocabulary acquisition in the classroom. However, the Quiz-Quiz Trade also has some drawbacks, such as students feeling shy or hesitant, timing challenges, and limited variety in pairings, which may reduce active participation (Habidi, Widiati, &amp; Soetjipto, 2017).</w:t>
      </w:r>
    </w:p>
    <w:p w14:paraId="69F7CE89">
      <w:pPr>
        <w:pStyle w:val="72"/>
        <w:ind w:firstLine="709"/>
        <w:rPr>
          <w:sz w:val="24"/>
          <w:lang w:val="zh-CN" w:eastAsia="id-ID"/>
        </w:rPr>
      </w:pPr>
      <w:r>
        <w:rPr>
          <w:sz w:val="24"/>
          <w:lang w:val="zh-CN" w:eastAsia="id-ID"/>
        </w:rPr>
        <w:t>Overall, these previous studies concluded that the Quiz-Quiz Trade method effectively boosts learners’ interpersonal skills, communication abilities, and academic achievements. It encourages more active student involvement and better understanding of the lessons despite some challenges like shyness and time management. For these reasons, the researcher chose to implement this technique, supported by earlier findings showing its positive impact on student learning outcomes and competencies.</w:t>
      </w:r>
    </w:p>
    <w:p w14:paraId="6B7B28B2">
      <w:pPr>
        <w:pStyle w:val="72"/>
        <w:ind w:firstLine="709"/>
        <w:rPr>
          <w:b/>
          <w:bCs/>
          <w:sz w:val="24"/>
          <w:lang w:val="zh-CN" w:eastAsia="id-ID"/>
        </w:rPr>
      </w:pPr>
      <w:r>
        <w:rPr>
          <w:sz w:val="24"/>
          <w:lang w:val="zh-CN" w:eastAsia="id-ID"/>
        </w:rPr>
        <w:t>Consequently, given considering the explanations provided, the writer decided on a study titled “The Impact of Quiz-Quiz Trade Technique on Tenth Graders' Speaking Ability at SMA PGRI 1 Palembang</w:t>
      </w:r>
      <w:r>
        <w:rPr>
          <w:sz w:val="24"/>
          <w:lang w:val="zh-CN"/>
        </w:rPr>
        <w:t>”.</w:t>
      </w:r>
    </w:p>
    <w:p w14:paraId="140635AA">
      <w:pPr>
        <w:spacing w:line="360" w:lineRule="auto"/>
        <w:jc w:val="both"/>
        <w:rPr>
          <w:rFonts w:ascii="Times New Roman" w:hAnsi="Times New Roman"/>
          <w:b/>
          <w:color w:val="000000" w:themeColor="text1"/>
          <w:sz w:val="24"/>
          <w:szCs w:val="24"/>
          <w14:textFill>
            <w14:solidFill>
              <w14:schemeClr w14:val="tx1"/>
            </w14:solidFill>
          </w14:textFill>
        </w:rPr>
      </w:pPr>
    </w:p>
    <w:p w14:paraId="097004D6">
      <w:pPr>
        <w:spacing w:line="360" w:lineRule="auto"/>
        <w:jc w:val="both"/>
        <w:rPr>
          <w:rFonts w:ascii="Times New Roman" w:hAnsi="Times New Roman"/>
          <w:b/>
          <w:color w:val="000000" w:themeColor="text1"/>
          <w:sz w:val="24"/>
          <w:szCs w:val="24"/>
          <w14:textFill>
            <w14:solidFill>
              <w14:schemeClr w14:val="tx1"/>
            </w14:solidFill>
          </w14:textFill>
        </w:rPr>
      </w:pPr>
      <w:commentRangeStart w:id="4"/>
      <w:r>
        <w:rPr>
          <w:rFonts w:ascii="Times New Roman" w:hAnsi="Times New Roman"/>
          <w:b/>
          <w:color w:val="000000" w:themeColor="text1"/>
          <w:sz w:val="24"/>
          <w:szCs w:val="24"/>
          <w14:textFill>
            <w14:solidFill>
              <w14:schemeClr w14:val="tx1"/>
            </w14:solidFill>
          </w14:textFill>
        </w:rPr>
        <w:t>METHODOLOGY</w:t>
      </w:r>
      <w:commentRangeEnd w:id="4"/>
      <w:r>
        <w:commentReference w:id="4"/>
      </w:r>
    </w:p>
    <w:p w14:paraId="768348EF">
      <w:pPr>
        <w:pStyle w:val="72"/>
        <w:ind w:firstLine="0"/>
        <w:contextualSpacing/>
        <w:rPr>
          <w:sz w:val="24"/>
        </w:rPr>
      </w:pPr>
      <w:r>
        <w:rPr>
          <w:sz w:val="24"/>
        </w:rPr>
        <w:t>1. Design</w:t>
      </w:r>
    </w:p>
    <w:p w14:paraId="3ABAB76A">
      <w:pPr>
        <w:ind w:firstLine="720"/>
        <w:jc w:val="both"/>
        <w:rPr>
          <w:rFonts w:ascii="Times New Roman" w:hAnsi="Times New Roman" w:eastAsia="Times New Roman"/>
          <w:sz w:val="24"/>
          <w:szCs w:val="24"/>
        </w:rPr>
      </w:pPr>
      <w:r>
        <w:rPr>
          <w:rFonts w:ascii="Times New Roman" w:hAnsi="Times New Roman" w:eastAsia="Times New Roman"/>
          <w:sz w:val="24"/>
          <w:szCs w:val="24"/>
        </w:rPr>
        <w:t>This study applied an experimental method to investigate cause-and-effect relationships, as experimental research directly manipulates variables to observe outcomes (Fraenkel, Wallen, &amp; Hyun, 2023). A quasi-experimental design was used, where participants were assigned to groups without randomization (Creswell, 2023). Both experimental and control groups experienced similar conditions except for the treatment variable. Initially, students took a pre-test to assess their initial speaking skills, then the experimental group was taught using the Quiz-Quiz Trade technique, while the control group received direct teaching. After the interventions, a post-test was administered to measure students' progress</w:t>
      </w:r>
      <w:r>
        <w:rPr>
          <w:sz w:val="24"/>
        </w:rPr>
        <w:t xml:space="preserve">. </w:t>
      </w:r>
    </w:p>
    <w:p w14:paraId="3972E3C0">
      <w:pPr>
        <w:pStyle w:val="72"/>
        <w:ind w:firstLine="0"/>
        <w:contextualSpacing/>
        <w:rPr>
          <w:sz w:val="24"/>
        </w:rPr>
      </w:pPr>
    </w:p>
    <w:p w14:paraId="72289F32">
      <w:pPr>
        <w:pStyle w:val="72"/>
        <w:ind w:firstLine="0"/>
        <w:contextualSpacing/>
        <w:rPr>
          <w:sz w:val="24"/>
        </w:rPr>
      </w:pPr>
      <w:r>
        <w:rPr>
          <w:sz w:val="24"/>
        </w:rPr>
        <w:t>2. Population and Sample</w:t>
      </w:r>
    </w:p>
    <w:p w14:paraId="4D50381D">
      <w:pPr>
        <w:jc w:val="both"/>
        <w:rPr>
          <w:rFonts w:ascii="Times New Roman" w:hAnsi="Times New Roman" w:eastAsia="Times New Roman"/>
          <w:sz w:val="24"/>
          <w:szCs w:val="24"/>
        </w:rPr>
      </w:pPr>
      <w:r>
        <w:rPr>
          <w:sz w:val="24"/>
        </w:rPr>
        <w:tab/>
      </w:r>
      <w:r>
        <w:rPr>
          <w:rFonts w:ascii="Times New Roman" w:hAnsi="Times New Roman" w:eastAsia="Times New Roman"/>
          <w:sz w:val="24"/>
          <w:szCs w:val="24"/>
        </w:rPr>
        <w:t>According to Fraenkel et al. (2023), the population is the larger group to whom the results are generalized. Creswell (2023) defines the target population as individuals with specific identifiable characteristics. This study’s population included all tenth-grade students of SMA PGRI 1 Palembang in the 2024/2025 academic year. A purposive sampling technique was chosen, which is a non-random method focusing on particular criteria rather than size (Khan, 2020). From eight available classes, two classes with similar characteristics and the same teacher were selected. Class E.7 served as the experimental group and E.8 as the control group.</w:t>
      </w:r>
    </w:p>
    <w:p w14:paraId="5EBEEFCB">
      <w:pPr>
        <w:pStyle w:val="72"/>
        <w:ind w:firstLine="0"/>
        <w:contextualSpacing/>
        <w:rPr>
          <w:iCs/>
          <w:sz w:val="24"/>
        </w:rPr>
      </w:pPr>
    </w:p>
    <w:p w14:paraId="448350B0">
      <w:pPr>
        <w:pStyle w:val="72"/>
        <w:ind w:firstLine="0"/>
        <w:contextualSpacing/>
        <w:rPr>
          <w:iCs/>
          <w:sz w:val="24"/>
        </w:rPr>
      </w:pPr>
      <w:r>
        <w:rPr>
          <w:iCs/>
          <w:sz w:val="24"/>
        </w:rPr>
        <w:t>3. Techniques for Collecting Data</w:t>
      </w:r>
    </w:p>
    <w:p w14:paraId="5A6103D5">
      <w:pPr>
        <w:pStyle w:val="72"/>
        <w:ind w:firstLine="0"/>
        <w:contextualSpacing/>
        <w:rPr>
          <w:iCs/>
          <w:sz w:val="24"/>
        </w:rPr>
      </w:pPr>
      <w:r>
        <w:rPr>
          <w:iCs/>
          <w:sz w:val="24"/>
        </w:rPr>
        <w:tab/>
      </w:r>
      <w:r>
        <w:rPr>
          <w:iCs/>
          <w:sz w:val="24"/>
        </w:rPr>
        <w:t xml:space="preserve">To assess students’ speaking abilities, the writer conducted oral tests twice: pre-test and post-test. Both groups took the pre-test before treatment to evaluate </w:t>
      </w:r>
      <w:ins w:id="0" w:author="gothicinspire" w:date="2026-04-22T06:49:31Z">
        <w:r>
          <w:rPr>
            <w:rFonts w:hint="default"/>
            <w:iCs/>
            <w:sz w:val="24"/>
            <w:lang w:val="en-US"/>
          </w:rPr>
          <w:t>pri</w:t>
        </w:r>
      </w:ins>
      <w:ins w:id="1" w:author="gothicinspire" w:date="2026-04-22T06:49:32Z">
        <w:r>
          <w:rPr>
            <w:rFonts w:hint="default"/>
            <w:iCs/>
            <w:sz w:val="24"/>
            <w:lang w:val="en-US"/>
          </w:rPr>
          <w:t>or</w:t>
        </w:r>
      </w:ins>
      <w:ins w:id="2" w:author="gothicinspire" w:date="2026-04-22T06:49:33Z">
        <w:r>
          <w:rPr>
            <w:rFonts w:hint="default"/>
            <w:iCs/>
            <w:sz w:val="24"/>
            <w:lang w:val="en-US"/>
          </w:rPr>
          <w:t xml:space="preserve"> </w:t>
        </w:r>
      </w:ins>
      <w:del w:id="3" w:author="gothicinspire" w:date="2026-04-22T06:49:29Z">
        <w:r>
          <w:rPr>
            <w:iCs/>
            <w:sz w:val="24"/>
          </w:rPr>
          <w:delText>ba</w:delText>
        </w:r>
      </w:del>
      <w:del w:id="4" w:author="gothicinspire" w:date="2026-04-22T06:49:28Z">
        <w:r>
          <w:rPr>
            <w:iCs/>
            <w:sz w:val="24"/>
          </w:rPr>
          <w:delText>seli</w:delText>
        </w:r>
      </w:del>
      <w:del w:id="5" w:author="gothicinspire" w:date="2026-04-22T06:49:27Z">
        <w:r>
          <w:rPr>
            <w:iCs/>
            <w:sz w:val="24"/>
          </w:rPr>
          <w:delText>n</w:delText>
        </w:r>
      </w:del>
      <w:del w:id="6" w:author="gothicinspire" w:date="2026-04-22T06:49:26Z">
        <w:r>
          <w:rPr>
            <w:iCs/>
            <w:sz w:val="24"/>
          </w:rPr>
          <w:delText>e</w:delText>
        </w:r>
      </w:del>
      <w:r>
        <w:rPr>
          <w:iCs/>
          <w:sz w:val="24"/>
        </w:rPr>
        <w:t xml:space="preserve"> skills. After applying </w:t>
      </w:r>
      <w:del w:id="7" w:author="gothicinspire" w:date="2026-04-22T06:50:47Z">
        <w:r>
          <w:rPr>
            <w:rFonts w:hint="default"/>
            <w:iCs/>
            <w:sz w:val="24"/>
            <w:lang w:val="en-US"/>
          </w:rPr>
          <w:delText>the respective teaching methods</w:delText>
        </w:r>
      </w:del>
      <w:ins w:id="8" w:author="gothicinspire" w:date="2026-04-22T06:50:51Z">
        <w:r>
          <w:rPr>
            <w:rFonts w:hint="default"/>
            <w:iCs/>
            <w:sz w:val="24"/>
            <w:lang w:val="en-US"/>
          </w:rPr>
          <w:t>Quiz</w:t>
        </w:r>
      </w:ins>
      <w:ins w:id="9" w:author="gothicinspire" w:date="2026-04-22T06:50:53Z">
        <w:r>
          <w:rPr>
            <w:rFonts w:hint="default"/>
            <w:iCs/>
            <w:sz w:val="24"/>
            <w:lang w:val="en-US"/>
          </w:rPr>
          <w:t>-</w:t>
        </w:r>
      </w:ins>
      <w:ins w:id="10" w:author="gothicinspire" w:date="2026-04-22T06:50:54Z">
        <w:r>
          <w:rPr>
            <w:rFonts w:hint="default"/>
            <w:iCs/>
            <w:sz w:val="24"/>
            <w:lang w:val="en-US"/>
          </w:rPr>
          <w:t>Qu</w:t>
        </w:r>
      </w:ins>
      <w:ins w:id="11" w:author="gothicinspire" w:date="2026-04-22T06:50:55Z">
        <w:r>
          <w:rPr>
            <w:rFonts w:hint="default"/>
            <w:iCs/>
            <w:sz w:val="24"/>
            <w:lang w:val="en-US"/>
          </w:rPr>
          <w:t>iz T</w:t>
        </w:r>
      </w:ins>
      <w:ins w:id="12" w:author="gothicinspire" w:date="2026-04-22T06:50:56Z">
        <w:r>
          <w:rPr>
            <w:rFonts w:hint="default"/>
            <w:iCs/>
            <w:sz w:val="24"/>
            <w:lang w:val="en-US"/>
          </w:rPr>
          <w:t>rade</w:t>
        </w:r>
      </w:ins>
      <w:ins w:id="13" w:author="gothicinspire" w:date="2026-04-22T06:50:57Z">
        <w:r>
          <w:rPr>
            <w:rFonts w:hint="default"/>
            <w:iCs/>
            <w:sz w:val="24"/>
            <w:lang w:val="en-US"/>
          </w:rPr>
          <w:t xml:space="preserve"> tec</w:t>
        </w:r>
      </w:ins>
      <w:ins w:id="14" w:author="gothicinspire" w:date="2026-04-22T06:50:58Z">
        <w:r>
          <w:rPr>
            <w:rFonts w:hint="default"/>
            <w:iCs/>
            <w:sz w:val="24"/>
            <w:lang w:val="en-US"/>
          </w:rPr>
          <w:t>hniqu</w:t>
        </w:r>
      </w:ins>
      <w:ins w:id="15" w:author="gothicinspire" w:date="2026-04-22T06:50:59Z">
        <w:r>
          <w:rPr>
            <w:rFonts w:hint="default"/>
            <w:iCs/>
            <w:sz w:val="24"/>
            <w:lang w:val="en-US"/>
          </w:rPr>
          <w:t>e</w:t>
        </w:r>
      </w:ins>
      <w:r>
        <w:rPr>
          <w:iCs/>
          <w:sz w:val="24"/>
        </w:rPr>
        <w:t>, a post-test measured improvement. Students performed a monologue retelling a story</w:t>
      </w:r>
      <w:del w:id="16" w:author="gothicinspire" w:date="2026-04-22T06:52:29Z">
        <w:r>
          <w:rPr>
            <w:iCs/>
            <w:sz w:val="24"/>
          </w:rPr>
          <w:delText>, which</w:delText>
        </w:r>
      </w:del>
      <w:r>
        <w:rPr>
          <w:iCs/>
          <w:sz w:val="24"/>
        </w:rPr>
        <w:t xml:space="preserve"> </w:t>
      </w:r>
      <w:del w:id="17" w:author="gothicinspire" w:date="2026-04-22T06:52:25Z">
        <w:r>
          <w:rPr>
            <w:iCs/>
            <w:sz w:val="24"/>
          </w:rPr>
          <w:delText>raters</w:delText>
        </w:r>
      </w:del>
      <w:r>
        <w:rPr>
          <w:iCs/>
          <w:sz w:val="24"/>
        </w:rPr>
        <w:t xml:space="preserve"> scored using an analytical rubric adapted from Brown (2019, pp. 184–185). The instrument’s content validity was ensured by aligning test items with </w:t>
      </w:r>
      <w:commentRangeStart w:id="5"/>
      <w:r>
        <w:rPr>
          <w:iCs/>
          <w:sz w:val="24"/>
        </w:rPr>
        <w:t>the school’s curriculum (ATP)</w:t>
      </w:r>
      <w:commentRangeEnd w:id="5"/>
      <w:r>
        <w:commentReference w:id="5"/>
      </w:r>
      <w:r>
        <w:rPr>
          <w:iCs/>
          <w:sz w:val="24"/>
        </w:rPr>
        <w:t xml:space="preserve"> and involving two validators: a university lecturer and the school teacher. Reliability was checked using Pearson Product Moment correlation between two raters’ scores</w:t>
      </w:r>
      <w:del w:id="18" w:author="gothicinspire" w:date="2026-04-22T06:55:56Z">
        <w:r>
          <w:rPr>
            <w:rFonts w:hint="default"/>
            <w:iCs/>
            <w:sz w:val="24"/>
            <w:lang w:val="en-US"/>
          </w:rPr>
          <w:delText>;</w:delText>
        </w:r>
      </w:del>
      <w:ins w:id="19" w:author="gothicinspire" w:date="2026-04-22T06:55:56Z">
        <w:r>
          <w:rPr>
            <w:rFonts w:hint="default"/>
            <w:iCs/>
            <w:sz w:val="24"/>
            <w:lang w:val="en-US"/>
          </w:rPr>
          <w:t>.</w:t>
        </w:r>
      </w:ins>
      <w:r>
        <w:rPr>
          <w:iCs/>
          <w:sz w:val="24"/>
        </w:rPr>
        <w:t xml:space="preserve"> </w:t>
      </w:r>
      <w:del w:id="20" w:author="gothicinspire" w:date="2026-04-22T06:56:01Z">
        <w:r>
          <w:rPr>
            <w:rFonts w:hint="default"/>
            <w:iCs/>
            <w:sz w:val="24"/>
            <w:lang w:val="en-US"/>
          </w:rPr>
          <w:delText>a</w:delText>
        </w:r>
      </w:del>
      <w:ins w:id="21" w:author="gothicinspire" w:date="2026-04-22T06:56:01Z">
        <w:commentRangeStart w:id="6"/>
        <w:r>
          <w:rPr>
            <w:rFonts w:hint="default"/>
            <w:iCs/>
            <w:sz w:val="24"/>
            <w:lang w:val="en-US"/>
          </w:rPr>
          <w:t>A</w:t>
        </w:r>
      </w:ins>
      <w:r>
        <w:rPr>
          <w:iCs/>
          <w:sz w:val="24"/>
        </w:rPr>
        <w:t xml:space="preserve"> reliability coefficient above 0.60 indicated the test was reliable (Brown, 2019, p. 29). </w:t>
      </w:r>
      <w:commentRangeEnd w:id="6"/>
      <w:r>
        <w:commentReference w:id="6"/>
      </w:r>
    </w:p>
    <w:p w14:paraId="4A41A9E9">
      <w:pPr>
        <w:spacing w:line="360" w:lineRule="auto"/>
        <w:jc w:val="both"/>
        <w:rPr>
          <w:rFonts w:ascii="Times New Roman" w:hAnsi="Times New Roman"/>
          <w:b/>
          <w:sz w:val="24"/>
          <w:szCs w:val="24"/>
        </w:rPr>
      </w:pPr>
    </w:p>
    <w:p w14:paraId="542027C2">
      <w:pPr>
        <w:spacing w:line="360" w:lineRule="auto"/>
        <w:jc w:val="both"/>
        <w:rPr>
          <w:rFonts w:ascii="Times New Roman" w:hAnsi="Times New Roman"/>
          <w:b/>
          <w:sz w:val="24"/>
          <w:szCs w:val="24"/>
        </w:rPr>
      </w:pPr>
      <w:r>
        <w:rPr>
          <w:rFonts w:ascii="Times New Roman" w:hAnsi="Times New Roman"/>
          <w:b/>
          <w:sz w:val="24"/>
          <w:szCs w:val="24"/>
        </w:rPr>
        <w:t xml:space="preserve">FINDINGS AND </w:t>
      </w:r>
      <w:commentRangeStart w:id="7"/>
      <w:r>
        <w:rPr>
          <w:rFonts w:ascii="Times New Roman" w:hAnsi="Times New Roman"/>
          <w:b/>
          <w:sz w:val="24"/>
          <w:szCs w:val="24"/>
        </w:rPr>
        <w:t>DISCUSSION</w:t>
      </w:r>
      <w:commentRangeEnd w:id="7"/>
      <w:r>
        <w:commentReference w:id="7"/>
      </w:r>
    </w:p>
    <w:p w14:paraId="5D517C94">
      <w:pPr>
        <w:pStyle w:val="72"/>
        <w:ind w:firstLine="0"/>
        <w:contextualSpacing/>
        <w:rPr>
          <w:bCs/>
          <w:sz w:val="24"/>
        </w:rPr>
      </w:pPr>
      <w:r>
        <w:rPr>
          <w:bCs/>
          <w:sz w:val="24"/>
        </w:rPr>
        <w:t xml:space="preserve">1. Descriptive Statistic </w:t>
      </w:r>
    </w:p>
    <w:p w14:paraId="34B573AB">
      <w:pPr>
        <w:pStyle w:val="72"/>
        <w:ind w:firstLine="0"/>
        <w:contextualSpacing/>
        <w:rPr>
          <w:bCs/>
          <w:sz w:val="24"/>
        </w:rPr>
      </w:pPr>
      <w:r>
        <w:rPr>
          <w:bCs/>
          <w:sz w:val="24"/>
        </w:rPr>
        <w:tab/>
      </w:r>
    </w:p>
    <w:p w14:paraId="3502F4FD">
      <w:pPr>
        <w:pStyle w:val="72"/>
        <w:contextualSpacing/>
        <w:rPr>
          <w:bCs/>
          <w:sz w:val="24"/>
        </w:rPr>
      </w:pPr>
      <w:r>
        <w:rPr>
          <w:bCs/>
          <w:sz w:val="24"/>
        </w:rPr>
        <w:tab/>
      </w:r>
      <w:r>
        <w:rPr>
          <w:bCs/>
          <w:sz w:val="24"/>
        </w:rPr>
        <w:t xml:space="preserve">The descriptive analysis showed the pre-test and post-test results of students from the experimental and control groups </w:t>
      </w:r>
      <w:del w:id="22" w:author="gothicinspire" w:date="2026-04-22T06:58:33Z">
        <w:r>
          <w:rPr>
            <w:bCs/>
            <w:sz w:val="24"/>
          </w:rPr>
          <w:delText>through frequency analysis</w:delText>
        </w:r>
      </w:del>
      <w:r>
        <w:rPr>
          <w:bCs/>
          <w:sz w:val="24"/>
        </w:rPr>
        <w:t>, as well as normality and homogeneity tests.</w:t>
      </w:r>
    </w:p>
    <w:p w14:paraId="5CDA1B40">
      <w:pPr>
        <w:pStyle w:val="72"/>
        <w:contextualSpacing/>
        <w:rPr>
          <w:bCs/>
          <w:sz w:val="24"/>
        </w:rPr>
      </w:pPr>
      <w:r>
        <w:rPr>
          <w:bCs/>
          <w:sz w:val="24"/>
        </w:rPr>
        <w:t xml:space="preserve">In the experimental group, the pre-test results showed an average score of 28.91 with a standard deviation of 6.727, the highest score was 40, and the lowest score was 20. After the post-test was conducted on the same group, the highest score </w:t>
      </w:r>
      <w:ins w:id="23" w:author="gothicinspire" w:date="2026-04-22T06:59:24Z">
        <w:r>
          <w:rPr>
            <w:rFonts w:hint="default"/>
            <w:bCs/>
            <w:sz w:val="24"/>
            <w:lang w:val="en-US"/>
          </w:rPr>
          <w:t>w</w:t>
        </w:r>
      </w:ins>
      <w:ins w:id="24" w:author="gothicinspire" w:date="2026-04-22T06:59:25Z">
        <w:r>
          <w:rPr>
            <w:rFonts w:hint="default"/>
            <w:bCs/>
            <w:sz w:val="24"/>
            <w:lang w:val="en-US"/>
          </w:rPr>
          <w:t>as</w:t>
        </w:r>
      </w:ins>
      <w:del w:id="25" w:author="gothicinspire" w:date="2026-04-22T06:59:24Z">
        <w:r>
          <w:rPr>
            <w:bCs/>
            <w:sz w:val="24"/>
          </w:rPr>
          <w:delText xml:space="preserve">increased to </w:delText>
        </w:r>
      </w:del>
      <w:r>
        <w:rPr>
          <w:bCs/>
          <w:sz w:val="24"/>
        </w:rPr>
        <w:t xml:space="preserve">80, the lowest score </w:t>
      </w:r>
      <w:ins w:id="26" w:author="gothicinspire" w:date="2026-04-22T06:59:16Z">
        <w:r>
          <w:rPr>
            <w:rFonts w:hint="default"/>
            <w:bCs/>
            <w:sz w:val="24"/>
            <w:lang w:val="en-US"/>
          </w:rPr>
          <w:t>was</w:t>
        </w:r>
      </w:ins>
      <w:del w:id="27" w:author="gothicinspire" w:date="2026-04-22T06:59:15Z">
        <w:r>
          <w:rPr>
            <w:bCs/>
            <w:sz w:val="24"/>
          </w:rPr>
          <w:delText>rose to</w:delText>
        </w:r>
      </w:del>
      <w:r>
        <w:rPr>
          <w:bCs/>
          <w:sz w:val="24"/>
        </w:rPr>
        <w:t xml:space="preserve"> 30, and the average score </w:t>
      </w:r>
      <w:del w:id="28" w:author="gothicinspire" w:date="2026-04-22T06:59:37Z">
        <w:r>
          <w:rPr>
            <w:rFonts w:hint="default"/>
            <w:bCs/>
            <w:sz w:val="24"/>
            <w:lang w:val="en-US"/>
          </w:rPr>
          <w:delText>increased to</w:delText>
        </w:r>
      </w:del>
      <w:ins w:id="29" w:author="gothicinspire" w:date="2026-04-22T06:59:37Z">
        <w:r>
          <w:rPr>
            <w:rFonts w:hint="default"/>
            <w:bCs/>
            <w:sz w:val="24"/>
            <w:lang w:val="en-US"/>
          </w:rPr>
          <w:t>was</w:t>
        </w:r>
      </w:ins>
      <w:r>
        <w:rPr>
          <w:bCs/>
          <w:sz w:val="24"/>
        </w:rPr>
        <w:t xml:space="preserve"> 49.94 with a standard deviation of 15.189.</w:t>
      </w:r>
    </w:p>
    <w:p w14:paraId="7EC02686">
      <w:pPr>
        <w:pStyle w:val="72"/>
        <w:contextualSpacing/>
        <w:rPr>
          <w:bCs/>
          <w:sz w:val="24"/>
        </w:rPr>
      </w:pPr>
      <w:r>
        <w:rPr>
          <w:bCs/>
          <w:sz w:val="24"/>
        </w:rPr>
        <w:t>Meanwhile, in the control group, the pre-test results recorded a highest score of 40, a lowest score of 20, and an average score of 27.77 with a standard deviation of 5.897. In the post-test, the control group’s scores ranged from 24 to 64, with an average of 40.17 and a standard deviation of 12.503. A summary of the pre-test and post-test results for both groups is presented in Table 10.</w:t>
      </w:r>
    </w:p>
    <w:p w14:paraId="129800EF">
      <w:pPr>
        <w:pStyle w:val="72"/>
        <w:ind w:firstLine="0"/>
        <w:contextualSpacing/>
        <w:jc w:val="left"/>
        <w:rPr>
          <w:bCs/>
          <w:sz w:val="24"/>
        </w:rPr>
      </w:pPr>
    </w:p>
    <w:p w14:paraId="01B9635D">
      <w:pPr>
        <w:pStyle w:val="72"/>
        <w:ind w:firstLine="0"/>
        <w:contextualSpacing/>
        <w:rPr>
          <w:bCs/>
          <w:szCs w:val="22"/>
        </w:rPr>
      </w:pPr>
      <w:r>
        <w:rPr>
          <w:bCs/>
          <w:i/>
          <w:iCs/>
          <w:szCs w:val="22"/>
        </w:rPr>
        <w:t>Table 1.</w:t>
      </w:r>
      <w:r>
        <w:rPr>
          <w:bCs/>
          <w:szCs w:val="22"/>
        </w:rPr>
        <w:t xml:space="preserve"> The Descriptive Analysis For Experimental Group And Control Group</w:t>
      </w:r>
    </w:p>
    <w:p w14:paraId="0E0603AE">
      <w:pPr>
        <w:pStyle w:val="72"/>
        <w:contextualSpacing/>
        <w:rPr>
          <w:bCs/>
          <w:sz w:val="24"/>
        </w:rPr>
      </w:pPr>
    </w:p>
    <w:tbl>
      <w:tblPr>
        <w:tblStyle w:val="33"/>
        <w:tblW w:w="7810" w:type="dxa"/>
        <w:tblInd w:w="279"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231"/>
        <w:gridCol w:w="557"/>
        <w:gridCol w:w="1256"/>
        <w:gridCol w:w="1255"/>
        <w:gridCol w:w="837"/>
        <w:gridCol w:w="1674"/>
      </w:tblGrid>
      <w:tr w14:paraId="6339AFAF">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78" w:hRule="atLeast"/>
        </w:trPr>
        <w:tc>
          <w:tcPr>
            <w:tcW w:w="2231" w:type="dxa"/>
            <w:vAlign w:val="center"/>
          </w:tcPr>
          <w:p w14:paraId="40E2FA3A">
            <w:pPr>
              <w:rPr>
                <w:rFonts w:ascii="Times New Roman" w:hAnsi="Times New Roman" w:eastAsia="Calibri"/>
                <w:sz w:val="20"/>
                <w:szCs w:val="20"/>
                <w:lang w:eastAsia="id-ID"/>
              </w:rPr>
            </w:pPr>
          </w:p>
        </w:tc>
        <w:tc>
          <w:tcPr>
            <w:tcW w:w="557" w:type="dxa"/>
            <w:vAlign w:val="center"/>
          </w:tcPr>
          <w:p w14:paraId="5EA64BAD">
            <w:pPr>
              <w:rPr>
                <w:rFonts w:ascii="Times New Roman" w:hAnsi="Times New Roman" w:eastAsia="Calibri"/>
                <w:sz w:val="20"/>
                <w:szCs w:val="20"/>
                <w:lang w:eastAsia="id-ID"/>
              </w:rPr>
            </w:pPr>
            <w:r>
              <w:rPr>
                <w:rFonts w:ascii="Times New Roman" w:hAnsi="Times New Roman" w:eastAsia="Calibri"/>
                <w:sz w:val="20"/>
                <w:szCs w:val="20"/>
                <w:lang w:eastAsia="id-ID"/>
              </w:rPr>
              <w:t>N</w:t>
            </w:r>
          </w:p>
        </w:tc>
        <w:tc>
          <w:tcPr>
            <w:tcW w:w="1256" w:type="dxa"/>
            <w:vAlign w:val="center"/>
          </w:tcPr>
          <w:p w14:paraId="2CB21187">
            <w:pPr>
              <w:rPr>
                <w:rFonts w:ascii="Times New Roman" w:hAnsi="Times New Roman" w:eastAsia="Calibri"/>
                <w:sz w:val="20"/>
                <w:szCs w:val="20"/>
                <w:lang w:eastAsia="id-ID"/>
              </w:rPr>
            </w:pPr>
            <w:r>
              <w:rPr>
                <w:rFonts w:ascii="Times New Roman" w:hAnsi="Times New Roman" w:eastAsia="Calibri"/>
                <w:sz w:val="20"/>
                <w:szCs w:val="20"/>
                <w:lang w:eastAsia="id-ID"/>
              </w:rPr>
              <w:t>Minimum</w:t>
            </w:r>
          </w:p>
        </w:tc>
        <w:tc>
          <w:tcPr>
            <w:tcW w:w="1255" w:type="dxa"/>
            <w:vAlign w:val="center"/>
          </w:tcPr>
          <w:p w14:paraId="46572E2D">
            <w:pPr>
              <w:rPr>
                <w:rFonts w:ascii="Times New Roman" w:hAnsi="Times New Roman" w:eastAsia="Calibri"/>
                <w:sz w:val="20"/>
                <w:szCs w:val="20"/>
                <w:lang w:eastAsia="id-ID"/>
              </w:rPr>
            </w:pPr>
            <w:r>
              <w:rPr>
                <w:rFonts w:ascii="Times New Roman" w:hAnsi="Times New Roman" w:eastAsia="Calibri"/>
                <w:sz w:val="20"/>
                <w:szCs w:val="20"/>
                <w:lang w:eastAsia="id-ID"/>
              </w:rPr>
              <w:t>Maximum</w:t>
            </w:r>
          </w:p>
        </w:tc>
        <w:tc>
          <w:tcPr>
            <w:tcW w:w="837" w:type="dxa"/>
            <w:vAlign w:val="center"/>
          </w:tcPr>
          <w:p w14:paraId="19934ECA">
            <w:pPr>
              <w:rPr>
                <w:rFonts w:ascii="Times New Roman" w:hAnsi="Times New Roman" w:eastAsia="Calibri"/>
                <w:sz w:val="20"/>
                <w:szCs w:val="20"/>
                <w:lang w:eastAsia="id-ID"/>
              </w:rPr>
            </w:pPr>
            <w:r>
              <w:rPr>
                <w:rFonts w:ascii="Times New Roman" w:hAnsi="Times New Roman" w:eastAsia="Calibri"/>
                <w:sz w:val="20"/>
                <w:szCs w:val="20"/>
                <w:lang w:eastAsia="id-ID"/>
              </w:rPr>
              <w:t>Mean</w:t>
            </w:r>
          </w:p>
        </w:tc>
        <w:tc>
          <w:tcPr>
            <w:tcW w:w="1674" w:type="dxa"/>
            <w:vAlign w:val="center"/>
          </w:tcPr>
          <w:p w14:paraId="43425813">
            <w:pPr>
              <w:rPr>
                <w:rFonts w:ascii="Times New Roman" w:hAnsi="Times New Roman" w:eastAsia="Calibri"/>
                <w:sz w:val="20"/>
                <w:szCs w:val="20"/>
                <w:lang w:eastAsia="id-ID"/>
              </w:rPr>
            </w:pPr>
            <w:r>
              <w:rPr>
                <w:rFonts w:ascii="Times New Roman" w:hAnsi="Times New Roman" w:eastAsia="Calibri"/>
                <w:sz w:val="20"/>
                <w:szCs w:val="20"/>
                <w:lang w:eastAsia="id-ID"/>
              </w:rPr>
              <w:t>Std. Deviation</w:t>
            </w:r>
          </w:p>
        </w:tc>
      </w:tr>
      <w:tr w14:paraId="706665E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368" w:hRule="atLeast"/>
        </w:trPr>
        <w:tc>
          <w:tcPr>
            <w:tcW w:w="2231" w:type="dxa"/>
            <w:vAlign w:val="center"/>
          </w:tcPr>
          <w:p w14:paraId="3715C429">
            <w:pPr>
              <w:rPr>
                <w:rFonts w:ascii="Times New Roman" w:hAnsi="Times New Roman" w:eastAsia="Calibri"/>
                <w:sz w:val="20"/>
                <w:szCs w:val="20"/>
                <w:lang w:eastAsia="id-ID"/>
              </w:rPr>
            </w:pPr>
            <w:r>
              <w:rPr>
                <w:rFonts w:ascii="Times New Roman" w:hAnsi="Times New Roman" w:eastAsia="Calibri"/>
                <w:sz w:val="20"/>
                <w:szCs w:val="20"/>
                <w:lang w:eastAsia="id-ID"/>
              </w:rPr>
              <w:t>Pre-test of Experimental Group</w:t>
            </w:r>
          </w:p>
        </w:tc>
        <w:tc>
          <w:tcPr>
            <w:tcW w:w="557" w:type="dxa"/>
            <w:vAlign w:val="center"/>
          </w:tcPr>
          <w:p w14:paraId="59132ED6">
            <w:pPr>
              <w:jc w:val="center"/>
              <w:rPr>
                <w:rFonts w:ascii="Times New Roman" w:hAnsi="Times New Roman" w:eastAsia="Calibri"/>
                <w:sz w:val="20"/>
                <w:szCs w:val="20"/>
                <w:lang w:eastAsia="id-ID"/>
              </w:rPr>
            </w:pPr>
            <w:r>
              <w:rPr>
                <w:rFonts w:ascii="Times New Roman" w:hAnsi="Times New Roman" w:eastAsia="Calibri"/>
                <w:sz w:val="20"/>
                <w:szCs w:val="20"/>
                <w:lang w:eastAsia="id-ID"/>
              </w:rPr>
              <w:t>35</w:t>
            </w:r>
          </w:p>
        </w:tc>
        <w:tc>
          <w:tcPr>
            <w:tcW w:w="1256" w:type="dxa"/>
            <w:vAlign w:val="center"/>
          </w:tcPr>
          <w:p w14:paraId="4FF8AEB1">
            <w:pPr>
              <w:jc w:val="center"/>
              <w:rPr>
                <w:rFonts w:ascii="Times New Roman" w:hAnsi="Times New Roman" w:eastAsia="Calibri"/>
                <w:sz w:val="20"/>
                <w:szCs w:val="20"/>
                <w:lang w:eastAsia="id-ID"/>
              </w:rPr>
            </w:pPr>
            <w:r>
              <w:rPr>
                <w:rFonts w:ascii="Times New Roman" w:hAnsi="Times New Roman" w:eastAsia="Calibri"/>
                <w:sz w:val="20"/>
                <w:szCs w:val="20"/>
                <w:lang w:eastAsia="id-ID"/>
              </w:rPr>
              <w:t>20</w:t>
            </w:r>
          </w:p>
        </w:tc>
        <w:tc>
          <w:tcPr>
            <w:tcW w:w="1255" w:type="dxa"/>
            <w:vAlign w:val="center"/>
          </w:tcPr>
          <w:p w14:paraId="1252AC2C">
            <w:pPr>
              <w:jc w:val="center"/>
              <w:rPr>
                <w:rFonts w:ascii="Times New Roman" w:hAnsi="Times New Roman" w:eastAsia="Calibri"/>
                <w:sz w:val="20"/>
                <w:szCs w:val="20"/>
                <w:lang w:eastAsia="id-ID"/>
              </w:rPr>
            </w:pPr>
            <w:r>
              <w:rPr>
                <w:rFonts w:ascii="Times New Roman" w:hAnsi="Times New Roman" w:eastAsia="Calibri"/>
                <w:sz w:val="20"/>
                <w:szCs w:val="20"/>
                <w:lang w:eastAsia="id-ID"/>
              </w:rPr>
              <w:t>40</w:t>
            </w:r>
          </w:p>
        </w:tc>
        <w:tc>
          <w:tcPr>
            <w:tcW w:w="837" w:type="dxa"/>
            <w:vAlign w:val="center"/>
          </w:tcPr>
          <w:p w14:paraId="08A3CEBB">
            <w:pPr>
              <w:jc w:val="center"/>
              <w:rPr>
                <w:rFonts w:ascii="Times New Roman" w:hAnsi="Times New Roman" w:eastAsia="Calibri"/>
                <w:sz w:val="20"/>
                <w:szCs w:val="20"/>
                <w:lang w:eastAsia="id-ID"/>
              </w:rPr>
            </w:pPr>
            <w:r>
              <w:rPr>
                <w:rFonts w:ascii="Times New Roman" w:hAnsi="Times New Roman" w:eastAsia="Calibri"/>
                <w:sz w:val="20"/>
                <w:szCs w:val="20"/>
                <w:lang w:eastAsia="id-ID"/>
              </w:rPr>
              <w:t>28.91</w:t>
            </w:r>
          </w:p>
        </w:tc>
        <w:tc>
          <w:tcPr>
            <w:tcW w:w="1674" w:type="dxa"/>
            <w:vAlign w:val="center"/>
          </w:tcPr>
          <w:p w14:paraId="0F3E9EFF">
            <w:pPr>
              <w:jc w:val="center"/>
              <w:rPr>
                <w:rFonts w:ascii="Times New Roman" w:hAnsi="Times New Roman" w:eastAsia="Calibri"/>
                <w:sz w:val="20"/>
                <w:szCs w:val="20"/>
                <w:lang w:eastAsia="id-ID"/>
              </w:rPr>
            </w:pPr>
            <w:r>
              <w:rPr>
                <w:rFonts w:ascii="Times New Roman" w:hAnsi="Times New Roman" w:eastAsia="Calibri"/>
                <w:sz w:val="20"/>
                <w:szCs w:val="20"/>
                <w:lang w:eastAsia="id-ID"/>
              </w:rPr>
              <w:t>6.727</w:t>
            </w:r>
          </w:p>
        </w:tc>
      </w:tr>
      <w:tr w14:paraId="73C5865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358" w:hRule="atLeast"/>
        </w:trPr>
        <w:tc>
          <w:tcPr>
            <w:tcW w:w="2231" w:type="dxa"/>
            <w:vAlign w:val="center"/>
          </w:tcPr>
          <w:p w14:paraId="2360B493">
            <w:pPr>
              <w:rPr>
                <w:rFonts w:ascii="Times New Roman" w:hAnsi="Times New Roman" w:eastAsia="Calibri"/>
                <w:sz w:val="20"/>
                <w:szCs w:val="20"/>
                <w:lang w:eastAsia="id-ID"/>
              </w:rPr>
            </w:pPr>
            <w:r>
              <w:rPr>
                <w:rFonts w:ascii="Times New Roman" w:hAnsi="Times New Roman" w:eastAsia="Calibri"/>
                <w:sz w:val="20"/>
                <w:szCs w:val="20"/>
                <w:lang w:eastAsia="id-ID"/>
              </w:rPr>
              <w:t>Post-test of Experimental Group</w:t>
            </w:r>
          </w:p>
        </w:tc>
        <w:tc>
          <w:tcPr>
            <w:tcW w:w="557" w:type="dxa"/>
            <w:vAlign w:val="center"/>
          </w:tcPr>
          <w:p w14:paraId="4FFC3AE7">
            <w:pPr>
              <w:jc w:val="center"/>
              <w:rPr>
                <w:rFonts w:ascii="Times New Roman" w:hAnsi="Times New Roman" w:eastAsia="Calibri"/>
                <w:sz w:val="20"/>
                <w:szCs w:val="20"/>
                <w:lang w:eastAsia="id-ID"/>
              </w:rPr>
            </w:pPr>
            <w:r>
              <w:rPr>
                <w:rFonts w:ascii="Times New Roman" w:hAnsi="Times New Roman" w:eastAsia="Calibri"/>
                <w:sz w:val="20"/>
                <w:szCs w:val="20"/>
                <w:lang w:eastAsia="id-ID"/>
              </w:rPr>
              <w:t>35</w:t>
            </w:r>
          </w:p>
        </w:tc>
        <w:tc>
          <w:tcPr>
            <w:tcW w:w="1256" w:type="dxa"/>
            <w:vAlign w:val="center"/>
          </w:tcPr>
          <w:p w14:paraId="1A6C7F0B">
            <w:pPr>
              <w:jc w:val="center"/>
              <w:rPr>
                <w:rFonts w:ascii="Times New Roman" w:hAnsi="Times New Roman" w:eastAsia="Calibri"/>
                <w:sz w:val="20"/>
                <w:szCs w:val="20"/>
                <w:lang w:eastAsia="id-ID"/>
              </w:rPr>
            </w:pPr>
            <w:r>
              <w:rPr>
                <w:rFonts w:ascii="Times New Roman" w:hAnsi="Times New Roman" w:eastAsia="Calibri"/>
                <w:sz w:val="20"/>
                <w:szCs w:val="20"/>
                <w:lang w:eastAsia="id-ID"/>
              </w:rPr>
              <w:t>30</w:t>
            </w:r>
          </w:p>
        </w:tc>
        <w:tc>
          <w:tcPr>
            <w:tcW w:w="1255" w:type="dxa"/>
            <w:vAlign w:val="center"/>
          </w:tcPr>
          <w:p w14:paraId="4F529BA4">
            <w:pPr>
              <w:jc w:val="center"/>
              <w:rPr>
                <w:rFonts w:ascii="Times New Roman" w:hAnsi="Times New Roman" w:eastAsia="Calibri"/>
                <w:sz w:val="20"/>
                <w:szCs w:val="20"/>
                <w:lang w:eastAsia="id-ID"/>
              </w:rPr>
            </w:pPr>
            <w:r>
              <w:rPr>
                <w:rFonts w:ascii="Times New Roman" w:hAnsi="Times New Roman" w:eastAsia="Calibri"/>
                <w:sz w:val="20"/>
                <w:szCs w:val="20"/>
                <w:lang w:eastAsia="id-ID"/>
              </w:rPr>
              <w:t>80</w:t>
            </w:r>
          </w:p>
        </w:tc>
        <w:tc>
          <w:tcPr>
            <w:tcW w:w="837" w:type="dxa"/>
            <w:vAlign w:val="center"/>
          </w:tcPr>
          <w:p w14:paraId="2F29C9D5">
            <w:pPr>
              <w:jc w:val="center"/>
              <w:rPr>
                <w:rFonts w:ascii="Times New Roman" w:hAnsi="Times New Roman" w:eastAsia="Calibri"/>
                <w:sz w:val="20"/>
                <w:szCs w:val="20"/>
                <w:lang w:eastAsia="id-ID"/>
              </w:rPr>
            </w:pPr>
            <w:r>
              <w:rPr>
                <w:rFonts w:ascii="Times New Roman" w:hAnsi="Times New Roman" w:eastAsia="Calibri"/>
                <w:sz w:val="20"/>
                <w:szCs w:val="20"/>
                <w:lang w:eastAsia="id-ID"/>
              </w:rPr>
              <w:t>49.94</w:t>
            </w:r>
          </w:p>
        </w:tc>
        <w:tc>
          <w:tcPr>
            <w:tcW w:w="1674" w:type="dxa"/>
            <w:vAlign w:val="center"/>
          </w:tcPr>
          <w:p w14:paraId="7130AF64">
            <w:pPr>
              <w:jc w:val="center"/>
              <w:rPr>
                <w:rFonts w:ascii="Times New Roman" w:hAnsi="Times New Roman" w:eastAsia="Calibri"/>
                <w:sz w:val="20"/>
                <w:szCs w:val="20"/>
                <w:lang w:eastAsia="id-ID"/>
              </w:rPr>
            </w:pPr>
            <w:r>
              <w:rPr>
                <w:rFonts w:ascii="Times New Roman" w:hAnsi="Times New Roman" w:eastAsia="Calibri"/>
                <w:sz w:val="20"/>
                <w:szCs w:val="20"/>
                <w:lang w:eastAsia="id-ID"/>
              </w:rPr>
              <w:t>15.189</w:t>
            </w:r>
          </w:p>
        </w:tc>
      </w:tr>
      <w:tr w14:paraId="1AEEF04C">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358" w:hRule="atLeast"/>
        </w:trPr>
        <w:tc>
          <w:tcPr>
            <w:tcW w:w="2231" w:type="dxa"/>
            <w:vAlign w:val="center"/>
          </w:tcPr>
          <w:p w14:paraId="7BBE95FB">
            <w:pPr>
              <w:rPr>
                <w:rFonts w:ascii="Times New Roman" w:hAnsi="Times New Roman" w:eastAsia="Calibri"/>
                <w:sz w:val="20"/>
                <w:szCs w:val="20"/>
                <w:lang w:eastAsia="id-ID"/>
              </w:rPr>
            </w:pPr>
            <w:r>
              <w:rPr>
                <w:rFonts w:ascii="Times New Roman" w:hAnsi="Times New Roman" w:eastAsia="Calibri"/>
                <w:sz w:val="20"/>
                <w:szCs w:val="20"/>
                <w:lang w:eastAsia="id-ID"/>
              </w:rPr>
              <w:t>Pre-test of Control Group</w:t>
            </w:r>
          </w:p>
        </w:tc>
        <w:tc>
          <w:tcPr>
            <w:tcW w:w="557" w:type="dxa"/>
            <w:vAlign w:val="center"/>
          </w:tcPr>
          <w:p w14:paraId="598CC62D">
            <w:pPr>
              <w:jc w:val="center"/>
              <w:rPr>
                <w:rFonts w:ascii="Times New Roman" w:hAnsi="Times New Roman" w:eastAsia="Calibri"/>
                <w:sz w:val="20"/>
                <w:szCs w:val="20"/>
                <w:lang w:eastAsia="id-ID"/>
              </w:rPr>
            </w:pPr>
            <w:r>
              <w:rPr>
                <w:rFonts w:ascii="Times New Roman" w:hAnsi="Times New Roman" w:eastAsia="Calibri"/>
                <w:sz w:val="20"/>
                <w:szCs w:val="20"/>
                <w:lang w:eastAsia="id-ID"/>
              </w:rPr>
              <w:t>35</w:t>
            </w:r>
          </w:p>
        </w:tc>
        <w:tc>
          <w:tcPr>
            <w:tcW w:w="1256" w:type="dxa"/>
            <w:vAlign w:val="center"/>
          </w:tcPr>
          <w:p w14:paraId="089BA044">
            <w:pPr>
              <w:jc w:val="center"/>
              <w:rPr>
                <w:rFonts w:ascii="Times New Roman" w:hAnsi="Times New Roman" w:eastAsia="Calibri"/>
                <w:sz w:val="20"/>
                <w:szCs w:val="20"/>
                <w:lang w:eastAsia="id-ID"/>
              </w:rPr>
            </w:pPr>
            <w:r>
              <w:rPr>
                <w:rFonts w:ascii="Times New Roman" w:hAnsi="Times New Roman" w:eastAsia="Calibri"/>
                <w:sz w:val="20"/>
                <w:szCs w:val="20"/>
                <w:lang w:eastAsia="id-ID"/>
              </w:rPr>
              <w:t>20</w:t>
            </w:r>
          </w:p>
        </w:tc>
        <w:tc>
          <w:tcPr>
            <w:tcW w:w="1255" w:type="dxa"/>
            <w:vAlign w:val="center"/>
          </w:tcPr>
          <w:p w14:paraId="5560041A">
            <w:pPr>
              <w:jc w:val="center"/>
              <w:rPr>
                <w:rFonts w:ascii="Times New Roman" w:hAnsi="Times New Roman" w:eastAsia="Calibri"/>
                <w:sz w:val="20"/>
                <w:szCs w:val="20"/>
                <w:lang w:eastAsia="id-ID"/>
              </w:rPr>
            </w:pPr>
            <w:r>
              <w:rPr>
                <w:rFonts w:ascii="Times New Roman" w:hAnsi="Times New Roman" w:eastAsia="Calibri"/>
                <w:sz w:val="20"/>
                <w:szCs w:val="20"/>
                <w:lang w:eastAsia="id-ID"/>
              </w:rPr>
              <w:t>40</w:t>
            </w:r>
          </w:p>
        </w:tc>
        <w:tc>
          <w:tcPr>
            <w:tcW w:w="837" w:type="dxa"/>
            <w:vAlign w:val="center"/>
          </w:tcPr>
          <w:p w14:paraId="5F8A4A83">
            <w:pPr>
              <w:jc w:val="center"/>
              <w:rPr>
                <w:rFonts w:ascii="Times New Roman" w:hAnsi="Times New Roman" w:eastAsia="Calibri"/>
                <w:sz w:val="20"/>
                <w:szCs w:val="20"/>
                <w:lang w:eastAsia="id-ID"/>
              </w:rPr>
            </w:pPr>
            <w:r>
              <w:rPr>
                <w:rFonts w:ascii="Times New Roman" w:hAnsi="Times New Roman" w:eastAsia="Calibri"/>
                <w:sz w:val="20"/>
                <w:szCs w:val="20"/>
                <w:lang w:eastAsia="id-ID"/>
              </w:rPr>
              <w:t>27.77</w:t>
            </w:r>
          </w:p>
        </w:tc>
        <w:tc>
          <w:tcPr>
            <w:tcW w:w="1674" w:type="dxa"/>
            <w:vAlign w:val="center"/>
          </w:tcPr>
          <w:p w14:paraId="57596119">
            <w:pPr>
              <w:jc w:val="center"/>
              <w:rPr>
                <w:rFonts w:ascii="Times New Roman" w:hAnsi="Times New Roman" w:eastAsia="Calibri"/>
                <w:sz w:val="20"/>
                <w:szCs w:val="20"/>
                <w:lang w:eastAsia="id-ID"/>
              </w:rPr>
            </w:pPr>
            <w:r>
              <w:rPr>
                <w:rFonts w:ascii="Times New Roman" w:hAnsi="Times New Roman" w:eastAsia="Calibri"/>
                <w:sz w:val="20"/>
                <w:szCs w:val="20"/>
                <w:lang w:eastAsia="id-ID"/>
              </w:rPr>
              <w:t>5.897</w:t>
            </w:r>
          </w:p>
        </w:tc>
      </w:tr>
      <w:tr w14:paraId="3B1952B3">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368" w:hRule="atLeast"/>
        </w:trPr>
        <w:tc>
          <w:tcPr>
            <w:tcW w:w="2231" w:type="dxa"/>
            <w:vAlign w:val="center"/>
          </w:tcPr>
          <w:p w14:paraId="5B8562E2">
            <w:pPr>
              <w:rPr>
                <w:rFonts w:ascii="Times New Roman" w:hAnsi="Times New Roman" w:eastAsia="Calibri"/>
                <w:sz w:val="20"/>
                <w:szCs w:val="20"/>
                <w:lang w:eastAsia="id-ID"/>
              </w:rPr>
            </w:pPr>
            <w:r>
              <w:rPr>
                <w:rFonts w:ascii="Times New Roman" w:hAnsi="Times New Roman" w:eastAsia="Calibri"/>
                <w:sz w:val="20"/>
                <w:szCs w:val="20"/>
                <w:lang w:eastAsia="id-ID"/>
              </w:rPr>
              <w:t>Post-test of Control Group</w:t>
            </w:r>
          </w:p>
        </w:tc>
        <w:tc>
          <w:tcPr>
            <w:tcW w:w="557" w:type="dxa"/>
            <w:vAlign w:val="center"/>
          </w:tcPr>
          <w:p w14:paraId="272F58B0">
            <w:pPr>
              <w:jc w:val="center"/>
              <w:rPr>
                <w:rFonts w:ascii="Times New Roman" w:hAnsi="Times New Roman" w:eastAsia="Calibri"/>
                <w:sz w:val="20"/>
                <w:szCs w:val="20"/>
                <w:lang w:eastAsia="id-ID"/>
              </w:rPr>
            </w:pPr>
            <w:r>
              <w:rPr>
                <w:rFonts w:ascii="Times New Roman" w:hAnsi="Times New Roman" w:eastAsia="Calibri"/>
                <w:sz w:val="20"/>
                <w:szCs w:val="20"/>
                <w:lang w:eastAsia="id-ID"/>
              </w:rPr>
              <w:t>35</w:t>
            </w:r>
          </w:p>
        </w:tc>
        <w:tc>
          <w:tcPr>
            <w:tcW w:w="1256" w:type="dxa"/>
            <w:vAlign w:val="center"/>
          </w:tcPr>
          <w:p w14:paraId="5E6A1095">
            <w:pPr>
              <w:jc w:val="center"/>
              <w:rPr>
                <w:rFonts w:ascii="Times New Roman" w:hAnsi="Times New Roman" w:eastAsia="Calibri"/>
                <w:sz w:val="20"/>
                <w:szCs w:val="20"/>
                <w:lang w:eastAsia="id-ID"/>
              </w:rPr>
            </w:pPr>
            <w:r>
              <w:rPr>
                <w:rFonts w:ascii="Times New Roman" w:hAnsi="Times New Roman" w:eastAsia="Calibri"/>
                <w:sz w:val="20"/>
                <w:szCs w:val="20"/>
                <w:lang w:eastAsia="id-ID"/>
              </w:rPr>
              <w:t>24</w:t>
            </w:r>
          </w:p>
        </w:tc>
        <w:tc>
          <w:tcPr>
            <w:tcW w:w="1255" w:type="dxa"/>
            <w:vAlign w:val="center"/>
          </w:tcPr>
          <w:p w14:paraId="260B0A42">
            <w:pPr>
              <w:jc w:val="center"/>
              <w:rPr>
                <w:rFonts w:ascii="Times New Roman" w:hAnsi="Times New Roman" w:eastAsia="Calibri"/>
                <w:sz w:val="20"/>
                <w:szCs w:val="20"/>
                <w:lang w:eastAsia="id-ID"/>
              </w:rPr>
            </w:pPr>
            <w:r>
              <w:rPr>
                <w:rFonts w:ascii="Times New Roman" w:hAnsi="Times New Roman" w:eastAsia="Calibri"/>
                <w:sz w:val="20"/>
                <w:szCs w:val="20"/>
                <w:lang w:eastAsia="id-ID"/>
              </w:rPr>
              <w:t>64</w:t>
            </w:r>
          </w:p>
        </w:tc>
        <w:tc>
          <w:tcPr>
            <w:tcW w:w="837" w:type="dxa"/>
            <w:vAlign w:val="center"/>
          </w:tcPr>
          <w:p w14:paraId="10954F8F">
            <w:pPr>
              <w:jc w:val="center"/>
              <w:rPr>
                <w:rFonts w:ascii="Times New Roman" w:hAnsi="Times New Roman" w:eastAsia="Calibri"/>
                <w:sz w:val="20"/>
                <w:szCs w:val="20"/>
                <w:lang w:eastAsia="id-ID"/>
              </w:rPr>
            </w:pPr>
            <w:r>
              <w:rPr>
                <w:rFonts w:ascii="Times New Roman" w:hAnsi="Times New Roman" w:eastAsia="Calibri"/>
                <w:sz w:val="20"/>
                <w:szCs w:val="20"/>
                <w:lang w:eastAsia="id-ID"/>
              </w:rPr>
              <w:t>40.17</w:t>
            </w:r>
          </w:p>
        </w:tc>
        <w:tc>
          <w:tcPr>
            <w:tcW w:w="1674" w:type="dxa"/>
            <w:vAlign w:val="center"/>
          </w:tcPr>
          <w:p w14:paraId="4B19E2A9">
            <w:pPr>
              <w:jc w:val="center"/>
              <w:rPr>
                <w:rFonts w:ascii="Times New Roman" w:hAnsi="Times New Roman" w:eastAsia="Calibri"/>
                <w:sz w:val="20"/>
                <w:szCs w:val="20"/>
                <w:lang w:eastAsia="id-ID"/>
              </w:rPr>
            </w:pPr>
            <w:r>
              <w:rPr>
                <w:rFonts w:ascii="Times New Roman" w:hAnsi="Times New Roman" w:eastAsia="Calibri"/>
                <w:sz w:val="20"/>
                <w:szCs w:val="20"/>
                <w:lang w:eastAsia="id-ID"/>
              </w:rPr>
              <w:t>12.503</w:t>
            </w:r>
          </w:p>
        </w:tc>
      </w:tr>
    </w:tbl>
    <w:p w14:paraId="72C2CFCD">
      <w:pPr>
        <w:pStyle w:val="72"/>
        <w:ind w:firstLine="0"/>
        <w:contextualSpacing/>
        <w:rPr>
          <w:bCs/>
          <w:sz w:val="24"/>
        </w:rPr>
      </w:pPr>
    </w:p>
    <w:p w14:paraId="558204A2">
      <w:pPr>
        <w:pStyle w:val="72"/>
        <w:ind w:firstLine="0"/>
        <w:contextualSpacing/>
        <w:rPr>
          <w:bCs/>
          <w:sz w:val="24"/>
        </w:rPr>
      </w:pPr>
      <w:r>
        <w:rPr>
          <w:bCs/>
          <w:sz w:val="24"/>
        </w:rPr>
        <w:t>2. The Analysis of Frequency</w:t>
      </w:r>
    </w:p>
    <w:p w14:paraId="6197938E">
      <w:pPr>
        <w:pStyle w:val="72"/>
        <w:ind w:firstLine="0"/>
        <w:contextualSpacing/>
        <w:rPr>
          <w:bCs/>
          <w:sz w:val="24"/>
        </w:rPr>
      </w:pPr>
    </w:p>
    <w:p w14:paraId="3B9F3305">
      <w:pPr>
        <w:pStyle w:val="72"/>
        <w:ind w:firstLine="720"/>
        <w:contextualSpacing/>
        <w:rPr>
          <w:bCs/>
          <w:sz w:val="24"/>
        </w:rPr>
      </w:pPr>
      <w:r>
        <w:rPr>
          <w:bCs/>
          <w:sz w:val="24"/>
        </w:rPr>
        <w:t>The pre-test results of the experimental group showed that 4 students (11.43%) were at the deficient level, 13 students (37.14%) were at the very deficient level, and 18 students (51.43%) were at the insufficient level. The post-test results showed that 1 student (2.86%) scored well, 5 students (14.29%) scored above average, 3 students (8.5%) scored average, 9 students (25.7%) scored below average, 8 students (22.86%) scored deficient, and 9 students (25.7%) scored very deficien</w:t>
      </w:r>
      <w:ins w:id="30" w:author="gothicinspire" w:date="2026-04-22T07:04:12Z">
        <w:r>
          <w:rPr>
            <w:rFonts w:hint="default"/>
            <w:bCs/>
            <w:sz w:val="24"/>
            <w:lang w:val="en-US"/>
          </w:rPr>
          <w:t>t</w:t>
        </w:r>
      </w:ins>
      <w:r>
        <w:rPr>
          <w:bCs/>
          <w:sz w:val="24"/>
        </w:rPr>
        <w:t>.</w:t>
      </w:r>
    </w:p>
    <w:p w14:paraId="4EC49AC0">
      <w:pPr>
        <w:pStyle w:val="72"/>
        <w:ind w:firstLine="0"/>
        <w:contextualSpacing/>
        <w:rPr>
          <w:bCs/>
          <w:sz w:val="24"/>
        </w:rPr>
      </w:pPr>
      <w:r>
        <w:rPr>
          <w:bCs/>
          <w:sz w:val="24"/>
        </w:rPr>
        <w:tab/>
      </w:r>
    </w:p>
    <w:p w14:paraId="2F984DB3">
      <w:pPr>
        <w:pStyle w:val="20"/>
        <w:rPr>
          <w:rFonts w:ascii="Times New Roman" w:hAnsi="Times New Roman" w:cs="Times New Roman"/>
          <w:i w:val="0"/>
          <w:iCs w:val="0"/>
          <w:color w:val="auto"/>
          <w:sz w:val="22"/>
          <w:szCs w:val="22"/>
        </w:rPr>
      </w:pPr>
      <w:r>
        <w:rPr>
          <w:rFonts w:ascii="Times New Roman" w:hAnsi="Times New Roman" w:cs="Times New Roman"/>
          <w:color w:val="auto"/>
          <w:sz w:val="22"/>
          <w:szCs w:val="22"/>
        </w:rPr>
        <w:t>Table 2</w:t>
      </w:r>
      <w:r>
        <w:rPr>
          <w:rFonts w:ascii="Times New Roman" w:hAnsi="Times New Roman" w:cs="Times New Roman"/>
          <w:i w:val="0"/>
          <w:iCs w:val="0"/>
          <w:color w:val="auto"/>
          <w:sz w:val="22"/>
          <w:szCs w:val="22"/>
        </w:rPr>
        <w:t>. The Score Distribution for Experimental Group</w:t>
      </w:r>
    </w:p>
    <w:tbl>
      <w:tblPr>
        <w:tblStyle w:val="33"/>
        <w:tblW w:w="7840" w:type="dxa"/>
        <w:tblInd w:w="284"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887"/>
        <w:gridCol w:w="1595"/>
        <w:gridCol w:w="1318"/>
        <w:gridCol w:w="1364"/>
        <w:gridCol w:w="1318"/>
        <w:gridCol w:w="1358"/>
      </w:tblGrid>
      <w:tr w14:paraId="0D2B6E48">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43" w:hRule="atLeast"/>
          <w:tblHeader/>
        </w:trPr>
        <w:tc>
          <w:tcPr>
            <w:tcW w:w="888" w:type="dxa"/>
            <w:vMerge w:val="restart"/>
            <w:vAlign w:val="center"/>
          </w:tcPr>
          <w:p w14:paraId="00E98979">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Scores</w:t>
            </w:r>
          </w:p>
        </w:tc>
        <w:tc>
          <w:tcPr>
            <w:tcW w:w="1594" w:type="dxa"/>
            <w:vMerge w:val="restart"/>
            <w:vAlign w:val="center"/>
          </w:tcPr>
          <w:p w14:paraId="1A4B9856">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Categories</w:t>
            </w:r>
          </w:p>
        </w:tc>
        <w:tc>
          <w:tcPr>
            <w:tcW w:w="2682" w:type="dxa"/>
            <w:gridSpan w:val="2"/>
            <w:vAlign w:val="center"/>
          </w:tcPr>
          <w:p w14:paraId="611FE99E">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Pre-test</w:t>
            </w:r>
          </w:p>
        </w:tc>
        <w:tc>
          <w:tcPr>
            <w:tcW w:w="2676" w:type="dxa"/>
            <w:gridSpan w:val="2"/>
            <w:vAlign w:val="center"/>
          </w:tcPr>
          <w:p w14:paraId="20523797">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Post-test</w:t>
            </w:r>
          </w:p>
        </w:tc>
      </w:tr>
      <w:tr w14:paraId="2BC2E39F">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30" w:hRule="atLeast"/>
          <w:tblHeader/>
        </w:trPr>
        <w:tc>
          <w:tcPr>
            <w:tcW w:w="888" w:type="dxa"/>
            <w:vMerge w:val="continue"/>
            <w:vAlign w:val="center"/>
          </w:tcPr>
          <w:p w14:paraId="56326C23">
            <w:pPr>
              <w:jc w:val="center"/>
              <w:rPr>
                <w:rFonts w:ascii="Times New Roman" w:hAnsi="Times New Roman" w:eastAsia="Calibri"/>
                <w:b/>
                <w:bCs/>
                <w:sz w:val="20"/>
                <w:szCs w:val="20"/>
                <w:lang w:eastAsia="id-ID"/>
              </w:rPr>
            </w:pPr>
          </w:p>
        </w:tc>
        <w:tc>
          <w:tcPr>
            <w:tcW w:w="1594" w:type="dxa"/>
            <w:vMerge w:val="continue"/>
            <w:vAlign w:val="center"/>
          </w:tcPr>
          <w:p w14:paraId="676B6C74">
            <w:pPr>
              <w:jc w:val="center"/>
              <w:rPr>
                <w:rFonts w:ascii="Times New Roman" w:hAnsi="Times New Roman" w:eastAsia="Calibri"/>
                <w:b/>
                <w:bCs/>
                <w:sz w:val="20"/>
                <w:szCs w:val="20"/>
                <w:lang w:eastAsia="id-ID"/>
              </w:rPr>
            </w:pPr>
          </w:p>
        </w:tc>
        <w:tc>
          <w:tcPr>
            <w:tcW w:w="1318" w:type="dxa"/>
            <w:vAlign w:val="center"/>
          </w:tcPr>
          <w:p w14:paraId="1F2C9401">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Frequency</w:t>
            </w:r>
          </w:p>
        </w:tc>
        <w:tc>
          <w:tcPr>
            <w:tcW w:w="1363" w:type="dxa"/>
            <w:vAlign w:val="center"/>
          </w:tcPr>
          <w:p w14:paraId="0C36B97E">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Percentage</w:t>
            </w:r>
          </w:p>
        </w:tc>
        <w:tc>
          <w:tcPr>
            <w:tcW w:w="1318" w:type="dxa"/>
            <w:vAlign w:val="center"/>
          </w:tcPr>
          <w:p w14:paraId="2A76C30F">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Frequency</w:t>
            </w:r>
          </w:p>
        </w:tc>
        <w:tc>
          <w:tcPr>
            <w:tcW w:w="1357" w:type="dxa"/>
            <w:vAlign w:val="center"/>
          </w:tcPr>
          <w:p w14:paraId="2925D757">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Percentage</w:t>
            </w:r>
          </w:p>
        </w:tc>
      </w:tr>
      <w:tr w14:paraId="53E0A5FB">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43" w:hRule="atLeast"/>
        </w:trPr>
        <w:tc>
          <w:tcPr>
            <w:tcW w:w="888" w:type="dxa"/>
            <w:vAlign w:val="center"/>
          </w:tcPr>
          <w:p w14:paraId="6EA31B62">
            <w:pPr>
              <w:jc w:val="center"/>
              <w:rPr>
                <w:rFonts w:ascii="Times New Roman" w:hAnsi="Times New Roman" w:eastAsia="Calibri"/>
                <w:sz w:val="20"/>
                <w:szCs w:val="20"/>
                <w:lang w:eastAsia="id-ID"/>
              </w:rPr>
            </w:pPr>
            <w:r>
              <w:rPr>
                <w:rFonts w:ascii="Times New Roman" w:hAnsi="Times New Roman" w:eastAsia="Calibri"/>
                <w:sz w:val="20"/>
                <w:szCs w:val="20"/>
                <w:lang w:eastAsia="id-ID"/>
              </w:rPr>
              <w:t>100</w:t>
            </w:r>
          </w:p>
        </w:tc>
        <w:tc>
          <w:tcPr>
            <w:tcW w:w="1594" w:type="dxa"/>
            <w:vAlign w:val="center"/>
          </w:tcPr>
          <w:p w14:paraId="025E6987">
            <w:pPr>
              <w:rPr>
                <w:rFonts w:ascii="Times New Roman" w:hAnsi="Times New Roman" w:eastAsia="Calibri"/>
                <w:b/>
                <w:bCs/>
                <w:sz w:val="20"/>
                <w:szCs w:val="20"/>
                <w:lang w:eastAsia="id-ID"/>
              </w:rPr>
            </w:pPr>
            <w:r>
              <w:rPr>
                <w:rFonts w:ascii="Times New Roman" w:hAnsi="Times New Roman" w:eastAsia="Calibri"/>
                <w:sz w:val="20"/>
                <w:szCs w:val="20"/>
                <w:lang w:eastAsia="id-ID"/>
              </w:rPr>
              <w:t>Excellent</w:t>
            </w:r>
          </w:p>
        </w:tc>
        <w:tc>
          <w:tcPr>
            <w:tcW w:w="1318" w:type="dxa"/>
            <w:vAlign w:val="center"/>
          </w:tcPr>
          <w:p w14:paraId="7B031B4F">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63" w:type="dxa"/>
          </w:tcPr>
          <w:p w14:paraId="413B998A">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18" w:type="dxa"/>
          </w:tcPr>
          <w:p w14:paraId="267E2D02">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57" w:type="dxa"/>
          </w:tcPr>
          <w:p w14:paraId="51917274">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r>
      <w:tr w14:paraId="45B7178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43" w:hRule="atLeast"/>
        </w:trPr>
        <w:tc>
          <w:tcPr>
            <w:tcW w:w="888" w:type="dxa"/>
            <w:vAlign w:val="center"/>
          </w:tcPr>
          <w:p w14:paraId="6C4C5FDA">
            <w:pPr>
              <w:jc w:val="center"/>
              <w:rPr>
                <w:rFonts w:ascii="Times New Roman" w:hAnsi="Times New Roman" w:eastAsia="Calibri"/>
                <w:sz w:val="20"/>
                <w:szCs w:val="20"/>
                <w:lang w:eastAsia="id-ID"/>
              </w:rPr>
            </w:pPr>
            <w:r>
              <w:rPr>
                <w:rFonts w:ascii="Times New Roman" w:hAnsi="Times New Roman" w:eastAsia="Calibri"/>
                <w:sz w:val="20"/>
                <w:szCs w:val="20"/>
                <w:lang w:eastAsia="id-ID"/>
              </w:rPr>
              <w:t>90-99</w:t>
            </w:r>
          </w:p>
        </w:tc>
        <w:tc>
          <w:tcPr>
            <w:tcW w:w="1594" w:type="dxa"/>
            <w:vAlign w:val="center"/>
          </w:tcPr>
          <w:p w14:paraId="49062DF3">
            <w:pPr>
              <w:rPr>
                <w:rFonts w:ascii="Times New Roman" w:hAnsi="Times New Roman" w:eastAsia="Calibri"/>
                <w:b/>
                <w:bCs/>
                <w:sz w:val="20"/>
                <w:szCs w:val="20"/>
                <w:lang w:eastAsia="id-ID"/>
              </w:rPr>
            </w:pPr>
            <w:r>
              <w:rPr>
                <w:rFonts w:ascii="Times New Roman" w:hAnsi="Times New Roman" w:eastAsia="Calibri"/>
                <w:sz w:val="20"/>
                <w:szCs w:val="20"/>
                <w:lang w:eastAsia="id-ID"/>
              </w:rPr>
              <w:t>Very Good</w:t>
            </w:r>
          </w:p>
        </w:tc>
        <w:tc>
          <w:tcPr>
            <w:tcW w:w="1318" w:type="dxa"/>
          </w:tcPr>
          <w:p w14:paraId="0D1D9195">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63" w:type="dxa"/>
          </w:tcPr>
          <w:p w14:paraId="4266AD7D">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18" w:type="dxa"/>
          </w:tcPr>
          <w:p w14:paraId="781A5C43">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57" w:type="dxa"/>
          </w:tcPr>
          <w:p w14:paraId="26527DF6">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r>
      <w:tr w14:paraId="294BD1C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43" w:hRule="atLeast"/>
        </w:trPr>
        <w:tc>
          <w:tcPr>
            <w:tcW w:w="888" w:type="dxa"/>
            <w:vAlign w:val="center"/>
          </w:tcPr>
          <w:p w14:paraId="1C0DF1EE">
            <w:pPr>
              <w:jc w:val="center"/>
              <w:rPr>
                <w:rFonts w:ascii="Times New Roman" w:hAnsi="Times New Roman" w:eastAsia="Calibri"/>
                <w:sz w:val="20"/>
                <w:szCs w:val="20"/>
                <w:lang w:eastAsia="id-ID"/>
              </w:rPr>
            </w:pPr>
            <w:r>
              <w:rPr>
                <w:rFonts w:ascii="Times New Roman" w:hAnsi="Times New Roman" w:eastAsia="Calibri"/>
                <w:sz w:val="20"/>
                <w:szCs w:val="20"/>
                <w:lang w:eastAsia="id-ID"/>
              </w:rPr>
              <w:t>80-89</w:t>
            </w:r>
          </w:p>
        </w:tc>
        <w:tc>
          <w:tcPr>
            <w:tcW w:w="1594" w:type="dxa"/>
            <w:vAlign w:val="center"/>
          </w:tcPr>
          <w:p w14:paraId="5E06FC2B">
            <w:pPr>
              <w:rPr>
                <w:rFonts w:ascii="Times New Roman" w:hAnsi="Times New Roman" w:eastAsia="Calibri"/>
                <w:b/>
                <w:bCs/>
                <w:sz w:val="20"/>
                <w:szCs w:val="20"/>
                <w:lang w:eastAsia="id-ID"/>
              </w:rPr>
            </w:pPr>
            <w:r>
              <w:rPr>
                <w:rFonts w:ascii="Times New Roman" w:hAnsi="Times New Roman" w:eastAsia="Calibri"/>
                <w:sz w:val="20"/>
                <w:szCs w:val="20"/>
                <w:lang w:eastAsia="id-ID"/>
              </w:rPr>
              <w:t>Good</w:t>
            </w:r>
          </w:p>
        </w:tc>
        <w:tc>
          <w:tcPr>
            <w:tcW w:w="1318" w:type="dxa"/>
          </w:tcPr>
          <w:p w14:paraId="4D04ED1D">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63" w:type="dxa"/>
          </w:tcPr>
          <w:p w14:paraId="5109562A">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18" w:type="dxa"/>
            <w:vAlign w:val="center"/>
          </w:tcPr>
          <w:p w14:paraId="6E3B60EC">
            <w:pPr>
              <w:jc w:val="center"/>
              <w:rPr>
                <w:rFonts w:ascii="Times New Roman" w:hAnsi="Times New Roman" w:eastAsia="Calibri"/>
                <w:sz w:val="20"/>
                <w:szCs w:val="20"/>
                <w:lang w:eastAsia="id-ID"/>
              </w:rPr>
            </w:pPr>
            <w:r>
              <w:rPr>
                <w:rFonts w:ascii="Times New Roman" w:hAnsi="Times New Roman" w:eastAsia="Calibri"/>
                <w:sz w:val="20"/>
                <w:szCs w:val="20"/>
                <w:lang w:eastAsia="id-ID"/>
              </w:rPr>
              <w:t>1</w:t>
            </w:r>
          </w:p>
        </w:tc>
        <w:tc>
          <w:tcPr>
            <w:tcW w:w="1357" w:type="dxa"/>
            <w:vAlign w:val="center"/>
          </w:tcPr>
          <w:p w14:paraId="77022B80">
            <w:pPr>
              <w:jc w:val="center"/>
              <w:rPr>
                <w:rFonts w:ascii="Times New Roman" w:hAnsi="Times New Roman" w:eastAsia="Calibri"/>
                <w:sz w:val="20"/>
                <w:szCs w:val="20"/>
                <w:lang w:eastAsia="id-ID"/>
              </w:rPr>
            </w:pPr>
            <w:r>
              <w:rPr>
                <w:rFonts w:ascii="Times New Roman" w:hAnsi="Times New Roman" w:eastAsia="Calibri"/>
                <w:sz w:val="20"/>
                <w:szCs w:val="20"/>
                <w:lang w:eastAsia="id-ID"/>
              </w:rPr>
              <w:t>2.86%</w:t>
            </w:r>
          </w:p>
        </w:tc>
      </w:tr>
      <w:tr w14:paraId="11988D45">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43" w:hRule="atLeast"/>
        </w:trPr>
        <w:tc>
          <w:tcPr>
            <w:tcW w:w="888" w:type="dxa"/>
            <w:vAlign w:val="center"/>
          </w:tcPr>
          <w:p w14:paraId="5CBA7D27">
            <w:pPr>
              <w:jc w:val="center"/>
              <w:rPr>
                <w:rFonts w:ascii="Times New Roman" w:hAnsi="Times New Roman" w:eastAsia="Calibri"/>
                <w:sz w:val="20"/>
                <w:szCs w:val="20"/>
                <w:lang w:eastAsia="id-ID"/>
              </w:rPr>
            </w:pPr>
            <w:r>
              <w:rPr>
                <w:rFonts w:ascii="Times New Roman" w:hAnsi="Times New Roman" w:eastAsia="Calibri"/>
                <w:sz w:val="20"/>
                <w:szCs w:val="20"/>
                <w:lang w:eastAsia="id-ID"/>
              </w:rPr>
              <w:t>70-79</w:t>
            </w:r>
          </w:p>
        </w:tc>
        <w:tc>
          <w:tcPr>
            <w:tcW w:w="1594" w:type="dxa"/>
            <w:vAlign w:val="center"/>
          </w:tcPr>
          <w:p w14:paraId="7960292A">
            <w:pPr>
              <w:rPr>
                <w:rFonts w:ascii="Times New Roman" w:hAnsi="Times New Roman" w:eastAsia="Calibri"/>
                <w:b/>
                <w:bCs/>
                <w:sz w:val="20"/>
                <w:szCs w:val="20"/>
                <w:lang w:eastAsia="id-ID"/>
              </w:rPr>
            </w:pPr>
            <w:r>
              <w:rPr>
                <w:rFonts w:ascii="Times New Roman" w:hAnsi="Times New Roman" w:eastAsia="Calibri"/>
                <w:sz w:val="20"/>
                <w:szCs w:val="20"/>
                <w:lang w:eastAsia="id-ID"/>
              </w:rPr>
              <w:t xml:space="preserve">Above Average </w:t>
            </w:r>
          </w:p>
        </w:tc>
        <w:tc>
          <w:tcPr>
            <w:tcW w:w="1318" w:type="dxa"/>
          </w:tcPr>
          <w:p w14:paraId="791834F4">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63" w:type="dxa"/>
          </w:tcPr>
          <w:p w14:paraId="30B468DB">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18" w:type="dxa"/>
            <w:vAlign w:val="center"/>
          </w:tcPr>
          <w:p w14:paraId="142768E9">
            <w:pPr>
              <w:jc w:val="center"/>
              <w:rPr>
                <w:rFonts w:ascii="Times New Roman" w:hAnsi="Times New Roman" w:eastAsia="Calibri"/>
                <w:sz w:val="20"/>
                <w:szCs w:val="20"/>
                <w:lang w:eastAsia="id-ID"/>
              </w:rPr>
            </w:pPr>
            <w:r>
              <w:rPr>
                <w:rFonts w:ascii="Times New Roman" w:hAnsi="Times New Roman" w:eastAsia="Calibri"/>
                <w:sz w:val="20"/>
                <w:szCs w:val="20"/>
                <w:lang w:eastAsia="id-ID"/>
              </w:rPr>
              <w:t>5</w:t>
            </w:r>
          </w:p>
        </w:tc>
        <w:tc>
          <w:tcPr>
            <w:tcW w:w="1357" w:type="dxa"/>
            <w:vAlign w:val="center"/>
          </w:tcPr>
          <w:p w14:paraId="46F073D5">
            <w:pPr>
              <w:jc w:val="center"/>
              <w:rPr>
                <w:rFonts w:ascii="Times New Roman" w:hAnsi="Times New Roman" w:eastAsia="Calibri"/>
                <w:sz w:val="20"/>
                <w:szCs w:val="20"/>
                <w:lang w:eastAsia="id-ID"/>
              </w:rPr>
            </w:pPr>
            <w:r>
              <w:rPr>
                <w:rFonts w:ascii="Times New Roman" w:hAnsi="Times New Roman" w:eastAsia="Calibri"/>
                <w:sz w:val="20"/>
                <w:szCs w:val="20"/>
                <w:lang w:eastAsia="id-ID"/>
              </w:rPr>
              <w:t>14.29%</w:t>
            </w:r>
          </w:p>
        </w:tc>
      </w:tr>
      <w:tr w14:paraId="0D946AE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59" w:hRule="atLeast"/>
        </w:trPr>
        <w:tc>
          <w:tcPr>
            <w:tcW w:w="888" w:type="dxa"/>
            <w:vAlign w:val="center"/>
          </w:tcPr>
          <w:p w14:paraId="24705035">
            <w:pPr>
              <w:jc w:val="center"/>
              <w:rPr>
                <w:rFonts w:ascii="Times New Roman" w:hAnsi="Times New Roman" w:eastAsia="Calibri"/>
                <w:sz w:val="20"/>
                <w:szCs w:val="20"/>
                <w:lang w:eastAsia="id-ID"/>
              </w:rPr>
            </w:pPr>
            <w:r>
              <w:rPr>
                <w:rFonts w:ascii="Times New Roman" w:hAnsi="Times New Roman" w:eastAsia="Calibri"/>
                <w:sz w:val="20"/>
                <w:szCs w:val="20"/>
                <w:lang w:eastAsia="id-ID"/>
              </w:rPr>
              <w:t>60-69</w:t>
            </w:r>
          </w:p>
        </w:tc>
        <w:tc>
          <w:tcPr>
            <w:tcW w:w="1594" w:type="dxa"/>
            <w:vAlign w:val="center"/>
          </w:tcPr>
          <w:p w14:paraId="03C1C751">
            <w:pPr>
              <w:rPr>
                <w:rFonts w:ascii="Times New Roman" w:hAnsi="Times New Roman" w:eastAsia="Calibri"/>
                <w:b/>
                <w:bCs/>
                <w:sz w:val="20"/>
                <w:szCs w:val="20"/>
                <w:lang w:eastAsia="id-ID"/>
              </w:rPr>
            </w:pPr>
            <w:r>
              <w:rPr>
                <w:rFonts w:ascii="Times New Roman" w:hAnsi="Times New Roman" w:eastAsia="Calibri"/>
                <w:sz w:val="20"/>
                <w:szCs w:val="20"/>
                <w:lang w:eastAsia="id-ID"/>
              </w:rPr>
              <w:t>Average</w:t>
            </w:r>
          </w:p>
        </w:tc>
        <w:tc>
          <w:tcPr>
            <w:tcW w:w="1318" w:type="dxa"/>
          </w:tcPr>
          <w:p w14:paraId="3C081B88">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63" w:type="dxa"/>
          </w:tcPr>
          <w:p w14:paraId="1E151796">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18" w:type="dxa"/>
          </w:tcPr>
          <w:p w14:paraId="2A368D8A">
            <w:pPr>
              <w:jc w:val="center"/>
              <w:rPr>
                <w:rFonts w:ascii="Times New Roman" w:hAnsi="Times New Roman" w:eastAsia="Calibri"/>
                <w:sz w:val="20"/>
                <w:szCs w:val="20"/>
                <w:lang w:eastAsia="id-ID"/>
              </w:rPr>
            </w:pPr>
            <w:r>
              <w:rPr>
                <w:rFonts w:ascii="Times New Roman" w:hAnsi="Times New Roman" w:eastAsia="Calibri"/>
                <w:sz w:val="20"/>
                <w:szCs w:val="20"/>
                <w:lang w:eastAsia="id-ID"/>
              </w:rPr>
              <w:t>3</w:t>
            </w:r>
          </w:p>
        </w:tc>
        <w:tc>
          <w:tcPr>
            <w:tcW w:w="1357" w:type="dxa"/>
            <w:vAlign w:val="center"/>
          </w:tcPr>
          <w:p w14:paraId="09E0BBE1">
            <w:pPr>
              <w:jc w:val="center"/>
              <w:rPr>
                <w:rFonts w:ascii="Times New Roman" w:hAnsi="Times New Roman" w:eastAsia="Calibri"/>
                <w:sz w:val="20"/>
                <w:szCs w:val="20"/>
                <w:lang w:eastAsia="id-ID"/>
              </w:rPr>
            </w:pPr>
            <w:r>
              <w:rPr>
                <w:rFonts w:ascii="Times New Roman" w:hAnsi="Times New Roman" w:eastAsia="Calibri"/>
                <w:sz w:val="20"/>
                <w:szCs w:val="20"/>
                <w:lang w:eastAsia="id-ID"/>
              </w:rPr>
              <w:t>8.5%</w:t>
            </w:r>
          </w:p>
        </w:tc>
      </w:tr>
      <w:tr w14:paraId="0F667EF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43" w:hRule="atLeast"/>
        </w:trPr>
        <w:tc>
          <w:tcPr>
            <w:tcW w:w="888" w:type="dxa"/>
            <w:vAlign w:val="center"/>
          </w:tcPr>
          <w:p w14:paraId="11D6C4D1">
            <w:pPr>
              <w:jc w:val="center"/>
              <w:rPr>
                <w:rFonts w:ascii="Times New Roman" w:hAnsi="Times New Roman" w:eastAsia="Calibri"/>
                <w:sz w:val="20"/>
                <w:szCs w:val="20"/>
                <w:lang w:eastAsia="id-ID"/>
              </w:rPr>
            </w:pPr>
            <w:r>
              <w:rPr>
                <w:rFonts w:ascii="Times New Roman" w:hAnsi="Times New Roman" w:eastAsia="Calibri"/>
                <w:sz w:val="20"/>
                <w:szCs w:val="20"/>
                <w:lang w:eastAsia="id-ID"/>
              </w:rPr>
              <w:t>50-59</w:t>
            </w:r>
          </w:p>
        </w:tc>
        <w:tc>
          <w:tcPr>
            <w:tcW w:w="1594" w:type="dxa"/>
            <w:vAlign w:val="center"/>
          </w:tcPr>
          <w:p w14:paraId="77493AAC">
            <w:pPr>
              <w:rPr>
                <w:rFonts w:ascii="Times New Roman" w:hAnsi="Times New Roman" w:eastAsia="Calibri"/>
                <w:b/>
                <w:bCs/>
                <w:sz w:val="20"/>
                <w:szCs w:val="20"/>
                <w:lang w:eastAsia="id-ID"/>
              </w:rPr>
            </w:pPr>
            <w:r>
              <w:rPr>
                <w:rFonts w:ascii="Times New Roman" w:hAnsi="Times New Roman" w:eastAsia="Calibri"/>
                <w:sz w:val="20"/>
                <w:szCs w:val="20"/>
                <w:lang w:eastAsia="id-ID"/>
              </w:rPr>
              <w:t>Below Average</w:t>
            </w:r>
          </w:p>
        </w:tc>
        <w:tc>
          <w:tcPr>
            <w:tcW w:w="1318" w:type="dxa"/>
          </w:tcPr>
          <w:p w14:paraId="4F5CD3E4">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63" w:type="dxa"/>
          </w:tcPr>
          <w:p w14:paraId="3739B1F6">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18" w:type="dxa"/>
          </w:tcPr>
          <w:p w14:paraId="3B6D05EE">
            <w:pPr>
              <w:jc w:val="center"/>
              <w:rPr>
                <w:rFonts w:ascii="Times New Roman" w:hAnsi="Times New Roman" w:eastAsia="Calibri"/>
                <w:sz w:val="20"/>
                <w:szCs w:val="20"/>
                <w:lang w:eastAsia="id-ID"/>
              </w:rPr>
            </w:pPr>
            <w:r>
              <w:rPr>
                <w:rFonts w:ascii="Times New Roman" w:hAnsi="Times New Roman" w:eastAsia="Calibri"/>
                <w:sz w:val="20"/>
                <w:szCs w:val="20"/>
                <w:lang w:eastAsia="id-ID"/>
              </w:rPr>
              <w:t>9</w:t>
            </w:r>
          </w:p>
        </w:tc>
        <w:tc>
          <w:tcPr>
            <w:tcW w:w="1357" w:type="dxa"/>
            <w:vAlign w:val="center"/>
          </w:tcPr>
          <w:p w14:paraId="608953F3">
            <w:pPr>
              <w:jc w:val="center"/>
              <w:rPr>
                <w:rFonts w:ascii="Times New Roman" w:hAnsi="Times New Roman" w:eastAsia="Calibri"/>
                <w:sz w:val="20"/>
                <w:szCs w:val="20"/>
                <w:lang w:eastAsia="id-ID"/>
              </w:rPr>
            </w:pPr>
            <w:r>
              <w:rPr>
                <w:rFonts w:ascii="Times New Roman" w:hAnsi="Times New Roman" w:eastAsia="Calibri"/>
                <w:sz w:val="20"/>
                <w:szCs w:val="20"/>
                <w:lang w:eastAsia="id-ID"/>
              </w:rPr>
              <w:t>25.7%</w:t>
            </w:r>
          </w:p>
        </w:tc>
      </w:tr>
      <w:tr w14:paraId="489F397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43" w:hRule="atLeast"/>
        </w:trPr>
        <w:tc>
          <w:tcPr>
            <w:tcW w:w="888" w:type="dxa"/>
            <w:vAlign w:val="center"/>
          </w:tcPr>
          <w:p w14:paraId="6A21ED4C">
            <w:pPr>
              <w:jc w:val="center"/>
              <w:rPr>
                <w:rFonts w:ascii="Times New Roman" w:hAnsi="Times New Roman" w:eastAsia="Calibri"/>
                <w:sz w:val="20"/>
                <w:szCs w:val="20"/>
                <w:lang w:eastAsia="id-ID"/>
              </w:rPr>
            </w:pPr>
            <w:r>
              <w:rPr>
                <w:rFonts w:ascii="Times New Roman" w:hAnsi="Times New Roman" w:eastAsia="Calibri"/>
                <w:sz w:val="20"/>
                <w:szCs w:val="20"/>
                <w:lang w:eastAsia="id-ID"/>
              </w:rPr>
              <w:t>40-49</w:t>
            </w:r>
          </w:p>
        </w:tc>
        <w:tc>
          <w:tcPr>
            <w:tcW w:w="1594" w:type="dxa"/>
            <w:vAlign w:val="center"/>
          </w:tcPr>
          <w:p w14:paraId="32996A75">
            <w:pPr>
              <w:rPr>
                <w:rFonts w:ascii="Times New Roman" w:hAnsi="Times New Roman" w:eastAsia="Calibri"/>
                <w:b/>
                <w:bCs/>
                <w:sz w:val="20"/>
                <w:szCs w:val="20"/>
                <w:lang w:eastAsia="id-ID"/>
              </w:rPr>
            </w:pPr>
            <w:r>
              <w:rPr>
                <w:rFonts w:ascii="Times New Roman" w:hAnsi="Times New Roman" w:eastAsia="Calibri"/>
                <w:sz w:val="20"/>
                <w:szCs w:val="20"/>
                <w:lang w:eastAsia="id-ID"/>
              </w:rPr>
              <w:t>Deficient</w:t>
            </w:r>
          </w:p>
        </w:tc>
        <w:tc>
          <w:tcPr>
            <w:tcW w:w="1318" w:type="dxa"/>
            <w:vAlign w:val="center"/>
          </w:tcPr>
          <w:p w14:paraId="4295C8EB">
            <w:pPr>
              <w:jc w:val="center"/>
              <w:rPr>
                <w:rFonts w:ascii="Times New Roman" w:hAnsi="Times New Roman" w:eastAsia="Calibri"/>
                <w:color w:val="000000"/>
                <w:sz w:val="20"/>
                <w:szCs w:val="20"/>
                <w:lang w:eastAsia="id-ID"/>
              </w:rPr>
            </w:pPr>
            <w:r>
              <w:rPr>
                <w:rFonts w:ascii="Times New Roman" w:hAnsi="Times New Roman" w:eastAsia="Calibri"/>
                <w:color w:val="000000"/>
                <w:sz w:val="20"/>
                <w:szCs w:val="20"/>
                <w:lang w:eastAsia="id-ID"/>
              </w:rPr>
              <w:t>4</w:t>
            </w:r>
          </w:p>
        </w:tc>
        <w:tc>
          <w:tcPr>
            <w:tcW w:w="1363" w:type="dxa"/>
            <w:vAlign w:val="center"/>
          </w:tcPr>
          <w:p w14:paraId="0749C4FA">
            <w:pPr>
              <w:jc w:val="center"/>
              <w:rPr>
                <w:rFonts w:ascii="Times New Roman" w:hAnsi="Times New Roman" w:eastAsia="Calibri"/>
                <w:sz w:val="20"/>
                <w:szCs w:val="20"/>
                <w:lang w:eastAsia="id-ID"/>
              </w:rPr>
            </w:pPr>
            <w:r>
              <w:rPr>
                <w:rFonts w:ascii="Times New Roman" w:hAnsi="Times New Roman" w:eastAsia="Calibri"/>
                <w:sz w:val="20"/>
                <w:szCs w:val="20"/>
                <w:lang w:eastAsia="id-ID"/>
              </w:rPr>
              <w:t>11.43%</w:t>
            </w:r>
          </w:p>
        </w:tc>
        <w:tc>
          <w:tcPr>
            <w:tcW w:w="1318" w:type="dxa"/>
          </w:tcPr>
          <w:p w14:paraId="341669FC">
            <w:pPr>
              <w:jc w:val="center"/>
              <w:rPr>
                <w:rFonts w:ascii="Times New Roman" w:hAnsi="Times New Roman" w:eastAsia="Calibri"/>
                <w:sz w:val="20"/>
                <w:szCs w:val="20"/>
                <w:lang w:eastAsia="id-ID"/>
              </w:rPr>
            </w:pPr>
            <w:r>
              <w:rPr>
                <w:rFonts w:ascii="Times New Roman" w:hAnsi="Times New Roman" w:eastAsia="Calibri"/>
                <w:sz w:val="20"/>
                <w:szCs w:val="20"/>
                <w:lang w:eastAsia="id-ID"/>
              </w:rPr>
              <w:t>8</w:t>
            </w:r>
          </w:p>
        </w:tc>
        <w:tc>
          <w:tcPr>
            <w:tcW w:w="1357" w:type="dxa"/>
            <w:vAlign w:val="center"/>
          </w:tcPr>
          <w:p w14:paraId="5AECC71B">
            <w:pPr>
              <w:jc w:val="center"/>
              <w:rPr>
                <w:rFonts w:ascii="Times New Roman" w:hAnsi="Times New Roman" w:eastAsia="Calibri"/>
                <w:sz w:val="20"/>
                <w:szCs w:val="20"/>
                <w:lang w:eastAsia="id-ID"/>
              </w:rPr>
            </w:pPr>
            <w:r>
              <w:rPr>
                <w:rFonts w:ascii="Times New Roman" w:hAnsi="Times New Roman" w:eastAsia="Calibri"/>
                <w:sz w:val="20"/>
                <w:szCs w:val="20"/>
                <w:lang w:eastAsia="id-ID"/>
              </w:rPr>
              <w:t>22.86%</w:t>
            </w:r>
          </w:p>
        </w:tc>
      </w:tr>
      <w:tr w14:paraId="713C19F2">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43" w:hRule="atLeast"/>
        </w:trPr>
        <w:tc>
          <w:tcPr>
            <w:tcW w:w="888" w:type="dxa"/>
            <w:vAlign w:val="center"/>
          </w:tcPr>
          <w:p w14:paraId="1F6D52B8">
            <w:pPr>
              <w:jc w:val="center"/>
              <w:rPr>
                <w:rFonts w:ascii="Times New Roman" w:hAnsi="Times New Roman" w:eastAsia="Calibri"/>
                <w:sz w:val="20"/>
                <w:szCs w:val="20"/>
                <w:lang w:eastAsia="id-ID"/>
              </w:rPr>
            </w:pPr>
            <w:r>
              <w:rPr>
                <w:rFonts w:ascii="Times New Roman" w:hAnsi="Times New Roman" w:eastAsia="Calibri"/>
                <w:sz w:val="20"/>
                <w:szCs w:val="20"/>
                <w:lang w:eastAsia="id-ID"/>
              </w:rPr>
              <w:t>30-39</w:t>
            </w:r>
          </w:p>
        </w:tc>
        <w:tc>
          <w:tcPr>
            <w:tcW w:w="1594" w:type="dxa"/>
            <w:vAlign w:val="center"/>
          </w:tcPr>
          <w:p w14:paraId="400B1C4F">
            <w:pPr>
              <w:rPr>
                <w:rFonts w:ascii="Times New Roman" w:hAnsi="Times New Roman" w:eastAsia="Calibri"/>
                <w:b/>
                <w:bCs/>
                <w:sz w:val="20"/>
                <w:szCs w:val="20"/>
                <w:lang w:eastAsia="id-ID"/>
              </w:rPr>
            </w:pPr>
            <w:r>
              <w:rPr>
                <w:rFonts w:ascii="Times New Roman" w:hAnsi="Times New Roman" w:eastAsia="Calibri"/>
                <w:sz w:val="20"/>
                <w:szCs w:val="20"/>
                <w:lang w:eastAsia="id-ID"/>
              </w:rPr>
              <w:t>Very Deficient</w:t>
            </w:r>
          </w:p>
        </w:tc>
        <w:tc>
          <w:tcPr>
            <w:tcW w:w="1318" w:type="dxa"/>
            <w:vAlign w:val="center"/>
          </w:tcPr>
          <w:p w14:paraId="0549D6C6">
            <w:pPr>
              <w:jc w:val="center"/>
              <w:rPr>
                <w:rFonts w:ascii="Times New Roman" w:hAnsi="Times New Roman" w:eastAsia="Calibri"/>
                <w:sz w:val="20"/>
                <w:szCs w:val="20"/>
                <w:lang w:eastAsia="id-ID"/>
              </w:rPr>
            </w:pPr>
            <w:r>
              <w:rPr>
                <w:rFonts w:ascii="Times New Roman" w:hAnsi="Times New Roman" w:eastAsia="Calibri"/>
                <w:sz w:val="20"/>
                <w:szCs w:val="20"/>
                <w:lang w:eastAsia="id-ID"/>
              </w:rPr>
              <w:t>13</w:t>
            </w:r>
          </w:p>
        </w:tc>
        <w:tc>
          <w:tcPr>
            <w:tcW w:w="1363" w:type="dxa"/>
            <w:vAlign w:val="center"/>
          </w:tcPr>
          <w:p w14:paraId="7CC115C2">
            <w:pPr>
              <w:jc w:val="center"/>
              <w:rPr>
                <w:rFonts w:ascii="Times New Roman" w:hAnsi="Times New Roman" w:eastAsia="Calibri"/>
                <w:sz w:val="20"/>
                <w:szCs w:val="20"/>
                <w:lang w:eastAsia="id-ID"/>
              </w:rPr>
            </w:pPr>
            <w:r>
              <w:rPr>
                <w:rFonts w:ascii="Times New Roman" w:hAnsi="Times New Roman" w:eastAsia="Calibri"/>
                <w:sz w:val="20"/>
                <w:szCs w:val="20"/>
                <w:lang w:eastAsia="id-ID"/>
              </w:rPr>
              <w:t>37.14%</w:t>
            </w:r>
          </w:p>
        </w:tc>
        <w:tc>
          <w:tcPr>
            <w:tcW w:w="1318" w:type="dxa"/>
          </w:tcPr>
          <w:p w14:paraId="166CBDA6">
            <w:pPr>
              <w:jc w:val="center"/>
              <w:rPr>
                <w:rFonts w:ascii="Times New Roman" w:hAnsi="Times New Roman" w:eastAsia="Calibri"/>
                <w:sz w:val="20"/>
                <w:szCs w:val="20"/>
                <w:lang w:eastAsia="id-ID"/>
              </w:rPr>
            </w:pPr>
            <w:r>
              <w:rPr>
                <w:rFonts w:ascii="Times New Roman" w:hAnsi="Times New Roman" w:eastAsia="Calibri"/>
                <w:sz w:val="20"/>
                <w:szCs w:val="20"/>
                <w:lang w:eastAsia="id-ID"/>
              </w:rPr>
              <w:t>9</w:t>
            </w:r>
          </w:p>
        </w:tc>
        <w:tc>
          <w:tcPr>
            <w:tcW w:w="1357" w:type="dxa"/>
          </w:tcPr>
          <w:p w14:paraId="64B43AAE">
            <w:pPr>
              <w:jc w:val="center"/>
              <w:rPr>
                <w:rFonts w:ascii="Times New Roman" w:hAnsi="Times New Roman" w:eastAsia="Calibri"/>
                <w:b/>
                <w:bCs/>
                <w:sz w:val="20"/>
                <w:szCs w:val="20"/>
                <w:lang w:eastAsia="id-ID"/>
              </w:rPr>
            </w:pPr>
            <w:r>
              <w:rPr>
                <w:rFonts w:ascii="Times New Roman" w:hAnsi="Times New Roman" w:eastAsia="Calibri"/>
                <w:sz w:val="20"/>
                <w:szCs w:val="20"/>
                <w:lang w:eastAsia="id-ID"/>
              </w:rPr>
              <w:t>25.7%</w:t>
            </w:r>
          </w:p>
        </w:tc>
      </w:tr>
      <w:tr w14:paraId="4E72DED9">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43" w:hRule="atLeast"/>
        </w:trPr>
        <w:tc>
          <w:tcPr>
            <w:tcW w:w="888" w:type="dxa"/>
            <w:vAlign w:val="center"/>
          </w:tcPr>
          <w:p w14:paraId="29BC58F8">
            <w:pPr>
              <w:jc w:val="center"/>
              <w:rPr>
                <w:rFonts w:ascii="Times New Roman" w:hAnsi="Times New Roman" w:eastAsia="Calibri"/>
                <w:sz w:val="20"/>
                <w:szCs w:val="20"/>
                <w:lang w:eastAsia="id-ID"/>
              </w:rPr>
            </w:pPr>
            <w:r>
              <w:rPr>
                <w:rFonts w:ascii="Times New Roman" w:hAnsi="Times New Roman" w:eastAsia="Calibri"/>
                <w:sz w:val="20"/>
                <w:szCs w:val="20"/>
                <w:lang w:eastAsia="id-ID"/>
              </w:rPr>
              <w:t>20-29</w:t>
            </w:r>
          </w:p>
        </w:tc>
        <w:tc>
          <w:tcPr>
            <w:tcW w:w="1594" w:type="dxa"/>
            <w:vAlign w:val="center"/>
          </w:tcPr>
          <w:p w14:paraId="39ADE5E8">
            <w:pPr>
              <w:rPr>
                <w:rFonts w:ascii="Times New Roman" w:hAnsi="Times New Roman" w:eastAsia="Calibri"/>
                <w:b/>
                <w:bCs/>
                <w:sz w:val="20"/>
                <w:szCs w:val="20"/>
                <w:lang w:eastAsia="id-ID"/>
              </w:rPr>
            </w:pPr>
            <w:r>
              <w:rPr>
                <w:rFonts w:ascii="Times New Roman" w:hAnsi="Times New Roman" w:eastAsia="Calibri"/>
                <w:sz w:val="20"/>
                <w:szCs w:val="20"/>
                <w:lang w:eastAsia="id-ID"/>
              </w:rPr>
              <w:t>Unsufficient</w:t>
            </w:r>
          </w:p>
        </w:tc>
        <w:tc>
          <w:tcPr>
            <w:tcW w:w="1318" w:type="dxa"/>
            <w:vAlign w:val="center"/>
          </w:tcPr>
          <w:p w14:paraId="5F59B784">
            <w:pPr>
              <w:jc w:val="center"/>
              <w:rPr>
                <w:rFonts w:ascii="Times New Roman" w:hAnsi="Times New Roman" w:eastAsia="Calibri"/>
                <w:sz w:val="20"/>
                <w:szCs w:val="20"/>
                <w:lang w:eastAsia="id-ID"/>
              </w:rPr>
            </w:pPr>
            <w:r>
              <w:rPr>
                <w:rFonts w:ascii="Times New Roman" w:hAnsi="Times New Roman" w:eastAsia="Calibri"/>
                <w:sz w:val="20"/>
                <w:szCs w:val="20"/>
                <w:lang w:eastAsia="id-ID"/>
              </w:rPr>
              <w:t>18</w:t>
            </w:r>
          </w:p>
        </w:tc>
        <w:tc>
          <w:tcPr>
            <w:tcW w:w="1363" w:type="dxa"/>
            <w:vAlign w:val="center"/>
          </w:tcPr>
          <w:p w14:paraId="0FE232AD">
            <w:pPr>
              <w:jc w:val="center"/>
              <w:rPr>
                <w:rFonts w:ascii="Times New Roman" w:hAnsi="Times New Roman" w:eastAsia="Calibri"/>
                <w:sz w:val="20"/>
                <w:szCs w:val="20"/>
                <w:lang w:eastAsia="id-ID"/>
              </w:rPr>
            </w:pPr>
            <w:r>
              <w:rPr>
                <w:rFonts w:ascii="Times New Roman" w:hAnsi="Times New Roman" w:eastAsia="Calibri"/>
                <w:sz w:val="20"/>
                <w:szCs w:val="20"/>
                <w:lang w:eastAsia="id-ID"/>
              </w:rPr>
              <w:t>51.43%</w:t>
            </w:r>
          </w:p>
        </w:tc>
        <w:tc>
          <w:tcPr>
            <w:tcW w:w="1318" w:type="dxa"/>
          </w:tcPr>
          <w:p w14:paraId="73BEC3A7">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57" w:type="dxa"/>
          </w:tcPr>
          <w:p w14:paraId="7864CF55">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r>
      <w:tr w14:paraId="108371A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411" w:hRule="atLeast"/>
        </w:trPr>
        <w:tc>
          <w:tcPr>
            <w:tcW w:w="888" w:type="dxa"/>
            <w:vAlign w:val="center"/>
          </w:tcPr>
          <w:p w14:paraId="27DC051F">
            <w:pPr>
              <w:jc w:val="center"/>
              <w:rPr>
                <w:rFonts w:ascii="Times New Roman" w:hAnsi="Times New Roman" w:eastAsia="Calibri"/>
                <w:sz w:val="20"/>
                <w:szCs w:val="20"/>
                <w:lang w:eastAsia="id-ID"/>
              </w:rPr>
            </w:pPr>
            <w:r>
              <w:rPr>
                <w:rFonts w:ascii="Times New Roman" w:hAnsi="Times New Roman" w:eastAsia="Calibri"/>
                <w:sz w:val="20"/>
                <w:szCs w:val="20"/>
                <w:lang w:eastAsia="id-ID"/>
              </w:rPr>
              <w:t>10-19</w:t>
            </w:r>
          </w:p>
        </w:tc>
        <w:tc>
          <w:tcPr>
            <w:tcW w:w="1594" w:type="dxa"/>
            <w:vAlign w:val="center"/>
          </w:tcPr>
          <w:p w14:paraId="3EBD4B61">
            <w:pPr>
              <w:rPr>
                <w:rFonts w:ascii="Times New Roman" w:hAnsi="Times New Roman" w:eastAsia="Calibri"/>
                <w:b/>
                <w:bCs/>
                <w:sz w:val="20"/>
                <w:szCs w:val="20"/>
                <w:lang w:eastAsia="id-ID"/>
              </w:rPr>
            </w:pPr>
            <w:r>
              <w:rPr>
                <w:rFonts w:ascii="Times New Roman" w:hAnsi="Times New Roman" w:eastAsia="Calibri"/>
                <w:sz w:val="20"/>
                <w:szCs w:val="20"/>
                <w:lang w:eastAsia="id-ID"/>
              </w:rPr>
              <w:t>Very Unsufficient</w:t>
            </w:r>
          </w:p>
        </w:tc>
        <w:tc>
          <w:tcPr>
            <w:tcW w:w="1318" w:type="dxa"/>
            <w:vAlign w:val="center"/>
          </w:tcPr>
          <w:p w14:paraId="7F01AF43">
            <w:pPr>
              <w:jc w:val="center"/>
              <w:rPr>
                <w:rFonts w:ascii="Times New Roman" w:hAnsi="Times New Roman" w:eastAsia="Calibri"/>
                <w:sz w:val="20"/>
                <w:szCs w:val="20"/>
                <w:lang w:eastAsia="id-ID"/>
              </w:rPr>
            </w:pPr>
            <w:r>
              <w:rPr>
                <w:rFonts w:ascii="Times New Roman" w:hAnsi="Times New Roman" w:eastAsia="Calibri"/>
                <w:b/>
                <w:bCs/>
                <w:sz w:val="20"/>
                <w:szCs w:val="20"/>
                <w:lang w:eastAsia="id-ID"/>
              </w:rPr>
              <w:t>-</w:t>
            </w:r>
          </w:p>
        </w:tc>
        <w:tc>
          <w:tcPr>
            <w:tcW w:w="1363" w:type="dxa"/>
            <w:vAlign w:val="center"/>
          </w:tcPr>
          <w:p w14:paraId="7EAD942C">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18" w:type="dxa"/>
          </w:tcPr>
          <w:p w14:paraId="641A5F7B">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c>
          <w:tcPr>
            <w:tcW w:w="1357" w:type="dxa"/>
          </w:tcPr>
          <w:p w14:paraId="62CDE97E">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w:t>
            </w:r>
          </w:p>
        </w:tc>
      </w:tr>
      <w:tr w14:paraId="781E6AB6">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43" w:hRule="atLeast"/>
        </w:trPr>
        <w:tc>
          <w:tcPr>
            <w:tcW w:w="2483" w:type="dxa"/>
            <w:gridSpan w:val="2"/>
            <w:vAlign w:val="center"/>
          </w:tcPr>
          <w:p w14:paraId="1DAABB5A">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Total</w:t>
            </w:r>
          </w:p>
        </w:tc>
        <w:tc>
          <w:tcPr>
            <w:tcW w:w="1318" w:type="dxa"/>
            <w:vAlign w:val="center"/>
          </w:tcPr>
          <w:p w14:paraId="39E23653">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35</w:t>
            </w:r>
          </w:p>
        </w:tc>
        <w:tc>
          <w:tcPr>
            <w:tcW w:w="1363" w:type="dxa"/>
            <w:vAlign w:val="center"/>
          </w:tcPr>
          <w:p w14:paraId="364AE4B2">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100%</w:t>
            </w:r>
          </w:p>
        </w:tc>
        <w:tc>
          <w:tcPr>
            <w:tcW w:w="1318" w:type="dxa"/>
            <w:vAlign w:val="center"/>
          </w:tcPr>
          <w:p w14:paraId="723452A2">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35</w:t>
            </w:r>
          </w:p>
        </w:tc>
        <w:tc>
          <w:tcPr>
            <w:tcW w:w="1357" w:type="dxa"/>
            <w:vAlign w:val="center"/>
          </w:tcPr>
          <w:p w14:paraId="5C53061D">
            <w:pPr>
              <w:jc w:val="center"/>
              <w:rPr>
                <w:rFonts w:ascii="Times New Roman" w:hAnsi="Times New Roman" w:eastAsia="Calibri"/>
                <w:b/>
                <w:bCs/>
                <w:sz w:val="20"/>
                <w:szCs w:val="20"/>
                <w:lang w:eastAsia="id-ID"/>
              </w:rPr>
            </w:pPr>
            <w:r>
              <w:rPr>
                <w:rFonts w:ascii="Times New Roman" w:hAnsi="Times New Roman" w:eastAsia="Calibri"/>
                <w:b/>
                <w:bCs/>
                <w:sz w:val="20"/>
                <w:szCs w:val="20"/>
                <w:lang w:eastAsia="id-ID"/>
              </w:rPr>
              <w:t>100%</w:t>
            </w:r>
          </w:p>
        </w:tc>
      </w:tr>
    </w:tbl>
    <w:p w14:paraId="41F0C2B3">
      <w:pPr>
        <w:rPr>
          <w:rFonts w:ascii="Times New Roman" w:hAnsi="Times New Roman"/>
        </w:rPr>
      </w:pPr>
    </w:p>
    <w:p w14:paraId="4C6A2D29">
      <w:pPr>
        <w:jc w:val="both"/>
        <w:rPr>
          <w:rFonts w:ascii="Times New Roman" w:hAnsi="Times New Roman"/>
          <w:sz w:val="24"/>
          <w:szCs w:val="24"/>
        </w:rPr>
      </w:pPr>
      <w:r>
        <w:rPr>
          <w:rFonts w:ascii="Times New Roman" w:hAnsi="Times New Roman"/>
        </w:rPr>
        <w:t xml:space="preserve">            </w:t>
      </w:r>
      <w:r>
        <w:rPr>
          <w:rFonts w:ascii="Times New Roman" w:hAnsi="Times New Roman"/>
          <w:sz w:val="24"/>
          <w:szCs w:val="24"/>
        </w:rPr>
        <w:t xml:space="preserve">Additionally, </w:t>
      </w:r>
      <w:ins w:id="31" w:author="gothicinspire" w:date="2026-04-22T07:05:43Z">
        <w:r>
          <w:rPr>
            <w:rFonts w:hint="default" w:ascii="Times New Roman" w:hAnsi="Times New Roman"/>
            <w:sz w:val="24"/>
            <w:szCs w:val="24"/>
            <w:lang w:val="en-US"/>
          </w:rPr>
          <w:t>F</w:t>
        </w:r>
      </w:ins>
      <w:del w:id="32" w:author="gothicinspire" w:date="2026-04-22T07:05:41Z">
        <w:r>
          <w:rPr>
            <w:rFonts w:ascii="Times New Roman" w:hAnsi="Times New Roman"/>
            <w:sz w:val="24"/>
            <w:szCs w:val="24"/>
          </w:rPr>
          <w:delText>f</w:delText>
        </w:r>
      </w:del>
      <w:r>
        <w:rPr>
          <w:rFonts w:ascii="Times New Roman" w:hAnsi="Times New Roman"/>
          <w:sz w:val="24"/>
          <w:szCs w:val="24"/>
        </w:rPr>
        <w:t xml:space="preserve">igure 1 below shows the experimental group's students' speaking ability.  </w:t>
      </w:r>
    </w:p>
    <w:p w14:paraId="035156D0">
      <w:pPr>
        <w:jc w:val="both"/>
        <w:rPr>
          <w:rFonts w:ascii="Times New Roman" w:hAnsi="Times New Roman"/>
        </w:rPr>
      </w:pPr>
    </w:p>
    <w:p w14:paraId="20535976">
      <w:pPr>
        <w:rPr>
          <w:rFonts w:ascii="Times New Roman" w:hAnsi="Times New Roman"/>
        </w:rPr>
      </w:pPr>
      <w:r>
        <w:rPr>
          <w:sz w:val="20"/>
          <w:szCs w:val="20"/>
        </w:rPr>
        <w:drawing>
          <wp:inline distT="0" distB="0" distL="0" distR="0">
            <wp:extent cx="3646805" cy="1934845"/>
            <wp:effectExtent l="0" t="0" r="10795" b="8255"/>
            <wp:docPr id="141638861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9BB5FF">
      <w:pPr>
        <w:spacing w:after="240"/>
        <w:rPr>
          <w:rFonts w:ascii="Times New Roman" w:hAnsi="Times New Roman"/>
        </w:rPr>
      </w:pPr>
      <w:r>
        <w:rPr>
          <w:rFonts w:ascii="Times New Roman" w:hAnsi="Times New Roman"/>
          <w:i/>
          <w:iCs/>
        </w:rPr>
        <w:t>Figure 1</w:t>
      </w:r>
      <w:r>
        <w:rPr>
          <w:rFonts w:ascii="Times New Roman" w:hAnsi="Times New Roman"/>
        </w:rPr>
        <w:t>. The Frequency Analysis of Students’ Speaking Ability</w:t>
      </w:r>
    </w:p>
    <w:p w14:paraId="343007C3">
      <w:pPr>
        <w:spacing w:after="240"/>
        <w:jc w:val="both"/>
        <w:rPr>
          <w:rFonts w:ascii="Times New Roman" w:hAnsi="Times New Roman"/>
        </w:rPr>
      </w:pPr>
      <w:r>
        <w:rPr>
          <w:rFonts w:ascii="Times New Roman" w:hAnsi="Times New Roman"/>
        </w:rPr>
        <w:tab/>
      </w:r>
      <w:r>
        <w:rPr>
          <w:rFonts w:ascii="Times New Roman" w:hAnsi="Times New Roman"/>
        </w:rPr>
        <w:t>In the control group, the pre-test results showed that 1 student (2.86%) was at the deficient level, 14 students (40%) were very deficient, and 20 students (57.14%) were insufficient. The post-test results showed that 2 students (5.71%) scored average, 7 students (20%) scored below average, 7 students (20%) were deficient, 13 students (37.14%) were very deficient, and 6 students (17.14%) were insufficient.</w:t>
      </w:r>
    </w:p>
    <w:p w14:paraId="3B8DC161">
      <w:pPr>
        <w:pStyle w:val="20"/>
        <w:rPr>
          <w:rFonts w:ascii="Times New Roman" w:hAnsi="Times New Roman" w:cs="Times New Roman"/>
          <w:i w:val="0"/>
          <w:iCs w:val="0"/>
          <w:color w:val="auto"/>
          <w:sz w:val="22"/>
          <w:szCs w:val="22"/>
        </w:rPr>
      </w:pPr>
      <w:r>
        <w:rPr>
          <w:rFonts w:ascii="Times New Roman" w:hAnsi="Times New Roman" w:cs="Times New Roman"/>
          <w:color w:val="auto"/>
          <w:sz w:val="22"/>
          <w:szCs w:val="22"/>
        </w:rPr>
        <w:t>Table 3</w:t>
      </w:r>
      <w:r>
        <w:rPr>
          <w:rFonts w:ascii="Times New Roman" w:hAnsi="Times New Roman" w:cs="Times New Roman"/>
          <w:i w:val="0"/>
          <w:iCs w:val="0"/>
          <w:color w:val="auto"/>
          <w:sz w:val="22"/>
          <w:szCs w:val="22"/>
        </w:rPr>
        <w:t>. The Score Distribution for Control Group</w:t>
      </w:r>
    </w:p>
    <w:tbl>
      <w:tblPr>
        <w:tblStyle w:val="33"/>
        <w:tblW w:w="7791" w:type="dxa"/>
        <w:tblInd w:w="284"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879"/>
        <w:gridCol w:w="1598"/>
        <w:gridCol w:w="1305"/>
        <w:gridCol w:w="1359"/>
        <w:gridCol w:w="1305"/>
        <w:gridCol w:w="1345"/>
      </w:tblGrid>
      <w:tr w14:paraId="136B2066">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trPr>
        <w:tc>
          <w:tcPr>
            <w:tcW w:w="879" w:type="dxa"/>
            <w:vMerge w:val="restart"/>
            <w:vAlign w:val="center"/>
          </w:tcPr>
          <w:p w14:paraId="48408339">
            <w:pPr>
              <w:jc w:val="center"/>
              <w:rPr>
                <w:rFonts w:ascii="Times New Roman" w:hAnsi="Times New Roman" w:eastAsia="Calibri"/>
                <w:sz w:val="20"/>
                <w:szCs w:val="20"/>
                <w:lang w:eastAsia="id-ID"/>
              </w:rPr>
            </w:pPr>
            <w:r>
              <w:rPr>
                <w:rFonts w:ascii="Times New Roman" w:hAnsi="Times New Roman" w:eastAsia="Calibri"/>
                <w:sz w:val="20"/>
                <w:szCs w:val="20"/>
                <w:lang w:eastAsia="id-ID"/>
              </w:rPr>
              <w:t>Scores</w:t>
            </w:r>
          </w:p>
        </w:tc>
        <w:tc>
          <w:tcPr>
            <w:tcW w:w="1598" w:type="dxa"/>
            <w:vMerge w:val="restart"/>
            <w:vAlign w:val="center"/>
          </w:tcPr>
          <w:p w14:paraId="6DF70B81">
            <w:pPr>
              <w:jc w:val="center"/>
              <w:rPr>
                <w:rFonts w:ascii="Times New Roman" w:hAnsi="Times New Roman" w:eastAsia="Calibri"/>
                <w:sz w:val="20"/>
                <w:szCs w:val="20"/>
                <w:lang w:eastAsia="id-ID"/>
              </w:rPr>
            </w:pPr>
            <w:r>
              <w:rPr>
                <w:rFonts w:ascii="Times New Roman" w:hAnsi="Times New Roman" w:eastAsia="Calibri"/>
                <w:sz w:val="20"/>
                <w:szCs w:val="20"/>
                <w:lang w:eastAsia="id-ID"/>
              </w:rPr>
              <w:t>Categories</w:t>
            </w:r>
          </w:p>
        </w:tc>
        <w:tc>
          <w:tcPr>
            <w:tcW w:w="2664" w:type="dxa"/>
            <w:gridSpan w:val="2"/>
            <w:vAlign w:val="center"/>
          </w:tcPr>
          <w:p w14:paraId="39813FFC">
            <w:pPr>
              <w:jc w:val="center"/>
              <w:rPr>
                <w:rFonts w:ascii="Times New Roman" w:hAnsi="Times New Roman" w:eastAsia="Calibri"/>
                <w:sz w:val="20"/>
                <w:szCs w:val="20"/>
                <w:lang w:eastAsia="id-ID"/>
              </w:rPr>
            </w:pPr>
            <w:r>
              <w:rPr>
                <w:rFonts w:ascii="Times New Roman" w:hAnsi="Times New Roman" w:eastAsia="Calibri"/>
                <w:sz w:val="20"/>
                <w:szCs w:val="20"/>
                <w:lang w:eastAsia="id-ID"/>
              </w:rPr>
              <w:t>Pre-test</w:t>
            </w:r>
          </w:p>
        </w:tc>
        <w:tc>
          <w:tcPr>
            <w:tcW w:w="2650" w:type="dxa"/>
            <w:gridSpan w:val="2"/>
            <w:vAlign w:val="center"/>
          </w:tcPr>
          <w:p w14:paraId="2E808495">
            <w:pPr>
              <w:jc w:val="center"/>
              <w:rPr>
                <w:rFonts w:ascii="Times New Roman" w:hAnsi="Times New Roman" w:eastAsia="Calibri"/>
                <w:sz w:val="20"/>
                <w:szCs w:val="20"/>
                <w:lang w:eastAsia="id-ID"/>
              </w:rPr>
            </w:pPr>
            <w:r>
              <w:rPr>
                <w:rFonts w:ascii="Times New Roman" w:hAnsi="Times New Roman" w:eastAsia="Calibri"/>
                <w:sz w:val="20"/>
                <w:szCs w:val="20"/>
                <w:lang w:eastAsia="id-ID"/>
              </w:rPr>
              <w:t>Post-test</w:t>
            </w:r>
          </w:p>
        </w:tc>
      </w:tr>
      <w:tr w14:paraId="0CEC4F5E">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trPr>
        <w:tc>
          <w:tcPr>
            <w:tcW w:w="879" w:type="dxa"/>
            <w:vMerge w:val="continue"/>
            <w:vAlign w:val="center"/>
          </w:tcPr>
          <w:p w14:paraId="0FC69B7C">
            <w:pPr>
              <w:jc w:val="center"/>
              <w:rPr>
                <w:rFonts w:ascii="Times New Roman" w:hAnsi="Times New Roman" w:eastAsia="Calibri"/>
                <w:sz w:val="20"/>
                <w:szCs w:val="20"/>
                <w:lang w:eastAsia="id-ID"/>
              </w:rPr>
            </w:pPr>
          </w:p>
        </w:tc>
        <w:tc>
          <w:tcPr>
            <w:tcW w:w="1598" w:type="dxa"/>
            <w:vMerge w:val="continue"/>
            <w:vAlign w:val="center"/>
          </w:tcPr>
          <w:p w14:paraId="5147A0E3">
            <w:pPr>
              <w:jc w:val="center"/>
              <w:rPr>
                <w:rFonts w:ascii="Times New Roman" w:hAnsi="Times New Roman" w:eastAsia="Calibri"/>
                <w:sz w:val="20"/>
                <w:szCs w:val="20"/>
                <w:lang w:eastAsia="id-ID"/>
              </w:rPr>
            </w:pPr>
          </w:p>
        </w:tc>
        <w:tc>
          <w:tcPr>
            <w:tcW w:w="1305" w:type="dxa"/>
            <w:vAlign w:val="center"/>
          </w:tcPr>
          <w:p w14:paraId="43F41130">
            <w:pPr>
              <w:jc w:val="center"/>
              <w:rPr>
                <w:rFonts w:ascii="Times New Roman" w:hAnsi="Times New Roman" w:eastAsia="Calibri"/>
                <w:sz w:val="20"/>
                <w:szCs w:val="20"/>
                <w:lang w:eastAsia="id-ID"/>
              </w:rPr>
            </w:pPr>
            <w:r>
              <w:rPr>
                <w:rFonts w:ascii="Times New Roman" w:hAnsi="Times New Roman" w:eastAsia="Calibri"/>
                <w:sz w:val="20"/>
                <w:szCs w:val="20"/>
                <w:lang w:eastAsia="id-ID"/>
              </w:rPr>
              <w:t>Frequency</w:t>
            </w:r>
          </w:p>
        </w:tc>
        <w:tc>
          <w:tcPr>
            <w:tcW w:w="1359" w:type="dxa"/>
            <w:vAlign w:val="center"/>
          </w:tcPr>
          <w:p w14:paraId="0544276C">
            <w:pPr>
              <w:jc w:val="center"/>
              <w:rPr>
                <w:rFonts w:ascii="Times New Roman" w:hAnsi="Times New Roman" w:eastAsia="Calibri"/>
                <w:sz w:val="20"/>
                <w:szCs w:val="20"/>
                <w:lang w:eastAsia="id-ID"/>
              </w:rPr>
            </w:pPr>
            <w:r>
              <w:rPr>
                <w:rFonts w:ascii="Times New Roman" w:hAnsi="Times New Roman" w:eastAsia="Calibri"/>
                <w:sz w:val="20"/>
                <w:szCs w:val="20"/>
                <w:lang w:eastAsia="id-ID"/>
              </w:rPr>
              <w:t>Percentage</w:t>
            </w:r>
          </w:p>
        </w:tc>
        <w:tc>
          <w:tcPr>
            <w:tcW w:w="1305" w:type="dxa"/>
            <w:vAlign w:val="center"/>
          </w:tcPr>
          <w:p w14:paraId="22A90A91">
            <w:pPr>
              <w:jc w:val="center"/>
              <w:rPr>
                <w:rFonts w:ascii="Times New Roman" w:hAnsi="Times New Roman" w:eastAsia="Calibri"/>
                <w:sz w:val="20"/>
                <w:szCs w:val="20"/>
                <w:lang w:eastAsia="id-ID"/>
              </w:rPr>
            </w:pPr>
            <w:r>
              <w:rPr>
                <w:rFonts w:ascii="Times New Roman" w:hAnsi="Times New Roman" w:eastAsia="Calibri"/>
                <w:sz w:val="20"/>
                <w:szCs w:val="20"/>
                <w:lang w:eastAsia="id-ID"/>
              </w:rPr>
              <w:t>Frequency</w:t>
            </w:r>
          </w:p>
        </w:tc>
        <w:tc>
          <w:tcPr>
            <w:tcW w:w="1345" w:type="dxa"/>
            <w:vAlign w:val="center"/>
          </w:tcPr>
          <w:p w14:paraId="4A071638">
            <w:pPr>
              <w:jc w:val="center"/>
              <w:rPr>
                <w:rFonts w:ascii="Times New Roman" w:hAnsi="Times New Roman" w:eastAsia="Calibri"/>
                <w:sz w:val="20"/>
                <w:szCs w:val="20"/>
                <w:lang w:eastAsia="id-ID"/>
              </w:rPr>
            </w:pPr>
            <w:r>
              <w:rPr>
                <w:rFonts w:ascii="Times New Roman" w:hAnsi="Times New Roman" w:eastAsia="Calibri"/>
                <w:sz w:val="20"/>
                <w:szCs w:val="20"/>
                <w:lang w:eastAsia="id-ID"/>
              </w:rPr>
              <w:t>Percentage</w:t>
            </w:r>
          </w:p>
        </w:tc>
      </w:tr>
      <w:tr w14:paraId="7E108A93">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879" w:type="dxa"/>
            <w:vAlign w:val="center"/>
          </w:tcPr>
          <w:p w14:paraId="60AD87A3">
            <w:pPr>
              <w:jc w:val="center"/>
              <w:rPr>
                <w:rFonts w:ascii="Times New Roman" w:hAnsi="Times New Roman" w:eastAsia="Calibri"/>
                <w:sz w:val="20"/>
                <w:szCs w:val="20"/>
                <w:lang w:eastAsia="id-ID"/>
              </w:rPr>
            </w:pPr>
            <w:r>
              <w:rPr>
                <w:rFonts w:ascii="Times New Roman" w:hAnsi="Times New Roman" w:eastAsia="Calibri"/>
                <w:sz w:val="20"/>
                <w:szCs w:val="20"/>
                <w:lang w:eastAsia="id-ID"/>
              </w:rPr>
              <w:t>100</w:t>
            </w:r>
          </w:p>
        </w:tc>
        <w:tc>
          <w:tcPr>
            <w:tcW w:w="1598" w:type="dxa"/>
            <w:vAlign w:val="center"/>
          </w:tcPr>
          <w:p w14:paraId="7C3964C8">
            <w:pPr>
              <w:rPr>
                <w:rFonts w:ascii="Times New Roman" w:hAnsi="Times New Roman" w:eastAsia="Calibri"/>
                <w:sz w:val="20"/>
                <w:szCs w:val="20"/>
                <w:lang w:eastAsia="id-ID"/>
              </w:rPr>
            </w:pPr>
            <w:r>
              <w:rPr>
                <w:rFonts w:ascii="Times New Roman" w:hAnsi="Times New Roman" w:eastAsia="Calibri"/>
                <w:sz w:val="20"/>
                <w:szCs w:val="20"/>
                <w:lang w:eastAsia="id-ID"/>
              </w:rPr>
              <w:t>Excellent</w:t>
            </w:r>
          </w:p>
        </w:tc>
        <w:tc>
          <w:tcPr>
            <w:tcW w:w="1305" w:type="dxa"/>
            <w:vAlign w:val="center"/>
          </w:tcPr>
          <w:p w14:paraId="40DC546D">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59" w:type="dxa"/>
          </w:tcPr>
          <w:p w14:paraId="5F9FB888">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05" w:type="dxa"/>
          </w:tcPr>
          <w:p w14:paraId="0D771892">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45" w:type="dxa"/>
          </w:tcPr>
          <w:p w14:paraId="2CF64061">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r>
      <w:tr w14:paraId="67479073">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879" w:type="dxa"/>
            <w:vAlign w:val="center"/>
          </w:tcPr>
          <w:p w14:paraId="5BA1123A">
            <w:pPr>
              <w:jc w:val="center"/>
              <w:rPr>
                <w:rFonts w:ascii="Times New Roman" w:hAnsi="Times New Roman" w:eastAsia="Calibri"/>
                <w:sz w:val="20"/>
                <w:szCs w:val="20"/>
                <w:lang w:eastAsia="id-ID"/>
              </w:rPr>
            </w:pPr>
            <w:r>
              <w:rPr>
                <w:rFonts w:ascii="Times New Roman" w:hAnsi="Times New Roman" w:eastAsia="Calibri"/>
                <w:sz w:val="20"/>
                <w:szCs w:val="20"/>
                <w:lang w:eastAsia="id-ID"/>
              </w:rPr>
              <w:t>90-99</w:t>
            </w:r>
          </w:p>
        </w:tc>
        <w:tc>
          <w:tcPr>
            <w:tcW w:w="1598" w:type="dxa"/>
            <w:vAlign w:val="center"/>
          </w:tcPr>
          <w:p w14:paraId="4D451968">
            <w:pPr>
              <w:rPr>
                <w:rFonts w:ascii="Times New Roman" w:hAnsi="Times New Roman" w:eastAsia="Calibri"/>
                <w:sz w:val="20"/>
                <w:szCs w:val="20"/>
                <w:lang w:eastAsia="id-ID"/>
              </w:rPr>
            </w:pPr>
            <w:r>
              <w:rPr>
                <w:rFonts w:ascii="Times New Roman" w:hAnsi="Times New Roman" w:eastAsia="Calibri"/>
                <w:sz w:val="20"/>
                <w:szCs w:val="20"/>
                <w:lang w:eastAsia="id-ID"/>
              </w:rPr>
              <w:t>Very Good</w:t>
            </w:r>
          </w:p>
        </w:tc>
        <w:tc>
          <w:tcPr>
            <w:tcW w:w="1305" w:type="dxa"/>
          </w:tcPr>
          <w:p w14:paraId="6EEC788E">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59" w:type="dxa"/>
          </w:tcPr>
          <w:p w14:paraId="00D9CE42">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05" w:type="dxa"/>
          </w:tcPr>
          <w:p w14:paraId="3ECA7864">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45" w:type="dxa"/>
          </w:tcPr>
          <w:p w14:paraId="787979EE">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r>
      <w:tr w14:paraId="76A79CF5">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879" w:type="dxa"/>
            <w:vAlign w:val="center"/>
          </w:tcPr>
          <w:p w14:paraId="3F7D88AF">
            <w:pPr>
              <w:jc w:val="center"/>
              <w:rPr>
                <w:rFonts w:ascii="Times New Roman" w:hAnsi="Times New Roman" w:eastAsia="Calibri"/>
                <w:sz w:val="20"/>
                <w:szCs w:val="20"/>
                <w:lang w:eastAsia="id-ID"/>
              </w:rPr>
            </w:pPr>
            <w:r>
              <w:rPr>
                <w:rFonts w:ascii="Times New Roman" w:hAnsi="Times New Roman" w:eastAsia="Calibri"/>
                <w:sz w:val="20"/>
                <w:szCs w:val="20"/>
                <w:lang w:eastAsia="id-ID"/>
              </w:rPr>
              <w:t>80-89</w:t>
            </w:r>
          </w:p>
        </w:tc>
        <w:tc>
          <w:tcPr>
            <w:tcW w:w="1598" w:type="dxa"/>
            <w:vAlign w:val="center"/>
          </w:tcPr>
          <w:p w14:paraId="4DF1738C">
            <w:pPr>
              <w:rPr>
                <w:rFonts w:ascii="Times New Roman" w:hAnsi="Times New Roman" w:eastAsia="Calibri"/>
                <w:sz w:val="20"/>
                <w:szCs w:val="20"/>
                <w:lang w:eastAsia="id-ID"/>
              </w:rPr>
            </w:pPr>
            <w:r>
              <w:rPr>
                <w:rFonts w:ascii="Times New Roman" w:hAnsi="Times New Roman" w:eastAsia="Calibri"/>
                <w:sz w:val="20"/>
                <w:szCs w:val="20"/>
                <w:lang w:eastAsia="id-ID"/>
              </w:rPr>
              <w:t>Good</w:t>
            </w:r>
          </w:p>
        </w:tc>
        <w:tc>
          <w:tcPr>
            <w:tcW w:w="1305" w:type="dxa"/>
          </w:tcPr>
          <w:p w14:paraId="42EA90C2">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59" w:type="dxa"/>
          </w:tcPr>
          <w:p w14:paraId="3BC04695">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05" w:type="dxa"/>
          </w:tcPr>
          <w:p w14:paraId="5A608F61">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45" w:type="dxa"/>
          </w:tcPr>
          <w:p w14:paraId="4569607E">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r>
      <w:tr w14:paraId="7795F6C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879" w:type="dxa"/>
            <w:vAlign w:val="center"/>
          </w:tcPr>
          <w:p w14:paraId="173D6562">
            <w:pPr>
              <w:jc w:val="center"/>
              <w:rPr>
                <w:rFonts w:ascii="Times New Roman" w:hAnsi="Times New Roman" w:eastAsia="Calibri"/>
                <w:sz w:val="20"/>
                <w:szCs w:val="20"/>
                <w:lang w:eastAsia="id-ID"/>
              </w:rPr>
            </w:pPr>
            <w:r>
              <w:rPr>
                <w:rFonts w:ascii="Times New Roman" w:hAnsi="Times New Roman" w:eastAsia="Calibri"/>
                <w:sz w:val="20"/>
                <w:szCs w:val="20"/>
                <w:lang w:eastAsia="id-ID"/>
              </w:rPr>
              <w:t>70-79</w:t>
            </w:r>
          </w:p>
        </w:tc>
        <w:tc>
          <w:tcPr>
            <w:tcW w:w="1598" w:type="dxa"/>
            <w:vAlign w:val="center"/>
          </w:tcPr>
          <w:p w14:paraId="2967162D">
            <w:pPr>
              <w:rPr>
                <w:rFonts w:ascii="Times New Roman" w:hAnsi="Times New Roman" w:eastAsia="Calibri"/>
                <w:sz w:val="20"/>
                <w:szCs w:val="20"/>
                <w:lang w:eastAsia="id-ID"/>
              </w:rPr>
            </w:pPr>
            <w:r>
              <w:rPr>
                <w:rFonts w:ascii="Times New Roman" w:hAnsi="Times New Roman" w:eastAsia="Calibri"/>
                <w:sz w:val="20"/>
                <w:szCs w:val="20"/>
                <w:lang w:eastAsia="id-ID"/>
              </w:rPr>
              <w:t xml:space="preserve">Above Average </w:t>
            </w:r>
          </w:p>
        </w:tc>
        <w:tc>
          <w:tcPr>
            <w:tcW w:w="1305" w:type="dxa"/>
          </w:tcPr>
          <w:p w14:paraId="72CA9150">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59" w:type="dxa"/>
          </w:tcPr>
          <w:p w14:paraId="6035A984">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05" w:type="dxa"/>
          </w:tcPr>
          <w:p w14:paraId="05B505BF">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45" w:type="dxa"/>
          </w:tcPr>
          <w:p w14:paraId="0CAA2D3B">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r>
      <w:tr w14:paraId="244B84F5">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879" w:type="dxa"/>
            <w:vAlign w:val="center"/>
          </w:tcPr>
          <w:p w14:paraId="4F2992BA">
            <w:pPr>
              <w:jc w:val="center"/>
              <w:rPr>
                <w:rFonts w:ascii="Times New Roman" w:hAnsi="Times New Roman" w:eastAsia="Calibri"/>
                <w:sz w:val="20"/>
                <w:szCs w:val="20"/>
                <w:lang w:eastAsia="id-ID"/>
              </w:rPr>
            </w:pPr>
            <w:r>
              <w:rPr>
                <w:rFonts w:ascii="Times New Roman" w:hAnsi="Times New Roman" w:eastAsia="Calibri"/>
                <w:sz w:val="20"/>
                <w:szCs w:val="20"/>
                <w:lang w:eastAsia="id-ID"/>
              </w:rPr>
              <w:t>60-69</w:t>
            </w:r>
          </w:p>
        </w:tc>
        <w:tc>
          <w:tcPr>
            <w:tcW w:w="1598" w:type="dxa"/>
            <w:vAlign w:val="center"/>
          </w:tcPr>
          <w:p w14:paraId="08EEC06A">
            <w:pPr>
              <w:rPr>
                <w:rFonts w:ascii="Times New Roman" w:hAnsi="Times New Roman" w:eastAsia="Calibri"/>
                <w:sz w:val="20"/>
                <w:szCs w:val="20"/>
                <w:lang w:eastAsia="id-ID"/>
              </w:rPr>
            </w:pPr>
            <w:r>
              <w:rPr>
                <w:rFonts w:ascii="Times New Roman" w:hAnsi="Times New Roman" w:eastAsia="Calibri"/>
                <w:sz w:val="20"/>
                <w:szCs w:val="20"/>
                <w:lang w:eastAsia="id-ID"/>
              </w:rPr>
              <w:t>Average</w:t>
            </w:r>
          </w:p>
        </w:tc>
        <w:tc>
          <w:tcPr>
            <w:tcW w:w="1305" w:type="dxa"/>
          </w:tcPr>
          <w:p w14:paraId="4A5869FD">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59" w:type="dxa"/>
          </w:tcPr>
          <w:p w14:paraId="3CE6F3B0">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05" w:type="dxa"/>
            <w:vAlign w:val="center"/>
          </w:tcPr>
          <w:p w14:paraId="031F8C8B">
            <w:pPr>
              <w:jc w:val="center"/>
              <w:rPr>
                <w:rFonts w:ascii="Times New Roman" w:hAnsi="Times New Roman" w:eastAsia="Calibri"/>
                <w:sz w:val="20"/>
                <w:szCs w:val="20"/>
                <w:lang w:eastAsia="id-ID"/>
              </w:rPr>
            </w:pPr>
            <w:r>
              <w:rPr>
                <w:rFonts w:ascii="Times New Roman" w:hAnsi="Times New Roman" w:eastAsia="Calibri"/>
                <w:sz w:val="20"/>
                <w:szCs w:val="20"/>
                <w:lang w:eastAsia="id-ID"/>
              </w:rPr>
              <w:t>2</w:t>
            </w:r>
          </w:p>
        </w:tc>
        <w:tc>
          <w:tcPr>
            <w:tcW w:w="1345" w:type="dxa"/>
            <w:vAlign w:val="center"/>
          </w:tcPr>
          <w:p w14:paraId="6C5F6FA9">
            <w:pPr>
              <w:jc w:val="center"/>
              <w:rPr>
                <w:rFonts w:ascii="Times New Roman" w:hAnsi="Times New Roman" w:eastAsia="Calibri"/>
                <w:sz w:val="20"/>
                <w:szCs w:val="20"/>
                <w:lang w:eastAsia="id-ID"/>
              </w:rPr>
            </w:pPr>
            <w:r>
              <w:rPr>
                <w:rFonts w:ascii="Times New Roman" w:hAnsi="Times New Roman" w:eastAsia="Calibri"/>
                <w:sz w:val="20"/>
                <w:szCs w:val="20"/>
                <w:lang w:eastAsia="id-ID"/>
              </w:rPr>
              <w:t>5.71%</w:t>
            </w:r>
          </w:p>
        </w:tc>
      </w:tr>
      <w:tr w14:paraId="40F0126B">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879" w:type="dxa"/>
            <w:vAlign w:val="center"/>
          </w:tcPr>
          <w:p w14:paraId="00387E67">
            <w:pPr>
              <w:jc w:val="center"/>
              <w:rPr>
                <w:rFonts w:ascii="Times New Roman" w:hAnsi="Times New Roman" w:eastAsia="Calibri"/>
                <w:sz w:val="20"/>
                <w:szCs w:val="20"/>
                <w:lang w:eastAsia="id-ID"/>
              </w:rPr>
            </w:pPr>
            <w:r>
              <w:rPr>
                <w:rFonts w:ascii="Times New Roman" w:hAnsi="Times New Roman" w:eastAsia="Calibri"/>
                <w:sz w:val="20"/>
                <w:szCs w:val="20"/>
                <w:lang w:eastAsia="id-ID"/>
              </w:rPr>
              <w:t>50-59</w:t>
            </w:r>
          </w:p>
        </w:tc>
        <w:tc>
          <w:tcPr>
            <w:tcW w:w="1598" w:type="dxa"/>
            <w:vAlign w:val="center"/>
          </w:tcPr>
          <w:p w14:paraId="1255EF44">
            <w:pPr>
              <w:rPr>
                <w:rFonts w:ascii="Times New Roman" w:hAnsi="Times New Roman" w:eastAsia="Calibri"/>
                <w:sz w:val="20"/>
                <w:szCs w:val="20"/>
                <w:lang w:eastAsia="id-ID"/>
              </w:rPr>
            </w:pPr>
            <w:r>
              <w:rPr>
                <w:rFonts w:ascii="Times New Roman" w:hAnsi="Times New Roman" w:eastAsia="Calibri"/>
                <w:sz w:val="20"/>
                <w:szCs w:val="20"/>
                <w:lang w:eastAsia="id-ID"/>
              </w:rPr>
              <w:t>Below Average</w:t>
            </w:r>
          </w:p>
        </w:tc>
        <w:tc>
          <w:tcPr>
            <w:tcW w:w="1305" w:type="dxa"/>
          </w:tcPr>
          <w:p w14:paraId="05C8BFE0">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59" w:type="dxa"/>
          </w:tcPr>
          <w:p w14:paraId="0175B0C1">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05" w:type="dxa"/>
            <w:vAlign w:val="center"/>
          </w:tcPr>
          <w:p w14:paraId="1B0A8083">
            <w:pPr>
              <w:jc w:val="center"/>
              <w:rPr>
                <w:rFonts w:ascii="Times New Roman" w:hAnsi="Times New Roman" w:eastAsia="Calibri"/>
                <w:sz w:val="20"/>
                <w:szCs w:val="20"/>
                <w:lang w:eastAsia="id-ID"/>
              </w:rPr>
            </w:pPr>
            <w:r>
              <w:rPr>
                <w:rFonts w:ascii="Times New Roman" w:hAnsi="Times New Roman" w:eastAsia="Calibri"/>
                <w:sz w:val="20"/>
                <w:szCs w:val="20"/>
                <w:lang w:eastAsia="id-ID"/>
              </w:rPr>
              <w:t>7</w:t>
            </w:r>
          </w:p>
        </w:tc>
        <w:tc>
          <w:tcPr>
            <w:tcW w:w="1345" w:type="dxa"/>
            <w:vAlign w:val="center"/>
          </w:tcPr>
          <w:p w14:paraId="7CF0E78D">
            <w:pPr>
              <w:jc w:val="center"/>
              <w:rPr>
                <w:rFonts w:ascii="Times New Roman" w:hAnsi="Times New Roman" w:eastAsia="Calibri"/>
                <w:sz w:val="20"/>
                <w:szCs w:val="20"/>
                <w:lang w:eastAsia="id-ID"/>
              </w:rPr>
            </w:pPr>
            <w:r>
              <w:rPr>
                <w:rFonts w:ascii="Times New Roman" w:hAnsi="Times New Roman" w:eastAsia="Calibri"/>
                <w:sz w:val="20"/>
                <w:szCs w:val="20"/>
                <w:lang w:eastAsia="id-ID"/>
              </w:rPr>
              <w:t>20.00%</w:t>
            </w:r>
          </w:p>
        </w:tc>
      </w:tr>
      <w:tr w14:paraId="5CF19F59">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879" w:type="dxa"/>
            <w:vAlign w:val="center"/>
          </w:tcPr>
          <w:p w14:paraId="54FF78FF">
            <w:pPr>
              <w:jc w:val="center"/>
              <w:rPr>
                <w:rFonts w:ascii="Times New Roman" w:hAnsi="Times New Roman" w:eastAsia="Calibri"/>
                <w:sz w:val="20"/>
                <w:szCs w:val="20"/>
                <w:lang w:eastAsia="id-ID"/>
              </w:rPr>
            </w:pPr>
            <w:r>
              <w:rPr>
                <w:rFonts w:ascii="Times New Roman" w:hAnsi="Times New Roman" w:eastAsia="Calibri"/>
                <w:sz w:val="20"/>
                <w:szCs w:val="20"/>
                <w:lang w:eastAsia="id-ID"/>
              </w:rPr>
              <w:t>40-49</w:t>
            </w:r>
          </w:p>
        </w:tc>
        <w:tc>
          <w:tcPr>
            <w:tcW w:w="1598" w:type="dxa"/>
            <w:vAlign w:val="center"/>
          </w:tcPr>
          <w:p w14:paraId="67D1BE94">
            <w:pPr>
              <w:rPr>
                <w:rFonts w:ascii="Times New Roman" w:hAnsi="Times New Roman" w:eastAsia="Calibri"/>
                <w:sz w:val="20"/>
                <w:szCs w:val="20"/>
                <w:lang w:eastAsia="id-ID"/>
              </w:rPr>
            </w:pPr>
            <w:r>
              <w:rPr>
                <w:rFonts w:ascii="Times New Roman" w:hAnsi="Times New Roman" w:eastAsia="Calibri"/>
                <w:sz w:val="20"/>
                <w:szCs w:val="20"/>
                <w:lang w:eastAsia="id-ID"/>
              </w:rPr>
              <w:t>Deficient</w:t>
            </w:r>
          </w:p>
        </w:tc>
        <w:tc>
          <w:tcPr>
            <w:tcW w:w="1305" w:type="dxa"/>
            <w:vAlign w:val="center"/>
          </w:tcPr>
          <w:p w14:paraId="74891BD7">
            <w:pPr>
              <w:jc w:val="center"/>
              <w:rPr>
                <w:rFonts w:ascii="Times New Roman" w:hAnsi="Times New Roman" w:eastAsia="Calibri"/>
                <w:sz w:val="20"/>
                <w:szCs w:val="20"/>
                <w:lang w:eastAsia="id-ID"/>
              </w:rPr>
            </w:pPr>
            <w:r>
              <w:rPr>
                <w:rFonts w:ascii="Times New Roman" w:hAnsi="Times New Roman" w:eastAsia="Calibri"/>
                <w:sz w:val="20"/>
                <w:szCs w:val="20"/>
                <w:lang w:eastAsia="id-ID"/>
              </w:rPr>
              <w:t>1</w:t>
            </w:r>
          </w:p>
        </w:tc>
        <w:tc>
          <w:tcPr>
            <w:tcW w:w="1359" w:type="dxa"/>
            <w:vAlign w:val="center"/>
          </w:tcPr>
          <w:p w14:paraId="4AFDEC68">
            <w:pPr>
              <w:jc w:val="center"/>
              <w:rPr>
                <w:rFonts w:ascii="Times New Roman" w:hAnsi="Times New Roman" w:eastAsia="Calibri"/>
                <w:sz w:val="20"/>
                <w:szCs w:val="20"/>
                <w:lang w:eastAsia="id-ID"/>
              </w:rPr>
            </w:pPr>
            <w:r>
              <w:rPr>
                <w:rFonts w:ascii="Times New Roman" w:hAnsi="Times New Roman" w:eastAsia="Calibri"/>
                <w:sz w:val="20"/>
                <w:szCs w:val="20"/>
                <w:lang w:eastAsia="id-ID"/>
              </w:rPr>
              <w:t>2.86%</w:t>
            </w:r>
          </w:p>
        </w:tc>
        <w:tc>
          <w:tcPr>
            <w:tcW w:w="1305" w:type="dxa"/>
            <w:vAlign w:val="center"/>
          </w:tcPr>
          <w:p w14:paraId="0A6341CD">
            <w:pPr>
              <w:jc w:val="center"/>
              <w:rPr>
                <w:rFonts w:ascii="Times New Roman" w:hAnsi="Times New Roman" w:eastAsia="Calibri"/>
                <w:sz w:val="20"/>
                <w:szCs w:val="20"/>
                <w:lang w:eastAsia="id-ID"/>
              </w:rPr>
            </w:pPr>
            <w:r>
              <w:rPr>
                <w:rFonts w:ascii="Times New Roman" w:hAnsi="Times New Roman" w:eastAsia="Calibri"/>
                <w:sz w:val="20"/>
                <w:szCs w:val="20"/>
                <w:lang w:eastAsia="id-ID"/>
              </w:rPr>
              <w:t>7</w:t>
            </w:r>
          </w:p>
        </w:tc>
        <w:tc>
          <w:tcPr>
            <w:tcW w:w="1345" w:type="dxa"/>
            <w:vAlign w:val="center"/>
          </w:tcPr>
          <w:p w14:paraId="1CE01E28">
            <w:pPr>
              <w:jc w:val="center"/>
              <w:rPr>
                <w:rFonts w:ascii="Times New Roman" w:hAnsi="Times New Roman" w:eastAsia="Calibri"/>
                <w:sz w:val="20"/>
                <w:szCs w:val="20"/>
                <w:lang w:eastAsia="id-ID"/>
              </w:rPr>
            </w:pPr>
            <w:r>
              <w:rPr>
                <w:rFonts w:ascii="Times New Roman" w:hAnsi="Times New Roman" w:eastAsia="Calibri"/>
                <w:sz w:val="20"/>
                <w:szCs w:val="20"/>
                <w:lang w:eastAsia="id-ID"/>
              </w:rPr>
              <w:t>20.00%</w:t>
            </w:r>
          </w:p>
        </w:tc>
      </w:tr>
      <w:tr w14:paraId="16AA7609">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879" w:type="dxa"/>
            <w:vAlign w:val="center"/>
          </w:tcPr>
          <w:p w14:paraId="3C7B09BA">
            <w:pPr>
              <w:jc w:val="center"/>
              <w:rPr>
                <w:rFonts w:ascii="Times New Roman" w:hAnsi="Times New Roman" w:eastAsia="Calibri"/>
                <w:sz w:val="20"/>
                <w:szCs w:val="20"/>
                <w:lang w:eastAsia="id-ID"/>
              </w:rPr>
            </w:pPr>
            <w:r>
              <w:rPr>
                <w:rFonts w:ascii="Times New Roman" w:hAnsi="Times New Roman" w:eastAsia="Calibri"/>
                <w:sz w:val="20"/>
                <w:szCs w:val="20"/>
                <w:lang w:eastAsia="id-ID"/>
              </w:rPr>
              <w:t>30-39</w:t>
            </w:r>
          </w:p>
        </w:tc>
        <w:tc>
          <w:tcPr>
            <w:tcW w:w="1598" w:type="dxa"/>
            <w:vAlign w:val="center"/>
          </w:tcPr>
          <w:p w14:paraId="5730E9BA">
            <w:pPr>
              <w:rPr>
                <w:rFonts w:ascii="Times New Roman" w:hAnsi="Times New Roman" w:eastAsia="Calibri"/>
                <w:sz w:val="20"/>
                <w:szCs w:val="20"/>
                <w:lang w:eastAsia="id-ID"/>
              </w:rPr>
            </w:pPr>
            <w:r>
              <w:rPr>
                <w:rFonts w:ascii="Times New Roman" w:hAnsi="Times New Roman" w:eastAsia="Calibri"/>
                <w:sz w:val="20"/>
                <w:szCs w:val="20"/>
                <w:lang w:eastAsia="id-ID"/>
              </w:rPr>
              <w:t>Very Deficient</w:t>
            </w:r>
          </w:p>
        </w:tc>
        <w:tc>
          <w:tcPr>
            <w:tcW w:w="1305" w:type="dxa"/>
            <w:vAlign w:val="center"/>
          </w:tcPr>
          <w:p w14:paraId="0A837784">
            <w:pPr>
              <w:jc w:val="center"/>
              <w:rPr>
                <w:rFonts w:ascii="Times New Roman" w:hAnsi="Times New Roman" w:eastAsia="Calibri"/>
                <w:sz w:val="20"/>
                <w:szCs w:val="20"/>
                <w:lang w:eastAsia="id-ID"/>
              </w:rPr>
            </w:pPr>
            <w:r>
              <w:rPr>
                <w:rFonts w:ascii="Times New Roman" w:hAnsi="Times New Roman" w:eastAsia="Calibri"/>
                <w:sz w:val="20"/>
                <w:szCs w:val="20"/>
                <w:lang w:eastAsia="id-ID"/>
              </w:rPr>
              <w:t>14</w:t>
            </w:r>
          </w:p>
        </w:tc>
        <w:tc>
          <w:tcPr>
            <w:tcW w:w="1359" w:type="dxa"/>
            <w:vAlign w:val="center"/>
          </w:tcPr>
          <w:p w14:paraId="708CA87D">
            <w:pPr>
              <w:jc w:val="center"/>
              <w:rPr>
                <w:rFonts w:ascii="Times New Roman" w:hAnsi="Times New Roman" w:eastAsia="Calibri"/>
                <w:sz w:val="20"/>
                <w:szCs w:val="20"/>
                <w:lang w:eastAsia="id-ID"/>
              </w:rPr>
            </w:pPr>
            <w:r>
              <w:rPr>
                <w:rFonts w:ascii="Times New Roman" w:hAnsi="Times New Roman" w:eastAsia="Calibri"/>
                <w:sz w:val="20"/>
                <w:szCs w:val="20"/>
                <w:lang w:eastAsia="id-ID"/>
              </w:rPr>
              <w:t>40.00%</w:t>
            </w:r>
          </w:p>
        </w:tc>
        <w:tc>
          <w:tcPr>
            <w:tcW w:w="1305" w:type="dxa"/>
            <w:vAlign w:val="center"/>
          </w:tcPr>
          <w:p w14:paraId="5F28C3B0">
            <w:pPr>
              <w:jc w:val="center"/>
              <w:rPr>
                <w:rFonts w:ascii="Times New Roman" w:hAnsi="Times New Roman" w:eastAsia="Calibri"/>
                <w:sz w:val="20"/>
                <w:szCs w:val="20"/>
                <w:lang w:eastAsia="id-ID"/>
              </w:rPr>
            </w:pPr>
            <w:r>
              <w:rPr>
                <w:rFonts w:ascii="Times New Roman" w:hAnsi="Times New Roman" w:eastAsia="Calibri"/>
                <w:sz w:val="20"/>
                <w:szCs w:val="20"/>
                <w:lang w:eastAsia="id-ID"/>
              </w:rPr>
              <w:t>13</w:t>
            </w:r>
          </w:p>
        </w:tc>
        <w:tc>
          <w:tcPr>
            <w:tcW w:w="1345" w:type="dxa"/>
            <w:vAlign w:val="center"/>
          </w:tcPr>
          <w:p w14:paraId="39E80F94">
            <w:pPr>
              <w:jc w:val="center"/>
              <w:rPr>
                <w:rFonts w:ascii="Times New Roman" w:hAnsi="Times New Roman" w:eastAsia="Calibri"/>
                <w:sz w:val="20"/>
                <w:szCs w:val="20"/>
                <w:lang w:eastAsia="id-ID"/>
              </w:rPr>
            </w:pPr>
            <w:r>
              <w:rPr>
                <w:rFonts w:ascii="Times New Roman" w:hAnsi="Times New Roman" w:eastAsia="Calibri"/>
                <w:sz w:val="20"/>
                <w:szCs w:val="20"/>
                <w:lang w:eastAsia="id-ID"/>
              </w:rPr>
              <w:t>37.14%</w:t>
            </w:r>
          </w:p>
        </w:tc>
      </w:tr>
      <w:tr w14:paraId="6C12B0B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879" w:type="dxa"/>
            <w:vAlign w:val="center"/>
          </w:tcPr>
          <w:p w14:paraId="247F05DF">
            <w:pPr>
              <w:jc w:val="center"/>
              <w:rPr>
                <w:rFonts w:ascii="Times New Roman" w:hAnsi="Times New Roman" w:eastAsia="Calibri"/>
                <w:sz w:val="20"/>
                <w:szCs w:val="20"/>
                <w:lang w:eastAsia="id-ID"/>
              </w:rPr>
            </w:pPr>
            <w:r>
              <w:rPr>
                <w:rFonts w:ascii="Times New Roman" w:hAnsi="Times New Roman" w:eastAsia="Calibri"/>
                <w:sz w:val="20"/>
                <w:szCs w:val="20"/>
                <w:lang w:eastAsia="id-ID"/>
              </w:rPr>
              <w:t>20-29</w:t>
            </w:r>
          </w:p>
        </w:tc>
        <w:tc>
          <w:tcPr>
            <w:tcW w:w="1598" w:type="dxa"/>
            <w:vAlign w:val="center"/>
          </w:tcPr>
          <w:p w14:paraId="3811043E">
            <w:pPr>
              <w:rPr>
                <w:rFonts w:ascii="Times New Roman" w:hAnsi="Times New Roman" w:eastAsia="Calibri"/>
                <w:sz w:val="20"/>
                <w:szCs w:val="20"/>
                <w:lang w:eastAsia="id-ID"/>
              </w:rPr>
            </w:pPr>
            <w:r>
              <w:rPr>
                <w:rFonts w:ascii="Times New Roman" w:hAnsi="Times New Roman" w:eastAsia="Calibri"/>
                <w:sz w:val="20"/>
                <w:szCs w:val="20"/>
                <w:lang w:eastAsia="id-ID"/>
              </w:rPr>
              <w:t>Unsufficient</w:t>
            </w:r>
          </w:p>
        </w:tc>
        <w:tc>
          <w:tcPr>
            <w:tcW w:w="1305" w:type="dxa"/>
            <w:vAlign w:val="center"/>
          </w:tcPr>
          <w:p w14:paraId="7FDC9C41">
            <w:pPr>
              <w:jc w:val="center"/>
              <w:rPr>
                <w:rFonts w:ascii="Times New Roman" w:hAnsi="Times New Roman" w:eastAsia="Calibri"/>
                <w:sz w:val="20"/>
                <w:szCs w:val="20"/>
                <w:lang w:eastAsia="id-ID"/>
              </w:rPr>
            </w:pPr>
            <w:r>
              <w:rPr>
                <w:rFonts w:ascii="Times New Roman" w:hAnsi="Times New Roman" w:eastAsia="Calibri"/>
                <w:sz w:val="20"/>
                <w:szCs w:val="20"/>
                <w:lang w:eastAsia="id-ID"/>
              </w:rPr>
              <w:t>20</w:t>
            </w:r>
          </w:p>
        </w:tc>
        <w:tc>
          <w:tcPr>
            <w:tcW w:w="1359" w:type="dxa"/>
            <w:vAlign w:val="center"/>
          </w:tcPr>
          <w:p w14:paraId="4D6372BB">
            <w:pPr>
              <w:jc w:val="center"/>
              <w:rPr>
                <w:rFonts w:ascii="Times New Roman" w:hAnsi="Times New Roman" w:eastAsia="Calibri"/>
                <w:sz w:val="20"/>
                <w:szCs w:val="20"/>
                <w:lang w:eastAsia="id-ID"/>
              </w:rPr>
            </w:pPr>
            <w:r>
              <w:rPr>
                <w:rFonts w:ascii="Times New Roman" w:hAnsi="Times New Roman" w:eastAsia="Calibri"/>
                <w:sz w:val="20"/>
                <w:szCs w:val="20"/>
                <w:lang w:eastAsia="id-ID"/>
              </w:rPr>
              <w:t>57.14%</w:t>
            </w:r>
          </w:p>
        </w:tc>
        <w:tc>
          <w:tcPr>
            <w:tcW w:w="1305" w:type="dxa"/>
            <w:vAlign w:val="center"/>
          </w:tcPr>
          <w:p w14:paraId="7B35595B">
            <w:pPr>
              <w:jc w:val="center"/>
              <w:rPr>
                <w:rFonts w:ascii="Times New Roman" w:hAnsi="Times New Roman" w:eastAsia="Calibri"/>
                <w:sz w:val="20"/>
                <w:szCs w:val="20"/>
                <w:lang w:eastAsia="id-ID"/>
              </w:rPr>
            </w:pPr>
            <w:r>
              <w:rPr>
                <w:rFonts w:ascii="Times New Roman" w:hAnsi="Times New Roman" w:eastAsia="Calibri"/>
                <w:sz w:val="20"/>
                <w:szCs w:val="20"/>
                <w:lang w:eastAsia="id-ID"/>
              </w:rPr>
              <w:t>6</w:t>
            </w:r>
          </w:p>
        </w:tc>
        <w:tc>
          <w:tcPr>
            <w:tcW w:w="1345" w:type="dxa"/>
            <w:vAlign w:val="center"/>
          </w:tcPr>
          <w:p w14:paraId="48B1E7B4">
            <w:pPr>
              <w:jc w:val="center"/>
              <w:rPr>
                <w:rFonts w:ascii="Times New Roman" w:hAnsi="Times New Roman" w:eastAsia="Calibri"/>
                <w:sz w:val="20"/>
                <w:szCs w:val="20"/>
                <w:lang w:eastAsia="id-ID"/>
              </w:rPr>
            </w:pPr>
            <w:r>
              <w:rPr>
                <w:rFonts w:ascii="Times New Roman" w:hAnsi="Times New Roman" w:eastAsia="Calibri"/>
                <w:sz w:val="20"/>
                <w:szCs w:val="20"/>
                <w:lang w:eastAsia="id-ID"/>
              </w:rPr>
              <w:t>17.14%</w:t>
            </w:r>
          </w:p>
        </w:tc>
      </w:tr>
      <w:tr w14:paraId="5A74ECE6">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879" w:type="dxa"/>
            <w:vAlign w:val="center"/>
          </w:tcPr>
          <w:p w14:paraId="24134663">
            <w:pPr>
              <w:jc w:val="center"/>
              <w:rPr>
                <w:rFonts w:ascii="Times New Roman" w:hAnsi="Times New Roman" w:eastAsia="Calibri"/>
                <w:sz w:val="20"/>
                <w:szCs w:val="20"/>
                <w:lang w:eastAsia="id-ID"/>
              </w:rPr>
            </w:pPr>
            <w:r>
              <w:rPr>
                <w:rFonts w:ascii="Times New Roman" w:hAnsi="Times New Roman" w:eastAsia="Calibri"/>
                <w:sz w:val="20"/>
                <w:szCs w:val="20"/>
                <w:lang w:eastAsia="id-ID"/>
              </w:rPr>
              <w:t>10-19</w:t>
            </w:r>
          </w:p>
        </w:tc>
        <w:tc>
          <w:tcPr>
            <w:tcW w:w="1598" w:type="dxa"/>
            <w:vAlign w:val="center"/>
          </w:tcPr>
          <w:p w14:paraId="12800408">
            <w:pPr>
              <w:rPr>
                <w:rFonts w:ascii="Times New Roman" w:hAnsi="Times New Roman" w:eastAsia="Calibri"/>
                <w:sz w:val="20"/>
                <w:szCs w:val="20"/>
                <w:lang w:eastAsia="id-ID"/>
              </w:rPr>
            </w:pPr>
            <w:r>
              <w:rPr>
                <w:rFonts w:ascii="Times New Roman" w:hAnsi="Times New Roman" w:eastAsia="Calibri"/>
                <w:sz w:val="20"/>
                <w:szCs w:val="20"/>
                <w:lang w:eastAsia="id-ID"/>
              </w:rPr>
              <w:t>Very Unsufficient</w:t>
            </w:r>
          </w:p>
        </w:tc>
        <w:tc>
          <w:tcPr>
            <w:tcW w:w="1305" w:type="dxa"/>
            <w:vAlign w:val="center"/>
          </w:tcPr>
          <w:p w14:paraId="542765FF">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59" w:type="dxa"/>
            <w:vAlign w:val="center"/>
          </w:tcPr>
          <w:p w14:paraId="0680BF3B">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05" w:type="dxa"/>
            <w:vAlign w:val="center"/>
          </w:tcPr>
          <w:p w14:paraId="1434FAE0">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c>
          <w:tcPr>
            <w:tcW w:w="1345" w:type="dxa"/>
            <w:vAlign w:val="center"/>
          </w:tcPr>
          <w:p w14:paraId="4F891EF1">
            <w:pPr>
              <w:jc w:val="center"/>
              <w:rPr>
                <w:rFonts w:ascii="Times New Roman" w:hAnsi="Times New Roman" w:eastAsia="Calibri"/>
                <w:sz w:val="20"/>
                <w:szCs w:val="20"/>
                <w:lang w:eastAsia="id-ID"/>
              </w:rPr>
            </w:pPr>
            <w:r>
              <w:rPr>
                <w:rFonts w:ascii="Times New Roman" w:hAnsi="Times New Roman" w:eastAsia="Calibri"/>
                <w:sz w:val="20"/>
                <w:szCs w:val="20"/>
                <w:lang w:eastAsia="id-ID"/>
              </w:rPr>
              <w:t>-</w:t>
            </w:r>
          </w:p>
        </w:tc>
      </w:tr>
      <w:tr w14:paraId="1E1FB0E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2477" w:type="dxa"/>
            <w:gridSpan w:val="2"/>
            <w:vAlign w:val="center"/>
          </w:tcPr>
          <w:p w14:paraId="52B11C3B">
            <w:pPr>
              <w:jc w:val="center"/>
              <w:rPr>
                <w:rFonts w:ascii="Times New Roman" w:hAnsi="Times New Roman" w:eastAsia="Calibri"/>
                <w:sz w:val="20"/>
                <w:szCs w:val="20"/>
                <w:lang w:eastAsia="id-ID"/>
              </w:rPr>
            </w:pPr>
            <w:r>
              <w:rPr>
                <w:rFonts w:ascii="Times New Roman" w:hAnsi="Times New Roman" w:eastAsia="Calibri"/>
                <w:sz w:val="20"/>
                <w:szCs w:val="20"/>
                <w:lang w:eastAsia="id-ID"/>
              </w:rPr>
              <w:t>Total</w:t>
            </w:r>
          </w:p>
        </w:tc>
        <w:tc>
          <w:tcPr>
            <w:tcW w:w="1305" w:type="dxa"/>
            <w:vAlign w:val="center"/>
          </w:tcPr>
          <w:p w14:paraId="6F94D3C1">
            <w:pPr>
              <w:jc w:val="center"/>
              <w:rPr>
                <w:rFonts w:ascii="Times New Roman" w:hAnsi="Times New Roman" w:eastAsia="Calibri"/>
                <w:sz w:val="20"/>
                <w:szCs w:val="20"/>
                <w:lang w:eastAsia="id-ID"/>
              </w:rPr>
            </w:pPr>
            <w:r>
              <w:rPr>
                <w:rFonts w:ascii="Times New Roman" w:hAnsi="Times New Roman" w:eastAsia="Calibri"/>
                <w:sz w:val="20"/>
                <w:szCs w:val="20"/>
                <w:lang w:eastAsia="id-ID"/>
              </w:rPr>
              <w:t>35</w:t>
            </w:r>
          </w:p>
        </w:tc>
        <w:tc>
          <w:tcPr>
            <w:tcW w:w="1359" w:type="dxa"/>
            <w:vAlign w:val="center"/>
          </w:tcPr>
          <w:p w14:paraId="3B8C8887">
            <w:pPr>
              <w:jc w:val="center"/>
              <w:rPr>
                <w:rFonts w:ascii="Times New Roman" w:hAnsi="Times New Roman" w:eastAsia="Calibri"/>
                <w:sz w:val="20"/>
                <w:szCs w:val="20"/>
                <w:lang w:eastAsia="id-ID"/>
              </w:rPr>
            </w:pPr>
            <w:r>
              <w:rPr>
                <w:rFonts w:ascii="Times New Roman" w:hAnsi="Times New Roman" w:eastAsia="Calibri"/>
                <w:sz w:val="20"/>
                <w:szCs w:val="20"/>
                <w:lang w:eastAsia="id-ID"/>
              </w:rPr>
              <w:t>100%</w:t>
            </w:r>
          </w:p>
        </w:tc>
        <w:tc>
          <w:tcPr>
            <w:tcW w:w="1305" w:type="dxa"/>
            <w:vAlign w:val="center"/>
          </w:tcPr>
          <w:p w14:paraId="195E6ECC">
            <w:pPr>
              <w:jc w:val="center"/>
              <w:rPr>
                <w:rFonts w:ascii="Times New Roman" w:hAnsi="Times New Roman" w:eastAsia="Calibri"/>
                <w:sz w:val="20"/>
                <w:szCs w:val="20"/>
                <w:lang w:eastAsia="id-ID"/>
              </w:rPr>
            </w:pPr>
            <w:r>
              <w:rPr>
                <w:rFonts w:ascii="Times New Roman" w:hAnsi="Times New Roman" w:eastAsia="Calibri"/>
                <w:sz w:val="20"/>
                <w:szCs w:val="20"/>
                <w:lang w:eastAsia="id-ID"/>
              </w:rPr>
              <w:t>35</w:t>
            </w:r>
          </w:p>
        </w:tc>
        <w:tc>
          <w:tcPr>
            <w:tcW w:w="1345" w:type="dxa"/>
            <w:vAlign w:val="center"/>
          </w:tcPr>
          <w:p w14:paraId="56CD5416">
            <w:pPr>
              <w:jc w:val="center"/>
              <w:rPr>
                <w:rFonts w:ascii="Times New Roman" w:hAnsi="Times New Roman" w:eastAsia="Calibri"/>
                <w:sz w:val="20"/>
                <w:szCs w:val="20"/>
                <w:lang w:eastAsia="id-ID"/>
              </w:rPr>
            </w:pPr>
            <w:r>
              <w:rPr>
                <w:rFonts w:ascii="Times New Roman" w:hAnsi="Times New Roman" w:eastAsia="Calibri"/>
                <w:sz w:val="20"/>
                <w:szCs w:val="20"/>
                <w:lang w:eastAsia="id-ID"/>
              </w:rPr>
              <w:t>100%</w:t>
            </w:r>
          </w:p>
        </w:tc>
      </w:tr>
    </w:tbl>
    <w:p w14:paraId="78457AB8">
      <w:pPr>
        <w:ind w:firstLine="720"/>
        <w:jc w:val="both"/>
        <w:rPr>
          <w:rFonts w:ascii="Times New Roman" w:hAnsi="Times New Roman"/>
          <w:sz w:val="24"/>
          <w:szCs w:val="24"/>
        </w:rPr>
      </w:pPr>
    </w:p>
    <w:p w14:paraId="39D907D6">
      <w:pPr>
        <w:ind w:firstLine="720"/>
        <w:jc w:val="both"/>
        <w:rPr>
          <w:rFonts w:ascii="Times New Roman" w:hAnsi="Times New Roman"/>
          <w:sz w:val="24"/>
          <w:szCs w:val="24"/>
        </w:rPr>
      </w:pPr>
      <w:r>
        <w:rPr>
          <w:rFonts w:ascii="Times New Roman" w:hAnsi="Times New Roman"/>
          <w:sz w:val="24"/>
          <w:szCs w:val="24"/>
        </w:rPr>
        <w:t xml:space="preserve">Furthermore, Figure 2 below shows the control group's students' speaking ability. </w:t>
      </w:r>
    </w:p>
    <w:p w14:paraId="12F4CBAE">
      <w:pPr>
        <w:ind w:firstLine="720"/>
        <w:jc w:val="both"/>
        <w:rPr>
          <w:rFonts w:ascii="Times New Roman" w:hAnsi="Times New Roman"/>
        </w:rPr>
      </w:pPr>
    </w:p>
    <w:p w14:paraId="560E67D2">
      <w:pPr>
        <w:rPr>
          <w:rFonts w:ascii="Times New Roman" w:hAnsi="Times New Roman"/>
          <w:sz w:val="24"/>
          <w:szCs w:val="24"/>
        </w:rPr>
      </w:pPr>
      <w:r>
        <w:drawing>
          <wp:inline distT="0" distB="0" distL="0" distR="0">
            <wp:extent cx="3742055" cy="1838960"/>
            <wp:effectExtent l="0" t="0" r="10795" b="8890"/>
            <wp:docPr id="158934287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D6B2350">
      <w:pPr>
        <w:rPr>
          <w:rFonts w:ascii="Times New Roman" w:hAnsi="Times New Roman"/>
          <w:sz w:val="24"/>
          <w:szCs w:val="24"/>
        </w:rPr>
      </w:pPr>
    </w:p>
    <w:p w14:paraId="22F10077">
      <w:pPr>
        <w:rPr>
          <w:rFonts w:ascii="Times New Roman" w:hAnsi="Times New Roman"/>
        </w:rPr>
      </w:pPr>
      <w:r>
        <w:rPr>
          <w:rFonts w:ascii="Times New Roman" w:hAnsi="Times New Roman"/>
          <w:i/>
          <w:iCs/>
        </w:rPr>
        <w:t>Figure 2</w:t>
      </w:r>
      <w:r>
        <w:rPr>
          <w:rFonts w:ascii="Times New Roman" w:hAnsi="Times New Roman"/>
        </w:rPr>
        <w:t>. The Frequency Analysis of Students’ Speaking Ability</w:t>
      </w:r>
    </w:p>
    <w:p w14:paraId="7905E50C">
      <w:pPr>
        <w:rPr>
          <w:rFonts w:ascii="Times New Roman" w:hAnsi="Times New Roman"/>
        </w:rPr>
      </w:pPr>
    </w:p>
    <w:p w14:paraId="5A77501D">
      <w:pPr>
        <w:pStyle w:val="72"/>
        <w:ind w:firstLine="0"/>
        <w:contextualSpacing/>
        <w:rPr>
          <w:bCs/>
          <w:sz w:val="24"/>
          <w:lang w:val="zh-CN"/>
        </w:rPr>
      </w:pPr>
      <w:r>
        <w:rPr>
          <w:bCs/>
          <w:sz w:val="24"/>
        </w:rPr>
        <w:t xml:space="preserve">3. </w:t>
      </w:r>
      <w:r>
        <w:rPr>
          <w:bCs/>
          <w:sz w:val="24"/>
          <w:lang w:val="zh-CN"/>
        </w:rPr>
        <w:t>Normality Test</w:t>
      </w:r>
    </w:p>
    <w:p w14:paraId="22B2A900">
      <w:pPr>
        <w:pStyle w:val="72"/>
        <w:ind w:firstLine="0"/>
        <w:contextualSpacing/>
        <w:rPr>
          <w:bCs/>
          <w:sz w:val="24"/>
          <w:lang w:val="zh-CN"/>
        </w:rPr>
      </w:pPr>
    </w:p>
    <w:p w14:paraId="56D9E493">
      <w:pPr>
        <w:pStyle w:val="72"/>
        <w:ind w:firstLine="0"/>
        <w:contextualSpacing/>
        <w:rPr>
          <w:bCs/>
          <w:sz w:val="24"/>
          <w:lang w:val="zh-CN"/>
        </w:rPr>
      </w:pPr>
      <w:r>
        <w:rPr>
          <w:bCs/>
          <w:sz w:val="24"/>
          <w:lang w:val="zh-CN"/>
        </w:rPr>
        <w:tab/>
      </w:r>
      <w:r>
        <w:rPr>
          <w:bCs/>
          <w:sz w:val="24"/>
          <w:lang w:val="zh-CN"/>
        </w:rPr>
        <w:t>A normality test was conducted to determine whether the test result data from the experimental and control groups were normally distributed, considering the specific sample size.</w:t>
      </w:r>
    </w:p>
    <w:p w14:paraId="449BC76A">
      <w:pPr>
        <w:pStyle w:val="72"/>
        <w:ind w:firstLine="0"/>
        <w:contextualSpacing/>
        <w:rPr>
          <w:bCs/>
          <w:sz w:val="24"/>
          <w:lang w:val="zh-CN"/>
        </w:rPr>
      </w:pPr>
    </w:p>
    <w:p w14:paraId="13254211">
      <w:pPr>
        <w:pStyle w:val="72"/>
        <w:ind w:firstLine="0"/>
        <w:contextualSpacing/>
        <w:rPr>
          <w:szCs w:val="22"/>
          <w:lang w:val="zh-CN"/>
        </w:rPr>
      </w:pPr>
      <w:r>
        <w:rPr>
          <w:bCs/>
          <w:i/>
          <w:iCs/>
          <w:szCs w:val="22"/>
          <w:lang w:val="zh-CN"/>
        </w:rPr>
        <w:t>Table 4.</w:t>
      </w:r>
      <w:r>
        <w:rPr>
          <w:bCs/>
          <w:sz w:val="24"/>
          <w:lang w:val="zh-CN"/>
        </w:rPr>
        <w:t xml:space="preserve"> </w:t>
      </w:r>
      <w:r>
        <w:rPr>
          <w:szCs w:val="22"/>
        </w:rPr>
        <w:t>The Normality Test</w:t>
      </w:r>
    </w:p>
    <w:p w14:paraId="75AD232F">
      <w:pPr>
        <w:pStyle w:val="72"/>
        <w:ind w:firstLine="0"/>
        <w:contextualSpacing/>
        <w:rPr>
          <w:bCs/>
          <w:sz w:val="24"/>
          <w:lang w:val="zh-CN"/>
        </w:rPr>
      </w:pPr>
    </w:p>
    <w:tbl>
      <w:tblPr>
        <w:tblStyle w:val="12"/>
        <w:tblW w:w="8515"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164"/>
        <w:gridCol w:w="2004"/>
        <w:gridCol w:w="1168"/>
        <w:gridCol w:w="1179"/>
      </w:tblGrid>
      <w:tr w14:paraId="0DC4C59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49" w:hRule="atLeast"/>
        </w:trPr>
        <w:tc>
          <w:tcPr>
            <w:tcW w:w="4164" w:type="dxa"/>
            <w:vMerge w:val="restart"/>
            <w:vAlign w:val="center"/>
          </w:tcPr>
          <w:p w14:paraId="1649103C">
            <w:pPr>
              <w:pStyle w:val="72"/>
              <w:ind w:firstLine="0"/>
              <w:rPr>
                <w:sz w:val="20"/>
                <w:szCs w:val="20"/>
                <w:lang w:val="zh-CN"/>
              </w:rPr>
            </w:pPr>
            <w:r>
              <w:rPr>
                <w:sz w:val="20"/>
                <w:szCs w:val="20"/>
                <w:lang w:val="zh-CN"/>
              </w:rPr>
              <w:t>Groups</w:t>
            </w:r>
          </w:p>
        </w:tc>
        <w:tc>
          <w:tcPr>
            <w:tcW w:w="4351" w:type="dxa"/>
            <w:gridSpan w:val="3"/>
            <w:vAlign w:val="center"/>
          </w:tcPr>
          <w:p w14:paraId="0C00979B">
            <w:pPr>
              <w:pStyle w:val="72"/>
              <w:ind w:firstLine="0"/>
              <w:rPr>
                <w:sz w:val="20"/>
                <w:szCs w:val="20"/>
                <w:lang w:val="zh-CN"/>
              </w:rPr>
            </w:pPr>
            <w:r>
              <w:rPr>
                <w:sz w:val="20"/>
                <w:szCs w:val="20"/>
                <w:lang w:val="zh-CN"/>
              </w:rPr>
              <w:t>Kolmogorov-Smirnov</w:t>
            </w:r>
            <w:r>
              <w:rPr>
                <w:sz w:val="20"/>
                <w:szCs w:val="20"/>
                <w:vertAlign w:val="superscript"/>
                <w:lang w:val="zh-CN"/>
              </w:rPr>
              <w:t>a</w:t>
            </w:r>
          </w:p>
        </w:tc>
      </w:tr>
      <w:tr w14:paraId="786E361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49" w:hRule="atLeast"/>
        </w:trPr>
        <w:tc>
          <w:tcPr>
            <w:tcW w:w="4164" w:type="dxa"/>
            <w:vMerge w:val="continue"/>
            <w:vAlign w:val="center"/>
          </w:tcPr>
          <w:p w14:paraId="50DBFE40">
            <w:pPr>
              <w:pStyle w:val="72"/>
              <w:ind w:firstLine="0"/>
              <w:rPr>
                <w:sz w:val="20"/>
                <w:szCs w:val="20"/>
                <w:lang w:val="zh-CN"/>
              </w:rPr>
            </w:pPr>
          </w:p>
        </w:tc>
        <w:tc>
          <w:tcPr>
            <w:tcW w:w="2004" w:type="dxa"/>
            <w:vAlign w:val="bottom"/>
          </w:tcPr>
          <w:p w14:paraId="22B5CE65">
            <w:pPr>
              <w:pStyle w:val="72"/>
              <w:ind w:firstLine="0"/>
              <w:rPr>
                <w:sz w:val="20"/>
                <w:szCs w:val="20"/>
                <w:lang w:val="zh-CN"/>
              </w:rPr>
            </w:pPr>
            <w:r>
              <w:rPr>
                <w:sz w:val="20"/>
                <w:szCs w:val="20"/>
                <w:lang w:val="zh-CN"/>
              </w:rPr>
              <w:t>Statistic</w:t>
            </w:r>
          </w:p>
        </w:tc>
        <w:tc>
          <w:tcPr>
            <w:tcW w:w="1168" w:type="dxa"/>
            <w:vAlign w:val="bottom"/>
          </w:tcPr>
          <w:p w14:paraId="33BBB6CF">
            <w:pPr>
              <w:pStyle w:val="72"/>
              <w:ind w:firstLine="0"/>
              <w:rPr>
                <w:sz w:val="20"/>
                <w:szCs w:val="20"/>
                <w:lang w:val="zh-CN"/>
              </w:rPr>
            </w:pPr>
            <w:r>
              <w:rPr>
                <w:sz w:val="20"/>
                <w:szCs w:val="20"/>
                <w:lang w:val="zh-CN"/>
              </w:rPr>
              <w:t>df</w:t>
            </w:r>
          </w:p>
        </w:tc>
        <w:tc>
          <w:tcPr>
            <w:tcW w:w="1178" w:type="dxa"/>
            <w:vAlign w:val="center"/>
          </w:tcPr>
          <w:p w14:paraId="4360ECEE">
            <w:pPr>
              <w:pStyle w:val="72"/>
              <w:ind w:firstLine="0"/>
              <w:rPr>
                <w:sz w:val="20"/>
                <w:szCs w:val="20"/>
                <w:lang w:val="zh-CN"/>
              </w:rPr>
            </w:pPr>
            <w:r>
              <w:rPr>
                <w:sz w:val="20"/>
                <w:szCs w:val="20"/>
                <w:lang w:val="zh-CN"/>
              </w:rPr>
              <w:t xml:space="preserve">Sig. </w:t>
            </w:r>
          </w:p>
        </w:tc>
      </w:tr>
      <w:tr w14:paraId="24411D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0" w:hRule="atLeast"/>
        </w:trPr>
        <w:tc>
          <w:tcPr>
            <w:tcW w:w="4164" w:type="dxa"/>
          </w:tcPr>
          <w:p w14:paraId="371EAD3C">
            <w:pPr>
              <w:pStyle w:val="72"/>
              <w:ind w:firstLine="0"/>
              <w:rPr>
                <w:bCs/>
                <w:sz w:val="20"/>
                <w:szCs w:val="20"/>
                <w:lang w:val="zh-CN"/>
              </w:rPr>
            </w:pPr>
            <w:r>
              <w:rPr>
                <w:bCs/>
                <w:sz w:val="20"/>
                <w:szCs w:val="20"/>
                <w:lang w:val="zh-CN"/>
              </w:rPr>
              <w:t>Pre-Test Experimental Group</w:t>
            </w:r>
          </w:p>
        </w:tc>
        <w:tc>
          <w:tcPr>
            <w:tcW w:w="2004" w:type="dxa"/>
          </w:tcPr>
          <w:p w14:paraId="2EE8A15A">
            <w:pPr>
              <w:pStyle w:val="72"/>
              <w:ind w:firstLine="0"/>
              <w:rPr>
                <w:bCs/>
                <w:sz w:val="20"/>
                <w:szCs w:val="20"/>
                <w:lang w:val="zh-CN"/>
              </w:rPr>
            </w:pPr>
            <w:r>
              <w:rPr>
                <w:bCs/>
                <w:sz w:val="20"/>
                <w:szCs w:val="20"/>
                <w:lang w:val="zh-CN"/>
              </w:rPr>
              <w:t>0.136</w:t>
            </w:r>
          </w:p>
        </w:tc>
        <w:tc>
          <w:tcPr>
            <w:tcW w:w="1168" w:type="dxa"/>
          </w:tcPr>
          <w:p w14:paraId="2D82C945">
            <w:pPr>
              <w:pStyle w:val="72"/>
              <w:ind w:firstLine="0"/>
              <w:rPr>
                <w:bCs/>
                <w:sz w:val="20"/>
                <w:szCs w:val="20"/>
                <w:lang w:val="zh-CN"/>
              </w:rPr>
            </w:pPr>
            <w:r>
              <w:rPr>
                <w:bCs/>
                <w:sz w:val="20"/>
                <w:szCs w:val="20"/>
                <w:lang w:val="zh-CN"/>
              </w:rPr>
              <w:t>35</w:t>
            </w:r>
          </w:p>
        </w:tc>
        <w:tc>
          <w:tcPr>
            <w:tcW w:w="1178" w:type="dxa"/>
          </w:tcPr>
          <w:p w14:paraId="0D70322A">
            <w:pPr>
              <w:pStyle w:val="72"/>
              <w:ind w:firstLine="0"/>
              <w:rPr>
                <w:bCs/>
                <w:sz w:val="20"/>
                <w:szCs w:val="20"/>
                <w:lang w:val="zh-CN"/>
              </w:rPr>
            </w:pPr>
            <w:r>
              <w:rPr>
                <w:bCs/>
                <w:sz w:val="20"/>
                <w:szCs w:val="20"/>
                <w:lang w:val="zh-CN"/>
              </w:rPr>
              <w:t>0.100</w:t>
            </w:r>
          </w:p>
        </w:tc>
      </w:tr>
      <w:tr w14:paraId="5B9EF7D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0" w:hRule="atLeast"/>
        </w:trPr>
        <w:tc>
          <w:tcPr>
            <w:tcW w:w="4164" w:type="dxa"/>
          </w:tcPr>
          <w:p w14:paraId="7112797F">
            <w:pPr>
              <w:pStyle w:val="72"/>
              <w:ind w:firstLine="0"/>
              <w:rPr>
                <w:bCs/>
                <w:sz w:val="20"/>
                <w:szCs w:val="20"/>
                <w:lang w:val="zh-CN"/>
              </w:rPr>
            </w:pPr>
            <w:r>
              <w:rPr>
                <w:bCs/>
                <w:sz w:val="20"/>
                <w:szCs w:val="20"/>
                <w:lang w:val="zh-CN"/>
              </w:rPr>
              <w:t>Post-Test Experimental Group</w:t>
            </w:r>
          </w:p>
        </w:tc>
        <w:tc>
          <w:tcPr>
            <w:tcW w:w="2004" w:type="dxa"/>
          </w:tcPr>
          <w:p w14:paraId="6CCBDEFE">
            <w:pPr>
              <w:pStyle w:val="72"/>
              <w:ind w:firstLine="0"/>
              <w:rPr>
                <w:bCs/>
                <w:sz w:val="20"/>
                <w:szCs w:val="20"/>
                <w:lang w:val="zh-CN"/>
              </w:rPr>
            </w:pPr>
            <w:r>
              <w:rPr>
                <w:bCs/>
                <w:sz w:val="20"/>
                <w:szCs w:val="20"/>
                <w:lang w:val="zh-CN"/>
              </w:rPr>
              <w:t>0.132</w:t>
            </w:r>
          </w:p>
        </w:tc>
        <w:tc>
          <w:tcPr>
            <w:tcW w:w="1168" w:type="dxa"/>
          </w:tcPr>
          <w:p w14:paraId="643698CD">
            <w:pPr>
              <w:pStyle w:val="72"/>
              <w:ind w:firstLine="0"/>
              <w:rPr>
                <w:bCs/>
                <w:sz w:val="20"/>
                <w:szCs w:val="20"/>
                <w:lang w:val="zh-CN"/>
              </w:rPr>
            </w:pPr>
            <w:r>
              <w:rPr>
                <w:bCs/>
                <w:sz w:val="20"/>
                <w:szCs w:val="20"/>
                <w:lang w:val="zh-CN"/>
              </w:rPr>
              <w:t>35</w:t>
            </w:r>
          </w:p>
        </w:tc>
        <w:tc>
          <w:tcPr>
            <w:tcW w:w="1178" w:type="dxa"/>
          </w:tcPr>
          <w:p w14:paraId="1D90EB48">
            <w:pPr>
              <w:pStyle w:val="72"/>
              <w:ind w:firstLine="0"/>
              <w:rPr>
                <w:bCs/>
                <w:sz w:val="20"/>
                <w:szCs w:val="20"/>
                <w:lang w:val="zh-CN"/>
              </w:rPr>
            </w:pPr>
            <w:r>
              <w:rPr>
                <w:bCs/>
                <w:sz w:val="20"/>
                <w:szCs w:val="20"/>
                <w:lang w:val="zh-CN"/>
              </w:rPr>
              <w:t>0.130</w:t>
            </w:r>
          </w:p>
        </w:tc>
      </w:tr>
      <w:tr w14:paraId="1A920E0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0" w:hRule="atLeast"/>
        </w:trPr>
        <w:tc>
          <w:tcPr>
            <w:tcW w:w="4164" w:type="dxa"/>
          </w:tcPr>
          <w:p w14:paraId="7C967593">
            <w:pPr>
              <w:pStyle w:val="72"/>
              <w:ind w:firstLine="0"/>
              <w:rPr>
                <w:bCs/>
                <w:sz w:val="20"/>
                <w:szCs w:val="20"/>
                <w:lang w:val="zh-CN"/>
              </w:rPr>
            </w:pPr>
            <w:r>
              <w:rPr>
                <w:bCs/>
                <w:sz w:val="20"/>
                <w:szCs w:val="20"/>
                <w:lang w:val="zh-CN"/>
              </w:rPr>
              <w:t>Pre-Test Control Group</w:t>
            </w:r>
          </w:p>
        </w:tc>
        <w:tc>
          <w:tcPr>
            <w:tcW w:w="2004" w:type="dxa"/>
          </w:tcPr>
          <w:p w14:paraId="33298862">
            <w:pPr>
              <w:pStyle w:val="72"/>
              <w:ind w:firstLine="0"/>
              <w:rPr>
                <w:bCs/>
                <w:sz w:val="20"/>
                <w:szCs w:val="20"/>
                <w:lang w:val="zh-CN"/>
              </w:rPr>
            </w:pPr>
            <w:r>
              <w:rPr>
                <w:bCs/>
                <w:sz w:val="20"/>
                <w:szCs w:val="20"/>
                <w:lang w:val="zh-CN"/>
              </w:rPr>
              <w:t>0.135</w:t>
            </w:r>
          </w:p>
        </w:tc>
        <w:tc>
          <w:tcPr>
            <w:tcW w:w="1168" w:type="dxa"/>
          </w:tcPr>
          <w:p w14:paraId="5B61D45E">
            <w:pPr>
              <w:pStyle w:val="72"/>
              <w:ind w:firstLine="0"/>
              <w:rPr>
                <w:bCs/>
                <w:sz w:val="20"/>
                <w:szCs w:val="20"/>
                <w:lang w:val="zh-CN"/>
              </w:rPr>
            </w:pPr>
            <w:r>
              <w:rPr>
                <w:bCs/>
                <w:sz w:val="20"/>
                <w:szCs w:val="20"/>
                <w:lang w:val="zh-CN"/>
              </w:rPr>
              <w:t>35</w:t>
            </w:r>
          </w:p>
        </w:tc>
        <w:tc>
          <w:tcPr>
            <w:tcW w:w="1178" w:type="dxa"/>
          </w:tcPr>
          <w:p w14:paraId="531CFFE6">
            <w:pPr>
              <w:pStyle w:val="72"/>
              <w:ind w:firstLine="0"/>
              <w:rPr>
                <w:bCs/>
                <w:sz w:val="20"/>
                <w:szCs w:val="20"/>
                <w:lang w:val="zh-CN"/>
              </w:rPr>
            </w:pPr>
            <w:r>
              <w:rPr>
                <w:bCs/>
                <w:sz w:val="20"/>
                <w:szCs w:val="20"/>
                <w:lang w:val="zh-CN"/>
              </w:rPr>
              <w:t>0.108</w:t>
            </w:r>
          </w:p>
        </w:tc>
      </w:tr>
      <w:tr w14:paraId="0E7F2E8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0" w:hRule="atLeast"/>
        </w:trPr>
        <w:tc>
          <w:tcPr>
            <w:tcW w:w="4164" w:type="dxa"/>
          </w:tcPr>
          <w:p w14:paraId="7030AC22">
            <w:pPr>
              <w:pStyle w:val="72"/>
              <w:ind w:firstLine="0"/>
              <w:rPr>
                <w:bCs/>
                <w:sz w:val="20"/>
                <w:szCs w:val="20"/>
                <w:lang w:val="zh-CN"/>
              </w:rPr>
            </w:pPr>
            <w:r>
              <w:rPr>
                <w:bCs/>
                <w:sz w:val="20"/>
                <w:szCs w:val="20"/>
                <w:lang w:val="zh-CN"/>
              </w:rPr>
              <w:t>Post-Test Control Group</w:t>
            </w:r>
          </w:p>
        </w:tc>
        <w:tc>
          <w:tcPr>
            <w:tcW w:w="2004" w:type="dxa"/>
          </w:tcPr>
          <w:p w14:paraId="164877C9">
            <w:pPr>
              <w:pStyle w:val="72"/>
              <w:ind w:firstLine="0"/>
              <w:rPr>
                <w:bCs/>
                <w:sz w:val="20"/>
                <w:szCs w:val="20"/>
                <w:lang w:val="zh-CN"/>
              </w:rPr>
            </w:pPr>
            <w:r>
              <w:rPr>
                <w:bCs/>
                <w:sz w:val="20"/>
                <w:szCs w:val="20"/>
                <w:lang w:val="zh-CN"/>
              </w:rPr>
              <w:t>0.134</w:t>
            </w:r>
          </w:p>
        </w:tc>
        <w:tc>
          <w:tcPr>
            <w:tcW w:w="1168" w:type="dxa"/>
          </w:tcPr>
          <w:p w14:paraId="75280EFE">
            <w:pPr>
              <w:pStyle w:val="72"/>
              <w:ind w:firstLine="0"/>
              <w:rPr>
                <w:bCs/>
                <w:sz w:val="20"/>
                <w:szCs w:val="20"/>
                <w:lang w:val="zh-CN"/>
              </w:rPr>
            </w:pPr>
            <w:r>
              <w:rPr>
                <w:bCs/>
                <w:sz w:val="20"/>
                <w:szCs w:val="20"/>
                <w:lang w:val="zh-CN"/>
              </w:rPr>
              <w:t>35</w:t>
            </w:r>
          </w:p>
        </w:tc>
        <w:tc>
          <w:tcPr>
            <w:tcW w:w="1178" w:type="dxa"/>
          </w:tcPr>
          <w:p w14:paraId="1CD41039">
            <w:pPr>
              <w:pStyle w:val="72"/>
              <w:ind w:firstLine="0"/>
              <w:rPr>
                <w:bCs/>
                <w:sz w:val="20"/>
                <w:szCs w:val="20"/>
                <w:lang w:val="zh-CN"/>
              </w:rPr>
            </w:pPr>
            <w:r>
              <w:rPr>
                <w:bCs/>
                <w:sz w:val="20"/>
                <w:szCs w:val="20"/>
                <w:lang w:val="zh-CN"/>
              </w:rPr>
              <w:t>0.114</w:t>
            </w:r>
          </w:p>
        </w:tc>
      </w:tr>
    </w:tbl>
    <w:p w14:paraId="3C87550B">
      <w:pPr>
        <w:pStyle w:val="72"/>
        <w:ind w:firstLine="0"/>
        <w:contextualSpacing/>
        <w:rPr>
          <w:bCs/>
          <w:sz w:val="24"/>
          <w:lang w:val="zh-CN"/>
        </w:rPr>
      </w:pPr>
    </w:p>
    <w:p w14:paraId="27928B4E">
      <w:pPr>
        <w:pStyle w:val="72"/>
        <w:contextualSpacing/>
        <w:rPr>
          <w:bCs/>
          <w:sz w:val="24"/>
          <w:lang w:val="zh-CN"/>
        </w:rPr>
      </w:pPr>
      <w:r>
        <w:rPr>
          <w:bCs/>
          <w:sz w:val="24"/>
          <w:lang w:val="zh-CN"/>
        </w:rPr>
        <w:tab/>
      </w:r>
      <w:r>
        <w:rPr>
          <w:bCs/>
          <w:sz w:val="24"/>
          <w:lang w:val="zh-CN"/>
        </w:rPr>
        <w:t>The Kolmogorov-Smirnov significance values for the pre-test were 0.100 for the experimental group and 0.108 for the control group, while for the post-test they were 0.130 and 0.114, respectively. All values were greater than 0.05, indicating that the data were normally distributed.</w:t>
      </w:r>
    </w:p>
    <w:p w14:paraId="3BF70522">
      <w:pPr>
        <w:pStyle w:val="72"/>
        <w:contextualSpacing/>
        <w:rPr>
          <w:bCs/>
          <w:sz w:val="24"/>
          <w:lang w:val="zh-CN"/>
        </w:rPr>
      </w:pPr>
    </w:p>
    <w:p w14:paraId="64E73FA0">
      <w:pPr>
        <w:pStyle w:val="72"/>
        <w:contextualSpacing/>
        <w:rPr>
          <w:bCs/>
          <w:sz w:val="24"/>
          <w:lang w:val="zh-CN"/>
        </w:rPr>
      </w:pPr>
      <w:r>
        <w:rPr>
          <w:bCs/>
          <w:sz w:val="24"/>
          <w:lang w:val="zh-CN"/>
        </w:rPr>
        <w:t>Additionally, a Q-Q plot was used to visually assess the normality of the data.</w:t>
      </w:r>
    </w:p>
    <w:p w14:paraId="6271C986">
      <w:pPr>
        <w:pStyle w:val="72"/>
        <w:ind w:firstLine="0"/>
        <w:contextualSpacing/>
        <w:rPr>
          <w:bCs/>
          <w:sz w:val="24"/>
          <w:lang w:val="zh-CN"/>
        </w:rPr>
      </w:pPr>
    </w:p>
    <w:p w14:paraId="21E3291C">
      <w:pPr>
        <w:pStyle w:val="72"/>
        <w:ind w:firstLine="0"/>
        <w:contextualSpacing/>
        <w:jc w:val="left"/>
        <w:rPr>
          <w:bCs/>
          <w:sz w:val="24"/>
          <w:lang w:val="zh-CN"/>
        </w:rPr>
      </w:pPr>
      <w:r>
        <w:rPr>
          <w:sz w:val="24"/>
        </w:rPr>
        <w:drawing>
          <wp:inline distT="0" distB="0" distL="0" distR="0">
            <wp:extent cx="2024380" cy="1945640"/>
            <wp:effectExtent l="0" t="0" r="0" b="0"/>
            <wp:docPr id="6853016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01691" name="Picture 24"/>
                    <pic:cNvPicPr>
                      <a:picLocks noChangeAspect="1" noChangeArrowheads="1"/>
                    </pic:cNvPicPr>
                  </pic:nvPicPr>
                  <pic:blipFill>
                    <a:blip r:embed="rId12">
                      <a:extLst>
                        <a:ext uri="{28A0092B-C50C-407E-A947-70E740481C1C}">
                          <a14:useLocalDpi xmlns:a14="http://schemas.microsoft.com/office/drawing/2010/main" val="0"/>
                        </a:ext>
                      </a:extLst>
                    </a:blip>
                    <a:srcRect l="19844" t="12038" r="12121" b="6294"/>
                    <a:stretch>
                      <a:fillRect/>
                    </a:stretch>
                  </pic:blipFill>
                  <pic:spPr>
                    <a:xfrm>
                      <a:off x="0" y="0"/>
                      <a:ext cx="2067194" cy="1986804"/>
                    </a:xfrm>
                    <a:prstGeom prst="rect">
                      <a:avLst/>
                    </a:prstGeom>
                    <a:noFill/>
                    <a:ln>
                      <a:noFill/>
                    </a:ln>
                  </pic:spPr>
                </pic:pic>
              </a:graphicData>
            </a:graphic>
          </wp:inline>
        </w:drawing>
      </w:r>
    </w:p>
    <w:p w14:paraId="08ED4262">
      <w:pPr>
        <w:pStyle w:val="72"/>
        <w:ind w:firstLine="0"/>
        <w:contextualSpacing/>
        <w:rPr>
          <w:bCs/>
          <w:szCs w:val="22"/>
          <w:lang w:val="zh-CN"/>
        </w:rPr>
      </w:pPr>
      <w:r>
        <w:rPr>
          <w:bCs/>
          <w:i/>
          <w:iCs/>
          <w:szCs w:val="22"/>
          <w:lang w:val="zh-CN"/>
        </w:rPr>
        <w:t>Figure 3</w:t>
      </w:r>
      <w:r>
        <w:rPr>
          <w:bCs/>
          <w:szCs w:val="22"/>
          <w:lang w:val="zh-CN"/>
        </w:rPr>
        <w:t>. The Normal Q-Q Plot</w:t>
      </w:r>
    </w:p>
    <w:p w14:paraId="59D7142A">
      <w:pPr>
        <w:pStyle w:val="72"/>
        <w:ind w:firstLine="0"/>
        <w:contextualSpacing/>
        <w:rPr>
          <w:bCs/>
          <w:sz w:val="24"/>
          <w:lang w:val="zh-CN"/>
        </w:rPr>
      </w:pPr>
    </w:p>
    <w:p w14:paraId="65DD9209">
      <w:pPr>
        <w:pStyle w:val="72"/>
        <w:ind w:firstLine="0"/>
        <w:contextualSpacing/>
        <w:rPr>
          <w:bCs/>
          <w:sz w:val="24"/>
          <w:lang w:val="zh-CN"/>
        </w:rPr>
      </w:pPr>
      <w:r>
        <w:rPr>
          <w:bCs/>
          <w:sz w:val="24"/>
          <w:lang w:val="zh-CN"/>
        </w:rPr>
        <w:tab/>
      </w:r>
      <w:r>
        <w:rPr>
          <w:bCs/>
          <w:sz w:val="24"/>
          <w:lang w:val="zh-CN"/>
        </w:rPr>
        <w:t>From the figure above, the data was normally distributed. The data point was close to the diagonal line.</w:t>
      </w:r>
    </w:p>
    <w:p w14:paraId="74D3E1CF">
      <w:pPr>
        <w:pStyle w:val="72"/>
        <w:ind w:firstLine="0"/>
        <w:contextualSpacing/>
        <w:rPr>
          <w:bCs/>
          <w:sz w:val="24"/>
          <w:lang w:val="zh-CN"/>
        </w:rPr>
      </w:pPr>
    </w:p>
    <w:p w14:paraId="068D9AFC">
      <w:pPr>
        <w:pStyle w:val="72"/>
        <w:ind w:firstLine="0"/>
        <w:contextualSpacing/>
        <w:rPr>
          <w:bCs/>
          <w:sz w:val="24"/>
          <w:lang w:val="zh-CN"/>
        </w:rPr>
      </w:pPr>
      <w:r>
        <w:rPr>
          <w:bCs/>
          <w:sz w:val="24"/>
          <w:lang w:val="zh-CN"/>
        </w:rPr>
        <w:t>4. Homogeneity Test</w:t>
      </w:r>
    </w:p>
    <w:p w14:paraId="19697CD2">
      <w:pPr>
        <w:pStyle w:val="72"/>
        <w:ind w:firstLine="0"/>
        <w:contextualSpacing/>
        <w:rPr>
          <w:bCs/>
          <w:sz w:val="24"/>
          <w:lang w:val="zh-CN"/>
        </w:rPr>
      </w:pPr>
    </w:p>
    <w:p w14:paraId="05541518">
      <w:pPr>
        <w:pStyle w:val="72"/>
        <w:contextualSpacing/>
        <w:rPr>
          <w:bCs/>
          <w:sz w:val="24"/>
          <w:lang w:val="zh-CN"/>
        </w:rPr>
      </w:pPr>
      <w:r>
        <w:rPr>
          <w:bCs/>
          <w:sz w:val="24"/>
          <w:lang w:val="zh-CN"/>
        </w:rPr>
        <w:t>The writer performed a homogeneity test on the post-test results of the experimental and control groups to determine whether the variances of the data were similar. The variances were considered different if the significance value was less than 0.05.</w:t>
      </w:r>
    </w:p>
    <w:p w14:paraId="17683C4B">
      <w:pPr>
        <w:pStyle w:val="72"/>
        <w:contextualSpacing/>
        <w:rPr>
          <w:bCs/>
          <w:sz w:val="24"/>
          <w:lang w:val="zh-CN"/>
        </w:rPr>
      </w:pPr>
    </w:p>
    <w:p w14:paraId="0A786B72">
      <w:pPr>
        <w:pStyle w:val="20"/>
        <w:rPr>
          <w:rFonts w:ascii="Times New Roman" w:hAnsi="Times New Roman" w:cs="Times New Roman"/>
          <w:bCs/>
          <w:i w:val="0"/>
          <w:iCs w:val="0"/>
          <w:color w:val="auto"/>
          <w:sz w:val="22"/>
          <w:szCs w:val="22"/>
        </w:rPr>
      </w:pPr>
      <w:r>
        <w:rPr>
          <w:rFonts w:ascii="Times New Roman" w:hAnsi="Times New Roman" w:cs="Times New Roman"/>
          <w:bCs/>
          <w:color w:val="auto"/>
          <w:sz w:val="22"/>
          <w:szCs w:val="22"/>
        </w:rPr>
        <w:t xml:space="preserve">Table 5. </w:t>
      </w:r>
      <w:r>
        <w:rPr>
          <w:rFonts w:ascii="Times New Roman" w:hAnsi="Times New Roman" w:cs="Times New Roman"/>
          <w:bCs/>
          <w:i w:val="0"/>
          <w:iCs w:val="0"/>
          <w:color w:val="auto"/>
          <w:sz w:val="22"/>
          <w:szCs w:val="22"/>
        </w:rPr>
        <w:t>The Homogeneity Test</w:t>
      </w:r>
    </w:p>
    <w:tbl>
      <w:tblPr>
        <w:tblStyle w:val="33"/>
        <w:tblW w:w="0" w:type="auto"/>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180"/>
        <w:gridCol w:w="2180"/>
        <w:gridCol w:w="2180"/>
        <w:gridCol w:w="2180"/>
      </w:tblGrid>
      <w:tr w14:paraId="07BD03E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2180" w:type="dxa"/>
            <w:vAlign w:val="center"/>
          </w:tcPr>
          <w:p w14:paraId="3121B957">
            <w:pPr>
              <w:pStyle w:val="72"/>
              <w:ind w:firstLine="0"/>
              <w:contextualSpacing/>
              <w:jc w:val="center"/>
              <w:rPr>
                <w:sz w:val="20"/>
                <w:szCs w:val="20"/>
                <w:lang w:val="zh-CN" w:eastAsia="id-ID"/>
              </w:rPr>
            </w:pPr>
            <w:r>
              <w:rPr>
                <w:sz w:val="20"/>
                <w:lang w:eastAsia="id-ID"/>
              </w:rPr>
              <w:t>Levene Statistic</w:t>
            </w:r>
          </w:p>
        </w:tc>
        <w:tc>
          <w:tcPr>
            <w:tcW w:w="2180" w:type="dxa"/>
            <w:vAlign w:val="center"/>
          </w:tcPr>
          <w:p w14:paraId="75D0002A">
            <w:pPr>
              <w:pStyle w:val="72"/>
              <w:ind w:firstLine="0"/>
              <w:contextualSpacing/>
              <w:jc w:val="center"/>
              <w:rPr>
                <w:sz w:val="20"/>
                <w:szCs w:val="20"/>
                <w:lang w:val="zh-CN" w:eastAsia="id-ID"/>
              </w:rPr>
            </w:pPr>
            <w:r>
              <w:rPr>
                <w:sz w:val="20"/>
                <w:lang w:eastAsia="id-ID"/>
              </w:rPr>
              <w:t>df1</w:t>
            </w:r>
          </w:p>
        </w:tc>
        <w:tc>
          <w:tcPr>
            <w:tcW w:w="2180" w:type="dxa"/>
            <w:vAlign w:val="center"/>
          </w:tcPr>
          <w:p w14:paraId="47A348FD">
            <w:pPr>
              <w:pStyle w:val="72"/>
              <w:ind w:firstLine="0"/>
              <w:contextualSpacing/>
              <w:jc w:val="center"/>
              <w:rPr>
                <w:sz w:val="20"/>
                <w:szCs w:val="20"/>
                <w:lang w:val="zh-CN" w:eastAsia="id-ID"/>
              </w:rPr>
            </w:pPr>
            <w:r>
              <w:rPr>
                <w:sz w:val="20"/>
                <w:lang w:eastAsia="id-ID"/>
              </w:rPr>
              <w:t>df2</w:t>
            </w:r>
          </w:p>
        </w:tc>
        <w:tc>
          <w:tcPr>
            <w:tcW w:w="2180" w:type="dxa"/>
            <w:vAlign w:val="center"/>
          </w:tcPr>
          <w:p w14:paraId="5E33E3F5">
            <w:pPr>
              <w:pStyle w:val="72"/>
              <w:ind w:firstLine="0"/>
              <w:contextualSpacing/>
              <w:jc w:val="center"/>
              <w:rPr>
                <w:sz w:val="20"/>
                <w:szCs w:val="20"/>
                <w:lang w:val="zh-CN" w:eastAsia="id-ID"/>
              </w:rPr>
            </w:pPr>
            <w:r>
              <w:rPr>
                <w:sz w:val="20"/>
                <w:lang w:eastAsia="id-ID"/>
              </w:rPr>
              <w:t>Sig.</w:t>
            </w:r>
          </w:p>
        </w:tc>
      </w:tr>
      <w:tr w14:paraId="08C2FDF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2180" w:type="dxa"/>
            <w:vAlign w:val="center"/>
          </w:tcPr>
          <w:p w14:paraId="794A61FE">
            <w:pPr>
              <w:pStyle w:val="72"/>
              <w:ind w:firstLine="0"/>
              <w:contextualSpacing/>
              <w:jc w:val="center"/>
              <w:rPr>
                <w:sz w:val="20"/>
                <w:szCs w:val="20"/>
                <w:lang w:val="zh-CN" w:eastAsia="id-ID"/>
              </w:rPr>
            </w:pPr>
            <w:r>
              <w:rPr>
                <w:sz w:val="24"/>
                <w:lang w:eastAsia="id-ID"/>
              </w:rPr>
              <w:t>1.438</w:t>
            </w:r>
          </w:p>
        </w:tc>
        <w:tc>
          <w:tcPr>
            <w:tcW w:w="2180" w:type="dxa"/>
            <w:vAlign w:val="center"/>
          </w:tcPr>
          <w:p w14:paraId="359E4143">
            <w:pPr>
              <w:pStyle w:val="72"/>
              <w:ind w:firstLine="0"/>
              <w:contextualSpacing/>
              <w:jc w:val="center"/>
              <w:rPr>
                <w:sz w:val="20"/>
                <w:szCs w:val="20"/>
                <w:lang w:val="zh-CN" w:eastAsia="id-ID"/>
              </w:rPr>
            </w:pPr>
            <w:r>
              <w:rPr>
                <w:sz w:val="24"/>
                <w:lang w:eastAsia="id-ID"/>
              </w:rPr>
              <w:t>1</w:t>
            </w:r>
          </w:p>
        </w:tc>
        <w:tc>
          <w:tcPr>
            <w:tcW w:w="2180" w:type="dxa"/>
            <w:vAlign w:val="center"/>
          </w:tcPr>
          <w:p w14:paraId="133A8813">
            <w:pPr>
              <w:pStyle w:val="72"/>
              <w:ind w:firstLine="0"/>
              <w:contextualSpacing/>
              <w:jc w:val="center"/>
              <w:rPr>
                <w:sz w:val="20"/>
                <w:szCs w:val="20"/>
                <w:lang w:val="zh-CN" w:eastAsia="id-ID"/>
              </w:rPr>
            </w:pPr>
            <w:r>
              <w:rPr>
                <w:sz w:val="24"/>
                <w:lang w:eastAsia="id-ID"/>
              </w:rPr>
              <w:t>68</w:t>
            </w:r>
          </w:p>
        </w:tc>
        <w:tc>
          <w:tcPr>
            <w:tcW w:w="2180" w:type="dxa"/>
            <w:vAlign w:val="center"/>
          </w:tcPr>
          <w:p w14:paraId="4783077C">
            <w:pPr>
              <w:pStyle w:val="72"/>
              <w:ind w:firstLine="0"/>
              <w:contextualSpacing/>
              <w:jc w:val="center"/>
              <w:rPr>
                <w:sz w:val="20"/>
                <w:szCs w:val="20"/>
                <w:lang w:val="zh-CN" w:eastAsia="id-ID"/>
              </w:rPr>
            </w:pPr>
            <w:r>
              <w:rPr>
                <w:sz w:val="24"/>
                <w:lang w:eastAsia="id-ID"/>
              </w:rPr>
              <w:t>0.235</w:t>
            </w:r>
          </w:p>
        </w:tc>
      </w:tr>
    </w:tbl>
    <w:p w14:paraId="05B9FEA8">
      <w:pPr>
        <w:pStyle w:val="72"/>
        <w:ind w:firstLine="0"/>
        <w:contextualSpacing/>
        <w:rPr>
          <w:bCs/>
          <w:sz w:val="24"/>
          <w:lang w:val="zh-CN"/>
        </w:rPr>
      </w:pPr>
    </w:p>
    <w:p w14:paraId="33CEC0C5">
      <w:pPr>
        <w:pStyle w:val="72"/>
        <w:ind w:firstLine="720"/>
        <w:contextualSpacing/>
        <w:rPr>
          <w:bCs/>
          <w:sz w:val="24"/>
          <w:lang w:val="zh-CN"/>
        </w:rPr>
      </w:pPr>
      <w:r>
        <w:rPr>
          <w:bCs/>
          <w:sz w:val="24"/>
          <w:lang w:val="zh-CN"/>
        </w:rPr>
        <w:t xml:space="preserve">The significance value of the homogeneity test in Table </w:t>
      </w:r>
      <w:del w:id="33" w:author="gothicinspire" w:date="2026-04-22T07:06:51Z">
        <w:r>
          <w:rPr>
            <w:rFonts w:hint="default"/>
            <w:bCs/>
            <w:sz w:val="24"/>
            <w:lang w:val="en-US"/>
          </w:rPr>
          <w:delText>14</w:delText>
        </w:r>
      </w:del>
      <w:ins w:id="34" w:author="gothicinspire" w:date="2026-04-22T07:06:51Z">
        <w:r>
          <w:rPr>
            <w:rFonts w:hint="default"/>
            <w:bCs/>
            <w:sz w:val="24"/>
            <w:lang w:val="en-US"/>
          </w:rPr>
          <w:t>5</w:t>
        </w:r>
      </w:ins>
      <w:r>
        <w:rPr>
          <w:bCs/>
          <w:sz w:val="24"/>
          <w:lang w:val="zh-CN"/>
        </w:rPr>
        <w:t xml:space="preserve"> was 0.235, which was greater than 0.05, indicating that the data variances were considered homogeneous.</w:t>
      </w:r>
    </w:p>
    <w:p w14:paraId="2FCD1BDD">
      <w:pPr>
        <w:pStyle w:val="72"/>
        <w:ind w:firstLine="0"/>
        <w:contextualSpacing/>
        <w:rPr>
          <w:bCs/>
          <w:sz w:val="24"/>
          <w:lang w:val="zh-CN"/>
        </w:rPr>
      </w:pPr>
    </w:p>
    <w:p w14:paraId="79BCF73F">
      <w:pPr>
        <w:pStyle w:val="72"/>
        <w:ind w:firstLine="0"/>
        <w:contextualSpacing/>
        <w:rPr>
          <w:bCs/>
          <w:sz w:val="24"/>
          <w:lang w:val="zh-CN"/>
        </w:rPr>
      </w:pPr>
      <w:r>
        <w:rPr>
          <w:bCs/>
          <w:sz w:val="24"/>
          <w:lang w:val="zh-CN"/>
        </w:rPr>
        <w:t>5. Paired Sample T-Test</w:t>
      </w:r>
    </w:p>
    <w:p w14:paraId="656EA0BD">
      <w:pPr>
        <w:pStyle w:val="72"/>
        <w:ind w:firstLine="0"/>
        <w:contextualSpacing/>
        <w:rPr>
          <w:bCs/>
          <w:sz w:val="24"/>
          <w:lang w:val="zh-CN"/>
        </w:rPr>
      </w:pPr>
      <w:r>
        <w:rPr>
          <w:bCs/>
          <w:sz w:val="24"/>
          <w:lang w:val="zh-CN"/>
        </w:rPr>
        <w:tab/>
      </w:r>
    </w:p>
    <w:p w14:paraId="068B9353">
      <w:pPr>
        <w:pStyle w:val="72"/>
        <w:contextualSpacing/>
        <w:rPr>
          <w:bCs/>
          <w:sz w:val="24"/>
          <w:lang w:val="zh-CN"/>
        </w:rPr>
      </w:pPr>
      <w:r>
        <w:rPr>
          <w:bCs/>
          <w:sz w:val="24"/>
          <w:lang w:val="zh-CN"/>
        </w:rPr>
        <w:tab/>
      </w:r>
      <w:r>
        <w:rPr>
          <w:bCs/>
          <w:sz w:val="24"/>
          <w:lang w:val="zh-CN"/>
        </w:rPr>
        <w:t xml:space="preserve">The paired sample t-test was used to compare the average scores of the sample groups before and after the treatment, in order to see if there was a significant difference between the </w:t>
      </w:r>
      <w:ins w:id="35" w:author="gothicinspire" w:date="2026-04-22T07:07:18Z">
        <w:r>
          <w:rPr>
            <w:bCs/>
            <w:sz w:val="24"/>
            <w:lang w:val="en-US"/>
          </w:rPr>
          <w:t>pretest</w:t>
        </w:r>
      </w:ins>
      <w:del w:id="36" w:author="gothicinspire" w:date="2026-04-22T07:07:18Z">
        <w:r>
          <w:rPr>
            <w:bCs/>
            <w:sz w:val="24"/>
            <w:lang w:val="zh-CN"/>
          </w:rPr>
          <w:delText>pre-test</w:delText>
        </w:r>
      </w:del>
      <w:r>
        <w:rPr>
          <w:bCs/>
          <w:sz w:val="24"/>
          <w:lang w:val="zh-CN"/>
        </w:rPr>
        <w:t xml:space="preserve"> and post-test results in the experimental and control groups.</w:t>
      </w:r>
    </w:p>
    <w:p w14:paraId="6138D3EA">
      <w:pPr>
        <w:pStyle w:val="72"/>
        <w:ind w:firstLine="0"/>
        <w:contextualSpacing/>
        <w:rPr>
          <w:bCs/>
          <w:sz w:val="24"/>
          <w:lang w:val="zh-CN"/>
        </w:rPr>
      </w:pPr>
    </w:p>
    <w:p w14:paraId="50B917B4">
      <w:pPr>
        <w:pStyle w:val="72"/>
        <w:ind w:firstLine="0"/>
        <w:contextualSpacing/>
        <w:rPr>
          <w:bCs/>
          <w:szCs w:val="22"/>
          <w:lang w:val="zh-CN"/>
        </w:rPr>
      </w:pPr>
      <w:r>
        <w:rPr>
          <w:bCs/>
          <w:i/>
          <w:iCs/>
          <w:szCs w:val="22"/>
          <w:lang w:val="zh-CN"/>
        </w:rPr>
        <w:t>Table 6.</w:t>
      </w:r>
      <w:r>
        <w:rPr>
          <w:bCs/>
          <w:szCs w:val="22"/>
          <w:lang w:val="zh-CN"/>
        </w:rPr>
        <w:t xml:space="preserve"> The Paired Sample T-Test</w:t>
      </w:r>
    </w:p>
    <w:tbl>
      <w:tblPr>
        <w:tblStyle w:val="85"/>
        <w:tblpPr w:leftFromText="180" w:rightFromText="180" w:vertAnchor="text" w:horzAnchor="margin" w:tblpXSpec="center" w:tblpY="354"/>
        <w:tblW w:w="8124"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65"/>
        <w:gridCol w:w="1373"/>
        <w:gridCol w:w="851"/>
        <w:gridCol w:w="850"/>
        <w:gridCol w:w="851"/>
        <w:gridCol w:w="850"/>
        <w:gridCol w:w="851"/>
        <w:gridCol w:w="850"/>
        <w:gridCol w:w="567"/>
        <w:gridCol w:w="616"/>
      </w:tblGrid>
      <w:tr w14:paraId="5707235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5" w:hRule="atLeast"/>
        </w:trPr>
        <w:tc>
          <w:tcPr>
            <w:tcW w:w="1838" w:type="dxa"/>
            <w:gridSpan w:val="2"/>
            <w:vMerge w:val="restart"/>
          </w:tcPr>
          <w:p w14:paraId="0B598422">
            <w:pPr>
              <w:rPr>
                <w:rFonts w:ascii="Times New Roman" w:hAnsi="Times New Roman" w:eastAsia="Calibri" w:cs="Times New Roman"/>
                <w:kern w:val="2"/>
                <w:sz w:val="20"/>
                <w:szCs w:val="20"/>
                <w:lang w:val="zh-CN"/>
                <w14:ligatures w14:val="standardContextual"/>
              </w:rPr>
            </w:pPr>
          </w:p>
        </w:tc>
        <w:tc>
          <w:tcPr>
            <w:tcW w:w="4253" w:type="dxa"/>
            <w:gridSpan w:val="5"/>
            <w:vAlign w:val="center"/>
          </w:tcPr>
          <w:p w14:paraId="042ED064">
            <w:pPr>
              <w:jc w:val="cente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Paired Differences</w:t>
            </w:r>
          </w:p>
        </w:tc>
        <w:tc>
          <w:tcPr>
            <w:tcW w:w="850" w:type="dxa"/>
            <w:vMerge w:val="restart"/>
            <w:vAlign w:val="center"/>
          </w:tcPr>
          <w:p w14:paraId="12FD3D1C">
            <w:pPr>
              <w:jc w:val="cente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t</w:t>
            </w:r>
          </w:p>
        </w:tc>
        <w:tc>
          <w:tcPr>
            <w:tcW w:w="567" w:type="dxa"/>
            <w:vMerge w:val="restart"/>
            <w:vAlign w:val="center"/>
          </w:tcPr>
          <w:p w14:paraId="181E182B">
            <w:pPr>
              <w:jc w:val="cente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df</w:t>
            </w:r>
          </w:p>
        </w:tc>
        <w:tc>
          <w:tcPr>
            <w:tcW w:w="616" w:type="dxa"/>
            <w:vMerge w:val="restart"/>
            <w:vAlign w:val="center"/>
          </w:tcPr>
          <w:p w14:paraId="5591D78D">
            <w:pPr>
              <w:jc w:val="cente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Sig. (2-tailed)</w:t>
            </w:r>
          </w:p>
        </w:tc>
      </w:tr>
      <w:tr w14:paraId="3B55FAA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 w:hRule="atLeast"/>
        </w:trPr>
        <w:tc>
          <w:tcPr>
            <w:tcW w:w="1838" w:type="dxa"/>
            <w:gridSpan w:val="2"/>
            <w:vMerge w:val="continue"/>
          </w:tcPr>
          <w:p w14:paraId="47E2FE98">
            <w:pPr>
              <w:rPr>
                <w:rFonts w:ascii="Times New Roman" w:hAnsi="Times New Roman" w:eastAsia="Calibri" w:cs="Times New Roman"/>
                <w:kern w:val="2"/>
                <w:sz w:val="20"/>
                <w:szCs w:val="20"/>
                <w:lang w:val="zh-CN"/>
                <w14:ligatures w14:val="standardContextual"/>
              </w:rPr>
            </w:pPr>
          </w:p>
        </w:tc>
        <w:tc>
          <w:tcPr>
            <w:tcW w:w="851" w:type="dxa"/>
            <w:vMerge w:val="restart"/>
          </w:tcPr>
          <w:p w14:paraId="6A4DE615">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Mean</w:t>
            </w:r>
          </w:p>
        </w:tc>
        <w:tc>
          <w:tcPr>
            <w:tcW w:w="850" w:type="dxa"/>
            <w:vMerge w:val="restart"/>
          </w:tcPr>
          <w:p w14:paraId="49809DCD">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Std. Deviation</w:t>
            </w:r>
          </w:p>
        </w:tc>
        <w:tc>
          <w:tcPr>
            <w:tcW w:w="851" w:type="dxa"/>
            <w:vMerge w:val="restart"/>
          </w:tcPr>
          <w:p w14:paraId="6632AA12">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Std. Error Mean</w:t>
            </w:r>
          </w:p>
        </w:tc>
        <w:tc>
          <w:tcPr>
            <w:tcW w:w="1701" w:type="dxa"/>
            <w:gridSpan w:val="2"/>
          </w:tcPr>
          <w:p w14:paraId="40B36442">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95% Confidence Interval of the Difference</w:t>
            </w:r>
          </w:p>
        </w:tc>
        <w:tc>
          <w:tcPr>
            <w:tcW w:w="850" w:type="dxa"/>
            <w:vMerge w:val="continue"/>
          </w:tcPr>
          <w:p w14:paraId="3D1A0B26">
            <w:pPr>
              <w:rPr>
                <w:rFonts w:ascii="Times New Roman" w:hAnsi="Times New Roman" w:eastAsia="Calibri" w:cs="Times New Roman"/>
                <w:kern w:val="2"/>
                <w:sz w:val="20"/>
                <w:szCs w:val="20"/>
                <w:lang w:val="zh-CN"/>
                <w14:ligatures w14:val="standardContextual"/>
              </w:rPr>
            </w:pPr>
          </w:p>
        </w:tc>
        <w:tc>
          <w:tcPr>
            <w:tcW w:w="567" w:type="dxa"/>
            <w:vMerge w:val="continue"/>
          </w:tcPr>
          <w:p w14:paraId="2B2A7C1C">
            <w:pPr>
              <w:rPr>
                <w:rFonts w:ascii="Times New Roman" w:hAnsi="Times New Roman" w:eastAsia="Calibri" w:cs="Times New Roman"/>
                <w:kern w:val="2"/>
                <w:sz w:val="20"/>
                <w:szCs w:val="20"/>
                <w:lang w:val="zh-CN"/>
                <w14:ligatures w14:val="standardContextual"/>
              </w:rPr>
            </w:pPr>
          </w:p>
        </w:tc>
        <w:tc>
          <w:tcPr>
            <w:tcW w:w="616" w:type="dxa"/>
            <w:vMerge w:val="continue"/>
          </w:tcPr>
          <w:p w14:paraId="17E806B5">
            <w:pPr>
              <w:rPr>
                <w:rFonts w:ascii="Times New Roman" w:hAnsi="Times New Roman" w:eastAsia="Calibri" w:cs="Times New Roman"/>
                <w:kern w:val="2"/>
                <w:sz w:val="20"/>
                <w:szCs w:val="20"/>
                <w:lang w:val="zh-CN"/>
                <w14:ligatures w14:val="standardContextual"/>
              </w:rPr>
            </w:pPr>
          </w:p>
        </w:tc>
      </w:tr>
      <w:tr w14:paraId="0F85E1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 w:hRule="atLeast"/>
        </w:trPr>
        <w:tc>
          <w:tcPr>
            <w:tcW w:w="1838" w:type="dxa"/>
            <w:gridSpan w:val="2"/>
            <w:vMerge w:val="continue"/>
          </w:tcPr>
          <w:p w14:paraId="6C7D117C">
            <w:pPr>
              <w:rPr>
                <w:rFonts w:ascii="Times New Roman" w:hAnsi="Times New Roman" w:eastAsia="Calibri" w:cs="Times New Roman"/>
                <w:kern w:val="2"/>
                <w:sz w:val="20"/>
                <w:szCs w:val="20"/>
                <w:lang w:val="zh-CN"/>
                <w14:ligatures w14:val="standardContextual"/>
              </w:rPr>
            </w:pPr>
          </w:p>
        </w:tc>
        <w:tc>
          <w:tcPr>
            <w:tcW w:w="851" w:type="dxa"/>
            <w:vMerge w:val="continue"/>
          </w:tcPr>
          <w:p w14:paraId="1514ACD3">
            <w:pPr>
              <w:rPr>
                <w:rFonts w:ascii="Times New Roman" w:hAnsi="Times New Roman" w:eastAsia="Calibri" w:cs="Times New Roman"/>
                <w:kern w:val="2"/>
                <w:sz w:val="20"/>
                <w:szCs w:val="20"/>
                <w:lang w:val="zh-CN"/>
                <w14:ligatures w14:val="standardContextual"/>
              </w:rPr>
            </w:pPr>
          </w:p>
        </w:tc>
        <w:tc>
          <w:tcPr>
            <w:tcW w:w="850" w:type="dxa"/>
            <w:vMerge w:val="continue"/>
          </w:tcPr>
          <w:p w14:paraId="5536C7FC">
            <w:pPr>
              <w:rPr>
                <w:rFonts w:ascii="Times New Roman" w:hAnsi="Times New Roman" w:eastAsia="Calibri" w:cs="Times New Roman"/>
                <w:kern w:val="2"/>
                <w:sz w:val="20"/>
                <w:szCs w:val="20"/>
                <w:lang w:val="zh-CN"/>
                <w14:ligatures w14:val="standardContextual"/>
              </w:rPr>
            </w:pPr>
          </w:p>
        </w:tc>
        <w:tc>
          <w:tcPr>
            <w:tcW w:w="851" w:type="dxa"/>
            <w:vMerge w:val="continue"/>
          </w:tcPr>
          <w:p w14:paraId="31A2E444">
            <w:pPr>
              <w:rPr>
                <w:rFonts w:ascii="Times New Roman" w:hAnsi="Times New Roman" w:eastAsia="Calibri" w:cs="Times New Roman"/>
                <w:kern w:val="2"/>
                <w:sz w:val="20"/>
                <w:szCs w:val="20"/>
                <w:lang w:val="zh-CN"/>
                <w14:ligatures w14:val="standardContextual"/>
              </w:rPr>
            </w:pPr>
          </w:p>
        </w:tc>
        <w:tc>
          <w:tcPr>
            <w:tcW w:w="850" w:type="dxa"/>
          </w:tcPr>
          <w:p w14:paraId="511BD6C0">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Lower</w:t>
            </w:r>
          </w:p>
        </w:tc>
        <w:tc>
          <w:tcPr>
            <w:tcW w:w="851" w:type="dxa"/>
          </w:tcPr>
          <w:p w14:paraId="340A599E">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Upper</w:t>
            </w:r>
          </w:p>
        </w:tc>
        <w:tc>
          <w:tcPr>
            <w:tcW w:w="850" w:type="dxa"/>
            <w:vMerge w:val="continue"/>
          </w:tcPr>
          <w:p w14:paraId="0C1CE263">
            <w:pPr>
              <w:rPr>
                <w:rFonts w:ascii="Times New Roman" w:hAnsi="Times New Roman" w:eastAsia="Calibri" w:cs="Times New Roman"/>
                <w:kern w:val="2"/>
                <w:sz w:val="20"/>
                <w:szCs w:val="20"/>
                <w:lang w:val="zh-CN"/>
                <w14:ligatures w14:val="standardContextual"/>
              </w:rPr>
            </w:pPr>
          </w:p>
        </w:tc>
        <w:tc>
          <w:tcPr>
            <w:tcW w:w="567" w:type="dxa"/>
            <w:vMerge w:val="continue"/>
          </w:tcPr>
          <w:p w14:paraId="4B25973A">
            <w:pPr>
              <w:rPr>
                <w:rFonts w:ascii="Times New Roman" w:hAnsi="Times New Roman" w:eastAsia="Calibri" w:cs="Times New Roman"/>
                <w:kern w:val="2"/>
                <w:sz w:val="20"/>
                <w:szCs w:val="20"/>
                <w:lang w:val="zh-CN"/>
                <w14:ligatures w14:val="standardContextual"/>
              </w:rPr>
            </w:pPr>
          </w:p>
        </w:tc>
        <w:tc>
          <w:tcPr>
            <w:tcW w:w="616" w:type="dxa"/>
            <w:vMerge w:val="continue"/>
          </w:tcPr>
          <w:p w14:paraId="7C276CCD">
            <w:pPr>
              <w:rPr>
                <w:rFonts w:ascii="Times New Roman" w:hAnsi="Times New Roman" w:eastAsia="Calibri" w:cs="Times New Roman"/>
                <w:kern w:val="2"/>
                <w:sz w:val="20"/>
                <w:szCs w:val="20"/>
                <w:lang w:val="zh-CN"/>
                <w14:ligatures w14:val="standardContextual"/>
              </w:rPr>
            </w:pPr>
          </w:p>
        </w:tc>
      </w:tr>
      <w:tr w14:paraId="1130F4F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465" w:type="dxa"/>
          </w:tcPr>
          <w:p w14:paraId="1E25A3E9">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Pair 1</w:t>
            </w:r>
          </w:p>
        </w:tc>
        <w:tc>
          <w:tcPr>
            <w:tcW w:w="1373" w:type="dxa"/>
          </w:tcPr>
          <w:p w14:paraId="250DD38C">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Post-Test and Pre-Test Experimental</w:t>
            </w:r>
          </w:p>
        </w:tc>
        <w:tc>
          <w:tcPr>
            <w:tcW w:w="851" w:type="dxa"/>
          </w:tcPr>
          <w:p w14:paraId="1E797AA7">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21.029</w:t>
            </w:r>
          </w:p>
        </w:tc>
        <w:tc>
          <w:tcPr>
            <w:tcW w:w="850" w:type="dxa"/>
          </w:tcPr>
          <w:p w14:paraId="35631583">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15.601</w:t>
            </w:r>
          </w:p>
        </w:tc>
        <w:tc>
          <w:tcPr>
            <w:tcW w:w="851" w:type="dxa"/>
          </w:tcPr>
          <w:p w14:paraId="353D08F3">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2.637</w:t>
            </w:r>
          </w:p>
        </w:tc>
        <w:tc>
          <w:tcPr>
            <w:tcW w:w="850" w:type="dxa"/>
          </w:tcPr>
          <w:p w14:paraId="018D1B43">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15.670</w:t>
            </w:r>
          </w:p>
        </w:tc>
        <w:tc>
          <w:tcPr>
            <w:tcW w:w="851" w:type="dxa"/>
          </w:tcPr>
          <w:p w14:paraId="1D5B89AC">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26.388</w:t>
            </w:r>
          </w:p>
        </w:tc>
        <w:tc>
          <w:tcPr>
            <w:tcW w:w="850" w:type="dxa"/>
          </w:tcPr>
          <w:p w14:paraId="5BBD4507">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7.974</w:t>
            </w:r>
          </w:p>
        </w:tc>
        <w:tc>
          <w:tcPr>
            <w:tcW w:w="567" w:type="dxa"/>
          </w:tcPr>
          <w:p w14:paraId="070E1612">
            <w:pPr>
              <w:jc w:val="cente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34</w:t>
            </w:r>
          </w:p>
        </w:tc>
        <w:tc>
          <w:tcPr>
            <w:tcW w:w="616" w:type="dxa"/>
          </w:tcPr>
          <w:p w14:paraId="4271575A">
            <w:pPr>
              <w:jc w:val="cente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.000</w:t>
            </w:r>
          </w:p>
        </w:tc>
      </w:tr>
      <w:tr w14:paraId="0A92706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53" w:hRule="atLeast"/>
        </w:trPr>
        <w:tc>
          <w:tcPr>
            <w:tcW w:w="465" w:type="dxa"/>
          </w:tcPr>
          <w:p w14:paraId="1E33207F">
            <w:pPr>
              <w:rPr>
                <w:rFonts w:ascii="Times New Roman" w:hAnsi="Times New Roman" w:eastAsia="Calibri" w:cs="Times New Roman"/>
                <w:kern w:val="2"/>
                <w:sz w:val="20"/>
                <w:szCs w:val="20"/>
                <w:lang w:val="zh-CN"/>
                <w14:ligatures w14:val="standardContextual"/>
              </w:rPr>
            </w:pPr>
          </w:p>
        </w:tc>
        <w:tc>
          <w:tcPr>
            <w:tcW w:w="1373" w:type="dxa"/>
          </w:tcPr>
          <w:p w14:paraId="2A725D6A">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Post-Test Control - Pre-Test Control</w:t>
            </w:r>
          </w:p>
        </w:tc>
        <w:tc>
          <w:tcPr>
            <w:tcW w:w="851" w:type="dxa"/>
          </w:tcPr>
          <w:p w14:paraId="0076649B">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12.400</w:t>
            </w:r>
          </w:p>
        </w:tc>
        <w:tc>
          <w:tcPr>
            <w:tcW w:w="850" w:type="dxa"/>
          </w:tcPr>
          <w:p w14:paraId="58FE5185">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13.265</w:t>
            </w:r>
          </w:p>
        </w:tc>
        <w:tc>
          <w:tcPr>
            <w:tcW w:w="851" w:type="dxa"/>
          </w:tcPr>
          <w:p w14:paraId="2F8A3289">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2.242</w:t>
            </w:r>
          </w:p>
        </w:tc>
        <w:tc>
          <w:tcPr>
            <w:tcW w:w="850" w:type="dxa"/>
          </w:tcPr>
          <w:p w14:paraId="63C18131">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7.843</w:t>
            </w:r>
          </w:p>
        </w:tc>
        <w:tc>
          <w:tcPr>
            <w:tcW w:w="851" w:type="dxa"/>
          </w:tcPr>
          <w:p w14:paraId="11862353">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16.957</w:t>
            </w:r>
          </w:p>
        </w:tc>
        <w:tc>
          <w:tcPr>
            <w:tcW w:w="850" w:type="dxa"/>
          </w:tcPr>
          <w:p w14:paraId="6205D78E">
            <w:pP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5.530</w:t>
            </w:r>
          </w:p>
        </w:tc>
        <w:tc>
          <w:tcPr>
            <w:tcW w:w="567" w:type="dxa"/>
          </w:tcPr>
          <w:p w14:paraId="152B4977">
            <w:pPr>
              <w:jc w:val="cente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34</w:t>
            </w:r>
          </w:p>
        </w:tc>
        <w:tc>
          <w:tcPr>
            <w:tcW w:w="616" w:type="dxa"/>
          </w:tcPr>
          <w:p w14:paraId="38AE1CC4">
            <w:pPr>
              <w:jc w:val="center"/>
              <w:rPr>
                <w:rFonts w:ascii="Times New Roman" w:hAnsi="Times New Roman" w:eastAsia="Calibri" w:cs="Times New Roman"/>
                <w:kern w:val="2"/>
                <w:sz w:val="20"/>
                <w:szCs w:val="20"/>
                <w:lang w:val="zh-CN"/>
                <w14:ligatures w14:val="standardContextual"/>
              </w:rPr>
            </w:pPr>
            <w:r>
              <w:rPr>
                <w:rFonts w:ascii="Times New Roman" w:hAnsi="Times New Roman" w:eastAsia="Calibri" w:cs="Times New Roman"/>
                <w:kern w:val="2"/>
                <w:sz w:val="20"/>
                <w:szCs w:val="20"/>
                <w:lang w:val="zh-CN"/>
                <w14:ligatures w14:val="standardContextual"/>
              </w:rPr>
              <w:t>.000</w:t>
            </w:r>
          </w:p>
        </w:tc>
      </w:tr>
    </w:tbl>
    <w:p w14:paraId="3D2C29D7">
      <w:pPr>
        <w:pStyle w:val="72"/>
        <w:ind w:firstLine="0"/>
        <w:contextualSpacing/>
        <w:rPr>
          <w:bCs/>
          <w:sz w:val="24"/>
          <w:lang w:val="zh-CN"/>
        </w:rPr>
      </w:pPr>
    </w:p>
    <w:p w14:paraId="47F658BC">
      <w:pPr>
        <w:pStyle w:val="72"/>
        <w:contextualSpacing/>
        <w:rPr>
          <w:bCs/>
          <w:sz w:val="24"/>
          <w:lang w:val="zh-CN"/>
        </w:rPr>
      </w:pPr>
      <w:r>
        <w:rPr>
          <w:bCs/>
          <w:sz w:val="24"/>
          <w:lang w:val="zh-CN"/>
        </w:rPr>
        <w:t>The t-obtained value (7.974) was higher than the t-table value (2.03), and the significance value of 0.000 was less than 0.05, so Ho was rejected. This indicated that the Quiz-Quiz Trade technique was effective in improving students' speaking ability, with the average pre-test score being 28.91 and the post-test score 49.94.</w:t>
      </w:r>
    </w:p>
    <w:p w14:paraId="39A7BF15">
      <w:pPr>
        <w:pStyle w:val="72"/>
        <w:ind w:firstLine="0"/>
        <w:contextualSpacing/>
        <w:rPr>
          <w:bCs/>
          <w:sz w:val="24"/>
          <w:lang w:val="zh-CN"/>
        </w:rPr>
      </w:pPr>
    </w:p>
    <w:p w14:paraId="577CEB0E">
      <w:pPr>
        <w:pStyle w:val="72"/>
        <w:ind w:firstLine="0"/>
        <w:contextualSpacing/>
        <w:rPr>
          <w:bCs/>
          <w:sz w:val="24"/>
          <w:lang w:val="zh-CN"/>
        </w:rPr>
      </w:pPr>
      <w:r>
        <w:rPr>
          <w:bCs/>
          <w:sz w:val="24"/>
          <w:lang w:val="zh-CN"/>
        </w:rPr>
        <w:t>6. Independent Sample T-Test</w:t>
      </w:r>
    </w:p>
    <w:p w14:paraId="0C4F5766">
      <w:pPr>
        <w:pStyle w:val="72"/>
        <w:ind w:firstLine="0"/>
        <w:contextualSpacing/>
        <w:rPr>
          <w:bCs/>
          <w:sz w:val="24"/>
          <w:lang w:val="zh-CN"/>
        </w:rPr>
      </w:pPr>
    </w:p>
    <w:p w14:paraId="6E609D2D">
      <w:pPr>
        <w:pStyle w:val="72"/>
        <w:ind w:firstLine="0"/>
        <w:contextualSpacing/>
        <w:rPr>
          <w:bCs/>
          <w:sz w:val="24"/>
          <w:lang w:val="zh-CN"/>
        </w:rPr>
      </w:pPr>
      <w:r>
        <w:rPr>
          <w:bCs/>
          <w:sz w:val="24"/>
          <w:lang w:val="zh-CN"/>
        </w:rPr>
        <w:tab/>
      </w:r>
      <w:r>
        <w:rPr>
          <w:bCs/>
          <w:sz w:val="24"/>
          <w:lang w:val="zh-CN"/>
        </w:rPr>
        <w:t>To determine the difference in means between the two groups, an independent sample t-test was used. The post-test data from the experimental and control groups were compared after the treatment using this test.</w:t>
      </w:r>
    </w:p>
    <w:p w14:paraId="59E33721">
      <w:pPr>
        <w:pStyle w:val="72"/>
        <w:ind w:firstLine="0"/>
        <w:contextualSpacing/>
        <w:rPr>
          <w:bCs/>
          <w:szCs w:val="22"/>
          <w:lang w:val="zh-CN"/>
        </w:rPr>
      </w:pPr>
    </w:p>
    <w:p w14:paraId="5ADA42B9">
      <w:pPr>
        <w:pStyle w:val="20"/>
        <w:rPr>
          <w:rFonts w:ascii="Times New Roman" w:hAnsi="Times New Roman" w:cs="Times New Roman"/>
          <w:i w:val="0"/>
          <w:iCs w:val="0"/>
          <w:color w:val="auto"/>
          <w:sz w:val="22"/>
          <w:szCs w:val="22"/>
        </w:rPr>
      </w:pPr>
      <w:bookmarkStart w:id="1" w:name="_Toc202542152"/>
      <w:bookmarkStart w:id="2" w:name="_Toc204270336"/>
      <w:r>
        <w:rPr>
          <w:rFonts w:ascii="Times New Roman" w:hAnsi="Times New Roman" w:cs="Times New Roman"/>
          <w:color w:val="auto"/>
          <w:sz w:val="22"/>
          <w:szCs w:val="22"/>
        </w:rPr>
        <w:t>Table 7</w:t>
      </w:r>
      <w:r>
        <w:rPr>
          <w:rFonts w:ascii="Times New Roman" w:hAnsi="Times New Roman" w:cs="Times New Roman"/>
          <w:i w:val="0"/>
          <w:iCs w:val="0"/>
          <w:color w:val="auto"/>
          <w:sz w:val="22"/>
          <w:szCs w:val="22"/>
        </w:rPr>
        <w:t>. The Independent Sample T-Test</w:t>
      </w:r>
      <w:bookmarkEnd w:id="1"/>
      <w:bookmarkEnd w:id="2"/>
    </w:p>
    <w:tbl>
      <w:tblPr>
        <w:tblStyle w:val="33"/>
        <w:tblW w:w="0" w:type="auto"/>
        <w:tblInd w:w="284"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3825"/>
        <w:gridCol w:w="820"/>
        <w:gridCol w:w="693"/>
        <w:gridCol w:w="689"/>
        <w:gridCol w:w="494"/>
        <w:gridCol w:w="1838"/>
      </w:tblGrid>
      <w:tr w14:paraId="4DAE3696">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357" w:hRule="atLeast"/>
        </w:trPr>
        <w:tc>
          <w:tcPr>
            <w:tcW w:w="3825" w:type="dxa"/>
            <w:vAlign w:val="bottom"/>
          </w:tcPr>
          <w:p w14:paraId="023EA926">
            <w:pPr>
              <w:spacing w:line="480"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Groups</w:t>
            </w:r>
          </w:p>
        </w:tc>
        <w:tc>
          <w:tcPr>
            <w:tcW w:w="820" w:type="dxa"/>
            <w:vAlign w:val="bottom"/>
          </w:tcPr>
          <w:p w14:paraId="38EBC689">
            <w:pPr>
              <w:spacing w:line="480"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F</w:t>
            </w:r>
          </w:p>
        </w:tc>
        <w:tc>
          <w:tcPr>
            <w:tcW w:w="693" w:type="dxa"/>
            <w:vAlign w:val="bottom"/>
          </w:tcPr>
          <w:p w14:paraId="482C444C">
            <w:pPr>
              <w:spacing w:line="480"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Sig</w:t>
            </w:r>
          </w:p>
        </w:tc>
        <w:tc>
          <w:tcPr>
            <w:tcW w:w="689" w:type="dxa"/>
            <w:vAlign w:val="bottom"/>
          </w:tcPr>
          <w:p w14:paraId="6544EFDF">
            <w:pPr>
              <w:spacing w:line="480"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t</w:t>
            </w:r>
          </w:p>
        </w:tc>
        <w:tc>
          <w:tcPr>
            <w:tcW w:w="494" w:type="dxa"/>
            <w:vAlign w:val="bottom"/>
          </w:tcPr>
          <w:p w14:paraId="20B33D2B">
            <w:pPr>
              <w:spacing w:line="480"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df</w:t>
            </w:r>
          </w:p>
        </w:tc>
        <w:tc>
          <w:tcPr>
            <w:tcW w:w="1838" w:type="dxa"/>
            <w:vAlign w:val="bottom"/>
          </w:tcPr>
          <w:p w14:paraId="173E5777">
            <w:pPr>
              <w:spacing w:line="480" w:lineRule="auto"/>
              <w:jc w:val="center"/>
              <w:rPr>
                <w:rFonts w:ascii="Times New Roman" w:hAnsi="Times New Roman" w:eastAsia="Calibri"/>
                <w:sz w:val="20"/>
                <w:szCs w:val="20"/>
                <w:lang w:eastAsia="id-ID"/>
              </w:rPr>
            </w:pPr>
            <w:r>
              <w:rPr>
                <w:rFonts w:ascii="Times New Roman" w:hAnsi="Times New Roman" w:eastAsia="Calibri"/>
                <w:sz w:val="20"/>
                <w:szCs w:val="20"/>
                <w:lang w:eastAsia="id-ID"/>
              </w:rPr>
              <w:t>Sig. (2 tailed)</w:t>
            </w:r>
          </w:p>
        </w:tc>
      </w:tr>
      <w:tr w14:paraId="3131EE9E">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623" w:hRule="atLeast"/>
        </w:trPr>
        <w:tc>
          <w:tcPr>
            <w:tcW w:w="3825" w:type="dxa"/>
          </w:tcPr>
          <w:p w14:paraId="2F7107D6">
            <w:pPr>
              <w:jc w:val="both"/>
              <w:rPr>
                <w:rFonts w:ascii="Times New Roman" w:hAnsi="Times New Roman" w:eastAsia="Calibri"/>
                <w:sz w:val="20"/>
                <w:szCs w:val="20"/>
                <w:lang w:eastAsia="id-ID"/>
              </w:rPr>
            </w:pPr>
            <w:r>
              <w:rPr>
                <w:rFonts w:ascii="Times New Roman" w:hAnsi="Times New Roman" w:eastAsia="Calibri"/>
                <w:sz w:val="20"/>
                <w:szCs w:val="20"/>
                <w:lang w:eastAsia="id-ID"/>
              </w:rPr>
              <w:t>Post-test (experimental and control group)</w:t>
            </w:r>
          </w:p>
        </w:tc>
        <w:tc>
          <w:tcPr>
            <w:tcW w:w="820" w:type="dxa"/>
            <w:vAlign w:val="center"/>
          </w:tcPr>
          <w:p w14:paraId="1E467370">
            <w:pPr>
              <w:jc w:val="center"/>
              <w:rPr>
                <w:rFonts w:ascii="Times New Roman" w:hAnsi="Times New Roman" w:eastAsia="Calibri"/>
                <w:sz w:val="20"/>
                <w:szCs w:val="20"/>
                <w:lang w:eastAsia="id-ID"/>
              </w:rPr>
            </w:pPr>
            <w:r>
              <w:rPr>
                <w:rFonts w:ascii="Times New Roman" w:hAnsi="Times New Roman" w:eastAsia="Calibri"/>
                <w:sz w:val="20"/>
                <w:szCs w:val="20"/>
                <w:lang w:eastAsia="id-ID"/>
              </w:rPr>
              <w:t>1.438</w:t>
            </w:r>
          </w:p>
        </w:tc>
        <w:tc>
          <w:tcPr>
            <w:tcW w:w="693" w:type="dxa"/>
            <w:vAlign w:val="center"/>
          </w:tcPr>
          <w:p w14:paraId="0FC7493C">
            <w:pPr>
              <w:jc w:val="center"/>
              <w:rPr>
                <w:rFonts w:ascii="Times New Roman" w:hAnsi="Times New Roman" w:eastAsia="Calibri"/>
                <w:sz w:val="20"/>
                <w:szCs w:val="20"/>
                <w:lang w:eastAsia="id-ID"/>
              </w:rPr>
            </w:pPr>
            <w:r>
              <w:rPr>
                <w:rFonts w:ascii="Times New Roman" w:hAnsi="Times New Roman" w:eastAsia="Calibri"/>
                <w:sz w:val="20"/>
                <w:szCs w:val="20"/>
                <w:lang w:eastAsia="id-ID"/>
              </w:rPr>
              <w:t>0.23</w:t>
            </w:r>
          </w:p>
        </w:tc>
        <w:tc>
          <w:tcPr>
            <w:tcW w:w="689" w:type="dxa"/>
            <w:vAlign w:val="center"/>
          </w:tcPr>
          <w:p w14:paraId="6B514974">
            <w:pPr>
              <w:jc w:val="center"/>
              <w:rPr>
                <w:rFonts w:ascii="Times New Roman" w:hAnsi="Times New Roman" w:eastAsia="Calibri"/>
                <w:sz w:val="20"/>
                <w:szCs w:val="20"/>
                <w:lang w:eastAsia="id-ID"/>
              </w:rPr>
            </w:pPr>
            <w:r>
              <w:rPr>
                <w:rFonts w:ascii="Times New Roman" w:hAnsi="Times New Roman" w:eastAsia="Calibri"/>
                <w:sz w:val="20"/>
                <w:szCs w:val="20"/>
                <w:lang w:eastAsia="id-ID"/>
              </w:rPr>
              <w:t>2.93</w:t>
            </w:r>
          </w:p>
        </w:tc>
        <w:tc>
          <w:tcPr>
            <w:tcW w:w="494" w:type="dxa"/>
            <w:vAlign w:val="center"/>
          </w:tcPr>
          <w:p w14:paraId="287BCBFF">
            <w:pPr>
              <w:jc w:val="center"/>
              <w:rPr>
                <w:rFonts w:ascii="Times New Roman" w:hAnsi="Times New Roman" w:eastAsia="Calibri"/>
                <w:sz w:val="20"/>
                <w:szCs w:val="20"/>
                <w:lang w:eastAsia="id-ID"/>
              </w:rPr>
            </w:pPr>
            <w:r>
              <w:rPr>
                <w:rFonts w:ascii="Times New Roman" w:hAnsi="Times New Roman" w:eastAsia="Calibri"/>
                <w:sz w:val="20"/>
                <w:szCs w:val="20"/>
                <w:lang w:eastAsia="id-ID"/>
              </w:rPr>
              <w:t>68</w:t>
            </w:r>
          </w:p>
        </w:tc>
        <w:tc>
          <w:tcPr>
            <w:tcW w:w="1838" w:type="dxa"/>
            <w:vAlign w:val="center"/>
          </w:tcPr>
          <w:p w14:paraId="304DBBFF">
            <w:pPr>
              <w:jc w:val="center"/>
              <w:rPr>
                <w:rFonts w:ascii="Times New Roman" w:hAnsi="Times New Roman" w:eastAsia="Calibri"/>
                <w:sz w:val="20"/>
                <w:szCs w:val="20"/>
                <w:lang w:eastAsia="id-ID"/>
              </w:rPr>
            </w:pPr>
            <w:r>
              <w:rPr>
                <w:rFonts w:ascii="Times New Roman" w:hAnsi="Times New Roman" w:eastAsia="Calibri"/>
                <w:sz w:val="20"/>
                <w:szCs w:val="20"/>
                <w:lang w:eastAsia="id-ID"/>
              </w:rPr>
              <w:t>0.00</w:t>
            </w:r>
          </w:p>
        </w:tc>
      </w:tr>
    </w:tbl>
    <w:p w14:paraId="5BDB7B0B">
      <w:pPr>
        <w:pStyle w:val="72"/>
        <w:ind w:firstLine="0"/>
        <w:contextualSpacing/>
        <w:rPr>
          <w:bCs/>
          <w:sz w:val="24"/>
          <w:lang w:val="zh-CN"/>
        </w:rPr>
      </w:pPr>
    </w:p>
    <w:p w14:paraId="2BA4C208">
      <w:pPr>
        <w:pStyle w:val="72"/>
        <w:ind w:firstLine="709"/>
        <w:contextualSpacing/>
        <w:rPr>
          <w:bCs/>
          <w:sz w:val="24"/>
          <w:lang w:val="zh-CN"/>
        </w:rPr>
      </w:pPr>
      <w:r>
        <w:rPr>
          <w:bCs/>
          <w:sz w:val="24"/>
          <w:lang w:val="zh-CN"/>
        </w:rPr>
        <w:t>The t-test results showed a significance of 0.23, which was greater than 0.05, indicating that both groups were homogeneous. However, the two-tailed significance value was 0.00, which was less than 0.05, with a t-obtained of 2.93 greater than the t-table value of 1.99, meaning there was a significant difference in speaking ability between students who were taught using the Quiz-Quiz Trade technique and those who were not.</w:t>
      </w:r>
    </w:p>
    <w:p w14:paraId="4B0E20AF">
      <w:pPr>
        <w:pStyle w:val="72"/>
        <w:contextualSpacing/>
        <w:rPr>
          <w:sz w:val="24"/>
        </w:rPr>
      </w:pPr>
    </w:p>
    <w:p w14:paraId="33AC1CF7">
      <w:pPr>
        <w:spacing w:line="360" w:lineRule="auto"/>
        <w:jc w:val="both"/>
        <w:rPr>
          <w:rFonts w:ascii="Times New Roman" w:hAnsi="Times New Roman"/>
          <w:b/>
          <w:sz w:val="24"/>
          <w:szCs w:val="24"/>
        </w:rPr>
      </w:pPr>
      <w:r>
        <w:rPr>
          <w:rFonts w:ascii="Times New Roman" w:hAnsi="Times New Roman"/>
          <w:b/>
          <w:sz w:val="24"/>
          <w:szCs w:val="24"/>
        </w:rPr>
        <w:t>CONCLUSION</w:t>
      </w:r>
    </w:p>
    <w:p w14:paraId="0306B726">
      <w:pPr>
        <w:pStyle w:val="72"/>
        <w:contextualSpacing/>
        <w:rPr>
          <w:sz w:val="24"/>
          <w:lang w:val="zh-CN"/>
        </w:rPr>
      </w:pPr>
      <w:r>
        <w:rPr>
          <w:sz w:val="24"/>
          <w:lang w:val="zh-CN"/>
        </w:rPr>
        <w:t>Two conclusions could be made in light of the study's findings and interpretation. First, the Quiz-Quiz Trade method worked well for enhancing the speaking skills of SMA PGRI 1 Palembang tenth graders. Stated differently, the second null hypothesis (Ho1) was rejected and the first alternative hypothesis (Ha1) was accepted.</w:t>
      </w:r>
    </w:p>
    <w:p w14:paraId="1338A679">
      <w:pPr>
        <w:pStyle w:val="72"/>
        <w:contextualSpacing/>
        <w:rPr>
          <w:ins w:id="37" w:author="gothicinspire" w:date="2026-04-22T07:16:26Z"/>
          <w:sz w:val="24"/>
        </w:rPr>
      </w:pPr>
      <w:r>
        <w:rPr>
          <w:sz w:val="24"/>
          <w:lang w:val="zh-CN"/>
        </w:rPr>
        <w:t xml:space="preserve"> Second, students who were taught using the Quiz-Quiz Trade technique showed a significant improvement in speaking ability compared to those who were not. Thus, the second null hypothesis (Ho2) was rejected and the second alternative hypothesis (Ha2) was accepted</w:t>
      </w:r>
      <w:r>
        <w:rPr>
          <w:sz w:val="24"/>
        </w:rPr>
        <w:t xml:space="preserve">. </w:t>
      </w:r>
    </w:p>
    <w:p w14:paraId="1C021C04">
      <w:pPr>
        <w:pStyle w:val="72"/>
        <w:contextualSpacing/>
        <w:rPr>
          <w:rFonts w:hint="default"/>
          <w:sz w:val="24"/>
          <w:lang w:val="en-US"/>
        </w:rPr>
      </w:pPr>
      <w:ins w:id="38" w:author="gothicinspire" w:date="2026-04-22T07:16:29Z">
        <w:commentRangeStart w:id="8"/>
        <w:r>
          <w:rPr>
            <w:rFonts w:hint="default"/>
            <w:sz w:val="24"/>
            <w:lang w:val="en-US"/>
          </w:rPr>
          <w:t>…</w:t>
        </w:r>
        <w:commentRangeEnd w:id="8"/>
      </w:ins>
      <w:r>
        <w:commentReference w:id="8"/>
      </w:r>
    </w:p>
    <w:p w14:paraId="411183B9">
      <w:pPr>
        <w:pStyle w:val="72"/>
        <w:contextualSpacing/>
        <w:rPr>
          <w:sz w:val="24"/>
        </w:rPr>
      </w:pPr>
    </w:p>
    <w:p w14:paraId="57F72FF7">
      <w:pPr>
        <w:jc w:val="both"/>
        <w:rPr>
          <w:rFonts w:ascii="Times New Roman" w:hAnsi="Times New Roman"/>
          <w:b/>
          <w:sz w:val="24"/>
          <w:szCs w:val="24"/>
        </w:rPr>
      </w:pPr>
    </w:p>
    <w:p w14:paraId="440DDCA2">
      <w:pPr>
        <w:jc w:val="both"/>
        <w:rPr>
          <w:rFonts w:ascii="Times New Roman" w:hAnsi="Times New Roman"/>
          <w:b/>
          <w:sz w:val="24"/>
          <w:szCs w:val="24"/>
        </w:rPr>
      </w:pPr>
      <w:commentRangeStart w:id="9"/>
      <w:r>
        <w:rPr>
          <w:rFonts w:ascii="Times New Roman" w:hAnsi="Times New Roman"/>
          <w:b/>
          <w:sz w:val="24"/>
          <w:szCs w:val="24"/>
        </w:rPr>
        <w:t>REFERENCES</w:t>
      </w:r>
    </w:p>
    <w:p w14:paraId="64A4B310">
      <w:pPr>
        <w:pStyle w:val="38"/>
        <w:ind w:left="851" w:hanging="851"/>
        <w:jc w:val="both"/>
        <w:rPr>
          <w:rFonts w:ascii="Times New Roman" w:hAnsi="Times New Roman"/>
          <w:lang w:val="zh-CN"/>
        </w:rPr>
      </w:pPr>
      <w:r>
        <w:rPr>
          <w:rFonts w:ascii="Times New Roman" w:hAnsi="Times New Roman"/>
        </w:rPr>
        <w:t xml:space="preserve">Afian, A. (2011). Penerapan pembelajaran kooperatif kolaborasi model quiz-quiz trade dan team game tournament untuk meningkatkan hasil belajar, keaktifan belajar dan self-esteem. </w:t>
      </w:r>
      <w:r>
        <w:rPr>
          <w:rFonts w:ascii="Times New Roman" w:hAnsi="Times New Roman"/>
          <w:i/>
          <w:iCs/>
          <w:lang w:val="zh-CN"/>
        </w:rPr>
        <w:t>Jurnal Inspirasi Pendidikan, 3</w:t>
      </w:r>
      <w:r>
        <w:rPr>
          <w:rFonts w:ascii="Times New Roman" w:hAnsi="Times New Roman"/>
          <w:lang w:val="zh-CN"/>
        </w:rPr>
        <w:t> (1), 216-226.</w:t>
      </w:r>
    </w:p>
    <w:p w14:paraId="1D765B09">
      <w:pPr>
        <w:pStyle w:val="38"/>
        <w:ind w:left="851" w:hanging="851"/>
        <w:jc w:val="both"/>
        <w:rPr>
          <w:rFonts w:ascii="Times New Roman" w:hAnsi="Times New Roman"/>
          <w:lang w:val="zh-CN"/>
        </w:rPr>
      </w:pPr>
      <w:r>
        <w:rPr>
          <w:rFonts w:ascii="Times New Roman" w:hAnsi="Times New Roman"/>
          <w:lang w:val="zh-CN"/>
        </w:rPr>
        <w:t xml:space="preserve">Arputhamalar, A., &amp; Prema. (2022). Significant of the speaking skill in the workplace and academic contexts. </w:t>
      </w:r>
      <w:r>
        <w:rPr>
          <w:rFonts w:ascii="Times New Roman" w:hAnsi="Times New Roman"/>
          <w:i/>
          <w:iCs/>
          <w:lang w:val="zh-CN"/>
        </w:rPr>
        <w:t>International Journal of Education, Vactional and Science</w:t>
      </w:r>
      <w:r>
        <w:rPr>
          <w:rFonts w:ascii="Times New Roman" w:hAnsi="Times New Roman"/>
          <w:lang w:val="zh-CN"/>
        </w:rPr>
        <w:t xml:space="preserve">, </w:t>
      </w:r>
      <w:r>
        <w:rPr>
          <w:rFonts w:ascii="Times New Roman" w:hAnsi="Times New Roman"/>
          <w:i/>
          <w:iCs/>
          <w:lang w:val="zh-CN"/>
        </w:rPr>
        <w:t>1</w:t>
      </w:r>
      <w:r>
        <w:rPr>
          <w:rFonts w:ascii="Times New Roman" w:hAnsi="Times New Roman"/>
          <w:lang w:val="zh-CN"/>
        </w:rPr>
        <w:t>(1), 91-98.</w:t>
      </w:r>
    </w:p>
    <w:p w14:paraId="608F2329">
      <w:pPr>
        <w:pStyle w:val="38"/>
        <w:ind w:left="851" w:hanging="851"/>
        <w:jc w:val="both"/>
        <w:rPr>
          <w:rFonts w:ascii="Times New Roman" w:hAnsi="Times New Roman"/>
          <w:lang w:val="zh-CN"/>
        </w:rPr>
      </w:pPr>
      <w:r>
        <w:rPr>
          <w:rFonts w:ascii="Times New Roman" w:hAnsi="Times New Roman"/>
          <w:lang w:val="zh-CN"/>
        </w:rPr>
        <w:fldChar w:fldCharType="begin"/>
      </w:r>
      <w:r>
        <w:rPr>
          <w:rFonts w:ascii="Times New Roman" w:hAnsi="Times New Roman"/>
          <w:lang w:val="zh-CN"/>
        </w:rPr>
        <w:instrText xml:space="preserve"> BIBLIOGRAPHY </w:instrText>
      </w:r>
      <w:r>
        <w:rPr>
          <w:rFonts w:ascii="Times New Roman" w:hAnsi="Times New Roman"/>
          <w:lang w:val="zh-CN"/>
        </w:rPr>
        <w:fldChar w:fldCharType="separate"/>
      </w:r>
      <w:r>
        <w:rPr>
          <w:rFonts w:ascii="Times New Roman" w:hAnsi="Times New Roman"/>
          <w:lang w:val="zh-CN"/>
        </w:rPr>
        <w:t xml:space="preserve">Aziz, A. A., &amp; Kashinathan, S. (2021). ESL Learners' challenges in speaking English in Malaysian. </w:t>
      </w:r>
      <w:r>
        <w:rPr>
          <w:rFonts w:ascii="Times New Roman" w:hAnsi="Times New Roman"/>
          <w:i/>
          <w:iCs/>
          <w:lang w:val="zh-CN"/>
        </w:rPr>
        <w:t>International Journal of Academic</w:t>
      </w:r>
      <w:r>
        <w:rPr>
          <w:rFonts w:ascii="Times New Roman" w:hAnsi="Times New Roman"/>
          <w:lang w:val="zh-CN"/>
        </w:rPr>
        <w:t xml:space="preserve">, </w:t>
      </w:r>
      <w:r>
        <w:rPr>
          <w:rFonts w:ascii="Times New Roman" w:hAnsi="Times New Roman"/>
          <w:i/>
          <w:iCs/>
          <w:lang w:val="zh-CN"/>
        </w:rPr>
        <w:t>10</w:t>
      </w:r>
      <w:r>
        <w:rPr>
          <w:rFonts w:ascii="Times New Roman" w:hAnsi="Times New Roman"/>
          <w:lang w:val="zh-CN"/>
        </w:rPr>
        <w:t>(2), 985-991.</w:t>
      </w:r>
    </w:p>
    <w:p w14:paraId="6E44D341">
      <w:pPr>
        <w:pStyle w:val="38"/>
        <w:ind w:left="851" w:hanging="851"/>
        <w:jc w:val="both"/>
        <w:rPr>
          <w:rFonts w:ascii="Times New Roman" w:hAnsi="Times New Roman"/>
          <w:lang w:val="zh-CN"/>
        </w:rPr>
      </w:pPr>
      <w:r>
        <w:rPr>
          <w:rFonts w:ascii="Times New Roman" w:hAnsi="Times New Roman"/>
          <w:lang w:val="zh-CN"/>
        </w:rPr>
        <w:t xml:space="preserve">Brown, H. D. (2019). </w:t>
      </w:r>
      <w:r>
        <w:rPr>
          <w:rFonts w:ascii="Times New Roman" w:hAnsi="Times New Roman"/>
          <w:i/>
          <w:iCs/>
          <w:lang w:val="zh-CN"/>
        </w:rPr>
        <w:t>Language assessment principles and classroom practices.</w:t>
      </w:r>
      <w:r>
        <w:rPr>
          <w:rFonts w:ascii="Times New Roman" w:hAnsi="Times New Roman"/>
          <w:lang w:val="zh-CN"/>
        </w:rPr>
        <w:t xml:space="preserve"> United States of America: Pearson.</w:t>
      </w:r>
    </w:p>
    <w:p w14:paraId="61694C03">
      <w:pPr>
        <w:pStyle w:val="38"/>
        <w:ind w:left="851" w:hanging="851"/>
        <w:jc w:val="both"/>
        <w:rPr>
          <w:rFonts w:ascii="Times New Roman" w:hAnsi="Times New Roman"/>
          <w:u w:val="single"/>
          <w:lang w:val="zh-CN"/>
        </w:rPr>
      </w:pPr>
      <w:r>
        <w:rPr>
          <w:rFonts w:ascii="Times New Roman" w:hAnsi="Times New Roman"/>
          <w:lang w:val="zh-CN"/>
        </w:rPr>
        <w:t xml:space="preserve">Cabral, J. (2023). </w:t>
      </w:r>
      <w:r>
        <w:rPr>
          <w:rFonts w:ascii="Times New Roman" w:hAnsi="Times New Roman"/>
          <w:i/>
          <w:iCs/>
          <w:lang w:val="zh-CN"/>
        </w:rPr>
        <w:t>Quiz, quiz trade in the language classroom.</w:t>
      </w:r>
      <w:r>
        <w:rPr>
          <w:rFonts w:ascii="Times New Roman" w:hAnsi="Times New Roman"/>
          <w:lang w:val="zh-CN"/>
        </w:rPr>
        <w:t xml:space="preserve"> (World Language Classroom), https://wlclassroom.com/2023/09/13/quizquiztrade/ </w:t>
      </w:r>
    </w:p>
    <w:p w14:paraId="1F960268">
      <w:pPr>
        <w:pStyle w:val="38"/>
        <w:ind w:left="851" w:hanging="851"/>
        <w:jc w:val="both"/>
        <w:rPr>
          <w:rFonts w:ascii="Times New Roman" w:hAnsi="Times New Roman"/>
          <w:lang w:val="zh-CN"/>
        </w:rPr>
      </w:pPr>
      <w:r>
        <w:rPr>
          <w:rFonts w:ascii="Times New Roman" w:hAnsi="Times New Roman"/>
          <w:lang w:val="it-IT"/>
        </w:rPr>
        <w:t xml:space="preserve">Calzada, M. P., &amp; Antonio, V. V. (2023). </w:t>
      </w:r>
      <w:r>
        <w:rPr>
          <w:rFonts w:ascii="Times New Roman" w:hAnsi="Times New Roman"/>
          <w:lang w:val="zh-CN"/>
        </w:rPr>
        <w:t xml:space="preserve">Effectiveness of quiz, quiz, trade incorporating hugot and pop rock songs in enhancing students' perfomance in earth science. </w:t>
      </w:r>
      <w:r>
        <w:rPr>
          <w:rFonts w:ascii="Times New Roman" w:hAnsi="Times New Roman"/>
          <w:i/>
          <w:iCs/>
          <w:lang w:val="zh-CN"/>
        </w:rPr>
        <w:t>American Journal of Multidisciplinary Research and Innovation (AJMRI)</w:t>
      </w:r>
      <w:r>
        <w:rPr>
          <w:rFonts w:ascii="Times New Roman" w:hAnsi="Times New Roman"/>
          <w:lang w:val="zh-CN"/>
        </w:rPr>
        <w:t xml:space="preserve">, </w:t>
      </w:r>
      <w:r>
        <w:rPr>
          <w:rFonts w:ascii="Times New Roman" w:hAnsi="Times New Roman"/>
          <w:i/>
          <w:iCs/>
          <w:lang w:val="zh-CN"/>
        </w:rPr>
        <w:t>2</w:t>
      </w:r>
      <w:r>
        <w:rPr>
          <w:rFonts w:ascii="Times New Roman" w:hAnsi="Times New Roman"/>
          <w:lang w:val="zh-CN"/>
        </w:rPr>
        <w:t>(2), 121-129.</w:t>
      </w:r>
    </w:p>
    <w:p w14:paraId="58E71829">
      <w:pPr>
        <w:pStyle w:val="38"/>
        <w:ind w:left="851" w:hanging="851"/>
        <w:jc w:val="both"/>
        <w:rPr>
          <w:rFonts w:ascii="Times New Roman" w:hAnsi="Times New Roman"/>
          <w:lang w:val="zh-CN"/>
        </w:rPr>
      </w:pPr>
      <w:r>
        <w:rPr>
          <w:rFonts w:ascii="Times New Roman" w:hAnsi="Times New Roman"/>
          <w:lang w:val="zh-CN"/>
        </w:rPr>
        <w:t xml:space="preserve">Chen, R. (2021). A review of cooperative learning in EFL classroom. </w:t>
      </w:r>
      <w:r>
        <w:rPr>
          <w:rFonts w:ascii="Times New Roman" w:hAnsi="Times New Roman"/>
          <w:i/>
          <w:iCs/>
          <w:lang w:val="zh-CN"/>
        </w:rPr>
        <w:t>Asian Pendidikan</w:t>
      </w:r>
      <w:r>
        <w:rPr>
          <w:rFonts w:ascii="Times New Roman" w:hAnsi="Times New Roman"/>
          <w:lang w:val="zh-CN"/>
        </w:rPr>
        <w:t xml:space="preserve">, </w:t>
      </w:r>
      <w:r>
        <w:rPr>
          <w:rFonts w:ascii="Times New Roman" w:hAnsi="Times New Roman"/>
          <w:i/>
          <w:iCs/>
          <w:lang w:val="zh-CN"/>
        </w:rPr>
        <w:t>1</w:t>
      </w:r>
      <w:r>
        <w:rPr>
          <w:rFonts w:ascii="Times New Roman" w:hAnsi="Times New Roman"/>
          <w:lang w:val="zh-CN"/>
        </w:rPr>
        <w:t>, 1-9.</w:t>
      </w:r>
    </w:p>
    <w:p w14:paraId="3496C891">
      <w:pPr>
        <w:pStyle w:val="38"/>
        <w:ind w:left="851" w:hanging="851"/>
        <w:jc w:val="both"/>
        <w:rPr>
          <w:rFonts w:ascii="Times New Roman" w:hAnsi="Times New Roman"/>
          <w:lang w:val="zh-CN"/>
        </w:rPr>
      </w:pPr>
      <w:r>
        <w:rPr>
          <w:rFonts w:ascii="Times New Roman" w:hAnsi="Times New Roman"/>
          <w:lang w:val="zh-CN"/>
        </w:rPr>
        <w:t xml:space="preserve">Cohen, L., L. Manion., &amp; K. Morrison. (2017). </w:t>
      </w:r>
      <w:r>
        <w:rPr>
          <w:rFonts w:ascii="Times New Roman" w:hAnsi="Times New Roman"/>
          <w:i/>
          <w:iCs/>
          <w:lang w:val="zh-CN"/>
        </w:rPr>
        <w:t>Research Methods in Education (8</w:t>
      </w:r>
      <w:r>
        <w:rPr>
          <w:rFonts w:ascii="Times New Roman" w:hAnsi="Times New Roman"/>
          <w:i/>
          <w:iCs/>
          <w:vertAlign w:val="superscript"/>
          <w:lang w:val="zh-CN"/>
        </w:rPr>
        <w:t>th</w:t>
      </w:r>
      <w:r>
        <w:rPr>
          <w:rFonts w:ascii="Times New Roman" w:hAnsi="Times New Roman"/>
          <w:i/>
          <w:iCs/>
          <w:lang w:val="zh-CN"/>
        </w:rPr>
        <w:t xml:space="preserve"> edition)</w:t>
      </w:r>
      <w:r>
        <w:rPr>
          <w:rFonts w:ascii="Times New Roman" w:hAnsi="Times New Roman"/>
          <w:lang w:val="zh-CN"/>
        </w:rPr>
        <w:t>. London: Routledge.</w:t>
      </w:r>
    </w:p>
    <w:p w14:paraId="17993D31">
      <w:pPr>
        <w:pStyle w:val="38"/>
        <w:ind w:left="851" w:hanging="851"/>
        <w:jc w:val="both"/>
        <w:rPr>
          <w:rFonts w:ascii="Times New Roman" w:hAnsi="Times New Roman"/>
          <w:lang w:val="zh-CN"/>
        </w:rPr>
      </w:pPr>
      <w:r>
        <w:rPr>
          <w:rFonts w:ascii="Times New Roman" w:hAnsi="Times New Roman"/>
          <w:lang w:val="zh-CN"/>
        </w:rPr>
        <w:t xml:space="preserve">Creswell, J. W., &amp; Creswell, J. D. (2023). </w:t>
      </w:r>
      <w:r>
        <w:rPr>
          <w:rFonts w:ascii="Times New Roman" w:hAnsi="Times New Roman"/>
          <w:i/>
          <w:iCs/>
          <w:lang w:val="zh-CN"/>
        </w:rPr>
        <w:t>Research design: Qualitative, quantitative, and mixed methods approaches</w:t>
      </w:r>
      <w:r>
        <w:rPr>
          <w:rFonts w:ascii="Times New Roman" w:hAnsi="Times New Roman"/>
          <w:lang w:val="zh-CN"/>
        </w:rPr>
        <w:t>. Los Angeles: SAGE publications.</w:t>
      </w:r>
    </w:p>
    <w:p w14:paraId="6CCD4475">
      <w:pPr>
        <w:pStyle w:val="38"/>
        <w:ind w:left="851" w:hanging="851"/>
        <w:jc w:val="both"/>
        <w:rPr>
          <w:rFonts w:ascii="Times New Roman" w:hAnsi="Times New Roman"/>
          <w:lang w:val="zh-CN"/>
        </w:rPr>
      </w:pPr>
      <w:r>
        <w:rPr>
          <w:rFonts w:ascii="Times New Roman" w:hAnsi="Times New Roman"/>
          <w:lang w:val="zh-CN"/>
        </w:rPr>
        <w:t xml:space="preserve">Crisianita, S., &amp; Mandasari, B. (2022). The use of small-group disccuision to improve students’. </w:t>
      </w:r>
      <w:r>
        <w:rPr>
          <w:rFonts w:ascii="Times New Roman" w:hAnsi="Times New Roman"/>
          <w:i/>
          <w:iCs/>
          <w:lang w:val="zh-CN"/>
        </w:rPr>
        <w:t>Journal of Research on Language Education (JoRLE)</w:t>
      </w:r>
      <w:r>
        <w:rPr>
          <w:rFonts w:ascii="Times New Roman" w:hAnsi="Times New Roman"/>
          <w:lang w:val="zh-CN"/>
        </w:rPr>
        <w:t xml:space="preserve">, </w:t>
      </w:r>
      <w:r>
        <w:rPr>
          <w:rFonts w:ascii="Times New Roman" w:hAnsi="Times New Roman"/>
          <w:i/>
          <w:iCs/>
          <w:lang w:val="zh-CN"/>
        </w:rPr>
        <w:t>3</w:t>
      </w:r>
      <w:r>
        <w:rPr>
          <w:rFonts w:ascii="Times New Roman" w:hAnsi="Times New Roman"/>
          <w:lang w:val="zh-CN"/>
        </w:rPr>
        <w:t>, 61-66.</w:t>
      </w:r>
    </w:p>
    <w:p w14:paraId="19C83D88">
      <w:pPr>
        <w:pStyle w:val="38"/>
        <w:ind w:left="851" w:hanging="851"/>
        <w:jc w:val="both"/>
        <w:rPr>
          <w:rFonts w:ascii="Times New Roman" w:hAnsi="Times New Roman"/>
          <w:lang w:val="zh-CN"/>
        </w:rPr>
      </w:pPr>
      <w:r>
        <w:rPr>
          <w:rFonts w:ascii="Times New Roman" w:hAnsi="Times New Roman"/>
          <w:lang w:val="zh-CN"/>
        </w:rPr>
        <w:t xml:space="preserve">Eachempati, P., Kumar, K., &amp; Ismail, A. R. (2017). Cooperative learning throught jigsaw classroom technique for designing cast partial dentures - a comparative study. </w:t>
      </w:r>
      <w:r>
        <w:rPr>
          <w:rFonts w:ascii="Times New Roman" w:hAnsi="Times New Roman"/>
          <w:i/>
          <w:iCs/>
          <w:lang w:val="zh-CN"/>
        </w:rPr>
        <w:t>MedEdPublish</w:t>
      </w:r>
      <w:r>
        <w:rPr>
          <w:rFonts w:ascii="Times New Roman" w:hAnsi="Times New Roman"/>
          <w:lang w:val="zh-CN"/>
        </w:rPr>
        <w:t>,</w:t>
      </w:r>
      <w:r>
        <w:rPr>
          <w:rFonts w:ascii="Times New Roman" w:hAnsi="Times New Roman"/>
          <w:i/>
          <w:iCs/>
          <w:lang w:val="zh-CN"/>
        </w:rPr>
        <w:t xml:space="preserve"> 6</w:t>
      </w:r>
      <w:r>
        <w:rPr>
          <w:rFonts w:ascii="Times New Roman" w:hAnsi="Times New Roman"/>
          <w:lang w:val="zh-CN"/>
        </w:rPr>
        <w:t>(2), 2-12.</w:t>
      </w:r>
    </w:p>
    <w:p w14:paraId="31ED5C27">
      <w:pPr>
        <w:pStyle w:val="38"/>
        <w:ind w:left="851" w:hanging="851"/>
        <w:jc w:val="both"/>
        <w:rPr>
          <w:rFonts w:ascii="Times New Roman" w:hAnsi="Times New Roman"/>
          <w:lang w:val="zh-CN"/>
        </w:rPr>
      </w:pPr>
      <w:r>
        <w:rPr>
          <w:rFonts w:ascii="Times New Roman" w:hAnsi="Times New Roman"/>
          <w:lang w:val="zh-CN"/>
        </w:rPr>
        <w:t xml:space="preserve">Fraenkel, J., Wallen, N., &amp; Hyun, H. (2023). </w:t>
      </w:r>
      <w:r>
        <w:rPr>
          <w:rFonts w:ascii="Times New Roman" w:hAnsi="Times New Roman"/>
          <w:i/>
          <w:iCs/>
          <w:lang w:val="zh-CN"/>
        </w:rPr>
        <w:t>How to design and evaluate research in education.</w:t>
      </w:r>
      <w:r>
        <w:rPr>
          <w:rFonts w:ascii="Times New Roman" w:hAnsi="Times New Roman"/>
          <w:lang w:val="zh-CN"/>
        </w:rPr>
        <w:t xml:space="preserve"> New York: McGraw Hal.</w:t>
      </w:r>
    </w:p>
    <w:p w14:paraId="79F52486">
      <w:pPr>
        <w:pStyle w:val="38"/>
        <w:ind w:left="851" w:hanging="851"/>
        <w:jc w:val="both"/>
        <w:rPr>
          <w:rFonts w:ascii="Times New Roman" w:hAnsi="Times New Roman"/>
          <w:lang w:val="zh-CN"/>
        </w:rPr>
      </w:pPr>
      <w:r>
        <w:rPr>
          <w:rFonts w:ascii="Times New Roman" w:hAnsi="Times New Roman"/>
          <w:lang w:val="zh-CN"/>
        </w:rPr>
        <w:t xml:space="preserve">Gani, S. A., Fajrina, D., &amp; Hanifa, R. (2015). Students’ learning strategies. </w:t>
      </w:r>
      <w:r>
        <w:rPr>
          <w:rFonts w:ascii="Times New Roman" w:hAnsi="Times New Roman"/>
          <w:i/>
          <w:iCs/>
          <w:lang w:val="zh-CN"/>
        </w:rPr>
        <w:t>Siele Journal</w:t>
      </w:r>
      <w:r>
        <w:rPr>
          <w:rFonts w:ascii="Times New Roman" w:hAnsi="Times New Roman"/>
          <w:lang w:val="zh-CN"/>
        </w:rPr>
        <w:t xml:space="preserve">, </w:t>
      </w:r>
      <w:r>
        <w:rPr>
          <w:rFonts w:ascii="Times New Roman" w:hAnsi="Times New Roman"/>
          <w:i/>
          <w:iCs/>
          <w:lang w:val="zh-CN"/>
        </w:rPr>
        <w:t>2</w:t>
      </w:r>
      <w:r>
        <w:rPr>
          <w:rFonts w:ascii="Times New Roman" w:hAnsi="Times New Roman"/>
          <w:lang w:val="zh-CN"/>
        </w:rPr>
        <w:t>(1), 17-21.</w:t>
      </w:r>
    </w:p>
    <w:p w14:paraId="4C871926">
      <w:pPr>
        <w:pStyle w:val="38"/>
        <w:ind w:left="851" w:hanging="851"/>
        <w:jc w:val="both"/>
        <w:rPr>
          <w:rFonts w:ascii="Times New Roman" w:hAnsi="Times New Roman"/>
          <w:lang w:val="zh-CN"/>
        </w:rPr>
      </w:pPr>
      <w:r>
        <w:rPr>
          <w:rFonts w:ascii="Times New Roman" w:hAnsi="Times New Roman"/>
          <w:lang w:val="zh-CN"/>
        </w:rPr>
        <w:t xml:space="preserve">Guebba, B. (2021). The nature of speaking in the classroom: An overview. </w:t>
      </w:r>
      <w:r>
        <w:rPr>
          <w:rFonts w:ascii="Times New Roman" w:hAnsi="Times New Roman"/>
          <w:i/>
          <w:iCs/>
          <w:lang w:val="zh-CN"/>
        </w:rPr>
        <w:t>British Journal of Philosophy, Sociology and History</w:t>
      </w:r>
      <w:r>
        <w:rPr>
          <w:rFonts w:ascii="Times New Roman" w:hAnsi="Times New Roman"/>
          <w:lang w:val="zh-CN"/>
        </w:rPr>
        <w:t xml:space="preserve">, </w:t>
      </w:r>
      <w:r>
        <w:rPr>
          <w:rFonts w:ascii="Times New Roman" w:hAnsi="Times New Roman"/>
          <w:i/>
          <w:iCs/>
          <w:lang w:val="zh-CN"/>
        </w:rPr>
        <w:t>1</w:t>
      </w:r>
      <w:r>
        <w:rPr>
          <w:rFonts w:ascii="Times New Roman" w:hAnsi="Times New Roman"/>
          <w:lang w:val="zh-CN"/>
        </w:rPr>
        <w:t>, 38-41.</w:t>
      </w:r>
    </w:p>
    <w:p w14:paraId="75DC9301">
      <w:pPr>
        <w:pStyle w:val="38"/>
        <w:ind w:left="851" w:hanging="851"/>
        <w:jc w:val="both"/>
        <w:rPr>
          <w:rFonts w:ascii="Times New Roman" w:hAnsi="Times New Roman"/>
          <w:lang w:val="zh-CN"/>
        </w:rPr>
      </w:pPr>
      <w:r>
        <w:rPr>
          <w:rFonts w:ascii="Times New Roman" w:hAnsi="Times New Roman"/>
          <w:lang w:val="zh-CN"/>
        </w:rPr>
        <w:t xml:space="preserve">Habidi, Widiati, U., &amp; Soetjipto, B. E. (2017). The implementation of cooperative learning model quiz-quiz trade and inside-outside circle to improve the students’ communicative skill and learning on social science lesson. </w:t>
      </w:r>
      <w:r>
        <w:rPr>
          <w:rFonts w:ascii="Times New Roman" w:hAnsi="Times New Roman"/>
          <w:i/>
          <w:iCs/>
          <w:lang w:val="zh-CN"/>
        </w:rPr>
        <w:t>IOSR Journal of Humanities and Social Science (IOSR-JHSS)</w:t>
      </w:r>
      <w:r>
        <w:rPr>
          <w:rFonts w:ascii="Times New Roman" w:hAnsi="Times New Roman"/>
          <w:lang w:val="zh-CN"/>
        </w:rPr>
        <w:t xml:space="preserve">, </w:t>
      </w:r>
      <w:r>
        <w:rPr>
          <w:rFonts w:ascii="Times New Roman" w:hAnsi="Times New Roman"/>
          <w:i/>
          <w:iCs/>
          <w:lang w:val="zh-CN"/>
        </w:rPr>
        <w:t>22</w:t>
      </w:r>
      <w:r>
        <w:rPr>
          <w:rFonts w:ascii="Times New Roman" w:hAnsi="Times New Roman"/>
          <w:lang w:val="zh-CN"/>
        </w:rPr>
        <w:t>(4), 473-486.</w:t>
      </w:r>
    </w:p>
    <w:p w14:paraId="2A008327">
      <w:pPr>
        <w:pStyle w:val="38"/>
        <w:ind w:left="851" w:hanging="851"/>
        <w:jc w:val="both"/>
        <w:rPr>
          <w:rFonts w:ascii="Times New Roman" w:hAnsi="Times New Roman"/>
          <w:lang w:val="zh-CN"/>
        </w:rPr>
      </w:pPr>
      <w:r>
        <w:rPr>
          <w:rFonts w:ascii="Times New Roman" w:hAnsi="Times New Roman"/>
          <w:lang w:val="zh-CN"/>
        </w:rPr>
        <w:t xml:space="preserve">Hendrawaty, N., &amp; Nurhayati. (2019). The influence of listening English pop songs to improve learners’. </w:t>
      </w:r>
      <w:r>
        <w:rPr>
          <w:rFonts w:ascii="Times New Roman" w:hAnsi="Times New Roman"/>
          <w:i/>
          <w:iCs/>
          <w:lang w:val="zh-CN"/>
        </w:rPr>
        <w:t>Loquen: English Studies Journal</w:t>
      </w:r>
      <w:r>
        <w:rPr>
          <w:rFonts w:ascii="Times New Roman" w:hAnsi="Times New Roman"/>
          <w:lang w:val="zh-CN"/>
        </w:rPr>
        <w:t xml:space="preserve">, </w:t>
      </w:r>
      <w:r>
        <w:rPr>
          <w:rFonts w:ascii="Times New Roman" w:hAnsi="Times New Roman"/>
          <w:i/>
          <w:iCs/>
          <w:lang w:val="zh-CN"/>
        </w:rPr>
        <w:t>12</w:t>
      </w:r>
      <w:r>
        <w:rPr>
          <w:rFonts w:ascii="Times New Roman" w:hAnsi="Times New Roman"/>
          <w:lang w:val="zh-CN"/>
        </w:rPr>
        <w:t>, 57-65.</w:t>
      </w:r>
    </w:p>
    <w:p w14:paraId="70B43752">
      <w:pPr>
        <w:pStyle w:val="38"/>
        <w:ind w:left="851" w:hanging="851"/>
        <w:jc w:val="both"/>
        <w:rPr>
          <w:rFonts w:ascii="Times New Roman" w:hAnsi="Times New Roman"/>
          <w:lang w:val="zh-CN"/>
        </w:rPr>
      </w:pPr>
      <w:r>
        <w:rPr>
          <w:rFonts w:ascii="Times New Roman" w:hAnsi="Times New Roman"/>
          <w:lang w:val="zh-CN"/>
        </w:rPr>
        <w:t xml:space="preserve">Hongwilai, A., &amp; Kawboonsai, S. (2022). The characteristics of successful speaking activity. </w:t>
      </w:r>
      <w:r>
        <w:rPr>
          <w:rFonts w:ascii="Times New Roman" w:hAnsi="Times New Roman"/>
          <w:i/>
          <w:iCs/>
          <w:lang w:val="zh-CN"/>
        </w:rPr>
        <w:t>Journal Serunai</w:t>
      </w:r>
      <w:r>
        <w:rPr>
          <w:rFonts w:ascii="Times New Roman" w:hAnsi="Times New Roman"/>
          <w:lang w:val="zh-CN"/>
        </w:rPr>
        <w:t xml:space="preserve">, </w:t>
      </w:r>
      <w:r>
        <w:rPr>
          <w:rFonts w:ascii="Times New Roman" w:hAnsi="Times New Roman"/>
          <w:i/>
          <w:iCs/>
          <w:lang w:val="zh-CN"/>
        </w:rPr>
        <w:t>3</w:t>
      </w:r>
      <w:r>
        <w:rPr>
          <w:rFonts w:ascii="Times New Roman" w:hAnsi="Times New Roman"/>
          <w:lang w:val="zh-CN"/>
        </w:rPr>
        <w:t>, 52-56.</w:t>
      </w:r>
    </w:p>
    <w:p w14:paraId="4CBB41EB">
      <w:pPr>
        <w:pStyle w:val="38"/>
        <w:ind w:left="851" w:hanging="851"/>
        <w:jc w:val="both"/>
        <w:rPr>
          <w:rFonts w:ascii="Times New Roman" w:hAnsi="Times New Roman"/>
          <w:lang w:val="zh-CN"/>
        </w:rPr>
      </w:pPr>
      <w:r>
        <w:rPr>
          <w:rFonts w:ascii="Times New Roman" w:hAnsi="Times New Roman"/>
          <w:lang w:val="zh-CN"/>
        </w:rPr>
        <w:t xml:space="preserve">Jaya, H. P., Petrus, I., &amp; Pitaloka, N. L. (2022). Speaking performance and ptoblems faced by English major students at a university in south sumatera. </w:t>
      </w:r>
      <w:r>
        <w:rPr>
          <w:rFonts w:ascii="Times New Roman" w:hAnsi="Times New Roman"/>
          <w:i/>
          <w:iCs/>
          <w:lang w:val="zh-CN"/>
        </w:rPr>
        <w:t>Indonesian EFL journal (IEFLJ)</w:t>
      </w:r>
      <w:r>
        <w:rPr>
          <w:rFonts w:ascii="Times New Roman" w:hAnsi="Times New Roman"/>
          <w:lang w:val="zh-CN"/>
        </w:rPr>
        <w:t xml:space="preserve">, </w:t>
      </w:r>
      <w:r>
        <w:rPr>
          <w:rFonts w:ascii="Times New Roman" w:hAnsi="Times New Roman"/>
          <w:i/>
          <w:iCs/>
          <w:lang w:val="zh-CN"/>
        </w:rPr>
        <w:t>8</w:t>
      </w:r>
      <w:r>
        <w:rPr>
          <w:rFonts w:ascii="Times New Roman" w:hAnsi="Times New Roman"/>
          <w:lang w:val="zh-CN"/>
        </w:rPr>
        <w:t>(1), 105-112.</w:t>
      </w:r>
    </w:p>
    <w:p w14:paraId="46DCBB66">
      <w:pPr>
        <w:pStyle w:val="38"/>
        <w:ind w:left="851" w:hanging="851"/>
        <w:jc w:val="both"/>
        <w:rPr>
          <w:rFonts w:ascii="Times New Roman" w:hAnsi="Times New Roman"/>
          <w:lang w:val="zh-CN"/>
        </w:rPr>
      </w:pPr>
      <w:r>
        <w:rPr>
          <w:rFonts w:ascii="Times New Roman" w:hAnsi="Times New Roman"/>
          <w:lang w:val="zh-CN"/>
        </w:rPr>
        <w:t xml:space="preserve">Karim, R. b., Nasri, N. F., Rahman, Z. l., Zaidi, N. N., &amp; Rahman, R. B. (2018). The implementation of 'vocabulary quiz-quiz trade cards' in the teaching and learning vocabulary among intermediate level primary school students. </w:t>
      </w:r>
      <w:r>
        <w:rPr>
          <w:rFonts w:ascii="Times New Roman" w:hAnsi="Times New Roman"/>
          <w:i/>
          <w:iCs/>
          <w:lang w:val="zh-CN"/>
        </w:rPr>
        <w:t>International Journal of Modern Languages and Applied Linguistics</w:t>
      </w:r>
      <w:r>
        <w:rPr>
          <w:rFonts w:ascii="Times New Roman" w:hAnsi="Times New Roman"/>
          <w:lang w:val="zh-CN"/>
        </w:rPr>
        <w:t>, 2(3), 40-44.</w:t>
      </w:r>
    </w:p>
    <w:p w14:paraId="1D0E0888">
      <w:pPr>
        <w:pStyle w:val="38"/>
        <w:ind w:left="851" w:hanging="851"/>
        <w:jc w:val="both"/>
        <w:rPr>
          <w:rFonts w:ascii="Times New Roman" w:hAnsi="Times New Roman"/>
          <w:lang w:val="zh-CN"/>
        </w:rPr>
      </w:pPr>
      <w:r>
        <w:rPr>
          <w:rFonts w:ascii="Times New Roman" w:hAnsi="Times New Roman"/>
          <w:lang w:val="zh-CN"/>
        </w:rPr>
        <w:t>Khan, N. (2020). Critical review of sampling techniques in the research process in the world. </w:t>
      </w:r>
      <w:r>
        <w:rPr>
          <w:rFonts w:ascii="Times New Roman" w:hAnsi="Times New Roman"/>
          <w:i/>
          <w:iCs/>
          <w:lang w:val="zh-CN"/>
        </w:rPr>
        <w:t>Available at SSRN 3572336</w:t>
      </w:r>
      <w:r>
        <w:rPr>
          <w:rFonts w:ascii="Times New Roman" w:hAnsi="Times New Roman"/>
          <w:lang w:val="zh-CN"/>
        </w:rPr>
        <w:t>.</w:t>
      </w:r>
    </w:p>
    <w:p w14:paraId="3E6A0008">
      <w:pPr>
        <w:pStyle w:val="38"/>
        <w:ind w:left="851" w:hanging="851"/>
        <w:jc w:val="both"/>
        <w:rPr>
          <w:rFonts w:ascii="Times New Roman" w:hAnsi="Times New Roman"/>
          <w:lang w:val="zh-CN"/>
        </w:rPr>
      </w:pPr>
      <w:r>
        <w:rPr>
          <w:rFonts w:ascii="Times New Roman" w:hAnsi="Times New Roman"/>
          <w:lang w:val="zh-CN"/>
        </w:rPr>
        <w:t xml:space="preserve">Leong, L.-M., &amp; Ahmadi, S. (2017). An analysis of factors influencing learners’ English speaking skill. </w:t>
      </w:r>
      <w:r>
        <w:rPr>
          <w:rFonts w:ascii="Times New Roman" w:hAnsi="Times New Roman"/>
          <w:i/>
          <w:iCs/>
          <w:lang w:val="zh-CN"/>
        </w:rPr>
        <w:t>International Journal of Research in English Education</w:t>
      </w:r>
      <w:r>
        <w:rPr>
          <w:rFonts w:ascii="Times New Roman" w:hAnsi="Times New Roman"/>
          <w:lang w:val="zh-CN"/>
        </w:rPr>
        <w:t>, 35-41.</w:t>
      </w:r>
    </w:p>
    <w:p w14:paraId="038FF659">
      <w:pPr>
        <w:pStyle w:val="38"/>
        <w:ind w:left="851" w:hanging="851"/>
        <w:jc w:val="both"/>
        <w:rPr>
          <w:rFonts w:ascii="Times New Roman" w:hAnsi="Times New Roman"/>
          <w:lang w:val="zh-CN"/>
        </w:rPr>
      </w:pPr>
      <w:r>
        <w:rPr>
          <w:rFonts w:ascii="Times New Roman" w:hAnsi="Times New Roman"/>
          <w:lang w:val="zh-CN"/>
        </w:rPr>
        <w:t xml:space="preserve">Mahanipuna, A. (2023). English education in the 21st century: A comprehensive. </w:t>
      </w:r>
      <w:r>
        <w:rPr>
          <w:rFonts w:ascii="Times New Roman" w:hAnsi="Times New Roman"/>
          <w:i/>
          <w:iCs/>
          <w:lang w:val="zh-CN"/>
        </w:rPr>
        <w:t>Pustakailmu.id</w:t>
      </w:r>
      <w:r>
        <w:rPr>
          <w:rFonts w:ascii="Times New Roman" w:hAnsi="Times New Roman"/>
          <w:lang w:val="zh-CN"/>
        </w:rPr>
        <w:t>, 1-9.</w:t>
      </w:r>
    </w:p>
    <w:p w14:paraId="44EA53BA">
      <w:pPr>
        <w:pStyle w:val="38"/>
        <w:ind w:left="851" w:hanging="851"/>
        <w:jc w:val="both"/>
        <w:rPr>
          <w:rFonts w:ascii="Times New Roman" w:hAnsi="Times New Roman"/>
          <w:lang w:val="zh-CN"/>
        </w:rPr>
      </w:pPr>
      <w:r>
        <w:rPr>
          <w:rFonts w:ascii="Times New Roman" w:hAnsi="Times New Roman"/>
          <w:lang w:val="zh-CN"/>
        </w:rPr>
        <w:t xml:space="preserve">Manurung, J. E., &amp; Ria, N. (2018). English Speaking Achievement and Environmental Conscientization by Using Think-Pair-Share Strategy. </w:t>
      </w:r>
      <w:r>
        <w:rPr>
          <w:rFonts w:ascii="Times New Roman" w:hAnsi="Times New Roman"/>
          <w:i/>
          <w:iCs/>
          <w:lang w:val="zh-CN"/>
        </w:rPr>
        <w:t>Channing: English Language Education and Literature</w:t>
      </w:r>
      <w:r>
        <w:rPr>
          <w:rFonts w:ascii="Times New Roman" w:hAnsi="Times New Roman"/>
          <w:lang w:val="zh-CN"/>
        </w:rPr>
        <w:t>,</w:t>
      </w:r>
      <w:r>
        <w:rPr>
          <w:rFonts w:ascii="Times New Roman" w:hAnsi="Times New Roman"/>
          <w:i/>
          <w:iCs/>
          <w:lang w:val="zh-CN"/>
        </w:rPr>
        <w:t> 3</w:t>
      </w:r>
      <w:r>
        <w:rPr>
          <w:rFonts w:ascii="Times New Roman" w:hAnsi="Times New Roman"/>
          <w:lang w:val="zh-CN"/>
        </w:rPr>
        <w:t>(2), 88-99.</w:t>
      </w:r>
    </w:p>
    <w:p w14:paraId="6C9AE487">
      <w:pPr>
        <w:pStyle w:val="38"/>
        <w:ind w:left="851" w:hanging="851"/>
        <w:jc w:val="both"/>
        <w:rPr>
          <w:rFonts w:ascii="Times New Roman" w:hAnsi="Times New Roman"/>
          <w:lang w:val="zh-CN"/>
        </w:rPr>
      </w:pPr>
      <w:r>
        <w:rPr>
          <w:rFonts w:ascii="Times New Roman" w:hAnsi="Times New Roman"/>
          <w:lang w:val="zh-CN"/>
        </w:rPr>
        <w:t xml:space="preserve">McCormick, K., &amp; Jesus, S. (2015). </w:t>
      </w:r>
      <w:r>
        <w:rPr>
          <w:rFonts w:ascii="Times New Roman" w:hAnsi="Times New Roman"/>
          <w:i/>
          <w:iCs/>
          <w:lang w:val="zh-CN"/>
        </w:rPr>
        <w:t>SPPS for dummies</w:t>
      </w:r>
      <w:r>
        <w:rPr>
          <w:rFonts w:ascii="Times New Roman" w:hAnsi="Times New Roman"/>
          <w:lang w:val="zh-CN"/>
        </w:rPr>
        <w:t>. New Jersey: John Wiley &amp; Sons, Inc.</w:t>
      </w:r>
    </w:p>
    <w:p w14:paraId="0D3E06B5">
      <w:pPr>
        <w:pStyle w:val="38"/>
        <w:ind w:left="851" w:hanging="851"/>
        <w:jc w:val="both"/>
        <w:rPr>
          <w:rFonts w:ascii="Times New Roman" w:hAnsi="Times New Roman"/>
          <w:lang w:val="zh-CN"/>
        </w:rPr>
      </w:pPr>
      <w:r>
        <w:rPr>
          <w:rFonts w:ascii="Times New Roman" w:hAnsi="Times New Roman"/>
          <w:lang w:val="zh-CN"/>
        </w:rPr>
        <w:t xml:space="preserve">Mufa, M. K., &amp; Nurdiawati, D. (2023). The effectiveness of quiz-quiz trade game to improve the students' vocabulary mastery at the fourth grade of MI ma'arif banjarsari in the academic year 2021/2022. </w:t>
      </w:r>
      <w:r>
        <w:rPr>
          <w:rFonts w:ascii="Times New Roman" w:hAnsi="Times New Roman"/>
          <w:i/>
          <w:iCs/>
          <w:lang w:val="zh-CN"/>
        </w:rPr>
        <w:t>Jurnal Dialektika Program Studi Pendidikan Bahasa Inggris</w:t>
      </w:r>
      <w:r>
        <w:rPr>
          <w:rFonts w:ascii="Times New Roman" w:hAnsi="Times New Roman"/>
          <w:lang w:val="zh-CN"/>
        </w:rPr>
        <w:t xml:space="preserve">, </w:t>
      </w:r>
      <w:r>
        <w:rPr>
          <w:rFonts w:ascii="Times New Roman" w:hAnsi="Times New Roman"/>
          <w:i/>
          <w:iCs/>
          <w:lang w:val="zh-CN"/>
        </w:rPr>
        <w:t>11</w:t>
      </w:r>
      <w:r>
        <w:rPr>
          <w:rFonts w:ascii="Times New Roman" w:hAnsi="Times New Roman"/>
          <w:lang w:val="zh-CN"/>
        </w:rPr>
        <w:t>, 1-10.</w:t>
      </w:r>
    </w:p>
    <w:p w14:paraId="1F940461">
      <w:pPr>
        <w:pStyle w:val="38"/>
        <w:ind w:left="851" w:hanging="851"/>
        <w:jc w:val="both"/>
        <w:rPr>
          <w:rFonts w:ascii="Times New Roman" w:hAnsi="Times New Roman"/>
          <w:lang w:val="zh-CN"/>
        </w:rPr>
      </w:pPr>
      <w:r>
        <w:rPr>
          <w:rFonts w:ascii="Times New Roman" w:hAnsi="Times New Roman"/>
          <w:lang w:val="zh-CN"/>
        </w:rPr>
        <w:t>Mulyati. (2015). Cultivation of English knowledge and skills. Pasopati.</w:t>
      </w:r>
    </w:p>
    <w:p w14:paraId="0C78C0AD">
      <w:pPr>
        <w:pStyle w:val="38"/>
        <w:ind w:left="851" w:hanging="851"/>
        <w:jc w:val="both"/>
        <w:rPr>
          <w:rFonts w:ascii="Times New Roman" w:hAnsi="Times New Roman"/>
          <w:lang w:val="zh-CN"/>
        </w:rPr>
      </w:pPr>
      <w:r>
        <w:rPr>
          <w:rFonts w:ascii="Times New Roman" w:hAnsi="Times New Roman"/>
          <w:lang w:val="zh-CN"/>
        </w:rPr>
        <w:t xml:space="preserve">Mweshi, G. K. (2020). Application of sampling methods for the research design. </w:t>
      </w:r>
      <w:r>
        <w:rPr>
          <w:rFonts w:ascii="Times New Roman" w:hAnsi="Times New Roman"/>
          <w:i/>
          <w:iCs/>
          <w:lang w:val="zh-CN"/>
        </w:rPr>
        <w:t>Archives of Business Review, 8</w:t>
      </w:r>
      <w:r>
        <w:rPr>
          <w:rFonts w:ascii="Times New Roman" w:hAnsi="Times New Roman"/>
          <w:lang w:val="zh-CN"/>
        </w:rPr>
        <w:t>(11), 180-193.</w:t>
      </w:r>
    </w:p>
    <w:p w14:paraId="0F84729C">
      <w:pPr>
        <w:pStyle w:val="38"/>
        <w:ind w:left="851" w:hanging="851"/>
        <w:jc w:val="both"/>
        <w:rPr>
          <w:rFonts w:ascii="Times New Roman" w:hAnsi="Times New Roman"/>
          <w:lang w:val="zh-CN"/>
        </w:rPr>
      </w:pPr>
      <w:r>
        <w:rPr>
          <w:rFonts w:ascii="Times New Roman" w:hAnsi="Times New Roman"/>
          <w:lang w:val="zh-CN"/>
        </w:rPr>
        <w:t xml:space="preserve">Nafis, S. B., &amp; Nasr, N. B. (2024). The effectiveness of cooperative learning towards low-achieving students in class: A concept paper. </w:t>
      </w:r>
      <w:r>
        <w:rPr>
          <w:rFonts w:ascii="Times New Roman" w:hAnsi="Times New Roman"/>
          <w:i/>
          <w:iCs/>
          <w:lang w:val="zh-CN"/>
        </w:rPr>
        <w:t>International Journal of Academic Research in Progressive Education &amp; Development</w:t>
      </w:r>
      <w:r>
        <w:rPr>
          <w:rFonts w:ascii="Times New Roman" w:hAnsi="Times New Roman"/>
          <w:lang w:val="zh-CN"/>
        </w:rPr>
        <w:t>, 1165-1166.</w:t>
      </w:r>
    </w:p>
    <w:p w14:paraId="672D8244">
      <w:pPr>
        <w:pStyle w:val="38"/>
        <w:ind w:left="851" w:hanging="851"/>
        <w:jc w:val="both"/>
        <w:rPr>
          <w:rFonts w:ascii="Times New Roman" w:hAnsi="Times New Roman"/>
          <w:lang w:val="zh-CN"/>
        </w:rPr>
      </w:pPr>
      <w:r>
        <w:rPr>
          <w:rFonts w:ascii="Times New Roman" w:hAnsi="Times New Roman"/>
          <w:lang w:val="zh-CN"/>
        </w:rPr>
        <w:t xml:space="preserve">Nisa, R., Safura, S., &amp; Wicaksono, D. (2018). Students’ ability in mastering reading comprehension. </w:t>
      </w:r>
      <w:r>
        <w:rPr>
          <w:rFonts w:ascii="Times New Roman" w:hAnsi="Times New Roman"/>
          <w:i/>
          <w:iCs/>
          <w:lang w:val="zh-CN"/>
        </w:rPr>
        <w:t>Getsempena English Education Journal (GEEJ)</w:t>
      </w:r>
      <w:r>
        <w:rPr>
          <w:rFonts w:ascii="Times New Roman" w:hAnsi="Times New Roman"/>
          <w:lang w:val="zh-CN"/>
        </w:rPr>
        <w:t xml:space="preserve">, </w:t>
      </w:r>
      <w:r>
        <w:rPr>
          <w:rFonts w:ascii="Times New Roman" w:hAnsi="Times New Roman"/>
          <w:i/>
          <w:iCs/>
          <w:lang w:val="zh-CN"/>
        </w:rPr>
        <w:t>5</w:t>
      </w:r>
      <w:r>
        <w:rPr>
          <w:rFonts w:ascii="Times New Roman" w:hAnsi="Times New Roman"/>
          <w:lang w:val="zh-CN"/>
        </w:rPr>
        <w:t>, 124-130.</w:t>
      </w:r>
    </w:p>
    <w:p w14:paraId="57EB625D">
      <w:pPr>
        <w:pStyle w:val="38"/>
        <w:ind w:left="851" w:hanging="851"/>
        <w:jc w:val="both"/>
        <w:rPr>
          <w:rFonts w:ascii="Times New Roman" w:hAnsi="Times New Roman"/>
          <w:lang w:val="zh-CN"/>
        </w:rPr>
      </w:pPr>
      <w:r>
        <w:rPr>
          <w:rFonts w:ascii="Times New Roman" w:hAnsi="Times New Roman"/>
          <w:lang w:val="zh-CN"/>
        </w:rPr>
        <w:t xml:space="preserve">Purwaningrum, M. D., Soetjipto, B. E., &amp; Untari, S. (2017). The implementation of cooperative learning model quiz-quiz trade and inside-outside circle to improve the students' social skills and learning outcomes. </w:t>
      </w:r>
      <w:r>
        <w:rPr>
          <w:rFonts w:ascii="Times New Roman" w:hAnsi="Times New Roman"/>
          <w:i/>
          <w:iCs/>
          <w:lang w:val="zh-CN"/>
        </w:rPr>
        <w:t>International Journal of Academic Research in Business and Social Sciences</w:t>
      </w:r>
      <w:r>
        <w:rPr>
          <w:rFonts w:ascii="Times New Roman" w:hAnsi="Times New Roman"/>
          <w:lang w:val="zh-CN"/>
        </w:rPr>
        <w:t xml:space="preserve">, </w:t>
      </w:r>
      <w:r>
        <w:rPr>
          <w:rFonts w:ascii="Times New Roman" w:hAnsi="Times New Roman"/>
          <w:i/>
          <w:iCs/>
          <w:lang w:val="zh-CN"/>
        </w:rPr>
        <w:t>7,</w:t>
      </w:r>
      <w:r>
        <w:rPr>
          <w:rFonts w:ascii="Times New Roman" w:hAnsi="Times New Roman"/>
          <w:lang w:val="zh-CN"/>
        </w:rPr>
        <w:t xml:space="preserve"> 473-486.</w:t>
      </w:r>
    </w:p>
    <w:p w14:paraId="7C2966B1">
      <w:pPr>
        <w:pStyle w:val="38"/>
        <w:ind w:left="851" w:hanging="851"/>
        <w:jc w:val="both"/>
        <w:rPr>
          <w:rFonts w:ascii="Times New Roman" w:hAnsi="Times New Roman"/>
          <w:lang w:val="zh-CN"/>
        </w:rPr>
      </w:pPr>
      <w:r>
        <w:rPr>
          <w:rFonts w:ascii="Times New Roman" w:hAnsi="Times New Roman"/>
          <w:lang w:val="it-IT"/>
        </w:rPr>
        <w:t xml:space="preserve">Rahmawati, D., &amp; Santosa, M. H. (2023). </w:t>
      </w:r>
      <w:r>
        <w:rPr>
          <w:rFonts w:ascii="Times New Roman" w:hAnsi="Times New Roman"/>
          <w:lang w:val="zh-CN"/>
        </w:rPr>
        <w:t>Exploring Speaking Text Types in EFL Classrooms: A Genre-Based Approach. J</w:t>
      </w:r>
      <w:r>
        <w:rPr>
          <w:rFonts w:ascii="Times New Roman" w:hAnsi="Times New Roman"/>
          <w:i/>
          <w:iCs/>
          <w:lang w:val="zh-CN"/>
        </w:rPr>
        <w:t>ournal of Language Teaching and Research</w:t>
      </w:r>
      <w:r>
        <w:rPr>
          <w:rFonts w:ascii="Times New Roman" w:hAnsi="Times New Roman"/>
          <w:lang w:val="zh-CN"/>
        </w:rPr>
        <w:t xml:space="preserve">, </w:t>
      </w:r>
      <w:r>
        <w:rPr>
          <w:rFonts w:ascii="Times New Roman" w:hAnsi="Times New Roman"/>
          <w:i/>
          <w:iCs/>
          <w:lang w:val="zh-CN"/>
        </w:rPr>
        <w:t>14</w:t>
      </w:r>
      <w:r>
        <w:rPr>
          <w:rFonts w:ascii="Times New Roman" w:hAnsi="Times New Roman"/>
          <w:lang w:val="zh-CN"/>
        </w:rPr>
        <w:t>(2), 145-156.</w:t>
      </w:r>
    </w:p>
    <w:p w14:paraId="5B559D7E">
      <w:pPr>
        <w:pStyle w:val="38"/>
        <w:ind w:left="851" w:hanging="851"/>
        <w:jc w:val="both"/>
        <w:rPr>
          <w:rFonts w:ascii="Times New Roman" w:hAnsi="Times New Roman"/>
          <w:lang w:val="zh-CN"/>
        </w:rPr>
      </w:pPr>
      <w:r>
        <w:rPr>
          <w:rFonts w:ascii="Times New Roman" w:hAnsi="Times New Roman"/>
          <w:lang w:val="zh-CN"/>
        </w:rPr>
        <w:t xml:space="preserve">Rao, P. S. (2019). The importance of speaking skills in English classrooms. </w:t>
      </w:r>
      <w:r>
        <w:rPr>
          <w:rFonts w:ascii="Times New Roman" w:hAnsi="Times New Roman"/>
          <w:i/>
          <w:iCs/>
          <w:lang w:val="zh-CN"/>
        </w:rPr>
        <w:t>Alford Council of International English &amp; Literature Journal (ACIELJ)</w:t>
      </w:r>
      <w:r>
        <w:rPr>
          <w:rFonts w:ascii="Times New Roman" w:hAnsi="Times New Roman"/>
          <w:lang w:val="zh-CN"/>
        </w:rPr>
        <w:t xml:space="preserve">, </w:t>
      </w:r>
      <w:r>
        <w:rPr>
          <w:rFonts w:ascii="Times New Roman" w:hAnsi="Times New Roman"/>
          <w:i/>
          <w:iCs/>
          <w:lang w:val="zh-CN"/>
        </w:rPr>
        <w:t>2</w:t>
      </w:r>
      <w:r>
        <w:rPr>
          <w:rFonts w:ascii="Times New Roman" w:hAnsi="Times New Roman"/>
          <w:lang w:val="zh-CN"/>
        </w:rPr>
        <w:t>(2), 6-18.</w:t>
      </w:r>
    </w:p>
    <w:p w14:paraId="7E87DB16">
      <w:pPr>
        <w:pStyle w:val="38"/>
        <w:ind w:left="851" w:hanging="851"/>
        <w:jc w:val="both"/>
        <w:rPr>
          <w:rFonts w:ascii="Times New Roman" w:hAnsi="Times New Roman"/>
          <w:lang w:val="it-IT"/>
        </w:rPr>
      </w:pPr>
      <w:r>
        <w:rPr>
          <w:rFonts w:ascii="Times New Roman" w:hAnsi="Times New Roman"/>
          <w:lang w:val="zh-CN"/>
        </w:rPr>
        <w:t xml:space="preserve">Richards, J. C., &amp; Renandya, W. A. (2021). </w:t>
      </w:r>
      <w:r>
        <w:rPr>
          <w:rFonts w:ascii="Times New Roman" w:hAnsi="Times New Roman"/>
          <w:i/>
          <w:iCs/>
          <w:lang w:val="zh-CN"/>
        </w:rPr>
        <w:t>Methodology in Language Teaching: An Anthology of Current Practice</w:t>
      </w:r>
      <w:r>
        <w:rPr>
          <w:rFonts w:ascii="Times New Roman" w:hAnsi="Times New Roman"/>
          <w:lang w:val="zh-CN"/>
        </w:rPr>
        <w:t xml:space="preserve">. </w:t>
      </w:r>
      <w:r>
        <w:rPr>
          <w:rFonts w:ascii="Times New Roman" w:hAnsi="Times New Roman"/>
          <w:lang w:val="it-IT"/>
        </w:rPr>
        <w:t>Cambridge University Press.</w:t>
      </w:r>
    </w:p>
    <w:p w14:paraId="3CECE5E9">
      <w:pPr>
        <w:pStyle w:val="38"/>
        <w:ind w:left="851" w:hanging="851"/>
        <w:jc w:val="both"/>
        <w:rPr>
          <w:rFonts w:ascii="Times New Roman" w:hAnsi="Times New Roman"/>
          <w:lang w:val="zh-CN"/>
        </w:rPr>
      </w:pPr>
      <w:r>
        <w:rPr>
          <w:rFonts w:ascii="Times New Roman" w:hAnsi="Times New Roman"/>
          <w:lang w:val="it-IT"/>
        </w:rPr>
        <w:t xml:space="preserve">Rinda, R. K., Indrastana, N. S., Ismailia, T., Parungu, K. A., &amp; Wicaksono, J. A. (2022). </w:t>
      </w:r>
      <w:r>
        <w:rPr>
          <w:rFonts w:ascii="Times New Roman" w:hAnsi="Times New Roman"/>
          <w:lang w:val="zh-CN"/>
        </w:rPr>
        <w:t xml:space="preserve">An analysis of types and functions of speaking used by the internship’s students. </w:t>
      </w:r>
      <w:r>
        <w:rPr>
          <w:rFonts w:ascii="Times New Roman" w:hAnsi="Times New Roman"/>
          <w:i/>
          <w:iCs/>
          <w:lang w:val="zh-CN"/>
        </w:rPr>
        <w:t>Pioneer: Journal of Language and Literature</w:t>
      </w:r>
      <w:r>
        <w:rPr>
          <w:rFonts w:ascii="Times New Roman" w:hAnsi="Times New Roman"/>
          <w:lang w:val="zh-CN"/>
        </w:rPr>
        <w:t xml:space="preserve">, </w:t>
      </w:r>
      <w:r>
        <w:rPr>
          <w:rFonts w:ascii="Times New Roman" w:hAnsi="Times New Roman"/>
          <w:i/>
          <w:iCs/>
          <w:lang w:val="zh-CN"/>
        </w:rPr>
        <w:t>14</w:t>
      </w:r>
      <w:r>
        <w:rPr>
          <w:rFonts w:ascii="Times New Roman" w:hAnsi="Times New Roman"/>
          <w:lang w:val="zh-CN"/>
        </w:rPr>
        <w:t>(2), 464-478.</w:t>
      </w:r>
    </w:p>
    <w:p w14:paraId="673CEC7D">
      <w:pPr>
        <w:pStyle w:val="38"/>
        <w:ind w:left="851" w:hanging="851"/>
        <w:jc w:val="both"/>
        <w:rPr>
          <w:rFonts w:ascii="Times New Roman" w:hAnsi="Times New Roman"/>
          <w:lang w:val="zh-CN"/>
        </w:rPr>
      </w:pPr>
      <w:r>
        <w:rPr>
          <w:rFonts w:ascii="Times New Roman" w:hAnsi="Times New Roman"/>
          <w:lang w:val="zh-CN"/>
        </w:rPr>
        <w:t>Sari, A. P., &amp; Wulandari, D. (2023). The Role of Non-Verbal Communication in Speaking Skill Development. J</w:t>
      </w:r>
      <w:r>
        <w:rPr>
          <w:rFonts w:ascii="Times New Roman" w:hAnsi="Times New Roman"/>
          <w:i/>
          <w:iCs/>
          <w:lang w:val="zh-CN"/>
        </w:rPr>
        <w:t>ournal of English Language Teaching and Linguistics,</w:t>
      </w:r>
      <w:r>
        <w:rPr>
          <w:rFonts w:ascii="Times New Roman" w:hAnsi="Times New Roman"/>
          <w:lang w:val="zh-CN"/>
        </w:rPr>
        <w:t> </w:t>
      </w:r>
      <w:r>
        <w:rPr>
          <w:rFonts w:ascii="Times New Roman" w:hAnsi="Times New Roman"/>
          <w:i/>
          <w:iCs/>
          <w:lang w:val="zh-CN"/>
        </w:rPr>
        <w:t>8</w:t>
      </w:r>
      <w:r>
        <w:rPr>
          <w:rFonts w:ascii="Times New Roman" w:hAnsi="Times New Roman"/>
          <w:lang w:val="zh-CN"/>
        </w:rPr>
        <w:t>(1), 45-56.</w:t>
      </w:r>
    </w:p>
    <w:p w14:paraId="2749773D">
      <w:pPr>
        <w:pStyle w:val="38"/>
        <w:ind w:left="851" w:hanging="851"/>
        <w:jc w:val="both"/>
        <w:rPr>
          <w:rFonts w:ascii="Times New Roman" w:hAnsi="Times New Roman"/>
          <w:lang w:val="zh-CN"/>
        </w:rPr>
      </w:pPr>
      <w:r>
        <w:rPr>
          <w:rFonts w:ascii="Times New Roman" w:hAnsi="Times New Roman"/>
          <w:lang w:val="zh-CN"/>
        </w:rPr>
        <w:t xml:space="preserve">Setyowati, F., &amp; Handayani, D. (2022). An Analysis of Speaking Competence and Its Components in EFL Learners. </w:t>
      </w:r>
      <w:r>
        <w:rPr>
          <w:rFonts w:ascii="Times New Roman" w:hAnsi="Times New Roman"/>
          <w:i/>
          <w:iCs/>
          <w:lang w:val="zh-CN"/>
        </w:rPr>
        <w:t>Journal of English Language Teaching and Learning, 8</w:t>
      </w:r>
      <w:r>
        <w:rPr>
          <w:rFonts w:ascii="Times New Roman" w:hAnsi="Times New Roman"/>
          <w:lang w:val="zh-CN"/>
        </w:rPr>
        <w:t>(2), 115-130.</w:t>
      </w:r>
    </w:p>
    <w:p w14:paraId="4870345A">
      <w:pPr>
        <w:pStyle w:val="38"/>
        <w:ind w:left="851" w:hanging="851"/>
        <w:jc w:val="both"/>
        <w:rPr>
          <w:rFonts w:ascii="Times New Roman" w:hAnsi="Times New Roman"/>
          <w:lang w:val="zh-CN"/>
        </w:rPr>
      </w:pPr>
      <w:r>
        <w:rPr>
          <w:rFonts w:ascii="Times New Roman" w:hAnsi="Times New Roman"/>
          <w:lang w:val="zh-CN"/>
        </w:rPr>
        <w:t xml:space="preserve">Seyoum, Y., &amp; Molla, S. (2022). Teachers' and Students' roles in promoting cooperative learning at haramaya, dire dawa, and Jigjiga universities, Ethiopia. </w:t>
      </w:r>
      <w:r>
        <w:rPr>
          <w:rFonts w:ascii="Times New Roman" w:hAnsi="Times New Roman"/>
          <w:i/>
          <w:iCs/>
          <w:lang w:val="zh-CN"/>
        </w:rPr>
        <w:t>Hindawi</w:t>
      </w:r>
      <w:r>
        <w:rPr>
          <w:rFonts w:ascii="Times New Roman" w:hAnsi="Times New Roman"/>
          <w:lang w:val="zh-CN"/>
        </w:rPr>
        <w:t>, 1-10.</w:t>
      </w:r>
    </w:p>
    <w:p w14:paraId="13954EB1">
      <w:pPr>
        <w:pStyle w:val="38"/>
        <w:ind w:left="851" w:hanging="851"/>
        <w:jc w:val="both"/>
        <w:rPr>
          <w:rFonts w:ascii="Times New Roman" w:hAnsi="Times New Roman"/>
          <w:lang w:val="zh-CN"/>
        </w:rPr>
      </w:pPr>
      <w:r>
        <w:rPr>
          <w:rFonts w:ascii="Times New Roman" w:hAnsi="Times New Roman"/>
          <w:lang w:val="zh-CN"/>
        </w:rPr>
        <w:t xml:space="preserve">Slavin, R. E. (2016). Cooperative learning. </w:t>
      </w:r>
      <w:r>
        <w:rPr>
          <w:rFonts w:ascii="Times New Roman" w:hAnsi="Times New Roman"/>
          <w:i/>
          <w:iCs/>
          <w:lang w:val="zh-CN"/>
        </w:rPr>
        <w:t>Review of Educational Research</w:t>
      </w:r>
      <w:r>
        <w:rPr>
          <w:rFonts w:ascii="Times New Roman" w:hAnsi="Times New Roman"/>
          <w:lang w:val="zh-CN"/>
        </w:rPr>
        <w:t xml:space="preserve">, </w:t>
      </w:r>
      <w:r>
        <w:rPr>
          <w:rFonts w:ascii="Times New Roman" w:hAnsi="Times New Roman"/>
          <w:i/>
          <w:iCs/>
          <w:lang w:val="zh-CN"/>
        </w:rPr>
        <w:t>50</w:t>
      </w:r>
      <w:r>
        <w:rPr>
          <w:rFonts w:ascii="Times New Roman" w:hAnsi="Times New Roman"/>
          <w:lang w:val="zh-CN"/>
        </w:rPr>
        <w:t>, 315-342.</w:t>
      </w:r>
    </w:p>
    <w:p w14:paraId="61F8A8A7">
      <w:pPr>
        <w:pStyle w:val="38"/>
        <w:ind w:left="851" w:hanging="851"/>
        <w:jc w:val="both"/>
        <w:rPr>
          <w:rFonts w:ascii="Times New Roman" w:hAnsi="Times New Roman"/>
          <w:lang w:val="zh-CN"/>
        </w:rPr>
      </w:pPr>
      <w:r>
        <w:rPr>
          <w:rFonts w:ascii="Times New Roman" w:hAnsi="Times New Roman"/>
          <w:lang w:val="it-IT"/>
        </w:rPr>
        <w:t xml:space="preserve">Wilantari, N. K. T. W., Putra, I. D. G. R. D., &amp; Suhardiana, I. P. A. (2023). </w:t>
      </w:r>
      <w:r>
        <w:rPr>
          <w:rFonts w:ascii="Times New Roman" w:hAnsi="Times New Roman"/>
          <w:lang w:val="zh-CN"/>
        </w:rPr>
        <w:t>Students’ difficulties in learning speaking skill through online learning. In </w:t>
      </w:r>
      <w:r>
        <w:rPr>
          <w:rFonts w:ascii="Times New Roman" w:hAnsi="Times New Roman"/>
          <w:i/>
          <w:iCs/>
          <w:lang w:val="zh-CN"/>
        </w:rPr>
        <w:t>UNNES-TEFLIN National Conference</w:t>
      </w:r>
      <w:r>
        <w:rPr>
          <w:rFonts w:ascii="Times New Roman" w:hAnsi="Times New Roman"/>
          <w:lang w:val="zh-CN"/>
        </w:rPr>
        <w:t xml:space="preserve">, </w:t>
      </w:r>
      <w:r>
        <w:rPr>
          <w:rFonts w:ascii="Times New Roman" w:hAnsi="Times New Roman"/>
          <w:i/>
          <w:iCs/>
          <w:lang w:val="zh-CN"/>
        </w:rPr>
        <w:t>5</w:t>
      </w:r>
      <w:r>
        <w:rPr>
          <w:rFonts w:ascii="Times New Roman" w:hAnsi="Times New Roman"/>
          <w:lang w:val="zh-CN"/>
        </w:rPr>
        <w:t>, 483-495.</w:t>
      </w:r>
    </w:p>
    <w:p w14:paraId="1B6AEC08">
      <w:pPr>
        <w:pStyle w:val="38"/>
        <w:ind w:left="851" w:hanging="851"/>
        <w:jc w:val="both"/>
        <w:rPr>
          <w:rFonts w:ascii="Times New Roman" w:hAnsi="Times New Roman"/>
          <w:lang w:val="zh-CN"/>
        </w:rPr>
      </w:pPr>
      <w:r>
        <w:rPr>
          <w:rFonts w:ascii="Times New Roman" w:hAnsi="Times New Roman"/>
          <w:lang w:val="zh-CN"/>
        </w:rPr>
        <w:t xml:space="preserve">Winaldo, M., &amp; Oktaviani, L. (2022). Influence of video games on the acquisition of the English language. </w:t>
      </w:r>
      <w:r>
        <w:rPr>
          <w:rFonts w:ascii="Times New Roman" w:hAnsi="Times New Roman"/>
          <w:i/>
          <w:iCs/>
          <w:lang w:val="zh-CN"/>
        </w:rPr>
        <w:t>Journal of English Language Teaching and Learning (JELTL)</w:t>
      </w:r>
      <w:r>
        <w:rPr>
          <w:rFonts w:ascii="Times New Roman" w:hAnsi="Times New Roman"/>
          <w:lang w:val="zh-CN"/>
        </w:rPr>
        <w:t xml:space="preserve">, </w:t>
      </w:r>
      <w:r>
        <w:rPr>
          <w:rFonts w:ascii="Times New Roman" w:hAnsi="Times New Roman"/>
          <w:i/>
          <w:iCs/>
          <w:lang w:val="zh-CN"/>
        </w:rPr>
        <w:t>3</w:t>
      </w:r>
      <w:r>
        <w:rPr>
          <w:rFonts w:ascii="Times New Roman" w:hAnsi="Times New Roman"/>
          <w:lang w:val="zh-CN"/>
        </w:rPr>
        <w:t>, 21-26.</w:t>
      </w:r>
    </w:p>
    <w:p w14:paraId="6FEDAED1">
      <w:pPr>
        <w:pStyle w:val="38"/>
        <w:ind w:left="851" w:hanging="851"/>
        <w:jc w:val="both"/>
        <w:rPr>
          <w:rFonts w:ascii="Times New Roman" w:hAnsi="Times New Roman"/>
          <w:lang w:val="zh-CN"/>
        </w:rPr>
      </w:pPr>
      <w:r>
        <w:rPr>
          <w:rFonts w:ascii="Times New Roman" w:hAnsi="Times New Roman"/>
          <w:lang w:val="zh-CN"/>
        </w:rPr>
        <w:t>Wong, H. K., &amp; Wong, R. T. (2022).</w:t>
      </w:r>
      <w:r>
        <w:rPr>
          <w:rFonts w:ascii="Times New Roman" w:hAnsi="Times New Roman"/>
          <w:i/>
          <w:iCs/>
          <w:lang w:val="zh-CN"/>
        </w:rPr>
        <w:t xml:space="preserve"> The classroom instruction book</w:t>
      </w:r>
      <w:r>
        <w:rPr>
          <w:rFonts w:ascii="Times New Roman" w:hAnsi="Times New Roman"/>
          <w:lang w:val="zh-CN"/>
        </w:rPr>
        <w:t>. Harry K. Wong Publications, INC.</w:t>
      </w:r>
    </w:p>
    <w:p w14:paraId="0D1F59EC">
      <w:pPr>
        <w:pStyle w:val="38"/>
        <w:ind w:left="851" w:hanging="851"/>
        <w:jc w:val="both"/>
        <w:rPr>
          <w:rFonts w:ascii="Times New Roman" w:hAnsi="Times New Roman" w:cs="Times New Roman"/>
        </w:rPr>
      </w:pPr>
      <w:r>
        <w:rPr>
          <w:rFonts w:ascii="Times New Roman" w:hAnsi="Times New Roman" w:cs="Times New Roman" w:eastAsiaTheme="minorHAnsi"/>
          <w:color w:val="auto"/>
        </w:rPr>
        <w:fldChar w:fldCharType="end"/>
      </w:r>
      <w:r>
        <w:rPr>
          <w:rFonts w:ascii="Times New Roman" w:hAnsi="Times New Roman" w:cs="Times New Roman" w:eastAsiaTheme="minorHAnsi"/>
          <w:color w:val="auto"/>
          <w:lang w:val="zh-CN"/>
        </w:rPr>
        <w:t xml:space="preserve"> </w:t>
      </w:r>
      <w:r>
        <w:rPr>
          <w:rFonts w:ascii="Times New Roman" w:hAnsi="Times New Roman" w:cs="Times New Roman" w:eastAsiaTheme="minorHAnsi"/>
          <w:color w:val="auto"/>
          <w:lang w:val="it-IT"/>
        </w:rPr>
        <w:t xml:space="preserve">Yulianti, S., Nuraeni, S., &amp; Parmawati, A. (2019). </w:t>
      </w:r>
      <w:r>
        <w:rPr>
          <w:rFonts w:ascii="Times New Roman" w:hAnsi="Times New Roman" w:cs="Times New Roman" w:eastAsiaTheme="minorHAnsi"/>
          <w:color w:val="auto"/>
          <w:lang w:val="zh-CN"/>
        </w:rPr>
        <w:t xml:space="preserve">Improving students' writing skill using brains writing strategy. </w:t>
      </w:r>
      <w:r>
        <w:rPr>
          <w:rFonts w:ascii="Times New Roman" w:hAnsi="Times New Roman" w:cs="Times New Roman" w:eastAsiaTheme="minorHAnsi"/>
          <w:i/>
          <w:iCs/>
          <w:color w:val="auto"/>
          <w:lang w:val="zh-CN"/>
        </w:rPr>
        <w:t>Profesional Journal of English Education</w:t>
      </w:r>
      <w:r>
        <w:rPr>
          <w:rFonts w:ascii="Times New Roman" w:hAnsi="Times New Roman" w:cs="Times New Roman" w:eastAsiaTheme="minorHAnsi"/>
          <w:color w:val="auto"/>
          <w:lang w:val="zh-CN"/>
        </w:rPr>
        <w:t>, 714-721</w:t>
      </w:r>
      <w:r>
        <w:rPr>
          <w:rFonts w:ascii="Times New Roman" w:hAnsi="Times New Roman" w:cs="Times New Roman"/>
        </w:rPr>
        <w:t xml:space="preserve">. dan Willy A. Renandya </w:t>
      </w:r>
      <w:r>
        <w:rPr>
          <w:rFonts w:ascii="Times New Roman" w:hAnsi="Times New Roman" w:cs="Times New Roman"/>
          <w:i/>
          <w:iCs/>
        </w:rPr>
        <w:t xml:space="preserve">(eds), (Methodology in Language Teaching, an Anthology of Current Practice. </w:t>
      </w:r>
      <w:r>
        <w:rPr>
          <w:rFonts w:ascii="Times New Roman" w:hAnsi="Times New Roman" w:cs="Times New Roman"/>
        </w:rPr>
        <w:t xml:space="preserve">Cambridge: Cambridge University Press. </w:t>
      </w:r>
      <w:commentRangeEnd w:id="9"/>
      <w:r>
        <w:commentReference w:id="9"/>
      </w:r>
    </w:p>
    <w:p w14:paraId="06C9579A">
      <w:pPr>
        <w:jc w:val="both"/>
        <w:rPr>
          <w:rFonts w:ascii="Times New Roman" w:hAnsi="Times New Roman"/>
          <w:sz w:val="24"/>
          <w:szCs w:val="24"/>
        </w:rPr>
      </w:pPr>
    </w:p>
    <w:p w14:paraId="75327081">
      <w:pPr>
        <w:ind w:left="709" w:hanging="709"/>
        <w:jc w:val="both"/>
        <w:outlineLvl w:val="0"/>
        <w:rPr>
          <w:rFonts w:ascii="Times New Roman" w:hAnsi="Times New Roman"/>
          <w:sz w:val="24"/>
          <w:szCs w:val="24"/>
        </w:rPr>
      </w:pPr>
    </w:p>
    <w:p w14:paraId="58353A94">
      <w:pPr>
        <w:jc w:val="both"/>
        <w:rPr>
          <w:rFonts w:ascii="Times New Roman" w:hAnsi="Times New Roman"/>
          <w:sz w:val="24"/>
          <w:szCs w:val="24"/>
        </w:rPr>
      </w:pPr>
    </w:p>
    <w:p w14:paraId="14BA9C5B">
      <w:pPr>
        <w:pStyle w:val="71"/>
        <w:spacing w:before="0" w:after="0"/>
        <w:contextualSpacing/>
        <w:jc w:val="both"/>
        <w:rPr>
          <w:sz w:val="24"/>
          <w:szCs w:val="24"/>
          <w:lang w:val="id-ID"/>
        </w:rPr>
      </w:pPr>
    </w:p>
    <w:sectPr>
      <w:headerReference r:id="rId7" w:type="default"/>
      <w:headerReference r:id="rId8"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6-04-22T06:05:10Z" w:initials="">
    <w:p w14:paraId="7F71E457">
      <w:pPr>
        <w:pStyle w:val="29"/>
        <w:keepNext w:val="0"/>
        <w:keepLines w:val="0"/>
        <w:widowControl/>
        <w:suppressLineNumbers w:val="0"/>
        <w:rPr>
          <w:rFonts w:hint="eastAsia" w:ascii="SimSun" w:hAnsi="SimSun" w:eastAsia="SimSun" w:cs="SimSun"/>
        </w:rPr>
      </w:pPr>
      <w:r>
        <w:rPr>
          <w:rFonts w:hint="eastAsia" w:ascii="SimSun" w:hAnsi="SimSun" w:eastAsia="SimSun" w:cs="SimSun"/>
        </w:rPr>
        <w:t>Consider tightening for journal style. For example:</w:t>
      </w:r>
    </w:p>
    <w:p w14:paraId="4037E9BA">
      <w:pPr>
        <w:pStyle w:val="29"/>
        <w:keepNext w:val="0"/>
        <w:keepLines w:val="0"/>
        <w:widowControl/>
        <w:suppressLineNumbers w:val="0"/>
        <w:rPr>
          <w:rFonts w:hint="eastAsia" w:ascii="SimSun" w:hAnsi="SimSun" w:eastAsia="SimSun" w:cs="SimSun"/>
        </w:rPr>
      </w:pPr>
      <w:r>
        <w:rPr>
          <w:rStyle w:val="24"/>
          <w:rFonts w:hint="eastAsia" w:ascii="SimSun" w:hAnsi="SimSun" w:eastAsia="SimSun" w:cs="SimSun"/>
        </w:rPr>
        <w:t>“Enhancing Tenth Graders’ Speaking Ability through Quiz-Quiz Trade at SMA PGRI 1 Palembang”</w:t>
      </w:r>
    </w:p>
    <w:p w14:paraId="15A9EF2E">
      <w:pPr>
        <w:keepNext w:val="0"/>
        <w:keepLines w:val="0"/>
        <w:widowControl/>
        <w:numPr>
          <w:ilvl w:val="0"/>
          <w:numId w:val="0"/>
        </w:numPr>
        <w:suppressLineNumbers w:val="0"/>
        <w:spacing w:before="0" w:beforeAutospacing="1" w:after="0" w:afterAutospacing="1"/>
        <w:ind w:left="1080" w:leftChars="0"/>
        <w:rPr>
          <w:rFonts w:hint="eastAsia" w:ascii="SimSun" w:hAnsi="SimSun" w:eastAsia="SimSun" w:cs="SimSun"/>
        </w:rPr>
      </w:pPr>
    </w:p>
    <w:p w14:paraId="5FA10B68">
      <w:pPr>
        <w:pStyle w:val="29"/>
        <w:keepNext w:val="0"/>
        <w:keepLines w:val="0"/>
        <w:widowControl/>
        <w:suppressLineNumbers w:val="0"/>
        <w:rPr>
          <w:rFonts w:hint="eastAsia" w:ascii="SimSun" w:hAnsi="SimSun" w:eastAsia="SimSun" w:cs="SimSun"/>
          <w:lang w:val="en-US"/>
        </w:rPr>
      </w:pPr>
      <w:r>
        <w:rPr>
          <w:rFonts w:hint="eastAsia" w:ascii="SimSun" w:hAnsi="SimSun" w:eastAsia="SimSun" w:cs="SimSun"/>
        </w:rPr>
        <w:t>This avoids redundancy (“impact on ability”) and emphasizes enhancement.</w:t>
      </w:r>
    </w:p>
  </w:comment>
  <w:comment w:id="1" w:author="gothicinspire" w:date="2026-04-22T06:25:33Z" w:initials="">
    <w:p w14:paraId="39CD9894">
      <w:pPr>
        <w:pStyle w:val="22"/>
        <w:rPr>
          <w:rFonts w:hint="default"/>
          <w:lang w:val="en-US"/>
        </w:rPr>
      </w:pPr>
      <w:r>
        <w:rPr>
          <w:rFonts w:ascii="SimSun" w:hAnsi="SimSun" w:eastAsia="SimSun" w:cs="SimSun"/>
          <w:sz w:val="24"/>
          <w:szCs w:val="24"/>
        </w:rPr>
        <w:t xml:space="preserve">The abstract is </w:t>
      </w:r>
      <w:r>
        <w:rPr>
          <w:rStyle w:val="31"/>
          <w:rFonts w:ascii="SimSun" w:hAnsi="SimSun" w:eastAsia="SimSun" w:cs="SimSun"/>
          <w:sz w:val="24"/>
          <w:szCs w:val="24"/>
        </w:rPr>
        <w:t>too detailed with statistics</w:t>
      </w:r>
      <w:r>
        <w:rPr>
          <w:rFonts w:ascii="SimSun" w:hAnsi="SimSun" w:eastAsia="SimSun" w:cs="SimSun"/>
          <w:sz w:val="24"/>
          <w:szCs w:val="24"/>
        </w:rPr>
        <w:t xml:space="preserve"> (e.g., exact means, SDs). Journals often prefer concise reporting (e.g., “significant improvement was found in the experimental group compared to the control group</w:t>
      </w:r>
      <w:r>
        <w:rPr>
          <w:rFonts w:hint="default" w:ascii="SimSun" w:hAnsi="SimSun" w:eastAsia="SimSun" w:cs="SimSun"/>
          <w:sz w:val="24"/>
          <w:szCs w:val="24"/>
          <w:lang w:val="en-US"/>
        </w:rPr>
        <w:t>”)</w:t>
      </w:r>
      <w:r>
        <w:rPr>
          <w:rFonts w:hint="default" w:ascii="SimSun" w:hAnsi="SimSun" w:eastAsia="SimSun" w:cs="SimSun"/>
          <w:sz w:val="24"/>
          <w:szCs w:val="24"/>
          <w:lang w:val="en-US"/>
        </w:rPr>
        <w:br w:type="textWrapping"/>
      </w:r>
      <w:r>
        <w:rPr>
          <w:rFonts w:hint="default" w:ascii="SimSun" w:hAnsi="SimSun" w:eastAsia="SimSun" w:cs="SimSun"/>
          <w:sz w:val="24"/>
          <w:szCs w:val="24"/>
          <w:lang w:val="en-US"/>
        </w:rPr>
        <w:t>So, please omit these details.</w:t>
      </w:r>
    </w:p>
  </w:comment>
  <w:comment w:id="2" w:author="gothicinspire" w:date="2026-04-22T06:28:31Z" w:initials="">
    <w:p w14:paraId="2FBE8469">
      <w:pPr>
        <w:pStyle w:val="22"/>
        <w:rPr>
          <w:rFonts w:hint="default"/>
          <w:lang w:val="en-US"/>
        </w:rPr>
      </w:pPr>
      <w:r>
        <w:rPr>
          <w:rFonts w:ascii="SimSun" w:hAnsi="SimSun" w:eastAsia="SimSun" w:cs="SimSun"/>
          <w:sz w:val="24"/>
          <w:szCs w:val="24"/>
        </w:rPr>
        <w:t>Keywords could be expanded</w:t>
      </w:r>
      <w:r>
        <w:rPr>
          <w:rFonts w:hint="default" w:ascii="SimSun" w:hAnsi="SimSun" w:eastAsia="SimSun" w:cs="SimSun"/>
          <w:sz w:val="24"/>
          <w:szCs w:val="24"/>
          <w:lang w:val="en-US"/>
        </w:rPr>
        <w:t xml:space="preserve">. You need to add more words or phrases for better indexing. Please, </w:t>
      </w:r>
      <w:r>
        <w:rPr>
          <w:rFonts w:ascii="SimSun" w:hAnsi="SimSun" w:eastAsia="SimSun" w:cs="SimSun"/>
          <w:sz w:val="24"/>
          <w:szCs w:val="24"/>
        </w:rPr>
        <w:t xml:space="preserve">add </w:t>
      </w:r>
      <w:r>
        <w:rPr>
          <w:rStyle w:val="24"/>
          <w:rFonts w:ascii="SimSun" w:hAnsi="SimSun" w:eastAsia="SimSun" w:cs="SimSun"/>
          <w:sz w:val="24"/>
          <w:szCs w:val="24"/>
        </w:rPr>
        <w:t>cooperative learning, EFL speaking, classroom interaction</w:t>
      </w:r>
      <w:r>
        <w:rPr>
          <w:rFonts w:ascii="SimSun" w:hAnsi="SimSun" w:eastAsia="SimSun" w:cs="SimSun"/>
          <w:sz w:val="24"/>
          <w:szCs w:val="24"/>
        </w:rPr>
        <w:t>.</w:t>
      </w:r>
    </w:p>
  </w:comment>
  <w:comment w:id="3" w:author="gothicinspire" w:date="2026-04-22T06:31:02Z" w:initials="">
    <w:p w14:paraId="7E46323C">
      <w:pPr>
        <w:pStyle w:val="29"/>
        <w:keepNext w:val="0"/>
        <w:keepLines w:val="0"/>
        <w:widowControl/>
        <w:suppressLineNumbers w:val="0"/>
        <w:rPr>
          <w:rFonts w:hint="eastAsia" w:ascii="SimSun" w:hAnsi="SimSun" w:eastAsia="SimSun" w:cs="SimSun"/>
        </w:rPr>
      </w:pPr>
      <w:r>
        <w:rPr>
          <w:rFonts w:hint="eastAsia" w:ascii="SimSun" w:hAnsi="SimSun" w:eastAsia="SimSun" w:cs="SimSun"/>
          <w:sz w:val="24"/>
        </w:rPr>
        <w:t>·</w:t>
      </w:r>
      <w:r>
        <w:rPr>
          <w:rFonts w:hint="eastAsia" w:ascii="SimSun" w:hAnsi="SimSun" w:eastAsia="SimSun" w:cs="SimSun"/>
          <w:sz w:val="24"/>
        </w:rPr>
        <w:t xml:space="preserve">  </w:t>
      </w:r>
      <w:r>
        <w:rPr>
          <w:rFonts w:hint="eastAsia" w:ascii="SimSun" w:hAnsi="SimSun" w:eastAsia="SimSun" w:cs="SimSun"/>
        </w:rPr>
        <w:t xml:space="preserve">The </w:t>
      </w:r>
      <w:r>
        <w:rPr>
          <w:rStyle w:val="31"/>
          <w:rFonts w:hint="eastAsia" w:ascii="SimSun" w:hAnsi="SimSun" w:eastAsia="SimSun" w:cs="SimSun"/>
        </w:rPr>
        <w:t>research gap</w:t>
      </w:r>
      <w:r>
        <w:rPr>
          <w:rFonts w:hint="eastAsia" w:ascii="SimSun" w:hAnsi="SimSun" w:eastAsia="SimSun" w:cs="SimSun"/>
        </w:rPr>
        <w:t xml:space="preserve"> is not explicitly articulated. The authors mention prior studies on vocabulary and social competence, but they don’t clearly state: </w:t>
      </w:r>
      <w:r>
        <w:rPr>
          <w:rStyle w:val="24"/>
          <w:rFonts w:hint="eastAsia" w:ascii="SimSun" w:hAnsi="SimSun" w:eastAsia="SimSun" w:cs="SimSun"/>
        </w:rPr>
        <w:t>“Few studies have examined its impact on speaking ability at the secondary school level.”</w:t>
      </w:r>
    </w:p>
    <w:p w14:paraId="20B2C176">
      <w:pPr>
        <w:pStyle w:val="29"/>
        <w:keepNext w:val="0"/>
        <w:keepLines w:val="0"/>
        <w:widowControl/>
        <w:suppressLineNumbers w:val="0"/>
        <w:rPr>
          <w:rFonts w:hint="eastAsia" w:ascii="SimSun" w:hAnsi="SimSun" w:eastAsia="SimSun" w:cs="SimSun"/>
        </w:rPr>
      </w:pPr>
      <w:r>
        <w:rPr>
          <w:rFonts w:hint="eastAsia" w:ascii="SimSun" w:hAnsi="SimSun" w:eastAsia="SimSun" w:cs="SimSun"/>
          <w:sz w:val="24"/>
        </w:rPr>
        <w:t>·</w:t>
      </w:r>
      <w:r>
        <w:rPr>
          <w:rFonts w:hint="eastAsia" w:ascii="SimSun" w:hAnsi="SimSun" w:eastAsia="SimSun" w:cs="SimSun"/>
          <w:sz w:val="24"/>
        </w:rPr>
        <w:t xml:space="preserve">  </w:t>
      </w:r>
      <w:r>
        <w:rPr>
          <w:rFonts w:hint="eastAsia" w:ascii="SimSun" w:hAnsi="SimSun" w:eastAsia="SimSun" w:cs="SimSun"/>
        </w:rPr>
        <w:t xml:space="preserve">The </w:t>
      </w:r>
      <w:r>
        <w:rPr>
          <w:rStyle w:val="31"/>
          <w:rFonts w:hint="eastAsia" w:ascii="SimSun" w:hAnsi="SimSun" w:eastAsia="SimSun" w:cs="SimSun"/>
        </w:rPr>
        <w:t>state of the art</w:t>
      </w:r>
      <w:r>
        <w:rPr>
          <w:rFonts w:hint="eastAsia" w:ascii="SimSun" w:hAnsi="SimSun" w:eastAsia="SimSun" w:cs="SimSun"/>
        </w:rPr>
        <w:t xml:space="preserve"> is partially covered but scattered. It would be stronger if synthesized: </w:t>
      </w:r>
      <w:r>
        <w:rPr>
          <w:rStyle w:val="24"/>
          <w:rFonts w:hint="eastAsia" w:ascii="SimSun" w:hAnsi="SimSun" w:eastAsia="SimSun" w:cs="SimSun"/>
        </w:rPr>
        <w:t>“While Quiz-Quiz Trade has been shown to improve vocabulary and social skills, its effect on speaking ability in EFL contexts remains underexplored.”</w:t>
      </w:r>
    </w:p>
    <w:p w14:paraId="6AC4FEC4">
      <w:pPr>
        <w:pStyle w:val="22"/>
        <w:rPr>
          <w:rFonts w:hint="eastAsia" w:ascii="SimSun" w:hAnsi="SimSun" w:eastAsia="SimSun" w:cs="SimSun"/>
          <w:lang w:val="en-US"/>
        </w:rPr>
      </w:pPr>
      <w:r>
        <w:rPr>
          <w:rFonts w:hint="eastAsia" w:ascii="SimSun" w:hAnsi="SimSun" w:eastAsia="SimSun" w:cs="SimSun"/>
          <w:sz w:val="24"/>
        </w:rPr>
        <w:t>·</w:t>
      </w:r>
      <w:r>
        <w:rPr>
          <w:rFonts w:hint="eastAsia" w:ascii="SimSun" w:hAnsi="SimSun" w:eastAsia="SimSun" w:cs="SimSun"/>
          <w:sz w:val="24"/>
        </w:rPr>
        <w:t xml:space="preserve">  </w:t>
      </w:r>
      <w:r>
        <w:rPr>
          <w:rFonts w:hint="eastAsia" w:ascii="SimSun" w:hAnsi="SimSun" w:eastAsia="SimSun" w:cs="SimSun"/>
          <w:sz w:val="24"/>
          <w:lang w:val="en-US"/>
        </w:rPr>
        <w:t>Please elaborate the research gap and the state of the art in your research manuscript.</w:t>
      </w:r>
    </w:p>
  </w:comment>
  <w:comment w:id="4" w:author="gothicinspire" w:date="2026-04-22T07:09:32Z" w:initials="">
    <w:p w14:paraId="7E7E76C9">
      <w:pPr>
        <w:pStyle w:val="29"/>
        <w:keepNext w:val="0"/>
        <w:keepLines w:val="0"/>
        <w:widowControl/>
        <w:suppressLineNumbers w:val="0"/>
        <w:rPr>
          <w:rFonts w:hint="eastAsia" w:ascii="SimSun" w:hAnsi="SimSun" w:eastAsia="SimSun" w:cs="SimSun"/>
        </w:rPr>
      </w:pPr>
      <w:r>
        <w:rPr>
          <w:rFonts w:hint="eastAsia" w:ascii="SimSun" w:hAnsi="SimSun" w:eastAsia="SimSun" w:cs="SimSun"/>
          <w:sz w:val="24"/>
        </w:rPr>
        <w:t>·</w:t>
      </w:r>
      <w:r>
        <w:rPr>
          <w:rFonts w:hint="eastAsia" w:ascii="SimSun" w:hAnsi="SimSun" w:eastAsia="SimSun" w:cs="SimSun"/>
          <w:sz w:val="24"/>
        </w:rPr>
        <w:t xml:space="preserve">  </w:t>
      </w:r>
      <w:r>
        <w:rPr>
          <w:rFonts w:hint="eastAsia" w:ascii="SimSun" w:hAnsi="SimSun" w:eastAsia="SimSun" w:cs="SimSun"/>
        </w:rPr>
        <w:t xml:space="preserve">Needs more detail on </w:t>
      </w:r>
      <w:r>
        <w:rPr>
          <w:rStyle w:val="31"/>
          <w:rFonts w:hint="eastAsia" w:ascii="SimSun" w:hAnsi="SimSun" w:eastAsia="SimSun" w:cs="SimSun"/>
        </w:rPr>
        <w:t>treatment procedure</w:t>
      </w:r>
      <w:r>
        <w:rPr>
          <w:rFonts w:hint="eastAsia" w:ascii="SimSun" w:hAnsi="SimSun" w:eastAsia="SimSun" w:cs="SimSun"/>
        </w:rPr>
        <w:t xml:space="preserve"> (how many sessions, duration, specific activities with Quiz-Quiz Trade).</w:t>
      </w:r>
    </w:p>
    <w:p w14:paraId="26EE469B">
      <w:pPr>
        <w:pStyle w:val="29"/>
        <w:keepNext w:val="0"/>
        <w:keepLines w:val="0"/>
        <w:widowControl/>
        <w:suppressLineNumbers w:val="0"/>
        <w:rPr>
          <w:rFonts w:hint="eastAsia" w:ascii="SimSun" w:hAnsi="SimSun" w:eastAsia="SimSun" w:cs="SimSun"/>
        </w:rPr>
      </w:pPr>
      <w:r>
        <w:rPr>
          <w:rFonts w:hint="eastAsia" w:ascii="SimSun" w:hAnsi="SimSun" w:eastAsia="SimSun" w:cs="SimSun"/>
          <w:sz w:val="24"/>
        </w:rPr>
        <w:t>·</w:t>
      </w:r>
      <w:r>
        <w:rPr>
          <w:rFonts w:hint="eastAsia" w:ascii="SimSun" w:hAnsi="SimSun" w:eastAsia="SimSun" w:cs="SimSun"/>
          <w:sz w:val="24"/>
        </w:rPr>
        <w:t xml:space="preserve">  </w:t>
      </w:r>
      <w:r>
        <w:rPr>
          <w:rFonts w:hint="eastAsia" w:ascii="SimSun" w:hAnsi="SimSun" w:eastAsia="SimSun" w:cs="SimSun"/>
        </w:rPr>
        <w:t>The rubric adaptation from Brown (2019) is mentioned but not described (criteria: fluency, accuracy, vocabulary, pronunciation?). Journals often expect a brief outline.</w:t>
      </w:r>
    </w:p>
  </w:comment>
  <w:comment w:id="5" w:author="gothicinspire" w:date="2026-04-22T06:53:08Z" w:initials="">
    <w:p w14:paraId="2D55DBD9">
      <w:pPr>
        <w:pStyle w:val="22"/>
        <w:rPr>
          <w:rFonts w:hint="eastAsia" w:ascii="SimSun" w:hAnsi="SimSun" w:eastAsia="SimSun" w:cs="SimSun"/>
          <w:lang w:val="en-US"/>
        </w:rPr>
      </w:pPr>
      <w:r>
        <w:rPr>
          <w:rFonts w:hint="eastAsia" w:ascii="SimSun" w:hAnsi="SimSun" w:eastAsia="SimSun" w:cs="SimSun"/>
          <w:lang w:val="en-US"/>
        </w:rPr>
        <w:t>Specify what curriculum is. Use learning objectives / Capaian Pembelajaran (CP) rather than Alur Tujuan Pembelajaran (ATP).</w:t>
      </w:r>
    </w:p>
  </w:comment>
  <w:comment w:id="6" w:author="gothicinspire" w:date="2026-04-22T06:56:27Z" w:initials="">
    <w:p w14:paraId="60C80462">
      <w:pPr>
        <w:pStyle w:val="22"/>
        <w:rPr>
          <w:rFonts w:hint="eastAsia" w:ascii="SimSun" w:hAnsi="SimSun" w:eastAsia="SimSun" w:cs="SimSun"/>
          <w:lang w:val="en-US"/>
        </w:rPr>
      </w:pPr>
      <w:r>
        <w:rPr>
          <w:rFonts w:hint="eastAsia" w:ascii="SimSun" w:hAnsi="SimSun" w:eastAsia="SimSun" w:cs="SimSun"/>
          <w:lang w:val="en-US"/>
        </w:rPr>
        <w:t>Please mention the result of reliability check for your research data from the two raters.</w:t>
      </w:r>
    </w:p>
  </w:comment>
  <w:comment w:id="7" w:author="gothicinspire" w:date="2026-04-22T07:18:39Z" w:initials="">
    <w:p w14:paraId="4F1119C7">
      <w:pPr>
        <w:pStyle w:val="29"/>
        <w:keepNext w:val="0"/>
        <w:keepLines w:val="0"/>
        <w:widowControl/>
        <w:suppressLineNumbers w:val="0"/>
        <w:rPr>
          <w:rFonts w:hint="eastAsia" w:ascii="SimSun" w:hAnsi="SimSun" w:eastAsia="SimSun" w:cs="SimSun"/>
        </w:rPr>
      </w:pPr>
      <w:r>
        <w:rPr>
          <w:rFonts w:hint="eastAsia" w:ascii="SimSun" w:hAnsi="SimSun" w:eastAsia="SimSun" w:cs="SimSun"/>
        </w:rPr>
        <w:t>Weaknesses:</w:t>
      </w:r>
    </w:p>
    <w:p w14:paraId="56A2FECA">
      <w:pPr>
        <w:pStyle w:val="29"/>
        <w:keepNext w:val="0"/>
        <w:keepLines w:val="0"/>
        <w:widowControl/>
        <w:numPr>
          <w:ilvl w:val="0"/>
          <w:numId w:val="1"/>
        </w:numPr>
        <w:suppressLineNumbers w:val="0"/>
        <w:ind w:left="420" w:leftChars="0" w:hanging="420" w:firstLineChars="0"/>
        <w:rPr>
          <w:rFonts w:hint="eastAsia" w:ascii="SimSun" w:hAnsi="SimSun" w:eastAsia="SimSun" w:cs="SimSun"/>
        </w:rPr>
      </w:pPr>
      <w:r>
        <w:rPr>
          <w:rFonts w:hint="default" w:ascii="SimSun" w:hAnsi="SimSun" w:eastAsia="SimSun" w:cs="SimSun"/>
          <w:lang w:val="en-US"/>
        </w:rPr>
        <w:t xml:space="preserve"> </w:t>
      </w:r>
      <w:r>
        <w:rPr>
          <w:rFonts w:hint="eastAsia" w:ascii="SimSun" w:hAnsi="SimSun" w:eastAsia="SimSun" w:cs="SimSun"/>
        </w:rPr>
        <w:t xml:space="preserve">The </w:t>
      </w:r>
      <w:r>
        <w:rPr>
          <w:rStyle w:val="31"/>
          <w:rFonts w:hint="eastAsia" w:ascii="SimSun" w:hAnsi="SimSun" w:eastAsia="SimSun" w:cs="SimSun"/>
        </w:rPr>
        <w:t>discussion is descriptive rather than analytical</w:t>
      </w:r>
      <w:r>
        <w:rPr>
          <w:rFonts w:hint="eastAsia" w:ascii="SimSun" w:hAnsi="SimSun" w:eastAsia="SimSun" w:cs="SimSun"/>
        </w:rPr>
        <w:t>.</w:t>
      </w:r>
      <w:r>
        <w:rPr>
          <w:rFonts w:hint="eastAsia" w:ascii="SimSun" w:hAnsi="SimSun" w:eastAsia="SimSun" w:cs="SimSun"/>
          <w:lang w:val="en-US"/>
        </w:rPr>
        <w:t xml:space="preserve">Actually, the authors have elaborated the detailed research findings </w:t>
      </w:r>
      <w:r>
        <w:rPr>
          <w:rFonts w:hint="eastAsia" w:ascii="SimSun" w:hAnsi="SimSun" w:eastAsia="SimSun" w:cs="SimSun"/>
        </w:rPr>
        <w:t xml:space="preserve"> but does not deeply interpret </w:t>
      </w:r>
      <w:r>
        <w:rPr>
          <w:rStyle w:val="24"/>
          <w:rFonts w:hint="eastAsia" w:ascii="SimSun" w:hAnsi="SimSun" w:eastAsia="SimSun" w:cs="SimSun"/>
        </w:rPr>
        <w:t>why</w:t>
      </w:r>
      <w:r>
        <w:rPr>
          <w:rFonts w:hint="eastAsia" w:ascii="SimSun" w:hAnsi="SimSun" w:eastAsia="SimSun" w:cs="SimSun"/>
        </w:rPr>
        <w:t xml:space="preserve"> Quiz-Quiz Trade improved speaking (e.g., increased peer interaction, reduced anxiety, more practice opportunities).</w:t>
      </w:r>
    </w:p>
    <w:p w14:paraId="41A334B8">
      <w:pPr>
        <w:pStyle w:val="29"/>
        <w:keepNext w:val="0"/>
        <w:keepLines w:val="0"/>
        <w:widowControl/>
        <w:numPr>
          <w:ilvl w:val="0"/>
          <w:numId w:val="1"/>
        </w:numPr>
        <w:suppressLineNumbers w:val="0"/>
        <w:ind w:left="420" w:leftChars="0" w:hanging="420" w:firstLineChars="0"/>
      </w:pPr>
      <w:r>
        <w:rPr>
          <w:rFonts w:hint="default" w:ascii="SimSun" w:hAnsi="SimSun" w:eastAsia="SimSun" w:cs="SimSun"/>
          <w:lang w:val="en-US"/>
        </w:rPr>
        <w:t xml:space="preserve"> </w:t>
      </w:r>
      <w:r>
        <w:rPr>
          <w:rFonts w:hint="eastAsia" w:ascii="SimSun" w:hAnsi="SimSun" w:eastAsia="SimSun" w:cs="SimSun"/>
          <w:lang w:val="en-US"/>
        </w:rPr>
        <w:t xml:space="preserve">Please add one more section providing </w:t>
      </w:r>
      <w:r>
        <w:rPr>
          <w:rFonts w:hint="default" w:ascii="SimSun" w:hAnsi="SimSun" w:eastAsia="SimSun" w:cs="SimSun"/>
          <w:lang w:val="en-US"/>
        </w:rPr>
        <w:t xml:space="preserve">the </w:t>
      </w:r>
      <w:r>
        <w:rPr>
          <w:rFonts w:hint="eastAsia" w:ascii="SimSun" w:hAnsi="SimSun" w:eastAsia="SimSun" w:cs="SimSun"/>
          <w:lang w:val="en-US"/>
        </w:rPr>
        <w:t>discussion section.</w:t>
      </w:r>
      <w:r>
        <w:rPr>
          <w:rFonts w:hint="default" w:ascii="SimSun" w:hAnsi="SimSun" w:eastAsia="SimSun" w:cs="SimSun"/>
          <w:lang w:val="en-US"/>
        </w:rPr>
        <w:t>Provide the analytical interpretation based on the research findings.</w:t>
      </w:r>
    </w:p>
    <w:p w14:paraId="131A341F">
      <w:pPr>
        <w:pStyle w:val="29"/>
        <w:keepNext w:val="0"/>
        <w:keepLines w:val="0"/>
        <w:widowControl/>
        <w:numPr>
          <w:ilvl w:val="0"/>
          <w:numId w:val="1"/>
        </w:numPr>
        <w:suppressLineNumbers w:val="0"/>
        <w:ind w:left="420" w:leftChars="0" w:hanging="420" w:firstLineChars="0"/>
      </w:pPr>
      <w:r>
        <w:rPr>
          <w:rFonts w:hint="default" w:ascii="SimSun" w:hAnsi="SimSun" w:eastAsia="SimSun" w:cs="SimSun"/>
          <w:lang w:val="en-US"/>
        </w:rPr>
        <w:t xml:space="preserve"> </w:t>
      </w:r>
      <w:bookmarkStart w:id="3" w:name="_GoBack"/>
      <w:bookmarkEnd w:id="3"/>
      <w:r>
        <w:rPr>
          <w:rFonts w:hint="eastAsia" w:ascii="SimSun" w:hAnsi="SimSun" w:eastAsia="SimSun" w:cs="SimSun"/>
        </w:rPr>
        <w:t xml:space="preserve">Limited engagement with </w:t>
      </w:r>
      <w:r>
        <w:rPr>
          <w:rStyle w:val="31"/>
          <w:rFonts w:hint="eastAsia" w:ascii="SimSun" w:hAnsi="SimSun" w:eastAsia="SimSun" w:cs="SimSun"/>
        </w:rPr>
        <w:t>theoretical frameworks</w:t>
      </w:r>
      <w:r>
        <w:rPr>
          <w:rFonts w:hint="eastAsia" w:ascii="SimSun" w:hAnsi="SimSun" w:eastAsia="SimSun" w:cs="SimSun"/>
        </w:rPr>
        <w:t xml:space="preserve"> (e.g., cooperative learning theory, communicative competence).</w:t>
      </w:r>
    </w:p>
  </w:comment>
  <w:comment w:id="8" w:author="gothicinspire" w:date="2026-04-22T07:16:37Z" w:initials="">
    <w:p w14:paraId="795DE543">
      <w:pPr>
        <w:pStyle w:val="22"/>
        <w:rPr>
          <w:rFonts w:hint="eastAsia" w:ascii="SimSun" w:hAnsi="SimSun" w:eastAsia="SimSun" w:cs="SimSun"/>
          <w:lang w:val="en-US"/>
        </w:rPr>
      </w:pPr>
      <w:r>
        <w:rPr>
          <w:rFonts w:hint="eastAsia" w:ascii="SimSun" w:hAnsi="SimSun" w:eastAsia="SimSun" w:cs="SimSun"/>
          <w:lang w:val="en-US"/>
        </w:rPr>
        <w:t>Please add pedagogical recommendation based on the research findings and discussions.</w:t>
      </w:r>
    </w:p>
  </w:comment>
  <w:comment w:id="9" w:author="gothicinspire" w:date="2026-04-22T07:14:54Z" w:initials="">
    <w:p w14:paraId="422867D2">
      <w:pPr>
        <w:pStyle w:val="3"/>
        <w:keepNext w:val="0"/>
        <w:keepLines w:val="0"/>
        <w:widowControl/>
        <w:suppressLineNumbers w:val="0"/>
        <w:rPr>
          <w:rFonts w:hint="eastAsia" w:ascii="SimSun" w:hAnsi="SimSun" w:eastAsia="SimSun" w:cs="SimSun"/>
        </w:rPr>
      </w:pPr>
      <w:r>
        <w:rPr>
          <w:rFonts w:hint="eastAsia" w:ascii="SimSun" w:hAnsi="SimSun" w:eastAsia="SimSun" w:cs="SimSun"/>
        </w:rPr>
        <w:t>Recommendations</w:t>
      </w:r>
    </w:p>
    <w:p w14:paraId="249401B3">
      <w:pPr>
        <w:pStyle w:val="29"/>
        <w:keepNext w:val="0"/>
        <w:keepLines w:val="0"/>
        <w:widowControl/>
        <w:numPr>
          <w:ilvl w:val="0"/>
          <w:numId w:val="2"/>
        </w:numPr>
        <w:suppressLineNumbers w:val="0"/>
        <w:rPr>
          <w:rFonts w:hint="eastAsia" w:ascii="SimSun" w:hAnsi="SimSun" w:eastAsia="SimSun" w:cs="SimSun"/>
        </w:rPr>
      </w:pPr>
      <w:r>
        <w:rPr>
          <w:rStyle w:val="31"/>
          <w:rFonts w:hint="eastAsia" w:ascii="SimSun" w:hAnsi="SimSun" w:eastAsia="SimSun" w:cs="SimSun"/>
          <w:lang w:val="en-US"/>
        </w:rPr>
        <w:t xml:space="preserve"> </w:t>
      </w:r>
      <w:r>
        <w:rPr>
          <w:rStyle w:val="31"/>
          <w:rFonts w:hint="eastAsia" w:ascii="SimSun" w:hAnsi="SimSun" w:eastAsia="SimSun" w:cs="SimSun"/>
        </w:rPr>
        <w:t>Remove unused references</w:t>
      </w:r>
      <w:r>
        <w:rPr>
          <w:rFonts w:hint="eastAsia" w:ascii="SimSun" w:hAnsi="SimSun" w:eastAsia="SimSun" w:cs="SimSun"/>
        </w:rPr>
        <w:t xml:space="preserve"> from the list to maintain consistency and credibility.</w:t>
      </w:r>
    </w:p>
    <w:p w14:paraId="45A075C1">
      <w:pPr>
        <w:pStyle w:val="29"/>
        <w:keepNext w:val="0"/>
        <w:keepLines w:val="0"/>
        <w:widowControl/>
        <w:numPr>
          <w:ilvl w:val="0"/>
          <w:numId w:val="2"/>
        </w:numPr>
        <w:suppressLineNumbers w:val="0"/>
        <w:rPr>
          <w:rFonts w:hint="eastAsia" w:ascii="SimSun" w:hAnsi="SimSun" w:eastAsia="SimSun" w:cs="SimSun"/>
        </w:rPr>
      </w:pPr>
      <w:r>
        <w:rPr>
          <w:rStyle w:val="31"/>
          <w:rFonts w:hint="eastAsia" w:ascii="SimSun" w:hAnsi="SimSun" w:eastAsia="SimSun" w:cs="SimSun"/>
          <w:lang w:val="en-US"/>
        </w:rPr>
        <w:t xml:space="preserve"> </w:t>
      </w:r>
      <w:r>
        <w:rPr>
          <w:rStyle w:val="31"/>
          <w:rFonts w:hint="eastAsia" w:ascii="SimSun" w:hAnsi="SimSun" w:eastAsia="SimSun" w:cs="SimSun"/>
        </w:rPr>
        <w:t>Clarify secondary citations</w:t>
      </w:r>
      <w:r>
        <w:rPr>
          <w:rFonts w:hint="eastAsia" w:ascii="SimSun" w:hAnsi="SimSun" w:eastAsia="SimSun" w:cs="SimSun"/>
        </w:rPr>
        <w:t xml:space="preserve"> (e.g., Kagan, Nunan) by stating “as cited in” clearly in-text, and avoid listing them unless directly consulted.</w:t>
      </w:r>
    </w:p>
    <w:p w14:paraId="18D52DC2">
      <w:pPr>
        <w:pStyle w:val="29"/>
        <w:keepNext w:val="0"/>
        <w:keepLines w:val="0"/>
        <w:widowControl/>
        <w:numPr>
          <w:ilvl w:val="0"/>
          <w:numId w:val="2"/>
        </w:numPr>
        <w:suppressLineNumbers w:val="0"/>
        <w:rPr>
          <w:rFonts w:hint="eastAsia" w:ascii="SimSun" w:hAnsi="SimSun" w:eastAsia="SimSun" w:cs="SimSun"/>
        </w:rPr>
      </w:pPr>
      <w:r>
        <w:rPr>
          <w:rStyle w:val="31"/>
          <w:rFonts w:hint="eastAsia" w:ascii="SimSun" w:hAnsi="SimSun" w:eastAsia="SimSun" w:cs="SimSun"/>
          <w:lang w:val="en-US"/>
        </w:rPr>
        <w:t xml:space="preserve"> </w:t>
      </w:r>
      <w:r>
        <w:rPr>
          <w:rStyle w:val="31"/>
          <w:rFonts w:hint="eastAsia" w:ascii="SimSun" w:hAnsi="SimSun" w:eastAsia="SimSun" w:cs="SimSun"/>
        </w:rPr>
        <w:t>Ensure all cited works are discussed</w:t>
      </w:r>
      <w:r>
        <w:rPr>
          <w:rFonts w:hint="eastAsia" w:ascii="SimSun" w:hAnsi="SimSun" w:eastAsia="SimSun" w:cs="SimSun"/>
        </w:rPr>
        <w:t xml:space="preserve"> in the body. For example, if Cabral (2023) is listed, integrate it into the discussion of Quiz-Quiz Trade in language classrooms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A10B68" w15:done="0"/>
  <w15:commentEx w15:paraId="39CD9894" w15:done="0"/>
  <w15:commentEx w15:paraId="2FBE8469" w15:done="0"/>
  <w15:commentEx w15:paraId="6AC4FEC4" w15:done="0"/>
  <w15:commentEx w15:paraId="26EE469B" w15:done="0"/>
  <w15:commentEx w15:paraId="2D55DBD9" w15:done="0"/>
  <w15:commentEx w15:paraId="60C80462" w15:done="0"/>
  <w15:commentEx w15:paraId="131A341F" w15:done="0"/>
  <w15:commentEx w15:paraId="795DE543" w15:done="0"/>
  <w15:commentEx w15:paraId="18D52DC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TKaiti">
    <w:panose1 w:val="02010600040101010101"/>
    <w:charset w:val="86"/>
    <w:family w:val="auto"/>
    <w:pitch w:val="default"/>
    <w:sig w:usb0="00000287" w:usb1="080F0000" w:usb2="00000000" w:usb3="00000000" w:csb0="0004009F" w:csb1="DFD70000"/>
  </w:font>
  <w:font w:name="STXihei">
    <w:panose1 w:val="02010600040101010101"/>
    <w:charset w:val="86"/>
    <w:family w:val="auto"/>
    <w:pitch w:val="default"/>
    <w:sig w:usb0="00000287" w:usb1="080F0000" w:usb2="00000000" w:usb3="00000000" w:csb0="0004009F" w:csb1="DFD70000"/>
  </w:font>
  <w:font w:name="STLiti">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14:paraId="254375B5">
        <w:pPr>
          <w:pStyle w:val="26"/>
          <w:jc w:val="right"/>
        </w:pPr>
        <w:r>
          <w:fldChar w:fldCharType="begin"/>
        </w:r>
        <w:r>
          <w:instrText xml:space="preserve"> PAGE   \* MERGEFORMAT </w:instrText>
        </w:r>
        <w:r>
          <w:fldChar w:fldCharType="separate"/>
        </w:r>
        <w:r>
          <w:t>3</w:t>
        </w:r>
        <w:r>
          <w:fldChar w:fldCharType="end"/>
        </w:r>
      </w:p>
    </w:sdtContent>
  </w:sdt>
  <w:p w14:paraId="28076E4E">
    <w:pPr>
      <w:pStyle w:val="26"/>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CCE0">
    <w:pPr>
      <w:pStyle w:val="27"/>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p>
  <w:p w14:paraId="27326F85">
    <w:pPr>
      <w:pStyle w:val="27"/>
      <w:tabs>
        <w:tab w:val="right" w:pos="8505"/>
      </w:tabs>
      <w:rPr>
        <w:rFonts w:ascii="Calibri" w:hAnsi="Calibri" w:cs="Calibri"/>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7"/>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7"/>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7"/>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041FA1"/>
    <w:multiLevelType w:val="singleLevel"/>
    <w:tmpl w:val="DC041F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B01B6D4"/>
    <w:multiLevelType w:val="multilevel"/>
    <w:tmpl w:val="6B01B6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55654"/>
    <w:rsid w:val="000A50F5"/>
    <w:rsid w:val="000D7C53"/>
    <w:rsid w:val="000F3E94"/>
    <w:rsid w:val="001174A6"/>
    <w:rsid w:val="001337AC"/>
    <w:rsid w:val="00146FDE"/>
    <w:rsid w:val="00161925"/>
    <w:rsid w:val="001F49FA"/>
    <w:rsid w:val="002051B5"/>
    <w:rsid w:val="00214FF2"/>
    <w:rsid w:val="002476E3"/>
    <w:rsid w:val="00283751"/>
    <w:rsid w:val="00362B06"/>
    <w:rsid w:val="00385566"/>
    <w:rsid w:val="00397A52"/>
    <w:rsid w:val="003F7A9E"/>
    <w:rsid w:val="00402332"/>
    <w:rsid w:val="00462988"/>
    <w:rsid w:val="00475E20"/>
    <w:rsid w:val="004A0A1D"/>
    <w:rsid w:val="004B50F8"/>
    <w:rsid w:val="004E24DE"/>
    <w:rsid w:val="004F2879"/>
    <w:rsid w:val="00502F05"/>
    <w:rsid w:val="00543AE4"/>
    <w:rsid w:val="00585E73"/>
    <w:rsid w:val="00594560"/>
    <w:rsid w:val="005E1B2B"/>
    <w:rsid w:val="006222B3"/>
    <w:rsid w:val="006251A3"/>
    <w:rsid w:val="00650947"/>
    <w:rsid w:val="00660694"/>
    <w:rsid w:val="00673E74"/>
    <w:rsid w:val="006A685C"/>
    <w:rsid w:val="006E0B0D"/>
    <w:rsid w:val="006F1387"/>
    <w:rsid w:val="0070516B"/>
    <w:rsid w:val="007077DF"/>
    <w:rsid w:val="007473B2"/>
    <w:rsid w:val="007526CD"/>
    <w:rsid w:val="00763467"/>
    <w:rsid w:val="007A092F"/>
    <w:rsid w:val="007A3AFF"/>
    <w:rsid w:val="007B1240"/>
    <w:rsid w:val="007F2AA9"/>
    <w:rsid w:val="008042D6"/>
    <w:rsid w:val="008131F3"/>
    <w:rsid w:val="00821842"/>
    <w:rsid w:val="00885B4C"/>
    <w:rsid w:val="008B058C"/>
    <w:rsid w:val="008E1F35"/>
    <w:rsid w:val="00905905"/>
    <w:rsid w:val="009309B8"/>
    <w:rsid w:val="00994138"/>
    <w:rsid w:val="009A2257"/>
    <w:rsid w:val="009D489E"/>
    <w:rsid w:val="009E6F2A"/>
    <w:rsid w:val="00A0331E"/>
    <w:rsid w:val="00A21B66"/>
    <w:rsid w:val="00AC39C2"/>
    <w:rsid w:val="00AF0FC7"/>
    <w:rsid w:val="00B830EB"/>
    <w:rsid w:val="00B8659F"/>
    <w:rsid w:val="00B943B7"/>
    <w:rsid w:val="00BF3A04"/>
    <w:rsid w:val="00C5090A"/>
    <w:rsid w:val="00C92C09"/>
    <w:rsid w:val="00CE2292"/>
    <w:rsid w:val="00CE64D6"/>
    <w:rsid w:val="00CF76AC"/>
    <w:rsid w:val="00D003BB"/>
    <w:rsid w:val="00D02066"/>
    <w:rsid w:val="00D67280"/>
    <w:rsid w:val="00DA11C1"/>
    <w:rsid w:val="00DC3765"/>
    <w:rsid w:val="00DD1135"/>
    <w:rsid w:val="00DF4413"/>
    <w:rsid w:val="00E101D2"/>
    <w:rsid w:val="00E23CC4"/>
    <w:rsid w:val="00E351FF"/>
    <w:rsid w:val="00E43E26"/>
    <w:rsid w:val="00EE5917"/>
    <w:rsid w:val="00F05CBA"/>
    <w:rsid w:val="00F367FE"/>
    <w:rsid w:val="00F54814"/>
    <w:rsid w:val="00F658B4"/>
    <w:rsid w:val="00FB47D6"/>
    <w:rsid w:val="4CE11913"/>
    <w:rsid w:val="5252202C"/>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unhideWhenUsed="0" w:uiPriority="99" w:semiHidden="0" w:name="header"/>
    <w:lsdException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41"/>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42"/>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3"/>
    <w:qFormat/>
    <w:uiPriority w:val="0"/>
    <w:pPr>
      <w:keepNext/>
      <w:jc w:val="center"/>
      <w:outlineLvl w:val="2"/>
    </w:pPr>
    <w:rPr>
      <w:rFonts w:eastAsia="Times New Roman"/>
      <w:b/>
      <w:sz w:val="24"/>
      <w:szCs w:val="20"/>
      <w:lang w:val="en-US"/>
    </w:rPr>
  </w:style>
  <w:style w:type="paragraph" w:styleId="5">
    <w:name w:val="heading 4"/>
    <w:basedOn w:val="1"/>
    <w:next w:val="1"/>
    <w:link w:val="44"/>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5"/>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6"/>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7"/>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8"/>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9"/>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0"/>
    <w:unhideWhenUsed/>
    <w:uiPriority w:val="0"/>
    <w:rPr>
      <w:rFonts w:ascii="Tahoma" w:hAnsi="Tahoma" w:cs="Tahoma"/>
      <w:sz w:val="16"/>
      <w:szCs w:val="16"/>
    </w:rPr>
  </w:style>
  <w:style w:type="paragraph" w:styleId="14">
    <w:name w:val="Body Text"/>
    <w:basedOn w:val="1"/>
    <w:link w:val="53"/>
    <w:uiPriority w:val="0"/>
    <w:pPr>
      <w:spacing w:line="360" w:lineRule="auto"/>
      <w:jc w:val="both"/>
    </w:pPr>
    <w:rPr>
      <w:rFonts w:eastAsia="Times New Roman"/>
      <w:sz w:val="24"/>
      <w:szCs w:val="20"/>
      <w:lang w:val="en-US"/>
    </w:rPr>
  </w:style>
  <w:style w:type="paragraph" w:styleId="15">
    <w:name w:val="Body Text 2"/>
    <w:basedOn w:val="1"/>
    <w:link w:val="56"/>
    <w:uiPriority w:val="0"/>
    <w:pPr>
      <w:spacing w:line="360" w:lineRule="auto"/>
      <w:ind w:left="540" w:hanging="540"/>
      <w:jc w:val="both"/>
    </w:pPr>
    <w:rPr>
      <w:rFonts w:eastAsia="Times New Roman"/>
      <w:sz w:val="24"/>
      <w:szCs w:val="20"/>
      <w:lang w:val="en-US"/>
    </w:rPr>
  </w:style>
  <w:style w:type="paragraph" w:styleId="16">
    <w:name w:val="Body Text 3"/>
    <w:basedOn w:val="1"/>
    <w:link w:val="57"/>
    <w:uiPriority w:val="0"/>
    <w:pPr>
      <w:spacing w:line="360" w:lineRule="auto"/>
      <w:jc w:val="both"/>
    </w:pPr>
    <w:rPr>
      <w:rFonts w:eastAsia="Times New Roman"/>
      <w:sz w:val="24"/>
      <w:szCs w:val="20"/>
      <w:lang w:val="en-US"/>
    </w:rPr>
  </w:style>
  <w:style w:type="paragraph" w:styleId="17">
    <w:name w:val="Body Text Indent"/>
    <w:basedOn w:val="1"/>
    <w:link w:val="54"/>
    <w:uiPriority w:val="0"/>
    <w:pPr>
      <w:spacing w:line="360" w:lineRule="auto"/>
      <w:ind w:left="810"/>
      <w:jc w:val="both"/>
    </w:pPr>
    <w:rPr>
      <w:rFonts w:eastAsia="Times New Roman"/>
      <w:sz w:val="24"/>
      <w:szCs w:val="20"/>
      <w:lang w:val="en-US"/>
    </w:rPr>
  </w:style>
  <w:style w:type="paragraph" w:styleId="18">
    <w:name w:val="Body Text Indent 2"/>
    <w:basedOn w:val="1"/>
    <w:link w:val="58"/>
    <w:uiPriority w:val="0"/>
    <w:pPr>
      <w:spacing w:line="360" w:lineRule="auto"/>
      <w:ind w:left="720"/>
      <w:jc w:val="both"/>
    </w:pPr>
    <w:rPr>
      <w:rFonts w:eastAsia="Times New Roman"/>
      <w:sz w:val="24"/>
      <w:szCs w:val="20"/>
      <w:lang w:val="en-US"/>
    </w:rPr>
  </w:style>
  <w:style w:type="paragraph" w:styleId="19">
    <w:name w:val="Body Text Indent 3"/>
    <w:basedOn w:val="1"/>
    <w:link w:val="59"/>
    <w:uiPriority w:val="0"/>
    <w:pPr>
      <w:spacing w:line="360" w:lineRule="auto"/>
      <w:ind w:left="450" w:hanging="450"/>
      <w:jc w:val="both"/>
    </w:pPr>
    <w:rPr>
      <w:rFonts w:eastAsia="Times New Roman"/>
      <w:sz w:val="24"/>
      <w:szCs w:val="20"/>
      <w:lang w:val="en-US"/>
    </w:rPr>
  </w:style>
  <w:style w:type="paragraph" w:styleId="20">
    <w:name w:val="caption"/>
    <w:basedOn w:val="1"/>
    <w:next w:val="1"/>
    <w:unhideWhenUsed/>
    <w:qFormat/>
    <w:uiPriority w:val="35"/>
    <w:pPr>
      <w:spacing w:after="200"/>
    </w:pPr>
    <w:rPr>
      <w:rFonts w:asciiTheme="minorHAnsi" w:hAnsiTheme="minorHAnsi" w:cstheme="minorBidi"/>
      <w:i/>
      <w:iCs/>
      <w:color w:val="44546A" w:themeColor="text2"/>
      <w:kern w:val="2"/>
      <w:sz w:val="18"/>
      <w:szCs w:val="18"/>
      <w:lang w:val="zh-CN"/>
      <w14:textFill>
        <w14:solidFill>
          <w14:schemeClr w14:val="tx2"/>
        </w14:solidFill>
      </w14:textFill>
      <w14:ligatures w14:val="standardContextual"/>
    </w:rPr>
  </w:style>
  <w:style w:type="character" w:styleId="21">
    <w:name w:val="annotation reference"/>
    <w:basedOn w:val="11"/>
    <w:uiPriority w:val="99"/>
    <w:rPr>
      <w:rFonts w:cs="Times New Roman"/>
      <w:sz w:val="16"/>
      <w:szCs w:val="16"/>
    </w:rPr>
  </w:style>
  <w:style w:type="paragraph" w:styleId="22">
    <w:name w:val="annotation text"/>
    <w:basedOn w:val="1"/>
    <w:link w:val="81"/>
    <w:qFormat/>
    <w:uiPriority w:val="99"/>
    <w:rPr>
      <w:rFonts w:ascii="Times New Roman" w:hAnsi="Times New Roman" w:eastAsia="Times New Roman"/>
      <w:sz w:val="20"/>
      <w:szCs w:val="20"/>
      <w:lang w:val="en-US"/>
    </w:rPr>
  </w:style>
  <w:style w:type="paragraph" w:styleId="23">
    <w:name w:val="annotation subject"/>
    <w:basedOn w:val="22"/>
    <w:next w:val="22"/>
    <w:link w:val="83"/>
    <w:semiHidden/>
    <w:unhideWhenUsed/>
    <w:uiPriority w:val="99"/>
    <w:rPr>
      <w:rFonts w:ascii="Arial" w:hAnsi="Arial" w:eastAsiaTheme="minorHAnsi"/>
      <w:b/>
      <w:bCs/>
      <w:lang w:val="id-ID"/>
    </w:rPr>
  </w:style>
  <w:style w:type="character" w:styleId="24">
    <w:name w:val="Emphasis"/>
    <w:basedOn w:val="11"/>
    <w:qFormat/>
    <w:uiPriority w:val="20"/>
    <w:rPr>
      <w:i/>
      <w:iCs/>
    </w:rPr>
  </w:style>
  <w:style w:type="character" w:styleId="25">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6">
    <w:name w:val="footer"/>
    <w:basedOn w:val="1"/>
    <w:link w:val="51"/>
    <w:uiPriority w:val="99"/>
    <w:pPr>
      <w:tabs>
        <w:tab w:val="center" w:pos="4320"/>
        <w:tab w:val="right" w:pos="8640"/>
      </w:tabs>
      <w:jc w:val="both"/>
    </w:pPr>
    <w:rPr>
      <w:rFonts w:eastAsia="Times New Roman"/>
      <w:szCs w:val="20"/>
      <w:lang w:val="en-US"/>
    </w:rPr>
  </w:style>
  <w:style w:type="paragraph" w:styleId="27">
    <w:name w:val="header"/>
    <w:basedOn w:val="1"/>
    <w:link w:val="50"/>
    <w:uiPriority w:val="99"/>
    <w:pPr>
      <w:tabs>
        <w:tab w:val="center" w:pos="4320"/>
        <w:tab w:val="right" w:pos="8640"/>
      </w:tabs>
      <w:jc w:val="both"/>
    </w:pPr>
    <w:rPr>
      <w:rFonts w:eastAsia="Times New Roman"/>
      <w:szCs w:val="20"/>
      <w:lang w:val="en-US"/>
    </w:rPr>
  </w:style>
  <w:style w:type="character" w:styleId="28">
    <w:name w:val="Hyperlink"/>
    <w:uiPriority w:val="99"/>
    <w:rPr>
      <w:color w:val="0000FF"/>
      <w:u w:val="single"/>
    </w:rPr>
  </w:style>
  <w:style w:type="paragraph" w:styleId="29">
    <w:name w:val="Normal (Web)"/>
    <w:basedOn w:val="1"/>
    <w:semiHidden/>
    <w:unhideWhenUsed/>
    <w:qFormat/>
    <w:uiPriority w:val="99"/>
    <w:pPr>
      <w:spacing w:before="100" w:beforeAutospacing="1" w:after="100" w:afterAutospacing="1"/>
    </w:pPr>
    <w:rPr>
      <w:rFonts w:ascii="Times New Roman" w:hAnsi="Times New Roman" w:eastAsiaTheme="minorEastAsia"/>
      <w:sz w:val="24"/>
      <w:szCs w:val="24"/>
      <w:lang w:eastAsia="id-ID"/>
    </w:rPr>
  </w:style>
  <w:style w:type="character" w:styleId="30">
    <w:name w:val="page number"/>
    <w:basedOn w:val="11"/>
    <w:uiPriority w:val="99"/>
  </w:style>
  <w:style w:type="character" w:styleId="31">
    <w:name w:val="Strong"/>
    <w:basedOn w:val="11"/>
    <w:qFormat/>
    <w:uiPriority w:val="22"/>
    <w:rPr>
      <w:b/>
      <w:bCs/>
    </w:rPr>
  </w:style>
  <w:style w:type="paragraph" w:styleId="32">
    <w:name w:val="Subtitle"/>
    <w:basedOn w:val="1"/>
    <w:next w:val="1"/>
    <w:link w:val="55"/>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3">
    <w:name w:val="Table Grid"/>
    <w:basedOn w:val="12"/>
    <w:uiPriority w:val="3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4">
    <w:name w:val="Title"/>
    <w:basedOn w:val="1"/>
    <w:link w:val="52"/>
    <w:qFormat/>
    <w:uiPriority w:val="10"/>
    <w:pPr>
      <w:jc w:val="center"/>
    </w:pPr>
    <w:rPr>
      <w:rFonts w:eastAsia="Times New Roman"/>
      <w:b/>
      <w:sz w:val="26"/>
      <w:szCs w:val="20"/>
      <w:lang w:val="en-US"/>
    </w:rPr>
  </w:style>
  <w:style w:type="paragraph" w:styleId="35">
    <w:name w:val="toc 1"/>
    <w:basedOn w:val="1"/>
    <w:next w:val="1"/>
    <w:uiPriority w:val="39"/>
    <w:pPr>
      <w:tabs>
        <w:tab w:val="right" w:leader="underscore" w:pos="13944"/>
      </w:tabs>
      <w:spacing w:before="120"/>
    </w:pPr>
    <w:rPr>
      <w:rFonts w:eastAsia="Times New Roman"/>
      <w:bCs/>
      <w:iCs/>
      <w:sz w:val="24"/>
      <w:szCs w:val="28"/>
      <w:lang w:val="en-US"/>
    </w:rPr>
  </w:style>
  <w:style w:type="paragraph" w:styleId="36">
    <w:name w:val="toc 2"/>
    <w:basedOn w:val="1"/>
    <w:next w:val="1"/>
    <w:autoRedefine/>
    <w:uiPriority w:val="0"/>
    <w:pPr>
      <w:tabs>
        <w:tab w:val="right" w:leader="underscore" w:pos="13944"/>
      </w:tabs>
      <w:spacing w:before="120"/>
      <w:ind w:left="200"/>
    </w:pPr>
    <w:rPr>
      <w:rFonts w:eastAsia="Times New Roman" w:cs="Arial"/>
      <w:b/>
      <w:sz w:val="20"/>
      <w:szCs w:val="26"/>
      <w:lang w:val="en-US"/>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8">
    <w:name w:val="Defaul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9">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40">
    <w:name w:val="st"/>
    <w:basedOn w:val="11"/>
    <w:uiPriority w:val="0"/>
  </w:style>
  <w:style w:type="character" w:customStyle="1" w:styleId="41">
    <w:name w:val="Heading 1 Char"/>
    <w:link w:val="2"/>
    <w:uiPriority w:val="0"/>
    <w:rPr>
      <w:rFonts w:ascii="Tahoma" w:hAnsi="Tahoma" w:eastAsia="Times New Roman" w:cs="Times New Roman"/>
      <w:b/>
      <w:sz w:val="24"/>
      <w:szCs w:val="24"/>
      <w:lang w:val="sv-SE"/>
    </w:rPr>
  </w:style>
  <w:style w:type="character" w:customStyle="1" w:styleId="42">
    <w:name w:val="Heading 2 Char"/>
    <w:link w:val="3"/>
    <w:uiPriority w:val="0"/>
    <w:rPr>
      <w:rFonts w:ascii="Arial" w:hAnsi="Arial" w:eastAsia="Times New Roman" w:cs="Times New Roman"/>
      <w:sz w:val="24"/>
      <w:szCs w:val="20"/>
      <w:lang w:val="en-US"/>
    </w:rPr>
  </w:style>
  <w:style w:type="character" w:customStyle="1" w:styleId="43">
    <w:name w:val="Heading 3 Char"/>
    <w:link w:val="4"/>
    <w:uiPriority w:val="0"/>
    <w:rPr>
      <w:rFonts w:ascii="Arial" w:hAnsi="Arial" w:eastAsia="Times New Roman" w:cs="Times New Roman"/>
      <w:b/>
      <w:sz w:val="24"/>
      <w:szCs w:val="20"/>
      <w:lang w:val="en-US"/>
    </w:rPr>
  </w:style>
  <w:style w:type="character" w:customStyle="1" w:styleId="44">
    <w:name w:val="Heading 4 Char"/>
    <w:link w:val="5"/>
    <w:uiPriority w:val="0"/>
    <w:rPr>
      <w:rFonts w:ascii="Arial" w:hAnsi="Arial" w:eastAsia="Times New Roman" w:cs="Times New Roman"/>
      <w:sz w:val="24"/>
      <w:szCs w:val="20"/>
      <w:lang w:val="en-US"/>
    </w:rPr>
  </w:style>
  <w:style w:type="character" w:customStyle="1" w:styleId="45">
    <w:name w:val="Heading 5 Char"/>
    <w:link w:val="6"/>
    <w:uiPriority w:val="0"/>
    <w:rPr>
      <w:rFonts w:ascii="Tahoma" w:hAnsi="Tahoma" w:eastAsia="Times New Roman" w:cs="Times New Roman"/>
      <w:b/>
      <w:sz w:val="28"/>
      <w:szCs w:val="20"/>
      <w:lang w:val="en-US"/>
    </w:rPr>
  </w:style>
  <w:style w:type="character" w:customStyle="1" w:styleId="46">
    <w:name w:val="Heading 6 Char"/>
    <w:link w:val="7"/>
    <w:uiPriority w:val="0"/>
    <w:rPr>
      <w:rFonts w:ascii="Arial" w:hAnsi="Arial" w:eastAsia="Times New Roman" w:cs="Times New Roman"/>
      <w:sz w:val="24"/>
      <w:szCs w:val="20"/>
      <w:lang w:val="en-US"/>
    </w:rPr>
  </w:style>
  <w:style w:type="character" w:customStyle="1" w:styleId="47">
    <w:name w:val="Heading 7 Char"/>
    <w:link w:val="8"/>
    <w:uiPriority w:val="0"/>
    <w:rPr>
      <w:rFonts w:ascii="Arial" w:hAnsi="Arial" w:eastAsia="Times New Roman" w:cs="Times New Roman"/>
      <w:sz w:val="24"/>
      <w:szCs w:val="20"/>
      <w:lang w:val="en-US"/>
    </w:rPr>
  </w:style>
  <w:style w:type="character" w:customStyle="1" w:styleId="48">
    <w:name w:val="Heading 8 Char"/>
    <w:link w:val="9"/>
    <w:uiPriority w:val="0"/>
    <w:rPr>
      <w:rFonts w:ascii="Arial" w:hAnsi="Arial" w:eastAsia="Times New Roman" w:cs="Times New Roman"/>
      <w:b/>
      <w:sz w:val="24"/>
      <w:szCs w:val="20"/>
      <w:u w:val="single"/>
      <w:lang w:val="en-US"/>
    </w:rPr>
  </w:style>
  <w:style w:type="character" w:customStyle="1" w:styleId="49">
    <w:name w:val="Heading 9 Char"/>
    <w:link w:val="10"/>
    <w:uiPriority w:val="0"/>
    <w:rPr>
      <w:rFonts w:ascii="Arial" w:hAnsi="Arial" w:eastAsia="Times New Roman" w:cs="Times New Roman"/>
      <w:b/>
      <w:bCs/>
      <w:sz w:val="24"/>
      <w:szCs w:val="20"/>
      <w:lang w:val="en-US"/>
    </w:rPr>
  </w:style>
  <w:style w:type="character" w:customStyle="1" w:styleId="50">
    <w:name w:val="Header Char"/>
    <w:link w:val="27"/>
    <w:uiPriority w:val="99"/>
    <w:rPr>
      <w:rFonts w:ascii="Arial" w:hAnsi="Arial" w:eastAsia="Times New Roman" w:cs="Times New Roman"/>
      <w:szCs w:val="20"/>
      <w:lang w:val="en-US"/>
    </w:rPr>
  </w:style>
  <w:style w:type="character" w:customStyle="1" w:styleId="51">
    <w:name w:val="Footer Char"/>
    <w:link w:val="26"/>
    <w:uiPriority w:val="99"/>
    <w:rPr>
      <w:rFonts w:ascii="Arial" w:hAnsi="Arial" w:eastAsia="Times New Roman" w:cs="Times New Roman"/>
      <w:szCs w:val="20"/>
      <w:lang w:val="en-US"/>
    </w:rPr>
  </w:style>
  <w:style w:type="character" w:customStyle="1" w:styleId="52">
    <w:name w:val="Title Char"/>
    <w:link w:val="34"/>
    <w:uiPriority w:val="10"/>
    <w:rPr>
      <w:rFonts w:ascii="Arial" w:hAnsi="Arial" w:eastAsia="Times New Roman" w:cs="Times New Roman"/>
      <w:b/>
      <w:sz w:val="26"/>
      <w:szCs w:val="20"/>
      <w:lang w:val="en-US"/>
    </w:rPr>
  </w:style>
  <w:style w:type="character" w:customStyle="1" w:styleId="53">
    <w:name w:val="Body Text Char"/>
    <w:link w:val="14"/>
    <w:uiPriority w:val="0"/>
    <w:rPr>
      <w:rFonts w:ascii="Arial" w:hAnsi="Arial" w:eastAsia="Times New Roman" w:cs="Times New Roman"/>
      <w:sz w:val="24"/>
      <w:szCs w:val="20"/>
      <w:lang w:val="en-US"/>
    </w:rPr>
  </w:style>
  <w:style w:type="character" w:customStyle="1" w:styleId="54">
    <w:name w:val="Body Text Indent Char"/>
    <w:link w:val="17"/>
    <w:uiPriority w:val="0"/>
    <w:rPr>
      <w:rFonts w:ascii="Arial" w:hAnsi="Arial" w:eastAsia="Times New Roman" w:cs="Times New Roman"/>
      <w:sz w:val="24"/>
      <w:szCs w:val="20"/>
      <w:lang w:val="en-US"/>
    </w:rPr>
  </w:style>
  <w:style w:type="character" w:customStyle="1" w:styleId="55">
    <w:name w:val="Subtitle Char"/>
    <w:link w:val="32"/>
    <w:qFormat/>
    <w:uiPriority w:val="11"/>
    <w:rPr>
      <w:rFonts w:ascii="Cambria" w:hAnsi="Cambria" w:eastAsia="Times New Roman" w:cs="Times New Roman"/>
      <w:i/>
      <w:iCs/>
      <w:color w:val="4F81BD"/>
      <w:spacing w:val="15"/>
      <w:sz w:val="24"/>
      <w:szCs w:val="24"/>
      <w:lang w:val="en-US" w:eastAsia="ja-JP"/>
    </w:rPr>
  </w:style>
  <w:style w:type="character" w:customStyle="1" w:styleId="56">
    <w:name w:val="Body Text 2 Char"/>
    <w:link w:val="15"/>
    <w:uiPriority w:val="0"/>
    <w:rPr>
      <w:rFonts w:ascii="Arial" w:hAnsi="Arial" w:eastAsia="Times New Roman" w:cs="Times New Roman"/>
      <w:sz w:val="24"/>
      <w:szCs w:val="20"/>
      <w:lang w:val="en-US"/>
    </w:rPr>
  </w:style>
  <w:style w:type="character" w:customStyle="1" w:styleId="57">
    <w:name w:val="Body Text 3 Char"/>
    <w:link w:val="16"/>
    <w:qFormat/>
    <w:uiPriority w:val="0"/>
    <w:rPr>
      <w:rFonts w:ascii="Arial" w:hAnsi="Arial" w:eastAsia="Times New Roman" w:cs="Times New Roman"/>
      <w:sz w:val="24"/>
      <w:szCs w:val="20"/>
      <w:lang w:val="en-US"/>
    </w:rPr>
  </w:style>
  <w:style w:type="character" w:customStyle="1" w:styleId="58">
    <w:name w:val="Body Text Indent 2 Char"/>
    <w:link w:val="18"/>
    <w:uiPriority w:val="0"/>
    <w:rPr>
      <w:rFonts w:ascii="Arial" w:hAnsi="Arial" w:eastAsia="Times New Roman" w:cs="Times New Roman"/>
      <w:sz w:val="24"/>
      <w:szCs w:val="20"/>
      <w:lang w:val="en-US"/>
    </w:rPr>
  </w:style>
  <w:style w:type="character" w:customStyle="1" w:styleId="59">
    <w:name w:val="Body Text Indent 3 Char"/>
    <w:link w:val="19"/>
    <w:uiPriority w:val="0"/>
    <w:rPr>
      <w:rFonts w:ascii="Arial" w:hAnsi="Arial" w:eastAsia="Times New Roman" w:cs="Times New Roman"/>
      <w:sz w:val="24"/>
      <w:szCs w:val="20"/>
      <w:lang w:val="en-US"/>
    </w:rPr>
  </w:style>
  <w:style w:type="character" w:customStyle="1" w:styleId="60">
    <w:name w:val="Balloon Text Char"/>
    <w:link w:val="13"/>
    <w:uiPriority w:val="0"/>
    <w:rPr>
      <w:rFonts w:ascii="Tahoma" w:hAnsi="Tahoma" w:eastAsia="Calibri" w:cs="Tahoma"/>
      <w:sz w:val="16"/>
      <w:szCs w:val="16"/>
    </w:rPr>
  </w:style>
  <w:style w:type="paragraph" w:styleId="61">
    <w:name w:val="No Spacing"/>
    <w:link w:val="62"/>
    <w:qFormat/>
    <w:uiPriority w:val="1"/>
    <w:rPr>
      <w:rFonts w:ascii="Calibri" w:hAnsi="Calibri" w:eastAsia="Times New Roman" w:cs="Times New Roman"/>
      <w:sz w:val="22"/>
      <w:szCs w:val="22"/>
      <w:lang w:val="en-US" w:eastAsia="en-US" w:bidi="ar-SA"/>
    </w:rPr>
  </w:style>
  <w:style w:type="character" w:customStyle="1" w:styleId="62">
    <w:name w:val="No Spacing Char"/>
    <w:link w:val="61"/>
    <w:uiPriority w:val="1"/>
    <w:rPr>
      <w:rFonts w:ascii="Calibri" w:hAnsi="Calibri" w:eastAsia="Times New Roman" w:cs="Times New Roman"/>
      <w:lang w:val="en-US"/>
    </w:rPr>
  </w:style>
  <w:style w:type="paragraph" w:styleId="63">
    <w:name w:val="List Paragraph"/>
    <w:basedOn w:val="1"/>
    <w:link w:val="84"/>
    <w:qFormat/>
    <w:uiPriority w:val="34"/>
    <w:pPr>
      <w:ind w:left="720"/>
      <w:contextualSpacing/>
    </w:pPr>
    <w:rPr>
      <w:rFonts w:ascii="Times New Roman" w:hAnsi="Times New Roman" w:eastAsia="Times New Roman"/>
      <w:sz w:val="24"/>
      <w:szCs w:val="24"/>
      <w:lang w:val="en-US"/>
    </w:rPr>
  </w:style>
  <w:style w:type="paragraph" w:customStyle="1" w:styleId="64">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5">
    <w:name w:val="E-JOURNAL_Title English"/>
    <w:basedOn w:val="1"/>
    <w:qFormat/>
    <w:uiPriority w:val="0"/>
    <w:pPr>
      <w:jc w:val="center"/>
    </w:pPr>
    <w:rPr>
      <w:rFonts w:ascii="Times New Roman" w:hAnsi="Times New Roman" w:eastAsia="Times New Roman"/>
      <w:b/>
      <w:i/>
      <w:szCs w:val="24"/>
    </w:rPr>
  </w:style>
  <w:style w:type="paragraph" w:customStyle="1" w:styleId="66">
    <w:name w:val="E-JOURNAL_Author"/>
    <w:basedOn w:val="1"/>
    <w:qFormat/>
    <w:uiPriority w:val="0"/>
    <w:pPr>
      <w:jc w:val="center"/>
    </w:pPr>
    <w:rPr>
      <w:rFonts w:ascii="Times New Roman" w:hAnsi="Times New Roman" w:eastAsia="Times New Roman"/>
    </w:rPr>
  </w:style>
  <w:style w:type="paragraph" w:customStyle="1" w:styleId="67">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8">
    <w:name w:val="E-JOURNAL_Title"/>
    <w:basedOn w:val="1"/>
    <w:qFormat/>
    <w:uiPriority w:val="0"/>
    <w:pPr>
      <w:ind w:firstLine="567"/>
      <w:jc w:val="center"/>
    </w:pPr>
    <w:rPr>
      <w:rFonts w:ascii="Times New Roman" w:hAnsi="Times New Roman" w:eastAsia="Times New Roman"/>
      <w:b/>
    </w:rPr>
  </w:style>
  <w:style w:type="paragraph" w:customStyle="1" w:styleId="69">
    <w:name w:val="E-JOURNAL_AbstractBody"/>
    <w:basedOn w:val="68"/>
    <w:qFormat/>
    <w:uiPriority w:val="0"/>
    <w:pPr>
      <w:jc w:val="both"/>
    </w:pPr>
    <w:rPr>
      <w:b w:val="0"/>
    </w:rPr>
  </w:style>
  <w:style w:type="paragraph" w:customStyle="1" w:styleId="70">
    <w:name w:val="E-JOURNAL_AbstractBodyEnglish"/>
    <w:basedOn w:val="1"/>
    <w:qFormat/>
    <w:uiPriority w:val="0"/>
    <w:pPr>
      <w:ind w:firstLine="567"/>
      <w:jc w:val="both"/>
    </w:pPr>
    <w:rPr>
      <w:rFonts w:ascii="Times New Roman" w:hAnsi="Times New Roman" w:eastAsia="Times New Roman"/>
      <w:i/>
    </w:rPr>
  </w:style>
  <w:style w:type="paragraph" w:customStyle="1" w:styleId="71">
    <w:name w:val="E-JOURNAL_Heading 1"/>
    <w:basedOn w:val="1"/>
    <w:qFormat/>
    <w:uiPriority w:val="0"/>
    <w:pPr>
      <w:spacing w:before="120" w:after="120"/>
    </w:pPr>
    <w:rPr>
      <w:rFonts w:ascii="Times New Roman" w:hAnsi="Times New Roman" w:eastAsia="Times New Roman"/>
      <w:b/>
      <w:lang w:val="en-US"/>
    </w:rPr>
  </w:style>
  <w:style w:type="paragraph" w:customStyle="1" w:styleId="72">
    <w:name w:val="E-JOURNAL_Body"/>
    <w:basedOn w:val="1"/>
    <w:qFormat/>
    <w:uiPriority w:val="0"/>
    <w:pPr>
      <w:ind w:firstLine="567"/>
      <w:jc w:val="both"/>
    </w:pPr>
    <w:rPr>
      <w:rFonts w:ascii="Times New Roman" w:hAnsi="Times New Roman" w:eastAsia="Times New Roman"/>
      <w:szCs w:val="24"/>
    </w:rPr>
  </w:style>
  <w:style w:type="paragraph" w:customStyle="1" w:styleId="73">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4">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5">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6">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7">
    <w:name w:val="E-JOURNAL_AbstrakKeywords"/>
    <w:basedOn w:val="70"/>
    <w:qFormat/>
    <w:uiPriority w:val="0"/>
    <w:pPr>
      <w:spacing w:before="240" w:after="240"/>
      <w:ind w:firstLine="0"/>
    </w:pPr>
  </w:style>
  <w:style w:type="paragraph" w:customStyle="1" w:styleId="78">
    <w:name w:val="Style E-Journal_Keywords + Not Italic"/>
    <w:basedOn w:val="77"/>
    <w:uiPriority w:val="0"/>
    <w:pPr>
      <w:spacing w:before="120" w:after="120"/>
    </w:pPr>
    <w:rPr>
      <w:i w:val="0"/>
    </w:rPr>
  </w:style>
  <w:style w:type="paragraph" w:customStyle="1" w:styleId="79">
    <w:name w:val="E-JOURNAL_TitleAbstractEnglish"/>
    <w:basedOn w:val="1"/>
    <w:autoRedefine/>
    <w:uiPriority w:val="0"/>
    <w:pPr>
      <w:spacing w:before="120" w:after="120"/>
      <w:jc w:val="center"/>
    </w:pPr>
    <w:rPr>
      <w:rFonts w:ascii="Times New Roman" w:hAnsi="Times New Roman" w:eastAsia="Times New Roman"/>
      <w:b/>
      <w:bCs/>
      <w:i/>
      <w:iCs/>
      <w:szCs w:val="20"/>
    </w:rPr>
  </w:style>
  <w:style w:type="paragraph" w:customStyle="1" w:styleId="80">
    <w:name w:val="E-JOURNAL_Picture"/>
    <w:basedOn w:val="74"/>
    <w:qFormat/>
    <w:uiPriority w:val="0"/>
    <w:rPr>
      <w:szCs w:val="22"/>
    </w:rPr>
  </w:style>
  <w:style w:type="character" w:customStyle="1" w:styleId="81">
    <w:name w:val="Comment Text Char"/>
    <w:basedOn w:val="11"/>
    <w:link w:val="22"/>
    <w:uiPriority w:val="99"/>
    <w:rPr>
      <w:rFonts w:ascii="Times New Roman" w:hAnsi="Times New Roman" w:eastAsia="Times New Roman"/>
      <w:sz w:val="20"/>
      <w:szCs w:val="20"/>
      <w:lang w:val="en-US"/>
    </w:rPr>
  </w:style>
  <w:style w:type="character" w:customStyle="1" w:styleId="82">
    <w:name w:val="hps"/>
    <w:basedOn w:val="11"/>
    <w:uiPriority w:val="0"/>
  </w:style>
  <w:style w:type="character" w:customStyle="1" w:styleId="83">
    <w:name w:val="Comment Subject Char"/>
    <w:basedOn w:val="81"/>
    <w:link w:val="23"/>
    <w:semiHidden/>
    <w:uiPriority w:val="99"/>
    <w:rPr>
      <w:rFonts w:ascii="Times New Roman" w:hAnsi="Times New Roman" w:eastAsia="Times New Roman"/>
      <w:b/>
      <w:bCs/>
      <w:sz w:val="20"/>
      <w:szCs w:val="20"/>
      <w:lang w:val="en-US"/>
    </w:rPr>
  </w:style>
  <w:style w:type="character" w:customStyle="1" w:styleId="84">
    <w:name w:val="List Paragraph Char"/>
    <w:link w:val="63"/>
    <w:locked/>
    <w:uiPriority w:val="34"/>
    <w:rPr>
      <w:rFonts w:ascii="Times New Roman" w:hAnsi="Times New Roman" w:eastAsia="Times New Roman"/>
      <w:sz w:val="24"/>
      <w:szCs w:val="24"/>
      <w:lang w:val="en-US"/>
    </w:rPr>
  </w:style>
  <w:style w:type="table" w:customStyle="1" w:styleId="85">
    <w:name w:val="Table Grid1"/>
    <w:basedOn w:val="12"/>
    <w:uiPriority w:val="39"/>
    <w:rPr>
      <w:rFonts w:eastAsia="Calibri" w:asciiTheme="minorHAnsi" w:hAnsiTheme="minorHAnsi" w:cstheme="minorBidi"/>
      <w:kern w:val="2"/>
      <w:lang w:val="zh-C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
    <w:name w:val="Plain Table 21"/>
    <w:basedOn w:val="12"/>
    <w:uiPriority w:val="42"/>
    <w:rPr>
      <w:rFonts w:asciiTheme="minorHAnsi" w:hAnsiTheme="minorHAnsi" w:cstheme="minorBidi"/>
      <w:kern w:val="2"/>
      <w:lang w:val="zh-CN"/>
      <w14:ligatures w14:val="standardContextual"/>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87">
    <w:name w:val="Plain Table 2"/>
    <w:basedOn w:val="12"/>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chart" Target="charts/chart2.xml"/><Relationship Id="rId10" Type="http://schemas.openxmlformats.org/officeDocument/2006/relationships/chart" Target="charts/chart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Sheet1!$G$10:$G$11</c:f>
              <c:strCache>
                <c:ptCount val="1"/>
                <c:pt idx="0">
                  <c:v>Pre-test 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dLbls>
            <c:delete val="1"/>
          </c:dLbls>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strRef>
          </c:cat>
          <c:val>
            <c:numRef>
              <c:f>Sheet1!$G$12:$G$21</c:f>
              <c:numCache>
                <c:formatCode>General</c:formatCode>
                <c:ptCount val="10"/>
                <c:pt idx="6">
                  <c:v>4</c:v>
                </c:pt>
                <c:pt idx="7">
                  <c:v>13</c:v>
                </c:pt>
                <c:pt idx="8">
                  <c:v>18</c:v>
                </c:pt>
              </c:numCache>
            </c:numRef>
          </c:val>
        </c:ser>
        <c:ser>
          <c:idx val="1"/>
          <c:order val="1"/>
          <c:tx>
            <c:strRef>
              <c:f>Sheet1!$H$10:$H$11</c:f>
              <c:strCache>
                <c:ptCount val="1"/>
                <c:pt idx="0">
                  <c:v>Pre-test 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dLbls>
            <c:delete val="1"/>
          </c:dLbls>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strRef>
          </c:cat>
          <c:val>
            <c:numRef>
              <c:f>Sheet1!$H$12:$H$21</c:f>
              <c:numCache>
                <c:formatCode>General</c:formatCode>
                <c:ptCount val="10"/>
              </c:numCache>
            </c:numRef>
          </c:val>
        </c:ser>
        <c:ser>
          <c:idx val="2"/>
          <c:order val="2"/>
          <c:tx>
            <c:strRef>
              <c:f>Sheet1!$I$10:$I$11</c:f>
              <c:strCache>
                <c:ptCount val="1"/>
                <c:pt idx="0">
                  <c:v>Post-test 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dLbls>
            <c:delete val="1"/>
          </c:dLbls>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strRef>
          </c:cat>
          <c:val>
            <c:numRef>
              <c:f>Sheet1!$I$12:$I$21</c:f>
              <c:numCache>
                <c:formatCode>General</c:formatCode>
                <c:ptCount val="10"/>
                <c:pt idx="2">
                  <c:v>1</c:v>
                </c:pt>
                <c:pt idx="3">
                  <c:v>5</c:v>
                </c:pt>
                <c:pt idx="4">
                  <c:v>3</c:v>
                </c:pt>
                <c:pt idx="5">
                  <c:v>9</c:v>
                </c:pt>
                <c:pt idx="6">
                  <c:v>8</c:v>
                </c:pt>
                <c:pt idx="7">
                  <c:v>9</c:v>
                </c:pt>
              </c:numCache>
            </c:numRef>
          </c:val>
        </c:ser>
        <c:ser>
          <c:idx val="3"/>
          <c:order val="3"/>
          <c:tx>
            <c:strRef>
              <c:f>Sheet1!$J$10:$J$11</c:f>
              <c:strCache>
                <c:ptCount val="1"/>
                <c:pt idx="0">
                  <c:v>Post-test 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dLbls>
            <c:delete val="1"/>
          </c:dLbls>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strRef>
          </c:cat>
          <c:val>
            <c:numRef>
              <c:f>Sheet1!$J$12:$J$21</c:f>
              <c:numCache>
                <c:formatCode>General</c:formatCode>
                <c:ptCount val="10"/>
              </c:numCache>
            </c:numRef>
          </c:val>
        </c:ser>
        <c:dLbls>
          <c:showLegendKey val="0"/>
          <c:showVal val="0"/>
          <c:showCatName val="0"/>
          <c:showSerName val="0"/>
          <c:showPercent val="0"/>
          <c:showBubbleSize val="0"/>
        </c:dLbls>
        <c:gapWidth val="100"/>
        <c:overlap val="-24"/>
        <c:axId val="1676316047"/>
        <c:axId val="1676315567"/>
      </c:barChart>
      <c:catAx>
        <c:axId val="16763160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1" i="0" u="none" strike="noStrike" kern="1200" baseline="0">
                <a:solidFill>
                  <a:schemeClr val="tx1">
                    <a:lumMod val="50000"/>
                    <a:lumOff val="50000"/>
                  </a:schemeClr>
                </a:solidFill>
                <a:latin typeface="+mn-lt"/>
                <a:ea typeface="+mn-ea"/>
                <a:cs typeface="+mn-cs"/>
              </a:defRPr>
            </a:pPr>
          </a:p>
        </c:txPr>
        <c:crossAx val="1676315567"/>
        <c:crosses val="autoZero"/>
        <c:auto val="1"/>
        <c:lblAlgn val="ctr"/>
        <c:lblOffset val="100"/>
        <c:noMultiLvlLbl val="0"/>
      </c:catAx>
      <c:valAx>
        <c:axId val="1676315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1" i="0" u="none" strike="noStrike" kern="1200" baseline="0">
                <a:solidFill>
                  <a:schemeClr val="tx1">
                    <a:lumMod val="50000"/>
                    <a:lumOff val="50000"/>
                  </a:schemeClr>
                </a:solidFill>
                <a:latin typeface="+mn-lt"/>
                <a:ea typeface="+mn-ea"/>
                <a:cs typeface="+mn-cs"/>
              </a:defRPr>
            </a:pPr>
          </a:p>
        </c:txPr>
        <c:crossAx val="1676316047"/>
        <c:crosses val="autoZero"/>
        <c:crossBetween val="between"/>
      </c:valAx>
      <c:spPr>
        <a:noFill/>
        <a:ln>
          <a:noFill/>
        </a:ln>
        <a:effectLst/>
      </c:spPr>
    </c:plotArea>
    <c:legend>
      <c:legendPos val="b"/>
      <c:legendEntry>
        <c:idx val="1"/>
        <c:delete val="1"/>
      </c:legendEntry>
      <c:legendEntry>
        <c:idx val="3"/>
        <c:delete val="1"/>
      </c:legendEntry>
      <c:layout/>
      <c:overlay val="0"/>
      <c:spPr>
        <a:noFill/>
        <a:ln>
          <a:noFill/>
        </a:ln>
        <a:effectLst/>
      </c:spPr>
      <c:txPr>
        <a:bodyPr rot="0" spcFirstLastPara="1" vertOverflow="ellipsis" vert="horz" wrap="square" anchor="ctr" anchorCtr="1"/>
        <a:lstStyle/>
        <a:p>
          <a:pPr>
            <a:defRPr lang="en-GB" sz="900" b="1"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c09e050d-7e3e-4a82-a5e0-234dc193f4f9}"/>
      </c:ext>
    </c:extLst>
  </c:chart>
  <c:spPr>
    <a:solidFill>
      <a:schemeClr val="bg1"/>
    </a:solidFill>
    <a:ln w="9525" cap="flat" cmpd="sng" algn="ctr">
      <a:solidFill>
        <a:schemeClr val="tx1">
          <a:lumMod val="15000"/>
          <a:lumOff val="85000"/>
        </a:schemeClr>
      </a:solidFill>
      <a:round/>
    </a:ln>
    <a:effectLst/>
  </c:spPr>
  <c:txPr>
    <a:bodyPr/>
    <a:lstStyle/>
    <a:p>
      <a:pPr>
        <a:defRPr lang="en-GB" b="1"/>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Sheet1!$G$24:$G$25</c:f>
              <c:strCache>
                <c:ptCount val="1"/>
                <c:pt idx="0">
                  <c:v>Pre-test 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dLbls>
            <c:delete val="1"/>
          </c:dLbls>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strRef>
          </c:cat>
          <c:val>
            <c:numRef>
              <c:f>Sheet1!$G$26:$G$35</c:f>
              <c:numCache>
                <c:formatCode>General</c:formatCode>
                <c:ptCount val="10"/>
                <c:pt idx="6">
                  <c:v>1</c:v>
                </c:pt>
                <c:pt idx="7">
                  <c:v>14</c:v>
                </c:pt>
                <c:pt idx="8">
                  <c:v>20</c:v>
                </c:pt>
              </c:numCache>
            </c:numRef>
          </c:val>
        </c:ser>
        <c:ser>
          <c:idx val="1"/>
          <c:order val="1"/>
          <c:tx>
            <c:strRef>
              <c:f>Sheet1!$H$24:$H$25</c:f>
              <c:strCache>
                <c:ptCount val="1"/>
                <c:pt idx="0">
                  <c:v>Pre-test 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dLbls>
            <c:delete val="1"/>
          </c:dLbls>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strRef>
          </c:cat>
          <c:val>
            <c:numRef>
              <c:f>Sheet1!$H$26:$H$35</c:f>
              <c:numCache>
                <c:formatCode>General</c:formatCode>
                <c:ptCount val="10"/>
              </c:numCache>
            </c:numRef>
          </c:val>
        </c:ser>
        <c:ser>
          <c:idx val="2"/>
          <c:order val="2"/>
          <c:tx>
            <c:strRef>
              <c:f>Sheet1!$I$24:$I$25</c:f>
              <c:strCache>
                <c:ptCount val="1"/>
                <c:pt idx="0">
                  <c:v>Post-test 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dLbls>
            <c:delete val="1"/>
          </c:dLbls>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strRef>
          </c:cat>
          <c:val>
            <c:numRef>
              <c:f>Sheet1!$I$26:$I$35</c:f>
              <c:numCache>
                <c:formatCode>General</c:formatCode>
                <c:ptCount val="10"/>
                <c:pt idx="4">
                  <c:v>2</c:v>
                </c:pt>
                <c:pt idx="5">
                  <c:v>7</c:v>
                </c:pt>
                <c:pt idx="6">
                  <c:v>7</c:v>
                </c:pt>
                <c:pt idx="7">
                  <c:v>13</c:v>
                </c:pt>
                <c:pt idx="8">
                  <c:v>6</c:v>
                </c:pt>
              </c:numCache>
            </c:numRef>
          </c:val>
        </c:ser>
        <c:ser>
          <c:idx val="3"/>
          <c:order val="3"/>
          <c:tx>
            <c:strRef>
              <c:f>Sheet1!$J$24:$J$25</c:f>
              <c:strCache>
                <c:ptCount val="1"/>
                <c:pt idx="0">
                  <c:v>Post-test 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dLbls>
            <c:delete val="1"/>
          </c:dLbls>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strRef>
          </c:cat>
          <c:val>
            <c:numRef>
              <c:f>Sheet1!$J$26:$J$35</c:f>
              <c:numCache>
                <c:formatCode>General</c:formatCode>
                <c:ptCount val="10"/>
              </c:numCache>
            </c:numRef>
          </c:val>
        </c:ser>
        <c:dLbls>
          <c:showLegendKey val="0"/>
          <c:showVal val="0"/>
          <c:showCatName val="0"/>
          <c:showSerName val="0"/>
          <c:showPercent val="0"/>
          <c:showBubbleSize val="0"/>
        </c:dLbls>
        <c:gapWidth val="100"/>
        <c:overlap val="-24"/>
        <c:axId val="1676298287"/>
        <c:axId val="1676298767"/>
      </c:barChart>
      <c:catAx>
        <c:axId val="1676298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50000"/>
                    <a:lumOff val="50000"/>
                  </a:schemeClr>
                </a:solidFill>
                <a:latin typeface="+mn-lt"/>
                <a:ea typeface="+mn-ea"/>
                <a:cs typeface="+mn-cs"/>
              </a:defRPr>
            </a:pPr>
          </a:p>
        </c:txPr>
        <c:crossAx val="1676298767"/>
        <c:crosses val="autoZero"/>
        <c:auto val="1"/>
        <c:lblAlgn val="ctr"/>
        <c:lblOffset val="100"/>
        <c:noMultiLvlLbl val="0"/>
      </c:catAx>
      <c:valAx>
        <c:axId val="1676298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50000"/>
                    <a:lumOff val="50000"/>
                  </a:schemeClr>
                </a:solidFill>
                <a:latin typeface="+mn-lt"/>
                <a:ea typeface="+mn-ea"/>
                <a:cs typeface="+mn-cs"/>
              </a:defRPr>
            </a:pPr>
          </a:p>
        </c:txPr>
        <c:crossAx val="1676298287"/>
        <c:crosses val="autoZero"/>
        <c:crossBetween val="between"/>
      </c:valAx>
      <c:spPr>
        <a:noFill/>
        <a:ln>
          <a:noFill/>
        </a:ln>
        <a:effectLst/>
      </c:spPr>
    </c:plotArea>
    <c:legend>
      <c:legendPos val="b"/>
      <c:legendEntry>
        <c:idx val="1"/>
        <c:delete val="1"/>
      </c:legendEntry>
      <c:legendEntry>
        <c:idx val="3"/>
        <c:delete val="1"/>
      </c:legendEntry>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ced3cbc3-97e3-4913-834d-510814f0ca53}"/>
      </c:ext>
    </c:extLst>
  </c:chart>
  <c:spPr>
    <a:solidFill>
      <a:schemeClr val="bg1"/>
    </a:solidFill>
    <a:ln w="9525" cap="flat" cmpd="sng" algn="ctr">
      <a:solidFill>
        <a:schemeClr val="tx1">
          <a:lumMod val="15000"/>
          <a:lumOff val="85000"/>
        </a:schemeClr>
      </a:solidFill>
      <a:round/>
    </a:ln>
    <a:effectLst/>
  </c:spPr>
  <c:txPr>
    <a:bodyPr/>
    <a:lstStyle/>
    <a:p>
      <a:pPr>
        <a:defRPr lang="en-GB" sz="900"/>
      </a:pPr>
    </a:p>
  </c:txPr>
  <c:externalData r:id="rId1">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5DDD6A-939F-4AC2-9750-8BDBE4CE2F6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11</Pages>
  <Words>3641</Words>
  <Characters>21242</Characters>
  <Lines>177</Lines>
  <Paragraphs>49</Paragraphs>
  <TotalTime>75</TotalTime>
  <ScaleCrop>false</ScaleCrop>
  <LinksUpToDate>false</LinksUpToDate>
  <CharactersWithSpaces>24770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2026-04-13T03:49:00Z</dcterms:created>
  <dc:creator>Editor Didaktika Biologi</dc:creator>
  <cp:lastModifiedBy>gothicinspire</cp:lastModifiedBy>
  <dcterms:modified xsi:type="dcterms:W3CDTF">2026-04-22T00:22:30Z</dcterms:modified>
  <dc:title>Template Jurnal Didaktika FKIP UM Palembang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bcd14cee-4bea-4228-b63d-b13599973e38</vt:lpwstr>
  </property>
  <property fmtid="{D5CDD505-2E9C-101B-9397-08002B2CF9AE}" pid="3" name="KSOProductBuildVer">
    <vt:lpwstr>2057-12.2.0.23202</vt:lpwstr>
  </property>
  <property fmtid="{D5CDD505-2E9C-101B-9397-08002B2CF9AE}" pid="4" name="ICV">
    <vt:lpwstr>220230FAC25F4E30B9233B77B1D28523_12</vt:lpwstr>
  </property>
</Properties>
</file>