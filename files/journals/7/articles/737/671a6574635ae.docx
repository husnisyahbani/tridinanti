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F1FFD" w14:textId="77777777" w:rsidR="003D0D76" w:rsidRDefault="00000000">
      <w:pPr>
        <w:contextualSpacing/>
        <w:jc w:val="center"/>
        <w:rPr>
          <w:rFonts w:ascii="Times New Roman" w:hAnsi="Times New Roman"/>
          <w:b/>
          <w:sz w:val="24"/>
          <w:szCs w:val="24"/>
        </w:rPr>
      </w:pPr>
      <w:r>
        <w:rPr>
          <w:rFonts w:ascii="Times New Roman" w:hAnsi="Times New Roman"/>
          <w:b/>
          <w:sz w:val="24"/>
          <w:szCs w:val="24"/>
        </w:rPr>
        <w:t>TEACHERS’ PROBLEMS IN TEACHING LISTENING COMPREHENSION AT MA PATRA MANDIRI PLAJU PALEMBANG</w:t>
      </w:r>
    </w:p>
    <w:p w14:paraId="582AE9C0" w14:textId="77777777" w:rsidR="003D0D76" w:rsidRDefault="003D0D76">
      <w:pPr>
        <w:contextualSpacing/>
        <w:jc w:val="center"/>
        <w:rPr>
          <w:rFonts w:ascii="Times New Roman" w:hAnsi="Times New Roman"/>
          <w:b/>
          <w:sz w:val="24"/>
          <w:szCs w:val="24"/>
        </w:rPr>
      </w:pPr>
    </w:p>
    <w:p w14:paraId="0156577A" w14:textId="77777777" w:rsidR="003D0D76" w:rsidRDefault="00000000">
      <w:pPr>
        <w:ind w:right="283"/>
        <w:jc w:val="center"/>
        <w:rPr>
          <w:rFonts w:ascii="Times New Roman" w:hAnsi="Times New Roman"/>
          <w:b/>
          <w:color w:val="FFFFFF" w:themeColor="background1"/>
        </w:rPr>
      </w:pPr>
      <w:r>
        <w:rPr>
          <w:rFonts w:ascii="Times New Roman" w:hAnsi="Times New Roman"/>
          <w:b/>
          <w:color w:val="FFFFFF" w:themeColor="background1"/>
        </w:rPr>
        <w:t>Indah Wulandari</w:t>
      </w:r>
      <w:r>
        <w:rPr>
          <w:rFonts w:ascii="Times New Roman" w:hAnsi="Times New Roman"/>
          <w:b/>
          <w:color w:val="FFFFFF" w:themeColor="background1"/>
          <w:vertAlign w:val="superscript"/>
        </w:rPr>
        <w:t>1</w:t>
      </w:r>
      <w:r>
        <w:rPr>
          <w:rFonts w:ascii="Times New Roman" w:hAnsi="Times New Roman"/>
          <w:b/>
          <w:color w:val="FFFFFF" w:themeColor="background1"/>
        </w:rPr>
        <w:t>, Amalia Hasanah</w:t>
      </w:r>
      <w:r>
        <w:rPr>
          <w:rFonts w:ascii="Times New Roman" w:hAnsi="Times New Roman"/>
          <w:b/>
          <w:color w:val="FFFFFF" w:themeColor="background1"/>
          <w:vertAlign w:val="superscript"/>
        </w:rPr>
        <w:t>2</w:t>
      </w:r>
      <w:r>
        <w:rPr>
          <w:rFonts w:ascii="Times New Roman" w:hAnsi="Times New Roman"/>
          <w:b/>
          <w:color w:val="FFFFFF" w:themeColor="background1"/>
        </w:rPr>
        <w:t>, Deta Desvitasari</w:t>
      </w:r>
      <w:r>
        <w:rPr>
          <w:rFonts w:ascii="Times New Roman" w:hAnsi="Times New Roman"/>
          <w:b/>
          <w:color w:val="FFFFFF" w:themeColor="background1"/>
          <w:vertAlign w:val="superscript"/>
        </w:rPr>
        <w:t>3</w:t>
      </w:r>
      <w:r>
        <w:rPr>
          <w:rFonts w:ascii="Times New Roman" w:hAnsi="Times New Roman"/>
          <w:b/>
          <w:color w:val="FFFFFF" w:themeColor="background1"/>
        </w:rPr>
        <w:t xml:space="preserve"> </w:t>
      </w:r>
    </w:p>
    <w:p w14:paraId="686685EF" w14:textId="77777777" w:rsidR="003D0D76" w:rsidRDefault="00000000">
      <w:pPr>
        <w:ind w:right="283"/>
        <w:jc w:val="center"/>
        <w:rPr>
          <w:rFonts w:ascii="Times New Roman" w:hAnsi="Times New Roman"/>
          <w:b/>
          <w:color w:val="FFFFFF" w:themeColor="background1"/>
        </w:rPr>
      </w:pPr>
      <w:r>
        <w:rPr>
          <w:rFonts w:ascii="Times New Roman" w:hAnsi="Times New Roman"/>
          <w:b/>
          <w:color w:val="FFFFFF" w:themeColor="background1"/>
        </w:rPr>
        <w:t xml:space="preserve">Universitas Islam Negeri Raden Fatah Palembang  </w:t>
      </w:r>
    </w:p>
    <w:p w14:paraId="402D1EE2" w14:textId="77777777" w:rsidR="003D0D76" w:rsidRDefault="003D0D76">
      <w:pPr>
        <w:ind w:right="283"/>
        <w:jc w:val="center"/>
        <w:rPr>
          <w:rFonts w:ascii="Times New Roman" w:hAnsi="Times New Roman"/>
          <w:b/>
          <w:color w:val="000000" w:themeColor="text1"/>
          <w:vertAlign w:val="superscript"/>
        </w:rPr>
      </w:pPr>
      <w:hyperlink r:id="rId8" w:history="1">
        <w:r>
          <w:rPr>
            <w:rStyle w:val="Hyperlink"/>
            <w:rFonts w:ascii="Times New Roman" w:hAnsi="Times New Roman"/>
            <w:b/>
            <w:color w:val="FFFFFF" w:themeColor="background1"/>
            <w:u w:val="none"/>
          </w:rPr>
          <w:t>indahwulandari2303@gmail.com</w:t>
        </w:r>
        <w:r>
          <w:rPr>
            <w:rStyle w:val="Hyperlink"/>
            <w:rFonts w:ascii="Times New Roman" w:hAnsi="Times New Roman"/>
            <w:b/>
            <w:color w:val="FFFFFF" w:themeColor="background1"/>
            <w:u w:val="none"/>
            <w:vertAlign w:val="superscript"/>
          </w:rPr>
          <w:t>1</w:t>
        </w:r>
      </w:hyperlink>
      <w:r>
        <w:rPr>
          <w:rFonts w:ascii="Times New Roman" w:hAnsi="Times New Roman"/>
          <w:b/>
          <w:color w:val="FFFFFF" w:themeColor="background1"/>
          <w:vertAlign w:val="superscript"/>
        </w:rPr>
        <w:t xml:space="preserve">,  </w:t>
      </w:r>
      <w:hyperlink r:id="rId9" w:history="1">
        <w:r>
          <w:rPr>
            <w:rStyle w:val="Hyperlink"/>
            <w:rFonts w:ascii="Times New Roman" w:hAnsi="Times New Roman"/>
            <w:b/>
            <w:color w:val="FFFFFF" w:themeColor="background1"/>
            <w:u w:val="none"/>
          </w:rPr>
          <w:t>amaliahasanah_uin@radenfatah.ac.id</w:t>
        </w:r>
      </w:hyperlink>
      <w:r>
        <w:rPr>
          <w:rFonts w:ascii="Times New Roman" w:hAnsi="Times New Roman"/>
          <w:b/>
          <w:color w:val="FFFFFF" w:themeColor="background1"/>
          <w:vertAlign w:val="superscript"/>
        </w:rPr>
        <w:t>2</w:t>
      </w:r>
      <w:r>
        <w:rPr>
          <w:rFonts w:ascii="Times New Roman" w:hAnsi="Times New Roman"/>
          <w:b/>
          <w:color w:val="FFFFFF" w:themeColor="background1"/>
        </w:rPr>
        <w:t>, detadesvitasari_uin@radenfatah.ac.id</w:t>
      </w:r>
      <w:r>
        <w:rPr>
          <w:rFonts w:ascii="Times New Roman" w:hAnsi="Times New Roman"/>
          <w:b/>
          <w:color w:val="FFFFFF" w:themeColor="background1"/>
          <w:vertAlign w:val="superscript"/>
        </w:rPr>
        <w:t>3</w:t>
      </w:r>
    </w:p>
    <w:p w14:paraId="1E06891D" w14:textId="3375E5BA" w:rsidR="003D0D76" w:rsidRDefault="00000000">
      <w:pPr>
        <w:tabs>
          <w:tab w:val="left" w:pos="8647"/>
        </w:tabs>
        <w:spacing w:before="240"/>
        <w:ind w:left="540" w:right="429"/>
        <w:jc w:val="both"/>
        <w:rPr>
          <w:rFonts w:ascii="Times New Roman" w:hAnsi="Times New Roman"/>
          <w:bCs/>
        </w:rPr>
      </w:pPr>
      <w:r>
        <w:rPr>
          <w:rFonts w:ascii="Times New Roman" w:hAnsi="Times New Roman"/>
          <w:b/>
        </w:rPr>
        <w:t xml:space="preserve">ABSTRACT: </w:t>
      </w:r>
      <w:r>
        <w:rPr>
          <w:rFonts w:ascii="Times New Roman" w:hAnsi="Times New Roman"/>
          <w:bCs/>
        </w:rPr>
        <w:t>Of the four English skills, listening is the most important skill to be taught, and this process cannot be avoided by all teachers who teach English. However, some teachers still have problems teaching listening comprehension to students. This research aimed to discover the teachers’ problems in teaching listening comprehension at MA Patra Mandiri Plaju Palembang.</w:t>
      </w:r>
      <w:ins w:id="0" w:author="Asus oke" w:date="2024-10-22T19:55:00Z" w16du:dateUtc="2024-10-22T12:55:00Z">
        <w:r w:rsidR="009E0C34">
          <w:rPr>
            <w:rFonts w:ascii="Times New Roman" w:hAnsi="Times New Roman"/>
            <w:bCs/>
          </w:rPr>
          <w:t xml:space="preserve"> Two participants were selected for this research.</w:t>
        </w:r>
      </w:ins>
      <w:r>
        <w:rPr>
          <w:rFonts w:ascii="Times New Roman" w:hAnsi="Times New Roman"/>
          <w:bCs/>
        </w:rPr>
        <w:t xml:space="preserve"> The researcher employed a purposeful sampling technique </w:t>
      </w:r>
      <w:ins w:id="1" w:author="Asus oke" w:date="2024-10-22T19:49:00Z" w16du:dateUtc="2024-10-22T12:49:00Z">
        <w:r w:rsidR="009E0C34">
          <w:rPr>
            <w:rFonts w:ascii="Times New Roman" w:hAnsi="Times New Roman"/>
            <w:bCs/>
          </w:rPr>
          <w:t xml:space="preserve">with </w:t>
        </w:r>
      </w:ins>
      <w:ins w:id="2" w:author="Asus oke" w:date="2024-10-22T19:50:00Z" w16du:dateUtc="2024-10-22T12:50:00Z">
        <w:r w:rsidR="009E0C34">
          <w:rPr>
            <w:rFonts w:ascii="Times New Roman" w:hAnsi="Times New Roman"/>
            <w:bCs/>
          </w:rPr>
          <w:t xml:space="preserve">a homogenous sampling teaching approach to </w:t>
        </w:r>
      </w:ins>
      <w:del w:id="3" w:author="Asus oke" w:date="2024-10-22T19:49:00Z" w16du:dateUtc="2024-10-22T12:49:00Z">
        <w:r w:rsidDel="009E0C34">
          <w:rPr>
            <w:rFonts w:ascii="Times New Roman" w:hAnsi="Times New Roman"/>
            <w:bCs/>
          </w:rPr>
          <w:delText xml:space="preserve">to </w:delText>
        </w:r>
      </w:del>
      <w:del w:id="4" w:author="Asus oke" w:date="2024-10-22T19:55:00Z" w16du:dateUtc="2024-10-22T12:55:00Z">
        <w:r w:rsidDel="00C93742">
          <w:rPr>
            <w:rFonts w:ascii="Times New Roman" w:hAnsi="Times New Roman"/>
            <w:bCs/>
          </w:rPr>
          <w:delText>select</w:delText>
        </w:r>
      </w:del>
      <w:ins w:id="5" w:author="Asus oke" w:date="2024-10-22T19:55:00Z" w16du:dateUtc="2024-10-22T12:55:00Z">
        <w:r w:rsidR="00C93742">
          <w:rPr>
            <w:rFonts w:ascii="Times New Roman" w:hAnsi="Times New Roman"/>
            <w:bCs/>
          </w:rPr>
          <w:t>choose</w:t>
        </w:r>
      </w:ins>
      <w:r>
        <w:rPr>
          <w:rFonts w:ascii="Times New Roman" w:hAnsi="Times New Roman"/>
          <w:bCs/>
        </w:rPr>
        <w:t xml:space="preserve"> the participants. The design of this study was qualitative research in the form of a case study. </w:t>
      </w:r>
      <w:ins w:id="6" w:author="Asus oke" w:date="2024-10-22T19:44:00Z" w16du:dateUtc="2024-10-22T12:44:00Z">
        <w:r w:rsidR="00426C2A">
          <w:rPr>
            <w:rFonts w:ascii="Times New Roman" w:hAnsi="Times New Roman"/>
            <w:bCs/>
          </w:rPr>
          <w:t>This study was conducted at MA Patra Mandiri Plaju Palembang; the researcher utilized one-on-one interviews through open-ended questions to collect data about the problems in teaching listening comprehension</w:t>
        </w:r>
      </w:ins>
      <w:ins w:id="7" w:author="Asus oke" w:date="2024-10-22T19:52:00Z" w16du:dateUtc="2024-10-22T12:52:00Z">
        <w:r w:rsidR="009E0C34">
          <w:rPr>
            <w:rFonts w:ascii="Times New Roman" w:hAnsi="Times New Roman"/>
            <w:bCs/>
          </w:rPr>
          <w:t xml:space="preserve"> </w:t>
        </w:r>
        <w:r w:rsidR="009E0C34" w:rsidRPr="009E0C34">
          <w:rPr>
            <w:rFonts w:ascii="Times New Roman" w:eastAsia="Calibri" w:hAnsi="Times New Roman"/>
            <w:bCs/>
            <w:kern w:val="2"/>
            <w:sz w:val="24"/>
            <w:szCs w:val="24"/>
            <w:lang w:val="en-US"/>
            <w14:ligatures w14:val="standardContextual"/>
          </w:rPr>
          <w:t>by following the interview guidelines</w:t>
        </w:r>
      </w:ins>
      <w:ins w:id="8" w:author="Asus oke" w:date="2024-10-22T19:44:00Z" w16du:dateUtc="2024-10-22T12:44:00Z">
        <w:r w:rsidR="00426C2A">
          <w:rPr>
            <w:rFonts w:ascii="Times New Roman" w:hAnsi="Times New Roman"/>
            <w:bCs/>
          </w:rPr>
          <w:t xml:space="preserve">. The data was analyzed by using </w:t>
        </w:r>
      </w:ins>
      <w:ins w:id="9" w:author="Asus oke" w:date="2024-10-22T19:52:00Z" w16du:dateUtc="2024-10-22T12:52:00Z">
        <w:r w:rsidR="009E0C34">
          <w:rPr>
            <w:rFonts w:ascii="Times New Roman" w:hAnsi="Times New Roman"/>
            <w:bCs/>
          </w:rPr>
          <w:t xml:space="preserve">a </w:t>
        </w:r>
      </w:ins>
      <w:ins w:id="10" w:author="Asus oke" w:date="2024-10-22T19:44:00Z" w16du:dateUtc="2024-10-22T12:44:00Z">
        <w:r w:rsidR="00426C2A">
          <w:rPr>
            <w:rFonts w:ascii="Times New Roman" w:hAnsi="Times New Roman"/>
            <w:bCs/>
          </w:rPr>
          <w:t>thematic analysis</w:t>
        </w:r>
      </w:ins>
      <w:ins w:id="11" w:author="Asus oke" w:date="2024-10-22T19:51:00Z" w16du:dateUtc="2024-10-22T12:51:00Z">
        <w:r w:rsidR="009E0C34">
          <w:rPr>
            <w:rFonts w:ascii="Times New Roman" w:hAnsi="Times New Roman"/>
            <w:bCs/>
          </w:rPr>
          <w:t xml:space="preserve"> process</w:t>
        </w:r>
      </w:ins>
      <w:ins w:id="12" w:author="Asus oke" w:date="2024-10-22T19:44:00Z" w16du:dateUtc="2024-10-22T12:44:00Z">
        <w:r w:rsidR="00426C2A">
          <w:rPr>
            <w:rFonts w:ascii="Times New Roman" w:hAnsi="Times New Roman"/>
            <w:bCs/>
          </w:rPr>
          <w:t xml:space="preserve">. The </w:t>
        </w:r>
      </w:ins>
      <w:del w:id="13" w:author="Asus oke" w:date="2024-10-22T19:44:00Z" w16du:dateUtc="2024-10-22T12:44:00Z">
        <w:r w:rsidDel="00426C2A">
          <w:rPr>
            <w:rFonts w:ascii="Times New Roman" w:hAnsi="Times New Roman"/>
            <w:bCs/>
          </w:rPr>
          <w:delText>This study was conducted at MA Patra Mandiri Plaju Palembang; the researcher utilized one-on-one interviews through open-ended questions to collect data about the problems in teaching listening comprehension</w:delText>
        </w:r>
      </w:del>
      <w:del w:id="14" w:author="Asus oke" w:date="2024-10-22T19:42:00Z" w16du:dateUtc="2024-10-22T12:42:00Z">
        <w:r w:rsidDel="00426C2A">
          <w:rPr>
            <w:rFonts w:ascii="Times New Roman" w:hAnsi="Times New Roman"/>
            <w:bCs/>
          </w:rPr>
          <w:delText xml:space="preserve"> by following </w:delText>
        </w:r>
        <w:commentRangeStart w:id="15"/>
        <w:r w:rsidDel="00426C2A">
          <w:rPr>
            <w:rFonts w:ascii="Times New Roman" w:hAnsi="Times New Roman"/>
            <w:bCs/>
          </w:rPr>
          <w:delText>the aspects prepared in the interview guidelines</w:delText>
        </w:r>
      </w:del>
      <w:del w:id="16" w:author="Asus oke" w:date="2024-10-22T19:44:00Z" w16du:dateUtc="2024-10-22T12:44:00Z">
        <w:r w:rsidDel="00426C2A">
          <w:rPr>
            <w:rFonts w:ascii="Times New Roman" w:hAnsi="Times New Roman"/>
            <w:bCs/>
          </w:rPr>
          <w:delText>.</w:delText>
        </w:r>
      </w:del>
      <w:del w:id="17" w:author="Asus oke" w:date="2024-10-22T19:42:00Z" w16du:dateUtc="2024-10-22T12:42:00Z">
        <w:r w:rsidDel="00426C2A">
          <w:rPr>
            <w:rFonts w:ascii="Times New Roman" w:hAnsi="Times New Roman"/>
            <w:bCs/>
          </w:rPr>
          <w:delText xml:space="preserve"> </w:delText>
        </w:r>
        <w:commentRangeEnd w:id="15"/>
        <w:r w:rsidDel="00426C2A">
          <w:rPr>
            <w:rStyle w:val="CommentReference"/>
            <w:rFonts w:ascii="Times New Roman" w:eastAsia="Times New Roman" w:hAnsi="Times New Roman"/>
            <w:lang w:val="en-US"/>
          </w:rPr>
          <w:commentReference w:id="15"/>
        </w:r>
      </w:del>
      <w:commentRangeStart w:id="18"/>
      <w:del w:id="19" w:author="Asus oke" w:date="2024-10-22T19:35:00Z" w16du:dateUtc="2024-10-22T12:35:00Z">
        <w:r w:rsidDel="00426C2A">
          <w:rPr>
            <w:rFonts w:ascii="Times New Roman" w:hAnsi="Times New Roman"/>
            <w:bCs/>
          </w:rPr>
          <w:delText xml:space="preserve">Creswell (2012) proposed six data analysis processes, and thematic analysis was used to analyze the data. </w:delText>
        </w:r>
        <w:commentRangeEnd w:id="18"/>
        <w:r w:rsidDel="00426C2A">
          <w:rPr>
            <w:rStyle w:val="CommentReference"/>
            <w:rFonts w:ascii="Times New Roman" w:eastAsia="Times New Roman" w:hAnsi="Times New Roman"/>
            <w:lang w:val="en-US"/>
          </w:rPr>
          <w:commentReference w:id="18"/>
        </w:r>
      </w:del>
      <w:del w:id="20" w:author="Asus oke" w:date="2024-10-22T19:42:00Z" w16du:dateUtc="2024-10-22T12:42:00Z">
        <w:r w:rsidDel="00426C2A">
          <w:rPr>
            <w:rFonts w:ascii="Times New Roman" w:hAnsi="Times New Roman"/>
            <w:bCs/>
          </w:rPr>
          <w:delText>T</w:delText>
        </w:r>
      </w:del>
      <w:del w:id="21" w:author="Asus oke" w:date="2024-10-22T19:44:00Z" w16du:dateUtc="2024-10-22T12:44:00Z">
        <w:r w:rsidDel="00426C2A">
          <w:rPr>
            <w:rFonts w:ascii="Times New Roman" w:hAnsi="Times New Roman"/>
            <w:bCs/>
          </w:rPr>
          <w:delText xml:space="preserve">he </w:delText>
        </w:r>
      </w:del>
      <w:r>
        <w:rPr>
          <w:rFonts w:ascii="Times New Roman" w:hAnsi="Times New Roman"/>
          <w:bCs/>
        </w:rPr>
        <w:t>results showed that there were some problems in teachers' teaching of listening comprehension at MA Patra Mandiri Plaju Palembang, which were divided into (a) students’ psychological factors (motivation, anxiety, and interest), (b) students’ background knowledge, (c) the attitude of students, (d) students’ lack of vocabulary, (e)teaching aids and media, (f) the material, (g) method of teaching listening, (h) fast speed of speech, (i) limited time.</w:t>
      </w:r>
    </w:p>
    <w:p w14:paraId="7C768102" w14:textId="4B51BEE7" w:rsidR="003D0D76" w:rsidRDefault="00000000" w:rsidP="00C93742">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del w:id="22" w:author="Asus oke" w:date="2024-10-22T19:58:00Z" w16du:dateUtc="2024-10-22T12:58:00Z">
        <w:r w:rsidDel="00C93742">
          <w:rPr>
            <w:rFonts w:ascii="Times New Roman" w:hAnsi="Times New Roman"/>
            <w:i/>
          </w:rPr>
          <w:delText xml:space="preserve"> </w:delText>
        </w:r>
      </w:del>
      <w:ins w:id="23" w:author="Asus oke" w:date="2024-10-22T19:58:00Z" w16du:dateUtc="2024-10-22T12:58:00Z">
        <w:r w:rsidR="00C93742">
          <w:rPr>
            <w:rFonts w:ascii="Times New Roman" w:hAnsi="Times New Roman"/>
            <w:i/>
          </w:rPr>
          <w:t xml:space="preserve"> </w:t>
        </w:r>
      </w:ins>
      <w:del w:id="24" w:author="Asus oke" w:date="2024-10-22T19:58:00Z" w16du:dateUtc="2024-10-22T12:58:00Z">
        <w:r w:rsidDel="00C93742">
          <w:rPr>
            <w:rFonts w:ascii="Times New Roman" w:hAnsi="Times New Roman"/>
            <w:i/>
          </w:rPr>
          <w:delText xml:space="preserve"> </w:delText>
        </w:r>
      </w:del>
      <w:ins w:id="25" w:author="Asus oke" w:date="2024-10-22T19:58:00Z" w16du:dateUtc="2024-10-22T12:58:00Z">
        <w:r w:rsidR="00C93742">
          <w:rPr>
            <w:rFonts w:ascii="Times New Roman" w:hAnsi="Times New Roman"/>
            <w:i/>
          </w:rPr>
          <w:t>listening comprehension, problems in teaching</w:t>
        </w:r>
      </w:ins>
      <w:ins w:id="26" w:author="Asus oke" w:date="2024-10-22T19:59:00Z" w16du:dateUtc="2024-10-22T12:59:00Z">
        <w:r w:rsidR="00C93742">
          <w:rPr>
            <w:rFonts w:ascii="Times New Roman" w:hAnsi="Times New Roman"/>
            <w:i/>
          </w:rPr>
          <w:t xml:space="preserve">, </w:t>
        </w:r>
      </w:ins>
      <w:ins w:id="27" w:author="Asus oke" w:date="2024-10-22T19:58:00Z" w16du:dateUtc="2024-10-22T12:58:00Z">
        <w:r w:rsidR="00C93742">
          <w:rPr>
            <w:rFonts w:ascii="Times New Roman" w:hAnsi="Times New Roman"/>
            <w:i/>
          </w:rPr>
          <w:t xml:space="preserve">teaching listening, </w:t>
        </w:r>
      </w:ins>
      <w:commentRangeStart w:id="28"/>
      <w:del w:id="29" w:author="Asus oke" w:date="2024-10-22T19:56:00Z" w16du:dateUtc="2024-10-22T12:56:00Z">
        <w:r w:rsidDel="00C93742">
          <w:rPr>
            <w:rFonts w:ascii="Times New Roman" w:hAnsi="Times New Roman"/>
            <w:i/>
          </w:rPr>
          <w:delText xml:space="preserve">problems in teaching, </w:delText>
        </w:r>
      </w:del>
      <w:del w:id="30" w:author="Asus oke" w:date="2024-10-22T19:58:00Z" w16du:dateUtc="2024-10-22T12:58:00Z">
        <w:r w:rsidDel="00C93742">
          <w:rPr>
            <w:rFonts w:ascii="Times New Roman" w:hAnsi="Times New Roman"/>
            <w:i/>
          </w:rPr>
          <w:delText>listening comprehension</w:delText>
        </w:r>
      </w:del>
      <w:del w:id="31" w:author="Asus oke" w:date="2024-10-22T19:56:00Z" w16du:dateUtc="2024-10-22T12:56:00Z">
        <w:r w:rsidDel="00C93742">
          <w:rPr>
            <w:rFonts w:ascii="Times New Roman" w:hAnsi="Times New Roman"/>
            <w:i/>
          </w:rPr>
          <w:delText xml:space="preserve">  </w:delText>
        </w:r>
        <w:commentRangeEnd w:id="28"/>
        <w:r w:rsidDel="00C93742">
          <w:rPr>
            <w:rStyle w:val="CommentReference"/>
            <w:rFonts w:ascii="Times New Roman" w:eastAsia="Times New Roman" w:hAnsi="Times New Roman"/>
            <w:lang w:val="en-US"/>
          </w:rPr>
          <w:commentReference w:id="28"/>
        </w:r>
      </w:del>
    </w:p>
    <w:p w14:paraId="5F80EB2B" w14:textId="77777777" w:rsidR="003D0D76" w:rsidRDefault="003D0D76">
      <w:pPr>
        <w:contextualSpacing/>
        <w:rPr>
          <w:rFonts w:ascii="Times New Roman" w:hAnsi="Times New Roman"/>
          <w:color w:val="FF0000"/>
        </w:rPr>
      </w:pPr>
    </w:p>
    <w:p w14:paraId="6FCAA9C8" w14:textId="77777777" w:rsidR="003D0D76" w:rsidRDefault="00000000">
      <w:pPr>
        <w:contextualSpacing/>
        <w:rPr>
          <w:rFonts w:ascii="Times New Roman" w:hAnsi="Times New Roman"/>
          <w:color w:val="FF0000"/>
        </w:rPr>
      </w:pPr>
      <w:r>
        <w:rPr>
          <w:noProof/>
          <w:lang w:eastAsia="id-ID"/>
        </w:rPr>
        <mc:AlternateContent>
          <mc:Choice Requires="wpg">
            <w:drawing>
              <wp:anchor distT="0" distB="0" distL="114300" distR="114300" simplePos="0" relativeHeight="251660288" behindDoc="0" locked="0" layoutInCell="1" allowOverlap="1" wp14:anchorId="7943B38A" wp14:editId="354B9DA9">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330FD9" id="Group 11" o:spid="_x0000_s1026" style="position:absolute;margin-left:0;margin-top:8.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CE063B4" w14:textId="77777777" w:rsidR="003D0D76" w:rsidRDefault="003D0D76">
      <w:pPr>
        <w:rPr>
          <w:rFonts w:ascii="Times New Roman" w:hAnsi="Times New Roman"/>
          <w:b/>
          <w:sz w:val="24"/>
          <w:szCs w:val="24"/>
        </w:rPr>
      </w:pPr>
    </w:p>
    <w:p w14:paraId="575DC895" w14:textId="77777777" w:rsidR="003D0D76" w:rsidRDefault="00000000">
      <w:pPr>
        <w:contextualSpacing/>
        <w:jc w:val="center"/>
        <w:rPr>
          <w:rFonts w:ascii="Times New Roman" w:hAnsi="Times New Roman"/>
          <w:b/>
          <w:sz w:val="28"/>
          <w:szCs w:val="28"/>
        </w:rPr>
      </w:pPr>
      <w:r>
        <w:rPr>
          <w:rFonts w:ascii="Times New Roman" w:hAnsi="Times New Roman"/>
          <w:b/>
          <w:sz w:val="24"/>
          <w:szCs w:val="24"/>
        </w:rPr>
        <w:t>PERMASALAHAN GURU DALAM MENGAJARKAN PEMAHAMAN MENDENGARKAN DI MA PATRA MANDIRI PLAJU PALEMBANG</w:t>
      </w:r>
    </w:p>
    <w:p w14:paraId="43E4CDF3" w14:textId="4F73AA6C" w:rsidR="003D0D76" w:rsidRPr="00C93742" w:rsidRDefault="00000000" w:rsidP="00C93742">
      <w:pPr>
        <w:tabs>
          <w:tab w:val="left" w:pos="8647"/>
        </w:tabs>
        <w:spacing w:before="240"/>
        <w:ind w:left="540" w:right="429"/>
        <w:jc w:val="both"/>
        <w:rPr>
          <w:rFonts w:ascii="Times New Roman" w:hAnsi="Times New Roman"/>
          <w:bCs/>
          <w:rPrChange w:id="32" w:author="Asus oke" w:date="2024-10-22T19:58:00Z" w16du:dateUtc="2024-10-22T12:58:00Z">
            <w:rPr>
              <w:rFonts w:ascii="Times New Roman" w:hAnsi="Times New Roman"/>
            </w:rPr>
          </w:rPrChange>
        </w:rPr>
      </w:pPr>
      <w:r>
        <w:rPr>
          <w:rFonts w:ascii="Times New Roman" w:hAnsi="Times New Roman"/>
          <w:b/>
        </w:rPr>
        <w:t>ABSTRAK:</w:t>
      </w:r>
      <w:del w:id="33" w:author="Asus oke" w:date="2024-10-22T19:57:00Z" w16du:dateUtc="2024-10-22T12:57:00Z">
        <w:r w:rsidDel="00C93742">
          <w:rPr>
            <w:rFonts w:ascii="Times New Roman" w:hAnsi="Times New Roman"/>
            <w:b/>
          </w:rPr>
          <w:delText xml:space="preserve"> </w:delText>
        </w:r>
      </w:del>
      <w:ins w:id="34" w:author="Asus oke" w:date="2024-10-22T19:57:00Z" w16du:dateUtc="2024-10-22T12:57:00Z">
        <w:r w:rsidR="00C93742">
          <w:rPr>
            <w:rFonts w:ascii="Times New Roman" w:hAnsi="Times New Roman"/>
            <w:b/>
          </w:rPr>
          <w:t xml:space="preserve"> </w:t>
        </w:r>
      </w:ins>
      <w:ins w:id="35" w:author="Asus oke" w:date="2024-10-22T19:57:00Z">
        <w:r w:rsidR="00C93742" w:rsidRPr="00C93742">
          <w:rPr>
            <w:rFonts w:ascii="Times New Roman" w:hAnsi="Times New Roman"/>
            <w:bCs/>
            <w:rPrChange w:id="36" w:author="Asus oke" w:date="2024-10-22T19:58:00Z" w16du:dateUtc="2024-10-22T12:58:00Z">
              <w:rPr>
                <w:rFonts w:ascii="Times New Roman" w:hAnsi="Times New Roman"/>
                <w:b/>
              </w:rPr>
            </w:rPrChange>
          </w:rPr>
          <w:t xml:space="preserve">Dari keempat keterampilan bahasa Inggris, mendengarkan adalah keterampilan yang paling penting untuk diajarkan, dan proses ini tidak dapat dihindari oleh semua guru yang mengajar bahasa Inggris. Namun, beberapa guru masih memiliki masalah dalam mengajarkan pemahaman mendengarkan kepada siswa. Penelitian ini bertujuan untuk mengetahui permasalahan guru dalam mengajarkan pemahaman mendengarkan di MA Patra Mandiri Plaju Palembang. Dua peserta dipilih untuk penelitian ini. Peneliti menggunakan teknik pengambilan sampel yang bertujuan dengan pendekatan pengajaran pengambilan sampel homogen untuk memilih peserta. Desain penelitian ini adalah penelitian kualitatif berupa studi kasus. Penelitian ini dilakukan di MA Patra Mandiri Plaju Palembang; Peneliti memanfaatkan wawancara satu lawan satu melalui pertanyaan terbuka untuk mengumpulkan data tentang masalah dalam mengajarkan pemahaman mendengarkan dengan mengikuti pedoman wawancara. Data dianalisis dengan menggunakan proses analisis tematik. Hasil penelitian menunjukkan bahwa terdapat beberapa permasalahan dalam pengajaran pemahaman mendengarkan guru di MA Patra Mandiri Plaju Palembang, yang dibagi menjadi (a) faktor psikologis siswa (motivasi, kecemasan, dan minat), (b) latar belakang pengetahuan siswa, (c) sikap siswa, (d) </w:t>
        </w:r>
        <w:r w:rsidR="00C93742" w:rsidRPr="00C93742">
          <w:rPr>
            <w:rFonts w:ascii="Times New Roman" w:hAnsi="Times New Roman"/>
            <w:bCs/>
            <w:rPrChange w:id="37" w:author="Asus oke" w:date="2024-10-22T19:58:00Z" w16du:dateUtc="2024-10-22T12:58:00Z">
              <w:rPr>
                <w:rFonts w:ascii="Times New Roman" w:hAnsi="Times New Roman"/>
                <w:b/>
              </w:rPr>
            </w:rPrChange>
          </w:rPr>
          <w:lastRenderedPageBreak/>
          <w:t>kurangnya kosakata siswa, (e) alat peraga dan media, (f) materi, (g) metode pengajaran mendengarkan, (h) kecepatan bicara yang cepat, (i) waktu terbatas.</w:t>
        </w:r>
        <w:r w:rsidR="00C93742" w:rsidRPr="00C93742" w:rsidDel="00C93742">
          <w:rPr>
            <w:rFonts w:ascii="Times New Roman" w:hAnsi="Times New Roman"/>
            <w:bCs/>
            <w:rPrChange w:id="38" w:author="Asus oke" w:date="2024-10-22T19:58:00Z" w16du:dateUtc="2024-10-22T12:58:00Z">
              <w:rPr>
                <w:rFonts w:ascii="Times New Roman" w:hAnsi="Times New Roman"/>
                <w:b/>
              </w:rPr>
            </w:rPrChange>
          </w:rPr>
          <w:t xml:space="preserve"> </w:t>
        </w:r>
      </w:ins>
      <w:del w:id="39" w:author="Asus oke" w:date="2024-10-22T19:57:00Z" w16du:dateUtc="2024-10-22T12:57:00Z">
        <w:r w:rsidRPr="00C93742" w:rsidDel="00C93742">
          <w:rPr>
            <w:rFonts w:ascii="Times New Roman" w:hAnsi="Times New Roman"/>
            <w:bCs/>
            <w:rPrChange w:id="40" w:author="Asus oke" w:date="2024-10-22T19:58:00Z" w16du:dateUtc="2024-10-22T12:58:00Z">
              <w:rPr>
                <w:rFonts w:ascii="Times New Roman" w:hAnsi="Times New Roman"/>
              </w:rPr>
            </w:rPrChange>
          </w:rPr>
          <w:delText>Dari keempat keterampilan bahasa Inggris, mendengarkan adalah keterampilan yang paling penting untuk diajarkan, dan proses ini tidak dapat dihindari oleh semua guru yang mengajar bahasa Inggris. Penelitian ini bertujuan untuk menemukan masalah guru dalam mengajar pemahaman mendengarkan di MA Patra Mandiri Plaju Palembang. Peneliti menggunakan teknik pengambilan sampel yang disengaja untuk memilih partisipan. Desain penelitian ini adalah penelitian kualitatif dalam bentuk studi kasus. Penelitian ini dilakukan di MA Patra Mandiri Plaju Palembang, peneliti menggunakan wawancara tatap muka melalui pertanyaan terbuka untuk mengumpulkan data tentang masalah dalam pengajaran pemahaman menyimak dengan mengikuti aspek-aspek yang telah disiapkan dalam pedoman wawancara. Creswell (2012) mengusulkan enam proses analisis data, dan analisis tematik digunakan untuk menganalisis data. Hasil penelitian menunjukkan bahwa ada beberapa masalah dalam pengajaran menyimak pemahaman guru di MA Patra Mandiri Plaju Palembang, yang dibagi menjadi (a) faktor psikologis siswa (motivasi, kecemasan dan minat), (b) latar belakang pengetahuan siswa, (c) sikap siswa, (d) kurangnya kosakata siswa, (e) alat peraga dan media, (f) materi, (g) metode pengajaran menyimak, (h) kecepatan berbicara, (i) waktu yang terbatas.</w:delText>
        </w:r>
      </w:del>
    </w:p>
    <w:p w14:paraId="2B385CEE" w14:textId="577E4A67" w:rsidR="00000000" w:rsidRDefault="00000000">
      <w:pPr>
        <w:tabs>
          <w:tab w:val="left" w:pos="8647"/>
        </w:tabs>
        <w:spacing w:before="240"/>
        <w:ind w:left="540" w:right="429"/>
        <w:rPr>
          <w:rFonts w:ascii="Times New Roman" w:hAnsi="Times New Roman"/>
          <w:i/>
          <w:rPrChange w:id="41" w:author="Asus oke" w:date="2024-10-22T19:59:00Z" w16du:dateUtc="2024-10-22T12:59:00Z">
            <w:rPr>
              <w:rFonts w:ascii="Times New Roman" w:hAnsi="Times New Roman"/>
            </w:rPr>
          </w:rPrChange>
        </w:rPr>
        <w:sectPr w:rsidR="00000000">
          <w:headerReference w:type="default" r:id="rId13"/>
          <w:footerReference w:type="default" r:id="rId14"/>
          <w:type w:val="nextColumn"/>
          <w:pgSz w:w="11907" w:h="16840"/>
          <w:pgMar w:top="1701" w:right="1701" w:bottom="1701" w:left="1701" w:header="720" w:footer="720" w:gutter="0"/>
          <w:cols w:space="708"/>
          <w:docGrid w:linePitch="299"/>
        </w:sectPr>
        <w:pPrChange w:id="42" w:author="Asus oke" w:date="2024-10-22T20:00:00Z" w16du:dateUtc="2024-10-22T13:00:00Z">
          <w:pPr>
            <w:tabs>
              <w:tab w:val="left" w:pos="8647"/>
            </w:tabs>
            <w:spacing w:before="240"/>
            <w:ind w:right="429" w:firstLine="540"/>
          </w:pPr>
        </w:pPrChange>
      </w:pPr>
      <w:r>
        <w:rPr>
          <w:noProof/>
          <w:lang w:eastAsia="id-ID"/>
        </w:rPr>
        <mc:AlternateContent>
          <mc:Choice Requires="wpg">
            <w:drawing>
              <wp:anchor distT="0" distB="0" distL="114300" distR="114300" simplePos="0" relativeHeight="251659264" behindDoc="0" locked="0" layoutInCell="1" allowOverlap="1" wp14:anchorId="30EC1EDB" wp14:editId="6483CCC8">
                <wp:simplePos x="0" y="0"/>
                <wp:positionH relativeFrom="margin">
                  <wp:posOffset>37465</wp:posOffset>
                </wp:positionH>
                <wp:positionV relativeFrom="paragraph">
                  <wp:posOffset>699770</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556DAD5" id="Group 1" o:spid="_x0000_s1026" style="position:absolute;margin-left:2.95pt;margin-top:55.1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ins w:id="43" w:author="Asus oke" w:date="2024-10-22T20:00:00Z" w16du:dateUtc="2024-10-22T13:00:00Z">
        <w:r w:rsidR="00C93742">
          <w:rPr>
            <w:rFonts w:ascii="Times New Roman" w:hAnsi="Times New Roman"/>
            <w:i/>
          </w:rPr>
          <w:t>pemahaman mendengarkan, masalah dalam meng</w:t>
        </w:r>
      </w:ins>
      <w:ins w:id="44" w:author="Asus oke" w:date="2024-10-22T20:01:00Z" w16du:dateUtc="2024-10-22T13:01:00Z">
        <w:r w:rsidR="00C93742">
          <w:rPr>
            <w:rFonts w:ascii="Times New Roman" w:hAnsi="Times New Roman"/>
            <w:i/>
          </w:rPr>
          <w:t>a</w:t>
        </w:r>
      </w:ins>
      <w:ins w:id="45" w:author="Asus oke" w:date="2024-10-22T20:00:00Z" w16du:dateUtc="2024-10-22T13:00:00Z">
        <w:r w:rsidR="00C93742">
          <w:rPr>
            <w:rFonts w:ascii="Times New Roman" w:hAnsi="Times New Roman"/>
            <w:i/>
          </w:rPr>
          <w:t>j</w:t>
        </w:r>
      </w:ins>
      <w:ins w:id="46" w:author="Asus oke" w:date="2024-10-22T20:01:00Z" w16du:dateUtc="2024-10-22T13:01:00Z">
        <w:r w:rsidR="00C93742">
          <w:rPr>
            <w:rFonts w:ascii="Times New Roman" w:hAnsi="Times New Roman"/>
            <w:i/>
          </w:rPr>
          <w:t>a</w:t>
        </w:r>
      </w:ins>
      <w:ins w:id="47" w:author="Asus oke" w:date="2024-10-22T20:00:00Z" w16du:dateUtc="2024-10-22T13:00:00Z">
        <w:r w:rsidR="00C93742">
          <w:rPr>
            <w:rFonts w:ascii="Times New Roman" w:hAnsi="Times New Roman"/>
            <w:i/>
          </w:rPr>
          <w:t>r, mengajar mendengarkan</w:t>
        </w:r>
      </w:ins>
      <w:ins w:id="48" w:author="Asus oke" w:date="2024-10-22T19:59:00Z">
        <w:r w:rsidR="00C93742" w:rsidRPr="00C93742" w:rsidDel="00C93742">
          <w:rPr>
            <w:rFonts w:ascii="Times New Roman" w:hAnsi="Times New Roman"/>
            <w:i/>
          </w:rPr>
          <w:t xml:space="preserve"> </w:t>
        </w:r>
      </w:ins>
      <w:del w:id="49" w:author="Asus oke" w:date="2024-10-22T19:59:00Z" w16du:dateUtc="2024-10-22T12:59:00Z">
        <w:r w:rsidDel="00C93742">
          <w:rPr>
            <w:rFonts w:ascii="Times New Roman" w:hAnsi="Times New Roman"/>
            <w:i/>
          </w:rPr>
          <w:delText>masalah dalam pengajaran, pemahaman mendengarkan</w:delText>
        </w:r>
      </w:del>
    </w:p>
    <w:p w14:paraId="2C51D51A" w14:textId="77777777" w:rsidR="003D0D76"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A691A97" w14:textId="77777777" w:rsidR="003D0D76" w:rsidRDefault="00000000">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L</w:t>
      </w:r>
    </w:p>
    <w:p w14:paraId="0D2DEC06" w14:textId="38BBA3ED" w:rsidR="003D0D76" w:rsidDel="009D0EC5" w:rsidRDefault="00426C2A" w:rsidP="009D0EC5">
      <w:pPr>
        <w:pStyle w:val="E-JOURNALBody"/>
        <w:ind w:firstLine="0"/>
        <w:contextualSpacing/>
        <w:rPr>
          <w:del w:id="50" w:author="Asus oke" w:date="2024-10-24T19:47:00Z" w16du:dateUtc="2024-10-24T12:47:00Z"/>
          <w:sz w:val="24"/>
          <w:lang w:val="en-US" w:eastAsia="id-ID"/>
        </w:rPr>
      </w:pPr>
      <w:ins w:id="51" w:author="Asus oke" w:date="2024-10-22T19:40:00Z" w16du:dateUtc="2024-10-22T12:40:00Z">
        <w:r w:rsidRPr="00ED4A14">
          <w:t>istening skill</w:t>
        </w:r>
        <w:r>
          <w:t>, along with reading, writing, and speaking skill, are important in acquiring the English language</w:t>
        </w:r>
        <w:r w:rsidDel="00426C2A">
          <w:rPr>
            <w:sz w:val="24"/>
            <w:lang w:eastAsia="id-ID"/>
          </w:rPr>
          <w:t xml:space="preserve"> </w:t>
        </w:r>
      </w:ins>
      <w:del w:id="52" w:author="Asus oke" w:date="2024-10-22T19:40:00Z" w16du:dateUtc="2024-10-22T12:40:00Z">
        <w:r w:rsidDel="00426C2A">
          <w:rPr>
            <w:sz w:val="24"/>
            <w:lang w:eastAsia="id-ID"/>
          </w:rPr>
          <w:delText>istening is</w:delText>
        </w:r>
      </w:del>
      <w:del w:id="53" w:author="Asus oke" w:date="2024-10-22T19:38:00Z" w16du:dateUtc="2024-10-22T12:38:00Z">
        <w:r w:rsidDel="00426C2A">
          <w:rPr>
            <w:sz w:val="24"/>
            <w:lang w:eastAsia="id-ID"/>
          </w:rPr>
          <w:delText xml:space="preserve"> the most </w:delText>
        </w:r>
      </w:del>
      <w:del w:id="54" w:author="Asus oke" w:date="2024-10-22T19:40:00Z" w16du:dateUtc="2024-10-22T12:40:00Z">
        <w:r w:rsidDel="00426C2A">
          <w:rPr>
            <w:sz w:val="24"/>
            <w:lang w:eastAsia="id-ID"/>
          </w:rPr>
          <w:delText>important ability among the four English skills</w:delText>
        </w:r>
      </w:del>
      <w:r>
        <w:rPr>
          <w:sz w:val="24"/>
          <w:lang w:eastAsia="id-ID"/>
        </w:rPr>
        <w:t xml:space="preserve">. </w:t>
      </w:r>
      <w:r>
        <w:rPr>
          <w:sz w:val="24"/>
          <w:lang w:val="en-US" w:eastAsia="id-ID"/>
        </w:rPr>
        <w:fldChar w:fldCharType="begin" w:fldLock="1"/>
      </w:r>
      <w:r>
        <w:rPr>
          <w:sz w:val="24"/>
          <w:lang w:val="en-US" w:eastAsia="id-ID"/>
        </w:rPr>
        <w:instrText>ADDIN CSL_CITATION {"citationItems":[{"id":"ITEM-1","itemData":{"author":[{"dropping-particle":"","family":"Iskandar","given":"Dedi","non-dropping-particle":"","parse-names":false,"suffix":""},{"dropping-particle":"","family":"Erlina","given":"Dian","non-dropping-particle":"","parse-names":false,"suffix":""},{"dropping-particle":"","family":"Amrina","given":"Rizqy Dwi","non-dropping-particle":"","parse-names":false,"suffix":""}],"id":"ITEM-1","issued":{"date-parts":[["2022"]]},"number-of-pages":"83-93","publisher":"UIN Raden Fatah Palembang","title":"Teaching Listening: An Investigation of Teacher's Problems in EFL Classroom at SMA Bina Nusa Betung","type":"thesis","volume":"1"},"uris":["http://www.mendeley.com/documents/?uuid=ad46bbc0-3322-4785-b3e6-b0e6694b30fc"]}],"mendeley":{"formattedCitation":"(Iskandar et al., 2022)","manualFormatting":"Iskandar et al. (2022)","plainTextFormattedCitation":"(Iskandar et al., 2022)","previouslyFormattedCitation":"(Iskandar et al., 2022)"},"properties":{"noteIndex":0},"schema":"https://github.com/citation-style-language/schema/raw/master/csl-citation.json"}</w:instrText>
      </w:r>
      <w:r>
        <w:rPr>
          <w:sz w:val="24"/>
          <w:lang w:val="en-US" w:eastAsia="id-ID"/>
        </w:rPr>
        <w:fldChar w:fldCharType="separate"/>
      </w:r>
      <w:r>
        <w:rPr>
          <w:sz w:val="24"/>
          <w:lang w:val="en-US" w:eastAsia="id-ID"/>
        </w:rPr>
        <w:t>Iskandar et al. (2022)</w:t>
      </w:r>
      <w:r>
        <w:rPr>
          <w:sz w:val="24"/>
          <w:lang w:eastAsia="id-ID"/>
        </w:rPr>
        <w:fldChar w:fldCharType="end"/>
      </w:r>
      <w:r>
        <w:rPr>
          <w:sz w:val="24"/>
          <w:lang w:val="en-US" w:eastAsia="id-ID"/>
        </w:rPr>
        <w:t xml:space="preserve"> define</w:t>
      </w:r>
      <w:r>
        <w:rPr>
          <w:sz w:val="24"/>
          <w:lang w:eastAsia="id-ID"/>
        </w:rPr>
        <w:t>d</w:t>
      </w:r>
      <w:r>
        <w:rPr>
          <w:sz w:val="24"/>
          <w:lang w:val="en-US" w:eastAsia="id-ID"/>
        </w:rPr>
        <w:t xml:space="preserve"> listening as a very beneficial ability to be mastered in learning</w:t>
      </w:r>
      <w:r>
        <w:rPr>
          <w:sz w:val="24"/>
          <w:lang w:eastAsia="id-ID"/>
        </w:rPr>
        <w:t xml:space="preserve"> </w:t>
      </w:r>
      <w:r>
        <w:rPr>
          <w:sz w:val="24"/>
          <w:lang w:val="en-US" w:eastAsia="id-ID"/>
        </w:rPr>
        <w:t xml:space="preserve">a foreign language. </w:t>
      </w:r>
      <w:r>
        <w:rPr>
          <w:sz w:val="24"/>
          <w:lang w:val="en-US" w:eastAsia="id-ID"/>
        </w:rPr>
        <w:fldChar w:fldCharType="begin" w:fldLock="1"/>
      </w:r>
      <w:r>
        <w:rPr>
          <w:sz w:val="24"/>
          <w:lang w:val="en-US" w:eastAsia="id-ID"/>
        </w:rPr>
        <w:instrText>ADDIN CSL_CITATION {"citationItems":[{"id":"ITEM-1","itemData":{"abstract":"… keterampilan menyimak siswa kelas XI di … Tindakan Kelas). PTK ini bertujuan untuk memperbaiki kualitas pengajaran guru dan pencapaian belajar Bahasa Inggris siswa di dalam kelas…","author":[{"dropping-particle":"","family":"Poerwanti","given":"Mila","non-dropping-particle":"","parse-names":false,"suffix":""},{"dropping-particle":"","family":"Marhum","given":"Mochtar","non-dropping-particle":"","parse-names":false,"suffix":""},{"dropping-particle":"","family":"Kamaruddin","given":"Abd","non-dropping-particle":"","parse-names":false,"suffix":""}],"container-title":"e-Jurnal Bahasantodea","id":"ITEM-1","issue":"2","issued":{"date-parts":[["2016"]]},"page":"107-115","title":"Improving Listening Skill of Grade Eleven Students At Madrasah Aliyah Negeri ( MAN ) 1 Palu Through Dictogloss Technique","type":"article-journal","volume":"4"},"uris":["http://www.mendeley.com/documents/?uuid=563ff0b5-f99f-4f4e-b263-f38341c13b49"]}],"mendeley":{"formattedCitation":"(Poerwanti et al., 2016)","manualFormatting":"Poerwanti et al. (2016)","plainTextFormattedCitation":"(Poerwanti et al., 2016)","previouslyFormattedCitation":"(Poerwanti et al., 2016)"},"properties":{"noteIndex":0},"schema":"https://github.com/citation-style-language/schema/raw/master/csl-citation.json"}</w:instrText>
      </w:r>
      <w:r>
        <w:rPr>
          <w:sz w:val="24"/>
          <w:lang w:val="en-US" w:eastAsia="id-ID"/>
        </w:rPr>
        <w:fldChar w:fldCharType="separate"/>
      </w:r>
      <w:r>
        <w:rPr>
          <w:sz w:val="24"/>
          <w:lang w:val="en-US" w:eastAsia="id-ID"/>
        </w:rPr>
        <w:t>Poerwanti et al. (2016)</w:t>
      </w:r>
      <w:r>
        <w:rPr>
          <w:sz w:val="24"/>
          <w:lang w:eastAsia="id-ID"/>
        </w:rPr>
        <w:fldChar w:fldCharType="end"/>
      </w:r>
      <w:r>
        <w:rPr>
          <w:sz w:val="24"/>
          <w:lang w:val="en-US" w:eastAsia="id-ID"/>
        </w:rPr>
        <w:t xml:space="preserve"> argue</w:t>
      </w:r>
      <w:r>
        <w:rPr>
          <w:sz w:val="24"/>
          <w:lang w:eastAsia="id-ID"/>
        </w:rPr>
        <w:t>d</w:t>
      </w:r>
      <w:r>
        <w:rPr>
          <w:sz w:val="24"/>
          <w:lang w:val="en-US" w:eastAsia="id-ID"/>
        </w:rPr>
        <w:t xml:space="preserve"> that English listening proficiency is crucial for students as it is the foundation for their speaking, reading, and writing skills. </w:t>
      </w:r>
      <w:r>
        <w:rPr>
          <w:sz w:val="24"/>
          <w:lang w:eastAsia="id-ID"/>
        </w:rPr>
        <w:t>Iskandar et al.</w:t>
      </w:r>
      <w:r>
        <w:rPr>
          <w:sz w:val="24"/>
          <w:lang w:val="en-US" w:eastAsia="id-ID"/>
        </w:rPr>
        <w:t xml:space="preserve"> (20</w:t>
      </w:r>
      <w:r>
        <w:rPr>
          <w:sz w:val="24"/>
          <w:lang w:eastAsia="id-ID"/>
        </w:rPr>
        <w:t>22</w:t>
      </w:r>
      <w:r>
        <w:rPr>
          <w:sz w:val="24"/>
          <w:lang w:val="en-US" w:eastAsia="id-ID"/>
        </w:rPr>
        <w:t>) claimed that listening is a crucial skill that allows students to absorb information and knowledge from speakers by focusing full attention</w:t>
      </w:r>
      <w:r>
        <w:rPr>
          <w:sz w:val="24"/>
          <w:lang w:eastAsia="id-ID"/>
        </w:rPr>
        <w:t xml:space="preserve">. </w:t>
      </w:r>
      <w:r>
        <w:rPr>
          <w:sz w:val="24"/>
          <w:lang w:val="en-US" w:eastAsia="id-ID"/>
        </w:rPr>
        <w:t xml:space="preserve">After that, </w:t>
      </w:r>
      <w:r>
        <w:rPr>
          <w:sz w:val="24"/>
          <w:lang w:val="en-US" w:eastAsia="id-ID"/>
        </w:rPr>
        <w:fldChar w:fldCharType="begin" w:fldLock="1"/>
      </w:r>
      <w:r>
        <w:rPr>
          <w:sz w:val="24"/>
          <w:lang w:val="en-US" w:eastAsia="id-ID"/>
        </w:rPr>
        <w:instrText>ADDIN CSL_CITATION {"citationItems":[{"id":"ITEM-1","itemData":{"abstract":"… tool of communication and it is confirmed as a connection of … but also listening that is the way to understand and feel how the … already entered to every field of the society. It has become a …","author":[{"dropping-particle":"","family":"Seyedeh Masoumeh Ahmadi","given":"","non-dropping-particle":"","parse-names":false,"suffix":""}],"container-title":"International Journal of Research in English Education ","id":"ITEM-1","issue":"1","issued":{"date-parts":[["2016"]]},"page":"7-10","title":"The Importance of Listening Comprehension in Language Learning","type":"article-journal","volume":"1"},"uris":["http://www.mendeley.com/documents/?uuid=4e02551a-a6e2-4c20-8653-0a2ea384c1e1"]}],"mendeley":{"formattedCitation":"(Seyedeh Masoumeh Ahmadi, 2016)","manualFormatting":" Ahmadi (2016)","plainTextFormattedCitation":"(Seyedeh Masoumeh Ahmadi, 2016)"},"properties":{"noteIndex":0},"schema":"https://github.com/citation-style-language/schema/raw/master/csl-citation.json"}</w:instrText>
      </w:r>
      <w:r>
        <w:rPr>
          <w:sz w:val="24"/>
          <w:lang w:val="en-US" w:eastAsia="id-ID"/>
        </w:rPr>
        <w:fldChar w:fldCharType="separate"/>
      </w:r>
      <w:r>
        <w:rPr>
          <w:sz w:val="24"/>
          <w:lang w:val="en-US" w:eastAsia="id-ID"/>
        </w:rPr>
        <w:t xml:space="preserve"> Ahmadi (2016)</w:t>
      </w:r>
      <w:r>
        <w:rPr>
          <w:sz w:val="24"/>
          <w:lang w:eastAsia="id-ID"/>
        </w:rPr>
        <w:fldChar w:fldCharType="end"/>
      </w:r>
      <w:r>
        <w:rPr>
          <w:sz w:val="24"/>
          <w:lang w:val="en-US" w:eastAsia="id-ID"/>
        </w:rPr>
        <w:t xml:space="preserve"> found that comprehension of spoken language is essential in acquiring and applying second languages. This ability is required for effective communication activities in the classroom.</w:t>
      </w:r>
      <w:r>
        <w:rPr>
          <w:sz w:val="24"/>
          <w:lang w:eastAsia="id-ID"/>
        </w:rPr>
        <w:t xml:space="preserve"> It can be concluded that</w:t>
      </w:r>
      <w:r>
        <w:rPr>
          <w:sz w:val="24"/>
          <w:lang w:val="en-US" w:eastAsia="id-ID"/>
        </w:rPr>
        <w:t xml:space="preserve"> it enables students to absorb information and comprehend spoken language for effective second language acquisition. Among the four language abilities in English (listening, speaking, reading, and writing), listening is one of the most difficult to master; referred to Gilakjani and Sabouri (2016), listening through a complicated process involves taking in what is being said, adding meaning to it, exhibiting it, negotiating it with the speaker, responding, and generating meaning through involvement, imagination, and empathy. Moreover, Arjulayana (2018) also stated what makes listening difficult is the ability to recognize distinct sounds, comprehend vocabulary and grammar, identify stress and intention, alongside remember and interpret this information within the immediate and wider sociocultural context of what is being said are all skills that listeners learn. Based on this explanation, it can be concluded that listening comprehension is an ability that is quite difficult to master because it has to go through a complicated process.</w:t>
      </w:r>
    </w:p>
    <w:p w14:paraId="2151BB10" w14:textId="77777777" w:rsidR="009D0EC5" w:rsidRDefault="009D0EC5">
      <w:pPr>
        <w:pStyle w:val="E-JOURNALBody"/>
        <w:ind w:firstLine="0"/>
        <w:contextualSpacing/>
        <w:rPr>
          <w:ins w:id="55" w:author="Asus oke" w:date="2024-10-24T19:47:00Z" w16du:dateUtc="2024-10-24T12:47:00Z"/>
          <w:sz w:val="24"/>
          <w:lang w:val="en-US" w:eastAsia="id-ID"/>
        </w:rPr>
      </w:pPr>
    </w:p>
    <w:p w14:paraId="35C45B80" w14:textId="39423E23" w:rsidR="003D0D76" w:rsidRPr="00383DB7" w:rsidRDefault="009D0EC5" w:rsidP="009410B7">
      <w:pPr>
        <w:pStyle w:val="E-JOURNALBody"/>
        <w:ind w:firstLine="720"/>
        <w:contextualSpacing/>
        <w:rPr>
          <w:ins w:id="56" w:author="Asus oke" w:date="2024-10-22T20:02:00Z" w16du:dateUtc="2024-10-22T13:02:00Z"/>
          <w:sz w:val="24"/>
          <w:lang w:val="en-US" w:eastAsia="id-ID"/>
        </w:rPr>
      </w:pPr>
      <w:ins w:id="57" w:author="Asus oke" w:date="2024-10-24T19:47:00Z" w16du:dateUtc="2024-10-24T12:47:00Z">
        <w:r w:rsidRPr="00F867FA">
          <w:rPr>
            <w:sz w:val="24"/>
            <w:lang w:eastAsia="id-ID"/>
          </w:rPr>
          <w:t>Listening should be comprehended. O</w:t>
        </w:r>
      </w:ins>
      <w:commentRangeStart w:id="58"/>
      <w:del w:id="59" w:author="Asus oke" w:date="2024-10-24T19:47:00Z" w16du:dateUtc="2024-10-24T12:47:00Z">
        <w:r w:rsidR="00000000" w:rsidRPr="00F867FA" w:rsidDel="009D0EC5">
          <w:rPr>
            <w:sz w:val="24"/>
            <w:lang w:eastAsia="id-ID"/>
          </w:rPr>
          <w:delText xml:space="preserve">Listening should be </w:delText>
        </w:r>
        <w:r w:rsidR="00000000" w:rsidRPr="00F867FA" w:rsidDel="009D0EC5">
          <w:rPr>
            <w:sz w:val="24"/>
            <w:lang w:val="en-US" w:eastAsia="id-ID"/>
          </w:rPr>
          <w:delText>comprehended</w:delText>
        </w:r>
        <w:commentRangeEnd w:id="58"/>
        <w:r w:rsidR="00000000" w:rsidRPr="00F867FA" w:rsidDel="009D0EC5">
          <w:rPr>
            <w:rStyle w:val="CommentReference"/>
            <w:sz w:val="24"/>
            <w:szCs w:val="24"/>
            <w:lang w:val="en-US"/>
            <w:rPrChange w:id="60" w:author="Asus oke" w:date="2024-10-24T20:39:00Z" w16du:dateUtc="2024-10-24T13:39:00Z">
              <w:rPr>
                <w:rStyle w:val="CommentReference"/>
                <w:lang w:val="en-US"/>
              </w:rPr>
            </w:rPrChange>
          </w:rPr>
          <w:commentReference w:id="58"/>
        </w:r>
        <w:r w:rsidR="00000000" w:rsidRPr="00F867FA" w:rsidDel="009D0EC5">
          <w:rPr>
            <w:sz w:val="24"/>
            <w:lang w:val="en-US" w:eastAsia="id-ID"/>
          </w:rPr>
          <w:delText>.</w:delText>
        </w:r>
      </w:del>
      <w:ins w:id="61" w:author="Asus oke" w:date="2024-10-24T19:47:00Z">
        <w:r w:rsidRPr="00F867FA">
          <w:rPr>
            <w:sz w:val="24"/>
            <w:lang w:val="en-US"/>
            <w:rPrChange w:id="62" w:author="Asus oke" w:date="2024-10-24T20:39:00Z" w16du:dateUtc="2024-10-24T13:39:00Z">
              <w:rPr>
                <w:lang w:val="en-US"/>
              </w:rPr>
            </w:rPrChange>
          </w:rPr>
          <w:t>nce listening, understanding is also obtained</w:t>
        </w:r>
      </w:ins>
      <w:ins w:id="63" w:author="Asus oke" w:date="2024-10-24T20:40:00Z" w16du:dateUtc="2024-10-24T13:40:00Z">
        <w:r w:rsidR="00F867FA">
          <w:rPr>
            <w:sz w:val="24"/>
            <w:lang w:val="en-US"/>
          </w:rPr>
          <w:t>. Listening</w:t>
        </w:r>
      </w:ins>
      <w:ins w:id="64" w:author="Asus oke" w:date="2024-10-24T19:47:00Z">
        <w:r w:rsidRPr="00F867FA">
          <w:rPr>
            <w:sz w:val="24"/>
            <w:lang w:val="en-US"/>
            <w:rPrChange w:id="65" w:author="Asus oke" w:date="2024-10-24T20:39:00Z" w16du:dateUtc="2024-10-24T13:39:00Z">
              <w:rPr>
                <w:lang w:val="en-US"/>
              </w:rPr>
            </w:rPrChange>
          </w:rPr>
          <w:t xml:space="preserve"> comprehension is not only listening but also understanding what is heard. </w:t>
        </w:r>
      </w:ins>
      <w:del w:id="66" w:author="Asus oke" w:date="2024-10-24T19:47:00Z" w16du:dateUtc="2024-10-24T12:47:00Z">
        <w:r w:rsidR="00000000" w:rsidRPr="00F867FA" w:rsidDel="009D0EC5">
          <w:rPr>
            <w:sz w:val="24"/>
            <w:lang w:val="en-US" w:eastAsia="id-ID"/>
          </w:rPr>
          <w:delText xml:space="preserve"> </w:delText>
        </w:r>
      </w:del>
      <w:r w:rsidR="00000000" w:rsidRPr="00F867FA">
        <w:rPr>
          <w:sz w:val="24"/>
          <w:lang w:val="en-US" w:eastAsia="id-ID"/>
        </w:rPr>
        <w:t>According to Nadig (2013), listening comprehension refers to the many step</w:t>
      </w:r>
      <w:ins w:id="67" w:author="Asus oke" w:date="2024-10-22T20:03:00Z" w16du:dateUtc="2024-10-22T13:03:00Z">
        <w:r w:rsidR="00C93742" w:rsidRPr="00F867FA">
          <w:rPr>
            <w:sz w:val="24"/>
            <w:lang w:val="en-US" w:eastAsia="id-ID"/>
            <w:rPrChange w:id="68" w:author="Asus oke" w:date="2024-10-24T20:39:00Z" w16du:dateUtc="2024-10-24T13:39:00Z">
              <w:rPr>
                <w:strike/>
                <w:sz w:val="24"/>
                <w:lang w:val="en-US" w:eastAsia="id-ID"/>
              </w:rPr>
            </w:rPrChange>
          </w:rPr>
          <w:t xml:space="preserve">s </w:t>
        </w:r>
      </w:ins>
      <w:del w:id="69" w:author="Asus oke" w:date="2024-10-22T20:03:00Z" w16du:dateUtc="2024-10-22T13:03:00Z">
        <w:r w:rsidR="00000000" w:rsidRPr="00F867FA" w:rsidDel="00C93742">
          <w:rPr>
            <w:sz w:val="24"/>
            <w:lang w:val="en-US" w:eastAsia="id-ID"/>
          </w:rPr>
          <w:delText xml:space="preserve">s </w:delText>
        </w:r>
        <w:commentRangeStart w:id="70"/>
        <w:commentRangeStart w:id="71"/>
        <w:r w:rsidR="00000000" w:rsidRPr="00F867FA" w:rsidDel="00C93742">
          <w:rPr>
            <w:sz w:val="24"/>
            <w:lang w:val="en-US" w:eastAsia="id-ID"/>
          </w:rPr>
          <w:delText>used</w:delText>
        </w:r>
        <w:commentRangeEnd w:id="70"/>
        <w:r w:rsidR="00000000" w:rsidRPr="00F867FA" w:rsidDel="00C93742">
          <w:rPr>
            <w:rStyle w:val="CommentReference"/>
            <w:sz w:val="24"/>
            <w:szCs w:val="24"/>
            <w:lang w:val="en-US"/>
            <w:rPrChange w:id="72" w:author="Asus oke" w:date="2024-10-24T20:39:00Z" w16du:dateUtc="2024-10-24T13:39:00Z">
              <w:rPr>
                <w:rStyle w:val="CommentReference"/>
                <w:lang w:val="en-US"/>
              </w:rPr>
            </w:rPrChange>
          </w:rPr>
          <w:commentReference w:id="70"/>
        </w:r>
        <w:r w:rsidR="00000000" w:rsidRPr="00F867FA" w:rsidDel="00C93742">
          <w:rPr>
            <w:sz w:val="24"/>
            <w:lang w:val="en-US" w:eastAsia="id-ID"/>
          </w:rPr>
          <w:delText xml:space="preserve"> </w:delText>
        </w:r>
      </w:del>
      <w:commentRangeEnd w:id="71"/>
      <w:r w:rsidR="00000000" w:rsidRPr="00F867FA">
        <w:rPr>
          <w:rStyle w:val="CommentReference"/>
          <w:sz w:val="24"/>
          <w:szCs w:val="24"/>
          <w:lang w:val="en-US"/>
          <w:rPrChange w:id="73" w:author="Asus oke" w:date="2024-10-24T20:39:00Z" w16du:dateUtc="2024-10-24T13:39:00Z">
            <w:rPr>
              <w:rStyle w:val="CommentReference"/>
              <w:lang w:val="en-US"/>
            </w:rPr>
          </w:rPrChange>
        </w:rPr>
        <w:commentReference w:id="71"/>
      </w:r>
      <w:r w:rsidR="00000000" w:rsidRPr="00F867FA">
        <w:rPr>
          <w:sz w:val="24"/>
          <w:lang w:val="en-US" w:eastAsia="id-ID"/>
        </w:rPr>
        <w:t xml:space="preserve">to comprehend and make sense of spoken language. These include </w:t>
      </w:r>
      <w:del w:id="74" w:author="Author" w:date="2024-10-19T13:11:00Z">
        <w:r w:rsidR="00000000" w:rsidRPr="00F867FA">
          <w:rPr>
            <w:sz w:val="24"/>
            <w:lang w:val="en-US" w:eastAsia="id-ID"/>
          </w:rPr>
          <w:delText>being aware</w:delText>
        </w:r>
      </w:del>
      <w:ins w:id="75" w:author="Author" w:date="2024-10-19T13:11:00Z">
        <w:r w:rsidR="00000000" w:rsidRPr="00F867FA">
          <w:rPr>
            <w:sz w:val="24"/>
            <w:lang w:val="en-US" w:eastAsia="id-ID"/>
            <w:rPrChange w:id="76" w:author="Asus oke" w:date="2024-10-24T20:39:00Z" w16du:dateUtc="2024-10-24T13:39:00Z">
              <w:rPr>
                <w:strike/>
                <w:sz w:val="24"/>
                <w:lang w:val="en-US" w:eastAsia="id-ID"/>
              </w:rPr>
            </w:rPrChange>
          </w:rPr>
          <w:t>awareness</w:t>
        </w:r>
      </w:ins>
      <w:r w:rsidR="00000000" w:rsidRPr="00F867FA">
        <w:rPr>
          <w:sz w:val="24"/>
          <w:lang w:val="en-US" w:eastAsia="id-ID"/>
        </w:rPr>
        <w:t xml:space="preserve"> of speech sounds, determining the significance of specific words, and understanding sentence syntax. Furthermore, according to Ham</w:t>
      </w:r>
      <w:r w:rsidR="00000000">
        <w:rPr>
          <w:sz w:val="24"/>
          <w:lang w:val="en-US" w:eastAsia="id-ID"/>
        </w:rPr>
        <w:t xml:space="preserve">ouda (2013), listening comprehension is the ability to repeat the text after </w:t>
      </w:r>
      <w:del w:id="77" w:author="Author" w:date="2024-10-20T14:01:00Z">
        <w:r w:rsidR="00000000">
          <w:rPr>
            <w:sz w:val="24"/>
            <w:lang w:val="en-US" w:eastAsia="id-ID"/>
          </w:rPr>
          <w:delText xml:space="preserve">having heard </w:delText>
        </w:r>
      </w:del>
      <w:ins w:id="78" w:author="Author" w:date="2024-10-20T14:01:00Z">
        <w:r w:rsidR="00000000">
          <w:rPr>
            <w:sz w:val="24"/>
            <w:lang w:val="en-US" w:eastAsia="id-ID"/>
          </w:rPr>
          <w:t xml:space="preserve">hearing </w:t>
        </w:r>
      </w:ins>
      <w:r w:rsidR="00000000">
        <w:rPr>
          <w:sz w:val="24"/>
          <w:lang w:val="en-US" w:eastAsia="id-ID"/>
        </w:rPr>
        <w:t xml:space="preserve">it, even when the listener may only repeat the sounds without truly understanding what they are saying. It means that the one listening must comprehend what the speaker is saying to </w:t>
      </w:r>
      <w:r w:rsidR="00000000">
        <w:rPr>
          <w:sz w:val="24"/>
          <w:lang w:eastAsia="id-ID"/>
        </w:rPr>
        <w:t>th</w:t>
      </w:r>
      <w:r w:rsidR="00000000">
        <w:rPr>
          <w:sz w:val="24"/>
          <w:lang w:val="en-US" w:eastAsia="id-ID"/>
        </w:rPr>
        <w:t>em.</w:t>
      </w:r>
      <w:ins w:id="79" w:author="Asus oke" w:date="2024-10-24T19:48:00Z" w16du:dateUtc="2024-10-24T12:48:00Z">
        <w:r>
          <w:rPr>
            <w:sz w:val="24"/>
            <w:lang w:val="en-US" w:eastAsia="id-ID"/>
          </w:rPr>
          <w:t xml:space="preserve"> </w:t>
        </w:r>
      </w:ins>
      <w:del w:id="80" w:author="Asus oke" w:date="2024-10-24T19:48:00Z" w16du:dateUtc="2024-10-24T12:48:00Z">
        <w:r w:rsidR="00000000" w:rsidDel="009D0EC5">
          <w:rPr>
            <w:sz w:val="24"/>
            <w:lang w:eastAsia="id-ID"/>
          </w:rPr>
          <w:delText xml:space="preserve"> </w:delText>
        </w:r>
        <w:r w:rsidR="00000000" w:rsidDel="009D0EC5">
          <w:rPr>
            <w:sz w:val="24"/>
            <w:lang w:val="en-US" w:eastAsia="id-ID"/>
          </w:rPr>
          <w:delText xml:space="preserve">  </w:delText>
        </w:r>
      </w:del>
      <w:ins w:id="81" w:author="Asus oke" w:date="2024-10-24T20:39:00Z" w16du:dateUtc="2024-10-24T13:39:00Z">
        <w:r w:rsidR="00F867FA">
          <w:rPr>
            <w:sz w:val="24"/>
            <w:lang w:val="en-US" w:eastAsia="id-ID"/>
          </w:rPr>
          <w:t>Listening comprehension may be considered a linguistic and primary skill among the four language skills</w:t>
        </w:r>
      </w:ins>
      <w:ins w:id="82" w:author="Asus oke" w:date="2024-10-24T20:41:00Z" w16du:dateUtc="2024-10-24T13:41:00Z">
        <w:r w:rsidR="00F867FA" w:rsidRPr="00F867FA">
          <w:rPr>
            <w:sz w:val="24"/>
            <w:lang w:val="en-US"/>
          </w:rPr>
          <w:t xml:space="preserve"> </w:t>
        </w:r>
      </w:ins>
      <w:ins w:id="83" w:author="Asus oke" w:date="2024-10-24T20:41:00Z">
        <w:r w:rsidR="00F867FA" w:rsidRPr="00F867FA">
          <w:rPr>
            <w:sz w:val="24"/>
            <w:lang w:val="en-US" w:eastAsia="id-ID"/>
          </w:rPr>
          <w:t>According to Rost (2011), if learners do not develop the listening abilities required to absorb the information at the appropriate level, they will miss the opportunity to learn a language. Hamouda (2013) also mentioned that listening abilities in a foreign language are essential for receiving language information while learning a language.</w:t>
        </w:r>
      </w:ins>
      <w:ins w:id="84" w:author="Asus oke" w:date="2024-10-24T20:41:00Z" w16du:dateUtc="2024-10-24T13:41:00Z">
        <w:r w:rsidR="00F867FA">
          <w:rPr>
            <w:sz w:val="24"/>
            <w:lang w:val="en-US" w:eastAsia="id-ID"/>
          </w:rPr>
          <w:t xml:space="preserve"> </w:t>
        </w:r>
      </w:ins>
      <w:ins w:id="85" w:author="Asus oke" w:date="2024-10-24T20:20:00Z" w16du:dateUtc="2024-10-24T13:20:00Z">
        <w:r w:rsidR="00D47B20">
          <w:rPr>
            <w:sz w:val="24"/>
            <w:lang w:val="en-US" w:eastAsia="id-ID"/>
          </w:rPr>
          <w:t>T</w:t>
        </w:r>
      </w:ins>
      <w:commentRangeStart w:id="86"/>
      <w:del w:id="87" w:author="Asus oke" w:date="2024-10-24T20:18:00Z" w16du:dateUtc="2024-10-24T13:18:00Z">
        <w:r w:rsidR="00000000" w:rsidDel="00D47B20">
          <w:rPr>
            <w:sz w:val="24"/>
            <w:lang w:val="en-US" w:eastAsia="id-ID"/>
          </w:rPr>
          <w:delText>Of the four skills in the language, listening comprehension may be considered linguistic and primary skills.</w:delText>
        </w:r>
      </w:del>
      <w:del w:id="88" w:author="Asus oke" w:date="2024-10-24T20:17:00Z" w16du:dateUtc="2024-10-24T13:17:00Z">
        <w:r w:rsidR="00000000" w:rsidDel="00D47B20">
          <w:rPr>
            <w:sz w:val="24"/>
            <w:lang w:val="en-US" w:eastAsia="id-ID"/>
          </w:rPr>
          <w:delText xml:space="preserve"> </w:delText>
        </w:r>
        <w:commentRangeEnd w:id="86"/>
        <w:r w:rsidR="00000000" w:rsidDel="00D47B20">
          <w:rPr>
            <w:rStyle w:val="CommentReference"/>
            <w:lang w:val="en-US"/>
          </w:rPr>
          <w:commentReference w:id="86"/>
        </w:r>
      </w:del>
      <w:del w:id="89" w:author="Asus oke" w:date="2024-10-24T20:20:00Z" w16du:dateUtc="2024-10-24T13:20:00Z">
        <w:r w:rsidR="00000000" w:rsidDel="00D47B20">
          <w:rPr>
            <w:sz w:val="24"/>
            <w:lang w:val="en-US" w:eastAsia="id-ID"/>
          </w:rPr>
          <w:delText>T</w:delText>
        </w:r>
      </w:del>
      <w:r w:rsidR="00000000">
        <w:rPr>
          <w:sz w:val="24"/>
          <w:lang w:val="en-US" w:eastAsia="id-ID"/>
        </w:rPr>
        <w:t xml:space="preserve">hus, introducing listening is the first step in teaching English as a foreign language. It is </w:t>
      </w:r>
      <w:del w:id="90" w:author="Author" w:date="2024-10-20T13:55:00Z">
        <w:r w:rsidR="00000000">
          <w:rPr>
            <w:sz w:val="24"/>
            <w:lang w:val="en-US" w:eastAsia="id-ID"/>
          </w:rPr>
          <w:delText xml:space="preserve">one of the </w:delText>
        </w:r>
      </w:del>
      <w:r w:rsidR="00000000">
        <w:rPr>
          <w:sz w:val="24"/>
          <w:lang w:val="en-US" w:eastAsia="id-ID"/>
        </w:rPr>
        <w:t>fundamental</w:t>
      </w:r>
      <w:del w:id="91" w:author="Author" w:date="2024-10-20T13:55:00Z">
        <w:r w:rsidR="00000000">
          <w:rPr>
            <w:sz w:val="24"/>
            <w:lang w:val="en-US" w:eastAsia="id-ID"/>
          </w:rPr>
          <w:delText>s</w:delText>
        </w:r>
      </w:del>
      <w:r w:rsidR="00000000">
        <w:rPr>
          <w:sz w:val="24"/>
          <w:lang w:val="en-US" w:eastAsia="id-ID"/>
        </w:rPr>
        <w:t xml:space="preserve"> for developing good communication skills. Furthermore, listening is the first ability a child learns, allowing them to start building relationships with others </w:t>
      </w:r>
      <w:r w:rsidR="00000000">
        <w:rPr>
          <w:sz w:val="24"/>
          <w:lang w:val="en-US" w:eastAsia="id-ID"/>
        </w:rPr>
        <w:fldChar w:fldCharType="begin" w:fldLock="1"/>
      </w:r>
      <w:r w:rsidR="00000000">
        <w:rPr>
          <w:sz w:val="24"/>
          <w:lang w:val="en-US" w:eastAsia="id-ID"/>
        </w:rPr>
        <w:instrText>ADDIN CSL_CITATION {"citationItems":[{"id":"ITEM-1","itemData":{"DOI":"10.5539/elt.v10n5p167","ISSN":"1916-4742","abstract":"This study is aimed at investigating the difficulties that English teachers encountered while teaching listening comprehension and their attitudes towards the subjectin Karak schools.To achieve the objectives of the study, the researcher used two instruments: a teacher’s questionnaire and informal interviews. In order to answer the questions of the study:1) What are the difficulties that teachers encounter while teaching listening comprehension?2) What are the teachers’ attitudes towards English listening comprehension?A questionnaire was designed to explore the difficulties that teachers encountered in teaching listening comprehension. Another convenience sample was used with informal interviews. It consisted of seven teachers of English and they answered three questions.The results revealed regarding the questionnaire covered three domains. Ratios ranged between low for problems related to teacher’s proficiency with a mean up to2.81, and medium for problems related to teaching environment with mean up to 3.32 and availability of sources and teaching aids with a mean up to 3.04.","author":[{"dropping-particle":"","family":"Alrawashdeh","given":"Ayah Isam","non-dropping-particle":"","parse-names":false,"suffix":""},{"dropping-particle":"","family":"Al-zayed","given":"Norma Nawaf","non-dropping-particle":"","parse-names":false,"suffix":""}],"container-title":"English Language Teaching","id":"ITEM-1","issue":"5","issued":{"date-parts":[["2017"]]},"page":"167","title":"Difficulties That English Teachers Encounter while Teaching Listening Comprehension and Their Attitudes towards Them","type":"article-journal","volume":"10"},"uris":["http://www.mendeley.com/documents/?uuid=8eaef490-4f21-40d2-9288-960c83b0b725"]}],"mendeley":{"formattedCitation":"(Alrawashdeh &amp; Al-zayed, 2017)","plainTextFormattedCitation":"(Alrawashdeh &amp; Al-zayed, 2017)","previouslyFormattedCitation":"(Alrawashdeh &amp; Al-zayed, 2017)"},"properties":{"noteIndex":0},"schema":"https://github.com/citation-style-language/schema/raw/master/csl-citation.json"}</w:instrText>
      </w:r>
      <w:r w:rsidR="00000000">
        <w:rPr>
          <w:sz w:val="24"/>
          <w:lang w:val="en-US" w:eastAsia="id-ID"/>
        </w:rPr>
        <w:fldChar w:fldCharType="separate"/>
      </w:r>
      <w:r w:rsidR="00000000">
        <w:rPr>
          <w:sz w:val="24"/>
          <w:lang w:val="en-US" w:eastAsia="id-ID"/>
        </w:rPr>
        <w:t>(Alrawashdeh &amp; Al-zayed, 2017)</w:t>
      </w:r>
      <w:r w:rsidR="00000000">
        <w:rPr>
          <w:sz w:val="24"/>
          <w:lang w:val="en-US" w:eastAsia="id-ID"/>
        </w:rPr>
        <w:fldChar w:fldCharType="end"/>
      </w:r>
      <w:del w:id="92" w:author="Asus oke" w:date="2024-10-24T20:30:00Z" w16du:dateUtc="2024-10-24T13:30:00Z">
        <w:r w:rsidR="00000000" w:rsidDel="00383DB7">
          <w:rPr>
            <w:sz w:val="24"/>
            <w:lang w:val="en-US" w:eastAsia="id-ID"/>
          </w:rPr>
          <w:delText xml:space="preserve">. </w:delText>
        </w:r>
        <w:commentRangeStart w:id="93"/>
        <w:r w:rsidR="00000000" w:rsidDel="00383DB7">
          <w:rPr>
            <w:sz w:val="24"/>
            <w:lang w:val="en-US" w:eastAsia="id-ID"/>
          </w:rPr>
          <w:delText xml:space="preserve">The development of students' listening abilities is seen to be </w:delText>
        </w:r>
      </w:del>
      <w:ins w:id="94" w:author="Author" w:date="2024-10-20T13:55:00Z">
        <w:del w:id="95" w:author="Asus oke" w:date="2024-10-24T20:30:00Z" w16du:dateUtc="2024-10-24T13:30:00Z">
          <w:r w:rsidR="00000000" w:rsidDel="00383DB7">
            <w:rPr>
              <w:sz w:val="24"/>
              <w:lang w:val="en-US" w:eastAsia="id-ID"/>
            </w:rPr>
            <w:delText>viewed to be</w:delText>
          </w:r>
        </w:del>
      </w:ins>
      <w:ins w:id="96" w:author="Author" w:date="2024-10-20T13:56:00Z">
        <w:del w:id="97" w:author="Asus oke" w:date="2024-10-24T20:30:00Z" w16du:dateUtc="2024-10-24T13:30:00Z">
          <w:r w:rsidR="00000000" w:rsidDel="00383DB7">
            <w:rPr>
              <w:sz w:val="24"/>
              <w:lang w:val="en-US" w:eastAsia="id-ID"/>
            </w:rPr>
            <w:delText xml:space="preserve"> </w:delText>
          </w:r>
        </w:del>
      </w:ins>
      <w:del w:id="98" w:author="Asus oke" w:date="2024-10-24T20:30:00Z" w16du:dateUtc="2024-10-24T13:30:00Z">
        <w:r w:rsidR="00000000" w:rsidDel="00383DB7">
          <w:rPr>
            <w:sz w:val="24"/>
            <w:lang w:val="en-US" w:eastAsia="id-ID"/>
          </w:rPr>
          <w:delText>particularly crucial for improving their academic performance,</w:delText>
        </w:r>
      </w:del>
      <w:del w:id="99" w:author="Asus oke" w:date="2024-10-24T20:31:00Z" w16du:dateUtc="2024-10-24T13:31:00Z">
        <w:r w:rsidR="00000000" w:rsidDel="00383DB7">
          <w:rPr>
            <w:sz w:val="24"/>
            <w:lang w:val="en-US" w:eastAsia="id-ID"/>
          </w:rPr>
          <w:delText xml:space="preserve"> </w:delText>
        </w:r>
        <w:commentRangeEnd w:id="93"/>
        <w:r w:rsidR="00000000" w:rsidDel="00383DB7">
          <w:rPr>
            <w:rStyle w:val="CommentReference"/>
            <w:lang w:val="en-US"/>
          </w:rPr>
          <w:commentReference w:id="93"/>
        </w:r>
        <w:r w:rsidR="00000000" w:rsidDel="00383DB7">
          <w:rPr>
            <w:sz w:val="24"/>
            <w:lang w:val="en-US" w:eastAsia="id-ID"/>
          </w:rPr>
          <w:delText>thus</w:delText>
        </w:r>
      </w:del>
      <w:ins w:id="100" w:author="Asus oke" w:date="2024-10-24T20:31:00Z" w16du:dateUtc="2024-10-24T13:31:00Z">
        <w:r w:rsidR="00383DB7">
          <w:rPr>
            <w:sz w:val="24"/>
            <w:lang w:val="en-US" w:eastAsia="id-ID"/>
          </w:rPr>
          <w:t xml:space="preserve">. The development </w:t>
        </w:r>
        <w:r w:rsidR="00383DB7">
          <w:rPr>
            <w:sz w:val="24"/>
            <w:lang w:val="en-US" w:eastAsia="id-ID"/>
          </w:rPr>
          <w:t>of students' listening abilities is viewed to be particularly crucial for improving their academic performanc</w:t>
        </w:r>
      </w:ins>
      <w:ins w:id="101" w:author="Asus oke" w:date="2024-10-24T20:54:00Z" w16du:dateUtc="2024-10-24T13:54:00Z">
        <w:r w:rsidR="00D74D6D">
          <w:rPr>
            <w:sz w:val="24"/>
            <w:lang w:val="en-US" w:eastAsia="id-ID"/>
          </w:rPr>
          <w:t>e. Canpolat e</w:t>
        </w:r>
      </w:ins>
      <w:ins w:id="102" w:author="Asus oke" w:date="2024-10-24T20:55:00Z" w16du:dateUtc="2024-10-24T13:55:00Z">
        <w:r w:rsidR="00D74D6D">
          <w:rPr>
            <w:sz w:val="24"/>
            <w:lang w:val="en-US" w:eastAsia="id-ID"/>
          </w:rPr>
          <w:t>t al. (20</w:t>
        </w:r>
      </w:ins>
      <w:ins w:id="103" w:author="Asus oke" w:date="2024-10-24T21:13:00Z" w16du:dateUtc="2024-10-24T14:13:00Z">
        <w:r w:rsidR="005126D3">
          <w:rPr>
            <w:sz w:val="24"/>
            <w:lang w:val="en-US" w:eastAsia="id-ID"/>
          </w:rPr>
          <w:t>15</w:t>
        </w:r>
      </w:ins>
      <w:ins w:id="104" w:author="Asus oke" w:date="2024-10-24T20:55:00Z" w16du:dateUtc="2024-10-24T13:55:00Z">
        <w:r w:rsidR="00D74D6D">
          <w:rPr>
            <w:sz w:val="24"/>
            <w:lang w:val="en-US" w:eastAsia="id-ID"/>
          </w:rPr>
          <w:t xml:space="preserve">) has evidence </w:t>
        </w:r>
      </w:ins>
      <w:ins w:id="105" w:author="Asus oke" w:date="2024-10-24T20:57:00Z" w16du:dateUtc="2024-10-24T13:57:00Z">
        <w:r w:rsidR="00D74D6D">
          <w:rPr>
            <w:sz w:val="24"/>
            <w:lang w:val="en-US" w:eastAsia="id-ID"/>
          </w:rPr>
          <w:t xml:space="preserve">in their research </w:t>
        </w:r>
      </w:ins>
      <w:ins w:id="106" w:author="Asus oke" w:date="2024-10-24T21:10:00Z" w16du:dateUtc="2024-10-24T14:10:00Z">
        <w:r w:rsidR="005126D3" w:rsidRPr="005126D3">
          <w:rPr>
            <w:sz w:val="24"/>
            <w:lang w:val="en-US" w:eastAsia="id-ID"/>
          </w:rPr>
          <w:t xml:space="preserve">that students who develop their listening skills more actively can help </w:t>
        </w:r>
      </w:ins>
      <w:ins w:id="107" w:author="Asus oke" w:date="2024-10-24T21:11:00Z" w16du:dateUtc="2024-10-24T14:11:00Z">
        <w:r w:rsidR="005126D3">
          <w:rPr>
            <w:sz w:val="24"/>
            <w:lang w:val="en-US" w:eastAsia="id-ID"/>
          </w:rPr>
          <w:t>them</w:t>
        </w:r>
      </w:ins>
      <w:ins w:id="108" w:author="Asus oke" w:date="2024-10-24T21:10:00Z" w16du:dateUtc="2024-10-24T14:10:00Z">
        <w:r w:rsidR="005126D3" w:rsidRPr="005126D3">
          <w:rPr>
            <w:sz w:val="24"/>
            <w:lang w:val="en-US" w:eastAsia="id-ID"/>
          </w:rPr>
          <w:t xml:space="preserve"> develop social skills in an open and active learning environment. </w:t>
        </w:r>
      </w:ins>
      <w:ins w:id="109" w:author="Asus oke" w:date="2024-10-24T21:11:00Z" w16du:dateUtc="2024-10-24T14:11:00Z">
        <w:r w:rsidR="005126D3">
          <w:rPr>
            <w:sz w:val="24"/>
            <w:lang w:val="en-US" w:eastAsia="id-ID"/>
          </w:rPr>
          <w:t>Students can be more emotionally developed and think better by focusing on skill development, not just information</w:t>
        </w:r>
      </w:ins>
      <w:ins w:id="110" w:author="Asus oke" w:date="2024-10-24T21:10:00Z" w16du:dateUtc="2024-10-24T14:10:00Z">
        <w:r w:rsidR="005126D3" w:rsidRPr="005126D3">
          <w:rPr>
            <w:sz w:val="24"/>
            <w:lang w:val="en-US" w:eastAsia="id-ID"/>
          </w:rPr>
          <w:t xml:space="preserve">. In addition, Coskun </w:t>
        </w:r>
      </w:ins>
      <w:ins w:id="111" w:author="Asus oke" w:date="2024-10-24T21:40:00Z" w16du:dateUtc="2024-10-24T14:40:00Z">
        <w:r w:rsidR="009410B7">
          <w:rPr>
            <w:sz w:val="24"/>
            <w:lang w:val="en-US" w:eastAsia="id-ID"/>
          </w:rPr>
          <w:t>&amp;</w:t>
        </w:r>
      </w:ins>
      <w:ins w:id="112" w:author="Asus oke" w:date="2024-10-24T21:10:00Z" w16du:dateUtc="2024-10-24T14:10:00Z">
        <w:r w:rsidR="005126D3" w:rsidRPr="005126D3">
          <w:rPr>
            <w:sz w:val="24"/>
            <w:lang w:val="en-US" w:eastAsia="id-ID"/>
          </w:rPr>
          <w:t xml:space="preserve"> Uzunyol-Köprü (2021) found that every aspect of students' lives affects the development of their listening skills, for this reason </w:t>
        </w:r>
      </w:ins>
      <w:ins w:id="113" w:author="Asus oke" w:date="2024-10-24T21:11:00Z" w16du:dateUtc="2024-10-24T14:11:00Z">
        <w:r w:rsidR="005126D3">
          <w:rPr>
            <w:sz w:val="24"/>
            <w:lang w:val="en-US" w:eastAsia="id-ID"/>
          </w:rPr>
          <w:t>all teachers must get</w:t>
        </w:r>
      </w:ins>
      <w:ins w:id="114" w:author="Asus oke" w:date="2024-10-24T21:10:00Z" w16du:dateUtc="2024-10-24T14:10:00Z">
        <w:r w:rsidR="005126D3" w:rsidRPr="005126D3">
          <w:rPr>
            <w:sz w:val="24"/>
            <w:lang w:val="en-US" w:eastAsia="id-ID"/>
          </w:rPr>
          <w:t xml:space="preserve"> training on teaching listening skills </w:t>
        </w:r>
        <w:r w:rsidR="005126D3" w:rsidRPr="005126D3">
          <w:rPr>
            <w:sz w:val="24"/>
            <w:lang w:val="en-US" w:eastAsia="id-ID"/>
          </w:rPr>
          <w:lastRenderedPageBreak/>
          <w:t xml:space="preserve">because listening skills affect students' abilities in other subjects. </w:t>
        </w:r>
      </w:ins>
      <w:ins w:id="115" w:author="Asus oke" w:date="2024-10-24T20:31:00Z" w16du:dateUtc="2024-10-24T13:31:00Z">
        <w:r w:rsidR="00383DB7">
          <w:rPr>
            <w:sz w:val="24"/>
            <w:lang w:val="en-US" w:eastAsia="id-ID"/>
          </w:rPr>
          <w:t>Thus</w:t>
        </w:r>
      </w:ins>
      <w:ins w:id="116" w:author="Asus oke" w:date="2024-10-24T21:07:00Z" w16du:dateUtc="2024-10-24T14:07:00Z">
        <w:r w:rsidR="005126D3">
          <w:rPr>
            <w:sz w:val="24"/>
            <w:lang w:val="en-US" w:eastAsia="id-ID"/>
          </w:rPr>
          <w:t>,</w:t>
        </w:r>
      </w:ins>
      <w:ins w:id="117" w:author="Asus oke" w:date="2024-10-24T20:31:00Z" w16du:dateUtc="2024-10-24T13:31:00Z">
        <w:r w:rsidR="00383DB7">
          <w:rPr>
            <w:sz w:val="24"/>
            <w:lang w:val="en-US" w:eastAsia="id-ID"/>
          </w:rPr>
          <w:t xml:space="preserve"> </w:t>
        </w:r>
      </w:ins>
      <w:del w:id="118" w:author="Asus oke" w:date="2024-10-24T20:31:00Z" w16du:dateUtc="2024-10-24T13:31:00Z">
        <w:r w:rsidR="00000000" w:rsidDel="00383DB7">
          <w:rPr>
            <w:sz w:val="24"/>
            <w:lang w:val="en-US" w:eastAsia="id-ID"/>
          </w:rPr>
          <w:delText xml:space="preserve"> </w:delText>
        </w:r>
      </w:del>
      <w:r w:rsidR="00000000">
        <w:rPr>
          <w:sz w:val="24"/>
          <w:lang w:val="en-US" w:eastAsia="id-ID"/>
        </w:rPr>
        <w:t xml:space="preserve">teachers should invest in this skill and use it to their advantage. Teachers play a critical role in helping </w:t>
      </w:r>
      <w:r w:rsidR="00000000">
        <w:rPr>
          <w:sz w:val="24"/>
          <w:lang w:eastAsia="id-ID"/>
        </w:rPr>
        <w:t>student</w:t>
      </w:r>
      <w:r w:rsidR="00000000">
        <w:rPr>
          <w:sz w:val="24"/>
          <w:lang w:val="en-US" w:eastAsia="id-ID"/>
        </w:rPr>
        <w:t xml:space="preserve">s learn to listen by improving their listening comprehension. </w:t>
      </w:r>
      <w:bookmarkStart w:id="119" w:name="_Hlk160797764"/>
      <w:ins w:id="120" w:author="Asus oke" w:date="2024-10-24T21:38:00Z">
        <w:r w:rsidR="009410B7" w:rsidRPr="009410B7">
          <w:rPr>
            <w:sz w:val="24"/>
            <w:lang w:val="en-US" w:eastAsia="id-ID"/>
          </w:rPr>
          <w:t xml:space="preserve">Teachers must be committed to creating an appropriate learning environment that promotes effective </w:t>
        </w:r>
      </w:ins>
      <w:ins w:id="121" w:author="Asus oke" w:date="2024-10-24T21:40:00Z" w16du:dateUtc="2024-10-24T14:40:00Z">
        <w:r w:rsidR="009410B7">
          <w:rPr>
            <w:sz w:val="24"/>
            <w:lang w:val="en-US" w:eastAsia="id-ID"/>
          </w:rPr>
          <w:t>student listening practices</w:t>
        </w:r>
      </w:ins>
      <w:ins w:id="122" w:author="Asus oke" w:date="2024-10-24T21:38:00Z" w16du:dateUtc="2024-10-24T14:38:00Z">
        <w:r w:rsidR="009410B7">
          <w:rPr>
            <w:sz w:val="24"/>
            <w:lang w:val="en-US" w:eastAsia="id-ID"/>
          </w:rPr>
          <w:t xml:space="preserve"> (</w:t>
        </w:r>
      </w:ins>
      <w:ins w:id="123" w:author="Asus oke" w:date="2024-10-24T21:39:00Z" w16du:dateUtc="2024-10-24T14:39:00Z">
        <w:r w:rsidR="009410B7">
          <w:rPr>
            <w:sz w:val="24"/>
            <w:lang w:val="en-US" w:eastAsia="id-ID"/>
          </w:rPr>
          <w:t xml:space="preserve">Putra </w:t>
        </w:r>
      </w:ins>
      <w:ins w:id="124" w:author="Asus oke" w:date="2024-10-24T21:40:00Z" w16du:dateUtc="2024-10-24T14:40:00Z">
        <w:r w:rsidR="009410B7">
          <w:rPr>
            <w:sz w:val="24"/>
            <w:lang w:val="en-US" w:eastAsia="id-ID"/>
          </w:rPr>
          <w:t>&amp;</w:t>
        </w:r>
      </w:ins>
      <w:ins w:id="125" w:author="Asus oke" w:date="2024-10-24T21:39:00Z" w16du:dateUtc="2024-10-24T14:39:00Z">
        <w:r w:rsidR="009410B7">
          <w:rPr>
            <w:sz w:val="24"/>
            <w:lang w:val="en-US" w:eastAsia="id-ID"/>
          </w:rPr>
          <w:t xml:space="preserve"> Dianti, 2022)</w:t>
        </w:r>
      </w:ins>
      <w:ins w:id="126" w:author="Asus oke" w:date="2024-10-24T21:38:00Z">
        <w:r w:rsidR="009410B7" w:rsidRPr="009410B7">
          <w:rPr>
            <w:sz w:val="24"/>
            <w:lang w:val="en-US" w:eastAsia="id-ID"/>
          </w:rPr>
          <w:t>.</w:t>
        </w:r>
      </w:ins>
      <w:ins w:id="127" w:author="Asus oke" w:date="2024-10-24T21:39:00Z" w16du:dateUtc="2024-10-24T14:39:00Z">
        <w:r w:rsidR="009410B7">
          <w:rPr>
            <w:sz w:val="24"/>
            <w:lang w:val="en-US" w:eastAsia="id-ID"/>
          </w:rPr>
          <w:t xml:space="preserve"> Furthermore, </w:t>
        </w:r>
      </w:ins>
      <w:r w:rsidR="00000000">
        <w:rPr>
          <w:sz w:val="24"/>
          <w:lang w:val="en-US" w:eastAsia="id-ID"/>
        </w:rPr>
        <w:t>Ernita et al. (2022)</w:t>
      </w:r>
      <w:bookmarkEnd w:id="119"/>
      <w:r w:rsidR="00000000">
        <w:rPr>
          <w:sz w:val="24"/>
          <w:lang w:val="en-US" w:eastAsia="id-ID"/>
        </w:rPr>
        <w:t xml:space="preserve"> stated that the teacher's knowledge of </w:t>
      </w:r>
      <w:del w:id="128" w:author="Author" w:date="2024-10-20T13:58:00Z">
        <w:r w:rsidR="00000000">
          <w:rPr>
            <w:sz w:val="24"/>
            <w:lang w:val="en-US" w:eastAsia="id-ID"/>
          </w:rPr>
          <w:delText xml:space="preserve">their </w:delText>
        </w:r>
      </w:del>
      <w:ins w:id="129" w:author="Author" w:date="2024-10-20T13:58:00Z">
        <w:r w:rsidR="00000000">
          <w:rPr>
            <w:sz w:val="24"/>
            <w:lang w:val="en-US" w:eastAsia="id-ID"/>
          </w:rPr>
          <w:t xml:space="preserve">the </w:t>
        </w:r>
      </w:ins>
      <w:r w:rsidR="00000000">
        <w:rPr>
          <w:sz w:val="24"/>
          <w:lang w:val="en-US" w:eastAsia="id-ID"/>
        </w:rPr>
        <w:t xml:space="preserve">challenges </w:t>
      </w:r>
      <w:del w:id="130" w:author="Author" w:date="2024-10-20T13:58:00Z">
        <w:r w:rsidR="00000000">
          <w:rPr>
            <w:sz w:val="24"/>
            <w:lang w:val="en-US" w:eastAsia="id-ID"/>
          </w:rPr>
          <w:delText xml:space="preserve">with </w:delText>
        </w:r>
      </w:del>
      <w:ins w:id="131" w:author="Author" w:date="2024-10-20T13:58:00Z">
        <w:del w:id="132" w:author="Asus oke" w:date="2024-10-24T20:42:00Z" w16du:dateUtc="2024-10-24T13:42:00Z">
          <w:r w:rsidR="00000000" w:rsidDel="00F867FA">
            <w:rPr>
              <w:sz w:val="24"/>
              <w:lang w:val="en-US" w:eastAsia="id-ID"/>
            </w:rPr>
            <w:delText xml:space="preserve"> </w:delText>
          </w:r>
        </w:del>
        <w:r w:rsidR="00000000">
          <w:rPr>
            <w:sz w:val="24"/>
            <w:lang w:val="en-US" w:eastAsia="id-ID"/>
          </w:rPr>
          <w:t xml:space="preserve">in </w:t>
        </w:r>
      </w:ins>
      <w:r w:rsidR="00000000">
        <w:rPr>
          <w:sz w:val="24"/>
          <w:lang w:val="en-US" w:eastAsia="id-ID"/>
        </w:rPr>
        <w:t xml:space="preserve">teaching listening is crucial. While listening is </w:t>
      </w:r>
      <w:del w:id="133" w:author="Asus oke" w:date="2024-10-24T21:41:00Z" w16du:dateUtc="2024-10-24T14:41:00Z">
        <w:r w:rsidR="00000000" w:rsidDel="009410B7">
          <w:rPr>
            <w:sz w:val="24"/>
            <w:lang w:val="en-US" w:eastAsia="id-ID"/>
          </w:rPr>
          <w:delText>important</w:delText>
        </w:r>
      </w:del>
      <w:ins w:id="134" w:author="Asus oke" w:date="2024-10-24T21:41:00Z" w16du:dateUtc="2024-10-24T14:41:00Z">
        <w:r w:rsidR="009410B7">
          <w:rPr>
            <w:sz w:val="24"/>
            <w:lang w:val="en-US" w:eastAsia="id-ID"/>
          </w:rPr>
          <w:t>necessary</w:t>
        </w:r>
      </w:ins>
      <w:r w:rsidR="00000000">
        <w:rPr>
          <w:sz w:val="24"/>
          <w:lang w:val="en-US" w:eastAsia="id-ID"/>
        </w:rPr>
        <w:t>, the process is often difficult. With the ability to understand listening, we can share knowledge.</w:t>
      </w:r>
      <w:ins w:id="135" w:author="Asus oke" w:date="2024-10-24T21:34:00Z" w16du:dateUtc="2024-10-24T14:34:00Z">
        <w:r w:rsidR="00DE2959">
          <w:rPr>
            <w:sz w:val="24"/>
            <w:lang w:val="en-US" w:eastAsia="id-ID"/>
          </w:rPr>
          <w:t xml:space="preserve"> </w:t>
        </w:r>
        <w:r w:rsidR="009410B7">
          <w:rPr>
            <w:sz w:val="24"/>
            <w:lang w:val="en-US" w:eastAsia="id-ID"/>
          </w:rPr>
          <w:t xml:space="preserve">Anwari </w:t>
        </w:r>
      </w:ins>
      <w:ins w:id="136" w:author="Asus oke" w:date="2024-10-24T21:41:00Z" w16du:dateUtc="2024-10-24T14:41:00Z">
        <w:r w:rsidR="009410B7">
          <w:rPr>
            <w:sz w:val="24"/>
            <w:lang w:val="en-US" w:eastAsia="id-ID"/>
          </w:rPr>
          <w:t xml:space="preserve">and </w:t>
        </w:r>
      </w:ins>
      <w:ins w:id="137" w:author="Asus oke" w:date="2024-10-24T21:34:00Z" w16du:dateUtc="2024-10-24T14:34:00Z">
        <w:r w:rsidR="009410B7">
          <w:rPr>
            <w:sz w:val="24"/>
            <w:lang w:val="en-US" w:eastAsia="id-ID"/>
          </w:rPr>
          <w:t>Angraini (2022) stated that p</w:t>
        </w:r>
      </w:ins>
      <w:ins w:id="138" w:author="Asus oke" w:date="2024-10-24T21:34:00Z">
        <w:r w:rsidR="00DE2959" w:rsidRPr="00DE2959">
          <w:rPr>
            <w:sz w:val="24"/>
            <w:lang w:val="en-US" w:eastAsia="id-ID"/>
          </w:rPr>
          <w:t>oor listening can lead to conflicts due to excessive interruptions, inattention, and a closed mind, causing misinterpretations and miscommunication.</w:t>
        </w:r>
      </w:ins>
      <w:ins w:id="139" w:author="Asus oke" w:date="2024-10-24T21:35:00Z" w16du:dateUtc="2024-10-24T14:35:00Z">
        <w:r w:rsidR="009410B7">
          <w:rPr>
            <w:sz w:val="24"/>
            <w:lang w:val="en-US" w:eastAsia="id-ID"/>
          </w:rPr>
          <w:t xml:space="preserve"> </w:t>
        </w:r>
      </w:ins>
      <w:del w:id="140" w:author="Asus oke" w:date="2024-10-24T21:34:00Z" w16du:dateUtc="2024-10-24T14:34:00Z">
        <w:r w:rsidR="00000000" w:rsidDel="009410B7">
          <w:rPr>
            <w:sz w:val="24"/>
            <w:lang w:val="en-US" w:eastAsia="id-ID"/>
          </w:rPr>
          <w:delText xml:space="preserve"> </w:delText>
        </w:r>
      </w:del>
      <w:del w:id="141" w:author="Asus oke" w:date="2024-10-24T21:35:00Z" w16du:dateUtc="2024-10-24T14:35:00Z">
        <w:r w:rsidR="00000000" w:rsidDel="009410B7">
          <w:rPr>
            <w:sz w:val="24"/>
            <w:lang w:val="en-US" w:eastAsia="id-ID"/>
          </w:rPr>
          <w:delText xml:space="preserve"> </w:delText>
        </w:r>
      </w:del>
      <w:r w:rsidR="00000000">
        <w:rPr>
          <w:sz w:val="24"/>
          <w:lang w:val="en-US" w:eastAsia="id-ID"/>
        </w:rPr>
        <w:t>Therefore, it is crucial to identify and address various issues in the listening process.</w:t>
      </w:r>
      <w:ins w:id="142" w:author="Asus oke" w:date="2024-10-22T20:01:00Z" w16du:dateUtc="2024-10-22T13:01:00Z">
        <w:r w:rsidR="00C93742">
          <w:rPr>
            <w:sz w:val="24"/>
            <w:lang w:val="en-US" w:eastAsia="id-ID"/>
          </w:rPr>
          <w:t xml:space="preserve"> </w:t>
        </w:r>
      </w:ins>
      <w:ins w:id="143" w:author="Author" w:date="2024-10-20T14:02:00Z">
        <w:del w:id="144" w:author="Asus oke" w:date="2024-10-22T20:01:00Z" w16du:dateUtc="2024-10-22T13:01:00Z">
          <w:r w:rsidR="00000000" w:rsidDel="00C93742">
            <w:rPr>
              <w:sz w:val="24"/>
              <w:lang w:val="en-US" w:eastAsia="id-ID"/>
            </w:rPr>
            <w:delText xml:space="preserve"> </w:delText>
          </w:r>
          <w:commentRangeStart w:id="145"/>
          <w:r w:rsidR="00000000" w:rsidDel="00C93742">
            <w:rPr>
              <w:sz w:val="24"/>
              <w:lang w:val="en-US" w:eastAsia="id-ID"/>
            </w:rPr>
            <w:delText>….</w:delText>
          </w:r>
          <w:commentRangeEnd w:id="145"/>
          <w:r w:rsidR="00000000" w:rsidDel="00C93742">
            <w:rPr>
              <w:rStyle w:val="CommentReference"/>
              <w:lang w:val="en-US"/>
            </w:rPr>
            <w:commentReference w:id="145"/>
          </w:r>
        </w:del>
      </w:ins>
    </w:p>
    <w:p w14:paraId="302B04A8" w14:textId="7F88404E" w:rsidR="00C93742" w:rsidRDefault="009410B7" w:rsidP="00464F48">
      <w:pPr>
        <w:pStyle w:val="E-JOURNALBody"/>
        <w:ind w:firstLine="720"/>
        <w:contextualSpacing/>
        <w:rPr>
          <w:ins w:id="146" w:author="Asus oke" w:date="2024-10-22T20:04:00Z" w16du:dateUtc="2024-10-22T13:04:00Z"/>
          <w:sz w:val="24"/>
          <w:lang w:val="en-US" w:eastAsia="id-ID"/>
        </w:rPr>
      </w:pPr>
      <w:ins w:id="147" w:author="Asus oke" w:date="2024-10-24T21:41:00Z" w16du:dateUtc="2024-10-24T14:41:00Z">
        <w:r>
          <w:rPr>
            <w:sz w:val="24"/>
            <w:lang w:val="en-US" w:eastAsia="id-ID"/>
          </w:rPr>
          <w:t>Other researchers have accomplished several previous studies</w:t>
        </w:r>
      </w:ins>
      <w:ins w:id="148" w:author="Asus oke" w:date="2024-10-22T20:04:00Z" w16du:dateUtc="2024-10-22T13:04:00Z">
        <w:r w:rsidR="00C93742">
          <w:rPr>
            <w:sz w:val="24"/>
            <w:lang w:val="en-US" w:eastAsia="id-ID"/>
          </w:rPr>
          <w:t>. The</w:t>
        </w:r>
      </w:ins>
      <w:ins w:id="149" w:author="Asus oke" w:date="2024-10-24T22:13:00Z" w16du:dateUtc="2024-10-24T15:13:00Z">
        <w:r w:rsidR="00464F48">
          <w:rPr>
            <w:sz w:val="24"/>
            <w:lang w:val="en-US" w:eastAsia="id-ID"/>
          </w:rPr>
          <w:t xml:space="preserve"> </w:t>
        </w:r>
        <w:r w:rsidR="00464F48">
          <w:rPr>
            <w:sz w:val="24"/>
            <w:lang w:val="en-US" w:eastAsia="id-ID"/>
          </w:rPr>
          <w:t xml:space="preserve">previous study was conducted by Aldama (2017) in the first grade at MAN 3 Bone during the 2017–2018 academic year. The researcher discovered several problems in teaching listening comprehension to first-graders at MAN 3 BONE based on the study that had been done. The problems were when the study focused on 40 students in a large class, where listening comprehension was taught in 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 The other research </w:t>
        </w:r>
        <w:r w:rsidR="00464F48">
          <w:rPr>
            <w:sz w:val="24"/>
            <w:lang w:eastAsia="id-ID"/>
          </w:rPr>
          <w:t>wa</w:t>
        </w:r>
        <w:r w:rsidR="00464F48">
          <w:rPr>
            <w:sz w:val="24"/>
            <w:lang w:val="en-US" w:eastAsia="id-ID"/>
          </w:rPr>
          <w:t xml:space="preserve">s conducted by Ernita et al. (2022) at SMA Negeri 1 Ketungau Hulu in the academic year 2020/2021. The researchers discovered that teachers met a number of problems when trying to teach listening skills, including finding resources that </w:t>
        </w:r>
        <w:r w:rsidR="00464F48">
          <w:rPr>
            <w:sz w:val="24"/>
            <w:lang w:eastAsia="id-ID"/>
          </w:rPr>
          <w:t>we</w:t>
        </w:r>
        <w:r w:rsidR="00464F48">
          <w:rPr>
            <w:sz w:val="24"/>
            <w:lang w:val="en-US" w:eastAsia="id-ID"/>
          </w:rPr>
          <w:t>re appropriate for the students, finding books or other reading materials to use as teaching aids, and managing the classroom environment to promote learning.</w:t>
        </w:r>
        <w:r w:rsidR="00464F48">
          <w:rPr>
            <w:sz w:val="24"/>
            <w:lang w:eastAsia="id-ID"/>
          </w:rPr>
          <w:t xml:space="preserve"> </w:t>
        </w:r>
        <w:r w:rsidR="00464F48">
          <w:rPr>
            <w:sz w:val="24"/>
            <w:lang w:val="en-US" w:eastAsia="id-ID"/>
          </w:rPr>
          <w:t>According to the documentation above, teachers face numerous problems while trying to teach listening comprehension, including internal and external influences and unique problems that every school has</w:t>
        </w:r>
        <w:r w:rsidR="00464F48">
          <w:rPr>
            <w:sz w:val="24"/>
            <w:lang w:val="en-US" w:eastAsia="id-ID"/>
          </w:rPr>
          <w:t>.</w:t>
        </w:r>
      </w:ins>
    </w:p>
    <w:p w14:paraId="5439E782" w14:textId="02F74D53" w:rsidR="00C93742" w:rsidDel="00C93742" w:rsidRDefault="00C93742" w:rsidP="00C93742">
      <w:pPr>
        <w:pStyle w:val="E-JOURNALBody"/>
        <w:ind w:firstLine="720"/>
        <w:contextualSpacing/>
        <w:rPr>
          <w:del w:id="150" w:author="Asus oke" w:date="2024-10-22T20:04:00Z" w16du:dateUtc="2024-10-22T13:04:00Z"/>
          <w:sz w:val="24"/>
          <w:lang w:val="en-US" w:eastAsia="id-ID"/>
        </w:rPr>
      </w:pPr>
    </w:p>
    <w:p w14:paraId="7440BC30" w14:textId="0F47A295" w:rsidR="003D0D76" w:rsidRDefault="00000000">
      <w:pPr>
        <w:pStyle w:val="E-JOURNALBody"/>
        <w:ind w:firstLine="720"/>
        <w:contextualSpacing/>
        <w:rPr>
          <w:sz w:val="24"/>
          <w:lang w:eastAsia="id-ID"/>
        </w:rPr>
      </w:pPr>
      <w:r>
        <w:rPr>
          <w:sz w:val="24"/>
          <w:lang w:val="en-US" w:eastAsia="id-ID"/>
        </w:rPr>
        <w:t xml:space="preserve">Concerning this, the </w:t>
      </w:r>
      <w:del w:id="151" w:author="Author" w:date="2024-10-20T14:05:00Z">
        <w:r>
          <w:rPr>
            <w:sz w:val="24"/>
            <w:lang w:val="en-US" w:eastAsia="id-ID"/>
          </w:rPr>
          <w:delText xml:space="preserve">researcher </w:delText>
        </w:r>
      </w:del>
      <w:ins w:id="152" w:author="Author" w:date="2024-10-20T14:05:00Z">
        <w:del w:id="153" w:author="Asus oke" w:date="2024-10-22T20:04:00Z" w16du:dateUtc="2024-10-22T13:04:00Z">
          <w:r w:rsidDel="00C93742">
            <w:rPr>
              <w:sz w:val="24"/>
              <w:lang w:val="en-US" w:eastAsia="id-ID"/>
            </w:rPr>
            <w:delText>reserchers</w:delText>
          </w:r>
        </w:del>
      </w:ins>
      <w:ins w:id="154" w:author="Asus oke" w:date="2024-10-22T20:04:00Z" w16du:dateUtc="2024-10-22T13:04:00Z">
        <w:r w:rsidR="00C93742">
          <w:rPr>
            <w:sz w:val="24"/>
            <w:lang w:val="en-US" w:eastAsia="id-ID"/>
          </w:rPr>
          <w:t>researchers</w:t>
        </w:r>
      </w:ins>
      <w:ins w:id="155" w:author="Author" w:date="2024-10-20T14:05:00Z">
        <w:r>
          <w:rPr>
            <w:sz w:val="24"/>
            <w:lang w:val="en-US" w:eastAsia="id-ID"/>
          </w:rPr>
          <w:t xml:space="preserve"> </w:t>
        </w:r>
      </w:ins>
      <w:r>
        <w:rPr>
          <w:sz w:val="24"/>
          <w:lang w:val="en-US" w:eastAsia="id-ID"/>
        </w:rPr>
        <w:t xml:space="preserve">conducted a preliminary study </w:t>
      </w:r>
      <w:r>
        <w:rPr>
          <w:sz w:val="24"/>
          <w:lang w:eastAsia="id-ID"/>
        </w:rPr>
        <w:t>using</w:t>
      </w:r>
      <w:r>
        <w:rPr>
          <w:sz w:val="24"/>
          <w:lang w:val="en-US" w:eastAsia="id-ID"/>
        </w:rPr>
        <w:t xml:space="preserve"> </w:t>
      </w:r>
      <w:del w:id="156" w:author="Author" w:date="2024-10-20T14:00:00Z">
        <w:r>
          <w:rPr>
            <w:sz w:val="24"/>
            <w:lang w:val="en-US" w:eastAsia="id-ID"/>
          </w:rPr>
          <w:delText xml:space="preserve">interview </w:delText>
        </w:r>
      </w:del>
      <w:ins w:id="157" w:author="Author" w:date="2024-10-20T14:00:00Z">
        <w:r>
          <w:rPr>
            <w:sz w:val="24"/>
            <w:lang w:val="en-US" w:eastAsia="id-ID"/>
          </w:rPr>
          <w:t xml:space="preserve">interviews </w:t>
        </w:r>
      </w:ins>
      <w:r>
        <w:rPr>
          <w:sz w:val="24"/>
          <w:lang w:eastAsia="id-ID"/>
        </w:rPr>
        <w:t>with two</w:t>
      </w:r>
      <w:r>
        <w:rPr>
          <w:sz w:val="24"/>
          <w:lang w:val="en-US" w:eastAsia="id-ID"/>
        </w:rPr>
        <w:t xml:space="preserve"> English teachers at MA Patra Mandiri. The researcher found that </w:t>
      </w:r>
      <w:del w:id="158" w:author="Author" w:date="2024-10-20T14:00:00Z">
        <w:r>
          <w:rPr>
            <w:sz w:val="24"/>
            <w:lang w:val="en-US" w:eastAsia="id-ID"/>
          </w:rPr>
          <w:delText xml:space="preserve">the </w:delText>
        </w:r>
      </w:del>
      <w:r>
        <w:rPr>
          <w:sz w:val="24"/>
          <w:lang w:val="en-US" w:eastAsia="id-ID"/>
        </w:rPr>
        <w:t xml:space="preserve">both teachers allocated time to teach listening to their English class. In teaching listening comprehension, both </w:t>
      </w:r>
      <w:del w:id="159" w:author="Asus oke" w:date="2024-10-22T20:04:00Z" w16du:dateUtc="2024-10-22T13:04:00Z">
        <w:r w:rsidDel="00C93742">
          <w:rPr>
            <w:sz w:val="24"/>
            <w:lang w:val="en-US" w:eastAsia="id-ID"/>
          </w:rPr>
          <w:delText xml:space="preserve">of </w:delText>
        </w:r>
      </w:del>
      <w:del w:id="160" w:author="Author" w:date="2024-10-20T14:00:00Z">
        <w:r>
          <w:rPr>
            <w:sz w:val="24"/>
            <w:lang w:val="en-US" w:eastAsia="id-ID"/>
          </w:rPr>
          <w:delText xml:space="preserve">teahcers </w:delText>
        </w:r>
      </w:del>
      <w:ins w:id="161" w:author="Author" w:date="2024-10-20T14:00:00Z">
        <w:r>
          <w:rPr>
            <w:sz w:val="24"/>
            <w:lang w:val="en-US" w:eastAsia="id-ID"/>
          </w:rPr>
          <w:t xml:space="preserve">teachers </w:t>
        </w:r>
      </w:ins>
      <w:r>
        <w:rPr>
          <w:sz w:val="24"/>
          <w:lang w:val="en-US" w:eastAsia="id-ID"/>
        </w:rPr>
        <w:t>admit</w:t>
      </w:r>
      <w:r>
        <w:rPr>
          <w:sz w:val="24"/>
          <w:lang w:eastAsia="id-ID"/>
        </w:rPr>
        <w:t xml:space="preserve">ted </w:t>
      </w:r>
      <w:r>
        <w:rPr>
          <w:sz w:val="24"/>
          <w:lang w:val="en-US" w:eastAsia="id-ID"/>
        </w:rPr>
        <w:t xml:space="preserve">to finding several problems, such as </w:t>
      </w:r>
      <w:ins w:id="162" w:author="Author" w:date="2024-10-20T14:02:00Z">
        <w:r>
          <w:rPr>
            <w:sz w:val="24"/>
            <w:lang w:val="en-US" w:eastAsia="id-ID"/>
          </w:rPr>
          <w:t>a </w:t>
        </w:r>
      </w:ins>
      <w:r>
        <w:rPr>
          <w:sz w:val="24"/>
          <w:lang w:val="en-US" w:eastAsia="id-ID"/>
        </w:rPr>
        <w:t xml:space="preserve">lack of facilities, </w:t>
      </w:r>
      <w:del w:id="163" w:author="Author" w:date="2024-10-20T14:06:00Z">
        <w:r>
          <w:rPr>
            <w:sz w:val="24"/>
            <w:lang w:val="en-US" w:eastAsia="id-ID"/>
          </w:rPr>
          <w:delText xml:space="preserve">situations </w:delText>
        </w:r>
      </w:del>
      <w:ins w:id="164" w:author="Author" w:date="2024-10-20T14:06:00Z">
        <w:r>
          <w:rPr>
            <w:sz w:val="24"/>
            <w:lang w:val="en-US" w:eastAsia="id-ID"/>
          </w:rPr>
          <w:t xml:space="preserve">class conditions </w:t>
        </w:r>
      </w:ins>
      <w:r>
        <w:rPr>
          <w:sz w:val="24"/>
          <w:lang w:val="en-US" w:eastAsia="id-ID"/>
        </w:rPr>
        <w:t>that are not conducive</w:t>
      </w:r>
      <w:ins w:id="165" w:author="Author" w:date="2024-10-20T14:00:00Z">
        <w:r>
          <w:rPr>
            <w:sz w:val="24"/>
            <w:lang w:val="en-US" w:eastAsia="id-ID"/>
          </w:rPr>
          <w:t>,</w:t>
        </w:r>
      </w:ins>
      <w:r>
        <w:rPr>
          <w:sz w:val="24"/>
          <w:lang w:val="en-US" w:eastAsia="id-ID"/>
        </w:rPr>
        <w:t xml:space="preserve"> and other </w:t>
      </w:r>
      <w:r>
        <w:rPr>
          <w:sz w:val="24"/>
          <w:lang w:eastAsia="id-ID"/>
        </w:rPr>
        <w:t>problem</w:t>
      </w:r>
      <w:r>
        <w:rPr>
          <w:sz w:val="24"/>
          <w:lang w:val="en-US" w:eastAsia="id-ID"/>
        </w:rPr>
        <w:t>s. Thus, considering that English teachers still experience problems in teaching listening comprehension</w:t>
      </w:r>
      <w:r>
        <w:rPr>
          <w:sz w:val="24"/>
          <w:lang w:eastAsia="id-ID"/>
        </w:rPr>
        <w:t>, t</w:t>
      </w:r>
      <w:r>
        <w:rPr>
          <w:sz w:val="24"/>
          <w:lang w:val="en-US" w:eastAsia="id-ID"/>
        </w:rPr>
        <w:t xml:space="preserve">he </w:t>
      </w:r>
      <w:del w:id="166" w:author="Author" w:date="2024-10-20T14:07:00Z">
        <w:r>
          <w:rPr>
            <w:sz w:val="24"/>
            <w:lang w:val="en-US" w:eastAsia="id-ID"/>
          </w:rPr>
          <w:delText xml:space="preserve">researcher </w:delText>
        </w:r>
      </w:del>
      <w:ins w:id="167" w:author="Author" w:date="2024-10-20T14:07:00Z">
        <w:r>
          <w:rPr>
            <w:sz w:val="24"/>
            <w:lang w:val="en-US" w:eastAsia="id-ID"/>
          </w:rPr>
          <w:t xml:space="preserve">researchers </w:t>
        </w:r>
      </w:ins>
      <w:del w:id="168" w:author="Author" w:date="2024-10-20T14:07:00Z">
        <w:r>
          <w:rPr>
            <w:sz w:val="24"/>
            <w:lang w:val="en-US" w:eastAsia="id-ID"/>
          </w:rPr>
          <w:delText xml:space="preserve">is </w:delText>
        </w:r>
      </w:del>
      <w:ins w:id="169" w:author="Author" w:date="2024-10-20T14:07:00Z">
        <w:r>
          <w:rPr>
            <w:sz w:val="24"/>
            <w:lang w:val="en-US" w:eastAsia="id-ID"/>
          </w:rPr>
          <w:t xml:space="preserve">are </w:t>
        </w:r>
      </w:ins>
      <w:r>
        <w:rPr>
          <w:sz w:val="24"/>
          <w:lang w:val="en-US" w:eastAsia="id-ID"/>
        </w:rPr>
        <w:t xml:space="preserve">interested in </w:t>
      </w:r>
      <w:del w:id="170" w:author="Asus oke" w:date="2024-10-22T20:02:00Z" w16du:dateUtc="2024-10-22T13:02:00Z">
        <w:r w:rsidDel="00C93742">
          <w:rPr>
            <w:sz w:val="24"/>
            <w:lang w:val="en-US" w:eastAsia="id-ID"/>
          </w:rPr>
          <w:delText>digging into</w:delText>
        </w:r>
      </w:del>
      <w:ins w:id="171" w:author="Asus oke" w:date="2024-10-22T20:02:00Z" w16du:dateUtc="2024-10-22T13:02:00Z">
        <w:r w:rsidR="00C93742">
          <w:rPr>
            <w:sz w:val="24"/>
            <w:lang w:val="en-US" w:eastAsia="id-ID"/>
          </w:rPr>
          <w:t>investigating</w:t>
        </w:r>
      </w:ins>
      <w:r>
        <w:rPr>
          <w:sz w:val="24"/>
          <w:lang w:val="en-US" w:eastAsia="id-ID"/>
        </w:rPr>
        <w:t xml:space="preserve"> more problems they encounter. </w:t>
      </w:r>
      <w:del w:id="172" w:author="Asus oke" w:date="2024-10-22T20:02:00Z" w16du:dateUtc="2024-10-22T13:02:00Z">
        <w:r w:rsidDel="00C93742">
          <w:rPr>
            <w:sz w:val="24"/>
            <w:lang w:val="en-US" w:eastAsia="id-ID"/>
          </w:rPr>
          <w:delText xml:space="preserve">Dealing with this study, </w:delText>
        </w:r>
        <w:commentRangeStart w:id="173"/>
        <w:r w:rsidDel="00C93742">
          <w:rPr>
            <w:sz w:val="24"/>
            <w:lang w:val="en-US" w:eastAsia="id-ID"/>
          </w:rPr>
          <w:delText xml:space="preserve">there have been several previous studies accomplished by other researchers. The previous study was conducted by Aldama (2017) at the first-grade at MAN 3 Bone during the 2017–2018 academic year. The researcher discovered several problems in teaching listening comprehension to first-graders at MAN 3 BONE based on the study that had been done. The problems were when the study focuses on 40 students in a large class, where teaching listening comprehension was taught in-class. The students' ability to follow directions was below average, and teachers struggled with students' lack of interest in English listening comprehension. They also faced problems with the lack of tools for teaching listening comprehension, and dividing students into groups was a challenge. Most teachers found in teaching listening comprehension based on these factors. The other research </w:delText>
        </w:r>
        <w:r w:rsidDel="00C93742">
          <w:rPr>
            <w:sz w:val="24"/>
            <w:lang w:eastAsia="id-ID"/>
          </w:rPr>
          <w:delText>wa</w:delText>
        </w:r>
        <w:r w:rsidDel="00C93742">
          <w:rPr>
            <w:sz w:val="24"/>
            <w:lang w:val="en-US" w:eastAsia="id-ID"/>
          </w:rPr>
          <w:delText xml:space="preserve">s conducted by Ernita et al. (2022) at SMA Negeri 1 Ketungau Hulu in the academic year 2020/2021. The researchers discovered that teachers met a number of problems when trying to teach listening skills, including finding resources that </w:delText>
        </w:r>
        <w:r w:rsidDel="00C93742">
          <w:rPr>
            <w:sz w:val="24"/>
            <w:lang w:eastAsia="id-ID"/>
          </w:rPr>
          <w:delText>we</w:delText>
        </w:r>
        <w:r w:rsidDel="00C93742">
          <w:rPr>
            <w:sz w:val="24"/>
            <w:lang w:val="en-US" w:eastAsia="id-ID"/>
          </w:rPr>
          <w:delText>re appropriate for the students, finding books or other reading materials to use as teaching aids, and managing the classroom environment to promote learning.</w:delText>
        </w:r>
        <w:r w:rsidDel="00C93742">
          <w:rPr>
            <w:sz w:val="24"/>
            <w:lang w:eastAsia="id-ID"/>
          </w:rPr>
          <w:delText xml:space="preserve"> </w:delText>
        </w:r>
        <w:r w:rsidDel="00C93742">
          <w:rPr>
            <w:sz w:val="24"/>
            <w:lang w:val="en-US" w:eastAsia="id-ID"/>
          </w:rPr>
          <w:delText>According to the documentation above, teachers face numerous problems while trying to teach listening comprehension, including internal and external influences, as well as unique problems that every school has.</w:delText>
        </w:r>
        <w:commentRangeEnd w:id="173"/>
        <w:r w:rsidDel="00C93742">
          <w:rPr>
            <w:rStyle w:val="CommentReference"/>
            <w:lang w:val="en-US"/>
          </w:rPr>
          <w:commentReference w:id="173"/>
        </w:r>
        <w:r w:rsidDel="00C93742">
          <w:rPr>
            <w:sz w:val="24"/>
            <w:lang w:val="en-US" w:eastAsia="id-ID"/>
          </w:rPr>
          <w:delText xml:space="preserve"> Therefore, the researcher </w:delText>
        </w:r>
        <w:r w:rsidDel="00C93742">
          <w:rPr>
            <w:sz w:val="24"/>
            <w:lang w:eastAsia="id-ID"/>
          </w:rPr>
          <w:delText xml:space="preserve">is </w:delText>
        </w:r>
        <w:r w:rsidDel="00C93742">
          <w:rPr>
            <w:sz w:val="24"/>
            <w:lang w:val="en-US" w:eastAsia="id-ID"/>
          </w:rPr>
          <w:delText>interest</w:delText>
        </w:r>
        <w:r w:rsidDel="00C93742">
          <w:rPr>
            <w:sz w:val="24"/>
            <w:lang w:eastAsia="id-ID"/>
          </w:rPr>
          <w:delText>ed</w:delText>
        </w:r>
        <w:r w:rsidDel="00C93742">
          <w:rPr>
            <w:sz w:val="24"/>
            <w:lang w:val="en-US" w:eastAsia="id-ID"/>
          </w:rPr>
          <w:delText xml:space="preserve"> and </w:delText>
        </w:r>
      </w:del>
      <w:ins w:id="174" w:author="Asus oke" w:date="2024-10-22T20:02:00Z" w16du:dateUtc="2024-10-22T13:02:00Z">
        <w:r w:rsidR="00C93742">
          <w:rPr>
            <w:sz w:val="24"/>
            <w:lang w:val="en-US" w:eastAsia="id-ID"/>
          </w:rPr>
          <w:t xml:space="preserve">In dealing with this study, the researcher is interested and has </w:t>
        </w:r>
      </w:ins>
      <w:del w:id="175" w:author="Asus oke" w:date="2024-10-22T20:04:00Z" w16du:dateUtc="2024-10-22T13:04:00Z">
        <w:r w:rsidDel="00C93742">
          <w:rPr>
            <w:sz w:val="24"/>
            <w:lang w:val="en-US" w:eastAsia="id-ID"/>
          </w:rPr>
          <w:delText>conducted research relat</w:delText>
        </w:r>
        <w:r w:rsidDel="00C93742">
          <w:rPr>
            <w:sz w:val="24"/>
            <w:lang w:eastAsia="id-ID"/>
          </w:rPr>
          <w:delText>ed to</w:delText>
        </w:r>
      </w:del>
      <w:ins w:id="176" w:author="Asus oke" w:date="2024-10-22T20:04:00Z" w16du:dateUtc="2024-10-22T13:04:00Z">
        <w:r w:rsidR="00C93742">
          <w:rPr>
            <w:sz w:val="24"/>
            <w:lang w:val="en-US" w:eastAsia="id-ID"/>
          </w:rPr>
          <w:t>researched</w:t>
        </w:r>
      </w:ins>
      <w:r>
        <w:rPr>
          <w:sz w:val="24"/>
          <w:lang w:val="en-US" w:eastAsia="id-ID"/>
        </w:rPr>
        <w:t xml:space="preserve"> teachers’ problems in MA Patra Mandiri Plaju Palembang. </w:t>
      </w:r>
    </w:p>
    <w:p w14:paraId="430834DD" w14:textId="77777777" w:rsidR="003D0D76" w:rsidRDefault="003D0D76">
      <w:pPr>
        <w:spacing w:line="360" w:lineRule="auto"/>
        <w:jc w:val="both"/>
        <w:rPr>
          <w:rFonts w:ascii="Times New Roman" w:hAnsi="Times New Roman"/>
          <w:b/>
          <w:color w:val="000000" w:themeColor="text1"/>
          <w:sz w:val="24"/>
          <w:szCs w:val="24"/>
        </w:rPr>
      </w:pPr>
    </w:p>
    <w:p w14:paraId="2CE0E32B" w14:textId="77777777" w:rsidR="003D0D76"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A77BD24" w14:textId="77777777" w:rsidR="003D0D76" w:rsidRDefault="00000000">
      <w:pPr>
        <w:pStyle w:val="E-JOURNALBody"/>
        <w:ind w:firstLine="709"/>
        <w:contextualSpacing/>
        <w:rPr>
          <w:del w:id="177" w:author="Author" w:date="2024-10-20T14:18:00Z"/>
          <w:sz w:val="24"/>
          <w:lang w:val="en-US"/>
        </w:rPr>
      </w:pPr>
      <w:r>
        <w:rPr>
          <w:sz w:val="24"/>
          <w:lang w:val="en-US"/>
        </w:rPr>
        <w:t xml:space="preserve">A qualitative descriptive approach was applied to this investigation. Cresswell (2012) stated that qualitative research is a method for discovering and comprehending the significance that certain persons or groups place on societal or human concerns. The case study design was chosen for this study. According to Cresswell (2012), a case study is a problematic study that involves analyzing a phenomenon, activity, process, or one or more people </w:t>
      </w:r>
      <w:del w:id="178" w:author="Author" w:date="2024-10-20T14:10:00Z">
        <w:r>
          <w:rPr>
            <w:sz w:val="24"/>
            <w:lang w:val="en-US"/>
          </w:rPr>
          <w:delText>in order to</w:delText>
        </w:r>
      </w:del>
      <w:ins w:id="179" w:author="Author" w:date="2024-10-20T14:10:00Z">
        <w:r>
          <w:rPr>
            <w:sz w:val="24"/>
            <w:lang w:val="en-US"/>
          </w:rPr>
          <w:t xml:space="preserve"> to</w:t>
        </w:r>
      </w:ins>
      <w:r>
        <w:rPr>
          <w:sz w:val="24"/>
          <w:lang w:val="en-US"/>
        </w:rPr>
        <w:t xml:space="preserve"> ascertain the internal understanding of a case or a confined system.  In selecting the participants, the researcher employed a purposeful sampling </w:t>
      </w:r>
      <w:r>
        <w:rPr>
          <w:sz w:val="24"/>
          <w:lang w:val="en-US"/>
        </w:rPr>
        <w:lastRenderedPageBreak/>
        <w:t>technique. Palinkas et al. (2013) explained that qualitative research often uses purposeful sampling to locate and choose a large amount of information connected with the desired instance.</w:t>
      </w:r>
      <w:r>
        <w:rPr>
          <w:rFonts w:eastAsiaTheme="minorHAnsi"/>
          <w:kern w:val="2"/>
          <w:sz w:val="24"/>
          <w:lang w:val="en-US"/>
          <w14:ligatures w14:val="standardContextual"/>
        </w:rPr>
        <w:t xml:space="preserve"> </w:t>
      </w:r>
      <w:r>
        <w:rPr>
          <w:sz w:val="24"/>
          <w:lang w:val="en-US"/>
        </w:rPr>
        <w:t xml:space="preserve">This research used </w:t>
      </w:r>
      <w:del w:id="180" w:author="Author" w:date="2024-10-20T14:16:00Z">
        <w:r>
          <w:rPr>
            <w:sz w:val="24"/>
            <w:lang w:val="en-US"/>
          </w:rPr>
          <w:delText xml:space="preserve">the </w:delText>
        </w:r>
      </w:del>
      <w:r>
        <w:rPr>
          <w:sz w:val="24"/>
          <w:lang w:val="en-US"/>
        </w:rPr>
        <w:t xml:space="preserve">purposeful sampling approach, which used a homogenous sampling technique. MA Patra Mandiri Plaju Palembang was the study site, and the </w:t>
      </w:r>
      <w:del w:id="181" w:author="Author" w:date="2024-10-20T14:09:00Z">
        <w:r>
          <w:rPr>
            <w:sz w:val="24"/>
            <w:lang w:val="en-US"/>
          </w:rPr>
          <w:delText xml:space="preserve">researcher </w:delText>
        </w:r>
      </w:del>
      <w:ins w:id="182" w:author="Author" w:date="2024-10-20T14:09:00Z">
        <w:r>
          <w:rPr>
            <w:sz w:val="24"/>
            <w:lang w:val="en-US"/>
          </w:rPr>
          <w:t xml:space="preserve">researchers </w:t>
        </w:r>
      </w:ins>
      <w:r>
        <w:rPr>
          <w:sz w:val="24"/>
          <w:lang w:val="en-US"/>
        </w:rPr>
        <w:t xml:space="preserve">concentrated on two English teachers with the same traits or properties to guarantee a thorough and effective research procedure. The two English teachers shared the same characteristics based on a preliminary study that had been conducted by the researcher and based on teacher recommendations. First, they understood </w:t>
      </w:r>
      <w:del w:id="183" w:author="Author" w:date="2024-10-20T14:17:00Z">
        <w:r>
          <w:rPr>
            <w:sz w:val="24"/>
            <w:lang w:val="en-US"/>
          </w:rPr>
          <w:delText>something (</w:delText>
        </w:r>
      </w:del>
      <w:r>
        <w:rPr>
          <w:sz w:val="24"/>
          <w:lang w:val="en-US"/>
        </w:rPr>
        <w:t>teaching listening comprehension</w:t>
      </w:r>
      <w:del w:id="184" w:author="Author" w:date="2024-10-20T14:17:00Z">
        <w:r>
          <w:rPr>
            <w:sz w:val="24"/>
            <w:lang w:val="en-US"/>
          </w:rPr>
          <w:delText>)</w:delText>
        </w:r>
      </w:del>
      <w:r>
        <w:rPr>
          <w:sz w:val="24"/>
          <w:lang w:val="en-US"/>
        </w:rPr>
        <w:t xml:space="preserve"> completely. Second, they had </w:t>
      </w:r>
      <w:del w:id="185" w:author="Author" w:date="2024-10-20T14:17:00Z">
        <w:r>
          <w:rPr>
            <w:sz w:val="24"/>
            <w:lang w:val="en-US"/>
          </w:rPr>
          <w:delText xml:space="preserve">been </w:delText>
        </w:r>
      </w:del>
      <w:r>
        <w:rPr>
          <w:sz w:val="24"/>
          <w:lang w:val="en-US"/>
        </w:rPr>
        <w:t>taught English for more than five years. Third, they have problems when teaching listening. Fourth, they were involved in the study that the researcher</w:t>
      </w:r>
      <w:ins w:id="186" w:author="Author" w:date="2024-10-20T14:18:00Z">
        <w:r>
          <w:rPr>
            <w:sz w:val="24"/>
            <w:lang w:val="en-US"/>
          </w:rPr>
          <w:t>s</w:t>
        </w:r>
      </w:ins>
      <w:r>
        <w:rPr>
          <w:sz w:val="24"/>
          <w:lang w:val="en-US"/>
        </w:rPr>
        <w:t xml:space="preserve"> </w:t>
      </w:r>
      <w:del w:id="187" w:author="Author" w:date="2024-10-20T14:18:00Z">
        <w:r>
          <w:rPr>
            <w:sz w:val="24"/>
            <w:lang w:val="en-US"/>
          </w:rPr>
          <w:delText xml:space="preserve">was </w:delText>
        </w:r>
      </w:del>
      <w:ins w:id="188" w:author="Author" w:date="2024-10-20T14:18:00Z">
        <w:r>
          <w:rPr>
            <w:sz w:val="24"/>
            <w:lang w:val="en-US"/>
          </w:rPr>
          <w:t xml:space="preserve">were </w:t>
        </w:r>
      </w:ins>
      <w:r>
        <w:rPr>
          <w:sz w:val="24"/>
          <w:lang w:val="en-US"/>
        </w:rPr>
        <w:t xml:space="preserve">conducting. Fifth, they did not prefer to provide information based on their </w:t>
      </w:r>
      <w:del w:id="189" w:author="Author" w:date="2024-10-20T14:18:00Z">
        <w:r>
          <w:rPr>
            <w:sz w:val="24"/>
            <w:lang w:val="en-US"/>
          </w:rPr>
          <w:delText xml:space="preserve">own </w:delText>
        </w:r>
      </w:del>
      <w:r>
        <w:rPr>
          <w:sz w:val="24"/>
          <w:lang w:val="en-US"/>
        </w:rPr>
        <w:t xml:space="preserve">fake information. The Sixth, they had time for an interview. </w:t>
      </w:r>
      <w:del w:id="190" w:author="Author" w:date="2024-10-20T14:18:00Z">
        <w:r>
          <w:rPr>
            <w:sz w:val="24"/>
            <w:lang w:val="en-US"/>
          </w:rPr>
          <w:delText>This research aimed to find out teachers’ problems in teaching listening comprehension.</w:delText>
        </w:r>
      </w:del>
    </w:p>
    <w:p w14:paraId="0FB9EDF1" w14:textId="6704D63F" w:rsidR="00C93742" w:rsidRPr="008F2D57" w:rsidRDefault="00000000" w:rsidP="008F2D57">
      <w:pPr>
        <w:pStyle w:val="E-JOURNALBody"/>
        <w:ind w:firstLine="709"/>
        <w:contextualSpacing/>
        <w:rPr>
          <w:ins w:id="191" w:author="Asus oke" w:date="2024-10-22T20:06:00Z"/>
          <w:rFonts w:asciiTheme="majorBidi" w:hAnsiTheme="majorBidi" w:cstheme="majorBidi"/>
          <w:sz w:val="24"/>
          <w:lang w:val="en-US"/>
          <w:rPrChange w:id="192" w:author="Asus oke" w:date="2024-10-22T20:08:00Z" w16du:dateUtc="2024-10-22T13:08:00Z">
            <w:rPr>
              <w:ins w:id="193" w:author="Asus oke" w:date="2024-10-22T20:06:00Z"/>
              <w:sz w:val="24"/>
              <w:lang w:val="en-US"/>
            </w:rPr>
          </w:rPrChange>
        </w:rPr>
      </w:pPr>
      <w:del w:id="194" w:author="Author" w:date="2024-10-20T14:19:00Z">
        <w:r>
          <w:rPr>
            <w:sz w:val="24"/>
            <w:lang w:val="en-US"/>
          </w:rPr>
          <w:delText>To make this research successful</w:delText>
        </w:r>
      </w:del>
      <w:r>
        <w:rPr>
          <w:sz w:val="24"/>
          <w:lang w:val="en-US"/>
        </w:rPr>
        <w:t>, the researcher</w:t>
      </w:r>
      <w:ins w:id="195" w:author="Author" w:date="2024-10-20T14:19:00Z">
        <w:r>
          <w:rPr>
            <w:sz w:val="24"/>
            <w:lang w:val="en-US"/>
          </w:rPr>
          <w:t>s</w:t>
        </w:r>
      </w:ins>
      <w:r>
        <w:rPr>
          <w:sz w:val="24"/>
          <w:lang w:val="en-US"/>
        </w:rPr>
        <w:t xml:space="preserve"> conducted semi-structured interviews to obtain data regarding the problems experienced by the English teachers at MA Patra Mandiri Plaju Palembang in teaching listening comprehension. Cresswell (2012) stated that semi-structured interviews with open-ended questions are </w:t>
      </w:r>
      <w:del w:id="196" w:author="Asus oke" w:date="2024-10-24T21:42:00Z" w16du:dateUtc="2024-10-24T14:42:00Z">
        <w:r w:rsidDel="009410B7">
          <w:rPr>
            <w:sz w:val="24"/>
            <w:lang w:val="en-US"/>
          </w:rPr>
          <w:delText>extremely common</w:delText>
        </w:r>
      </w:del>
      <w:ins w:id="197" w:author="Asus oke" w:date="2024-10-24T21:42:00Z" w16du:dateUtc="2024-10-24T14:42:00Z">
        <w:r w:rsidR="009410B7">
          <w:rPr>
            <w:sz w:val="24"/>
            <w:lang w:val="en-US"/>
          </w:rPr>
          <w:t>widespread</w:t>
        </w:r>
      </w:ins>
      <w:r>
        <w:rPr>
          <w:sz w:val="24"/>
          <w:lang w:val="en-US"/>
        </w:rPr>
        <w:t xml:space="preserve"> in qualitative research. </w:t>
      </w:r>
      <w:ins w:id="198" w:author="Asus oke" w:date="2024-10-22T20:06:00Z">
        <w:r w:rsidR="00C93742" w:rsidRPr="00C93742">
          <w:rPr>
            <w:sz w:val="24"/>
            <w:lang w:val="en-US"/>
          </w:rPr>
          <w:t xml:space="preserve">The researcher interviewed two English teachers at MA Patra Mandiri Plaju Palembang to </w:t>
        </w:r>
      </w:ins>
      <w:ins w:id="199" w:author="Asus oke" w:date="2024-10-22T20:07:00Z" w16du:dateUtc="2024-10-22T13:07:00Z">
        <w:r w:rsidR="008F2D57">
          <w:rPr>
            <w:sz w:val="24"/>
            <w:lang w:val="en-US"/>
          </w:rPr>
          <w:t>discover</w:t>
        </w:r>
      </w:ins>
      <w:ins w:id="200" w:author="Asus oke" w:date="2024-10-22T20:06:00Z">
        <w:r w:rsidR="00C93742" w:rsidRPr="00C93742">
          <w:rPr>
            <w:sz w:val="24"/>
            <w:lang w:val="en-US"/>
          </w:rPr>
          <w:t xml:space="preserve"> their problems in teaching English listening comprehension. The interview questions were adapted from Lestari (2021), </w:t>
        </w:r>
      </w:ins>
      <w:ins w:id="201" w:author="Asus oke" w:date="2024-10-24T21:42:00Z" w16du:dateUtc="2024-10-24T14:42:00Z">
        <w:r w:rsidR="009410B7">
          <w:rPr>
            <w:sz w:val="24"/>
            <w:lang w:val="en-US"/>
          </w:rPr>
          <w:t>totaling</w:t>
        </w:r>
      </w:ins>
      <w:ins w:id="202" w:author="Asus oke" w:date="2024-10-22T20:06:00Z">
        <w:r w:rsidR="00C93742" w:rsidRPr="00C93742">
          <w:rPr>
            <w:sz w:val="24"/>
            <w:lang w:val="en-US"/>
          </w:rPr>
          <w:t xml:space="preserve"> 35 questions, and validated by two English language lecturers with TOEFL scores </w:t>
        </w:r>
      </w:ins>
      <w:ins w:id="203" w:author="Asus oke" w:date="2024-10-22T20:07:00Z" w16du:dateUtc="2024-10-22T13:07:00Z">
        <w:r w:rsidR="008F2D57">
          <w:rPr>
            <w:sz w:val="24"/>
            <w:lang w:val="en-US"/>
          </w:rPr>
          <w:t>over</w:t>
        </w:r>
      </w:ins>
      <w:ins w:id="204" w:author="Asus oke" w:date="2024-10-22T20:06:00Z">
        <w:r w:rsidR="00C93742" w:rsidRPr="00C93742">
          <w:rPr>
            <w:sz w:val="24"/>
            <w:lang w:val="en-US"/>
          </w:rPr>
          <w:t xml:space="preserve"> five hundred. The questions addressed students' psychological factors, background knowledge, attitude, lack of vocabulary, teaching aids and media, material, and method of teaching listening. The interviews were held offline in the teachers' room of MA Patra Mandiri Plaju Palembang and lasted about thirty minutes for each student. The researcher then attentively listened to and recorded the information provided by the </w:t>
        </w:r>
        <w:r w:rsidR="00C93742" w:rsidRPr="008F2D57">
          <w:rPr>
            <w:rFonts w:asciiTheme="majorBidi" w:hAnsiTheme="majorBidi" w:cstheme="majorBidi"/>
            <w:sz w:val="24"/>
            <w:lang w:val="en-US"/>
            <w:rPrChange w:id="205" w:author="Asus oke" w:date="2024-10-22T20:08:00Z" w16du:dateUtc="2024-10-22T13:08:00Z">
              <w:rPr>
                <w:sz w:val="24"/>
                <w:lang w:val="en-US"/>
              </w:rPr>
            </w:rPrChange>
          </w:rPr>
          <w:t xml:space="preserve">participants. </w:t>
        </w:r>
      </w:ins>
    </w:p>
    <w:p w14:paraId="6E9FE3B8" w14:textId="6EB95664" w:rsidR="003D0D76" w:rsidDel="008F2D57" w:rsidRDefault="008F2D57" w:rsidP="008F2D57">
      <w:pPr>
        <w:ind w:firstLine="709"/>
        <w:jc w:val="both"/>
        <w:rPr>
          <w:del w:id="206" w:author="Asus oke" w:date="2024-10-22T20:08:00Z" w16du:dateUtc="2024-10-22T13:08:00Z"/>
          <w:rFonts w:asciiTheme="majorBidi" w:hAnsiTheme="majorBidi" w:cstheme="majorBidi"/>
          <w:sz w:val="24"/>
          <w:szCs w:val="24"/>
          <w:lang w:val="en-US"/>
        </w:rPr>
      </w:pPr>
      <w:ins w:id="207" w:author="Asus oke" w:date="2024-10-22T20:08:00Z">
        <w:r w:rsidRPr="008F2D57">
          <w:rPr>
            <w:rFonts w:asciiTheme="majorBidi" w:hAnsiTheme="majorBidi" w:cstheme="majorBidi"/>
            <w:sz w:val="24"/>
            <w:szCs w:val="24"/>
            <w:rPrChange w:id="208" w:author="Asus oke" w:date="2024-10-22T20:08:00Z" w16du:dateUtc="2024-10-22T13:08:00Z">
              <w:rPr>
                <w:sz w:val="24"/>
              </w:rPr>
            </w:rPrChange>
          </w:rPr>
          <w:t>Following the six data analysis processes proposed by Creswell (2012), the researcher used thematic analysis to analyze</w:t>
        </w:r>
        <w:r w:rsidRPr="008F2D57">
          <w:rPr>
            <w:rFonts w:asciiTheme="majorBidi" w:hAnsiTheme="majorBidi" w:cstheme="majorBidi"/>
            <w:sz w:val="24"/>
            <w:szCs w:val="24"/>
            <w:lang w:val="en-US"/>
            <w:rPrChange w:id="209" w:author="Asus oke" w:date="2024-10-22T20:08:00Z" w16du:dateUtc="2024-10-22T13:08:00Z">
              <w:rPr>
                <w:sz w:val="24"/>
                <w:lang w:val="en-US"/>
              </w:rPr>
            </w:rPrChange>
          </w:rPr>
          <w:t xml:space="preserve"> the data. </w:t>
        </w:r>
        <w:bookmarkStart w:id="210" w:name="_Hlk179417333"/>
        <w:r w:rsidRPr="008F2D57">
          <w:rPr>
            <w:rFonts w:asciiTheme="majorBidi" w:hAnsiTheme="majorBidi" w:cstheme="majorBidi"/>
            <w:sz w:val="24"/>
            <w:szCs w:val="24"/>
            <w:lang w:val="en-US"/>
            <w:rPrChange w:id="211" w:author="Asus oke" w:date="2024-10-22T20:08:00Z" w16du:dateUtc="2024-10-22T13:08:00Z">
              <w:rPr>
                <w:sz w:val="24"/>
                <w:lang w:val="en-US"/>
              </w:rPr>
            </w:rPrChange>
          </w:rPr>
          <w:t xml:space="preserve">The researcher first set up and organized the data, and then the researcher explored and coded the data. The codes were then utilized to create descriptions of persons and places. The findings were then represented and reported. The researcher then </w:t>
        </w:r>
      </w:ins>
      <w:ins w:id="212" w:author="Asus oke" w:date="2024-10-22T20:08:00Z" w16du:dateUtc="2024-10-22T13:08:00Z">
        <w:r>
          <w:rPr>
            <w:rFonts w:asciiTheme="majorBidi" w:hAnsiTheme="majorBidi" w:cstheme="majorBidi"/>
            <w:sz w:val="24"/>
            <w:szCs w:val="24"/>
            <w:lang w:val="en-US"/>
          </w:rPr>
          <w:t>interpreted</w:t>
        </w:r>
      </w:ins>
      <w:ins w:id="213" w:author="Asus oke" w:date="2024-10-22T20:08:00Z">
        <w:r w:rsidRPr="008F2D57">
          <w:rPr>
            <w:rFonts w:asciiTheme="majorBidi" w:hAnsiTheme="majorBidi" w:cstheme="majorBidi"/>
            <w:sz w:val="24"/>
            <w:szCs w:val="24"/>
            <w:lang w:val="en-US"/>
            <w:rPrChange w:id="214" w:author="Asus oke" w:date="2024-10-22T20:08:00Z" w16du:dateUtc="2024-10-22T13:08:00Z">
              <w:rPr>
                <w:sz w:val="24"/>
                <w:lang w:val="en-US"/>
              </w:rPr>
            </w:rPrChange>
          </w:rPr>
          <w:t xml:space="preserve"> the meaning of the research from the reported</w:t>
        </w:r>
      </w:ins>
      <w:ins w:id="215" w:author="Asus oke" w:date="2024-10-22T20:08:00Z" w16du:dateUtc="2024-10-22T13:08:00Z">
        <w:r>
          <w:rPr>
            <w:rFonts w:asciiTheme="majorBidi" w:hAnsiTheme="majorBidi" w:cstheme="majorBidi"/>
            <w:sz w:val="24"/>
            <w:szCs w:val="24"/>
            <w:lang w:val="en-US"/>
          </w:rPr>
          <w:t xml:space="preserve"> data</w:t>
        </w:r>
      </w:ins>
      <w:ins w:id="216" w:author="Asus oke" w:date="2024-10-22T20:08:00Z">
        <w:r w:rsidRPr="008F2D57">
          <w:rPr>
            <w:rFonts w:asciiTheme="majorBidi" w:hAnsiTheme="majorBidi" w:cstheme="majorBidi"/>
            <w:sz w:val="24"/>
            <w:szCs w:val="24"/>
            <w:lang w:val="en-US"/>
            <w:rPrChange w:id="217" w:author="Asus oke" w:date="2024-10-22T20:08:00Z" w16du:dateUtc="2024-10-22T13:08:00Z">
              <w:rPr>
                <w:sz w:val="24"/>
                <w:lang w:val="en-US"/>
              </w:rPr>
            </w:rPrChange>
          </w:rPr>
          <w:t xml:space="preserve"> and represented </w:t>
        </w:r>
      </w:ins>
      <w:ins w:id="218" w:author="Asus oke" w:date="2024-10-22T20:08:00Z" w16du:dateUtc="2024-10-22T13:08:00Z">
        <w:r>
          <w:rPr>
            <w:rFonts w:asciiTheme="majorBidi" w:hAnsiTheme="majorBidi" w:cstheme="majorBidi"/>
            <w:sz w:val="24"/>
            <w:szCs w:val="24"/>
            <w:lang w:val="en-US"/>
          </w:rPr>
          <w:t xml:space="preserve">the </w:t>
        </w:r>
      </w:ins>
      <w:ins w:id="219" w:author="Asus oke" w:date="2024-10-22T20:08:00Z">
        <w:r w:rsidRPr="008F2D57">
          <w:rPr>
            <w:rFonts w:asciiTheme="majorBidi" w:hAnsiTheme="majorBidi" w:cstheme="majorBidi"/>
            <w:sz w:val="24"/>
            <w:szCs w:val="24"/>
            <w:lang w:val="en-US"/>
            <w:rPrChange w:id="220" w:author="Asus oke" w:date="2024-10-22T20:08:00Z" w16du:dateUtc="2024-10-22T13:08:00Z">
              <w:rPr>
                <w:sz w:val="24"/>
                <w:lang w:val="en-US"/>
              </w:rPr>
            </w:rPrChange>
          </w:rPr>
          <w:t>findings. Finally, the researcher made the conclusion based on the data presented</w:t>
        </w:r>
      </w:ins>
      <w:bookmarkEnd w:id="210"/>
      <w:ins w:id="221" w:author="Asus oke" w:date="2024-10-22T20:09:00Z" w16du:dateUtc="2024-10-22T13:09:00Z">
        <w:r>
          <w:rPr>
            <w:rFonts w:asciiTheme="majorBidi" w:hAnsiTheme="majorBidi" w:cstheme="majorBidi"/>
            <w:sz w:val="24"/>
            <w:szCs w:val="24"/>
            <w:lang w:val="en-US"/>
          </w:rPr>
          <w:t>.</w:t>
        </w:r>
        <w:r>
          <w:rPr>
            <w:rFonts w:asciiTheme="majorBidi" w:hAnsiTheme="majorBidi" w:cstheme="majorBidi"/>
            <w:sz w:val="24"/>
            <w:lang w:val="en-US"/>
          </w:rPr>
          <w:t xml:space="preserve"> </w:t>
        </w:r>
      </w:ins>
      <w:ins w:id="222" w:author="Asus oke" w:date="2024-10-22T20:09:00Z">
        <w:r w:rsidRPr="008F2D57">
          <w:rPr>
            <w:rFonts w:asciiTheme="majorBidi" w:hAnsiTheme="majorBidi" w:cstheme="majorBidi"/>
            <w:sz w:val="24"/>
            <w:lang w:val="en-US"/>
          </w:rPr>
          <w:t xml:space="preserve">The member-checking techniques </w:t>
        </w:r>
      </w:ins>
      <w:ins w:id="223" w:author="Asus oke" w:date="2024-10-24T21:42:00Z" w16du:dateUtc="2024-10-24T14:42:00Z">
        <w:r w:rsidR="009410B7">
          <w:rPr>
            <w:rFonts w:asciiTheme="majorBidi" w:hAnsiTheme="majorBidi" w:cstheme="majorBidi"/>
            <w:sz w:val="24"/>
            <w:lang w:val="en-US"/>
          </w:rPr>
          <w:t>were used in the correctness of the findings, and interpretation was</w:t>
        </w:r>
      </w:ins>
      <w:ins w:id="224" w:author="Asus oke" w:date="2024-10-22T20:09:00Z">
        <w:r w:rsidRPr="008F2D57">
          <w:rPr>
            <w:rFonts w:asciiTheme="majorBidi" w:hAnsiTheme="majorBidi" w:cstheme="majorBidi"/>
            <w:sz w:val="24"/>
            <w:lang w:val="en-US"/>
          </w:rPr>
          <w:t xml:space="preserve"> guaranteed during the data gathering and processing processes.</w:t>
        </w:r>
      </w:ins>
      <w:del w:id="225" w:author="Asus oke" w:date="2024-10-22T20:07:00Z" w16du:dateUtc="2024-10-22T13:07:00Z">
        <w:r w:rsidRPr="008F2D57" w:rsidDel="008F2D57">
          <w:rPr>
            <w:rFonts w:asciiTheme="majorBidi" w:hAnsiTheme="majorBidi" w:cstheme="majorBidi"/>
            <w:sz w:val="24"/>
            <w:szCs w:val="24"/>
            <w:lang w:val="en-US"/>
            <w:rPrChange w:id="226" w:author="Asus oke" w:date="2024-10-22T20:08:00Z" w16du:dateUtc="2024-10-22T13:08:00Z">
              <w:rPr>
                <w:sz w:val="24"/>
                <w:lang w:val="en-US"/>
              </w:rPr>
            </w:rPrChange>
          </w:rPr>
          <w:delText xml:space="preserve">In this interview, the researcher asked the participants </w:delText>
        </w:r>
        <w:commentRangeStart w:id="227"/>
        <w:r w:rsidRPr="008F2D57" w:rsidDel="008F2D57">
          <w:rPr>
            <w:rFonts w:asciiTheme="majorBidi" w:hAnsiTheme="majorBidi" w:cstheme="majorBidi"/>
            <w:sz w:val="24"/>
            <w:szCs w:val="24"/>
            <w:lang w:val="en-US"/>
            <w:rPrChange w:id="228" w:author="Asus oke" w:date="2024-10-22T20:08:00Z" w16du:dateUtc="2024-10-22T13:08:00Z">
              <w:rPr>
                <w:sz w:val="24"/>
                <w:lang w:val="en-US"/>
              </w:rPr>
            </w:rPrChange>
          </w:rPr>
          <w:delText xml:space="preserve">several questions </w:delText>
        </w:r>
        <w:commentRangeEnd w:id="227"/>
        <w:r w:rsidRPr="008F2D57" w:rsidDel="008F2D57">
          <w:rPr>
            <w:rStyle w:val="CommentReference"/>
            <w:rFonts w:asciiTheme="majorBidi" w:hAnsiTheme="majorBidi" w:cstheme="majorBidi"/>
            <w:sz w:val="24"/>
            <w:szCs w:val="24"/>
            <w:lang w:val="en-US"/>
            <w:rPrChange w:id="229" w:author="Asus oke" w:date="2024-10-22T20:08:00Z" w16du:dateUtc="2024-10-22T13:08:00Z">
              <w:rPr>
                <w:rStyle w:val="CommentReference"/>
                <w:lang w:val="en-US"/>
              </w:rPr>
            </w:rPrChange>
          </w:rPr>
          <w:commentReference w:id="227"/>
        </w:r>
        <w:r w:rsidRPr="008F2D57" w:rsidDel="008F2D57">
          <w:rPr>
            <w:rFonts w:asciiTheme="majorBidi" w:hAnsiTheme="majorBidi" w:cstheme="majorBidi"/>
            <w:sz w:val="24"/>
            <w:szCs w:val="24"/>
            <w:lang w:val="en-US"/>
            <w:rPrChange w:id="230" w:author="Asus oke" w:date="2024-10-22T20:08:00Z" w16du:dateUtc="2024-10-22T13:08:00Z">
              <w:rPr>
                <w:sz w:val="24"/>
                <w:lang w:val="en-US"/>
              </w:rPr>
            </w:rPrChange>
          </w:rPr>
          <w:delText xml:space="preserve">about the problems adapted by Lestari et al. (2021). </w:delText>
        </w:r>
      </w:del>
      <w:del w:id="231" w:author="Asus oke" w:date="2024-10-22T20:08:00Z" w16du:dateUtc="2024-10-22T13:08:00Z">
        <w:r w:rsidRPr="008F2D57" w:rsidDel="008F2D57">
          <w:rPr>
            <w:rFonts w:asciiTheme="majorBidi" w:hAnsiTheme="majorBidi" w:cstheme="majorBidi"/>
            <w:sz w:val="24"/>
            <w:szCs w:val="24"/>
            <w:rPrChange w:id="232" w:author="Asus oke" w:date="2024-10-22T20:08:00Z" w16du:dateUtc="2024-10-22T13:08:00Z">
              <w:rPr>
                <w:sz w:val="24"/>
              </w:rPr>
            </w:rPrChange>
          </w:rPr>
          <w:delText xml:space="preserve">Following </w:delText>
        </w:r>
        <w:commentRangeStart w:id="233"/>
        <w:r w:rsidRPr="008F2D57" w:rsidDel="008F2D57">
          <w:rPr>
            <w:rFonts w:asciiTheme="majorBidi" w:hAnsiTheme="majorBidi" w:cstheme="majorBidi"/>
            <w:sz w:val="24"/>
            <w:szCs w:val="24"/>
            <w:rPrChange w:id="234" w:author="Asus oke" w:date="2024-10-22T20:08:00Z" w16du:dateUtc="2024-10-22T13:08:00Z">
              <w:rPr>
                <w:sz w:val="24"/>
              </w:rPr>
            </w:rPrChange>
          </w:rPr>
          <w:delText>the six data analysis processes</w:delText>
        </w:r>
        <w:commentRangeEnd w:id="233"/>
        <w:r w:rsidRPr="008F2D57" w:rsidDel="008F2D57">
          <w:rPr>
            <w:rStyle w:val="CommentReference"/>
            <w:rFonts w:asciiTheme="majorBidi" w:hAnsiTheme="majorBidi" w:cstheme="majorBidi"/>
            <w:sz w:val="24"/>
            <w:szCs w:val="24"/>
            <w:lang w:val="en-US"/>
            <w:rPrChange w:id="235" w:author="Asus oke" w:date="2024-10-22T20:08:00Z" w16du:dateUtc="2024-10-22T13:08:00Z">
              <w:rPr>
                <w:rStyle w:val="CommentReference"/>
                <w:lang w:val="en-US"/>
              </w:rPr>
            </w:rPrChange>
          </w:rPr>
          <w:commentReference w:id="233"/>
        </w:r>
        <w:r w:rsidRPr="008F2D57" w:rsidDel="008F2D57">
          <w:rPr>
            <w:rFonts w:asciiTheme="majorBidi" w:hAnsiTheme="majorBidi" w:cstheme="majorBidi"/>
            <w:sz w:val="24"/>
            <w:szCs w:val="24"/>
            <w:rPrChange w:id="236" w:author="Asus oke" w:date="2024-10-22T20:08:00Z" w16du:dateUtc="2024-10-22T13:08:00Z">
              <w:rPr>
                <w:sz w:val="24"/>
              </w:rPr>
            </w:rPrChange>
          </w:rPr>
          <w:delText xml:space="preserve"> proposed by Creswell (2012), the researcher used </w:delText>
        </w:r>
        <w:commentRangeStart w:id="237"/>
        <w:r w:rsidRPr="008F2D57" w:rsidDel="008F2D57">
          <w:rPr>
            <w:rFonts w:asciiTheme="majorBidi" w:hAnsiTheme="majorBidi" w:cstheme="majorBidi"/>
            <w:sz w:val="24"/>
            <w:szCs w:val="24"/>
            <w:rPrChange w:id="238" w:author="Asus oke" w:date="2024-10-22T20:08:00Z" w16du:dateUtc="2024-10-22T13:08:00Z">
              <w:rPr>
                <w:sz w:val="24"/>
              </w:rPr>
            </w:rPrChange>
          </w:rPr>
          <w:delText>thematic analysis</w:delText>
        </w:r>
        <w:commentRangeEnd w:id="237"/>
        <w:r w:rsidRPr="008F2D57" w:rsidDel="008F2D57">
          <w:rPr>
            <w:rStyle w:val="CommentReference"/>
            <w:rFonts w:asciiTheme="majorBidi" w:hAnsiTheme="majorBidi" w:cstheme="majorBidi"/>
            <w:sz w:val="24"/>
            <w:szCs w:val="24"/>
            <w:lang w:val="en-US"/>
            <w:rPrChange w:id="239" w:author="Asus oke" w:date="2024-10-22T20:08:00Z" w16du:dateUtc="2024-10-22T13:08:00Z">
              <w:rPr>
                <w:rStyle w:val="CommentReference"/>
                <w:lang w:val="en-US"/>
              </w:rPr>
            </w:rPrChange>
          </w:rPr>
          <w:commentReference w:id="237"/>
        </w:r>
        <w:r w:rsidRPr="008F2D57" w:rsidDel="008F2D57">
          <w:rPr>
            <w:rFonts w:asciiTheme="majorBidi" w:hAnsiTheme="majorBidi" w:cstheme="majorBidi"/>
            <w:sz w:val="24"/>
            <w:szCs w:val="24"/>
            <w:rPrChange w:id="240" w:author="Asus oke" w:date="2024-10-22T20:08:00Z" w16du:dateUtc="2024-10-22T13:08:00Z">
              <w:rPr>
                <w:sz w:val="24"/>
              </w:rPr>
            </w:rPrChange>
          </w:rPr>
          <w:delText xml:space="preserve"> to analyze</w:delText>
        </w:r>
        <w:r w:rsidRPr="008F2D57" w:rsidDel="008F2D57">
          <w:rPr>
            <w:rFonts w:asciiTheme="majorBidi" w:hAnsiTheme="majorBidi" w:cstheme="majorBidi"/>
            <w:sz w:val="24"/>
            <w:szCs w:val="24"/>
            <w:lang w:val="en-US"/>
            <w:rPrChange w:id="241" w:author="Asus oke" w:date="2024-10-22T20:08:00Z" w16du:dateUtc="2024-10-22T13:08:00Z">
              <w:rPr>
                <w:sz w:val="24"/>
                <w:lang w:val="en-US"/>
              </w:rPr>
            </w:rPrChange>
          </w:rPr>
          <w:delText xml:space="preserve"> the data. The member-checiing</w:delText>
        </w:r>
      </w:del>
      <w:ins w:id="242" w:author="Author" w:date="2024-10-20T14:21:00Z">
        <w:del w:id="243" w:author="Asus oke" w:date="2024-10-22T20:08:00Z" w16du:dateUtc="2024-10-22T13:08:00Z">
          <w:r w:rsidRPr="008F2D57" w:rsidDel="008F2D57">
            <w:rPr>
              <w:rFonts w:asciiTheme="majorBidi" w:hAnsiTheme="majorBidi" w:cstheme="majorBidi"/>
              <w:sz w:val="24"/>
              <w:szCs w:val="24"/>
              <w:lang w:val="en-US"/>
              <w:rPrChange w:id="244" w:author="Asus oke" w:date="2024-10-22T20:08:00Z" w16du:dateUtc="2024-10-22T13:08:00Z">
                <w:rPr>
                  <w:sz w:val="24"/>
                  <w:lang w:val="en-US"/>
                </w:rPr>
              </w:rPrChange>
            </w:rPr>
            <w:delText>checking</w:delText>
          </w:r>
        </w:del>
      </w:ins>
      <w:del w:id="245" w:author="Asus oke" w:date="2024-10-22T20:08:00Z" w16du:dateUtc="2024-10-22T13:08:00Z">
        <w:r w:rsidRPr="008F2D57" w:rsidDel="008F2D57">
          <w:rPr>
            <w:rFonts w:asciiTheme="majorBidi" w:hAnsiTheme="majorBidi" w:cstheme="majorBidi"/>
            <w:sz w:val="24"/>
            <w:szCs w:val="24"/>
            <w:lang w:val="en-US"/>
            <w:rPrChange w:id="246" w:author="Asus oke" w:date="2024-10-22T20:08:00Z" w16du:dateUtc="2024-10-22T13:08:00Z">
              <w:rPr>
                <w:sz w:val="24"/>
                <w:lang w:val="en-US"/>
              </w:rPr>
            </w:rPrChange>
          </w:rPr>
          <w:delText xml:space="preserve"> techniques was used in correctness of the findings and interpretation were guaranteed during the data gathering and processing processes.</w:delText>
        </w:r>
      </w:del>
    </w:p>
    <w:p w14:paraId="6095731D" w14:textId="77777777" w:rsidR="008F2D57" w:rsidRPr="008F2D57" w:rsidRDefault="008F2D57" w:rsidP="008F2D57">
      <w:pPr>
        <w:pStyle w:val="E-JOURNALBody"/>
        <w:ind w:firstLine="709"/>
        <w:contextualSpacing/>
        <w:rPr>
          <w:ins w:id="247" w:author="Asus oke" w:date="2024-10-22T20:09:00Z" w16du:dateUtc="2024-10-22T13:09:00Z"/>
          <w:rFonts w:asciiTheme="majorBidi" w:hAnsiTheme="majorBidi" w:cstheme="majorBidi"/>
          <w:sz w:val="24"/>
          <w:lang w:val="en-US"/>
          <w:rPrChange w:id="248" w:author="Asus oke" w:date="2024-10-22T20:08:00Z" w16du:dateUtc="2024-10-22T13:08:00Z">
            <w:rPr>
              <w:ins w:id="249" w:author="Asus oke" w:date="2024-10-22T20:09:00Z" w16du:dateUtc="2024-10-22T13:09:00Z"/>
              <w:sz w:val="24"/>
              <w:lang w:val="en-US"/>
            </w:rPr>
          </w:rPrChange>
        </w:rPr>
      </w:pPr>
    </w:p>
    <w:p w14:paraId="2B6DE9AC" w14:textId="77777777" w:rsidR="003D0D76" w:rsidRDefault="003D0D76">
      <w:pPr>
        <w:ind w:firstLine="709"/>
        <w:jc w:val="both"/>
        <w:rPr>
          <w:rFonts w:ascii="Times New Roman" w:hAnsi="Times New Roman"/>
          <w:b/>
          <w:sz w:val="24"/>
          <w:szCs w:val="24"/>
        </w:rPr>
        <w:pPrChange w:id="250" w:author="Asus oke" w:date="2024-10-22T20:08:00Z" w16du:dateUtc="2024-10-22T13:08:00Z">
          <w:pPr>
            <w:spacing w:line="360" w:lineRule="auto"/>
            <w:jc w:val="both"/>
          </w:pPr>
        </w:pPrChange>
      </w:pPr>
    </w:p>
    <w:p w14:paraId="32AA3B36"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47AE4448" w14:textId="77777777" w:rsidR="003D0D76" w:rsidRDefault="00000000">
      <w:pPr>
        <w:pStyle w:val="E-JOURNALBody"/>
        <w:ind w:firstLine="0"/>
        <w:contextualSpacing/>
        <w:rPr>
          <w:b/>
          <w:sz w:val="24"/>
        </w:rPr>
      </w:pPr>
      <w:r>
        <w:rPr>
          <w:b/>
          <w:sz w:val="24"/>
        </w:rPr>
        <w:t>Findings</w:t>
      </w:r>
    </w:p>
    <w:p w14:paraId="037E6ACE" w14:textId="77777777" w:rsidR="003D0D76" w:rsidRDefault="00000000">
      <w:pPr>
        <w:pStyle w:val="E-JOURNALBody"/>
        <w:contextualSpacing/>
        <w:rPr>
          <w:sz w:val="24"/>
          <w:lang w:val="en-US"/>
        </w:rPr>
      </w:pPr>
      <w:r>
        <w:rPr>
          <w:sz w:val="24"/>
          <w:lang w:val="en-US"/>
        </w:rPr>
        <w:t xml:space="preserve">This chapter presents some of the findings. The study found that teachers face various problems when teaching English listening comprehension. Thematic analysis was used to extract data from the interviews. The interviews were performed in Indonesia, as it </w:t>
      </w:r>
      <w:del w:id="251" w:author="Author" w:date="2024-10-20T14:23:00Z">
        <w:r>
          <w:rPr>
            <w:sz w:val="24"/>
            <w:lang w:val="en-US"/>
          </w:rPr>
          <w:delText xml:space="preserve">is </w:delText>
        </w:r>
      </w:del>
      <w:ins w:id="252" w:author="Author" w:date="2024-10-20T14:23:00Z">
        <w:r>
          <w:rPr>
            <w:sz w:val="24"/>
            <w:lang w:val="en-US"/>
          </w:rPr>
          <w:t xml:space="preserve">was </w:t>
        </w:r>
      </w:ins>
      <w:r>
        <w:rPr>
          <w:sz w:val="24"/>
          <w:lang w:val="en-US"/>
        </w:rPr>
        <w:t>more comfortable and easier to communicate between the interviewer and interviewees. The researcher</w:t>
      </w:r>
      <w:ins w:id="253" w:author="Author" w:date="2024-10-20T14:23:00Z">
        <w:r>
          <w:rPr>
            <w:sz w:val="24"/>
            <w:lang w:val="en-US"/>
          </w:rPr>
          <w:t>s</w:t>
        </w:r>
      </w:ins>
      <w:r>
        <w:rPr>
          <w:sz w:val="24"/>
          <w:lang w:val="en-US"/>
        </w:rPr>
        <w:t xml:space="preserve"> used the first names of all the interviewees. This study had two participants: R.W and Y.S  </w:t>
      </w:r>
    </w:p>
    <w:p w14:paraId="23D422DA" w14:textId="77777777" w:rsidR="003D0D76" w:rsidRDefault="00000000">
      <w:pPr>
        <w:pStyle w:val="E-JOURNALBody"/>
        <w:contextualSpacing/>
        <w:rPr>
          <w:sz w:val="24"/>
          <w:lang w:val="en-US"/>
        </w:rPr>
      </w:pPr>
      <w:r>
        <w:rPr>
          <w:sz w:val="24"/>
          <w:lang w:val="en-US"/>
        </w:rPr>
        <w:t>In this study, the researcher</w:t>
      </w:r>
      <w:ins w:id="254" w:author="Author" w:date="2024-10-20T14:23:00Z">
        <w:r>
          <w:rPr>
            <w:sz w:val="24"/>
            <w:lang w:val="en-US"/>
          </w:rPr>
          <w:t>s</w:t>
        </w:r>
      </w:ins>
      <w:r>
        <w:rPr>
          <w:sz w:val="24"/>
          <w:lang w:val="en-US"/>
        </w:rPr>
        <w:t xml:space="preserve"> found problems in teaching listening comprehension at MA Patra Mandiri Plaju Palembang perceived by the English teachers. There were: </w:t>
      </w:r>
    </w:p>
    <w:p w14:paraId="1C49B9A6" w14:textId="77777777" w:rsidR="003D0D76" w:rsidRDefault="003D0D76">
      <w:pPr>
        <w:pStyle w:val="E-JOURNALBody"/>
        <w:ind w:firstLine="0"/>
        <w:contextualSpacing/>
        <w:rPr>
          <w:sz w:val="24"/>
        </w:rPr>
      </w:pPr>
    </w:p>
    <w:p w14:paraId="5363CE79" w14:textId="77777777" w:rsidR="003D0D76" w:rsidRDefault="00000000">
      <w:pPr>
        <w:pStyle w:val="E-JOURNALBody"/>
        <w:ind w:firstLine="0"/>
        <w:contextualSpacing/>
        <w:rPr>
          <w:i/>
          <w:iCs/>
          <w:sz w:val="24"/>
          <w:lang w:val="en-US"/>
        </w:rPr>
      </w:pPr>
      <w:r>
        <w:rPr>
          <w:i/>
          <w:iCs/>
          <w:sz w:val="24"/>
          <w:lang w:val="en-US"/>
        </w:rPr>
        <w:t xml:space="preserve">Table 1. Theme and codes of teachers’ problems in teaching listening comprehension </w:t>
      </w:r>
    </w:p>
    <w:tbl>
      <w:tblPr>
        <w:tblStyle w:val="TableGrid1"/>
        <w:tblW w:w="0" w:type="auto"/>
        <w:tblInd w:w="108" w:type="dxa"/>
        <w:tblBorders>
          <w:right w:val="none" w:sz="0" w:space="0" w:color="auto"/>
        </w:tblBorders>
        <w:tblLook w:val="04A0" w:firstRow="1" w:lastRow="0" w:firstColumn="1" w:lastColumn="0" w:noHBand="0" w:noVBand="1"/>
      </w:tblPr>
      <w:tblGrid>
        <w:gridCol w:w="570"/>
        <w:gridCol w:w="3258"/>
        <w:gridCol w:w="4784"/>
      </w:tblGrid>
      <w:tr w:rsidR="003D0D76" w14:paraId="0F53A207" w14:textId="77777777">
        <w:tc>
          <w:tcPr>
            <w:tcW w:w="570" w:type="dxa"/>
            <w:tcBorders>
              <w:left w:val="nil"/>
              <w:right w:val="nil"/>
            </w:tcBorders>
          </w:tcPr>
          <w:p w14:paraId="36F4E880" w14:textId="77777777" w:rsidR="003D0D76" w:rsidRDefault="00000000">
            <w:pPr>
              <w:jc w:val="center"/>
              <w:rPr>
                <w:sz w:val="24"/>
                <w:szCs w:val="24"/>
                <w:lang w:val="en-US"/>
              </w:rPr>
            </w:pPr>
            <w:r>
              <w:rPr>
                <w:sz w:val="24"/>
                <w:szCs w:val="24"/>
                <w:lang w:val="en-US"/>
              </w:rPr>
              <w:t>No.</w:t>
            </w:r>
          </w:p>
        </w:tc>
        <w:tc>
          <w:tcPr>
            <w:tcW w:w="3258" w:type="dxa"/>
            <w:tcBorders>
              <w:left w:val="nil"/>
              <w:right w:val="nil"/>
            </w:tcBorders>
          </w:tcPr>
          <w:p w14:paraId="6C884998" w14:textId="77777777" w:rsidR="003D0D76" w:rsidRDefault="00000000">
            <w:pPr>
              <w:jc w:val="center"/>
              <w:rPr>
                <w:sz w:val="24"/>
                <w:szCs w:val="24"/>
                <w:lang w:val="en-US"/>
              </w:rPr>
            </w:pPr>
            <w:r>
              <w:rPr>
                <w:sz w:val="24"/>
                <w:szCs w:val="24"/>
                <w:lang w:val="en-US"/>
              </w:rPr>
              <w:t>Theme</w:t>
            </w:r>
          </w:p>
        </w:tc>
        <w:tc>
          <w:tcPr>
            <w:tcW w:w="4784" w:type="dxa"/>
            <w:tcBorders>
              <w:left w:val="nil"/>
            </w:tcBorders>
          </w:tcPr>
          <w:p w14:paraId="437C36EB" w14:textId="77777777" w:rsidR="003D0D76" w:rsidRDefault="00000000">
            <w:pPr>
              <w:jc w:val="center"/>
              <w:rPr>
                <w:sz w:val="24"/>
                <w:szCs w:val="24"/>
                <w:lang w:val="en-US"/>
              </w:rPr>
            </w:pPr>
            <w:r>
              <w:rPr>
                <w:sz w:val="24"/>
                <w:szCs w:val="24"/>
                <w:lang w:val="en-US"/>
              </w:rPr>
              <w:t>Codes</w:t>
            </w:r>
          </w:p>
        </w:tc>
      </w:tr>
      <w:tr w:rsidR="003D0D76" w14:paraId="525102D7" w14:textId="77777777">
        <w:tc>
          <w:tcPr>
            <w:tcW w:w="570" w:type="dxa"/>
            <w:tcBorders>
              <w:left w:val="nil"/>
              <w:right w:val="nil"/>
            </w:tcBorders>
          </w:tcPr>
          <w:p w14:paraId="167B930E" w14:textId="77777777" w:rsidR="003D0D76" w:rsidRDefault="00000000">
            <w:pPr>
              <w:rPr>
                <w:sz w:val="24"/>
                <w:szCs w:val="24"/>
                <w:lang w:val="en-US"/>
              </w:rPr>
            </w:pPr>
            <w:r>
              <w:rPr>
                <w:sz w:val="24"/>
                <w:szCs w:val="24"/>
                <w:lang w:val="en-US"/>
              </w:rPr>
              <w:lastRenderedPageBreak/>
              <w:t xml:space="preserve">1. </w:t>
            </w:r>
          </w:p>
        </w:tc>
        <w:tc>
          <w:tcPr>
            <w:tcW w:w="3258" w:type="dxa"/>
            <w:tcBorders>
              <w:left w:val="nil"/>
              <w:right w:val="nil"/>
            </w:tcBorders>
          </w:tcPr>
          <w:p w14:paraId="1DC52F85" w14:textId="77777777" w:rsidR="003D0D76" w:rsidRDefault="00000000">
            <w:pPr>
              <w:rPr>
                <w:sz w:val="24"/>
                <w:szCs w:val="24"/>
                <w:lang w:val="en-US"/>
              </w:rPr>
            </w:pPr>
            <w:r>
              <w:rPr>
                <w:sz w:val="24"/>
                <w:szCs w:val="24"/>
                <w:lang w:val="en-US"/>
              </w:rPr>
              <w:t xml:space="preserve">Students’ Lack of Motivation </w:t>
            </w:r>
          </w:p>
        </w:tc>
        <w:tc>
          <w:tcPr>
            <w:tcW w:w="4784" w:type="dxa"/>
            <w:tcBorders>
              <w:left w:val="nil"/>
            </w:tcBorders>
          </w:tcPr>
          <w:p w14:paraId="30BCB3F8" w14:textId="77777777" w:rsidR="003D0D76" w:rsidRDefault="00000000">
            <w:pPr>
              <w:jc w:val="both"/>
              <w:rPr>
                <w:sz w:val="24"/>
                <w:szCs w:val="24"/>
                <w:lang w:val="en-US"/>
              </w:rPr>
            </w:pPr>
            <w:r>
              <w:rPr>
                <w:sz w:val="24"/>
                <w:szCs w:val="24"/>
                <w:lang w:val="en-US"/>
              </w:rPr>
              <w:t xml:space="preserve">Both teachers felt that students’ lack of motivation became one of the problems in teaching listening comprehension.  </w:t>
            </w:r>
          </w:p>
        </w:tc>
      </w:tr>
      <w:tr w:rsidR="003D0D76" w14:paraId="616988F7" w14:textId="77777777">
        <w:tc>
          <w:tcPr>
            <w:tcW w:w="570" w:type="dxa"/>
            <w:tcBorders>
              <w:left w:val="nil"/>
              <w:right w:val="nil"/>
            </w:tcBorders>
          </w:tcPr>
          <w:p w14:paraId="08E6D278" w14:textId="77777777" w:rsidR="003D0D76" w:rsidRDefault="00000000">
            <w:pPr>
              <w:rPr>
                <w:sz w:val="24"/>
                <w:szCs w:val="24"/>
                <w:lang w:val="en-US"/>
              </w:rPr>
            </w:pPr>
            <w:r>
              <w:rPr>
                <w:sz w:val="24"/>
                <w:szCs w:val="24"/>
                <w:lang w:val="en-US"/>
              </w:rPr>
              <w:t xml:space="preserve">2. </w:t>
            </w:r>
          </w:p>
        </w:tc>
        <w:tc>
          <w:tcPr>
            <w:tcW w:w="3258" w:type="dxa"/>
            <w:tcBorders>
              <w:left w:val="nil"/>
              <w:right w:val="nil"/>
            </w:tcBorders>
          </w:tcPr>
          <w:p w14:paraId="1A24E956" w14:textId="77777777" w:rsidR="003D0D76" w:rsidRDefault="00000000">
            <w:pPr>
              <w:rPr>
                <w:sz w:val="24"/>
                <w:szCs w:val="24"/>
                <w:lang w:val="en-US"/>
              </w:rPr>
            </w:pPr>
            <w:r>
              <w:rPr>
                <w:sz w:val="24"/>
                <w:szCs w:val="24"/>
                <w:lang w:val="en-US"/>
              </w:rPr>
              <w:t xml:space="preserve">Students’ Anxiety </w:t>
            </w:r>
          </w:p>
        </w:tc>
        <w:tc>
          <w:tcPr>
            <w:tcW w:w="4784" w:type="dxa"/>
            <w:tcBorders>
              <w:left w:val="nil"/>
            </w:tcBorders>
          </w:tcPr>
          <w:p w14:paraId="1518545F" w14:textId="77777777" w:rsidR="003D0D76" w:rsidRDefault="00000000">
            <w:pPr>
              <w:jc w:val="both"/>
              <w:rPr>
                <w:sz w:val="24"/>
                <w:szCs w:val="24"/>
                <w:lang w:val="en-US"/>
              </w:rPr>
            </w:pPr>
            <w:r>
              <w:rPr>
                <w:sz w:val="24"/>
                <w:szCs w:val="24"/>
                <w:lang w:val="en-US"/>
              </w:rPr>
              <w:t xml:space="preserve">One of the teachers claimed that anxiety influenced </w:t>
            </w:r>
            <w:ins w:id="255" w:author="Author" w:date="2024-10-20T14:24:00Z">
              <w:r>
                <w:rPr>
                  <w:sz w:val="24"/>
                  <w:szCs w:val="24"/>
                  <w:lang w:val="en-US"/>
                </w:rPr>
                <w:t>the </w:t>
              </w:r>
            </w:ins>
            <w:r>
              <w:rPr>
                <w:sz w:val="24"/>
                <w:szCs w:val="24"/>
                <w:lang w:val="en-US"/>
              </w:rPr>
              <w:t xml:space="preserve">learning environment </w:t>
            </w:r>
          </w:p>
        </w:tc>
      </w:tr>
      <w:tr w:rsidR="003D0D76" w14:paraId="0B225A92" w14:textId="77777777">
        <w:tc>
          <w:tcPr>
            <w:tcW w:w="570" w:type="dxa"/>
            <w:tcBorders>
              <w:left w:val="nil"/>
              <w:right w:val="nil"/>
            </w:tcBorders>
          </w:tcPr>
          <w:p w14:paraId="28B85E5F" w14:textId="77777777" w:rsidR="003D0D76" w:rsidRDefault="00000000">
            <w:pPr>
              <w:rPr>
                <w:sz w:val="24"/>
                <w:szCs w:val="24"/>
                <w:lang w:val="en-US"/>
              </w:rPr>
            </w:pPr>
            <w:r>
              <w:rPr>
                <w:sz w:val="24"/>
                <w:szCs w:val="24"/>
                <w:lang w:val="en-US"/>
              </w:rPr>
              <w:t xml:space="preserve">3. </w:t>
            </w:r>
          </w:p>
        </w:tc>
        <w:tc>
          <w:tcPr>
            <w:tcW w:w="3258" w:type="dxa"/>
            <w:tcBorders>
              <w:left w:val="nil"/>
              <w:right w:val="nil"/>
            </w:tcBorders>
          </w:tcPr>
          <w:p w14:paraId="440938E7" w14:textId="77777777" w:rsidR="003D0D76" w:rsidRDefault="00000000">
            <w:pPr>
              <w:rPr>
                <w:sz w:val="24"/>
                <w:szCs w:val="24"/>
                <w:lang w:val="en-US"/>
              </w:rPr>
            </w:pPr>
            <w:r>
              <w:rPr>
                <w:sz w:val="24"/>
                <w:szCs w:val="24"/>
                <w:lang w:val="en-US"/>
              </w:rPr>
              <w:t xml:space="preserve">Students’ Lack of Interest </w:t>
            </w:r>
          </w:p>
        </w:tc>
        <w:tc>
          <w:tcPr>
            <w:tcW w:w="4784" w:type="dxa"/>
            <w:tcBorders>
              <w:left w:val="nil"/>
            </w:tcBorders>
          </w:tcPr>
          <w:p w14:paraId="30D8E051" w14:textId="77777777" w:rsidR="003D0D76" w:rsidRDefault="00000000">
            <w:pPr>
              <w:jc w:val="both"/>
              <w:rPr>
                <w:sz w:val="24"/>
                <w:szCs w:val="24"/>
                <w:lang w:val="en-US"/>
              </w:rPr>
            </w:pPr>
            <w:r>
              <w:rPr>
                <w:sz w:val="24"/>
                <w:szCs w:val="24"/>
                <w:lang w:val="en-US"/>
              </w:rPr>
              <w:t xml:space="preserve">All teachers claimed that students were uninterested in learning listening comprehension. This became a problem for the teacher since it negatively influenced students' learning of listening comprehension. </w:t>
            </w:r>
          </w:p>
        </w:tc>
      </w:tr>
      <w:tr w:rsidR="003D0D76" w14:paraId="46CA85EE" w14:textId="77777777">
        <w:tc>
          <w:tcPr>
            <w:tcW w:w="570" w:type="dxa"/>
            <w:tcBorders>
              <w:left w:val="nil"/>
              <w:right w:val="nil"/>
            </w:tcBorders>
          </w:tcPr>
          <w:p w14:paraId="3FF95008" w14:textId="77777777" w:rsidR="003D0D76" w:rsidRDefault="00000000">
            <w:pPr>
              <w:rPr>
                <w:sz w:val="24"/>
                <w:szCs w:val="24"/>
                <w:lang w:val="en-US"/>
              </w:rPr>
            </w:pPr>
            <w:r>
              <w:rPr>
                <w:sz w:val="24"/>
                <w:szCs w:val="24"/>
                <w:lang w:val="en-US"/>
              </w:rPr>
              <w:t>4.</w:t>
            </w:r>
          </w:p>
        </w:tc>
        <w:tc>
          <w:tcPr>
            <w:tcW w:w="3258" w:type="dxa"/>
            <w:tcBorders>
              <w:left w:val="nil"/>
              <w:right w:val="nil"/>
            </w:tcBorders>
          </w:tcPr>
          <w:p w14:paraId="5A801733" w14:textId="77777777" w:rsidR="003D0D76" w:rsidRDefault="00000000">
            <w:pPr>
              <w:rPr>
                <w:sz w:val="24"/>
                <w:szCs w:val="24"/>
                <w:lang w:val="en-US"/>
              </w:rPr>
            </w:pPr>
            <w:r>
              <w:rPr>
                <w:sz w:val="24"/>
                <w:szCs w:val="24"/>
                <w:lang w:val="en-US"/>
              </w:rPr>
              <w:t xml:space="preserve">Student Background Knowledge </w:t>
            </w:r>
          </w:p>
        </w:tc>
        <w:tc>
          <w:tcPr>
            <w:tcW w:w="4784" w:type="dxa"/>
            <w:tcBorders>
              <w:left w:val="nil"/>
            </w:tcBorders>
          </w:tcPr>
          <w:p w14:paraId="7F06E6A0" w14:textId="77777777" w:rsidR="003D0D76" w:rsidRDefault="00000000">
            <w:pPr>
              <w:jc w:val="both"/>
              <w:rPr>
                <w:sz w:val="24"/>
                <w:szCs w:val="24"/>
                <w:lang w:val="en-US"/>
              </w:rPr>
            </w:pPr>
            <w:r>
              <w:rPr>
                <w:sz w:val="24"/>
                <w:szCs w:val="24"/>
                <w:lang w:val="en-US"/>
              </w:rPr>
              <w:t>All teachers claimed that students had different background knowledge, which became a problem for them because almost all of the students had poor prior knowledge, so they faced difficulty comprehending the spoken text.</w:t>
            </w:r>
          </w:p>
        </w:tc>
      </w:tr>
      <w:tr w:rsidR="003D0D76" w14:paraId="2C38CBAC" w14:textId="77777777">
        <w:tc>
          <w:tcPr>
            <w:tcW w:w="570" w:type="dxa"/>
            <w:tcBorders>
              <w:left w:val="nil"/>
              <w:right w:val="nil"/>
            </w:tcBorders>
          </w:tcPr>
          <w:p w14:paraId="6280D466" w14:textId="77777777" w:rsidR="003D0D76" w:rsidRDefault="00000000">
            <w:pPr>
              <w:rPr>
                <w:sz w:val="24"/>
                <w:szCs w:val="24"/>
                <w:lang w:val="en-US"/>
              </w:rPr>
            </w:pPr>
            <w:r>
              <w:rPr>
                <w:sz w:val="24"/>
                <w:szCs w:val="24"/>
                <w:lang w:val="en-US"/>
              </w:rPr>
              <w:t>5.</w:t>
            </w:r>
          </w:p>
        </w:tc>
        <w:tc>
          <w:tcPr>
            <w:tcW w:w="3258" w:type="dxa"/>
            <w:tcBorders>
              <w:left w:val="nil"/>
              <w:right w:val="nil"/>
            </w:tcBorders>
          </w:tcPr>
          <w:p w14:paraId="03613E33" w14:textId="77777777" w:rsidR="003D0D76" w:rsidRDefault="00000000">
            <w:pPr>
              <w:rPr>
                <w:sz w:val="24"/>
                <w:szCs w:val="24"/>
                <w:lang w:val="en-US"/>
              </w:rPr>
            </w:pPr>
            <w:r>
              <w:rPr>
                <w:sz w:val="24"/>
                <w:szCs w:val="24"/>
                <w:lang w:val="en-US"/>
              </w:rPr>
              <w:t>Students’ Lack of Vocabulary</w:t>
            </w:r>
          </w:p>
        </w:tc>
        <w:tc>
          <w:tcPr>
            <w:tcW w:w="4784" w:type="dxa"/>
            <w:tcBorders>
              <w:left w:val="nil"/>
            </w:tcBorders>
          </w:tcPr>
          <w:p w14:paraId="449BE8A5" w14:textId="77777777" w:rsidR="003D0D76" w:rsidRDefault="00000000">
            <w:pPr>
              <w:jc w:val="both"/>
              <w:rPr>
                <w:sz w:val="24"/>
                <w:szCs w:val="24"/>
                <w:lang w:val="en-US"/>
              </w:rPr>
            </w:pPr>
            <w:r>
              <w:rPr>
                <w:sz w:val="24"/>
                <w:szCs w:val="24"/>
                <w:lang w:val="en-US"/>
              </w:rPr>
              <w:t>One of the teachers claimed that students’ lack of vocabulary became a problem when teaching listening comprehension because it took time for them to comprehend what the speaker said.</w:t>
            </w:r>
          </w:p>
        </w:tc>
      </w:tr>
      <w:tr w:rsidR="003D0D76" w14:paraId="271854A6" w14:textId="77777777">
        <w:tc>
          <w:tcPr>
            <w:tcW w:w="570" w:type="dxa"/>
            <w:tcBorders>
              <w:left w:val="nil"/>
              <w:right w:val="nil"/>
            </w:tcBorders>
          </w:tcPr>
          <w:p w14:paraId="19EA5523" w14:textId="77777777" w:rsidR="003D0D76" w:rsidRDefault="00000000">
            <w:pPr>
              <w:rPr>
                <w:sz w:val="24"/>
                <w:szCs w:val="24"/>
                <w:lang w:val="en-US"/>
              </w:rPr>
            </w:pPr>
            <w:r>
              <w:rPr>
                <w:sz w:val="24"/>
                <w:szCs w:val="24"/>
                <w:lang w:val="en-US"/>
              </w:rPr>
              <w:t>6.</w:t>
            </w:r>
          </w:p>
        </w:tc>
        <w:tc>
          <w:tcPr>
            <w:tcW w:w="3258" w:type="dxa"/>
            <w:tcBorders>
              <w:left w:val="nil"/>
              <w:right w:val="nil"/>
            </w:tcBorders>
          </w:tcPr>
          <w:p w14:paraId="4DD0D669" w14:textId="77777777" w:rsidR="003D0D76" w:rsidRDefault="00000000">
            <w:pPr>
              <w:rPr>
                <w:sz w:val="24"/>
                <w:szCs w:val="24"/>
                <w:lang w:val="en-US"/>
              </w:rPr>
            </w:pPr>
            <w:r>
              <w:rPr>
                <w:sz w:val="24"/>
                <w:szCs w:val="24"/>
                <w:lang w:val="en-US"/>
              </w:rPr>
              <w:t>Teaching Aids and Media</w:t>
            </w:r>
          </w:p>
        </w:tc>
        <w:tc>
          <w:tcPr>
            <w:tcW w:w="4784" w:type="dxa"/>
            <w:tcBorders>
              <w:left w:val="nil"/>
            </w:tcBorders>
          </w:tcPr>
          <w:p w14:paraId="5FBE6AE9" w14:textId="77777777" w:rsidR="003D0D76" w:rsidRDefault="00000000">
            <w:pPr>
              <w:jc w:val="both"/>
              <w:rPr>
                <w:sz w:val="24"/>
                <w:szCs w:val="24"/>
                <w:lang w:val="en-US"/>
              </w:rPr>
            </w:pPr>
            <w:r>
              <w:rPr>
                <w:sz w:val="24"/>
                <w:szCs w:val="24"/>
                <w:lang w:val="en-US"/>
              </w:rPr>
              <w:t xml:space="preserve">One of the teachers claimed that the facilities were insufficient to support the teacher in teaching listening comprehension since the school has no laboratory to make listening activities more conducive. </w:t>
            </w:r>
          </w:p>
        </w:tc>
      </w:tr>
      <w:tr w:rsidR="003D0D76" w14:paraId="61C67E69" w14:textId="77777777">
        <w:tc>
          <w:tcPr>
            <w:tcW w:w="570" w:type="dxa"/>
            <w:tcBorders>
              <w:left w:val="nil"/>
              <w:right w:val="nil"/>
            </w:tcBorders>
          </w:tcPr>
          <w:p w14:paraId="6B741C46" w14:textId="77777777" w:rsidR="003D0D76" w:rsidRDefault="00000000">
            <w:pPr>
              <w:rPr>
                <w:sz w:val="24"/>
                <w:szCs w:val="24"/>
                <w:lang w:val="en-US"/>
              </w:rPr>
            </w:pPr>
            <w:r>
              <w:rPr>
                <w:sz w:val="24"/>
                <w:szCs w:val="24"/>
                <w:lang w:val="en-US"/>
              </w:rPr>
              <w:t xml:space="preserve">7. </w:t>
            </w:r>
          </w:p>
        </w:tc>
        <w:tc>
          <w:tcPr>
            <w:tcW w:w="3258" w:type="dxa"/>
            <w:tcBorders>
              <w:left w:val="nil"/>
              <w:right w:val="nil"/>
            </w:tcBorders>
          </w:tcPr>
          <w:p w14:paraId="606D9D91" w14:textId="77777777" w:rsidR="003D0D76" w:rsidRDefault="00000000">
            <w:pPr>
              <w:rPr>
                <w:sz w:val="24"/>
                <w:szCs w:val="24"/>
                <w:lang w:val="en-US"/>
              </w:rPr>
            </w:pPr>
            <w:r>
              <w:rPr>
                <w:sz w:val="24"/>
                <w:szCs w:val="24"/>
                <w:lang w:val="en-US"/>
              </w:rPr>
              <w:t>Method of Teaching Listening</w:t>
            </w:r>
          </w:p>
        </w:tc>
        <w:tc>
          <w:tcPr>
            <w:tcW w:w="4784" w:type="dxa"/>
            <w:tcBorders>
              <w:left w:val="nil"/>
            </w:tcBorders>
          </w:tcPr>
          <w:p w14:paraId="6842B27E" w14:textId="77777777" w:rsidR="003D0D76" w:rsidRDefault="00000000">
            <w:pPr>
              <w:jc w:val="both"/>
              <w:rPr>
                <w:sz w:val="24"/>
                <w:szCs w:val="24"/>
                <w:lang w:val="en-US"/>
              </w:rPr>
            </w:pPr>
            <w:r>
              <w:rPr>
                <w:sz w:val="24"/>
                <w:szCs w:val="24"/>
                <w:lang w:val="en-US"/>
              </w:rPr>
              <w:t>All teachers claimed that they faced problems in selecting and preparing a suitable method for teaching listening comprehension.</w:t>
            </w:r>
          </w:p>
        </w:tc>
      </w:tr>
      <w:tr w:rsidR="003D0D76" w14:paraId="1245E604" w14:textId="77777777">
        <w:tc>
          <w:tcPr>
            <w:tcW w:w="570" w:type="dxa"/>
            <w:tcBorders>
              <w:left w:val="nil"/>
              <w:right w:val="nil"/>
            </w:tcBorders>
          </w:tcPr>
          <w:p w14:paraId="16EC7EE7" w14:textId="77777777" w:rsidR="003D0D76" w:rsidRDefault="00000000">
            <w:pPr>
              <w:rPr>
                <w:sz w:val="24"/>
                <w:szCs w:val="24"/>
                <w:lang w:val="en-US"/>
              </w:rPr>
            </w:pPr>
            <w:r>
              <w:rPr>
                <w:sz w:val="24"/>
                <w:szCs w:val="24"/>
                <w:lang w:val="en-US"/>
              </w:rPr>
              <w:t>8.</w:t>
            </w:r>
          </w:p>
        </w:tc>
        <w:tc>
          <w:tcPr>
            <w:tcW w:w="3258" w:type="dxa"/>
            <w:tcBorders>
              <w:left w:val="nil"/>
              <w:right w:val="nil"/>
            </w:tcBorders>
          </w:tcPr>
          <w:p w14:paraId="09CD27F5" w14:textId="77777777" w:rsidR="003D0D76" w:rsidRDefault="00000000">
            <w:pPr>
              <w:rPr>
                <w:sz w:val="24"/>
                <w:szCs w:val="24"/>
                <w:lang w:val="en-US"/>
              </w:rPr>
            </w:pPr>
            <w:r>
              <w:rPr>
                <w:sz w:val="24"/>
                <w:szCs w:val="24"/>
                <w:lang w:val="en-US"/>
              </w:rPr>
              <w:t xml:space="preserve">Fast Speed of Speech </w:t>
            </w:r>
          </w:p>
        </w:tc>
        <w:tc>
          <w:tcPr>
            <w:tcW w:w="4784" w:type="dxa"/>
            <w:tcBorders>
              <w:left w:val="nil"/>
            </w:tcBorders>
          </w:tcPr>
          <w:p w14:paraId="1E8292C9" w14:textId="77777777" w:rsidR="003D0D76" w:rsidRDefault="00000000">
            <w:pPr>
              <w:jc w:val="both"/>
              <w:rPr>
                <w:sz w:val="24"/>
                <w:szCs w:val="24"/>
                <w:lang w:val="en-US"/>
              </w:rPr>
            </w:pPr>
            <w:r>
              <w:rPr>
                <w:sz w:val="24"/>
                <w:szCs w:val="24"/>
                <w:lang w:val="en-US"/>
              </w:rPr>
              <w:t xml:space="preserve">One of the teachers claimed that the fast speed of speech from native speakers made it difficult for students to understand. </w:t>
            </w:r>
          </w:p>
        </w:tc>
      </w:tr>
      <w:tr w:rsidR="003D0D76" w14:paraId="283F4352" w14:textId="77777777">
        <w:tc>
          <w:tcPr>
            <w:tcW w:w="570" w:type="dxa"/>
            <w:tcBorders>
              <w:left w:val="nil"/>
              <w:right w:val="nil"/>
            </w:tcBorders>
          </w:tcPr>
          <w:p w14:paraId="1E95D563" w14:textId="77777777" w:rsidR="003D0D76" w:rsidRDefault="00000000">
            <w:pPr>
              <w:rPr>
                <w:sz w:val="24"/>
                <w:szCs w:val="24"/>
                <w:lang w:val="en-US"/>
              </w:rPr>
            </w:pPr>
            <w:r>
              <w:rPr>
                <w:sz w:val="24"/>
                <w:szCs w:val="24"/>
                <w:lang w:val="en-US"/>
              </w:rPr>
              <w:t xml:space="preserve">9. </w:t>
            </w:r>
          </w:p>
        </w:tc>
        <w:tc>
          <w:tcPr>
            <w:tcW w:w="3258" w:type="dxa"/>
            <w:tcBorders>
              <w:left w:val="nil"/>
              <w:right w:val="nil"/>
            </w:tcBorders>
          </w:tcPr>
          <w:p w14:paraId="7527F7B3" w14:textId="77777777" w:rsidR="003D0D76" w:rsidRDefault="00000000">
            <w:pPr>
              <w:rPr>
                <w:sz w:val="24"/>
                <w:szCs w:val="24"/>
                <w:lang w:val="en-US"/>
              </w:rPr>
            </w:pPr>
            <w:r>
              <w:rPr>
                <w:sz w:val="24"/>
                <w:szCs w:val="24"/>
                <w:lang w:val="en-US"/>
              </w:rPr>
              <w:t xml:space="preserve">Limited Time </w:t>
            </w:r>
          </w:p>
        </w:tc>
        <w:tc>
          <w:tcPr>
            <w:tcW w:w="4784" w:type="dxa"/>
            <w:tcBorders>
              <w:left w:val="nil"/>
            </w:tcBorders>
          </w:tcPr>
          <w:p w14:paraId="19568BD6" w14:textId="77777777" w:rsidR="003D0D76" w:rsidRDefault="00000000">
            <w:pPr>
              <w:jc w:val="both"/>
              <w:rPr>
                <w:sz w:val="24"/>
                <w:szCs w:val="24"/>
                <w:lang w:val="en-US"/>
              </w:rPr>
            </w:pPr>
            <w:r>
              <w:rPr>
                <w:sz w:val="24"/>
                <w:szCs w:val="24"/>
                <w:lang w:val="en-US"/>
              </w:rPr>
              <w:t>One of the teachers claimed that she faced a problem with limited time when teaching listening comprehension.</w:t>
            </w:r>
          </w:p>
        </w:tc>
      </w:tr>
    </w:tbl>
    <w:p w14:paraId="1E066B92" w14:textId="77777777" w:rsidR="003D0D76" w:rsidRDefault="003D0D76">
      <w:pPr>
        <w:pStyle w:val="E-JOURNALBody"/>
        <w:ind w:firstLine="0"/>
        <w:contextualSpacing/>
        <w:rPr>
          <w:sz w:val="24"/>
          <w:lang w:val="en-US"/>
        </w:rPr>
      </w:pPr>
    </w:p>
    <w:p w14:paraId="77597E27" w14:textId="77777777" w:rsidR="003D0D76" w:rsidRDefault="00000000">
      <w:pPr>
        <w:pStyle w:val="E-JOURNALBody"/>
        <w:ind w:firstLine="0"/>
        <w:contextualSpacing/>
        <w:rPr>
          <w:b/>
          <w:bCs/>
          <w:sz w:val="24"/>
          <w:lang w:val="en-US"/>
        </w:rPr>
      </w:pPr>
      <w:r>
        <w:rPr>
          <w:b/>
          <w:bCs/>
          <w:sz w:val="24"/>
          <w:lang w:val="en-US"/>
        </w:rPr>
        <w:t xml:space="preserve">Problems in Teaching Listening Comprehension </w:t>
      </w:r>
    </w:p>
    <w:p w14:paraId="3F498E43" w14:textId="48AF779E" w:rsidR="003D0D76" w:rsidRDefault="00000000">
      <w:pPr>
        <w:pStyle w:val="E-JOURNALBody"/>
        <w:contextualSpacing/>
        <w:rPr>
          <w:sz w:val="24"/>
          <w:lang w:val="en-US"/>
        </w:rPr>
      </w:pPr>
      <w:r>
        <w:rPr>
          <w:b/>
          <w:bCs/>
          <w:sz w:val="24"/>
          <w:lang w:val="en-US"/>
        </w:rPr>
        <w:tab/>
      </w:r>
      <w:r>
        <w:rPr>
          <w:sz w:val="24"/>
          <w:lang w:val="en-US"/>
        </w:rPr>
        <w:t xml:space="preserve">There are </w:t>
      </w:r>
      <w:ins w:id="256" w:author="Asus oke" w:date="2024-10-24T20:25:00Z" w16du:dateUtc="2024-10-24T13:25:00Z">
        <w:r w:rsidR="00383DB7">
          <w:rPr>
            <w:sz w:val="24"/>
            <w:lang w:val="en-US"/>
          </w:rPr>
          <w:t xml:space="preserve">9 </w:t>
        </w:r>
      </w:ins>
      <w:commentRangeStart w:id="257"/>
      <w:del w:id="258" w:author="Asus oke" w:date="2024-10-24T20:25:00Z" w16du:dateUtc="2024-10-24T13:25:00Z">
        <w:r w:rsidDel="00383DB7">
          <w:rPr>
            <w:sz w:val="24"/>
            <w:lang w:val="en-US"/>
          </w:rPr>
          <w:delText>11</w:delText>
        </w:r>
        <w:commentRangeEnd w:id="257"/>
        <w:r w:rsidDel="00383DB7">
          <w:rPr>
            <w:rStyle w:val="CommentReference"/>
            <w:lang w:val="en-US"/>
          </w:rPr>
          <w:commentReference w:id="257"/>
        </w:r>
        <w:r w:rsidDel="00383DB7">
          <w:rPr>
            <w:sz w:val="24"/>
            <w:lang w:val="en-US"/>
          </w:rPr>
          <w:delText xml:space="preserve"> </w:delText>
        </w:r>
      </w:del>
      <w:r>
        <w:rPr>
          <w:sz w:val="24"/>
          <w:lang w:val="en-US"/>
        </w:rPr>
        <w:t xml:space="preserve">main problems in teaching listening comprehension at MA Patra Mandiri Plaju Palembang, and they are as follows: </w:t>
      </w:r>
    </w:p>
    <w:p w14:paraId="474C19F9" w14:textId="77777777" w:rsidR="003D0D76" w:rsidRDefault="00000000">
      <w:pPr>
        <w:pStyle w:val="E-JOURNALBody"/>
        <w:ind w:firstLine="0"/>
        <w:contextualSpacing/>
        <w:rPr>
          <w:b/>
          <w:bCs/>
          <w:sz w:val="24"/>
          <w:lang w:val="en-US"/>
        </w:rPr>
      </w:pPr>
      <w:r>
        <w:rPr>
          <w:b/>
          <w:bCs/>
          <w:sz w:val="24"/>
          <w:lang w:val="en-US"/>
        </w:rPr>
        <w:t xml:space="preserve"> </w:t>
      </w:r>
    </w:p>
    <w:p w14:paraId="4D8D2FDC" w14:textId="77777777" w:rsidR="003D0D76" w:rsidRDefault="00000000">
      <w:pPr>
        <w:pStyle w:val="E-JOURNALBody"/>
        <w:ind w:firstLine="0"/>
        <w:contextualSpacing/>
        <w:rPr>
          <w:b/>
          <w:bCs/>
          <w:sz w:val="24"/>
          <w:lang w:val="en-US"/>
        </w:rPr>
      </w:pPr>
      <w:r>
        <w:rPr>
          <w:b/>
          <w:bCs/>
          <w:sz w:val="24"/>
          <w:lang w:val="en-US"/>
        </w:rPr>
        <w:t xml:space="preserve">Students’ Lack of Motivation </w:t>
      </w:r>
    </w:p>
    <w:p w14:paraId="3C71F2EC" w14:textId="501E8BBF" w:rsidR="003D0D76" w:rsidRDefault="00000000">
      <w:pPr>
        <w:pStyle w:val="E-JOURNALBody"/>
        <w:contextualSpacing/>
        <w:rPr>
          <w:sz w:val="24"/>
          <w:lang w:val="en-US"/>
        </w:rPr>
      </w:pPr>
      <w:r>
        <w:rPr>
          <w:sz w:val="24"/>
          <w:lang w:val="en-US"/>
        </w:rPr>
        <w:tab/>
        <w:t>Based on the data obtained from the interview, the researcher</w:t>
      </w:r>
      <w:ins w:id="259" w:author="Author" w:date="2024-10-20T14:32:00Z">
        <w:r>
          <w:rPr>
            <w:sz w:val="24"/>
            <w:lang w:val="en-US"/>
          </w:rPr>
          <w:t>s</w:t>
        </w:r>
      </w:ins>
      <w:r>
        <w:rPr>
          <w:sz w:val="24"/>
          <w:lang w:val="en-US"/>
        </w:rPr>
        <w:t xml:space="preserve"> found the problems teachers have in teaching listening comprehension. All teachers claimed that students’ lack of motivation becomes </w:t>
      </w:r>
      <w:del w:id="260" w:author="Asus oke" w:date="2024-10-22T20:10:00Z" w16du:dateUtc="2024-10-22T13:10:00Z">
        <w:r w:rsidDel="008F2D57">
          <w:rPr>
            <w:sz w:val="24"/>
            <w:lang w:val="en-US"/>
          </w:rPr>
          <w:delText>a problem</w:delText>
        </w:r>
      </w:del>
      <w:ins w:id="261" w:author="Asus oke" w:date="2024-10-22T20:10:00Z" w16du:dateUtc="2024-10-22T13:10:00Z">
        <w:r w:rsidR="008F2D57">
          <w:rPr>
            <w:sz w:val="24"/>
            <w:lang w:val="en-US"/>
          </w:rPr>
          <w:t>problematic</w:t>
        </w:r>
      </w:ins>
      <w:r>
        <w:rPr>
          <w:sz w:val="24"/>
          <w:lang w:val="en-US"/>
        </w:rPr>
        <w:t xml:space="preserve"> in teaching listening comprehension. </w:t>
      </w:r>
      <w:ins w:id="262" w:author="Asus oke" w:date="2024-10-24T22:13:00Z" w16du:dateUtc="2024-10-24T15:13:00Z">
        <w:r w:rsidR="00464F48">
          <w:rPr>
            <w:sz w:val="24"/>
            <w:lang w:val="en-US"/>
          </w:rPr>
          <w:t xml:space="preserve">They </w:t>
        </w:r>
        <w:r w:rsidR="00464F48">
          <w:rPr>
            <w:sz w:val="24"/>
            <w:lang w:val="en-US"/>
          </w:rPr>
          <w:t>found that a lack of motivation influences students in learning listening comprehension, and students do not cherish learning listening comprehensio</w:t>
        </w:r>
        <w:r w:rsidR="00464F48">
          <w:rPr>
            <w:sz w:val="24"/>
            <w:lang w:val="en-US"/>
          </w:rPr>
          <w:t>n. T</w:t>
        </w:r>
      </w:ins>
      <w:commentRangeStart w:id="263"/>
      <w:del w:id="264" w:author="Asus oke" w:date="2024-10-24T22:13:00Z" w16du:dateUtc="2024-10-24T15:13:00Z">
        <w:r w:rsidDel="00464F48">
          <w:rPr>
            <w:sz w:val="24"/>
            <w:lang w:val="en-US"/>
          </w:rPr>
          <w:delText>They found that a lack of motivation influences students in learning listening comprehension, and students do not cherish learning listening comprehension</w:delText>
        </w:r>
        <w:commentRangeEnd w:id="263"/>
        <w:r w:rsidDel="00464F48">
          <w:rPr>
            <w:rStyle w:val="CommentReference"/>
            <w:lang w:val="en-US"/>
          </w:rPr>
          <w:commentReference w:id="263"/>
        </w:r>
        <w:r w:rsidDel="00464F48">
          <w:rPr>
            <w:sz w:val="24"/>
            <w:lang w:val="en-US"/>
          </w:rPr>
          <w:delText xml:space="preserve">. </w:delText>
        </w:r>
      </w:del>
      <w:ins w:id="265" w:author="Asus oke" w:date="2024-10-24T21:15:00Z" w16du:dateUtc="2024-10-24T14:15:00Z">
        <w:r w:rsidR="00683492">
          <w:rPr>
            <w:sz w:val="24"/>
            <w:lang w:val="en-US"/>
          </w:rPr>
          <w:t xml:space="preserve">his because students still </w:t>
        </w:r>
      </w:ins>
      <w:ins w:id="266" w:author="Asus oke" w:date="2024-10-24T21:16:00Z" w16du:dateUtc="2024-10-24T14:16:00Z">
        <w:r w:rsidR="00683492">
          <w:rPr>
            <w:sz w:val="24"/>
            <w:lang w:val="en-US"/>
          </w:rPr>
          <w:t xml:space="preserve">less enthusiastic in English lessons, </w:t>
        </w:r>
      </w:ins>
      <w:ins w:id="267" w:author="Asus oke" w:date="2024-10-24T21:17:00Z" w16du:dateUtc="2024-10-24T14:17:00Z">
        <w:r w:rsidR="00683492" w:rsidRPr="00683492">
          <w:rPr>
            <w:sz w:val="24"/>
            <w:lang w:val="en-US"/>
          </w:rPr>
          <w:t>for that</w:t>
        </w:r>
      </w:ins>
      <w:ins w:id="268" w:author="Asus oke" w:date="2024-10-24T21:18:00Z" w16du:dateUtc="2024-10-24T14:18:00Z">
        <w:r w:rsidR="00683492">
          <w:rPr>
            <w:sz w:val="24"/>
            <w:lang w:val="en-US"/>
          </w:rPr>
          <w:t xml:space="preserve"> students</w:t>
        </w:r>
      </w:ins>
      <w:ins w:id="269" w:author="Asus oke" w:date="2024-10-24T21:17:00Z" w16du:dateUtc="2024-10-24T14:17:00Z">
        <w:r w:rsidR="00683492" w:rsidRPr="00683492">
          <w:rPr>
            <w:sz w:val="24"/>
            <w:lang w:val="en-US"/>
          </w:rPr>
          <w:t xml:space="preserve"> become less motivated in learning English, especially listening material</w:t>
        </w:r>
        <w:r w:rsidR="00683492">
          <w:rPr>
            <w:sz w:val="24"/>
            <w:lang w:val="en-US"/>
          </w:rPr>
          <w:t xml:space="preserve">. </w:t>
        </w:r>
      </w:ins>
      <w:r>
        <w:rPr>
          <w:sz w:val="24"/>
          <w:lang w:val="en-US"/>
        </w:rPr>
        <w:t xml:space="preserve">Therefore, the learning </w:t>
      </w:r>
      <w:r>
        <w:rPr>
          <w:sz w:val="24"/>
          <w:lang w:val="en-US"/>
        </w:rPr>
        <w:lastRenderedPageBreak/>
        <w:t>environment was not enjoyable. Teacher R.W. said, “</w:t>
      </w:r>
      <w:r>
        <w:rPr>
          <w:i/>
          <w:iCs/>
          <w:sz w:val="24"/>
          <w:lang w:val="en-US"/>
        </w:rPr>
        <w:t xml:space="preserve">They were somewhat motivated, but only to a very small extent. So, to say that they were sufficiently motivated would be inaccurate. Because these students, sometimes just hearing English lessons is already draining for them, especially in listening classes. So even though I provided enjoyable materials, there were still some shortcomings.” </w:t>
      </w:r>
      <w:r>
        <w:rPr>
          <w:sz w:val="24"/>
          <w:lang w:val="en-US"/>
        </w:rPr>
        <w:t>(Personal communication, July 17</w:t>
      </w:r>
      <w:r>
        <w:rPr>
          <w:sz w:val="24"/>
          <w:vertAlign w:val="superscript"/>
          <w:lang w:val="en-US"/>
        </w:rPr>
        <w:t>th</w:t>
      </w:r>
      <w:r>
        <w:rPr>
          <w:sz w:val="24"/>
          <w:lang w:val="en-US"/>
        </w:rPr>
        <w:t>, 2024). Teacher Y.S. claimed, “</w:t>
      </w:r>
      <w:r>
        <w:rPr>
          <w:i/>
          <w:iCs/>
          <w:sz w:val="24"/>
          <w:lang w:val="en-US"/>
        </w:rPr>
        <w:t>Unfortunately, the students still lack motivation. If they are highly motivated, the teaching and learning atmosphere will also be exciting. But as teachers, we have to be smart to get around, so I am still trying to get them motivated to learn English, especially listening.”</w:t>
      </w:r>
      <w:r>
        <w:rPr>
          <w:sz w:val="24"/>
          <w:lang w:val="en-US"/>
        </w:rPr>
        <w:t xml:space="preserve"> (Personal communication, July 16</w:t>
      </w:r>
      <w:r>
        <w:rPr>
          <w:sz w:val="24"/>
          <w:vertAlign w:val="superscript"/>
          <w:lang w:val="en-US"/>
        </w:rPr>
        <w:t>th</w:t>
      </w:r>
      <w:r>
        <w:rPr>
          <w:sz w:val="24"/>
          <w:lang w:val="en-US"/>
        </w:rPr>
        <w:t>, 2024).</w:t>
      </w:r>
      <w:r>
        <w:rPr>
          <w:i/>
          <w:iCs/>
          <w:sz w:val="24"/>
          <w:lang w:val="en-US"/>
        </w:rPr>
        <w:t xml:space="preserve"> </w:t>
      </w:r>
      <w:r>
        <w:rPr>
          <w:sz w:val="24"/>
          <w:lang w:val="en-US"/>
        </w:rPr>
        <w:t xml:space="preserve">From those statements above, it can be concluded that students’ lack of motivation poses one of the problems teachers face when teaching listening comprehension. Students’ lack of motivation negatively affected listening activities; thus, the class became less exciting and boring. </w:t>
      </w:r>
    </w:p>
    <w:p w14:paraId="479E4E51" w14:textId="77777777" w:rsidR="003D0D76" w:rsidRDefault="003D0D76">
      <w:pPr>
        <w:pStyle w:val="E-JOURNALBody"/>
        <w:ind w:firstLine="0"/>
        <w:contextualSpacing/>
        <w:rPr>
          <w:sz w:val="24"/>
          <w:lang w:val="en-US"/>
        </w:rPr>
      </w:pPr>
    </w:p>
    <w:p w14:paraId="1F2F41E2" w14:textId="77777777" w:rsidR="003D0D76" w:rsidRDefault="00000000">
      <w:pPr>
        <w:pStyle w:val="E-JOURNALBody"/>
        <w:ind w:firstLine="0"/>
        <w:contextualSpacing/>
        <w:rPr>
          <w:b/>
          <w:bCs/>
          <w:sz w:val="24"/>
          <w:lang w:val="en-US"/>
        </w:rPr>
      </w:pPr>
      <w:r>
        <w:rPr>
          <w:b/>
          <w:bCs/>
          <w:sz w:val="24"/>
          <w:lang w:val="en-US"/>
        </w:rPr>
        <w:t xml:space="preserve">Students’ Anxiety </w:t>
      </w:r>
    </w:p>
    <w:p w14:paraId="72FF4760" w14:textId="740BCDB8" w:rsidR="003D0D76" w:rsidRDefault="00000000">
      <w:pPr>
        <w:pStyle w:val="E-JOURNALBody"/>
        <w:contextualSpacing/>
        <w:rPr>
          <w:sz w:val="24"/>
          <w:lang w:val="en-US"/>
        </w:rPr>
      </w:pPr>
      <w:r>
        <w:rPr>
          <w:sz w:val="24"/>
          <w:lang w:val="en-US"/>
        </w:rPr>
        <w:tab/>
        <w:t>The second problem of teachers in teaching listening comprehension was students’ anxiety. One of the teachers claimed that students’ anxiety made it a problem for the teacher to develop the material or give such questions to students because when the teacher was going to ask a question, students became anxious and did not enjoy it. Teacher R.W stated</w:t>
      </w:r>
      <w:ins w:id="270" w:author="Asus" w:date="2024-10-20T15:18:00Z" w16du:dateUtc="2024-10-20T08:18:00Z">
        <w:r w:rsidR="0087185A">
          <w:rPr>
            <w:sz w:val="24"/>
            <w:lang w:val="en-US"/>
          </w:rPr>
          <w:t>,</w:t>
        </w:r>
      </w:ins>
      <w:r>
        <w:rPr>
          <w:sz w:val="24"/>
          <w:lang w:val="en-US"/>
        </w:rPr>
        <w:t xml:space="preserve"> “Some, especially students who </w:t>
      </w:r>
      <w:r>
        <w:rPr>
          <w:i/>
          <w:iCs/>
          <w:sz w:val="24"/>
          <w:lang w:val="en-US"/>
        </w:rPr>
        <w:t xml:space="preserve">have below-average abilities, who are anxious because they are afraid of being one of the students assigned or given to answer or write down what was said earlier, well they must be anxious, anxious to be told to come forward.” </w:t>
      </w:r>
      <w:r>
        <w:rPr>
          <w:sz w:val="24"/>
          <w:lang w:val="en-US"/>
        </w:rPr>
        <w:t>(Personal Communication, July 17</w:t>
      </w:r>
      <w:r>
        <w:rPr>
          <w:sz w:val="24"/>
          <w:vertAlign w:val="superscript"/>
          <w:lang w:val="en-US"/>
        </w:rPr>
        <w:t>th</w:t>
      </w:r>
      <w:r>
        <w:rPr>
          <w:sz w:val="24"/>
          <w:lang w:val="en-US"/>
        </w:rPr>
        <w:t>, 2024).  Students with anxiety sometimes show the attitude that represents it. Teacher R.W added, “</w:t>
      </w:r>
      <w:r>
        <w:rPr>
          <w:i/>
          <w:iCs/>
          <w:sz w:val="24"/>
          <w:lang w:val="en-US"/>
        </w:rPr>
        <w:t>Usually, they will bow as much as possible; their bodies and heads bowed down as much as possible so as not to be seen by the teacher. This is because they are afraid to be appointed to be asked to come forward and explain or answer questions. Usually, they are like that.”</w:t>
      </w:r>
      <w:r>
        <w:rPr>
          <w:sz w:val="24"/>
          <w:lang w:val="en-US"/>
        </w:rPr>
        <w:t xml:space="preserve"> (Personal Communication, July 17</w:t>
      </w:r>
      <w:r>
        <w:rPr>
          <w:sz w:val="24"/>
          <w:vertAlign w:val="superscript"/>
          <w:lang w:val="en-US"/>
        </w:rPr>
        <w:t>th</w:t>
      </w:r>
      <w:r>
        <w:rPr>
          <w:sz w:val="24"/>
          <w:lang w:val="en-US"/>
        </w:rPr>
        <w:t xml:space="preserve"> 2024). From those statements above, it can be concluded that students’ anxiety makes it a problem for teachers to teach listening comprehension. It made students less participat</w:t>
      </w:r>
      <w:del w:id="271" w:author="Asus" w:date="2024-10-20T15:21:00Z" w16du:dateUtc="2024-10-20T08:21:00Z">
        <w:r w:rsidDel="0087185A">
          <w:rPr>
            <w:sz w:val="24"/>
            <w:lang w:val="en-US"/>
          </w:rPr>
          <w:delText>e</w:delText>
        </w:r>
      </w:del>
      <w:ins w:id="272" w:author="Asus" w:date="2024-10-20T15:21:00Z" w16du:dateUtc="2024-10-20T08:21:00Z">
        <w:r w:rsidR="0087185A">
          <w:rPr>
            <w:sz w:val="24"/>
            <w:lang w:val="en-US"/>
          </w:rPr>
          <w:t>ion</w:t>
        </w:r>
      </w:ins>
      <w:r>
        <w:rPr>
          <w:sz w:val="24"/>
          <w:lang w:val="en-US"/>
        </w:rPr>
        <w:t xml:space="preserve"> in listening activities. In order to teach listening comprehension, the teacher must know where students who have anxiety are and locate their seats near the students who do not have anxiety. Then, the students with anxiety will feel a little bit calmer.</w:t>
      </w:r>
    </w:p>
    <w:p w14:paraId="46622AA1" w14:textId="77777777" w:rsidR="003D0D76" w:rsidRDefault="003D0D76">
      <w:pPr>
        <w:pStyle w:val="E-JOURNALBody"/>
        <w:contextualSpacing/>
        <w:rPr>
          <w:sz w:val="24"/>
          <w:lang w:val="en-US"/>
        </w:rPr>
      </w:pPr>
    </w:p>
    <w:p w14:paraId="3F0A4CF6" w14:textId="77777777" w:rsidR="003D0D76" w:rsidRDefault="00000000">
      <w:pPr>
        <w:pStyle w:val="E-JOURNALBody"/>
        <w:ind w:firstLine="0"/>
        <w:contextualSpacing/>
        <w:rPr>
          <w:b/>
          <w:bCs/>
          <w:sz w:val="24"/>
          <w:lang w:val="en-US"/>
        </w:rPr>
      </w:pPr>
      <w:r>
        <w:rPr>
          <w:b/>
          <w:bCs/>
          <w:sz w:val="24"/>
          <w:lang w:val="en-US"/>
        </w:rPr>
        <w:t>Students’ Lack of Interest</w:t>
      </w:r>
    </w:p>
    <w:p w14:paraId="0937577B" w14:textId="77777777" w:rsidR="003D0D76" w:rsidRDefault="00000000">
      <w:pPr>
        <w:pStyle w:val="E-JOURNALBody"/>
        <w:contextualSpacing/>
        <w:rPr>
          <w:sz w:val="24"/>
          <w:lang w:val="en-US"/>
        </w:rPr>
      </w:pPr>
      <w:r>
        <w:rPr>
          <w:sz w:val="24"/>
          <w:lang w:val="en-US"/>
        </w:rPr>
        <w:tab/>
        <w:t xml:space="preserve"> All teachers stated that students’ lack of interest became a problem in teaching listening comprehension. Teachers found it challenging to teach listening comprehension when students were lack of interest. Students became unserious with the lesson and got bored easily. Teachers RW said </w:t>
      </w:r>
      <w:r>
        <w:rPr>
          <w:i/>
          <w:iCs/>
          <w:sz w:val="24"/>
          <w:lang w:val="en-US"/>
        </w:rPr>
        <w:t>“Of course, because we have to pay attention to our students, if they don't feel comfortable and lose interest in learning, obviously it will be a problem for the teacher who teaches because it can cause a less pleasant learning atmosphere and learning becomes ineffective.”</w:t>
      </w:r>
      <w:r>
        <w:rPr>
          <w:sz w:val="24"/>
          <w:lang w:val="en-US"/>
        </w:rPr>
        <w:t xml:space="preserve"> (Personal Communication, July 17</w:t>
      </w:r>
      <w:r>
        <w:rPr>
          <w:sz w:val="24"/>
          <w:vertAlign w:val="superscript"/>
          <w:lang w:val="en-US"/>
        </w:rPr>
        <w:t>th</w:t>
      </w:r>
      <w:r>
        <w:rPr>
          <w:sz w:val="24"/>
          <w:lang w:val="en-US"/>
        </w:rPr>
        <w:t>, 2024). Teacher YS also said, “</w:t>
      </w:r>
      <w:r>
        <w:rPr>
          <w:i/>
          <w:iCs/>
          <w:sz w:val="24"/>
          <w:lang w:val="en-US"/>
        </w:rPr>
        <w:t xml:space="preserve">Yes, there is interest, but only a few students, who I said earlier, are smart students; others follow along. So, you could say that overall, they lack interest. Their interest in this listening lesson may also be reduced because of the lack of motivation. Of course, it affects especially in the learning atmosphere, because they are less enthusiastic so learning sometimes seems boring, well that's a problem for me too, I have to think hard so that students are </w:t>
      </w:r>
      <w:r>
        <w:rPr>
          <w:i/>
          <w:iCs/>
          <w:sz w:val="24"/>
          <w:lang w:val="en-US"/>
        </w:rPr>
        <w:lastRenderedPageBreak/>
        <w:t>enthusiastic about learning listening.”</w:t>
      </w:r>
      <w:r>
        <w:rPr>
          <w:sz w:val="24"/>
          <w:lang w:val="en-US"/>
        </w:rPr>
        <w:t xml:space="preserve"> (Personal Communication, July 16</w:t>
      </w:r>
      <w:r>
        <w:rPr>
          <w:sz w:val="24"/>
          <w:vertAlign w:val="superscript"/>
          <w:lang w:val="en-US"/>
        </w:rPr>
        <w:t>th</w:t>
      </w:r>
      <w:r>
        <w:rPr>
          <w:sz w:val="24"/>
          <w:lang w:val="en-US"/>
        </w:rPr>
        <w:t>, 2024). From the statements above, it can be concluded that teachers struggled to create a good atmosphere and effective learning when students were less enthusiastic about listening comprehension.</w:t>
      </w:r>
    </w:p>
    <w:p w14:paraId="2B23C28E" w14:textId="77777777" w:rsidR="003D0D76" w:rsidRDefault="003D0D76">
      <w:pPr>
        <w:pStyle w:val="E-JOURNALBody"/>
        <w:ind w:firstLine="0"/>
        <w:contextualSpacing/>
        <w:rPr>
          <w:b/>
          <w:bCs/>
          <w:sz w:val="24"/>
          <w:lang w:val="en-US"/>
        </w:rPr>
      </w:pPr>
    </w:p>
    <w:p w14:paraId="15EB9642" w14:textId="77777777" w:rsidR="003D0D76" w:rsidRDefault="00000000">
      <w:pPr>
        <w:pStyle w:val="E-JOURNALBody"/>
        <w:ind w:firstLine="0"/>
        <w:contextualSpacing/>
        <w:rPr>
          <w:b/>
          <w:bCs/>
          <w:sz w:val="24"/>
          <w:lang w:val="en-US"/>
        </w:rPr>
      </w:pPr>
      <w:r>
        <w:rPr>
          <w:b/>
          <w:bCs/>
          <w:sz w:val="24"/>
          <w:lang w:val="en-US"/>
        </w:rPr>
        <w:t>Students” Background Knowledge</w:t>
      </w:r>
    </w:p>
    <w:p w14:paraId="09F01F32" w14:textId="77777777" w:rsidR="003D0D76" w:rsidRDefault="00000000">
      <w:pPr>
        <w:pStyle w:val="E-JOURNALBody"/>
        <w:contextualSpacing/>
        <w:rPr>
          <w:ins w:id="273" w:author="Asus oke" w:date="2024-10-24T21:30:00Z" w16du:dateUtc="2024-10-24T14:30:00Z"/>
          <w:sz w:val="24"/>
          <w:lang w:val="en-US"/>
        </w:rPr>
      </w:pPr>
      <w:r>
        <w:rPr>
          <w:sz w:val="24"/>
          <w:lang w:val="en-US"/>
        </w:rPr>
        <w:tab/>
        <w:t>Based on the data from the interview, the researcher found that the other teachers’ problems in teaching listening comprehension were the student’s background knowledge. Both teachers claimed that students’ background knowledge made it a problem for teachers to teach listening comprehension. Since students have different levels of background knowledge, therefore teachers have to be active in order to make students get more understanding of the material that they will learn. Teacher Y.S. said, “</w:t>
      </w:r>
      <w:r>
        <w:rPr>
          <w:i/>
          <w:iCs/>
          <w:sz w:val="24"/>
          <w:lang w:val="en-US"/>
        </w:rPr>
        <w:t>Because every class I teach is different</w:t>
      </w:r>
      <w:r>
        <w:rPr>
          <w:sz w:val="24"/>
          <w:lang w:val="en-US"/>
        </w:rPr>
        <w:t xml:space="preserve">, </w:t>
      </w:r>
      <w:r>
        <w:rPr>
          <w:i/>
          <w:iCs/>
          <w:sz w:val="24"/>
          <w:lang w:val="en-US"/>
        </w:rPr>
        <w:t xml:space="preserve">I have to really understand the background knowledge of students from each class I teach. Sometimes, the difficulty is when I want to activate the background knowledge of the students I teach; well, they like to be confused because many of them lack background knowledge. So it is difficult for me to activate it. So that's the problem I often face whenever I want to teach listening.” </w:t>
      </w:r>
      <w:r>
        <w:rPr>
          <w:sz w:val="24"/>
          <w:lang w:val="en-US"/>
        </w:rPr>
        <w:t>(Personal Communication, July 16</w:t>
      </w:r>
      <w:r>
        <w:rPr>
          <w:sz w:val="24"/>
          <w:vertAlign w:val="superscript"/>
          <w:lang w:val="en-US"/>
        </w:rPr>
        <w:t>th</w:t>
      </w:r>
      <w:r>
        <w:rPr>
          <w:sz w:val="24"/>
          <w:lang w:val="en-US"/>
        </w:rPr>
        <w:t>, 2024). Teacher RW claimed that, “</w:t>
      </w:r>
      <w:r>
        <w:rPr>
          <w:i/>
          <w:iCs/>
          <w:sz w:val="24"/>
          <w:lang w:val="en-US"/>
        </w:rPr>
        <w:t xml:space="preserve">Of course, yes. Because even though I have implemented rolling as I said before, but that is only minimizing, especially when teaching in a class where almost all students have a poor background, of course it is a challenge for me. Because even though it has been rolled, it almost has no effect. So besides rolling, I also have to work extra to teach listening.” </w:t>
      </w:r>
      <w:r>
        <w:rPr>
          <w:sz w:val="24"/>
          <w:lang w:val="en-US"/>
        </w:rPr>
        <w:t>(Personal Communication, July 17</w:t>
      </w:r>
      <w:r>
        <w:rPr>
          <w:sz w:val="24"/>
          <w:vertAlign w:val="superscript"/>
          <w:lang w:val="en-US"/>
        </w:rPr>
        <w:t>th</w:t>
      </w:r>
      <w:r>
        <w:rPr>
          <w:sz w:val="24"/>
          <w:lang w:val="en-US"/>
        </w:rPr>
        <w:t xml:space="preserve">, 2024). From the teacher's explanation above, students’ background knowledge, especially those with poor background knowledge, became a problem for teachers in teaching listening comprehension. Students with poor background knowledge had more difficulty understanding the material that had been delivered. Therefore, teachers had to activate students’ background knowledge to give them an understanding of the material. </w:t>
      </w:r>
    </w:p>
    <w:p w14:paraId="6F64C552" w14:textId="77777777" w:rsidR="00DE2959" w:rsidRDefault="00DE2959">
      <w:pPr>
        <w:pStyle w:val="E-JOURNALBody"/>
        <w:contextualSpacing/>
        <w:rPr>
          <w:sz w:val="24"/>
          <w:lang w:val="en-US"/>
        </w:rPr>
      </w:pPr>
    </w:p>
    <w:p w14:paraId="5BE98400" w14:textId="77777777" w:rsidR="003D0D76" w:rsidRDefault="00000000">
      <w:pPr>
        <w:pStyle w:val="E-JOURNALBody"/>
        <w:ind w:firstLine="0"/>
        <w:contextualSpacing/>
        <w:rPr>
          <w:b/>
          <w:bCs/>
          <w:sz w:val="24"/>
          <w:lang w:val="en-US"/>
        </w:rPr>
      </w:pPr>
      <w:r>
        <w:rPr>
          <w:b/>
          <w:bCs/>
          <w:sz w:val="24"/>
          <w:lang w:val="en-US"/>
        </w:rPr>
        <w:t>Students’ Lack of Vocabulary</w:t>
      </w:r>
    </w:p>
    <w:p w14:paraId="2879CEBD" w14:textId="77777777" w:rsidR="003D0D76" w:rsidRDefault="00000000">
      <w:pPr>
        <w:pStyle w:val="E-JOURNALBody"/>
        <w:contextualSpacing/>
        <w:rPr>
          <w:sz w:val="24"/>
          <w:lang w:val="en-US"/>
        </w:rPr>
      </w:pPr>
      <w:r>
        <w:rPr>
          <w:b/>
          <w:bCs/>
          <w:sz w:val="24"/>
          <w:lang w:val="en-US"/>
        </w:rPr>
        <w:tab/>
      </w:r>
      <w:r>
        <w:rPr>
          <w:sz w:val="24"/>
          <w:lang w:val="en-US"/>
        </w:rPr>
        <w:t>Based on the data obtained from the interview, the researcher found that one of the teachers faced a problem with students’ lack of vocabulary while teaching listening comprehension. Students commonly know the words in written form, but they do not know how to pronounce those words. It became a problem for the teacher since the teacher had to repeat playing the audio speaker because students needed more time to understand. Teacher YS said, “</w:t>
      </w:r>
      <w:r>
        <w:rPr>
          <w:i/>
          <w:iCs/>
          <w:sz w:val="24"/>
          <w:lang w:val="en-US"/>
        </w:rPr>
        <w:t>Less, not very much. Moreover, students sometimes only know the word in written form but don't know how to read it. Now this is what makes listening difficult. Moreover, students' ears have not been familiarized, even though we know how to mention English words. For example, the word “work” which means “work” is also similar to the word “word” which means “word”. Now, this will be difficult to understand when listening if the students' ears are not used to it, especially if the vocabulary is still very lacking in mastery</w:t>
      </w:r>
      <w:r>
        <w:rPr>
          <w:sz w:val="24"/>
          <w:lang w:val="en-US"/>
        </w:rPr>
        <w:t>.” (Personal Communication, July 16</w:t>
      </w:r>
      <w:r>
        <w:rPr>
          <w:sz w:val="24"/>
          <w:vertAlign w:val="superscript"/>
          <w:lang w:val="en-US"/>
        </w:rPr>
        <w:t>th</w:t>
      </w:r>
      <w:r>
        <w:rPr>
          <w:sz w:val="24"/>
          <w:lang w:val="en-US"/>
        </w:rPr>
        <w:t xml:space="preserve">, 2024). In conclusion, students’ lack of vocabulary was a significant problem for the teacher in teaching listening comprehension. Listening comprehension becomes more difficult when students are poor in vocabulary mastery. </w:t>
      </w:r>
    </w:p>
    <w:p w14:paraId="63FD0139" w14:textId="77777777" w:rsidR="003D0D76" w:rsidRDefault="003D0D76">
      <w:pPr>
        <w:pStyle w:val="E-JOURNALBody"/>
        <w:ind w:firstLine="0"/>
        <w:contextualSpacing/>
        <w:rPr>
          <w:b/>
          <w:bCs/>
          <w:sz w:val="24"/>
          <w:lang w:val="en-US"/>
        </w:rPr>
      </w:pPr>
    </w:p>
    <w:p w14:paraId="7C24DC5E" w14:textId="77777777" w:rsidR="003D0D76" w:rsidRDefault="00000000">
      <w:pPr>
        <w:pStyle w:val="E-JOURNALBody"/>
        <w:ind w:firstLine="0"/>
        <w:contextualSpacing/>
        <w:rPr>
          <w:b/>
          <w:bCs/>
          <w:sz w:val="24"/>
          <w:lang w:val="en-US"/>
        </w:rPr>
      </w:pPr>
      <w:r>
        <w:rPr>
          <w:b/>
          <w:bCs/>
          <w:sz w:val="24"/>
          <w:lang w:val="en-US"/>
        </w:rPr>
        <w:t xml:space="preserve">Teaching Aids and Media </w:t>
      </w:r>
    </w:p>
    <w:p w14:paraId="2D26FB3C" w14:textId="77777777" w:rsidR="003D0D76" w:rsidRDefault="00000000">
      <w:pPr>
        <w:pStyle w:val="E-JOURNALBody"/>
        <w:contextualSpacing/>
        <w:rPr>
          <w:sz w:val="24"/>
          <w:lang w:val="en-US"/>
        </w:rPr>
      </w:pPr>
      <w:r>
        <w:rPr>
          <w:b/>
          <w:bCs/>
          <w:sz w:val="24"/>
          <w:lang w:val="en-US"/>
        </w:rPr>
        <w:lastRenderedPageBreak/>
        <w:tab/>
      </w:r>
      <w:r>
        <w:rPr>
          <w:sz w:val="24"/>
          <w:lang w:val="en-US"/>
        </w:rPr>
        <w:t>Based on the data obtained from the interview, the researcher found that facilities became a problem for one of the teachers in teaching listening comprehension. School facilities did not really support or facilitate the listening activities. Teacher RW said, “</w:t>
      </w:r>
      <w:r>
        <w:rPr>
          <w:i/>
          <w:iCs/>
          <w:sz w:val="24"/>
          <w:lang w:val="en-US"/>
        </w:rPr>
        <w:t>Yes if you want to be more intense, the media or facilities that really help, you have to need a lab or a special room for listening classes because it is soundproof and the focus is higher. Because the media and facilities are still portable in each class, and also in classes that are not soundproof, if you want to say yes, it is enough, but if you want to maximize it, you need the lab</w:t>
      </w:r>
      <w:r>
        <w:rPr>
          <w:sz w:val="24"/>
          <w:lang w:val="en-US"/>
        </w:rPr>
        <w:t>.”  (Personal Communication, July 17</w:t>
      </w:r>
      <w:r>
        <w:rPr>
          <w:sz w:val="24"/>
          <w:vertAlign w:val="superscript"/>
          <w:lang w:val="en-US"/>
        </w:rPr>
        <w:t>th</w:t>
      </w:r>
      <w:r>
        <w:rPr>
          <w:sz w:val="24"/>
          <w:lang w:val="en-US"/>
        </w:rPr>
        <w:t xml:space="preserve">, 2024).  From the statement above, it can be concluded that teachers needed laboratories or particular rooms for teaching listening, so listening classes getting more intense and effective. </w:t>
      </w:r>
    </w:p>
    <w:p w14:paraId="4B80F4A7" w14:textId="77777777" w:rsidR="003D0D76" w:rsidRDefault="003D0D76">
      <w:pPr>
        <w:pStyle w:val="E-JOURNALBody"/>
        <w:ind w:firstLine="0"/>
        <w:contextualSpacing/>
        <w:rPr>
          <w:b/>
          <w:bCs/>
          <w:sz w:val="24"/>
          <w:lang w:val="en-US"/>
        </w:rPr>
      </w:pPr>
    </w:p>
    <w:p w14:paraId="2D368BED" w14:textId="77777777" w:rsidR="003D0D76" w:rsidRDefault="00000000">
      <w:pPr>
        <w:pStyle w:val="E-JOURNALBody"/>
        <w:ind w:firstLine="0"/>
        <w:contextualSpacing/>
        <w:rPr>
          <w:b/>
          <w:bCs/>
          <w:sz w:val="24"/>
          <w:lang w:val="en-US"/>
        </w:rPr>
      </w:pPr>
      <w:r>
        <w:rPr>
          <w:b/>
          <w:bCs/>
          <w:sz w:val="24"/>
          <w:lang w:val="en-US"/>
        </w:rPr>
        <w:t xml:space="preserve">Method in Teaching Listening </w:t>
      </w:r>
    </w:p>
    <w:p w14:paraId="20A2D419" w14:textId="77777777" w:rsidR="003D0D76" w:rsidDel="00DE2959" w:rsidRDefault="00000000">
      <w:pPr>
        <w:pStyle w:val="E-JOURNALBody"/>
        <w:contextualSpacing/>
        <w:rPr>
          <w:del w:id="274" w:author="Asus oke" w:date="2024-10-24T21:30:00Z" w16du:dateUtc="2024-10-24T14:30:00Z"/>
          <w:sz w:val="24"/>
          <w:lang w:val="en-US"/>
        </w:rPr>
      </w:pPr>
      <w:r>
        <w:rPr>
          <w:b/>
          <w:bCs/>
          <w:sz w:val="24"/>
          <w:lang w:val="en-US"/>
        </w:rPr>
        <w:tab/>
      </w:r>
      <w:r>
        <w:rPr>
          <w:sz w:val="24"/>
          <w:lang w:val="en-US"/>
        </w:rPr>
        <w:t xml:space="preserve">Based on the data obtained from the interview, the researcher found that teachers' problems in teaching listening comprehension were also a method that they used.  Teacher RW said, </w:t>
      </w:r>
      <w:r>
        <w:rPr>
          <w:i/>
          <w:iCs/>
          <w:sz w:val="24"/>
          <w:lang w:val="en-US"/>
        </w:rPr>
        <w:t xml:space="preserve">“In my opinion, there is no limit. So far, the strategy that I use is for me personally still lacking. Because the willingness of students and their motivation to learn listening is always changing every year, each student also changes. That's why the methods that I use need to be updated again developed again as innovatively as possible.” </w:t>
      </w:r>
      <w:r>
        <w:rPr>
          <w:sz w:val="24"/>
          <w:lang w:val="en-US"/>
        </w:rPr>
        <w:t>(Personal Communication, July 17</w:t>
      </w:r>
      <w:r>
        <w:rPr>
          <w:sz w:val="24"/>
          <w:vertAlign w:val="superscript"/>
          <w:lang w:val="en-US"/>
        </w:rPr>
        <w:t>th</w:t>
      </w:r>
      <w:r>
        <w:rPr>
          <w:sz w:val="24"/>
          <w:lang w:val="en-US"/>
        </w:rPr>
        <w:t>, 2024). Teacher YS also stated that, “</w:t>
      </w:r>
      <w:r>
        <w:rPr>
          <w:i/>
          <w:iCs/>
          <w:sz w:val="24"/>
          <w:lang w:val="en-US"/>
        </w:rPr>
        <w:t>It's still not optimal, so I still have to look for other methods or develop more. Especially when teaching listening, we can't just use one method because the more boring the learning atmosphere will be, especially since students don't have high motivation to learn listening, so this teaching method is often a problem for teachers to teach listening</w:t>
      </w:r>
      <w:r>
        <w:rPr>
          <w:sz w:val="24"/>
          <w:lang w:val="en-US"/>
        </w:rPr>
        <w:t>.” (Personal Communication, July 16</w:t>
      </w:r>
      <w:r>
        <w:rPr>
          <w:sz w:val="24"/>
          <w:vertAlign w:val="superscript"/>
          <w:lang w:val="en-US"/>
        </w:rPr>
        <w:t>th</w:t>
      </w:r>
      <w:r>
        <w:rPr>
          <w:sz w:val="24"/>
          <w:lang w:val="en-US"/>
        </w:rPr>
        <w:t xml:space="preserve"> 2024). From the statements above, it can be concluded that teachers struggled to choose a method they would use in teaching listening since it depends on students' character in every class. They had to find a suitable method or strategy to make listening comprehension activities successful. </w:t>
      </w:r>
    </w:p>
    <w:p w14:paraId="21AF841F" w14:textId="77777777" w:rsidR="003D0D76" w:rsidRDefault="003D0D76" w:rsidP="00DE2959">
      <w:pPr>
        <w:pStyle w:val="E-JOURNALBody"/>
        <w:contextualSpacing/>
        <w:rPr>
          <w:sz w:val="24"/>
          <w:lang w:val="en-US"/>
        </w:rPr>
      </w:pPr>
    </w:p>
    <w:p w14:paraId="656C6636" w14:textId="77777777" w:rsidR="003D0D76" w:rsidRDefault="003D0D76">
      <w:pPr>
        <w:pStyle w:val="E-JOURNALBody"/>
        <w:contextualSpacing/>
        <w:rPr>
          <w:sz w:val="24"/>
          <w:lang w:val="en-US"/>
        </w:rPr>
      </w:pPr>
    </w:p>
    <w:p w14:paraId="0A9A145D" w14:textId="77777777" w:rsidR="003D0D76" w:rsidRDefault="00000000">
      <w:pPr>
        <w:pStyle w:val="E-JOURNALBody"/>
        <w:ind w:firstLine="0"/>
        <w:contextualSpacing/>
        <w:rPr>
          <w:b/>
          <w:bCs/>
          <w:sz w:val="24"/>
          <w:lang w:val="en-US"/>
        </w:rPr>
      </w:pPr>
      <w:r>
        <w:rPr>
          <w:b/>
          <w:bCs/>
          <w:sz w:val="24"/>
          <w:lang w:val="en-US"/>
        </w:rPr>
        <w:t xml:space="preserve">Fast Speed of Speech </w:t>
      </w:r>
    </w:p>
    <w:p w14:paraId="753A78F1" w14:textId="41DA2230" w:rsidR="00DE2959" w:rsidDel="009410B7" w:rsidRDefault="00000000" w:rsidP="009410B7">
      <w:pPr>
        <w:pStyle w:val="E-JOURNALBody"/>
        <w:contextualSpacing/>
        <w:rPr>
          <w:del w:id="275" w:author="Asus oke" w:date="2024-10-24T21:42:00Z" w16du:dateUtc="2024-10-24T14:42:00Z"/>
          <w:sz w:val="24"/>
          <w:lang w:val="en-US"/>
        </w:rPr>
        <w:pPrChange w:id="276" w:author="Asus oke" w:date="2024-10-24T21:42:00Z" w16du:dateUtc="2024-10-24T14:42:00Z">
          <w:pPr>
            <w:pStyle w:val="E-JOURNALBody"/>
            <w:contextualSpacing/>
          </w:pPr>
        </w:pPrChange>
      </w:pPr>
      <w:r>
        <w:rPr>
          <w:b/>
          <w:bCs/>
          <w:sz w:val="24"/>
          <w:lang w:val="en-US"/>
        </w:rPr>
        <w:tab/>
      </w:r>
      <w:r>
        <w:rPr>
          <w:sz w:val="24"/>
          <w:lang w:val="en-US"/>
        </w:rPr>
        <w:t>One of the teachers stated that the speed of speech of native speakers became a problem for the teacher in teaching listening comprehension. Students were unfamiliar with the sounds of the native speaker, and since they lacked vocabulary mastery, they found it difficult to comprehend what the speaker said. Therefore, the teacher struggled to teach listening comprehension because after playing the tape recorder, she repeated it by herself to make students understand what the speaker said. Teacher YS said that, “</w:t>
      </w:r>
      <w:r>
        <w:rPr>
          <w:i/>
          <w:iCs/>
          <w:sz w:val="24"/>
          <w:lang w:val="en-US"/>
        </w:rPr>
        <w:t>They actually like to hear audio directly from the native speaker. It's just that sometimes the speed of speaking native speakers is too fast for students to understand, especially if they use a British accent. Students sometimes find it difficult to understand, so I often combine audio from native speakers with repeating in my own voice later</w:t>
      </w:r>
      <w:r>
        <w:rPr>
          <w:sz w:val="24"/>
          <w:lang w:val="en-US"/>
        </w:rPr>
        <w:t>.” (Personal Communication, July 16</w:t>
      </w:r>
      <w:r>
        <w:rPr>
          <w:sz w:val="24"/>
          <w:vertAlign w:val="superscript"/>
          <w:lang w:val="en-US"/>
        </w:rPr>
        <w:t>th</w:t>
      </w:r>
      <w:r>
        <w:rPr>
          <w:sz w:val="24"/>
          <w:lang w:val="en-US"/>
        </w:rPr>
        <w:t>, 2024). Teacher YS also added, “</w:t>
      </w:r>
      <w:r>
        <w:rPr>
          <w:i/>
          <w:iCs/>
          <w:sz w:val="24"/>
          <w:lang w:val="en-US"/>
        </w:rPr>
        <w:t>Actually, yes, especially if, for example, the exercise uses audio where the native speaker is too fast when speaking, it is already a problem for me because I have to work extra, not to mention the complicated accent. Sometimes, if I'm the one speaking, it's very slow, it's clear, and the students sometimes still don't understand</w:t>
      </w:r>
      <w:r>
        <w:rPr>
          <w:sz w:val="24"/>
          <w:lang w:val="en-US"/>
        </w:rPr>
        <w:t>.” (Personal Communication, July 16</w:t>
      </w:r>
      <w:r>
        <w:rPr>
          <w:sz w:val="24"/>
          <w:vertAlign w:val="superscript"/>
          <w:lang w:val="en-US"/>
        </w:rPr>
        <w:t>th</w:t>
      </w:r>
      <w:r>
        <w:rPr>
          <w:sz w:val="24"/>
          <w:lang w:val="en-US"/>
        </w:rPr>
        <w:t xml:space="preserve">, 2024). It can be concluded that speed of speech became a problem not only for the students but also for the teacher. They have to repeat the audio played repeatedly with her voice, to make students comprehend what the speaker said. </w:t>
      </w:r>
    </w:p>
    <w:p w14:paraId="6A5FE83B" w14:textId="77777777" w:rsidR="003D0D76" w:rsidRDefault="003D0D76" w:rsidP="009410B7">
      <w:pPr>
        <w:pStyle w:val="E-JOURNALBody"/>
        <w:ind w:firstLine="0"/>
        <w:contextualSpacing/>
        <w:rPr>
          <w:sz w:val="24"/>
          <w:lang w:val="en-US"/>
        </w:rPr>
        <w:pPrChange w:id="277" w:author="Asus oke" w:date="2024-10-24T21:42:00Z" w16du:dateUtc="2024-10-24T14:42:00Z">
          <w:pPr>
            <w:pStyle w:val="E-JOURNALBody"/>
            <w:contextualSpacing/>
          </w:pPr>
        </w:pPrChange>
      </w:pPr>
    </w:p>
    <w:p w14:paraId="7C5D0974" w14:textId="77777777" w:rsidR="003D0D76" w:rsidRDefault="00000000">
      <w:pPr>
        <w:pStyle w:val="E-JOURNALBody"/>
        <w:ind w:firstLine="0"/>
        <w:contextualSpacing/>
        <w:rPr>
          <w:b/>
          <w:bCs/>
          <w:sz w:val="24"/>
          <w:lang w:val="en-US"/>
        </w:rPr>
      </w:pPr>
      <w:r>
        <w:rPr>
          <w:b/>
          <w:bCs/>
          <w:sz w:val="24"/>
          <w:lang w:val="en-US"/>
        </w:rPr>
        <w:lastRenderedPageBreak/>
        <w:t xml:space="preserve">Limited Time </w:t>
      </w:r>
    </w:p>
    <w:p w14:paraId="1840A82B" w14:textId="77777777" w:rsidR="003D0D76" w:rsidRDefault="00000000">
      <w:pPr>
        <w:pStyle w:val="E-JOURNALBody"/>
        <w:contextualSpacing/>
        <w:rPr>
          <w:sz w:val="24"/>
          <w:lang w:val="en-US"/>
        </w:rPr>
      </w:pPr>
      <w:r>
        <w:rPr>
          <w:b/>
          <w:bCs/>
          <w:sz w:val="24"/>
          <w:lang w:val="en-US"/>
        </w:rPr>
        <w:tab/>
      </w:r>
      <w:r>
        <w:rPr>
          <w:sz w:val="24"/>
          <w:lang w:val="en-US"/>
        </w:rPr>
        <w:t>From the data obtained, one of the teachers faced a problem teaching listening comprehension due to the limited time. The teacher felt that the time spent teaching listening comprehension was not enough because students needed more time only to understand one to two questions or passages that had been delivered. Teacher YS said that, “</w:t>
      </w:r>
      <w:r>
        <w:rPr>
          <w:i/>
          <w:iCs/>
          <w:sz w:val="24"/>
          <w:lang w:val="en-US"/>
        </w:rPr>
        <w:t xml:space="preserve">Yes, because the teaching time allocation is very short, English here is at most 2 lessons, never up to three lessons, well that's clearly not enough. Because if we teach listening, we need a lot of time to teach. Yes, as you know, students here are less motivated to learn and their background knowledge is also not good so when playing audio from native speakers, I need to repeat it up to 4 times, obviously it takes a lot of time, especially for only 2 to 3 questions. Not to mention students who still don't understand even though the audio has been played repeatedly, so I need to repeat and explain again in my own voice. So, you can imagine that sometimes we can't finish a package of 10-15 questions because the allocation of learning time is not much.” </w:t>
      </w:r>
      <w:r>
        <w:rPr>
          <w:sz w:val="24"/>
          <w:lang w:val="en-US"/>
        </w:rPr>
        <w:t>(Personal Communication, July 16</w:t>
      </w:r>
      <w:r>
        <w:rPr>
          <w:sz w:val="24"/>
          <w:vertAlign w:val="superscript"/>
          <w:lang w:val="en-US"/>
        </w:rPr>
        <w:t>th</w:t>
      </w:r>
      <w:r>
        <w:rPr>
          <w:sz w:val="24"/>
          <w:lang w:val="en-US"/>
        </w:rPr>
        <w:t>, 2024). It can be concluded that teachers face problems with limited time during teaching listening comprehension. Therefore, the teachers should develop time management to solve the limited time problem.</w:t>
      </w:r>
    </w:p>
    <w:p w14:paraId="03804B5F" w14:textId="77777777" w:rsidR="003D0D76" w:rsidRDefault="003D0D76">
      <w:pPr>
        <w:pStyle w:val="E-JOURNALBody"/>
        <w:ind w:firstLine="0"/>
        <w:contextualSpacing/>
        <w:rPr>
          <w:sz w:val="24"/>
          <w:lang w:val="en-US"/>
        </w:rPr>
      </w:pPr>
    </w:p>
    <w:p w14:paraId="6BD83581" w14:textId="77777777" w:rsidR="003D0D76" w:rsidRDefault="00000000">
      <w:pPr>
        <w:pStyle w:val="E-JOURNALBody"/>
        <w:ind w:firstLine="0"/>
        <w:contextualSpacing/>
        <w:rPr>
          <w:b/>
          <w:bCs/>
          <w:sz w:val="24"/>
        </w:rPr>
      </w:pPr>
      <w:r>
        <w:rPr>
          <w:b/>
          <w:bCs/>
          <w:sz w:val="24"/>
        </w:rPr>
        <w:t xml:space="preserve">Discussion </w:t>
      </w:r>
    </w:p>
    <w:p w14:paraId="60898654" w14:textId="77777777" w:rsidR="003D0D76" w:rsidRDefault="003D0D76">
      <w:pPr>
        <w:pStyle w:val="E-JOURNALBody"/>
        <w:ind w:firstLine="0"/>
        <w:contextualSpacing/>
        <w:rPr>
          <w:b/>
          <w:bCs/>
          <w:sz w:val="24"/>
        </w:rPr>
      </w:pPr>
    </w:p>
    <w:p w14:paraId="16F33715" w14:textId="6160664A" w:rsidR="003D0D76" w:rsidRDefault="00000000" w:rsidP="00DE2959">
      <w:pPr>
        <w:pStyle w:val="E-JOURNALBody"/>
        <w:contextualSpacing/>
        <w:rPr>
          <w:sz w:val="24"/>
          <w:lang w:val="en-US"/>
        </w:rPr>
      </w:pPr>
      <w:r>
        <w:rPr>
          <w:sz w:val="24"/>
          <w:lang w:val="en-US"/>
        </w:rPr>
        <w:t xml:space="preserve">This discussion aims to prompt reflections on previous research findings and inquiries. After analyzing the result of data analysis using thematic analysis, the researcher found that there were some problems in teaching listening comprehension at MA Patra Mandiri Plaju Palembang, which were divided into (a) students’ lack of motivation; (b) students’ anxiety; (c) students’ lack of interest; (d) students’ background knowledge; (e) students’ lack of vocabulary; (f) teaching aids and media; (g) method of teaching listening; (h) fast speed of speech; (i) the limit of time. </w:t>
      </w:r>
    </w:p>
    <w:p w14:paraId="0B94F00E" w14:textId="77777777" w:rsidR="003D0D76" w:rsidRDefault="00000000">
      <w:pPr>
        <w:pStyle w:val="E-JOURNALBody"/>
        <w:contextualSpacing/>
        <w:rPr>
          <w:sz w:val="24"/>
          <w:lang w:val="en-US"/>
        </w:rPr>
      </w:pPr>
      <w:r>
        <w:rPr>
          <w:sz w:val="24"/>
          <w:lang w:val="en-US"/>
        </w:rPr>
        <w:tab/>
        <w:t xml:space="preserve">Firstly, teachers expressed problems in teaching listening comprehension due to students’ lack of motivation. They found it a problem to make the class environment interesting if the students were low on motivation. This statement was supported by the findings by Lestari et al. (2022), who stated that students who are less enthusiastic and motivated to study, especially in listening learning, have a significant problem for teachers in making listening learning exciting. Based on the findings by Hamouda (2013), students face problems in listening comprehension due to anxiety and lack of motivation and interest. This is also in line with Iskandar et al. (2022), who stated that one of the challenges in teaching listening was difficulty focusing on teaching since students did not have adequate enthusiasm for learning English, resulting in their negative perspectives. This suggests that exposure to students’ lack of motivation is essential for making listening activities successful. </w:t>
      </w:r>
    </w:p>
    <w:p w14:paraId="6BCA113D" w14:textId="77777777" w:rsidR="003D0D76" w:rsidRDefault="00000000">
      <w:pPr>
        <w:pStyle w:val="E-JOURNALBody"/>
        <w:contextualSpacing/>
        <w:rPr>
          <w:sz w:val="24"/>
          <w:lang w:val="en-US"/>
        </w:rPr>
      </w:pPr>
      <w:r>
        <w:rPr>
          <w:sz w:val="24"/>
          <w:lang w:val="en-US"/>
        </w:rPr>
        <w:tab/>
        <w:t xml:space="preserve">Secondly, students' anxiety posed problems for the teachers. Students with anxiety were not enjoyable in listening activities. Therefore, teachers struggled to conduct listening comprehension more effectively. Hamouda (2013) defined students as having problems in listening comprehension due to anxiety, lack of motivation, and lack of interest. Many students struggle with English, either listening out or responding to internal dialogues or believing they do not comprehend spoken English effectively, which leads to anxiety and difficulties for themselves (Hwaider, 2017). Therefore, building a comfortable and enjoyable environment for listening activities may reduce students’ anxiety. </w:t>
      </w:r>
    </w:p>
    <w:p w14:paraId="42044E4A" w14:textId="77777777" w:rsidR="003D0D76" w:rsidRDefault="00000000">
      <w:pPr>
        <w:pStyle w:val="E-JOURNALBody"/>
        <w:contextualSpacing/>
        <w:rPr>
          <w:sz w:val="24"/>
          <w:lang w:val="en-US"/>
        </w:rPr>
      </w:pPr>
      <w:r>
        <w:rPr>
          <w:sz w:val="24"/>
          <w:lang w:val="en-US"/>
        </w:rPr>
        <w:lastRenderedPageBreak/>
        <w:tab/>
        <w:t>Thirdly, students’ lack of interest was identified as a problem in teaching listening comprehension. Students who are less enthusiastic about learning and listening make the learning atmosphere uncomfortable and boring. Based on the findings by Lestari et al. (2022), students who are less enthusiastic and motivated to study, especially in listening learning, have a significant problem with teachers making listening learning exciting. This is also in line with to Nushi and Orouji (2020), additional obstacles to listening comprehension include insufficient usage of the target language and problems caused by a lack of interest and motivation. This highlights the importance of providing students with interest in making listening activities effective.</w:t>
      </w:r>
    </w:p>
    <w:p w14:paraId="3A3C53E9" w14:textId="41632A60" w:rsidR="003D0D76" w:rsidRDefault="00000000">
      <w:pPr>
        <w:pStyle w:val="E-JOURNALBody"/>
        <w:contextualSpacing/>
        <w:rPr>
          <w:sz w:val="24"/>
          <w:lang w:val="en-US"/>
        </w:rPr>
      </w:pPr>
      <w:r>
        <w:rPr>
          <w:b/>
          <w:bCs/>
          <w:sz w:val="24"/>
          <w:lang w:val="en-US"/>
        </w:rPr>
        <w:tab/>
      </w:r>
      <w:r>
        <w:rPr>
          <w:sz w:val="24"/>
          <w:lang w:val="en-US"/>
        </w:rPr>
        <w:t xml:space="preserve">Fourthly, students' background knowledge was identified as a problem for the teachers. Students with poor background knowledge found listening comprehension more difficult. Teachers found it difficult to teach listening comprehension when almost all the students had poor background knowledge, which made teachers </w:t>
      </w:r>
      <w:del w:id="278" w:author="Asus" w:date="2024-10-20T15:24:00Z" w16du:dateUtc="2024-10-20T08:24:00Z">
        <w:r w:rsidDel="0087185A">
          <w:rPr>
            <w:sz w:val="24"/>
            <w:lang w:val="en-US"/>
          </w:rPr>
          <w:delText>have to</w:delText>
        </w:r>
      </w:del>
      <w:ins w:id="279" w:author="Asus" w:date="2024-10-20T15:24:00Z" w16du:dateUtc="2024-10-20T08:24:00Z">
        <w:r w:rsidR="0087185A">
          <w:rPr>
            <w:sz w:val="24"/>
            <w:lang w:val="en-US"/>
          </w:rPr>
          <w:t>must</w:t>
        </w:r>
      </w:ins>
      <w:r>
        <w:rPr>
          <w:sz w:val="24"/>
          <w:lang w:val="en-US"/>
        </w:rPr>
        <w:t xml:space="preserve"> do extra work to make students comprehend. These findings are similar to those of the research conducted by Lestari et al. (2022), who found that students’ background knowledge is a significant part of learning since it allows individuals to comprehend new concepts and experiences. Listening will be easier for students if they grasp the meaning of words, and their interest and motivation can be created, which can have a favorable impact on students; listening capacity. According to Hamouda (2013), background knowledge of a topic is another crucial factor influencing listening. Even with advanced speech analysis skills, lacking prior knowledge can lead to poor listening comprehension. It is also supported by Hapsari (2022), who stated teachers face </w:t>
      </w:r>
      <w:r>
        <w:rPr>
          <w:sz w:val="24"/>
        </w:rPr>
        <w:t>problem</w:t>
      </w:r>
      <w:r>
        <w:rPr>
          <w:sz w:val="24"/>
          <w:lang w:val="en-US"/>
        </w:rPr>
        <w:t xml:space="preserve">s with students lacking prior knowledge, as listening comprehension is a new skill, making it difficult for them to access the information.  </w:t>
      </w:r>
    </w:p>
    <w:p w14:paraId="376BE21E" w14:textId="689F7941" w:rsidR="003D0D76" w:rsidRDefault="00000000">
      <w:pPr>
        <w:pStyle w:val="E-JOURNALBody"/>
        <w:contextualSpacing/>
        <w:rPr>
          <w:sz w:val="24"/>
          <w:lang w:val="en-US"/>
        </w:rPr>
      </w:pPr>
      <w:r>
        <w:rPr>
          <w:sz w:val="24"/>
          <w:lang w:val="en-US"/>
        </w:rPr>
        <w:tab/>
        <w:t>Fifthly, students’ lack of vocabulary leads to problems in teaching listening comprehension. Teachers found it more difficult to teach listening when the students lacked vocabulary mastery. This finding was also supported by Amir et al. (2019), who discovered that problems encountered when learning and teaching listening include speaking quickness, a lack of vocabulary, and split concentration. Surely, a lack of vocabulary will not result in good listening. Teachers claimed that the students were not familiar with the words in spoken form</w:t>
      </w:r>
      <w:ins w:id="280" w:author="Asus" w:date="2024-10-20T15:27:00Z" w16du:dateUtc="2024-10-20T08:27:00Z">
        <w:r w:rsidR="0087185A">
          <w:rPr>
            <w:sz w:val="24"/>
            <w:lang w:val="en-US"/>
          </w:rPr>
          <w:t xml:space="preserve"> rather</w:t>
        </w:r>
      </w:ins>
      <w:r>
        <w:rPr>
          <w:sz w:val="24"/>
          <w:lang w:val="en-US"/>
        </w:rPr>
        <w:t xml:space="preserve"> than in written form. This is in line with Hamouda (2013) discovered that students reported difficulty identifying printed words while hearing them spoken aloud. Therefore, teachers must find a way to make students enrich their vocabulary. </w:t>
      </w:r>
    </w:p>
    <w:p w14:paraId="40CE75E2" w14:textId="2624DA1B" w:rsidR="003D0D76" w:rsidRDefault="00000000">
      <w:pPr>
        <w:pStyle w:val="E-JOURNALBody"/>
        <w:contextualSpacing/>
        <w:rPr>
          <w:sz w:val="24"/>
          <w:lang w:val="en-US"/>
        </w:rPr>
      </w:pPr>
      <w:r>
        <w:rPr>
          <w:sz w:val="24"/>
          <w:lang w:val="en-US"/>
        </w:rPr>
        <w:tab/>
        <w:t xml:space="preserve">Sixthly, teaching aids and media were identified as a problem for teachers. Teachers found it a problem when facilities were not optimal for teaching listening comprehension. This finding, supported by Utomo et al. (2019), discovered that less effective school facilities can affect the quality of listening instruction because effective, usable facilities can be used to develop students' listening abilities. The teacher felt that a laboratory or </w:t>
      </w:r>
      <w:del w:id="281" w:author="Asus" w:date="2024-10-20T15:26:00Z" w16du:dateUtc="2024-10-20T08:26:00Z">
        <w:r w:rsidDel="0087185A">
          <w:rPr>
            <w:sz w:val="24"/>
            <w:lang w:val="en-US"/>
          </w:rPr>
          <w:delText>particular room</w:delText>
        </w:r>
      </w:del>
      <w:ins w:id="282" w:author="Asus" w:date="2024-10-20T15:26:00Z" w16du:dateUtc="2024-10-20T08:26:00Z">
        <w:r w:rsidR="0087185A">
          <w:rPr>
            <w:sz w:val="24"/>
            <w:lang w:val="en-US"/>
          </w:rPr>
          <w:t>room</w:t>
        </w:r>
      </w:ins>
      <w:r>
        <w:rPr>
          <w:sz w:val="24"/>
          <w:lang w:val="en-US"/>
        </w:rPr>
        <w:t xml:space="preserve"> for listening activities was needed to make it conducive. This is also </w:t>
      </w:r>
      <w:del w:id="283" w:author="Asus" w:date="2024-10-20T15:26:00Z" w16du:dateUtc="2024-10-20T08:26:00Z">
        <w:r w:rsidDel="0087185A">
          <w:rPr>
            <w:sz w:val="24"/>
            <w:lang w:val="en-US"/>
          </w:rPr>
          <w:delText xml:space="preserve">support </w:delText>
        </w:r>
      </w:del>
      <w:ins w:id="284" w:author="Asus" w:date="2024-10-20T15:26:00Z" w16du:dateUtc="2024-10-20T08:26:00Z">
        <w:r w:rsidR="0087185A">
          <w:rPr>
            <w:sz w:val="24"/>
            <w:lang w:val="en-US"/>
          </w:rPr>
          <w:t xml:space="preserve">supported </w:t>
        </w:r>
      </w:ins>
      <w:r>
        <w:rPr>
          <w:sz w:val="24"/>
          <w:lang w:val="en-US"/>
        </w:rPr>
        <w:t xml:space="preserve">by Aryana and Apsari (2018) stated that teachers encountered difficulties with the school's facilities. There was no accessible English laboratory. As a result, teachers should prepare </w:t>
      </w:r>
      <w:del w:id="285" w:author="Asus" w:date="2024-10-20T15:26:00Z" w16du:dateUtc="2024-10-20T08:26:00Z">
        <w:r w:rsidDel="0087185A">
          <w:rPr>
            <w:sz w:val="24"/>
            <w:lang w:val="en-US"/>
          </w:rPr>
          <w:delText>all of</w:delText>
        </w:r>
      </w:del>
      <w:ins w:id="286" w:author="Asus" w:date="2024-10-20T15:26:00Z" w16du:dateUtc="2024-10-20T08:26:00Z">
        <w:r w:rsidR="0087185A">
          <w:rPr>
            <w:sz w:val="24"/>
            <w:lang w:val="en-US"/>
          </w:rPr>
          <w:t>all</w:t>
        </w:r>
      </w:ins>
      <w:r>
        <w:rPr>
          <w:sz w:val="24"/>
          <w:lang w:val="en-US"/>
        </w:rPr>
        <w:t xml:space="preserve"> the materials for teaching listening. Therefore, school laboratories or other </w:t>
      </w:r>
      <w:del w:id="287" w:author="Asus" w:date="2024-10-20T15:26:00Z" w16du:dateUtc="2024-10-20T08:26:00Z">
        <w:r w:rsidDel="0087185A">
          <w:rPr>
            <w:sz w:val="24"/>
            <w:lang w:val="en-US"/>
          </w:rPr>
          <w:delText>particular rooms</w:delText>
        </w:r>
      </w:del>
      <w:ins w:id="288" w:author="Asus" w:date="2024-10-20T15:26:00Z" w16du:dateUtc="2024-10-20T08:26:00Z">
        <w:r w:rsidR="0087185A">
          <w:rPr>
            <w:sz w:val="24"/>
            <w:lang w:val="en-US"/>
          </w:rPr>
          <w:t>rooms</w:t>
        </w:r>
      </w:ins>
      <w:r>
        <w:rPr>
          <w:sz w:val="24"/>
          <w:lang w:val="en-US"/>
        </w:rPr>
        <w:t xml:space="preserve"> for listening activities may enhance teacher teaching listening comprehension. </w:t>
      </w:r>
    </w:p>
    <w:p w14:paraId="4B8D48E6" w14:textId="1CFC12D3" w:rsidR="003D0D76" w:rsidRDefault="00000000">
      <w:pPr>
        <w:pStyle w:val="E-JOURNALBody"/>
        <w:contextualSpacing/>
        <w:rPr>
          <w:sz w:val="24"/>
          <w:lang w:val="en-US"/>
        </w:rPr>
      </w:pPr>
      <w:r>
        <w:rPr>
          <w:sz w:val="24"/>
          <w:lang w:val="en-US"/>
        </w:rPr>
        <w:tab/>
        <w:t xml:space="preserve">Seventhly, teaching methods were identified as a significant problem that the teachers faced. The teacher found it difficult to choose a teaching method suitable for listening comprehension. This finding, supported by Aryana and Apsari (2018), also </w:t>
      </w:r>
      <w:r>
        <w:rPr>
          <w:sz w:val="24"/>
          <w:lang w:val="en-US"/>
        </w:rPr>
        <w:lastRenderedPageBreak/>
        <w:t xml:space="preserve">discovered that teachers had problems deciding which strategy, method, or technique to use while teaching listening comprehension. Teachers find it difficult </w:t>
      </w:r>
      <w:del w:id="289" w:author="Asus" w:date="2024-10-20T15:29:00Z" w16du:dateUtc="2024-10-20T08:29:00Z">
        <w:r w:rsidDel="00A228E8">
          <w:rPr>
            <w:sz w:val="24"/>
            <w:lang w:val="en-US"/>
          </w:rPr>
          <w:delText xml:space="preserve">when they have </w:delText>
        </w:r>
      </w:del>
      <w:r>
        <w:rPr>
          <w:sz w:val="24"/>
          <w:lang w:val="en-US"/>
        </w:rPr>
        <w:t xml:space="preserve">to </w:t>
      </w:r>
      <w:del w:id="290" w:author="Asus" w:date="2024-10-20T15:29:00Z" w16du:dateUtc="2024-10-20T08:29:00Z">
        <w:r w:rsidDel="00A228E8">
          <w:rPr>
            <w:sz w:val="24"/>
            <w:lang w:val="en-US"/>
          </w:rPr>
          <w:delText xml:space="preserve">decide </w:delText>
        </w:r>
      </w:del>
      <w:ins w:id="291" w:author="Asus" w:date="2024-10-20T15:29:00Z" w16du:dateUtc="2024-10-20T08:29:00Z">
        <w:r w:rsidR="00A228E8">
          <w:rPr>
            <w:sz w:val="24"/>
            <w:lang w:val="en-US"/>
          </w:rPr>
          <w:t xml:space="preserve">choose </w:t>
        </w:r>
      </w:ins>
      <w:r>
        <w:rPr>
          <w:sz w:val="24"/>
          <w:lang w:val="en-US"/>
        </w:rPr>
        <w:t>the strategy before teaching listening. Ernita et al. (2022) stated that teachers faced difficulty in choosing a suitable strategy for teaching listening. According to Hapsari (2022), one of the problems of teaching listening comprehension is deciding on a technique for listening. Teachers recognize that employing the appropriate approach or strategy will help students grasp the lesson better and drive them to learn to listen. As a result, teachers should be more creative in establishing teaching approaches to foster a positive learning environment and make English sessions more engaging. Teachers must use appropriate and varied methods or techniques to help students better understand the lesson and use them to develop other English skills such as speaking, reading, and writing.</w:t>
      </w:r>
    </w:p>
    <w:p w14:paraId="06328BAE" w14:textId="719E899E" w:rsidR="003D0D76" w:rsidRDefault="00000000">
      <w:pPr>
        <w:pStyle w:val="E-JOURNALBody"/>
        <w:contextualSpacing/>
        <w:rPr>
          <w:sz w:val="24"/>
          <w:lang w:val="en-US"/>
        </w:rPr>
      </w:pPr>
      <w:r>
        <w:rPr>
          <w:sz w:val="24"/>
          <w:lang w:val="en-US"/>
        </w:rPr>
        <w:tab/>
        <w:t xml:space="preserve">Eighthly, the fast speed of speech was a problem for the teacher. Teachers struggled more in teaching listening when the speaker was speaking fast. This finding is supported by Amir et al. (2019) discovered that problems encountered when learning and teaching listening include speaking quickness, a lack of vocabulary, and split concentration. It highlights the speed of speech as an important part that the teacher should be aware of. The teacher </w:t>
      </w:r>
      <w:del w:id="292" w:author="Asus" w:date="2024-10-20T15:27:00Z" w16du:dateUtc="2024-10-20T08:27:00Z">
        <w:r w:rsidDel="0087185A">
          <w:rPr>
            <w:sz w:val="24"/>
            <w:lang w:val="en-US"/>
          </w:rPr>
          <w:delText>has to</w:delText>
        </w:r>
      </w:del>
      <w:ins w:id="293" w:author="Asus" w:date="2024-10-20T15:27:00Z" w16du:dateUtc="2024-10-20T08:27:00Z">
        <w:r w:rsidR="0087185A">
          <w:rPr>
            <w:sz w:val="24"/>
            <w:lang w:val="en-US"/>
          </w:rPr>
          <w:t>must</w:t>
        </w:r>
      </w:ins>
      <w:r>
        <w:rPr>
          <w:sz w:val="24"/>
          <w:lang w:val="en-US"/>
        </w:rPr>
        <w:t xml:space="preserve"> repeat the audio played repeatedly with her voice, to make students comprehend what the speaker said.</w:t>
      </w:r>
    </w:p>
    <w:p w14:paraId="5C2549CE" w14:textId="2D210B8C" w:rsidR="003D0D76" w:rsidDel="00464F48" w:rsidRDefault="00000000">
      <w:pPr>
        <w:pStyle w:val="E-JOURNALBody"/>
        <w:contextualSpacing/>
        <w:rPr>
          <w:del w:id="294" w:author="Asus oke" w:date="2024-10-24T22:12:00Z" w16du:dateUtc="2024-10-24T15:12:00Z"/>
          <w:sz w:val="24"/>
          <w:lang w:val="en-US"/>
        </w:rPr>
      </w:pPr>
      <w:r>
        <w:rPr>
          <w:sz w:val="24"/>
          <w:lang w:val="en-US"/>
        </w:rPr>
        <w:tab/>
        <w:t xml:space="preserve">And last, limited time </w:t>
      </w:r>
      <w:del w:id="295" w:author="Asus" w:date="2024-10-20T15:27:00Z" w16du:dateUtc="2024-10-20T08:27:00Z">
        <w:r w:rsidDel="0087185A">
          <w:rPr>
            <w:sz w:val="24"/>
            <w:lang w:val="en-US"/>
          </w:rPr>
          <w:delText xml:space="preserve">becomes a problem that </w:delText>
        </w:r>
      </w:del>
      <w:r>
        <w:rPr>
          <w:sz w:val="24"/>
          <w:lang w:val="en-US"/>
        </w:rPr>
        <w:t xml:space="preserve">was identified </w:t>
      </w:r>
      <w:ins w:id="296" w:author="Asus" w:date="2024-10-20T15:28:00Z" w16du:dateUtc="2024-10-20T08:28:00Z">
        <w:r w:rsidR="0087185A">
          <w:rPr>
            <w:sz w:val="24"/>
            <w:lang w:val="en-US"/>
          </w:rPr>
          <w:t xml:space="preserve">as one of the problems </w:t>
        </w:r>
      </w:ins>
      <w:r>
        <w:rPr>
          <w:sz w:val="24"/>
          <w:lang w:val="en-US"/>
        </w:rPr>
        <w:t xml:space="preserve">in this </w:t>
      </w:r>
      <w:del w:id="297" w:author="Asus" w:date="2024-10-20T15:28:00Z" w16du:dateUtc="2024-10-20T08:28:00Z">
        <w:r w:rsidDel="0087185A">
          <w:rPr>
            <w:sz w:val="24"/>
            <w:lang w:val="en-US"/>
          </w:rPr>
          <w:delText xml:space="preserve">funding </w:delText>
        </w:r>
      </w:del>
      <w:r>
        <w:rPr>
          <w:sz w:val="24"/>
          <w:lang w:val="en-US"/>
        </w:rPr>
        <w:t xml:space="preserve">research. The teacher felt that the time spent teaching listening comprehension was insufficient because students needed more time only to understand one to two questions or passages that had been delivered. It is also supported by Ernita et al. (2022) </w:t>
      </w:r>
      <w:ins w:id="298" w:author="Asus" w:date="2024-10-20T15:28:00Z" w16du:dateUtc="2024-10-20T08:28:00Z">
        <w:r w:rsidR="00A228E8">
          <w:rPr>
            <w:sz w:val="24"/>
            <w:lang w:val="en-US"/>
          </w:rPr>
          <w:t xml:space="preserve">who </w:t>
        </w:r>
      </w:ins>
      <w:r>
        <w:rPr>
          <w:sz w:val="24"/>
          <w:lang w:val="en-US"/>
        </w:rPr>
        <w:t xml:space="preserve">found that teachers faced problems providing the teaching media, choosing the strategy, finding suitable material, and managing time teaching listening comprehension. </w:t>
      </w:r>
    </w:p>
    <w:p w14:paraId="1D8D5B80" w14:textId="77777777" w:rsidR="003D0D76" w:rsidRDefault="003D0D76" w:rsidP="00464F48">
      <w:pPr>
        <w:pStyle w:val="E-JOURNALBody"/>
        <w:contextualSpacing/>
        <w:rPr>
          <w:b/>
          <w:sz w:val="24"/>
        </w:rPr>
      </w:pPr>
    </w:p>
    <w:p w14:paraId="52FBF40C" w14:textId="77777777" w:rsidR="003D0D76" w:rsidRDefault="003D0D76">
      <w:pPr>
        <w:spacing w:line="360" w:lineRule="auto"/>
        <w:jc w:val="both"/>
        <w:rPr>
          <w:rFonts w:ascii="Times New Roman" w:hAnsi="Times New Roman"/>
          <w:b/>
          <w:sz w:val="24"/>
          <w:szCs w:val="24"/>
        </w:rPr>
      </w:pPr>
    </w:p>
    <w:p w14:paraId="26CE5331" w14:textId="77777777" w:rsidR="003D0D76"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45A48AE" w14:textId="44B79911" w:rsidR="003D0D76" w:rsidRDefault="00000000">
      <w:pPr>
        <w:pStyle w:val="E-JOURNALBody"/>
        <w:contextualSpacing/>
        <w:rPr>
          <w:sz w:val="24"/>
          <w:lang w:val="en-US"/>
        </w:rPr>
      </w:pPr>
      <w:r>
        <w:rPr>
          <w:sz w:val="24"/>
          <w:lang w:val="en-US"/>
        </w:rPr>
        <w:t xml:space="preserve">This </w:t>
      </w:r>
      <w:del w:id="299" w:author="Asus" w:date="2024-10-20T15:30:00Z" w16du:dateUtc="2024-10-20T08:30:00Z">
        <w:r w:rsidDel="00A228E8">
          <w:rPr>
            <w:sz w:val="24"/>
            <w:lang w:val="en-US"/>
          </w:rPr>
          <w:delText xml:space="preserve">chapter </w:delText>
        </w:r>
      </w:del>
      <w:ins w:id="300" w:author="Asus" w:date="2024-10-20T15:30:00Z" w16du:dateUtc="2024-10-20T08:30:00Z">
        <w:r w:rsidR="00A228E8">
          <w:rPr>
            <w:sz w:val="24"/>
            <w:lang w:val="en-US"/>
          </w:rPr>
          <w:t xml:space="preserve">section </w:t>
        </w:r>
      </w:ins>
      <w:r>
        <w:rPr>
          <w:sz w:val="24"/>
          <w:lang w:val="en-US"/>
        </w:rPr>
        <w:t>brings together all the findings and conclusions from the study. The suggestions made by the researcher are expected to help students, English teachers, and other researchers. After analyzing the findings obtained through thematic analysis, the researcher</w:t>
      </w:r>
      <w:ins w:id="301" w:author="Asus" w:date="2024-10-20T15:31:00Z" w16du:dateUtc="2024-10-20T08:31:00Z">
        <w:r w:rsidR="00A228E8">
          <w:rPr>
            <w:sz w:val="24"/>
            <w:lang w:val="en-US"/>
          </w:rPr>
          <w:t>s</w:t>
        </w:r>
      </w:ins>
      <w:r>
        <w:rPr>
          <w:sz w:val="24"/>
          <w:lang w:val="en-US"/>
        </w:rPr>
        <w:t xml:space="preserve"> found that there were several problems in teaching listening comprehension at MA Patra Mandiri Plaju Palembang based on the teachers’ perspective</w:t>
      </w:r>
      <w:ins w:id="302" w:author="Asus" w:date="2024-10-20T15:31:00Z" w16du:dateUtc="2024-10-20T08:31:00Z">
        <w:r w:rsidR="00A228E8">
          <w:rPr>
            <w:sz w:val="24"/>
            <w:lang w:val="en-US"/>
          </w:rPr>
          <w:t>s</w:t>
        </w:r>
      </w:ins>
      <w:r>
        <w:rPr>
          <w:sz w:val="24"/>
          <w:lang w:val="en-US"/>
        </w:rPr>
        <w:t xml:space="preserve">, which were divided into (a) students’ lack of motivation; (b) students’ anxiety; (c) students’ lack of interest; (d) students’ background knowledge; (e) students’ lack of vocabulary; (f) teaching aids and media; (g) method of teaching listening; (h) fast speed of speech; </w:t>
      </w:r>
      <w:ins w:id="303" w:author="Asus" w:date="2024-10-20T15:31:00Z" w16du:dateUtc="2024-10-20T08:31:00Z">
        <w:r w:rsidR="00A228E8">
          <w:rPr>
            <w:sz w:val="24"/>
            <w:lang w:val="en-US"/>
          </w:rPr>
          <w:t xml:space="preserve">and </w:t>
        </w:r>
      </w:ins>
      <w:r>
        <w:rPr>
          <w:sz w:val="24"/>
          <w:lang w:val="en-US"/>
        </w:rPr>
        <w:t xml:space="preserve">(i) the </w:t>
      </w:r>
      <w:del w:id="304" w:author="Asus" w:date="2024-10-20T15:31:00Z" w16du:dateUtc="2024-10-20T08:31:00Z">
        <w:r w:rsidDel="00A228E8">
          <w:rPr>
            <w:sz w:val="24"/>
            <w:lang w:val="en-US"/>
          </w:rPr>
          <w:delText>limit of time</w:delText>
        </w:r>
      </w:del>
      <w:ins w:id="305" w:author="Asus" w:date="2024-10-20T15:31:00Z" w16du:dateUtc="2024-10-20T08:31:00Z">
        <w:r w:rsidR="00A228E8">
          <w:rPr>
            <w:sz w:val="24"/>
            <w:lang w:val="en-US"/>
          </w:rPr>
          <w:t>limited time</w:t>
        </w:r>
      </w:ins>
      <w:r>
        <w:rPr>
          <w:sz w:val="24"/>
          <w:lang w:val="en-US"/>
        </w:rPr>
        <w:t>. Addressing these problems requires a combination of strategies, including building a class environment that is more enjoyable and comfortable so that students are getting interested</w:t>
      </w:r>
      <w:del w:id="306" w:author="Asus" w:date="2024-10-20T15:32:00Z" w16du:dateUtc="2024-10-20T08:32:00Z">
        <w:r w:rsidDel="00A228E8">
          <w:rPr>
            <w:sz w:val="24"/>
            <w:lang w:val="en-US"/>
          </w:rPr>
          <w:delText xml:space="preserve">, </w:delText>
        </w:r>
      </w:del>
      <w:ins w:id="307" w:author="Asus" w:date="2024-10-20T15:32:00Z" w16du:dateUtc="2024-10-20T08:32:00Z">
        <w:r w:rsidR="00A228E8">
          <w:rPr>
            <w:sz w:val="24"/>
            <w:lang w:val="en-US"/>
          </w:rPr>
          <w:t xml:space="preserve"> and </w:t>
        </w:r>
      </w:ins>
      <w:del w:id="308" w:author="Asus" w:date="2024-10-20T15:32:00Z" w16du:dateUtc="2024-10-20T08:32:00Z">
        <w:r w:rsidDel="00A228E8">
          <w:rPr>
            <w:sz w:val="24"/>
            <w:lang w:val="en-US"/>
          </w:rPr>
          <w:delText xml:space="preserve">motivating </w:delText>
        </w:r>
      </w:del>
      <w:ins w:id="309" w:author="Asus" w:date="2024-10-20T15:32:00Z" w16du:dateUtc="2024-10-20T08:32:00Z">
        <w:r w:rsidR="00A228E8">
          <w:rPr>
            <w:sz w:val="24"/>
            <w:lang w:val="en-US"/>
          </w:rPr>
          <w:t xml:space="preserve">motivated, </w:t>
        </w:r>
      </w:ins>
      <w:r>
        <w:rPr>
          <w:sz w:val="24"/>
          <w:lang w:val="en-US"/>
        </w:rPr>
        <w:t xml:space="preserve">and reducing anxiety, activating students' background knowledge, functioning the facilities </w:t>
      </w:r>
      <w:del w:id="310" w:author="Asus" w:date="2024-10-20T15:33:00Z" w16du:dateUtc="2024-10-20T08:33:00Z">
        <w:r w:rsidDel="00A228E8">
          <w:rPr>
            <w:sz w:val="24"/>
            <w:lang w:val="en-US"/>
          </w:rPr>
          <w:delText>as much as possible</w:delText>
        </w:r>
      </w:del>
      <w:ins w:id="311" w:author="Asus" w:date="2024-10-20T15:33:00Z" w16du:dateUtc="2024-10-20T08:33:00Z">
        <w:r w:rsidR="00A228E8">
          <w:rPr>
            <w:sz w:val="24"/>
            <w:lang w:val="en-US"/>
          </w:rPr>
          <w:t>optimally</w:t>
        </w:r>
      </w:ins>
      <w:r>
        <w:rPr>
          <w:sz w:val="24"/>
          <w:lang w:val="en-US"/>
        </w:rPr>
        <w:t xml:space="preserve">, and learning to manage time. By addressing these problems systematically, teachers can enhance </w:t>
      </w:r>
      <w:del w:id="312" w:author="Asus" w:date="2024-10-20T15:33:00Z" w16du:dateUtc="2024-10-20T08:33:00Z">
        <w:r w:rsidDel="00A228E8">
          <w:rPr>
            <w:sz w:val="24"/>
            <w:lang w:val="en-US"/>
          </w:rPr>
          <w:delText>better in</w:delText>
        </w:r>
      </w:del>
      <w:r>
        <w:rPr>
          <w:sz w:val="24"/>
          <w:lang w:val="en-US"/>
        </w:rPr>
        <w:t xml:space="preserve"> their teaching listening comprehension</w:t>
      </w:r>
      <w:ins w:id="313" w:author="Asus" w:date="2024-10-20T15:34:00Z" w16du:dateUtc="2024-10-20T08:34:00Z">
        <w:r w:rsidR="00A228E8">
          <w:rPr>
            <w:sz w:val="24"/>
            <w:lang w:val="en-US"/>
          </w:rPr>
          <w:t xml:space="preserve"> better.</w:t>
        </w:r>
      </w:ins>
      <w:del w:id="314" w:author="Asus" w:date="2024-10-20T15:34:00Z" w16du:dateUtc="2024-10-20T08:34:00Z">
        <w:r w:rsidDel="00A228E8">
          <w:rPr>
            <w:sz w:val="24"/>
            <w:lang w:val="en-US"/>
          </w:rPr>
          <w:delText>.</w:delText>
        </w:r>
      </w:del>
    </w:p>
    <w:p w14:paraId="26A318CC" w14:textId="77777777" w:rsidR="003D0D76" w:rsidDel="00464F48" w:rsidRDefault="003D0D76">
      <w:pPr>
        <w:jc w:val="both"/>
        <w:rPr>
          <w:del w:id="315" w:author="Asus oke" w:date="2024-10-24T22:12:00Z" w16du:dateUtc="2024-10-24T15:12:00Z"/>
          <w:rFonts w:ascii="Times New Roman" w:hAnsi="Times New Roman"/>
          <w:b/>
          <w:sz w:val="24"/>
          <w:szCs w:val="24"/>
        </w:rPr>
      </w:pPr>
    </w:p>
    <w:p w14:paraId="5A0EF3D5" w14:textId="1E4497F2" w:rsidR="00464F48" w:rsidRDefault="00464F48">
      <w:pPr>
        <w:jc w:val="both"/>
        <w:rPr>
          <w:ins w:id="316" w:author="Asus oke" w:date="2024-10-24T22:12:00Z" w16du:dateUtc="2024-10-24T15:12:00Z"/>
          <w:rFonts w:ascii="Times New Roman" w:hAnsi="Times New Roman"/>
          <w:b/>
          <w:sz w:val="24"/>
          <w:szCs w:val="24"/>
        </w:rPr>
      </w:pPr>
    </w:p>
    <w:p w14:paraId="1174DF08" w14:textId="1712F9CB" w:rsidR="00464F48" w:rsidRPr="00A228E8" w:rsidRDefault="00464F48">
      <w:pPr>
        <w:jc w:val="both"/>
        <w:rPr>
          <w:ins w:id="317" w:author="Asus oke" w:date="2024-10-24T22:12:00Z" w16du:dateUtc="2024-10-24T15:12:00Z"/>
          <w:rFonts w:ascii="Times New Roman" w:hAnsi="Times New Roman"/>
          <w:b/>
          <w:sz w:val="24"/>
          <w:szCs w:val="24"/>
          <w:lang w:val="en-US"/>
          <w:rPrChange w:id="318" w:author="Asus" w:date="2024-10-20T15:34:00Z" w16du:dateUtc="2024-10-20T08:34:00Z">
            <w:rPr>
              <w:ins w:id="319" w:author="Asus oke" w:date="2024-10-24T22:12:00Z" w16du:dateUtc="2024-10-24T15:12:00Z"/>
              <w:rFonts w:ascii="Times New Roman" w:hAnsi="Times New Roman"/>
              <w:b/>
              <w:sz w:val="24"/>
              <w:szCs w:val="24"/>
            </w:rPr>
          </w:rPrChange>
        </w:rPr>
      </w:pPr>
      <w:ins w:id="320" w:author="Asus oke" w:date="2024-10-24T22:12:00Z" w16du:dateUtc="2024-10-24T15:12:00Z">
        <w:r>
          <w:rPr>
            <w:rFonts w:ascii="Times New Roman" w:hAnsi="Times New Roman"/>
            <w:b/>
            <w:sz w:val="24"/>
            <w:szCs w:val="24"/>
          </w:rPr>
          <w:t>REFERENCES</w:t>
        </w:r>
      </w:ins>
    </w:p>
    <w:p w14:paraId="59FB1EED" w14:textId="5AB3F57C" w:rsidR="003D0D76" w:rsidRDefault="00000000">
      <w:pPr>
        <w:jc w:val="both"/>
        <w:rPr>
          <w:rFonts w:ascii="Times New Roman" w:hAnsi="Times New Roman"/>
          <w:b/>
          <w:sz w:val="24"/>
          <w:szCs w:val="24"/>
        </w:rPr>
      </w:pPr>
      <w:commentRangeStart w:id="321"/>
      <w:del w:id="322" w:author="Asus oke" w:date="2024-10-24T22:11:00Z" w16du:dateUtc="2024-10-24T15:11:00Z">
        <w:r w:rsidDel="00464F48">
          <w:rPr>
            <w:rFonts w:ascii="Times New Roman" w:hAnsi="Times New Roman"/>
            <w:b/>
            <w:sz w:val="24"/>
            <w:szCs w:val="24"/>
          </w:rPr>
          <w:delText>REFERENCE</w:delText>
        </w:r>
      </w:del>
      <w:commentRangeEnd w:id="321"/>
      <w:r>
        <w:rPr>
          <w:rStyle w:val="CommentReference"/>
          <w:rFonts w:ascii="Times New Roman" w:eastAsia="Times New Roman" w:hAnsi="Times New Roman"/>
          <w:lang w:val="en-US"/>
        </w:rPr>
        <w:commentReference w:id="321"/>
      </w:r>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Pr>
          <w:rFonts w:ascii="Times New Roman" w:hAnsi="Times New Roman"/>
          <w:sz w:val="24"/>
          <w:szCs w:val="24"/>
          <w:lang w:val="en-US"/>
        </w:rPr>
        <w:fldChar w:fldCharType="separate"/>
      </w:r>
      <w:bookmarkStart w:id="323" w:name="_Hlk174322377"/>
      <w:bookmarkStart w:id="324" w:name="_Hlk167716547"/>
      <w:r>
        <w:rPr>
          <w:rFonts w:ascii="Times New Roman" w:hAnsi="Times New Roman"/>
          <w:sz w:val="24"/>
          <w:szCs w:val="24"/>
          <w:lang w:val="en-US"/>
        </w:rPr>
        <w:fldChar w:fldCharType="begin" w:fldLock="1"/>
      </w:r>
      <w:r>
        <w:rPr>
          <w:rFonts w:ascii="Times New Roman" w:hAnsi="Times New Roman"/>
          <w:sz w:val="24"/>
          <w:szCs w:val="24"/>
          <w:lang w:val="en-US"/>
        </w:rPr>
        <w:instrText xml:space="preserve">ADDIN Mendeley Bibliography CSL_BIBLIOGRAPHY </w:instrText>
      </w:r>
      <w:r>
        <w:rPr>
          <w:rFonts w:ascii="Times New Roman" w:hAnsi="Times New Roman"/>
          <w:sz w:val="24"/>
          <w:szCs w:val="24"/>
          <w:lang w:val="en-US"/>
        </w:rPr>
        <w:fldChar w:fldCharType="separate"/>
      </w:r>
    </w:p>
    <w:p w14:paraId="1A6D76FF" w14:textId="77777777" w:rsidR="003D0D76" w:rsidRDefault="003D0D76">
      <w:pPr>
        <w:ind w:left="720" w:hanging="720"/>
        <w:jc w:val="both"/>
        <w:rPr>
          <w:rFonts w:ascii="Times New Roman" w:hAnsi="Times New Roman"/>
          <w:sz w:val="24"/>
          <w:szCs w:val="24"/>
          <w:lang w:val="en-US"/>
        </w:rPr>
      </w:pPr>
    </w:p>
    <w:p w14:paraId="747AC9C2"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lastRenderedPageBreak/>
        <w:t xml:space="preserve">Ahmadi, S. M. (2016). The importance of listening comprehension in learning English. </w:t>
      </w:r>
      <w:r>
        <w:rPr>
          <w:rFonts w:ascii="Times New Roman" w:hAnsi="Times New Roman"/>
          <w:i/>
          <w:iCs/>
          <w:sz w:val="24"/>
          <w:szCs w:val="24"/>
          <w:lang w:val="en-US"/>
        </w:rPr>
        <w:t>International Journal of Research in English Education</w:t>
      </w:r>
      <w:r>
        <w:rPr>
          <w:rFonts w:ascii="Times New Roman" w:hAnsi="Times New Roman"/>
          <w:sz w:val="24"/>
          <w:szCs w:val="24"/>
          <w:lang w:val="en-US"/>
        </w:rPr>
        <w:t xml:space="preserve">, </w:t>
      </w:r>
      <w:r>
        <w:rPr>
          <w:rFonts w:ascii="Times New Roman" w:hAnsi="Times New Roman"/>
          <w:i/>
          <w:iCs/>
          <w:sz w:val="24"/>
          <w:szCs w:val="24"/>
          <w:lang w:val="en-US"/>
        </w:rPr>
        <w:t>1</w:t>
      </w:r>
      <w:r>
        <w:rPr>
          <w:rFonts w:ascii="Times New Roman" w:hAnsi="Times New Roman"/>
          <w:sz w:val="24"/>
          <w:szCs w:val="24"/>
          <w:lang w:val="en-US"/>
        </w:rPr>
        <w:t xml:space="preserve">(1), 7–10. </w:t>
      </w:r>
      <w:hyperlink r:id="rId15" w:history="1">
        <w:r w:rsidR="003D0D76">
          <w:rPr>
            <w:rStyle w:val="Hyperlink"/>
            <w:rFonts w:ascii="Times New Roman" w:hAnsi="Times New Roman"/>
            <w:sz w:val="24"/>
            <w:szCs w:val="24"/>
            <w:lang w:val="en-US"/>
          </w:rPr>
          <w:t>http://ijreeonline.com/article-1-22-en.html</w:t>
        </w:r>
      </w:hyperlink>
      <w:r>
        <w:rPr>
          <w:rFonts w:ascii="Times New Roman" w:hAnsi="Times New Roman"/>
          <w:sz w:val="24"/>
          <w:szCs w:val="24"/>
          <w:lang w:val="en-US"/>
        </w:rPr>
        <w:t xml:space="preserve"> </w:t>
      </w:r>
    </w:p>
    <w:p w14:paraId="259B0F5D" w14:textId="77777777" w:rsidR="003D0D76" w:rsidRDefault="003D0D76">
      <w:pPr>
        <w:ind w:left="720" w:hanging="720"/>
        <w:jc w:val="both"/>
        <w:rPr>
          <w:rFonts w:ascii="Times New Roman" w:hAnsi="Times New Roman"/>
          <w:sz w:val="24"/>
          <w:szCs w:val="24"/>
          <w:lang w:val="en-US"/>
        </w:rPr>
      </w:pPr>
    </w:p>
    <w:p w14:paraId="48A92E3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Aldama, B. (2017). </w:t>
      </w:r>
      <w:r>
        <w:rPr>
          <w:rFonts w:ascii="Times New Roman" w:hAnsi="Times New Roman"/>
          <w:i/>
          <w:iCs/>
          <w:sz w:val="24"/>
          <w:szCs w:val="24"/>
          <w:lang w:val="en-US"/>
        </w:rPr>
        <w:t>Analyzing teachers’ difficulties in teaching listening comprehension towards the first grade students of MAN 3 Bone</w:t>
      </w:r>
      <w:r>
        <w:rPr>
          <w:rFonts w:ascii="Times New Roman" w:hAnsi="Times New Roman"/>
          <w:sz w:val="24"/>
          <w:szCs w:val="24"/>
          <w:lang w:val="en-US"/>
        </w:rPr>
        <w:t>. [Undergraduate Thesis]. Alauddin State Islamic University Makassar.</w:t>
      </w:r>
    </w:p>
    <w:p w14:paraId="1D5FB0A1" w14:textId="77777777" w:rsidR="003D0D76" w:rsidRDefault="003D0D76">
      <w:pPr>
        <w:ind w:left="720" w:hanging="720"/>
        <w:jc w:val="both"/>
        <w:rPr>
          <w:rFonts w:ascii="Times New Roman" w:hAnsi="Times New Roman"/>
          <w:sz w:val="24"/>
          <w:szCs w:val="24"/>
          <w:lang w:val="en-US"/>
        </w:rPr>
      </w:pPr>
    </w:p>
    <w:p w14:paraId="7B07DB7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Alrawashdeh, A. I., &amp; Al-zayed, N. N. (2017). Difficulties that English teachers encounter while teaching listening comprehension and their attitudes towards them.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(5), 167-178. https://doi.org/10.5539/elt.v10n5p167</w:t>
      </w:r>
    </w:p>
    <w:p w14:paraId="777C43CA" w14:textId="77777777" w:rsidR="003D0D76" w:rsidRDefault="003D0D76">
      <w:pPr>
        <w:ind w:left="720" w:hanging="720"/>
        <w:jc w:val="both"/>
        <w:rPr>
          <w:rFonts w:ascii="Times New Roman" w:hAnsi="Times New Roman"/>
          <w:sz w:val="24"/>
          <w:szCs w:val="24"/>
          <w:lang w:val="en-US"/>
        </w:rPr>
      </w:pPr>
    </w:p>
    <w:p w14:paraId="7541A679" w14:textId="77777777" w:rsidR="003D0D76" w:rsidRDefault="00000000">
      <w:pPr>
        <w:ind w:left="720" w:hanging="720"/>
        <w:jc w:val="both"/>
        <w:rPr>
          <w:ins w:id="325" w:author="Asus oke" w:date="2024-10-24T21:42:00Z" w16du:dateUtc="2024-10-24T14:42:00Z"/>
          <w:rFonts w:ascii="Times New Roman" w:hAnsi="Times New Roman"/>
          <w:sz w:val="24"/>
          <w:szCs w:val="24"/>
          <w:lang w:val="en-US"/>
        </w:rPr>
      </w:pPr>
      <w:r>
        <w:rPr>
          <w:rFonts w:ascii="Times New Roman" w:hAnsi="Times New Roman"/>
          <w:sz w:val="24"/>
          <w:szCs w:val="24"/>
          <w:lang w:val="en-US"/>
        </w:rPr>
        <w:t xml:space="preserve">Amir, R. M., Salija, K., &amp; Weda, S. (2019). English listening problems faced by students at an Indonesian Senior High School. </w:t>
      </w:r>
      <w:r>
        <w:rPr>
          <w:rFonts w:ascii="Times New Roman" w:hAnsi="Times New Roman"/>
          <w:i/>
          <w:iCs/>
          <w:sz w:val="24"/>
          <w:szCs w:val="24"/>
          <w:lang w:val="en-US"/>
        </w:rPr>
        <w:t>International Journal of Teaching and Education</w:t>
      </w:r>
      <w:r>
        <w:rPr>
          <w:rFonts w:ascii="Times New Roman" w:hAnsi="Times New Roman"/>
          <w:sz w:val="24"/>
          <w:szCs w:val="24"/>
          <w:lang w:val="en-US"/>
        </w:rPr>
        <w:t xml:space="preserve">, </w:t>
      </w:r>
      <w:r>
        <w:rPr>
          <w:rFonts w:ascii="Times New Roman" w:hAnsi="Times New Roman"/>
          <w:i/>
          <w:iCs/>
          <w:sz w:val="24"/>
          <w:szCs w:val="24"/>
          <w:lang w:val="en-US"/>
        </w:rPr>
        <w:t>5</w:t>
      </w:r>
      <w:r>
        <w:rPr>
          <w:rFonts w:ascii="Times New Roman" w:hAnsi="Times New Roman"/>
          <w:sz w:val="24"/>
          <w:szCs w:val="24"/>
          <w:lang w:val="en-US"/>
        </w:rPr>
        <w:t xml:space="preserve">(2), 2–15. https://core.ac.uk/download/pdf/222783363.pdf </w:t>
      </w:r>
    </w:p>
    <w:p w14:paraId="4E69B075" w14:textId="0DA919F9" w:rsidR="009410B7" w:rsidRDefault="009410B7">
      <w:pPr>
        <w:ind w:left="720" w:hanging="720"/>
        <w:jc w:val="both"/>
        <w:rPr>
          <w:ins w:id="326" w:author="Asus oke" w:date="2024-10-24T21:43:00Z" w16du:dateUtc="2024-10-24T14:43:00Z"/>
          <w:rFonts w:ascii="Times New Roman" w:hAnsi="Times New Roman"/>
          <w:sz w:val="24"/>
          <w:szCs w:val="24"/>
          <w:lang w:val="en-US"/>
        </w:rPr>
      </w:pPr>
    </w:p>
    <w:p w14:paraId="7A9D4D54" w14:textId="6F8F47E4" w:rsidR="009410B7" w:rsidRPr="006C23EB" w:rsidRDefault="009410B7" w:rsidP="006C23EB">
      <w:pPr>
        <w:ind w:left="720" w:hanging="720"/>
        <w:jc w:val="both"/>
        <w:rPr>
          <w:rFonts w:ascii="Times New Roman" w:hAnsi="Times New Roman"/>
          <w:sz w:val="24"/>
          <w:szCs w:val="24"/>
          <w:lang w:val="en-US"/>
        </w:rPr>
      </w:pPr>
      <w:ins w:id="327" w:author="Asus oke" w:date="2024-10-24T21:43:00Z" w16du:dateUtc="2024-10-24T14:43:00Z">
        <w:r>
          <w:rPr>
            <w:rFonts w:ascii="Times New Roman" w:hAnsi="Times New Roman"/>
            <w:sz w:val="24"/>
            <w:szCs w:val="24"/>
            <w:lang w:val="en-US"/>
          </w:rPr>
          <w:t xml:space="preserve">Anwari, N. R., &amp; Angraini, N. (2022). </w:t>
        </w:r>
      </w:ins>
      <w:ins w:id="328" w:author="Asus oke" w:date="2024-10-24T21:43:00Z">
        <w:r w:rsidRPr="009410B7">
          <w:rPr>
            <w:rFonts w:ascii="Times New Roman" w:hAnsi="Times New Roman"/>
            <w:sz w:val="24"/>
            <w:szCs w:val="24"/>
          </w:rPr>
          <w:t xml:space="preserve">The correlation between listening strategies and listening achievement of seventh graders at </w:t>
        </w:r>
      </w:ins>
      <w:ins w:id="329" w:author="Asus oke" w:date="2024-10-24T21:44:00Z" w16du:dateUtc="2024-10-24T14:44:00Z">
        <w:r>
          <w:rPr>
            <w:rFonts w:ascii="Times New Roman" w:hAnsi="Times New Roman"/>
            <w:sz w:val="24"/>
            <w:szCs w:val="24"/>
          </w:rPr>
          <w:t>SMP</w:t>
        </w:r>
      </w:ins>
      <w:ins w:id="330" w:author="Asus oke" w:date="2024-10-24T21:43:00Z">
        <w:r w:rsidRPr="009410B7">
          <w:rPr>
            <w:rFonts w:ascii="Times New Roman" w:hAnsi="Times New Roman"/>
            <w:sz w:val="24"/>
            <w:szCs w:val="24"/>
          </w:rPr>
          <w:t xml:space="preserve"> </w:t>
        </w:r>
      </w:ins>
      <w:ins w:id="331" w:author="Asus oke" w:date="2024-10-24T21:44:00Z" w16du:dateUtc="2024-10-24T14:44:00Z">
        <w:r>
          <w:rPr>
            <w:rFonts w:ascii="Times New Roman" w:hAnsi="Times New Roman"/>
            <w:sz w:val="24"/>
            <w:szCs w:val="24"/>
          </w:rPr>
          <w:t>T</w:t>
        </w:r>
      </w:ins>
      <w:ins w:id="332" w:author="Asus oke" w:date="2024-10-24T21:43:00Z">
        <w:r w:rsidRPr="009410B7">
          <w:rPr>
            <w:rFonts w:ascii="Times New Roman" w:hAnsi="Times New Roman"/>
            <w:sz w:val="24"/>
            <w:szCs w:val="24"/>
          </w:rPr>
          <w:t xml:space="preserve">ri </w:t>
        </w:r>
      </w:ins>
      <w:ins w:id="333" w:author="Asus oke" w:date="2024-10-24T21:44:00Z" w16du:dateUtc="2024-10-24T14:44:00Z">
        <w:r>
          <w:rPr>
            <w:rFonts w:ascii="Times New Roman" w:hAnsi="Times New Roman"/>
            <w:sz w:val="24"/>
            <w:szCs w:val="24"/>
          </w:rPr>
          <w:t>D</w:t>
        </w:r>
      </w:ins>
      <w:ins w:id="334" w:author="Asus oke" w:date="2024-10-24T21:43:00Z">
        <w:r w:rsidRPr="009410B7">
          <w:rPr>
            <w:rFonts w:ascii="Times New Roman" w:hAnsi="Times New Roman"/>
            <w:sz w:val="24"/>
            <w:szCs w:val="24"/>
          </w:rPr>
          <w:t xml:space="preserve">harma </w:t>
        </w:r>
      </w:ins>
      <w:ins w:id="335" w:author="Asus oke" w:date="2024-10-24T21:44:00Z" w16du:dateUtc="2024-10-24T14:44:00Z">
        <w:r>
          <w:rPr>
            <w:rFonts w:ascii="Times New Roman" w:hAnsi="Times New Roman"/>
            <w:sz w:val="24"/>
            <w:szCs w:val="24"/>
          </w:rPr>
          <w:t>P</w:t>
        </w:r>
      </w:ins>
      <w:ins w:id="336" w:author="Asus oke" w:date="2024-10-24T21:43:00Z">
        <w:r w:rsidRPr="009410B7">
          <w:rPr>
            <w:rFonts w:ascii="Times New Roman" w:hAnsi="Times New Roman"/>
            <w:sz w:val="24"/>
            <w:szCs w:val="24"/>
          </w:rPr>
          <w:t>alembang</w:t>
        </w:r>
      </w:ins>
      <w:ins w:id="337" w:author="Asus oke" w:date="2024-10-24T21:44:00Z" w16du:dateUtc="2024-10-24T14:44:00Z">
        <w:r>
          <w:rPr>
            <w:rFonts w:ascii="Times New Roman" w:hAnsi="Times New Roman"/>
            <w:sz w:val="24"/>
            <w:szCs w:val="24"/>
          </w:rPr>
          <w:t xml:space="preserve">. </w:t>
        </w:r>
      </w:ins>
      <w:ins w:id="338" w:author="Asus oke" w:date="2024-10-24T21:44:00Z">
        <w:r w:rsidR="006C23EB" w:rsidRPr="006C23EB">
          <w:rPr>
            <w:rFonts w:ascii="Times New Roman" w:hAnsi="Times New Roman"/>
            <w:i/>
            <w:iCs/>
            <w:sz w:val="24"/>
            <w:szCs w:val="24"/>
            <w:rPrChange w:id="339" w:author="Asus oke" w:date="2024-10-24T21:45:00Z" w16du:dateUtc="2024-10-24T14:45:00Z">
              <w:rPr>
                <w:rFonts w:ascii="Times New Roman" w:hAnsi="Times New Roman"/>
                <w:sz w:val="24"/>
                <w:szCs w:val="24"/>
              </w:rPr>
            </w:rPrChange>
          </w:rPr>
          <w:t>DIDASCEIN: Journal of English Education</w:t>
        </w:r>
      </w:ins>
      <w:ins w:id="340" w:author="Asus oke" w:date="2024-10-24T21:45:00Z" w16du:dateUtc="2024-10-24T14:45:00Z">
        <w:r w:rsidR="006C23EB">
          <w:rPr>
            <w:rFonts w:ascii="Times New Roman" w:hAnsi="Times New Roman"/>
            <w:i/>
            <w:iCs/>
            <w:sz w:val="24"/>
            <w:szCs w:val="24"/>
          </w:rPr>
          <w:t>, 3</w:t>
        </w:r>
        <w:r w:rsidR="006C23EB">
          <w:rPr>
            <w:rFonts w:ascii="Times New Roman" w:hAnsi="Times New Roman"/>
            <w:sz w:val="24"/>
            <w:szCs w:val="24"/>
          </w:rPr>
          <w:t xml:space="preserve">(2), 92 -103. </w:t>
        </w:r>
      </w:ins>
      <w:ins w:id="341" w:author="Asus oke" w:date="2024-10-24T21:46:00Z">
        <w:r w:rsidR="006C23EB" w:rsidRPr="006C23EB">
          <w:rPr>
            <w:rFonts w:ascii="Times New Roman" w:hAnsi="Times New Roman"/>
            <w:sz w:val="24"/>
            <w:szCs w:val="24"/>
            <w:rPrChange w:id="342" w:author="Asus oke" w:date="2024-10-24T21:46:00Z" w16du:dateUtc="2024-10-24T14:46:00Z">
              <w:rPr>
                <w:rStyle w:val="Hyperlink"/>
                <w:rFonts w:ascii="Times New Roman" w:hAnsi="Times New Roman"/>
                <w:sz w:val="24"/>
                <w:szCs w:val="24"/>
              </w:rPr>
            </w:rPrChange>
          </w:rPr>
          <w:t>http://dx.doi.org/10.52333%2Fdj.v3i2.1001</w:t>
        </w:r>
      </w:ins>
    </w:p>
    <w:p w14:paraId="729C672A" w14:textId="77777777" w:rsidR="003D0D76" w:rsidRDefault="003D0D76">
      <w:pPr>
        <w:ind w:left="720" w:hanging="720"/>
        <w:jc w:val="both"/>
        <w:rPr>
          <w:rFonts w:ascii="Times New Roman" w:hAnsi="Times New Roman"/>
          <w:sz w:val="24"/>
          <w:szCs w:val="24"/>
          <w:lang w:val="en-US"/>
        </w:rPr>
      </w:pPr>
    </w:p>
    <w:p w14:paraId="752EB628"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Arjulayana. (2018). The use of video in teaching listening skill. </w:t>
      </w:r>
      <w:r>
        <w:rPr>
          <w:rFonts w:ascii="Times New Roman" w:hAnsi="Times New Roman"/>
          <w:i/>
          <w:iCs/>
          <w:sz w:val="24"/>
          <w:szCs w:val="24"/>
          <w:lang w:val="en-US"/>
        </w:rPr>
        <w:t>Globish (An English-Indonesian Journal for English, Education and Culture)</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(1), 1–11. http://dx.doi.org/10.31000/globish.v6i2.660</w:t>
      </w:r>
    </w:p>
    <w:p w14:paraId="1C0F1F22" w14:textId="77777777" w:rsidR="003D0D76" w:rsidRDefault="003D0D76">
      <w:pPr>
        <w:ind w:left="720" w:hanging="720"/>
        <w:jc w:val="both"/>
        <w:rPr>
          <w:rFonts w:ascii="Times New Roman" w:hAnsi="Times New Roman"/>
          <w:sz w:val="24"/>
          <w:szCs w:val="24"/>
          <w:lang w:val="en-US"/>
        </w:rPr>
      </w:pPr>
    </w:p>
    <w:p w14:paraId="0B2A25E9" w14:textId="77777777" w:rsidR="003D0D76" w:rsidRDefault="00000000">
      <w:pPr>
        <w:ind w:left="720" w:hanging="720"/>
        <w:jc w:val="both"/>
        <w:rPr>
          <w:ins w:id="343" w:author="Asus oke" w:date="2024-10-24T21:47:00Z" w16du:dateUtc="2024-10-24T14:47:00Z"/>
          <w:rFonts w:ascii="Times New Roman" w:hAnsi="Times New Roman"/>
          <w:sz w:val="24"/>
          <w:szCs w:val="24"/>
          <w:lang w:val="en-US"/>
        </w:rPr>
      </w:pPr>
      <w:r>
        <w:rPr>
          <w:rFonts w:ascii="Times New Roman" w:hAnsi="Times New Roman"/>
          <w:sz w:val="24"/>
          <w:szCs w:val="24"/>
          <w:lang w:val="en-US"/>
        </w:rPr>
        <w:t xml:space="preserve">Aryana, S., &amp; Apsari, Y. (2018). Analysing teacher’s difficulties in teaching listening. </w:t>
      </w:r>
      <w:r>
        <w:rPr>
          <w:rFonts w:ascii="Times New Roman" w:hAnsi="Times New Roman"/>
          <w:i/>
          <w:iCs/>
          <w:sz w:val="24"/>
          <w:szCs w:val="24"/>
          <w:lang w:val="en-US"/>
        </w:rPr>
        <w:t>ELTIN JOURNAL, Journal of English Language Teaching in Indonesia</w:t>
      </w:r>
      <w:r>
        <w:rPr>
          <w:rFonts w:ascii="Times New Roman" w:hAnsi="Times New Roman"/>
          <w:sz w:val="24"/>
          <w:szCs w:val="24"/>
          <w:lang w:val="en-US"/>
        </w:rPr>
        <w:t xml:space="preserve">, </w:t>
      </w:r>
      <w:r>
        <w:rPr>
          <w:rFonts w:ascii="Times New Roman" w:hAnsi="Times New Roman"/>
          <w:i/>
          <w:iCs/>
          <w:sz w:val="24"/>
          <w:szCs w:val="24"/>
          <w:lang w:val="en-US"/>
        </w:rPr>
        <w:t>6</w:t>
      </w:r>
      <w:r>
        <w:rPr>
          <w:rFonts w:ascii="Times New Roman" w:hAnsi="Times New Roman"/>
          <w:sz w:val="24"/>
          <w:szCs w:val="24"/>
          <w:lang w:val="en-US"/>
        </w:rPr>
        <w:t>(2), 100-106. https://doi.org/10.22460/eltin.v6i2.p100-106</w:t>
      </w:r>
    </w:p>
    <w:p w14:paraId="2FD3C612" w14:textId="77777777" w:rsidR="006C23EB" w:rsidRDefault="006C23EB">
      <w:pPr>
        <w:ind w:left="720" w:hanging="720"/>
        <w:jc w:val="both"/>
        <w:rPr>
          <w:ins w:id="344" w:author="Asus oke" w:date="2024-10-24T21:47:00Z" w16du:dateUtc="2024-10-24T14:47:00Z"/>
          <w:rFonts w:ascii="Times New Roman" w:hAnsi="Times New Roman"/>
          <w:sz w:val="24"/>
          <w:szCs w:val="24"/>
          <w:lang w:val="en-US"/>
        </w:rPr>
      </w:pPr>
    </w:p>
    <w:p w14:paraId="0AC8AB17" w14:textId="30D64F51" w:rsidR="006C23EB" w:rsidRDefault="006C23EB" w:rsidP="006C23EB">
      <w:pPr>
        <w:ind w:left="720" w:hanging="720"/>
        <w:jc w:val="both"/>
        <w:rPr>
          <w:rFonts w:ascii="Times New Roman" w:hAnsi="Times New Roman"/>
          <w:sz w:val="24"/>
          <w:szCs w:val="24"/>
          <w:lang w:val="en-US"/>
        </w:rPr>
      </w:pPr>
      <w:ins w:id="345" w:author="Asus oke" w:date="2024-10-24T21:47:00Z">
        <w:r w:rsidRPr="006C23EB">
          <w:rPr>
            <w:rFonts w:ascii="Times New Roman" w:hAnsi="Times New Roman"/>
            <w:sz w:val="24"/>
            <w:szCs w:val="24"/>
          </w:rPr>
          <w:t>Canpolat, M., Kuzu, S., Yıldırım, B.,</w:t>
        </w:r>
      </w:ins>
      <w:ins w:id="346" w:author="Asus oke" w:date="2024-10-24T21:50:00Z" w16du:dateUtc="2024-10-24T14:50:00Z">
        <w:r>
          <w:rPr>
            <w:rFonts w:ascii="Times New Roman" w:hAnsi="Times New Roman"/>
            <w:sz w:val="24"/>
            <w:szCs w:val="24"/>
          </w:rPr>
          <w:t xml:space="preserve"> </w:t>
        </w:r>
      </w:ins>
      <w:ins w:id="347" w:author="Asus oke" w:date="2024-10-24T21:47:00Z">
        <w:r w:rsidRPr="006C23EB">
          <w:rPr>
            <w:rFonts w:ascii="Times New Roman" w:hAnsi="Times New Roman"/>
            <w:sz w:val="24"/>
            <w:szCs w:val="24"/>
          </w:rPr>
          <w:t xml:space="preserve">&amp; Canpolat, S. (2015). Active listening strategies of academically successful university students. </w:t>
        </w:r>
        <w:r w:rsidRPr="006C23EB">
          <w:rPr>
            <w:rFonts w:ascii="Times New Roman" w:hAnsi="Times New Roman"/>
            <w:i/>
            <w:iCs/>
            <w:sz w:val="24"/>
            <w:szCs w:val="24"/>
            <w:rPrChange w:id="348" w:author="Asus oke" w:date="2024-10-24T21:50:00Z" w16du:dateUtc="2024-10-24T14:50:00Z">
              <w:rPr>
                <w:rFonts w:ascii="Times New Roman" w:hAnsi="Times New Roman"/>
                <w:sz w:val="24"/>
                <w:szCs w:val="24"/>
              </w:rPr>
            </w:rPrChange>
          </w:rPr>
          <w:t>Eurasian Journal of Educational Research</w:t>
        </w:r>
        <w:r w:rsidRPr="006C23EB">
          <w:rPr>
            <w:rFonts w:ascii="Times New Roman" w:hAnsi="Times New Roman"/>
            <w:sz w:val="24"/>
            <w:szCs w:val="24"/>
          </w:rPr>
          <w:t xml:space="preserve">, </w:t>
        </w:r>
      </w:ins>
      <w:ins w:id="349" w:author="Asus oke" w:date="2024-10-24T21:49:00Z" w16du:dateUtc="2024-10-24T14:49:00Z">
        <w:r>
          <w:rPr>
            <w:rFonts w:ascii="Times New Roman" w:hAnsi="Times New Roman"/>
            <w:i/>
            <w:iCs/>
            <w:sz w:val="24"/>
            <w:szCs w:val="24"/>
          </w:rPr>
          <w:t>15</w:t>
        </w:r>
        <w:r>
          <w:rPr>
            <w:rFonts w:ascii="Times New Roman" w:hAnsi="Times New Roman"/>
            <w:sz w:val="24"/>
            <w:szCs w:val="24"/>
          </w:rPr>
          <w:t>(</w:t>
        </w:r>
      </w:ins>
      <w:ins w:id="350" w:author="Asus oke" w:date="2024-10-24T21:47:00Z">
        <w:r w:rsidRPr="006C23EB">
          <w:rPr>
            <w:rFonts w:ascii="Times New Roman" w:hAnsi="Times New Roman"/>
            <w:sz w:val="24"/>
            <w:szCs w:val="24"/>
          </w:rPr>
          <w:t>60</w:t>
        </w:r>
      </w:ins>
      <w:ins w:id="351" w:author="Asus oke" w:date="2024-10-24T21:49:00Z" w16du:dateUtc="2024-10-24T14:49:00Z">
        <w:r>
          <w:rPr>
            <w:rFonts w:ascii="Times New Roman" w:hAnsi="Times New Roman"/>
            <w:sz w:val="24"/>
            <w:szCs w:val="24"/>
          </w:rPr>
          <w:t>)</w:t>
        </w:r>
      </w:ins>
      <w:ins w:id="352" w:author="Asus oke" w:date="2024-10-24T21:47:00Z">
        <w:r w:rsidRPr="006C23EB">
          <w:rPr>
            <w:rFonts w:ascii="Times New Roman" w:hAnsi="Times New Roman"/>
            <w:sz w:val="24"/>
            <w:szCs w:val="24"/>
          </w:rPr>
          <w:t>,</w:t>
        </w:r>
      </w:ins>
      <w:ins w:id="353" w:author="Asus oke" w:date="2024-10-24T21:53:00Z" w16du:dateUtc="2024-10-24T14:53:00Z">
        <w:r>
          <w:rPr>
            <w:rFonts w:ascii="Times New Roman" w:hAnsi="Times New Roman"/>
            <w:sz w:val="24"/>
            <w:szCs w:val="24"/>
          </w:rPr>
          <w:t xml:space="preserve"> </w:t>
        </w:r>
      </w:ins>
      <w:ins w:id="354" w:author="Asus oke" w:date="2024-10-24T21:47:00Z">
        <w:r w:rsidRPr="006C23EB">
          <w:rPr>
            <w:rFonts w:ascii="Times New Roman" w:hAnsi="Times New Roman"/>
            <w:sz w:val="24"/>
            <w:szCs w:val="24"/>
          </w:rPr>
          <w:t>163-180</w:t>
        </w:r>
      </w:ins>
      <w:ins w:id="355" w:author="Asus oke" w:date="2024-10-24T21:48:00Z" w16du:dateUtc="2024-10-24T14:48:00Z">
        <w:r>
          <w:rPr>
            <w:rFonts w:ascii="Times New Roman" w:hAnsi="Times New Roman"/>
            <w:sz w:val="24"/>
            <w:szCs w:val="24"/>
          </w:rPr>
          <w:t>.</w:t>
        </w:r>
      </w:ins>
      <w:ins w:id="356" w:author="Asus oke" w:date="2024-10-24T21:47:00Z">
        <w:r w:rsidRPr="006C23EB">
          <w:rPr>
            <w:rFonts w:ascii="Times New Roman" w:hAnsi="Times New Roman"/>
            <w:sz w:val="24"/>
            <w:szCs w:val="24"/>
          </w:rPr>
          <w:t xml:space="preserve"> </w:t>
        </w:r>
      </w:ins>
      <w:ins w:id="357" w:author="Asus oke" w:date="2024-10-24T21:47:00Z" w16du:dateUtc="2024-10-24T14:47:00Z">
        <w:r>
          <w:rPr>
            <w:rFonts w:ascii="Times New Roman" w:hAnsi="Times New Roman"/>
            <w:sz w:val="24"/>
            <w:szCs w:val="24"/>
          </w:rPr>
          <w:t>https://doi.org/</w:t>
        </w:r>
      </w:ins>
      <w:ins w:id="358" w:author="Asus oke" w:date="2024-10-24T21:47:00Z">
        <w:r w:rsidRPr="006C23EB">
          <w:rPr>
            <w:rFonts w:ascii="Times New Roman" w:hAnsi="Times New Roman"/>
            <w:sz w:val="24"/>
            <w:szCs w:val="24"/>
          </w:rPr>
          <w:t>10.14689/ejer.2015.60.10</w:t>
        </w:r>
      </w:ins>
      <w:ins w:id="359" w:author="Asus oke" w:date="2024-10-24T21:50:00Z" w16du:dateUtc="2024-10-24T14:50:00Z">
        <w:r>
          <w:rPr>
            <w:rFonts w:ascii="Times New Roman" w:hAnsi="Times New Roman"/>
            <w:sz w:val="24"/>
            <w:szCs w:val="24"/>
          </w:rPr>
          <w:t xml:space="preserve"> </w:t>
        </w:r>
      </w:ins>
    </w:p>
    <w:p w14:paraId="6AFD04DA" w14:textId="77777777" w:rsidR="003D0D76" w:rsidRDefault="003D0D76">
      <w:pPr>
        <w:jc w:val="both"/>
        <w:rPr>
          <w:rFonts w:ascii="Times New Roman" w:hAnsi="Times New Roman"/>
          <w:sz w:val="24"/>
          <w:szCs w:val="24"/>
          <w:lang w:val="en-US"/>
        </w:rPr>
      </w:pPr>
    </w:p>
    <w:p w14:paraId="07B01BA8" w14:textId="77777777" w:rsidR="003D0D76" w:rsidRDefault="00000000">
      <w:pPr>
        <w:ind w:left="720" w:hanging="720"/>
        <w:jc w:val="both"/>
        <w:rPr>
          <w:ins w:id="360" w:author="Asus oke" w:date="2024-10-24T21:50:00Z" w16du:dateUtc="2024-10-24T14:50:00Z"/>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iCs/>
          <w:sz w:val="24"/>
          <w:szCs w:val="24"/>
          <w:lang w:val="en-US"/>
        </w:rPr>
        <w:t>Educational research planning, conducting and evaluating quantitative and qualitative research (4</w:t>
      </w:r>
      <w:r>
        <w:rPr>
          <w:rFonts w:ascii="Times New Roman" w:hAnsi="Times New Roman"/>
          <w:i/>
          <w:iCs/>
          <w:sz w:val="24"/>
          <w:szCs w:val="24"/>
          <w:vertAlign w:val="superscript"/>
          <w:lang w:val="en-US"/>
        </w:rPr>
        <w:t>th</w:t>
      </w:r>
      <w:r>
        <w:rPr>
          <w:rFonts w:ascii="Times New Roman" w:hAnsi="Times New Roman"/>
          <w:i/>
          <w:iCs/>
          <w:sz w:val="24"/>
          <w:szCs w:val="24"/>
          <w:lang w:val="en-US"/>
        </w:rPr>
        <w:t xml:space="preserve"> Ed)</w:t>
      </w:r>
      <w:r>
        <w:rPr>
          <w:rFonts w:ascii="Times New Roman" w:hAnsi="Times New Roman"/>
          <w:sz w:val="24"/>
          <w:szCs w:val="24"/>
          <w:lang w:val="en-US"/>
        </w:rPr>
        <w:t>. Pearson.</w:t>
      </w:r>
    </w:p>
    <w:p w14:paraId="1128C6E1" w14:textId="77777777" w:rsidR="006C23EB" w:rsidRDefault="006C23EB">
      <w:pPr>
        <w:ind w:left="720" w:hanging="720"/>
        <w:jc w:val="both"/>
        <w:rPr>
          <w:ins w:id="361" w:author="Asus oke" w:date="2024-10-24T21:50:00Z" w16du:dateUtc="2024-10-24T14:50:00Z"/>
          <w:rFonts w:ascii="Times New Roman" w:hAnsi="Times New Roman"/>
          <w:sz w:val="24"/>
          <w:szCs w:val="24"/>
          <w:lang w:val="en-US"/>
        </w:rPr>
      </w:pPr>
    </w:p>
    <w:p w14:paraId="558493E4" w14:textId="77FA7E98" w:rsidR="006C23EB" w:rsidRPr="006C23EB" w:rsidRDefault="006C23EB" w:rsidP="006C23EB">
      <w:pPr>
        <w:ind w:left="720" w:hanging="720"/>
        <w:jc w:val="both"/>
        <w:rPr>
          <w:rFonts w:ascii="Times New Roman" w:hAnsi="Times New Roman"/>
          <w:sz w:val="24"/>
          <w:szCs w:val="24"/>
          <w:lang w:val="en-US"/>
        </w:rPr>
      </w:pPr>
      <w:ins w:id="362" w:author="Asus oke" w:date="2024-10-24T21:53:00Z">
        <w:r w:rsidRPr="006C23EB">
          <w:rPr>
            <w:rFonts w:ascii="Times New Roman" w:hAnsi="Times New Roman"/>
            <w:sz w:val="24"/>
            <w:szCs w:val="24"/>
          </w:rPr>
          <w:t>Coşkun, H., &amp; Uzunyol Köprü, M. (2021). An Overview of Listening Skills of Secondary School Students: Barriers and Suggestions. </w:t>
        </w:r>
        <w:r w:rsidRPr="006C23EB">
          <w:rPr>
            <w:rFonts w:ascii="Times New Roman" w:hAnsi="Times New Roman"/>
            <w:i/>
            <w:iCs/>
            <w:sz w:val="24"/>
            <w:szCs w:val="24"/>
          </w:rPr>
          <w:t>Educational Policy Analysis and Strategic Research</w:t>
        </w:r>
      </w:ins>
      <w:ins w:id="363" w:author="Asus oke" w:date="2024-10-24T21:53:00Z" w16du:dateUtc="2024-10-24T14:53:00Z">
        <w:r>
          <w:rPr>
            <w:rFonts w:ascii="Times New Roman" w:hAnsi="Times New Roman"/>
            <w:sz w:val="24"/>
            <w:szCs w:val="24"/>
          </w:rPr>
          <w:t xml:space="preserve">, </w:t>
        </w:r>
        <w:r>
          <w:rPr>
            <w:rFonts w:ascii="Times New Roman" w:hAnsi="Times New Roman"/>
            <w:i/>
            <w:iCs/>
            <w:sz w:val="24"/>
            <w:szCs w:val="24"/>
          </w:rPr>
          <w:t>16</w:t>
        </w:r>
        <w:r>
          <w:rPr>
            <w:rFonts w:ascii="Times New Roman" w:hAnsi="Times New Roman"/>
            <w:sz w:val="24"/>
            <w:szCs w:val="24"/>
          </w:rPr>
          <w:t>(4)</w:t>
        </w:r>
      </w:ins>
      <w:ins w:id="364" w:author="Asus oke" w:date="2024-10-24T21:54:00Z" w16du:dateUtc="2024-10-24T14:54:00Z">
        <w:r>
          <w:rPr>
            <w:rFonts w:ascii="Times New Roman" w:hAnsi="Times New Roman"/>
            <w:sz w:val="24"/>
            <w:szCs w:val="24"/>
          </w:rPr>
          <w:t xml:space="preserve">, 49-72. </w:t>
        </w:r>
      </w:ins>
      <w:ins w:id="365" w:author="Asus oke" w:date="2024-10-24T21:56:00Z" w16du:dateUtc="2024-10-24T14:56:00Z">
        <w:r w:rsidR="002A33FE" w:rsidRPr="002A33FE">
          <w:rPr>
            <w:rFonts w:ascii="Times New Roman" w:hAnsi="Times New Roman"/>
            <w:sz w:val="24"/>
            <w:szCs w:val="24"/>
          </w:rPr>
          <w:t>https://eric.ed.gov/?id=EJ1328770</w:t>
        </w:r>
        <w:r w:rsidR="002A33FE">
          <w:rPr>
            <w:rFonts w:ascii="Times New Roman" w:hAnsi="Times New Roman"/>
            <w:sz w:val="24"/>
            <w:szCs w:val="24"/>
          </w:rPr>
          <w:t xml:space="preserve"> </w:t>
        </w:r>
      </w:ins>
    </w:p>
    <w:p w14:paraId="0A21A445" w14:textId="77777777" w:rsidR="003D0D76" w:rsidRDefault="003D0D76">
      <w:pPr>
        <w:jc w:val="both"/>
        <w:rPr>
          <w:rFonts w:ascii="Times New Roman" w:hAnsi="Times New Roman"/>
          <w:sz w:val="24"/>
          <w:szCs w:val="24"/>
          <w:lang w:val="en-US"/>
        </w:rPr>
      </w:pPr>
    </w:p>
    <w:p w14:paraId="47A7B34C"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Ernita, N., Aunurrahman, A., Hafis, M., &amp; Meliasari, R. (2022). EFL teachers’ difficulties in teaching listening comprehension. </w:t>
      </w:r>
      <w:r>
        <w:rPr>
          <w:rFonts w:ascii="Times New Roman" w:hAnsi="Times New Roman"/>
          <w:i/>
          <w:iCs/>
          <w:sz w:val="24"/>
          <w:szCs w:val="24"/>
          <w:lang w:val="en-US"/>
        </w:rPr>
        <w:t>Journal of English Language Teaching and Education (JELTE)</w:t>
      </w:r>
      <w:r>
        <w:rPr>
          <w:rFonts w:ascii="Times New Roman" w:hAnsi="Times New Roman"/>
          <w:sz w:val="24"/>
          <w:szCs w:val="24"/>
          <w:lang w:val="en-US"/>
        </w:rPr>
        <w:t xml:space="preserve">, </w:t>
      </w:r>
      <w:r>
        <w:rPr>
          <w:rFonts w:ascii="Times New Roman" w:hAnsi="Times New Roman"/>
          <w:i/>
          <w:iCs/>
          <w:sz w:val="24"/>
          <w:szCs w:val="24"/>
          <w:lang w:val="en-US"/>
        </w:rPr>
        <w:t>3</w:t>
      </w:r>
      <w:r>
        <w:rPr>
          <w:rFonts w:ascii="Times New Roman" w:hAnsi="Times New Roman"/>
          <w:sz w:val="24"/>
          <w:szCs w:val="24"/>
          <w:lang w:val="en-US"/>
        </w:rPr>
        <w:t>(1), 12–23. https://doi.org/10.31571/jelte.v3i1.59</w:t>
      </w:r>
    </w:p>
    <w:p w14:paraId="07964859" w14:textId="77777777" w:rsidR="003D0D76" w:rsidRDefault="003D0D76">
      <w:pPr>
        <w:ind w:left="720" w:hanging="720"/>
        <w:jc w:val="both"/>
        <w:rPr>
          <w:rFonts w:ascii="Times New Roman" w:hAnsi="Times New Roman"/>
          <w:sz w:val="24"/>
          <w:szCs w:val="24"/>
          <w:lang w:val="en-US"/>
        </w:rPr>
      </w:pPr>
    </w:p>
    <w:p w14:paraId="2B623ABA"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lastRenderedPageBreak/>
        <w:t xml:space="preserve">Gilakjani, A. P., &amp; Sabouri, N. B. (2016). learners’ listening comprehension difficulties in English language learning: A literature review. </w:t>
      </w:r>
      <w:r>
        <w:rPr>
          <w:rFonts w:ascii="Times New Roman" w:hAnsi="Times New Roman"/>
          <w:i/>
          <w:iCs/>
          <w:sz w:val="24"/>
          <w:szCs w:val="24"/>
          <w:lang w:val="en-US"/>
        </w:rPr>
        <w:t>English Language Teaching</w:t>
      </w:r>
      <w:r>
        <w:rPr>
          <w:rFonts w:ascii="Times New Roman" w:hAnsi="Times New Roman"/>
          <w:sz w:val="24"/>
          <w:szCs w:val="24"/>
          <w:lang w:val="en-US"/>
        </w:rPr>
        <w:t xml:space="preserve">, </w:t>
      </w:r>
      <w:r>
        <w:rPr>
          <w:rFonts w:ascii="Times New Roman" w:hAnsi="Times New Roman"/>
          <w:i/>
          <w:iCs/>
          <w:sz w:val="24"/>
          <w:szCs w:val="24"/>
          <w:lang w:val="en-US"/>
        </w:rPr>
        <w:t>9</w:t>
      </w:r>
      <w:r>
        <w:rPr>
          <w:rFonts w:ascii="Times New Roman" w:hAnsi="Times New Roman"/>
          <w:sz w:val="24"/>
          <w:szCs w:val="24"/>
          <w:lang w:val="en-US"/>
        </w:rPr>
        <w:t>(6), 123-133. https://doi.org/10.5539/elt.v9n6p123</w:t>
      </w:r>
    </w:p>
    <w:p w14:paraId="7273B47B" w14:textId="77777777" w:rsidR="003D0D76" w:rsidRDefault="003D0D76">
      <w:pPr>
        <w:jc w:val="both"/>
        <w:rPr>
          <w:rFonts w:ascii="Times New Roman" w:hAnsi="Times New Roman"/>
          <w:sz w:val="24"/>
          <w:szCs w:val="24"/>
          <w:lang w:val="en-US"/>
        </w:rPr>
      </w:pPr>
    </w:p>
    <w:p w14:paraId="5BDFB464"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Hamouda, A. (2013). An investigation of listening comprehension problems encountered by Saudi students in the EL listening classroom. </w:t>
      </w:r>
      <w:r>
        <w:rPr>
          <w:rFonts w:ascii="Times New Roman" w:hAnsi="Times New Roman"/>
          <w:i/>
          <w:iCs/>
          <w:sz w:val="24"/>
          <w:szCs w:val="24"/>
          <w:lang w:val="en-US"/>
        </w:rPr>
        <w:t>International Journal of Academic Research in Progressive Education and Development. 2</w:t>
      </w:r>
      <w:r>
        <w:rPr>
          <w:rFonts w:ascii="Times New Roman" w:hAnsi="Times New Roman"/>
          <w:sz w:val="24"/>
          <w:szCs w:val="24"/>
          <w:lang w:val="en-US"/>
        </w:rPr>
        <w:t>(2), 113–155. http://www.hrmars.com/admin/pics/1882.pdf</w:t>
      </w:r>
    </w:p>
    <w:p w14:paraId="301834C6" w14:textId="77777777" w:rsidR="003D0D76" w:rsidRDefault="003D0D76">
      <w:pPr>
        <w:ind w:left="720" w:hanging="720"/>
        <w:jc w:val="both"/>
        <w:rPr>
          <w:rFonts w:ascii="Times New Roman" w:hAnsi="Times New Roman"/>
          <w:sz w:val="24"/>
          <w:szCs w:val="24"/>
          <w:lang w:val="en-US"/>
        </w:rPr>
      </w:pPr>
    </w:p>
    <w:p w14:paraId="2BAD5E9B"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Hapsari, S. H. (2022). </w:t>
      </w:r>
      <w:r>
        <w:rPr>
          <w:rFonts w:ascii="Times New Roman" w:hAnsi="Times New Roman"/>
          <w:i/>
          <w:iCs/>
          <w:sz w:val="24"/>
          <w:szCs w:val="24"/>
          <w:lang w:val="en-US"/>
        </w:rPr>
        <w:t>The problems encountered by the teachers in teaching listening to EFL young learners at Semarang</w:t>
      </w:r>
      <w:r>
        <w:rPr>
          <w:rFonts w:ascii="Times New Roman" w:hAnsi="Times New Roman"/>
          <w:sz w:val="24"/>
          <w:szCs w:val="24"/>
          <w:lang w:val="en-US"/>
        </w:rPr>
        <w:t xml:space="preserve">. [Undergraduate Thesis]. Universitas Islam Sultan Agung Semarang </w:t>
      </w:r>
    </w:p>
    <w:p w14:paraId="35132F82" w14:textId="77777777" w:rsidR="003D0D76" w:rsidRDefault="003D0D76">
      <w:pPr>
        <w:ind w:left="720" w:hanging="720"/>
        <w:jc w:val="both"/>
        <w:rPr>
          <w:rFonts w:ascii="Times New Roman" w:hAnsi="Times New Roman"/>
          <w:sz w:val="24"/>
          <w:szCs w:val="24"/>
          <w:lang w:val="en-US"/>
        </w:rPr>
      </w:pPr>
    </w:p>
    <w:p w14:paraId="3C1267D7"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Hwaider, S. (2017). Problems of teaching the listening skill to Yemeni EFL learners. </w:t>
      </w:r>
      <w:r>
        <w:rPr>
          <w:rFonts w:ascii="Times New Roman" w:hAnsi="Times New Roman"/>
          <w:i/>
          <w:iCs/>
          <w:sz w:val="24"/>
          <w:szCs w:val="24"/>
          <w:lang w:val="en-US"/>
        </w:rPr>
        <w:t>International Journal of Scientific and Research Publications</w:t>
      </w:r>
      <w:r>
        <w:rPr>
          <w:rFonts w:ascii="Times New Roman" w:hAnsi="Times New Roman"/>
          <w:sz w:val="24"/>
          <w:szCs w:val="24"/>
          <w:lang w:val="en-US"/>
        </w:rPr>
        <w:t xml:space="preserve">, </w:t>
      </w:r>
      <w:r>
        <w:rPr>
          <w:rFonts w:ascii="Times New Roman" w:hAnsi="Times New Roman"/>
          <w:i/>
          <w:iCs/>
          <w:sz w:val="24"/>
          <w:szCs w:val="24"/>
          <w:lang w:val="en-US"/>
        </w:rPr>
        <w:t>7</w:t>
      </w:r>
      <w:r>
        <w:rPr>
          <w:rFonts w:ascii="Times New Roman" w:hAnsi="Times New Roman"/>
          <w:sz w:val="24"/>
          <w:szCs w:val="24"/>
          <w:lang w:val="en-US"/>
        </w:rPr>
        <w:t>(6), 140–148. www.ijsrp.org</w:t>
      </w:r>
    </w:p>
    <w:p w14:paraId="2926863D" w14:textId="77777777" w:rsidR="003D0D76" w:rsidRDefault="003D0D76">
      <w:pPr>
        <w:ind w:left="720" w:hanging="720"/>
        <w:jc w:val="both"/>
        <w:rPr>
          <w:rFonts w:ascii="Times New Roman" w:hAnsi="Times New Roman"/>
          <w:sz w:val="24"/>
          <w:szCs w:val="24"/>
          <w:lang w:val="en-US"/>
        </w:rPr>
      </w:pPr>
    </w:p>
    <w:p w14:paraId="45F8918D"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Iskandar, D., Erlina, D., &amp; Amrina, R. D. (2022). </w:t>
      </w:r>
      <w:r>
        <w:rPr>
          <w:rFonts w:ascii="Times New Roman" w:hAnsi="Times New Roman"/>
          <w:i/>
          <w:iCs/>
          <w:sz w:val="24"/>
          <w:szCs w:val="24"/>
          <w:lang w:val="en-US"/>
        </w:rPr>
        <w:t>Teaching listening: An investigation of teacher’s problems in EFL classroom at SMA Bina Nusa Betung</w:t>
      </w:r>
      <w:r>
        <w:rPr>
          <w:rFonts w:ascii="Times New Roman" w:hAnsi="Times New Roman"/>
          <w:sz w:val="24"/>
          <w:szCs w:val="24"/>
          <w:lang w:val="en-US"/>
        </w:rPr>
        <w:t>. [Undergraduate Thesis]. UIN Raden Fatah Palembang.</w:t>
      </w:r>
    </w:p>
    <w:p w14:paraId="6BF49B52" w14:textId="77777777" w:rsidR="003D0D76" w:rsidRDefault="003D0D76">
      <w:pPr>
        <w:jc w:val="both"/>
        <w:rPr>
          <w:rFonts w:ascii="Times New Roman" w:hAnsi="Times New Roman"/>
          <w:sz w:val="24"/>
          <w:szCs w:val="24"/>
          <w:lang w:val="en-US"/>
        </w:rPr>
      </w:pPr>
      <w:bookmarkStart w:id="366" w:name="_Hlk167716566"/>
    </w:p>
    <w:p w14:paraId="21F79579" w14:textId="77777777" w:rsidR="003D0D76" w:rsidRPr="00464F48" w:rsidRDefault="00000000">
      <w:pPr>
        <w:ind w:left="720" w:hanging="720"/>
        <w:jc w:val="both"/>
        <w:rPr>
          <w:rFonts w:ascii="Times New Roman" w:hAnsi="Times New Roman"/>
          <w:sz w:val="24"/>
          <w:szCs w:val="24"/>
          <w:lang w:val="en-US"/>
          <w:rPrChange w:id="367" w:author="Asus oke" w:date="2024-10-24T22:05:00Z" w16du:dateUtc="2024-10-24T15:05:00Z">
            <w:rPr>
              <w:rFonts w:ascii="Times New Roman" w:hAnsi="Times New Roman"/>
              <w:sz w:val="24"/>
              <w:szCs w:val="24"/>
              <w:u w:val="single"/>
              <w:lang w:val="en-US"/>
            </w:rPr>
          </w:rPrChange>
        </w:rPr>
      </w:pPr>
      <w:r>
        <w:rPr>
          <w:rFonts w:ascii="Times New Roman" w:hAnsi="Times New Roman"/>
          <w:sz w:val="24"/>
          <w:szCs w:val="24"/>
          <w:lang w:val="en-US"/>
        </w:rPr>
        <w:t>Lestari, P. A., Renny, K., &amp; WInny, R. A. (2021). Analysing teacher’s difficulties in tea</w:t>
      </w:r>
      <w:r w:rsidRPr="00464F48">
        <w:rPr>
          <w:rFonts w:ascii="Times New Roman" w:hAnsi="Times New Roman"/>
          <w:sz w:val="24"/>
          <w:szCs w:val="24"/>
          <w:lang w:val="en-US"/>
        </w:rPr>
        <w:t xml:space="preserve">ching listening comprehension. </w:t>
      </w:r>
      <w:r w:rsidRPr="00464F48">
        <w:rPr>
          <w:rFonts w:ascii="Times New Roman" w:hAnsi="Times New Roman"/>
          <w:i/>
          <w:iCs/>
          <w:sz w:val="24"/>
          <w:szCs w:val="24"/>
          <w:lang w:val="en-US"/>
        </w:rPr>
        <w:t>Jadila: Journal of Development and Innovation in Language and Literature Education</w:t>
      </w:r>
      <w:r w:rsidRPr="00464F48">
        <w:rPr>
          <w:rFonts w:ascii="Times New Roman" w:hAnsi="Times New Roman"/>
          <w:sz w:val="24"/>
          <w:szCs w:val="24"/>
          <w:lang w:val="en-US"/>
        </w:rPr>
        <w:t xml:space="preserve">, </w:t>
      </w:r>
      <w:r w:rsidRPr="00464F48">
        <w:rPr>
          <w:rFonts w:ascii="Times New Roman" w:hAnsi="Times New Roman"/>
          <w:i/>
          <w:iCs/>
          <w:sz w:val="24"/>
          <w:szCs w:val="24"/>
          <w:lang w:val="en-US"/>
        </w:rPr>
        <w:t>1</w:t>
      </w:r>
      <w:r w:rsidRPr="00464F48">
        <w:rPr>
          <w:rFonts w:ascii="Times New Roman" w:hAnsi="Times New Roman"/>
          <w:sz w:val="24"/>
          <w:szCs w:val="24"/>
          <w:lang w:val="en-US"/>
        </w:rPr>
        <w:t xml:space="preserve">(4), 500–517. </w:t>
      </w:r>
      <w:r w:rsidR="003D0D76" w:rsidRPr="00464F48">
        <w:fldChar w:fldCharType="begin"/>
      </w:r>
      <w:r w:rsidR="003D0D76" w:rsidRPr="00464F48">
        <w:instrText>HYPERLINK "https://doi.org/10.52690/jadila.v1i4.160"</w:instrText>
      </w:r>
      <w:r w:rsidR="003D0D76" w:rsidRPr="00464F48">
        <w:fldChar w:fldCharType="separate"/>
      </w:r>
      <w:r w:rsidR="003D0D76" w:rsidRPr="00464F48">
        <w:rPr>
          <w:rStyle w:val="Hyperlink"/>
          <w:rFonts w:ascii="Times New Roman" w:hAnsi="Times New Roman"/>
          <w:color w:val="auto"/>
          <w:sz w:val="24"/>
          <w:szCs w:val="24"/>
          <w:u w:val="none"/>
          <w:lang w:val="en-US"/>
          <w:rPrChange w:id="368" w:author="Asus oke" w:date="2024-10-24T22:05:00Z" w16du:dateUtc="2024-10-24T15:05:00Z">
            <w:rPr>
              <w:rStyle w:val="Hyperlink"/>
              <w:rFonts w:ascii="Times New Roman" w:hAnsi="Times New Roman"/>
              <w:sz w:val="24"/>
              <w:szCs w:val="24"/>
              <w:lang w:val="en-US"/>
            </w:rPr>
          </w:rPrChange>
        </w:rPr>
        <w:t>https://doi.org/10.52690/jadila.v1i4.1</w:t>
      </w:r>
      <w:r w:rsidR="003D0D76" w:rsidRPr="00464F48">
        <w:rPr>
          <w:rStyle w:val="Hyperlink"/>
          <w:rFonts w:ascii="Times New Roman" w:hAnsi="Times New Roman"/>
          <w:color w:val="auto"/>
          <w:sz w:val="24"/>
          <w:szCs w:val="24"/>
          <w:u w:val="none"/>
          <w:rPrChange w:id="369" w:author="Asus oke" w:date="2024-10-24T22:05:00Z" w16du:dateUtc="2024-10-24T15:05:00Z">
            <w:rPr>
              <w:rStyle w:val="Hyperlink"/>
              <w:rFonts w:ascii="Times New Roman" w:hAnsi="Times New Roman"/>
              <w:sz w:val="24"/>
              <w:szCs w:val="24"/>
            </w:rPr>
          </w:rPrChange>
        </w:rPr>
        <w:t>6</w:t>
      </w:r>
      <w:r w:rsidR="003D0D76" w:rsidRPr="00464F48">
        <w:rPr>
          <w:rStyle w:val="Hyperlink"/>
          <w:rFonts w:ascii="Times New Roman" w:hAnsi="Times New Roman"/>
          <w:color w:val="auto"/>
          <w:sz w:val="24"/>
          <w:szCs w:val="24"/>
          <w:u w:val="none"/>
          <w:lang w:val="en-US"/>
          <w:rPrChange w:id="370" w:author="Asus oke" w:date="2024-10-24T22:05:00Z" w16du:dateUtc="2024-10-24T15:05:00Z">
            <w:rPr>
              <w:rStyle w:val="Hyperlink"/>
              <w:rFonts w:ascii="Times New Roman" w:hAnsi="Times New Roman"/>
              <w:sz w:val="24"/>
              <w:szCs w:val="24"/>
              <w:lang w:val="en-US"/>
            </w:rPr>
          </w:rPrChange>
        </w:rPr>
        <w:t>0</w:t>
      </w:r>
      <w:r w:rsidR="003D0D76" w:rsidRPr="00464F48">
        <w:rPr>
          <w:rStyle w:val="Hyperlink"/>
          <w:rFonts w:ascii="Times New Roman" w:hAnsi="Times New Roman"/>
          <w:color w:val="auto"/>
          <w:sz w:val="24"/>
          <w:szCs w:val="24"/>
          <w:u w:val="none"/>
          <w:lang w:val="en-US"/>
          <w:rPrChange w:id="371" w:author="Asus oke" w:date="2024-10-24T22:05:00Z" w16du:dateUtc="2024-10-24T15:05:00Z">
            <w:rPr>
              <w:rStyle w:val="Hyperlink"/>
              <w:rFonts w:ascii="Times New Roman" w:hAnsi="Times New Roman"/>
              <w:sz w:val="24"/>
              <w:szCs w:val="24"/>
              <w:lang w:val="en-US"/>
            </w:rPr>
          </w:rPrChange>
        </w:rPr>
        <w:fldChar w:fldCharType="end"/>
      </w:r>
      <w:r w:rsidRPr="00464F48">
        <w:rPr>
          <w:rFonts w:ascii="Times New Roman" w:hAnsi="Times New Roman"/>
          <w:sz w:val="24"/>
          <w:szCs w:val="24"/>
          <w:lang w:val="en-US"/>
        </w:rPr>
        <w:t xml:space="preserve"> </w:t>
      </w:r>
    </w:p>
    <w:bookmarkEnd w:id="366"/>
    <w:p w14:paraId="322E0006" w14:textId="77777777" w:rsidR="003D0D76" w:rsidRPr="00464F48" w:rsidRDefault="003D0D76">
      <w:pPr>
        <w:jc w:val="both"/>
        <w:rPr>
          <w:rFonts w:ascii="Times New Roman" w:hAnsi="Times New Roman"/>
          <w:sz w:val="24"/>
          <w:szCs w:val="24"/>
          <w:lang w:val="en-US"/>
        </w:rPr>
      </w:pPr>
    </w:p>
    <w:p w14:paraId="29C3C172" w14:textId="77777777" w:rsidR="003D0D76" w:rsidRPr="00464F48" w:rsidRDefault="00000000">
      <w:pPr>
        <w:ind w:left="720" w:hanging="720"/>
        <w:jc w:val="both"/>
        <w:rPr>
          <w:rFonts w:ascii="Times New Roman" w:hAnsi="Times New Roman"/>
          <w:sz w:val="24"/>
          <w:szCs w:val="24"/>
          <w:lang w:val="en-US"/>
          <w:rPrChange w:id="372" w:author="Asus oke" w:date="2024-10-24T22:05:00Z" w16du:dateUtc="2024-10-24T15:05:00Z">
            <w:rPr>
              <w:rFonts w:ascii="Times New Roman" w:hAnsi="Times New Roman"/>
              <w:sz w:val="24"/>
              <w:szCs w:val="24"/>
              <w:u w:val="single"/>
              <w:lang w:val="en-US"/>
            </w:rPr>
          </w:rPrChange>
        </w:rPr>
      </w:pPr>
      <w:r w:rsidRPr="00464F48">
        <w:rPr>
          <w:rFonts w:ascii="Times New Roman" w:hAnsi="Times New Roman"/>
          <w:sz w:val="24"/>
          <w:szCs w:val="24"/>
          <w:lang w:val="en-US"/>
        </w:rPr>
        <w:t xml:space="preserve">Nadig, A. (2013). Listening comprehension. In: Volkmar, F. R. (Eds) </w:t>
      </w:r>
      <w:r w:rsidRPr="00464F48">
        <w:rPr>
          <w:rFonts w:ascii="Times New Roman" w:hAnsi="Times New Roman"/>
          <w:i/>
          <w:iCs/>
          <w:sz w:val="24"/>
          <w:szCs w:val="24"/>
          <w:lang w:val="en-US"/>
        </w:rPr>
        <w:t>Encyclopedia of autism spectrum disorders</w:t>
      </w:r>
      <w:r w:rsidRPr="00464F48">
        <w:rPr>
          <w:rFonts w:ascii="Times New Roman" w:hAnsi="Times New Roman"/>
          <w:sz w:val="24"/>
          <w:szCs w:val="24"/>
          <w:lang w:val="en-US"/>
        </w:rPr>
        <w:t>. Springer International.</w:t>
      </w:r>
      <w:r w:rsidRPr="00464F48">
        <w:rPr>
          <w:rFonts w:ascii="Times New Roman" w:hAnsi="Times New Roman"/>
          <w:i/>
          <w:iCs/>
          <w:sz w:val="24"/>
          <w:szCs w:val="24"/>
          <w:lang w:val="en-US"/>
        </w:rPr>
        <w:t xml:space="preserve"> </w:t>
      </w:r>
      <w:r w:rsidR="003D0D76" w:rsidRPr="00464F48">
        <w:fldChar w:fldCharType="begin"/>
      </w:r>
      <w:r w:rsidR="003D0D76" w:rsidRPr="00464F48">
        <w:instrText>HYPERLINK "https://doi.org/10.1007/978-3-319-91280-6_349"</w:instrText>
      </w:r>
      <w:r w:rsidR="003D0D76" w:rsidRPr="00464F48">
        <w:fldChar w:fldCharType="separate"/>
      </w:r>
      <w:r w:rsidR="003D0D76" w:rsidRPr="00464F48">
        <w:rPr>
          <w:rStyle w:val="Hyperlink"/>
          <w:rFonts w:ascii="Times New Roman" w:hAnsi="Times New Roman"/>
          <w:color w:val="auto"/>
          <w:sz w:val="24"/>
          <w:szCs w:val="24"/>
          <w:u w:val="none"/>
          <w:lang w:val="en-US"/>
          <w:rPrChange w:id="373" w:author="Asus oke" w:date="2024-10-24T22:05:00Z" w16du:dateUtc="2024-10-24T15:05:00Z">
            <w:rPr>
              <w:rStyle w:val="Hyperlink"/>
              <w:rFonts w:ascii="Times New Roman" w:hAnsi="Times New Roman"/>
              <w:sz w:val="24"/>
              <w:szCs w:val="24"/>
              <w:lang w:val="en-US"/>
            </w:rPr>
          </w:rPrChange>
        </w:rPr>
        <w:t>https://doi.org/10.1007/978-3-319-91280-6_3</w:t>
      </w:r>
      <w:r w:rsidR="003D0D76" w:rsidRPr="00464F48">
        <w:rPr>
          <w:rStyle w:val="Hyperlink"/>
          <w:rFonts w:ascii="Times New Roman" w:hAnsi="Times New Roman"/>
          <w:color w:val="auto"/>
          <w:sz w:val="24"/>
          <w:szCs w:val="24"/>
          <w:u w:val="none"/>
          <w:rPrChange w:id="374" w:author="Asus oke" w:date="2024-10-24T22:05:00Z" w16du:dateUtc="2024-10-24T15:05:00Z">
            <w:rPr>
              <w:rStyle w:val="Hyperlink"/>
              <w:rFonts w:ascii="Times New Roman" w:hAnsi="Times New Roman"/>
              <w:sz w:val="24"/>
              <w:szCs w:val="24"/>
            </w:rPr>
          </w:rPrChange>
        </w:rPr>
        <w:t>4</w:t>
      </w:r>
      <w:r w:rsidR="003D0D76" w:rsidRPr="00464F48">
        <w:rPr>
          <w:rStyle w:val="Hyperlink"/>
          <w:rFonts w:ascii="Times New Roman" w:hAnsi="Times New Roman"/>
          <w:color w:val="auto"/>
          <w:sz w:val="24"/>
          <w:szCs w:val="24"/>
          <w:u w:val="none"/>
          <w:lang w:val="en-US"/>
          <w:rPrChange w:id="375" w:author="Asus oke" w:date="2024-10-24T22:05:00Z" w16du:dateUtc="2024-10-24T15:05:00Z">
            <w:rPr>
              <w:rStyle w:val="Hyperlink"/>
              <w:rFonts w:ascii="Times New Roman" w:hAnsi="Times New Roman"/>
              <w:sz w:val="24"/>
              <w:szCs w:val="24"/>
              <w:lang w:val="en-US"/>
            </w:rPr>
          </w:rPrChange>
        </w:rPr>
        <w:t>9</w:t>
      </w:r>
      <w:r w:rsidR="003D0D76" w:rsidRPr="00464F48">
        <w:rPr>
          <w:rStyle w:val="Hyperlink"/>
          <w:rFonts w:ascii="Times New Roman" w:hAnsi="Times New Roman"/>
          <w:color w:val="auto"/>
          <w:sz w:val="24"/>
          <w:szCs w:val="24"/>
          <w:u w:val="none"/>
          <w:lang w:val="en-US"/>
          <w:rPrChange w:id="376" w:author="Asus oke" w:date="2024-10-24T22:05:00Z" w16du:dateUtc="2024-10-24T15:05:00Z">
            <w:rPr>
              <w:rStyle w:val="Hyperlink"/>
              <w:rFonts w:ascii="Times New Roman" w:hAnsi="Times New Roman"/>
              <w:sz w:val="24"/>
              <w:szCs w:val="24"/>
              <w:lang w:val="en-US"/>
            </w:rPr>
          </w:rPrChange>
        </w:rPr>
        <w:fldChar w:fldCharType="end"/>
      </w:r>
      <w:r w:rsidRPr="00464F48">
        <w:rPr>
          <w:rFonts w:ascii="Times New Roman" w:hAnsi="Times New Roman"/>
          <w:sz w:val="24"/>
          <w:szCs w:val="24"/>
          <w:lang w:val="en-US"/>
          <w:rPrChange w:id="377" w:author="Asus oke" w:date="2024-10-24T22:05:00Z" w16du:dateUtc="2024-10-24T15:05:00Z">
            <w:rPr>
              <w:rFonts w:ascii="Times New Roman" w:hAnsi="Times New Roman"/>
              <w:sz w:val="24"/>
              <w:szCs w:val="24"/>
              <w:u w:val="single"/>
              <w:lang w:val="en-US"/>
            </w:rPr>
          </w:rPrChange>
        </w:rPr>
        <w:t xml:space="preserve"> </w:t>
      </w:r>
    </w:p>
    <w:p w14:paraId="55E0EF08" w14:textId="77777777" w:rsidR="003D0D76" w:rsidRDefault="003D0D76">
      <w:pPr>
        <w:ind w:left="720" w:hanging="720"/>
        <w:jc w:val="both"/>
        <w:rPr>
          <w:rFonts w:ascii="Times New Roman" w:hAnsi="Times New Roman"/>
          <w:sz w:val="24"/>
          <w:szCs w:val="24"/>
          <w:lang w:val="en-US"/>
        </w:rPr>
      </w:pPr>
    </w:p>
    <w:p w14:paraId="313EDDB9"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Nushi, M., &amp; Orouji, F. (2020). Investigating EFL teachers’ views on listening difficulties among their learners: the case of Iranian context. </w:t>
      </w:r>
      <w:r>
        <w:rPr>
          <w:rFonts w:ascii="Times New Roman" w:hAnsi="Times New Roman"/>
          <w:i/>
          <w:iCs/>
          <w:sz w:val="24"/>
          <w:szCs w:val="24"/>
          <w:lang w:val="en-US"/>
        </w:rPr>
        <w:t>SAGE Open</w:t>
      </w:r>
      <w:r>
        <w:rPr>
          <w:rFonts w:ascii="Times New Roman" w:hAnsi="Times New Roman"/>
          <w:sz w:val="24"/>
          <w:szCs w:val="24"/>
          <w:lang w:val="en-US"/>
        </w:rPr>
        <w:t xml:space="preserve">, </w:t>
      </w:r>
      <w:r>
        <w:rPr>
          <w:rFonts w:ascii="Times New Roman" w:hAnsi="Times New Roman"/>
          <w:i/>
          <w:iCs/>
          <w:sz w:val="24"/>
          <w:szCs w:val="24"/>
          <w:lang w:val="en-US"/>
        </w:rPr>
        <w:t>10</w:t>
      </w:r>
      <w:r>
        <w:rPr>
          <w:rFonts w:ascii="Times New Roman" w:hAnsi="Times New Roman"/>
          <w:sz w:val="24"/>
          <w:szCs w:val="24"/>
          <w:lang w:val="en-US"/>
        </w:rPr>
        <w:t>(2), 1–16. https://doi.org/10.1177/2158244020917393</w:t>
      </w:r>
    </w:p>
    <w:p w14:paraId="53CCD78D" w14:textId="77777777" w:rsidR="003D0D76" w:rsidRDefault="003D0D76">
      <w:pPr>
        <w:ind w:left="720" w:hanging="720"/>
        <w:jc w:val="both"/>
        <w:rPr>
          <w:rFonts w:ascii="Times New Roman" w:hAnsi="Times New Roman"/>
          <w:sz w:val="24"/>
          <w:szCs w:val="24"/>
          <w:lang w:val="en-US"/>
        </w:rPr>
      </w:pPr>
    </w:p>
    <w:p w14:paraId="747611CA" w14:textId="77777777" w:rsidR="003D0D76" w:rsidRDefault="00000000">
      <w:pPr>
        <w:ind w:left="720" w:hanging="720"/>
        <w:jc w:val="both"/>
        <w:rPr>
          <w:rFonts w:ascii="Times New Roman" w:hAnsi="Times New Roman"/>
          <w:sz w:val="24"/>
          <w:szCs w:val="24"/>
          <w:lang w:val="en-US"/>
        </w:rPr>
      </w:pPr>
      <w:r>
        <w:rPr>
          <w:rFonts w:ascii="Times New Roman" w:hAnsi="Times New Roman"/>
          <w:sz w:val="24"/>
          <w:szCs w:val="24"/>
          <w:lang w:val="en-US"/>
        </w:rPr>
        <w:t xml:space="preserve">Palinkas, L. A., Horwitz, S. M., Green, C. A., Wisdom, J. P., Duan, N., &amp; Hoagwood, K. (2013). Purposeful sampling for qualitative data collection and analysis in mixed method implementation research. </w:t>
      </w:r>
      <w:r>
        <w:rPr>
          <w:rFonts w:ascii="Times New Roman" w:hAnsi="Times New Roman"/>
          <w:i/>
          <w:iCs/>
          <w:sz w:val="24"/>
          <w:szCs w:val="24"/>
          <w:lang w:val="en-US"/>
        </w:rPr>
        <w:t>Administration and Policy in Mental Health and Mental Health Services Research</w:t>
      </w:r>
      <w:r>
        <w:rPr>
          <w:rFonts w:ascii="Times New Roman" w:hAnsi="Times New Roman"/>
          <w:sz w:val="24"/>
          <w:szCs w:val="24"/>
          <w:lang w:val="en-US"/>
        </w:rPr>
        <w:t xml:space="preserve">, </w:t>
      </w:r>
      <w:r>
        <w:rPr>
          <w:rFonts w:ascii="Times New Roman" w:hAnsi="Times New Roman"/>
          <w:i/>
          <w:iCs/>
          <w:sz w:val="24"/>
          <w:szCs w:val="24"/>
          <w:lang w:val="en-US"/>
        </w:rPr>
        <w:t>42</w:t>
      </w:r>
      <w:r>
        <w:rPr>
          <w:rFonts w:ascii="Times New Roman" w:hAnsi="Times New Roman"/>
          <w:sz w:val="24"/>
          <w:szCs w:val="24"/>
          <w:lang w:val="en-US"/>
        </w:rPr>
        <w:t>(5), 533–544. https://doi.org/10.1007/s10488-013-0528-y</w:t>
      </w:r>
    </w:p>
    <w:p w14:paraId="70955CDA" w14:textId="77777777" w:rsidR="003D0D76" w:rsidRDefault="003D0D76">
      <w:pPr>
        <w:ind w:left="720" w:hanging="720"/>
        <w:jc w:val="both"/>
        <w:rPr>
          <w:rFonts w:ascii="Times New Roman" w:hAnsi="Times New Roman"/>
          <w:sz w:val="24"/>
          <w:szCs w:val="24"/>
          <w:lang w:val="en-US"/>
        </w:rPr>
      </w:pPr>
    </w:p>
    <w:p w14:paraId="2D181BBF" w14:textId="77777777" w:rsidR="003D0D76" w:rsidRDefault="00000000">
      <w:pPr>
        <w:ind w:left="720" w:hanging="720"/>
        <w:jc w:val="both"/>
        <w:rPr>
          <w:ins w:id="378" w:author="Asus oke" w:date="2024-10-24T21:58:00Z" w16du:dateUtc="2024-10-24T14:58:00Z"/>
          <w:rFonts w:ascii="Times New Roman" w:hAnsi="Times New Roman"/>
          <w:sz w:val="24"/>
          <w:szCs w:val="24"/>
          <w:lang w:val="en-US"/>
        </w:rPr>
      </w:pPr>
      <w:r>
        <w:rPr>
          <w:rFonts w:ascii="Times New Roman" w:hAnsi="Times New Roman"/>
          <w:sz w:val="24"/>
          <w:szCs w:val="24"/>
          <w:lang w:val="en-US"/>
        </w:rPr>
        <w:t xml:space="preserve">Poerwanti, M., Marhum, M., &amp; Kamaruddin, A. (2016). Improving listening skill of grade eleven students at Madrasah Aliyah Negeri ( MAN ) 1 Palu through dictogloss technique. </w:t>
      </w:r>
      <w:r>
        <w:rPr>
          <w:rFonts w:ascii="Times New Roman" w:hAnsi="Times New Roman"/>
          <w:i/>
          <w:iCs/>
          <w:sz w:val="24"/>
          <w:szCs w:val="24"/>
          <w:lang w:val="en-US"/>
        </w:rPr>
        <w:t>E-Jurnal Bahasantodea</w:t>
      </w:r>
      <w:r>
        <w:rPr>
          <w:rFonts w:ascii="Times New Roman" w:hAnsi="Times New Roman"/>
          <w:sz w:val="24"/>
          <w:szCs w:val="24"/>
          <w:lang w:val="en-US"/>
        </w:rPr>
        <w:t xml:space="preserve">, </w:t>
      </w:r>
      <w:r>
        <w:rPr>
          <w:rFonts w:ascii="Times New Roman" w:hAnsi="Times New Roman"/>
          <w:i/>
          <w:iCs/>
          <w:sz w:val="24"/>
          <w:szCs w:val="24"/>
          <w:lang w:val="en-US"/>
        </w:rPr>
        <w:t>4</w:t>
      </w:r>
      <w:r>
        <w:rPr>
          <w:rFonts w:ascii="Times New Roman" w:hAnsi="Times New Roman"/>
          <w:sz w:val="24"/>
          <w:szCs w:val="24"/>
          <w:lang w:val="en-US"/>
        </w:rPr>
        <w:t xml:space="preserve">(2), 107–115. https://doi.org/10.22487/J23022000%2C2016.V4.I2.9825 </w:t>
      </w:r>
    </w:p>
    <w:p w14:paraId="14149D02" w14:textId="77777777" w:rsidR="002A33FE" w:rsidRDefault="002A33FE" w:rsidP="002A33FE">
      <w:pPr>
        <w:jc w:val="both"/>
        <w:rPr>
          <w:ins w:id="379" w:author="Asus oke" w:date="2024-10-24T21:56:00Z" w16du:dateUtc="2024-10-24T14:56:00Z"/>
          <w:rFonts w:ascii="Times New Roman" w:hAnsi="Times New Roman"/>
          <w:sz w:val="24"/>
          <w:szCs w:val="24"/>
          <w:lang w:val="en-US"/>
        </w:rPr>
        <w:pPrChange w:id="380" w:author="Asus oke" w:date="2024-10-24T22:02:00Z" w16du:dateUtc="2024-10-24T15:02:00Z">
          <w:pPr>
            <w:ind w:left="720" w:hanging="720"/>
            <w:jc w:val="both"/>
          </w:pPr>
        </w:pPrChange>
      </w:pPr>
    </w:p>
    <w:p w14:paraId="57FF707E" w14:textId="641F8A76" w:rsidR="002A33FE" w:rsidRPr="002A33FE" w:rsidRDefault="002A33FE" w:rsidP="002A33FE">
      <w:pPr>
        <w:ind w:left="720" w:hanging="720"/>
        <w:jc w:val="both"/>
        <w:rPr>
          <w:rFonts w:ascii="Times New Roman" w:hAnsi="Times New Roman"/>
          <w:sz w:val="24"/>
          <w:szCs w:val="24"/>
          <w:lang w:val="en-US"/>
        </w:rPr>
      </w:pPr>
      <w:ins w:id="381" w:author="Asus oke" w:date="2024-10-24T21:58:00Z">
        <w:r w:rsidRPr="002A33FE">
          <w:rPr>
            <w:rFonts w:ascii="Times New Roman" w:hAnsi="Times New Roman"/>
            <w:sz w:val="24"/>
            <w:szCs w:val="24"/>
          </w:rPr>
          <w:t xml:space="preserve">Putra, D.E., &amp; Dianti, M.Pd, R. (2022). </w:t>
        </w:r>
        <w:r w:rsidRPr="002A33FE">
          <w:rPr>
            <w:rFonts w:ascii="Times New Roman" w:hAnsi="Times New Roman"/>
            <w:sz w:val="24"/>
            <w:szCs w:val="24"/>
          </w:rPr>
          <w:t>Podcast utilization to enhance student's listening skill</w:t>
        </w:r>
        <w:r w:rsidRPr="002A33FE">
          <w:rPr>
            <w:rFonts w:ascii="Times New Roman" w:hAnsi="Times New Roman"/>
            <w:sz w:val="24"/>
            <w:szCs w:val="24"/>
          </w:rPr>
          <w:t>. </w:t>
        </w:r>
        <w:r w:rsidRPr="002A33FE">
          <w:rPr>
            <w:rFonts w:ascii="Times New Roman" w:hAnsi="Times New Roman"/>
            <w:i/>
            <w:iCs/>
            <w:sz w:val="24"/>
            <w:szCs w:val="24"/>
          </w:rPr>
          <w:t>Didascein : Journal of English Education</w:t>
        </w:r>
      </w:ins>
      <w:ins w:id="382" w:author="Asus oke" w:date="2024-10-24T21:58:00Z" w16du:dateUtc="2024-10-24T14:58:00Z">
        <w:r>
          <w:rPr>
            <w:rFonts w:ascii="Times New Roman" w:hAnsi="Times New Roman"/>
            <w:sz w:val="24"/>
            <w:szCs w:val="24"/>
          </w:rPr>
          <w:t xml:space="preserve">, </w:t>
        </w:r>
        <w:r>
          <w:rPr>
            <w:rFonts w:ascii="Times New Roman" w:hAnsi="Times New Roman"/>
            <w:i/>
            <w:iCs/>
            <w:sz w:val="24"/>
            <w:szCs w:val="24"/>
          </w:rPr>
          <w:t>3</w:t>
        </w:r>
      </w:ins>
      <w:ins w:id="383" w:author="Asus oke" w:date="2024-10-24T21:59:00Z" w16du:dateUtc="2024-10-24T14:59:00Z">
        <w:r>
          <w:rPr>
            <w:rFonts w:ascii="Times New Roman" w:hAnsi="Times New Roman"/>
            <w:sz w:val="24"/>
            <w:szCs w:val="24"/>
          </w:rPr>
          <w:t>(1), 14-2</w:t>
        </w:r>
      </w:ins>
      <w:ins w:id="384" w:author="Asus oke" w:date="2024-10-24T22:01:00Z" w16du:dateUtc="2024-10-24T15:01:00Z">
        <w:r>
          <w:rPr>
            <w:rFonts w:ascii="Times New Roman" w:hAnsi="Times New Roman"/>
            <w:sz w:val="24"/>
            <w:szCs w:val="24"/>
          </w:rPr>
          <w:t xml:space="preserve">1 </w:t>
        </w:r>
      </w:ins>
      <w:ins w:id="385" w:author="Asus oke" w:date="2024-10-24T22:01:00Z">
        <w:r w:rsidRPr="002A33FE">
          <w:rPr>
            <w:rFonts w:ascii="Times New Roman" w:hAnsi="Times New Roman"/>
            <w:sz w:val="24"/>
            <w:szCs w:val="24"/>
            <w:rPrChange w:id="386" w:author="Asus oke" w:date="2024-10-24T22:01:00Z" w16du:dateUtc="2024-10-24T15:01:00Z">
              <w:rPr>
                <w:rStyle w:val="Hyperlink"/>
                <w:rFonts w:ascii="Times New Roman" w:hAnsi="Times New Roman"/>
                <w:sz w:val="24"/>
                <w:szCs w:val="24"/>
              </w:rPr>
            </w:rPrChange>
          </w:rPr>
          <w:t>http://dx.doi.org/10.52333%2Fd.v3i1.920</w:t>
        </w:r>
      </w:ins>
    </w:p>
    <w:p w14:paraId="10ED2E4E" w14:textId="77777777" w:rsidR="003D0D76" w:rsidRPr="002A33FE" w:rsidRDefault="003D0D76">
      <w:pPr>
        <w:ind w:left="720" w:hanging="720"/>
        <w:jc w:val="both"/>
        <w:rPr>
          <w:rFonts w:ascii="Times New Roman" w:hAnsi="Times New Roman"/>
          <w:sz w:val="24"/>
          <w:szCs w:val="24"/>
          <w:lang w:val="en-US"/>
        </w:rPr>
      </w:pPr>
    </w:p>
    <w:p w14:paraId="7616177C" w14:textId="77777777" w:rsidR="003D0D76" w:rsidRPr="002A33FE" w:rsidRDefault="00000000">
      <w:pPr>
        <w:ind w:left="720" w:hanging="720"/>
        <w:jc w:val="both"/>
        <w:rPr>
          <w:rFonts w:ascii="Times New Roman" w:hAnsi="Times New Roman"/>
          <w:sz w:val="24"/>
          <w:szCs w:val="24"/>
          <w:lang w:val="en-US"/>
        </w:rPr>
      </w:pPr>
      <w:r w:rsidRPr="002A33FE">
        <w:rPr>
          <w:rFonts w:ascii="Times New Roman" w:hAnsi="Times New Roman"/>
          <w:sz w:val="24"/>
          <w:szCs w:val="24"/>
          <w:lang w:val="en-US"/>
        </w:rPr>
        <w:t xml:space="preserve">Utomo, S., Kusmaryati, S. E., &amp; Sulistyowati, T. (2019). The challenges and difficulties in teaching listening: An exploratory research in a Junior High School in Kudus. </w:t>
      </w:r>
      <w:r w:rsidRPr="002A33FE">
        <w:rPr>
          <w:rFonts w:ascii="Times New Roman" w:hAnsi="Times New Roman"/>
          <w:i/>
          <w:iCs/>
          <w:sz w:val="24"/>
          <w:szCs w:val="24"/>
          <w:lang w:val="en-US"/>
        </w:rPr>
        <w:t>Language Circle: Journal of Language and Literature</w:t>
      </w:r>
      <w:r w:rsidRPr="002A33FE">
        <w:rPr>
          <w:rFonts w:ascii="Times New Roman" w:hAnsi="Times New Roman"/>
          <w:sz w:val="24"/>
          <w:szCs w:val="24"/>
          <w:lang w:val="en-US"/>
        </w:rPr>
        <w:t xml:space="preserve">, </w:t>
      </w:r>
      <w:r w:rsidRPr="002A33FE">
        <w:rPr>
          <w:rFonts w:ascii="Times New Roman" w:hAnsi="Times New Roman"/>
          <w:i/>
          <w:iCs/>
          <w:sz w:val="24"/>
          <w:szCs w:val="24"/>
          <w:lang w:val="en-US"/>
        </w:rPr>
        <w:t>14</w:t>
      </w:r>
      <w:r w:rsidRPr="002A33FE">
        <w:rPr>
          <w:rFonts w:ascii="Times New Roman" w:hAnsi="Times New Roman"/>
          <w:sz w:val="24"/>
          <w:szCs w:val="24"/>
          <w:lang w:val="en-US"/>
        </w:rPr>
        <w:t>(1), 27–38. https://doi.org/10.15294/lc.v14i1.19471</w:t>
      </w:r>
    </w:p>
    <w:p w14:paraId="488FF63E" w14:textId="77777777" w:rsidR="003D0D76" w:rsidRDefault="003D0D76">
      <w:pPr>
        <w:ind w:left="720" w:hanging="720"/>
        <w:jc w:val="both"/>
        <w:rPr>
          <w:ins w:id="387" w:author="Asus oke" w:date="2024-10-24T22:02:00Z" w16du:dateUtc="2024-10-24T15:02:00Z"/>
          <w:rFonts w:ascii="Times New Roman" w:hAnsi="Times New Roman"/>
          <w:sz w:val="24"/>
          <w:szCs w:val="24"/>
          <w:lang w:val="en-US"/>
        </w:rPr>
      </w:pPr>
    </w:p>
    <w:p w14:paraId="25D7EA19" w14:textId="4EAFA83E" w:rsidR="002A33FE" w:rsidRDefault="002A33FE">
      <w:pPr>
        <w:ind w:left="720" w:hanging="720"/>
        <w:jc w:val="both"/>
        <w:rPr>
          <w:ins w:id="388" w:author="Asus oke" w:date="2024-10-24T22:03:00Z" w16du:dateUtc="2024-10-24T15:03:00Z"/>
          <w:rFonts w:ascii="Times New Roman" w:hAnsi="Times New Roman"/>
          <w:sz w:val="24"/>
          <w:szCs w:val="24"/>
          <w:lang w:val="en-US"/>
        </w:rPr>
      </w:pPr>
      <w:ins w:id="389" w:author="Asus oke" w:date="2024-10-24T22:02:00Z" w16du:dateUtc="2024-10-24T15:02:00Z">
        <w:r>
          <w:rPr>
            <w:rFonts w:ascii="Times New Roman" w:hAnsi="Times New Roman"/>
            <w:sz w:val="24"/>
            <w:szCs w:val="24"/>
            <w:lang w:val="en-US"/>
          </w:rPr>
          <w:t xml:space="preserve">Rost, M. (2011). </w:t>
        </w:r>
        <w:r>
          <w:rPr>
            <w:rFonts w:ascii="Times New Roman" w:hAnsi="Times New Roman"/>
            <w:i/>
            <w:iCs/>
            <w:sz w:val="24"/>
            <w:szCs w:val="24"/>
            <w:lang w:val="en-US"/>
          </w:rPr>
          <w:t xml:space="preserve">Teaching and Researching Listening. </w:t>
        </w:r>
      </w:ins>
      <w:ins w:id="390" w:author="Asus oke" w:date="2024-10-24T22:03:00Z" w16du:dateUtc="2024-10-24T15:03:00Z">
        <w:r>
          <w:rPr>
            <w:rFonts w:ascii="Times New Roman" w:hAnsi="Times New Roman"/>
            <w:sz w:val="24"/>
            <w:szCs w:val="24"/>
            <w:lang w:val="en-US"/>
          </w:rPr>
          <w:t>Pearson.</w:t>
        </w:r>
      </w:ins>
    </w:p>
    <w:p w14:paraId="5DFE9654" w14:textId="77777777" w:rsidR="002A33FE" w:rsidRDefault="002A33FE">
      <w:pPr>
        <w:ind w:left="720" w:hanging="720"/>
        <w:jc w:val="both"/>
        <w:rPr>
          <w:ins w:id="391" w:author="Asus oke" w:date="2024-10-24T22:03:00Z" w16du:dateUtc="2024-10-24T15:03:00Z"/>
          <w:rFonts w:ascii="Times New Roman" w:hAnsi="Times New Roman"/>
          <w:sz w:val="24"/>
          <w:szCs w:val="24"/>
          <w:lang w:val="en-US"/>
        </w:rPr>
      </w:pPr>
    </w:p>
    <w:p w14:paraId="36559131" w14:textId="290B4F9F" w:rsidR="002A33FE" w:rsidRPr="00464F48" w:rsidRDefault="002A33FE">
      <w:pPr>
        <w:ind w:left="720" w:hanging="720"/>
        <w:jc w:val="both"/>
        <w:rPr>
          <w:rFonts w:ascii="Times New Roman" w:hAnsi="Times New Roman"/>
          <w:sz w:val="24"/>
          <w:szCs w:val="24"/>
          <w:lang w:val="en-US"/>
        </w:rPr>
      </w:pPr>
      <w:ins w:id="392" w:author="Asus oke" w:date="2024-10-24T22:03:00Z" w16du:dateUtc="2024-10-24T15:03:00Z">
        <w:r>
          <w:rPr>
            <w:rFonts w:ascii="Times New Roman" w:hAnsi="Times New Roman"/>
            <w:sz w:val="24"/>
            <w:szCs w:val="24"/>
            <w:lang w:val="en-US"/>
          </w:rPr>
          <w:t>Sari, Y. L. (202</w:t>
        </w:r>
      </w:ins>
      <w:ins w:id="393" w:author="Asus oke" w:date="2024-10-24T22:04:00Z" w16du:dateUtc="2024-10-24T15:04:00Z">
        <w:r>
          <w:rPr>
            <w:rFonts w:ascii="Times New Roman" w:hAnsi="Times New Roman"/>
            <w:sz w:val="24"/>
            <w:szCs w:val="24"/>
            <w:lang w:val="en-US"/>
          </w:rPr>
          <w:t xml:space="preserve">3). </w:t>
        </w:r>
        <w:r>
          <w:rPr>
            <w:rFonts w:ascii="Times New Roman" w:hAnsi="Times New Roman"/>
            <w:i/>
            <w:iCs/>
            <w:sz w:val="24"/>
            <w:szCs w:val="24"/>
            <w:lang w:val="en-US"/>
          </w:rPr>
          <w:t>Sources of EFL students' listening comprehension difficulties SMAN I Rambang.</w:t>
        </w:r>
      </w:ins>
      <w:ins w:id="394" w:author="Asus oke" w:date="2024-10-24T22:05:00Z" w16du:dateUtc="2024-10-24T15:05:00Z">
        <w:r w:rsidR="00464F48">
          <w:rPr>
            <w:rFonts w:ascii="Times New Roman" w:hAnsi="Times New Roman"/>
            <w:i/>
            <w:iCs/>
            <w:sz w:val="24"/>
            <w:szCs w:val="24"/>
            <w:lang w:val="en-US"/>
          </w:rPr>
          <w:t xml:space="preserve"> </w:t>
        </w:r>
        <w:r w:rsidR="00464F48">
          <w:rPr>
            <w:rFonts w:ascii="Times New Roman" w:hAnsi="Times New Roman"/>
            <w:sz w:val="24"/>
            <w:szCs w:val="24"/>
            <w:lang w:val="en-US"/>
          </w:rPr>
          <w:t>[Undergraduate Thesis]. Islamic State University</w:t>
        </w:r>
      </w:ins>
      <w:ins w:id="395" w:author="Asus oke" w:date="2024-10-24T22:11:00Z" w16du:dateUtc="2024-10-24T15:11:00Z">
        <w:r w:rsidR="00464F48">
          <w:rPr>
            <w:rFonts w:ascii="Times New Roman" w:hAnsi="Times New Roman"/>
            <w:sz w:val="24"/>
            <w:szCs w:val="24"/>
            <w:lang w:val="en-US"/>
          </w:rPr>
          <w:t xml:space="preserve"> of Raden Fatah Palembang. </w:t>
        </w:r>
      </w:ins>
    </w:p>
    <w:p w14:paraId="55E68EA6" w14:textId="77777777" w:rsidR="003D0D76" w:rsidRDefault="00000000">
      <w:pPr>
        <w:jc w:val="both"/>
        <w:rPr>
          <w:rFonts w:ascii="Times New Roman" w:hAnsi="Times New Roman"/>
          <w:sz w:val="24"/>
          <w:szCs w:val="24"/>
          <w:lang w:val="en-US"/>
        </w:rPr>
      </w:pPr>
      <w:r>
        <w:rPr>
          <w:rFonts w:ascii="Times New Roman" w:hAnsi="Times New Roman"/>
          <w:sz w:val="24"/>
          <w:szCs w:val="24"/>
        </w:rPr>
        <w:fldChar w:fldCharType="end"/>
      </w:r>
    </w:p>
    <w:bookmarkEnd w:id="323"/>
    <w:bookmarkEnd w:id="324"/>
    <w:p w14:paraId="08FB6640" w14:textId="77777777" w:rsidR="003D0D76" w:rsidRDefault="00000000">
      <w:pPr>
        <w:jc w:val="both"/>
        <w:rPr>
          <w:rFonts w:ascii="Times New Roman" w:hAnsi="Times New Roman"/>
          <w:sz w:val="24"/>
          <w:szCs w:val="24"/>
          <w:lang w:val="en-US"/>
        </w:rPr>
      </w:pPr>
      <w:r>
        <w:rPr>
          <w:rFonts w:ascii="Times New Roman" w:hAnsi="Times New Roman"/>
          <w:sz w:val="24"/>
          <w:szCs w:val="24"/>
        </w:rPr>
        <w:fldChar w:fldCharType="end"/>
      </w:r>
      <w:r>
        <w:rPr>
          <w:rFonts w:ascii="Times New Roman" w:hAnsi="Times New Roman"/>
          <w:sz w:val="24"/>
          <w:szCs w:val="24"/>
          <w:lang w:val="en-US"/>
        </w:rPr>
        <w:t xml:space="preserve"> </w:t>
      </w:r>
    </w:p>
    <w:p w14:paraId="2F8E66F7" w14:textId="77777777" w:rsidR="003D0D76" w:rsidRDefault="003D0D76">
      <w:pPr>
        <w:jc w:val="both"/>
        <w:rPr>
          <w:rFonts w:ascii="Times New Roman" w:hAnsi="Times New Roman"/>
          <w:sz w:val="24"/>
          <w:szCs w:val="24"/>
        </w:rPr>
      </w:pPr>
    </w:p>
    <w:p w14:paraId="0510D0AD" w14:textId="77777777" w:rsidR="003D0D76" w:rsidRDefault="003D0D76">
      <w:pPr>
        <w:ind w:left="709" w:hanging="709"/>
        <w:jc w:val="both"/>
        <w:outlineLvl w:val="0"/>
        <w:rPr>
          <w:rFonts w:ascii="Times New Roman" w:hAnsi="Times New Roman"/>
          <w:sz w:val="24"/>
          <w:szCs w:val="24"/>
        </w:rPr>
      </w:pPr>
    </w:p>
    <w:p w14:paraId="71222023" w14:textId="77777777" w:rsidR="003D0D76" w:rsidRDefault="003D0D76">
      <w:pPr>
        <w:jc w:val="both"/>
        <w:rPr>
          <w:rFonts w:ascii="Times New Roman" w:hAnsi="Times New Roman"/>
          <w:sz w:val="24"/>
          <w:szCs w:val="24"/>
        </w:rPr>
      </w:pPr>
    </w:p>
    <w:p w14:paraId="4537CDC2" w14:textId="77777777" w:rsidR="003D0D76" w:rsidRDefault="003D0D76">
      <w:pPr>
        <w:pStyle w:val="E-JOURNALHeading1"/>
        <w:spacing w:before="0" w:after="0"/>
        <w:contextualSpacing/>
        <w:jc w:val="both"/>
        <w:rPr>
          <w:sz w:val="24"/>
          <w:szCs w:val="24"/>
          <w:lang w:val="id-ID"/>
        </w:rPr>
      </w:pPr>
    </w:p>
    <w:sectPr w:rsidR="003D0D76">
      <w:headerReference w:type="even" r:id="rId16"/>
      <w:headerReference w:type="default" r:id="rId17"/>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 w:author="Author" w:date="2024-09-23T17:50:00Z" w:initials="A">
    <w:p w14:paraId="0B886F54" w14:textId="77777777" w:rsidR="003D0D76" w:rsidRDefault="00000000">
      <w:pPr>
        <w:pStyle w:val="CommentText"/>
      </w:pPr>
      <w:r>
        <w:t>Please elaborate the aspects measured.</w:t>
      </w:r>
    </w:p>
  </w:comment>
  <w:comment w:id="18" w:author="Author" w:date="2024-09-23T17:52:00Z" w:initials="A">
    <w:p w14:paraId="43822183" w14:textId="77777777" w:rsidR="003D0D76" w:rsidRDefault="00000000">
      <w:pPr>
        <w:pStyle w:val="CommentText"/>
      </w:pPr>
      <w:r>
        <w:t>Please avoid providing a quotation in the abstract, You can explain in general the data analysis processes that have been through</w:t>
      </w:r>
    </w:p>
  </w:comment>
  <w:comment w:id="28" w:author="Author" w:date="2024-09-23T17:29:00Z" w:initials="A">
    <w:p w14:paraId="031806A2" w14:textId="77777777" w:rsidR="003D0D76" w:rsidRDefault="00000000">
      <w:pPr>
        <w:pStyle w:val="CommentText"/>
      </w:pPr>
      <w:r>
        <w:t>Add more keywords. It should be 3 to 5 keywords.</w:t>
      </w:r>
    </w:p>
  </w:comment>
  <w:comment w:id="58" w:author="Author" w:date="2024-10-19T13:04:00Z" w:initials="A">
    <w:p w14:paraId="61D038A8" w14:textId="77777777" w:rsidR="003D0D76" w:rsidRDefault="00000000">
      <w:pPr>
        <w:pStyle w:val="CommentText"/>
      </w:pPr>
      <w:r>
        <w:t>Strengthen this idea with some supporting details. Why?</w:t>
      </w:r>
    </w:p>
  </w:comment>
  <w:comment w:id="70" w:author="Author" w:date="2024-10-19T13:07:00Z" w:initials="A">
    <w:p w14:paraId="6CDD68C2" w14:textId="77777777" w:rsidR="003D0D76" w:rsidRDefault="00000000">
      <w:pPr>
        <w:pStyle w:val="CommentText"/>
      </w:pPr>
      <w:r>
        <w:annotationRef/>
      </w:r>
    </w:p>
  </w:comment>
  <w:comment w:id="71" w:author="Author" w:date="2024-10-19T13:08:00Z" w:initials="A">
    <w:p w14:paraId="40217528" w14:textId="1C6963DD" w:rsidR="003D0D76" w:rsidRDefault="00000000">
      <w:pPr>
        <w:pStyle w:val="CommentText"/>
      </w:pPr>
      <w:r>
        <w:t>t</w:t>
      </w:r>
    </w:p>
  </w:comment>
  <w:comment w:id="86" w:author="Author" w:date="2024-10-20T13:51:00Z" w:initials="A">
    <w:p w14:paraId="44400E97" w14:textId="77777777" w:rsidR="003D0D76" w:rsidRDefault="00000000">
      <w:pPr>
        <w:pStyle w:val="CommentText"/>
      </w:pPr>
      <w:r>
        <w:t>Who says so? Support your claim with expert judgements or other researchers' findings</w:t>
      </w:r>
    </w:p>
  </w:comment>
  <w:comment w:id="93" w:author="Author" w:date="2024-10-20T13:56:00Z" w:initials="A">
    <w:p w14:paraId="224A7298" w14:textId="77777777" w:rsidR="003D0D76" w:rsidRDefault="00000000">
      <w:pPr>
        <w:pStyle w:val="CommentText"/>
      </w:pPr>
      <w:r>
        <w:t xml:space="preserve">Please provide some research based evidences to claim this point. </w:t>
      </w:r>
    </w:p>
  </w:comment>
  <w:comment w:id="145" w:author="Author" w:date="2024-10-20T14:02:00Z" w:initials="A">
    <w:p w14:paraId="41CA28F9" w14:textId="77777777" w:rsidR="003D0D76" w:rsidRDefault="00000000">
      <w:pPr>
        <w:pStyle w:val="CommentText"/>
      </w:pPr>
      <w:r>
        <w:t>Please review some previous research investigating teaching problems of listening skills. You can also identify some factors causing the teaching problems.</w:t>
      </w:r>
    </w:p>
  </w:comment>
  <w:comment w:id="173" w:author="Author" w:date="2024-10-20T14:07:00Z" w:initials="A">
    <w:p w14:paraId="0C3E662A" w14:textId="451F81DE" w:rsidR="003D0D76" w:rsidRDefault="00000000">
      <w:pPr>
        <w:pStyle w:val="CommentText"/>
      </w:pPr>
      <w:r>
        <w:t>Move this part to the earlier of your research objective tatement.</w:t>
      </w:r>
    </w:p>
  </w:comment>
  <w:comment w:id="227" w:author="Author" w:date="2024-10-20T14:20:00Z" w:initials="A">
    <w:p w14:paraId="493A0158" w14:textId="77777777" w:rsidR="003D0D76" w:rsidRDefault="00000000">
      <w:pPr>
        <w:pStyle w:val="CommentText"/>
      </w:pPr>
      <w:r>
        <w:t>Mention the number of questions and what indicators were measured to identify the problems.</w:t>
      </w:r>
    </w:p>
  </w:comment>
  <w:comment w:id="233" w:author="Author" w:date="2024-10-20T14:21:00Z" w:initials="A">
    <w:p w14:paraId="40C92477" w14:textId="77777777" w:rsidR="003D0D76" w:rsidRDefault="00000000">
      <w:pPr>
        <w:pStyle w:val="CommentText"/>
      </w:pPr>
      <w:r>
        <w:t>Elaborate more</w:t>
      </w:r>
    </w:p>
  </w:comment>
  <w:comment w:id="237" w:author="Author" w:date="2024-10-20T14:22:00Z" w:initials="A">
    <w:p w14:paraId="7DD44DA2" w14:textId="77777777" w:rsidR="003D0D76" w:rsidRDefault="00000000">
      <w:pPr>
        <w:pStyle w:val="CommentText"/>
      </w:pPr>
      <w:r>
        <w:t>Explain more the procedures.</w:t>
      </w:r>
    </w:p>
  </w:comment>
  <w:comment w:id="257" w:author="Author" w:date="2024-10-20T14:31:00Z" w:initials="A">
    <w:p w14:paraId="1882347B" w14:textId="77777777" w:rsidR="003D0D76" w:rsidRDefault="00000000">
      <w:pPr>
        <w:pStyle w:val="CommentText"/>
      </w:pPr>
      <w:r>
        <w:t>nine</w:t>
      </w:r>
    </w:p>
  </w:comment>
  <w:comment w:id="263" w:author="Author" w:date="2024-10-20T14:39:00Z" w:initials="A">
    <w:p w14:paraId="70FB7B67" w14:textId="77777777" w:rsidR="003D0D76" w:rsidRDefault="00000000">
      <w:pPr>
        <w:pStyle w:val="CommentText"/>
      </w:pPr>
      <w:r>
        <w:t>Did you find the main cause of this problem? If yes, please explore more.</w:t>
      </w:r>
    </w:p>
  </w:comment>
  <w:comment w:id="321" w:author="Author" w:date="2024-09-23T17:56:00Z" w:initials="A">
    <w:p w14:paraId="44FB13E1" w14:textId="77777777" w:rsidR="003D0D76" w:rsidRDefault="00000000">
      <w:pPr>
        <w:pStyle w:val="CommentText"/>
      </w:pPr>
      <w:r>
        <w:t>Please add two or more sources from Didascein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886F54" w15:done="0"/>
  <w15:commentEx w15:paraId="43822183" w15:done="0"/>
  <w15:commentEx w15:paraId="031806A2" w15:done="0"/>
  <w15:commentEx w15:paraId="61D038A8" w15:done="0"/>
  <w15:commentEx w15:paraId="6CDD68C2" w15:done="0"/>
  <w15:commentEx w15:paraId="40217528" w15:done="0"/>
  <w15:commentEx w15:paraId="44400E97" w15:done="0"/>
  <w15:commentEx w15:paraId="224A7298" w15:done="0"/>
  <w15:commentEx w15:paraId="41CA28F9" w15:done="0"/>
  <w15:commentEx w15:paraId="0C3E662A" w15:done="0"/>
  <w15:commentEx w15:paraId="493A0158" w15:done="0"/>
  <w15:commentEx w15:paraId="40C92477" w15:done="0"/>
  <w15:commentEx w15:paraId="7DD44DA2" w15:done="0"/>
  <w15:commentEx w15:paraId="1882347B" w15:done="0"/>
  <w15:commentEx w15:paraId="70FB7B67" w15:done="0"/>
  <w15:commentEx w15:paraId="44FB13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886F54" w16cid:durableId="4718A235"/>
  <w16cid:commentId w16cid:paraId="43822183" w16cid:durableId="6376177F"/>
  <w16cid:commentId w16cid:paraId="031806A2" w16cid:durableId="55B52585"/>
  <w16cid:commentId w16cid:paraId="61D038A8" w16cid:durableId="646513DA"/>
  <w16cid:commentId w16cid:paraId="6CDD68C2" w16cid:durableId="348F45B5"/>
  <w16cid:commentId w16cid:paraId="40217528" w16cid:durableId="277F090B"/>
  <w16cid:commentId w16cid:paraId="44400E97" w16cid:durableId="461ECAED"/>
  <w16cid:commentId w16cid:paraId="224A7298" w16cid:durableId="1B8736A3"/>
  <w16cid:commentId w16cid:paraId="41CA28F9" w16cid:durableId="1747A8D1"/>
  <w16cid:commentId w16cid:paraId="0C3E662A" w16cid:durableId="00FA2D4C"/>
  <w16cid:commentId w16cid:paraId="493A0158" w16cid:durableId="0E385404"/>
  <w16cid:commentId w16cid:paraId="40C92477" w16cid:durableId="3168C124"/>
  <w16cid:commentId w16cid:paraId="7DD44DA2" w16cid:durableId="4563C8EE"/>
  <w16cid:commentId w16cid:paraId="1882347B" w16cid:durableId="25CA3DD7"/>
  <w16cid:commentId w16cid:paraId="70FB7B67" w16cid:durableId="3B49E107"/>
  <w16cid:commentId w16cid:paraId="44FB13E1" w16cid:durableId="696F26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C0FE9" w14:textId="77777777" w:rsidR="00AE3556" w:rsidRDefault="00AE3556">
      <w:r>
        <w:separator/>
      </w:r>
    </w:p>
  </w:endnote>
  <w:endnote w:type="continuationSeparator" w:id="0">
    <w:p w14:paraId="71C0C307" w14:textId="77777777" w:rsidR="00AE3556" w:rsidRDefault="00AE3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AutoText"/>
      </w:docPartObj>
    </w:sdtPr>
    <w:sdtContent>
      <w:p w14:paraId="6F595D9D" w14:textId="77777777" w:rsidR="003D0D76" w:rsidRDefault="00000000">
        <w:pPr>
          <w:pStyle w:val="Footer"/>
          <w:jc w:val="right"/>
        </w:pPr>
        <w:r>
          <w:fldChar w:fldCharType="begin"/>
        </w:r>
        <w:r>
          <w:instrText xml:space="preserve"> PAGE   \* MERGEFORMAT </w:instrText>
        </w:r>
        <w:r>
          <w:fldChar w:fldCharType="separate"/>
        </w:r>
        <w:r>
          <w:t>3</w:t>
        </w:r>
        <w:r>
          <w:fldChar w:fldCharType="end"/>
        </w:r>
      </w:p>
    </w:sdtContent>
  </w:sdt>
  <w:p w14:paraId="526942E6" w14:textId="77777777" w:rsidR="003D0D76" w:rsidRDefault="003D0D76">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DFE97" w14:textId="77777777" w:rsidR="00AE3556" w:rsidRDefault="00AE3556">
      <w:r>
        <w:separator/>
      </w:r>
    </w:p>
  </w:footnote>
  <w:footnote w:type="continuationSeparator" w:id="0">
    <w:p w14:paraId="4927D39A" w14:textId="77777777" w:rsidR="00AE3556" w:rsidRDefault="00AE3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3960B" w14:textId="77777777" w:rsidR="003D0D76"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34901C2F" w14:textId="77777777" w:rsidR="003D0D76"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0288" behindDoc="0" locked="0" layoutInCell="1" allowOverlap="1" wp14:anchorId="60486018" wp14:editId="539B6B95">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7530126C"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BBDB9" w14:textId="77777777" w:rsidR="003D0D76" w:rsidRDefault="003D0D76">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4192B" w14:textId="77777777" w:rsidR="003D0D76"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7F664389" w14:textId="77777777" w:rsidR="003D0D76"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0C7B1E6E" wp14:editId="6A4B19A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06A09D74"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us oke">
    <w15:presenceInfo w15:providerId="Windows Live" w15:userId="86a6faca3a9f2b33"/>
  </w15:person>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307A1"/>
    <w:rsid w:val="00055654"/>
    <w:rsid w:val="000D7C53"/>
    <w:rsid w:val="000F3E94"/>
    <w:rsid w:val="000F6105"/>
    <w:rsid w:val="001174A6"/>
    <w:rsid w:val="001337AC"/>
    <w:rsid w:val="00146FDE"/>
    <w:rsid w:val="00161925"/>
    <w:rsid w:val="001B5E4C"/>
    <w:rsid w:val="001C4D36"/>
    <w:rsid w:val="001C7A23"/>
    <w:rsid w:val="001D3439"/>
    <w:rsid w:val="001F49FA"/>
    <w:rsid w:val="00205D15"/>
    <w:rsid w:val="00214FF2"/>
    <w:rsid w:val="002476E3"/>
    <w:rsid w:val="00253037"/>
    <w:rsid w:val="002A33FE"/>
    <w:rsid w:val="002B29CF"/>
    <w:rsid w:val="002E7696"/>
    <w:rsid w:val="00325D5D"/>
    <w:rsid w:val="003550A1"/>
    <w:rsid w:val="00356C74"/>
    <w:rsid w:val="00362B06"/>
    <w:rsid w:val="00367F6F"/>
    <w:rsid w:val="00383DB7"/>
    <w:rsid w:val="00397A52"/>
    <w:rsid w:val="003D0D76"/>
    <w:rsid w:val="003E7B1E"/>
    <w:rsid w:val="003F4CD2"/>
    <w:rsid w:val="003F7A9E"/>
    <w:rsid w:val="0040649A"/>
    <w:rsid w:val="00426C2A"/>
    <w:rsid w:val="00431AFA"/>
    <w:rsid w:val="00454ABC"/>
    <w:rsid w:val="00456F31"/>
    <w:rsid w:val="00462988"/>
    <w:rsid w:val="00464F48"/>
    <w:rsid w:val="00475E20"/>
    <w:rsid w:val="00480944"/>
    <w:rsid w:val="004A0A1D"/>
    <w:rsid w:val="004B50F8"/>
    <w:rsid w:val="004E24DE"/>
    <w:rsid w:val="004F5551"/>
    <w:rsid w:val="00502F05"/>
    <w:rsid w:val="005126D3"/>
    <w:rsid w:val="0052149F"/>
    <w:rsid w:val="00526A6D"/>
    <w:rsid w:val="00585E73"/>
    <w:rsid w:val="00594560"/>
    <w:rsid w:val="005B50C1"/>
    <w:rsid w:val="005C61C5"/>
    <w:rsid w:val="005E1B2B"/>
    <w:rsid w:val="006251A3"/>
    <w:rsid w:val="006426EF"/>
    <w:rsid w:val="0066242B"/>
    <w:rsid w:val="00673E74"/>
    <w:rsid w:val="00677FF9"/>
    <w:rsid w:val="00682FAF"/>
    <w:rsid w:val="00683492"/>
    <w:rsid w:val="006838EA"/>
    <w:rsid w:val="006C23EB"/>
    <w:rsid w:val="0070516B"/>
    <w:rsid w:val="007077DF"/>
    <w:rsid w:val="007473B2"/>
    <w:rsid w:val="007526CD"/>
    <w:rsid w:val="00763467"/>
    <w:rsid w:val="007A092F"/>
    <w:rsid w:val="007A3AFF"/>
    <w:rsid w:val="008042D6"/>
    <w:rsid w:val="00821842"/>
    <w:rsid w:val="0087185A"/>
    <w:rsid w:val="00885B4C"/>
    <w:rsid w:val="008E1F35"/>
    <w:rsid w:val="008F2D57"/>
    <w:rsid w:val="00905905"/>
    <w:rsid w:val="009309B8"/>
    <w:rsid w:val="009410B7"/>
    <w:rsid w:val="009A2257"/>
    <w:rsid w:val="009D0EC5"/>
    <w:rsid w:val="009E0C34"/>
    <w:rsid w:val="009E6F2A"/>
    <w:rsid w:val="00A0331E"/>
    <w:rsid w:val="00A21B66"/>
    <w:rsid w:val="00A228E8"/>
    <w:rsid w:val="00A536EC"/>
    <w:rsid w:val="00A553D1"/>
    <w:rsid w:val="00A863FB"/>
    <w:rsid w:val="00A94503"/>
    <w:rsid w:val="00AE3556"/>
    <w:rsid w:val="00AF0FC7"/>
    <w:rsid w:val="00B07481"/>
    <w:rsid w:val="00B11FDB"/>
    <w:rsid w:val="00B8659F"/>
    <w:rsid w:val="00B92EF3"/>
    <w:rsid w:val="00B943B7"/>
    <w:rsid w:val="00BF3A04"/>
    <w:rsid w:val="00C126CA"/>
    <w:rsid w:val="00C93742"/>
    <w:rsid w:val="00CA62FC"/>
    <w:rsid w:val="00CE64D6"/>
    <w:rsid w:val="00CF76AC"/>
    <w:rsid w:val="00D003BB"/>
    <w:rsid w:val="00D02066"/>
    <w:rsid w:val="00D07BD8"/>
    <w:rsid w:val="00D13C97"/>
    <w:rsid w:val="00D47B20"/>
    <w:rsid w:val="00D535FB"/>
    <w:rsid w:val="00D61709"/>
    <w:rsid w:val="00D74D6D"/>
    <w:rsid w:val="00D848F1"/>
    <w:rsid w:val="00D92B81"/>
    <w:rsid w:val="00DA11C1"/>
    <w:rsid w:val="00DD0E1B"/>
    <w:rsid w:val="00DD1135"/>
    <w:rsid w:val="00DE2959"/>
    <w:rsid w:val="00DF4413"/>
    <w:rsid w:val="00DF71F9"/>
    <w:rsid w:val="00E101D2"/>
    <w:rsid w:val="00E23CC4"/>
    <w:rsid w:val="00E351FF"/>
    <w:rsid w:val="00E43E26"/>
    <w:rsid w:val="00E43FB1"/>
    <w:rsid w:val="00E47B02"/>
    <w:rsid w:val="00E905FF"/>
    <w:rsid w:val="00EE7AFA"/>
    <w:rsid w:val="00EF1BAC"/>
    <w:rsid w:val="00F03B90"/>
    <w:rsid w:val="00F06EB3"/>
    <w:rsid w:val="00F367FE"/>
    <w:rsid w:val="00F54814"/>
    <w:rsid w:val="00F6370C"/>
    <w:rsid w:val="00F658B4"/>
    <w:rsid w:val="00F867FA"/>
    <w:rsid w:val="00F9537D"/>
    <w:rsid w:val="00FB47D6"/>
    <w:rsid w:val="00FE2C8D"/>
    <w:rsid w:val="50824561"/>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286084"/>
  <w15:docId w15:val="{EEAD1A08-7EFA-4B21-AEFF-44E3B9B6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lsdException w:name="Body Text Indent 3" w:uiPriority="0" w:qFormat="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qFormat/>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qFormat/>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qForma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qFormat/>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qFormat/>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qFormat/>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qForma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Times New Roman" w:hAnsi="Times New Roman"/>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rPr>
      <w:sz w:val="22"/>
      <w:szCs w:val="22"/>
      <w:lang w:val="id-ID" w:eastAsia="en-US"/>
    </w:rPr>
  </w:style>
  <w:style w:type="paragraph" w:styleId="Revision">
    <w:name w:val="Revision"/>
    <w:hidden/>
    <w:uiPriority w:val="99"/>
    <w:unhideWhenUsed/>
    <w:rsid w:val="00B92EF3"/>
    <w:rPr>
      <w:sz w:val="22"/>
      <w:szCs w:val="22"/>
      <w:lang w:val="id-ID" w:eastAsia="en-US"/>
    </w:rPr>
  </w:style>
  <w:style w:type="character" w:styleId="UnresolvedMention">
    <w:name w:val="Unresolved Mention"/>
    <w:basedOn w:val="DefaultParagraphFont"/>
    <w:uiPriority w:val="99"/>
    <w:semiHidden/>
    <w:unhideWhenUsed/>
    <w:rsid w:val="006C2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3127">
      <w:bodyDiv w:val="1"/>
      <w:marLeft w:val="0"/>
      <w:marRight w:val="0"/>
      <w:marTop w:val="0"/>
      <w:marBottom w:val="0"/>
      <w:divBdr>
        <w:top w:val="none" w:sz="0" w:space="0" w:color="auto"/>
        <w:left w:val="none" w:sz="0" w:space="0" w:color="auto"/>
        <w:bottom w:val="none" w:sz="0" w:space="0" w:color="auto"/>
        <w:right w:val="none" w:sz="0" w:space="0" w:color="auto"/>
      </w:divBdr>
    </w:div>
    <w:div w:id="27150453">
      <w:bodyDiv w:val="1"/>
      <w:marLeft w:val="0"/>
      <w:marRight w:val="0"/>
      <w:marTop w:val="0"/>
      <w:marBottom w:val="0"/>
      <w:divBdr>
        <w:top w:val="none" w:sz="0" w:space="0" w:color="auto"/>
        <w:left w:val="none" w:sz="0" w:space="0" w:color="auto"/>
        <w:bottom w:val="none" w:sz="0" w:space="0" w:color="auto"/>
        <w:right w:val="none" w:sz="0" w:space="0" w:color="auto"/>
      </w:divBdr>
    </w:div>
    <w:div w:id="32116846">
      <w:bodyDiv w:val="1"/>
      <w:marLeft w:val="0"/>
      <w:marRight w:val="0"/>
      <w:marTop w:val="0"/>
      <w:marBottom w:val="0"/>
      <w:divBdr>
        <w:top w:val="none" w:sz="0" w:space="0" w:color="auto"/>
        <w:left w:val="none" w:sz="0" w:space="0" w:color="auto"/>
        <w:bottom w:val="none" w:sz="0" w:space="0" w:color="auto"/>
        <w:right w:val="none" w:sz="0" w:space="0" w:color="auto"/>
      </w:divBdr>
    </w:div>
    <w:div w:id="345912006">
      <w:bodyDiv w:val="1"/>
      <w:marLeft w:val="0"/>
      <w:marRight w:val="0"/>
      <w:marTop w:val="0"/>
      <w:marBottom w:val="0"/>
      <w:divBdr>
        <w:top w:val="none" w:sz="0" w:space="0" w:color="auto"/>
        <w:left w:val="none" w:sz="0" w:space="0" w:color="auto"/>
        <w:bottom w:val="none" w:sz="0" w:space="0" w:color="auto"/>
        <w:right w:val="none" w:sz="0" w:space="0" w:color="auto"/>
      </w:divBdr>
    </w:div>
    <w:div w:id="346905264">
      <w:bodyDiv w:val="1"/>
      <w:marLeft w:val="0"/>
      <w:marRight w:val="0"/>
      <w:marTop w:val="0"/>
      <w:marBottom w:val="0"/>
      <w:divBdr>
        <w:top w:val="none" w:sz="0" w:space="0" w:color="auto"/>
        <w:left w:val="none" w:sz="0" w:space="0" w:color="auto"/>
        <w:bottom w:val="none" w:sz="0" w:space="0" w:color="auto"/>
        <w:right w:val="none" w:sz="0" w:space="0" w:color="auto"/>
      </w:divBdr>
    </w:div>
    <w:div w:id="357855859">
      <w:bodyDiv w:val="1"/>
      <w:marLeft w:val="0"/>
      <w:marRight w:val="0"/>
      <w:marTop w:val="0"/>
      <w:marBottom w:val="0"/>
      <w:divBdr>
        <w:top w:val="none" w:sz="0" w:space="0" w:color="auto"/>
        <w:left w:val="none" w:sz="0" w:space="0" w:color="auto"/>
        <w:bottom w:val="none" w:sz="0" w:space="0" w:color="auto"/>
        <w:right w:val="none" w:sz="0" w:space="0" w:color="auto"/>
      </w:divBdr>
    </w:div>
    <w:div w:id="396821819">
      <w:bodyDiv w:val="1"/>
      <w:marLeft w:val="0"/>
      <w:marRight w:val="0"/>
      <w:marTop w:val="0"/>
      <w:marBottom w:val="0"/>
      <w:divBdr>
        <w:top w:val="none" w:sz="0" w:space="0" w:color="auto"/>
        <w:left w:val="none" w:sz="0" w:space="0" w:color="auto"/>
        <w:bottom w:val="none" w:sz="0" w:space="0" w:color="auto"/>
        <w:right w:val="none" w:sz="0" w:space="0" w:color="auto"/>
      </w:divBdr>
    </w:div>
    <w:div w:id="467433194">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70434766">
      <w:bodyDiv w:val="1"/>
      <w:marLeft w:val="0"/>
      <w:marRight w:val="0"/>
      <w:marTop w:val="0"/>
      <w:marBottom w:val="0"/>
      <w:divBdr>
        <w:top w:val="none" w:sz="0" w:space="0" w:color="auto"/>
        <w:left w:val="none" w:sz="0" w:space="0" w:color="auto"/>
        <w:bottom w:val="none" w:sz="0" w:space="0" w:color="auto"/>
        <w:right w:val="none" w:sz="0" w:space="0" w:color="auto"/>
      </w:divBdr>
    </w:div>
    <w:div w:id="580529736">
      <w:bodyDiv w:val="1"/>
      <w:marLeft w:val="0"/>
      <w:marRight w:val="0"/>
      <w:marTop w:val="0"/>
      <w:marBottom w:val="0"/>
      <w:divBdr>
        <w:top w:val="none" w:sz="0" w:space="0" w:color="auto"/>
        <w:left w:val="none" w:sz="0" w:space="0" w:color="auto"/>
        <w:bottom w:val="none" w:sz="0" w:space="0" w:color="auto"/>
        <w:right w:val="none" w:sz="0" w:space="0" w:color="auto"/>
      </w:divBdr>
    </w:div>
    <w:div w:id="1114179617">
      <w:bodyDiv w:val="1"/>
      <w:marLeft w:val="0"/>
      <w:marRight w:val="0"/>
      <w:marTop w:val="0"/>
      <w:marBottom w:val="0"/>
      <w:divBdr>
        <w:top w:val="none" w:sz="0" w:space="0" w:color="auto"/>
        <w:left w:val="none" w:sz="0" w:space="0" w:color="auto"/>
        <w:bottom w:val="none" w:sz="0" w:space="0" w:color="auto"/>
        <w:right w:val="none" w:sz="0" w:space="0" w:color="auto"/>
      </w:divBdr>
    </w:div>
    <w:div w:id="1228610255">
      <w:bodyDiv w:val="1"/>
      <w:marLeft w:val="0"/>
      <w:marRight w:val="0"/>
      <w:marTop w:val="0"/>
      <w:marBottom w:val="0"/>
      <w:divBdr>
        <w:top w:val="none" w:sz="0" w:space="0" w:color="auto"/>
        <w:left w:val="none" w:sz="0" w:space="0" w:color="auto"/>
        <w:bottom w:val="none" w:sz="0" w:space="0" w:color="auto"/>
        <w:right w:val="none" w:sz="0" w:space="0" w:color="auto"/>
      </w:divBdr>
    </w:div>
    <w:div w:id="1234006843">
      <w:bodyDiv w:val="1"/>
      <w:marLeft w:val="0"/>
      <w:marRight w:val="0"/>
      <w:marTop w:val="0"/>
      <w:marBottom w:val="0"/>
      <w:divBdr>
        <w:top w:val="none" w:sz="0" w:space="0" w:color="auto"/>
        <w:left w:val="none" w:sz="0" w:space="0" w:color="auto"/>
        <w:bottom w:val="none" w:sz="0" w:space="0" w:color="auto"/>
        <w:right w:val="none" w:sz="0" w:space="0" w:color="auto"/>
      </w:divBdr>
    </w:div>
    <w:div w:id="1252353482">
      <w:bodyDiv w:val="1"/>
      <w:marLeft w:val="0"/>
      <w:marRight w:val="0"/>
      <w:marTop w:val="0"/>
      <w:marBottom w:val="0"/>
      <w:divBdr>
        <w:top w:val="none" w:sz="0" w:space="0" w:color="auto"/>
        <w:left w:val="none" w:sz="0" w:space="0" w:color="auto"/>
        <w:bottom w:val="none" w:sz="0" w:space="0" w:color="auto"/>
        <w:right w:val="none" w:sz="0" w:space="0" w:color="auto"/>
      </w:divBdr>
    </w:div>
    <w:div w:id="1328902519">
      <w:bodyDiv w:val="1"/>
      <w:marLeft w:val="0"/>
      <w:marRight w:val="0"/>
      <w:marTop w:val="0"/>
      <w:marBottom w:val="0"/>
      <w:divBdr>
        <w:top w:val="none" w:sz="0" w:space="0" w:color="auto"/>
        <w:left w:val="none" w:sz="0" w:space="0" w:color="auto"/>
        <w:bottom w:val="none" w:sz="0" w:space="0" w:color="auto"/>
        <w:right w:val="none" w:sz="0" w:space="0" w:color="auto"/>
      </w:divBdr>
    </w:div>
    <w:div w:id="1419059668">
      <w:bodyDiv w:val="1"/>
      <w:marLeft w:val="0"/>
      <w:marRight w:val="0"/>
      <w:marTop w:val="0"/>
      <w:marBottom w:val="0"/>
      <w:divBdr>
        <w:top w:val="none" w:sz="0" w:space="0" w:color="auto"/>
        <w:left w:val="none" w:sz="0" w:space="0" w:color="auto"/>
        <w:bottom w:val="none" w:sz="0" w:space="0" w:color="auto"/>
        <w:right w:val="none" w:sz="0" w:space="0" w:color="auto"/>
      </w:divBdr>
    </w:div>
    <w:div w:id="1526744716">
      <w:bodyDiv w:val="1"/>
      <w:marLeft w:val="0"/>
      <w:marRight w:val="0"/>
      <w:marTop w:val="0"/>
      <w:marBottom w:val="0"/>
      <w:divBdr>
        <w:top w:val="none" w:sz="0" w:space="0" w:color="auto"/>
        <w:left w:val="none" w:sz="0" w:space="0" w:color="auto"/>
        <w:bottom w:val="none" w:sz="0" w:space="0" w:color="auto"/>
        <w:right w:val="none" w:sz="0" w:space="0" w:color="auto"/>
      </w:divBdr>
    </w:div>
    <w:div w:id="1622229171">
      <w:bodyDiv w:val="1"/>
      <w:marLeft w:val="0"/>
      <w:marRight w:val="0"/>
      <w:marTop w:val="0"/>
      <w:marBottom w:val="0"/>
      <w:divBdr>
        <w:top w:val="none" w:sz="0" w:space="0" w:color="auto"/>
        <w:left w:val="none" w:sz="0" w:space="0" w:color="auto"/>
        <w:bottom w:val="none" w:sz="0" w:space="0" w:color="auto"/>
        <w:right w:val="none" w:sz="0" w:space="0" w:color="auto"/>
      </w:divBdr>
    </w:div>
    <w:div w:id="1664579993">
      <w:bodyDiv w:val="1"/>
      <w:marLeft w:val="0"/>
      <w:marRight w:val="0"/>
      <w:marTop w:val="0"/>
      <w:marBottom w:val="0"/>
      <w:divBdr>
        <w:top w:val="none" w:sz="0" w:space="0" w:color="auto"/>
        <w:left w:val="none" w:sz="0" w:space="0" w:color="auto"/>
        <w:bottom w:val="none" w:sz="0" w:space="0" w:color="auto"/>
        <w:right w:val="none" w:sz="0" w:space="0" w:color="auto"/>
      </w:divBdr>
    </w:div>
    <w:div w:id="1682120568">
      <w:bodyDiv w:val="1"/>
      <w:marLeft w:val="0"/>
      <w:marRight w:val="0"/>
      <w:marTop w:val="0"/>
      <w:marBottom w:val="0"/>
      <w:divBdr>
        <w:top w:val="none" w:sz="0" w:space="0" w:color="auto"/>
        <w:left w:val="none" w:sz="0" w:space="0" w:color="auto"/>
        <w:bottom w:val="none" w:sz="0" w:space="0" w:color="auto"/>
        <w:right w:val="none" w:sz="0" w:space="0" w:color="auto"/>
      </w:divBdr>
    </w:div>
    <w:div w:id="2048020898">
      <w:bodyDiv w:val="1"/>
      <w:marLeft w:val="0"/>
      <w:marRight w:val="0"/>
      <w:marTop w:val="0"/>
      <w:marBottom w:val="0"/>
      <w:divBdr>
        <w:top w:val="none" w:sz="0" w:space="0" w:color="auto"/>
        <w:left w:val="none" w:sz="0" w:space="0" w:color="auto"/>
        <w:bottom w:val="none" w:sz="0" w:space="0" w:color="auto"/>
        <w:right w:val="none" w:sz="0" w:space="0" w:color="auto"/>
      </w:divBdr>
    </w:div>
    <w:div w:id="2056076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dahwulandari2303@gmail.com1"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ijreeonline.com/article-1-22-en.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048F1D0-D75C-4571-814D-55F6975D8D4D}">
  <we:reference id="wa104380917" version="1.0.1.0" store="en-U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896D871-ADC7-4AC7-B701-6F46DA89732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15</Pages>
  <Words>8033</Words>
  <Characters>47074</Characters>
  <Application>Microsoft Office Word</Application>
  <DocSecurity>0</DocSecurity>
  <Lines>840</Lines>
  <Paragraphs>166</Paragraphs>
  <ScaleCrop>false</ScaleCrop>
  <HeadingPairs>
    <vt:vector size="2" baseType="variant">
      <vt:variant>
        <vt:lpstr>Title</vt:lpstr>
      </vt:variant>
      <vt:variant>
        <vt:i4>1</vt:i4>
      </vt:variant>
    </vt:vector>
  </HeadingPairs>
  <TitlesOfParts>
    <vt:vector size="1" baseType="lpstr">
      <vt:lpstr>Template Jurnal Didascein</vt:lpstr>
    </vt:vector>
  </TitlesOfParts>
  <Company/>
  <LinksUpToDate>false</LinksUpToDate>
  <CharactersWithSpaces>54941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Didascein</dc:title>
  <cp:lastModifiedBy>Asus oke</cp:lastModifiedBy>
  <cp:revision>19</cp:revision>
  <cp:lastPrinted>2024-08-12T10:34:00Z</cp:lastPrinted>
  <dcterms:created xsi:type="dcterms:W3CDTF">2019-11-26T08:44:00Z</dcterms:created>
  <dcterms:modified xsi:type="dcterms:W3CDTF">2024-10-24T15:14:00Z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fe1a2255b1d7c6c4191c904c30ccec84d7a9fda2c28b3e950bfce562532bf1a3</vt:lpwstr>
  </property>
  <property fmtid="{D5CDD505-2E9C-101B-9397-08002B2CF9AE}" pid="3" name="KSOProductBuildVer">
    <vt:lpwstr>1033-12.2.0.13472</vt:lpwstr>
  </property>
  <property fmtid="{D5CDD505-2E9C-101B-9397-08002B2CF9AE}" pid="4" name="ICV">
    <vt:lpwstr>30B14A7AF907413FAF422D165C648DAD_12</vt:lpwstr>
  </property>
</Properties>
</file>