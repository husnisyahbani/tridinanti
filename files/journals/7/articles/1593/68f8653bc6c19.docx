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6C0DB">
      <w:pPr>
        <w:pStyle w:val="66"/>
        <w:ind w:firstLine="0"/>
        <w:jc w:val="center"/>
        <w:rPr>
          <w:b/>
          <w:bCs/>
          <w:sz w:val="24"/>
          <w:szCs w:val="24"/>
        </w:rPr>
      </w:pPr>
      <w:commentRangeStart w:id="0"/>
      <w:r>
        <w:rPr>
          <w:b/>
          <w:bCs/>
          <w:sz w:val="24"/>
          <w:szCs w:val="24"/>
        </w:rPr>
        <w:t>CULTIVATING STUDENTS’ SPEAKING SKILLS THROUGH THE THREE-STEP INTERVIEW TECHNIQUE AT THE ELEVENTH GRADERS OF SMK PGRI 2 PALEMBANG</w:t>
      </w:r>
      <w:commentRangeEnd w:id="0"/>
      <w:r>
        <w:commentReference w:id="0"/>
      </w:r>
    </w:p>
    <w:p w14:paraId="751DE6FC">
      <w:pPr>
        <w:pStyle w:val="66"/>
      </w:pPr>
    </w:p>
    <w:p w14:paraId="371C4EDD">
      <w:pPr>
        <w:pStyle w:val="66"/>
        <w:ind w:left="567" w:right="424" w:firstLine="0"/>
        <w:rPr>
          <w:rFonts w:hint="default"/>
          <w:lang w:val="en-US"/>
        </w:rPr>
      </w:pPr>
      <w:r>
        <w:rPr>
          <w:b/>
          <w:bCs/>
        </w:rPr>
        <w:t>ABSTRACT:</w:t>
      </w:r>
      <w:r>
        <w:t xml:space="preserve"> This research was aimed to find out</w:t>
      </w:r>
      <w:ins w:id="0" w:author="gothicinspire" w:date="2025-10-21T20:43:51Z">
        <w:r>
          <w:rPr>
            <w:rFonts w:hint="default"/>
            <w:lang w:val="en-US"/>
          </w:rPr>
          <w:t>:</w:t>
        </w:r>
      </w:ins>
      <w:ins w:id="1" w:author="gothicinspire" w:date="2025-10-21T20:43:52Z">
        <w:r>
          <w:rPr>
            <w:rFonts w:hint="default"/>
            <w:lang w:val="en-US"/>
          </w:rPr>
          <w:t xml:space="preserve"> 1)</w:t>
        </w:r>
      </w:ins>
      <w:ins w:id="2" w:author="gothicinspire" w:date="2025-10-21T20:43:53Z">
        <w:r>
          <w:rPr>
            <w:rFonts w:hint="default"/>
            <w:lang w:val="en-US"/>
          </w:rPr>
          <w:t xml:space="preserve"> </w:t>
        </w:r>
      </w:ins>
      <w:ins w:id="3" w:author="gothicinspire" w:date="2025-10-21T20:43:59Z">
        <w:r>
          <w:rPr>
            <w:rFonts w:hint="default"/>
            <w:lang w:val="en-US"/>
          </w:rPr>
          <w:t xml:space="preserve">if </w:t>
        </w:r>
      </w:ins>
      <w:ins w:id="4" w:author="gothicinspire" w:date="2025-10-21T20:44:00Z">
        <w:r>
          <w:rPr>
            <w:rFonts w:hint="default"/>
            <w:lang w:val="en-US"/>
          </w:rPr>
          <w:t>the</w:t>
        </w:r>
      </w:ins>
      <w:ins w:id="5" w:author="gothicinspire" w:date="2025-10-21T20:44:01Z">
        <w:r>
          <w:rPr>
            <w:rFonts w:hint="default"/>
            <w:lang w:val="en-US"/>
          </w:rPr>
          <w:t xml:space="preserve">re </w:t>
        </w:r>
      </w:ins>
      <w:ins w:id="6" w:author="gothicinspire" w:date="2025-10-21T20:44:02Z">
        <w:r>
          <w:rPr>
            <w:rFonts w:hint="default"/>
            <w:lang w:val="en-US"/>
          </w:rPr>
          <w:t>was</w:t>
        </w:r>
      </w:ins>
      <w:ins w:id="7" w:author="gothicinspire" w:date="2025-10-21T20:44:03Z">
        <w:r>
          <w:rPr>
            <w:rFonts w:hint="default"/>
            <w:lang w:val="en-US"/>
          </w:rPr>
          <w:t xml:space="preserve"> a </w:t>
        </w:r>
      </w:ins>
      <w:ins w:id="8" w:author="gothicinspire" w:date="2025-10-21T20:44:04Z">
        <w:r>
          <w:rPr>
            <w:rFonts w:hint="default"/>
            <w:lang w:val="en-US"/>
          </w:rPr>
          <w:t>signi</w:t>
        </w:r>
      </w:ins>
      <w:ins w:id="9" w:author="gothicinspire" w:date="2025-10-21T20:44:05Z">
        <w:r>
          <w:rPr>
            <w:rFonts w:hint="default"/>
            <w:lang w:val="en-US"/>
          </w:rPr>
          <w:t>fica</w:t>
        </w:r>
      </w:ins>
      <w:ins w:id="10" w:author="gothicinspire" w:date="2025-10-21T20:44:06Z">
        <w:r>
          <w:rPr>
            <w:rFonts w:hint="default"/>
            <w:lang w:val="en-US"/>
          </w:rPr>
          <w:t>nt i</w:t>
        </w:r>
      </w:ins>
      <w:ins w:id="11" w:author="gothicinspire" w:date="2025-10-21T20:44:07Z">
        <w:r>
          <w:rPr>
            <w:rFonts w:hint="default"/>
            <w:lang w:val="en-US"/>
          </w:rPr>
          <w:t>m</w:t>
        </w:r>
      </w:ins>
      <w:ins w:id="12" w:author="gothicinspire" w:date="2025-10-21T20:44:10Z">
        <w:r>
          <w:rPr>
            <w:rFonts w:hint="default"/>
            <w:lang w:val="en-US"/>
          </w:rPr>
          <w:t>p</w:t>
        </w:r>
      </w:ins>
      <w:ins w:id="13" w:author="gothicinspire" w:date="2025-10-21T20:44:11Z">
        <w:r>
          <w:rPr>
            <w:rFonts w:hint="default"/>
            <w:lang w:val="en-US"/>
          </w:rPr>
          <w:t>rovem</w:t>
        </w:r>
      </w:ins>
      <w:ins w:id="14" w:author="gothicinspire" w:date="2025-10-21T20:44:12Z">
        <w:r>
          <w:rPr>
            <w:rFonts w:hint="default"/>
            <w:lang w:val="en-US"/>
          </w:rPr>
          <w:t>ent</w:t>
        </w:r>
      </w:ins>
      <w:ins w:id="15" w:author="gothicinspire" w:date="2025-10-21T20:44:13Z">
        <w:r>
          <w:rPr>
            <w:rFonts w:hint="default"/>
            <w:lang w:val="en-US"/>
          </w:rPr>
          <w:t xml:space="preserve"> </w:t>
        </w:r>
      </w:ins>
      <w:ins w:id="16" w:author="gothicinspire" w:date="2025-10-21T20:44:17Z">
        <w:r>
          <w:rPr>
            <w:rFonts w:hint="default"/>
            <w:lang w:val="en-US"/>
          </w:rPr>
          <w:t>i</w:t>
        </w:r>
      </w:ins>
      <w:ins w:id="17" w:author="gothicinspire" w:date="2025-10-21T20:44:18Z">
        <w:r>
          <w:rPr>
            <w:rFonts w:hint="default"/>
            <w:lang w:val="en-US"/>
          </w:rPr>
          <w:t xml:space="preserve">n </w:t>
        </w:r>
      </w:ins>
      <w:ins w:id="18" w:author="gothicinspire" w:date="2025-10-21T20:44:19Z">
        <w:r>
          <w:rPr>
            <w:rFonts w:hint="default"/>
            <w:lang w:val="en-US"/>
          </w:rPr>
          <w:t>spe</w:t>
        </w:r>
      </w:ins>
      <w:ins w:id="19" w:author="gothicinspire" w:date="2025-10-21T20:44:20Z">
        <w:r>
          <w:rPr>
            <w:rFonts w:hint="default"/>
            <w:lang w:val="en-US"/>
          </w:rPr>
          <w:t>akin</w:t>
        </w:r>
      </w:ins>
      <w:ins w:id="20" w:author="gothicinspire" w:date="2025-10-21T20:44:21Z">
        <w:r>
          <w:rPr>
            <w:rFonts w:hint="default"/>
            <w:lang w:val="en-US"/>
          </w:rPr>
          <w:t>g sk</w:t>
        </w:r>
      </w:ins>
      <w:ins w:id="21" w:author="gothicinspire" w:date="2025-10-21T20:44:22Z">
        <w:r>
          <w:rPr>
            <w:rFonts w:hint="default"/>
            <w:lang w:val="en-US"/>
          </w:rPr>
          <w:t>ill</w:t>
        </w:r>
      </w:ins>
      <w:ins w:id="22" w:author="gothicinspire" w:date="2025-10-21T20:44:23Z">
        <w:r>
          <w:rPr>
            <w:rFonts w:hint="default"/>
            <w:lang w:val="en-US"/>
          </w:rPr>
          <w:t>s</w:t>
        </w:r>
      </w:ins>
      <w:ins w:id="23" w:author="gothicinspire" w:date="2025-10-21T20:44:32Z">
        <w:r>
          <w:rPr>
            <w:rFonts w:hint="default"/>
            <w:lang w:val="en-US"/>
          </w:rPr>
          <w:t xml:space="preserve"> </w:t>
        </w:r>
      </w:ins>
      <w:ins w:id="24" w:author="gothicinspire" w:date="2025-10-21T20:44:33Z">
        <w:r>
          <w:rPr>
            <w:rFonts w:hint="default"/>
            <w:lang w:val="en-US"/>
          </w:rPr>
          <w:t>am</w:t>
        </w:r>
      </w:ins>
      <w:ins w:id="25" w:author="gothicinspire" w:date="2025-10-21T20:44:34Z">
        <w:r>
          <w:rPr>
            <w:rFonts w:hint="default"/>
            <w:lang w:val="en-US"/>
          </w:rPr>
          <w:t xml:space="preserve">ong </w:t>
        </w:r>
      </w:ins>
      <w:ins w:id="26" w:author="gothicinspire" w:date="2025-10-21T20:44:35Z">
        <w:r>
          <w:rPr>
            <w:rFonts w:hint="default"/>
            <w:lang w:val="en-US"/>
          </w:rPr>
          <w:t>the e</w:t>
        </w:r>
      </w:ins>
      <w:ins w:id="27" w:author="gothicinspire" w:date="2025-10-21T20:44:36Z">
        <w:r>
          <w:rPr>
            <w:rFonts w:hint="default"/>
            <w:lang w:val="en-US"/>
          </w:rPr>
          <w:t>xperi</w:t>
        </w:r>
      </w:ins>
      <w:ins w:id="28" w:author="gothicinspire" w:date="2025-10-21T20:44:37Z">
        <w:r>
          <w:rPr>
            <w:rFonts w:hint="default"/>
            <w:lang w:val="en-US"/>
          </w:rPr>
          <w:t>menta</w:t>
        </w:r>
      </w:ins>
      <w:ins w:id="29" w:author="gothicinspire" w:date="2025-10-21T20:44:38Z">
        <w:r>
          <w:rPr>
            <w:rFonts w:hint="default"/>
            <w:lang w:val="en-US"/>
          </w:rPr>
          <w:t xml:space="preserve">l </w:t>
        </w:r>
      </w:ins>
      <w:ins w:id="30" w:author="gothicinspire" w:date="2025-10-21T20:44:39Z">
        <w:r>
          <w:rPr>
            <w:rFonts w:hint="default"/>
            <w:lang w:val="en-US"/>
          </w:rPr>
          <w:t>grou</w:t>
        </w:r>
      </w:ins>
      <w:ins w:id="31" w:author="gothicinspire" w:date="2025-10-21T20:44:40Z">
        <w:r>
          <w:rPr>
            <w:rFonts w:hint="default"/>
            <w:lang w:val="en-US"/>
          </w:rPr>
          <w:t>p</w:t>
        </w:r>
      </w:ins>
      <w:ins w:id="32" w:author="gothicinspire" w:date="2025-10-21T20:44:46Z">
        <w:r>
          <w:rPr>
            <w:rFonts w:hint="default"/>
            <w:lang w:val="en-US"/>
          </w:rPr>
          <w:t xml:space="preserve"> and</w:t>
        </w:r>
      </w:ins>
      <w:ins w:id="33" w:author="gothicinspire" w:date="2025-10-21T20:44:47Z">
        <w:r>
          <w:rPr>
            <w:rFonts w:hint="default"/>
            <w:lang w:val="en-US"/>
          </w:rPr>
          <w:t xml:space="preserve"> </w:t>
        </w:r>
      </w:ins>
      <w:ins w:id="34" w:author="gothicinspire" w:date="2025-10-21T20:44:48Z">
        <w:r>
          <w:rPr>
            <w:rFonts w:hint="default"/>
            <w:lang w:val="en-US"/>
          </w:rPr>
          <w:t>2)</w:t>
        </w:r>
      </w:ins>
      <w:del w:id="35" w:author="gothicinspire" w:date="2025-10-21T20:43:51Z">
        <w:r>
          <w:rPr/>
          <w:delText xml:space="preserve"> </w:delText>
        </w:r>
      </w:del>
      <w:r>
        <w:t xml:space="preserve">if there was a significant difference in speaking skill between </w:t>
      </w:r>
      <w:del w:id="36" w:author="gothicinspire" w:date="2025-10-21T20:45:04Z">
        <w:r>
          <w:rPr>
            <w:rFonts w:hint="default"/>
            <w:lang w:val="en-US"/>
          </w:rPr>
          <w:delText>the eleventh-grade students of SMK PGRI 2 Palembang who were taught by using the Three-step Interview technique and those who were not</w:delText>
        </w:r>
      </w:del>
      <w:ins w:id="37" w:author="gothicinspire" w:date="2025-10-21T20:45:04Z">
        <w:r>
          <w:rPr>
            <w:rFonts w:hint="default"/>
            <w:lang w:val="en-US"/>
          </w:rPr>
          <w:t>the</w:t>
        </w:r>
      </w:ins>
      <w:ins w:id="38" w:author="gothicinspire" w:date="2025-10-21T20:45:05Z">
        <w:r>
          <w:rPr>
            <w:rFonts w:hint="default"/>
            <w:lang w:val="en-US"/>
          </w:rPr>
          <w:t xml:space="preserve"> </w:t>
        </w:r>
      </w:ins>
      <w:ins w:id="39" w:author="gothicinspire" w:date="2025-10-21T20:45:07Z">
        <w:r>
          <w:rPr>
            <w:rFonts w:hint="default"/>
            <w:lang w:val="en-US"/>
          </w:rPr>
          <w:t>exp</w:t>
        </w:r>
      </w:ins>
      <w:ins w:id="40" w:author="gothicinspire" w:date="2025-10-21T20:45:08Z">
        <w:r>
          <w:rPr>
            <w:rFonts w:hint="default"/>
            <w:lang w:val="en-US"/>
          </w:rPr>
          <w:t>erimen</w:t>
        </w:r>
      </w:ins>
      <w:ins w:id="41" w:author="gothicinspire" w:date="2025-10-21T20:45:09Z">
        <w:r>
          <w:rPr>
            <w:rFonts w:hint="default"/>
            <w:lang w:val="en-US"/>
          </w:rPr>
          <w:t xml:space="preserve">tal </w:t>
        </w:r>
      </w:ins>
      <w:ins w:id="42" w:author="gothicinspire" w:date="2025-10-21T20:45:10Z">
        <w:r>
          <w:rPr>
            <w:rFonts w:hint="default"/>
            <w:lang w:val="en-US"/>
          </w:rPr>
          <w:t>grou</w:t>
        </w:r>
      </w:ins>
      <w:ins w:id="43" w:author="gothicinspire" w:date="2025-10-21T20:45:11Z">
        <w:r>
          <w:rPr>
            <w:rFonts w:hint="default"/>
            <w:lang w:val="en-US"/>
          </w:rPr>
          <w:t>p and</w:t>
        </w:r>
      </w:ins>
      <w:ins w:id="44" w:author="gothicinspire" w:date="2025-10-21T20:45:12Z">
        <w:r>
          <w:rPr>
            <w:rFonts w:hint="default"/>
            <w:lang w:val="en-US"/>
          </w:rPr>
          <w:t xml:space="preserve"> the </w:t>
        </w:r>
      </w:ins>
      <w:ins w:id="45" w:author="gothicinspire" w:date="2025-10-21T20:45:13Z">
        <w:r>
          <w:rPr>
            <w:rFonts w:hint="default"/>
            <w:lang w:val="en-US"/>
          </w:rPr>
          <w:t>con</w:t>
        </w:r>
      </w:ins>
      <w:ins w:id="46" w:author="gothicinspire" w:date="2025-10-21T20:45:14Z">
        <w:r>
          <w:rPr>
            <w:rFonts w:hint="default"/>
            <w:lang w:val="en-US"/>
          </w:rPr>
          <w:t>trol</w:t>
        </w:r>
      </w:ins>
      <w:ins w:id="47" w:author="gothicinspire" w:date="2025-10-21T20:45:15Z">
        <w:r>
          <w:rPr>
            <w:rFonts w:hint="default"/>
            <w:lang w:val="en-US"/>
          </w:rPr>
          <w:t xml:space="preserve"> gr</w:t>
        </w:r>
      </w:ins>
      <w:ins w:id="48" w:author="gothicinspire" w:date="2025-10-21T20:45:16Z">
        <w:r>
          <w:rPr>
            <w:rFonts w:hint="default"/>
            <w:lang w:val="en-US"/>
          </w:rPr>
          <w:t>oup</w:t>
        </w:r>
      </w:ins>
      <w:r>
        <w:t>. Experimental research was used in this research. There were 42 students in the sample, 22 students for the experimental group and 20 students for the control group. The sample was taken by using purposive sampling. The method of this research used quantitative with a quasi-experimental design</w:t>
      </w:r>
      <w:ins w:id="49" w:author="gothicinspire" w:date="2025-10-21T20:41:21Z">
        <w:r>
          <w:rPr>
            <w:rFonts w:hint="default"/>
            <w:lang w:val="en-US"/>
          </w:rPr>
          <w:t>.</w:t>
        </w:r>
      </w:ins>
      <w:del w:id="50" w:author="gothicinspire" w:date="2025-10-21T20:41:20Z">
        <w:r>
          <w:rPr/>
          <w:delText>,</w:delText>
        </w:r>
      </w:del>
      <w:r>
        <w:t xml:space="preserve"> the data was collected by using the speaking test. The data were analyzed using the Wilcoxon signed-rank test and Mann-Whitney U test </w:t>
      </w:r>
      <w:del w:id="51" w:author="gothicinspire" w:date="2025-10-21T20:41:40Z">
        <w:r>
          <w:rPr/>
          <w:delText>to verify the hypotheses</w:delText>
        </w:r>
      </w:del>
      <w:ins w:id="52" w:author="gothicinspire" w:date="2025-10-21T20:41:41Z">
        <w:r>
          <w:rPr>
            <w:rFonts w:hint="default"/>
            <w:lang w:val="en-US"/>
          </w:rPr>
          <w:t>sin</w:t>
        </w:r>
      </w:ins>
      <w:ins w:id="53" w:author="gothicinspire" w:date="2025-10-21T20:41:42Z">
        <w:r>
          <w:rPr>
            <w:rFonts w:hint="default"/>
            <w:lang w:val="en-US"/>
          </w:rPr>
          <w:t>ce th</w:t>
        </w:r>
      </w:ins>
      <w:ins w:id="54" w:author="gothicinspire" w:date="2025-10-21T20:41:43Z">
        <w:r>
          <w:rPr>
            <w:rFonts w:hint="default"/>
            <w:lang w:val="en-US"/>
          </w:rPr>
          <w:t>e data</w:t>
        </w:r>
      </w:ins>
      <w:ins w:id="55" w:author="gothicinspire" w:date="2025-10-21T20:41:44Z">
        <w:r>
          <w:rPr>
            <w:rFonts w:hint="default"/>
            <w:lang w:val="en-US"/>
          </w:rPr>
          <w:t xml:space="preserve"> wer</w:t>
        </w:r>
      </w:ins>
      <w:ins w:id="56" w:author="gothicinspire" w:date="2025-10-21T20:41:45Z">
        <w:r>
          <w:rPr>
            <w:rFonts w:hint="default"/>
            <w:lang w:val="en-US"/>
          </w:rPr>
          <w:t>e no</w:t>
        </w:r>
      </w:ins>
      <w:ins w:id="57" w:author="gothicinspire" w:date="2025-10-21T20:41:46Z">
        <w:r>
          <w:rPr>
            <w:rFonts w:hint="default"/>
            <w:lang w:val="en-US"/>
          </w:rPr>
          <w:t>t n</w:t>
        </w:r>
      </w:ins>
      <w:ins w:id="58" w:author="gothicinspire" w:date="2025-10-21T20:41:47Z">
        <w:r>
          <w:rPr>
            <w:rFonts w:hint="default"/>
            <w:lang w:val="en-US"/>
          </w:rPr>
          <w:t>orma</w:t>
        </w:r>
      </w:ins>
      <w:ins w:id="59" w:author="gothicinspire" w:date="2025-10-21T20:41:48Z">
        <w:r>
          <w:rPr>
            <w:rFonts w:hint="default"/>
            <w:lang w:val="en-US"/>
          </w:rPr>
          <w:t>ll</w:t>
        </w:r>
      </w:ins>
      <w:ins w:id="60" w:author="gothicinspire" w:date="2025-10-21T20:41:49Z">
        <w:r>
          <w:rPr>
            <w:rFonts w:hint="default"/>
            <w:lang w:val="en-US"/>
          </w:rPr>
          <w:t>y d</w:t>
        </w:r>
      </w:ins>
      <w:ins w:id="61" w:author="gothicinspire" w:date="2025-10-21T20:41:50Z">
        <w:r>
          <w:rPr>
            <w:rFonts w:hint="default"/>
            <w:lang w:val="en-US"/>
          </w:rPr>
          <w:t>istr</w:t>
        </w:r>
      </w:ins>
      <w:ins w:id="62" w:author="gothicinspire" w:date="2025-10-21T20:41:51Z">
        <w:r>
          <w:rPr>
            <w:rFonts w:hint="default"/>
            <w:lang w:val="en-US"/>
          </w:rPr>
          <w:t>ibute</w:t>
        </w:r>
      </w:ins>
      <w:ins w:id="63" w:author="gothicinspire" w:date="2025-10-21T20:41:52Z">
        <w:r>
          <w:rPr>
            <w:rFonts w:hint="default"/>
            <w:lang w:val="en-US"/>
          </w:rPr>
          <w:t>d</w:t>
        </w:r>
      </w:ins>
      <w:r>
        <w:t xml:space="preserve">. </w:t>
      </w:r>
      <w:del w:id="64" w:author="gothicinspire" w:date="2025-10-21T20:42:12Z">
        <w:r>
          <w:rPr>
            <w:rFonts w:hint="default"/>
            <w:lang w:val="en-US"/>
          </w:rPr>
          <w:delText>Based on the data analysis</w:delText>
        </w:r>
      </w:del>
      <w:ins w:id="65" w:author="gothicinspire" w:date="2025-10-21T20:42:12Z">
        <w:r>
          <w:rPr>
            <w:rFonts w:hint="default"/>
            <w:lang w:val="en-US"/>
          </w:rPr>
          <w:t>T</w:t>
        </w:r>
      </w:ins>
      <w:ins w:id="66" w:author="gothicinspire" w:date="2025-10-21T20:42:13Z">
        <w:r>
          <w:rPr>
            <w:rFonts w:hint="default"/>
            <w:lang w:val="en-US"/>
          </w:rPr>
          <w:t xml:space="preserve">he </w:t>
        </w:r>
      </w:ins>
      <w:ins w:id="67" w:author="gothicinspire" w:date="2025-10-21T20:42:16Z">
        <w:r>
          <w:rPr>
            <w:rFonts w:hint="default"/>
            <w:lang w:val="en-US"/>
          </w:rPr>
          <w:t>W</w:t>
        </w:r>
      </w:ins>
      <w:ins w:id="68" w:author="gothicinspire" w:date="2025-10-21T20:42:17Z">
        <w:r>
          <w:rPr>
            <w:rFonts w:hint="default"/>
            <w:lang w:val="en-US"/>
          </w:rPr>
          <w:t>ilco</w:t>
        </w:r>
      </w:ins>
      <w:ins w:id="69" w:author="gothicinspire" w:date="2025-10-21T20:42:18Z">
        <w:r>
          <w:rPr>
            <w:rFonts w:hint="default"/>
            <w:lang w:val="en-US"/>
          </w:rPr>
          <w:t>xon</w:t>
        </w:r>
      </w:ins>
      <w:ins w:id="70" w:author="gothicinspire" w:date="2025-10-21T20:42:20Z">
        <w:r>
          <w:rPr>
            <w:rFonts w:hint="default"/>
            <w:lang w:val="en-US"/>
          </w:rPr>
          <w:t xml:space="preserve"> </w:t>
        </w:r>
      </w:ins>
      <w:ins w:id="71" w:author="gothicinspire" w:date="2025-10-21T20:42:21Z">
        <w:r>
          <w:rPr>
            <w:rFonts w:hint="default"/>
            <w:lang w:val="en-US"/>
          </w:rPr>
          <w:t>Sig</w:t>
        </w:r>
      </w:ins>
      <w:ins w:id="72" w:author="gothicinspire" w:date="2025-10-21T20:42:22Z">
        <w:r>
          <w:rPr>
            <w:rFonts w:hint="default"/>
            <w:lang w:val="en-US"/>
          </w:rPr>
          <w:t>ned</w:t>
        </w:r>
      </w:ins>
      <w:ins w:id="73" w:author="gothicinspire" w:date="2025-10-21T20:42:23Z">
        <w:r>
          <w:rPr>
            <w:rFonts w:hint="default"/>
            <w:lang w:val="en-US"/>
          </w:rPr>
          <w:t>-</w:t>
        </w:r>
      </w:ins>
      <w:ins w:id="74" w:author="gothicinspire" w:date="2025-10-21T20:42:26Z">
        <w:r>
          <w:rPr>
            <w:rFonts w:hint="default"/>
            <w:lang w:val="en-US"/>
          </w:rPr>
          <w:t>ra</w:t>
        </w:r>
      </w:ins>
      <w:ins w:id="75" w:author="gothicinspire" w:date="2025-10-21T20:42:27Z">
        <w:r>
          <w:rPr>
            <w:rFonts w:hint="default"/>
            <w:lang w:val="en-US"/>
          </w:rPr>
          <w:t>nk t</w:t>
        </w:r>
      </w:ins>
      <w:ins w:id="76" w:author="gothicinspire" w:date="2025-10-21T20:42:28Z">
        <w:r>
          <w:rPr>
            <w:rFonts w:hint="default"/>
            <w:lang w:val="en-US"/>
          </w:rPr>
          <w:t xml:space="preserve">est </w:t>
        </w:r>
      </w:ins>
      <w:ins w:id="77" w:author="gothicinspire" w:date="2025-10-21T20:42:36Z">
        <w:r>
          <w:rPr>
            <w:rFonts w:hint="default"/>
            <w:lang w:val="en-US"/>
          </w:rPr>
          <w:t>res</w:t>
        </w:r>
      </w:ins>
      <w:ins w:id="78" w:author="gothicinspire" w:date="2025-10-21T20:42:37Z">
        <w:r>
          <w:rPr>
            <w:rFonts w:hint="default"/>
            <w:lang w:val="en-US"/>
          </w:rPr>
          <w:t>ults</w:t>
        </w:r>
      </w:ins>
      <w:ins w:id="79" w:author="gothicinspire" w:date="2025-10-21T20:42:38Z">
        <w:r>
          <w:rPr>
            <w:rFonts w:hint="default"/>
            <w:lang w:val="en-US"/>
          </w:rPr>
          <w:t xml:space="preserve"> sh</w:t>
        </w:r>
      </w:ins>
      <w:ins w:id="80" w:author="gothicinspire" w:date="2025-10-21T20:42:39Z">
        <w:r>
          <w:rPr>
            <w:rFonts w:hint="default"/>
            <w:lang w:val="en-US"/>
          </w:rPr>
          <w:t>owed</w:t>
        </w:r>
      </w:ins>
      <w:ins w:id="81" w:author="gothicinspire" w:date="2025-10-21T20:42:40Z">
        <w:r>
          <w:rPr>
            <w:rFonts w:hint="default"/>
            <w:lang w:val="en-US"/>
          </w:rPr>
          <w:t xml:space="preserve"> tha</w:t>
        </w:r>
      </w:ins>
      <w:ins w:id="82" w:author="gothicinspire" w:date="2025-10-21T20:42:41Z">
        <w:r>
          <w:rPr>
            <w:rFonts w:hint="default"/>
            <w:lang w:val="en-US"/>
          </w:rPr>
          <w:t>t</w:t>
        </w:r>
      </w:ins>
      <w:del w:id="83" w:author="gothicinspire" w:date="2025-10-21T20:42:44Z">
        <w:r>
          <w:rPr/>
          <w:delText>,</w:delText>
        </w:r>
      </w:del>
      <w:r>
        <w:t xml:space="preserve"> there was a significant improvement in speaking skill</w:t>
      </w:r>
      <w:ins w:id="84" w:author="gothicinspire" w:date="2025-10-21T20:43:32Z">
        <w:r>
          <w:rPr>
            <w:rFonts w:hint="default"/>
            <w:lang w:val="en-US"/>
          </w:rPr>
          <w:t xml:space="preserve"> amo</w:t>
        </w:r>
      </w:ins>
      <w:ins w:id="85" w:author="gothicinspire" w:date="2025-10-21T20:43:33Z">
        <w:r>
          <w:rPr>
            <w:rFonts w:hint="default"/>
            <w:lang w:val="en-US"/>
          </w:rPr>
          <w:t xml:space="preserve">ng </w:t>
        </w:r>
      </w:ins>
      <w:ins w:id="86" w:author="gothicinspire" w:date="2025-10-21T20:43:35Z">
        <w:r>
          <w:rPr>
            <w:rFonts w:hint="default"/>
            <w:lang w:val="en-US"/>
          </w:rPr>
          <w:t>the e</w:t>
        </w:r>
      </w:ins>
      <w:ins w:id="87" w:author="gothicinspire" w:date="2025-10-21T20:43:36Z">
        <w:r>
          <w:rPr>
            <w:rFonts w:hint="default"/>
            <w:lang w:val="en-US"/>
          </w:rPr>
          <w:t>xper</w:t>
        </w:r>
      </w:ins>
      <w:ins w:id="88" w:author="gothicinspire" w:date="2025-10-21T20:43:37Z">
        <w:r>
          <w:rPr>
            <w:rFonts w:hint="default"/>
            <w:lang w:val="en-US"/>
          </w:rPr>
          <w:t>imenta</w:t>
        </w:r>
      </w:ins>
      <w:ins w:id="89" w:author="gothicinspire" w:date="2025-10-21T20:43:38Z">
        <w:r>
          <w:rPr>
            <w:rFonts w:hint="default"/>
            <w:lang w:val="en-US"/>
          </w:rPr>
          <w:t xml:space="preserve">l </w:t>
        </w:r>
      </w:ins>
      <w:ins w:id="90" w:author="gothicinspire" w:date="2025-10-21T20:43:39Z">
        <w:r>
          <w:rPr>
            <w:rFonts w:hint="default"/>
            <w:lang w:val="en-US"/>
          </w:rPr>
          <w:t>gr</w:t>
        </w:r>
      </w:ins>
      <w:ins w:id="91" w:author="gothicinspire" w:date="2025-10-21T20:43:40Z">
        <w:r>
          <w:rPr>
            <w:rFonts w:hint="default"/>
            <w:lang w:val="en-US"/>
          </w:rPr>
          <w:t>ou</w:t>
        </w:r>
      </w:ins>
      <w:ins w:id="92" w:author="gothicinspire" w:date="2025-10-21T20:43:41Z">
        <w:r>
          <w:rPr>
            <w:rFonts w:hint="default"/>
            <w:lang w:val="en-US"/>
          </w:rPr>
          <w:t>p</w:t>
        </w:r>
      </w:ins>
      <w:r>
        <w:t xml:space="preserve">. </w:t>
      </w:r>
      <w:del w:id="93" w:author="gothicinspire" w:date="2025-10-21T20:45:43Z">
        <w:r>
          <w:rPr/>
          <w:delText>It was proved by the result of the Wilcoxon Signed-rank test the value Asymp.Sig. (2-tailed) of 0.000 &lt; 0.05. It indicated that students' speaking skill was improved.</w:delText>
        </w:r>
      </w:del>
      <w:r>
        <w:t xml:space="preserve"> </w:t>
      </w:r>
      <w:del w:id="94" w:author="gothicinspire" w:date="2025-10-21T20:45:58Z">
        <w:r>
          <w:rPr/>
          <w:delText>Also, it was proved by</w:delText>
        </w:r>
      </w:del>
      <w:r>
        <w:t xml:space="preserve"> the result of Mann Whitney U test the significant </w:t>
      </w:r>
      <w:del w:id="95" w:author="gothicinspire" w:date="2025-10-21T20:46:18Z">
        <w:r>
          <w:rPr/>
          <w:delText>U-value of 169.500 and W-value of 379.500. If converted to Z value, the amount was -1.304. it can be seen that the value Asymp.Sig. (2-tailed) of 0.000. So, it can be concluded that 0.000 &lt; 0.05, and the Mann-Whitney U test</w:delText>
        </w:r>
      </w:del>
      <w:r>
        <w:t xml:space="preserve"> showed that t</w:t>
      </w:r>
      <w:del w:id="96" w:author="gothicinspire" w:date="2025-10-21T20:46:42Z">
        <w:r>
          <w:rPr/>
          <w:delText>he coefficient was higher than the alpha value, therefore the hypothesis was not accepted or</w:delText>
        </w:r>
      </w:del>
      <w:r>
        <w:t xml:space="preserve"> there was no significant difference on students' speaking skill </w:t>
      </w:r>
      <w:ins w:id="97" w:author="gothicinspire" w:date="2025-10-21T20:46:54Z">
        <w:r>
          <w:rPr>
            <w:rFonts w:hint="default"/>
            <w:lang w:val="en-US"/>
          </w:rPr>
          <w:t>betw</w:t>
        </w:r>
      </w:ins>
      <w:ins w:id="98" w:author="gothicinspire" w:date="2025-10-21T20:46:55Z">
        <w:r>
          <w:rPr>
            <w:rFonts w:hint="default"/>
            <w:lang w:val="en-US"/>
          </w:rPr>
          <w:t xml:space="preserve">een </w:t>
        </w:r>
      </w:ins>
      <w:ins w:id="99" w:author="gothicinspire" w:date="2025-10-21T20:46:56Z">
        <w:r>
          <w:rPr>
            <w:rFonts w:hint="default"/>
            <w:lang w:val="en-US"/>
          </w:rPr>
          <w:t>th</w:t>
        </w:r>
      </w:ins>
      <w:ins w:id="100" w:author="gothicinspire" w:date="2025-10-21T20:46:57Z">
        <w:r>
          <w:rPr>
            <w:rFonts w:hint="default"/>
            <w:lang w:val="en-US"/>
          </w:rPr>
          <w:t>e expe</w:t>
        </w:r>
      </w:ins>
      <w:ins w:id="101" w:author="gothicinspire" w:date="2025-10-21T20:46:58Z">
        <w:r>
          <w:rPr>
            <w:rFonts w:hint="default"/>
            <w:lang w:val="en-US"/>
          </w:rPr>
          <w:t>rimen</w:t>
        </w:r>
      </w:ins>
      <w:ins w:id="102" w:author="gothicinspire" w:date="2025-10-21T20:46:59Z">
        <w:r>
          <w:rPr>
            <w:rFonts w:hint="default"/>
            <w:lang w:val="en-US"/>
          </w:rPr>
          <w:t xml:space="preserve">tal </w:t>
        </w:r>
      </w:ins>
      <w:ins w:id="103" w:author="gothicinspire" w:date="2025-10-21T20:47:00Z">
        <w:r>
          <w:rPr>
            <w:rFonts w:hint="default"/>
            <w:lang w:val="en-US"/>
          </w:rPr>
          <w:t>group</w:t>
        </w:r>
      </w:ins>
      <w:ins w:id="104" w:author="gothicinspire" w:date="2025-10-21T20:47:01Z">
        <w:r>
          <w:rPr>
            <w:rFonts w:hint="default"/>
            <w:lang w:val="en-US"/>
          </w:rPr>
          <w:t xml:space="preserve"> and </w:t>
        </w:r>
      </w:ins>
      <w:ins w:id="105" w:author="gothicinspire" w:date="2025-10-21T20:47:02Z">
        <w:r>
          <w:rPr>
            <w:rFonts w:hint="default"/>
            <w:lang w:val="en-US"/>
          </w:rPr>
          <w:t>the c</w:t>
        </w:r>
      </w:ins>
      <w:ins w:id="106" w:author="gothicinspire" w:date="2025-10-21T20:47:03Z">
        <w:r>
          <w:rPr>
            <w:rFonts w:hint="default"/>
            <w:lang w:val="en-US"/>
          </w:rPr>
          <w:t>ontr</w:t>
        </w:r>
      </w:ins>
      <w:ins w:id="107" w:author="gothicinspire" w:date="2025-10-21T20:47:04Z">
        <w:r>
          <w:rPr>
            <w:rFonts w:hint="default"/>
            <w:lang w:val="en-US"/>
          </w:rPr>
          <w:t>ol g</w:t>
        </w:r>
      </w:ins>
      <w:ins w:id="108" w:author="gothicinspire" w:date="2025-10-21T20:47:05Z">
        <w:r>
          <w:rPr>
            <w:rFonts w:hint="default"/>
            <w:lang w:val="en-US"/>
          </w:rPr>
          <w:t>roup</w:t>
        </w:r>
      </w:ins>
      <w:ins w:id="109" w:author="gothicinspire" w:date="2025-10-21T20:47:06Z">
        <w:r>
          <w:rPr>
            <w:rFonts w:hint="default"/>
            <w:lang w:val="en-US"/>
          </w:rPr>
          <w:t>.</w:t>
        </w:r>
      </w:ins>
      <w:ins w:id="110" w:author="gothicinspire" w:date="2025-10-21T20:47:08Z">
        <w:r>
          <w:rPr>
            <w:rFonts w:hint="default"/>
            <w:lang w:val="en-US"/>
          </w:rPr>
          <w:t xml:space="preserve"> </w:t>
        </w:r>
      </w:ins>
      <w:del w:id="111" w:author="gothicinspire" w:date="2025-10-21T20:47:14Z">
        <w:r>
          <w:rPr/>
          <w:delText>after using Three-step  Interview technique. In short, that the alternative hypothesis was rejected and null hypothesis was accepted</w:delText>
        </w:r>
      </w:del>
      <w:r>
        <w:t xml:space="preserve">. </w:t>
      </w:r>
      <w:ins w:id="112" w:author="gothicinspire" w:date="2025-10-21T20:47:16Z">
        <w:commentRangeStart w:id="1"/>
        <w:r>
          <w:rPr>
            <w:rFonts w:hint="default"/>
            <w:lang w:val="en-US"/>
          </w:rPr>
          <w:t>…</w:t>
        </w:r>
        <w:commentRangeEnd w:id="1"/>
      </w:ins>
      <w:r>
        <w:commentReference w:id="1"/>
      </w:r>
    </w:p>
    <w:p w14:paraId="27339807">
      <w:pPr>
        <w:pStyle w:val="66"/>
      </w:pPr>
      <w:r>
        <w:t xml:space="preserve">.  </w:t>
      </w:r>
    </w:p>
    <w:p w14:paraId="0F29DE17">
      <w:pPr>
        <w:pStyle w:val="66"/>
        <w:rPr>
          <w:i/>
        </w:rPr>
      </w:pPr>
      <w:r>
        <w:t xml:space="preserve">Keywords: </w:t>
      </w:r>
      <w:r>
        <w:rPr>
          <w:i/>
        </w:rPr>
        <w:t>Three-Step Interview technique, speaking skill, experimental design</w:t>
      </w:r>
    </w:p>
    <w:p w14:paraId="28A39FA8">
      <w:pPr>
        <w:pStyle w:val="66"/>
        <w:rPr>
          <w:color w:val="FF0000"/>
          <w:sz w:val="24"/>
          <w:szCs w:val="24"/>
        </w:rPr>
      </w:pPr>
      <w:r>
        <w:rPr>
          <w:sz w:val="24"/>
          <w:szCs w:val="24"/>
          <w:lang w:eastAsia="id-ID"/>
        </w:rPr>
        <mc:AlternateContent>
          <mc:Choice Requires="wpg">
            <w:drawing>
              <wp:anchor distT="0" distB="0" distL="114300" distR="114300" simplePos="0" relativeHeight="251659264"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8.05pt;height:2.25pt;width:430.5pt;mso-position-horizontal-relative:margin;z-index:251659264;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6vFRHWAAAABgEAAA8AAAAAAAAAAQAgAAAA&#10;IgAAAGRycy9kb3ducmV2LnhtbFBLAQIUABQAAAAIAIdO4kCsVNMjRgIAAL8GAAAOAAAAAAAAAAEA&#10;IAAAACUBAABkcnMvZTJvRG9jLnhtbFBLBQYAAAAABgAGAFkBAADdBQ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14:paraId="2830C6A6">
      <w:pPr>
        <w:pStyle w:val="66"/>
        <w:rPr>
          <w:sz w:val="24"/>
          <w:szCs w:val="24"/>
        </w:rPr>
      </w:pPr>
    </w:p>
    <w:p w14:paraId="64651759">
      <w:pPr>
        <w:pStyle w:val="66"/>
        <w:rPr>
          <w:bCs/>
          <w:sz w:val="24"/>
          <w:szCs w:val="24"/>
        </w:rPr>
      </w:pPr>
      <w:r>
        <w:rPr>
          <w:bCs/>
          <w:sz w:val="24"/>
          <w:szCs w:val="24"/>
        </w:rPr>
        <w:br w:type="page"/>
      </w:r>
    </w:p>
    <w:p w14:paraId="6DFD5C5E">
      <w:pPr>
        <w:pStyle w:val="66"/>
        <w:rPr>
          <w:bCs/>
          <w:sz w:val="24"/>
          <w:szCs w:val="24"/>
        </w:rPr>
        <w:sectPr>
          <w:headerReference r:id="rId5" w:type="default"/>
          <w:pgSz w:w="11906" w:h="16838"/>
          <w:pgMar w:top="1701" w:right="1701" w:bottom="1701" w:left="1701" w:header="1134" w:footer="709" w:gutter="0"/>
          <w:cols w:space="567" w:num="1"/>
          <w:docGrid w:linePitch="360" w:charSpace="0"/>
        </w:sectPr>
      </w:pPr>
    </w:p>
    <w:p w14:paraId="457DE847">
      <w:pPr>
        <w:pStyle w:val="66"/>
        <w:ind w:firstLine="0"/>
        <w:rPr>
          <w:b/>
          <w:color w:val="0E101A"/>
          <w:sz w:val="24"/>
          <w:szCs w:val="24"/>
        </w:rPr>
      </w:pPr>
      <w:r>
        <w:rPr>
          <w:b/>
          <w:color w:val="0E101A"/>
          <w:sz w:val="24"/>
          <w:szCs w:val="24"/>
        </w:rPr>
        <w:t>INTRODUCTION</w:t>
      </w:r>
    </w:p>
    <w:p w14:paraId="1D9AE9F3">
      <w:pPr>
        <w:pStyle w:val="66"/>
        <w:rPr>
          <w:color w:val="0E101A"/>
          <w:sz w:val="24"/>
          <w:szCs w:val="24"/>
        </w:rPr>
      </w:pPr>
      <w:r>
        <w:rPr>
          <w:color w:val="0E101A"/>
          <w:sz w:val="24"/>
          <w:szCs w:val="24"/>
        </w:rPr>
        <w:t xml:space="preserve">The era of globalization is highly competitive. English has </w:t>
      </w:r>
      <w:r>
        <w:rPr>
          <w:sz w:val="24"/>
          <w:szCs w:val="24"/>
        </w:rPr>
        <w:t xml:space="preserve"> </w:t>
      </w:r>
      <w:r>
        <w:rPr>
          <w:color w:val="0E101A"/>
          <w:sz w:val="24"/>
          <w:szCs w:val="24"/>
        </w:rPr>
        <w:t>grown in importance as a communication language and as a tool that promotes globalization (Hamsia, 2018). Employers are increasingly requiring employees to satisfy a certain level of English proficiency, according to Nickerson at all (2011). In Asia, many multinational firms (MNCs) continue to operate in their native tongues. Because English is more in line with MNCs operating in other regions of the world, Harzing and Pudelko (2013) found that 41% of Asian companies polled used it, indicating a shift in favor of English as the corporate language.</w:t>
      </w:r>
    </w:p>
    <w:p w14:paraId="535743F1">
      <w:pPr>
        <w:pStyle w:val="66"/>
        <w:rPr>
          <w:sz w:val="24"/>
          <w:szCs w:val="24"/>
        </w:rPr>
      </w:pPr>
      <w:r>
        <w:rPr>
          <w:rFonts w:eastAsia="Calibri"/>
          <w:sz w:val="24"/>
          <w:szCs w:val="24"/>
        </w:rPr>
        <w:tab/>
      </w:r>
      <w:r>
        <w:rPr>
          <w:color w:val="0E101A"/>
          <w:sz w:val="24"/>
          <w:szCs w:val="24"/>
        </w:rPr>
        <w:t xml:space="preserve">Additionally, </w:t>
      </w:r>
      <w:r>
        <w:rPr>
          <w:color w:val="0E101A"/>
          <w:sz w:val="24"/>
          <w:szCs w:val="24"/>
        </w:rPr>
        <w:tab/>
      </w:r>
      <w:r>
        <w:rPr>
          <w:color w:val="0E101A"/>
          <w:sz w:val="24"/>
          <w:szCs w:val="24"/>
        </w:rPr>
        <w:t>Richard and Renandya (2002) noted that English is used for communication in a variety of contexts, including international relations, commerce, sports, education, tourism, and transportation. As a result, English is now required of Indonesian students (Harmer, 2011). Following a 1967 decision by the Minister of Education and Culture, English is now formally taught as a foreign language in Indonesian schools. The study of English is thought to be crucial for the international adoption and advancement of science, technology, and the arts and culture (Yulizar, 2022). For this reason, English has become a required subject in Indonesia in order to establish contact, along with the evolution of the language among the country's successors and the changing periods (Yulizar, 2022).  Speaking is a productive talent that includes meaning-conveying verbal utterances, according to Brown (2004). A person may ask questions or communicate thoughts or feelings. However, speaking English is far more challenging than speaking their native tongue, which makes it more challenging to help pupils improve their English-speaking abilities. Speaking is particularly important for people's interactions, as they speak every day and everywhere, according to Harmer (2011). Speaking is the oral exchange of concepts and messages. We should utilize the language in authentic conversations and advise students to follow suit if we wish to motivate them to speak in English.</w:t>
      </w:r>
    </w:p>
    <w:p w14:paraId="6EB910F4">
      <w:pPr>
        <w:pStyle w:val="66"/>
        <w:rPr>
          <w:sz w:val="24"/>
          <w:szCs w:val="24"/>
        </w:rPr>
      </w:pPr>
      <w:r>
        <w:rPr>
          <w:color w:val="0E101A"/>
          <w:sz w:val="24"/>
          <w:szCs w:val="24"/>
        </w:rPr>
        <w:t xml:space="preserve">Furthermore, speaking is an essential ability for interacting and communicating with others, according to Muhayyang and Amin (2017). Speaking, according to Cameron (2001), is the active use of language and meaning negotiation to convey meanings that are understandable to others. Furthermore, speaking is an interactive process of meaning construction that includes information production, reception, and processing, </w:t>
      </w:r>
      <w:r>
        <w:rPr>
          <w:sz w:val="24"/>
          <w:szCs w:val="24"/>
        </w:rPr>
        <w:t xml:space="preserve"> </w:t>
      </w:r>
      <w:r>
        <w:rPr>
          <w:color w:val="0E101A"/>
          <w:sz w:val="24"/>
          <w:szCs w:val="24"/>
        </w:rPr>
        <w:t xml:space="preserve">according to Luoma (2004). Speaking, then, is the oral exchange of ideas and messages, and it is a productive skill that involves meaning-conveying vocal utterances. </w:t>
      </w:r>
    </w:p>
    <w:p w14:paraId="3E09A67A">
      <w:pPr>
        <w:pStyle w:val="66"/>
        <w:rPr>
          <w:sz w:val="24"/>
          <w:szCs w:val="24"/>
        </w:rPr>
      </w:pPr>
      <w:r>
        <w:rPr>
          <w:color w:val="0E101A"/>
          <w:sz w:val="24"/>
          <w:szCs w:val="24"/>
        </w:rPr>
        <w:t xml:space="preserve">However, a lot of teachers discover that their pupils' speaking abilities are still lacking. The majority of students believe that speaking is a complicated endeavor. Many kids still struggle with their speaking </w:t>
      </w:r>
      <w:r>
        <w:rPr>
          <w:color w:val="0E101A"/>
          <w:sz w:val="24"/>
          <w:szCs w:val="24"/>
        </w:rPr>
        <w:tab/>
      </w:r>
      <w:r>
        <w:rPr>
          <w:color w:val="0E101A"/>
          <w:sz w:val="24"/>
          <w:szCs w:val="24"/>
        </w:rPr>
        <w:t xml:space="preserve">abilities. The low achievement of the pupils' speaking skills is influenced by numerous internal and external factors (Mai, 2017). Affective variables, performance conditions, family issues, the environment, and society are examples of external factors. Schools, instructors, and staff are examples of social environment components that have a big impact on students' motivation and learning activities (Mai, 2017). She added that all aspects of language competency are improved by internal factors, including students' speaking talents, motivation, attitude, and study habits, as well as internal factors like vocabulary, grammar, pronunciation, and fluency. According to Januariza &amp; Hendriani (2016), internal issues including anxiety, shyness, lack of confidence, and fear of making mistakes have a big impact on language acquisition and should be addressed by students to maximize success. </w:t>
      </w:r>
    </w:p>
    <w:p w14:paraId="136A796A">
      <w:pPr>
        <w:pStyle w:val="66"/>
        <w:rPr>
          <w:sz w:val="24"/>
          <w:szCs w:val="24"/>
        </w:rPr>
      </w:pPr>
      <w:r>
        <w:rPr>
          <w:sz w:val="24"/>
          <w:szCs w:val="24"/>
        </w:rPr>
        <w:t xml:space="preserve">On July 16th 2024, the researcher interviewed who were English teacher of grade eleven TKJ 2 and 3 at SMK PGRI 2 Palembang. The English teacher said that there were some students lack of the courage to pronounce English words, lack of English vocabulary mastery, lack of motivation to speak and they did not know how to start a conversation will with their partner.  </w:t>
      </w:r>
    </w:p>
    <w:p w14:paraId="5566E2C9">
      <w:pPr>
        <w:pStyle w:val="66"/>
        <w:rPr>
          <w:sz w:val="24"/>
          <w:szCs w:val="24"/>
        </w:rPr>
      </w:pPr>
      <w:r>
        <w:rPr>
          <w:rFonts w:eastAsia="Calibri"/>
          <w:sz w:val="24"/>
          <w:szCs w:val="24"/>
        </w:rPr>
        <w:tab/>
      </w:r>
      <w:r>
        <w:rPr>
          <w:sz w:val="24"/>
          <w:szCs w:val="24"/>
        </w:rPr>
        <w:t xml:space="preserve">Many studies </w:t>
      </w:r>
      <w:r>
        <w:rPr>
          <w:sz w:val="24"/>
          <w:szCs w:val="24"/>
        </w:rPr>
        <w:tab/>
      </w:r>
      <w:r>
        <w:rPr>
          <w:sz w:val="24"/>
          <w:szCs w:val="24"/>
        </w:rPr>
        <w:t xml:space="preserve">have investigated how to overcome speaking problems, one of which is learning techniques. According to Lam (2020), the need for classroom activities for teaching speaking is a basis for designing an interesting learning atmosphere. The teacher needs to create meaningful learning activities that support students in practicing speaking. One of the strategies that can help the students actively practice speaking is the Three Step Interview technique. </w:t>
      </w:r>
    </w:p>
    <w:p w14:paraId="7B52528E">
      <w:pPr>
        <w:pStyle w:val="66"/>
        <w:rPr>
          <w:sz w:val="24"/>
          <w:szCs w:val="24"/>
        </w:rPr>
      </w:pPr>
      <w:r>
        <w:rPr>
          <w:sz w:val="24"/>
          <w:szCs w:val="24"/>
        </w:rPr>
        <w:t xml:space="preserve">Three-step interview is one technique that can be used to encourage students to share their thoughts, ask questions, and take notes (Rolhelser, 2006). Many studies have been conducted to investigate the three-step interview technique related to speaking ability. The learning strategy using three-step interviews is considered effective because students can express their language </w:t>
      </w:r>
      <w:r>
        <w:rPr>
          <w:sz w:val="24"/>
          <w:szCs w:val="24"/>
        </w:rPr>
        <w:tab/>
      </w:r>
      <w:r>
        <w:rPr>
          <w:sz w:val="24"/>
          <w:szCs w:val="24"/>
        </w:rPr>
        <w:t xml:space="preserve">skills </w:t>
      </w:r>
      <w:r>
        <w:rPr>
          <w:sz w:val="24"/>
          <w:szCs w:val="24"/>
        </w:rPr>
        <w:tab/>
      </w:r>
      <w:r>
        <w:rPr>
          <w:sz w:val="24"/>
          <w:szCs w:val="24"/>
        </w:rPr>
        <w:t xml:space="preserve">freely </w:t>
      </w:r>
      <w:r>
        <w:rPr>
          <w:sz w:val="24"/>
          <w:szCs w:val="24"/>
        </w:rPr>
        <w:tab/>
      </w:r>
      <w:r>
        <w:rPr>
          <w:sz w:val="24"/>
          <w:szCs w:val="24"/>
        </w:rPr>
        <w:t xml:space="preserve">and </w:t>
      </w:r>
    </w:p>
    <w:p w14:paraId="25FC7643">
      <w:pPr>
        <w:pStyle w:val="66"/>
        <w:rPr>
          <w:sz w:val="24"/>
          <w:szCs w:val="24"/>
        </w:rPr>
      </w:pPr>
      <w:r>
        <w:rPr>
          <w:sz w:val="24"/>
          <w:szCs w:val="24"/>
        </w:rPr>
        <w:t xml:space="preserve">courageously (Маса, 2020). </w:t>
      </w:r>
    </w:p>
    <w:p w14:paraId="5D216539">
      <w:pPr>
        <w:pStyle w:val="66"/>
        <w:rPr>
          <w:color w:val="0E101A"/>
          <w:sz w:val="24"/>
          <w:szCs w:val="24"/>
        </w:rPr>
      </w:pPr>
      <w:r>
        <w:rPr>
          <w:color w:val="0E101A"/>
          <w:sz w:val="24"/>
          <w:szCs w:val="24"/>
        </w:rPr>
        <w:t>The Three Step Interview (TSI) technique is a valuable tool for teaching and learning a language. It has been shown to significantly improve students' speaking skills by providing oral communication tasks, promoting personal and social skills, and making students familiar with each other. However, there are some disadvantages to the TSI technique, such as students missing attention during interviews and difficulty keeping the current discussion going.</w:t>
      </w:r>
      <w:r>
        <w:rPr>
          <w:sz w:val="24"/>
          <w:szCs w:val="24"/>
        </w:rPr>
        <w:t xml:space="preserve">  </w:t>
      </w:r>
      <w:r>
        <w:rPr>
          <w:color w:val="0E101A"/>
          <w:sz w:val="24"/>
          <w:szCs w:val="24"/>
        </w:rPr>
        <w:t xml:space="preserve">Despite these challenges, the TSI technique can still be used in the learning process to help students overcome learning disabilities such as attention span issues and difficulty keeping conversations going. Interviews provide a conducive environment for conversation, creating simultaneous accountability and motivating students to share and apply different thinking and questioning tasks. The TSI technique also includes interactive activities that support teaching speaking. By applying the TSI technique, students spontaneously learn when and how to say and speak in English. The researchers conducted a study titled "Cultivating Students' Speaking Skills through Three Steps Interview Technique at the Eleventh Graders of SMK </w:t>
      </w:r>
      <w:r>
        <w:rPr>
          <w:color w:val="0E101A"/>
          <w:sz w:val="24"/>
          <w:szCs w:val="24"/>
        </w:rPr>
        <w:tab/>
      </w:r>
      <w:r>
        <w:rPr>
          <w:color w:val="0E101A"/>
          <w:sz w:val="24"/>
          <w:szCs w:val="24"/>
        </w:rPr>
        <w:t xml:space="preserve">PGRI </w:t>
      </w:r>
      <w:r>
        <w:rPr>
          <w:color w:val="0E101A"/>
          <w:sz w:val="24"/>
          <w:szCs w:val="24"/>
        </w:rPr>
        <w:tab/>
      </w:r>
      <w:r>
        <w:rPr>
          <w:color w:val="0E101A"/>
          <w:sz w:val="24"/>
          <w:szCs w:val="24"/>
        </w:rPr>
        <w:t xml:space="preserve">2 Palembang" </w:t>
      </w:r>
      <w:r>
        <w:rPr>
          <w:color w:val="0E101A"/>
          <w:sz w:val="24"/>
          <w:szCs w:val="24"/>
        </w:rPr>
        <w:tab/>
      </w:r>
      <w:r>
        <w:rPr>
          <w:color w:val="0E101A"/>
          <w:sz w:val="24"/>
          <w:szCs w:val="24"/>
        </w:rPr>
        <w:t>to investigate the effectiveness of using TSI in the speaking class.</w:t>
      </w:r>
    </w:p>
    <w:p w14:paraId="4873F619">
      <w:pPr>
        <w:pStyle w:val="66"/>
        <w:rPr>
          <w:sz w:val="24"/>
          <w:szCs w:val="24"/>
        </w:rPr>
      </w:pPr>
    </w:p>
    <w:p w14:paraId="6E2FC766">
      <w:pPr>
        <w:pStyle w:val="66"/>
        <w:rPr>
          <w:sz w:val="24"/>
          <w:szCs w:val="24"/>
        </w:rPr>
      </w:pPr>
    </w:p>
    <w:p w14:paraId="3A018426">
      <w:pPr>
        <w:pStyle w:val="66"/>
        <w:ind w:firstLine="0"/>
        <w:rPr>
          <w:ins w:id="113" w:author="gothicinspire" w:date="2025-10-21T20:54:53Z"/>
          <w:b/>
          <w:bCs/>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M</w:t>
      </w:r>
      <w:r>
        <w:rPr>
          <w:b/>
          <w:bCs/>
          <w:color w:val="000000" w:themeColor="text1"/>
          <w:sz w:val="24"/>
          <w:szCs w:val="24"/>
          <w14:textFill>
            <w14:solidFill>
              <w14:schemeClr w14:val="tx1"/>
            </w14:solidFill>
          </w14:textFill>
        </w:rPr>
        <w:t>ETHODOLOGY</w:t>
      </w:r>
    </w:p>
    <w:p w14:paraId="6B9821E2">
      <w:pPr>
        <w:pStyle w:val="66"/>
        <w:ind w:firstLine="0"/>
        <w:rPr>
          <w:rFonts w:hint="default"/>
          <w:b/>
          <w:bCs/>
          <w:color w:val="000000" w:themeColor="text1"/>
          <w:sz w:val="24"/>
          <w:szCs w:val="24"/>
          <w:lang w:val="en-US"/>
          <w14:textFill>
            <w14:solidFill>
              <w14:schemeClr w14:val="tx1"/>
            </w14:solidFill>
          </w14:textFill>
        </w:rPr>
      </w:pPr>
      <w:ins w:id="114" w:author="gothicinspire" w:date="2025-10-21T20:54:54Z">
        <w:r>
          <w:rPr>
            <w:rFonts w:hint="default"/>
            <w:b/>
            <w:bCs/>
            <w:color w:val="000000" w:themeColor="text1"/>
            <w:sz w:val="24"/>
            <w:szCs w:val="24"/>
            <w:lang w:val="en-US"/>
            <w14:textFill>
              <w14:solidFill>
                <w14:schemeClr w14:val="tx1"/>
              </w14:solidFill>
            </w14:textFill>
          </w:rPr>
          <w:t>Re</w:t>
        </w:r>
      </w:ins>
      <w:ins w:id="115" w:author="gothicinspire" w:date="2025-10-21T20:54:55Z">
        <w:r>
          <w:rPr>
            <w:rFonts w:hint="default"/>
            <w:b/>
            <w:bCs/>
            <w:color w:val="000000" w:themeColor="text1"/>
            <w:sz w:val="24"/>
            <w:szCs w:val="24"/>
            <w:lang w:val="en-US"/>
            <w14:textFill>
              <w14:solidFill>
                <w14:schemeClr w14:val="tx1"/>
              </w14:solidFill>
            </w14:textFill>
          </w:rPr>
          <w:t>sea</w:t>
        </w:r>
      </w:ins>
      <w:ins w:id="116" w:author="gothicinspire" w:date="2025-10-21T20:54:58Z">
        <w:r>
          <w:rPr>
            <w:rFonts w:hint="default"/>
            <w:b/>
            <w:bCs/>
            <w:color w:val="000000" w:themeColor="text1"/>
            <w:sz w:val="24"/>
            <w:szCs w:val="24"/>
            <w:lang w:val="en-US"/>
            <w14:textFill>
              <w14:solidFill>
                <w14:schemeClr w14:val="tx1"/>
              </w14:solidFill>
            </w14:textFill>
          </w:rPr>
          <w:t xml:space="preserve">rch </w:t>
        </w:r>
      </w:ins>
      <w:ins w:id="117" w:author="gothicinspire" w:date="2025-10-21T20:54:59Z">
        <w:r>
          <w:rPr>
            <w:rFonts w:hint="default"/>
            <w:b/>
            <w:bCs/>
            <w:color w:val="000000" w:themeColor="text1"/>
            <w:sz w:val="24"/>
            <w:szCs w:val="24"/>
            <w:lang w:val="en-US"/>
            <w14:textFill>
              <w14:solidFill>
                <w14:schemeClr w14:val="tx1"/>
              </w14:solidFill>
            </w14:textFill>
          </w:rPr>
          <w:t>Desi</w:t>
        </w:r>
      </w:ins>
      <w:ins w:id="118" w:author="gothicinspire" w:date="2025-10-21T20:55:00Z">
        <w:r>
          <w:rPr>
            <w:rFonts w:hint="default"/>
            <w:b/>
            <w:bCs/>
            <w:color w:val="000000" w:themeColor="text1"/>
            <w:sz w:val="24"/>
            <w:szCs w:val="24"/>
            <w:lang w:val="en-US"/>
            <w14:textFill>
              <w14:solidFill>
                <w14:schemeClr w14:val="tx1"/>
              </w14:solidFill>
            </w14:textFill>
          </w:rPr>
          <w:t>gn</w:t>
        </w:r>
      </w:ins>
    </w:p>
    <w:p w14:paraId="67377574">
      <w:pPr>
        <w:pStyle w:val="66"/>
        <w:rPr>
          <w:sz w:val="24"/>
          <w:szCs w:val="24"/>
        </w:rPr>
      </w:pPr>
      <w:r>
        <w:rPr>
          <w:sz w:val="24"/>
          <w:szCs w:val="24"/>
        </w:rPr>
        <w:t>The researcher</w:t>
      </w:r>
      <w:ins w:id="119" w:author="gothicinspire" w:date="2025-10-21T20:48:22Z">
        <w:r>
          <w:rPr>
            <w:rFonts w:hint="default"/>
            <w:sz w:val="24"/>
            <w:szCs w:val="24"/>
            <w:lang w:val="en-US"/>
          </w:rPr>
          <w:t>s</w:t>
        </w:r>
      </w:ins>
      <w:r>
        <w:rPr>
          <w:sz w:val="24"/>
          <w:szCs w:val="24"/>
        </w:rPr>
        <w:t xml:space="preserve"> used quasi-experimental research with a non-equivalent control group design.  According to Creswell (2012), a quasi-experimental design has both a pre-test and a post-test, but a nonrandom assignment of subjects. The design involves the experimental and control groups. </w:t>
      </w:r>
    </w:p>
    <w:p w14:paraId="55A1C033">
      <w:pPr>
        <w:pStyle w:val="66"/>
        <w:rPr>
          <w:del w:id="120" w:author="gothicinspire" w:date="2025-10-21T20:48:46Z"/>
          <w:rFonts w:hint="default"/>
          <w:sz w:val="24"/>
          <w:szCs w:val="24"/>
          <w:lang w:val="en-US"/>
        </w:rPr>
      </w:pPr>
      <w:del w:id="121" w:author="gothicinspire" w:date="2025-10-21T20:48:46Z">
        <w:r>
          <w:rPr>
            <w:sz w:val="24"/>
            <w:szCs w:val="24"/>
          </w:rPr>
          <w:delText xml:space="preserve">A research variable is a characteristic or attribute of an individual or organization that can be measured or observed and varies among the people being studied. There are two types of variables: independent variables, which influence an outcome or dependent variable, and dependent variables, which are influenced by the independent variable. In this research, the independent variable was the Three Step Interview technique, while the dependent variable was speaking skills. </w:delText>
        </w:r>
      </w:del>
      <w:ins w:id="122" w:author="gothicinspire" w:date="2025-10-21T20:48:48Z">
        <w:commentRangeStart w:id="2"/>
        <w:r>
          <w:rPr>
            <w:rFonts w:hint="default"/>
            <w:sz w:val="24"/>
            <w:szCs w:val="24"/>
            <w:lang w:val="en-US"/>
          </w:rPr>
          <w:t>….</w:t>
        </w:r>
        <w:commentRangeEnd w:id="2"/>
      </w:ins>
      <w:r>
        <w:commentReference w:id="2"/>
      </w:r>
    </w:p>
    <w:p w14:paraId="2D033948">
      <w:pPr>
        <w:pStyle w:val="66"/>
        <w:ind w:firstLine="0"/>
        <w:rPr>
          <w:ins w:id="124" w:author="gothicinspire" w:date="2025-10-21T20:55:24Z"/>
          <w:rFonts w:hint="default"/>
          <w:sz w:val="24"/>
          <w:szCs w:val="24"/>
          <w:lang w:val="en-US"/>
        </w:rPr>
        <w:pPrChange w:id="123" w:author="gothicinspire" w:date="2025-10-21T20:55:24Z">
          <w:pPr>
            <w:pStyle w:val="66"/>
          </w:pPr>
        </w:pPrChange>
      </w:pPr>
    </w:p>
    <w:p w14:paraId="31C3AF3D">
      <w:pPr>
        <w:pStyle w:val="66"/>
        <w:ind w:firstLine="0"/>
        <w:rPr>
          <w:ins w:id="126" w:author="gothicinspire" w:date="2025-10-21T20:55:16Z"/>
          <w:rFonts w:hint="default"/>
          <w:sz w:val="24"/>
          <w:szCs w:val="24"/>
          <w:lang w:val="en-US"/>
        </w:rPr>
        <w:pPrChange w:id="125" w:author="gothicinspire" w:date="2025-10-21T20:55:24Z">
          <w:pPr>
            <w:pStyle w:val="66"/>
          </w:pPr>
        </w:pPrChange>
      </w:pPr>
      <w:ins w:id="127" w:author="gothicinspire" w:date="2025-10-21T20:55:11Z">
        <w:r>
          <w:rPr>
            <w:rFonts w:hint="default"/>
            <w:sz w:val="24"/>
            <w:szCs w:val="24"/>
            <w:lang w:val="en-US"/>
          </w:rPr>
          <w:t>Popu</w:t>
        </w:r>
      </w:ins>
      <w:ins w:id="128" w:author="gothicinspire" w:date="2025-10-21T20:55:12Z">
        <w:r>
          <w:rPr>
            <w:rFonts w:hint="default"/>
            <w:sz w:val="24"/>
            <w:szCs w:val="24"/>
            <w:lang w:val="en-US"/>
          </w:rPr>
          <w:t>lati</w:t>
        </w:r>
      </w:ins>
      <w:ins w:id="129" w:author="gothicinspire" w:date="2025-10-21T20:55:13Z">
        <w:r>
          <w:rPr>
            <w:rFonts w:hint="default"/>
            <w:sz w:val="24"/>
            <w:szCs w:val="24"/>
            <w:lang w:val="en-US"/>
          </w:rPr>
          <w:t>on a</w:t>
        </w:r>
      </w:ins>
      <w:ins w:id="130" w:author="gothicinspire" w:date="2025-10-21T20:55:14Z">
        <w:r>
          <w:rPr>
            <w:rFonts w:hint="default"/>
            <w:sz w:val="24"/>
            <w:szCs w:val="24"/>
            <w:lang w:val="en-US"/>
          </w:rPr>
          <w:t>nd Sa</w:t>
        </w:r>
      </w:ins>
      <w:ins w:id="131" w:author="gothicinspire" w:date="2025-10-21T20:55:15Z">
        <w:r>
          <w:rPr>
            <w:rFonts w:hint="default"/>
            <w:sz w:val="24"/>
            <w:szCs w:val="24"/>
            <w:lang w:val="en-US"/>
          </w:rPr>
          <w:t>mple</w:t>
        </w:r>
      </w:ins>
    </w:p>
    <w:p w14:paraId="3957554C">
      <w:pPr>
        <w:pStyle w:val="66"/>
        <w:rPr>
          <w:sz w:val="24"/>
          <w:szCs w:val="24"/>
        </w:rPr>
      </w:pPr>
      <w:r>
        <w:rPr>
          <w:sz w:val="24"/>
          <w:szCs w:val="24"/>
        </w:rPr>
        <w:t>A population is a group of individuals who have the same characteristics (Cresswell, 2012). The population of this study was all the eleventh-grade students of SMK PGRI 2 Palembang in the academic year 2024/2025</w:t>
      </w:r>
      <w:del w:id="132" w:author="gothicinspire" w:date="2025-10-21T20:49:42Z">
        <w:r>
          <w:rPr>
            <w:sz w:val="24"/>
            <w:szCs w:val="24"/>
          </w:rPr>
          <w:delText>.</w:delText>
        </w:r>
      </w:del>
      <w:r>
        <w:rPr>
          <w:sz w:val="24"/>
          <w:szCs w:val="24"/>
        </w:rPr>
        <w:t xml:space="preserve"> </w:t>
      </w:r>
      <w:del w:id="133" w:author="gothicinspire" w:date="2025-10-21T20:49:47Z">
        <w:r>
          <w:rPr>
            <w:sz w:val="24"/>
            <w:szCs w:val="24"/>
          </w:rPr>
          <w:delText>Table 2 presents the distribution of the population</w:delText>
        </w:r>
      </w:del>
      <w:r>
        <w:rPr>
          <w:sz w:val="24"/>
          <w:szCs w:val="24"/>
        </w:rPr>
        <w:t xml:space="preserve"> with a total number of 111 students. </w:t>
      </w:r>
    </w:p>
    <w:p w14:paraId="3405A94E">
      <w:pPr>
        <w:pStyle w:val="66"/>
        <w:rPr>
          <w:ins w:id="134" w:author="gothicinspire" w:date="2025-10-21T20:55:36Z"/>
          <w:sz w:val="24"/>
          <w:szCs w:val="24"/>
        </w:rPr>
      </w:pPr>
      <w:del w:id="135" w:author="gothicinspire" w:date="2025-10-21T20:50:04Z">
        <w:r>
          <w:rPr>
            <w:sz w:val="24"/>
            <w:szCs w:val="24"/>
          </w:rPr>
          <w:delText>A sample is a small proportion of the population selected for observation.</w:delText>
        </w:r>
      </w:del>
      <w:r>
        <w:rPr>
          <w:sz w:val="24"/>
          <w:szCs w:val="24"/>
        </w:rPr>
        <w:t xml:space="preserve"> In choosing the sample for the research, the researcher</w:t>
      </w:r>
      <w:ins w:id="136" w:author="gothicinspire" w:date="2025-10-21T20:50:11Z">
        <w:r>
          <w:rPr>
            <w:rFonts w:hint="default"/>
            <w:sz w:val="24"/>
            <w:szCs w:val="24"/>
            <w:lang w:val="en-US"/>
          </w:rPr>
          <w:t>s</w:t>
        </w:r>
      </w:ins>
      <w:r>
        <w:rPr>
          <w:sz w:val="24"/>
          <w:szCs w:val="24"/>
        </w:rPr>
        <w:t xml:space="preserve"> used purposive sampling which is a type of non-probability sampling technique. In non-probability sampling, the researcher selects individuals because they are available, convenient, and represent some characteristic the investigator seeks to research (Cresswell, 2012). In this research, the researcher took two classes which had similar characteristics. They were classes of XI TKJ 2 and XI TKJ 3. They had the same problems dealing with speaking skills such as: lack of confidence in pronunciation and lack of vocabulary mastery. </w:t>
      </w:r>
      <w:del w:id="137" w:author="gothicinspire" w:date="2025-10-21T20:50:31Z">
        <w:r>
          <w:rPr>
            <w:sz w:val="24"/>
            <w:szCs w:val="24"/>
          </w:rPr>
          <w:delText xml:space="preserve">Table 3 presents the distribution of the sample.  </w:delText>
        </w:r>
      </w:del>
    </w:p>
    <w:p w14:paraId="6FD18AC1">
      <w:pPr>
        <w:pStyle w:val="66"/>
        <w:ind w:firstLine="0"/>
        <w:rPr>
          <w:ins w:id="139" w:author="gothicinspire" w:date="2025-10-21T20:55:38Z"/>
          <w:sz w:val="24"/>
          <w:szCs w:val="24"/>
        </w:rPr>
        <w:pPrChange w:id="138" w:author="gothicinspire" w:date="2025-10-21T20:55:36Z">
          <w:pPr>
            <w:pStyle w:val="66"/>
          </w:pPr>
        </w:pPrChange>
      </w:pPr>
    </w:p>
    <w:p w14:paraId="049AAC31">
      <w:pPr>
        <w:pStyle w:val="66"/>
        <w:ind w:firstLine="0"/>
        <w:rPr>
          <w:del w:id="141" w:author="gothicinspire" w:date="2025-10-21T20:50:31Z"/>
          <w:rFonts w:hint="default"/>
          <w:sz w:val="24"/>
          <w:szCs w:val="24"/>
          <w:lang w:val="en-US"/>
        </w:rPr>
        <w:pPrChange w:id="140" w:author="gothicinspire" w:date="2025-10-21T20:55:36Z">
          <w:pPr>
            <w:pStyle w:val="66"/>
          </w:pPr>
        </w:pPrChange>
      </w:pPr>
      <w:ins w:id="142" w:author="gothicinspire" w:date="2025-10-21T20:55:44Z">
        <w:r>
          <w:rPr>
            <w:rFonts w:hint="default"/>
            <w:sz w:val="24"/>
            <w:szCs w:val="24"/>
            <w:lang w:val="en-US"/>
          </w:rPr>
          <w:t xml:space="preserve">Data </w:t>
        </w:r>
      </w:ins>
      <w:ins w:id="143" w:author="gothicinspire" w:date="2025-10-21T20:55:46Z">
        <w:r>
          <w:rPr>
            <w:rFonts w:hint="default"/>
            <w:sz w:val="24"/>
            <w:szCs w:val="24"/>
            <w:lang w:val="en-US"/>
          </w:rPr>
          <w:t>Coll</w:t>
        </w:r>
      </w:ins>
      <w:ins w:id="144" w:author="gothicinspire" w:date="2025-10-21T20:55:47Z">
        <w:r>
          <w:rPr>
            <w:rFonts w:hint="default"/>
            <w:sz w:val="24"/>
            <w:szCs w:val="24"/>
            <w:lang w:val="en-US"/>
          </w:rPr>
          <w:t>ectio</w:t>
        </w:r>
      </w:ins>
      <w:ins w:id="145" w:author="gothicinspire" w:date="2025-10-21T20:55:48Z">
        <w:r>
          <w:rPr>
            <w:rFonts w:hint="default"/>
            <w:sz w:val="24"/>
            <w:szCs w:val="24"/>
            <w:lang w:val="en-US"/>
          </w:rPr>
          <w:t>n Te</w:t>
        </w:r>
      </w:ins>
      <w:ins w:id="146" w:author="gothicinspire" w:date="2025-10-21T20:55:49Z">
        <w:r>
          <w:rPr>
            <w:rFonts w:hint="default"/>
            <w:sz w:val="24"/>
            <w:szCs w:val="24"/>
            <w:lang w:val="en-US"/>
          </w:rPr>
          <w:t>chniq</w:t>
        </w:r>
      </w:ins>
      <w:ins w:id="147" w:author="gothicinspire" w:date="2025-10-21T20:55:50Z">
        <w:r>
          <w:rPr>
            <w:rFonts w:hint="default"/>
            <w:sz w:val="24"/>
            <w:szCs w:val="24"/>
            <w:lang w:val="en-US"/>
          </w:rPr>
          <w:t>ue</w:t>
        </w:r>
      </w:ins>
    </w:p>
    <w:p w14:paraId="788407D4">
      <w:pPr>
        <w:pStyle w:val="66"/>
        <w:rPr>
          <w:del w:id="148" w:author="gothicinspire" w:date="2025-10-21T20:51:23Z"/>
          <w:sz w:val="24"/>
          <w:szCs w:val="24"/>
        </w:rPr>
      </w:pPr>
      <w:r>
        <w:rPr>
          <w:sz w:val="24"/>
          <w:szCs w:val="24"/>
        </w:rPr>
        <w:t xml:space="preserve">In conducting the research, there were obstacles faced by students when the research was conducted, because the school was holding activities and participating in competitions: for XI TKJ 2 class there were 5 students were completing the school's AKM (minimum competency assessment) and 1 student was participating in a national swimming competition in Jakarta. For XI TKJ 3 class, there were 6 students were completing the school's AKM (minimum competency assessment) and 2 students were missing without notice. During the pre-test and post-test, there were 6 students of XI TKJ 2 and 8 students of TKJ 3 who could not complete the pre-test and post-test session. </w:t>
      </w:r>
    </w:p>
    <w:p w14:paraId="18E8EE35">
      <w:pPr>
        <w:pStyle w:val="66"/>
        <w:ind w:firstLine="0"/>
        <w:rPr>
          <w:sz w:val="24"/>
          <w:szCs w:val="24"/>
        </w:rPr>
        <w:pPrChange w:id="149" w:author="gothicinspire" w:date="2025-10-21T20:51:22Z">
          <w:pPr>
            <w:pStyle w:val="66"/>
          </w:pPr>
        </w:pPrChange>
      </w:pPr>
      <w:r>
        <w:rPr>
          <w:sz w:val="24"/>
          <w:szCs w:val="24"/>
        </w:rPr>
        <w:t xml:space="preserve">Therefore, the sample who could join the treatment session were 22 students for the experiment group and 20 students for the control group. </w:t>
      </w:r>
    </w:p>
    <w:p w14:paraId="3B0729CA">
      <w:pPr>
        <w:pStyle w:val="66"/>
        <w:rPr>
          <w:del w:id="150" w:author="gothicinspire" w:date="2025-10-21T20:52:28Z"/>
          <w:sz w:val="24"/>
          <w:szCs w:val="24"/>
        </w:rPr>
      </w:pPr>
      <w:ins w:id="151" w:author="gothicinspire" w:date="2025-10-21T20:51:51Z">
        <w:r>
          <w:rPr>
            <w:rFonts w:hint="default"/>
            <w:sz w:val="24"/>
            <w:szCs w:val="24"/>
            <w:lang w:val="en-US"/>
          </w:rPr>
          <w:t>T</w:t>
        </w:r>
      </w:ins>
      <w:ins w:id="152" w:author="gothicinspire" w:date="2025-10-21T20:51:52Z">
        <w:r>
          <w:rPr>
            <w:rFonts w:hint="default"/>
            <w:sz w:val="24"/>
            <w:szCs w:val="24"/>
            <w:lang w:val="en-US"/>
          </w:rPr>
          <w:t>he d</w:t>
        </w:r>
      </w:ins>
      <w:ins w:id="153" w:author="gothicinspire" w:date="2025-10-21T20:51:53Z">
        <w:r>
          <w:rPr>
            <w:rFonts w:hint="default"/>
            <w:sz w:val="24"/>
            <w:szCs w:val="24"/>
            <w:lang w:val="en-US"/>
          </w:rPr>
          <w:t xml:space="preserve">ata </w:t>
        </w:r>
      </w:ins>
      <w:ins w:id="154" w:author="gothicinspire" w:date="2025-10-21T20:51:54Z">
        <w:r>
          <w:rPr>
            <w:rFonts w:hint="default"/>
            <w:sz w:val="24"/>
            <w:szCs w:val="24"/>
            <w:lang w:val="en-US"/>
          </w:rPr>
          <w:t>we</w:t>
        </w:r>
      </w:ins>
      <w:ins w:id="155" w:author="gothicinspire" w:date="2025-10-21T20:51:55Z">
        <w:r>
          <w:rPr>
            <w:rFonts w:hint="default"/>
            <w:sz w:val="24"/>
            <w:szCs w:val="24"/>
            <w:lang w:val="en-US"/>
          </w:rPr>
          <w:t xml:space="preserve">re </w:t>
        </w:r>
      </w:ins>
      <w:ins w:id="156" w:author="gothicinspire" w:date="2025-10-21T20:51:56Z">
        <w:r>
          <w:rPr>
            <w:rFonts w:hint="default"/>
            <w:sz w:val="24"/>
            <w:szCs w:val="24"/>
            <w:lang w:val="en-US"/>
          </w:rPr>
          <w:t>obta</w:t>
        </w:r>
      </w:ins>
      <w:ins w:id="157" w:author="gothicinspire" w:date="2025-10-21T20:51:57Z">
        <w:r>
          <w:rPr>
            <w:rFonts w:hint="default"/>
            <w:sz w:val="24"/>
            <w:szCs w:val="24"/>
            <w:lang w:val="en-US"/>
          </w:rPr>
          <w:t>ined</w:t>
        </w:r>
      </w:ins>
      <w:ins w:id="158" w:author="gothicinspire" w:date="2025-10-21T20:51:58Z">
        <w:r>
          <w:rPr>
            <w:rFonts w:hint="default"/>
            <w:sz w:val="24"/>
            <w:szCs w:val="24"/>
            <w:lang w:val="en-US"/>
          </w:rPr>
          <w:t xml:space="preserve"> </w:t>
        </w:r>
      </w:ins>
      <w:ins w:id="159" w:author="gothicinspire" w:date="2025-10-21T20:51:59Z">
        <w:r>
          <w:rPr>
            <w:rFonts w:hint="default"/>
            <w:sz w:val="24"/>
            <w:szCs w:val="24"/>
            <w:lang w:val="en-US"/>
          </w:rPr>
          <w:t>by</w:t>
        </w:r>
      </w:ins>
      <w:ins w:id="160" w:author="gothicinspire" w:date="2025-10-21T20:52:00Z">
        <w:r>
          <w:rPr>
            <w:rFonts w:hint="default"/>
            <w:sz w:val="24"/>
            <w:szCs w:val="24"/>
            <w:lang w:val="en-US"/>
          </w:rPr>
          <w:t xml:space="preserve"> </w:t>
        </w:r>
      </w:ins>
      <w:ins w:id="161" w:author="gothicinspire" w:date="2025-10-21T20:52:02Z">
        <w:r>
          <w:rPr>
            <w:rFonts w:hint="default"/>
            <w:sz w:val="24"/>
            <w:szCs w:val="24"/>
            <w:lang w:val="en-US"/>
          </w:rPr>
          <w:t>a</w:t>
        </w:r>
      </w:ins>
      <w:ins w:id="162" w:author="gothicinspire" w:date="2025-10-21T20:52:03Z">
        <w:r>
          <w:rPr>
            <w:rFonts w:hint="default"/>
            <w:sz w:val="24"/>
            <w:szCs w:val="24"/>
            <w:lang w:val="en-US"/>
          </w:rPr>
          <w:t>dmin</w:t>
        </w:r>
      </w:ins>
      <w:ins w:id="163" w:author="gothicinspire" w:date="2025-10-21T20:52:04Z">
        <w:r>
          <w:rPr>
            <w:rFonts w:hint="default"/>
            <w:sz w:val="24"/>
            <w:szCs w:val="24"/>
            <w:lang w:val="en-US"/>
          </w:rPr>
          <w:t>isteri</w:t>
        </w:r>
      </w:ins>
      <w:ins w:id="164" w:author="gothicinspire" w:date="2025-10-21T20:52:05Z">
        <w:r>
          <w:rPr>
            <w:rFonts w:hint="default"/>
            <w:sz w:val="24"/>
            <w:szCs w:val="24"/>
            <w:lang w:val="en-US"/>
          </w:rPr>
          <w:t xml:space="preserve">ng </w:t>
        </w:r>
      </w:ins>
      <w:ins w:id="165" w:author="gothicinspire" w:date="2025-10-21T20:52:06Z">
        <w:r>
          <w:rPr>
            <w:rFonts w:hint="default"/>
            <w:sz w:val="24"/>
            <w:szCs w:val="24"/>
            <w:lang w:val="en-US"/>
          </w:rPr>
          <w:t xml:space="preserve">a </w:t>
        </w:r>
      </w:ins>
      <w:ins w:id="166" w:author="gothicinspire" w:date="2025-10-21T20:52:08Z">
        <w:r>
          <w:rPr>
            <w:rFonts w:hint="default"/>
            <w:sz w:val="24"/>
            <w:szCs w:val="24"/>
            <w:lang w:val="en-US"/>
          </w:rPr>
          <w:t>s</w:t>
        </w:r>
      </w:ins>
      <w:ins w:id="167" w:author="gothicinspire" w:date="2025-10-21T20:52:09Z">
        <w:r>
          <w:rPr>
            <w:rFonts w:hint="default"/>
            <w:sz w:val="24"/>
            <w:szCs w:val="24"/>
            <w:lang w:val="en-US"/>
          </w:rPr>
          <w:t>poken</w:t>
        </w:r>
      </w:ins>
      <w:ins w:id="168" w:author="gothicinspire" w:date="2025-10-21T20:52:10Z">
        <w:r>
          <w:rPr>
            <w:rFonts w:hint="default"/>
            <w:sz w:val="24"/>
            <w:szCs w:val="24"/>
            <w:lang w:val="en-US"/>
          </w:rPr>
          <w:t xml:space="preserve"> tes</w:t>
        </w:r>
      </w:ins>
      <w:ins w:id="169" w:author="gothicinspire" w:date="2025-10-21T20:52:11Z">
        <w:r>
          <w:rPr>
            <w:rFonts w:hint="default"/>
            <w:sz w:val="24"/>
            <w:szCs w:val="24"/>
            <w:lang w:val="en-US"/>
          </w:rPr>
          <w:t>t</w:t>
        </w:r>
      </w:ins>
      <w:ins w:id="170" w:author="gothicinspire" w:date="2025-10-21T20:52:12Z">
        <w:r>
          <w:rPr>
            <w:rFonts w:hint="default"/>
            <w:sz w:val="24"/>
            <w:szCs w:val="24"/>
            <w:lang w:val="en-US"/>
          </w:rPr>
          <w:t>.</w:t>
        </w:r>
      </w:ins>
      <w:ins w:id="171" w:author="gothicinspire" w:date="2025-10-21T20:52:32Z">
        <w:r>
          <w:rPr>
            <w:rFonts w:hint="default"/>
            <w:sz w:val="24"/>
            <w:szCs w:val="24"/>
            <w:lang w:val="en-US"/>
          </w:rPr>
          <w:t xml:space="preserve"> </w:t>
        </w:r>
      </w:ins>
      <w:ins w:id="172" w:author="gothicinspire" w:date="2025-10-21T20:52:33Z">
        <w:commentRangeStart w:id="3"/>
        <w:r>
          <w:rPr>
            <w:rFonts w:hint="default"/>
            <w:sz w:val="24"/>
            <w:szCs w:val="24"/>
            <w:lang w:val="en-US"/>
          </w:rPr>
          <w:t>….</w:t>
        </w:r>
        <w:commentRangeEnd w:id="3"/>
      </w:ins>
      <w:r>
        <w:commentReference w:id="3"/>
      </w:r>
      <w:ins w:id="173" w:author="gothicinspire" w:date="2025-10-21T20:52:12Z">
        <w:r>
          <w:rPr>
            <w:rFonts w:hint="default"/>
            <w:sz w:val="24"/>
            <w:szCs w:val="24"/>
            <w:lang w:val="en-US"/>
          </w:rPr>
          <w:t xml:space="preserve"> </w:t>
        </w:r>
      </w:ins>
      <w:del w:id="174" w:author="gothicinspire" w:date="2025-10-21T20:52:28Z">
        <w:r>
          <w:rPr>
            <w:sz w:val="24"/>
            <w:szCs w:val="24"/>
          </w:rPr>
          <w:delText xml:space="preserve">A test must be reliable and valid to measure the intended outcome. Validity refers to the correctness, meaningfulness, and usefulness of inferences researchers make based on collected data. Content validity is the degree to which a sample of items represents an adequate operational definition of the construct of interest. This study used content validity, which is expert judgment on the relevance and sampling of test </w:delText>
        </w:r>
      </w:del>
    </w:p>
    <w:p w14:paraId="1CDB0F9D">
      <w:pPr>
        <w:pStyle w:val="66"/>
        <w:rPr>
          <w:ins w:id="175" w:author="gothicinspire" w:date="2025-10-21T20:55:57Z"/>
          <w:sz w:val="24"/>
          <w:szCs w:val="24"/>
        </w:rPr>
      </w:pPr>
      <w:del w:id="176" w:author="gothicinspire" w:date="2025-10-21T20:54:41Z">
        <w:r>
          <w:rPr>
            <w:sz w:val="24"/>
            <w:szCs w:val="24"/>
          </w:rPr>
          <w:delText xml:space="preserve">contents to a specific topic. Content validity ensures that the items of the instruments match the teacher's syllabus or curriculum. The researcher made the test specification based on learning outcomes and validated the speaking test to a validator before used. </w:delText>
        </w:r>
      </w:del>
    </w:p>
    <w:p w14:paraId="0EB6E3F8">
      <w:pPr>
        <w:pStyle w:val="66"/>
        <w:rPr>
          <w:ins w:id="177" w:author="gothicinspire" w:date="2025-10-21T20:55:58Z"/>
          <w:sz w:val="24"/>
          <w:szCs w:val="24"/>
        </w:rPr>
      </w:pPr>
    </w:p>
    <w:p w14:paraId="4C3C7FE2">
      <w:pPr>
        <w:pStyle w:val="66"/>
        <w:ind w:firstLine="0"/>
        <w:rPr>
          <w:del w:id="179" w:author="gothicinspire" w:date="2025-10-21T20:54:41Z"/>
          <w:rFonts w:hint="default"/>
          <w:sz w:val="24"/>
          <w:szCs w:val="24"/>
          <w:lang w:val="en-US"/>
        </w:rPr>
        <w:pPrChange w:id="178" w:author="gothicinspire" w:date="2025-10-21T20:55:58Z">
          <w:pPr>
            <w:pStyle w:val="66"/>
          </w:pPr>
        </w:pPrChange>
      </w:pPr>
      <w:ins w:id="180" w:author="gothicinspire" w:date="2025-10-21T20:56:00Z">
        <w:r>
          <w:rPr>
            <w:rFonts w:hint="default"/>
            <w:sz w:val="24"/>
            <w:szCs w:val="24"/>
            <w:lang w:val="en-US"/>
          </w:rPr>
          <w:t>Data</w:t>
        </w:r>
      </w:ins>
      <w:ins w:id="181" w:author="gothicinspire" w:date="2025-10-21T20:56:01Z">
        <w:r>
          <w:rPr>
            <w:rFonts w:hint="default"/>
            <w:sz w:val="24"/>
            <w:szCs w:val="24"/>
            <w:lang w:val="en-US"/>
          </w:rPr>
          <w:t xml:space="preserve"> Anal</w:t>
        </w:r>
      </w:ins>
      <w:ins w:id="182" w:author="gothicinspire" w:date="2025-10-21T20:56:02Z">
        <w:r>
          <w:rPr>
            <w:rFonts w:hint="default"/>
            <w:sz w:val="24"/>
            <w:szCs w:val="24"/>
            <w:lang w:val="en-US"/>
          </w:rPr>
          <w:t xml:space="preserve">ysis </w:t>
        </w:r>
      </w:ins>
      <w:ins w:id="183" w:author="gothicinspire" w:date="2025-10-21T20:56:03Z">
        <w:r>
          <w:rPr>
            <w:rFonts w:hint="default"/>
            <w:sz w:val="24"/>
            <w:szCs w:val="24"/>
            <w:lang w:val="en-US"/>
          </w:rPr>
          <w:t>Tech</w:t>
        </w:r>
      </w:ins>
      <w:ins w:id="184" w:author="gothicinspire" w:date="2025-10-21T20:56:04Z">
        <w:r>
          <w:rPr>
            <w:rFonts w:hint="default"/>
            <w:sz w:val="24"/>
            <w:szCs w:val="24"/>
            <w:lang w:val="en-US"/>
          </w:rPr>
          <w:t>ni</w:t>
        </w:r>
      </w:ins>
      <w:ins w:id="185" w:author="gothicinspire" w:date="2025-10-21T20:56:05Z">
        <w:r>
          <w:rPr>
            <w:rFonts w:hint="default"/>
            <w:sz w:val="24"/>
            <w:szCs w:val="24"/>
            <w:lang w:val="en-US"/>
          </w:rPr>
          <w:t>qu</w:t>
        </w:r>
      </w:ins>
      <w:ins w:id="186" w:author="gothicinspire" w:date="2025-10-21T20:56:06Z">
        <w:r>
          <w:rPr>
            <w:rFonts w:hint="default"/>
            <w:sz w:val="24"/>
            <w:szCs w:val="24"/>
            <w:lang w:val="en-US"/>
          </w:rPr>
          <w:t>es</w:t>
        </w:r>
      </w:ins>
    </w:p>
    <w:p w14:paraId="1AF2BCB9">
      <w:pPr>
        <w:pStyle w:val="66"/>
        <w:rPr>
          <w:sz w:val="24"/>
          <w:szCs w:val="24"/>
        </w:rPr>
      </w:pPr>
      <w:r>
        <w:rPr>
          <w:sz w:val="24"/>
          <w:szCs w:val="24"/>
        </w:rPr>
        <w:t xml:space="preserve">A normality test was used to determine whether a data set is well modelled by a normal distribution or not. In analyzing the normality of the data from the pretest and post-test of the experimental and control groups, the researcher used the Kolmogorov Smirnov test with SPSS 24. If the value is lower than 0.05, it indicates that the data are not normal. If the value is higher than 0.05, it indicates that the data is normal. </w:t>
      </w:r>
    </w:p>
    <w:p w14:paraId="6D3ED202">
      <w:pPr>
        <w:pStyle w:val="66"/>
        <w:rPr>
          <w:sz w:val="24"/>
          <w:szCs w:val="24"/>
        </w:rPr>
      </w:pPr>
      <w:r>
        <w:rPr>
          <w:sz w:val="24"/>
          <w:szCs w:val="24"/>
        </w:rPr>
        <w:t>Homogeneity of variance is the assumption that the spread of scores is roughly equal in different groups of cases, or more generally that the spread of scores is roughly equal at different points on the predictor variable. Field (2009) In measuring the homogeneity test, the researcher used</w:t>
      </w:r>
      <w:r>
        <w:rPr>
          <w:rFonts w:eastAsia="Calibri"/>
          <w:sz w:val="24"/>
          <w:szCs w:val="24"/>
        </w:rPr>
        <w:t xml:space="preserve"> </w:t>
      </w:r>
      <w:r>
        <w:rPr>
          <w:sz w:val="24"/>
          <w:szCs w:val="24"/>
        </w:rPr>
        <w:t xml:space="preserve">Levene Statistics in SPSS </w:t>
      </w:r>
      <w:r>
        <w:rPr>
          <w:sz w:val="24"/>
          <w:szCs w:val="24"/>
        </w:rPr>
        <w:tab/>
      </w:r>
      <w:r>
        <w:rPr>
          <w:sz w:val="24"/>
          <w:szCs w:val="24"/>
        </w:rPr>
        <w:t xml:space="preserve">program software. Homogeneity test </w:t>
      </w:r>
      <w:r>
        <w:rPr>
          <w:sz w:val="24"/>
          <w:szCs w:val="24"/>
        </w:rPr>
        <w:tab/>
      </w:r>
      <w:r>
        <w:rPr>
          <w:sz w:val="24"/>
          <w:szCs w:val="24"/>
        </w:rPr>
        <w:t xml:space="preserve">is </w:t>
      </w:r>
      <w:r>
        <w:rPr>
          <w:sz w:val="24"/>
          <w:szCs w:val="24"/>
        </w:rPr>
        <w:tab/>
      </w:r>
      <w:r>
        <w:rPr>
          <w:sz w:val="24"/>
          <w:szCs w:val="24"/>
        </w:rPr>
        <w:t xml:space="preserve">used to determine whether samples are drawn from populations that are significant to each other. The data can be classified as homogeneous when the Levene T-test coefficient is greater than 0.05. </w:t>
      </w:r>
    </w:p>
    <w:p w14:paraId="38F59052">
      <w:pPr>
        <w:pStyle w:val="66"/>
        <w:rPr>
          <w:sz w:val="24"/>
          <w:szCs w:val="24"/>
        </w:rPr>
      </w:pPr>
      <w:r>
        <w:rPr>
          <w:sz w:val="24"/>
          <w:szCs w:val="24"/>
        </w:rPr>
        <w:t xml:space="preserve">The researcher employed the Wilcoxon </w:t>
      </w:r>
      <w:del w:id="187" w:author="gothicinspire" w:date="2025-10-22T11:44:36Z">
        <w:r>
          <w:rPr>
            <w:sz w:val="24"/>
            <w:szCs w:val="24"/>
          </w:rPr>
          <w:tab/>
        </w:r>
      </w:del>
      <w:r>
        <w:rPr>
          <w:sz w:val="24"/>
          <w:szCs w:val="24"/>
        </w:rPr>
        <w:t xml:space="preserve">Signed-rank </w:t>
      </w:r>
      <w:r>
        <w:rPr>
          <w:sz w:val="24"/>
          <w:szCs w:val="24"/>
        </w:rPr>
        <w:tab/>
      </w:r>
      <w:r>
        <w:rPr>
          <w:sz w:val="24"/>
          <w:szCs w:val="24"/>
        </w:rPr>
        <w:t xml:space="preserve">test </w:t>
      </w:r>
      <w:r>
        <w:rPr>
          <w:sz w:val="24"/>
          <w:szCs w:val="24"/>
        </w:rPr>
        <w:tab/>
      </w:r>
      <w:r>
        <w:rPr>
          <w:sz w:val="24"/>
          <w:szCs w:val="24"/>
        </w:rPr>
        <w:t xml:space="preserve">to determine the efficacy of the Threestep Interview technique because the data were not normally distributed. Field (2018) describes the Wilcoxon Signed-rank test as a nonparametric test that finds the difference between two related samples. Since it doesn't presuppose normalcy in the data, it is comparable to the dependent test. </w:t>
      </w:r>
    </w:p>
    <w:p w14:paraId="3FAE738E">
      <w:pPr>
        <w:pStyle w:val="66"/>
        <w:rPr>
          <w:sz w:val="24"/>
          <w:szCs w:val="24"/>
        </w:rPr>
      </w:pPr>
      <w:del w:id="188" w:author="gothicinspire" w:date="2025-10-22T11:53:24Z">
        <w:r>
          <w:rPr>
            <w:sz w:val="24"/>
            <w:szCs w:val="24"/>
          </w:rPr>
          <w:delText>Accordin</w:delText>
        </w:r>
      </w:del>
      <w:r>
        <w:rPr>
          <w:sz w:val="24"/>
          <w:szCs w:val="24"/>
        </w:rPr>
        <w:t xml:space="preserve">g Field (2018) stated that the Mann Whitney U test is a non-parametric test that is used when the independent t-test cannot be conducted because the normality assumptions are not met. It searches for differences between two independent samples. Unlike the independent t-test, which looks for differences between the means of two groups, the Mann Whitney U test does not do this. Rather, it looks for variations between the medians of the two groups. </w:t>
      </w:r>
    </w:p>
    <w:p w14:paraId="7AE074AD">
      <w:pPr>
        <w:pStyle w:val="66"/>
        <w:rPr>
          <w:sz w:val="24"/>
          <w:szCs w:val="24"/>
        </w:rPr>
      </w:pPr>
    </w:p>
    <w:p w14:paraId="72541B8A">
      <w:pPr>
        <w:pStyle w:val="66"/>
        <w:rPr>
          <w:sz w:val="24"/>
          <w:szCs w:val="24"/>
        </w:rPr>
      </w:pPr>
    </w:p>
    <w:p w14:paraId="39458AC3">
      <w:pPr>
        <w:pStyle w:val="66"/>
        <w:ind w:firstLine="0"/>
        <w:rPr>
          <w:b/>
          <w:bCs/>
          <w:sz w:val="24"/>
          <w:szCs w:val="24"/>
        </w:rPr>
      </w:pPr>
      <w:r>
        <w:rPr>
          <w:b/>
          <w:bCs/>
          <w:sz w:val="24"/>
          <w:szCs w:val="24"/>
        </w:rPr>
        <w:t xml:space="preserve">RESULT AND DISCUSSION  </w:t>
      </w:r>
    </w:p>
    <w:p w14:paraId="3BE93953">
      <w:pPr>
        <w:pStyle w:val="66"/>
        <w:ind w:firstLine="0"/>
        <w:rPr>
          <w:sz w:val="24"/>
          <w:szCs w:val="24"/>
        </w:rPr>
      </w:pPr>
      <w:del w:id="189" w:author="gothicinspire" w:date="2025-10-21T21:16:54Z">
        <w:r>
          <w:rPr>
            <w:sz w:val="24"/>
            <w:szCs w:val="24"/>
          </w:rPr>
          <w:delText>The Result of Pre-test and Post-test</w:delText>
        </w:r>
      </w:del>
      <w:ins w:id="190" w:author="gothicinspire" w:date="2025-10-21T21:16:55Z">
        <w:r>
          <w:rPr>
            <w:rFonts w:hint="default"/>
            <w:sz w:val="24"/>
            <w:szCs w:val="24"/>
            <w:lang w:val="en-US"/>
          </w:rPr>
          <w:t>D</w:t>
        </w:r>
      </w:ins>
      <w:ins w:id="191" w:author="gothicinspire" w:date="2025-10-21T21:16:56Z">
        <w:r>
          <w:rPr>
            <w:rFonts w:hint="default"/>
            <w:sz w:val="24"/>
            <w:szCs w:val="24"/>
            <w:lang w:val="en-US"/>
          </w:rPr>
          <w:t>escr</w:t>
        </w:r>
      </w:ins>
      <w:ins w:id="192" w:author="gothicinspire" w:date="2025-10-21T21:16:57Z">
        <w:r>
          <w:rPr>
            <w:rFonts w:hint="default"/>
            <w:sz w:val="24"/>
            <w:szCs w:val="24"/>
            <w:lang w:val="en-US"/>
          </w:rPr>
          <w:t>ipti</w:t>
        </w:r>
      </w:ins>
      <w:ins w:id="193" w:author="gothicinspire" w:date="2025-10-21T21:16:58Z">
        <w:r>
          <w:rPr>
            <w:rFonts w:hint="default"/>
            <w:sz w:val="24"/>
            <w:szCs w:val="24"/>
            <w:lang w:val="en-US"/>
          </w:rPr>
          <w:t xml:space="preserve">ve </w:t>
        </w:r>
      </w:ins>
      <w:ins w:id="194" w:author="gothicinspire" w:date="2025-10-21T21:16:59Z">
        <w:r>
          <w:rPr>
            <w:rFonts w:hint="default"/>
            <w:sz w:val="24"/>
            <w:szCs w:val="24"/>
            <w:lang w:val="en-US"/>
          </w:rPr>
          <w:t>Stat</w:t>
        </w:r>
      </w:ins>
      <w:ins w:id="195" w:author="gothicinspire" w:date="2025-10-21T21:17:00Z">
        <w:r>
          <w:rPr>
            <w:rFonts w:hint="default"/>
            <w:sz w:val="24"/>
            <w:szCs w:val="24"/>
            <w:lang w:val="en-US"/>
          </w:rPr>
          <w:t>isti</w:t>
        </w:r>
      </w:ins>
      <w:ins w:id="196" w:author="gothicinspire" w:date="2025-10-21T21:17:01Z">
        <w:r>
          <w:rPr>
            <w:rFonts w:hint="default"/>
            <w:sz w:val="24"/>
            <w:szCs w:val="24"/>
            <w:lang w:val="en-US"/>
          </w:rPr>
          <w:t>cal</w:t>
        </w:r>
      </w:ins>
      <w:ins w:id="197" w:author="gothicinspire" w:date="2025-10-21T21:17:02Z">
        <w:r>
          <w:rPr>
            <w:rFonts w:hint="default"/>
            <w:sz w:val="24"/>
            <w:szCs w:val="24"/>
            <w:lang w:val="en-US"/>
          </w:rPr>
          <w:t xml:space="preserve"> D</w:t>
        </w:r>
      </w:ins>
      <w:ins w:id="198" w:author="gothicinspire" w:date="2025-10-21T21:17:03Z">
        <w:r>
          <w:rPr>
            <w:rFonts w:hint="default"/>
            <w:sz w:val="24"/>
            <w:szCs w:val="24"/>
            <w:lang w:val="en-US"/>
          </w:rPr>
          <w:t>ata</w:t>
        </w:r>
      </w:ins>
      <w:r>
        <w:rPr>
          <w:sz w:val="24"/>
          <w:szCs w:val="24"/>
        </w:rPr>
        <w:t xml:space="preserve"> </w:t>
      </w:r>
      <w:r>
        <w:rPr>
          <w:bCs/>
          <w:sz w:val="24"/>
          <w:szCs w:val="24"/>
        </w:rPr>
        <w:t>for Experimental and Control Group.</w:t>
      </w:r>
      <w:r>
        <w:rPr>
          <w:sz w:val="24"/>
          <w:szCs w:val="24"/>
        </w:rPr>
        <w:t xml:space="preserve"> </w:t>
      </w:r>
    </w:p>
    <w:p w14:paraId="6E351268">
      <w:pPr>
        <w:pStyle w:val="66"/>
        <w:rPr>
          <w:ins w:id="199" w:author="gothicinspire" w:date="2025-10-21T21:17:41Z"/>
          <w:sz w:val="24"/>
          <w:szCs w:val="24"/>
        </w:rPr>
      </w:pPr>
      <w:ins w:id="200" w:author="gothicinspire" w:date="2025-10-22T11:53:54Z">
        <w:r>
          <w:rPr>
            <w:sz w:val="24"/>
            <w:szCs w:val="24"/>
            <w:lang w:val="en-US"/>
          </w:rPr>
          <w:t>Pretest</w:t>
        </w:r>
      </w:ins>
      <w:del w:id="201" w:author="gothicinspire" w:date="2025-10-22T11:53:54Z">
        <w:r>
          <w:rPr>
            <w:sz w:val="24"/>
            <w:szCs w:val="24"/>
          </w:rPr>
          <w:delText>Pre-test</w:delText>
        </w:r>
      </w:del>
      <w:r>
        <w:rPr>
          <w:sz w:val="24"/>
          <w:szCs w:val="24"/>
        </w:rPr>
        <w:t xml:space="preserve"> and post-test were administered to the experimental and control group to examine their speaking achievement before and after the treatment session.  Based on the </w:t>
      </w:r>
      <w:del w:id="202" w:author="gothicinspire" w:date="2025-10-22T11:54:36Z">
        <w:r>
          <w:rPr>
            <w:sz w:val="24"/>
            <w:szCs w:val="24"/>
          </w:rPr>
          <w:delText>pre-tes</w:delText>
        </w:r>
      </w:del>
      <w:r>
        <w:rPr>
          <w:sz w:val="24"/>
          <w:szCs w:val="24"/>
        </w:rPr>
        <w:t xml:space="preserve">t results </w:t>
      </w:r>
      <w:del w:id="203" w:author="gothicinspire" w:date="2025-10-21T21:17:20Z">
        <w:r>
          <w:rPr>
            <w:sz w:val="24"/>
            <w:szCs w:val="24"/>
          </w:rPr>
          <w:tab/>
        </w:r>
      </w:del>
      <w:r>
        <w:rPr>
          <w:sz w:val="24"/>
          <w:szCs w:val="24"/>
        </w:rPr>
        <w:t xml:space="preserve">of the experimental group, the highest score was 34, the lowest score was 20, and the mean score was 24.09 with standard deviation was 3.927. Then, in the </w:t>
      </w:r>
      <w:del w:id="204" w:author="gothicinspire" w:date="2025-10-22T11:54:45Z">
        <w:r>
          <w:rPr>
            <w:sz w:val="24"/>
            <w:szCs w:val="24"/>
          </w:rPr>
          <w:delText>post-test</w:delText>
        </w:r>
      </w:del>
      <w:r>
        <w:rPr>
          <w:sz w:val="24"/>
          <w:szCs w:val="24"/>
        </w:rPr>
        <w:t xml:space="preserve"> of the experimental group, the highest score was 56, the lowest score was 40, and the mean score was 45.73 with standard deviation 4.506. </w:t>
      </w:r>
    </w:p>
    <w:p w14:paraId="7D4900DC">
      <w:pPr>
        <w:pStyle w:val="66"/>
        <w:rPr>
          <w:rFonts w:hint="default"/>
          <w:sz w:val="24"/>
          <w:szCs w:val="24"/>
          <w:lang w:val="en-US"/>
        </w:rPr>
      </w:pPr>
      <w:r>
        <w:rPr>
          <w:sz w:val="24"/>
          <w:szCs w:val="24"/>
        </w:rPr>
        <w:t xml:space="preserve">Next, in the </w:t>
      </w:r>
      <w:ins w:id="205" w:author="gothicinspire" w:date="2025-10-22T11:53:45Z">
        <w:r>
          <w:rPr>
            <w:sz w:val="24"/>
            <w:szCs w:val="24"/>
            <w:lang w:val="en-US"/>
          </w:rPr>
          <w:t>pretest</w:t>
        </w:r>
      </w:ins>
      <w:del w:id="206" w:author="gothicinspire" w:date="2025-10-22T11:53:45Z">
        <w:r>
          <w:rPr>
            <w:sz w:val="24"/>
            <w:szCs w:val="24"/>
          </w:rPr>
          <w:delText>pre-test</w:delText>
        </w:r>
      </w:del>
      <w:r>
        <w:rPr>
          <w:sz w:val="24"/>
          <w:szCs w:val="24"/>
        </w:rPr>
        <w:t xml:space="preserve"> of the control group, the highest score was 28, the lowest score was 20, and the mean score was 22.90 with standard deviation was 2.936. Finally, in the post-test of the control group, the highest score was 52, the lowest score was 40, and the mean score was 40.00 with standard deviation was 3.893.  </w:t>
      </w:r>
      <w:ins w:id="207" w:author="gothicinspire" w:date="2025-10-21T21:18:02Z">
        <w:r>
          <w:rPr>
            <w:rFonts w:hint="default"/>
            <w:sz w:val="24"/>
            <w:szCs w:val="24"/>
            <w:lang w:val="en-US"/>
          </w:rPr>
          <w:t>Ta</w:t>
        </w:r>
      </w:ins>
      <w:ins w:id="208" w:author="gothicinspire" w:date="2025-10-21T21:18:03Z">
        <w:r>
          <w:rPr>
            <w:rFonts w:hint="default"/>
            <w:sz w:val="24"/>
            <w:szCs w:val="24"/>
            <w:lang w:val="en-US"/>
          </w:rPr>
          <w:t xml:space="preserve">ble </w:t>
        </w:r>
      </w:ins>
      <w:ins w:id="209" w:author="gothicinspire" w:date="2025-10-21T21:18:04Z">
        <w:r>
          <w:rPr>
            <w:rFonts w:hint="default"/>
            <w:sz w:val="24"/>
            <w:szCs w:val="24"/>
            <w:lang w:val="en-US"/>
          </w:rPr>
          <w:t xml:space="preserve">1 </w:t>
        </w:r>
      </w:ins>
      <w:ins w:id="210" w:author="gothicinspire" w:date="2025-10-21T21:18:10Z">
        <w:r>
          <w:rPr>
            <w:rFonts w:hint="default"/>
            <w:sz w:val="24"/>
            <w:szCs w:val="24"/>
            <w:lang w:val="en-US"/>
          </w:rPr>
          <w:t>pre</w:t>
        </w:r>
      </w:ins>
      <w:ins w:id="211" w:author="gothicinspire" w:date="2025-10-21T21:18:11Z">
        <w:r>
          <w:rPr>
            <w:rFonts w:hint="default"/>
            <w:sz w:val="24"/>
            <w:szCs w:val="24"/>
            <w:lang w:val="en-US"/>
          </w:rPr>
          <w:t>s</w:t>
        </w:r>
      </w:ins>
      <w:ins w:id="212" w:author="gothicinspire" w:date="2025-10-21T21:18:12Z">
        <w:r>
          <w:rPr>
            <w:rFonts w:hint="default"/>
            <w:sz w:val="24"/>
            <w:szCs w:val="24"/>
            <w:lang w:val="en-US"/>
          </w:rPr>
          <w:t>e</w:t>
        </w:r>
      </w:ins>
      <w:ins w:id="213" w:author="gothicinspire" w:date="2025-10-21T21:18:13Z">
        <w:r>
          <w:rPr>
            <w:rFonts w:hint="default"/>
            <w:sz w:val="24"/>
            <w:szCs w:val="24"/>
            <w:lang w:val="en-US"/>
          </w:rPr>
          <w:t>n</w:t>
        </w:r>
      </w:ins>
      <w:ins w:id="214" w:author="gothicinspire" w:date="2025-10-21T21:18:14Z">
        <w:r>
          <w:rPr>
            <w:rFonts w:hint="default"/>
            <w:sz w:val="24"/>
            <w:szCs w:val="24"/>
            <w:lang w:val="en-US"/>
          </w:rPr>
          <w:t xml:space="preserve">ts </w:t>
        </w:r>
      </w:ins>
      <w:ins w:id="215" w:author="gothicinspire" w:date="2025-10-21T21:18:15Z">
        <w:r>
          <w:rPr>
            <w:rFonts w:hint="default"/>
            <w:sz w:val="24"/>
            <w:szCs w:val="24"/>
            <w:lang w:val="en-US"/>
          </w:rPr>
          <w:t xml:space="preserve">the </w:t>
        </w:r>
      </w:ins>
      <w:ins w:id="216" w:author="gothicinspire" w:date="2025-10-21T21:18:19Z">
        <w:r>
          <w:rPr>
            <w:rFonts w:hint="default"/>
            <w:sz w:val="24"/>
            <w:szCs w:val="24"/>
            <w:lang w:val="en-US"/>
          </w:rPr>
          <w:t>descr</w:t>
        </w:r>
      </w:ins>
      <w:ins w:id="217" w:author="gothicinspire" w:date="2025-10-21T21:18:20Z">
        <w:r>
          <w:rPr>
            <w:rFonts w:hint="default"/>
            <w:sz w:val="24"/>
            <w:szCs w:val="24"/>
            <w:lang w:val="en-US"/>
          </w:rPr>
          <w:t>ipti</w:t>
        </w:r>
      </w:ins>
      <w:ins w:id="218" w:author="gothicinspire" w:date="2025-10-21T21:18:22Z">
        <w:r>
          <w:rPr>
            <w:rFonts w:hint="default"/>
            <w:sz w:val="24"/>
            <w:szCs w:val="24"/>
            <w:lang w:val="en-US"/>
          </w:rPr>
          <w:t>ve d</w:t>
        </w:r>
      </w:ins>
      <w:ins w:id="219" w:author="gothicinspire" w:date="2025-10-21T21:18:23Z">
        <w:r>
          <w:rPr>
            <w:rFonts w:hint="default"/>
            <w:sz w:val="24"/>
            <w:szCs w:val="24"/>
            <w:lang w:val="en-US"/>
          </w:rPr>
          <w:t xml:space="preserve">ata </w:t>
        </w:r>
      </w:ins>
      <w:ins w:id="220" w:author="gothicinspire" w:date="2025-10-21T21:18:24Z">
        <w:r>
          <w:rPr>
            <w:rFonts w:hint="default"/>
            <w:sz w:val="24"/>
            <w:szCs w:val="24"/>
            <w:lang w:val="en-US"/>
          </w:rPr>
          <w:t xml:space="preserve">of </w:t>
        </w:r>
      </w:ins>
      <w:ins w:id="221" w:author="gothicinspire" w:date="2025-10-21T21:18:26Z">
        <w:r>
          <w:rPr>
            <w:rFonts w:hint="default"/>
            <w:sz w:val="24"/>
            <w:szCs w:val="24"/>
            <w:lang w:val="en-US"/>
          </w:rPr>
          <w:t>t</w:t>
        </w:r>
      </w:ins>
      <w:ins w:id="222" w:author="gothicinspire" w:date="2025-10-21T21:18:27Z">
        <w:r>
          <w:rPr>
            <w:rFonts w:hint="default"/>
            <w:sz w:val="24"/>
            <w:szCs w:val="24"/>
            <w:lang w:val="en-US"/>
          </w:rPr>
          <w:t>he ex</w:t>
        </w:r>
      </w:ins>
      <w:ins w:id="223" w:author="gothicinspire" w:date="2025-10-21T21:18:28Z">
        <w:r>
          <w:rPr>
            <w:rFonts w:hint="default"/>
            <w:sz w:val="24"/>
            <w:szCs w:val="24"/>
            <w:lang w:val="en-US"/>
          </w:rPr>
          <w:t>peri</w:t>
        </w:r>
      </w:ins>
      <w:ins w:id="224" w:author="gothicinspire" w:date="2025-10-21T21:18:29Z">
        <w:r>
          <w:rPr>
            <w:rFonts w:hint="default"/>
            <w:sz w:val="24"/>
            <w:szCs w:val="24"/>
            <w:lang w:val="en-US"/>
          </w:rPr>
          <w:t>menta</w:t>
        </w:r>
      </w:ins>
      <w:ins w:id="225" w:author="gothicinspire" w:date="2025-10-21T21:18:30Z">
        <w:r>
          <w:rPr>
            <w:rFonts w:hint="default"/>
            <w:sz w:val="24"/>
            <w:szCs w:val="24"/>
            <w:lang w:val="en-US"/>
          </w:rPr>
          <w:t>l a</w:t>
        </w:r>
      </w:ins>
      <w:ins w:id="226" w:author="gothicinspire" w:date="2025-10-21T21:18:31Z">
        <w:r>
          <w:rPr>
            <w:rFonts w:hint="default"/>
            <w:sz w:val="24"/>
            <w:szCs w:val="24"/>
            <w:lang w:val="en-US"/>
          </w:rPr>
          <w:t>nd t</w:t>
        </w:r>
      </w:ins>
      <w:ins w:id="227" w:author="gothicinspire" w:date="2025-10-21T21:18:32Z">
        <w:r>
          <w:rPr>
            <w:rFonts w:hint="default"/>
            <w:sz w:val="24"/>
            <w:szCs w:val="24"/>
            <w:lang w:val="en-US"/>
          </w:rPr>
          <w:t>he co</w:t>
        </w:r>
      </w:ins>
      <w:ins w:id="228" w:author="gothicinspire" w:date="2025-10-21T21:18:33Z">
        <w:r>
          <w:rPr>
            <w:rFonts w:hint="default"/>
            <w:sz w:val="24"/>
            <w:szCs w:val="24"/>
            <w:lang w:val="en-US"/>
          </w:rPr>
          <w:t>ntro</w:t>
        </w:r>
      </w:ins>
      <w:ins w:id="229" w:author="gothicinspire" w:date="2025-10-21T21:18:34Z">
        <w:r>
          <w:rPr>
            <w:rFonts w:hint="default"/>
            <w:sz w:val="24"/>
            <w:szCs w:val="24"/>
            <w:lang w:val="en-US"/>
          </w:rPr>
          <w:t>l g</w:t>
        </w:r>
      </w:ins>
      <w:ins w:id="230" w:author="gothicinspire" w:date="2025-10-21T21:18:35Z">
        <w:r>
          <w:rPr>
            <w:rFonts w:hint="default"/>
            <w:sz w:val="24"/>
            <w:szCs w:val="24"/>
            <w:lang w:val="en-US"/>
          </w:rPr>
          <w:t>roup</w:t>
        </w:r>
      </w:ins>
      <w:ins w:id="231" w:author="gothicinspire" w:date="2025-10-21T21:18:36Z">
        <w:r>
          <w:rPr>
            <w:rFonts w:hint="default"/>
            <w:sz w:val="24"/>
            <w:szCs w:val="24"/>
            <w:lang w:val="en-US"/>
          </w:rPr>
          <w:t>.</w:t>
        </w:r>
      </w:ins>
    </w:p>
    <w:p w14:paraId="74B304B6">
      <w:pPr>
        <w:pStyle w:val="66"/>
        <w:rPr>
          <w:sz w:val="24"/>
          <w:szCs w:val="24"/>
        </w:rPr>
      </w:pPr>
      <w:commentRangeStart w:id="4"/>
      <w:r>
        <w:rPr>
          <w:sz w:val="24"/>
          <w:szCs w:val="24"/>
        </w:rPr>
        <w:drawing>
          <wp:inline distT="0" distB="0" distL="0" distR="0">
            <wp:extent cx="2383790" cy="1799590"/>
            <wp:effectExtent l="0" t="0" r="0" b="0"/>
            <wp:docPr id="1610062144" name="Picture 1610062144"/>
            <wp:cNvGraphicFramePr/>
            <a:graphic xmlns:a="http://schemas.openxmlformats.org/drawingml/2006/main">
              <a:graphicData uri="http://schemas.openxmlformats.org/drawingml/2006/picture">
                <pic:pic xmlns:pic="http://schemas.openxmlformats.org/drawingml/2006/picture">
                  <pic:nvPicPr>
                    <pic:cNvPr id="1610062144" name="Picture 1610062144"/>
                    <pic:cNvPicPr/>
                  </pic:nvPicPr>
                  <pic:blipFill>
                    <a:blip r:embed="rId7"/>
                    <a:stretch>
                      <a:fillRect/>
                    </a:stretch>
                  </pic:blipFill>
                  <pic:spPr>
                    <a:xfrm>
                      <a:off x="0" y="0"/>
                      <a:ext cx="2383790" cy="1799590"/>
                    </a:xfrm>
                    <a:prstGeom prst="rect">
                      <a:avLst/>
                    </a:prstGeom>
                  </pic:spPr>
                </pic:pic>
              </a:graphicData>
            </a:graphic>
          </wp:inline>
        </w:drawing>
      </w:r>
      <w:commentRangeEnd w:id="4"/>
      <w:r>
        <w:commentReference w:id="4"/>
      </w:r>
      <w:r>
        <w:rPr>
          <w:sz w:val="24"/>
          <w:szCs w:val="24"/>
        </w:rPr>
        <w:t xml:space="preserve"> </w:t>
      </w:r>
    </w:p>
    <w:p w14:paraId="0800F809">
      <w:pPr>
        <w:pStyle w:val="66"/>
        <w:ind w:firstLine="0"/>
        <w:rPr>
          <w:ins w:id="233" w:author="gothicinspire" w:date="2025-10-21T21:19:32Z"/>
          <w:sz w:val="24"/>
          <w:szCs w:val="24"/>
        </w:rPr>
        <w:pPrChange w:id="232" w:author="gothicinspire" w:date="2025-10-21T21:19:31Z">
          <w:pPr>
            <w:pStyle w:val="66"/>
          </w:pPr>
        </w:pPrChange>
      </w:pPr>
    </w:p>
    <w:p w14:paraId="37C64187">
      <w:pPr>
        <w:pStyle w:val="66"/>
        <w:ind w:firstLine="0"/>
        <w:rPr>
          <w:ins w:id="235" w:author="gothicinspire" w:date="2025-10-21T21:19:51Z"/>
          <w:rFonts w:hint="default"/>
          <w:sz w:val="24"/>
          <w:szCs w:val="24"/>
          <w:lang w:val="en-US"/>
        </w:rPr>
        <w:pPrChange w:id="234" w:author="gothicinspire" w:date="2025-10-21T21:19:31Z">
          <w:pPr>
            <w:pStyle w:val="66"/>
          </w:pPr>
        </w:pPrChange>
      </w:pPr>
      <w:ins w:id="236" w:author="gothicinspire" w:date="2025-10-21T21:19:34Z">
        <w:r>
          <w:rPr>
            <w:rFonts w:hint="default"/>
            <w:sz w:val="24"/>
            <w:szCs w:val="24"/>
            <w:lang w:val="en-US"/>
          </w:rPr>
          <w:t>No</w:t>
        </w:r>
      </w:ins>
      <w:ins w:id="237" w:author="gothicinspire" w:date="2025-10-21T21:19:44Z">
        <w:r>
          <w:rPr>
            <w:rFonts w:hint="default"/>
            <w:sz w:val="24"/>
            <w:szCs w:val="24"/>
            <w:lang w:val="en-US"/>
          </w:rPr>
          <w:t>rmal</w:t>
        </w:r>
      </w:ins>
      <w:ins w:id="238" w:author="gothicinspire" w:date="2025-10-21T21:19:45Z">
        <w:r>
          <w:rPr>
            <w:rFonts w:hint="default"/>
            <w:sz w:val="24"/>
            <w:szCs w:val="24"/>
            <w:lang w:val="en-US"/>
          </w:rPr>
          <w:t>ity</w:t>
        </w:r>
      </w:ins>
      <w:ins w:id="239" w:author="gothicinspire" w:date="2025-10-21T21:19:46Z">
        <w:r>
          <w:rPr>
            <w:rFonts w:hint="default"/>
            <w:sz w:val="24"/>
            <w:szCs w:val="24"/>
            <w:lang w:val="en-US"/>
          </w:rPr>
          <w:t xml:space="preserve"> T</w:t>
        </w:r>
      </w:ins>
      <w:ins w:id="240" w:author="gothicinspire" w:date="2025-10-21T21:19:47Z">
        <w:r>
          <w:rPr>
            <w:rFonts w:hint="default"/>
            <w:sz w:val="24"/>
            <w:szCs w:val="24"/>
            <w:lang w:val="en-US"/>
          </w:rPr>
          <w:t xml:space="preserve">est </w:t>
        </w:r>
      </w:ins>
      <w:ins w:id="241" w:author="gothicinspire" w:date="2025-10-21T21:19:48Z">
        <w:r>
          <w:rPr>
            <w:rFonts w:hint="default"/>
            <w:sz w:val="24"/>
            <w:szCs w:val="24"/>
            <w:lang w:val="en-US"/>
          </w:rPr>
          <w:t>Resu</w:t>
        </w:r>
      </w:ins>
      <w:ins w:id="242" w:author="gothicinspire" w:date="2025-10-21T21:19:49Z">
        <w:r>
          <w:rPr>
            <w:rFonts w:hint="default"/>
            <w:sz w:val="24"/>
            <w:szCs w:val="24"/>
            <w:lang w:val="en-US"/>
          </w:rPr>
          <w:t>l</w:t>
        </w:r>
      </w:ins>
      <w:ins w:id="243" w:author="gothicinspire" w:date="2025-10-21T21:19:50Z">
        <w:r>
          <w:rPr>
            <w:rFonts w:hint="default"/>
            <w:sz w:val="24"/>
            <w:szCs w:val="24"/>
            <w:lang w:val="en-US"/>
          </w:rPr>
          <w:t>ts</w:t>
        </w:r>
      </w:ins>
    </w:p>
    <w:p w14:paraId="12C89FA6">
      <w:pPr>
        <w:pStyle w:val="66"/>
        <w:ind w:firstLine="720"/>
        <w:rPr>
          <w:rFonts w:hint="default"/>
          <w:sz w:val="24"/>
          <w:szCs w:val="24"/>
          <w:lang w:val="en-US"/>
        </w:rPr>
        <w:pPrChange w:id="244" w:author="gothicinspire" w:date="2025-10-21T21:19:52Z">
          <w:pPr>
            <w:pStyle w:val="66"/>
          </w:pPr>
        </w:pPrChange>
      </w:pPr>
      <w:r>
        <w:rPr>
          <w:sz w:val="24"/>
          <w:szCs w:val="24"/>
        </w:rPr>
        <w:t xml:space="preserve">A normality test is used to determine whether a data set is well </w:t>
      </w:r>
      <w:ins w:id="245" w:author="gothicinspire" w:date="2025-10-22T11:55:07Z">
        <w:r>
          <w:rPr>
            <w:sz w:val="24"/>
            <w:szCs w:val="24"/>
            <w:lang w:val="en-US"/>
          </w:rPr>
          <w:t>modeled</w:t>
        </w:r>
      </w:ins>
      <w:del w:id="246" w:author="gothicinspire" w:date="2025-10-22T11:55:07Z">
        <w:r>
          <w:rPr>
            <w:sz w:val="24"/>
            <w:szCs w:val="24"/>
          </w:rPr>
          <w:delText>m</w:delText>
        </w:r>
        <w:bookmarkStart w:id="0" w:name="_GoBack"/>
        <w:bookmarkEnd w:id="0"/>
        <w:r>
          <w:rPr>
            <w:sz w:val="24"/>
            <w:szCs w:val="24"/>
          </w:rPr>
          <w:delText>odelled</w:delText>
        </w:r>
      </w:del>
      <w:r>
        <w:rPr>
          <w:sz w:val="24"/>
          <w:szCs w:val="24"/>
        </w:rPr>
        <w:t xml:space="preserve"> by a normal distribution or not. The normality test was done using Kolmogorov Smirnov. </w:t>
      </w:r>
      <w:ins w:id="247" w:author="gothicinspire" w:date="2025-10-21T21:20:15Z">
        <w:r>
          <w:rPr>
            <w:rFonts w:hint="default"/>
            <w:sz w:val="24"/>
            <w:szCs w:val="24"/>
            <w:lang w:val="en-US"/>
          </w:rPr>
          <w:t>Table</w:t>
        </w:r>
      </w:ins>
      <w:ins w:id="248" w:author="gothicinspire" w:date="2025-10-21T21:20:16Z">
        <w:r>
          <w:rPr>
            <w:rFonts w:hint="default"/>
            <w:sz w:val="24"/>
            <w:szCs w:val="24"/>
            <w:lang w:val="en-US"/>
          </w:rPr>
          <w:t xml:space="preserve"> </w:t>
        </w:r>
      </w:ins>
      <w:ins w:id="249" w:author="gothicinspire" w:date="2025-10-21T21:20:17Z">
        <w:r>
          <w:rPr>
            <w:rFonts w:hint="default"/>
            <w:sz w:val="24"/>
            <w:szCs w:val="24"/>
            <w:lang w:val="en-US"/>
          </w:rPr>
          <w:t xml:space="preserve">2 </w:t>
        </w:r>
      </w:ins>
      <w:ins w:id="250" w:author="gothicinspire" w:date="2025-10-21T21:20:18Z">
        <w:r>
          <w:rPr>
            <w:rFonts w:hint="default"/>
            <w:sz w:val="24"/>
            <w:szCs w:val="24"/>
            <w:lang w:val="en-US"/>
          </w:rPr>
          <w:t>pre</w:t>
        </w:r>
      </w:ins>
      <w:ins w:id="251" w:author="gothicinspire" w:date="2025-10-21T21:20:19Z">
        <w:r>
          <w:rPr>
            <w:rFonts w:hint="default"/>
            <w:sz w:val="24"/>
            <w:szCs w:val="24"/>
            <w:lang w:val="en-US"/>
          </w:rPr>
          <w:t>sents</w:t>
        </w:r>
      </w:ins>
      <w:ins w:id="252" w:author="gothicinspire" w:date="2025-10-21T21:20:20Z">
        <w:r>
          <w:rPr>
            <w:rFonts w:hint="default"/>
            <w:sz w:val="24"/>
            <w:szCs w:val="24"/>
            <w:lang w:val="en-US"/>
          </w:rPr>
          <w:t xml:space="preserve"> the</w:t>
        </w:r>
      </w:ins>
      <w:ins w:id="253" w:author="gothicinspire" w:date="2025-10-21T21:20:21Z">
        <w:r>
          <w:rPr>
            <w:rFonts w:hint="default"/>
            <w:sz w:val="24"/>
            <w:szCs w:val="24"/>
            <w:lang w:val="en-US"/>
          </w:rPr>
          <w:t xml:space="preserve"> </w:t>
        </w:r>
      </w:ins>
      <w:ins w:id="254" w:author="gothicinspire" w:date="2025-10-21T21:20:22Z">
        <w:r>
          <w:rPr>
            <w:rFonts w:hint="default"/>
            <w:sz w:val="24"/>
            <w:szCs w:val="24"/>
            <w:lang w:val="en-US"/>
          </w:rPr>
          <w:t>nor</w:t>
        </w:r>
      </w:ins>
      <w:ins w:id="255" w:author="gothicinspire" w:date="2025-10-21T21:20:23Z">
        <w:r>
          <w:rPr>
            <w:rFonts w:hint="default"/>
            <w:sz w:val="24"/>
            <w:szCs w:val="24"/>
            <w:lang w:val="en-US"/>
          </w:rPr>
          <w:t>mali</w:t>
        </w:r>
      </w:ins>
      <w:ins w:id="256" w:author="gothicinspire" w:date="2025-10-21T21:20:24Z">
        <w:r>
          <w:rPr>
            <w:rFonts w:hint="default"/>
            <w:sz w:val="24"/>
            <w:szCs w:val="24"/>
            <w:lang w:val="en-US"/>
          </w:rPr>
          <w:t>ty te</w:t>
        </w:r>
      </w:ins>
      <w:ins w:id="257" w:author="gothicinspire" w:date="2025-10-21T21:20:25Z">
        <w:r>
          <w:rPr>
            <w:rFonts w:hint="default"/>
            <w:sz w:val="24"/>
            <w:szCs w:val="24"/>
            <w:lang w:val="en-US"/>
          </w:rPr>
          <w:t>st r</w:t>
        </w:r>
      </w:ins>
      <w:ins w:id="258" w:author="gothicinspire" w:date="2025-10-21T21:20:26Z">
        <w:r>
          <w:rPr>
            <w:rFonts w:hint="default"/>
            <w:sz w:val="24"/>
            <w:szCs w:val="24"/>
            <w:lang w:val="en-US"/>
          </w:rPr>
          <w:t>esu</w:t>
        </w:r>
      </w:ins>
      <w:ins w:id="259" w:author="gothicinspire" w:date="2025-10-21T21:20:27Z">
        <w:r>
          <w:rPr>
            <w:rFonts w:hint="default"/>
            <w:sz w:val="24"/>
            <w:szCs w:val="24"/>
            <w:lang w:val="en-US"/>
          </w:rPr>
          <w:t>lts</w:t>
        </w:r>
      </w:ins>
      <w:ins w:id="260" w:author="gothicinspire" w:date="2025-10-21T21:20:28Z">
        <w:r>
          <w:rPr>
            <w:rFonts w:hint="default"/>
            <w:sz w:val="24"/>
            <w:szCs w:val="24"/>
            <w:lang w:val="en-US"/>
          </w:rPr>
          <w:t>.</w:t>
        </w:r>
      </w:ins>
    </w:p>
    <w:p w14:paraId="7ED44460">
      <w:pPr>
        <w:pStyle w:val="66"/>
        <w:rPr>
          <w:sz w:val="24"/>
          <w:szCs w:val="24"/>
          <w:lang w:val="zh-CN"/>
        </w:rPr>
      </w:pPr>
    </w:p>
    <w:p w14:paraId="35A15B94">
      <w:pPr>
        <w:pStyle w:val="66"/>
        <w:ind w:firstLine="0"/>
        <w:rPr>
          <w:sz w:val="24"/>
          <w:szCs w:val="24"/>
          <w:lang w:val="zh-CN"/>
        </w:rPr>
        <w:pPrChange w:id="261" w:author="gothicinspire" w:date="2025-10-21T21:20:32Z">
          <w:pPr>
            <w:pStyle w:val="66"/>
          </w:pPr>
        </w:pPrChange>
      </w:pPr>
      <w:ins w:id="262" w:author="gothicinspire" w:date="2025-10-21T21:20:33Z">
        <w:r>
          <w:rPr>
            <w:rFonts w:hint="default"/>
            <w:sz w:val="24"/>
            <w:szCs w:val="24"/>
            <w:lang w:val="en-US"/>
          </w:rPr>
          <w:t>Ta</w:t>
        </w:r>
      </w:ins>
      <w:ins w:id="263" w:author="gothicinspire" w:date="2025-10-21T21:20:34Z">
        <w:r>
          <w:rPr>
            <w:rFonts w:hint="default"/>
            <w:sz w:val="24"/>
            <w:szCs w:val="24"/>
            <w:lang w:val="en-US"/>
          </w:rPr>
          <w:t>ble</w:t>
        </w:r>
      </w:ins>
      <w:ins w:id="264" w:author="gothicinspire" w:date="2025-10-21T21:20:35Z">
        <w:r>
          <w:rPr>
            <w:rFonts w:hint="default"/>
            <w:sz w:val="24"/>
            <w:szCs w:val="24"/>
            <w:lang w:val="en-US"/>
          </w:rPr>
          <w:t xml:space="preserve"> 2</w:t>
        </w:r>
      </w:ins>
      <w:ins w:id="265" w:author="gothicinspire" w:date="2025-10-21T21:20:36Z">
        <w:r>
          <w:rPr>
            <w:rFonts w:hint="default"/>
            <w:sz w:val="24"/>
            <w:szCs w:val="24"/>
            <w:lang w:val="en-US"/>
          </w:rPr>
          <w:t xml:space="preserve">. </w:t>
        </w:r>
      </w:ins>
      <w:r>
        <w:rPr>
          <w:sz w:val="24"/>
          <w:szCs w:val="24"/>
          <w:lang w:val="zh-CN"/>
        </w:rPr>
        <w:t xml:space="preserve">The Result of the Normality Test </w:t>
      </w:r>
    </w:p>
    <w:p w14:paraId="4CC7C505">
      <w:pPr>
        <w:pStyle w:val="66"/>
        <w:rPr>
          <w:sz w:val="24"/>
          <w:szCs w:val="24"/>
          <w:lang w:val="zh-CN"/>
        </w:rPr>
      </w:pPr>
      <w:r>
        <w:commentReference w:id="5"/>
      </w:r>
    </w:p>
    <w:p w14:paraId="377879C7">
      <w:pPr>
        <w:pStyle w:val="66"/>
        <w:rPr>
          <w:sz w:val="24"/>
          <w:szCs w:val="24"/>
          <w:lang w:val="zh-CN"/>
        </w:rPr>
      </w:pPr>
    </w:p>
    <w:p w14:paraId="13099DEB">
      <w:pPr>
        <w:pStyle w:val="66"/>
        <w:rPr>
          <w:sz w:val="24"/>
          <w:szCs w:val="24"/>
        </w:rPr>
      </w:pPr>
      <w:r>
        <w:rPr>
          <w:sz w:val="24"/>
          <w:szCs w:val="24"/>
        </w:rPr>
        <w:drawing>
          <wp:anchor distT="0" distB="0" distL="114300" distR="114300" simplePos="0" relativeHeight="251662336" behindDoc="1" locked="0" layoutInCell="1" allowOverlap="1">
            <wp:simplePos x="0" y="0"/>
            <wp:positionH relativeFrom="column">
              <wp:posOffset>111125</wp:posOffset>
            </wp:positionH>
            <wp:positionV relativeFrom="paragraph">
              <wp:posOffset>74930</wp:posOffset>
            </wp:positionV>
            <wp:extent cx="2120900" cy="1799590"/>
            <wp:effectExtent l="0" t="0" r="0" b="0"/>
            <wp:wrapNone/>
            <wp:docPr id="474679460" name="Picture 474679460"/>
            <wp:cNvGraphicFramePr/>
            <a:graphic xmlns:a="http://schemas.openxmlformats.org/drawingml/2006/main">
              <a:graphicData uri="http://schemas.openxmlformats.org/drawingml/2006/picture">
                <pic:pic xmlns:pic="http://schemas.openxmlformats.org/drawingml/2006/picture">
                  <pic:nvPicPr>
                    <pic:cNvPr id="474679460" name="Picture 4746794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20900" cy="1799590"/>
                    </a:xfrm>
                    <a:prstGeom prst="rect">
                      <a:avLst/>
                    </a:prstGeom>
                  </pic:spPr>
                </pic:pic>
              </a:graphicData>
            </a:graphic>
          </wp:anchor>
        </w:drawing>
      </w:r>
      <w:r>
        <w:rPr>
          <w:sz w:val="24"/>
          <w:szCs w:val="24"/>
        </w:rPr>
        <w:t xml:space="preserve"> </w:t>
      </w:r>
      <w:r>
        <w:rPr>
          <w:sz w:val="24"/>
          <w:szCs w:val="24"/>
        </w:rPr>
        <w:tab/>
      </w:r>
    </w:p>
    <w:p w14:paraId="46C97D60">
      <w:pPr>
        <w:pStyle w:val="66"/>
        <w:rPr>
          <w:sz w:val="24"/>
          <w:szCs w:val="24"/>
        </w:rPr>
      </w:pPr>
    </w:p>
    <w:p w14:paraId="16C4B6EA">
      <w:pPr>
        <w:pStyle w:val="66"/>
        <w:rPr>
          <w:sz w:val="24"/>
          <w:szCs w:val="24"/>
        </w:rPr>
      </w:pPr>
    </w:p>
    <w:p w14:paraId="79E0A401">
      <w:pPr>
        <w:pStyle w:val="66"/>
        <w:rPr>
          <w:sz w:val="24"/>
          <w:szCs w:val="24"/>
        </w:rPr>
      </w:pPr>
    </w:p>
    <w:p w14:paraId="49D1151C">
      <w:pPr>
        <w:pStyle w:val="66"/>
        <w:rPr>
          <w:sz w:val="24"/>
          <w:szCs w:val="24"/>
        </w:rPr>
      </w:pPr>
    </w:p>
    <w:p w14:paraId="773220EB">
      <w:pPr>
        <w:pStyle w:val="66"/>
        <w:rPr>
          <w:sz w:val="24"/>
          <w:szCs w:val="24"/>
        </w:rPr>
      </w:pPr>
    </w:p>
    <w:p w14:paraId="1BFFB1D3">
      <w:pPr>
        <w:pStyle w:val="66"/>
        <w:rPr>
          <w:sz w:val="24"/>
          <w:szCs w:val="24"/>
        </w:rPr>
      </w:pPr>
    </w:p>
    <w:p w14:paraId="60225703">
      <w:pPr>
        <w:pStyle w:val="66"/>
        <w:rPr>
          <w:sz w:val="24"/>
          <w:szCs w:val="24"/>
        </w:rPr>
      </w:pPr>
    </w:p>
    <w:p w14:paraId="267007C8">
      <w:pPr>
        <w:pStyle w:val="66"/>
        <w:rPr>
          <w:sz w:val="24"/>
          <w:szCs w:val="24"/>
        </w:rPr>
      </w:pPr>
    </w:p>
    <w:p w14:paraId="6E40223B">
      <w:pPr>
        <w:pStyle w:val="66"/>
        <w:rPr>
          <w:sz w:val="24"/>
          <w:szCs w:val="24"/>
        </w:rPr>
      </w:pPr>
    </w:p>
    <w:p w14:paraId="77FA25F5">
      <w:pPr>
        <w:pStyle w:val="66"/>
        <w:rPr>
          <w:sz w:val="24"/>
          <w:szCs w:val="24"/>
        </w:rPr>
      </w:pPr>
    </w:p>
    <w:p w14:paraId="0A43000E">
      <w:pPr>
        <w:pStyle w:val="66"/>
        <w:rPr>
          <w:sz w:val="24"/>
          <w:szCs w:val="24"/>
        </w:rPr>
      </w:pPr>
      <w:r>
        <w:rPr>
          <w:sz w:val="24"/>
          <w:szCs w:val="24"/>
        </w:rPr>
        <w:t xml:space="preserve">Based on the normality test of the </w:t>
      </w:r>
      <w:del w:id="266" w:author="gothicinspire" w:date="2025-10-21T21:22:13Z">
        <w:r>
          <w:rPr>
            <w:sz w:val="24"/>
            <w:szCs w:val="24"/>
          </w:rPr>
          <w:delText xml:space="preserve">pre-test </w:delText>
        </w:r>
      </w:del>
      <w:r>
        <w:rPr>
          <w:sz w:val="24"/>
          <w:szCs w:val="24"/>
        </w:rPr>
        <w:t>experimental group</w:t>
      </w:r>
      <w:ins w:id="267" w:author="gothicinspire" w:date="2025-10-21T21:22:15Z">
        <w:r>
          <w:rPr>
            <w:rFonts w:hint="default"/>
            <w:sz w:val="24"/>
            <w:szCs w:val="24"/>
            <w:lang w:val="en-US"/>
          </w:rPr>
          <w:t xml:space="preserve"> </w:t>
        </w:r>
      </w:ins>
      <w:ins w:id="268" w:author="gothicinspire" w:date="2025-10-21T21:22:16Z">
        <w:r>
          <w:rPr>
            <w:rFonts w:hint="default"/>
            <w:sz w:val="24"/>
            <w:szCs w:val="24"/>
            <w:lang w:val="en-US"/>
          </w:rPr>
          <w:t>prete</w:t>
        </w:r>
      </w:ins>
      <w:ins w:id="269" w:author="gothicinspire" w:date="2025-10-21T21:22:17Z">
        <w:r>
          <w:rPr>
            <w:rFonts w:hint="default"/>
            <w:sz w:val="24"/>
            <w:szCs w:val="24"/>
            <w:lang w:val="en-US"/>
          </w:rPr>
          <w:t>st</w:t>
        </w:r>
      </w:ins>
      <w:r>
        <w:rPr>
          <w:sz w:val="24"/>
          <w:szCs w:val="24"/>
        </w:rPr>
        <w:t xml:space="preserve">, the significance </w:t>
      </w:r>
      <w:del w:id="270" w:author="gothicinspire" w:date="2025-10-21T21:22:59Z">
        <w:r>
          <w:rPr>
            <w:rFonts w:hint="default"/>
            <w:sz w:val="24"/>
            <w:szCs w:val="24"/>
            <w:lang w:val="en-US"/>
          </w:rPr>
          <w:delText>coefficien</w:delText>
        </w:r>
      </w:del>
      <w:ins w:id="271" w:author="gothicinspire" w:date="2025-10-21T21:22:59Z">
        <w:r>
          <w:rPr>
            <w:rFonts w:hint="default"/>
            <w:sz w:val="24"/>
            <w:szCs w:val="24"/>
            <w:lang w:val="en-US"/>
          </w:rPr>
          <w:t>v</w:t>
        </w:r>
      </w:ins>
      <w:ins w:id="272" w:author="gothicinspire" w:date="2025-10-21T21:23:00Z">
        <w:r>
          <w:rPr>
            <w:rFonts w:hint="default"/>
            <w:sz w:val="24"/>
            <w:szCs w:val="24"/>
            <w:lang w:val="en-US"/>
          </w:rPr>
          <w:t>alu</w:t>
        </w:r>
      </w:ins>
      <w:ins w:id="273" w:author="gothicinspire" w:date="2025-10-21T21:23:01Z">
        <w:r>
          <w:rPr>
            <w:rFonts w:hint="default"/>
            <w:sz w:val="24"/>
            <w:szCs w:val="24"/>
            <w:lang w:val="en-US"/>
          </w:rPr>
          <w:t>e</w:t>
        </w:r>
      </w:ins>
      <w:del w:id="274" w:author="gothicinspire" w:date="2025-10-21T21:23:05Z">
        <w:r>
          <w:rPr>
            <w:sz w:val="24"/>
            <w:szCs w:val="24"/>
          </w:rPr>
          <w:delText>t</w:delText>
        </w:r>
      </w:del>
      <w:r>
        <w:rPr>
          <w:sz w:val="24"/>
          <w:szCs w:val="24"/>
        </w:rPr>
        <w:t xml:space="preserve"> (sig 2-tailed) of the Kolmogorov Smirnov test </w:t>
      </w:r>
      <w:del w:id="275" w:author="gothicinspire" w:date="2025-10-21T21:22:29Z">
        <w:r>
          <w:rPr>
            <w:sz w:val="24"/>
            <w:szCs w:val="24"/>
          </w:rPr>
          <w:delText>in the pre-test</w:delText>
        </w:r>
      </w:del>
      <w:r>
        <w:rPr>
          <w:sz w:val="24"/>
          <w:szCs w:val="24"/>
        </w:rPr>
        <w:t xml:space="preserve"> was 0.100, which was greater than 0.05. It means </w:t>
      </w:r>
      <w:ins w:id="276" w:author="gothicinspire" w:date="2025-10-21T21:22:37Z">
        <w:r>
          <w:rPr>
            <w:rFonts w:hint="default"/>
            <w:sz w:val="24"/>
            <w:szCs w:val="24"/>
            <w:lang w:val="en-US"/>
          </w:rPr>
          <w:t>the</w:t>
        </w:r>
      </w:ins>
      <w:ins w:id="277" w:author="gothicinspire" w:date="2025-10-21T21:22:38Z">
        <w:r>
          <w:rPr>
            <w:rFonts w:hint="default"/>
            <w:sz w:val="24"/>
            <w:szCs w:val="24"/>
            <w:lang w:val="en-US"/>
          </w:rPr>
          <w:t xml:space="preserve"> </w:t>
        </w:r>
      </w:ins>
      <w:r>
        <w:rPr>
          <w:sz w:val="24"/>
          <w:szCs w:val="24"/>
        </w:rPr>
        <w:t xml:space="preserve">data of the experimental group pre-test was normally distributed. For </w:t>
      </w:r>
      <w:ins w:id="278" w:author="gothicinspire" w:date="2025-10-21T21:22:46Z">
        <w:r>
          <w:rPr>
            <w:rFonts w:hint="default"/>
            <w:sz w:val="24"/>
            <w:szCs w:val="24"/>
            <w:lang w:val="en-US"/>
          </w:rPr>
          <w:t xml:space="preserve">the </w:t>
        </w:r>
      </w:ins>
      <w:r>
        <w:rPr>
          <w:sz w:val="24"/>
          <w:szCs w:val="24"/>
        </w:rPr>
        <w:t xml:space="preserve">post-test data of </w:t>
      </w:r>
      <w:ins w:id="279" w:author="gothicinspire" w:date="2025-10-21T21:22:49Z">
        <w:r>
          <w:rPr>
            <w:rFonts w:hint="default"/>
            <w:sz w:val="24"/>
            <w:szCs w:val="24"/>
            <w:lang w:val="en-US"/>
          </w:rPr>
          <w:t>t</w:t>
        </w:r>
      </w:ins>
      <w:ins w:id="280" w:author="gothicinspire" w:date="2025-10-21T21:22:50Z">
        <w:r>
          <w:rPr>
            <w:rFonts w:hint="default"/>
            <w:sz w:val="24"/>
            <w:szCs w:val="24"/>
            <w:lang w:val="en-US"/>
          </w:rPr>
          <w:t xml:space="preserve">he </w:t>
        </w:r>
      </w:ins>
      <w:r>
        <w:rPr>
          <w:sz w:val="24"/>
          <w:szCs w:val="24"/>
        </w:rPr>
        <w:t xml:space="preserve">experimental group, the significant value of normality test was 0.002, which was less than 0.05. It indicates that the post-test data of experimental group was not normally distributed. </w:t>
      </w:r>
    </w:p>
    <w:p w14:paraId="4765D0E8">
      <w:pPr>
        <w:pStyle w:val="66"/>
        <w:rPr>
          <w:rFonts w:hint="default"/>
          <w:sz w:val="24"/>
          <w:szCs w:val="24"/>
          <w:lang w:val="en-US"/>
        </w:rPr>
      </w:pPr>
      <w:del w:id="281" w:author="gothicinspire" w:date="2025-10-21T21:29:07Z">
        <w:r>
          <w:rPr>
            <w:sz w:val="24"/>
            <w:szCs w:val="24"/>
          </w:rPr>
          <w:delText>Based on</w:delText>
        </w:r>
      </w:del>
      <w:ins w:id="282" w:author="gothicinspire" w:date="2025-10-21T21:29:07Z">
        <w:r>
          <w:rPr>
            <w:rFonts w:hint="default"/>
            <w:sz w:val="24"/>
            <w:szCs w:val="24"/>
            <w:lang w:val="en-US"/>
          </w:rPr>
          <w:t>f</w:t>
        </w:r>
      </w:ins>
      <w:ins w:id="283" w:author="gothicinspire" w:date="2025-10-21T21:29:08Z">
        <w:r>
          <w:rPr>
            <w:rFonts w:hint="default"/>
            <w:sz w:val="24"/>
            <w:szCs w:val="24"/>
            <w:lang w:val="en-US"/>
          </w:rPr>
          <w:t>ollo</w:t>
        </w:r>
      </w:ins>
      <w:ins w:id="284" w:author="gothicinspire" w:date="2025-10-21T21:29:09Z">
        <w:r>
          <w:rPr>
            <w:rFonts w:hint="default"/>
            <w:sz w:val="24"/>
            <w:szCs w:val="24"/>
            <w:lang w:val="en-US"/>
          </w:rPr>
          <w:t>win</w:t>
        </w:r>
      </w:ins>
      <w:ins w:id="285" w:author="gothicinspire" w:date="2025-10-21T21:29:10Z">
        <w:r>
          <w:rPr>
            <w:rFonts w:hint="default"/>
            <w:sz w:val="24"/>
            <w:szCs w:val="24"/>
            <w:lang w:val="en-US"/>
          </w:rPr>
          <w:t>g tha</w:t>
        </w:r>
      </w:ins>
      <w:ins w:id="286" w:author="gothicinspire" w:date="2025-10-21T21:29:11Z">
        <w:r>
          <w:rPr>
            <w:rFonts w:hint="default"/>
            <w:sz w:val="24"/>
            <w:szCs w:val="24"/>
            <w:lang w:val="en-US"/>
          </w:rPr>
          <w:t>t,</w:t>
        </w:r>
      </w:ins>
      <w:r>
        <w:rPr>
          <w:sz w:val="24"/>
          <w:szCs w:val="24"/>
        </w:rPr>
        <w:t xml:space="preserve"> the normality </w:t>
      </w:r>
      <w:ins w:id="287" w:author="gothicinspire" w:date="2025-10-21T21:29:15Z">
        <w:r>
          <w:rPr>
            <w:rFonts w:hint="default"/>
            <w:sz w:val="24"/>
            <w:szCs w:val="24"/>
            <w:lang w:val="en-US"/>
          </w:rPr>
          <w:t>te</w:t>
        </w:r>
      </w:ins>
      <w:ins w:id="288" w:author="gothicinspire" w:date="2025-10-21T21:29:16Z">
        <w:r>
          <w:rPr>
            <w:rFonts w:hint="default"/>
            <w:sz w:val="24"/>
            <w:szCs w:val="24"/>
            <w:lang w:val="en-US"/>
          </w:rPr>
          <w:t xml:space="preserve">st </w:t>
        </w:r>
      </w:ins>
      <w:r>
        <w:rPr>
          <w:sz w:val="24"/>
          <w:szCs w:val="24"/>
        </w:rPr>
        <w:t xml:space="preserve">data of the </w:t>
      </w:r>
      <w:r>
        <w:rPr>
          <w:sz w:val="24"/>
          <w:szCs w:val="24"/>
        </w:rPr>
        <w:tab/>
      </w:r>
      <w:r>
        <w:rPr>
          <w:sz w:val="24"/>
          <w:szCs w:val="24"/>
        </w:rPr>
        <w:t xml:space="preserve">control </w:t>
      </w:r>
      <w:del w:id="289" w:author="gothicinspire" w:date="2025-10-21T21:29:19Z">
        <w:r>
          <w:rPr>
            <w:sz w:val="24"/>
            <w:szCs w:val="24"/>
          </w:rPr>
          <w:tab/>
        </w:r>
      </w:del>
      <w:r>
        <w:rPr>
          <w:sz w:val="24"/>
          <w:szCs w:val="24"/>
        </w:rPr>
        <w:t xml:space="preserve">group </w:t>
      </w:r>
      <w:r>
        <w:rPr>
          <w:sz w:val="24"/>
          <w:szCs w:val="24"/>
        </w:rPr>
        <w:tab/>
      </w:r>
      <w:del w:id="290" w:author="gothicinspire" w:date="2025-10-21T21:29:52Z">
        <w:r>
          <w:rPr>
            <w:sz w:val="24"/>
            <w:szCs w:val="24"/>
          </w:rPr>
          <w:delText>post-</w:delText>
        </w:r>
      </w:del>
      <w:ins w:id="291" w:author="gothicinspire" w:date="2025-10-21T21:29:52Z">
        <w:r>
          <w:rPr>
            <w:rFonts w:hint="default"/>
            <w:sz w:val="24"/>
            <w:szCs w:val="24"/>
            <w:lang w:val="en-US"/>
          </w:rPr>
          <w:t>p</w:t>
        </w:r>
      </w:ins>
      <w:ins w:id="292" w:author="gothicinspire" w:date="2025-10-21T21:29:53Z">
        <w:r>
          <w:rPr>
            <w:rFonts w:hint="default"/>
            <w:sz w:val="24"/>
            <w:szCs w:val="24"/>
            <w:lang w:val="en-US"/>
          </w:rPr>
          <w:t>re-</w:t>
        </w:r>
      </w:ins>
      <w:r>
        <w:rPr>
          <w:sz w:val="24"/>
          <w:szCs w:val="24"/>
        </w:rPr>
        <w:t xml:space="preserve">test, </w:t>
      </w:r>
      <w:r>
        <w:rPr>
          <w:sz w:val="24"/>
          <w:szCs w:val="24"/>
        </w:rPr>
        <w:tab/>
      </w:r>
      <w:r>
        <w:rPr>
          <w:sz w:val="24"/>
          <w:szCs w:val="24"/>
        </w:rPr>
        <w:t>the significance coefficient (sig</w:t>
      </w:r>
      <w:ins w:id="293" w:author="gothicinspire" w:date="2025-10-21T21:30:06Z">
        <w:r>
          <w:rPr>
            <w:rFonts w:hint="default"/>
            <w:sz w:val="24"/>
            <w:szCs w:val="24"/>
            <w:lang w:val="en-US"/>
          </w:rPr>
          <w:t>.</w:t>
        </w:r>
      </w:ins>
      <w:r>
        <w:rPr>
          <w:sz w:val="24"/>
          <w:szCs w:val="24"/>
        </w:rPr>
        <w:t xml:space="preserve"> 2-tailed) of the Kolmogorov Smirnov test was 0.000, which was less than 0.05. For the post-test data of control group, the significant value of normality test was 0.035</w:t>
      </w:r>
      <w:del w:id="294" w:author="gothicinspire" w:date="2025-10-21T21:30:39Z">
        <w:r>
          <w:rPr>
            <w:sz w:val="24"/>
            <w:szCs w:val="24"/>
          </w:rPr>
          <w:delText>.</w:delText>
        </w:r>
      </w:del>
      <w:del w:id="295" w:author="gothicinspire" w:date="2025-10-21T21:30:35Z">
        <w:r>
          <w:rPr>
            <w:sz w:val="24"/>
            <w:szCs w:val="24"/>
          </w:rPr>
          <w:delText xml:space="preserve"> </w:delText>
        </w:r>
      </w:del>
      <w:r>
        <w:rPr>
          <w:sz w:val="24"/>
          <w:szCs w:val="24"/>
        </w:rPr>
        <w:t xml:space="preserve">Which was less than 0.05. It indicates that data </w:t>
      </w:r>
      <w:del w:id="296" w:author="gothicinspire" w:date="2025-10-21T21:31:17Z">
        <w:r>
          <w:rPr>
            <w:sz w:val="24"/>
            <w:szCs w:val="24"/>
          </w:rPr>
          <w:delText>was</w:delText>
        </w:r>
      </w:del>
      <w:ins w:id="297" w:author="gothicinspire" w:date="2025-10-21T21:31:19Z">
        <w:r>
          <w:rPr>
            <w:rFonts w:hint="default"/>
            <w:sz w:val="24"/>
            <w:szCs w:val="24"/>
            <w:lang w:val="en-US"/>
          </w:rPr>
          <w:t>were</w:t>
        </w:r>
      </w:ins>
      <w:del w:id="298" w:author="gothicinspire" w:date="2025-10-21T21:31:07Z">
        <w:r>
          <w:rPr>
            <w:sz w:val="24"/>
            <w:szCs w:val="24"/>
          </w:rPr>
          <w:delText xml:space="preserve"> </w:delText>
        </w:r>
      </w:del>
      <w:r>
        <w:rPr>
          <w:sz w:val="24"/>
          <w:szCs w:val="24"/>
        </w:rPr>
        <w:t xml:space="preserve">not normally distributed for </w:t>
      </w:r>
      <w:ins w:id="299" w:author="gothicinspire" w:date="2025-10-21T21:31:26Z">
        <w:r>
          <w:rPr>
            <w:rFonts w:hint="default"/>
            <w:sz w:val="24"/>
            <w:szCs w:val="24"/>
            <w:lang w:val="en-US"/>
          </w:rPr>
          <w:t xml:space="preserve">the </w:t>
        </w:r>
      </w:ins>
      <w:ins w:id="300" w:author="gothicinspire" w:date="2025-10-21T21:31:27Z">
        <w:r>
          <w:rPr>
            <w:rFonts w:hint="default"/>
            <w:sz w:val="24"/>
            <w:szCs w:val="24"/>
            <w:lang w:val="en-US"/>
          </w:rPr>
          <w:t>pret</w:t>
        </w:r>
      </w:ins>
      <w:ins w:id="301" w:author="gothicinspire" w:date="2025-10-21T21:31:28Z">
        <w:r>
          <w:rPr>
            <w:rFonts w:hint="default"/>
            <w:sz w:val="24"/>
            <w:szCs w:val="24"/>
            <w:lang w:val="en-US"/>
          </w:rPr>
          <w:t>est a</w:t>
        </w:r>
      </w:ins>
      <w:ins w:id="302" w:author="gothicinspire" w:date="2025-10-21T21:31:29Z">
        <w:r>
          <w:rPr>
            <w:rFonts w:hint="default"/>
            <w:sz w:val="24"/>
            <w:szCs w:val="24"/>
            <w:lang w:val="en-US"/>
          </w:rPr>
          <w:t xml:space="preserve">nd </w:t>
        </w:r>
      </w:ins>
      <w:ins w:id="303" w:author="gothicinspire" w:date="2025-10-21T21:31:30Z">
        <w:r>
          <w:rPr>
            <w:rFonts w:hint="default"/>
            <w:sz w:val="24"/>
            <w:szCs w:val="24"/>
            <w:lang w:val="en-US"/>
          </w:rPr>
          <w:t xml:space="preserve">the </w:t>
        </w:r>
      </w:ins>
      <w:r>
        <w:rPr>
          <w:sz w:val="24"/>
          <w:szCs w:val="24"/>
        </w:rPr>
        <w:t xml:space="preserve">post-test data </w:t>
      </w:r>
      <w:del w:id="304" w:author="gothicinspire" w:date="2025-10-21T21:31:41Z">
        <w:r>
          <w:rPr>
            <w:sz w:val="24"/>
            <w:szCs w:val="24"/>
          </w:rPr>
          <w:delText>of</w:delText>
        </w:r>
      </w:del>
      <w:ins w:id="305" w:author="gothicinspire" w:date="2025-10-21T21:31:42Z">
        <w:r>
          <w:rPr>
            <w:rFonts w:hint="default"/>
            <w:sz w:val="24"/>
            <w:szCs w:val="24"/>
            <w:lang w:val="en-US"/>
          </w:rPr>
          <w:t>i</w:t>
        </w:r>
      </w:ins>
      <w:ins w:id="306" w:author="gothicinspire" w:date="2025-10-21T21:31:43Z">
        <w:r>
          <w:rPr>
            <w:rFonts w:hint="default"/>
            <w:sz w:val="24"/>
            <w:szCs w:val="24"/>
            <w:lang w:val="en-US"/>
          </w:rPr>
          <w:t>n the</w:t>
        </w:r>
      </w:ins>
      <w:r>
        <w:rPr>
          <w:sz w:val="24"/>
          <w:szCs w:val="24"/>
        </w:rPr>
        <w:t xml:space="preserve"> control group. </w:t>
      </w:r>
      <w:ins w:id="307" w:author="gothicinspire" w:date="2025-10-21T21:32:15Z">
        <w:commentRangeStart w:id="6"/>
        <w:r>
          <w:rPr>
            <w:rFonts w:hint="default"/>
            <w:sz w:val="24"/>
            <w:szCs w:val="24"/>
            <w:lang w:val="en-US"/>
          </w:rPr>
          <w:t>…</w:t>
        </w:r>
        <w:commentRangeEnd w:id="6"/>
      </w:ins>
      <w:r>
        <w:commentReference w:id="6"/>
      </w:r>
    </w:p>
    <w:p w14:paraId="04EE6F6D">
      <w:pPr>
        <w:pStyle w:val="66"/>
        <w:ind w:firstLine="0"/>
        <w:rPr>
          <w:ins w:id="309" w:author="gothicinspire" w:date="2025-10-21T21:33:07Z"/>
          <w:sz w:val="24"/>
          <w:szCs w:val="24"/>
        </w:rPr>
        <w:pPrChange w:id="308" w:author="gothicinspire" w:date="2025-10-21T21:33:06Z">
          <w:pPr>
            <w:pStyle w:val="66"/>
          </w:pPr>
        </w:pPrChange>
      </w:pPr>
    </w:p>
    <w:p w14:paraId="34C97FE8">
      <w:pPr>
        <w:pStyle w:val="66"/>
        <w:ind w:firstLine="0"/>
        <w:rPr>
          <w:ins w:id="311" w:author="gothicinspire" w:date="2025-10-21T21:33:19Z"/>
          <w:rFonts w:hint="default"/>
          <w:sz w:val="24"/>
          <w:szCs w:val="24"/>
          <w:lang w:val="en-US"/>
        </w:rPr>
        <w:pPrChange w:id="310" w:author="gothicinspire" w:date="2025-10-21T21:33:06Z">
          <w:pPr>
            <w:pStyle w:val="66"/>
          </w:pPr>
        </w:pPrChange>
      </w:pPr>
      <w:ins w:id="312" w:author="gothicinspire" w:date="2025-10-21T21:33:08Z">
        <w:r>
          <w:rPr>
            <w:rFonts w:hint="default"/>
            <w:sz w:val="24"/>
            <w:szCs w:val="24"/>
            <w:lang w:val="en-US"/>
          </w:rPr>
          <w:t>Ho</w:t>
        </w:r>
      </w:ins>
      <w:ins w:id="313" w:author="gothicinspire" w:date="2025-10-21T21:33:09Z">
        <w:r>
          <w:rPr>
            <w:rFonts w:hint="default"/>
            <w:sz w:val="24"/>
            <w:szCs w:val="24"/>
            <w:lang w:val="en-US"/>
          </w:rPr>
          <w:t>moge</w:t>
        </w:r>
      </w:ins>
      <w:ins w:id="314" w:author="gothicinspire" w:date="2025-10-21T21:33:10Z">
        <w:r>
          <w:rPr>
            <w:rFonts w:hint="default"/>
            <w:sz w:val="24"/>
            <w:szCs w:val="24"/>
            <w:lang w:val="en-US"/>
          </w:rPr>
          <w:t>neity</w:t>
        </w:r>
      </w:ins>
      <w:ins w:id="315" w:author="gothicinspire" w:date="2025-10-21T21:33:11Z">
        <w:r>
          <w:rPr>
            <w:rFonts w:hint="default"/>
            <w:sz w:val="24"/>
            <w:szCs w:val="24"/>
            <w:lang w:val="en-US"/>
          </w:rPr>
          <w:t xml:space="preserve"> Te</w:t>
        </w:r>
      </w:ins>
      <w:ins w:id="316" w:author="gothicinspire" w:date="2025-10-21T21:33:12Z">
        <w:r>
          <w:rPr>
            <w:rFonts w:hint="default"/>
            <w:sz w:val="24"/>
            <w:szCs w:val="24"/>
            <w:lang w:val="en-US"/>
          </w:rPr>
          <w:t xml:space="preserve">st </w:t>
        </w:r>
      </w:ins>
      <w:ins w:id="317" w:author="gothicinspire" w:date="2025-10-21T21:33:16Z">
        <w:r>
          <w:rPr>
            <w:rFonts w:hint="default"/>
            <w:sz w:val="24"/>
            <w:szCs w:val="24"/>
            <w:lang w:val="en-US"/>
          </w:rPr>
          <w:t>R</w:t>
        </w:r>
      </w:ins>
      <w:ins w:id="318" w:author="gothicinspire" w:date="2025-10-21T21:33:17Z">
        <w:r>
          <w:rPr>
            <w:rFonts w:hint="default"/>
            <w:sz w:val="24"/>
            <w:szCs w:val="24"/>
            <w:lang w:val="en-US"/>
          </w:rPr>
          <w:t>esu</w:t>
        </w:r>
      </w:ins>
      <w:ins w:id="319" w:author="gothicinspire" w:date="2025-10-21T21:33:18Z">
        <w:r>
          <w:rPr>
            <w:rFonts w:hint="default"/>
            <w:sz w:val="24"/>
            <w:szCs w:val="24"/>
            <w:lang w:val="en-US"/>
          </w:rPr>
          <w:t>l</w:t>
        </w:r>
      </w:ins>
      <w:ins w:id="320" w:author="gothicinspire" w:date="2025-10-21T21:33:19Z">
        <w:r>
          <w:rPr>
            <w:rFonts w:hint="default"/>
            <w:sz w:val="24"/>
            <w:szCs w:val="24"/>
            <w:lang w:val="en-US"/>
          </w:rPr>
          <w:t>ts</w:t>
        </w:r>
      </w:ins>
    </w:p>
    <w:p w14:paraId="280C3A7C">
      <w:pPr>
        <w:pStyle w:val="66"/>
        <w:ind w:firstLine="720"/>
        <w:rPr>
          <w:sz w:val="24"/>
          <w:szCs w:val="24"/>
        </w:rPr>
        <w:pPrChange w:id="321" w:author="gothicinspire" w:date="2025-10-21T21:33:20Z">
          <w:pPr>
            <w:pStyle w:val="66"/>
          </w:pPr>
        </w:pPrChange>
      </w:pPr>
      <w:r>
        <w:rPr>
          <w:sz w:val="24"/>
          <w:szCs w:val="24"/>
        </w:rPr>
        <w:t xml:space="preserve">Homogeneity of variance is the assumption that the spread of scores is roughly equal in different groups of cases, or more generally that the spread of scores is roughly equal at different points on the predictor variable. </w:t>
      </w:r>
    </w:p>
    <w:p w14:paraId="782C7797">
      <w:pPr>
        <w:pStyle w:val="66"/>
        <w:rPr>
          <w:rFonts w:hint="default"/>
          <w:sz w:val="24"/>
          <w:szCs w:val="24"/>
          <w:lang w:val="en-US"/>
        </w:rPr>
      </w:pPr>
      <w:r>
        <w:rPr>
          <w:rFonts w:eastAsia="Calibri"/>
          <w:sz w:val="24"/>
          <w:szCs w:val="24"/>
        </w:rPr>
        <w:tab/>
      </w:r>
      <w:del w:id="322" w:author="gothicinspire" w:date="2025-10-21T21:33:26Z">
        <w:r>
          <w:rPr>
            <w:rFonts w:eastAsia="Calibri"/>
            <w:sz w:val="24"/>
            <w:szCs w:val="24"/>
          </w:rPr>
          <w:tab/>
        </w:r>
      </w:del>
      <w:r>
        <w:rPr>
          <w:sz w:val="24"/>
          <w:szCs w:val="24"/>
        </w:rPr>
        <w:t xml:space="preserve">Before administering inferential analysis, the researcher examined the homogeneity of the data for post-tests of both experimental and control groups using </w:t>
      </w:r>
      <w:ins w:id="323" w:author="gothicinspire" w:date="2025-10-21T21:33:46Z">
        <w:r>
          <w:rPr>
            <w:rFonts w:hint="default"/>
            <w:sz w:val="24"/>
            <w:szCs w:val="24"/>
            <w:lang w:val="en-US"/>
          </w:rPr>
          <w:t>the</w:t>
        </w:r>
      </w:ins>
      <w:ins w:id="324" w:author="gothicinspire" w:date="2025-10-21T21:33:47Z">
        <w:r>
          <w:rPr>
            <w:rFonts w:hint="default"/>
            <w:sz w:val="24"/>
            <w:szCs w:val="24"/>
            <w:lang w:val="en-US"/>
          </w:rPr>
          <w:t xml:space="preserve"> </w:t>
        </w:r>
      </w:ins>
      <w:r>
        <w:rPr>
          <w:sz w:val="24"/>
          <w:szCs w:val="24"/>
        </w:rPr>
        <w:t xml:space="preserve">Levene T- Test statistics to see whether or not the data are homogeneous.  </w:t>
      </w:r>
      <w:ins w:id="325" w:author="gothicinspire" w:date="2025-10-21T21:33:56Z">
        <w:r>
          <w:rPr>
            <w:rFonts w:hint="default"/>
            <w:sz w:val="24"/>
            <w:szCs w:val="24"/>
            <w:lang w:val="en-US"/>
          </w:rPr>
          <w:t>Tab</w:t>
        </w:r>
      </w:ins>
      <w:ins w:id="326" w:author="gothicinspire" w:date="2025-10-21T21:33:57Z">
        <w:r>
          <w:rPr>
            <w:rFonts w:hint="default"/>
            <w:sz w:val="24"/>
            <w:szCs w:val="24"/>
            <w:lang w:val="en-US"/>
          </w:rPr>
          <w:t>le</w:t>
        </w:r>
      </w:ins>
      <w:ins w:id="327" w:author="gothicinspire" w:date="2025-10-21T21:34:37Z">
        <w:r>
          <w:rPr>
            <w:rFonts w:hint="default"/>
            <w:sz w:val="24"/>
            <w:szCs w:val="24"/>
            <w:lang w:val="en-US"/>
          </w:rPr>
          <w:t xml:space="preserve"> 4</w:t>
        </w:r>
      </w:ins>
      <w:ins w:id="328" w:author="gothicinspire" w:date="2025-10-21T21:34:38Z">
        <w:r>
          <w:rPr>
            <w:rFonts w:hint="default"/>
            <w:sz w:val="24"/>
            <w:szCs w:val="24"/>
            <w:lang w:val="en-US"/>
          </w:rPr>
          <w:t xml:space="preserve"> su</w:t>
        </w:r>
      </w:ins>
      <w:ins w:id="329" w:author="gothicinspire" w:date="2025-10-21T21:34:39Z">
        <w:r>
          <w:rPr>
            <w:rFonts w:hint="default"/>
            <w:sz w:val="24"/>
            <w:szCs w:val="24"/>
            <w:lang w:val="en-US"/>
          </w:rPr>
          <w:t>mmar</w:t>
        </w:r>
      </w:ins>
      <w:ins w:id="330" w:author="gothicinspire" w:date="2025-10-21T21:34:40Z">
        <w:r>
          <w:rPr>
            <w:rFonts w:hint="default"/>
            <w:sz w:val="24"/>
            <w:szCs w:val="24"/>
            <w:lang w:val="en-US"/>
          </w:rPr>
          <w:t>ize</w:t>
        </w:r>
      </w:ins>
      <w:ins w:id="331" w:author="gothicinspire" w:date="2025-10-21T21:34:41Z">
        <w:r>
          <w:rPr>
            <w:rFonts w:hint="default"/>
            <w:sz w:val="24"/>
            <w:szCs w:val="24"/>
            <w:lang w:val="en-US"/>
          </w:rPr>
          <w:t>s</w:t>
        </w:r>
      </w:ins>
      <w:ins w:id="332" w:author="gothicinspire" w:date="2025-10-21T21:34:42Z">
        <w:r>
          <w:rPr>
            <w:rFonts w:hint="default"/>
            <w:sz w:val="24"/>
            <w:szCs w:val="24"/>
            <w:lang w:val="en-US"/>
          </w:rPr>
          <w:t xml:space="preserve"> </w:t>
        </w:r>
      </w:ins>
      <w:ins w:id="333" w:author="gothicinspire" w:date="2025-10-21T21:34:43Z">
        <w:r>
          <w:rPr>
            <w:rFonts w:hint="default"/>
            <w:sz w:val="24"/>
            <w:szCs w:val="24"/>
            <w:lang w:val="en-US"/>
          </w:rPr>
          <w:t xml:space="preserve">the </w:t>
        </w:r>
      </w:ins>
      <w:ins w:id="334" w:author="gothicinspire" w:date="2025-10-21T21:34:46Z">
        <w:r>
          <w:rPr>
            <w:rFonts w:hint="default"/>
            <w:sz w:val="24"/>
            <w:szCs w:val="24"/>
            <w:lang w:val="en-US"/>
          </w:rPr>
          <w:t>ho</w:t>
        </w:r>
      </w:ins>
      <w:ins w:id="335" w:author="gothicinspire" w:date="2025-10-21T21:34:47Z">
        <w:r>
          <w:rPr>
            <w:rFonts w:hint="default"/>
            <w:sz w:val="24"/>
            <w:szCs w:val="24"/>
            <w:lang w:val="en-US"/>
          </w:rPr>
          <w:t>mogen</w:t>
        </w:r>
      </w:ins>
      <w:ins w:id="336" w:author="gothicinspire" w:date="2025-10-21T21:34:48Z">
        <w:r>
          <w:rPr>
            <w:rFonts w:hint="default"/>
            <w:sz w:val="24"/>
            <w:szCs w:val="24"/>
            <w:lang w:val="en-US"/>
          </w:rPr>
          <w:t xml:space="preserve">eity </w:t>
        </w:r>
      </w:ins>
      <w:ins w:id="337" w:author="gothicinspire" w:date="2025-10-21T21:34:49Z">
        <w:r>
          <w:rPr>
            <w:rFonts w:hint="default"/>
            <w:sz w:val="24"/>
            <w:szCs w:val="24"/>
            <w:lang w:val="en-US"/>
          </w:rPr>
          <w:t xml:space="preserve">test </w:t>
        </w:r>
      </w:ins>
      <w:ins w:id="338" w:author="gothicinspire" w:date="2025-10-21T21:34:50Z">
        <w:r>
          <w:rPr>
            <w:rFonts w:hint="default"/>
            <w:sz w:val="24"/>
            <w:szCs w:val="24"/>
            <w:lang w:val="en-US"/>
          </w:rPr>
          <w:t>res</w:t>
        </w:r>
      </w:ins>
      <w:ins w:id="339" w:author="gothicinspire" w:date="2025-10-21T21:34:51Z">
        <w:r>
          <w:rPr>
            <w:rFonts w:hint="default"/>
            <w:sz w:val="24"/>
            <w:szCs w:val="24"/>
            <w:lang w:val="en-US"/>
          </w:rPr>
          <w:t>ults</w:t>
        </w:r>
      </w:ins>
      <w:ins w:id="340" w:author="gothicinspire" w:date="2025-10-21T21:34:52Z">
        <w:r>
          <w:rPr>
            <w:rFonts w:hint="default"/>
            <w:sz w:val="24"/>
            <w:szCs w:val="24"/>
            <w:lang w:val="en-US"/>
          </w:rPr>
          <w:t>.</w:t>
        </w:r>
      </w:ins>
    </w:p>
    <w:p w14:paraId="11C21B21">
      <w:pPr>
        <w:pStyle w:val="66"/>
        <w:rPr>
          <w:sz w:val="24"/>
          <w:szCs w:val="24"/>
        </w:rPr>
      </w:pPr>
      <w:commentRangeStart w:id="7"/>
      <w:commentRangeStart w:id="8"/>
      <w:r>
        <w:rPr>
          <w:sz w:val="24"/>
          <w:szCs w:val="24"/>
        </w:rPr>
        <w:drawing>
          <wp:anchor distT="0" distB="0" distL="114300" distR="114300" simplePos="0" relativeHeight="251661312" behindDoc="1" locked="0" layoutInCell="1" allowOverlap="1">
            <wp:simplePos x="0" y="0"/>
            <wp:positionH relativeFrom="column">
              <wp:posOffset>-43815</wp:posOffset>
            </wp:positionH>
            <wp:positionV relativeFrom="paragraph">
              <wp:posOffset>146685</wp:posOffset>
            </wp:positionV>
            <wp:extent cx="2084070" cy="594360"/>
            <wp:effectExtent l="0" t="0" r="0" b="0"/>
            <wp:wrapNone/>
            <wp:docPr id="1593601121" name="Picture 1593601121"/>
            <wp:cNvGraphicFramePr/>
            <a:graphic xmlns:a="http://schemas.openxmlformats.org/drawingml/2006/main">
              <a:graphicData uri="http://schemas.openxmlformats.org/drawingml/2006/picture">
                <pic:pic xmlns:pic="http://schemas.openxmlformats.org/drawingml/2006/picture">
                  <pic:nvPicPr>
                    <pic:cNvPr id="1593601121" name="Picture 1593601121"/>
                    <pic:cNvPicPr/>
                  </pic:nvPicPr>
                  <pic:blipFill>
                    <a:blip r:embed="rId9">
                      <a:extLst>
                        <a:ext uri="{28A0092B-C50C-407E-A947-70E740481C1C}">
                          <a14:useLocalDpi xmlns:a14="http://schemas.microsoft.com/office/drawing/2010/main" val="0"/>
                        </a:ext>
                      </a:extLst>
                    </a:blip>
                    <a:stretch>
                      <a:fillRect/>
                    </a:stretch>
                  </pic:blipFill>
                  <pic:spPr>
                    <a:xfrm>
                      <a:off x="0" y="0"/>
                      <a:ext cx="2084070" cy="594360"/>
                    </a:xfrm>
                    <a:prstGeom prst="rect">
                      <a:avLst/>
                    </a:prstGeom>
                  </pic:spPr>
                </pic:pic>
              </a:graphicData>
            </a:graphic>
          </wp:anchor>
        </w:drawing>
      </w:r>
      <w:commentRangeEnd w:id="7"/>
      <w:r>
        <w:commentReference w:id="7"/>
      </w:r>
      <w:commentRangeEnd w:id="8"/>
      <w:r>
        <w:commentReference w:id="8"/>
      </w:r>
    </w:p>
    <w:p w14:paraId="5CF4E62C">
      <w:pPr>
        <w:pStyle w:val="66"/>
        <w:rPr>
          <w:sz w:val="24"/>
          <w:szCs w:val="24"/>
        </w:rPr>
      </w:pPr>
      <w:r>
        <w:rPr>
          <w:sz w:val="24"/>
          <w:szCs w:val="24"/>
        </w:rPr>
        <w:t xml:space="preserve"> </w:t>
      </w:r>
    </w:p>
    <w:p w14:paraId="74308154">
      <w:pPr>
        <w:pStyle w:val="66"/>
        <w:rPr>
          <w:sz w:val="24"/>
          <w:szCs w:val="24"/>
        </w:rPr>
      </w:pPr>
    </w:p>
    <w:p w14:paraId="0843A902">
      <w:pPr>
        <w:pStyle w:val="66"/>
        <w:rPr>
          <w:sz w:val="24"/>
          <w:szCs w:val="24"/>
        </w:rPr>
      </w:pPr>
    </w:p>
    <w:p w14:paraId="64D1EC23">
      <w:pPr>
        <w:pStyle w:val="66"/>
        <w:rPr>
          <w:sz w:val="24"/>
          <w:szCs w:val="24"/>
        </w:rPr>
      </w:pPr>
    </w:p>
    <w:p w14:paraId="3A2F0BD0">
      <w:pPr>
        <w:pStyle w:val="66"/>
        <w:rPr>
          <w:ins w:id="341" w:author="gothicinspire" w:date="2025-10-21T21:40:03Z"/>
          <w:sz w:val="24"/>
          <w:szCs w:val="24"/>
        </w:rPr>
      </w:pPr>
      <w:r>
        <w:rPr>
          <w:sz w:val="24"/>
          <w:szCs w:val="24"/>
        </w:rPr>
        <w:t>Based on the homogeneity test of the post-test results of both groups,</w:t>
      </w:r>
      <w:del w:id="342" w:author="gothicinspire" w:date="2025-10-21T21:38:38Z">
        <w:r>
          <w:rPr>
            <w:rFonts w:hint="default"/>
            <w:sz w:val="24"/>
            <w:szCs w:val="24"/>
            <w:lang w:val="en-US"/>
          </w:rPr>
          <w:delText xml:space="preserve"> for </w:delText>
        </w:r>
      </w:del>
      <w:ins w:id="343" w:author="gothicinspire" w:date="2025-10-21T21:38:38Z">
        <w:r>
          <w:rPr>
            <w:rFonts w:hint="default"/>
            <w:sz w:val="24"/>
            <w:szCs w:val="24"/>
            <w:lang w:val="en-US"/>
          </w:rPr>
          <w:t xml:space="preserve"> it</w:t>
        </w:r>
      </w:ins>
      <w:ins w:id="344" w:author="gothicinspire" w:date="2025-10-21T21:38:39Z">
        <w:r>
          <w:rPr>
            <w:rFonts w:hint="default"/>
            <w:sz w:val="24"/>
            <w:szCs w:val="24"/>
            <w:lang w:val="en-US"/>
          </w:rPr>
          <w:t xml:space="preserve"> r</w:t>
        </w:r>
      </w:ins>
      <w:ins w:id="345" w:author="gothicinspire" w:date="2025-10-21T21:38:40Z">
        <w:r>
          <w:rPr>
            <w:rFonts w:hint="default"/>
            <w:sz w:val="24"/>
            <w:szCs w:val="24"/>
            <w:lang w:val="en-US"/>
          </w:rPr>
          <w:t>evea</w:t>
        </w:r>
      </w:ins>
      <w:ins w:id="346" w:author="gothicinspire" w:date="2025-10-21T21:38:42Z">
        <w:r>
          <w:rPr>
            <w:rFonts w:hint="default"/>
            <w:sz w:val="24"/>
            <w:szCs w:val="24"/>
            <w:lang w:val="en-US"/>
          </w:rPr>
          <w:t>led</w:t>
        </w:r>
      </w:ins>
      <w:ins w:id="347" w:author="gothicinspire" w:date="2025-10-21T21:38:43Z">
        <w:r>
          <w:rPr>
            <w:rFonts w:hint="default"/>
            <w:sz w:val="24"/>
            <w:szCs w:val="24"/>
            <w:lang w:val="en-US"/>
          </w:rPr>
          <w:t xml:space="preserve"> </w:t>
        </w:r>
      </w:ins>
      <w:ins w:id="348" w:author="gothicinspire" w:date="2025-10-21T21:38:44Z">
        <w:r>
          <w:rPr>
            <w:rFonts w:hint="default"/>
            <w:sz w:val="24"/>
            <w:szCs w:val="24"/>
            <w:lang w:val="en-US"/>
          </w:rPr>
          <w:t>th</w:t>
        </w:r>
      </w:ins>
      <w:ins w:id="349" w:author="gothicinspire" w:date="2025-10-21T21:38:45Z">
        <w:r>
          <w:rPr>
            <w:rFonts w:hint="default"/>
            <w:sz w:val="24"/>
            <w:szCs w:val="24"/>
            <w:lang w:val="en-US"/>
          </w:rPr>
          <w:t xml:space="preserve">at </w:t>
        </w:r>
      </w:ins>
      <w:ins w:id="350" w:author="gothicinspire" w:date="2025-10-21T21:38:46Z">
        <w:r>
          <w:rPr>
            <w:rFonts w:hint="default"/>
            <w:sz w:val="24"/>
            <w:szCs w:val="24"/>
            <w:lang w:val="en-US"/>
          </w:rPr>
          <w:t>th</w:t>
        </w:r>
      </w:ins>
      <w:ins w:id="351" w:author="gothicinspire" w:date="2025-10-21T21:38:47Z">
        <w:r>
          <w:rPr>
            <w:rFonts w:hint="default"/>
            <w:sz w:val="24"/>
            <w:szCs w:val="24"/>
            <w:lang w:val="en-US"/>
          </w:rPr>
          <w:t>e</w:t>
        </w:r>
      </w:ins>
      <w:ins w:id="352" w:author="gothicinspire" w:date="2025-10-21T21:38:49Z">
        <w:r>
          <w:rPr>
            <w:rFonts w:hint="default"/>
            <w:sz w:val="24"/>
            <w:szCs w:val="24"/>
            <w:lang w:val="en-US"/>
          </w:rPr>
          <w:t xml:space="preserve">y </w:t>
        </w:r>
      </w:ins>
      <w:ins w:id="353" w:author="gothicinspire" w:date="2025-10-21T21:38:50Z">
        <w:r>
          <w:rPr>
            <w:rFonts w:hint="default"/>
            <w:sz w:val="24"/>
            <w:szCs w:val="24"/>
            <w:lang w:val="en-US"/>
          </w:rPr>
          <w:t>wer</w:t>
        </w:r>
      </w:ins>
      <w:ins w:id="354" w:author="gothicinspire" w:date="2025-10-21T21:38:51Z">
        <w:r>
          <w:rPr>
            <w:rFonts w:hint="default"/>
            <w:sz w:val="24"/>
            <w:szCs w:val="24"/>
            <w:lang w:val="en-US"/>
          </w:rPr>
          <w:t>e h</w:t>
        </w:r>
      </w:ins>
      <w:ins w:id="355" w:author="gothicinspire" w:date="2025-10-21T21:38:52Z">
        <w:r>
          <w:rPr>
            <w:rFonts w:hint="default"/>
            <w:sz w:val="24"/>
            <w:szCs w:val="24"/>
            <w:lang w:val="en-US"/>
          </w:rPr>
          <w:t>omo</w:t>
        </w:r>
      </w:ins>
      <w:ins w:id="356" w:author="gothicinspire" w:date="2025-10-21T21:38:54Z">
        <w:r>
          <w:rPr>
            <w:rFonts w:hint="default"/>
            <w:sz w:val="24"/>
            <w:szCs w:val="24"/>
            <w:lang w:val="en-US"/>
          </w:rPr>
          <w:t>geneo</w:t>
        </w:r>
      </w:ins>
      <w:ins w:id="357" w:author="gothicinspire" w:date="2025-10-21T21:38:55Z">
        <w:r>
          <w:rPr>
            <w:rFonts w:hint="default"/>
            <w:sz w:val="24"/>
            <w:szCs w:val="24"/>
            <w:lang w:val="en-US"/>
          </w:rPr>
          <w:t>us</w:t>
        </w:r>
      </w:ins>
      <w:ins w:id="358" w:author="gothicinspire" w:date="2025-10-21T21:38:56Z">
        <w:r>
          <w:rPr>
            <w:rFonts w:hint="default"/>
            <w:sz w:val="24"/>
            <w:szCs w:val="24"/>
            <w:lang w:val="en-US"/>
          </w:rPr>
          <w:t xml:space="preserve">. </w:t>
        </w:r>
      </w:ins>
      <w:del w:id="359" w:author="gothicinspire" w:date="2025-10-21T21:39:09Z">
        <w:r>
          <w:rPr>
            <w:rFonts w:hint="default"/>
            <w:sz w:val="24"/>
            <w:szCs w:val="24"/>
            <w:lang w:val="en-US"/>
          </w:rPr>
          <w:delText>the post-test score of the result of homogeneity</w:delText>
        </w:r>
      </w:del>
      <w:ins w:id="360" w:author="gothicinspire" w:date="2025-10-21T21:39:09Z">
        <w:r>
          <w:rPr>
            <w:rFonts w:hint="default"/>
            <w:sz w:val="24"/>
            <w:szCs w:val="24"/>
            <w:lang w:val="en-US"/>
          </w:rPr>
          <w:t xml:space="preserve">The </w:t>
        </w:r>
      </w:ins>
      <w:ins w:id="361" w:author="gothicinspire" w:date="2025-10-21T21:39:11Z">
        <w:r>
          <w:rPr>
            <w:rFonts w:hint="default"/>
            <w:sz w:val="24"/>
            <w:szCs w:val="24"/>
            <w:lang w:val="en-US"/>
          </w:rPr>
          <w:t>hom</w:t>
        </w:r>
      </w:ins>
      <w:ins w:id="362" w:author="gothicinspire" w:date="2025-10-21T21:39:12Z">
        <w:r>
          <w:rPr>
            <w:rFonts w:hint="default"/>
            <w:sz w:val="24"/>
            <w:szCs w:val="24"/>
            <w:lang w:val="en-US"/>
          </w:rPr>
          <w:t>ogene</w:t>
        </w:r>
      </w:ins>
      <w:ins w:id="363" w:author="gothicinspire" w:date="2025-10-21T21:39:13Z">
        <w:r>
          <w:rPr>
            <w:rFonts w:hint="default"/>
            <w:sz w:val="24"/>
            <w:szCs w:val="24"/>
            <w:lang w:val="en-US"/>
          </w:rPr>
          <w:t xml:space="preserve">ity </w:t>
        </w:r>
      </w:ins>
      <w:ins w:id="364" w:author="gothicinspire" w:date="2025-10-21T21:39:14Z">
        <w:r>
          <w:rPr>
            <w:rFonts w:hint="default"/>
            <w:sz w:val="24"/>
            <w:szCs w:val="24"/>
            <w:lang w:val="en-US"/>
          </w:rPr>
          <w:t xml:space="preserve">test </w:t>
        </w:r>
      </w:ins>
      <w:ins w:id="365" w:author="gothicinspire" w:date="2025-10-21T21:39:15Z">
        <w:r>
          <w:rPr>
            <w:rFonts w:hint="default"/>
            <w:sz w:val="24"/>
            <w:szCs w:val="24"/>
            <w:lang w:val="en-US"/>
          </w:rPr>
          <w:t>resu</w:t>
        </w:r>
      </w:ins>
      <w:ins w:id="366" w:author="gothicinspire" w:date="2025-10-21T21:39:16Z">
        <w:r>
          <w:rPr>
            <w:rFonts w:hint="default"/>
            <w:sz w:val="24"/>
            <w:szCs w:val="24"/>
            <w:lang w:val="en-US"/>
          </w:rPr>
          <w:t>lts</w:t>
        </w:r>
      </w:ins>
      <w:r>
        <w:rPr>
          <w:sz w:val="24"/>
          <w:szCs w:val="24"/>
        </w:rPr>
        <w:t xml:space="preserve"> showed that the significance coefficient (sig 2-tailed) of the Levene Statistics test </w:t>
      </w:r>
      <w:del w:id="367" w:author="gothicinspire" w:date="2025-10-21T21:39:35Z">
        <w:r>
          <w:rPr>
            <w:sz w:val="24"/>
            <w:szCs w:val="24"/>
          </w:rPr>
          <w:delText xml:space="preserve">from the post-test of both groups </w:delText>
        </w:r>
      </w:del>
      <w:ins w:id="368" w:author="gothicinspire" w:date="2025-10-21T21:39:36Z">
        <w:r>
          <w:rPr>
            <w:rFonts w:hint="default"/>
            <w:sz w:val="24"/>
            <w:szCs w:val="24"/>
            <w:lang w:val="en-US"/>
          </w:rPr>
          <w:t>fo</w:t>
        </w:r>
      </w:ins>
      <w:ins w:id="369" w:author="gothicinspire" w:date="2025-10-21T21:39:37Z">
        <w:r>
          <w:rPr>
            <w:rFonts w:hint="default"/>
            <w:sz w:val="24"/>
            <w:szCs w:val="24"/>
            <w:lang w:val="en-US"/>
          </w:rPr>
          <w:t>r the</w:t>
        </w:r>
      </w:ins>
      <w:ins w:id="370" w:author="gothicinspire" w:date="2025-10-21T21:39:38Z">
        <w:r>
          <w:rPr>
            <w:rFonts w:hint="default"/>
            <w:sz w:val="24"/>
            <w:szCs w:val="24"/>
            <w:lang w:val="en-US"/>
          </w:rPr>
          <w:t xml:space="preserve"> bo</w:t>
        </w:r>
      </w:ins>
      <w:ins w:id="371" w:author="gothicinspire" w:date="2025-10-21T21:39:39Z">
        <w:r>
          <w:rPr>
            <w:rFonts w:hint="default"/>
            <w:sz w:val="24"/>
            <w:szCs w:val="24"/>
            <w:lang w:val="en-US"/>
          </w:rPr>
          <w:t xml:space="preserve">th </w:t>
        </w:r>
      </w:ins>
      <w:ins w:id="372" w:author="gothicinspire" w:date="2025-10-21T21:39:40Z">
        <w:r>
          <w:rPr>
            <w:rFonts w:hint="default"/>
            <w:sz w:val="24"/>
            <w:szCs w:val="24"/>
            <w:lang w:val="en-US"/>
          </w:rPr>
          <w:t>of g</w:t>
        </w:r>
      </w:ins>
      <w:ins w:id="373" w:author="gothicinspire" w:date="2025-10-21T21:39:41Z">
        <w:r>
          <w:rPr>
            <w:rFonts w:hint="default"/>
            <w:sz w:val="24"/>
            <w:szCs w:val="24"/>
            <w:lang w:val="en-US"/>
          </w:rPr>
          <w:t>roup</w:t>
        </w:r>
      </w:ins>
      <w:ins w:id="374" w:author="gothicinspire" w:date="2025-10-21T21:39:42Z">
        <w:r>
          <w:rPr>
            <w:rFonts w:hint="default"/>
            <w:sz w:val="24"/>
            <w:szCs w:val="24"/>
            <w:lang w:val="en-US"/>
          </w:rPr>
          <w:t>s</w:t>
        </w:r>
      </w:ins>
      <w:ins w:id="375" w:author="gothicinspire" w:date="2025-10-21T21:39:45Z">
        <w:r>
          <w:rPr>
            <w:rFonts w:hint="default"/>
            <w:sz w:val="24"/>
            <w:szCs w:val="24"/>
            <w:lang w:val="en-US"/>
          </w:rPr>
          <w:t xml:space="preserve">’ </w:t>
        </w:r>
      </w:ins>
      <w:ins w:id="376" w:author="gothicinspire" w:date="2025-10-21T21:39:46Z">
        <w:r>
          <w:rPr>
            <w:rFonts w:hint="default"/>
            <w:sz w:val="24"/>
            <w:szCs w:val="24"/>
            <w:lang w:val="en-US"/>
          </w:rPr>
          <w:t xml:space="preserve">post </w:t>
        </w:r>
      </w:ins>
      <w:ins w:id="377" w:author="gothicinspire" w:date="2025-10-21T21:39:47Z">
        <w:r>
          <w:rPr>
            <w:rFonts w:hint="default"/>
            <w:sz w:val="24"/>
            <w:szCs w:val="24"/>
            <w:lang w:val="en-US"/>
          </w:rPr>
          <w:t>test</w:t>
        </w:r>
      </w:ins>
      <w:ins w:id="378" w:author="gothicinspire" w:date="2025-10-21T21:39:48Z">
        <w:r>
          <w:rPr>
            <w:rFonts w:hint="default"/>
            <w:sz w:val="24"/>
            <w:szCs w:val="24"/>
            <w:lang w:val="en-US"/>
          </w:rPr>
          <w:t xml:space="preserve"> </w:t>
        </w:r>
      </w:ins>
      <w:r>
        <w:rPr>
          <w:sz w:val="24"/>
          <w:szCs w:val="24"/>
        </w:rPr>
        <w:t xml:space="preserve">was 0.373. Because the significance coefficient was greater than 0.05, it could be concluded that the data of both groups are homogeneous. </w:t>
      </w:r>
    </w:p>
    <w:p w14:paraId="0F5BB67E">
      <w:pPr>
        <w:pStyle w:val="66"/>
        <w:ind w:firstLine="0"/>
        <w:rPr>
          <w:ins w:id="380" w:author="gothicinspire" w:date="2025-10-21T21:40:05Z"/>
          <w:sz w:val="24"/>
          <w:szCs w:val="24"/>
        </w:rPr>
        <w:pPrChange w:id="379" w:author="gothicinspire" w:date="2025-10-21T21:40:04Z">
          <w:pPr>
            <w:pStyle w:val="66"/>
          </w:pPr>
        </w:pPrChange>
      </w:pPr>
    </w:p>
    <w:p w14:paraId="65B495EF">
      <w:pPr>
        <w:pStyle w:val="66"/>
        <w:ind w:firstLine="0"/>
        <w:rPr>
          <w:rFonts w:hint="default"/>
          <w:sz w:val="24"/>
          <w:szCs w:val="24"/>
          <w:lang w:val="en-US"/>
        </w:rPr>
        <w:pPrChange w:id="381" w:author="gothicinspire" w:date="2025-10-21T21:40:04Z">
          <w:pPr>
            <w:pStyle w:val="66"/>
          </w:pPr>
        </w:pPrChange>
      </w:pPr>
      <w:ins w:id="382" w:author="gothicinspire" w:date="2025-10-21T21:40:20Z">
        <w:r>
          <w:rPr>
            <w:rFonts w:hint="default"/>
            <w:sz w:val="24"/>
            <w:szCs w:val="24"/>
            <w:lang w:val="en-US"/>
          </w:rPr>
          <w:t xml:space="preserve">The </w:t>
        </w:r>
      </w:ins>
      <w:ins w:id="383" w:author="gothicinspire" w:date="2025-10-21T21:40:21Z">
        <w:r>
          <w:rPr>
            <w:rFonts w:hint="default"/>
            <w:sz w:val="24"/>
            <w:szCs w:val="24"/>
            <w:lang w:val="en-US"/>
          </w:rPr>
          <w:t>Res</w:t>
        </w:r>
      </w:ins>
      <w:ins w:id="384" w:author="gothicinspire" w:date="2025-10-21T21:40:22Z">
        <w:r>
          <w:rPr>
            <w:rFonts w:hint="default"/>
            <w:sz w:val="24"/>
            <w:szCs w:val="24"/>
            <w:lang w:val="en-US"/>
          </w:rPr>
          <w:t>ult</w:t>
        </w:r>
      </w:ins>
      <w:ins w:id="385" w:author="gothicinspire" w:date="2025-10-21T21:40:23Z">
        <w:r>
          <w:rPr>
            <w:rFonts w:hint="default"/>
            <w:sz w:val="24"/>
            <w:szCs w:val="24"/>
            <w:lang w:val="en-US"/>
          </w:rPr>
          <w:t>s of</w:t>
        </w:r>
      </w:ins>
      <w:ins w:id="386" w:author="gothicinspire" w:date="2025-10-21T21:40:24Z">
        <w:r>
          <w:rPr>
            <w:rFonts w:hint="default"/>
            <w:sz w:val="24"/>
            <w:szCs w:val="24"/>
            <w:lang w:val="en-US"/>
          </w:rPr>
          <w:t xml:space="preserve"> </w:t>
        </w:r>
      </w:ins>
      <w:ins w:id="387" w:author="gothicinspire" w:date="2025-10-21T21:40:25Z">
        <w:r>
          <w:rPr>
            <w:rFonts w:hint="default"/>
            <w:sz w:val="24"/>
            <w:szCs w:val="24"/>
            <w:lang w:val="en-US"/>
          </w:rPr>
          <w:t xml:space="preserve">the </w:t>
        </w:r>
      </w:ins>
      <w:ins w:id="388" w:author="gothicinspire" w:date="2025-10-21T21:40:26Z">
        <w:r>
          <w:rPr>
            <w:rFonts w:hint="default"/>
            <w:sz w:val="24"/>
            <w:szCs w:val="24"/>
            <w:lang w:val="en-US"/>
          </w:rPr>
          <w:t>W</w:t>
        </w:r>
      </w:ins>
      <w:ins w:id="389" w:author="gothicinspire" w:date="2025-10-21T21:40:27Z">
        <w:r>
          <w:rPr>
            <w:rFonts w:hint="default"/>
            <w:sz w:val="24"/>
            <w:szCs w:val="24"/>
            <w:lang w:val="en-US"/>
          </w:rPr>
          <w:t>ilco</w:t>
        </w:r>
      </w:ins>
      <w:ins w:id="390" w:author="gothicinspire" w:date="2025-10-21T21:40:28Z">
        <w:r>
          <w:rPr>
            <w:rFonts w:hint="default"/>
            <w:sz w:val="24"/>
            <w:szCs w:val="24"/>
            <w:lang w:val="en-US"/>
          </w:rPr>
          <w:t>xon</w:t>
        </w:r>
      </w:ins>
      <w:ins w:id="391" w:author="gothicinspire" w:date="2025-10-21T21:40:30Z">
        <w:r>
          <w:rPr>
            <w:rFonts w:hint="default"/>
            <w:sz w:val="24"/>
            <w:szCs w:val="24"/>
            <w:lang w:val="en-US"/>
          </w:rPr>
          <w:t xml:space="preserve"> </w:t>
        </w:r>
      </w:ins>
      <w:ins w:id="392" w:author="gothicinspire" w:date="2025-10-21T21:40:31Z">
        <w:r>
          <w:rPr>
            <w:rFonts w:hint="default"/>
            <w:sz w:val="24"/>
            <w:szCs w:val="24"/>
            <w:lang w:val="en-US"/>
          </w:rPr>
          <w:t>Signe</w:t>
        </w:r>
      </w:ins>
      <w:ins w:id="393" w:author="gothicinspire" w:date="2025-10-21T21:40:32Z">
        <w:r>
          <w:rPr>
            <w:rFonts w:hint="default"/>
            <w:sz w:val="24"/>
            <w:szCs w:val="24"/>
            <w:lang w:val="en-US"/>
          </w:rPr>
          <w:t>d-</w:t>
        </w:r>
      </w:ins>
      <w:ins w:id="394" w:author="gothicinspire" w:date="2025-10-21T21:40:33Z">
        <w:r>
          <w:rPr>
            <w:rFonts w:hint="default"/>
            <w:sz w:val="24"/>
            <w:szCs w:val="24"/>
            <w:lang w:val="en-US"/>
          </w:rPr>
          <w:t xml:space="preserve">rak </w:t>
        </w:r>
      </w:ins>
      <w:ins w:id="395" w:author="gothicinspire" w:date="2025-10-21T21:40:34Z">
        <w:r>
          <w:rPr>
            <w:rFonts w:hint="default"/>
            <w:sz w:val="24"/>
            <w:szCs w:val="24"/>
            <w:lang w:val="en-US"/>
          </w:rPr>
          <w:t>tes</w:t>
        </w:r>
      </w:ins>
      <w:ins w:id="396" w:author="gothicinspire" w:date="2025-10-21T21:40:35Z">
        <w:r>
          <w:rPr>
            <w:rFonts w:hint="default"/>
            <w:sz w:val="24"/>
            <w:szCs w:val="24"/>
            <w:lang w:val="en-US"/>
          </w:rPr>
          <w:t>t</w:t>
        </w:r>
      </w:ins>
    </w:p>
    <w:p w14:paraId="39E4FEA2">
      <w:pPr>
        <w:pStyle w:val="66"/>
        <w:rPr>
          <w:sz w:val="24"/>
          <w:szCs w:val="24"/>
        </w:rPr>
      </w:pPr>
      <w:r>
        <w:rPr>
          <w:sz w:val="24"/>
          <w:szCs w:val="24"/>
        </w:rPr>
        <w:t xml:space="preserve">The Wilcoxon Signed-rank test is used to analyze the results of paired observations of two data whether there is a difference or not. This test is an alternative to the Paired Sample T-Test if the data is not normally distributed. </w:t>
      </w:r>
    </w:p>
    <w:p w14:paraId="21095F0D">
      <w:pPr>
        <w:pStyle w:val="66"/>
        <w:rPr>
          <w:rFonts w:hint="default"/>
          <w:sz w:val="24"/>
          <w:szCs w:val="24"/>
          <w:lang w:val="en-US"/>
        </w:rPr>
      </w:pPr>
      <w:r>
        <w:rPr>
          <w:sz w:val="24"/>
          <w:szCs w:val="24"/>
        </w:rPr>
        <w:tab/>
      </w:r>
      <w:del w:id="397" w:author="gothicinspire" w:date="2025-10-21T21:40:56Z">
        <w:r>
          <w:rPr>
            <w:rFonts w:hint="default"/>
            <w:sz w:val="24"/>
            <w:szCs w:val="24"/>
            <w:lang w:val="en-US"/>
          </w:rPr>
          <w:delText xml:space="preserve">Based </w:delText>
        </w:r>
      </w:del>
      <w:del w:id="398" w:author="gothicinspire" w:date="2025-10-21T21:40:56Z">
        <w:r>
          <w:rPr>
            <w:rFonts w:hint="default"/>
            <w:sz w:val="24"/>
            <w:szCs w:val="24"/>
            <w:lang w:val="en-US"/>
          </w:rPr>
          <w:tab/>
        </w:r>
      </w:del>
      <w:del w:id="399" w:author="gothicinspire" w:date="2025-10-21T21:40:56Z">
        <w:r>
          <w:rPr>
            <w:rFonts w:hint="default"/>
            <w:sz w:val="24"/>
            <w:szCs w:val="24"/>
            <w:lang w:val="en-US"/>
          </w:rPr>
          <w:delText xml:space="preserve">on </w:delText>
        </w:r>
      </w:del>
      <w:del w:id="400" w:author="gothicinspire" w:date="2025-10-21T21:40:56Z">
        <w:r>
          <w:rPr>
            <w:rFonts w:hint="default"/>
            <w:sz w:val="24"/>
            <w:szCs w:val="24"/>
            <w:lang w:val="en-US"/>
          </w:rPr>
          <w:tab/>
        </w:r>
      </w:del>
      <w:del w:id="401" w:author="gothicinspire" w:date="2025-10-21T21:40:56Z">
        <w:r>
          <w:rPr>
            <w:rFonts w:hint="default"/>
            <w:sz w:val="24"/>
            <w:szCs w:val="24"/>
            <w:lang w:val="en-US"/>
          </w:rPr>
          <w:delText xml:space="preserve">Table </w:delText>
        </w:r>
      </w:del>
      <w:del w:id="402" w:author="gothicinspire" w:date="2025-10-21T21:40:56Z">
        <w:r>
          <w:rPr>
            <w:rFonts w:hint="default"/>
            <w:sz w:val="24"/>
            <w:szCs w:val="24"/>
            <w:lang w:val="en-US"/>
          </w:rPr>
          <w:tab/>
        </w:r>
      </w:del>
      <w:del w:id="403" w:author="gothicinspire" w:date="2025-10-21T21:40:56Z">
        <w:r>
          <w:rPr>
            <w:rFonts w:hint="default"/>
            <w:sz w:val="24"/>
            <w:szCs w:val="24"/>
            <w:lang w:val="en-US"/>
          </w:rPr>
          <w:delText>16,</w:delText>
        </w:r>
      </w:del>
      <w:ins w:id="404" w:author="gothicinspire" w:date="2025-10-21T21:40:56Z">
        <w:r>
          <w:rPr>
            <w:rFonts w:hint="default"/>
            <w:sz w:val="24"/>
            <w:szCs w:val="24"/>
            <w:lang w:val="en-US"/>
          </w:rPr>
          <w:t>Th</w:t>
        </w:r>
      </w:ins>
      <w:ins w:id="405" w:author="gothicinspire" w:date="2025-10-21T21:40:57Z">
        <w:r>
          <w:rPr>
            <w:rFonts w:hint="default"/>
            <w:sz w:val="24"/>
            <w:szCs w:val="24"/>
            <w:lang w:val="en-US"/>
          </w:rPr>
          <w:t>e W</w:t>
        </w:r>
      </w:ins>
      <w:ins w:id="406" w:author="gothicinspire" w:date="2025-10-21T21:40:58Z">
        <w:r>
          <w:rPr>
            <w:rFonts w:hint="default"/>
            <w:sz w:val="24"/>
            <w:szCs w:val="24"/>
            <w:lang w:val="en-US"/>
          </w:rPr>
          <w:t>il</w:t>
        </w:r>
      </w:ins>
      <w:ins w:id="407" w:author="gothicinspire" w:date="2025-10-21T21:41:00Z">
        <w:r>
          <w:rPr>
            <w:rFonts w:hint="default"/>
            <w:sz w:val="24"/>
            <w:szCs w:val="24"/>
            <w:lang w:val="en-US"/>
          </w:rPr>
          <w:t>co</w:t>
        </w:r>
      </w:ins>
      <w:ins w:id="408" w:author="gothicinspire" w:date="2025-10-21T21:41:01Z">
        <w:r>
          <w:rPr>
            <w:rFonts w:hint="default"/>
            <w:sz w:val="24"/>
            <w:szCs w:val="24"/>
            <w:lang w:val="en-US"/>
          </w:rPr>
          <w:t>xo</w:t>
        </w:r>
      </w:ins>
      <w:ins w:id="409" w:author="gothicinspire" w:date="2025-10-21T21:41:03Z">
        <w:r>
          <w:rPr>
            <w:rFonts w:hint="default"/>
            <w:sz w:val="24"/>
            <w:szCs w:val="24"/>
            <w:lang w:val="en-US"/>
          </w:rPr>
          <w:t>n</w:t>
        </w:r>
      </w:ins>
      <w:ins w:id="410" w:author="gothicinspire" w:date="2025-10-21T21:41:04Z">
        <w:r>
          <w:rPr>
            <w:rFonts w:hint="default"/>
            <w:sz w:val="24"/>
            <w:szCs w:val="24"/>
            <w:lang w:val="en-US"/>
          </w:rPr>
          <w:t xml:space="preserve"> Si</w:t>
        </w:r>
      </w:ins>
      <w:ins w:id="411" w:author="gothicinspire" w:date="2025-10-21T21:41:05Z">
        <w:r>
          <w:rPr>
            <w:rFonts w:hint="default"/>
            <w:sz w:val="24"/>
            <w:szCs w:val="24"/>
            <w:lang w:val="en-US"/>
          </w:rPr>
          <w:t>gne</w:t>
        </w:r>
      </w:ins>
      <w:ins w:id="412" w:author="gothicinspire" w:date="2025-10-21T21:41:06Z">
        <w:r>
          <w:rPr>
            <w:rFonts w:hint="default"/>
            <w:sz w:val="24"/>
            <w:szCs w:val="24"/>
            <w:lang w:val="en-US"/>
          </w:rPr>
          <w:t>d-</w:t>
        </w:r>
      </w:ins>
      <w:ins w:id="413" w:author="gothicinspire" w:date="2025-10-21T21:41:08Z">
        <w:r>
          <w:rPr>
            <w:rFonts w:hint="default"/>
            <w:sz w:val="24"/>
            <w:szCs w:val="24"/>
            <w:lang w:val="en-US"/>
          </w:rPr>
          <w:t>ra</w:t>
        </w:r>
      </w:ins>
      <w:ins w:id="414" w:author="gothicinspire" w:date="2025-10-21T21:41:09Z">
        <w:r>
          <w:rPr>
            <w:rFonts w:hint="default"/>
            <w:sz w:val="24"/>
            <w:szCs w:val="24"/>
            <w:lang w:val="en-US"/>
          </w:rPr>
          <w:t>n</w:t>
        </w:r>
      </w:ins>
      <w:ins w:id="415" w:author="gothicinspire" w:date="2025-10-21T21:41:10Z">
        <w:r>
          <w:rPr>
            <w:rFonts w:hint="default"/>
            <w:sz w:val="24"/>
            <w:szCs w:val="24"/>
            <w:lang w:val="en-US"/>
          </w:rPr>
          <w:t>k tes</w:t>
        </w:r>
      </w:ins>
      <w:ins w:id="416" w:author="gothicinspire" w:date="2025-10-21T21:41:11Z">
        <w:r>
          <w:rPr>
            <w:rFonts w:hint="default"/>
            <w:sz w:val="24"/>
            <w:szCs w:val="24"/>
            <w:lang w:val="en-US"/>
          </w:rPr>
          <w:t xml:space="preserve">t </w:t>
        </w:r>
      </w:ins>
      <w:ins w:id="417" w:author="gothicinspire" w:date="2025-10-21T21:41:19Z">
        <w:r>
          <w:rPr>
            <w:rFonts w:hint="default"/>
            <w:sz w:val="24"/>
            <w:szCs w:val="24"/>
            <w:lang w:val="en-US"/>
          </w:rPr>
          <w:t>con</w:t>
        </w:r>
      </w:ins>
      <w:ins w:id="418" w:author="gothicinspire" w:date="2025-10-21T21:41:20Z">
        <w:r>
          <w:rPr>
            <w:rFonts w:hint="default"/>
            <w:sz w:val="24"/>
            <w:szCs w:val="24"/>
            <w:lang w:val="en-US"/>
          </w:rPr>
          <w:t>fir</w:t>
        </w:r>
      </w:ins>
      <w:ins w:id="419" w:author="gothicinspire" w:date="2025-10-21T21:41:21Z">
        <w:r>
          <w:rPr>
            <w:rFonts w:hint="default"/>
            <w:sz w:val="24"/>
            <w:szCs w:val="24"/>
            <w:lang w:val="en-US"/>
          </w:rPr>
          <w:t xml:space="preserve">med </w:t>
        </w:r>
      </w:ins>
      <w:ins w:id="420" w:author="gothicinspire" w:date="2025-10-21T21:41:22Z">
        <w:r>
          <w:rPr>
            <w:rFonts w:hint="default"/>
            <w:sz w:val="24"/>
            <w:szCs w:val="24"/>
            <w:lang w:val="en-US"/>
          </w:rPr>
          <w:t>that</w:t>
        </w:r>
      </w:ins>
      <w:r>
        <w:rPr>
          <w:sz w:val="24"/>
          <w:szCs w:val="24"/>
        </w:rPr>
        <w:t xml:space="preserve"> </w:t>
      </w:r>
      <w:del w:id="421" w:author="gothicinspire" w:date="2025-10-21T21:41:27Z">
        <w:r>
          <w:rPr>
            <w:sz w:val="24"/>
            <w:szCs w:val="24"/>
          </w:rPr>
          <w:tab/>
        </w:r>
      </w:del>
      <w:r>
        <w:rPr>
          <w:sz w:val="24"/>
          <w:szCs w:val="24"/>
        </w:rPr>
        <w:t>the Asymp.sig. (2-tailed) value is 0.000</w:t>
      </w:r>
      <w:ins w:id="422" w:author="gothicinspire" w:date="2025-10-21T21:41:49Z">
        <w:r>
          <w:rPr>
            <w:rFonts w:hint="default"/>
            <w:sz w:val="24"/>
            <w:szCs w:val="24"/>
            <w:lang w:val="en-US"/>
          </w:rPr>
          <w:t>, whi</w:t>
        </w:r>
      </w:ins>
      <w:ins w:id="423" w:author="gothicinspire" w:date="2025-10-21T21:41:50Z">
        <w:r>
          <w:rPr>
            <w:rFonts w:hint="default"/>
            <w:sz w:val="24"/>
            <w:szCs w:val="24"/>
            <w:lang w:val="en-US"/>
          </w:rPr>
          <w:t>ch w</w:t>
        </w:r>
      </w:ins>
      <w:ins w:id="424" w:author="gothicinspire" w:date="2025-10-21T21:41:51Z">
        <w:r>
          <w:rPr>
            <w:rFonts w:hint="default"/>
            <w:sz w:val="24"/>
            <w:szCs w:val="24"/>
            <w:lang w:val="en-US"/>
          </w:rPr>
          <w:t xml:space="preserve">as </w:t>
        </w:r>
      </w:ins>
      <w:ins w:id="425" w:author="gothicinspire" w:date="2025-10-21T21:41:52Z">
        <w:r>
          <w:rPr>
            <w:rFonts w:hint="default"/>
            <w:sz w:val="24"/>
            <w:szCs w:val="24"/>
            <w:lang w:val="en-US"/>
          </w:rPr>
          <w:t>lower</w:t>
        </w:r>
      </w:ins>
      <w:ins w:id="426" w:author="gothicinspire" w:date="2025-10-21T21:41:53Z">
        <w:r>
          <w:rPr>
            <w:rFonts w:hint="default"/>
            <w:sz w:val="24"/>
            <w:szCs w:val="24"/>
            <w:lang w:val="en-US"/>
          </w:rPr>
          <w:t xml:space="preserve"> tha</w:t>
        </w:r>
      </w:ins>
      <w:ins w:id="427" w:author="gothicinspire" w:date="2025-10-21T21:41:55Z">
        <w:r>
          <w:rPr>
            <w:rFonts w:hint="default"/>
            <w:sz w:val="24"/>
            <w:szCs w:val="24"/>
            <w:lang w:val="en-US"/>
          </w:rPr>
          <w:t>n</w:t>
        </w:r>
      </w:ins>
      <w:del w:id="428" w:author="gothicinspire" w:date="2025-10-21T21:41:48Z">
        <w:r>
          <w:rPr>
            <w:sz w:val="24"/>
            <w:szCs w:val="24"/>
          </w:rPr>
          <w:delText>.</w:delText>
        </w:r>
      </w:del>
      <w:del w:id="429" w:author="gothicinspire" w:date="2025-10-21T21:41:47Z">
        <w:r>
          <w:rPr>
            <w:sz w:val="24"/>
            <w:szCs w:val="24"/>
          </w:rPr>
          <w:delText xml:space="preserve"> </w:delText>
        </w:r>
      </w:del>
      <w:del w:id="430" w:author="gothicinspire" w:date="2025-10-21T21:41:46Z">
        <w:r>
          <w:rPr>
            <w:sz w:val="24"/>
            <w:szCs w:val="24"/>
          </w:rPr>
          <w:delText>Because the coefficient of 0.000 &lt;</w:delText>
        </w:r>
      </w:del>
      <w:r>
        <w:rPr>
          <w:sz w:val="24"/>
          <w:szCs w:val="24"/>
        </w:rPr>
        <w:t>0.05, it</w:t>
      </w:r>
      <w:del w:id="431" w:author="gothicinspire" w:date="2025-10-21T21:43:46Z">
        <w:r>
          <w:rPr>
            <w:sz w:val="24"/>
            <w:szCs w:val="24"/>
          </w:rPr>
          <w:delText xml:space="preserve"> can be concluded</w:delText>
        </w:r>
      </w:del>
      <w:ins w:id="432" w:author="gothicinspire" w:date="2025-10-21T21:43:48Z">
        <w:r>
          <w:rPr>
            <w:rFonts w:hint="default"/>
            <w:sz w:val="24"/>
            <w:szCs w:val="24"/>
            <w:lang w:val="en-US"/>
          </w:rPr>
          <w:t>re</w:t>
        </w:r>
      </w:ins>
      <w:ins w:id="433" w:author="gothicinspire" w:date="2025-10-21T21:43:49Z">
        <w:r>
          <w:rPr>
            <w:rFonts w:hint="default"/>
            <w:sz w:val="24"/>
            <w:szCs w:val="24"/>
            <w:lang w:val="en-US"/>
          </w:rPr>
          <w:t>veal</w:t>
        </w:r>
      </w:ins>
      <w:ins w:id="434" w:author="gothicinspire" w:date="2025-10-21T21:43:50Z">
        <w:r>
          <w:rPr>
            <w:rFonts w:hint="default"/>
            <w:sz w:val="24"/>
            <w:szCs w:val="24"/>
            <w:lang w:val="en-US"/>
          </w:rPr>
          <w:t>ed</w:t>
        </w:r>
      </w:ins>
      <w:r>
        <w:rPr>
          <w:sz w:val="24"/>
          <w:szCs w:val="24"/>
        </w:rPr>
        <w:t xml:space="preserve"> that </w:t>
      </w:r>
      <w:del w:id="435" w:author="gothicinspire" w:date="2025-10-21T21:42:09Z">
        <w:r>
          <w:rPr>
            <w:sz w:val="24"/>
            <w:szCs w:val="24"/>
          </w:rPr>
          <w:delText>"the hypothesis is accepted". This means that</w:delText>
        </w:r>
      </w:del>
      <w:r>
        <w:rPr>
          <w:sz w:val="24"/>
          <w:szCs w:val="24"/>
        </w:rPr>
        <w:t xml:space="preserve"> there was a significant </w:t>
      </w:r>
      <w:del w:id="436" w:author="gothicinspire" w:date="2025-10-21T21:42:26Z">
        <w:r>
          <w:rPr>
            <w:sz w:val="24"/>
            <w:szCs w:val="24"/>
          </w:rPr>
          <w:delText>difference</w:delText>
        </w:r>
      </w:del>
      <w:ins w:id="437" w:author="gothicinspire" w:date="2025-10-21T21:42:26Z">
        <w:r>
          <w:rPr>
            <w:rFonts w:hint="default"/>
            <w:sz w:val="24"/>
            <w:szCs w:val="24"/>
            <w:lang w:val="en-US"/>
          </w:rPr>
          <w:t>i</w:t>
        </w:r>
      </w:ins>
      <w:ins w:id="438" w:author="gothicinspire" w:date="2025-10-21T21:42:27Z">
        <w:r>
          <w:rPr>
            <w:rFonts w:hint="default"/>
            <w:sz w:val="24"/>
            <w:szCs w:val="24"/>
            <w:lang w:val="en-US"/>
          </w:rPr>
          <w:t>mpr</w:t>
        </w:r>
      </w:ins>
      <w:ins w:id="439" w:author="gothicinspire" w:date="2025-10-21T21:42:28Z">
        <w:r>
          <w:rPr>
            <w:rFonts w:hint="default"/>
            <w:sz w:val="24"/>
            <w:szCs w:val="24"/>
            <w:lang w:val="en-US"/>
          </w:rPr>
          <w:t>ove</w:t>
        </w:r>
      </w:ins>
      <w:ins w:id="440" w:author="gothicinspire" w:date="2025-10-21T21:42:29Z">
        <w:r>
          <w:rPr>
            <w:rFonts w:hint="default"/>
            <w:sz w:val="24"/>
            <w:szCs w:val="24"/>
            <w:lang w:val="en-US"/>
          </w:rPr>
          <w:t>men</w:t>
        </w:r>
      </w:ins>
      <w:ins w:id="441" w:author="gothicinspire" w:date="2025-10-21T21:42:30Z">
        <w:r>
          <w:rPr>
            <w:rFonts w:hint="default"/>
            <w:sz w:val="24"/>
            <w:szCs w:val="24"/>
            <w:lang w:val="en-US"/>
          </w:rPr>
          <w:t>t</w:t>
        </w:r>
      </w:ins>
      <w:r>
        <w:rPr>
          <w:sz w:val="24"/>
          <w:szCs w:val="24"/>
        </w:rPr>
        <w:t xml:space="preserve"> in </w:t>
      </w:r>
      <w:ins w:id="442" w:author="gothicinspire" w:date="2025-10-21T21:42:34Z">
        <w:r>
          <w:rPr>
            <w:rFonts w:hint="default"/>
            <w:sz w:val="24"/>
            <w:szCs w:val="24"/>
            <w:lang w:val="en-US"/>
          </w:rPr>
          <w:t xml:space="preserve">the </w:t>
        </w:r>
      </w:ins>
      <w:ins w:id="443" w:author="gothicinspire" w:date="2025-10-21T21:42:35Z">
        <w:r>
          <w:rPr>
            <w:rFonts w:hint="default"/>
            <w:sz w:val="24"/>
            <w:szCs w:val="24"/>
            <w:lang w:val="en-US"/>
          </w:rPr>
          <w:t>exp</w:t>
        </w:r>
      </w:ins>
      <w:ins w:id="444" w:author="gothicinspire" w:date="2025-10-21T21:42:36Z">
        <w:r>
          <w:rPr>
            <w:rFonts w:hint="default"/>
            <w:sz w:val="24"/>
            <w:szCs w:val="24"/>
            <w:lang w:val="en-US"/>
          </w:rPr>
          <w:t>erimen</w:t>
        </w:r>
      </w:ins>
      <w:ins w:id="445" w:author="gothicinspire" w:date="2025-10-21T21:42:37Z">
        <w:r>
          <w:rPr>
            <w:rFonts w:hint="default"/>
            <w:sz w:val="24"/>
            <w:szCs w:val="24"/>
            <w:lang w:val="en-US"/>
          </w:rPr>
          <w:t xml:space="preserve">tal </w:t>
        </w:r>
      </w:ins>
      <w:ins w:id="446" w:author="gothicinspire" w:date="2025-10-21T21:42:39Z">
        <w:r>
          <w:rPr>
            <w:rFonts w:hint="default"/>
            <w:sz w:val="24"/>
            <w:szCs w:val="24"/>
            <w:lang w:val="en-US"/>
          </w:rPr>
          <w:t>grou</w:t>
        </w:r>
      </w:ins>
      <w:ins w:id="447" w:author="gothicinspire" w:date="2025-10-21T21:42:40Z">
        <w:r>
          <w:rPr>
            <w:rFonts w:hint="default"/>
            <w:sz w:val="24"/>
            <w:szCs w:val="24"/>
            <w:lang w:val="en-US"/>
          </w:rPr>
          <w:t>p</w:t>
        </w:r>
      </w:ins>
      <w:ins w:id="448" w:author="gothicinspire" w:date="2025-10-21T21:42:51Z">
        <w:r>
          <w:rPr>
            <w:rFonts w:hint="default"/>
            <w:sz w:val="24"/>
            <w:szCs w:val="24"/>
            <w:lang w:val="en-US"/>
          </w:rPr>
          <w:t>’</w:t>
        </w:r>
      </w:ins>
      <w:ins w:id="449" w:author="gothicinspire" w:date="2025-10-21T21:42:52Z">
        <w:r>
          <w:rPr>
            <w:rFonts w:hint="default"/>
            <w:sz w:val="24"/>
            <w:szCs w:val="24"/>
            <w:lang w:val="en-US"/>
          </w:rPr>
          <w:t>s</w:t>
        </w:r>
      </w:ins>
      <w:ins w:id="450" w:author="gothicinspire" w:date="2025-10-21T21:42:53Z">
        <w:r>
          <w:rPr>
            <w:rFonts w:hint="default"/>
            <w:sz w:val="24"/>
            <w:szCs w:val="24"/>
            <w:lang w:val="en-US"/>
          </w:rPr>
          <w:t xml:space="preserve"> </w:t>
        </w:r>
      </w:ins>
      <w:del w:id="451" w:author="gothicinspire" w:date="2025-10-21T21:42:46Z">
        <w:r>
          <w:rPr>
            <w:sz w:val="24"/>
            <w:szCs w:val="24"/>
          </w:rPr>
          <w:delText xml:space="preserve">students' </w:delText>
        </w:r>
      </w:del>
      <w:r>
        <w:rPr>
          <w:sz w:val="24"/>
          <w:szCs w:val="24"/>
        </w:rPr>
        <w:t xml:space="preserve">speaking achievement  </w:t>
      </w:r>
      <w:del w:id="452" w:author="gothicinspire" w:date="2025-10-21T21:42:58Z">
        <w:r>
          <w:rPr>
            <w:sz w:val="24"/>
            <w:szCs w:val="24"/>
          </w:rPr>
          <w:delText>in the pre-test and post-test</w:delText>
        </w:r>
      </w:del>
      <w:r>
        <w:rPr>
          <w:sz w:val="24"/>
          <w:szCs w:val="24"/>
        </w:rPr>
        <w:t>. Thus, it can be concluded that "</w:t>
      </w:r>
      <w:del w:id="453" w:author="gothicinspire" w:date="2025-10-21T21:44:14Z">
        <w:r>
          <w:rPr>
            <w:rFonts w:hint="default"/>
            <w:sz w:val="24"/>
            <w:szCs w:val="24"/>
            <w:lang w:val="en-US"/>
          </w:rPr>
          <w:delText>there was a significant improvement i</w:delText>
        </w:r>
      </w:del>
      <w:ins w:id="454" w:author="gothicinspire" w:date="2025-10-21T21:44:14Z">
        <w:r>
          <w:rPr>
            <w:rFonts w:hint="default"/>
            <w:sz w:val="24"/>
            <w:szCs w:val="24"/>
            <w:lang w:val="en-US"/>
          </w:rPr>
          <w:t>T</w:t>
        </w:r>
      </w:ins>
      <w:ins w:id="455" w:author="gothicinspire" w:date="2025-10-21T21:44:22Z">
        <w:r>
          <w:rPr>
            <w:rFonts w:hint="default"/>
            <w:sz w:val="24"/>
            <w:szCs w:val="24"/>
            <w:lang w:val="en-US"/>
          </w:rPr>
          <w:t>h</w:t>
        </w:r>
      </w:ins>
      <w:ins w:id="456" w:author="gothicinspire" w:date="2025-10-21T21:44:23Z">
        <w:r>
          <w:rPr>
            <w:rFonts w:hint="default"/>
            <w:sz w:val="24"/>
            <w:szCs w:val="24"/>
            <w:lang w:val="en-US"/>
          </w:rPr>
          <w:t>ree</w:t>
        </w:r>
      </w:ins>
      <w:ins w:id="457" w:author="gothicinspire" w:date="2025-10-21T21:44:24Z">
        <w:r>
          <w:rPr>
            <w:rFonts w:hint="default"/>
            <w:sz w:val="24"/>
            <w:szCs w:val="24"/>
            <w:lang w:val="en-US"/>
          </w:rPr>
          <w:t xml:space="preserve"> S</w:t>
        </w:r>
      </w:ins>
      <w:ins w:id="458" w:author="gothicinspire" w:date="2025-10-21T21:44:25Z">
        <w:r>
          <w:rPr>
            <w:rFonts w:hint="default"/>
            <w:sz w:val="24"/>
            <w:szCs w:val="24"/>
            <w:lang w:val="en-US"/>
          </w:rPr>
          <w:t>tep</w:t>
        </w:r>
      </w:ins>
      <w:ins w:id="459" w:author="gothicinspire" w:date="2025-10-21T21:44:26Z">
        <w:r>
          <w:rPr>
            <w:rFonts w:hint="default"/>
            <w:sz w:val="24"/>
            <w:szCs w:val="24"/>
            <w:lang w:val="en-US"/>
          </w:rPr>
          <w:t xml:space="preserve"> </w:t>
        </w:r>
      </w:ins>
      <w:ins w:id="460" w:author="gothicinspire" w:date="2025-10-21T21:44:27Z">
        <w:r>
          <w:rPr>
            <w:rFonts w:hint="default"/>
            <w:sz w:val="24"/>
            <w:szCs w:val="24"/>
            <w:lang w:val="en-US"/>
          </w:rPr>
          <w:t>inte</w:t>
        </w:r>
      </w:ins>
      <w:ins w:id="461" w:author="gothicinspire" w:date="2025-10-21T21:44:28Z">
        <w:r>
          <w:rPr>
            <w:rFonts w:hint="default"/>
            <w:sz w:val="24"/>
            <w:szCs w:val="24"/>
            <w:lang w:val="en-US"/>
          </w:rPr>
          <w:t>r</w:t>
        </w:r>
      </w:ins>
      <w:ins w:id="462" w:author="gothicinspire" w:date="2025-10-21T21:44:29Z">
        <w:r>
          <w:rPr>
            <w:rFonts w:hint="default"/>
            <w:sz w:val="24"/>
            <w:szCs w:val="24"/>
            <w:lang w:val="en-US"/>
          </w:rPr>
          <w:t>view</w:t>
        </w:r>
      </w:ins>
      <w:ins w:id="463" w:author="gothicinspire" w:date="2025-10-21T21:44:30Z">
        <w:r>
          <w:rPr>
            <w:rFonts w:hint="default"/>
            <w:sz w:val="24"/>
            <w:szCs w:val="24"/>
            <w:lang w:val="en-US"/>
          </w:rPr>
          <w:t xml:space="preserve"> </w:t>
        </w:r>
      </w:ins>
      <w:ins w:id="464" w:author="gothicinspire" w:date="2025-10-21T21:44:31Z">
        <w:r>
          <w:rPr>
            <w:rFonts w:hint="default"/>
            <w:sz w:val="24"/>
            <w:szCs w:val="24"/>
            <w:lang w:val="en-US"/>
          </w:rPr>
          <w:t>tec</w:t>
        </w:r>
      </w:ins>
      <w:ins w:id="465" w:author="gothicinspire" w:date="2025-10-21T21:44:32Z">
        <w:r>
          <w:rPr>
            <w:rFonts w:hint="default"/>
            <w:sz w:val="24"/>
            <w:szCs w:val="24"/>
            <w:lang w:val="en-US"/>
          </w:rPr>
          <w:t>hniqu</w:t>
        </w:r>
      </w:ins>
      <w:ins w:id="466" w:author="gothicinspire" w:date="2025-10-21T21:44:33Z">
        <w:r>
          <w:rPr>
            <w:rFonts w:hint="default"/>
            <w:sz w:val="24"/>
            <w:szCs w:val="24"/>
            <w:lang w:val="en-US"/>
          </w:rPr>
          <w:t>e</w:t>
        </w:r>
      </w:ins>
      <w:ins w:id="467" w:author="gothicinspire" w:date="2025-10-21T21:44:34Z">
        <w:r>
          <w:rPr>
            <w:rFonts w:hint="default"/>
            <w:sz w:val="24"/>
            <w:szCs w:val="24"/>
            <w:lang w:val="en-US"/>
          </w:rPr>
          <w:t xml:space="preserve"> </w:t>
        </w:r>
      </w:ins>
      <w:ins w:id="468" w:author="gothicinspire" w:date="2025-10-21T21:44:35Z">
        <w:r>
          <w:rPr>
            <w:rFonts w:hint="default"/>
            <w:sz w:val="24"/>
            <w:szCs w:val="24"/>
            <w:lang w:val="en-US"/>
          </w:rPr>
          <w:t>cou</w:t>
        </w:r>
      </w:ins>
      <w:ins w:id="469" w:author="gothicinspire" w:date="2025-10-21T21:44:36Z">
        <w:r>
          <w:rPr>
            <w:rFonts w:hint="default"/>
            <w:sz w:val="24"/>
            <w:szCs w:val="24"/>
            <w:lang w:val="en-US"/>
          </w:rPr>
          <w:t xml:space="preserve">ld </w:t>
        </w:r>
      </w:ins>
      <w:ins w:id="470" w:author="gothicinspire" w:date="2025-10-21T21:44:42Z">
        <w:r>
          <w:rPr>
            <w:rFonts w:hint="default"/>
            <w:sz w:val="24"/>
            <w:szCs w:val="24"/>
            <w:lang w:val="en-US"/>
          </w:rPr>
          <w:t>enha</w:t>
        </w:r>
      </w:ins>
      <w:ins w:id="471" w:author="gothicinspire" w:date="2025-10-21T21:44:43Z">
        <w:r>
          <w:rPr>
            <w:rFonts w:hint="default"/>
            <w:sz w:val="24"/>
            <w:szCs w:val="24"/>
            <w:lang w:val="en-US"/>
          </w:rPr>
          <w:t xml:space="preserve">nce </w:t>
        </w:r>
      </w:ins>
      <w:ins w:id="472" w:author="gothicinspire" w:date="2025-10-21T21:44:49Z">
        <w:r>
          <w:rPr>
            <w:rFonts w:hint="default"/>
            <w:sz w:val="24"/>
            <w:szCs w:val="24"/>
            <w:lang w:val="en-US"/>
          </w:rPr>
          <w:t xml:space="preserve">the </w:t>
        </w:r>
      </w:ins>
      <w:ins w:id="473" w:author="gothicinspire" w:date="2025-10-21T21:44:50Z">
        <w:r>
          <w:rPr>
            <w:rFonts w:hint="default"/>
            <w:sz w:val="24"/>
            <w:szCs w:val="24"/>
            <w:lang w:val="en-US"/>
          </w:rPr>
          <w:t>ele</w:t>
        </w:r>
      </w:ins>
      <w:ins w:id="474" w:author="gothicinspire" w:date="2025-10-21T21:44:51Z">
        <w:r>
          <w:rPr>
            <w:rFonts w:hint="default"/>
            <w:sz w:val="24"/>
            <w:szCs w:val="24"/>
            <w:lang w:val="en-US"/>
          </w:rPr>
          <w:t>venth</w:t>
        </w:r>
      </w:ins>
      <w:ins w:id="475" w:author="gothicinspire" w:date="2025-10-21T21:44:52Z">
        <w:r>
          <w:rPr>
            <w:rFonts w:hint="default"/>
            <w:sz w:val="24"/>
            <w:szCs w:val="24"/>
            <w:lang w:val="en-US"/>
          </w:rPr>
          <w:t xml:space="preserve"> grad</w:t>
        </w:r>
      </w:ins>
      <w:ins w:id="476" w:author="gothicinspire" w:date="2025-10-21T21:44:53Z">
        <w:r>
          <w:rPr>
            <w:rFonts w:hint="default"/>
            <w:sz w:val="24"/>
            <w:szCs w:val="24"/>
            <w:lang w:val="en-US"/>
          </w:rPr>
          <w:t>e</w:t>
        </w:r>
      </w:ins>
      <w:ins w:id="477" w:author="gothicinspire" w:date="2025-10-21T21:44:54Z">
        <w:r>
          <w:rPr>
            <w:rFonts w:hint="default"/>
            <w:sz w:val="24"/>
            <w:szCs w:val="24"/>
            <w:lang w:val="en-US"/>
          </w:rPr>
          <w:t xml:space="preserve"> st</w:t>
        </w:r>
      </w:ins>
      <w:ins w:id="478" w:author="gothicinspire" w:date="2025-10-21T21:44:57Z">
        <w:r>
          <w:rPr>
            <w:rFonts w:hint="default"/>
            <w:sz w:val="24"/>
            <w:szCs w:val="24"/>
            <w:lang w:val="en-US"/>
          </w:rPr>
          <w:t>uden</w:t>
        </w:r>
      </w:ins>
      <w:ins w:id="479" w:author="gothicinspire" w:date="2025-10-21T21:44:58Z">
        <w:r>
          <w:rPr>
            <w:rFonts w:hint="default"/>
            <w:sz w:val="24"/>
            <w:szCs w:val="24"/>
            <w:lang w:val="en-US"/>
          </w:rPr>
          <w:t>t</w:t>
        </w:r>
      </w:ins>
      <w:ins w:id="480" w:author="gothicinspire" w:date="2025-10-21T21:44:59Z">
        <w:r>
          <w:rPr>
            <w:rFonts w:hint="default"/>
            <w:sz w:val="24"/>
            <w:szCs w:val="24"/>
            <w:lang w:val="en-US"/>
          </w:rPr>
          <w:t xml:space="preserve">s’ </w:t>
        </w:r>
      </w:ins>
      <w:del w:id="481" w:author="gothicinspire" w:date="2025-10-21T21:45:03Z">
        <w:r>
          <w:rPr>
            <w:sz w:val="24"/>
            <w:szCs w:val="24"/>
          </w:rPr>
          <w:delText>n</w:delText>
        </w:r>
      </w:del>
      <w:del w:id="482" w:author="gothicinspire" w:date="2025-10-21T21:45:02Z">
        <w:r>
          <w:rPr>
            <w:sz w:val="24"/>
            <w:szCs w:val="24"/>
          </w:rPr>
          <w:delText xml:space="preserve"> </w:delText>
        </w:r>
      </w:del>
      <w:del w:id="483" w:author="gothicinspire" w:date="2025-10-21T21:45:07Z">
        <w:r>
          <w:rPr>
            <w:sz w:val="24"/>
            <w:szCs w:val="24"/>
          </w:rPr>
          <w:delText>the</w:delText>
        </w:r>
      </w:del>
      <w:del w:id="484" w:author="gothicinspire" w:date="2025-10-21T21:45:06Z">
        <w:r>
          <w:rPr>
            <w:sz w:val="24"/>
            <w:szCs w:val="24"/>
          </w:rPr>
          <w:delText xml:space="preserve"> </w:delText>
        </w:r>
      </w:del>
      <w:r>
        <w:rPr>
          <w:sz w:val="24"/>
          <w:szCs w:val="24"/>
        </w:rPr>
        <w:t xml:space="preserve">speaking skills </w:t>
      </w:r>
      <w:del w:id="485" w:author="gothicinspire" w:date="2025-10-21T21:45:26Z">
        <w:r>
          <w:rPr>
            <w:sz w:val="24"/>
            <w:szCs w:val="24"/>
          </w:rPr>
          <w:delText xml:space="preserve">of class XI students </w:delText>
        </w:r>
      </w:del>
      <w:r>
        <w:rPr>
          <w:sz w:val="24"/>
          <w:szCs w:val="24"/>
        </w:rPr>
        <w:t xml:space="preserve">of SMK PGRI 2 Palembang </w:t>
      </w:r>
      <w:del w:id="486" w:author="gothicinspire" w:date="2025-10-21T21:45:34Z">
        <w:r>
          <w:rPr>
            <w:sz w:val="24"/>
            <w:szCs w:val="24"/>
          </w:rPr>
          <w:delText xml:space="preserve">after implementing the Three-step Interview technique. </w:delText>
        </w:r>
      </w:del>
      <w:ins w:id="487" w:author="gothicinspire" w:date="2025-10-21T21:45:40Z">
        <w:r>
          <w:rPr>
            <w:rFonts w:hint="default"/>
            <w:sz w:val="24"/>
            <w:szCs w:val="24"/>
            <w:lang w:val="en-US"/>
          </w:rPr>
          <w:t>Tab</w:t>
        </w:r>
      </w:ins>
      <w:ins w:id="488" w:author="gothicinspire" w:date="2025-10-21T21:45:41Z">
        <w:r>
          <w:rPr>
            <w:rFonts w:hint="default"/>
            <w:sz w:val="24"/>
            <w:szCs w:val="24"/>
            <w:lang w:val="en-US"/>
          </w:rPr>
          <w:t xml:space="preserve">le </w:t>
        </w:r>
      </w:ins>
      <w:ins w:id="489" w:author="gothicinspire" w:date="2025-10-21T21:46:24Z">
        <w:r>
          <w:rPr>
            <w:rFonts w:hint="default"/>
            <w:sz w:val="24"/>
            <w:szCs w:val="24"/>
            <w:lang w:val="en-US"/>
          </w:rPr>
          <w:t xml:space="preserve">5 </w:t>
        </w:r>
      </w:ins>
      <w:ins w:id="490" w:author="gothicinspire" w:date="2025-10-21T21:46:25Z">
        <w:r>
          <w:rPr>
            <w:rFonts w:hint="default"/>
            <w:sz w:val="24"/>
            <w:szCs w:val="24"/>
            <w:lang w:val="en-US"/>
          </w:rPr>
          <w:t>pre</w:t>
        </w:r>
      </w:ins>
      <w:ins w:id="491" w:author="gothicinspire" w:date="2025-10-21T21:46:26Z">
        <w:r>
          <w:rPr>
            <w:rFonts w:hint="default"/>
            <w:sz w:val="24"/>
            <w:szCs w:val="24"/>
            <w:lang w:val="en-US"/>
          </w:rPr>
          <w:t>sents</w:t>
        </w:r>
      </w:ins>
      <w:ins w:id="492" w:author="gothicinspire" w:date="2025-10-21T21:46:27Z">
        <w:r>
          <w:rPr>
            <w:rFonts w:hint="default"/>
            <w:sz w:val="24"/>
            <w:szCs w:val="24"/>
            <w:lang w:val="en-US"/>
          </w:rPr>
          <w:t xml:space="preserve"> t</w:t>
        </w:r>
      </w:ins>
      <w:ins w:id="493" w:author="gothicinspire" w:date="2025-10-21T21:46:28Z">
        <w:r>
          <w:rPr>
            <w:rFonts w:hint="default"/>
            <w:sz w:val="24"/>
            <w:szCs w:val="24"/>
            <w:lang w:val="en-US"/>
          </w:rPr>
          <w:t xml:space="preserve">he </w:t>
        </w:r>
      </w:ins>
      <w:ins w:id="494" w:author="gothicinspire" w:date="2025-10-21T21:46:33Z">
        <w:r>
          <w:rPr>
            <w:rFonts w:hint="default"/>
            <w:sz w:val="24"/>
            <w:szCs w:val="24"/>
            <w:lang w:val="en-US"/>
          </w:rPr>
          <w:t>r</w:t>
        </w:r>
      </w:ins>
      <w:ins w:id="495" w:author="gothicinspire" w:date="2025-10-21T21:46:34Z">
        <w:r>
          <w:rPr>
            <w:rFonts w:hint="default"/>
            <w:sz w:val="24"/>
            <w:szCs w:val="24"/>
            <w:lang w:val="en-US"/>
          </w:rPr>
          <w:t>e</w:t>
        </w:r>
      </w:ins>
      <w:ins w:id="496" w:author="gothicinspire" w:date="2025-10-21T21:46:35Z">
        <w:r>
          <w:rPr>
            <w:rFonts w:hint="default"/>
            <w:sz w:val="24"/>
            <w:szCs w:val="24"/>
            <w:lang w:val="en-US"/>
          </w:rPr>
          <w:t>su</w:t>
        </w:r>
      </w:ins>
      <w:ins w:id="497" w:author="gothicinspire" w:date="2025-10-21T21:46:39Z">
        <w:r>
          <w:rPr>
            <w:rFonts w:hint="default"/>
            <w:sz w:val="24"/>
            <w:szCs w:val="24"/>
            <w:lang w:val="en-US"/>
          </w:rPr>
          <w:t>l</w:t>
        </w:r>
      </w:ins>
      <w:ins w:id="498" w:author="gothicinspire" w:date="2025-10-21T21:46:40Z">
        <w:r>
          <w:rPr>
            <w:rFonts w:hint="default"/>
            <w:sz w:val="24"/>
            <w:szCs w:val="24"/>
            <w:lang w:val="en-US"/>
          </w:rPr>
          <w:t>ts o</w:t>
        </w:r>
      </w:ins>
      <w:ins w:id="499" w:author="gothicinspire" w:date="2025-10-21T21:46:41Z">
        <w:r>
          <w:rPr>
            <w:rFonts w:hint="default"/>
            <w:sz w:val="24"/>
            <w:szCs w:val="24"/>
            <w:lang w:val="en-US"/>
          </w:rPr>
          <w:t xml:space="preserve">f </w:t>
        </w:r>
      </w:ins>
      <w:ins w:id="500" w:author="gothicinspire" w:date="2025-10-21T21:46:44Z">
        <w:r>
          <w:rPr>
            <w:rFonts w:hint="default"/>
            <w:sz w:val="24"/>
            <w:szCs w:val="24"/>
            <w:lang w:val="en-US"/>
          </w:rPr>
          <w:t xml:space="preserve">the </w:t>
        </w:r>
      </w:ins>
      <w:ins w:id="501" w:author="gothicinspire" w:date="2025-10-21T21:46:47Z">
        <w:r>
          <w:rPr>
            <w:rFonts w:hint="default"/>
            <w:sz w:val="24"/>
            <w:szCs w:val="24"/>
            <w:lang w:val="en-US"/>
          </w:rPr>
          <w:t>Wil</w:t>
        </w:r>
      </w:ins>
      <w:ins w:id="502" w:author="gothicinspire" w:date="2025-10-21T21:46:48Z">
        <w:r>
          <w:rPr>
            <w:rFonts w:hint="default"/>
            <w:sz w:val="24"/>
            <w:szCs w:val="24"/>
            <w:lang w:val="en-US"/>
          </w:rPr>
          <w:t>coxo</w:t>
        </w:r>
      </w:ins>
      <w:ins w:id="503" w:author="gothicinspire" w:date="2025-10-21T21:46:49Z">
        <w:r>
          <w:rPr>
            <w:rFonts w:hint="default"/>
            <w:sz w:val="24"/>
            <w:szCs w:val="24"/>
            <w:lang w:val="en-US"/>
          </w:rPr>
          <w:t>n</w:t>
        </w:r>
      </w:ins>
      <w:ins w:id="504" w:author="gothicinspire" w:date="2025-10-21T21:46:56Z">
        <w:r>
          <w:rPr>
            <w:rFonts w:hint="default"/>
            <w:sz w:val="24"/>
            <w:szCs w:val="24"/>
            <w:lang w:val="en-US"/>
          </w:rPr>
          <w:t>-S</w:t>
        </w:r>
      </w:ins>
      <w:ins w:id="505" w:author="gothicinspire" w:date="2025-10-21T21:46:57Z">
        <w:r>
          <w:rPr>
            <w:rFonts w:hint="default"/>
            <w:sz w:val="24"/>
            <w:szCs w:val="24"/>
            <w:lang w:val="en-US"/>
          </w:rPr>
          <w:t>igne</w:t>
        </w:r>
      </w:ins>
      <w:ins w:id="506" w:author="gothicinspire" w:date="2025-10-21T21:46:58Z">
        <w:r>
          <w:rPr>
            <w:rFonts w:hint="default"/>
            <w:sz w:val="24"/>
            <w:szCs w:val="24"/>
            <w:lang w:val="en-US"/>
          </w:rPr>
          <w:t>d ra</w:t>
        </w:r>
      </w:ins>
      <w:ins w:id="507" w:author="gothicinspire" w:date="2025-10-21T21:46:59Z">
        <w:r>
          <w:rPr>
            <w:rFonts w:hint="default"/>
            <w:sz w:val="24"/>
            <w:szCs w:val="24"/>
            <w:lang w:val="en-US"/>
          </w:rPr>
          <w:t xml:space="preserve">nk </w:t>
        </w:r>
      </w:ins>
      <w:ins w:id="508" w:author="gothicinspire" w:date="2025-10-21T21:47:00Z">
        <w:r>
          <w:rPr>
            <w:rFonts w:hint="default"/>
            <w:sz w:val="24"/>
            <w:szCs w:val="24"/>
            <w:lang w:val="en-US"/>
          </w:rPr>
          <w:t>te</w:t>
        </w:r>
      </w:ins>
      <w:ins w:id="509" w:author="gothicinspire" w:date="2025-10-21T21:47:01Z">
        <w:r>
          <w:rPr>
            <w:rFonts w:hint="default"/>
            <w:sz w:val="24"/>
            <w:szCs w:val="24"/>
            <w:lang w:val="en-US"/>
          </w:rPr>
          <w:t>st</w:t>
        </w:r>
      </w:ins>
      <w:ins w:id="510" w:author="gothicinspire" w:date="2025-10-21T21:47:03Z">
        <w:r>
          <w:rPr>
            <w:rFonts w:hint="default"/>
            <w:sz w:val="24"/>
            <w:szCs w:val="24"/>
            <w:lang w:val="en-US"/>
          </w:rPr>
          <w:t>.</w:t>
        </w:r>
      </w:ins>
    </w:p>
    <w:p w14:paraId="0C4C4AC6">
      <w:pPr>
        <w:pStyle w:val="66"/>
        <w:rPr>
          <w:sz w:val="24"/>
          <w:szCs w:val="24"/>
        </w:rPr>
      </w:pPr>
    </w:p>
    <w:p w14:paraId="2179F556">
      <w:pPr>
        <w:pStyle w:val="66"/>
        <w:rPr>
          <w:sz w:val="24"/>
          <w:szCs w:val="24"/>
        </w:rPr>
      </w:pPr>
      <w:r>
        <w:rPr>
          <w:sz w:val="24"/>
          <w:szCs w:val="24"/>
        </w:rPr>
        <w:drawing>
          <wp:inline distT="0" distB="0" distL="0" distR="0">
            <wp:extent cx="1816735" cy="1371600"/>
            <wp:effectExtent l="0" t="0" r="0" b="0"/>
            <wp:docPr id="1534365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65149"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816735" cy="1371600"/>
                    </a:xfrm>
                    <a:prstGeom prst="rect">
                      <a:avLst/>
                    </a:prstGeom>
                    <a:noFill/>
                  </pic:spPr>
                </pic:pic>
              </a:graphicData>
            </a:graphic>
          </wp:inline>
        </w:drawing>
      </w:r>
    </w:p>
    <w:p w14:paraId="5EFB0CC3">
      <w:pPr>
        <w:pStyle w:val="66"/>
        <w:ind w:firstLine="0"/>
        <w:rPr>
          <w:ins w:id="512" w:author="gothicinspire" w:date="2025-10-21T21:47:15Z"/>
          <w:sz w:val="24"/>
          <w:szCs w:val="24"/>
        </w:rPr>
        <w:pPrChange w:id="511" w:author="gothicinspire" w:date="2025-10-21T21:47:15Z">
          <w:pPr>
            <w:pStyle w:val="66"/>
          </w:pPr>
        </w:pPrChange>
      </w:pPr>
    </w:p>
    <w:p w14:paraId="0CA4FB8A">
      <w:pPr>
        <w:pStyle w:val="66"/>
        <w:ind w:firstLine="0"/>
        <w:rPr>
          <w:rFonts w:hint="default"/>
          <w:sz w:val="24"/>
          <w:szCs w:val="24"/>
          <w:lang w:val="en-US"/>
        </w:rPr>
        <w:pPrChange w:id="513" w:author="gothicinspire" w:date="2025-10-21T21:47:15Z">
          <w:pPr>
            <w:pStyle w:val="66"/>
          </w:pPr>
        </w:pPrChange>
      </w:pPr>
      <w:ins w:id="514" w:author="gothicinspire" w:date="2025-10-21T21:47:16Z">
        <w:r>
          <w:rPr>
            <w:rFonts w:hint="default"/>
            <w:sz w:val="24"/>
            <w:szCs w:val="24"/>
            <w:lang w:val="en-US"/>
          </w:rPr>
          <w:t>T</w:t>
        </w:r>
      </w:ins>
      <w:ins w:id="515" w:author="gothicinspire" w:date="2025-10-21T21:47:17Z">
        <w:r>
          <w:rPr>
            <w:rFonts w:hint="default"/>
            <w:sz w:val="24"/>
            <w:szCs w:val="24"/>
            <w:lang w:val="en-US"/>
          </w:rPr>
          <w:t>he</w:t>
        </w:r>
      </w:ins>
      <w:ins w:id="516" w:author="gothicinspire" w:date="2025-10-21T21:47:18Z">
        <w:r>
          <w:rPr>
            <w:rFonts w:hint="default"/>
            <w:sz w:val="24"/>
            <w:szCs w:val="24"/>
            <w:lang w:val="en-US"/>
          </w:rPr>
          <w:t xml:space="preserve"> </w:t>
        </w:r>
      </w:ins>
      <w:ins w:id="517" w:author="gothicinspire" w:date="2025-10-21T21:47:19Z">
        <w:r>
          <w:rPr>
            <w:rFonts w:hint="default"/>
            <w:sz w:val="24"/>
            <w:szCs w:val="24"/>
            <w:lang w:val="en-US"/>
          </w:rPr>
          <w:t>Man</w:t>
        </w:r>
      </w:ins>
      <w:ins w:id="518" w:author="gothicinspire" w:date="2025-10-21T21:47:20Z">
        <w:r>
          <w:rPr>
            <w:rFonts w:hint="default"/>
            <w:sz w:val="24"/>
            <w:szCs w:val="24"/>
            <w:lang w:val="en-US"/>
          </w:rPr>
          <w:t>n</w:t>
        </w:r>
      </w:ins>
      <w:ins w:id="519" w:author="gothicinspire" w:date="2025-10-21T21:47:21Z">
        <w:r>
          <w:rPr>
            <w:rFonts w:hint="default"/>
            <w:sz w:val="24"/>
            <w:szCs w:val="24"/>
            <w:lang w:val="en-US"/>
          </w:rPr>
          <w:t>-W</w:t>
        </w:r>
      </w:ins>
      <w:ins w:id="520" w:author="gothicinspire" w:date="2025-10-21T21:47:22Z">
        <w:r>
          <w:rPr>
            <w:rFonts w:hint="default"/>
            <w:sz w:val="24"/>
            <w:szCs w:val="24"/>
            <w:lang w:val="en-US"/>
          </w:rPr>
          <w:t>hi</w:t>
        </w:r>
      </w:ins>
      <w:ins w:id="521" w:author="gothicinspire" w:date="2025-10-21T21:47:23Z">
        <w:r>
          <w:rPr>
            <w:rFonts w:hint="default"/>
            <w:sz w:val="24"/>
            <w:szCs w:val="24"/>
            <w:lang w:val="en-US"/>
          </w:rPr>
          <w:t>tne</w:t>
        </w:r>
      </w:ins>
      <w:ins w:id="522" w:author="gothicinspire" w:date="2025-10-21T21:47:25Z">
        <w:r>
          <w:rPr>
            <w:rFonts w:hint="default"/>
            <w:sz w:val="24"/>
            <w:szCs w:val="24"/>
            <w:lang w:val="en-US"/>
          </w:rPr>
          <w:t>y</w:t>
        </w:r>
      </w:ins>
      <w:ins w:id="523" w:author="gothicinspire" w:date="2025-10-21T21:47:26Z">
        <w:r>
          <w:rPr>
            <w:rFonts w:hint="default"/>
            <w:sz w:val="24"/>
            <w:szCs w:val="24"/>
            <w:lang w:val="en-US"/>
          </w:rPr>
          <w:t xml:space="preserve"> Te</w:t>
        </w:r>
      </w:ins>
      <w:ins w:id="524" w:author="gothicinspire" w:date="2025-10-21T21:47:27Z">
        <w:r>
          <w:rPr>
            <w:rFonts w:hint="default"/>
            <w:sz w:val="24"/>
            <w:szCs w:val="24"/>
            <w:lang w:val="en-US"/>
          </w:rPr>
          <w:t>st</w:t>
        </w:r>
      </w:ins>
    </w:p>
    <w:p w14:paraId="424D9ADF">
      <w:pPr>
        <w:pStyle w:val="66"/>
        <w:rPr>
          <w:rFonts w:hint="default"/>
          <w:sz w:val="24"/>
          <w:szCs w:val="24"/>
          <w:lang w:val="en-US"/>
        </w:rPr>
      </w:pPr>
      <w:r>
        <w:rPr>
          <w:sz w:val="24"/>
          <w:szCs w:val="24"/>
        </w:rPr>
        <w:t xml:space="preserve">The Mann-Whitney test aims to determine whether there is a difference in the mean of two independent samples. The MannWhitney U test is used as an alternative to the independent t-test, if the research data is not normally distributed. The decision-making criteria for the Mann-Whitney U test are if the Asymp.sig value &lt;0.05 then the alternative hypothesis is accepted and if the Asymp.sig value &gt;0.05 then the alternative hypothesis is rejected.  </w:t>
      </w:r>
      <w:del w:id="525" w:author="gothicinspire" w:date="2025-10-21T21:48:03Z">
        <w:r>
          <w:rPr>
            <w:sz w:val="24"/>
            <w:szCs w:val="24"/>
          </w:rPr>
          <w:delText xml:space="preserve"> </w:delText>
        </w:r>
      </w:del>
      <w:r>
        <w:rPr>
          <w:sz w:val="24"/>
          <w:szCs w:val="24"/>
        </w:rPr>
        <w:t xml:space="preserve">The U value </w:t>
      </w:r>
      <w:ins w:id="526" w:author="gothicinspire" w:date="2025-10-21T21:48:07Z">
        <w:r>
          <w:rPr>
            <w:rFonts w:hint="default"/>
            <w:sz w:val="24"/>
            <w:szCs w:val="24"/>
            <w:lang w:val="en-US"/>
          </w:rPr>
          <w:t>w</w:t>
        </w:r>
      </w:ins>
      <w:ins w:id="527" w:author="gothicinspire" w:date="2025-10-21T21:48:08Z">
        <w:r>
          <w:rPr>
            <w:rFonts w:hint="default"/>
            <w:sz w:val="24"/>
            <w:szCs w:val="24"/>
            <w:lang w:val="en-US"/>
          </w:rPr>
          <w:t>as</w:t>
        </w:r>
      </w:ins>
      <w:del w:id="528" w:author="gothicinspire" w:date="2025-10-21T21:48:07Z">
        <w:r>
          <w:rPr>
            <w:sz w:val="24"/>
            <w:szCs w:val="24"/>
          </w:rPr>
          <w:delText>is</w:delText>
        </w:r>
      </w:del>
      <w:r>
        <w:rPr>
          <w:sz w:val="24"/>
          <w:szCs w:val="24"/>
        </w:rPr>
        <w:t xml:space="preserve"> 169.500 and the W value </w:t>
      </w:r>
      <w:ins w:id="529" w:author="gothicinspire" w:date="2025-10-21T21:48:14Z">
        <w:r>
          <w:rPr>
            <w:rFonts w:hint="default"/>
            <w:sz w:val="24"/>
            <w:szCs w:val="24"/>
            <w:lang w:val="en-US"/>
          </w:rPr>
          <w:t>w</w:t>
        </w:r>
      </w:ins>
      <w:ins w:id="530" w:author="gothicinspire" w:date="2025-10-21T21:48:15Z">
        <w:r>
          <w:rPr>
            <w:rFonts w:hint="default"/>
            <w:sz w:val="24"/>
            <w:szCs w:val="24"/>
            <w:lang w:val="en-US"/>
          </w:rPr>
          <w:t>as</w:t>
        </w:r>
      </w:ins>
      <w:del w:id="531" w:author="gothicinspire" w:date="2025-10-21T21:48:13Z">
        <w:r>
          <w:rPr>
            <w:sz w:val="24"/>
            <w:szCs w:val="24"/>
          </w:rPr>
          <w:delText>is</w:delText>
        </w:r>
      </w:del>
      <w:r>
        <w:rPr>
          <w:sz w:val="24"/>
          <w:szCs w:val="24"/>
        </w:rPr>
        <w:t xml:space="preserve"> 379.500. If converted to the Z value, the value </w:t>
      </w:r>
      <w:ins w:id="532" w:author="gothicinspire" w:date="2025-10-21T21:48:42Z">
        <w:r>
          <w:rPr>
            <w:rFonts w:hint="default"/>
            <w:sz w:val="24"/>
            <w:szCs w:val="24"/>
            <w:lang w:val="en-US"/>
          </w:rPr>
          <w:t>was</w:t>
        </w:r>
      </w:ins>
      <w:del w:id="533" w:author="gothicinspire" w:date="2025-10-21T21:48:41Z">
        <w:r>
          <w:rPr>
            <w:sz w:val="24"/>
            <w:szCs w:val="24"/>
          </w:rPr>
          <w:delText>is</w:delText>
        </w:r>
      </w:del>
      <w:r>
        <w:rPr>
          <w:sz w:val="24"/>
          <w:szCs w:val="24"/>
        </w:rPr>
        <w:t xml:space="preserve"> -1.304. The Asymp.Sig. (2-tailed) value </w:t>
      </w:r>
      <w:del w:id="534" w:author="gothicinspire" w:date="2025-10-21T21:48:47Z">
        <w:r>
          <w:rPr>
            <w:sz w:val="24"/>
            <w:szCs w:val="24"/>
          </w:rPr>
          <w:delText>is</w:delText>
        </w:r>
      </w:del>
      <w:ins w:id="535" w:author="gothicinspire" w:date="2025-10-21T21:48:50Z">
        <w:r>
          <w:rPr>
            <w:rFonts w:hint="default"/>
            <w:sz w:val="24"/>
            <w:szCs w:val="24"/>
            <w:lang w:val="en-US"/>
          </w:rPr>
          <w:t>was</w:t>
        </w:r>
      </w:ins>
      <w:r>
        <w:rPr>
          <w:sz w:val="24"/>
          <w:szCs w:val="24"/>
        </w:rPr>
        <w:t xml:space="preserve"> 0.192. Thus, it can be concluded that 0.192&gt;0.05,</w:t>
      </w:r>
      <w:ins w:id="536" w:author="gothicinspire" w:date="2025-10-21T21:49:12Z">
        <w:r>
          <w:rPr>
            <w:rFonts w:hint="default"/>
            <w:sz w:val="24"/>
            <w:szCs w:val="24"/>
            <w:lang w:val="en-US"/>
          </w:rPr>
          <w:t>me</w:t>
        </w:r>
      </w:ins>
      <w:ins w:id="537" w:author="gothicinspire" w:date="2025-10-21T21:49:13Z">
        <w:r>
          <w:rPr>
            <w:rFonts w:hint="default"/>
            <w:sz w:val="24"/>
            <w:szCs w:val="24"/>
            <w:lang w:val="en-US"/>
          </w:rPr>
          <w:t>a</w:t>
        </w:r>
      </w:ins>
      <w:ins w:id="538" w:author="gothicinspire" w:date="2025-10-21T21:49:16Z">
        <w:r>
          <w:rPr>
            <w:rFonts w:hint="default"/>
            <w:sz w:val="24"/>
            <w:szCs w:val="24"/>
            <w:lang w:val="en-US"/>
          </w:rPr>
          <w:t>nin</w:t>
        </w:r>
      </w:ins>
      <w:ins w:id="539" w:author="gothicinspire" w:date="2025-10-21T21:49:17Z">
        <w:r>
          <w:rPr>
            <w:rFonts w:hint="default"/>
            <w:sz w:val="24"/>
            <w:szCs w:val="24"/>
            <w:lang w:val="en-US"/>
          </w:rPr>
          <w:t>g tha</w:t>
        </w:r>
      </w:ins>
      <w:ins w:id="540" w:author="gothicinspire" w:date="2025-10-21T21:49:18Z">
        <w:r>
          <w:rPr>
            <w:rFonts w:hint="default"/>
            <w:sz w:val="24"/>
            <w:szCs w:val="24"/>
            <w:lang w:val="en-US"/>
          </w:rPr>
          <w:t>t</w:t>
        </w:r>
      </w:ins>
      <w:del w:id="541" w:author="gothicinspire" w:date="2025-10-21T21:49:11Z">
        <w:r>
          <w:rPr>
            <w:sz w:val="24"/>
            <w:szCs w:val="24"/>
          </w:rPr>
          <w:delText xml:space="preserve"> and the alternative hypothesis is not accepted. It means that</w:delText>
        </w:r>
      </w:del>
      <w:r>
        <w:rPr>
          <w:sz w:val="24"/>
          <w:szCs w:val="24"/>
        </w:rPr>
        <w:t xml:space="preserve"> there was no significant difference in the speaking skills between the students in the experimental group and the students in the control group. </w:t>
      </w:r>
      <w:ins w:id="542" w:author="gothicinspire" w:date="2025-10-21T21:49:35Z">
        <w:r>
          <w:rPr>
            <w:rFonts w:hint="default"/>
            <w:sz w:val="24"/>
            <w:szCs w:val="24"/>
            <w:lang w:val="en-US"/>
          </w:rPr>
          <w:t>T</w:t>
        </w:r>
      </w:ins>
      <w:ins w:id="543" w:author="gothicinspire" w:date="2025-10-21T21:49:36Z">
        <w:r>
          <w:rPr>
            <w:rFonts w:hint="default"/>
            <w:sz w:val="24"/>
            <w:szCs w:val="24"/>
            <w:lang w:val="en-US"/>
          </w:rPr>
          <w:t>abl</w:t>
        </w:r>
      </w:ins>
      <w:ins w:id="544" w:author="gothicinspire" w:date="2025-10-21T21:49:37Z">
        <w:r>
          <w:rPr>
            <w:rFonts w:hint="default"/>
            <w:sz w:val="24"/>
            <w:szCs w:val="24"/>
            <w:lang w:val="en-US"/>
          </w:rPr>
          <w:t xml:space="preserve">e </w:t>
        </w:r>
      </w:ins>
      <w:ins w:id="545" w:author="gothicinspire" w:date="2025-10-21T21:49:39Z">
        <w:r>
          <w:rPr>
            <w:rFonts w:hint="default"/>
            <w:sz w:val="24"/>
            <w:szCs w:val="24"/>
            <w:lang w:val="en-US"/>
          </w:rPr>
          <w:t>6</w:t>
        </w:r>
      </w:ins>
      <w:ins w:id="546" w:author="gothicinspire" w:date="2025-10-21T21:49:40Z">
        <w:r>
          <w:rPr>
            <w:rFonts w:hint="default"/>
            <w:sz w:val="24"/>
            <w:szCs w:val="24"/>
            <w:lang w:val="en-US"/>
          </w:rPr>
          <w:t xml:space="preserve"> </w:t>
        </w:r>
      </w:ins>
      <w:ins w:id="547" w:author="gothicinspire" w:date="2025-10-21T21:49:41Z">
        <w:r>
          <w:rPr>
            <w:rFonts w:hint="default"/>
            <w:sz w:val="24"/>
            <w:szCs w:val="24"/>
            <w:lang w:val="en-US"/>
          </w:rPr>
          <w:t>pres</w:t>
        </w:r>
      </w:ins>
      <w:ins w:id="548" w:author="gothicinspire" w:date="2025-10-21T21:49:42Z">
        <w:r>
          <w:rPr>
            <w:rFonts w:hint="default"/>
            <w:sz w:val="24"/>
            <w:szCs w:val="24"/>
            <w:lang w:val="en-US"/>
          </w:rPr>
          <w:t xml:space="preserve">ents </w:t>
        </w:r>
      </w:ins>
      <w:ins w:id="549" w:author="gothicinspire" w:date="2025-10-21T21:49:43Z">
        <w:r>
          <w:rPr>
            <w:rFonts w:hint="default"/>
            <w:sz w:val="24"/>
            <w:szCs w:val="24"/>
            <w:lang w:val="en-US"/>
          </w:rPr>
          <w:t xml:space="preserve">the </w:t>
        </w:r>
      </w:ins>
      <w:ins w:id="550" w:author="gothicinspire" w:date="2025-10-21T21:49:45Z">
        <w:r>
          <w:rPr>
            <w:rFonts w:hint="default"/>
            <w:sz w:val="24"/>
            <w:szCs w:val="24"/>
            <w:lang w:val="en-US"/>
          </w:rPr>
          <w:t>re</w:t>
        </w:r>
      </w:ins>
      <w:ins w:id="551" w:author="gothicinspire" w:date="2025-10-21T21:49:46Z">
        <w:r>
          <w:rPr>
            <w:rFonts w:hint="default"/>
            <w:sz w:val="24"/>
            <w:szCs w:val="24"/>
            <w:lang w:val="en-US"/>
          </w:rPr>
          <w:t>s</w:t>
        </w:r>
      </w:ins>
      <w:ins w:id="552" w:author="gothicinspire" w:date="2025-10-21T21:49:47Z">
        <w:r>
          <w:rPr>
            <w:rFonts w:hint="default"/>
            <w:sz w:val="24"/>
            <w:szCs w:val="24"/>
            <w:lang w:val="en-US"/>
          </w:rPr>
          <w:t>ul</w:t>
        </w:r>
      </w:ins>
      <w:ins w:id="553" w:author="gothicinspire" w:date="2025-10-21T21:49:48Z">
        <w:r>
          <w:rPr>
            <w:rFonts w:hint="default"/>
            <w:sz w:val="24"/>
            <w:szCs w:val="24"/>
            <w:lang w:val="en-US"/>
          </w:rPr>
          <w:t>ts of</w:t>
        </w:r>
      </w:ins>
      <w:ins w:id="554" w:author="gothicinspire" w:date="2025-10-21T21:49:49Z">
        <w:r>
          <w:rPr>
            <w:rFonts w:hint="default"/>
            <w:sz w:val="24"/>
            <w:szCs w:val="24"/>
            <w:lang w:val="en-US"/>
          </w:rPr>
          <w:t xml:space="preserve"> the</w:t>
        </w:r>
      </w:ins>
      <w:ins w:id="555" w:author="gothicinspire" w:date="2025-10-21T21:49:50Z">
        <w:r>
          <w:rPr>
            <w:rFonts w:hint="default"/>
            <w:sz w:val="24"/>
            <w:szCs w:val="24"/>
            <w:lang w:val="en-US"/>
          </w:rPr>
          <w:t xml:space="preserve"> mann</w:t>
        </w:r>
      </w:ins>
      <w:ins w:id="556" w:author="gothicinspire" w:date="2025-10-21T21:49:51Z">
        <w:r>
          <w:rPr>
            <w:rFonts w:hint="default"/>
            <w:sz w:val="24"/>
            <w:szCs w:val="24"/>
            <w:lang w:val="en-US"/>
          </w:rPr>
          <w:t>-Wh</w:t>
        </w:r>
      </w:ins>
      <w:ins w:id="557" w:author="gothicinspire" w:date="2025-10-21T21:49:52Z">
        <w:r>
          <w:rPr>
            <w:rFonts w:hint="default"/>
            <w:sz w:val="24"/>
            <w:szCs w:val="24"/>
            <w:lang w:val="en-US"/>
          </w:rPr>
          <w:t>itne</w:t>
        </w:r>
      </w:ins>
      <w:ins w:id="558" w:author="gothicinspire" w:date="2025-10-21T21:49:53Z">
        <w:r>
          <w:rPr>
            <w:rFonts w:hint="default"/>
            <w:sz w:val="24"/>
            <w:szCs w:val="24"/>
            <w:lang w:val="en-US"/>
          </w:rPr>
          <w:t>y t</w:t>
        </w:r>
      </w:ins>
      <w:ins w:id="559" w:author="gothicinspire" w:date="2025-10-21T21:49:54Z">
        <w:r>
          <w:rPr>
            <w:rFonts w:hint="default"/>
            <w:sz w:val="24"/>
            <w:szCs w:val="24"/>
            <w:lang w:val="en-US"/>
          </w:rPr>
          <w:t>est</w:t>
        </w:r>
      </w:ins>
      <w:ins w:id="560" w:author="gothicinspire" w:date="2025-10-21T21:49:55Z">
        <w:r>
          <w:rPr>
            <w:rFonts w:hint="default"/>
            <w:sz w:val="24"/>
            <w:szCs w:val="24"/>
            <w:lang w:val="en-US"/>
          </w:rPr>
          <w:t>.</w:t>
        </w:r>
      </w:ins>
    </w:p>
    <w:p w14:paraId="186C3E1A">
      <w:pPr>
        <w:pStyle w:val="66"/>
        <w:ind w:firstLine="0"/>
        <w:rPr>
          <w:sz w:val="24"/>
          <w:szCs w:val="24"/>
        </w:rPr>
      </w:pPr>
    </w:p>
    <w:p w14:paraId="05EAF712">
      <w:pPr>
        <w:pStyle w:val="66"/>
        <w:ind w:firstLine="0"/>
        <w:rPr>
          <w:sz w:val="24"/>
          <w:szCs w:val="24"/>
        </w:rPr>
      </w:pPr>
      <w:r>
        <w:rPr>
          <w:sz w:val="24"/>
          <w:szCs w:val="24"/>
        </w:rPr>
        <w:drawing>
          <wp:anchor distT="0" distB="0" distL="114300" distR="114300" simplePos="0" relativeHeight="251663360" behindDoc="1" locked="0" layoutInCell="1" allowOverlap="0">
            <wp:simplePos x="0" y="0"/>
            <wp:positionH relativeFrom="column">
              <wp:posOffset>0</wp:posOffset>
            </wp:positionH>
            <wp:positionV relativeFrom="paragraph">
              <wp:posOffset>0</wp:posOffset>
            </wp:positionV>
            <wp:extent cx="2242820" cy="1798320"/>
            <wp:effectExtent l="0" t="0" r="5080" b="0"/>
            <wp:wrapNone/>
            <wp:docPr id="314955996" name="Picture 314955996"/>
            <wp:cNvGraphicFramePr/>
            <a:graphic xmlns:a="http://schemas.openxmlformats.org/drawingml/2006/main">
              <a:graphicData uri="http://schemas.openxmlformats.org/drawingml/2006/picture">
                <pic:pic xmlns:pic="http://schemas.openxmlformats.org/drawingml/2006/picture">
                  <pic:nvPicPr>
                    <pic:cNvPr id="314955996" name="Picture 314955996"/>
                    <pic:cNvPicPr/>
                  </pic:nvPicPr>
                  <pic:blipFill>
                    <a:blip r:embed="rId11"/>
                    <a:stretch>
                      <a:fillRect/>
                    </a:stretch>
                  </pic:blipFill>
                  <pic:spPr>
                    <a:xfrm>
                      <a:off x="0" y="0"/>
                      <a:ext cx="2242820" cy="1798320"/>
                    </a:xfrm>
                    <a:prstGeom prst="rect">
                      <a:avLst/>
                    </a:prstGeom>
                  </pic:spPr>
                </pic:pic>
              </a:graphicData>
            </a:graphic>
          </wp:anchor>
        </w:drawing>
      </w:r>
    </w:p>
    <w:p w14:paraId="19BEB035">
      <w:pPr>
        <w:pStyle w:val="66"/>
        <w:rPr>
          <w:bCs/>
          <w:sz w:val="24"/>
          <w:szCs w:val="24"/>
        </w:rPr>
      </w:pPr>
    </w:p>
    <w:p w14:paraId="518E9142">
      <w:pPr>
        <w:pStyle w:val="66"/>
        <w:rPr>
          <w:bCs/>
          <w:sz w:val="24"/>
          <w:szCs w:val="24"/>
        </w:rPr>
      </w:pPr>
    </w:p>
    <w:p w14:paraId="4DBE4B79">
      <w:pPr>
        <w:pStyle w:val="66"/>
        <w:rPr>
          <w:bCs/>
          <w:sz w:val="24"/>
          <w:szCs w:val="24"/>
        </w:rPr>
      </w:pPr>
    </w:p>
    <w:p w14:paraId="0D1FE2A5">
      <w:pPr>
        <w:pStyle w:val="66"/>
        <w:rPr>
          <w:bCs/>
          <w:sz w:val="24"/>
          <w:szCs w:val="24"/>
        </w:rPr>
      </w:pPr>
    </w:p>
    <w:p w14:paraId="7C4A1F97">
      <w:pPr>
        <w:pStyle w:val="66"/>
        <w:rPr>
          <w:bCs/>
          <w:sz w:val="24"/>
          <w:szCs w:val="24"/>
        </w:rPr>
      </w:pPr>
    </w:p>
    <w:p w14:paraId="3140E218">
      <w:pPr>
        <w:pStyle w:val="66"/>
        <w:rPr>
          <w:bCs/>
          <w:sz w:val="24"/>
          <w:szCs w:val="24"/>
        </w:rPr>
      </w:pPr>
    </w:p>
    <w:p w14:paraId="0F7A56A7">
      <w:pPr>
        <w:pStyle w:val="66"/>
        <w:rPr>
          <w:bCs/>
          <w:sz w:val="24"/>
          <w:szCs w:val="24"/>
        </w:rPr>
      </w:pPr>
    </w:p>
    <w:p w14:paraId="36753804">
      <w:pPr>
        <w:pStyle w:val="66"/>
        <w:rPr>
          <w:bCs/>
          <w:sz w:val="24"/>
          <w:szCs w:val="24"/>
        </w:rPr>
      </w:pPr>
    </w:p>
    <w:p w14:paraId="016279F3">
      <w:pPr>
        <w:pStyle w:val="66"/>
        <w:rPr>
          <w:bCs/>
          <w:sz w:val="24"/>
          <w:szCs w:val="24"/>
        </w:rPr>
      </w:pPr>
    </w:p>
    <w:p w14:paraId="56D5A935">
      <w:pPr>
        <w:pStyle w:val="66"/>
        <w:ind w:firstLine="0"/>
        <w:rPr>
          <w:ins w:id="562" w:author="gothicinspire" w:date="2025-10-21T21:50:06Z"/>
          <w:bCs/>
          <w:sz w:val="24"/>
          <w:szCs w:val="24"/>
        </w:rPr>
        <w:pPrChange w:id="561" w:author="gothicinspire" w:date="2025-10-21T21:50:05Z">
          <w:pPr>
            <w:pStyle w:val="66"/>
          </w:pPr>
        </w:pPrChange>
      </w:pPr>
    </w:p>
    <w:p w14:paraId="70093575">
      <w:pPr>
        <w:pStyle w:val="66"/>
        <w:ind w:firstLine="0"/>
        <w:rPr>
          <w:ins w:id="564" w:author="gothicinspire" w:date="2025-10-21T21:50:20Z"/>
          <w:rFonts w:hint="default"/>
          <w:bCs/>
          <w:sz w:val="24"/>
          <w:szCs w:val="24"/>
          <w:lang w:val="en-US"/>
        </w:rPr>
        <w:pPrChange w:id="563" w:author="gothicinspire" w:date="2025-10-21T21:50:05Z">
          <w:pPr>
            <w:pStyle w:val="66"/>
          </w:pPr>
        </w:pPrChange>
      </w:pPr>
      <w:ins w:id="565" w:author="gothicinspire" w:date="2025-10-21T21:50:07Z">
        <w:r>
          <w:rPr>
            <w:rFonts w:hint="default"/>
            <w:bCs/>
            <w:sz w:val="24"/>
            <w:szCs w:val="24"/>
            <w:lang w:val="en-US"/>
          </w:rPr>
          <w:t>…</w:t>
        </w:r>
      </w:ins>
      <w:ins w:id="566" w:author="gothicinspire" w:date="2025-10-21T21:50:08Z">
        <w:r>
          <w:rPr>
            <w:rFonts w:hint="default"/>
            <w:bCs/>
            <w:sz w:val="24"/>
            <w:szCs w:val="24"/>
            <w:lang w:val="en-US"/>
          </w:rPr>
          <w:t>.…</w:t>
        </w:r>
      </w:ins>
      <w:ins w:id="567" w:author="gothicinspire" w:date="2025-10-21T21:50:09Z">
        <w:r>
          <w:rPr>
            <w:rFonts w:hint="default"/>
            <w:bCs/>
            <w:sz w:val="24"/>
            <w:szCs w:val="24"/>
            <w:lang w:val="en-US"/>
          </w:rPr>
          <w:t xml:space="preserve"> </w:t>
        </w:r>
      </w:ins>
      <w:ins w:id="568" w:author="gothicinspire" w:date="2025-10-21T21:50:10Z">
        <w:r>
          <w:rPr>
            <w:rFonts w:hint="default"/>
            <w:bCs/>
            <w:sz w:val="24"/>
            <w:szCs w:val="24"/>
            <w:lang w:val="en-US"/>
          </w:rPr>
          <w:t>(Add</w:t>
        </w:r>
      </w:ins>
      <w:ins w:id="569" w:author="gothicinspire" w:date="2025-10-21T21:50:12Z">
        <w:r>
          <w:rPr>
            <w:rFonts w:hint="default"/>
            <w:bCs/>
            <w:sz w:val="24"/>
            <w:szCs w:val="24"/>
            <w:lang w:val="en-US"/>
          </w:rPr>
          <w:t xml:space="preserve"> D</w:t>
        </w:r>
      </w:ins>
      <w:ins w:id="570" w:author="gothicinspire" w:date="2025-10-21T21:50:13Z">
        <w:r>
          <w:rPr>
            <w:rFonts w:hint="default"/>
            <w:bCs/>
            <w:sz w:val="24"/>
            <w:szCs w:val="24"/>
            <w:lang w:val="en-US"/>
          </w:rPr>
          <w:t>iscuss</w:t>
        </w:r>
      </w:ins>
      <w:ins w:id="571" w:author="gothicinspire" w:date="2025-10-21T21:50:14Z">
        <w:r>
          <w:rPr>
            <w:rFonts w:hint="default"/>
            <w:bCs/>
            <w:sz w:val="24"/>
            <w:szCs w:val="24"/>
            <w:lang w:val="en-US"/>
          </w:rPr>
          <w:t>io</w:t>
        </w:r>
      </w:ins>
      <w:ins w:id="572" w:author="gothicinspire" w:date="2025-10-21T21:50:15Z">
        <w:r>
          <w:rPr>
            <w:rFonts w:hint="default"/>
            <w:bCs/>
            <w:sz w:val="24"/>
            <w:szCs w:val="24"/>
            <w:lang w:val="en-US"/>
          </w:rPr>
          <w:t xml:space="preserve">n </w:t>
        </w:r>
      </w:ins>
      <w:ins w:id="573" w:author="gothicinspire" w:date="2025-10-21T21:50:16Z">
        <w:r>
          <w:rPr>
            <w:rFonts w:hint="default"/>
            <w:bCs/>
            <w:sz w:val="24"/>
            <w:szCs w:val="24"/>
            <w:lang w:val="en-US"/>
          </w:rPr>
          <w:t>sect</w:t>
        </w:r>
      </w:ins>
      <w:ins w:id="574" w:author="gothicinspire" w:date="2025-10-21T21:50:17Z">
        <w:r>
          <w:rPr>
            <w:rFonts w:hint="default"/>
            <w:bCs/>
            <w:sz w:val="24"/>
            <w:szCs w:val="24"/>
            <w:lang w:val="en-US"/>
          </w:rPr>
          <w:t xml:space="preserve">ion </w:t>
        </w:r>
      </w:ins>
      <w:ins w:id="575" w:author="gothicinspire" w:date="2025-10-21T21:50:18Z">
        <w:r>
          <w:rPr>
            <w:rFonts w:hint="default"/>
            <w:bCs/>
            <w:sz w:val="24"/>
            <w:szCs w:val="24"/>
            <w:lang w:val="en-US"/>
          </w:rPr>
          <w:t>here</w:t>
        </w:r>
      </w:ins>
      <w:ins w:id="576" w:author="gothicinspire" w:date="2025-10-21T21:50:19Z">
        <w:r>
          <w:rPr>
            <w:rFonts w:hint="default"/>
            <w:bCs/>
            <w:sz w:val="24"/>
            <w:szCs w:val="24"/>
            <w:lang w:val="en-US"/>
          </w:rPr>
          <w:t>)</w:t>
        </w:r>
      </w:ins>
    </w:p>
    <w:p w14:paraId="57ADBE62">
      <w:pPr>
        <w:pStyle w:val="66"/>
        <w:ind w:firstLine="0"/>
        <w:rPr>
          <w:ins w:id="578" w:author="gothicinspire" w:date="2025-10-21T21:50:21Z"/>
          <w:rFonts w:hint="default"/>
          <w:bCs/>
          <w:sz w:val="24"/>
          <w:szCs w:val="24"/>
          <w:lang w:val="en-US"/>
        </w:rPr>
        <w:pPrChange w:id="577" w:author="gothicinspire" w:date="2025-10-21T21:50:05Z">
          <w:pPr>
            <w:pStyle w:val="66"/>
          </w:pPr>
        </w:pPrChange>
      </w:pPr>
    </w:p>
    <w:p w14:paraId="5594AA19">
      <w:pPr>
        <w:pStyle w:val="66"/>
        <w:ind w:firstLine="0"/>
        <w:rPr>
          <w:rFonts w:hint="default"/>
          <w:bCs/>
          <w:sz w:val="24"/>
          <w:szCs w:val="24"/>
          <w:lang w:val="en-US"/>
        </w:rPr>
        <w:pPrChange w:id="579" w:author="gothicinspire" w:date="2025-10-21T21:50:05Z">
          <w:pPr>
            <w:pStyle w:val="66"/>
          </w:pPr>
        </w:pPrChange>
      </w:pPr>
    </w:p>
    <w:p w14:paraId="601E05AC">
      <w:pPr>
        <w:pStyle w:val="66"/>
        <w:ind w:firstLine="0"/>
        <w:rPr>
          <w:b/>
          <w:sz w:val="24"/>
          <w:szCs w:val="24"/>
        </w:rPr>
      </w:pPr>
      <w:r>
        <w:rPr>
          <w:b/>
          <w:sz w:val="24"/>
          <w:szCs w:val="24"/>
        </w:rPr>
        <w:t xml:space="preserve">CONCLUSION </w:t>
      </w:r>
    </w:p>
    <w:p w14:paraId="7ACC8780">
      <w:pPr>
        <w:pStyle w:val="66"/>
        <w:rPr>
          <w:del w:id="580" w:author="gothicinspire" w:date="2025-10-21T21:52:20Z"/>
          <w:rFonts w:hint="default"/>
          <w:sz w:val="24"/>
          <w:szCs w:val="24"/>
          <w:lang w:val="en-US"/>
        </w:rPr>
      </w:pPr>
      <w:r>
        <w:rPr>
          <w:sz w:val="24"/>
          <w:szCs w:val="24"/>
        </w:rPr>
        <w:t xml:space="preserve">Based on the research </w:t>
      </w:r>
      <w:del w:id="581" w:author="gothicinspire" w:date="2025-10-21T21:50:40Z">
        <w:r>
          <w:rPr>
            <w:sz w:val="24"/>
            <w:szCs w:val="24"/>
          </w:rPr>
          <w:delText xml:space="preserve">significant difference on students' </w:delText>
        </w:r>
      </w:del>
      <w:r>
        <w:rPr>
          <w:sz w:val="24"/>
          <w:szCs w:val="24"/>
        </w:rPr>
        <w:t xml:space="preserve"> findings, two conclusions can be </w:t>
      </w:r>
      <w:ins w:id="582" w:author="gothicinspire" w:date="2025-10-21T21:51:26Z">
        <w:r>
          <w:rPr>
            <w:rFonts w:hint="default"/>
            <w:sz w:val="24"/>
            <w:szCs w:val="24"/>
            <w:lang w:val="en-US"/>
          </w:rPr>
          <w:t>made</w:t>
        </w:r>
      </w:ins>
      <w:ins w:id="583" w:author="gothicinspire" w:date="2025-10-21T21:51:28Z">
        <w:r>
          <w:rPr>
            <w:rFonts w:hint="default"/>
            <w:sz w:val="24"/>
            <w:szCs w:val="24"/>
            <w:lang w:val="en-US"/>
          </w:rPr>
          <w:t>.</w:t>
        </w:r>
      </w:ins>
      <w:ins w:id="584" w:author="gothicinspire" w:date="2025-10-21T21:51:29Z">
        <w:r>
          <w:rPr>
            <w:rFonts w:hint="default"/>
            <w:sz w:val="24"/>
            <w:szCs w:val="24"/>
            <w:lang w:val="en-US"/>
          </w:rPr>
          <w:t xml:space="preserve"> </w:t>
        </w:r>
      </w:ins>
      <w:ins w:id="585" w:author="gothicinspire" w:date="2025-10-21T21:51:30Z">
        <w:r>
          <w:rPr>
            <w:rFonts w:hint="default"/>
            <w:sz w:val="24"/>
            <w:szCs w:val="24"/>
            <w:lang w:val="en-US"/>
          </w:rPr>
          <w:t>Fi</w:t>
        </w:r>
      </w:ins>
      <w:ins w:id="586" w:author="gothicinspire" w:date="2025-10-21T21:51:31Z">
        <w:r>
          <w:rPr>
            <w:rFonts w:hint="default"/>
            <w:sz w:val="24"/>
            <w:szCs w:val="24"/>
            <w:lang w:val="en-US"/>
          </w:rPr>
          <w:t>rst</w:t>
        </w:r>
      </w:ins>
      <w:ins w:id="587" w:author="gothicinspire" w:date="2025-10-21T21:51:32Z">
        <w:r>
          <w:rPr>
            <w:rFonts w:hint="default"/>
            <w:sz w:val="24"/>
            <w:szCs w:val="24"/>
            <w:lang w:val="en-US"/>
          </w:rPr>
          <w:t xml:space="preserve">, </w:t>
        </w:r>
      </w:ins>
      <w:ins w:id="588" w:author="gothicinspire" w:date="2025-10-21T21:51:34Z">
        <w:r>
          <w:rPr>
            <w:rFonts w:hint="default"/>
            <w:sz w:val="24"/>
            <w:szCs w:val="24"/>
            <w:lang w:val="en-US"/>
          </w:rPr>
          <w:t xml:space="preserve">the </w:t>
        </w:r>
      </w:ins>
      <w:ins w:id="589" w:author="gothicinspire" w:date="2025-10-21T21:51:35Z">
        <w:r>
          <w:rPr>
            <w:rFonts w:hint="default"/>
            <w:sz w:val="24"/>
            <w:szCs w:val="24"/>
            <w:lang w:val="en-US"/>
          </w:rPr>
          <w:t>studen</w:t>
        </w:r>
      </w:ins>
      <w:ins w:id="590" w:author="gothicinspire" w:date="2025-10-21T21:51:36Z">
        <w:r>
          <w:rPr>
            <w:rFonts w:hint="default"/>
            <w:sz w:val="24"/>
            <w:szCs w:val="24"/>
            <w:lang w:val="en-US"/>
          </w:rPr>
          <w:t>ts</w:t>
        </w:r>
      </w:ins>
      <w:ins w:id="591" w:author="gothicinspire" w:date="2025-10-21T21:51:37Z">
        <w:r>
          <w:rPr>
            <w:rFonts w:hint="default"/>
            <w:sz w:val="24"/>
            <w:szCs w:val="24"/>
            <w:lang w:val="en-US"/>
          </w:rPr>
          <w:t xml:space="preserve">’ </w:t>
        </w:r>
      </w:ins>
      <w:r>
        <w:rPr>
          <w:sz w:val="24"/>
          <w:szCs w:val="24"/>
        </w:rPr>
        <w:t xml:space="preserve">speaking skill </w:t>
      </w:r>
      <w:ins w:id="592" w:author="gothicinspire" w:date="2025-10-21T21:51:44Z">
        <w:r>
          <w:rPr>
            <w:rFonts w:hint="default"/>
            <w:sz w:val="24"/>
            <w:szCs w:val="24"/>
            <w:lang w:val="en-US"/>
          </w:rPr>
          <w:t>w</w:t>
        </w:r>
      </w:ins>
      <w:ins w:id="593" w:author="gothicinspire" w:date="2025-10-21T21:51:45Z">
        <w:r>
          <w:rPr>
            <w:rFonts w:hint="default"/>
            <w:sz w:val="24"/>
            <w:szCs w:val="24"/>
            <w:lang w:val="en-US"/>
          </w:rPr>
          <w:t xml:space="preserve">as </w:t>
        </w:r>
      </w:ins>
      <w:ins w:id="594" w:author="gothicinspire" w:date="2025-10-21T21:51:46Z">
        <w:r>
          <w:rPr>
            <w:rFonts w:hint="default"/>
            <w:sz w:val="24"/>
            <w:szCs w:val="24"/>
            <w:lang w:val="en-US"/>
          </w:rPr>
          <w:t>impro</w:t>
        </w:r>
      </w:ins>
      <w:ins w:id="595" w:author="gothicinspire" w:date="2025-10-21T21:51:47Z">
        <w:r>
          <w:rPr>
            <w:rFonts w:hint="default"/>
            <w:sz w:val="24"/>
            <w:szCs w:val="24"/>
            <w:lang w:val="en-US"/>
          </w:rPr>
          <w:t xml:space="preserve">ved </w:t>
        </w:r>
      </w:ins>
      <w:r>
        <w:rPr>
          <w:sz w:val="24"/>
          <w:szCs w:val="24"/>
        </w:rPr>
        <w:t xml:space="preserve">after using Three-step  </w:t>
      </w:r>
      <w:ins w:id="596" w:author="gothicinspire" w:date="2025-10-21T21:51:53Z">
        <w:r>
          <w:rPr>
            <w:rFonts w:hint="default"/>
            <w:sz w:val="24"/>
            <w:szCs w:val="24"/>
            <w:lang w:val="en-US"/>
          </w:rPr>
          <w:t>int</w:t>
        </w:r>
      </w:ins>
      <w:ins w:id="597" w:author="gothicinspire" w:date="2025-10-21T21:51:54Z">
        <w:r>
          <w:rPr>
            <w:rFonts w:hint="default"/>
            <w:sz w:val="24"/>
            <w:szCs w:val="24"/>
            <w:lang w:val="en-US"/>
          </w:rPr>
          <w:t>er</w:t>
        </w:r>
      </w:ins>
      <w:ins w:id="598" w:author="gothicinspire" w:date="2025-10-21T21:51:55Z">
        <w:r>
          <w:rPr>
            <w:rFonts w:hint="default"/>
            <w:sz w:val="24"/>
            <w:szCs w:val="24"/>
            <w:lang w:val="en-US"/>
          </w:rPr>
          <w:t>vi</w:t>
        </w:r>
      </w:ins>
      <w:ins w:id="599" w:author="gothicinspire" w:date="2025-10-21T21:51:56Z">
        <w:r>
          <w:rPr>
            <w:rFonts w:hint="default"/>
            <w:sz w:val="24"/>
            <w:szCs w:val="24"/>
            <w:lang w:val="en-US"/>
          </w:rPr>
          <w:t xml:space="preserve">ew </w:t>
        </w:r>
      </w:ins>
      <w:ins w:id="600" w:author="gothicinspire" w:date="2025-10-21T21:51:57Z">
        <w:r>
          <w:rPr>
            <w:rFonts w:hint="default"/>
            <w:sz w:val="24"/>
            <w:szCs w:val="24"/>
            <w:lang w:val="en-US"/>
          </w:rPr>
          <w:t>te</w:t>
        </w:r>
      </w:ins>
      <w:ins w:id="601" w:author="gothicinspire" w:date="2025-10-21T21:51:58Z">
        <w:r>
          <w:rPr>
            <w:rFonts w:hint="default"/>
            <w:sz w:val="24"/>
            <w:szCs w:val="24"/>
            <w:lang w:val="en-US"/>
          </w:rPr>
          <w:t>ch</w:t>
        </w:r>
      </w:ins>
      <w:ins w:id="602" w:author="gothicinspire" w:date="2025-10-21T21:51:59Z">
        <w:r>
          <w:rPr>
            <w:rFonts w:hint="default"/>
            <w:sz w:val="24"/>
            <w:szCs w:val="24"/>
            <w:lang w:val="en-US"/>
          </w:rPr>
          <w:t>niqu</w:t>
        </w:r>
      </w:ins>
      <w:ins w:id="603" w:author="gothicinspire" w:date="2025-10-21T21:52:00Z">
        <w:r>
          <w:rPr>
            <w:rFonts w:hint="default"/>
            <w:sz w:val="24"/>
            <w:szCs w:val="24"/>
            <w:lang w:val="en-US"/>
          </w:rPr>
          <w:t>e.</w:t>
        </w:r>
      </w:ins>
      <w:ins w:id="604" w:author="gothicinspire" w:date="2025-10-21T21:52:01Z">
        <w:r>
          <w:rPr>
            <w:rFonts w:hint="default"/>
            <w:sz w:val="24"/>
            <w:szCs w:val="24"/>
            <w:lang w:val="en-US"/>
          </w:rPr>
          <w:t xml:space="preserve"> </w:t>
        </w:r>
      </w:ins>
      <w:del w:id="605" w:author="gothicinspire" w:date="2025-10-21T21:52:16Z">
        <w:r>
          <w:rPr>
            <w:sz w:val="24"/>
            <w:szCs w:val="24"/>
          </w:rPr>
          <w:delText>drawn based in the finding and Interview technique. In short, that the interpretation of this research. First, alternative hypothesis was rejected from the calculation of the Wilcoxon and null hypothesis was accepted. Signed Ranks test, the results of the Wilcoxon Signed Ranks test by comparing the Sig value and the alpha value revealed that the coefficient of Wilcoxon Signed Ranks test was lower than alpha value. It means that the alternative hypothesis was.</w:delText>
        </w:r>
      </w:del>
      <w:ins w:id="606" w:author="gothicinspire" w:date="2025-10-21T21:52:21Z">
        <w:r>
          <w:rPr>
            <w:rFonts w:hint="default"/>
            <w:sz w:val="24"/>
            <w:szCs w:val="24"/>
            <w:lang w:val="en-US"/>
          </w:rPr>
          <w:t xml:space="preserve"> </w:t>
        </w:r>
      </w:ins>
      <w:ins w:id="607" w:author="gothicinspire" w:date="2025-10-21T21:52:22Z">
        <w:r>
          <w:rPr>
            <w:rFonts w:hint="default"/>
            <w:sz w:val="24"/>
            <w:szCs w:val="24"/>
            <w:lang w:val="en-US"/>
          </w:rPr>
          <w:t>Seco</w:t>
        </w:r>
      </w:ins>
      <w:ins w:id="608" w:author="gothicinspire" w:date="2025-10-21T21:52:23Z">
        <w:r>
          <w:rPr>
            <w:rFonts w:hint="default"/>
            <w:sz w:val="24"/>
            <w:szCs w:val="24"/>
            <w:lang w:val="en-US"/>
          </w:rPr>
          <w:t>nd</w:t>
        </w:r>
      </w:ins>
      <w:ins w:id="609" w:author="gothicinspire" w:date="2025-10-21T21:52:26Z">
        <w:r>
          <w:rPr>
            <w:rFonts w:hint="default"/>
            <w:sz w:val="24"/>
            <w:szCs w:val="24"/>
            <w:lang w:val="en-US"/>
          </w:rPr>
          <w:t xml:space="preserve">, </w:t>
        </w:r>
      </w:ins>
      <w:ins w:id="610" w:author="gothicinspire" w:date="2025-10-21T21:52:34Z">
        <w:r>
          <w:rPr>
            <w:rFonts w:hint="default"/>
            <w:sz w:val="24"/>
            <w:szCs w:val="24"/>
            <w:lang w:val="en-US"/>
          </w:rPr>
          <w:t>th</w:t>
        </w:r>
      </w:ins>
      <w:ins w:id="611" w:author="gothicinspire" w:date="2025-10-21T21:52:35Z">
        <w:r>
          <w:rPr>
            <w:rFonts w:hint="default"/>
            <w:sz w:val="24"/>
            <w:szCs w:val="24"/>
            <w:lang w:val="en-US"/>
          </w:rPr>
          <w:t>e</w:t>
        </w:r>
      </w:ins>
      <w:ins w:id="612" w:author="gothicinspire" w:date="2025-10-21T21:52:36Z">
        <w:r>
          <w:rPr>
            <w:rFonts w:hint="default"/>
            <w:sz w:val="24"/>
            <w:szCs w:val="24"/>
            <w:lang w:val="en-US"/>
          </w:rPr>
          <w:t>re</w:t>
        </w:r>
      </w:ins>
      <w:ins w:id="613" w:author="gothicinspire" w:date="2025-10-21T21:52:37Z">
        <w:r>
          <w:rPr>
            <w:rFonts w:hint="default"/>
            <w:sz w:val="24"/>
            <w:szCs w:val="24"/>
            <w:lang w:val="en-US"/>
          </w:rPr>
          <w:t xml:space="preserve"> was </w:t>
        </w:r>
      </w:ins>
      <w:ins w:id="614" w:author="gothicinspire" w:date="2025-10-21T21:52:38Z">
        <w:r>
          <w:rPr>
            <w:rFonts w:hint="default"/>
            <w:sz w:val="24"/>
            <w:szCs w:val="24"/>
            <w:lang w:val="en-US"/>
          </w:rPr>
          <w:t>no d</w:t>
        </w:r>
      </w:ins>
      <w:ins w:id="615" w:author="gothicinspire" w:date="2025-10-21T21:52:39Z">
        <w:r>
          <w:rPr>
            <w:rFonts w:hint="default"/>
            <w:sz w:val="24"/>
            <w:szCs w:val="24"/>
            <w:lang w:val="en-US"/>
          </w:rPr>
          <w:t>iffere</w:t>
        </w:r>
      </w:ins>
      <w:ins w:id="616" w:author="gothicinspire" w:date="2025-10-21T21:52:40Z">
        <w:r>
          <w:rPr>
            <w:rFonts w:hint="default"/>
            <w:sz w:val="24"/>
            <w:szCs w:val="24"/>
            <w:lang w:val="en-US"/>
          </w:rPr>
          <w:t>nc</w:t>
        </w:r>
      </w:ins>
      <w:ins w:id="617" w:author="gothicinspire" w:date="2025-10-21T21:52:41Z">
        <w:r>
          <w:rPr>
            <w:rFonts w:hint="default"/>
            <w:sz w:val="24"/>
            <w:szCs w:val="24"/>
            <w:lang w:val="en-US"/>
          </w:rPr>
          <w:t>e</w:t>
        </w:r>
      </w:ins>
      <w:ins w:id="618" w:author="gothicinspire" w:date="2025-10-21T21:52:44Z">
        <w:r>
          <w:rPr>
            <w:rFonts w:hint="default"/>
            <w:sz w:val="24"/>
            <w:szCs w:val="24"/>
            <w:lang w:val="en-US"/>
          </w:rPr>
          <w:t xml:space="preserve"> </w:t>
        </w:r>
      </w:ins>
      <w:ins w:id="619" w:author="gothicinspire" w:date="2025-10-21T21:53:00Z">
        <w:r>
          <w:rPr>
            <w:rFonts w:hint="default"/>
            <w:sz w:val="24"/>
            <w:szCs w:val="24"/>
            <w:lang w:val="en-US"/>
          </w:rPr>
          <w:t>i</w:t>
        </w:r>
      </w:ins>
      <w:ins w:id="620" w:author="gothicinspire" w:date="2025-10-21T21:53:01Z">
        <w:r>
          <w:rPr>
            <w:rFonts w:hint="default"/>
            <w:sz w:val="24"/>
            <w:szCs w:val="24"/>
            <w:lang w:val="en-US"/>
          </w:rPr>
          <w:t xml:space="preserve">n </w:t>
        </w:r>
      </w:ins>
      <w:ins w:id="621" w:author="gothicinspire" w:date="2025-10-21T21:53:02Z">
        <w:r>
          <w:rPr>
            <w:rFonts w:hint="default"/>
            <w:sz w:val="24"/>
            <w:szCs w:val="24"/>
            <w:lang w:val="en-US"/>
          </w:rPr>
          <w:t>the</w:t>
        </w:r>
      </w:ins>
      <w:ins w:id="622" w:author="gothicinspire" w:date="2025-10-21T21:53:15Z">
        <w:r>
          <w:rPr>
            <w:rFonts w:hint="default"/>
            <w:sz w:val="24"/>
            <w:szCs w:val="24"/>
            <w:lang w:val="en-US"/>
          </w:rPr>
          <w:t xml:space="preserve"> speak</w:t>
        </w:r>
      </w:ins>
      <w:ins w:id="623" w:author="gothicinspire" w:date="2025-10-21T21:53:16Z">
        <w:r>
          <w:rPr>
            <w:rFonts w:hint="default"/>
            <w:sz w:val="24"/>
            <w:szCs w:val="24"/>
            <w:lang w:val="en-US"/>
          </w:rPr>
          <w:t>in</w:t>
        </w:r>
      </w:ins>
      <w:ins w:id="624" w:author="gothicinspire" w:date="2025-10-21T21:53:17Z">
        <w:r>
          <w:rPr>
            <w:rFonts w:hint="default"/>
            <w:sz w:val="24"/>
            <w:szCs w:val="24"/>
            <w:lang w:val="en-US"/>
          </w:rPr>
          <w:t>g</w:t>
        </w:r>
      </w:ins>
      <w:ins w:id="625" w:author="gothicinspire" w:date="2025-10-21T21:53:18Z">
        <w:r>
          <w:rPr>
            <w:rFonts w:hint="default"/>
            <w:sz w:val="24"/>
            <w:szCs w:val="24"/>
            <w:lang w:val="en-US"/>
          </w:rPr>
          <w:t xml:space="preserve"> ski</w:t>
        </w:r>
      </w:ins>
      <w:ins w:id="626" w:author="gothicinspire" w:date="2025-10-21T21:53:19Z">
        <w:r>
          <w:rPr>
            <w:rFonts w:hint="default"/>
            <w:sz w:val="24"/>
            <w:szCs w:val="24"/>
            <w:lang w:val="en-US"/>
          </w:rPr>
          <w:t xml:space="preserve">ll </w:t>
        </w:r>
      </w:ins>
      <w:ins w:id="627" w:author="gothicinspire" w:date="2025-10-21T21:53:20Z">
        <w:r>
          <w:rPr>
            <w:rFonts w:hint="default"/>
            <w:sz w:val="24"/>
            <w:szCs w:val="24"/>
            <w:lang w:val="en-US"/>
          </w:rPr>
          <w:t>betw</w:t>
        </w:r>
      </w:ins>
      <w:ins w:id="628" w:author="gothicinspire" w:date="2025-10-21T21:53:21Z">
        <w:r>
          <w:rPr>
            <w:rFonts w:hint="default"/>
            <w:sz w:val="24"/>
            <w:szCs w:val="24"/>
            <w:lang w:val="en-US"/>
          </w:rPr>
          <w:t xml:space="preserve">een </w:t>
        </w:r>
      </w:ins>
      <w:ins w:id="629" w:author="gothicinspire" w:date="2025-10-21T21:53:22Z">
        <w:r>
          <w:rPr>
            <w:rFonts w:hint="default"/>
            <w:sz w:val="24"/>
            <w:szCs w:val="24"/>
            <w:lang w:val="en-US"/>
          </w:rPr>
          <w:t>the e</w:t>
        </w:r>
      </w:ins>
      <w:ins w:id="630" w:author="gothicinspire" w:date="2025-10-21T21:53:23Z">
        <w:r>
          <w:rPr>
            <w:rFonts w:hint="default"/>
            <w:sz w:val="24"/>
            <w:szCs w:val="24"/>
            <w:lang w:val="en-US"/>
          </w:rPr>
          <w:t>xperi</w:t>
        </w:r>
      </w:ins>
      <w:ins w:id="631" w:author="gothicinspire" w:date="2025-10-21T21:53:24Z">
        <w:r>
          <w:rPr>
            <w:rFonts w:hint="default"/>
            <w:sz w:val="24"/>
            <w:szCs w:val="24"/>
            <w:lang w:val="en-US"/>
          </w:rPr>
          <w:t>menta</w:t>
        </w:r>
      </w:ins>
      <w:ins w:id="632" w:author="gothicinspire" w:date="2025-10-21T21:53:25Z">
        <w:r>
          <w:rPr>
            <w:rFonts w:hint="default"/>
            <w:sz w:val="24"/>
            <w:szCs w:val="24"/>
            <w:lang w:val="en-US"/>
          </w:rPr>
          <w:t xml:space="preserve">l and </w:t>
        </w:r>
      </w:ins>
      <w:ins w:id="633" w:author="gothicinspire" w:date="2025-10-21T21:53:26Z">
        <w:r>
          <w:rPr>
            <w:rFonts w:hint="default"/>
            <w:sz w:val="24"/>
            <w:szCs w:val="24"/>
            <w:lang w:val="en-US"/>
          </w:rPr>
          <w:t xml:space="preserve">the </w:t>
        </w:r>
      </w:ins>
      <w:ins w:id="634" w:author="gothicinspire" w:date="2025-10-21T21:53:27Z">
        <w:r>
          <w:rPr>
            <w:rFonts w:hint="default"/>
            <w:sz w:val="24"/>
            <w:szCs w:val="24"/>
            <w:lang w:val="en-US"/>
          </w:rPr>
          <w:t>con</w:t>
        </w:r>
      </w:ins>
      <w:ins w:id="635" w:author="gothicinspire" w:date="2025-10-21T21:53:28Z">
        <w:r>
          <w:rPr>
            <w:rFonts w:hint="default"/>
            <w:sz w:val="24"/>
            <w:szCs w:val="24"/>
            <w:lang w:val="en-US"/>
          </w:rPr>
          <w:t>trol</w:t>
        </w:r>
      </w:ins>
      <w:ins w:id="636" w:author="gothicinspire" w:date="2025-10-21T21:53:29Z">
        <w:r>
          <w:rPr>
            <w:rFonts w:hint="default"/>
            <w:sz w:val="24"/>
            <w:szCs w:val="24"/>
            <w:lang w:val="en-US"/>
          </w:rPr>
          <w:t xml:space="preserve"> gro</w:t>
        </w:r>
      </w:ins>
      <w:ins w:id="637" w:author="gothicinspire" w:date="2025-10-21T21:53:30Z">
        <w:r>
          <w:rPr>
            <w:rFonts w:hint="default"/>
            <w:sz w:val="24"/>
            <w:szCs w:val="24"/>
            <w:lang w:val="en-US"/>
          </w:rPr>
          <w:t>up</w:t>
        </w:r>
      </w:ins>
      <w:ins w:id="638" w:author="gothicinspire" w:date="2025-10-21T21:53:42Z">
        <w:r>
          <w:rPr>
            <w:rFonts w:hint="default"/>
            <w:sz w:val="24"/>
            <w:szCs w:val="24"/>
            <w:lang w:val="en-US"/>
          </w:rPr>
          <w:t>.</w:t>
        </w:r>
      </w:ins>
      <w:ins w:id="639" w:author="gothicinspire" w:date="2025-10-21T21:53:46Z">
        <w:r>
          <w:rPr>
            <w:rFonts w:hint="default"/>
            <w:sz w:val="24"/>
            <w:szCs w:val="24"/>
            <w:lang w:val="en-US"/>
          </w:rPr>
          <w:t xml:space="preserve"> </w:t>
        </w:r>
      </w:ins>
      <w:ins w:id="640" w:author="gothicinspire" w:date="2025-10-21T21:53:48Z">
        <w:r>
          <w:rPr>
            <w:rFonts w:hint="default"/>
            <w:sz w:val="24"/>
            <w:szCs w:val="24"/>
            <w:lang w:val="en-US"/>
          </w:rPr>
          <w:t>…</w:t>
        </w:r>
      </w:ins>
      <w:r>
        <w:commentReference w:id="9"/>
      </w:r>
    </w:p>
    <w:p w14:paraId="67FE35B9">
      <w:pPr>
        <w:pStyle w:val="66"/>
        <w:ind w:firstLine="0"/>
        <w:rPr>
          <w:sz w:val="24"/>
          <w:szCs w:val="24"/>
        </w:rPr>
        <w:pPrChange w:id="641" w:author="gothicinspire" w:date="2025-10-21T21:52:19Z">
          <w:pPr>
            <w:pStyle w:val="66"/>
          </w:pPr>
        </w:pPrChange>
      </w:pPr>
    </w:p>
    <w:p w14:paraId="105FC5FC">
      <w:pPr>
        <w:pStyle w:val="66"/>
        <w:ind w:firstLine="0"/>
        <w:rPr>
          <w:b/>
          <w:bCs/>
          <w:sz w:val="24"/>
          <w:szCs w:val="24"/>
        </w:rPr>
      </w:pPr>
      <w:r>
        <w:rPr>
          <w:b/>
          <w:bCs/>
          <w:sz w:val="24"/>
          <w:szCs w:val="24"/>
        </w:rPr>
        <w:t xml:space="preserve">REFERENCES  </w:t>
      </w:r>
    </w:p>
    <w:p w14:paraId="453B1177">
      <w:pPr>
        <w:pStyle w:val="66"/>
        <w:ind w:left="567" w:hanging="567"/>
        <w:rPr>
          <w:sz w:val="24"/>
          <w:szCs w:val="24"/>
        </w:rPr>
      </w:pPr>
      <w:r>
        <w:rPr>
          <w:color w:val="222222"/>
          <w:sz w:val="24"/>
          <w:szCs w:val="24"/>
        </w:rPr>
        <w:t xml:space="preserve">Brown, M. J. (2004). </w:t>
      </w:r>
      <w:r>
        <w:rPr>
          <w:i/>
          <w:color w:val="222222"/>
          <w:sz w:val="24"/>
          <w:szCs w:val="24"/>
        </w:rPr>
        <w:t>Guidelines for management of hypertension: report of the fourth working party of the British Hypertension Society,</w:t>
      </w:r>
      <w:r>
        <w:rPr>
          <w:color w:val="222222"/>
          <w:sz w:val="24"/>
          <w:szCs w:val="24"/>
        </w:rPr>
        <w:t xml:space="preserve"> 2004—BHS IV. Journal of human hypertension. </w:t>
      </w:r>
    </w:p>
    <w:p w14:paraId="0619CF8F">
      <w:pPr>
        <w:pStyle w:val="66"/>
        <w:ind w:left="567" w:hanging="567"/>
        <w:rPr>
          <w:sz w:val="24"/>
          <w:szCs w:val="24"/>
        </w:rPr>
      </w:pPr>
      <w:r>
        <w:rPr>
          <w:color w:val="222222"/>
          <w:sz w:val="24"/>
          <w:szCs w:val="24"/>
        </w:rPr>
        <w:t xml:space="preserve">Creswell, J. (2012). Best practices in mixed methods for quality of life research. </w:t>
      </w:r>
      <w:r>
        <w:rPr>
          <w:i/>
          <w:color w:val="222222"/>
          <w:sz w:val="24"/>
          <w:szCs w:val="24"/>
        </w:rPr>
        <w:t>Quality of life Research</w:t>
      </w:r>
      <w:r>
        <w:rPr>
          <w:color w:val="222222"/>
          <w:sz w:val="24"/>
          <w:szCs w:val="24"/>
        </w:rPr>
        <w:t xml:space="preserve">. </w:t>
      </w:r>
    </w:p>
    <w:p w14:paraId="273C65CF">
      <w:pPr>
        <w:pStyle w:val="66"/>
        <w:ind w:left="567" w:hanging="567"/>
        <w:rPr>
          <w:sz w:val="24"/>
          <w:szCs w:val="24"/>
        </w:rPr>
      </w:pPr>
      <w:r>
        <w:rPr>
          <w:color w:val="222222"/>
          <w:sz w:val="24"/>
          <w:szCs w:val="24"/>
        </w:rPr>
        <w:t xml:space="preserve">Field, M. (2009). </w:t>
      </w:r>
      <w:r>
        <w:rPr>
          <w:i/>
          <w:color w:val="222222"/>
          <w:sz w:val="24"/>
          <w:szCs w:val="24"/>
        </w:rPr>
        <w:t>Symmetry in chaos: a search for pattern in mathematics, art, and nature</w:t>
      </w:r>
      <w:r>
        <w:rPr>
          <w:color w:val="222222"/>
          <w:sz w:val="24"/>
          <w:szCs w:val="24"/>
        </w:rPr>
        <w:t xml:space="preserve">. Society for Industrial and Applied Mathematics. </w:t>
      </w:r>
    </w:p>
    <w:p w14:paraId="531A8D44">
      <w:pPr>
        <w:pStyle w:val="66"/>
        <w:ind w:left="567" w:hanging="567"/>
        <w:rPr>
          <w:sz w:val="24"/>
          <w:szCs w:val="24"/>
        </w:rPr>
      </w:pPr>
      <w:r>
        <w:rPr>
          <w:color w:val="222222"/>
          <w:sz w:val="24"/>
          <w:szCs w:val="24"/>
        </w:rPr>
        <w:t xml:space="preserve">Hamsia, W. (2018). </w:t>
      </w:r>
      <w:r>
        <w:rPr>
          <w:i/>
          <w:color w:val="222222"/>
          <w:sz w:val="24"/>
          <w:szCs w:val="24"/>
        </w:rPr>
        <w:t>Developing students’speaking ability through story completion</w:t>
      </w:r>
      <w:r>
        <w:rPr>
          <w:color w:val="222222"/>
          <w:sz w:val="24"/>
          <w:szCs w:val="24"/>
        </w:rPr>
        <w:t xml:space="preserve">. Jo-ELT (Journal of English Language Teaching) Fakultas Pendidikan Bahasa &amp; Seni Prodi Pendidikan Bahasa Inggris IKIP, 5(1), 57-64. </w:t>
      </w:r>
    </w:p>
    <w:p w14:paraId="3CAA4617">
      <w:pPr>
        <w:pStyle w:val="66"/>
        <w:ind w:left="567" w:hanging="567"/>
        <w:rPr>
          <w:sz w:val="24"/>
          <w:szCs w:val="24"/>
        </w:rPr>
      </w:pPr>
      <w:r>
        <w:rPr>
          <w:color w:val="222222"/>
          <w:sz w:val="24"/>
          <w:szCs w:val="24"/>
        </w:rPr>
        <w:t xml:space="preserve">Harmer, (2011). </w:t>
      </w:r>
      <w:r>
        <w:rPr>
          <w:i/>
          <w:color w:val="222222"/>
          <w:sz w:val="24"/>
          <w:szCs w:val="24"/>
        </w:rPr>
        <w:t>Rhythmic growth explained by coincidence between internal and external cues.</w:t>
      </w:r>
      <w:r>
        <w:rPr>
          <w:color w:val="222222"/>
          <w:sz w:val="24"/>
          <w:szCs w:val="24"/>
        </w:rPr>
        <w:t xml:space="preserve"> Nature. </w:t>
      </w:r>
    </w:p>
    <w:p w14:paraId="6B4FB8C5">
      <w:pPr>
        <w:pStyle w:val="66"/>
        <w:ind w:left="567" w:hanging="567"/>
        <w:rPr>
          <w:sz w:val="24"/>
          <w:szCs w:val="24"/>
        </w:rPr>
      </w:pPr>
      <w:r>
        <w:rPr>
          <w:color w:val="222222"/>
          <w:sz w:val="24"/>
          <w:szCs w:val="24"/>
        </w:rPr>
        <w:t xml:space="preserve">Harzing, A. W., &amp; Pudelko, M. (2013). </w:t>
      </w:r>
      <w:r>
        <w:rPr>
          <w:i/>
          <w:color w:val="222222"/>
          <w:sz w:val="24"/>
          <w:szCs w:val="24"/>
        </w:rPr>
        <w:t>Language competencies, policies and practices in multinational corporations: A comprehensive review and comparison of Anglophone, Asian, Continental European and Nordic MNCs.</w:t>
      </w:r>
      <w:r>
        <w:rPr>
          <w:color w:val="222222"/>
          <w:sz w:val="24"/>
          <w:szCs w:val="24"/>
        </w:rPr>
        <w:t xml:space="preserve"> Journal of World Business, 48(1), 87-97. </w:t>
      </w:r>
    </w:p>
    <w:p w14:paraId="6C70444A">
      <w:pPr>
        <w:pStyle w:val="66"/>
        <w:ind w:left="567" w:hanging="567"/>
        <w:rPr>
          <w:sz w:val="24"/>
          <w:szCs w:val="24"/>
        </w:rPr>
      </w:pPr>
      <w:r>
        <w:rPr>
          <w:color w:val="222222"/>
          <w:sz w:val="24"/>
          <w:szCs w:val="24"/>
        </w:rPr>
        <w:t xml:space="preserve">Januariza, Y., &amp; Hendriani, S. (2016). </w:t>
      </w:r>
      <w:r>
        <w:rPr>
          <w:i/>
          <w:color w:val="222222"/>
          <w:sz w:val="24"/>
          <w:szCs w:val="24"/>
        </w:rPr>
        <w:t xml:space="preserve">Student’anxiety in learning speaking. </w:t>
      </w:r>
      <w:r>
        <w:rPr>
          <w:color w:val="222222"/>
          <w:sz w:val="24"/>
          <w:szCs w:val="24"/>
        </w:rPr>
        <w:t xml:space="preserve">Proceedings of ISELT FBS Universitas Negeri Padang, 4(2), 468474. </w:t>
      </w:r>
    </w:p>
    <w:p w14:paraId="29F8CC49">
      <w:pPr>
        <w:pStyle w:val="66"/>
        <w:ind w:left="567" w:hanging="567"/>
        <w:rPr>
          <w:sz w:val="24"/>
          <w:szCs w:val="24"/>
        </w:rPr>
      </w:pPr>
      <w:r>
        <w:rPr>
          <w:color w:val="222222"/>
          <w:sz w:val="24"/>
          <w:szCs w:val="24"/>
        </w:rPr>
        <w:t xml:space="preserve">Lam, K. F. (2020). </w:t>
      </w:r>
      <w:r>
        <w:rPr>
          <w:i/>
          <w:color w:val="222222"/>
          <w:sz w:val="24"/>
          <w:szCs w:val="24"/>
        </w:rPr>
        <w:t>Validation of the English and Mandarin versions of the Fear of Cancer Recurrence Inventory in an Asian population</w:t>
      </w:r>
      <w:r>
        <w:rPr>
          <w:color w:val="222222"/>
          <w:sz w:val="24"/>
          <w:szCs w:val="24"/>
        </w:rPr>
        <w:t xml:space="preserve">. Journal of Health Psychology, 25(5), 617-628. </w:t>
      </w:r>
    </w:p>
    <w:p w14:paraId="48C1DAAB">
      <w:pPr>
        <w:pStyle w:val="66"/>
        <w:ind w:left="567" w:hanging="567"/>
        <w:rPr>
          <w:sz w:val="24"/>
          <w:szCs w:val="24"/>
        </w:rPr>
      </w:pPr>
      <w:r>
        <w:rPr>
          <w:color w:val="222222"/>
          <w:sz w:val="24"/>
          <w:szCs w:val="24"/>
        </w:rPr>
        <w:t xml:space="preserve">Luoma, S. (2004). </w:t>
      </w:r>
      <w:r>
        <w:rPr>
          <w:i/>
          <w:color w:val="222222"/>
          <w:sz w:val="24"/>
          <w:szCs w:val="24"/>
        </w:rPr>
        <w:t>Assessing speaking</w:t>
      </w:r>
      <w:r>
        <w:rPr>
          <w:color w:val="222222"/>
          <w:sz w:val="24"/>
          <w:szCs w:val="24"/>
        </w:rPr>
        <w:t xml:space="preserve">. Cambridge university press. </w:t>
      </w:r>
    </w:p>
    <w:p w14:paraId="4FEEBD45">
      <w:pPr>
        <w:pStyle w:val="66"/>
        <w:ind w:left="567" w:hanging="567"/>
        <w:rPr>
          <w:sz w:val="24"/>
          <w:szCs w:val="24"/>
        </w:rPr>
      </w:pPr>
      <w:r>
        <w:rPr>
          <w:color w:val="222222"/>
          <w:sz w:val="24"/>
          <w:szCs w:val="24"/>
        </w:rPr>
        <w:t xml:space="preserve">Maca, S. (2020). </w:t>
      </w:r>
      <w:r>
        <w:rPr>
          <w:i/>
          <w:color w:val="222222"/>
          <w:sz w:val="24"/>
          <w:szCs w:val="24"/>
        </w:rPr>
        <w:t xml:space="preserve">Teaching English speaking skill through pair and group interview techniques. Ethical Lingua: </w:t>
      </w:r>
      <w:r>
        <w:rPr>
          <w:color w:val="222222"/>
          <w:sz w:val="24"/>
          <w:szCs w:val="24"/>
        </w:rPr>
        <w:t xml:space="preserve">Journal of Language Teaching and Literature, 7(2), 329-337. </w:t>
      </w:r>
    </w:p>
    <w:p w14:paraId="14DFD02B">
      <w:pPr>
        <w:pStyle w:val="66"/>
        <w:ind w:left="567" w:hanging="567"/>
        <w:rPr>
          <w:sz w:val="24"/>
          <w:szCs w:val="24"/>
        </w:rPr>
      </w:pPr>
      <w:r>
        <w:rPr>
          <w:color w:val="222222"/>
          <w:sz w:val="24"/>
          <w:szCs w:val="24"/>
        </w:rPr>
        <w:t>Mai, T. D. (2017</w:t>
      </w:r>
      <w:r>
        <w:rPr>
          <w:i/>
          <w:color w:val="222222"/>
          <w:sz w:val="24"/>
          <w:szCs w:val="24"/>
        </w:rPr>
        <w:t>). Reconfigurable emulator for photovoltaic modules under static partial shading conditions</w:t>
      </w:r>
      <w:r>
        <w:rPr>
          <w:color w:val="222222"/>
          <w:sz w:val="24"/>
          <w:szCs w:val="24"/>
        </w:rPr>
        <w:t xml:space="preserve">. Solar Energy, 141, 256-265. </w:t>
      </w:r>
    </w:p>
    <w:p w14:paraId="6941BBC3">
      <w:pPr>
        <w:pStyle w:val="66"/>
        <w:ind w:left="567" w:hanging="567"/>
        <w:rPr>
          <w:sz w:val="24"/>
          <w:szCs w:val="24"/>
        </w:rPr>
      </w:pPr>
      <w:r>
        <w:rPr>
          <w:color w:val="222222"/>
          <w:sz w:val="24"/>
          <w:szCs w:val="24"/>
        </w:rPr>
        <w:t xml:space="preserve">Muhayyang, M., &amp; Amin Rasyid, M. (2017). </w:t>
      </w:r>
      <w:r>
        <w:rPr>
          <w:i/>
          <w:color w:val="222222"/>
          <w:sz w:val="24"/>
          <w:szCs w:val="24"/>
        </w:rPr>
        <w:t>Integrating Language Skills Into Points Of Discussion</w:t>
      </w:r>
      <w:r>
        <w:rPr>
          <w:color w:val="222222"/>
          <w:sz w:val="24"/>
          <w:szCs w:val="24"/>
        </w:rPr>
        <w:t xml:space="preserve">: An Interpersonal Communication Approach. </w:t>
      </w:r>
    </w:p>
    <w:p w14:paraId="19CD263F">
      <w:pPr>
        <w:pStyle w:val="66"/>
        <w:ind w:left="567" w:hanging="567"/>
        <w:rPr>
          <w:sz w:val="24"/>
          <w:szCs w:val="24"/>
        </w:rPr>
      </w:pPr>
      <w:r>
        <w:rPr>
          <w:color w:val="222222"/>
          <w:sz w:val="24"/>
          <w:szCs w:val="24"/>
        </w:rPr>
        <w:t xml:space="preserve">Nickerson, C., Ebel, R., Borchers, A., &amp; Carriazo, F. (2011). </w:t>
      </w:r>
      <w:r>
        <w:rPr>
          <w:i/>
          <w:color w:val="222222"/>
          <w:sz w:val="24"/>
          <w:szCs w:val="24"/>
        </w:rPr>
        <w:t>Major uses of land in the United States</w:t>
      </w:r>
      <w:r>
        <w:rPr>
          <w:color w:val="222222"/>
          <w:sz w:val="24"/>
          <w:szCs w:val="24"/>
        </w:rPr>
        <w:t xml:space="preserve">, 2007. </w:t>
      </w:r>
    </w:p>
    <w:p w14:paraId="6E4102C5">
      <w:pPr>
        <w:pStyle w:val="66"/>
        <w:ind w:left="567" w:hanging="567"/>
        <w:rPr>
          <w:sz w:val="24"/>
          <w:szCs w:val="24"/>
        </w:rPr>
      </w:pPr>
      <w:r>
        <w:rPr>
          <w:color w:val="222222"/>
          <w:sz w:val="24"/>
          <w:szCs w:val="24"/>
        </w:rPr>
        <w:t xml:space="preserve">Richard, J. C., &amp; Renandya, W. A. (2002). </w:t>
      </w:r>
      <w:r>
        <w:rPr>
          <w:i/>
          <w:color w:val="222222"/>
          <w:sz w:val="24"/>
          <w:szCs w:val="24"/>
        </w:rPr>
        <w:t xml:space="preserve">Approaches to teaching. Methodology in language teaching: </w:t>
      </w:r>
      <w:r>
        <w:rPr>
          <w:color w:val="222222"/>
          <w:sz w:val="24"/>
          <w:szCs w:val="24"/>
        </w:rPr>
        <w:t xml:space="preserve">An anthology of current practice, 1-5. </w:t>
      </w:r>
    </w:p>
    <w:p w14:paraId="4F142F22">
      <w:pPr>
        <w:pStyle w:val="66"/>
        <w:ind w:left="567" w:hanging="567"/>
        <w:rPr>
          <w:sz w:val="24"/>
          <w:szCs w:val="24"/>
        </w:rPr>
      </w:pPr>
      <w:r>
        <w:rPr>
          <w:color w:val="222222"/>
          <w:sz w:val="24"/>
          <w:szCs w:val="24"/>
        </w:rPr>
        <w:t xml:space="preserve">Rolheiser-Bennett, N. C. (2006). </w:t>
      </w:r>
      <w:r>
        <w:rPr>
          <w:i/>
          <w:color w:val="222222"/>
          <w:sz w:val="24"/>
          <w:szCs w:val="24"/>
        </w:rPr>
        <w:t>Four models of teaching: A meta-analysis of student outcomes (strategies, memory, cooperative learning, synectics)</w:t>
      </w:r>
      <w:r>
        <w:rPr>
          <w:color w:val="222222"/>
          <w:sz w:val="24"/>
          <w:szCs w:val="24"/>
        </w:rPr>
        <w:t xml:space="preserve">. University of Oregon. </w:t>
      </w:r>
    </w:p>
    <w:p w14:paraId="54611706">
      <w:pPr>
        <w:pStyle w:val="66"/>
        <w:ind w:left="567" w:hanging="567"/>
        <w:rPr>
          <w:sz w:val="24"/>
          <w:szCs w:val="24"/>
        </w:rPr>
      </w:pPr>
      <w:r>
        <w:rPr>
          <w:color w:val="222222"/>
          <w:sz w:val="24"/>
          <w:szCs w:val="24"/>
        </w:rPr>
        <w:t xml:space="preserve">Yulizar, I (2022). </w:t>
      </w:r>
      <w:r>
        <w:rPr>
          <w:i/>
          <w:color w:val="222222"/>
          <w:sz w:val="24"/>
          <w:szCs w:val="24"/>
        </w:rPr>
        <w:t xml:space="preserve">Mengapa Bahasa Inggris Menjadi Mata Pelajaran Wajib Di Indonesia. Tarbiyah bil Qalam: </w:t>
      </w:r>
      <w:r>
        <w:rPr>
          <w:color w:val="222222"/>
          <w:sz w:val="24"/>
          <w:szCs w:val="24"/>
        </w:rPr>
        <w:t xml:space="preserve">Jurnal Pendidikan Agama dan Sains, 6(2), 25-38. </w:t>
      </w:r>
    </w:p>
    <w:p w14:paraId="2BBD1BB2">
      <w:pPr>
        <w:pStyle w:val="66"/>
        <w:rPr>
          <w:color w:val="000000" w:themeColor="text1"/>
          <w:sz w:val="24"/>
          <w:szCs w:val="24"/>
          <w14:textFill>
            <w14:solidFill>
              <w14:schemeClr w14:val="tx1"/>
            </w14:solidFill>
          </w14:textFill>
        </w:rPr>
      </w:pPr>
    </w:p>
    <w:p w14:paraId="10DC3F54">
      <w:pPr>
        <w:pStyle w:val="66"/>
        <w:rPr>
          <w:sz w:val="24"/>
          <w:szCs w:val="24"/>
        </w:rPr>
      </w:pPr>
    </w:p>
    <w:p w14:paraId="6C762DD0">
      <w:pPr>
        <w:pStyle w:val="66"/>
        <w:rPr>
          <w:sz w:val="24"/>
          <w:szCs w:val="24"/>
        </w:rPr>
      </w:pPr>
    </w:p>
    <w:p w14:paraId="0CC87C87">
      <w:pPr>
        <w:pStyle w:val="66"/>
        <w:rPr>
          <w:sz w:val="24"/>
          <w:szCs w:val="24"/>
        </w:rPr>
      </w:pPr>
    </w:p>
    <w:p w14:paraId="025DF32E">
      <w:pPr>
        <w:pStyle w:val="66"/>
        <w:rPr>
          <w:sz w:val="24"/>
          <w:szCs w:val="24"/>
        </w:rPr>
      </w:pPr>
    </w:p>
    <w:p w14:paraId="14BA9C5B">
      <w:pPr>
        <w:pStyle w:val="66"/>
        <w:ind w:firstLine="0"/>
        <w:rPr>
          <w:sz w:val="24"/>
          <w:szCs w:val="24"/>
        </w:rPr>
      </w:pPr>
    </w:p>
    <w:sectPr>
      <w:type w:val="continuous"/>
      <w:pgSz w:w="11908" w:h="16840"/>
      <w:pgMar w:top="1701" w:right="1701" w:bottom="1701" w:left="1701" w:header="720" w:footer="720" w:gutter="0"/>
      <w:cols w:space="528"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othicinspire" w:date="2025-10-21T20:39:48Z" w:initials="">
    <w:p w14:paraId="56C27F8C">
      <w:pPr>
        <w:pStyle w:val="21"/>
        <w:rPr>
          <w:rFonts w:hint="default"/>
          <w:lang w:val="en-US"/>
        </w:rPr>
      </w:pPr>
      <w:r>
        <w:rPr>
          <w:rFonts w:hint="default"/>
          <w:lang w:val="en-US"/>
        </w:rPr>
        <w:t xml:space="preserve">This title is too wordy. </w:t>
      </w:r>
      <w:r>
        <w:rPr>
          <w:rFonts w:hint="default"/>
          <w:lang w:val="en-US"/>
        </w:rPr>
        <w:br w:type="textWrapping"/>
      </w:r>
      <w:r>
        <w:rPr>
          <w:rFonts w:hint="default"/>
          <w:lang w:val="en-US"/>
        </w:rPr>
        <w:t>It is suggested to refine the title to be “</w:t>
      </w:r>
      <w:r>
        <w:rPr>
          <w:rFonts w:hint="default"/>
        </w:rPr>
        <w:t>Cooperative Learning for Speaking Mastery: A Quasi-Experimental Study Using the Three-Step Interview</w:t>
      </w:r>
      <w:r>
        <w:rPr>
          <w:rFonts w:hint="default"/>
          <w:lang w:val="en-US"/>
        </w:rPr>
        <w:t>”</w:t>
      </w:r>
    </w:p>
  </w:comment>
  <w:comment w:id="1" w:author="gothicinspire" w:date="2025-10-21T20:47:21Z" w:initials="">
    <w:p w14:paraId="350C9670">
      <w:pPr>
        <w:pStyle w:val="21"/>
        <w:rPr>
          <w:rFonts w:hint="default"/>
          <w:lang w:val="en-US"/>
        </w:rPr>
      </w:pPr>
      <w:r>
        <w:rPr>
          <w:rFonts w:hint="default"/>
          <w:lang w:val="en-US"/>
        </w:rPr>
        <w:t xml:space="preserve">Add implication </w:t>
      </w:r>
    </w:p>
  </w:comment>
  <w:comment w:id="2" w:author="gothicinspire" w:date="2025-10-21T20:48:53Z" w:initials="">
    <w:p w14:paraId="79D79A20">
      <w:pPr>
        <w:pStyle w:val="21"/>
        <w:rPr>
          <w:rFonts w:hint="default"/>
          <w:lang w:val="en-US"/>
        </w:rPr>
      </w:pPr>
      <w:r>
        <w:rPr>
          <w:rFonts w:hint="default"/>
          <w:lang w:val="en-US"/>
        </w:rPr>
        <w:t>Add research procedures of experimental design you applied in this study.</w:t>
      </w:r>
    </w:p>
  </w:comment>
  <w:comment w:id="3" w:author="gothicinspire" w:date="2025-10-21T20:52:39Z" w:initials="">
    <w:p w14:paraId="7D850C24">
      <w:pPr>
        <w:pStyle w:val="21"/>
        <w:rPr>
          <w:rFonts w:hint="default"/>
          <w:lang w:val="en-US"/>
        </w:rPr>
      </w:pPr>
      <w:r>
        <w:rPr>
          <w:rFonts w:hint="default"/>
          <w:lang w:val="en-US"/>
        </w:rPr>
        <w:t>Elaborate more how did the students perform their speaking test? What speaking performance they did? How long they need to speak? How to score their speaking performance? What aspects being measured? Mention the source of rubric.</w:t>
      </w:r>
    </w:p>
  </w:comment>
  <w:comment w:id="4" w:author="gothicinspire" w:date="2025-10-21T21:18:50Z" w:initials="">
    <w:p w14:paraId="37BDC6D4">
      <w:pPr>
        <w:pStyle w:val="21"/>
        <w:rPr>
          <w:rFonts w:hint="default"/>
          <w:lang w:val="en-US"/>
        </w:rPr>
      </w:pPr>
      <w:r>
        <w:rPr>
          <w:rFonts w:hint="default"/>
          <w:lang w:val="en-US"/>
        </w:rPr>
        <w:t>Please reformat the table. Follow the journal’s template.</w:t>
      </w:r>
    </w:p>
  </w:comment>
  <w:comment w:id="5" w:author="gothicinspire" w:date="2025-10-21T21:20:48Z" w:initials="">
    <w:p w14:paraId="06A1779E">
      <w:pPr>
        <w:pStyle w:val="21"/>
        <w:rPr>
          <w:rFonts w:hint="default"/>
          <w:lang w:val="en-US"/>
        </w:rPr>
      </w:pPr>
      <w:r>
        <w:rPr>
          <w:rFonts w:hint="default"/>
          <w:lang w:val="en-US"/>
        </w:rPr>
        <w:t xml:space="preserve">Please follow the journal’s template. Revise the table format. </w:t>
      </w:r>
    </w:p>
  </w:comment>
  <w:comment w:id="6" w:author="gothicinspire" w:date="2025-10-21T21:32:21Z" w:initials="">
    <w:p w14:paraId="5FEB1240">
      <w:pPr>
        <w:pStyle w:val="21"/>
        <w:rPr>
          <w:rFonts w:hint="default"/>
          <w:lang w:val="en-US"/>
        </w:rPr>
      </w:pPr>
      <w:r>
        <w:rPr>
          <w:rFonts w:hint="default"/>
          <w:lang w:val="en-US"/>
        </w:rPr>
        <w:t xml:space="preserve">Please add the table of the normality test data. (Table 3). </w:t>
      </w:r>
    </w:p>
  </w:comment>
  <w:comment w:id="7" w:author="gothicinspire" w:date="2025-10-21T21:35:23Z" w:initials="">
    <w:p w14:paraId="24B865ED">
      <w:pPr>
        <w:pStyle w:val="21"/>
        <w:rPr>
          <w:rFonts w:hint="default"/>
          <w:lang w:val="en-US"/>
        </w:rPr>
      </w:pPr>
      <w:r>
        <w:rPr>
          <w:rFonts w:hint="default"/>
          <w:lang w:val="en-US"/>
        </w:rPr>
        <w:t>Please revise the table format. Follow the journal’s template.</w:t>
      </w:r>
    </w:p>
  </w:comment>
  <w:comment w:id="8" w:author="gothicinspire" w:date="2025-10-21T21:35:41Z" w:initials="">
    <w:p w14:paraId="2182EEF6">
      <w:pPr>
        <w:pStyle w:val="21"/>
        <w:rPr>
          <w:rFonts w:hint="default"/>
          <w:lang w:val="en-US"/>
        </w:rPr>
      </w:pPr>
      <w:r>
        <w:rPr>
          <w:rFonts w:hint="default"/>
          <w:lang w:val="en-US"/>
        </w:rPr>
        <w:t xml:space="preserve">Table </w:t>
      </w:r>
    </w:p>
  </w:comment>
  <w:comment w:id="9" w:author="gothicinspire" w:date="2025-10-21T21:53:51Z" w:initials="">
    <w:p w14:paraId="19A6801E">
      <w:pPr>
        <w:pStyle w:val="21"/>
        <w:rPr>
          <w:rFonts w:hint="default"/>
          <w:lang w:val="en-US"/>
        </w:rPr>
      </w:pPr>
      <w:r>
        <w:rPr>
          <w:rFonts w:hint="default"/>
          <w:lang w:val="en-US"/>
        </w:rPr>
        <w:t>Discuss the limitation of your study.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6C27F8C" w15:done="0"/>
  <w15:commentEx w15:paraId="350C9670" w15:done="0"/>
  <w15:commentEx w15:paraId="79D79A20" w15:done="0"/>
  <w15:commentEx w15:paraId="7D850C24" w15:done="0"/>
  <w15:commentEx w15:paraId="37BDC6D4" w15:done="0"/>
  <w15:commentEx w15:paraId="06A1779E" w15:done="0"/>
  <w15:commentEx w15:paraId="5FEB1240" w15:done="0"/>
  <w15:commentEx w15:paraId="24B865ED" w15:done="0"/>
  <w15:commentEx w15:paraId="2182EEF6" w15:done="0" w15:paraIdParent="24B865ED"/>
  <w15:commentEx w15:paraId="19A6801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8E532">
    <w:pPr>
      <w:pStyle w:val="25"/>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r>
      <w:rPr>
        <w:rFonts w:ascii="Times New Roman" w:hAnsi="Times New Roman"/>
        <w:lang w:val="id-ID"/>
      </w:rPr>
      <w:tab/>
    </w:r>
  </w:p>
  <w:p w14:paraId="324BFECE">
    <w:pPr>
      <w:pStyle w:val="25"/>
      <w:tabs>
        <w:tab w:val="right" w:pos="8505"/>
      </w:tabs>
      <w:rPr>
        <w:rFonts w:ascii="Calibri" w:hAnsi="Calibri" w:cs="Calibri"/>
        <w:lang w:val="id-ID"/>
      </w:rPr>
    </w:pPr>
    <w:r>
      <w:rPr>
        <w:lang w:val="id-ID" w:eastAsia="id-ID"/>
      </w:rPr>
      <mc:AlternateContent>
        <mc:Choice Requires="wps">
          <w:drawing>
            <wp:anchor distT="0" distB="0" distL="114300" distR="114300" simplePos="0" relativeHeight="251660288"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0288;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othicinspire">
    <w15:presenceInfo w15:providerId="WPS Office" w15:userId="3435338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trackRevisions w:val="1"/>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55654"/>
    <w:rsid w:val="000D7C53"/>
    <w:rsid w:val="000F3E94"/>
    <w:rsid w:val="001174A6"/>
    <w:rsid w:val="001337AC"/>
    <w:rsid w:val="00146FDE"/>
    <w:rsid w:val="00161925"/>
    <w:rsid w:val="001F49FA"/>
    <w:rsid w:val="002148CD"/>
    <w:rsid w:val="00214FF2"/>
    <w:rsid w:val="00234A7E"/>
    <w:rsid w:val="002476E3"/>
    <w:rsid w:val="0034582D"/>
    <w:rsid w:val="00362B06"/>
    <w:rsid w:val="00397A52"/>
    <w:rsid w:val="003F7A9E"/>
    <w:rsid w:val="00443488"/>
    <w:rsid w:val="00462988"/>
    <w:rsid w:val="00475E20"/>
    <w:rsid w:val="0047756A"/>
    <w:rsid w:val="004A0A1D"/>
    <w:rsid w:val="004B50F8"/>
    <w:rsid w:val="004C2C52"/>
    <w:rsid w:val="004E24DE"/>
    <w:rsid w:val="00502F05"/>
    <w:rsid w:val="005167E7"/>
    <w:rsid w:val="0052008B"/>
    <w:rsid w:val="00522D64"/>
    <w:rsid w:val="00585E73"/>
    <w:rsid w:val="00594560"/>
    <w:rsid w:val="005E1B2B"/>
    <w:rsid w:val="006251A3"/>
    <w:rsid w:val="00673E74"/>
    <w:rsid w:val="0070516B"/>
    <w:rsid w:val="007077DF"/>
    <w:rsid w:val="00730E3E"/>
    <w:rsid w:val="007473B2"/>
    <w:rsid w:val="00751B4A"/>
    <w:rsid w:val="007526CD"/>
    <w:rsid w:val="00760985"/>
    <w:rsid w:val="00763467"/>
    <w:rsid w:val="00794DCB"/>
    <w:rsid w:val="007A092F"/>
    <w:rsid w:val="007A3AFF"/>
    <w:rsid w:val="008042D6"/>
    <w:rsid w:val="00821842"/>
    <w:rsid w:val="008247A0"/>
    <w:rsid w:val="00885B4C"/>
    <w:rsid w:val="0089752F"/>
    <w:rsid w:val="008B13EE"/>
    <w:rsid w:val="008E1F35"/>
    <w:rsid w:val="00905905"/>
    <w:rsid w:val="009309B8"/>
    <w:rsid w:val="00937F11"/>
    <w:rsid w:val="009406C4"/>
    <w:rsid w:val="009A2257"/>
    <w:rsid w:val="009D2612"/>
    <w:rsid w:val="009E6F2A"/>
    <w:rsid w:val="00A0331E"/>
    <w:rsid w:val="00A0557E"/>
    <w:rsid w:val="00A21B66"/>
    <w:rsid w:val="00AF0FC7"/>
    <w:rsid w:val="00B25813"/>
    <w:rsid w:val="00B52B54"/>
    <w:rsid w:val="00B8659F"/>
    <w:rsid w:val="00B943B7"/>
    <w:rsid w:val="00BB7580"/>
    <w:rsid w:val="00BF3A04"/>
    <w:rsid w:val="00C85F9A"/>
    <w:rsid w:val="00CD7A62"/>
    <w:rsid w:val="00CE64D6"/>
    <w:rsid w:val="00CF76AC"/>
    <w:rsid w:val="00D003BB"/>
    <w:rsid w:val="00D02066"/>
    <w:rsid w:val="00DA03ED"/>
    <w:rsid w:val="00DA11C1"/>
    <w:rsid w:val="00DB23B3"/>
    <w:rsid w:val="00DD1135"/>
    <w:rsid w:val="00DF4413"/>
    <w:rsid w:val="00E101D2"/>
    <w:rsid w:val="00E2029E"/>
    <w:rsid w:val="00E23CC4"/>
    <w:rsid w:val="00E351FF"/>
    <w:rsid w:val="00E43E26"/>
    <w:rsid w:val="00E859C9"/>
    <w:rsid w:val="00F367FE"/>
    <w:rsid w:val="00F518F7"/>
    <w:rsid w:val="00F54814"/>
    <w:rsid w:val="00F658B4"/>
    <w:rsid w:val="00FA4CAC"/>
    <w:rsid w:val="00FB47D6"/>
    <w:rsid w:val="02923A5A"/>
    <w:rsid w:val="1E226347"/>
    <w:rsid w:val="702F4FC7"/>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semiHidden="0"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HAnsi"/>
      <w:sz w:val="22"/>
      <w:szCs w:val="22"/>
      <w:lang w:val="id-ID" w:eastAsia="en-US" w:bidi="ar-SA"/>
    </w:rPr>
  </w:style>
  <w:style w:type="paragraph" w:styleId="2">
    <w:name w:val="heading 1"/>
    <w:basedOn w:val="1"/>
    <w:next w:val="1"/>
    <w:link w:val="38"/>
    <w:qFormat/>
    <w:uiPriority w:val="0"/>
    <w:pPr>
      <w:keepNext/>
      <w:ind w:left="1800" w:hanging="1800"/>
      <w:jc w:val="both"/>
      <w:outlineLvl w:val="0"/>
    </w:pPr>
    <w:rPr>
      <w:rFonts w:ascii="Tahoma" w:hAnsi="Tahoma" w:eastAsia="Times New Roman"/>
      <w:b/>
      <w:sz w:val="24"/>
      <w:szCs w:val="24"/>
      <w:lang w:val="sv-SE"/>
    </w:rPr>
  </w:style>
  <w:style w:type="paragraph" w:styleId="3">
    <w:name w:val="heading 2"/>
    <w:basedOn w:val="1"/>
    <w:next w:val="1"/>
    <w:link w:val="39"/>
    <w:qFormat/>
    <w:uiPriority w:val="0"/>
    <w:pPr>
      <w:keepNext/>
      <w:spacing w:line="360" w:lineRule="auto"/>
      <w:ind w:left="810"/>
      <w:jc w:val="both"/>
      <w:outlineLvl w:val="1"/>
    </w:pPr>
    <w:rPr>
      <w:rFonts w:eastAsia="Times New Roman"/>
      <w:sz w:val="24"/>
      <w:szCs w:val="20"/>
      <w:lang w:val="en-US"/>
    </w:rPr>
  </w:style>
  <w:style w:type="paragraph" w:styleId="4">
    <w:name w:val="heading 3"/>
    <w:basedOn w:val="1"/>
    <w:next w:val="1"/>
    <w:link w:val="40"/>
    <w:qFormat/>
    <w:uiPriority w:val="0"/>
    <w:pPr>
      <w:keepNext/>
      <w:jc w:val="center"/>
      <w:outlineLvl w:val="2"/>
    </w:pPr>
    <w:rPr>
      <w:rFonts w:eastAsia="Times New Roman"/>
      <w:b/>
      <w:sz w:val="24"/>
      <w:szCs w:val="20"/>
      <w:lang w:val="en-US"/>
    </w:rPr>
  </w:style>
  <w:style w:type="paragraph" w:styleId="5">
    <w:name w:val="heading 4"/>
    <w:basedOn w:val="1"/>
    <w:next w:val="1"/>
    <w:link w:val="41"/>
    <w:qFormat/>
    <w:uiPriority w:val="0"/>
    <w:pPr>
      <w:keepNext/>
      <w:spacing w:line="360" w:lineRule="auto"/>
      <w:ind w:firstLine="540"/>
      <w:jc w:val="both"/>
      <w:outlineLvl w:val="3"/>
    </w:pPr>
    <w:rPr>
      <w:rFonts w:eastAsia="Times New Roman"/>
      <w:sz w:val="24"/>
      <w:szCs w:val="20"/>
      <w:lang w:val="en-US"/>
    </w:rPr>
  </w:style>
  <w:style w:type="paragraph" w:styleId="6">
    <w:name w:val="heading 5"/>
    <w:basedOn w:val="1"/>
    <w:next w:val="1"/>
    <w:link w:val="42"/>
    <w:qFormat/>
    <w:uiPriority w:val="0"/>
    <w:pPr>
      <w:keepNext/>
      <w:jc w:val="both"/>
      <w:outlineLvl w:val="4"/>
    </w:pPr>
    <w:rPr>
      <w:rFonts w:ascii="Tahoma" w:hAnsi="Tahoma" w:eastAsia="Times New Roman"/>
      <w:b/>
      <w:sz w:val="28"/>
      <w:szCs w:val="20"/>
      <w:lang w:val="en-US"/>
    </w:rPr>
  </w:style>
  <w:style w:type="paragraph" w:styleId="7">
    <w:name w:val="heading 6"/>
    <w:basedOn w:val="1"/>
    <w:next w:val="1"/>
    <w:link w:val="43"/>
    <w:qFormat/>
    <w:uiPriority w:val="0"/>
    <w:pPr>
      <w:keepNext/>
      <w:spacing w:line="360" w:lineRule="auto"/>
      <w:jc w:val="center"/>
      <w:outlineLvl w:val="5"/>
    </w:pPr>
    <w:rPr>
      <w:rFonts w:eastAsia="Times New Roman"/>
      <w:sz w:val="24"/>
      <w:szCs w:val="20"/>
      <w:lang w:val="en-US"/>
    </w:rPr>
  </w:style>
  <w:style w:type="paragraph" w:styleId="8">
    <w:name w:val="heading 7"/>
    <w:basedOn w:val="1"/>
    <w:next w:val="1"/>
    <w:link w:val="44"/>
    <w:qFormat/>
    <w:uiPriority w:val="0"/>
    <w:pPr>
      <w:keepNext/>
      <w:ind w:right="39" w:hanging="18"/>
      <w:jc w:val="center"/>
      <w:outlineLvl w:val="6"/>
    </w:pPr>
    <w:rPr>
      <w:rFonts w:eastAsia="Times New Roman"/>
      <w:sz w:val="24"/>
      <w:szCs w:val="20"/>
      <w:lang w:val="en-US"/>
    </w:rPr>
  </w:style>
  <w:style w:type="paragraph" w:styleId="9">
    <w:name w:val="heading 8"/>
    <w:basedOn w:val="1"/>
    <w:next w:val="1"/>
    <w:link w:val="45"/>
    <w:qFormat/>
    <w:uiPriority w:val="0"/>
    <w:pPr>
      <w:keepNext/>
      <w:spacing w:line="360" w:lineRule="auto"/>
      <w:jc w:val="center"/>
      <w:outlineLvl w:val="7"/>
    </w:pPr>
    <w:rPr>
      <w:rFonts w:eastAsia="Times New Roman"/>
      <w:b/>
      <w:sz w:val="24"/>
      <w:szCs w:val="20"/>
      <w:u w:val="single"/>
      <w:lang w:val="en-US"/>
    </w:rPr>
  </w:style>
  <w:style w:type="paragraph" w:styleId="10">
    <w:name w:val="heading 9"/>
    <w:basedOn w:val="1"/>
    <w:next w:val="1"/>
    <w:link w:val="46"/>
    <w:qFormat/>
    <w:uiPriority w:val="0"/>
    <w:pPr>
      <w:keepNext/>
      <w:spacing w:line="360" w:lineRule="auto"/>
      <w:ind w:left="360" w:hanging="360"/>
      <w:jc w:val="both"/>
      <w:outlineLvl w:val="8"/>
    </w:pPr>
    <w:rPr>
      <w:rFonts w:eastAsia="Times New Roman"/>
      <w:b/>
      <w:bCs/>
      <w:sz w:val="24"/>
      <w:szCs w:val="20"/>
      <w:lang w:val="en-US"/>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7"/>
    <w:unhideWhenUsed/>
    <w:uiPriority w:val="0"/>
    <w:rPr>
      <w:rFonts w:ascii="Tahoma" w:hAnsi="Tahoma" w:cs="Tahoma"/>
      <w:sz w:val="16"/>
      <w:szCs w:val="16"/>
    </w:rPr>
  </w:style>
  <w:style w:type="paragraph" w:styleId="14">
    <w:name w:val="Body Text"/>
    <w:basedOn w:val="1"/>
    <w:link w:val="50"/>
    <w:qFormat/>
    <w:uiPriority w:val="0"/>
    <w:pPr>
      <w:spacing w:line="360" w:lineRule="auto"/>
      <w:jc w:val="both"/>
    </w:pPr>
    <w:rPr>
      <w:rFonts w:eastAsia="Times New Roman"/>
      <w:sz w:val="24"/>
      <w:szCs w:val="20"/>
      <w:lang w:val="en-US"/>
    </w:rPr>
  </w:style>
  <w:style w:type="paragraph" w:styleId="15">
    <w:name w:val="Body Text 2"/>
    <w:basedOn w:val="1"/>
    <w:link w:val="53"/>
    <w:uiPriority w:val="0"/>
    <w:pPr>
      <w:spacing w:line="360" w:lineRule="auto"/>
      <w:ind w:left="540" w:hanging="540"/>
      <w:jc w:val="both"/>
    </w:pPr>
    <w:rPr>
      <w:rFonts w:eastAsia="Times New Roman"/>
      <w:sz w:val="24"/>
      <w:szCs w:val="20"/>
      <w:lang w:val="en-US"/>
    </w:rPr>
  </w:style>
  <w:style w:type="paragraph" w:styleId="16">
    <w:name w:val="Body Text 3"/>
    <w:basedOn w:val="1"/>
    <w:link w:val="54"/>
    <w:uiPriority w:val="0"/>
    <w:pPr>
      <w:spacing w:line="360" w:lineRule="auto"/>
      <w:jc w:val="both"/>
    </w:pPr>
    <w:rPr>
      <w:rFonts w:eastAsia="Times New Roman"/>
      <w:sz w:val="24"/>
      <w:szCs w:val="20"/>
      <w:lang w:val="en-US"/>
    </w:rPr>
  </w:style>
  <w:style w:type="paragraph" w:styleId="17">
    <w:name w:val="Body Text Indent"/>
    <w:basedOn w:val="1"/>
    <w:link w:val="51"/>
    <w:uiPriority w:val="0"/>
    <w:pPr>
      <w:spacing w:line="360" w:lineRule="auto"/>
      <w:ind w:left="810"/>
      <w:jc w:val="both"/>
    </w:pPr>
    <w:rPr>
      <w:rFonts w:eastAsia="Times New Roman"/>
      <w:sz w:val="24"/>
      <w:szCs w:val="20"/>
      <w:lang w:val="en-US"/>
    </w:rPr>
  </w:style>
  <w:style w:type="paragraph" w:styleId="18">
    <w:name w:val="Body Text Indent 2"/>
    <w:basedOn w:val="1"/>
    <w:link w:val="55"/>
    <w:uiPriority w:val="0"/>
    <w:pPr>
      <w:spacing w:line="360" w:lineRule="auto"/>
      <w:ind w:left="720"/>
      <w:jc w:val="both"/>
    </w:pPr>
    <w:rPr>
      <w:rFonts w:eastAsia="Times New Roman"/>
      <w:sz w:val="24"/>
      <w:szCs w:val="20"/>
      <w:lang w:val="en-US"/>
    </w:rPr>
  </w:style>
  <w:style w:type="paragraph" w:styleId="19">
    <w:name w:val="Body Text Indent 3"/>
    <w:basedOn w:val="1"/>
    <w:link w:val="56"/>
    <w:uiPriority w:val="0"/>
    <w:pPr>
      <w:spacing w:line="360" w:lineRule="auto"/>
      <w:ind w:left="450" w:hanging="450"/>
      <w:jc w:val="both"/>
    </w:pPr>
    <w:rPr>
      <w:rFonts w:eastAsia="Times New Roman"/>
      <w:sz w:val="24"/>
      <w:szCs w:val="20"/>
      <w:lang w:val="en-US"/>
    </w:rPr>
  </w:style>
  <w:style w:type="character" w:styleId="20">
    <w:name w:val="annotation reference"/>
    <w:basedOn w:val="11"/>
    <w:qFormat/>
    <w:uiPriority w:val="99"/>
    <w:rPr>
      <w:rFonts w:cs="Times New Roman"/>
      <w:sz w:val="16"/>
      <w:szCs w:val="16"/>
    </w:rPr>
  </w:style>
  <w:style w:type="paragraph" w:styleId="21">
    <w:name w:val="annotation text"/>
    <w:basedOn w:val="1"/>
    <w:link w:val="78"/>
    <w:qFormat/>
    <w:uiPriority w:val="99"/>
    <w:rPr>
      <w:rFonts w:ascii="Times New Roman" w:hAnsi="Times New Roman" w:eastAsia="Times New Roman"/>
      <w:sz w:val="20"/>
      <w:szCs w:val="20"/>
      <w:lang w:val="en-US"/>
    </w:rPr>
  </w:style>
  <w:style w:type="paragraph" w:styleId="22">
    <w:name w:val="annotation subject"/>
    <w:basedOn w:val="21"/>
    <w:next w:val="21"/>
    <w:link w:val="80"/>
    <w:semiHidden/>
    <w:unhideWhenUsed/>
    <w:qFormat/>
    <w:uiPriority w:val="99"/>
    <w:rPr>
      <w:rFonts w:ascii="Arial" w:hAnsi="Arial" w:eastAsiaTheme="minorHAnsi"/>
      <w:b/>
      <w:bCs/>
      <w:lang w:val="id-ID"/>
    </w:rPr>
  </w:style>
  <w:style w:type="character" w:styleId="23">
    <w:name w:val="FollowedHyperlink"/>
    <w:basedOn w:val="11"/>
    <w:semiHidden/>
    <w:unhideWhenUsed/>
    <w:uiPriority w:val="99"/>
    <w:rPr>
      <w:color w:val="954F72" w:themeColor="followedHyperlink"/>
      <w:u w:val="single"/>
      <w14:textFill>
        <w14:solidFill>
          <w14:schemeClr w14:val="folHlink"/>
        </w14:solidFill>
      </w14:textFill>
    </w:rPr>
  </w:style>
  <w:style w:type="paragraph" w:styleId="24">
    <w:name w:val="footer"/>
    <w:basedOn w:val="1"/>
    <w:link w:val="48"/>
    <w:uiPriority w:val="99"/>
    <w:pPr>
      <w:tabs>
        <w:tab w:val="center" w:pos="4320"/>
        <w:tab w:val="right" w:pos="8640"/>
      </w:tabs>
      <w:jc w:val="both"/>
    </w:pPr>
    <w:rPr>
      <w:rFonts w:eastAsia="Times New Roman"/>
      <w:szCs w:val="20"/>
      <w:lang w:val="en-US"/>
    </w:rPr>
  </w:style>
  <w:style w:type="paragraph" w:styleId="25">
    <w:name w:val="header"/>
    <w:basedOn w:val="1"/>
    <w:link w:val="47"/>
    <w:uiPriority w:val="99"/>
    <w:pPr>
      <w:tabs>
        <w:tab w:val="center" w:pos="4320"/>
        <w:tab w:val="right" w:pos="8640"/>
      </w:tabs>
      <w:jc w:val="both"/>
    </w:pPr>
    <w:rPr>
      <w:rFonts w:eastAsia="Times New Roman"/>
      <w:szCs w:val="20"/>
      <w:lang w:val="en-US"/>
    </w:rPr>
  </w:style>
  <w:style w:type="character" w:styleId="26">
    <w:name w:val="Hyperlink"/>
    <w:qFormat/>
    <w:uiPriority w:val="99"/>
    <w:rPr>
      <w:color w:val="0000FF"/>
      <w:u w:val="single"/>
    </w:rPr>
  </w:style>
  <w:style w:type="paragraph" w:styleId="27">
    <w:name w:val="Normal (Web)"/>
    <w:basedOn w:val="1"/>
    <w:semiHidden/>
    <w:unhideWhenUsed/>
    <w:qFormat/>
    <w:uiPriority w:val="99"/>
    <w:pPr>
      <w:spacing w:before="100" w:beforeAutospacing="1" w:after="100" w:afterAutospacing="1"/>
    </w:pPr>
    <w:rPr>
      <w:rFonts w:ascii="Times New Roman" w:hAnsi="Times New Roman" w:eastAsiaTheme="minorEastAsia"/>
      <w:sz w:val="24"/>
      <w:szCs w:val="24"/>
      <w:lang w:eastAsia="id-ID"/>
    </w:rPr>
  </w:style>
  <w:style w:type="character" w:styleId="28">
    <w:name w:val="page number"/>
    <w:basedOn w:val="11"/>
    <w:qFormat/>
    <w:uiPriority w:val="99"/>
  </w:style>
  <w:style w:type="paragraph" w:styleId="29">
    <w:name w:val="Subtitle"/>
    <w:basedOn w:val="1"/>
    <w:next w:val="1"/>
    <w:link w:val="52"/>
    <w:qFormat/>
    <w:uiPriority w:val="11"/>
    <w:pPr>
      <w:spacing w:after="200" w:line="276" w:lineRule="auto"/>
    </w:pPr>
    <w:rPr>
      <w:rFonts w:ascii="Cambria" w:hAnsi="Cambria" w:eastAsia="Times New Roman"/>
      <w:i/>
      <w:iCs/>
      <w:color w:val="4F81BD"/>
      <w:spacing w:val="15"/>
      <w:sz w:val="24"/>
      <w:szCs w:val="24"/>
      <w:lang w:val="en-US" w:eastAsia="ja-JP"/>
    </w:rPr>
  </w:style>
  <w:style w:type="table" w:styleId="30">
    <w:name w:val="Table Grid"/>
    <w:basedOn w:val="12"/>
    <w:uiPriority w:val="59"/>
    <w:rPr>
      <w:rFonts w:ascii="Calibri" w:hAnsi="Calibri" w:eastAsia="Calibri"/>
      <w:sz w:val="20"/>
      <w:szCs w:val="20"/>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31">
    <w:name w:val="Title"/>
    <w:basedOn w:val="1"/>
    <w:link w:val="49"/>
    <w:qFormat/>
    <w:uiPriority w:val="10"/>
    <w:pPr>
      <w:jc w:val="center"/>
    </w:pPr>
    <w:rPr>
      <w:rFonts w:eastAsia="Times New Roman"/>
      <w:b/>
      <w:sz w:val="26"/>
      <w:szCs w:val="20"/>
      <w:lang w:val="en-US"/>
    </w:rPr>
  </w:style>
  <w:style w:type="paragraph" w:styleId="32">
    <w:name w:val="toc 1"/>
    <w:basedOn w:val="1"/>
    <w:next w:val="1"/>
    <w:uiPriority w:val="39"/>
    <w:pPr>
      <w:tabs>
        <w:tab w:val="right" w:leader="underscore" w:pos="13944"/>
      </w:tabs>
      <w:spacing w:before="120"/>
    </w:pPr>
    <w:rPr>
      <w:rFonts w:eastAsia="Times New Roman"/>
      <w:bCs/>
      <w:iCs/>
      <w:sz w:val="24"/>
      <w:szCs w:val="28"/>
      <w:lang w:val="en-US"/>
    </w:rPr>
  </w:style>
  <w:style w:type="paragraph" w:styleId="33">
    <w:name w:val="toc 2"/>
    <w:basedOn w:val="1"/>
    <w:next w:val="1"/>
    <w:autoRedefine/>
    <w:uiPriority w:val="0"/>
    <w:pPr>
      <w:tabs>
        <w:tab w:val="right" w:leader="underscore" w:pos="13944"/>
      </w:tabs>
      <w:spacing w:before="120"/>
      <w:ind w:left="200"/>
    </w:pPr>
    <w:rPr>
      <w:rFonts w:eastAsia="Times New Roman" w:cs="Arial"/>
      <w:b/>
      <w:sz w:val="20"/>
      <w:szCs w:val="26"/>
      <w:lang w:val="en-US"/>
    </w:rPr>
  </w:style>
  <w:style w:type="table" w:styleId="34">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paragraph" w:customStyle="1" w:styleId="35">
    <w:name w:val="Default"/>
    <w:qFormat/>
    <w:uiPriority w:val="0"/>
    <w:pPr>
      <w:autoSpaceDE w:val="0"/>
      <w:autoSpaceDN w:val="0"/>
      <w:adjustRightInd w:val="0"/>
    </w:pPr>
    <w:rPr>
      <w:rFonts w:ascii="Arial" w:hAnsi="Arial" w:eastAsia="Calibri" w:cs="Arial"/>
      <w:color w:val="000000"/>
      <w:sz w:val="24"/>
      <w:szCs w:val="24"/>
      <w:lang w:val="id-ID" w:eastAsia="en-US" w:bidi="ar-SA"/>
    </w:rPr>
  </w:style>
  <w:style w:type="paragraph" w:customStyle="1" w:styleId="36">
    <w:name w:val="yiv1632080103msonormal"/>
    <w:basedOn w:val="1"/>
    <w:uiPriority w:val="0"/>
    <w:pPr>
      <w:spacing w:before="100" w:beforeAutospacing="1" w:after="100" w:afterAutospacing="1"/>
    </w:pPr>
    <w:rPr>
      <w:rFonts w:ascii="Times New Roman" w:hAnsi="Times New Roman" w:eastAsia="Times New Roman"/>
      <w:sz w:val="24"/>
      <w:szCs w:val="24"/>
      <w:lang w:val="en-US"/>
    </w:rPr>
  </w:style>
  <w:style w:type="character" w:customStyle="1" w:styleId="37">
    <w:name w:val="st"/>
    <w:basedOn w:val="11"/>
    <w:qFormat/>
    <w:uiPriority w:val="0"/>
  </w:style>
  <w:style w:type="character" w:customStyle="1" w:styleId="38">
    <w:name w:val="Heading 1 Char"/>
    <w:link w:val="2"/>
    <w:qFormat/>
    <w:uiPriority w:val="0"/>
    <w:rPr>
      <w:rFonts w:ascii="Tahoma" w:hAnsi="Tahoma" w:eastAsia="Times New Roman" w:cs="Times New Roman"/>
      <w:b/>
      <w:sz w:val="24"/>
      <w:szCs w:val="24"/>
      <w:lang w:val="sv-SE"/>
    </w:rPr>
  </w:style>
  <w:style w:type="character" w:customStyle="1" w:styleId="39">
    <w:name w:val="Heading 2 Char"/>
    <w:link w:val="3"/>
    <w:qFormat/>
    <w:uiPriority w:val="0"/>
    <w:rPr>
      <w:rFonts w:ascii="Arial" w:hAnsi="Arial" w:eastAsia="Times New Roman" w:cs="Times New Roman"/>
      <w:sz w:val="24"/>
      <w:szCs w:val="20"/>
      <w:lang w:val="en-US"/>
    </w:rPr>
  </w:style>
  <w:style w:type="character" w:customStyle="1" w:styleId="40">
    <w:name w:val="Heading 3 Char"/>
    <w:link w:val="4"/>
    <w:qFormat/>
    <w:uiPriority w:val="0"/>
    <w:rPr>
      <w:rFonts w:ascii="Arial" w:hAnsi="Arial" w:eastAsia="Times New Roman" w:cs="Times New Roman"/>
      <w:b/>
      <w:sz w:val="24"/>
      <w:szCs w:val="20"/>
      <w:lang w:val="en-US"/>
    </w:rPr>
  </w:style>
  <w:style w:type="character" w:customStyle="1" w:styleId="41">
    <w:name w:val="Heading 4 Char"/>
    <w:link w:val="5"/>
    <w:qFormat/>
    <w:uiPriority w:val="0"/>
    <w:rPr>
      <w:rFonts w:ascii="Arial" w:hAnsi="Arial" w:eastAsia="Times New Roman" w:cs="Times New Roman"/>
      <w:sz w:val="24"/>
      <w:szCs w:val="20"/>
      <w:lang w:val="en-US"/>
    </w:rPr>
  </w:style>
  <w:style w:type="character" w:customStyle="1" w:styleId="42">
    <w:name w:val="Heading 5 Char"/>
    <w:link w:val="6"/>
    <w:uiPriority w:val="0"/>
    <w:rPr>
      <w:rFonts w:ascii="Tahoma" w:hAnsi="Tahoma" w:eastAsia="Times New Roman" w:cs="Times New Roman"/>
      <w:b/>
      <w:sz w:val="28"/>
      <w:szCs w:val="20"/>
      <w:lang w:val="en-US"/>
    </w:rPr>
  </w:style>
  <w:style w:type="character" w:customStyle="1" w:styleId="43">
    <w:name w:val="Heading 6 Char"/>
    <w:link w:val="7"/>
    <w:qFormat/>
    <w:uiPriority w:val="0"/>
    <w:rPr>
      <w:rFonts w:ascii="Arial" w:hAnsi="Arial" w:eastAsia="Times New Roman" w:cs="Times New Roman"/>
      <w:sz w:val="24"/>
      <w:szCs w:val="20"/>
      <w:lang w:val="en-US"/>
    </w:rPr>
  </w:style>
  <w:style w:type="character" w:customStyle="1" w:styleId="44">
    <w:name w:val="Heading 7 Char"/>
    <w:link w:val="8"/>
    <w:uiPriority w:val="0"/>
    <w:rPr>
      <w:rFonts w:ascii="Arial" w:hAnsi="Arial" w:eastAsia="Times New Roman" w:cs="Times New Roman"/>
      <w:sz w:val="24"/>
      <w:szCs w:val="20"/>
      <w:lang w:val="en-US"/>
    </w:rPr>
  </w:style>
  <w:style w:type="character" w:customStyle="1" w:styleId="45">
    <w:name w:val="Heading 8 Char"/>
    <w:link w:val="9"/>
    <w:uiPriority w:val="0"/>
    <w:rPr>
      <w:rFonts w:ascii="Arial" w:hAnsi="Arial" w:eastAsia="Times New Roman" w:cs="Times New Roman"/>
      <w:b/>
      <w:sz w:val="24"/>
      <w:szCs w:val="20"/>
      <w:u w:val="single"/>
      <w:lang w:val="en-US"/>
    </w:rPr>
  </w:style>
  <w:style w:type="character" w:customStyle="1" w:styleId="46">
    <w:name w:val="Heading 9 Char"/>
    <w:link w:val="10"/>
    <w:uiPriority w:val="0"/>
    <w:rPr>
      <w:rFonts w:ascii="Arial" w:hAnsi="Arial" w:eastAsia="Times New Roman" w:cs="Times New Roman"/>
      <w:b/>
      <w:bCs/>
      <w:sz w:val="24"/>
      <w:szCs w:val="20"/>
      <w:lang w:val="en-US"/>
    </w:rPr>
  </w:style>
  <w:style w:type="character" w:customStyle="1" w:styleId="47">
    <w:name w:val="Header Char"/>
    <w:link w:val="25"/>
    <w:uiPriority w:val="99"/>
    <w:rPr>
      <w:rFonts w:ascii="Arial" w:hAnsi="Arial" w:eastAsia="Times New Roman" w:cs="Times New Roman"/>
      <w:szCs w:val="20"/>
      <w:lang w:val="en-US"/>
    </w:rPr>
  </w:style>
  <w:style w:type="character" w:customStyle="1" w:styleId="48">
    <w:name w:val="Footer Char"/>
    <w:link w:val="24"/>
    <w:qFormat/>
    <w:uiPriority w:val="99"/>
    <w:rPr>
      <w:rFonts w:ascii="Arial" w:hAnsi="Arial" w:eastAsia="Times New Roman" w:cs="Times New Roman"/>
      <w:szCs w:val="20"/>
      <w:lang w:val="en-US"/>
    </w:rPr>
  </w:style>
  <w:style w:type="character" w:customStyle="1" w:styleId="49">
    <w:name w:val="Title Char"/>
    <w:link w:val="31"/>
    <w:qFormat/>
    <w:uiPriority w:val="10"/>
    <w:rPr>
      <w:rFonts w:ascii="Arial" w:hAnsi="Arial" w:eastAsia="Times New Roman" w:cs="Times New Roman"/>
      <w:b/>
      <w:sz w:val="26"/>
      <w:szCs w:val="20"/>
      <w:lang w:val="en-US"/>
    </w:rPr>
  </w:style>
  <w:style w:type="character" w:customStyle="1" w:styleId="50">
    <w:name w:val="Body Text Char"/>
    <w:link w:val="14"/>
    <w:uiPriority w:val="0"/>
    <w:rPr>
      <w:rFonts w:ascii="Arial" w:hAnsi="Arial" w:eastAsia="Times New Roman" w:cs="Times New Roman"/>
      <w:sz w:val="24"/>
      <w:szCs w:val="20"/>
      <w:lang w:val="en-US"/>
    </w:rPr>
  </w:style>
  <w:style w:type="character" w:customStyle="1" w:styleId="51">
    <w:name w:val="Body Text Indent Char"/>
    <w:link w:val="17"/>
    <w:qFormat/>
    <w:uiPriority w:val="0"/>
    <w:rPr>
      <w:rFonts w:ascii="Arial" w:hAnsi="Arial" w:eastAsia="Times New Roman" w:cs="Times New Roman"/>
      <w:sz w:val="24"/>
      <w:szCs w:val="20"/>
      <w:lang w:val="en-US"/>
    </w:rPr>
  </w:style>
  <w:style w:type="character" w:customStyle="1" w:styleId="52">
    <w:name w:val="Subtitle Char"/>
    <w:link w:val="29"/>
    <w:uiPriority w:val="11"/>
    <w:rPr>
      <w:rFonts w:ascii="Cambria" w:hAnsi="Cambria" w:eastAsia="Times New Roman" w:cs="Times New Roman"/>
      <w:i/>
      <w:iCs/>
      <w:color w:val="4F81BD"/>
      <w:spacing w:val="15"/>
      <w:sz w:val="24"/>
      <w:szCs w:val="24"/>
      <w:lang w:val="en-US" w:eastAsia="ja-JP"/>
    </w:rPr>
  </w:style>
  <w:style w:type="character" w:customStyle="1" w:styleId="53">
    <w:name w:val="Body Text 2 Char"/>
    <w:link w:val="15"/>
    <w:uiPriority w:val="0"/>
    <w:rPr>
      <w:rFonts w:ascii="Arial" w:hAnsi="Arial" w:eastAsia="Times New Roman" w:cs="Times New Roman"/>
      <w:sz w:val="24"/>
      <w:szCs w:val="20"/>
      <w:lang w:val="en-US"/>
    </w:rPr>
  </w:style>
  <w:style w:type="character" w:customStyle="1" w:styleId="54">
    <w:name w:val="Body Text 3 Char"/>
    <w:link w:val="16"/>
    <w:qFormat/>
    <w:uiPriority w:val="0"/>
    <w:rPr>
      <w:rFonts w:ascii="Arial" w:hAnsi="Arial" w:eastAsia="Times New Roman" w:cs="Times New Roman"/>
      <w:sz w:val="24"/>
      <w:szCs w:val="20"/>
      <w:lang w:val="en-US"/>
    </w:rPr>
  </w:style>
  <w:style w:type="character" w:customStyle="1" w:styleId="55">
    <w:name w:val="Body Text Indent 2 Char"/>
    <w:link w:val="18"/>
    <w:qFormat/>
    <w:uiPriority w:val="0"/>
    <w:rPr>
      <w:rFonts w:ascii="Arial" w:hAnsi="Arial" w:eastAsia="Times New Roman" w:cs="Times New Roman"/>
      <w:sz w:val="24"/>
      <w:szCs w:val="20"/>
      <w:lang w:val="en-US"/>
    </w:rPr>
  </w:style>
  <w:style w:type="character" w:customStyle="1" w:styleId="56">
    <w:name w:val="Body Text Indent 3 Char"/>
    <w:link w:val="19"/>
    <w:qFormat/>
    <w:uiPriority w:val="0"/>
    <w:rPr>
      <w:rFonts w:ascii="Arial" w:hAnsi="Arial" w:eastAsia="Times New Roman" w:cs="Times New Roman"/>
      <w:sz w:val="24"/>
      <w:szCs w:val="20"/>
      <w:lang w:val="en-US"/>
    </w:rPr>
  </w:style>
  <w:style w:type="character" w:customStyle="1" w:styleId="57">
    <w:name w:val="Balloon Text Char"/>
    <w:link w:val="13"/>
    <w:uiPriority w:val="0"/>
    <w:rPr>
      <w:rFonts w:ascii="Tahoma" w:hAnsi="Tahoma" w:eastAsia="Calibri" w:cs="Tahoma"/>
      <w:sz w:val="16"/>
      <w:szCs w:val="16"/>
    </w:rPr>
  </w:style>
  <w:style w:type="paragraph" w:styleId="58">
    <w:name w:val="No Spacing"/>
    <w:link w:val="59"/>
    <w:qFormat/>
    <w:uiPriority w:val="1"/>
    <w:rPr>
      <w:rFonts w:ascii="Calibri" w:hAnsi="Calibri" w:eastAsia="Times New Roman" w:cs="Times New Roman"/>
      <w:sz w:val="22"/>
      <w:szCs w:val="22"/>
      <w:lang w:val="en-US" w:eastAsia="en-US" w:bidi="ar-SA"/>
    </w:rPr>
  </w:style>
  <w:style w:type="character" w:customStyle="1" w:styleId="59">
    <w:name w:val="No Spacing Char"/>
    <w:link w:val="58"/>
    <w:qFormat/>
    <w:uiPriority w:val="1"/>
    <w:rPr>
      <w:rFonts w:ascii="Calibri" w:hAnsi="Calibri" w:eastAsia="Times New Roman" w:cs="Times New Roman"/>
      <w:lang w:val="en-US"/>
    </w:rPr>
  </w:style>
  <w:style w:type="paragraph" w:styleId="60">
    <w:name w:val="List Paragraph"/>
    <w:basedOn w:val="1"/>
    <w:link w:val="81"/>
    <w:qFormat/>
    <w:uiPriority w:val="34"/>
    <w:pPr>
      <w:ind w:left="720"/>
      <w:contextualSpacing/>
    </w:pPr>
    <w:rPr>
      <w:rFonts w:ascii="Times New Roman" w:hAnsi="Times New Roman" w:eastAsia="Times New Roman"/>
      <w:sz w:val="24"/>
      <w:szCs w:val="24"/>
      <w:lang w:val="en-US"/>
    </w:rPr>
  </w:style>
  <w:style w:type="paragraph" w:customStyle="1" w:styleId="61">
    <w:name w:val="TOC Heading"/>
    <w:basedOn w:val="2"/>
    <w:next w:val="1"/>
    <w:unhideWhenUsed/>
    <w:qFormat/>
    <w:uiPriority w:val="39"/>
    <w:pPr>
      <w:keepLines/>
      <w:spacing w:before="240" w:line="259" w:lineRule="auto"/>
      <w:ind w:left="0" w:firstLine="0"/>
      <w:jc w:val="left"/>
      <w:outlineLvl w:val="9"/>
    </w:pPr>
    <w:rPr>
      <w:rFonts w:asciiTheme="majorHAnsi" w:hAnsiTheme="majorHAnsi" w:eastAsiaTheme="majorEastAsia" w:cstheme="majorBidi"/>
      <w:b w:val="0"/>
      <w:color w:val="2E75B6" w:themeColor="accent1" w:themeShade="BF"/>
      <w:sz w:val="32"/>
      <w:szCs w:val="32"/>
      <w:lang w:val="en-US"/>
    </w:rPr>
  </w:style>
  <w:style w:type="paragraph" w:customStyle="1" w:styleId="62">
    <w:name w:val="E-JOURNAL_Title English"/>
    <w:basedOn w:val="1"/>
    <w:qFormat/>
    <w:uiPriority w:val="0"/>
    <w:pPr>
      <w:jc w:val="center"/>
    </w:pPr>
    <w:rPr>
      <w:rFonts w:ascii="Times New Roman" w:hAnsi="Times New Roman" w:eastAsia="Times New Roman"/>
      <w:b/>
      <w:i/>
      <w:szCs w:val="24"/>
    </w:rPr>
  </w:style>
  <w:style w:type="paragraph" w:customStyle="1" w:styleId="63">
    <w:name w:val="E-JOURNAL_Author"/>
    <w:basedOn w:val="1"/>
    <w:qFormat/>
    <w:uiPriority w:val="0"/>
    <w:pPr>
      <w:jc w:val="center"/>
    </w:pPr>
    <w:rPr>
      <w:rFonts w:ascii="Times New Roman" w:hAnsi="Times New Roman" w:eastAsia="Times New Roman"/>
    </w:rPr>
  </w:style>
  <w:style w:type="paragraph" w:customStyle="1" w:styleId="64">
    <w:name w:val="E-JOURNAL_AbstrakTitle"/>
    <w:basedOn w:val="1"/>
    <w:qFormat/>
    <w:uiPriority w:val="0"/>
    <w:pPr>
      <w:spacing w:before="120" w:after="120"/>
      <w:jc w:val="center"/>
    </w:pPr>
    <w:rPr>
      <w:rFonts w:ascii="Times New Roman" w:hAnsi="Times New Roman" w:eastAsia="Times New Roman"/>
      <w:b/>
      <w:szCs w:val="24"/>
    </w:rPr>
  </w:style>
  <w:style w:type="paragraph" w:customStyle="1" w:styleId="65">
    <w:name w:val="E-JOURNAL_Title"/>
    <w:basedOn w:val="1"/>
    <w:qFormat/>
    <w:uiPriority w:val="0"/>
    <w:pPr>
      <w:ind w:firstLine="567"/>
      <w:jc w:val="center"/>
    </w:pPr>
    <w:rPr>
      <w:rFonts w:ascii="Times New Roman" w:hAnsi="Times New Roman" w:eastAsia="Times New Roman"/>
      <w:b/>
    </w:rPr>
  </w:style>
  <w:style w:type="paragraph" w:customStyle="1" w:styleId="66">
    <w:name w:val="E-JOURNAL_AbstractBody"/>
    <w:basedOn w:val="65"/>
    <w:qFormat/>
    <w:uiPriority w:val="0"/>
    <w:pPr>
      <w:jc w:val="both"/>
    </w:pPr>
    <w:rPr>
      <w:b w:val="0"/>
    </w:rPr>
  </w:style>
  <w:style w:type="paragraph" w:customStyle="1" w:styleId="67">
    <w:name w:val="E-JOURNAL_AbstractBodyEnglish"/>
    <w:basedOn w:val="1"/>
    <w:qFormat/>
    <w:uiPriority w:val="0"/>
    <w:pPr>
      <w:ind w:firstLine="567"/>
      <w:jc w:val="both"/>
    </w:pPr>
    <w:rPr>
      <w:rFonts w:ascii="Times New Roman" w:hAnsi="Times New Roman" w:eastAsia="Times New Roman"/>
      <w:i/>
    </w:rPr>
  </w:style>
  <w:style w:type="paragraph" w:customStyle="1" w:styleId="68">
    <w:name w:val="E-JOURNAL_Heading 1"/>
    <w:basedOn w:val="1"/>
    <w:qFormat/>
    <w:uiPriority w:val="0"/>
    <w:pPr>
      <w:spacing w:before="120" w:after="120"/>
    </w:pPr>
    <w:rPr>
      <w:rFonts w:ascii="Times New Roman" w:hAnsi="Times New Roman" w:eastAsia="Times New Roman"/>
      <w:b/>
      <w:lang w:val="en-US"/>
    </w:rPr>
  </w:style>
  <w:style w:type="paragraph" w:customStyle="1" w:styleId="69">
    <w:name w:val="E-JOURNAL_Body"/>
    <w:basedOn w:val="1"/>
    <w:qFormat/>
    <w:uiPriority w:val="0"/>
    <w:pPr>
      <w:ind w:firstLine="567"/>
      <w:jc w:val="both"/>
    </w:pPr>
    <w:rPr>
      <w:rFonts w:ascii="Times New Roman" w:hAnsi="Times New Roman" w:eastAsia="Times New Roman"/>
      <w:szCs w:val="24"/>
    </w:rPr>
  </w:style>
  <w:style w:type="paragraph" w:customStyle="1" w:styleId="70">
    <w:name w:val="E-JOURNAL_TableCaption"/>
    <w:basedOn w:val="1"/>
    <w:autoRedefine/>
    <w:qFormat/>
    <w:uiPriority w:val="0"/>
    <w:pPr>
      <w:ind w:left="851" w:hanging="851"/>
      <w:contextualSpacing/>
    </w:pPr>
    <w:rPr>
      <w:rFonts w:ascii="Times New Roman" w:hAnsi="Times New Roman" w:eastAsia="Times New Roman"/>
      <w:szCs w:val="24"/>
    </w:rPr>
  </w:style>
  <w:style w:type="paragraph" w:customStyle="1" w:styleId="71">
    <w:name w:val="E-JOURNAL_Table"/>
    <w:basedOn w:val="1"/>
    <w:qFormat/>
    <w:uiPriority w:val="0"/>
    <w:pPr>
      <w:spacing w:line="240" w:lineRule="atLeast"/>
      <w:jc w:val="center"/>
    </w:pPr>
    <w:rPr>
      <w:rFonts w:ascii="Times New Roman" w:hAnsi="Times New Roman" w:eastAsia="Times New Roman"/>
      <w:szCs w:val="24"/>
    </w:rPr>
  </w:style>
  <w:style w:type="paragraph" w:customStyle="1" w:styleId="72">
    <w:name w:val="E-JOURNAL_Picture Capture"/>
    <w:basedOn w:val="1"/>
    <w:autoRedefine/>
    <w:qFormat/>
    <w:uiPriority w:val="0"/>
    <w:pPr>
      <w:ind w:left="993" w:hanging="993"/>
    </w:pPr>
    <w:rPr>
      <w:rFonts w:ascii="Times New Roman" w:hAnsi="Times New Roman" w:eastAsia="Times New Roman"/>
      <w:b/>
      <w:color w:val="000000"/>
      <w:sz w:val="20"/>
      <w:szCs w:val="24"/>
    </w:rPr>
  </w:style>
  <w:style w:type="paragraph" w:customStyle="1" w:styleId="73">
    <w:name w:val="E-JOURNAL_Daftar Pustaka"/>
    <w:basedOn w:val="1"/>
    <w:qFormat/>
    <w:uiPriority w:val="0"/>
    <w:pPr>
      <w:spacing w:before="240" w:line="240" w:lineRule="atLeast"/>
      <w:ind w:left="720" w:hanging="720"/>
      <w:jc w:val="both"/>
    </w:pPr>
    <w:rPr>
      <w:rFonts w:ascii="Times New Roman" w:hAnsi="Times New Roman" w:eastAsia="Times New Roman"/>
      <w:color w:val="000000"/>
    </w:rPr>
  </w:style>
  <w:style w:type="paragraph" w:customStyle="1" w:styleId="74">
    <w:name w:val="E-JOURNAL_AbstrakKeywords"/>
    <w:basedOn w:val="67"/>
    <w:qFormat/>
    <w:uiPriority w:val="0"/>
    <w:pPr>
      <w:spacing w:before="240" w:after="240"/>
      <w:ind w:firstLine="0"/>
    </w:pPr>
  </w:style>
  <w:style w:type="paragraph" w:customStyle="1" w:styleId="75">
    <w:name w:val="Style E-Journal_Keywords + Not Italic"/>
    <w:basedOn w:val="74"/>
    <w:qFormat/>
    <w:uiPriority w:val="0"/>
    <w:pPr>
      <w:spacing w:before="120" w:after="120"/>
    </w:pPr>
    <w:rPr>
      <w:i w:val="0"/>
    </w:rPr>
  </w:style>
  <w:style w:type="paragraph" w:customStyle="1" w:styleId="76">
    <w:name w:val="E-JOURNAL_TitleAbstractEnglish"/>
    <w:basedOn w:val="1"/>
    <w:autoRedefine/>
    <w:qFormat/>
    <w:uiPriority w:val="0"/>
    <w:pPr>
      <w:spacing w:before="120" w:after="120"/>
      <w:jc w:val="center"/>
    </w:pPr>
    <w:rPr>
      <w:rFonts w:ascii="Times New Roman" w:hAnsi="Times New Roman" w:eastAsia="Times New Roman"/>
      <w:b/>
      <w:bCs/>
      <w:i/>
      <w:iCs/>
      <w:szCs w:val="20"/>
    </w:rPr>
  </w:style>
  <w:style w:type="paragraph" w:customStyle="1" w:styleId="77">
    <w:name w:val="E-JOURNAL_Picture"/>
    <w:basedOn w:val="71"/>
    <w:qFormat/>
    <w:uiPriority w:val="0"/>
    <w:rPr>
      <w:szCs w:val="22"/>
    </w:rPr>
  </w:style>
  <w:style w:type="character" w:customStyle="1" w:styleId="78">
    <w:name w:val="Comment Text Char"/>
    <w:basedOn w:val="11"/>
    <w:link w:val="21"/>
    <w:qFormat/>
    <w:uiPriority w:val="99"/>
    <w:rPr>
      <w:rFonts w:ascii="Times New Roman" w:hAnsi="Times New Roman" w:eastAsia="Times New Roman"/>
      <w:sz w:val="20"/>
      <w:szCs w:val="20"/>
      <w:lang w:val="en-US"/>
    </w:rPr>
  </w:style>
  <w:style w:type="character" w:customStyle="1" w:styleId="79">
    <w:name w:val="hps"/>
    <w:basedOn w:val="11"/>
    <w:qFormat/>
    <w:uiPriority w:val="0"/>
  </w:style>
  <w:style w:type="character" w:customStyle="1" w:styleId="80">
    <w:name w:val="Comment Subject Char"/>
    <w:basedOn w:val="78"/>
    <w:link w:val="22"/>
    <w:semiHidden/>
    <w:qFormat/>
    <w:uiPriority w:val="99"/>
    <w:rPr>
      <w:rFonts w:ascii="Times New Roman" w:hAnsi="Times New Roman" w:eastAsia="Times New Roman"/>
      <w:b/>
      <w:bCs/>
      <w:sz w:val="20"/>
      <w:szCs w:val="20"/>
      <w:lang w:val="en-US"/>
    </w:rPr>
  </w:style>
  <w:style w:type="character" w:customStyle="1" w:styleId="81">
    <w:name w:val="List Paragraph Char"/>
    <w:link w:val="60"/>
    <w:qFormat/>
    <w:locked/>
    <w:uiPriority w:val="34"/>
    <w:rPr>
      <w:rFonts w:ascii="Times New Roman" w:hAnsi="Times New Roman" w:eastAsia="Times New Roman"/>
      <w:sz w:val="24"/>
      <w:szCs w:val="24"/>
      <w:lang w:val="en-US"/>
    </w:rPr>
  </w:style>
  <w:style w:type="character" w:customStyle="1" w:styleId="82">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B6D96-0F5D-410A-BA61-447FE7F277C2}">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9</Pages>
  <Words>3153</Words>
  <Characters>17535</Characters>
  <Lines>337</Lines>
  <Paragraphs>73</Paragraphs>
  <TotalTime>1564</TotalTime>
  <ScaleCrop>false</ScaleCrop>
  <LinksUpToDate>false</LinksUpToDate>
  <CharactersWithSpaces>20615</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2019-11-26T08:44:00Z</dcterms:created>
  <dc:creator>Editor Didaktika Biologi</dc:creator>
  <cp:lastModifiedBy>gothicinspire</cp:lastModifiedBy>
  <dcterms:modified xsi:type="dcterms:W3CDTF">2025-10-22T04:55:39Z</dcterms:modified>
  <dc:title>Template Jurnal Didaktika FKIP UM Palembang</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f2a4d4e71416cd3117eb1713236bf0edbe19b643e369746455779a31669d1901</vt:lpwstr>
  </property>
  <property fmtid="{D5CDD505-2E9C-101B-9397-08002B2CF9AE}" pid="3" name="KSOProductBuildVer">
    <vt:lpwstr>1033-12.2.0.22556</vt:lpwstr>
  </property>
  <property fmtid="{D5CDD505-2E9C-101B-9397-08002B2CF9AE}" pid="4" name="ICV">
    <vt:lpwstr>9AB3FF1238E34DBEB1D513DA802064AB_12</vt:lpwstr>
  </property>
</Properties>
</file>