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3A6D52">
      <w:pPr>
        <w:contextualSpacing/>
        <w:jc w:val="center"/>
        <w:rPr>
          <w:rFonts w:ascii="Times New Roman" w:hAnsi="Times New Roman"/>
          <w:b/>
          <w:sz w:val="24"/>
          <w:szCs w:val="24"/>
        </w:rPr>
      </w:pPr>
      <w:r>
        <w:rPr>
          <w:rFonts w:ascii="Times New Roman" w:hAnsi="Times New Roman"/>
          <w:b/>
          <w:bCs/>
          <w:sz w:val="24"/>
          <w:szCs w:val="24"/>
        </w:rPr>
        <w:t>FORMATIVE GRAMMAR ASSESSMENT IN BLENDED LEARNING ENVIRONMENTS</w:t>
      </w:r>
      <w:r>
        <w:rPr>
          <w:rFonts w:ascii="Times New Roman" w:hAnsi="Times New Roman" w:cs="Times New Roman"/>
          <w:b/>
          <w:bCs/>
          <w:sz w:val="24"/>
          <w:szCs w:val="24"/>
        </w:rPr>
        <w:t>: C</w:t>
      </w:r>
      <w:r>
        <w:rPr>
          <w:rFonts w:ascii="Times New Roman" w:hAnsi="Times New Roman"/>
          <w:b/>
          <w:bCs/>
          <w:sz w:val="24"/>
          <w:szCs w:val="24"/>
        </w:rPr>
        <w:t>HALLENGES AND SOLUTIONS</w:t>
      </w:r>
      <w:r>
        <w:rPr>
          <w:rFonts w:ascii="Times New Roman" w:hAnsi="Times New Roman" w:cs="Times New Roman"/>
          <w:b/>
          <w:bCs/>
          <w:sz w:val="28"/>
          <w:szCs w:val="28"/>
        </w:rPr>
        <w:t xml:space="preserve"> </w:t>
      </w:r>
    </w:p>
    <w:p w14:paraId="2280DD26">
      <w:pPr>
        <w:contextualSpacing/>
        <w:jc w:val="center"/>
        <w:rPr>
          <w:rFonts w:ascii="Times New Roman" w:hAnsi="Times New Roman"/>
          <w:b/>
          <w:sz w:val="24"/>
          <w:szCs w:val="24"/>
        </w:rPr>
      </w:pPr>
    </w:p>
    <w:p w14:paraId="50AEF4B7">
      <w:pPr>
        <w:pStyle w:val="38"/>
        <w:rPr>
          <w:rFonts w:ascii="Times New Roman" w:hAnsi="Times New Roman" w:cs="Times New Roman"/>
        </w:rPr>
      </w:pPr>
    </w:p>
    <w:p w14:paraId="5658B694">
      <w:pPr>
        <w:pStyle w:val="38"/>
        <w:jc w:val="both"/>
        <w:rPr>
          <w:rFonts w:ascii="Times New Roman" w:hAnsi="Times New Roman" w:cs="Times New Roman"/>
        </w:rPr>
      </w:pPr>
      <w:r>
        <w:rPr>
          <w:rFonts w:ascii="Times New Roman" w:hAnsi="Times New Roman"/>
          <w:b/>
        </w:rPr>
        <w:t xml:space="preserve">ABSTRACT: </w:t>
      </w:r>
      <w:commentRangeStart w:id="0"/>
      <w:r>
        <w:rPr>
          <w:rFonts w:ascii="Times New Roman" w:hAnsi="Times New Roman" w:cs="Times New Roman"/>
        </w:rPr>
        <w:t>Formative grammar assessment is crucial in English language learning, especially in building students' accuracy and awareness of language structure. In the modern era of education, blended learning approaches, which combine face-to-face and online learning, have become a popular strategy in increasing student flexibility and engagement. However, implementing formative grammar assessment in a blended learning environment faces several challenges, such as limitations of real-time feedback, difficulties in monitoring individual development consistently, and limitations of automated evaluation tools. This article presents the results of a case study conducted at the Prasetiya Mandiri Polytechnic, involving D3 Hospitality students who took grammar courses in a blended system. Various assessments include interactive quizzes, weekly assignments, self-reflection, and online grammar discussions. The results show that integrating digital platforms such as Google Forms, Moodle, and learning analytics features can increase the effectiveness of formative assessments. In addition, micro-assessment and peer feedback strategies are practical solutions for overcoming the limitations of direct interaction. This article recommends adaptive approaches and the use of technology to strengthen the grammar assessment process in blended learning.</w:t>
      </w:r>
      <w:commentRangeEnd w:id="0"/>
      <w:r>
        <w:commentReference w:id="0"/>
      </w:r>
    </w:p>
    <w:p w14:paraId="5A7605CF">
      <w:pPr>
        <w:tabs>
          <w:tab w:val="left" w:pos="8647"/>
        </w:tabs>
        <w:spacing w:before="240"/>
        <w:ind w:right="-1"/>
        <w:jc w:val="both"/>
        <w:rPr>
          <w:rFonts w:ascii="Times New Roman" w:hAnsi="Times New Roman"/>
        </w:rPr>
      </w:pPr>
      <w:r>
        <w:rPr>
          <w:rFonts w:ascii="Times New Roman" w:hAnsi="Times New Roman"/>
          <w:b/>
        </w:rPr>
        <w:t>Key words</w:t>
      </w:r>
      <w:r>
        <w:rPr>
          <w:rFonts w:ascii="Times New Roman" w:hAnsi="Times New Roman"/>
        </w:rPr>
        <w:t>:</w:t>
      </w:r>
      <w:r>
        <w:rPr>
          <w:rFonts w:ascii="Times New Roman" w:hAnsi="Times New Roman"/>
          <w:i/>
        </w:rPr>
        <w:t xml:space="preserve">  </w:t>
      </w:r>
      <w:commentRangeStart w:id="1"/>
      <w:r>
        <w:rPr>
          <w:rFonts w:ascii="Times New Roman" w:hAnsi="Times New Roman" w:cs="Times New Roman"/>
          <w:i/>
          <w:iCs/>
        </w:rPr>
        <w:t>formative assessment, grammar, blended learning, online evaluation, English learnin</w:t>
      </w:r>
      <w:r>
        <w:rPr>
          <w:rFonts w:ascii="Times New Roman" w:hAnsi="Times New Roman" w:cs="Times New Roman"/>
        </w:rPr>
        <w:t>g</w:t>
      </w:r>
      <w:commentRangeEnd w:id="1"/>
      <w:r>
        <w:commentReference w:id="1"/>
      </w:r>
    </w:p>
    <w:p w14:paraId="6278AA06">
      <w:pPr>
        <w:contextualSpacing/>
        <w:rPr>
          <w:rFonts w:ascii="Times New Roman" w:hAnsi="Times New Roman"/>
          <w:color w:val="FF0000"/>
        </w:rPr>
      </w:pPr>
      <w:r>
        <w:rPr>
          <w:lang w:eastAsia="id-ID"/>
        </w:rPr>
        <mc:AlternateContent>
          <mc:Choice Requires="wpg">
            <w:drawing>
              <wp:anchor distT="0" distB="0" distL="114300" distR="114300" simplePos="0" relativeHeight="251660288" behindDoc="0" locked="0" layoutInCell="1" allowOverlap="1">
                <wp:simplePos x="0" y="0"/>
                <wp:positionH relativeFrom="margin">
                  <wp:align>left</wp:align>
                </wp:positionH>
                <wp:positionV relativeFrom="paragraph">
                  <wp:posOffset>73660</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top:5.8pt;height:2.25pt;width:430.5pt;mso-position-horizontal:left;mso-position-horizontal-relative:margin;z-index:251660288;mso-width-relative:page;mso-height-relative:page;" coordsize="5467350,28575" o:gfxdata="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1cZTM1AAAAAYBAAAPAAAAAAAAAAEAIAAAACIA&#10;AABkcnMvZG93bnJldi54bWxQSwECFAAUAAAACACHTuJArFTTI0YCAAC/BgAADgAAAAAAAAABACAA&#10;AAAjAQAAZHJzL2Uyb0RvYy54bWxQSwUGAAAAAAYABgBZAQAA2wU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14:paraId="4A1F9B32">
      <w:pPr>
        <w:tabs>
          <w:tab w:val="left" w:pos="8647"/>
        </w:tabs>
        <w:spacing w:before="240"/>
        <w:ind w:left="540" w:right="429"/>
        <w:jc w:val="center"/>
        <w:rPr>
          <w:rFonts w:ascii="Times New Roman" w:hAnsi="Times New Roman"/>
          <w:b/>
          <w:sz w:val="24"/>
          <w:szCs w:val="24"/>
        </w:rPr>
      </w:pPr>
      <w:r>
        <w:rPr>
          <w:rFonts w:ascii="Times New Roman" w:hAnsi="Times New Roman"/>
          <w:b/>
          <w:sz w:val="24"/>
          <w:szCs w:val="24"/>
        </w:rPr>
        <w:t>PENILAIAN TATA BAHASA FORMATIF DALAM LINGKUNGAN PEMBELAJARAN CAMPURAN: TANTANGAN DAN SOLUSI</w:t>
      </w:r>
    </w:p>
    <w:p w14:paraId="1B2F1745">
      <w:pPr>
        <w:tabs>
          <w:tab w:val="left" w:pos="8505"/>
        </w:tabs>
        <w:spacing w:before="240"/>
        <w:ind w:right="-1"/>
        <w:jc w:val="both"/>
        <w:rPr>
          <w:rFonts w:ascii="Times New Roman" w:hAnsi="Times New Roman"/>
          <w:bCs/>
        </w:rPr>
      </w:pPr>
      <w:r>
        <w:rPr>
          <w:rFonts w:ascii="Times New Roman" w:hAnsi="Times New Roman"/>
          <w:b/>
        </w:rPr>
        <w:t xml:space="preserve">ABSTRAK: </w:t>
      </w:r>
      <w:r>
        <w:rPr>
          <w:rFonts w:ascii="Times New Roman" w:hAnsi="Times New Roman"/>
          <w:bCs/>
        </w:rPr>
        <w:t>Penilaian tata bahasa formatif sangat penting dalam pembelajaran bahasa Inggris, terutama dalam membangun akurasi dan kesadaran siswa terhadap struktur bahasa. Di era pendidikan modern, pendekatan pembelajaran campuran, yang menggabungkan pembelajaran tatap muka dan daring, telah menjadi strategi populer dalam meningkatkan fleksibilitas dan keterlibatan siswa. Namun, penerapan penilaian tata bahasa formatif dalam lingkungan pembelajaran campuran menghadapi beberapa tantangan, seperti keterbatasan umpan balik waktu nyata, kesulitan dalam memantau perkembangan individu secara konsisten, dan keterbatasan alat evaluasi otomatis. Artikel ini menyajikan hasil studi kasus yang dilakukan di Politeknik Prasetiya Mandiri, yang melibatkan mahasiswa D3 Perhotelan yang mengambil mata kuliah tata bahasa dalam sistem campuran. Berbagai penilaian meliputi kuis interaktif, tugas mingguan, refleksi diri, dan diskusi tata bahasa daring. Hasil penelitian menunjukkan bahwa mengintegrasikan platform digital seperti Google Forms, Moodle, dan fitur analitik pembelajaran dapat meningkatkan efektivitas penilaian formatif. Selain itu, strategi penilaian mikro dan umpan balik sejawat merupakan solusi praktis untuk mengatasi keterbatasan interaksi langsung. Artikel ini merekomendasikan pendekatan adaptif dan penggunaan teknologi untuk memperkuat proses penilaian tata bahasa dalam pembelajaran campuran.</w:t>
      </w:r>
    </w:p>
    <w:p w14:paraId="22B54F11">
      <w:pPr>
        <w:tabs>
          <w:tab w:val="left" w:pos="8505"/>
        </w:tabs>
        <w:spacing w:before="240"/>
        <w:ind w:right="-1"/>
        <w:jc w:val="both"/>
        <w:rPr>
          <w:rFonts w:ascii="Times New Roman" w:hAnsi="Times New Roman"/>
          <w:bCs/>
        </w:rPr>
      </w:pPr>
      <w:r>
        <w:rPr>
          <w:rFonts w:ascii="Times New Roman" w:hAnsi="Times New Roman"/>
          <w:b/>
        </w:rPr>
        <w:t>Kata Kunci:</w:t>
      </w:r>
      <w:r>
        <w:rPr>
          <w:rFonts w:ascii="Times New Roman" w:hAnsi="Times New Roman"/>
          <w:i/>
        </w:rPr>
        <w:t xml:space="preserve">  penilaian formatif, tata bahasa, pembelajaran campuran, evaluasi daring, pembelajaran bahasa Inggris</w:t>
      </w:r>
    </w:p>
    <w:p w14:paraId="20A6F1D4">
      <w:pPr>
        <w:rPr>
          <w:rFonts w:ascii="Times New Roman" w:hAnsi="Times New Roman"/>
        </w:rPr>
      </w:pPr>
      <w:r>
        <w:rPr>
          <w:lang w:eastAsia="id-ID"/>
        </w:rPr>
        <mc:AlternateContent>
          <mc:Choice Requires="wpg">
            <w:drawing>
              <wp:anchor distT="0" distB="0" distL="114300" distR="114300" simplePos="0" relativeHeight="251659264" behindDoc="0" locked="0" layoutInCell="1" allowOverlap="1">
                <wp:simplePos x="0" y="0"/>
                <wp:positionH relativeFrom="margin">
                  <wp:posOffset>-635</wp:posOffset>
                </wp:positionH>
                <wp:positionV relativeFrom="paragraph">
                  <wp:posOffset>65405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05pt;margin-top:5.15pt;height:2.25pt;width:430.5pt;mso-position-horizontal-relative:margin;z-index:251659264;mso-width-relative:page;mso-height-relative:page;" coordsize="5467350,28575" o:gfxdata="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BXm4d1gAAAAcBAAAPAAAAAAAAAAEAIAAA&#10;ACIAAABkcnMvZG93bnJldi54bWxQSwECFAAUAAAACACHTuJARxRRRUcCAAC8BgAADgAAAAAAAAAB&#10;ACAAAAAlAQAAZHJzL2Uyb0RvYy54bWxQSwUGAAAAAAYABgBZAQAA3gUAAA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I/Xsr4AAADb&#10;AAAADwAAAGRycy9kb3ducmV2LnhtbEWPT2vCQBDF74LfYRmhN93YQynRVVAICBalsT14G7JjEs3O&#10;xt31T79951DobYb35r3fzJdP16k7hdh6NjCdZKCIK29brg18HYrxO6iYkC12nsnAD0VYLoaDOebW&#10;P/iT7mWqlYRwzNFAk1Kfax2rhhzGie+JRTv54DDJGmptAz4k3HX6NcvetMOWpaHBntYNVZfy5gyc&#10;aPe9jYGuH9f96liU+7Ori4MxL6NpNgOV6Jn+zX/XGyv4Qi+/yAB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Xsr4A&#10;AADb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group>
            </w:pict>
          </mc:Fallback>
        </mc:AlternateContent>
      </w:r>
    </w:p>
    <w:p w14:paraId="0C20D187">
      <w:pPr>
        <w:pStyle w:val="38"/>
        <w:rPr>
          <w:rFonts w:ascii="Times New Roman" w:hAnsi="Times New Roman" w:cs="Times New Roman"/>
        </w:rPr>
      </w:pPr>
    </w:p>
    <w:p w14:paraId="6212EA81">
      <w:pPr>
        <w:pStyle w:val="38"/>
        <w:rPr>
          <w:rFonts w:ascii="Times New Roman" w:hAnsi="Times New Roman" w:cs="Times New Roman"/>
          <w:b/>
          <w:bCs/>
          <w:sz w:val="24"/>
          <w:szCs w:val="24"/>
        </w:rPr>
      </w:pPr>
      <w:commentRangeStart w:id="2"/>
      <w:bookmarkStart w:id="0" w:name="_Hlk198746162"/>
      <w:r>
        <w:rPr>
          <w:rFonts w:ascii="Times New Roman" w:hAnsi="Times New Roman" w:cs="Times New Roman"/>
          <w:b/>
          <w:bCs/>
          <w:sz w:val="24"/>
          <w:szCs w:val="24"/>
        </w:rPr>
        <w:t>INTRODUCTION</w:t>
      </w:r>
      <w:commentRangeEnd w:id="2"/>
      <w:r>
        <w:commentReference w:id="2"/>
      </w:r>
    </w:p>
    <w:bookmarkEnd w:id="0"/>
    <w:p w14:paraId="17A99AC7">
      <w:pPr>
        <w:pStyle w:val="38"/>
        <w:keepNext/>
        <w:framePr w:dropCap="drop" w:lines="3" w:wrap="around" w:vAnchor="text" w:hAnchor="text"/>
        <w:spacing w:line="827" w:lineRule="exact"/>
        <w:ind w:firstLine="720"/>
        <w:jc w:val="both"/>
        <w:textAlignment w:val="baseline"/>
        <w:rPr>
          <w:rFonts w:ascii="Times New Roman" w:hAnsi="Times New Roman" w:cs="Times New Roman"/>
          <w:position w:val="-10"/>
          <w:sz w:val="107"/>
          <w:szCs w:val="24"/>
        </w:rPr>
      </w:pPr>
      <w:bookmarkStart w:id="1" w:name="_Hlk198746527"/>
      <w:r>
        <w:rPr>
          <w:rFonts w:ascii="Times New Roman" w:hAnsi="Times New Roman" w:cs="Times New Roman"/>
          <w:position w:val="-10"/>
          <w:sz w:val="107"/>
          <w:szCs w:val="24"/>
        </w:rPr>
        <w:t>G</w:t>
      </w:r>
    </w:p>
    <w:p w14:paraId="0ABB3520">
      <w:pPr>
        <w:pStyle w:val="38"/>
        <w:jc w:val="both"/>
        <w:rPr>
          <w:rFonts w:ascii="Times New Roman" w:hAnsi="Times New Roman" w:cs="Times New Roman"/>
          <w:sz w:val="24"/>
          <w:szCs w:val="24"/>
        </w:rPr>
      </w:pPr>
      <w:r>
        <w:rPr>
          <w:rFonts w:ascii="Times New Roman" w:hAnsi="Times New Roman" w:cs="Times New Roman"/>
          <w:sz w:val="24"/>
          <w:szCs w:val="24"/>
        </w:rPr>
        <w:t>rammar is a fundamental component in language learning because it forms a framework for a correct and understandable communication structure. Mastery of grammar helps students generate syntactically correct sentences and improves productive skills such as writing and speaking. In vocational education, such as hospitality, understanding grammar is essential to communicate professionally and effectively with international guests and colleagues. Therefore, the correct grammar teaching strategy is needed to build students' linguistic competence.</w:t>
      </w:r>
    </w:p>
    <w:bookmarkEnd w:id="1"/>
    <w:p w14:paraId="4AF1D36F">
      <w:pPr>
        <w:pStyle w:val="38"/>
        <w:ind w:firstLine="720"/>
        <w:jc w:val="both"/>
        <w:rPr>
          <w:rFonts w:ascii="Times New Roman" w:hAnsi="Times New Roman" w:cs="Times New Roman"/>
          <w:sz w:val="24"/>
          <w:szCs w:val="24"/>
        </w:rPr>
      </w:pPr>
      <w:r>
        <w:rPr>
          <w:rFonts w:ascii="Times New Roman" w:hAnsi="Times New Roman" w:cs="Times New Roman"/>
          <w:sz w:val="24"/>
          <w:szCs w:val="24"/>
        </w:rPr>
        <w:t xml:space="preserve">However, grammar teaching is often perceived as boring and overly theoretical, especially if delivered traditionally without involving active interaction or direct feedback. Grammar evaluation activities are also usually limited to the final summative test, so it does not provide enough space for students to correct mistakes gradually.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{"citationItems":[{"id":"ITEM-1","itemData":{"DOI":"10.47313/pujangga.v4i2.704","ISSN":"2443-1486","author":[{"dropping-particle":"","family":"Habibah","given":"Fiza Asri Fauziah","non-dropping-particle":"","parse-names":false,"suffix":""}],"container-title":"Pujangga: Jurnal Bahasa dan Sastra","id":"ITEM-1","issue":"2","issued":{"date-parts":[["2019"]]},"page":"95-111","title":"THE EFFECTS OF TEACHING MEDIA AND GRAMMAR MASTERY TOWARDS STUDENTS’SPEAKING SKILL AT STATE JUNIOR HIGH SCHOOLS IN TANGERANG BANTEN","type":"article-journal","volume":"4"},"uris":["http://www.mendeley.com/documents/?uuid=19bf30c9-71b5-4524-9497-dc936988ebb6"]}],"mendeley":{"formattedCitation":"(Habibah, 2019)","plainTextFormattedCitation":"(Habibah, 2019)","previouslyFormattedCitation":"(Habibah, 2019)"},"properties":{"noteIndex":0},"schema":"https://github.com/citation-style-language/schema/raw/master/csl-citation.json"}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(Habibah, 2019).</w:t>
      </w:r>
      <w:r>
        <w:rPr>
          <w:rFonts w:ascii="Times New Roman" w:hAnsi="Times New Roman" w:cs="Times New Roman"/>
          <w:sz w:val="24"/>
          <w:szCs w:val="24"/>
        </w:rPr>
        <w:fldChar w:fldCharType="end"/>
      </w:r>
      <w:r>
        <w:rPr>
          <w:rFonts w:ascii="Times New Roman" w:hAnsi="Times New Roman" w:cs="Times New Roman"/>
          <w:sz w:val="24"/>
          <w:szCs w:val="24"/>
        </w:rPr>
        <w:t xml:space="preserve"> In practice, students memorize patterns more than they understand grammar in a real context.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{"citationItems":[{"id":"ITEM-1","itemData":{"DOI":"10.17507/tpls.0712.11","ISSN":"1799-2591","abstract":"The article conducts a questionnaire survey and interview on the students in a high school in Hubei Province of China. The result indicates that the level of high school students’ grammar learning strategy is low. Among the three factors of grammar learning strategy, the cognitive strategy ranks first, then the meta-cognitive strategy and social-affective strategy. And the grammar learning strategy is not correlated with English grammar achievement. The research result demonstrates that there is great difference between female students and male students in English grammar strategy using and grammar score. This outcome is conducive to knowing better about high school students’ condition of grammar learning strategy using, and supplying some reference for enhancing the high school English teaching efficiency.","author":[{"dropping-particle":"","family":"Zhou","given":"Zhen","non-dropping-particle":"","parse-names":false,"suffix":""}],"container-title":"Theory and Practice in Language Studies","id":"ITEM-1","issue":"12","issued":{"date-parts":[["2017"]]},"page":"1243","title":"The Investigation of the English Grammar Learning Strategy of High School Students in China","type":"article-journal","volume":"7"},"uris":["http://www.mendeley.com/documents/?uuid=89b60da8-1df1-4e9b-a2c6-252c3d1a6b39"]}],"mendeley":{"formattedCitation":"(Zhou, 2017)","plainTextFormattedCitation":"(Zhou, 2017)","previouslyFormattedCitation":"(Zhou, 2017)"},"properties":{"noteIndex":0},"schema":"https://github.com/citation-style-language/schema/raw/master/csl-citation.json"}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(Zhou, 2017).</w:t>
      </w:r>
      <w:r>
        <w:rPr>
          <w:rFonts w:ascii="Times New Roman" w:hAnsi="Times New Roman" w:cs="Times New Roman"/>
          <w:sz w:val="24"/>
          <w:szCs w:val="24"/>
        </w:rPr>
        <w:fldChar w:fldCharType="end"/>
      </w:r>
      <w:r>
        <w:rPr>
          <w:rFonts w:ascii="Times New Roman" w:hAnsi="Times New Roman" w:cs="Times New Roman"/>
          <w:sz w:val="24"/>
          <w:szCs w:val="24"/>
        </w:rPr>
        <w:t xml:space="preserve"> Therefore, the formative assessment approach is relevant because it is oriented towards the learning process and continuous improvement.</w:t>
      </w:r>
    </w:p>
    <w:p w14:paraId="3A4915C0">
      <w:pPr>
        <w:pStyle w:val="38"/>
        <w:ind w:firstLine="720"/>
        <w:jc w:val="both"/>
        <w:rPr>
          <w:rFonts w:ascii="Times New Roman" w:hAnsi="Times New Roman" w:cs="Times New Roman"/>
          <w:sz w:val="24"/>
          <w:szCs w:val="24"/>
        </w:rPr>
      </w:pPr>
      <w:r>
        <w:rPr>
          <w:rFonts w:ascii="Times New Roman" w:hAnsi="Times New Roman" w:cs="Times New Roman"/>
          <w:sz w:val="24"/>
          <w:szCs w:val="24"/>
        </w:rPr>
        <w:t xml:space="preserve">Blended learning combines face-to-face and online learning and is now one of modern educational institutions' most widely used models. This model allows flexibility in material access, study time management, and the use of technology to enrich teaching methods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ISBN":"6236766215","author":[{"dropping-particle":"","family":"Jalinus","given":"Nizwardi","non-dropping-particle":"","parse-names":false,"suffix":""},{"dropping-particle":"","family":"Verawardina","given":"Unung","non-dropping-particle":"","parse-names":false,"suffix":""},{"dropping-particle":"","family":"Krismadinata","given":"Ph D","non-dropping-particle":"","parse-names":false,"suffix":""}],"id":"ITEM-1","issued":{"date-parts":[["2020"]]},"publisher":"Penerbit CV. Sarnu Untung","title":"Buku model flipped blended learning","type":"book"},"uris":["http://www.mendeley.com/documents/?uuid=780c573e-533a-4567-8571-47d27744c00e"]}],"mendeley":{"formattedCitation":"(Jalinus et al., 2020)","plainTextFormattedCitation":"(Jalinus et al., 2020)","previouslyFormattedCitation":"(Jalinus et al., 2020)"},"properties":{"noteIndex":0},"schema":"https://github.com/citation-style-language/schema/raw/master/csl-citation.json"}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(Jalinus et al., 2020).</w:t>
      </w:r>
      <w:r>
        <w:rPr>
          <w:rFonts w:ascii="Times New Roman" w:hAnsi="Times New Roman" w:cs="Times New Roman"/>
          <w:sz w:val="24"/>
          <w:szCs w:val="24"/>
        </w:rPr>
        <w:fldChar w:fldCharType="end"/>
      </w:r>
      <w:r>
        <w:rPr>
          <w:rFonts w:ascii="Times New Roman" w:hAnsi="Times New Roman" w:cs="Times New Roman"/>
          <w:sz w:val="24"/>
          <w:szCs w:val="24"/>
        </w:rPr>
        <w:t xml:space="preserve"> In the context of grammar learning, blended learning provides opportunities to apply formative assessments in a more varied and adaptive way, such as through online forums, interactive quizzes, and digital feedback.</w:t>
      </w:r>
    </w:p>
    <w:p w14:paraId="20D44B15">
      <w:pPr>
        <w:pStyle w:val="38"/>
        <w:ind w:firstLine="720"/>
        <w:jc w:val="both"/>
        <w:rPr>
          <w:rFonts w:ascii="Times New Roman" w:hAnsi="Times New Roman" w:cs="Times New Roman"/>
          <w:sz w:val="24"/>
          <w:szCs w:val="24"/>
        </w:rPr>
      </w:pPr>
      <w:r>
        <w:rPr>
          <w:rFonts w:ascii="Times New Roman" w:hAnsi="Times New Roman" w:cs="Times New Roman"/>
          <w:sz w:val="24"/>
          <w:szCs w:val="24"/>
        </w:rPr>
        <w:t xml:space="preserve">However, applying grammar assessment in a blended learning environment presents its challenges. Among them are the limitations of direct feedback, the lack of personalization of evaluations, and the variation in technological abilities among students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{"citationItems":[{"id":"ITEM-1","itemData":{"abstract":"&amp;lt;p&amp;gt;The investigation focuses on the function of digital tools in the teaching of foreign languages. It evaluates the combinations of different digital technologies and their effects on language acquisition, providing pedagogical consequences and insights into their effectiveness. With the use of digital learning tools, students are encouraged to participate in role-playing, interactive activities, and multimedia learning. For example, instant feedback is provided by real-time speaking and listening exercises in language learning programmes, which increases user engagement. Offer a range of multimedia materials, such as podcasts, videos, and online articles, to accommodate different learning styles. By exposing students to language use in real-world situations, these resources aid in their development as more adept comprehension learners and culturally aware individuals. With the quick evaluation and feedback that digital tools offer, teachers can monitor their pupils' progress with efficiency. This quick feedback loop speeds up language acquisition by assisting students in identifying and fixing errors early on.&amp;lt;/p&amp;gt;","author":[{"dropping-particle":"","family":"Khalilova","given":"Laylo","non-dropping-particle":"","parse-names":false,"suffix":""},{"dropping-particle":"","family":"Ravshanov","given":"Husan","non-dropping-particle":"","parse-names":false,"suffix":""},{"dropping-particle":"","family":"Xudayberdiyev","given":"Rustamjon","non-dropping-particle":"","parse-names":false,"suffix":""},{"dropping-particle":"","family":"To'rakulova","given":"Gulshanoy","non-dropping-particle":"","parse-names":false,"suffix":""}],"container-title":"Евразийский журнал технологий и инноваций","id":"ITEM-1","issue":"1 SE  -","issued":{"date-parts":[["2024","1","9"]]},"page":"188-191","title":"DIGITAL TECHNOLOGY INTEGRATION FOR IMPROVING FOREIGN LANGUAGE LEARNING","type":"article-journal","volume":"2"},"uris":["http://www.mendeley.com/documents/?uuid=d2ea2e3c-a6b5-4e06-8101-b4d83c8712b2"]}],"mendeley":{"formattedCitation":"(Khalilova et al., 2024)","plainTextFormattedCitation":"(Khalilova et al., 2024)","previouslyFormattedCitation":"(Khalilova et al., 2024)"},"properties":{"noteIndex":0},"schema":"https://github.com/citation-style-language/schema/raw/master/csl-citation.json"}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(Khalilova et al., 2024).</w:t>
      </w:r>
      <w:r>
        <w:rPr>
          <w:rFonts w:ascii="Times New Roman" w:hAnsi="Times New Roman" w:cs="Times New Roman"/>
          <w:sz w:val="24"/>
          <w:szCs w:val="24"/>
        </w:rPr>
        <w:fldChar w:fldCharType="end"/>
      </w:r>
      <w:r>
        <w:rPr>
          <w:rFonts w:ascii="Times New Roman" w:hAnsi="Times New Roman" w:cs="Times New Roman"/>
          <w:sz w:val="24"/>
          <w:szCs w:val="24"/>
        </w:rPr>
        <w:t xml:space="preserve"> Teachers also face difficulties in monitoring students' progress thoroughly in asynchronous sessions.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ISSN":"0742-7778","author":[{"dropping-particle":"","family":"Fleming","given":"Stephen","non-dropping-particle":"","parse-names":false,"suffix":""},{"dropping-particle":"","family":"Hiple","given":"David","non-dropping-particle":"","parse-names":false,"suffix":""}],"container-title":"CALICO journal","id":"ITEM-1","issued":{"date-parts":[["2004"]]},"page":"63-82","publisher":"JSTOR","title":"Distance education to distributed learning: Multiple formats and technologies in language instruction","type":"article-journal"},"uris":["http://www.mendeley.com/documents/?uuid=b1e1cae1-1c34-460c-b2b3-fce8d6ee154f"]}],"mendeley":{"formattedCitation":"(Fleming &amp; Hiple, 2004)","plainTextFormattedCitation":"(Fleming &amp; Hiple, 2004)","previouslyFormattedCitation":"(Fleming &amp; Hiple, 2004)"},"properties":{"noteIndex":0},"schema":"https://github.com/citation-style-language/schema/raw/master/csl-citation.json"}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(Fleming &amp; Hiple, 2004).</w:t>
      </w:r>
      <w:r>
        <w:rPr>
          <w:rFonts w:ascii="Times New Roman" w:hAnsi="Times New Roman" w:cs="Times New Roman"/>
          <w:sz w:val="24"/>
          <w:szCs w:val="24"/>
        </w:rPr>
        <w:fldChar w:fldCharType="end"/>
      </w:r>
      <w:r>
        <w:rPr>
          <w:rFonts w:ascii="Times New Roman" w:hAnsi="Times New Roman" w:cs="Times New Roman"/>
          <w:sz w:val="24"/>
          <w:szCs w:val="24"/>
        </w:rPr>
        <w:t xml:space="preserve"> Therefore, a flexible, efficient grammar assessment strategy is needed to increase students' participation and linguistic awareness.</w:t>
      </w:r>
    </w:p>
    <w:p w14:paraId="0B51206D">
      <w:pPr>
        <w:pStyle w:val="38"/>
        <w:ind w:firstLine="720"/>
        <w:jc w:val="both"/>
        <w:rPr>
          <w:rFonts w:ascii="Times New Roman" w:hAnsi="Times New Roman" w:cs="Times New Roman"/>
          <w:sz w:val="24"/>
          <w:szCs w:val="24"/>
        </w:rPr>
      </w:pPr>
      <w:r>
        <w:rPr>
          <w:rFonts w:ascii="Times New Roman" w:hAnsi="Times New Roman" w:cs="Times New Roman"/>
          <w:sz w:val="24"/>
          <w:szCs w:val="24"/>
        </w:rPr>
        <w:t>This article examines the implementation of formative grammar assessment in a blended learning environment in the context of vocational education. The formulation of the problems discussed includes: (1) What are the main challenges in implementing grammar assessment in a blended learning environment? (2) What strategies effectively improve students' understanding of grammar in a formative manner? Moreover, (3) How does technology support the implementation of grammar assessments sustainably and meaningfully?</w:t>
      </w:r>
    </w:p>
    <w:p w14:paraId="4255A720">
      <w:pPr>
        <w:pStyle w:val="38"/>
        <w:ind w:firstLine="720"/>
        <w:jc w:val="both"/>
        <w:rPr>
          <w:rFonts w:ascii="Times New Roman" w:hAnsi="Times New Roman" w:cs="Times New Roman"/>
          <w:sz w:val="24"/>
          <w:szCs w:val="24"/>
        </w:rPr>
      </w:pPr>
      <w:r>
        <w:rPr>
          <w:rFonts w:ascii="Times New Roman" w:hAnsi="Times New Roman" w:cs="Times New Roman"/>
          <w:sz w:val="24"/>
          <w:szCs w:val="24"/>
        </w:rPr>
        <w:t xml:space="preserve">Several previous studies have highlighted the importance of formative assessments in technology-based grammar learning.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{"citationItems":[{"id":"ITEM-1","itemData":{"ISBN":"0000000167055","author":[{"dropping-particle":"","family":"Syvyi","given":"Myroslav J","non-dropping-particle":"","parse-names":false,"suffix":""},{"dropping-particle":"","family":"Mazbayev","given":"Ordenbek B","non-dropping-particle":"","parse-names":false,"suffix":""}],"container-title":"Cornell University","id":"ITEM-1","issue":"3","issued":{"date-parts":[["2022"]]},"page":"369-382","title":"Distance learning as innovation technology of school","type":"article-journal","volume":"23"},"uris":["http://www.mendeley.com/documents/?uuid=314e6a64-01b6-4d70-9ffa-487bf91fac01"]}],"mendeley":{"formattedCitation":"(Syvyi &amp; Mazbayev, 2022)","manualFormatting":"Syvyi &amp; Mazbayev (2022)","plainTextFormattedCitation":"(Syvyi &amp; Mazbayev, 2022)","previouslyFormattedCitation":"(Syvyi &amp; Mazbayev, 2022)"},"properties":{"noteIndex":0},"schema":"https://github.com/citation-style-language/schema/raw/master/csl-citation.json"}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Syvyi &amp; Mazbayev's (2022)</w:t>
      </w:r>
      <w:r>
        <w:rPr>
          <w:rFonts w:ascii="Times New Roman" w:hAnsi="Times New Roman" w:cs="Times New Roman"/>
          <w:sz w:val="24"/>
          <w:szCs w:val="24"/>
        </w:rPr>
        <w:fldChar w:fldCharType="end"/>
      </w:r>
      <w:r>
        <w:rPr>
          <w:rFonts w:ascii="Times New Roman" w:hAnsi="Times New Roman" w:cs="Times New Roman"/>
          <w:sz w:val="24"/>
          <w:szCs w:val="24"/>
        </w:rPr>
        <w:t xml:space="preserve"> survey shows that using mobile applications in grammar correction exercises can improve students' accuracy in tenses and prepositions. This research supports the findings in our study that the technology approach facilitates real-time and personalized assessments. Meanwhile,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uthor":[{"dropping-particle":"","family":"Wiliam","given":"Dylan","non-dropping-particle":"","parse-names":false,"suffix":""},{"dropping-particle":"","family":"Leahy","given":"Siobhan","non-dropping-particle":"","parse-names":false,"suffix":""}],"container-title":"Formative classroom assessment: Theory into practice","id":"ITEM-1","issued":{"date-parts":[["2007"]]},"page":"29-42","title":"A theoretical foundation for formative assessment","type":"article-journal"},"uris":["http://www.mendeley.com/documents/?uuid=f6c60440-076a-435e-848c-5271c70fd24f"]}],"mendeley":{"formattedCitation":"(Wiliam &amp; Leahy, 2007)","manualFormatting":"Wiliam &amp; Leahy (2007)","plainTextFormattedCitation":"(Wiliam &amp; Leahy, 2007)","previouslyFormattedCitation":"(Wiliam &amp; Leahy, 2007)"},"properties":{"noteIndex":0},"schema":"https://github.com/citation-style-language/schema/raw/master/csl-citation.json"}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Wiliam &amp; Leahy (2007) </w:t>
      </w:r>
      <w:r>
        <w:rPr>
          <w:rFonts w:ascii="Times New Roman" w:hAnsi="Times New Roman" w:cs="Times New Roman"/>
          <w:sz w:val="24"/>
          <w:szCs w:val="24"/>
        </w:rPr>
        <w:fldChar w:fldCharType="end"/>
      </w:r>
      <w:r>
        <w:rPr>
          <w:rFonts w:ascii="Times New Roman" w:hAnsi="Times New Roman" w:cs="Times New Roman"/>
          <w:sz w:val="24"/>
          <w:szCs w:val="24"/>
        </w:rPr>
        <w:t xml:space="preserve">found that online formative assessment tools such as Google Forms and Edmodo increased student participation and allowed teachers to provide instant feedback. This aligns with the strategies identified in this study, specifically using interactive platforms that facilitate automated feedback and visualization of students' grammar errors.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{"citationItems":[{"id":"ITEM-1","itemData":{"abstract":"Evaluasi sangat diperlukan untuk mengetahui tingkat tingkat keterlaksanaan atau keberhasilan suatu program dengan cara mengetahui efektivitas masing-masing komponennya. Terdapat beberapa model evaluasi, salah satunya adalah Formative Summative Evaluation Model. Evaluasi formatif digunakan ketika suatu produk atau program tertentu sedang dikembangkan dan biasanya dilakukan lebih dari sekali dengan tujuan untuk melakukan perbaikan sedangkan evaluasi sumatif adalah evaluasi yang dilakukan setelah program berakhir. Salah satu implementasi dari model evaluasi formatif dan sumatif adalah untuk mengevaluasi keterlaksanaan proses pembelajaran pada penelitian tindakan kelas. Evaluasi formatif digunakan untuk menilai keterlaksanaan proses pembelajaran pada masing-masing pertemuan dan dapat dilihat dari RPP yang telah disusun sedangkan evaluasi sumatif digunakan untuk mengevaluasi program dengan cara tes di akhir program dan secara tertulis","author":[{"dropping-particle":"","family":"Fetrianto","given":"Fariza","non-dropping-particle":"","parse-names":false,"suffix":""}],"container-title":"Seminar Nasional Pendidikan Olahraga","id":"ITEM-1","issue":"1","issued":{"date-parts":[["2017"]]},"page":"408-421","title":"Penerapan Formative Summative Evaluation Model Dalam Penelitian Tindakan","type":"article-journal","volume":"1"},"uris":["http://www.mendeley.com/documents/?uuid=6c91b66a-d21f-4c10-8ac6-350041a39783"]}],"mendeley":{"formattedCitation":"(Fetrianto, 2017)","manualFormatting":"Fetrianto (2017)","plainTextFormattedCitation":"(Fetrianto, 2017)","previouslyFormattedCitation":"(Fetrianto, 2017)"},"properties":{"noteIndex":0},"schema":"https://github.com/citation-style-language/schema/raw/master/csl-citation.json"}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Fetrianto's (2017) research</w:t>
      </w:r>
      <w:r>
        <w:rPr>
          <w:rFonts w:ascii="Times New Roman" w:hAnsi="Times New Roman" w:cs="Times New Roman"/>
          <w:sz w:val="24"/>
          <w:szCs w:val="24"/>
        </w:rPr>
        <w:fldChar w:fldCharType="end"/>
      </w:r>
      <w:r>
        <w:rPr>
          <w:rFonts w:ascii="Times New Roman" w:hAnsi="Times New Roman" w:cs="Times New Roman"/>
          <w:sz w:val="24"/>
          <w:szCs w:val="24"/>
        </w:rPr>
        <w:t xml:space="preserve"> emphasizes the importance of formative feedback based on self-reflection and the active involvement of students in the evaluation process. This study is the basis for integrating assessment rubrics and discussion forums in blended learning as part of collaborative grammar assessment quality improvement.</w:t>
      </w:r>
    </w:p>
    <w:p w14:paraId="6AF952EF">
      <w:pPr>
        <w:pStyle w:val="38"/>
        <w:ind w:firstLine="720"/>
        <w:jc w:val="both"/>
        <w:rPr>
          <w:rFonts w:ascii="Times New Roman" w:hAnsi="Times New Roman" w:cs="Times New Roman"/>
          <w:sz w:val="24"/>
          <w:szCs w:val="24"/>
        </w:rPr>
      </w:pPr>
      <w:r>
        <w:rPr>
          <w:rFonts w:ascii="Times New Roman" w:hAnsi="Times New Roman" w:cs="Times New Roman"/>
          <w:sz w:val="24"/>
          <w:szCs w:val="24"/>
        </w:rPr>
        <w:t>However, these studies generally focus on the context of general education or secondary school. This study makes a new contribution focusing on the vocational education environment, particularly the hospitality study program, which demands the integration of grammar in professional communication. Therefore, the grammar assessment approach developed in this study enriches the literature by providing contextual, practical, and adaptive solutions to the specific needs of the world of work.</w:t>
      </w:r>
    </w:p>
    <w:p w14:paraId="79EF92A2">
      <w:pPr>
        <w:pStyle w:val="38"/>
        <w:ind w:firstLine="720"/>
        <w:jc w:val="both"/>
        <w:rPr>
          <w:rFonts w:ascii="Times New Roman" w:hAnsi="Times New Roman" w:cs="Times New Roman"/>
          <w:sz w:val="24"/>
          <w:szCs w:val="24"/>
        </w:rPr>
      </w:pPr>
      <w:r>
        <w:rPr>
          <w:rFonts w:ascii="Times New Roman" w:hAnsi="Times New Roman" w:cs="Times New Roman"/>
          <w:sz w:val="24"/>
          <w:szCs w:val="24"/>
        </w:rPr>
        <w:t>Research on formative grammar assessment in blended learning environments is helpful because it bridges the need for continuous evaluation and the complexity of technology-based learning. This assessment model focuses on regularly monitoring students' learning processes, providing constructive feedback, and encouraging self-reflection, which are very much in line with the principles of 21st-century pedagogy. However, in-depth studies on applying this strategy in vocational education are still limited. Learning grammar in hospitality has unique characteristics, such as the need for practical context, quick interaction, and high accuracy. Therefore, this article fills the research gap by presenting blended learning-based grammar formative assessment practices that can be widely adapted in other vocational institutions.</w:t>
      </w:r>
    </w:p>
    <w:p w14:paraId="76D93BC5">
      <w:pPr>
        <w:pStyle w:val="38"/>
        <w:rPr>
          <w:rFonts w:ascii="Times New Roman" w:hAnsi="Times New Roman" w:cs="Times New Roman"/>
          <w:b/>
          <w:bCs/>
          <w:sz w:val="24"/>
          <w:szCs w:val="24"/>
        </w:rPr>
      </w:pPr>
    </w:p>
    <w:p w14:paraId="21164851">
      <w:pPr>
        <w:pStyle w:val="38"/>
        <w:rPr>
          <w:rFonts w:ascii="Times New Roman" w:hAnsi="Times New Roman" w:cs="Times New Roman"/>
          <w:b/>
          <w:bCs/>
          <w:sz w:val="24"/>
          <w:szCs w:val="24"/>
        </w:rPr>
      </w:pPr>
    </w:p>
    <w:p w14:paraId="484C5957">
      <w:pPr>
        <w:pStyle w:val="38"/>
        <w:rPr>
          <w:rFonts w:ascii="Times New Roman" w:hAnsi="Times New Roman" w:cs="Times New Roman"/>
          <w:b/>
          <w:bCs/>
          <w:sz w:val="24"/>
          <w:szCs w:val="24"/>
        </w:rPr>
      </w:pPr>
    </w:p>
    <w:p w14:paraId="06D6FC91">
      <w:pPr>
        <w:pStyle w:val="38"/>
        <w:rPr>
          <w:rFonts w:ascii="Times New Roman" w:hAnsi="Times New Roman" w:cs="Times New Roman"/>
          <w:b/>
          <w:bCs/>
          <w:sz w:val="24"/>
          <w:szCs w:val="24"/>
        </w:rPr>
      </w:pPr>
      <w:commentRangeStart w:id="3"/>
      <w:r>
        <w:rPr>
          <w:rFonts w:ascii="Times New Roman" w:hAnsi="Times New Roman" w:cs="Times New Roman"/>
          <w:b/>
          <w:bCs/>
          <w:sz w:val="24"/>
          <w:szCs w:val="24"/>
        </w:rPr>
        <w:t>LITERATURE REVIEW</w:t>
      </w:r>
    </w:p>
    <w:p w14:paraId="00A3EDDE">
      <w:pPr>
        <w:pStyle w:val="38"/>
        <w:numPr>
          <w:ilvl w:val="0"/>
          <w:numId w:val="2"/>
        </w:numPr>
        <w:rPr>
          <w:rFonts w:ascii="Times New Roman" w:hAnsi="Times New Roman" w:cs="Times New Roman"/>
          <w:b/>
          <w:bCs/>
          <w:sz w:val="24"/>
          <w:szCs w:val="24"/>
        </w:rPr>
      </w:pPr>
      <w:r>
        <w:rPr>
          <w:rFonts w:ascii="Times New Roman" w:hAnsi="Times New Roman" w:cs="Times New Roman"/>
          <w:b/>
          <w:bCs/>
          <w:sz w:val="24"/>
          <w:szCs w:val="24"/>
        </w:rPr>
        <w:t xml:space="preserve">Formative assessment definition </w:t>
      </w:r>
    </w:p>
    <w:p w14:paraId="2BE9110D">
      <w:pPr>
        <w:pStyle w:val="38"/>
        <w:ind w:firstLine="720"/>
        <w:jc w:val="both"/>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 xml:space="preserve">Formative assessment is carried out continuously during the learning process, providing constructive feedback to students and helping them improve their understanding and skills. </w:t>
      </w:r>
      <w:r>
        <w:rPr>
          <w:rFonts w:ascii="Times New Roman" w:hAnsi="Times New Roman" w:eastAsia="Times New Roman" w:cs="Times New Roman"/>
          <w:kern w:val="0"/>
          <w:sz w:val="24"/>
          <w:szCs w:val="24"/>
          <w:lang w:eastAsia="zh-CN"/>
          <w14:ligatures w14:val="none"/>
        </w:rPr>
        <w:fldChar w:fldCharType="begin" w:fldLock="1"/>
      </w:r>
      <w:r>
        <w:rPr>
          <w:rFonts w:ascii="Times New Roman" w:hAnsi="Times New Roman" w:eastAsia="Times New Roman" w:cs="Times New Roman"/>
          <w:kern w:val="0"/>
          <w:sz w:val="24"/>
          <w:szCs w:val="24"/>
          <w:lang w:eastAsia="zh-CN"/>
          <w14:ligatures w14:val="none"/>
        </w:rPr>
        <w:instrText xml:space="preserve">ADDIN CSL_CITATION {"citationItems":[{"id":"ITEM-1","itemData":{"ISSN":"0007-1005","author":[{"dropping-particle":"","family":"Taras","given":"Maddalena","non-dropping-particle":"","parse-names":false,"suffix":""}],"container-title":"British journal of educational studies","id":"ITEM-1","issue":"4","issued":{"date-parts":[["2005"]]},"page":"466-478","publisher":"Taylor &amp; Francis","title":"Assessment–summative and formative–some theoretical reflections","type":"article-journal","volume":"53"},"uris":["http://www.mendeley.com/documents/?uuid=3c264317-7b98-470a-8ba5-7cd4deac206c"]}],"mendeley":{"formattedCitation":"(Taras, 2005)","plainTextFormattedCitation":"(Taras, 2005)","previouslyFormattedCitation":"(Taras, 2005)"},"properties":{"noteIndex":0},"schema":"https://github.com/citation-style-language/schema/raw/master/csl-citation.json"}</w:instrText>
      </w:r>
      <w:r>
        <w:rPr>
          <w:rFonts w:ascii="Times New Roman" w:hAnsi="Times New Roman" w:eastAsia="Times New Roman" w:cs="Times New Roman"/>
          <w:kern w:val="0"/>
          <w:sz w:val="24"/>
          <w:szCs w:val="24"/>
          <w:lang w:eastAsia="zh-CN"/>
          <w14:ligatures w14:val="none"/>
        </w:rPr>
        <w:fldChar w:fldCharType="separate"/>
      </w:r>
      <w:r>
        <w:rPr>
          <w:rFonts w:ascii="Times New Roman" w:hAnsi="Times New Roman" w:eastAsia="Times New Roman" w:cs="Times New Roman"/>
          <w:kern w:val="0"/>
          <w:sz w:val="24"/>
          <w:szCs w:val="24"/>
          <w:lang w:eastAsia="zh-CN"/>
          <w14:ligatures w14:val="none"/>
        </w:rPr>
        <w:t>(Taras, 2005).</w:t>
      </w:r>
      <w:r>
        <w:rPr>
          <w:rFonts w:ascii="Times New Roman" w:hAnsi="Times New Roman" w:eastAsia="Times New Roman" w:cs="Times New Roman"/>
          <w:kern w:val="0"/>
          <w:sz w:val="24"/>
          <w:szCs w:val="24"/>
          <w:lang w:eastAsia="zh-CN"/>
          <w14:ligatures w14:val="none"/>
        </w:rPr>
        <w:fldChar w:fldCharType="end"/>
      </w:r>
      <w:r>
        <w:rPr>
          <w:rFonts w:ascii="Times New Roman" w:hAnsi="Times New Roman" w:eastAsia="Times New Roman" w:cs="Times New Roman"/>
          <w:kern w:val="0"/>
          <w:sz w:val="24"/>
          <w:szCs w:val="24"/>
          <w:lang w:eastAsia="zh-CN"/>
          <w14:ligatures w14:val="none"/>
        </w:rPr>
        <w:t xml:space="preserve"> Unlike summative assessments, which are evaluative and are usually carried out at the end of learning, formative assessments focus on the process, not just the outcome. </w:t>
      </w:r>
      <w:r>
        <w:rPr>
          <w:rFonts w:ascii="Times New Roman" w:hAnsi="Times New Roman" w:eastAsia="Times New Roman" w:cs="Times New Roman"/>
          <w:kern w:val="0"/>
          <w:sz w:val="24"/>
          <w:szCs w:val="24"/>
          <w:lang w:eastAsia="zh-CN"/>
          <w14:ligatures w14:val="none"/>
        </w:rPr>
        <w:fldChar w:fldCharType="begin" w:fldLock="1"/>
      </w:r>
      <w:r>
        <w:rPr>
          <w:rFonts w:ascii="Times New Roman" w:hAnsi="Times New Roman" w:eastAsia="Times New Roman" w:cs="Times New Roman"/>
          <w:kern w:val="0"/>
          <w:sz w:val="24"/>
          <w:szCs w:val="24"/>
          <w:lang w:eastAsia="zh-CN"/>
          <w14:ligatures w14:val="none"/>
        </w:rPr>
        <w:instrText xml:space="preserve">ADDIN CSL_CITATION {"citationItems":[{"id":"ITEM-1","itemData":{"DOI":"10.1146/annurev-psych-010416-044022","author":[{"dropping-particle":"","family":"Metcalfe","given":"Janet","non-dropping-particle":"","parse-names":false,"suffix":""}],"id":"ITEM-1","issued":{"date-parts":[["2017"]]},"title":"Learning from Errors","type":"article-journal"},"uris":["http://www.mendeley.com/documents/?uuid=6b04f6ea-a906-4c04-95a6-2ef271c8c1d9"]},{"id":"ITEM-2","itemData":{"abstract":"Evaluasi sangat diperlukan untuk mengetahui tingkat tingkat keterlaksanaan atau keberhasilan suatu program dengan cara mengetahui efektivitas masing-masing komponennya. Terdapat beberapa model evaluasi, salah satunya adalah Formative Summative Evaluation Model. Evaluasi formatif digunakan ketika suatu produk atau program tertentu sedang dikembangkan dan biasanya dilakukan lebih dari sekali dengan tujuan untuk melakukan perbaikan sedangkan evaluasi sumatif adalah evaluasi yang dilakukan setelah program berakhir. Salah satu implementasi dari model evaluasi formatif dan sumatif adalah untuk mengevaluasi keterlaksanaan proses pembelajaran pada penelitian tindakan kelas. Evaluasi formatif digunakan untuk menilai keterlaksanaan proses pembelajaran pada masing-masing pertemuan dan dapat dilihat dari RPP yang telah disusun sedangkan evaluasi sumatif digunakan untuk mengevaluasi program dengan cara tes di akhir program dan secara tertulis","author":[{"dropping-particle":"","family":"Fetrianto","given":"Fariza","non-dropping-particle":"","parse-names":false,"suffix":""}],"container-title":"Seminar Nasional Pendidikan Olahraga","id":"ITEM-2","issue":"1","issued":{"date-parts":[["2017"]]},"page":"408-421","title":"Penerapan Formative Summative Evaluation Model Dalam Penelitian Tindakan","type":"article-journal","volume":"1"},"uris":["http://www.mendeley.com/documents/?uuid=a9ff943e-ccb7-427a-ae81-ba8b5815cc37"]}],"mendeley":{"formattedCitation":"(Fetrianto, 2017; Metcalfe, 2017)","plainTextFormattedCitation":"(Fetrianto, 2017; Metcalfe, 2017)","previouslyFormattedCitation":"(Fetrianto, 2017; Metcalfe, 2017)"},"properties":{"noteIndex":0},"schema":"https://github.com/citation-style-language/schema/raw/master/csl-citation.json"}</w:instrText>
      </w:r>
      <w:r>
        <w:rPr>
          <w:rFonts w:ascii="Times New Roman" w:hAnsi="Times New Roman" w:eastAsia="Times New Roman" w:cs="Times New Roman"/>
          <w:kern w:val="0"/>
          <w:sz w:val="24"/>
          <w:szCs w:val="24"/>
          <w:lang w:eastAsia="zh-CN"/>
          <w14:ligatures w14:val="none"/>
        </w:rPr>
        <w:fldChar w:fldCharType="separate"/>
      </w:r>
      <w:r>
        <w:rPr>
          <w:rFonts w:ascii="Times New Roman" w:hAnsi="Times New Roman" w:eastAsia="Times New Roman" w:cs="Times New Roman"/>
          <w:kern w:val="0"/>
          <w:sz w:val="24"/>
          <w:szCs w:val="24"/>
          <w:lang w:eastAsia="zh-CN"/>
          <w14:ligatures w14:val="none"/>
        </w:rPr>
        <w:t>(Fetrianto, 2017; Metcalfe, 2017)</w:t>
      </w:r>
      <w:r>
        <w:rPr>
          <w:rFonts w:ascii="Times New Roman" w:hAnsi="Times New Roman" w:eastAsia="Times New Roman" w:cs="Times New Roman"/>
          <w:kern w:val="0"/>
          <w:sz w:val="24"/>
          <w:szCs w:val="24"/>
          <w:lang w:eastAsia="zh-CN"/>
          <w14:ligatures w14:val="none"/>
        </w:rPr>
        <w:fldChar w:fldCharType="end"/>
      </w:r>
      <w:r>
        <w:rPr>
          <w:rFonts w:ascii="Times New Roman" w:hAnsi="Times New Roman" w:eastAsia="Times New Roman" w:cs="Times New Roman"/>
          <w:kern w:val="0"/>
          <w:sz w:val="24"/>
          <w:szCs w:val="24"/>
          <w:lang w:eastAsia="zh-CN"/>
          <w14:ligatures w14:val="none"/>
        </w:rPr>
        <w:t>. Therefore, formative assessments are considered a tool to improve learning quality dynamically.</w:t>
      </w:r>
    </w:p>
    <w:p w14:paraId="273FEA6E">
      <w:pPr>
        <w:pStyle w:val="38"/>
        <w:ind w:firstLine="720"/>
        <w:jc w:val="both"/>
        <w:rPr>
          <w:rFonts w:ascii="Times New Roman" w:hAnsi="Times New Roman" w:cs="Times New Roman"/>
          <w:b/>
          <w:bCs/>
          <w:sz w:val="24"/>
          <w:szCs w:val="24"/>
        </w:rPr>
      </w:pPr>
      <w:r>
        <w:rPr>
          <w:rFonts w:ascii="Times New Roman" w:hAnsi="Times New Roman" w:eastAsia="Times New Roman" w:cs="Times New Roman"/>
          <w:kern w:val="0"/>
          <w:sz w:val="24"/>
          <w:szCs w:val="24"/>
          <w:lang w:eastAsia="zh-CN"/>
          <w14:ligatures w14:val="none"/>
        </w:rPr>
        <w:t xml:space="preserve">In practice, formative assessments can include oral questions, short quizzes, group discussions, and project-based assignments that provide space for teachers and students to interact actively. Student involvement in evaluation is significant because it helps foster metacognition, students' awareness of their learning process. Through feedback provided by teachers or fellow students, students can discover the extent of their understanding and where they still need to improve. </w:t>
      </w:r>
      <w:r>
        <w:rPr>
          <w:rFonts w:ascii="Times New Roman" w:hAnsi="Times New Roman" w:eastAsia="Times New Roman" w:cs="Times New Roman"/>
          <w:kern w:val="0"/>
          <w:sz w:val="24"/>
          <w:szCs w:val="24"/>
          <w:lang w:eastAsia="zh-CN"/>
          <w14:ligatures w14:val="none"/>
        </w:rPr>
        <w:fldChar w:fldCharType="begin" w:fldLock="1"/>
      </w:r>
      <w:r>
        <w:rPr>
          <w:rFonts w:ascii="Times New Roman" w:hAnsi="Times New Roman" w:eastAsia="Times New Roman" w:cs="Times New Roman"/>
          <w:kern w:val="0"/>
          <w:sz w:val="24"/>
          <w:szCs w:val="24"/>
          <w:lang w:eastAsia="zh-CN"/>
          <w14:ligatures w14:val="none"/>
        </w:rPr>
        <w:instrText xml:space="preserve">ADDIN CSL_CITATION {"citationItems":[{"id":"ITEM-1","itemData":{"ISBN":"6236766215","author":[{"dropping-particle":"","family":"Jalinus","given":"Nizwardi","non-dropping-particle":"","parse-names":false,"suffix":""},{"dropping-particle":"","family":"Verawardina","given":"Unung","non-dropping-particle":"","parse-names":false,"suffix":""},{"dropping-particle":"","family":"Krismadinata","given":"Ph D","non-dropping-particle":"","parse-names":false,"suffix":""}],"id":"ITEM-1","issued":{"date-parts":[["2020"]]},"publisher":"Penerbit CV. Sarnu Untung","title":"Buku model flipped blended learning","type":"book"},"uris":["http://www.mendeley.com/documents/?uuid=780c573e-533a-4567-8571-47d27744c00e"]}],"mendeley":{"formattedCitation":"(Jalinus et al., 2020)","plainTextFormattedCitation":"(Jalinus et al., 2020)","previouslyFormattedCitation":"(Jalinus et al., 2020)"},"properties":{"noteIndex":0},"schema":"https://github.com/citation-style-language/schema/raw/master/csl-citation.json"}</w:instrText>
      </w:r>
      <w:r>
        <w:rPr>
          <w:rFonts w:ascii="Times New Roman" w:hAnsi="Times New Roman" w:eastAsia="Times New Roman" w:cs="Times New Roman"/>
          <w:kern w:val="0"/>
          <w:sz w:val="24"/>
          <w:szCs w:val="24"/>
          <w:lang w:eastAsia="zh-CN"/>
          <w14:ligatures w14:val="none"/>
        </w:rPr>
        <w:fldChar w:fldCharType="separate"/>
      </w:r>
      <w:r>
        <w:rPr>
          <w:rFonts w:ascii="Times New Roman" w:hAnsi="Times New Roman" w:eastAsia="Times New Roman" w:cs="Times New Roman"/>
          <w:kern w:val="0"/>
          <w:sz w:val="24"/>
          <w:szCs w:val="24"/>
          <w:lang w:eastAsia="zh-CN"/>
          <w14:ligatures w14:val="none"/>
        </w:rPr>
        <w:t>(Jalinus et al., 2020).</w:t>
      </w:r>
      <w:r>
        <w:rPr>
          <w:rFonts w:ascii="Times New Roman" w:hAnsi="Times New Roman" w:eastAsia="Times New Roman" w:cs="Times New Roman"/>
          <w:kern w:val="0"/>
          <w:sz w:val="24"/>
          <w:szCs w:val="24"/>
          <w:lang w:eastAsia="zh-CN"/>
          <w14:ligatures w14:val="none"/>
        </w:rPr>
        <w:fldChar w:fldCharType="end"/>
      </w:r>
      <w:r>
        <w:rPr>
          <w:rFonts w:ascii="Times New Roman" w:hAnsi="Times New Roman" w:eastAsia="Times New Roman" w:cs="Times New Roman"/>
          <w:kern w:val="0"/>
          <w:sz w:val="24"/>
          <w:szCs w:val="24"/>
          <w:lang w:eastAsia="zh-CN"/>
          <w14:ligatures w14:val="none"/>
        </w:rPr>
        <w:t xml:space="preserve"> This research departs from this concept by adjusting the formative assessment approach in the context of grammar learning, especially in a blended learning environment that demands flexibility. </w:t>
      </w:r>
      <w:r>
        <w:rPr>
          <w:rFonts w:ascii="Times New Roman" w:hAnsi="Times New Roman" w:eastAsia="Times New Roman" w:cs="Times New Roman"/>
          <w:kern w:val="0"/>
          <w:sz w:val="24"/>
          <w:szCs w:val="24"/>
          <w:lang w:eastAsia="zh-CN"/>
          <w14:ligatures w14:val="none"/>
        </w:rPr>
        <w:fldChar w:fldCharType="begin" w:fldLock="1"/>
      </w:r>
      <w:r>
        <w:rPr>
          <w:rFonts w:ascii="Times New Roman" w:hAnsi="Times New Roman" w:eastAsia="Times New Roman" w:cs="Times New Roman"/>
          <w:kern w:val="0"/>
          <w:sz w:val="24"/>
          <w:szCs w:val="24"/>
          <w:lang w:eastAsia="zh-CN"/>
          <w14:ligatures w14:val="none"/>
        </w:rPr>
        <w:instrText xml:space="preserve">ADDIN CSL_CITATION {"citationItems":[{"id":"ITEM-1","itemData":{"author":[{"dropping-particle":"","family":"Wilson","given":"Christi","non-dropping-particle":"","parse-names":false,"suffix":""}],"container-title":"Teachthought. Com. Last modified","id":"ITEM-1","issued":{"date-parts":[["2019"]]},"title":"6 Ways Teachers Are Using Blended Learning","type":"article-journal"},"uris":["http://www.mendeley.com/documents/?uuid=6f63acce-c1b6-4e0f-adcc-265f56ca5291"]},{"id":"ITEM-2","itemData":{"DOI":"https://doi.org/ 10.3390/su14138051","author":[{"dropping-particle":"","family":"Ramalingam","given":"Sangeeth","non-dropping-particle":"","parse-names":false,"suffix":""},{"dropping-particle":"","family":"Yunus","given":"Melor","non-dropping-particle":"","parse-names":false,"suffix":""}],"container-title":"sustainability Review","id":"ITEM-2","issue":"1","issued":{"date-parts":[["2022"]]},"page":"1-17","title":"Blended Learning Strategies for Sustainable English as a Second Language Education : A Systematic Review","type":"article-journal","volume":"14"},"uris":["http://www.mendeley.com/documents/?uuid=6b6bf1d2-9d54-41d8-ab82-b78588558bd6"]}],"mendeley":{"formattedCitation":"(Ramalingam &amp; Yunus, 2022; Wilson, 2019)","plainTextFormattedCitation":"(Ramalingam &amp; Yunus, 2022; Wilson, 2019)","previouslyFormattedCitation":"(Ramalingam &amp; Yunus, 2022; Wilson, 2019)"},"properties":{"noteIndex":0},"schema":"https://github.com/citation-style-language/schema/raw/master/csl-citation.json"}</w:instrText>
      </w:r>
      <w:r>
        <w:rPr>
          <w:rFonts w:ascii="Times New Roman" w:hAnsi="Times New Roman" w:eastAsia="Times New Roman" w:cs="Times New Roman"/>
          <w:kern w:val="0"/>
          <w:sz w:val="24"/>
          <w:szCs w:val="24"/>
          <w:lang w:eastAsia="zh-CN"/>
          <w14:ligatures w14:val="none"/>
        </w:rPr>
        <w:fldChar w:fldCharType="separate"/>
      </w:r>
      <w:r>
        <w:rPr>
          <w:rFonts w:ascii="Times New Roman" w:hAnsi="Times New Roman" w:eastAsia="Times New Roman" w:cs="Times New Roman"/>
          <w:kern w:val="0"/>
          <w:sz w:val="24"/>
          <w:szCs w:val="24"/>
          <w:lang w:eastAsia="zh-CN"/>
          <w14:ligatures w14:val="none"/>
        </w:rPr>
        <w:t>(Ramalingam &amp; Yunus, 2022; Wilson, 2019).</w:t>
      </w:r>
      <w:r>
        <w:rPr>
          <w:rFonts w:ascii="Times New Roman" w:hAnsi="Times New Roman" w:eastAsia="Times New Roman" w:cs="Times New Roman"/>
          <w:kern w:val="0"/>
          <w:sz w:val="24"/>
          <w:szCs w:val="24"/>
          <w:lang w:eastAsia="zh-CN"/>
          <w14:ligatures w14:val="none"/>
        </w:rPr>
        <w:fldChar w:fldCharType="end"/>
      </w:r>
      <w:r>
        <w:rPr>
          <w:rFonts w:ascii="Times New Roman" w:hAnsi="Times New Roman" w:eastAsia="Times New Roman" w:cs="Times New Roman"/>
          <w:kern w:val="0"/>
          <w:sz w:val="24"/>
          <w:szCs w:val="24"/>
          <w:lang w:eastAsia="zh-CN"/>
          <w14:ligatures w14:val="none"/>
        </w:rPr>
        <w:t xml:space="preserve"> Given the limited time for face-to-face and the challenges of providing direct feedback, various formative assessment strategies—such as micro-assessments, reflection rubrics, discussion forums, and interactive platforms—became the solutions specifically studied in this study.</w:t>
      </w:r>
    </w:p>
    <w:p w14:paraId="5A11409C">
      <w:pPr>
        <w:pStyle w:val="38"/>
        <w:ind w:left="360"/>
        <w:rPr>
          <w:rFonts w:ascii="Times New Roman" w:hAnsi="Times New Roman" w:cs="Times New Roman"/>
          <w:b/>
          <w:bCs/>
          <w:sz w:val="24"/>
          <w:szCs w:val="24"/>
        </w:rPr>
      </w:pPr>
    </w:p>
    <w:p w14:paraId="62E87D2B">
      <w:pPr>
        <w:pStyle w:val="38"/>
        <w:numPr>
          <w:ilvl w:val="0"/>
          <w:numId w:val="2"/>
        </w:numPr>
        <w:rPr>
          <w:rFonts w:ascii="Times New Roman" w:hAnsi="Times New Roman" w:cs="Times New Roman"/>
          <w:b/>
          <w:bCs/>
          <w:sz w:val="24"/>
          <w:szCs w:val="24"/>
        </w:rPr>
      </w:pPr>
      <w:r>
        <w:rPr>
          <w:rFonts w:ascii="Times New Roman" w:hAnsi="Times New Roman" w:cs="Times New Roman"/>
          <w:b/>
          <w:bCs/>
          <w:sz w:val="24"/>
          <w:szCs w:val="24"/>
        </w:rPr>
        <w:t>The role of formative assessment in grammar mastery</w:t>
      </w:r>
    </w:p>
    <w:p w14:paraId="0C16D0B6">
      <w:pPr>
        <w:pStyle w:val="38"/>
        <w:ind w:firstLine="720"/>
        <w:jc w:val="both"/>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 xml:space="preserve">Mastery of grammar is one of the essential aspects of learning English, especially in the context of vocational education, such as hospitality, where professional communication is the primary need. Formative assessment plays an essential role in building a gradual understanding of grammar, as it allows teachers to identify common errors, provide immediate corrections, and prepare targeted remedial materials. </w:t>
      </w:r>
      <w:r>
        <w:rPr>
          <w:rFonts w:ascii="Times New Roman" w:hAnsi="Times New Roman" w:eastAsia="Times New Roman" w:cs="Times New Roman"/>
          <w:kern w:val="0"/>
          <w:sz w:val="24"/>
          <w:szCs w:val="24"/>
          <w:lang w:eastAsia="zh-CN"/>
          <w14:ligatures w14:val="none"/>
        </w:rPr>
        <w:fldChar w:fldCharType="begin" w:fldLock="1"/>
      </w:r>
      <w:r>
        <w:rPr>
          <w:rFonts w:ascii="Times New Roman" w:hAnsi="Times New Roman" w:eastAsia="Times New Roman" w:cs="Times New Roman"/>
          <w:kern w:val="0"/>
          <w:sz w:val="24"/>
          <w:szCs w:val="24"/>
          <w:lang w:eastAsia="zh-CN"/>
          <w14:ligatures w14:val="none"/>
        </w:rPr>
        <w:instrText xml:space="preserve">ADDIN CSL_CITATION {"citationItems":[{"id":"ITEM-1","itemData":{"DOI":"10.1007/s41686-018-0021-9","author":[{"dropping-particle":"","family":"Li","given":"Kun","non-dropping-particle":"","parse-names":false,"suffix":""},{"dropping-particle":"","family":"Moore","given":"David Richard","non-dropping-particle":"","parse-names":false,"suffix":""}],"container-title":"Journal of Formative Design in Learning","id":"ITEM-1","issue":"2","issued":{"date-parts":[["2018"]]},"page":"102-113","publisher":"Journal of Formative Design in Learning","title":"Motivating Students in Massive Open Online Courses (MOOCs) Using the Attention, Relevance, Confidence, Satisfaction (ARCS) Model","type":"article-journal","volume":"2"},"uris":["http://www.mendeley.com/documents/?uuid=cfd6b1c6-ee0e-43e9-8314-d30b92f0c554"]}],"mendeley":{"formattedCitation":"(Li &amp; Moore, 2018)","plainTextFormattedCitation":"(Li &amp; Moore, 2018)","previouslyFormattedCitation":"(Li &amp; Moore, 2018)"},"properties":{"noteIndex":0},"schema":"https://github.com/citation-style-language/schema/raw/master/csl-citation.json"}</w:instrText>
      </w:r>
      <w:r>
        <w:rPr>
          <w:rFonts w:ascii="Times New Roman" w:hAnsi="Times New Roman" w:eastAsia="Times New Roman" w:cs="Times New Roman"/>
          <w:kern w:val="0"/>
          <w:sz w:val="24"/>
          <w:szCs w:val="24"/>
          <w:lang w:eastAsia="zh-CN"/>
          <w14:ligatures w14:val="none"/>
        </w:rPr>
        <w:fldChar w:fldCharType="separate"/>
      </w:r>
      <w:r>
        <w:rPr>
          <w:rFonts w:ascii="Times New Roman" w:hAnsi="Times New Roman" w:eastAsia="Times New Roman" w:cs="Times New Roman"/>
          <w:kern w:val="0"/>
          <w:sz w:val="24"/>
          <w:szCs w:val="24"/>
          <w:lang w:eastAsia="zh-CN"/>
          <w14:ligatures w14:val="none"/>
        </w:rPr>
        <w:t>(Li &amp; Moore, 2018).</w:t>
      </w:r>
      <w:r>
        <w:rPr>
          <w:rFonts w:ascii="Times New Roman" w:hAnsi="Times New Roman" w:eastAsia="Times New Roman" w:cs="Times New Roman"/>
          <w:kern w:val="0"/>
          <w:sz w:val="24"/>
          <w:szCs w:val="24"/>
          <w:lang w:eastAsia="zh-CN"/>
          <w14:ligatures w14:val="none"/>
        </w:rPr>
        <w:fldChar w:fldCharType="end"/>
      </w:r>
      <w:r>
        <w:rPr>
          <w:rFonts w:ascii="Times New Roman" w:hAnsi="Times New Roman" w:eastAsia="Times New Roman" w:cs="Times New Roman"/>
          <w:kern w:val="0"/>
          <w:sz w:val="24"/>
          <w:szCs w:val="24"/>
          <w:lang w:eastAsia="zh-CN"/>
          <w14:ligatures w14:val="none"/>
        </w:rPr>
        <w:t xml:space="preserve"> This provides an advantage over summative assessments that are "final assessments" without an ongoing mentoring process.</w:t>
      </w:r>
    </w:p>
    <w:p w14:paraId="625193C8">
      <w:pPr>
        <w:pStyle w:val="38"/>
        <w:ind w:firstLine="720"/>
        <w:jc w:val="both"/>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 xml:space="preserve">In teaching grammar, a formative approach can help students understand sentence structure, the use of tenses, prepositions, and subject-verb agreement contextually. For example, with the use of clear rubrics and self-reflection, students can recognize specific errors in their writing. In addition, activities such as peer review and grammar discussions also expand the learning space from one-way interaction to in-depth collaborative dialogue. Consistent formative assessments also increase engagement and motivation to learn, especially when given in an engaging form, such as interactive quizzes. </w:t>
      </w:r>
      <w:r>
        <w:rPr>
          <w:rFonts w:ascii="Times New Roman" w:hAnsi="Times New Roman" w:eastAsia="Times New Roman" w:cs="Times New Roman"/>
          <w:kern w:val="0"/>
          <w:sz w:val="24"/>
          <w:szCs w:val="24"/>
          <w:lang w:val="nb-NO" w:eastAsia="zh-CN"/>
          <w14:ligatures w14:val="none"/>
        </w:rPr>
        <w:fldChar w:fldCharType="begin" w:fldLock="1"/>
      </w:r>
      <w:r>
        <w:rPr>
          <w:rFonts w:ascii="Times New Roman" w:hAnsi="Times New Roman" w:eastAsia="Times New Roman" w:cs="Times New Roman"/>
          <w:kern w:val="0"/>
          <w:sz w:val="24"/>
          <w:szCs w:val="24"/>
          <w:lang w:eastAsia="zh-CN"/>
          <w14:ligatures w14:val="none"/>
        </w:rPr>
        <w:instrText xml:space="preserve">ADDIN CSL_CITATION {"citationItems":[{"id":"ITEM-1","itemData":{"author":[{"dropping-particle":"","family":"Wiliam","given":"Dylan","non-dropping-particle":"","parse-names":false,"suffix":""},{"dropping-particle":"","family":"Leahy","given":"Siobhan","non-dropping-particle":"","parse-names":false,"suffix":""}],"container-title":"Formative classroom assessment: Theory into practice","id":"ITEM-1","issued":{"date-parts":[["2007"]]},"page":"29-42","title":"A theoretical foundation for formative assessment","type":"article-journal"},"uris":["http://www.mendeley.com/documents/?uuid=f6c60440-076a-435e-848c-5271c70fd24f"]},{"id":"ITEM-2","itemData":{"ISSN":"0007-1005","author":[{"dropping-particle":"","family":"Taras","given":"Maddalena","non-dropping-particle":"","parse-names":false,"suffix":""}],"container-title":"British journal of educational studies","id":"ITEM-2","issue":"4","issued":{"date-parts":[["2005"]]},"page":"466-478","publisher":"Taylor &amp; Francis","title":"Assessment–summative and formative–some theoretical reflections","type":"article-journal","volume":"53"},"uris":["http://www.mendeley.com/documents/?uuid=3c264317-7b98-470a-8ba5-7cd4deac206c"]}],"mendeley":{"formattedCitation":"(Taras, 2005; Wiliam &amp; Leahy, 2007)","plainTextFormattedCitation":"(Taras, 2005; Wiliam &amp; Leahy, 2007)","previouslyFormattedCitation":"(Taras, 2005; Wiliam &amp; Leahy, 2007)"},"properties":{"noteIndex":0},"schema":"https://github.com/citation-style-language/schema/raw/master/csl-citation.json"}</w:instrText>
      </w:r>
      <w:r>
        <w:rPr>
          <w:rFonts w:ascii="Times New Roman" w:hAnsi="Times New Roman" w:eastAsia="Times New Roman" w:cs="Times New Roman"/>
          <w:kern w:val="0"/>
          <w:sz w:val="24"/>
          <w:szCs w:val="24"/>
          <w:lang w:val="nb-NO" w:eastAsia="zh-CN"/>
          <w14:ligatures w14:val="none"/>
        </w:rPr>
        <w:fldChar w:fldCharType="separate"/>
      </w:r>
      <w:r>
        <w:rPr>
          <w:rFonts w:ascii="Times New Roman" w:hAnsi="Times New Roman" w:eastAsia="Times New Roman" w:cs="Times New Roman"/>
          <w:kern w:val="0"/>
          <w:sz w:val="24"/>
          <w:szCs w:val="24"/>
          <w:lang w:eastAsia="zh-CN"/>
          <w14:ligatures w14:val="none"/>
        </w:rPr>
        <w:t>(Taras, 2005; Wiliam &amp; Leahy, 2007)</w:t>
      </w:r>
      <w:r>
        <w:rPr>
          <w:rFonts w:ascii="Times New Roman" w:hAnsi="Times New Roman" w:eastAsia="Times New Roman" w:cs="Times New Roman"/>
          <w:kern w:val="0"/>
          <w:sz w:val="24"/>
          <w:szCs w:val="24"/>
          <w:lang w:val="nb-NO" w:eastAsia="zh-CN"/>
          <w14:ligatures w14:val="none"/>
        </w:rPr>
        <w:fldChar w:fldCharType="end"/>
      </w:r>
      <w:r>
        <w:rPr>
          <w:rFonts w:ascii="Times New Roman" w:hAnsi="Times New Roman" w:eastAsia="Times New Roman" w:cs="Times New Roman"/>
          <w:kern w:val="0"/>
          <w:sz w:val="24"/>
          <w:szCs w:val="24"/>
          <w:lang w:eastAsia="zh-CN"/>
          <w14:ligatures w14:val="none"/>
        </w:rPr>
        <w:t>.</w:t>
      </w:r>
    </w:p>
    <w:p w14:paraId="6E9F4C4D">
      <w:pPr>
        <w:pStyle w:val="38"/>
        <w:ind w:firstLine="720"/>
        <w:jc w:val="both"/>
        <w:rPr>
          <w:rFonts w:ascii="Times New Roman" w:hAnsi="Times New Roman" w:cs="Times New Roman"/>
          <w:b/>
          <w:bCs/>
          <w:sz w:val="24"/>
          <w:szCs w:val="24"/>
        </w:rPr>
      </w:pPr>
      <w:r>
        <w:rPr>
          <w:rFonts w:ascii="Times New Roman" w:hAnsi="Times New Roman" w:eastAsia="Times New Roman" w:cs="Times New Roman"/>
          <w:kern w:val="0"/>
          <w:sz w:val="24"/>
          <w:szCs w:val="24"/>
          <w:lang w:eastAsia="zh-CN"/>
          <w14:ligatures w14:val="none"/>
        </w:rPr>
        <w:t>This study emphasizes the importance of integrating formative assessment in teaching grammar in a blended environment. Activities such as micro-assessment at the end of the session, the use of learning analytics, and rubric-based feedback are strategies that can be adopted effectively to strengthen the mastery of grammar of vocational students. These findings show that formative assessment is an evaluation tool and a pedagogical strategy supporting more adaptive and responsive grammar learning.</w:t>
      </w:r>
    </w:p>
    <w:p w14:paraId="703F0E58">
      <w:pPr>
        <w:pStyle w:val="38"/>
        <w:ind w:left="360"/>
        <w:rPr>
          <w:rFonts w:ascii="Times New Roman" w:hAnsi="Times New Roman" w:cs="Times New Roman"/>
          <w:b/>
          <w:bCs/>
          <w:sz w:val="24"/>
          <w:szCs w:val="24"/>
        </w:rPr>
      </w:pPr>
    </w:p>
    <w:p w14:paraId="3E164738">
      <w:pPr>
        <w:pStyle w:val="38"/>
        <w:numPr>
          <w:ilvl w:val="0"/>
          <w:numId w:val="2"/>
        </w:numPr>
        <w:rPr>
          <w:rFonts w:ascii="Times New Roman" w:hAnsi="Times New Roman" w:cs="Times New Roman"/>
          <w:b/>
          <w:bCs/>
          <w:sz w:val="24"/>
          <w:szCs w:val="24"/>
        </w:rPr>
      </w:pPr>
      <w:r>
        <w:rPr>
          <w:rFonts w:ascii="Times New Roman" w:hAnsi="Times New Roman" w:cs="Times New Roman"/>
          <w:b/>
          <w:bCs/>
          <w:sz w:val="24"/>
          <w:szCs w:val="24"/>
        </w:rPr>
        <w:t>Blended learning: definition and implementation model</w:t>
      </w:r>
    </w:p>
    <w:p w14:paraId="77B715EB">
      <w:pPr>
        <w:pStyle w:val="38"/>
        <w:ind w:firstLine="720"/>
        <w:jc w:val="both"/>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 xml:space="preserve">Blended learning is a learning model that combines face-to-face learning (offline) with online learning, both synchronous and asynchronous. This model is growing rapidly in higher education, especially after the COVID-19 pandemic forced many educational institutions to switch to digital learning. According to </w:t>
      </w:r>
      <w:r>
        <w:rPr>
          <w:rFonts w:ascii="Times New Roman" w:hAnsi="Times New Roman" w:eastAsia="Times New Roman" w:cs="Times New Roman"/>
          <w:kern w:val="0"/>
          <w:sz w:val="24"/>
          <w:szCs w:val="24"/>
          <w:lang w:eastAsia="zh-CN"/>
          <w14:ligatures w14:val="none"/>
        </w:rPr>
        <w:fldChar w:fldCharType="begin" w:fldLock="1"/>
      </w:r>
      <w:r>
        <w:rPr>
          <w:rFonts w:ascii="Times New Roman" w:hAnsi="Times New Roman" w:eastAsia="Times New Roman" w:cs="Times New Roman"/>
          <w:kern w:val="0"/>
          <w:sz w:val="24"/>
          <w:szCs w:val="24"/>
          <w:lang w:eastAsia="zh-CN"/>
          <w14:ligatures w14:val="none"/>
        </w:rPr>
        <w:instrText xml:space="preserve">ADDIN CSL_CITATION {"citationItems":[{"id":"ITEM-1","itemData":{"DOI":"10.1093/elt/ccx058","ISSN":"0951-0893","abstract":"In this series, we explore technology-related themes and topics. The series aims to discuss and demystify what may be new areas for some readers and to consider their relevance for English language teachers.The term ‘blended learning’ has been widely used in English language teaching since at least 2007, when Sharma and Barrett published their eponymous teachers’ resource book. Despite its now widespread use, the term has proved difficult to define, with different interpretations and terminology proposed by researchers and practitioners (see Whittaker (2013) for a detailed discussion). Nevertheless, more than a decade since the term’s first appearance in ELT, a consensus around what the term might mean for English language practitioners has now emerged, which Whittaker summarizes as follows: ‘[I]n ELT “blended learning” is the term most commonly used to refer to any combination of face-to-face teaching with computer technology (online and offline activities/materials)’ (ibid.: 12).","author":[{"dropping-particle":"","family":"Hockly","given":"Nicky","non-dropping-particle":"","parse-names":false,"suffix":""}],"container-title":"ELT Journal","id":"ITEM-1","issue":"1","issued":{"date-parts":[["2018","1","16"]]},"page":"97-101","title":"Blended Learning","type":"article-journal","volume":"72"},"uris":["http://www.mendeley.com/documents/?uuid=7a169951-db93-4a4a-ab8e-30acaa2c9cea"]}],"mendeley":{"formattedCitation":"(Hockly, 2018)","manualFormatting":"Hockly (2018)","plainTextFormattedCitation":"(Hockly, 2018)","previouslyFormattedCitation":"(Hockly, 2018)"},"properties":{"noteIndex":0},"schema":"https://github.com/citation-style-language/schema/raw/master/csl-citation.json"}</w:instrText>
      </w:r>
      <w:r>
        <w:rPr>
          <w:rFonts w:ascii="Times New Roman" w:hAnsi="Times New Roman" w:eastAsia="Times New Roman" w:cs="Times New Roman"/>
          <w:kern w:val="0"/>
          <w:sz w:val="24"/>
          <w:szCs w:val="24"/>
          <w:lang w:eastAsia="zh-CN"/>
          <w14:ligatures w14:val="none"/>
        </w:rPr>
        <w:fldChar w:fldCharType="separate"/>
      </w:r>
      <w:r>
        <w:rPr>
          <w:rFonts w:ascii="Times New Roman" w:hAnsi="Times New Roman" w:eastAsia="Times New Roman" w:cs="Times New Roman"/>
          <w:kern w:val="0"/>
          <w:sz w:val="24"/>
          <w:szCs w:val="24"/>
          <w:lang w:eastAsia="zh-CN"/>
          <w14:ligatures w14:val="none"/>
        </w:rPr>
        <w:t>Hockly (2018),</w:t>
      </w:r>
      <w:r>
        <w:rPr>
          <w:rFonts w:ascii="Times New Roman" w:hAnsi="Times New Roman" w:eastAsia="Times New Roman" w:cs="Times New Roman"/>
          <w:kern w:val="0"/>
          <w:sz w:val="24"/>
          <w:szCs w:val="24"/>
          <w:lang w:eastAsia="zh-CN"/>
          <w14:ligatures w14:val="none"/>
        </w:rPr>
        <w:fldChar w:fldCharType="end"/>
      </w:r>
      <w:r>
        <w:rPr>
          <w:rFonts w:ascii="Times New Roman" w:hAnsi="Times New Roman" w:eastAsia="Times New Roman" w:cs="Times New Roman"/>
          <w:kern w:val="0"/>
          <w:sz w:val="24"/>
          <w:szCs w:val="24"/>
          <w:lang w:eastAsia="zh-CN"/>
          <w14:ligatures w14:val="none"/>
        </w:rPr>
        <w:t xml:space="preserve"> Blended learning not only mixes two methods but also re-engineers the learning process to be more flexible, personalized, and student-centered.</w:t>
      </w:r>
    </w:p>
    <w:p w14:paraId="45D0CBC3">
      <w:pPr>
        <w:pStyle w:val="38"/>
        <w:ind w:firstLine="720"/>
        <w:jc w:val="both"/>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 xml:space="preserve">In its implementation, blended learning consists of various variations, ranging from rotation models, flipped classrooms, to enriched virtual learning. In vocational environments such as Prasetiya Mandiri Polytechnic, blended learning is applied in a proportion between hands-on classroom practice and online assignments based on the LMS platform. The success of blended learning depends on instructional design and the appropriate use of technology, including assessment strategies such as formative assessments that must be designed to remain relevant and practical across all learning modes. </w:t>
      </w:r>
      <w:r>
        <w:rPr>
          <w:rFonts w:ascii="Times New Roman" w:hAnsi="Times New Roman" w:eastAsia="Times New Roman" w:cs="Times New Roman"/>
          <w:kern w:val="0"/>
          <w:sz w:val="24"/>
          <w:szCs w:val="24"/>
          <w:lang w:val="nb-NO" w:eastAsia="zh-CN"/>
          <w14:ligatures w14:val="none"/>
        </w:rPr>
        <w:fldChar w:fldCharType="begin" w:fldLock="1"/>
      </w:r>
      <w:r>
        <w:rPr>
          <w:rFonts w:ascii="Times New Roman" w:hAnsi="Times New Roman" w:eastAsia="Times New Roman" w:cs="Times New Roman"/>
          <w:kern w:val="0"/>
          <w:sz w:val="24"/>
          <w:szCs w:val="24"/>
          <w:lang w:eastAsia="zh-CN"/>
          <w14:ligatures w14:val="none"/>
        </w:rPr>
        <w:instrText xml:space="preserve">ADDIN CSL_CITATION {"citationItems":[{"id":"ITEM-1","itemData":{"author":[{"dropping-particle":"","family":"Valiathan","given":"Purnima","non-dropping-particle":"","parse-names":false,"suffix":""}],"container-title":"Learning circuits","id":"ITEM-1","issue":"8","issued":{"date-parts":[["2002"]]},"page":"50-59","title":"Blended learning models","type":"article-journal","volume":"3"},"uris":["http://www.mendeley.com/documents/?uuid=208d0c51-2303-4ff9-ad53-1b130f787d44"]},{"id":"ITEM-2","itemData":{"author":[{"dropping-particle":"","family":"Fitzpatrick","given":"Jamey","non-dropping-particle":"","parse-names":false,"suffix":""}],"container-title":"Michiganvirtual. Org. Last modified","id":"ITEM-2","issued":{"date-parts":[["2012"]]},"title":"Planning guide for creating new models for student success online and blended learning","type":"article-journal"},"uris":["http://www.mendeley.com/documents/?uuid=52aee753-2790-41f0-9573-843d500a5d8d"]}],"mendeley":{"formattedCitation":"(Fitzpatrick, 2012; Valiathan, 2002)","plainTextFormattedCitation":"(Fitzpatrick, 2012; Valiathan, 2002)","previouslyFormattedCitation":"(Fitzpatrick, 2012; Valiathan, 2002)"},"properties":{"noteIndex":0},"schema":"https://github.com/citation-style-language/schema/raw/master/csl-citation.json"}</w:instrText>
      </w:r>
      <w:r>
        <w:rPr>
          <w:rFonts w:ascii="Times New Roman" w:hAnsi="Times New Roman" w:eastAsia="Times New Roman" w:cs="Times New Roman"/>
          <w:kern w:val="0"/>
          <w:sz w:val="24"/>
          <w:szCs w:val="24"/>
          <w:lang w:val="nb-NO" w:eastAsia="zh-CN"/>
          <w14:ligatures w14:val="none"/>
        </w:rPr>
        <w:fldChar w:fldCharType="separate"/>
      </w:r>
      <w:r>
        <w:rPr>
          <w:rFonts w:ascii="Times New Roman" w:hAnsi="Times New Roman" w:eastAsia="Times New Roman" w:cs="Times New Roman"/>
          <w:kern w:val="0"/>
          <w:sz w:val="24"/>
          <w:szCs w:val="24"/>
          <w:lang w:eastAsia="zh-CN"/>
          <w14:ligatures w14:val="none"/>
        </w:rPr>
        <w:t>(Fitzpatrick, 2012; Valiathan, 2002)</w:t>
      </w:r>
      <w:r>
        <w:rPr>
          <w:rFonts w:ascii="Times New Roman" w:hAnsi="Times New Roman" w:eastAsia="Times New Roman" w:cs="Times New Roman"/>
          <w:kern w:val="0"/>
          <w:sz w:val="24"/>
          <w:szCs w:val="24"/>
          <w:lang w:val="nb-NO" w:eastAsia="zh-CN"/>
          <w14:ligatures w14:val="none"/>
        </w:rPr>
        <w:fldChar w:fldCharType="end"/>
      </w:r>
      <w:r>
        <w:rPr>
          <w:rFonts w:ascii="Times New Roman" w:hAnsi="Times New Roman" w:eastAsia="Times New Roman" w:cs="Times New Roman"/>
          <w:kern w:val="0"/>
          <w:sz w:val="24"/>
          <w:szCs w:val="24"/>
          <w:lang w:eastAsia="zh-CN"/>
          <w14:ligatures w14:val="none"/>
        </w:rPr>
        <w:t>.</w:t>
      </w:r>
    </w:p>
    <w:p w14:paraId="7625C730">
      <w:pPr>
        <w:pStyle w:val="38"/>
        <w:ind w:firstLine="720"/>
        <w:jc w:val="both"/>
        <w:rPr>
          <w:rFonts w:ascii="Times New Roman" w:hAnsi="Times New Roman" w:cs="Times New Roman"/>
          <w:b/>
          <w:bCs/>
          <w:sz w:val="24"/>
          <w:szCs w:val="24"/>
        </w:rPr>
      </w:pPr>
      <w:r>
        <w:rPr>
          <w:rFonts w:ascii="Times New Roman" w:hAnsi="Times New Roman" w:eastAsia="Times New Roman" w:cs="Times New Roman"/>
          <w:kern w:val="0"/>
          <w:sz w:val="24"/>
          <w:szCs w:val="24"/>
          <w:lang w:eastAsia="zh-CN"/>
          <w14:ligatures w14:val="none"/>
        </w:rPr>
        <w:t xml:space="preserve">This research strengthens the understanding of integrating formative assessment in a blended learning environment. This study explores how grammar assessment can be adapted to the dynamics of blended learning, which requires different strategies in synchronous and asynchronous modes. </w:t>
      </w:r>
      <w:r>
        <w:rPr>
          <w:rFonts w:ascii="Times New Roman" w:hAnsi="Times New Roman" w:eastAsia="Times New Roman" w:cs="Times New Roman"/>
          <w:kern w:val="0"/>
          <w:sz w:val="24"/>
          <w:szCs w:val="24"/>
          <w:lang w:eastAsia="zh-CN"/>
          <w14:ligatures w14:val="none"/>
        </w:rPr>
        <w:fldChar w:fldCharType="begin" w:fldLock="1"/>
      </w:r>
      <w:r>
        <w:rPr>
          <w:rFonts w:ascii="Times New Roman" w:hAnsi="Times New Roman" w:eastAsia="Times New Roman" w:cs="Times New Roman"/>
          <w:kern w:val="0"/>
          <w:sz w:val="24"/>
          <w:szCs w:val="24"/>
          <w:lang w:eastAsia="zh-CN"/>
          <w14:ligatures w14:val="none"/>
        </w:rPr>
        <w:instrText xml:space="preserve">ADDIN CSL_CITATION {"citationItems":[{"id":"ITEM-1","itemData":{"ISSN":"0951-0893","author":[{"dropping-particle":"","family":"Sharma","given":"Pete","non-dropping-particle":"","parse-names":false,"suffix":""}],"container-title":"ELT journal","id":"ITEM-1","issue":"4","issued":{"date-parts":[["2010"]]},"page":"456-458","publisher":"Oxford University Press","title":"Blended learning","type":"article-journal","volume":"64"},"uris":["http://www.mendeley.com/documents/?uuid=3291c2a4-441a-4c53-9d05-7e4f64f98581"]},{"id":"ITEM-2","itemData":{"DOI":"10.21831/jpv.v5i1.6074","ISSN":"2476-9401","author":[{"dropping-particle":"","family":"Bibi","given":"Sarah","non-dropping-particle":"","parse-names":false,"suffix":""},{"dropping-particle":"","family":"Jati","given":"Handaru","non-dropping-particle":"","parse-names":false,"suffix":""}],"container-title":"Jurnal Pendidikan Vokasi","id":"ITEM-2","issue":"1","issued":{"date-parts":[["2015"]]},"page":"74-87","title":"Efektivitas model blended learning terhadap motivasi dan tingkat pemahaman mahasiswa mata kuliah algoritma dan pemrograman","type":"article-journal","volume":"5"},"uris":["http://www.mendeley.com/documents/?uuid=281b8e41-f233-4cfb-8806-4c270e719063"]}],"mendeley":{"formattedCitation":"(Bibi &amp; Jati, 2015; Sharma, 2010)","plainTextFormattedCitation":"(Bibi &amp; Jati, 2015; Sharma, 2010)","previouslyFormattedCitation":"(Bibi &amp; Jati, 2015; Sharma, 2010)"},"properties":{"noteIndex":0},"schema":"https://github.com/citation-style-language/schema/raw/master/csl-citation.json"}</w:instrText>
      </w:r>
      <w:r>
        <w:rPr>
          <w:rFonts w:ascii="Times New Roman" w:hAnsi="Times New Roman" w:eastAsia="Times New Roman" w:cs="Times New Roman"/>
          <w:kern w:val="0"/>
          <w:sz w:val="24"/>
          <w:szCs w:val="24"/>
          <w:lang w:eastAsia="zh-CN"/>
          <w14:ligatures w14:val="none"/>
        </w:rPr>
        <w:fldChar w:fldCharType="separate"/>
      </w:r>
      <w:r>
        <w:rPr>
          <w:rFonts w:ascii="Times New Roman" w:hAnsi="Times New Roman" w:eastAsia="Times New Roman" w:cs="Times New Roman"/>
          <w:kern w:val="0"/>
          <w:sz w:val="24"/>
          <w:szCs w:val="24"/>
          <w:lang w:eastAsia="zh-CN"/>
          <w14:ligatures w14:val="none"/>
        </w:rPr>
        <w:t>(Bibi &amp; Jati, 2015; Sharma, 2010).</w:t>
      </w:r>
      <w:r>
        <w:rPr>
          <w:rFonts w:ascii="Times New Roman" w:hAnsi="Times New Roman" w:eastAsia="Times New Roman" w:cs="Times New Roman"/>
          <w:kern w:val="0"/>
          <w:sz w:val="24"/>
          <w:szCs w:val="24"/>
          <w:lang w:eastAsia="zh-CN"/>
          <w14:ligatures w14:val="none"/>
        </w:rPr>
        <w:fldChar w:fldCharType="end"/>
      </w:r>
      <w:r>
        <w:rPr>
          <w:rFonts w:ascii="Times New Roman" w:hAnsi="Times New Roman" w:eastAsia="Times New Roman" w:cs="Times New Roman"/>
          <w:kern w:val="0"/>
          <w:sz w:val="24"/>
          <w:szCs w:val="24"/>
          <w:lang w:eastAsia="zh-CN"/>
          <w14:ligatures w14:val="none"/>
        </w:rPr>
        <w:t xml:space="preserve"> By combining reflection rubrics, discussion forums, and case-based micro-assessments, blended learning becomes a flexible medium for learning grammar and a space for pedagogical innovation that encourages active and continuous learning.</w:t>
      </w:r>
      <w:commentRangeEnd w:id="3"/>
      <w:r>
        <w:commentReference w:id="3"/>
      </w:r>
    </w:p>
    <w:p w14:paraId="225763FE">
      <w:pPr>
        <w:pStyle w:val="38"/>
        <w:rPr>
          <w:rFonts w:ascii="Times New Roman" w:hAnsi="Times New Roman" w:cs="Times New Roman"/>
          <w:b/>
          <w:bCs/>
          <w:sz w:val="24"/>
          <w:szCs w:val="24"/>
        </w:rPr>
      </w:pPr>
    </w:p>
    <w:p w14:paraId="0DA3BBF4">
      <w:pPr>
        <w:pStyle w:val="38"/>
        <w:rPr>
          <w:rFonts w:ascii="Times New Roman" w:hAnsi="Times New Roman" w:cs="Times New Roman"/>
          <w:b/>
          <w:bCs/>
          <w:sz w:val="24"/>
          <w:szCs w:val="24"/>
        </w:rPr>
      </w:pPr>
      <w:commentRangeStart w:id="4"/>
      <w:r>
        <w:rPr>
          <w:rFonts w:ascii="Times New Roman" w:hAnsi="Times New Roman" w:cs="Times New Roman"/>
          <w:b/>
          <w:bCs/>
          <w:sz w:val="24"/>
          <w:szCs w:val="24"/>
        </w:rPr>
        <w:t>METHODOLOGY</w:t>
      </w:r>
    </w:p>
    <w:p w14:paraId="5D6E275A">
      <w:pPr>
        <w:pStyle w:val="38"/>
        <w:ind w:firstLine="720"/>
        <w:jc w:val="both"/>
        <w:rPr>
          <w:rFonts w:ascii="Times New Roman" w:hAnsi="Times New Roman" w:cs="Times New Roman"/>
          <w:sz w:val="24"/>
          <w:szCs w:val="24"/>
        </w:rPr>
      </w:pPr>
      <w:r>
        <w:rPr>
          <w:rFonts w:ascii="Times New Roman" w:hAnsi="Times New Roman" w:cs="Times New Roman"/>
          <w:sz w:val="24"/>
          <w:szCs w:val="24"/>
        </w:rPr>
        <w:t>This study uses a qualitative case study approach to describe the practice of formative grammar assessment in blended learning. Case studies were chosen because they allow researchers to explore phenomena in actual contexts with various data sources. The primary focus of the research is on the assessment process, the strategies used by lecturers, and students' responses to the methods applied.</w:t>
      </w:r>
    </w:p>
    <w:p w14:paraId="65E88BDF">
      <w:pPr>
        <w:pStyle w:val="38"/>
        <w:ind w:firstLine="720"/>
        <w:jc w:val="both"/>
        <w:rPr>
          <w:rFonts w:ascii="Times New Roman" w:hAnsi="Times New Roman" w:cs="Times New Roman"/>
          <w:sz w:val="24"/>
          <w:szCs w:val="24"/>
        </w:rPr>
      </w:pPr>
      <w:r>
        <w:rPr>
          <w:rFonts w:ascii="Times New Roman" w:hAnsi="Times New Roman" w:cs="Times New Roman"/>
          <w:sz w:val="24"/>
          <w:szCs w:val="24"/>
        </w:rPr>
        <w:t>This research was carried out at Prasetiya Mandiri Polytechnic, a vocational education institution focusing on business and tourism. The selection of this location is based on the consistency of the institution in implementing the blended learning system, especially in English courses that contain grammar materials. This blended learning system reflects a modern approach to vocational education, which demands the integration of online and offline learning in a structured manner.</w:t>
      </w:r>
    </w:p>
    <w:p w14:paraId="254AE499">
      <w:pPr>
        <w:pStyle w:val="38"/>
        <w:ind w:firstLine="720"/>
        <w:jc w:val="both"/>
        <w:rPr>
          <w:rFonts w:ascii="Times New Roman" w:hAnsi="Times New Roman" w:cs="Times New Roman"/>
          <w:sz w:val="24"/>
          <w:szCs w:val="24"/>
        </w:rPr>
      </w:pPr>
      <w:r>
        <w:rPr>
          <w:rFonts w:ascii="Times New Roman" w:hAnsi="Times New Roman" w:cs="Times New Roman"/>
          <w:sz w:val="24"/>
          <w:szCs w:val="24"/>
        </w:rPr>
        <w:t>The subjects in this study are students of the D3 Hospitality Study Program, who are in semesters II and IV, and are taking English courses emphasizing grammar. A total of 30 students were selected as samples purposively based on two main criteria: (1) students have participated in grammar learning with a blended approach, and (2) actively involved in online discussion forums, participated in interactive grammar quizzes, and carried out grammar reflection independently. The selection of this subject aims to obtain relevant and representative data on the context of the blended grammar assessment being studied.</w:t>
      </w:r>
    </w:p>
    <w:p w14:paraId="45307B5A">
      <w:pPr>
        <w:pStyle w:val="38"/>
        <w:ind w:firstLine="720"/>
        <w:jc w:val="both"/>
        <w:rPr>
          <w:rFonts w:ascii="Times New Roman" w:hAnsi="Times New Roman" w:cs="Times New Roman"/>
          <w:sz w:val="24"/>
          <w:szCs w:val="24"/>
        </w:rPr>
      </w:pPr>
      <w:r>
        <w:rPr>
          <w:rFonts w:ascii="Times New Roman" w:hAnsi="Times New Roman" w:cs="Times New Roman"/>
          <w:sz w:val="24"/>
          <w:szCs w:val="24"/>
        </w:rPr>
        <w:t>The setting of this study uses a blended learning approach, which combines direct face-to-face learning (offline) and online learning, both synchronously and asynchronously. In its implementation, the proportion of learning for one semester consists of around 60% online and 40% offline, thus allowing flexibility while maintaining the intensity of academic interaction. The digital platforms used include Google Classroom and Moodle to manage teaching materials, collect assignments, and an online discussion forum between students and lecturers. For interactive synchronous online sessions, Zoom and Google Meet are used interchangeably. In addition, the institution's LMS (Learning Management System) is also used, which has been equipped with learning analytics features to monitor students' academic progress individually and in real time. This approach reflects a modern learning environment that is adaptive and relevant to the needs of grammar learning in vocational education.</w:t>
      </w:r>
    </w:p>
    <w:p w14:paraId="6FF90741">
      <w:pPr>
        <w:pStyle w:val="38"/>
        <w:ind w:firstLine="720"/>
        <w:jc w:val="both"/>
        <w:rPr>
          <w:rFonts w:ascii="Times New Roman" w:hAnsi="Times New Roman" w:cs="Times New Roman"/>
          <w:sz w:val="24"/>
          <w:szCs w:val="24"/>
        </w:rPr>
      </w:pPr>
      <w:r>
        <w:rPr>
          <w:rFonts w:ascii="Times New Roman" w:hAnsi="Times New Roman" w:cs="Times New Roman"/>
          <w:sz w:val="24"/>
          <w:szCs w:val="24"/>
        </w:rPr>
        <w:t xml:space="preserve">In the context of blended learning at Prasetiya Mandiri Polytechnic, various </w:t>
      </w:r>
      <w:r>
        <w:rPr>
          <w:rFonts w:ascii="Times New Roman" w:hAnsi="Times New Roman" w:cs="Times New Roman"/>
          <w:i/>
          <w:iCs/>
          <w:sz w:val="24"/>
          <w:szCs w:val="24"/>
        </w:rPr>
        <w:t>formative grammar assessments</w:t>
      </w:r>
      <w:r>
        <w:rPr>
          <w:rFonts w:ascii="Times New Roman" w:hAnsi="Times New Roman" w:cs="Times New Roman"/>
          <w:sz w:val="24"/>
          <w:szCs w:val="24"/>
        </w:rPr>
        <w:t xml:space="preserve"> are applied to support the gradual and sustainable mastery of language structures. The evaluation includes interactive quizzes conducted online using apps such as Google Forms, Quizizz, and Kahoot, with multiple-choice questions or hospitality-based fill-in. In addition, weekly assignments are given in writing sentences, short paragraphs, or dialogues that apply specific grammar structures such as </w:t>
      </w:r>
      <w:r>
        <w:rPr>
          <w:rFonts w:ascii="Times New Roman" w:hAnsi="Times New Roman" w:cs="Times New Roman"/>
          <w:i/>
          <w:iCs/>
          <w:sz w:val="24"/>
          <w:szCs w:val="24"/>
        </w:rPr>
        <w:t>tenses</w:t>
      </w:r>
      <w:r>
        <w:rPr>
          <w:rFonts w:ascii="Times New Roman" w:hAnsi="Times New Roman" w:cs="Times New Roman"/>
          <w:sz w:val="24"/>
          <w:szCs w:val="24"/>
        </w:rPr>
        <w:t xml:space="preserve">, </w:t>
      </w:r>
      <w:r>
        <w:rPr>
          <w:rFonts w:ascii="Times New Roman" w:hAnsi="Times New Roman" w:cs="Times New Roman"/>
          <w:i/>
          <w:iCs/>
          <w:sz w:val="24"/>
          <w:szCs w:val="24"/>
        </w:rPr>
        <w:t>conditional sentences</w:t>
      </w:r>
      <w:r>
        <w:rPr>
          <w:rFonts w:ascii="Times New Roman" w:hAnsi="Times New Roman" w:cs="Times New Roman"/>
          <w:sz w:val="24"/>
          <w:szCs w:val="24"/>
        </w:rPr>
        <w:t xml:space="preserve">, and </w:t>
      </w:r>
      <w:r>
        <w:rPr>
          <w:rFonts w:ascii="Times New Roman" w:hAnsi="Times New Roman" w:cs="Times New Roman"/>
          <w:i/>
          <w:iCs/>
          <w:sz w:val="24"/>
          <w:szCs w:val="24"/>
        </w:rPr>
        <w:t>subject-verb agreements</w:t>
      </w:r>
      <w:r>
        <w:rPr>
          <w:rFonts w:ascii="Times New Roman" w:hAnsi="Times New Roman" w:cs="Times New Roman"/>
          <w:sz w:val="24"/>
          <w:szCs w:val="24"/>
        </w:rPr>
        <w:t xml:space="preserve">, which are collected through Google Classroom. Another form is self-reflection and </w:t>
      </w:r>
      <w:r>
        <w:rPr>
          <w:rFonts w:ascii="Times New Roman" w:hAnsi="Times New Roman" w:cs="Times New Roman"/>
          <w:i/>
          <w:iCs/>
          <w:sz w:val="24"/>
          <w:szCs w:val="24"/>
        </w:rPr>
        <w:t>peer assessment</w:t>
      </w:r>
      <w:r>
        <w:rPr>
          <w:rFonts w:ascii="Times New Roman" w:hAnsi="Times New Roman" w:cs="Times New Roman"/>
          <w:sz w:val="24"/>
          <w:szCs w:val="24"/>
        </w:rPr>
        <w:t>, where students reflect on personal grammar mistakes through a short journal and evaluate classmates' work. Micro-assessment is also synchronously applied at the end of the session with short questions that the lecturer directly comments on to monitor students' instant understanding. Meanwhile, in asynchronous sessions, grammar discussion forums on Google Classroom or Moodle become an interactive medium for students to ask and answer questions about language structure, with guidance from lecturers as moderators.</w:t>
      </w:r>
    </w:p>
    <w:p w14:paraId="3F984778">
      <w:pPr>
        <w:pStyle w:val="38"/>
        <w:ind w:firstLine="720"/>
        <w:jc w:val="both"/>
        <w:rPr>
          <w:rFonts w:ascii="Times New Roman" w:hAnsi="Times New Roman" w:cs="Times New Roman"/>
          <w:sz w:val="24"/>
          <w:szCs w:val="24"/>
        </w:rPr>
      </w:pPr>
      <w:commentRangeStart w:id="5"/>
      <w:r>
        <w:rPr>
          <w:rFonts w:ascii="Times New Roman" w:hAnsi="Times New Roman" w:cs="Times New Roman"/>
          <w:sz w:val="24"/>
          <w:szCs w:val="24"/>
        </w:rPr>
        <w:t xml:space="preserve">Several data collection techniques, including qualitative and quantitative approaches, were used to obtain comprehensive data in this study. </w:t>
      </w:r>
      <w:commentRangeEnd w:id="5"/>
      <w:r>
        <w:commentReference w:id="5"/>
      </w:r>
      <w:r>
        <w:rPr>
          <w:rFonts w:ascii="Times New Roman" w:hAnsi="Times New Roman" w:cs="Times New Roman"/>
          <w:sz w:val="24"/>
          <w:szCs w:val="24"/>
        </w:rPr>
        <w:t>The first technique was class observation conducted during five blended meetings (synchronous and asynchronous), focusing on the interaction between lecturers and students, the type of grammar feedback given, and students' activity in online forums. The second technique is documentation, where the researcher analyzes various documents such as student grammar assignments, interactive quiz results, discussion forum conversations, and assessment rubrics used by lecturers.</w:t>
      </w:r>
    </w:p>
    <w:p w14:paraId="4FFA8E00">
      <w:pPr>
        <w:pStyle w:val="38"/>
        <w:ind w:firstLine="720"/>
        <w:jc w:val="both"/>
        <w:rPr>
          <w:rFonts w:ascii="Times New Roman" w:hAnsi="Times New Roman" w:cs="Times New Roman"/>
          <w:sz w:val="24"/>
          <w:szCs w:val="24"/>
        </w:rPr>
      </w:pPr>
      <w:r>
        <w:rPr>
          <w:rFonts w:ascii="Times New Roman" w:hAnsi="Times New Roman" w:cs="Times New Roman"/>
          <w:sz w:val="24"/>
          <w:szCs w:val="24"/>
        </w:rPr>
        <w:t xml:space="preserve">In addition, </w:t>
      </w:r>
      <w:commentRangeStart w:id="6"/>
      <w:r>
        <w:rPr>
          <w:rFonts w:ascii="Times New Roman" w:hAnsi="Times New Roman" w:cs="Times New Roman"/>
          <w:sz w:val="24"/>
          <w:szCs w:val="24"/>
        </w:rPr>
        <w:t>semi-structured interviews</w:t>
      </w:r>
      <w:commentRangeEnd w:id="6"/>
      <w:r>
        <w:commentReference w:id="6"/>
      </w:r>
      <w:r>
        <w:rPr>
          <w:rFonts w:ascii="Times New Roman" w:hAnsi="Times New Roman" w:cs="Times New Roman"/>
          <w:sz w:val="24"/>
          <w:szCs w:val="24"/>
        </w:rPr>
        <w:t xml:space="preserve"> were conducted with two English lecturers to explore the grammar assessment strategies and challenges faced, and six students from different levels of participation to find out their perceptions of the effectiveness of </w:t>
      </w:r>
      <w:r>
        <w:rPr>
          <w:rFonts w:ascii="Times New Roman" w:hAnsi="Times New Roman" w:cs="Times New Roman"/>
          <w:i/>
          <w:iCs/>
          <w:sz w:val="24"/>
          <w:szCs w:val="24"/>
        </w:rPr>
        <w:t>formative grammar assessment</w:t>
      </w:r>
      <w:r>
        <w:rPr>
          <w:rFonts w:ascii="Times New Roman" w:hAnsi="Times New Roman" w:cs="Times New Roman"/>
          <w:sz w:val="24"/>
          <w:szCs w:val="24"/>
        </w:rPr>
        <w:t>. The following technique is a closed and open questionnaire distributed to all student samples to evaluate the effectiveness of quizzes, forums, and grammar reflections in blended learning. Finally, this study also utilizes learning analytics from the institution's LMS by analyzing quantitative data such as the frequency of quizzes, the duration to complete assignments, and the statistics of grammar errors that appear most often.</w:t>
      </w:r>
    </w:p>
    <w:p w14:paraId="5A2673CF">
      <w:pPr>
        <w:pStyle w:val="38"/>
        <w:ind w:firstLine="720"/>
        <w:jc w:val="both"/>
        <w:rPr>
          <w:rFonts w:ascii="Times New Roman" w:hAnsi="Times New Roman" w:cs="Times New Roman"/>
          <w:sz w:val="24"/>
          <w:szCs w:val="24"/>
        </w:rPr>
      </w:pPr>
      <w:r>
        <w:rPr>
          <w:rFonts w:ascii="Times New Roman" w:hAnsi="Times New Roman" w:cs="Times New Roman"/>
          <w:sz w:val="24"/>
          <w:szCs w:val="24"/>
        </w:rPr>
        <w:t>The data analysis technique in this study uses a descriptive-qualitative approach carried out through three main stages. First is data reduction, which is selecting, focusing, and simplifying important information obtained from observations, interviews, documentation, and questionnaires. Second, the presentation of data (display data) is carried out in thematic narratives, tables, and graphs, such as the visualization of the frequency of student participation in grammar quizzes or common errors in assignments. Third, conclusions are drawn by identifying the main patterns, grouping the challenges faced, the solutions applied, and drawing relevant implications for formative grammar assessment in blended learning.</w:t>
      </w:r>
      <w:commentRangeEnd w:id="4"/>
      <w:r>
        <w:commentReference w:id="4"/>
      </w:r>
    </w:p>
    <w:p w14:paraId="1035B5ED">
      <w:pPr>
        <w:pStyle w:val="38"/>
        <w:rPr>
          <w:rFonts w:ascii="Times New Roman" w:hAnsi="Times New Roman" w:cs="Times New Roman"/>
          <w:b/>
          <w:bCs/>
          <w:sz w:val="24"/>
          <w:szCs w:val="24"/>
        </w:rPr>
      </w:pPr>
    </w:p>
    <w:p w14:paraId="779103E2">
      <w:pPr>
        <w:pStyle w:val="38"/>
        <w:rPr>
          <w:rFonts w:ascii="Times New Roman" w:hAnsi="Times New Roman" w:cs="Times New Roman"/>
          <w:b/>
          <w:bCs/>
          <w:sz w:val="24"/>
          <w:szCs w:val="24"/>
        </w:rPr>
      </w:pPr>
      <w:r>
        <w:rPr>
          <w:rFonts w:ascii="Times New Roman" w:hAnsi="Times New Roman" w:cs="Times New Roman"/>
          <w:b/>
          <w:bCs/>
          <w:sz w:val="24"/>
          <w:szCs w:val="24"/>
        </w:rPr>
        <w:t>FINDINGS AND DISCUSSION</w:t>
      </w:r>
    </w:p>
    <w:p w14:paraId="114EFD8D">
      <w:pPr>
        <w:pStyle w:val="38"/>
        <w:numPr>
          <w:ilvl w:val="0"/>
          <w:numId w:val="3"/>
        </w:numPr>
        <w:ind w:left="284" w:hanging="284"/>
        <w:rPr>
          <w:rFonts w:ascii="Times New Roman" w:hAnsi="Times New Roman" w:cs="Times New Roman"/>
          <w:sz w:val="24"/>
          <w:szCs w:val="24"/>
        </w:rPr>
      </w:pPr>
      <w:r>
        <w:rPr>
          <w:rFonts w:ascii="Times New Roman" w:hAnsi="Times New Roman" w:cs="Times New Roman"/>
          <w:sz w:val="24"/>
          <w:szCs w:val="24"/>
        </w:rPr>
        <w:t>Finding</w:t>
      </w:r>
    </w:p>
    <w:p w14:paraId="1E61B4DC">
      <w:pPr>
        <w:pStyle w:val="38"/>
        <w:ind w:firstLine="720"/>
        <w:jc w:val="both"/>
        <w:rPr>
          <w:rFonts w:ascii="Times New Roman" w:hAnsi="Times New Roman" w:cs="Times New Roman"/>
          <w:sz w:val="24"/>
          <w:szCs w:val="24"/>
        </w:rPr>
      </w:pPr>
      <w:r>
        <w:rPr>
          <w:rFonts w:ascii="Times New Roman" w:hAnsi="Times New Roman" w:cs="Times New Roman"/>
          <w:sz w:val="24"/>
          <w:szCs w:val="24"/>
        </w:rPr>
        <w:t>The results of this study show that implementing formative grammar assessment in a blended learning environment presents several challenges, but also opens up opportunities for innovation in language learning practices.</w:t>
      </w:r>
    </w:p>
    <w:p w14:paraId="25641CF6">
      <w:pPr>
        <w:pStyle w:val="38"/>
        <w:ind w:firstLine="720"/>
        <w:jc w:val="both"/>
        <w:rPr>
          <w:rFonts w:ascii="Times New Roman" w:hAnsi="Times New Roman" w:cs="Times New Roman"/>
          <w:b/>
          <w:bCs/>
          <w:sz w:val="24"/>
          <w:szCs w:val="24"/>
        </w:rPr>
      </w:pPr>
    </w:p>
    <w:p w14:paraId="0CB7D652">
      <w:pPr>
        <w:pStyle w:val="38"/>
        <w:numPr>
          <w:ilvl w:val="1"/>
          <w:numId w:val="3"/>
        </w:numPr>
        <w:ind w:left="426" w:hanging="426"/>
        <w:jc w:val="both"/>
        <w:rPr>
          <w:rFonts w:ascii="Times New Roman" w:hAnsi="Times New Roman" w:cs="Times New Roman"/>
          <w:sz w:val="24"/>
          <w:szCs w:val="24"/>
        </w:rPr>
      </w:pPr>
      <w:r>
        <w:rPr>
          <w:rFonts w:ascii="Times New Roman" w:hAnsi="Times New Roman" w:cs="Times New Roman"/>
          <w:sz w:val="24"/>
          <w:szCs w:val="24"/>
        </w:rPr>
        <w:t>Challenges Faced</w:t>
      </w:r>
    </w:p>
    <w:p w14:paraId="03A5D02C">
      <w:pPr>
        <w:pStyle w:val="38"/>
        <w:ind w:firstLine="720"/>
        <w:jc w:val="both"/>
        <w:rPr>
          <w:rFonts w:ascii="Times New Roman" w:hAnsi="Times New Roman" w:cs="Times New Roman"/>
          <w:sz w:val="24"/>
          <w:szCs w:val="24"/>
        </w:rPr>
      </w:pPr>
      <w:r>
        <w:rPr>
          <w:rFonts w:ascii="Times New Roman" w:hAnsi="Times New Roman" w:cs="Times New Roman"/>
          <w:sz w:val="24"/>
          <w:szCs w:val="24"/>
        </w:rPr>
        <w:t>Based on class observations, lecturer/teacher questionnaires, and student reflections, several main obstacles were found: In grammar learning that is carried out online or blended, one of the main challenges students face is limited access to direct</w:t>
      </w:r>
      <w:r>
        <w:rPr>
          <w:rFonts w:ascii="Times New Roman" w:hAnsi="Times New Roman" w:cs="Times New Roman"/>
          <w:b/>
          <w:bCs/>
          <w:sz w:val="24"/>
          <w:szCs w:val="24"/>
        </w:rPr>
        <w:t xml:space="preserve"> </w:t>
      </w:r>
      <w:r>
        <w:rPr>
          <w:rFonts w:ascii="Times New Roman" w:hAnsi="Times New Roman" w:cs="Times New Roman"/>
          <w:sz w:val="24"/>
          <w:szCs w:val="24"/>
        </w:rPr>
        <w:t>feedback from lecturers. Feedback is needed so that students can understand the grammar mistakes they make and make corrections immediately. In the context of blended learning, delays in providing feedback cause students to lose learning momentum. For example, when students upload grammar assignments through the LMS platform, the lecturer's response is often only received two to three days later.</w:t>
      </w:r>
    </w:p>
    <w:p w14:paraId="0B2FED4C">
      <w:pPr>
        <w:pStyle w:val="38"/>
        <w:ind w:firstLine="720"/>
        <w:jc w:val="both"/>
        <w:rPr>
          <w:rFonts w:ascii="Times New Roman" w:hAnsi="Times New Roman" w:cs="Times New Roman"/>
          <w:sz w:val="24"/>
          <w:szCs w:val="24"/>
        </w:rPr>
      </w:pPr>
      <w:r>
        <w:rPr>
          <w:rFonts w:ascii="Times New Roman" w:hAnsi="Times New Roman" w:cs="Times New Roman"/>
          <w:sz w:val="24"/>
          <w:szCs w:val="24"/>
        </w:rPr>
        <w:t xml:space="preserve">Based on an interview with one of the lecturers of the English course, he </w:t>
      </w:r>
      <w:r>
        <w:rPr>
          <w:rFonts w:ascii="Times New Roman" w:hAnsi="Times New Roman" w:cs="Times New Roman"/>
          <w:i/>
          <w:iCs/>
          <w:sz w:val="24"/>
          <w:szCs w:val="24"/>
        </w:rPr>
        <w:t xml:space="preserve">said, "I am often overwhelmed to give feedback one by one, especially if the assignment is an essay or grammar practice in the form of sentences. Students must wait, which can confuse them about which part to continue learning." </w:t>
      </w:r>
      <w:r>
        <w:rPr>
          <w:rFonts w:ascii="Times New Roman" w:hAnsi="Times New Roman" w:cs="Times New Roman"/>
          <w:sz w:val="24"/>
          <w:szCs w:val="24"/>
        </w:rPr>
        <w:t>From this statement, it is analyzed that the workload of lecturers in providing individual grammar feedback is a serious obstacle in the context of blended learning. Lecturers face many assignments and must provide specific and constructive feedback, especially on grammatical aspects such as tenses, subject-verb agreement, and sentence structure. This condition causes delays in the correction process, ultimately hindering student learning flow. In the context of formative assessment, delayed feedback significantly reduces the effectiveness of the learning process because students miss out on the opportunity to reflect and correct their mistakes immediately. This challenge is not only a technical or time management issue, but also concerns the quality of educational interaction between lecturers and students, which is essential in strengthening grammar competence.</w:t>
      </w:r>
    </w:p>
    <w:p w14:paraId="48AF30C2">
      <w:pPr>
        <w:pStyle w:val="38"/>
        <w:ind w:firstLine="720"/>
        <w:jc w:val="both"/>
        <w:rPr>
          <w:rFonts w:ascii="Times New Roman" w:hAnsi="Times New Roman" w:cs="Times New Roman"/>
          <w:sz w:val="24"/>
          <w:szCs w:val="24"/>
        </w:rPr>
      </w:pPr>
      <w:r>
        <w:rPr>
          <w:rFonts w:ascii="Times New Roman" w:hAnsi="Times New Roman" w:cs="Times New Roman"/>
          <w:sz w:val="24"/>
          <w:szCs w:val="24"/>
        </w:rPr>
        <w:t xml:space="preserve">In another interview, the student revealed: </w:t>
      </w:r>
      <w:r>
        <w:rPr>
          <w:rFonts w:ascii="Times New Roman" w:hAnsi="Times New Roman" w:cs="Times New Roman"/>
          <w:i/>
          <w:iCs/>
          <w:sz w:val="24"/>
          <w:szCs w:val="24"/>
        </w:rPr>
        <w:t xml:space="preserve">"Sometimes I have sent grammar assignments, but I have not been told where the error is. So I do not know which parts I need to improve." </w:t>
      </w:r>
      <w:r>
        <w:rPr>
          <w:rFonts w:ascii="Times New Roman" w:hAnsi="Times New Roman" w:cs="Times New Roman"/>
          <w:sz w:val="24"/>
          <w:szCs w:val="24"/>
        </w:rPr>
        <w:t>From this, it is clear that there is a dependence on the clarity of feedback from lecturers as a guide for improvement. Uncertainty about which parts are wrong and how to fix them can confuse and reduce learning motivation. This indicates that formative grammar assessment is not just a matter of grading, but is closely related to the continuous tutoring process that allows students to grow independently in understanding and correctly using the structure of the English language. When feedback is not given quickly and directed, students tend to stagnate in self-correction, and even have the potential to repeat the same mistakes. In the context of blended learning, this becomes more complex due to the lack of direct contact between lecturers and students, so institutions need to prepare a digital system that allows for effective, efficient, and targeted feedback delivery.</w:t>
      </w:r>
    </w:p>
    <w:p w14:paraId="03EE6C81">
      <w:pPr>
        <w:pStyle w:val="38"/>
        <w:ind w:firstLine="720"/>
        <w:jc w:val="both"/>
        <w:rPr>
          <w:rFonts w:ascii="Times New Roman" w:hAnsi="Times New Roman" w:cs="Times New Roman"/>
          <w:sz w:val="24"/>
          <w:szCs w:val="24"/>
        </w:rPr>
      </w:pPr>
      <w:r>
        <w:rPr>
          <w:rFonts w:ascii="Times New Roman" w:hAnsi="Times New Roman" w:cs="Times New Roman"/>
          <w:sz w:val="24"/>
          <w:szCs w:val="24"/>
        </w:rPr>
        <w:t>Based on the results of interviews from both perspectives, both lecturers and students face interrelated challenges in implementing formative grammar assessment in the context of blended learning. Lecturers have difficulty providing quick and specific feedback due to the high workload. At the same time, students rely heavily on the clarity and accuracy of feedback to understand and correct their grammar mistakes. The mismatch between student needs and lecturer limitations causes disruption of the cycle of reflection and improvement in learning. Therefore, to ensure the effectiveness of formative assessment, a strategic approach is needed that integrates supporting digital systems, lecturer work efficiency, and accessibility of responsive feedback for students. Hence, the grammar learning process runs optimally and sustainably in a blended learning environment.</w:t>
      </w:r>
    </w:p>
    <w:p w14:paraId="6CC54529">
      <w:pPr>
        <w:pStyle w:val="38"/>
        <w:ind w:firstLine="720"/>
        <w:jc w:val="both"/>
        <w:rPr>
          <w:rFonts w:ascii="Times New Roman" w:hAnsi="Times New Roman" w:cs="Times New Roman"/>
          <w:sz w:val="24"/>
          <w:szCs w:val="24"/>
        </w:rPr>
      </w:pPr>
      <w:r>
        <w:rPr>
          <w:rFonts w:ascii="Times New Roman" w:hAnsi="Times New Roman" w:cs="Times New Roman"/>
          <w:sz w:val="24"/>
          <w:szCs w:val="24"/>
        </w:rPr>
        <w:t>The second challenge is the difference in students' ability to operate digital technology used for grammar assessment. Not all students have the same level of digital literacy, especially when using LMS features or web-based applications such as Google Forms or Quizizz. This creates a gap in their active participation in online grammar exercises, where some students feel left behind because they are not used to using the technology. In the results of the analysis, there are several differences in the level of proficiency of students in using digital technology for grammar assessment:</w:t>
      </w:r>
    </w:p>
    <w:p w14:paraId="66FB2DDA">
      <w:pPr>
        <w:pStyle w:val="38"/>
        <w:jc w:val="both"/>
        <w:rPr>
          <w:rFonts w:ascii="Times New Roman" w:hAnsi="Times New Roman" w:cs="Times New Roman"/>
          <w:sz w:val="24"/>
          <w:szCs w:val="24"/>
        </w:rPr>
      </w:pPr>
    </w:p>
    <w:p w14:paraId="4D1AFD0E">
      <w:pPr>
        <w:pStyle w:val="38"/>
        <w:jc w:val="center"/>
        <w:rPr>
          <w:rFonts w:ascii="Times New Roman" w:hAnsi="Times New Roman" w:cs="Times New Roman"/>
          <w:sz w:val="24"/>
          <w:szCs w:val="24"/>
          <w:lang w:val="nb-NO"/>
        </w:rPr>
      </w:pPr>
      <w:r>
        <w:drawing>
          <wp:inline distT="0" distB="0" distL="0" distR="0">
            <wp:extent cx="3070860" cy="2138045"/>
            <wp:effectExtent l="0" t="0" r="0" b="0"/>
            <wp:docPr id="253896597" name="Picture 1" descr="Keluaran 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96597" name="Picture 1" descr="Keluaran gambar"/>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0785" cy="2145347"/>
                    </a:xfrm>
                    <a:prstGeom prst="rect">
                      <a:avLst/>
                    </a:prstGeom>
                    <a:noFill/>
                    <a:ln>
                      <a:noFill/>
                    </a:ln>
                  </pic:spPr>
                </pic:pic>
              </a:graphicData>
            </a:graphic>
          </wp:inline>
        </w:drawing>
      </w:r>
    </w:p>
    <w:p w14:paraId="1F6ADB67">
      <w:pPr>
        <w:pStyle w:val="38"/>
        <w:jc w:val="center"/>
        <w:rPr>
          <w:rFonts w:ascii="Times New Roman" w:hAnsi="Times New Roman" w:cs="Times New Roman"/>
          <w:sz w:val="24"/>
          <w:szCs w:val="24"/>
        </w:rPr>
      </w:pPr>
      <w:r>
        <w:rPr>
          <w:rFonts w:ascii="Times New Roman" w:hAnsi="Times New Roman" w:cs="Times New Roman"/>
          <w:sz w:val="24"/>
          <w:szCs w:val="24"/>
        </w:rPr>
        <w:t>Figure 1. Students' proficiency level in using digital technology</w:t>
      </w:r>
    </w:p>
    <w:p w14:paraId="616FC5AC">
      <w:pPr>
        <w:pStyle w:val="38"/>
        <w:jc w:val="center"/>
        <w:rPr>
          <w:rFonts w:ascii="Times New Roman" w:hAnsi="Times New Roman" w:cs="Times New Roman"/>
          <w:sz w:val="24"/>
          <w:szCs w:val="24"/>
        </w:rPr>
      </w:pPr>
    </w:p>
    <w:p w14:paraId="17FF4DB9">
      <w:pPr>
        <w:pStyle w:val="38"/>
        <w:ind w:firstLine="720"/>
        <w:jc w:val="both"/>
        <w:rPr>
          <w:rFonts w:ascii="Times New Roman" w:hAnsi="Times New Roman" w:cs="Times New Roman"/>
          <w:sz w:val="24"/>
          <w:szCs w:val="24"/>
        </w:rPr>
      </w:pPr>
      <w:r>
        <w:rPr>
          <w:rFonts w:ascii="Times New Roman" w:hAnsi="Times New Roman" w:cs="Times New Roman"/>
          <w:sz w:val="24"/>
          <w:szCs w:val="24"/>
        </w:rPr>
        <w:t>Figure 1 explains that only about 30% of students have a high level of proficiency in using digital technologies such as Learning Management Systems (LMS) and online-based grammar applications. They can conduct the grammar assessment process independently and efficiently without significant technical obstacles. Meanwhile, the largest group, at 45%, was in the medium ability category, which means they still need light guidance to access and complete grammar tasks online. This shows that most students are still in the process of adapting to the use of digital technology in the context of language learning.</w:t>
      </w:r>
    </w:p>
    <w:p w14:paraId="38557DCF">
      <w:pPr>
        <w:pStyle w:val="38"/>
        <w:ind w:firstLine="720"/>
        <w:jc w:val="both"/>
        <w:rPr>
          <w:rFonts w:ascii="Times New Roman" w:hAnsi="Times New Roman" w:cs="Times New Roman"/>
          <w:sz w:val="24"/>
          <w:szCs w:val="24"/>
        </w:rPr>
      </w:pPr>
      <w:r>
        <w:rPr>
          <w:rFonts w:ascii="Times New Roman" w:hAnsi="Times New Roman" w:cs="Times New Roman"/>
          <w:sz w:val="24"/>
          <w:szCs w:val="24"/>
        </w:rPr>
        <w:t>The other 25% of students are at low ability levels and experience significant difficulties operating the digital system used for grammar assessment. This condition is a serious concern because it can hinder their active participation in learning and cause a material lag. This difference in digital skill level emphasizes integrating basic digital literacy training in blended learning planning. Without proper intervention, this gap risks widening the quality of learning between students.</w:t>
      </w:r>
    </w:p>
    <w:p w14:paraId="42C8529A">
      <w:pPr>
        <w:pStyle w:val="38"/>
        <w:ind w:firstLine="720"/>
        <w:jc w:val="both"/>
        <w:rPr>
          <w:rFonts w:ascii="Times New Roman" w:hAnsi="Times New Roman" w:cs="Times New Roman"/>
          <w:sz w:val="24"/>
          <w:szCs w:val="24"/>
        </w:rPr>
      </w:pPr>
      <w:r>
        <w:rPr>
          <w:rFonts w:ascii="Times New Roman" w:hAnsi="Times New Roman" w:cs="Times New Roman"/>
          <w:sz w:val="24"/>
          <w:szCs w:val="24"/>
        </w:rPr>
        <w:t>Furthermore, in face-to-face learning, lecturers can monitor the development of students' grammar directly through oral correction or classroom discussions. However, personal interaction becomes limited in blended learning, especially during asynchronous sessions. This impacts the lecturers' difficulty in knowing individual students' problems in understanding specific grammar structures.</w:t>
      </w:r>
    </w:p>
    <w:p w14:paraId="1A15C713">
      <w:pPr>
        <w:pStyle w:val="38"/>
        <w:ind w:firstLine="360"/>
        <w:jc w:val="both"/>
        <w:rPr>
          <w:rFonts w:ascii="Times New Roman" w:hAnsi="Times New Roman" w:cs="Times New Roman"/>
          <w:sz w:val="24"/>
          <w:szCs w:val="24"/>
        </w:rPr>
      </w:pPr>
      <w:r>
        <w:rPr>
          <w:rFonts w:ascii="Times New Roman" w:hAnsi="Times New Roman" w:cs="Times New Roman"/>
          <w:i/>
          <w:iCs/>
          <w:sz w:val="24"/>
          <w:szCs w:val="24"/>
        </w:rPr>
        <w:t xml:space="preserve">"If it is online, I cannot tell who understands and participates. The interaction is limited. Even though grammar requires personal understanding." </w:t>
      </w:r>
      <w:r>
        <w:rPr>
          <w:rFonts w:ascii="Times New Roman" w:hAnsi="Times New Roman" w:cs="Times New Roman"/>
          <w:sz w:val="24"/>
          <w:szCs w:val="24"/>
        </w:rPr>
        <w:t>The fundamental problem in blended learning-based grammar assessment is the limited direct interaction between lecturers and students. The lecturer's statement shows that it is difficult to identify the extent of individual students' understanding of grammar material in online learning. The lack of face-to-face contact makes lecturers miss out on non-verbal indicators that can help assess whether students understand concepts or follow the learning flow passively. This is a serious problem because grammar is not just memorizing rules, but a skill that requires personal deepening and repetitive practice that is appropriately corrected.</w:t>
      </w:r>
    </w:p>
    <w:p w14:paraId="5082D14F">
      <w:pPr>
        <w:pStyle w:val="38"/>
        <w:ind w:firstLine="360"/>
        <w:jc w:val="both"/>
        <w:rPr>
          <w:rFonts w:ascii="Times New Roman" w:hAnsi="Times New Roman" w:cs="Times New Roman"/>
          <w:sz w:val="24"/>
          <w:szCs w:val="24"/>
        </w:rPr>
      </w:pPr>
      <w:r>
        <w:rPr>
          <w:rFonts w:ascii="Times New Roman" w:hAnsi="Times New Roman" w:cs="Times New Roman"/>
          <w:i/>
          <w:iCs/>
          <w:sz w:val="24"/>
          <w:szCs w:val="24"/>
        </w:rPr>
        <w:t xml:space="preserve">"I sometimes get confused when practicing grammar. There is no one to guide directly. If it is offline, you can ask it directly." </w:t>
      </w:r>
      <w:r>
        <w:rPr>
          <w:rFonts w:ascii="Times New Roman" w:hAnsi="Times New Roman" w:cs="Times New Roman"/>
          <w:sz w:val="24"/>
          <w:szCs w:val="24"/>
        </w:rPr>
        <w:t>From the learner's side, it shows that learning grammar online without direct assistance causes confusion and uncertainty. The absence of instant guidance makes students feel isolated in the learning process, especially when confused over specific grammatical structures. This reinforces that the ideal grammar assessment requires intense dialogue spaces, both synchronous and asynchronous. In the context of blended learning, institutions need to design assessment strategies that not only focus on the final results but also create feedback and mentoring mechanisms that bridge the limitations of online interaction, for example, through active discussion forums, online Q&amp;A sessions, or the use of AI-based feedback technology.</w:t>
      </w:r>
    </w:p>
    <w:p w14:paraId="45A4A063">
      <w:pPr>
        <w:pStyle w:val="38"/>
        <w:ind w:firstLine="360"/>
        <w:jc w:val="both"/>
        <w:rPr>
          <w:rFonts w:ascii="Times New Roman" w:hAnsi="Times New Roman" w:cs="Times New Roman"/>
          <w:sz w:val="24"/>
          <w:szCs w:val="24"/>
        </w:rPr>
      </w:pPr>
      <w:r>
        <w:rPr>
          <w:rFonts w:ascii="Times New Roman" w:hAnsi="Times New Roman" w:cs="Times New Roman"/>
          <w:sz w:val="24"/>
          <w:szCs w:val="24"/>
        </w:rPr>
        <w:t>The last challenge is Motivation and Consistency of Learning. The next challenge is the motivation and consistency of student learning in blended grammar learning. Students tend to be more active during synchronous sessions (offline and online), but are less consistent in doing grammar exercises independently in asynchronous sessions. This hinders the sustainability of formative assessments that rely on the activeness of independent learning.</w:t>
      </w:r>
    </w:p>
    <w:p w14:paraId="57A9C3E4">
      <w:pPr>
        <w:pStyle w:val="38"/>
        <w:ind w:firstLine="720"/>
        <w:jc w:val="both"/>
        <w:rPr>
          <w:rFonts w:ascii="Times New Roman" w:hAnsi="Times New Roman" w:cs="Times New Roman"/>
          <w:sz w:val="24"/>
          <w:szCs w:val="24"/>
        </w:rPr>
      </w:pPr>
      <w:r>
        <w:rPr>
          <w:rFonts w:ascii="Times New Roman" w:hAnsi="Times New Roman" w:cs="Times New Roman"/>
          <w:sz w:val="24"/>
          <w:szCs w:val="24"/>
        </w:rPr>
        <w:t>In interviews with students, it was explained that in the context of asynchronous grammar learning, there are significant weaknesses in self-regulated learning, or the ability to learn independently. Students lose motivation and discipline to complete grammar assignments on time when no external triggers exist, such as lecturer attendance or live class schedules. The phenomenon of "waiting to be told by a friend" shows dependence on the social environment instead of direct direction from lecturers, potentially creating a passive and unsustainable learning pattern. This reflects teaching methods and the support and reinforcement systems available in the digital learning environment, influencing student involvement in the formative grammar assessment process. Grammar tasks are considered secondary or neglected without active interaction and a clear structure. Therefore, in designing effective blended learning, institutions need to consider implementing strategies such as automatic reminders, gamification, or peer mentoring systems to encourage active student engagement, especially in asynchronous sessions that lack direct interaction but are crucial for strengthening grammar skills.</w:t>
      </w:r>
    </w:p>
    <w:p w14:paraId="26CCD813">
      <w:pPr>
        <w:pStyle w:val="38"/>
        <w:ind w:firstLine="720"/>
        <w:jc w:val="both"/>
        <w:rPr>
          <w:rFonts w:ascii="Times New Roman" w:hAnsi="Times New Roman" w:cs="Times New Roman"/>
          <w:sz w:val="24"/>
          <w:szCs w:val="24"/>
        </w:rPr>
      </w:pPr>
      <w:r>
        <w:rPr>
          <w:rFonts w:ascii="Times New Roman" w:hAnsi="Times New Roman" w:cs="Times New Roman"/>
          <w:sz w:val="24"/>
          <w:szCs w:val="24"/>
        </w:rPr>
        <w:t>The level of motivation and learning consistency of Prasetiya Mandiri Polytechnic students in learning grammar is based on three learning modes, namely offline (offline), synchronous online (online live), and asynchronous online (without direct interaction). This is explained in the results of the analysis report, which aims to show the extent to which learning modes affect student involvement in formative grammar assessment activities.</w:t>
      </w:r>
    </w:p>
    <w:p w14:paraId="1B8A0701">
      <w:pPr>
        <w:pStyle w:val="38"/>
        <w:jc w:val="both"/>
        <w:rPr>
          <w:rFonts w:ascii="Times New Roman" w:hAnsi="Times New Roman" w:cs="Times New Roman"/>
          <w:sz w:val="24"/>
          <w:szCs w:val="24"/>
        </w:rPr>
      </w:pPr>
    </w:p>
    <w:p w14:paraId="193B6A63">
      <w:pPr>
        <w:pStyle w:val="38"/>
        <w:jc w:val="center"/>
        <w:rPr>
          <w:rFonts w:ascii="Times New Roman" w:hAnsi="Times New Roman" w:cs="Times New Roman"/>
          <w:sz w:val="24"/>
          <w:szCs w:val="24"/>
          <w:lang w:val="nb-NO"/>
        </w:rPr>
      </w:pPr>
      <w:r>
        <w:rPr>
          <w:rFonts w:ascii="Times New Roman" w:hAnsi="Times New Roman" w:cs="Times New Roman"/>
          <w:sz w:val="24"/>
          <w:szCs w:val="24"/>
          <w:lang w:val="nb-NO"/>
        </w:rPr>
        <w:drawing>
          <wp:inline distT="0" distB="0" distL="0" distR="0">
            <wp:extent cx="3580130" cy="2169795"/>
            <wp:effectExtent l="0" t="0" r="1270" b="1905"/>
            <wp:docPr id="771379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79778"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1008" cy="2182429"/>
                    </a:xfrm>
                    <a:prstGeom prst="rect">
                      <a:avLst/>
                    </a:prstGeom>
                    <a:noFill/>
                  </pic:spPr>
                </pic:pic>
              </a:graphicData>
            </a:graphic>
          </wp:inline>
        </w:drawing>
      </w:r>
    </w:p>
    <w:p w14:paraId="176D1436">
      <w:pPr>
        <w:pStyle w:val="38"/>
        <w:jc w:val="center"/>
        <w:rPr>
          <w:rFonts w:ascii="Times New Roman" w:hAnsi="Times New Roman" w:cs="Times New Roman"/>
          <w:sz w:val="24"/>
          <w:szCs w:val="24"/>
        </w:rPr>
      </w:pPr>
      <w:r>
        <w:rPr>
          <w:rFonts w:ascii="Times New Roman" w:hAnsi="Times New Roman" w:cs="Times New Roman"/>
          <w:sz w:val="24"/>
          <w:szCs w:val="24"/>
        </w:rPr>
        <w:t>Figure 2.</w:t>
      </w:r>
      <w:r>
        <w:rPr>
          <w:rFonts w:ascii="Times New Roman" w:hAnsi="Times New Roman" w:cs="Times New Roman"/>
          <w:b/>
          <w:bCs/>
          <w:sz w:val="24"/>
          <w:szCs w:val="24"/>
        </w:rPr>
        <w:t xml:space="preserve"> </w:t>
      </w:r>
      <w:r>
        <w:rPr>
          <w:rFonts w:ascii="Times New Roman" w:hAnsi="Times New Roman" w:cs="Times New Roman"/>
          <w:sz w:val="24"/>
          <w:szCs w:val="24"/>
        </w:rPr>
        <w:t>Students' level of motivation and consistency</w:t>
      </w:r>
    </w:p>
    <w:p w14:paraId="4EAD1097">
      <w:pPr>
        <w:pStyle w:val="38"/>
        <w:jc w:val="both"/>
        <w:rPr>
          <w:rFonts w:ascii="Times New Roman" w:hAnsi="Times New Roman" w:cs="Times New Roman"/>
          <w:sz w:val="24"/>
          <w:szCs w:val="24"/>
        </w:rPr>
      </w:pPr>
    </w:p>
    <w:p w14:paraId="60625ACD">
      <w:pPr>
        <w:pStyle w:val="38"/>
        <w:ind w:firstLine="720"/>
        <w:jc w:val="both"/>
        <w:rPr>
          <w:rFonts w:ascii="Times New Roman" w:hAnsi="Times New Roman" w:cs="Times New Roman"/>
          <w:sz w:val="24"/>
          <w:szCs w:val="24"/>
        </w:rPr>
      </w:pPr>
      <w:r>
        <w:rPr>
          <w:rFonts w:ascii="Times New Roman" w:hAnsi="Times New Roman" w:cs="Times New Roman"/>
          <w:sz w:val="24"/>
          <w:szCs w:val="24"/>
        </w:rPr>
        <w:t>Figure two explains that in the offline learning mode, students show the highest level of motivation and consistency in participating in grammar exercises. This can be attributed to direct interaction with lecturers, a structured learning atmosphere, and social support from classmates. A real learning environment allows students to be more focused, receive direct direction, and get feedback immediately. This makes the formative grammar assessment process more effective and sustainable. In synchronous or live online learning, students still show a relatively high motivation and consistency even though they are not in the same physical space. Real-time interaction through video conferencing still gives students the external stimulus to participate in learning activities. Lecturers can still direct, monitor, and provide motivation, even virtually. This shows that real-time presence, although not physical, still greatly influences students' enthusiasm for learning.</w:t>
      </w:r>
    </w:p>
    <w:p w14:paraId="38426488">
      <w:pPr>
        <w:pStyle w:val="38"/>
        <w:ind w:firstLine="720"/>
        <w:jc w:val="both"/>
        <w:rPr>
          <w:rFonts w:ascii="Times New Roman" w:hAnsi="Times New Roman" w:cs="Times New Roman"/>
          <w:sz w:val="24"/>
          <w:szCs w:val="24"/>
        </w:rPr>
      </w:pPr>
      <w:r>
        <w:rPr>
          <w:rFonts w:ascii="Times New Roman" w:hAnsi="Times New Roman" w:cs="Times New Roman"/>
          <w:sz w:val="24"/>
          <w:szCs w:val="24"/>
        </w:rPr>
        <w:t>In contrast to the previous two modes, asynchronous online learning significantly decreased motivation and learning consistency. Students tend to be undisciplined in doing grammar assignments due to the absence of direct interaction and external encouragement. This mode's lack of structure and supervision causes many students to ignore assignments or only work on them if their friends have told them to. This is a significant obstacle in implementing formative assessments that require active and independent involvement. The above explanation suggests that the form of interaction significantly influences the success of grammar learning in the context of blended learning. The more direct and scheduled these interactions, both physically and online, synchronous, the higher the motivation and consistency of student learning. Therefore, in designing an effective grammar learning strategy, it is necessary to prioritize using modes that support active interaction and provide an intense learning stimulus to students.</w:t>
      </w:r>
    </w:p>
    <w:p w14:paraId="66178B1F">
      <w:pPr>
        <w:pStyle w:val="38"/>
        <w:ind w:firstLine="720"/>
        <w:jc w:val="both"/>
        <w:rPr>
          <w:rFonts w:ascii="Times New Roman" w:hAnsi="Times New Roman" w:cs="Times New Roman"/>
          <w:sz w:val="24"/>
          <w:szCs w:val="24"/>
        </w:rPr>
      </w:pPr>
    </w:p>
    <w:p w14:paraId="30411CAC">
      <w:pPr>
        <w:pStyle w:val="38"/>
        <w:numPr>
          <w:ilvl w:val="1"/>
          <w:numId w:val="3"/>
        </w:numPr>
        <w:ind w:left="426" w:hanging="426"/>
        <w:jc w:val="both"/>
        <w:rPr>
          <w:rFonts w:ascii="Times New Roman" w:hAnsi="Times New Roman" w:cs="Times New Roman"/>
          <w:sz w:val="24"/>
          <w:szCs w:val="24"/>
        </w:rPr>
      </w:pPr>
      <w:r>
        <w:rPr>
          <w:rFonts w:ascii="Times New Roman" w:hAnsi="Times New Roman" w:cs="Times New Roman"/>
          <w:sz w:val="24"/>
          <w:szCs w:val="24"/>
        </w:rPr>
        <w:t>Effective Solutions and Strategies</w:t>
      </w:r>
    </w:p>
    <w:p w14:paraId="0C1404AF">
      <w:pPr>
        <w:pStyle w:val="38"/>
        <w:ind w:firstLine="720"/>
        <w:jc w:val="both"/>
        <w:rPr>
          <w:rFonts w:ascii="Times New Roman" w:hAnsi="Times New Roman" w:cs="Times New Roman"/>
          <w:sz w:val="24"/>
          <w:szCs w:val="24"/>
        </w:rPr>
      </w:pPr>
      <w:r>
        <w:rPr>
          <w:rFonts w:ascii="Times New Roman" w:hAnsi="Times New Roman" w:cs="Times New Roman"/>
          <w:sz w:val="24"/>
          <w:szCs w:val="24"/>
        </w:rPr>
        <w:t>To answer various challenges in implementing formative grammar assessment in blended learning, this study identifies several solutions and strategies that have proven effective in the Prasetiya Mandiri Polytechnic environment. The lecturers who teach English courses in the D3 Hospitality Study Program realize that mastering grammar is essential for academic purposes and the basic capital of professional communication in hospitality work. Therefore, the strategies developed aim to improve students' understanding of language structures and build reflective and participatory habits that align with the industry's needs.</w:t>
      </w:r>
    </w:p>
    <w:p w14:paraId="2F1FF2AF">
      <w:pPr>
        <w:pStyle w:val="38"/>
        <w:ind w:firstLine="720"/>
        <w:jc w:val="both"/>
        <w:rPr>
          <w:rFonts w:ascii="Times New Roman" w:hAnsi="Times New Roman" w:cs="Times New Roman"/>
          <w:sz w:val="24"/>
          <w:szCs w:val="24"/>
        </w:rPr>
      </w:pPr>
    </w:p>
    <w:p w14:paraId="770454D5">
      <w:pPr>
        <w:pStyle w:val="38"/>
        <w:numPr>
          <w:ilvl w:val="2"/>
          <w:numId w:val="3"/>
        </w:numPr>
        <w:ind w:left="426" w:hanging="426"/>
        <w:jc w:val="both"/>
        <w:rPr>
          <w:rFonts w:ascii="Times New Roman" w:hAnsi="Times New Roman" w:cs="Times New Roman"/>
          <w:sz w:val="24"/>
          <w:szCs w:val="24"/>
        </w:rPr>
      </w:pPr>
      <w:r>
        <w:rPr>
          <w:rFonts w:ascii="Times New Roman" w:hAnsi="Times New Roman" w:cs="Times New Roman"/>
          <w:sz w:val="24"/>
          <w:szCs w:val="24"/>
        </w:rPr>
        <w:t>Use of Interactive Platforms (Google Forms, Quizizz, Kahoot)</w:t>
      </w:r>
    </w:p>
    <w:p w14:paraId="7C377679">
      <w:pPr>
        <w:pStyle w:val="38"/>
        <w:ind w:firstLine="720"/>
        <w:jc w:val="both"/>
        <w:rPr>
          <w:rFonts w:ascii="Times New Roman" w:hAnsi="Times New Roman" w:cs="Times New Roman"/>
          <w:sz w:val="24"/>
          <w:szCs w:val="24"/>
        </w:rPr>
      </w:pPr>
      <w:r>
        <w:rPr>
          <w:rFonts w:ascii="Times New Roman" w:hAnsi="Times New Roman" w:cs="Times New Roman"/>
          <w:sz w:val="24"/>
          <w:szCs w:val="24"/>
        </w:rPr>
        <w:t>Lecturers in the Prasetiya Mandiri Polytechnic have adopted various interactive quiz platforms such as Google Forms, Quizizz, and Kahoot as part of their online grammar learning strategy. This innovation aims to increase student engagement, especially in blended learning, which often faces obstacles in maintaining student consistency and enthusiasm, especially during online sessions. These platforms are effective because they combine learning elements with entertainment and offer a dynamic and fun learning experience.</w:t>
      </w:r>
    </w:p>
    <w:p w14:paraId="76C8ECFA">
      <w:pPr>
        <w:pStyle w:val="38"/>
        <w:ind w:firstLine="720"/>
        <w:jc w:val="both"/>
        <w:rPr>
          <w:rFonts w:ascii="Times New Roman" w:hAnsi="Times New Roman" w:cs="Times New Roman"/>
          <w:sz w:val="24"/>
          <w:szCs w:val="24"/>
        </w:rPr>
      </w:pPr>
      <w:r>
        <w:rPr>
          <w:rFonts w:ascii="Times New Roman" w:hAnsi="Times New Roman" w:cs="Times New Roman"/>
          <w:sz w:val="24"/>
          <w:szCs w:val="24"/>
        </w:rPr>
        <w:t>Based on the observations and reports from the teaching lecturer, students showed a much more positive response when grammar learning was packaged in the form of interactive quizzes. They are more focused and active when participating in synchronous online sessions because they are attracted by the visual appearance, points system, and competitive feel offered by platforms like Quizizz and Kahoot. Hospitality students accustomed to the challenges and rhythms of work are quick to respond well to this instant, interactive, and time-based form of learning. Thus, the learning atmosphere becomes more lively and spurs a healthy spirit of competition.</w:t>
      </w:r>
    </w:p>
    <w:p w14:paraId="153817C0">
      <w:pPr>
        <w:pStyle w:val="38"/>
        <w:ind w:firstLine="720"/>
        <w:jc w:val="both"/>
        <w:rPr>
          <w:rFonts w:ascii="Times New Roman" w:hAnsi="Times New Roman" w:cs="Times New Roman"/>
          <w:sz w:val="24"/>
          <w:szCs w:val="24"/>
        </w:rPr>
      </w:pPr>
      <w:r>
        <w:rPr>
          <w:rFonts w:ascii="Times New Roman" w:hAnsi="Times New Roman" w:cs="Times New Roman"/>
          <w:sz w:val="24"/>
          <w:szCs w:val="24"/>
        </w:rPr>
        <w:t>Moreover, the platform's excellent features, such as score automation, live feedback, and grouping by difficulty level, provide a massive advantage for lecturers. Grammar tasks previously time-consuming in their assessment can now be managed more efficiently. Lecturers can immediately see the results of quizzes in real-time and identify patterns of mistakes that students often make. This information is beneficial for developing material improvement strategies, providing personal feedback, and designing more targeted remedial exercises.</w:t>
      </w:r>
    </w:p>
    <w:p w14:paraId="5FFE5A41">
      <w:pPr>
        <w:pStyle w:val="38"/>
        <w:ind w:firstLine="720"/>
        <w:jc w:val="both"/>
        <w:rPr>
          <w:rFonts w:ascii="Times New Roman" w:hAnsi="Times New Roman" w:cs="Times New Roman"/>
          <w:sz w:val="24"/>
          <w:szCs w:val="24"/>
        </w:rPr>
      </w:pPr>
      <w:r>
        <w:rPr>
          <w:rFonts w:ascii="Times New Roman" w:hAnsi="Times New Roman" w:cs="Times New Roman"/>
          <w:sz w:val="24"/>
          <w:szCs w:val="24"/>
        </w:rPr>
        <w:t>This efficiency is critical in a dense vocational curriculum, such as in the hospitality department, where class learning time is limited and students also have a large portion of industrial practice. With this interactive platform, lecturers can maintain the intensity of formative assessment and provide a learning experience that matches the characteristics of vocational students—fast, efficient, and action-based. The combination of technology and pedagogy is one of the practical solutions to overcome the low motivation to learn grammar in online learning, especially in asynchronous sessions.</w:t>
      </w:r>
    </w:p>
    <w:p w14:paraId="2B0EF23F">
      <w:pPr>
        <w:pStyle w:val="38"/>
        <w:ind w:firstLine="720"/>
        <w:jc w:val="both"/>
        <w:rPr>
          <w:rFonts w:ascii="Times New Roman" w:hAnsi="Times New Roman" w:cs="Times New Roman"/>
          <w:sz w:val="24"/>
          <w:szCs w:val="24"/>
        </w:rPr>
      </w:pPr>
    </w:p>
    <w:p w14:paraId="26365A29">
      <w:pPr>
        <w:pStyle w:val="38"/>
        <w:ind w:firstLine="720"/>
        <w:jc w:val="both"/>
        <w:rPr>
          <w:rFonts w:ascii="Times New Roman" w:hAnsi="Times New Roman" w:cs="Times New Roman"/>
          <w:sz w:val="24"/>
          <w:szCs w:val="24"/>
        </w:rPr>
      </w:pPr>
    </w:p>
    <w:p w14:paraId="683324F0">
      <w:pPr>
        <w:pStyle w:val="38"/>
        <w:numPr>
          <w:ilvl w:val="2"/>
          <w:numId w:val="3"/>
        </w:numPr>
        <w:ind w:left="709" w:hanging="709"/>
        <w:jc w:val="both"/>
        <w:rPr>
          <w:rFonts w:ascii="Times New Roman" w:hAnsi="Times New Roman" w:cs="Times New Roman"/>
          <w:sz w:val="24"/>
          <w:szCs w:val="24"/>
        </w:rPr>
      </w:pPr>
      <w:r>
        <w:rPr>
          <w:rFonts w:ascii="Times New Roman" w:hAnsi="Times New Roman" w:cs="Times New Roman"/>
          <w:sz w:val="24"/>
          <w:szCs w:val="24"/>
        </w:rPr>
        <w:t>Self-Assessment and Reflection Rubric</w:t>
      </w:r>
    </w:p>
    <w:p w14:paraId="1A17767D">
      <w:pPr>
        <w:pStyle w:val="38"/>
        <w:ind w:firstLine="720"/>
        <w:jc w:val="both"/>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One of the strategies that has proven effective in supporting formative assessment of grammar within the Prasetiya Mandiri Polytechnic is simple assessment rubrics in grammar writing tasks. Lecturers design this rubric to cover essential fundamental linguistic aspects, such as the accuracy of tenses, subject-verb agreement, prepositions, and sentence structure and coherence. The primary purpose of this rubric is to provide a clear framework for lecturers in assessing student assignments and to serve as a self-evaluation guide for students in determining the quality of their writing.</w:t>
      </w:r>
    </w:p>
    <w:p w14:paraId="11294EFD">
      <w:pPr>
        <w:pStyle w:val="38"/>
        <w:ind w:firstLine="720"/>
        <w:jc w:val="both"/>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Using the rubric encourages students to develop metacognitive skills, namely the ability to think about how they learn and correct mistakes. When students are asked to review their grammar assignments using rubrics, they notice mistakes previously taken for granted, such as sentence pattern errors or subject-verb inconsistencies. This fosters linguistic awareness and a sense of responsibility in correcting their mistakes without waiting for direct correction from the lecturer. This awareness is critical in blended learning because students do not always receive direct guidance face-to-face.</w:t>
      </w:r>
    </w:p>
    <w:p w14:paraId="78C7EE83">
      <w:pPr>
        <w:pStyle w:val="38"/>
        <w:ind w:firstLine="720"/>
        <w:jc w:val="both"/>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In addition to encouraging independence, implementing rubrics also creates transparency in the assessment process. Students become more confident because they know the lecturers' criteria for assessing their assignments. In interviews, some students said that with the rubric, they did not feel that the assessment was subjective. Instead, they become more motivated to improve the task results because they know precisely which parts are missing. This fosters a positive attitude towards feedback and forms evaluative habits that support continuous improvement of the quality of learning. Here is a simple format of the assessment and self-reflection rubrics used:</w:t>
      </w:r>
    </w:p>
    <w:p w14:paraId="2916170B">
      <w:pPr>
        <w:pStyle w:val="38"/>
        <w:jc w:val="both"/>
        <w:rPr>
          <w:rFonts w:ascii="Times New Roman" w:hAnsi="Times New Roman" w:eastAsia="Times New Roman" w:cs="Times New Roman"/>
          <w:kern w:val="0"/>
          <w:sz w:val="24"/>
          <w:szCs w:val="24"/>
          <w:lang w:eastAsia="zh-CN"/>
          <w14:ligatures w14:val="none"/>
        </w:rPr>
      </w:pPr>
    </w:p>
    <w:p w14:paraId="4F7ED9C9">
      <w:pPr>
        <w:pStyle w:val="38"/>
        <w:jc w:val="center"/>
        <w:rPr>
          <w:rFonts w:ascii="Times New Roman" w:hAnsi="Times New Roman" w:eastAsia="Times New Roman" w:cs="Times New Roman"/>
          <w:kern w:val="0"/>
          <w:sz w:val="24"/>
          <w:szCs w:val="24"/>
          <w:lang w:eastAsia="zh-CN"/>
          <w14:ligatures w14:val="none"/>
        </w:rPr>
      </w:pPr>
      <w:commentRangeStart w:id="7"/>
      <w:r>
        <w:rPr>
          <w:rFonts w:ascii="Times New Roman" w:hAnsi="Times New Roman" w:eastAsia="Times New Roman" w:cs="Times New Roman"/>
          <w:kern w:val="0"/>
          <w:sz w:val="24"/>
          <w:szCs w:val="24"/>
          <w:lang w:eastAsia="zh-CN"/>
          <w14:ligatures w14:val="none"/>
        </w:rPr>
        <w:t>Table 1. Self-assessment and self-reflection rubric</w:t>
      </w:r>
    </w:p>
    <w:tbl>
      <w:tblPr>
        <w:tblStyle w:val="18"/>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765"/>
        <w:gridCol w:w="2765"/>
        <w:gridCol w:w="2766"/>
      </w:tblGrid>
      <w:tr w14:paraId="09E54A3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765" w:type="dxa"/>
          </w:tcPr>
          <w:p w14:paraId="5075D739">
            <w:pPr>
              <w:pStyle w:val="38"/>
              <w:jc w:val="center"/>
              <w:rPr>
                <w:rFonts w:ascii="Times New Roman" w:hAnsi="Times New Roman" w:cs="Times New Roman"/>
                <w:b/>
                <w:bCs/>
                <w:sz w:val="24"/>
                <w:szCs w:val="24"/>
                <w:lang w:val="nb-NO"/>
              </w:rPr>
            </w:pPr>
            <w:r>
              <w:rPr>
                <w:rFonts w:ascii="Times New Roman" w:hAnsi="Times New Roman" w:cs="Times New Roman"/>
                <w:b/>
                <w:bCs/>
                <w:sz w:val="24"/>
                <w:szCs w:val="24"/>
              </w:rPr>
              <w:t>Grammar Aspect</w:t>
            </w:r>
          </w:p>
        </w:tc>
        <w:tc>
          <w:tcPr>
            <w:tcW w:w="2765" w:type="dxa"/>
          </w:tcPr>
          <w:p w14:paraId="53CE926D">
            <w:pPr>
              <w:pStyle w:val="38"/>
              <w:jc w:val="center"/>
              <w:rPr>
                <w:rFonts w:ascii="Times New Roman" w:hAnsi="Times New Roman" w:cs="Times New Roman"/>
                <w:b/>
                <w:bCs/>
                <w:sz w:val="24"/>
                <w:szCs w:val="24"/>
                <w:lang w:val="nb-NO"/>
              </w:rPr>
            </w:pPr>
            <w:r>
              <w:rPr>
                <w:rFonts w:ascii="Times New Roman" w:hAnsi="Times New Roman" w:cs="Times New Roman"/>
                <w:b/>
                <w:bCs/>
                <w:sz w:val="24"/>
                <w:szCs w:val="24"/>
              </w:rPr>
              <w:t>Scoring (1–5)</w:t>
            </w:r>
          </w:p>
        </w:tc>
        <w:tc>
          <w:tcPr>
            <w:tcW w:w="2766" w:type="dxa"/>
          </w:tcPr>
          <w:p w14:paraId="36D44EF1">
            <w:pPr>
              <w:pStyle w:val="38"/>
              <w:jc w:val="center"/>
              <w:rPr>
                <w:rFonts w:ascii="Times New Roman" w:hAnsi="Times New Roman" w:cs="Times New Roman"/>
                <w:b/>
                <w:bCs/>
                <w:sz w:val="24"/>
                <w:szCs w:val="24"/>
                <w:lang w:val="nb-NO"/>
              </w:rPr>
            </w:pPr>
            <w:r>
              <w:rPr>
                <w:rFonts w:ascii="Times New Roman" w:hAnsi="Times New Roman" w:cs="Times New Roman"/>
                <w:b/>
                <w:bCs/>
                <w:sz w:val="24"/>
                <w:szCs w:val="24"/>
              </w:rPr>
              <w:t>Student Notes (Self-reflection)</w:t>
            </w:r>
          </w:p>
        </w:tc>
      </w:tr>
      <w:tr w14:paraId="1EC863F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765" w:type="dxa"/>
          </w:tcPr>
          <w:p w14:paraId="3C5E0C6F">
            <w:pPr>
              <w:pStyle w:val="38"/>
              <w:jc w:val="both"/>
              <w:rPr>
                <w:rFonts w:ascii="Times New Roman" w:hAnsi="Times New Roman" w:cs="Times New Roman"/>
                <w:sz w:val="24"/>
                <w:szCs w:val="24"/>
                <w:lang w:val="nb-NO"/>
              </w:rPr>
            </w:pPr>
            <w:r>
              <w:rPr>
                <w:rFonts w:ascii="Times New Roman" w:hAnsi="Times New Roman" w:cs="Times New Roman"/>
                <w:sz w:val="24"/>
                <w:szCs w:val="24"/>
              </w:rPr>
              <w:t>Use of Tenses</w:t>
            </w:r>
          </w:p>
        </w:tc>
        <w:tc>
          <w:tcPr>
            <w:tcW w:w="2765" w:type="dxa"/>
          </w:tcPr>
          <w:p w14:paraId="7F0FC4FA">
            <w:pPr>
              <w:pStyle w:val="38"/>
              <w:jc w:val="both"/>
              <w:rPr>
                <w:rFonts w:ascii="Times New Roman" w:hAnsi="Times New Roman" w:cs="Times New Roman"/>
                <w:b/>
                <w:bCs/>
                <w:sz w:val="24"/>
                <w:szCs w:val="24"/>
                <w:lang w:val="nb-NO"/>
              </w:rPr>
            </w:pPr>
          </w:p>
        </w:tc>
        <w:tc>
          <w:tcPr>
            <w:tcW w:w="2766" w:type="dxa"/>
          </w:tcPr>
          <w:p w14:paraId="1B04B60A">
            <w:pPr>
              <w:pStyle w:val="38"/>
              <w:jc w:val="both"/>
              <w:rPr>
                <w:rFonts w:ascii="Times New Roman" w:hAnsi="Times New Roman" w:cs="Times New Roman"/>
                <w:b/>
                <w:bCs/>
                <w:sz w:val="24"/>
                <w:szCs w:val="24"/>
                <w:lang w:val="nb-NO"/>
              </w:rPr>
            </w:pPr>
          </w:p>
        </w:tc>
      </w:tr>
      <w:tr w14:paraId="3254CB8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765" w:type="dxa"/>
          </w:tcPr>
          <w:p w14:paraId="08B0D042">
            <w:pPr>
              <w:pStyle w:val="38"/>
              <w:jc w:val="both"/>
              <w:rPr>
                <w:rFonts w:ascii="Times New Roman" w:hAnsi="Times New Roman" w:cs="Times New Roman"/>
                <w:sz w:val="24"/>
                <w:szCs w:val="24"/>
                <w:lang w:val="nb-NO"/>
              </w:rPr>
            </w:pPr>
            <w:r>
              <w:rPr>
                <w:rFonts w:ascii="Times New Roman" w:hAnsi="Times New Roman" w:cs="Times New Roman"/>
                <w:sz w:val="24"/>
                <w:szCs w:val="24"/>
              </w:rPr>
              <w:t>Subject-Verb Agreement</w:t>
            </w:r>
          </w:p>
        </w:tc>
        <w:tc>
          <w:tcPr>
            <w:tcW w:w="2765" w:type="dxa"/>
          </w:tcPr>
          <w:p w14:paraId="0232244F">
            <w:pPr>
              <w:pStyle w:val="38"/>
              <w:jc w:val="both"/>
              <w:rPr>
                <w:rFonts w:ascii="Times New Roman" w:hAnsi="Times New Roman" w:cs="Times New Roman"/>
                <w:b/>
                <w:bCs/>
                <w:sz w:val="24"/>
                <w:szCs w:val="24"/>
                <w:lang w:val="nb-NO"/>
              </w:rPr>
            </w:pPr>
          </w:p>
        </w:tc>
        <w:tc>
          <w:tcPr>
            <w:tcW w:w="2766" w:type="dxa"/>
          </w:tcPr>
          <w:p w14:paraId="58A7A43E">
            <w:pPr>
              <w:pStyle w:val="38"/>
              <w:jc w:val="both"/>
              <w:rPr>
                <w:rFonts w:ascii="Times New Roman" w:hAnsi="Times New Roman" w:cs="Times New Roman"/>
                <w:b/>
                <w:bCs/>
                <w:sz w:val="24"/>
                <w:szCs w:val="24"/>
                <w:lang w:val="nb-NO"/>
              </w:rPr>
            </w:pPr>
          </w:p>
        </w:tc>
      </w:tr>
      <w:tr w14:paraId="5527CA5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765" w:type="dxa"/>
          </w:tcPr>
          <w:p w14:paraId="7A118F59">
            <w:pPr>
              <w:pStyle w:val="38"/>
              <w:jc w:val="both"/>
              <w:rPr>
                <w:rFonts w:ascii="Times New Roman" w:hAnsi="Times New Roman" w:cs="Times New Roman"/>
                <w:sz w:val="24"/>
                <w:szCs w:val="24"/>
                <w:lang w:val="nb-NO"/>
              </w:rPr>
            </w:pPr>
            <w:r>
              <w:rPr>
                <w:rFonts w:ascii="Times New Roman" w:hAnsi="Times New Roman" w:cs="Times New Roman"/>
                <w:sz w:val="24"/>
                <w:szCs w:val="24"/>
              </w:rPr>
              <w:t>Use of Prepositions</w:t>
            </w:r>
          </w:p>
        </w:tc>
        <w:tc>
          <w:tcPr>
            <w:tcW w:w="2765" w:type="dxa"/>
          </w:tcPr>
          <w:p w14:paraId="0EB55334">
            <w:pPr>
              <w:pStyle w:val="38"/>
              <w:jc w:val="both"/>
              <w:rPr>
                <w:rFonts w:ascii="Times New Roman" w:hAnsi="Times New Roman" w:cs="Times New Roman"/>
                <w:b/>
                <w:bCs/>
                <w:sz w:val="24"/>
                <w:szCs w:val="24"/>
                <w:lang w:val="nb-NO"/>
              </w:rPr>
            </w:pPr>
          </w:p>
        </w:tc>
        <w:tc>
          <w:tcPr>
            <w:tcW w:w="2766" w:type="dxa"/>
          </w:tcPr>
          <w:p w14:paraId="5D45ADC2">
            <w:pPr>
              <w:pStyle w:val="38"/>
              <w:jc w:val="both"/>
              <w:rPr>
                <w:rFonts w:ascii="Times New Roman" w:hAnsi="Times New Roman" w:cs="Times New Roman"/>
                <w:b/>
                <w:bCs/>
                <w:sz w:val="24"/>
                <w:szCs w:val="24"/>
                <w:lang w:val="nb-NO"/>
              </w:rPr>
            </w:pPr>
          </w:p>
        </w:tc>
      </w:tr>
      <w:tr w14:paraId="4CE85A8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765" w:type="dxa"/>
          </w:tcPr>
          <w:p w14:paraId="728A1D6E">
            <w:pPr>
              <w:pStyle w:val="38"/>
              <w:jc w:val="both"/>
              <w:rPr>
                <w:rFonts w:ascii="Times New Roman" w:hAnsi="Times New Roman" w:cs="Times New Roman"/>
                <w:sz w:val="24"/>
                <w:szCs w:val="24"/>
                <w:lang w:val="nb-NO"/>
              </w:rPr>
            </w:pPr>
            <w:r>
              <w:rPr>
                <w:rFonts w:ascii="Times New Roman" w:hAnsi="Times New Roman" w:cs="Times New Roman"/>
                <w:sz w:val="24"/>
                <w:szCs w:val="24"/>
              </w:rPr>
              <w:t>Sentence Structure</w:t>
            </w:r>
          </w:p>
        </w:tc>
        <w:tc>
          <w:tcPr>
            <w:tcW w:w="2765" w:type="dxa"/>
          </w:tcPr>
          <w:p w14:paraId="3797FD26">
            <w:pPr>
              <w:pStyle w:val="38"/>
              <w:jc w:val="both"/>
              <w:rPr>
                <w:rFonts w:ascii="Times New Roman" w:hAnsi="Times New Roman" w:cs="Times New Roman"/>
                <w:b/>
                <w:bCs/>
                <w:sz w:val="24"/>
                <w:szCs w:val="24"/>
                <w:lang w:val="nb-NO"/>
              </w:rPr>
            </w:pPr>
          </w:p>
          <w:commentRangeEnd w:id="7"/>
        </w:tc>
        <w:tc>
          <w:tcPr>
            <w:tcW w:w="2766" w:type="dxa"/>
          </w:tcPr>
          <w:p w14:paraId="5CD75BC4">
            <w:pPr>
              <w:pStyle w:val="38"/>
              <w:jc w:val="both"/>
              <w:rPr>
                <w:rFonts w:ascii="Times New Roman" w:hAnsi="Times New Roman" w:cs="Times New Roman"/>
                <w:b/>
                <w:bCs/>
                <w:sz w:val="24"/>
                <w:szCs w:val="24"/>
                <w:lang w:val="nb-NO"/>
              </w:rPr>
            </w:pPr>
            <w:r>
              <w:commentReference w:id="7"/>
            </w:r>
          </w:p>
        </w:tc>
      </w:tr>
    </w:tbl>
    <w:p w14:paraId="08E69FBA">
      <w:pPr>
        <w:pStyle w:val="38"/>
        <w:ind w:firstLine="720"/>
        <w:jc w:val="both"/>
        <w:rPr>
          <w:rFonts w:ascii="Times New Roman" w:hAnsi="Times New Roman" w:cs="Times New Roman"/>
          <w:sz w:val="24"/>
          <w:szCs w:val="24"/>
        </w:rPr>
      </w:pPr>
    </w:p>
    <w:p w14:paraId="128A6782">
      <w:pPr>
        <w:pStyle w:val="38"/>
        <w:ind w:firstLine="720"/>
        <w:jc w:val="both"/>
        <w:rPr>
          <w:rFonts w:ascii="Times New Roman" w:hAnsi="Times New Roman" w:cs="Times New Roman"/>
          <w:sz w:val="24"/>
          <w:szCs w:val="24"/>
        </w:rPr>
      </w:pPr>
      <w:r>
        <w:rPr>
          <w:rFonts w:ascii="Times New Roman" w:hAnsi="Times New Roman" w:cs="Times New Roman"/>
          <w:sz w:val="24"/>
          <w:szCs w:val="24"/>
        </w:rPr>
        <w:t>Table 1 is a self-assessment and self-reflection rubric format designed to help students evaluate their grammar skills independently. Each significant aspect of grammar—from tenses, subject-verb agreement, prepositions, to sentence structure—is graded on a scale of 1 to 5, where students score according to their performance in grammar writing tasks. In addition to giving scores, students were also asked to write reflective notes on each aspect, which aimed to increase their awareness of the strengths and weaknesses in the use of language structures. This approach supports self-paced learning and encourages personal responsibility and a deeper understanding of grammar in real-world use.</w:t>
      </w:r>
    </w:p>
    <w:p w14:paraId="62B19DE6">
      <w:pPr>
        <w:pStyle w:val="38"/>
        <w:jc w:val="both"/>
        <w:rPr>
          <w:rFonts w:ascii="Times New Roman" w:hAnsi="Times New Roman" w:cs="Times New Roman"/>
          <w:b/>
          <w:bCs/>
          <w:sz w:val="24"/>
          <w:szCs w:val="24"/>
        </w:rPr>
      </w:pPr>
    </w:p>
    <w:p w14:paraId="530358D2">
      <w:pPr>
        <w:pStyle w:val="38"/>
        <w:numPr>
          <w:ilvl w:val="2"/>
          <w:numId w:val="3"/>
        </w:numPr>
        <w:ind w:left="567" w:hanging="567"/>
        <w:jc w:val="both"/>
        <w:rPr>
          <w:rFonts w:ascii="Times New Roman" w:hAnsi="Times New Roman" w:cs="Times New Roman"/>
          <w:sz w:val="24"/>
          <w:szCs w:val="24"/>
        </w:rPr>
      </w:pPr>
      <w:r>
        <w:rPr>
          <w:rFonts w:ascii="Times New Roman" w:hAnsi="Times New Roman" w:cs="Times New Roman"/>
          <w:sz w:val="24"/>
          <w:szCs w:val="24"/>
        </w:rPr>
        <w:t>Utilization of Online Discussion Forums</w:t>
      </w:r>
    </w:p>
    <w:p w14:paraId="42734914">
      <w:pPr>
        <w:pStyle w:val="38"/>
        <w:ind w:firstLine="720"/>
        <w:jc w:val="both"/>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Online discussion forums have become an essential strategy for formative grammar assessment in the context of asynchronous learning. Lecturers at Prasetiya Mandiri Polytechnic actively utilize discussion features on platforms such as Google Classroom and Moodle to create interactive spaces for students. Through this forum, students can ask grammar-related questions, such as using tenses, subject-verb agreement, or forming complex sentences. Lecturers also act as facilitators who guide discussions and clarify common mistakes. This format is handy, especially for students who feel awkward or embarrassed to ask questions in a face-to-face class.</w:t>
      </w:r>
    </w:p>
    <w:p w14:paraId="5BC76778">
      <w:pPr>
        <w:pStyle w:val="38"/>
        <w:ind w:firstLine="720"/>
        <w:jc w:val="both"/>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More than just a question-and-answer room, online discussion forums are a collaborative medium that encourages a community-based learning process. Students not only receive corrections from lecturers but also begin to respond to their colleagues' questions. This peer-feedback phenomenon shows that discussion forums encourage the formation of mutualistic learning patterns, where students learn from shared mistakes, not just from individual mistakes. It reflects the principles of constructivist learning, where meaning and understanding are built through social interaction.</w:t>
      </w:r>
    </w:p>
    <w:p w14:paraId="0BD95351">
      <w:pPr>
        <w:pStyle w:val="38"/>
        <w:ind w:firstLine="720"/>
        <w:jc w:val="both"/>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Active participation in discussion forums also showed increased learning motivation, especially for previously less active students in online sessions. When students realize their questions get a quick and quality response, they feel more valued and confident to engage further. This is especially important in blended learning, where direct contact is limited and learning success highly depends on student initiative and online interaction.</w:t>
      </w:r>
    </w:p>
    <w:p w14:paraId="2B5E1368">
      <w:pPr>
        <w:pStyle w:val="38"/>
        <w:ind w:firstLine="720"/>
        <w:jc w:val="both"/>
        <w:rPr>
          <w:rFonts w:ascii="Times New Roman" w:hAnsi="Times New Roman" w:cs="Times New Roman"/>
          <w:b/>
          <w:bCs/>
          <w:sz w:val="24"/>
          <w:szCs w:val="24"/>
        </w:rPr>
      </w:pPr>
      <w:r>
        <w:rPr>
          <w:rFonts w:ascii="Times New Roman" w:hAnsi="Times New Roman" w:eastAsia="Times New Roman" w:cs="Times New Roman"/>
          <w:kern w:val="0"/>
          <w:sz w:val="24"/>
          <w:szCs w:val="24"/>
          <w:lang w:eastAsia="zh-CN"/>
          <w14:ligatures w14:val="none"/>
        </w:rPr>
        <w:t>Thus, online discussion forums not only enrich grammar understanding but also strengthen the role of formative assessment as a constructive interaction tool. This forum bridges the limitations of interaction in asynchronous learning and simultaneously forms a collaborative academic culture. In the future, strengthening discussion forums can be combined with a reward system or digital badge to encourage further active and consistent participation in the online learning community.</w:t>
      </w:r>
    </w:p>
    <w:p w14:paraId="531B5379">
      <w:pPr>
        <w:pStyle w:val="38"/>
        <w:jc w:val="both"/>
        <w:rPr>
          <w:rFonts w:ascii="Times New Roman" w:hAnsi="Times New Roman" w:cs="Times New Roman"/>
          <w:b/>
          <w:bCs/>
          <w:sz w:val="24"/>
          <w:szCs w:val="24"/>
        </w:rPr>
      </w:pPr>
    </w:p>
    <w:p w14:paraId="5A5E28DD">
      <w:pPr>
        <w:pStyle w:val="38"/>
        <w:numPr>
          <w:ilvl w:val="2"/>
          <w:numId w:val="3"/>
        </w:numPr>
        <w:ind w:left="567" w:hanging="567"/>
        <w:jc w:val="both"/>
        <w:rPr>
          <w:rFonts w:ascii="Times New Roman" w:hAnsi="Times New Roman" w:cs="Times New Roman"/>
          <w:sz w:val="24"/>
          <w:szCs w:val="24"/>
        </w:rPr>
      </w:pPr>
      <w:r>
        <w:rPr>
          <w:rFonts w:ascii="Times New Roman" w:hAnsi="Times New Roman" w:cs="Times New Roman"/>
          <w:sz w:val="24"/>
          <w:szCs w:val="24"/>
        </w:rPr>
        <w:t>Micro-Assessment and Learning Analytics Approach</w:t>
      </w:r>
    </w:p>
    <w:p w14:paraId="6952934E">
      <w:pPr>
        <w:pStyle w:val="38"/>
        <w:ind w:firstLine="720"/>
        <w:jc w:val="both"/>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The micro-assessment approach is one of the practical innovations in supporting formative grammar assessment, especially in blended learning. This method is carried out in the form of a short evaluation of 5–10 minutes, which is given at the end of a synchronous session, both offline and online. Lecturers present context-based grammar questions, such as sentences related to work situations in hotels or customer service, and students are asked to answer directly. This approach has been proven to maintain students' focus throughout the session and provide a quick overview of the material that has been delivered.</w:t>
      </w:r>
    </w:p>
    <w:p w14:paraId="1FE9FC31">
      <w:pPr>
        <w:pStyle w:val="38"/>
        <w:ind w:firstLine="720"/>
        <w:jc w:val="both"/>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The advantages of micro-assessment lie in its flexibility and practicality. Because the processing time is short and does not require complicated preparation, this strategy can be carried out regularly without burdening students or lecturers. In addition, micro-assessments can create more active and challenging learning dynamics because students must think quickly and precisely. This is very much in line with the characteristics of vocational learning, such as in the hospitality department, which prioritizes responsiveness and applicative skills.</w:t>
      </w:r>
    </w:p>
    <w:p w14:paraId="6E7CAA02">
      <w:pPr>
        <w:pStyle w:val="38"/>
        <w:ind w:firstLine="720"/>
        <w:jc w:val="both"/>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On the other hand, integrating learning analytics is an essential complement to this approach. By utilizing the built-in features in the Learning Management System (LMS), lecturers can obtain detailed data about student activities, such as the duration of quizzes, the number of errors, and participation patterns. This information allows lecturers to identify students experiencing difficulties in specific grammar topics. For example, if a student consistently makes mistakes in subject-verb agreement, the lecturer can adjust the learning approach or provide additional exercises individually.</w:t>
      </w:r>
    </w:p>
    <w:p w14:paraId="3F92F022">
      <w:pPr>
        <w:pStyle w:val="38"/>
        <w:ind w:firstLine="720"/>
        <w:jc w:val="both"/>
        <w:rPr>
          <w:rFonts w:ascii="Times New Roman" w:hAnsi="Times New Roman" w:cs="Times New Roman"/>
          <w:b/>
          <w:bCs/>
          <w:sz w:val="24"/>
          <w:szCs w:val="24"/>
        </w:rPr>
      </w:pPr>
      <w:r>
        <w:rPr>
          <w:rFonts w:ascii="Times New Roman" w:hAnsi="Times New Roman" w:eastAsia="Times New Roman" w:cs="Times New Roman"/>
          <w:kern w:val="0"/>
          <w:sz w:val="24"/>
          <w:szCs w:val="24"/>
          <w:lang w:eastAsia="zh-CN"/>
          <w14:ligatures w14:val="none"/>
        </w:rPr>
        <w:t>The combination of micro-assessment and learning analytics provides a holistic picture of student learning progress. Not only assessing the final results, but also the process and consistency of participation during the learning process. In the context of blended learning, which often reduces the frequency of face-to-face interaction, this strategy allows for early intervention without waiting for the end-of-semester evaluation. In this way, grammar teaching can be done more adaptively, personalized, and data-driven, thereby increasing the overall effectiveness of learning.</w:t>
      </w:r>
    </w:p>
    <w:p w14:paraId="0313274A">
      <w:pPr>
        <w:pStyle w:val="38"/>
        <w:ind w:left="360"/>
        <w:jc w:val="both"/>
        <w:rPr>
          <w:rFonts w:ascii="Times New Roman" w:hAnsi="Times New Roman" w:cs="Times New Roman"/>
          <w:b/>
          <w:bCs/>
          <w:sz w:val="24"/>
          <w:szCs w:val="24"/>
        </w:rPr>
      </w:pPr>
    </w:p>
    <w:p w14:paraId="10D6FAAF">
      <w:pPr>
        <w:pStyle w:val="38"/>
        <w:numPr>
          <w:ilvl w:val="0"/>
          <w:numId w:val="3"/>
        </w:numPr>
        <w:ind w:left="284" w:hanging="284"/>
        <w:rPr>
          <w:rFonts w:ascii="Times New Roman" w:hAnsi="Times New Roman" w:cs="Times New Roman"/>
          <w:b/>
          <w:bCs/>
          <w:sz w:val="24"/>
          <w:szCs w:val="24"/>
        </w:rPr>
      </w:pPr>
      <w:r>
        <w:rPr>
          <w:rFonts w:ascii="Times New Roman" w:hAnsi="Times New Roman" w:cs="Times New Roman"/>
          <w:b/>
          <w:bCs/>
          <w:sz w:val="24"/>
          <w:szCs w:val="24"/>
        </w:rPr>
        <w:t>Discussion</w:t>
      </w:r>
    </w:p>
    <w:p w14:paraId="225BB2EB">
      <w:pPr>
        <w:pStyle w:val="38"/>
        <w:ind w:firstLine="720"/>
        <w:jc w:val="both"/>
        <w:rPr>
          <w:rFonts w:ascii="Times New Roman" w:hAnsi="Times New Roman" w:cs="Times New Roman"/>
          <w:sz w:val="24"/>
          <w:szCs w:val="24"/>
        </w:rPr>
      </w:pPr>
      <w:r>
        <w:rPr>
          <w:rFonts w:ascii="Times New Roman" w:hAnsi="Times New Roman" w:cs="Times New Roman"/>
          <w:sz w:val="24"/>
          <w:szCs w:val="24"/>
        </w:rPr>
        <w:t xml:space="preserve">This research shows that </w:t>
      </w:r>
      <w:r>
        <w:rPr>
          <w:rFonts w:ascii="Times New Roman" w:hAnsi="Times New Roman" w:cs="Times New Roman"/>
          <w:i/>
          <w:iCs/>
          <w:sz w:val="24"/>
          <w:szCs w:val="24"/>
        </w:rPr>
        <w:t>blended learning</w:t>
      </w:r>
      <w:r>
        <w:rPr>
          <w:rFonts w:ascii="Times New Roman" w:hAnsi="Times New Roman" w:cs="Times New Roman"/>
          <w:sz w:val="24"/>
          <w:szCs w:val="24"/>
        </w:rPr>
        <w:t xml:space="preserve"> offers flexibility in grammar learning but also presents challenges regarding student engagement, feedback, and equitable access to technology. The lack of direct feedback in online learning and the limitations of personalization in asynchronous sessions make it difficult for students to quickly recognize and correct grammar errors. The variety of digital abilities also exacerbates the inequality of student participation, especially in application-based grammar exercises. Declining learning motivation in asynchronous learning is an essential indicator that students' active involvement is still highly dependent on the presence of teachers in person.</w:t>
      </w:r>
    </w:p>
    <w:p w14:paraId="32EB9359">
      <w:pPr>
        <w:pStyle w:val="38"/>
        <w:ind w:firstLine="720"/>
        <w:jc w:val="both"/>
        <w:rPr>
          <w:rFonts w:ascii="Times New Roman" w:hAnsi="Times New Roman" w:cs="Times New Roman"/>
          <w:sz w:val="24"/>
          <w:szCs w:val="24"/>
        </w:rPr>
      </w:pPr>
      <w:r>
        <w:rPr>
          <w:rFonts w:ascii="Times New Roman" w:hAnsi="Times New Roman" w:cs="Times New Roman"/>
          <w:sz w:val="24"/>
          <w:szCs w:val="24"/>
        </w:rPr>
        <w:t xml:space="preserve">However, the study results also highlight that specific strategies can overcome these challenges significantly. Interactive platforms like Kahoot and Quizizz increase student engagement through competitive elements and instant feedback. Meanwhile, applying assessment rubrics encourages more effective self-reflection in grammar practice. Online discussion forums have also strengthened social and collaborative functions in asynchronous learning. Finally, </w:t>
      </w:r>
      <w:r>
        <w:rPr>
          <w:rFonts w:ascii="Times New Roman" w:hAnsi="Times New Roman" w:cs="Times New Roman"/>
          <w:i/>
          <w:iCs/>
          <w:sz w:val="24"/>
          <w:szCs w:val="24"/>
        </w:rPr>
        <w:t xml:space="preserve">the micro-assessment approach </w:t>
      </w:r>
      <w:r>
        <w:rPr>
          <w:rFonts w:ascii="Times New Roman" w:hAnsi="Times New Roman" w:cs="Times New Roman"/>
          <w:sz w:val="24"/>
          <w:szCs w:val="24"/>
        </w:rPr>
        <w:t>and learning data analysis allow teachers to intervene early on students experiencing difficulties, without waiting for the final evaluation.</w:t>
      </w:r>
    </w:p>
    <w:p w14:paraId="12809D18">
      <w:pPr>
        <w:pStyle w:val="38"/>
        <w:ind w:firstLine="720"/>
        <w:jc w:val="both"/>
        <w:rPr>
          <w:rFonts w:ascii="Times New Roman" w:hAnsi="Times New Roman" w:cs="Times New Roman"/>
          <w:sz w:val="24"/>
          <w:szCs w:val="24"/>
        </w:rPr>
      </w:pPr>
      <w:r>
        <w:rPr>
          <w:rFonts w:ascii="Times New Roman" w:hAnsi="Times New Roman" w:cs="Times New Roman"/>
          <w:sz w:val="24"/>
          <w:szCs w:val="24"/>
        </w:rPr>
        <w:t>The implications of this study show that teachers need to design a formative assessment model of grammar that is adaptive to blended conditions by combining direct interaction, digital technology, and reflective strategies. Students' technological readiness and digital literacy must also be considered when choosing assessment methods. Integrating various techniques such as digital quizzes, reflection rubrics, and learning analytics needs to be part of the learning plan to optimize student engagement and grammar development sustainabl</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{"citationItems":[{"id":"ITEM-1","itemData":{"abstract":"&amp;lt;p&amp;gt;The hospitality industry in the digital era requires its staff&amp;lt;br&amp;gt;to have qualified English skills. This study examines the&amp;lt;br&amp;gt;challenges and opportunities for students of the D3&amp;lt;br&amp;gt;Hospitality Study Program at Prasetiya Mandiri&amp;lt;br&amp;gt;Polytechnic in learning English in the digital era. The&amp;lt;br&amp;gt;research method used is a prospective case study with a&amp;lt;br&amp;gt;qualitative approach. Data was collected through in-depth&amp;lt;br&amp;gt;interviews with students, lecturers, and hotel staff. The&amp;lt;br&amp;gt;study results show that D3 Hospitality students face&amp;lt;br&amp;gt;various challenges in learning English in the digital era,&amp;lt;br&amp;gt;such as the ease of being distracted by gadgets, difficulty&amp;lt;br&amp;gt;choosing quality learning materials, and lack of motivation&amp;lt;br&amp;gt;to study independently. On the other hand, the digital era&amp;lt;br&amp;gt;also offers various opportunities to improve English&amp;lt;br&amp;gt;learning, such as easy access to learning materials,&amp;lt;br&amp;gt;different learning methods, and global interaction with&amp;lt;br&amp;gt;native English speakers. Based on the findings of the&amp;lt;br&amp;gt;research, practical strategies were formulated to improve&amp;lt;br&amp;gt;English learning at D3 Hospitality of Prasetiya Mandiri&amp;lt;br&amp;gt;Polytechnic in the digital era, namely: (1) the use of&amp;lt;br&amp;gt;exciting and interactive educational technology, (2) the&amp;lt;br&amp;gt;development of learning materials that are contextual and&amp;lt;br&amp;gt;relevant to the needs of the hospitality industry, (3)&amp;lt;br&amp;gt;increasing students' motivation to learn independently,&amp;lt;br&amp;gt;and (4) the creation of a positive English learning culture&amp;lt;br&amp;gt;in the study program environment&amp;lt;/p&amp;gt;","author":[{"dropping-particle":"","family":"Purwanto","given":"M Bambang","non-dropping-particle":"","parse-names":false,"suffix":""},{"dropping-particle":"","family":"Umar","given":"Umar","non-dropping-particle":"","parse-names":false,"suffix":""}],"container-title":"Jolly Journal of English Education","id":"ITEM-1","issue":"2 SE  - Articles","issued":{"date-parts":[["2024","12","31"]]},"page":"106-121","title":"Innovations and Hurdles in Digital English Learning: A Hospitality Education Perspective","type":"article-journal","volume":"2"},"uris":["http://www.mendeley.com/documents/?uuid=485b0293-21bc-4d07-933f-595c0fe03616"]},{"id":"ITEM-2","itemData":{"DOI":"10.52237/lej.v9i2.896","abstract":"This study evaluated the readiness of English lecturers at the Darussalam Polytechnic to face the transformation of digital learning in the 5.0 era. Using a retrospective case study approach, this study identified the factors that affect lecturers' readiness and the challenges they face in adopting digital technology in teaching. Data were collected through in-depth interviews and observations, which were analyzed using descriptive and thematic analysis techniques. The study results showed that English lecturers at the Darussalam Polytechnic have a positive attitude towards digital learning and show an increase in technological literacy due to the COVID-19 pandemic. However, the limitations of technological infrastructure and the need for continuous training remained significant challenges. This study concluded that lecturers' readiness to face digital transformation was quite significant, but it still needed to be improved through infrastructure improvement, continuous training, and institutional support. The results of this research are expected to contribute to the development of educational policies and teaching practices at the Darussalam Polytechnic and other higher education institutions in Indonesia.","author":[{"dropping-particle":"","family":"Hidayad","given":"Ferri","non-dropping-particle":"","parse-names":false,"suffix":""},{"dropping-particle":"","family":"Ridayani","given":"Ridayani","non-dropping-particle":"","parse-names":false,"suffix":""},{"dropping-particle":"","family":"Purwanto","given":"Muhammad Bambang","non-dropping-particle":"","parse-names":false,"suffix":""},{"dropping-particle":"","family":"Agustinasari","given":"Evi","non-dropping-particle":"","parse-names":false,"suffix":""}],"container-title":"Language and Education Journal","id":"ITEM-2","issue":"2 SE - Articles","issued":{"date-parts":[["2024","11","29"]]},"title":"Transforming Education In The 5.0 Era: A Case Study On The Digital Readiness Of English Lecturers At Polytechnics.","type":"article-journal","volume":"9"},"uris":["http://www.mendeley.com/documents/?uuid=7f073140-9331-4afe-9506-77aa22a5cad9"]}],"mendeley":{"formattedCitation":"(Hidayad et al., 2024; Purwanto &amp; Umar, 2024)","plainTextFormattedCitation":"(Hidayad et al., 2024; Purwanto &amp; Umar, 2024)"},"properties":{"noteIndex":0},"schema":"https://github.com/citation-style-language/schema/raw/master/csl-citation.json"}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y (Hidayad et al., 2024; Purwanto &amp; Umar, 2024).</w:t>
      </w:r>
      <w:r>
        <w:rPr>
          <w:rFonts w:ascii="Times New Roman" w:hAnsi="Times New Roman" w:cs="Times New Roman"/>
          <w:sz w:val="24"/>
          <w:szCs w:val="24"/>
        </w:rPr>
        <w:fldChar w:fldCharType="end"/>
      </w:r>
      <w:r>
        <w:rPr>
          <w:rFonts w:ascii="Times New Roman" w:hAnsi="Times New Roman" w:cs="Times New Roman"/>
          <w:sz w:val="24"/>
          <w:szCs w:val="24"/>
        </w:rPr>
        <w:t xml:space="preserve"> This research can be integrated into English learning practices at the vocational and general education levels, especially in developing curricula that encourage competency-based grammar learning and problem-solving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{"citationItems":[{"id":"ITEM-1","itemData":{"author":[{"dropping-particle":"","family":"Hajati","given":"Asma Jafari","non-dropping-particle":"","parse-names":false,"suffix":""},{"dropping-particle":"","family":"Valipour","given":"Valeh","non-dropping-particle":"","parse-names":false,"suffix":""},{"dropping-particle":"","family":"Branch","given":"Tonekabon","non-dropping-particle":"","parse-names":false,"suffix":""},{"dropping-particle":"","family":"Azad","given":"Islamic","non-dropping-particle":"","parse-names":false,"suffix":""}],"id":"ITEM-1","issued":{"date-parts":[["2018"]]},"title":"Archive of SID The Effects of Flipped Classroom Strategy on Grammar Learning of Iranian","type":"article-journal"},"uris":["http://www.mendeley.com/documents/?uuid=ef30a457-3f90-4091-81da-f2896fbcc165"]},{"id":"ITEM-2","itemData":{"DOI":"10.1093/elt/ccn046","ISSN":"0951-0893","abstract":"Teaching Grammar Creatively is a practical new resource book that offers a variety of lessons and activities for everyday use in English language classes. It aims to stimulate students' imagination, humour and creativity and increase the effectiveness of grammar practice. The book offers more than 50 complete lessons covering a wide range of grammar structures, learner levels, and age groups. Each lesson is divided into two main sections: Language Awareness Activities and Creative Grammar Practice. The Language Awareness Activities are designed to introduce and provide initial practice of items that may still be unfamiliar to students. The Creative Grammar Practice section provides ideas for a deeper and more personalised familiarisation with these items, always with an element of individual creativity. Each lesson ends with the creation of a learner text - a permanent and original record of the grammar, in the form of a story or a poem for example.","author":[{"dropping-particle":"","family":"Gerngross","given":"G.","non-dropping-particle":"","parse-names":false,"suffix":""},{"dropping-particle":"","family":"Puchta","given":"H.","non-dropping-particle":"","parse-names":false,"suffix":""},{"dropping-particle":"","family":"Thornbury","given":"S.","non-dropping-particle":"","parse-names":false,"suffix":""}],"container-title":"ELT Journal","id":"ITEM-2","issue":"4","issued":{"date-parts":[["2007"]]},"page":"424-427","title":"Teaching Grammar Creatively","type":"article","volume":"62"},"uris":["http://www.mendeley.com/documents/?uuid=b0b5fb4e-60b6-4b0c-b322-7b1a6c63512a"]}],"mendeley":{"formattedCitation":"(Gerngross et al., 2007; Hajati et al., 2018)","plainTextFormattedCitation":"(Gerngross et al., 2007; Hajati et al., 2018)","previouslyFormattedCitation":"(Gerngross et al., 2007; Hajati et al., 2018)"},"properties":{"noteIndex":0},"schema":"https://github.com/citation-style-language/schema/raw/master/csl-citation.json"}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(Gerngross et al., 2007; Hajati et al., 2018)</w:t>
      </w:r>
      <w:r>
        <w:rPr>
          <w:rFonts w:ascii="Times New Roman" w:hAnsi="Times New Roman" w:cs="Times New Roman"/>
          <w:sz w:val="24"/>
          <w:szCs w:val="24"/>
        </w:rPr>
        <w:fldChar w:fldCharType="end"/>
      </w:r>
      <w:r>
        <w:rPr>
          <w:rFonts w:ascii="Times New Roman" w:hAnsi="Times New Roman" w:cs="Times New Roman"/>
          <w:sz w:val="24"/>
          <w:szCs w:val="24"/>
        </w:rPr>
        <w:t>. The strategies offered can be used as a reference in designing Semester Learning Plans (RPS), online modules, and teacher training related to technology-based formative assessments in grammar learning.</w:t>
      </w:r>
    </w:p>
    <w:p w14:paraId="6B175A70">
      <w:pPr>
        <w:pStyle w:val="38"/>
        <w:ind w:firstLine="720"/>
        <w:jc w:val="both"/>
        <w:rPr>
          <w:rFonts w:ascii="Times New Roman" w:hAnsi="Times New Roman" w:cs="Times New Roman"/>
          <w:sz w:val="24"/>
          <w:szCs w:val="24"/>
        </w:rPr>
      </w:pPr>
      <w:r>
        <w:rPr>
          <w:rFonts w:ascii="Times New Roman" w:hAnsi="Times New Roman" w:cs="Times New Roman"/>
          <w:sz w:val="24"/>
          <w:szCs w:val="24"/>
        </w:rPr>
        <w:t xml:space="preserve">This study's findings align with research by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{"citationItems":[{"id":"ITEM-1","itemData":{"DOI":"10.1145/2818346.2820762","ISBN":"9781450339124","abstract":"The ability to speak proficiently in public is essential for many professions and in everyday life. Public speaking skills are difficult to master and require extensive training. Recent developments in technology enable new approaches for public speaking training that allow users to practice in engaging and interactive environments. Here, we focus on the automatic assessment of nonverbal behavior and multimodal modeling of public speaking behavior. We automatically identify audiovisual nonverbal behaviors that are correlated to expert judges' opinions of key performance aspects. These automatic assessments enable a virtual audience to provide feedback that is essential for training during a public speaking performance. We utilize multimodal ensemble tree learners to automatically approximate expert judges' evaluations to provide post-hoc performance assessments to the speakers. Our automatic performance evaluation is highly correlated with the experts' opinions with r = 0.745 for the overall performance assessments. We compare multimodal approaches with single modalities and find that the multimodal ensembles consistently outperform single modalities.","author":[{"dropping-particle":"","family":"Wörtwein","given":"Torsten","non-dropping-particle":"","parse-names":false,"suffix":""},{"dropping-particle":"","family":"Morency","given":"Louis Philippe","non-dropping-particle":"","parse-names":false,"suffix":""},{"dropping-particle":"","family":"Chollet","given":"Mathieu","non-dropping-particle":"","parse-names":false,"suffix":""},{"dropping-particle":"","family":"Stiefelhagen","given":"Rainer","non-dropping-particle":"","parse-names":false,"suffix":""},{"dropping-particle":"","family":"Schauerte","given":"Boris","non-dropping-particle":"","parse-names":false,"suffix":""},{"dropping-particle":"","family":"Scherer","given":"Stefan","non-dropping-particle":"","parse-names":false,"suffix":""}],"container-title":"ICMI 2015 - Proceedings of the 2015 ACM International Conference on Multimodal Interaction","id":"ITEM-1","issued":{"date-parts":[["2015"]]},"page":"43-50","title":"Multimodal public speaking performance assessment","type":"article-journal"},"uris":["http://www.mendeley.com/documents/?uuid=16411d87-d4cf-4fb1-bc5a-38fe52a928f2"]}],"mendeley":{"formattedCitation":"(Wörtwein et al., 2015)","manualFormatting":"Wörtwein et al. (2015)","plainTextFormattedCitation":"(Wörtwein et al., 2015)","previouslyFormattedCitation":"(Wörtwein et al., 2015)"},"properties":{"noteIndex":0},"schema":"https://github.com/citation-style-language/schema/raw/master/csl-citation.json"}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Wörtwein et al. (2015),</w:t>
      </w:r>
      <w:r>
        <w:rPr>
          <w:rFonts w:ascii="Times New Roman" w:hAnsi="Times New Roman" w:cs="Times New Roman"/>
          <w:sz w:val="24"/>
          <w:szCs w:val="24"/>
        </w:rPr>
        <w:fldChar w:fldCharType="end"/>
      </w:r>
      <w:r>
        <w:rPr>
          <w:rFonts w:ascii="Times New Roman" w:hAnsi="Times New Roman" w:cs="Times New Roman"/>
          <w:sz w:val="24"/>
          <w:szCs w:val="24"/>
        </w:rPr>
        <w:t xml:space="preserve"> which emphasizes the importance of formative feedback in improving learning outcomes. However, in contrast to previous studies that focused more on face-to-face learning, this study highlights the context of </w:t>
      </w:r>
      <w:r>
        <w:rPr>
          <w:rFonts w:ascii="Times New Roman" w:hAnsi="Times New Roman" w:cs="Times New Roman"/>
          <w:i/>
          <w:iCs/>
          <w:sz w:val="24"/>
          <w:szCs w:val="24"/>
        </w:rPr>
        <w:t>blended learning</w:t>
      </w:r>
      <w:r>
        <w:rPr>
          <w:rFonts w:ascii="Times New Roman" w:hAnsi="Times New Roman" w:cs="Times New Roman"/>
          <w:sz w:val="24"/>
          <w:szCs w:val="24"/>
        </w:rPr>
        <w:t xml:space="preserve">, which requires a more complex approach in implementing grammar formative assessments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{"citationItems":[{"id":"ITEM-1","itemData":{"ISSN":"0031-7217","author":[{"dropping-particle":"","family":"Heritage","given":"Margaret","non-dropping-particle":"","parse-names":false,"suffix":""}],"container-title":"Phi Delta Kappan","id":"ITEM-1","issue":"2","issued":{"date-parts":[["2007"]]},"page":"140-145","publisher":"SAGE Publications Sage CA: Los Angeles, CA","title":"Formative assessment: What do teachers need to know and do?","type":"article-journal","volume":"89"},"uris":["http://www.mendeley.com/documents/?uuid=9d57a294-a1c5-435b-83bb-45f338a0b5f3"]},{"id":"ITEM-2","itemData":{"author":[{"dropping-particle":"","family":"Isaacs","given":"Talia","non-dropping-particle":"","parse-names":false,"suffix":""}],"id":"ITEM-2","issued":{"date-parts":[["2016"]]},"publisher":"Mouton De Gruyter Berlin","title":"Assessing speaking","type":"book"},"uris":["http://www.mendeley.com/documents/?uuid=d354042b-f228-47d0-91cd-71dc97624cd8"]}],"mendeley":{"formattedCitation":"(Heritage, 2007; Isaacs, 2016)","plainTextFormattedCitation":"(Heritage, 2007; Isaacs, 2016)","previouslyFormattedCitation":"(Heritage, 2007; Isaacs, 2016)"},"properties":{"noteIndex":0},"schema":"https://github.com/citation-style-language/schema/raw/master/csl-citation.json"}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(Heritage, 2007; Isaacs, 2016).</w:t>
      </w:r>
      <w:r>
        <w:rPr>
          <w:rFonts w:ascii="Times New Roman" w:hAnsi="Times New Roman" w:cs="Times New Roman"/>
          <w:sz w:val="24"/>
          <w:szCs w:val="24"/>
        </w:rPr>
        <w:fldChar w:fldCharType="end"/>
      </w:r>
      <w:r>
        <w:rPr>
          <w:rFonts w:ascii="Times New Roman" w:hAnsi="Times New Roman" w:cs="Times New Roman"/>
          <w:sz w:val="24"/>
          <w:szCs w:val="24"/>
        </w:rPr>
        <w:t xml:space="preserve"> Technology is a crucial factor in bridging the teacher-student interaction gap that occurs online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ISSN":"1740-8989","author":[{"dropping-particle":"","family":"Penney","given":"Dawn","non-dropping-particle":"","parse-names":false,"suffix":""},{"dropping-particle":"","family":"Jones","given":"Andy","non-dropping-particle":"","parse-names":false,"suffix":""},{"dropping-particle":"","family":"Newhouse","given":"Paul","non-dropping-particle":"","parse-names":false,"suffix":""},{"dropping-particle":"","family":"Cambell","given":"Alistair","non-dropping-particle":"","parse-names":false,"suffix":""}],"container-title":"Physical Education and Sport Pedagogy","id":"ITEM-1","issue":"4","issued":{"date-parts":[["2012"]]},"page":"383-410","publisher":"Taylor &amp; Francis","title":"Developing a digital assessment in senior secondary physical education","type":"article-journal","volume":"17"},"uris":["http://www.mendeley.com/documents/?uuid=e6019787-b8c5-482c-ae58-8eb173c98491"]},{"id":"ITEM-2","itemData":{"DOI":"10.1080/02602931003632340","ISSN":"0260-2938","author":[{"dropping-particle":"","family":"Tang","given":"Jinlan","non-dropping-particle":"","parse-names":false,"suffix":""},{"dropping-particle":"","family":"Harrison","given":"Colin","non-dropping-particle":"","parse-names":false,"suffix":""}],"container-title":"Assessment &amp; Evaluation in Higher Education","id":"ITEM-2","issue":"5","issued":{"date-parts":[["2011","8","1"]]},"note":"doi: 10.1080/02602931003632340","page":"583-604","publisher":"SRHE Website","title":"Investigating university tutor perceptions of assessment feedback: three types of tutor beliefs","type":"article-journal","volume":"36"},"uris":["http://www.mendeley.com/documents/?uuid=4fcb5ed4-2fdb-4b27-9c89-e5332117e18a"]}],"mendeley":{"formattedCitation":"(Penney et al., 2012; Tang &amp; Harrison, 2011)","plainTextFormattedCitation":"(Penney et al., 2012; Tang &amp; Harrison, 2011)","previouslyFormattedCitation":"(Penney et al., 2012; Tang &amp; Harrison, 2011)"},"properties":{"noteIndex":0},"schema":"https://github.com/citation-style-language/schema/raw/master/csl-citation.json"}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(Penney et al., 2012; Tang &amp; Harrison, 2011).</w:t>
      </w:r>
      <w:r>
        <w:rPr>
          <w:rFonts w:ascii="Times New Roman" w:hAnsi="Times New Roman" w:cs="Times New Roman"/>
          <w:sz w:val="24"/>
          <w:szCs w:val="24"/>
        </w:rPr>
        <w:fldChar w:fldCharType="end"/>
      </w:r>
      <w:r>
        <w:rPr>
          <w:rFonts w:ascii="Times New Roman" w:hAnsi="Times New Roman" w:cs="Times New Roman"/>
          <w:sz w:val="24"/>
          <w:szCs w:val="24"/>
        </w:rPr>
        <w:t xml:space="preserve"> In addition, this study also complements the findings of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{"citationItems":[{"id":"ITEM-1","itemData":{"ISSN":"0007-1005","author":[{"dropping-particle":"","family":"Taras","given":"Maddalena","non-dropping-particle":"","parse-names":false,"suffix":""}],"container-title":"British journal of educational studies","id":"ITEM-1","issue":"4","issued":{"date-parts":[["2005"]]},"page":"466-478","publisher":"Taylor &amp; Francis","title":"Assessment–summative and formative–some theoretical reflections","type":"article-journal","volume":"53"},"uris":["http://www.mendeley.com/documents/?uuid=3c264317-7b98-470a-8ba5-7cd4deac206c"]}],"mendeley":{"formattedCitation":"(Taras, 2005)","manualFormatting":"Taras (2005)","plainTextFormattedCitation":"(Taras, 2005)","previouslyFormattedCitation":"(Taras, 2005)"},"properties":{"noteIndex":0},"schema":"https://github.com/citation-style-language/schema/raw/master/csl-citation.json"}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Taras (2005), </w:t>
      </w:r>
      <w:r>
        <w:rPr>
          <w:rFonts w:ascii="Times New Roman" w:hAnsi="Times New Roman" w:cs="Times New Roman"/>
          <w:sz w:val="24"/>
          <w:szCs w:val="24"/>
        </w:rPr>
        <w:fldChar w:fldCharType="end"/>
      </w:r>
      <w:r>
        <w:rPr>
          <w:rFonts w:ascii="Times New Roman" w:hAnsi="Times New Roman" w:cs="Times New Roman"/>
          <w:sz w:val="24"/>
          <w:szCs w:val="24"/>
        </w:rPr>
        <w:t xml:space="preserve">which show the effectiveness of </w:t>
      </w:r>
      <w:r>
        <w:rPr>
          <w:rFonts w:ascii="Times New Roman" w:hAnsi="Times New Roman" w:cs="Times New Roman"/>
          <w:i/>
          <w:iCs/>
          <w:sz w:val="24"/>
          <w:szCs w:val="24"/>
        </w:rPr>
        <w:t>self-assessment</w:t>
      </w:r>
      <w:r>
        <w:rPr>
          <w:rFonts w:ascii="Times New Roman" w:hAnsi="Times New Roman" w:cs="Times New Roman"/>
          <w:sz w:val="24"/>
          <w:szCs w:val="24"/>
        </w:rPr>
        <w:t xml:space="preserve"> in learning grammar. This research adds a new dimension through a combination of reflection rubrics and micro-assessments that encourage students' linguistic awareness and allow teachers to monitor achievement with analytics-based data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{"citationItems":[{"id":"ITEM-1","itemData":{"ISSN":"0307-5079","author":[{"dropping-particle":"","family":"Knight","given":"Peter T","non-dropping-particle":"","parse-names":false,"suffix":""}],"container-title":"Studies in higher Education","id":"ITEM-1","issue":"3","issued":{"date-parts":[["2002"]]},"page":"275-286","publisher":"Taylor &amp; Francis","title":"Summative assessment in higher education: practices in disarray","type":"article-journal","volume":"27"},"uris":["http://www.mendeley.com/documents/?uuid=7f0566e0-d8a8-4ab1-a312-20cad87cb88f"]},{"id":"ITEM-2","itemData":{"ISBN":"1416610480","author":[{"dropping-particle":"","family":"Brookhart","given":"Susan M","non-dropping-particle":"","parse-names":false,"suffix":""}],"id":"ITEM-2","issued":{"date-parts":[["2010"]]},"publisher":"ASCD","title":"How to assess higher-order thinking skills in your classroom","type":"book"},"uris":["http://www.mendeley.com/documents/?uuid=262de3ef-2124-40d3-bb45-a0d2c6eebabb"]}],"mendeley":{"formattedCitation":"(Brookhart, 2010; Knight, 2002)","plainTextFormattedCitation":"(Brookhart, 2010; Knight, 2002)","previouslyFormattedCitation":"(Brookhart, 2010; Knight, 2002)"},"properties":{"noteIndex":0},"schema":"https://github.com/citation-style-language/schema/raw/master/csl-citation.json"}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(Brookhart, 2010; Knight, 2002).</w:t>
      </w:r>
      <w:r>
        <w:rPr>
          <w:rFonts w:ascii="Times New Roman" w:hAnsi="Times New Roman" w:cs="Times New Roman"/>
          <w:sz w:val="24"/>
          <w:szCs w:val="24"/>
        </w:rPr>
        <w:fldChar w:fldCharType="end"/>
      </w:r>
      <w:r>
        <w:rPr>
          <w:rFonts w:ascii="Times New Roman" w:hAnsi="Times New Roman" w:cs="Times New Roman"/>
          <w:sz w:val="24"/>
          <w:szCs w:val="24"/>
        </w:rPr>
        <w:t xml:space="preserve"> Thus, this study enriches discussions about technology-based formative assessments and more contextual grammar learning strategies.</w:t>
      </w:r>
    </w:p>
    <w:p w14:paraId="79F567C8">
      <w:pPr>
        <w:pStyle w:val="38"/>
        <w:ind w:firstLine="720"/>
        <w:jc w:val="both"/>
        <w:rPr>
          <w:rFonts w:ascii="Times New Roman" w:hAnsi="Times New Roman" w:cs="Times New Roman"/>
          <w:sz w:val="24"/>
          <w:szCs w:val="24"/>
        </w:rPr>
      </w:pPr>
      <w:r>
        <w:rPr>
          <w:rFonts w:ascii="Times New Roman" w:hAnsi="Times New Roman" w:cs="Times New Roman"/>
          <w:sz w:val="24"/>
          <w:szCs w:val="24"/>
        </w:rPr>
        <w:t xml:space="preserve">This research significantly contributes to developing a more inclusive and adaptive grammar learning strategy in the digital era. By combining various formative assessment approaches and technology, the study offers a framework that can be applied in a hybrid learning environment to improve the effectiveness of grammar teaching, both at the vocational and general higher education levels. This approach helps teachers identify individual student needs and provide feedback quickly and on target. In addition, these findings also encourage a paradigm shift from evaluative grammar assessments to participatory and reflective evaluations. Through rubrics, discussion forums, and </w:t>
      </w:r>
      <w:r>
        <w:rPr>
          <w:rFonts w:ascii="Times New Roman" w:hAnsi="Times New Roman" w:cs="Times New Roman"/>
          <w:i/>
          <w:iCs/>
          <w:sz w:val="24"/>
          <w:szCs w:val="24"/>
        </w:rPr>
        <w:t>learning analytics</w:t>
      </w:r>
      <w:r>
        <w:rPr>
          <w:rFonts w:ascii="Times New Roman" w:hAnsi="Times New Roman" w:cs="Times New Roman"/>
          <w:sz w:val="24"/>
          <w:szCs w:val="24"/>
        </w:rPr>
        <w:t>, the grammar learning process no longer focuses on passive mastery of rules but on the active involvement of students in the process of thinking, practicing, and improving themselves. This contribution is highly relevant to the needs of 21st-century education that emphasizes collaboration, technology utilization, and student-centered learning.</w:t>
      </w:r>
    </w:p>
    <w:p w14:paraId="569B4F7A">
      <w:pPr>
        <w:pStyle w:val="38"/>
        <w:rPr>
          <w:rFonts w:ascii="Times New Roman" w:hAnsi="Times New Roman" w:cs="Times New Roman"/>
          <w:b/>
          <w:bCs/>
          <w:sz w:val="24"/>
          <w:szCs w:val="24"/>
        </w:rPr>
      </w:pPr>
    </w:p>
    <w:p w14:paraId="1F44E3D9">
      <w:pPr>
        <w:pStyle w:val="38"/>
        <w:rPr>
          <w:rFonts w:ascii="Times New Roman" w:hAnsi="Times New Roman" w:cs="Times New Roman"/>
          <w:b/>
          <w:bCs/>
          <w:sz w:val="24"/>
          <w:szCs w:val="24"/>
        </w:rPr>
      </w:pPr>
      <w:r>
        <w:rPr>
          <w:rFonts w:ascii="Times New Roman" w:hAnsi="Times New Roman" w:cs="Times New Roman"/>
          <w:b/>
          <w:bCs/>
          <w:sz w:val="24"/>
          <w:szCs w:val="24"/>
        </w:rPr>
        <w:t>CONCLUSION</w:t>
      </w:r>
    </w:p>
    <w:p w14:paraId="30E5BE38">
      <w:pPr>
        <w:pStyle w:val="38"/>
        <w:jc w:val="both"/>
        <w:rPr>
          <w:rFonts w:ascii="Times New Roman" w:hAnsi="Times New Roman" w:cs="Times New Roman"/>
          <w:sz w:val="24"/>
          <w:szCs w:val="24"/>
        </w:rPr>
      </w:pPr>
      <w:r>
        <w:rPr>
          <w:rFonts w:ascii="Times New Roman" w:hAnsi="Times New Roman" w:cs="Times New Roman"/>
          <w:sz w:val="24"/>
          <w:szCs w:val="24"/>
        </w:rPr>
        <w:t>This study reveals that implementing formative grammar assessment in a blended learning environment has challenges and opportunities. Challenges such as limited direct feedback, technological capability gaps, and lack of personal interaction affect the effectiveness of grammar learning. However, using interactive platforms (Google Forms, Kahoot, Quizizz), reflective rubrics, online discussion forums, and micro-assessment approaches has increased student linguistic engagement, comprehension, and awareness.</w:t>
      </w:r>
    </w:p>
    <w:p w14:paraId="78BF41A2">
      <w:pPr>
        <w:pStyle w:val="38"/>
        <w:jc w:val="both"/>
        <w:rPr>
          <w:rFonts w:ascii="Times New Roman" w:hAnsi="Times New Roman" w:cs="Times New Roman"/>
          <w:sz w:val="24"/>
          <w:szCs w:val="24"/>
        </w:rPr>
      </w:pPr>
      <w:r>
        <w:rPr>
          <w:rFonts w:ascii="Times New Roman" w:hAnsi="Times New Roman" w:cs="Times New Roman"/>
          <w:sz w:val="24"/>
          <w:szCs w:val="24"/>
        </w:rPr>
        <w:t>The importance of adaptive and technology-based approaches in formative assessment is a key finding. Teachers need to integrate various digital media with pedagogical strategies that encourage active participation, quick feedback, and independent reflection. This is especially relevant in grammar learning that demands constant practice and repetitive correction. Technology is a tool and a catalyst to create a more inclusive, responsive, and meaningful assessment process. This research has its strengths in its contextual, field practice-based design and highlights various innovative, easily adaptable approaches. However, the limitations of this study lie in the limited scope of the sample in one vocational institution and the absence of in-depth quantitative measurements regarding the long-term impact on students' grammar achievement. Further studies are needed to explore the effectiveness of these strategies in broader contexts and more diverse populations.</w:t>
      </w:r>
    </w:p>
    <w:p w14:paraId="5C45D524">
      <w:pPr>
        <w:pStyle w:val="38"/>
        <w:rPr>
          <w:rFonts w:ascii="Times New Roman" w:hAnsi="Times New Roman" w:cs="Times New Roman"/>
          <w:b/>
          <w:bCs/>
          <w:sz w:val="24"/>
          <w:szCs w:val="24"/>
        </w:rPr>
      </w:pPr>
    </w:p>
    <w:p w14:paraId="7E0EB87D">
      <w:pPr>
        <w:pStyle w:val="38"/>
        <w:rPr>
          <w:rFonts w:ascii="Times New Roman" w:hAnsi="Times New Roman" w:cs="Times New Roman"/>
          <w:b/>
          <w:bCs/>
          <w:sz w:val="24"/>
          <w:szCs w:val="24"/>
        </w:rPr>
      </w:pPr>
      <w:commentRangeStart w:id="8"/>
      <w:r>
        <w:rPr>
          <w:rFonts w:ascii="Times New Roman" w:hAnsi="Times New Roman" w:cs="Times New Roman"/>
          <w:b/>
          <w:bCs/>
          <w:sz w:val="24"/>
          <w:szCs w:val="24"/>
        </w:rPr>
        <w:t>REFERENCES</w:t>
      </w:r>
      <w:commentRangeEnd w:id="8"/>
      <w:r>
        <w:commentReference w:id="8"/>
      </w:r>
    </w:p>
    <w:p w14:paraId="15C8A1A1">
      <w:pPr>
        <w:widowControl w:val="0"/>
        <w:autoSpaceDE w:val="0"/>
        <w:autoSpaceDN w:val="0"/>
        <w:adjustRightInd w:val="0"/>
        <w:spacing w:after="0" w:line="240" w:lineRule="auto"/>
        <w:ind w:left="480" w:hanging="480"/>
        <w:jc w:val="both"/>
        <w:rPr>
          <w:rFonts w:ascii="Times New Roman" w:hAnsi="Times New Roman" w:cs="Times New Roman"/>
          <w:kern w:val="0"/>
          <w:sz w:val="24"/>
          <w:lang w:val="nb-NO"/>
        </w:rPr>
      </w:pPr>
      <w:r>
        <w:rPr>
          <w:rFonts w:ascii="Times New Roman" w:hAnsi="Times New Roman" w:cs="Times New Roman"/>
          <w:b/>
          <w:bCs/>
          <w:sz w:val="24"/>
          <w:szCs w:val="24"/>
        </w:rPr>
        <w:fldChar w:fldCharType="begin" w:fldLock="1"/>
      </w:r>
      <w:r>
        <w:rPr>
          <w:rFonts w:ascii="Times New Roman" w:hAnsi="Times New Roman" w:cs="Times New Roman"/>
          <w:b/>
          <w:bCs/>
          <w:sz w:val="24"/>
          <w:szCs w:val="24"/>
        </w:rPr>
        <w:instrText xml:space="preserve">ADDIN Mendeley Bibliography CSL_BIBLIOGRAPHY </w:instrText>
      </w:r>
      <w:r>
        <w:rPr>
          <w:rFonts w:ascii="Times New Roman" w:hAnsi="Times New Roman" w:cs="Times New Roman"/>
          <w:b/>
          <w:bCs/>
          <w:sz w:val="24"/>
          <w:szCs w:val="24"/>
        </w:rPr>
        <w:fldChar w:fldCharType="separate"/>
      </w:r>
      <w:r>
        <w:rPr>
          <w:rFonts w:ascii="Times New Roman" w:hAnsi="Times New Roman" w:cs="Times New Roman"/>
          <w:kern w:val="0"/>
          <w:sz w:val="24"/>
        </w:rPr>
        <w:t xml:space="preserve">Bibi, S., &amp; Jati, H. (2015). </w:t>
      </w:r>
      <w:r>
        <w:rPr>
          <w:rFonts w:ascii="Times New Roman" w:hAnsi="Times New Roman" w:cs="Times New Roman"/>
          <w:kern w:val="0"/>
          <w:sz w:val="24"/>
          <w:lang w:val="nb-NO"/>
        </w:rPr>
        <w:t xml:space="preserve">Efektivitas model blended learning terhadap motivasi dan tingkat pemahaman mahasiswa mata kuliah algoritma dan pemrograman. </w:t>
      </w:r>
      <w:r>
        <w:rPr>
          <w:rFonts w:ascii="Times New Roman" w:hAnsi="Times New Roman" w:cs="Times New Roman"/>
          <w:i/>
          <w:iCs/>
          <w:kern w:val="0"/>
          <w:sz w:val="24"/>
          <w:lang w:val="nb-NO"/>
        </w:rPr>
        <w:t>Jurnal Pendidikan Vokasi</w:t>
      </w:r>
      <w:r>
        <w:rPr>
          <w:rFonts w:ascii="Times New Roman" w:hAnsi="Times New Roman" w:cs="Times New Roman"/>
          <w:kern w:val="0"/>
          <w:sz w:val="24"/>
          <w:lang w:val="nb-NO"/>
        </w:rPr>
        <w:t xml:space="preserve">, </w:t>
      </w:r>
      <w:r>
        <w:rPr>
          <w:rFonts w:ascii="Times New Roman" w:hAnsi="Times New Roman" w:cs="Times New Roman"/>
          <w:i/>
          <w:iCs/>
          <w:kern w:val="0"/>
          <w:sz w:val="24"/>
          <w:lang w:val="nb-NO"/>
        </w:rPr>
        <w:t>5</w:t>
      </w:r>
      <w:r>
        <w:rPr>
          <w:rFonts w:ascii="Times New Roman" w:hAnsi="Times New Roman" w:cs="Times New Roman"/>
          <w:kern w:val="0"/>
          <w:sz w:val="24"/>
          <w:lang w:val="nb-NO"/>
        </w:rPr>
        <w:t>(1), 74–87. https://doi.org/10.21831/jpv.v5i1.6074</w:t>
      </w:r>
    </w:p>
    <w:p w14:paraId="4CED47AC">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lang w:val="nb-NO"/>
        </w:rPr>
        <w:t xml:space="preserve">Brookhart, S. M. (2010). </w:t>
      </w:r>
      <w:r>
        <w:rPr>
          <w:rFonts w:ascii="Times New Roman" w:hAnsi="Times New Roman" w:cs="Times New Roman"/>
          <w:i/>
          <w:iCs/>
          <w:kern w:val="0"/>
          <w:sz w:val="24"/>
        </w:rPr>
        <w:t>How to assess higher-order thinking skills in your classroom</w:t>
      </w:r>
      <w:r>
        <w:rPr>
          <w:rFonts w:ascii="Times New Roman" w:hAnsi="Times New Roman" w:cs="Times New Roman"/>
          <w:kern w:val="0"/>
          <w:sz w:val="24"/>
        </w:rPr>
        <w:t>. ASCD.</w:t>
      </w:r>
    </w:p>
    <w:p w14:paraId="45E37570">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Fetrianto, F. (2017). Penerapan Formative Summative Evaluation Model Dalam Penelitian Tindakan. </w:t>
      </w:r>
      <w:r>
        <w:rPr>
          <w:rFonts w:ascii="Times New Roman" w:hAnsi="Times New Roman" w:cs="Times New Roman"/>
          <w:i/>
          <w:iCs/>
          <w:kern w:val="0"/>
          <w:sz w:val="24"/>
        </w:rPr>
        <w:t>Seminar Nasional Pendidikan Olahraga</w:t>
      </w:r>
      <w:r>
        <w:rPr>
          <w:rFonts w:ascii="Times New Roman" w:hAnsi="Times New Roman" w:cs="Times New Roman"/>
          <w:kern w:val="0"/>
          <w:sz w:val="24"/>
        </w:rPr>
        <w:t xml:space="preserve">, </w:t>
      </w:r>
      <w:r>
        <w:rPr>
          <w:rFonts w:ascii="Times New Roman" w:hAnsi="Times New Roman" w:cs="Times New Roman"/>
          <w:i/>
          <w:iCs/>
          <w:kern w:val="0"/>
          <w:sz w:val="24"/>
        </w:rPr>
        <w:t>1</w:t>
      </w:r>
      <w:r>
        <w:rPr>
          <w:rFonts w:ascii="Times New Roman" w:hAnsi="Times New Roman" w:cs="Times New Roman"/>
          <w:kern w:val="0"/>
          <w:sz w:val="24"/>
        </w:rPr>
        <w:t>(1), 408–421.</w:t>
      </w:r>
    </w:p>
    <w:p w14:paraId="421D2F5E">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Fitzpatrick, J. (2012). Planning guide for creating new models for student success online and blended learning. </w:t>
      </w:r>
      <w:r>
        <w:rPr>
          <w:rFonts w:ascii="Times New Roman" w:hAnsi="Times New Roman" w:cs="Times New Roman"/>
          <w:i/>
          <w:iCs/>
          <w:kern w:val="0"/>
          <w:sz w:val="24"/>
        </w:rPr>
        <w:t>Michigan Virtual. Org. Last Modified</w:t>
      </w:r>
      <w:r>
        <w:rPr>
          <w:rFonts w:ascii="Times New Roman" w:hAnsi="Times New Roman" w:cs="Times New Roman"/>
          <w:kern w:val="0"/>
          <w:sz w:val="24"/>
        </w:rPr>
        <w:t>.</w:t>
      </w:r>
    </w:p>
    <w:p w14:paraId="74AEEF47">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Fleming, S., &amp; Hiple, D. (2004). Distance education to distributed learning: Multiple formats and technologies in language instruction. </w:t>
      </w:r>
      <w:r>
        <w:rPr>
          <w:rFonts w:ascii="Times New Roman" w:hAnsi="Times New Roman" w:cs="Times New Roman"/>
          <w:i/>
          <w:iCs/>
          <w:kern w:val="0"/>
          <w:sz w:val="24"/>
        </w:rPr>
        <w:t>CALICO Journal</w:t>
      </w:r>
      <w:r>
        <w:rPr>
          <w:rFonts w:ascii="Times New Roman" w:hAnsi="Times New Roman" w:cs="Times New Roman"/>
          <w:kern w:val="0"/>
          <w:sz w:val="24"/>
        </w:rPr>
        <w:t>, 63–82. https://www.jstor.org/stable/24149444</w:t>
      </w:r>
    </w:p>
    <w:p w14:paraId="761E7797">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Gerngross, G., Puchta, H., &amp; Thornbury, S. (2007). Teaching Grammar Creatively. In </w:t>
      </w:r>
      <w:r>
        <w:rPr>
          <w:rFonts w:ascii="Times New Roman" w:hAnsi="Times New Roman" w:cs="Times New Roman"/>
          <w:i/>
          <w:iCs/>
          <w:kern w:val="0"/>
          <w:sz w:val="24"/>
        </w:rPr>
        <w:t>ELT Journal</w:t>
      </w:r>
      <w:r>
        <w:rPr>
          <w:rFonts w:ascii="Times New Roman" w:hAnsi="Times New Roman" w:cs="Times New Roman"/>
          <w:kern w:val="0"/>
          <w:sz w:val="24"/>
        </w:rPr>
        <w:t xml:space="preserve"> (Vol. 62, Issue 4, pp. 424–427). https://doi.org/10.1093/elt/ccn046</w:t>
      </w:r>
    </w:p>
    <w:p w14:paraId="09DEE55A">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Habibah, F. A. F. (2019). The Effects Of Teaching Media And Grammar Mastery on Students ' Speaking Skills at State Junior High Schools in Tangerang Banten. </w:t>
      </w:r>
      <w:r>
        <w:rPr>
          <w:rFonts w:ascii="Times New Roman" w:hAnsi="Times New Roman" w:cs="Times New Roman"/>
          <w:i/>
          <w:iCs/>
          <w:kern w:val="0"/>
          <w:sz w:val="24"/>
        </w:rPr>
        <w:t>Pujangga: Jurnal Bahasa Dan Sastra</w:t>
      </w:r>
      <w:r>
        <w:rPr>
          <w:rFonts w:ascii="Times New Roman" w:hAnsi="Times New Roman" w:cs="Times New Roman"/>
          <w:kern w:val="0"/>
          <w:sz w:val="24"/>
        </w:rPr>
        <w:t xml:space="preserve">, </w:t>
      </w:r>
      <w:r>
        <w:rPr>
          <w:rFonts w:ascii="Times New Roman" w:hAnsi="Times New Roman" w:cs="Times New Roman"/>
          <w:i/>
          <w:iCs/>
          <w:kern w:val="0"/>
          <w:sz w:val="24"/>
        </w:rPr>
        <w:t>4</w:t>
      </w:r>
      <w:r>
        <w:rPr>
          <w:rFonts w:ascii="Times New Roman" w:hAnsi="Times New Roman" w:cs="Times New Roman"/>
          <w:kern w:val="0"/>
          <w:sz w:val="24"/>
        </w:rPr>
        <w:t>(2), 95–111. https://doi.org/10.47313/pujangga.v4i2.704</w:t>
      </w:r>
    </w:p>
    <w:p w14:paraId="47116D29">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Hajati, A. J., Valipour, V., Branch, T., &amp; Azad, I. (2018). </w:t>
      </w:r>
      <w:r>
        <w:rPr>
          <w:rFonts w:ascii="Times New Roman" w:hAnsi="Times New Roman" w:cs="Times New Roman"/>
          <w:i/>
          <w:iCs/>
          <w:kern w:val="0"/>
          <w:sz w:val="24"/>
        </w:rPr>
        <w:t>Archive of SID: The Effects of Flipped Classroom Strategy on Grammar Learning of Iranian</w:t>
      </w:r>
      <w:r>
        <w:rPr>
          <w:rFonts w:ascii="Times New Roman" w:hAnsi="Times New Roman" w:cs="Times New Roman"/>
          <w:kern w:val="0"/>
          <w:sz w:val="24"/>
        </w:rPr>
        <w:t>.</w:t>
      </w:r>
    </w:p>
    <w:p w14:paraId="029591F8">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Heritage, M. (2007). Formative assessment: What do teachers need to know and do? </w:t>
      </w:r>
      <w:r>
        <w:rPr>
          <w:rFonts w:ascii="Times New Roman" w:hAnsi="Times New Roman" w:cs="Times New Roman"/>
          <w:i/>
          <w:iCs/>
          <w:kern w:val="0"/>
          <w:sz w:val="24"/>
        </w:rPr>
        <w:t>Phi Delta Kappan</w:t>
      </w:r>
      <w:r>
        <w:rPr>
          <w:rFonts w:ascii="Times New Roman" w:hAnsi="Times New Roman" w:cs="Times New Roman"/>
          <w:kern w:val="0"/>
          <w:sz w:val="24"/>
        </w:rPr>
        <w:t xml:space="preserve">, </w:t>
      </w:r>
      <w:r>
        <w:rPr>
          <w:rFonts w:ascii="Times New Roman" w:hAnsi="Times New Roman" w:cs="Times New Roman"/>
          <w:i/>
          <w:iCs/>
          <w:kern w:val="0"/>
          <w:sz w:val="24"/>
        </w:rPr>
        <w:t>89</w:t>
      </w:r>
      <w:r>
        <w:rPr>
          <w:rFonts w:ascii="Times New Roman" w:hAnsi="Times New Roman" w:cs="Times New Roman"/>
          <w:kern w:val="0"/>
          <w:sz w:val="24"/>
        </w:rPr>
        <w:t>(2), 140–145.</w:t>
      </w:r>
    </w:p>
    <w:p w14:paraId="3F0D82ED">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Hidayad, F., Ridayani, R., Purwanto, M. B., &amp; Agustinasari, E. (2024). Transforming Education In The 5.0 Era: A Case Study On The Digital Readiness Of English Lecturers At Polytechnics. </w:t>
      </w:r>
      <w:r>
        <w:rPr>
          <w:rFonts w:ascii="Times New Roman" w:hAnsi="Times New Roman" w:cs="Times New Roman"/>
          <w:i/>
          <w:iCs/>
          <w:kern w:val="0"/>
          <w:sz w:val="24"/>
        </w:rPr>
        <w:t>Language and Education Journal</w:t>
      </w:r>
      <w:r>
        <w:rPr>
          <w:rFonts w:ascii="Times New Roman" w:hAnsi="Times New Roman" w:cs="Times New Roman"/>
          <w:kern w:val="0"/>
          <w:sz w:val="24"/>
        </w:rPr>
        <w:t xml:space="preserve">, </w:t>
      </w:r>
      <w:r>
        <w:rPr>
          <w:rFonts w:ascii="Times New Roman" w:hAnsi="Times New Roman" w:cs="Times New Roman"/>
          <w:i/>
          <w:iCs/>
          <w:kern w:val="0"/>
          <w:sz w:val="24"/>
        </w:rPr>
        <w:t>9</w:t>
      </w:r>
      <w:r>
        <w:rPr>
          <w:rFonts w:ascii="Times New Roman" w:hAnsi="Times New Roman" w:cs="Times New Roman"/>
          <w:kern w:val="0"/>
          <w:sz w:val="24"/>
        </w:rPr>
        <w:t>(2 SE-Articles). https://doi.org/10.52237/lej.v9i2.896</w:t>
      </w:r>
    </w:p>
    <w:p w14:paraId="0464A1E9">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Hockly, N. (2018). Blended Learning. </w:t>
      </w:r>
      <w:r>
        <w:rPr>
          <w:rFonts w:ascii="Times New Roman" w:hAnsi="Times New Roman" w:cs="Times New Roman"/>
          <w:i/>
          <w:iCs/>
          <w:kern w:val="0"/>
          <w:sz w:val="24"/>
        </w:rPr>
        <w:t>ELT Journal</w:t>
      </w:r>
      <w:r>
        <w:rPr>
          <w:rFonts w:ascii="Times New Roman" w:hAnsi="Times New Roman" w:cs="Times New Roman"/>
          <w:kern w:val="0"/>
          <w:sz w:val="24"/>
        </w:rPr>
        <w:t xml:space="preserve">, </w:t>
      </w:r>
      <w:r>
        <w:rPr>
          <w:rFonts w:ascii="Times New Roman" w:hAnsi="Times New Roman" w:cs="Times New Roman"/>
          <w:i/>
          <w:iCs/>
          <w:kern w:val="0"/>
          <w:sz w:val="24"/>
        </w:rPr>
        <w:t>72</w:t>
      </w:r>
      <w:r>
        <w:rPr>
          <w:rFonts w:ascii="Times New Roman" w:hAnsi="Times New Roman" w:cs="Times New Roman"/>
          <w:kern w:val="0"/>
          <w:sz w:val="24"/>
        </w:rPr>
        <w:t>(1), 97–101. https://doi.org/10.1093/elt/ccx058</w:t>
      </w:r>
    </w:p>
    <w:p w14:paraId="23A409AA">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Isaacs, T. (2016). </w:t>
      </w:r>
      <w:r>
        <w:rPr>
          <w:rFonts w:ascii="Times New Roman" w:hAnsi="Times New Roman" w:cs="Times New Roman"/>
          <w:i/>
          <w:iCs/>
          <w:kern w:val="0"/>
          <w:sz w:val="24"/>
        </w:rPr>
        <w:t>Assessing speaking</w:t>
      </w:r>
      <w:r>
        <w:rPr>
          <w:rFonts w:ascii="Times New Roman" w:hAnsi="Times New Roman" w:cs="Times New Roman"/>
          <w:kern w:val="0"/>
          <w:sz w:val="24"/>
        </w:rPr>
        <w:t>. Mouton De Gruyter Berlin.</w:t>
      </w:r>
    </w:p>
    <w:p w14:paraId="67138410">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Jalinus, N., Verawardina, U., &amp; Krismadinata, P. D. (2020). </w:t>
      </w:r>
      <w:r>
        <w:rPr>
          <w:rFonts w:ascii="Times New Roman" w:hAnsi="Times New Roman" w:cs="Times New Roman"/>
          <w:i/>
          <w:iCs/>
          <w:kern w:val="0"/>
          <w:sz w:val="24"/>
        </w:rPr>
        <w:t>Buku model flipped blended learning</w:t>
      </w:r>
      <w:r>
        <w:rPr>
          <w:rFonts w:ascii="Times New Roman" w:hAnsi="Times New Roman" w:cs="Times New Roman"/>
          <w:kern w:val="0"/>
          <w:sz w:val="24"/>
        </w:rPr>
        <w:t>. Penerbit CV. Sarnu Untung.</w:t>
      </w:r>
    </w:p>
    <w:p w14:paraId="72BE5AB0">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Khalilova, L., Ravshanov, H., Xudayberdiyev, R., &amp; To’rakulova, G. (2024). Digital Technology Integration for Improving Foreign Language Learning. </w:t>
      </w:r>
      <w:r>
        <w:rPr>
          <w:rFonts w:ascii="Times New Roman" w:hAnsi="Times New Roman" w:cs="Times New Roman"/>
          <w:i/>
          <w:iCs/>
          <w:kern w:val="0"/>
          <w:sz w:val="24"/>
        </w:rPr>
        <w:t>Евразийский Журнал Технологий и Инноваций</w:t>
      </w:r>
      <w:r>
        <w:rPr>
          <w:rFonts w:ascii="Times New Roman" w:hAnsi="Times New Roman" w:cs="Times New Roman"/>
          <w:kern w:val="0"/>
          <w:sz w:val="24"/>
        </w:rPr>
        <w:t xml:space="preserve">, </w:t>
      </w:r>
      <w:r>
        <w:rPr>
          <w:rFonts w:ascii="Times New Roman" w:hAnsi="Times New Roman" w:cs="Times New Roman"/>
          <w:i/>
          <w:iCs/>
          <w:kern w:val="0"/>
          <w:sz w:val="24"/>
        </w:rPr>
        <w:t>2</w:t>
      </w:r>
      <w:r>
        <w:rPr>
          <w:rFonts w:ascii="Times New Roman" w:hAnsi="Times New Roman" w:cs="Times New Roman"/>
          <w:kern w:val="0"/>
          <w:sz w:val="24"/>
        </w:rPr>
        <w:t>(1 SE-), 188–191. https://in-academy.uz/index.php/ejti/article/view/25672</w:t>
      </w:r>
    </w:p>
    <w:p w14:paraId="0BA9FBF7">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Knight, P. T. (2002). Summative assessment in higher education: practices in disarray. </w:t>
      </w:r>
      <w:r>
        <w:rPr>
          <w:rFonts w:ascii="Times New Roman" w:hAnsi="Times New Roman" w:cs="Times New Roman"/>
          <w:i/>
          <w:iCs/>
          <w:kern w:val="0"/>
          <w:sz w:val="24"/>
        </w:rPr>
        <w:t>Studies in Higher Education</w:t>
      </w:r>
      <w:r>
        <w:rPr>
          <w:rFonts w:ascii="Times New Roman" w:hAnsi="Times New Roman" w:cs="Times New Roman"/>
          <w:kern w:val="0"/>
          <w:sz w:val="24"/>
        </w:rPr>
        <w:t xml:space="preserve">, </w:t>
      </w:r>
      <w:r>
        <w:rPr>
          <w:rFonts w:ascii="Times New Roman" w:hAnsi="Times New Roman" w:cs="Times New Roman"/>
          <w:i/>
          <w:iCs/>
          <w:kern w:val="0"/>
          <w:sz w:val="24"/>
        </w:rPr>
        <w:t>27</w:t>
      </w:r>
      <w:r>
        <w:rPr>
          <w:rFonts w:ascii="Times New Roman" w:hAnsi="Times New Roman" w:cs="Times New Roman"/>
          <w:kern w:val="0"/>
          <w:sz w:val="24"/>
        </w:rPr>
        <w:t>(3), 275–286.</w:t>
      </w:r>
    </w:p>
    <w:p w14:paraId="1333E71C">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Li, K., &amp; Moore, D. R. (2018). Motivating Students in Massive Open Online Courses (MOOCs) Using the Attention, Relevance, Confidence, Satisfaction (ARCS) Model. </w:t>
      </w:r>
      <w:r>
        <w:rPr>
          <w:rFonts w:ascii="Times New Roman" w:hAnsi="Times New Roman" w:cs="Times New Roman"/>
          <w:i/>
          <w:iCs/>
          <w:kern w:val="0"/>
          <w:sz w:val="24"/>
        </w:rPr>
        <w:t>Journal of Formative Design in Learning</w:t>
      </w:r>
      <w:r>
        <w:rPr>
          <w:rFonts w:ascii="Times New Roman" w:hAnsi="Times New Roman" w:cs="Times New Roman"/>
          <w:kern w:val="0"/>
          <w:sz w:val="24"/>
        </w:rPr>
        <w:t xml:space="preserve">, </w:t>
      </w:r>
      <w:r>
        <w:rPr>
          <w:rFonts w:ascii="Times New Roman" w:hAnsi="Times New Roman" w:cs="Times New Roman"/>
          <w:i/>
          <w:iCs/>
          <w:kern w:val="0"/>
          <w:sz w:val="24"/>
        </w:rPr>
        <w:t>2</w:t>
      </w:r>
      <w:r>
        <w:rPr>
          <w:rFonts w:ascii="Times New Roman" w:hAnsi="Times New Roman" w:cs="Times New Roman"/>
          <w:kern w:val="0"/>
          <w:sz w:val="24"/>
        </w:rPr>
        <w:t>(2), 102–113. https://doi.org/10.1007/s41686-018-0021-9</w:t>
      </w:r>
    </w:p>
    <w:p w14:paraId="4935CF60">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Metcalfe, J. (2017). </w:t>
      </w:r>
      <w:r>
        <w:rPr>
          <w:rFonts w:ascii="Times New Roman" w:hAnsi="Times New Roman" w:cs="Times New Roman"/>
          <w:i/>
          <w:iCs/>
          <w:kern w:val="0"/>
          <w:sz w:val="24"/>
        </w:rPr>
        <w:t>Learning from Errors</w:t>
      </w:r>
      <w:r>
        <w:rPr>
          <w:rFonts w:ascii="Times New Roman" w:hAnsi="Times New Roman" w:cs="Times New Roman"/>
          <w:kern w:val="0"/>
          <w:sz w:val="24"/>
        </w:rPr>
        <w:t>. https://doi.org/10.1146/annurev-psych-010416-044022</w:t>
      </w:r>
    </w:p>
    <w:p w14:paraId="3061642D">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Penney, D., Jones, A., Newhouse, P., &amp; Campbell, A. (2012). Developing a digital assessment in senior secondary physical education. </w:t>
      </w:r>
      <w:r>
        <w:rPr>
          <w:rFonts w:ascii="Times New Roman" w:hAnsi="Times New Roman" w:cs="Times New Roman"/>
          <w:i/>
          <w:iCs/>
          <w:kern w:val="0"/>
          <w:sz w:val="24"/>
        </w:rPr>
        <w:t>Physical Education and Sport Pedagogy</w:t>
      </w:r>
      <w:r>
        <w:rPr>
          <w:rFonts w:ascii="Times New Roman" w:hAnsi="Times New Roman" w:cs="Times New Roman"/>
          <w:kern w:val="0"/>
          <w:sz w:val="24"/>
        </w:rPr>
        <w:t xml:space="preserve">, </w:t>
      </w:r>
      <w:r>
        <w:rPr>
          <w:rFonts w:ascii="Times New Roman" w:hAnsi="Times New Roman" w:cs="Times New Roman"/>
          <w:i/>
          <w:iCs/>
          <w:kern w:val="0"/>
          <w:sz w:val="24"/>
        </w:rPr>
        <w:t>17</w:t>
      </w:r>
      <w:r>
        <w:rPr>
          <w:rFonts w:ascii="Times New Roman" w:hAnsi="Times New Roman" w:cs="Times New Roman"/>
          <w:kern w:val="0"/>
          <w:sz w:val="24"/>
        </w:rPr>
        <w:t>(4), 383–410.</w:t>
      </w:r>
    </w:p>
    <w:p w14:paraId="234CE512">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Purwanto, M. B., &amp; Umar, U. (2024). Innovations and Hurdles in Digital English Learning: A Hospitality Education Perspective. </w:t>
      </w:r>
      <w:r>
        <w:rPr>
          <w:rFonts w:ascii="Times New Roman" w:hAnsi="Times New Roman" w:cs="Times New Roman"/>
          <w:i/>
          <w:iCs/>
          <w:kern w:val="0"/>
          <w:sz w:val="24"/>
        </w:rPr>
        <w:t>Jolly Journal of English Education</w:t>
      </w:r>
      <w:r>
        <w:rPr>
          <w:rFonts w:ascii="Times New Roman" w:hAnsi="Times New Roman" w:cs="Times New Roman"/>
          <w:kern w:val="0"/>
          <w:sz w:val="24"/>
        </w:rPr>
        <w:t xml:space="preserve">, </w:t>
      </w:r>
      <w:r>
        <w:rPr>
          <w:rFonts w:ascii="Times New Roman" w:hAnsi="Times New Roman" w:cs="Times New Roman"/>
          <w:i/>
          <w:iCs/>
          <w:kern w:val="0"/>
          <w:sz w:val="24"/>
        </w:rPr>
        <w:t>2</w:t>
      </w:r>
      <w:r>
        <w:rPr>
          <w:rFonts w:ascii="Times New Roman" w:hAnsi="Times New Roman" w:cs="Times New Roman"/>
          <w:kern w:val="0"/>
          <w:sz w:val="24"/>
        </w:rPr>
        <w:t>(2 SE-Articles), 106–121. https://ejournal.staihwduri.ac.id/index.php/jjee/article/view/92</w:t>
      </w:r>
    </w:p>
    <w:p w14:paraId="57FCAB65">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Ramalingam, S., &amp; Yunus, M. (2022). Blended Learning Strategies for Sustainable English as a Second Language Education : A Systematic Review. </w:t>
      </w:r>
      <w:r>
        <w:rPr>
          <w:rFonts w:ascii="Times New Roman" w:hAnsi="Times New Roman" w:cs="Times New Roman"/>
          <w:i/>
          <w:iCs/>
          <w:kern w:val="0"/>
          <w:sz w:val="24"/>
        </w:rPr>
        <w:t>Sustainability Review</w:t>
      </w:r>
      <w:r>
        <w:rPr>
          <w:rFonts w:ascii="Times New Roman" w:hAnsi="Times New Roman" w:cs="Times New Roman"/>
          <w:kern w:val="0"/>
          <w:sz w:val="24"/>
        </w:rPr>
        <w:t xml:space="preserve">, </w:t>
      </w:r>
      <w:r>
        <w:rPr>
          <w:rFonts w:ascii="Times New Roman" w:hAnsi="Times New Roman" w:cs="Times New Roman"/>
          <w:i/>
          <w:iCs/>
          <w:kern w:val="0"/>
          <w:sz w:val="24"/>
        </w:rPr>
        <w:t>14</w:t>
      </w:r>
      <w:r>
        <w:rPr>
          <w:rFonts w:ascii="Times New Roman" w:hAnsi="Times New Roman" w:cs="Times New Roman"/>
          <w:kern w:val="0"/>
          <w:sz w:val="24"/>
        </w:rPr>
        <w:t>(1), 1–17. https://doi.org/https://doi.org/ 10.3390/su14138051</w:t>
      </w:r>
    </w:p>
    <w:p w14:paraId="134822F4">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Sharma, P. (2010). Blended learning. </w:t>
      </w:r>
      <w:r>
        <w:rPr>
          <w:rFonts w:ascii="Times New Roman" w:hAnsi="Times New Roman" w:cs="Times New Roman"/>
          <w:i/>
          <w:iCs/>
          <w:kern w:val="0"/>
          <w:sz w:val="24"/>
        </w:rPr>
        <w:t>ELT Journal</w:t>
      </w:r>
      <w:r>
        <w:rPr>
          <w:rFonts w:ascii="Times New Roman" w:hAnsi="Times New Roman" w:cs="Times New Roman"/>
          <w:kern w:val="0"/>
          <w:sz w:val="24"/>
        </w:rPr>
        <w:t xml:space="preserve">, </w:t>
      </w:r>
      <w:r>
        <w:rPr>
          <w:rFonts w:ascii="Times New Roman" w:hAnsi="Times New Roman" w:cs="Times New Roman"/>
          <w:i/>
          <w:iCs/>
          <w:kern w:val="0"/>
          <w:sz w:val="24"/>
        </w:rPr>
        <w:t>64</w:t>
      </w:r>
      <w:r>
        <w:rPr>
          <w:rFonts w:ascii="Times New Roman" w:hAnsi="Times New Roman" w:cs="Times New Roman"/>
          <w:kern w:val="0"/>
          <w:sz w:val="24"/>
        </w:rPr>
        <w:t>(4), 456–458.</w:t>
      </w:r>
    </w:p>
    <w:p w14:paraId="51719546">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Syvyi, M. J., &amp; Mazbayev, O. B. (2022). Distance learning is an innovative technology of the school. </w:t>
      </w:r>
      <w:r>
        <w:rPr>
          <w:rFonts w:ascii="Times New Roman" w:hAnsi="Times New Roman" w:cs="Times New Roman"/>
          <w:i/>
          <w:iCs/>
          <w:kern w:val="0"/>
          <w:sz w:val="24"/>
        </w:rPr>
        <w:t>Cornell University</w:t>
      </w:r>
      <w:r>
        <w:rPr>
          <w:rFonts w:ascii="Times New Roman" w:hAnsi="Times New Roman" w:cs="Times New Roman"/>
          <w:kern w:val="0"/>
          <w:sz w:val="24"/>
        </w:rPr>
        <w:t xml:space="preserve">, </w:t>
      </w:r>
      <w:r>
        <w:rPr>
          <w:rFonts w:ascii="Times New Roman" w:hAnsi="Times New Roman" w:cs="Times New Roman"/>
          <w:i/>
          <w:iCs/>
          <w:kern w:val="0"/>
          <w:sz w:val="24"/>
        </w:rPr>
        <w:t>23</w:t>
      </w:r>
      <w:r>
        <w:rPr>
          <w:rFonts w:ascii="Times New Roman" w:hAnsi="Times New Roman" w:cs="Times New Roman"/>
          <w:kern w:val="0"/>
          <w:sz w:val="24"/>
        </w:rPr>
        <w:t>(3), 369–382.</w:t>
      </w:r>
    </w:p>
    <w:p w14:paraId="0D7885D6">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Tang, J., &amp; Harrison, C. (2011). Investigating university tutor perceptions of assessment feedback: three types of tutor beliefs. </w:t>
      </w:r>
      <w:r>
        <w:rPr>
          <w:rFonts w:ascii="Times New Roman" w:hAnsi="Times New Roman" w:cs="Times New Roman"/>
          <w:i/>
          <w:iCs/>
          <w:kern w:val="0"/>
          <w:sz w:val="24"/>
        </w:rPr>
        <w:t>Assessment &amp; Evaluation in Higher Education</w:t>
      </w:r>
      <w:r>
        <w:rPr>
          <w:rFonts w:ascii="Times New Roman" w:hAnsi="Times New Roman" w:cs="Times New Roman"/>
          <w:kern w:val="0"/>
          <w:sz w:val="24"/>
        </w:rPr>
        <w:t xml:space="preserve">, </w:t>
      </w:r>
      <w:r>
        <w:rPr>
          <w:rFonts w:ascii="Times New Roman" w:hAnsi="Times New Roman" w:cs="Times New Roman"/>
          <w:i/>
          <w:iCs/>
          <w:kern w:val="0"/>
          <w:sz w:val="24"/>
        </w:rPr>
        <w:t>36</w:t>
      </w:r>
      <w:r>
        <w:rPr>
          <w:rFonts w:ascii="Times New Roman" w:hAnsi="Times New Roman" w:cs="Times New Roman"/>
          <w:kern w:val="0"/>
          <w:sz w:val="24"/>
        </w:rPr>
        <w:t>(5), 583–604. https://doi.org/10.1080/02602931003632340</w:t>
      </w:r>
    </w:p>
    <w:p w14:paraId="63B30954">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Taras, M. (2005). Assessment–summative and formative–some theoretical reflections. </w:t>
      </w:r>
      <w:r>
        <w:rPr>
          <w:rFonts w:ascii="Times New Roman" w:hAnsi="Times New Roman" w:cs="Times New Roman"/>
          <w:i/>
          <w:iCs/>
          <w:kern w:val="0"/>
          <w:sz w:val="24"/>
        </w:rPr>
        <w:t>British Journal of Educational Studies</w:t>
      </w:r>
      <w:r>
        <w:rPr>
          <w:rFonts w:ascii="Times New Roman" w:hAnsi="Times New Roman" w:cs="Times New Roman"/>
          <w:kern w:val="0"/>
          <w:sz w:val="24"/>
        </w:rPr>
        <w:t xml:space="preserve">, </w:t>
      </w:r>
      <w:r>
        <w:rPr>
          <w:rFonts w:ascii="Times New Roman" w:hAnsi="Times New Roman" w:cs="Times New Roman"/>
          <w:i/>
          <w:iCs/>
          <w:kern w:val="0"/>
          <w:sz w:val="24"/>
        </w:rPr>
        <w:t>53</w:t>
      </w:r>
      <w:r>
        <w:rPr>
          <w:rFonts w:ascii="Times New Roman" w:hAnsi="Times New Roman" w:cs="Times New Roman"/>
          <w:kern w:val="0"/>
          <w:sz w:val="24"/>
        </w:rPr>
        <w:t>(4), 466–478.</w:t>
      </w:r>
    </w:p>
    <w:p w14:paraId="6679CA42">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Valiathan, P. (2002). Blended learning models. </w:t>
      </w:r>
      <w:r>
        <w:rPr>
          <w:rFonts w:ascii="Times New Roman" w:hAnsi="Times New Roman" w:cs="Times New Roman"/>
          <w:i/>
          <w:iCs/>
          <w:kern w:val="0"/>
          <w:sz w:val="24"/>
        </w:rPr>
        <w:t>Learning Circuits</w:t>
      </w:r>
      <w:r>
        <w:rPr>
          <w:rFonts w:ascii="Times New Roman" w:hAnsi="Times New Roman" w:cs="Times New Roman"/>
          <w:kern w:val="0"/>
          <w:sz w:val="24"/>
        </w:rPr>
        <w:t xml:space="preserve">, </w:t>
      </w:r>
      <w:r>
        <w:rPr>
          <w:rFonts w:ascii="Times New Roman" w:hAnsi="Times New Roman" w:cs="Times New Roman"/>
          <w:i/>
          <w:iCs/>
          <w:kern w:val="0"/>
          <w:sz w:val="24"/>
        </w:rPr>
        <w:t>3</w:t>
      </w:r>
      <w:r>
        <w:rPr>
          <w:rFonts w:ascii="Times New Roman" w:hAnsi="Times New Roman" w:cs="Times New Roman"/>
          <w:kern w:val="0"/>
          <w:sz w:val="24"/>
        </w:rPr>
        <w:t>(8), 50–59.</w:t>
      </w:r>
    </w:p>
    <w:p w14:paraId="695131A5">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Wiliam, D., &amp; Leahy, S. (2007). A theoretical foundation for formative assessment. </w:t>
      </w:r>
      <w:r>
        <w:rPr>
          <w:rFonts w:ascii="Times New Roman" w:hAnsi="Times New Roman" w:cs="Times New Roman"/>
          <w:i/>
          <w:iCs/>
          <w:kern w:val="0"/>
          <w:sz w:val="24"/>
        </w:rPr>
        <w:t>Formative Classroom Assessment: Theory into Practice</w:t>
      </w:r>
      <w:r>
        <w:rPr>
          <w:rFonts w:ascii="Times New Roman" w:hAnsi="Times New Roman" w:cs="Times New Roman"/>
          <w:kern w:val="0"/>
          <w:sz w:val="24"/>
        </w:rPr>
        <w:t>, 29–42.</w:t>
      </w:r>
    </w:p>
    <w:p w14:paraId="6AEA87D1">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Wilson, C. (2019). 6 Ways Teachers Are Using Blended Learning. </w:t>
      </w:r>
      <w:r>
        <w:rPr>
          <w:rFonts w:ascii="Times New Roman" w:hAnsi="Times New Roman" w:cs="Times New Roman"/>
          <w:i/>
          <w:iCs/>
          <w:kern w:val="0"/>
          <w:sz w:val="24"/>
        </w:rPr>
        <w:t>Teachthought. Com. Last Modified</w:t>
      </w:r>
      <w:r>
        <w:rPr>
          <w:rFonts w:ascii="Times New Roman" w:hAnsi="Times New Roman" w:cs="Times New Roman"/>
          <w:kern w:val="0"/>
          <w:sz w:val="24"/>
        </w:rPr>
        <w:t>.</w:t>
      </w:r>
    </w:p>
    <w:p w14:paraId="426946F3">
      <w:pPr>
        <w:widowControl w:val="0"/>
        <w:autoSpaceDE w:val="0"/>
        <w:autoSpaceDN w:val="0"/>
        <w:adjustRightInd w:val="0"/>
        <w:spacing w:after="0"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Wörtwein, T., Morency, L. P., Chollet, M., Stiefelhagen, R., Schauerte, B., &amp; Scherer, S. (2015). Multimodal public speaking performance assessment. </w:t>
      </w:r>
      <w:r>
        <w:rPr>
          <w:rFonts w:ascii="Times New Roman" w:hAnsi="Times New Roman" w:cs="Times New Roman"/>
          <w:i/>
          <w:iCs/>
          <w:kern w:val="0"/>
          <w:sz w:val="24"/>
        </w:rPr>
        <w:t>ICMI 2015 - Proceedings of the 2015 ACM International Conference on Multimodal Interaction</w:t>
      </w:r>
      <w:r>
        <w:rPr>
          <w:rFonts w:ascii="Times New Roman" w:hAnsi="Times New Roman" w:cs="Times New Roman"/>
          <w:kern w:val="0"/>
          <w:sz w:val="24"/>
        </w:rPr>
        <w:t>, 43–50. https://doi.org/10.1145/2818346.2820762</w:t>
      </w:r>
    </w:p>
    <w:p w14:paraId="5BD3B304">
      <w:pPr>
        <w:widowControl w:val="0"/>
        <w:autoSpaceDE w:val="0"/>
        <w:autoSpaceDN w:val="0"/>
        <w:adjustRightInd w:val="0"/>
        <w:spacing w:after="0" w:line="240" w:lineRule="auto"/>
        <w:ind w:left="480" w:hanging="480"/>
        <w:jc w:val="both"/>
        <w:rPr>
          <w:rFonts w:ascii="Times New Roman" w:hAnsi="Times New Roman" w:cs="Times New Roman"/>
          <w:sz w:val="24"/>
        </w:rPr>
      </w:pPr>
      <w:r>
        <w:rPr>
          <w:rFonts w:ascii="Times New Roman" w:hAnsi="Times New Roman" w:cs="Times New Roman"/>
          <w:kern w:val="0"/>
          <w:sz w:val="24"/>
        </w:rPr>
        <w:t xml:space="preserve">Zhou, Z. (2017). The Investigation of the English Grammar Learning Strategy of High School Students in China. </w:t>
      </w:r>
      <w:r>
        <w:rPr>
          <w:rFonts w:ascii="Times New Roman" w:hAnsi="Times New Roman" w:cs="Times New Roman"/>
          <w:i/>
          <w:iCs/>
          <w:kern w:val="0"/>
          <w:sz w:val="24"/>
        </w:rPr>
        <w:t>Theory and Practice in Language Studies</w:t>
      </w:r>
      <w:r>
        <w:rPr>
          <w:rFonts w:ascii="Times New Roman" w:hAnsi="Times New Roman" w:cs="Times New Roman"/>
          <w:kern w:val="0"/>
          <w:sz w:val="24"/>
        </w:rPr>
        <w:t xml:space="preserve">, </w:t>
      </w:r>
      <w:r>
        <w:rPr>
          <w:rFonts w:ascii="Times New Roman" w:hAnsi="Times New Roman" w:cs="Times New Roman"/>
          <w:i/>
          <w:iCs/>
          <w:kern w:val="0"/>
          <w:sz w:val="24"/>
        </w:rPr>
        <w:t>7</w:t>
      </w:r>
      <w:r>
        <w:rPr>
          <w:rFonts w:ascii="Times New Roman" w:hAnsi="Times New Roman" w:cs="Times New Roman"/>
          <w:kern w:val="0"/>
          <w:sz w:val="24"/>
        </w:rPr>
        <w:t>(12), 1243. https://doi.org/10.17507/tpls.0712.11</w:t>
      </w:r>
    </w:p>
    <w:p w14:paraId="63877904">
      <w:pPr>
        <w:pStyle w:val="38"/>
        <w:jc w:val="both"/>
        <w:rPr>
          <w:rFonts w:ascii="Times New Roman" w:hAnsi="Times New Roman" w:cs="Times New Roman"/>
          <w:b/>
          <w:bCs/>
          <w:sz w:val="24"/>
          <w:szCs w:val="24"/>
        </w:rPr>
      </w:pPr>
      <w:r>
        <w:rPr>
          <w:rFonts w:ascii="Times New Roman" w:hAnsi="Times New Roman" w:cs="Times New Roman"/>
          <w:b/>
          <w:bCs/>
          <w:sz w:val="24"/>
          <w:szCs w:val="24"/>
        </w:rPr>
        <w:fldChar w:fldCharType="end"/>
      </w:r>
    </w:p>
    <w:p w14:paraId="5F3A831D">
      <w:pPr>
        <w:pStyle w:val="38"/>
        <w:rPr>
          <w:rFonts w:ascii="Times New Roman" w:hAnsi="Times New Roman" w:cs="Times New Roman"/>
        </w:rPr>
      </w:pPr>
    </w:p>
    <w:p w14:paraId="62C4E89E">
      <w:pPr>
        <w:rPr>
          <w:rFonts w:ascii="Times New Roman" w:hAnsi="Times New Roman" w:cs="Times New Roman"/>
          <w:b/>
          <w:bCs/>
          <w:sz w:val="28"/>
          <w:szCs w:val="28"/>
        </w:rPr>
      </w:pPr>
    </w:p>
    <w:sectPr>
      <w:pgSz w:w="11906" w:h="16838"/>
      <w:pgMar w:top="1701" w:right="1701" w:bottom="1701" w:left="1701" w:header="709" w:footer="709"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iPad" w:date="2025-09-07T17:34:53Z" w:initials="i">
    <w:p w14:paraId="6C78FD3F">
      <w:pPr>
        <w:pStyle w:val="13"/>
        <w:rPr>
          <w:ins w:id="0" w:author="iPad" w:date="2025-09-07T17:40:29Z"/>
          <w:lang w:val="en-US"/>
        </w:rPr>
      </w:pPr>
      <w:ins w:id="1" w:author="iPad" w:date="2025-09-07T17:40:29Z">
        <w:r>
          <w:rPr>
            <w:lang w:val="en-US"/>
          </w:rPr>
          <w:t>Elaborate more in the abstract. The manuscript’s abstract should be made up not less than 200 words. Strengthen the abstract by elaborating the following ideas:</w:t>
        </w:r>
      </w:ins>
    </w:p>
    <w:p w14:paraId="107A1FEA">
      <w:pPr>
        <w:pStyle w:val="13"/>
        <w:rPr>
          <w:ins w:id="2" w:author="iPad" w:date="2025-09-07T17:40:29Z"/>
          <w:lang w:val="en-US"/>
        </w:rPr>
      </w:pPr>
      <w:ins w:id="3" w:author="iPad" w:date="2025-09-07T17:40:29Z">
        <w:r>
          <w:rPr>
            <w:lang w:val="en-US"/>
          </w:rPr>
          <w:t>1) Clarifying the aim (explicit research purpose).</w:t>
        </w:r>
      </w:ins>
    </w:p>
    <w:p w14:paraId="40C92E99">
      <w:pPr>
        <w:pStyle w:val="13"/>
        <w:rPr>
          <w:ins w:id="4" w:author="iPad" w:date="2025-09-07T17:40:29Z"/>
          <w:lang w:val="en-US"/>
        </w:rPr>
      </w:pPr>
      <w:ins w:id="5" w:author="iPad" w:date="2025-09-07T17:40:29Z">
        <w:r>
          <w:rPr>
            <w:lang w:val="en-US"/>
          </w:rPr>
          <w:t>2) Adding methodology detail (case study + participants + instruments).</w:t>
        </w:r>
      </w:ins>
    </w:p>
    <w:p w14:paraId="6459B492">
      <w:pPr>
        <w:pStyle w:val="13"/>
        <w:rPr>
          <w:ins w:id="6" w:author="iPad" w:date="2025-09-07T17:40:29Z"/>
          <w:lang w:val="en-US"/>
        </w:rPr>
      </w:pPr>
      <w:ins w:id="7" w:author="iPad" w:date="2025-09-07T17:40:29Z">
        <w:r>
          <w:rPr>
            <w:lang w:val="en-US"/>
          </w:rPr>
          <w:t>3) Highlighting significance (what contribution this study makes to the field).</w:t>
        </w:r>
      </w:ins>
    </w:p>
    <w:p w14:paraId="7957A274">
      <w:pPr>
        <w:pStyle w:val="13"/>
        <w:rPr>
          <w:lang w:val="en-US"/>
          <w:rPrChange w:id="8" w:author="iPad" w:date="2025-09-07T17:38:00Z">
            <w:rPr/>
          </w:rPrChange>
        </w:rPr>
      </w:pPr>
      <w:ins w:id="9" w:author="iPad" w:date="2025-09-07T17:40:29Z">
        <w:r>
          <w:rPr>
            <w:lang w:val="en-US"/>
          </w:rPr>
          <w:t>4) Strengthening implications (what teachers/institutions should do)</w:t>
        </w:r>
      </w:ins>
    </w:p>
  </w:comment>
  <w:comment w:id="1" w:author="iPad" w:date="2025-09-07T17:24:20Z" w:initials="i">
    <w:p w14:paraId="435E9E39">
      <w:pPr>
        <w:pStyle w:val="13"/>
        <w:rPr>
          <w:lang w:val="en-US"/>
        </w:rPr>
      </w:pPr>
      <w:r>
        <w:rPr>
          <w:lang w:val="en-US"/>
        </w:rPr>
        <w:t xml:space="preserve"> please reorder the keywords alphabetically.</w:t>
      </w:r>
    </w:p>
  </w:comment>
  <w:comment w:id="2" w:author="iPad" w:date="2025-09-07T17:54:25Z" w:initials="i">
    <w:p w14:paraId="730C770D">
      <w:pPr>
        <w:pStyle w:val="13"/>
        <w:rPr>
          <w:ins w:id="10" w:author="iPad" w:date="2025-09-07T18:19:32Z"/>
          <w:lang w:val="en-US"/>
        </w:rPr>
      </w:pPr>
      <w:ins w:id="11" w:author="iPad" w:date="2025-09-07T18:19:32Z">
        <w:r>
          <w:rPr>
            <w:lang w:val="en-US"/>
          </w:rPr>
          <w:t xml:space="preserve"> This part has been well-developed. Strengthen the introduction by improving the following areas:</w:t>
        </w:r>
      </w:ins>
    </w:p>
    <w:p w14:paraId="2F87B88D">
      <w:pPr>
        <w:pStyle w:val="13"/>
        <w:rPr>
          <w:ins w:id="12" w:author="iPad" w:date="2025-09-07T18:19:32Z"/>
          <w:lang w:val="en-US"/>
        </w:rPr>
      </w:pPr>
      <w:ins w:id="13" w:author="iPad" w:date="2025-09-07T18:19:32Z">
        <w:r>
          <w:rPr>
            <w:lang w:val="en-US"/>
          </w:rPr>
          <w:t xml:space="preserve">1) Avoid repeating some ideas. For example,you explained “grammar as essential” and “often boring” multiple times. Condense and sharp this idea. </w:t>
        </w:r>
      </w:ins>
    </w:p>
    <w:p w14:paraId="18CF57FC">
      <w:pPr>
        <w:pStyle w:val="13"/>
        <w:rPr>
          <w:lang w:val="en-US"/>
          <w:rPrChange w:id="14" w:author="iPad" w:date="2025-09-07T17:56:02Z">
            <w:rPr/>
          </w:rPrChange>
        </w:rPr>
      </w:pPr>
      <w:ins w:id="15" w:author="iPad" w:date="2025-09-07T18:19:32Z">
        <w:r>
          <w:rPr>
            <w:lang w:val="en-US"/>
          </w:rPr>
          <w:t>2) Explicitly identify and state the gap of the study</w:t>
        </w:r>
      </w:ins>
    </w:p>
  </w:comment>
  <w:comment w:id="3" w:author="iPad" w:date="2025-09-07T18:19:58Z" w:initials="i">
    <w:p w14:paraId="52B995E6">
      <w:pPr>
        <w:pStyle w:val="13"/>
        <w:rPr>
          <w:ins w:id="16" w:author="iPad" w:date="2025-09-07T18:25:22Z"/>
          <w:lang w:val="en-US"/>
        </w:rPr>
      </w:pPr>
      <w:ins w:id="17" w:author="iPad" w:date="2025-09-07T18:25:22Z">
        <w:r>
          <w:rPr>
            <w:lang w:val="en-US"/>
          </w:rPr>
          <w:t>Condense the content. Right now, the literature review section repeats some ideas already in the introduction (e.g., definitions of formative assessment, its role in grammar, and blended learning models).</w:t>
        </w:r>
      </w:ins>
    </w:p>
    <w:p w14:paraId="3D2CC345">
      <w:pPr>
        <w:pStyle w:val="13"/>
        <w:rPr>
          <w:ins w:id="18" w:author="iPad" w:date="2025-09-07T18:25:22Z"/>
          <w:lang w:val="en-US"/>
        </w:rPr>
      </w:pPr>
      <w:ins w:id="19" w:author="iPad" w:date="2025-09-07T18:25:22Z">
        <w:r>
          <w:rPr>
            <w:lang w:val="en-US"/>
          </w:rPr>
          <w:tab/>
        </w:r>
      </w:ins>
      <w:ins w:id="20" w:author="iPad" w:date="2025-09-07T18:25:22Z">
        <w:r>
          <w:rPr>
            <w:lang w:val="en-US"/>
          </w:rPr>
          <w:t>•</w:t>
        </w:r>
      </w:ins>
      <w:ins w:id="21" w:author="iPad" w:date="2025-09-07T18:25:22Z">
        <w:r>
          <w:rPr>
            <w:lang w:val="en-US"/>
          </w:rPr>
          <w:tab/>
        </w:r>
      </w:ins>
      <w:ins w:id="22" w:author="iPad" w:date="2025-09-07T18:25:22Z">
        <w:r>
          <w:rPr>
            <w:lang w:val="en-US"/>
          </w:rPr>
          <w:t>Keep only the most relevant references that directly build the argument for why formative grammar assessment in blended learning is worth studying.</w:t>
        </w:r>
      </w:ins>
    </w:p>
    <w:p w14:paraId="51D16CE1">
      <w:pPr>
        <w:pStyle w:val="13"/>
        <w:rPr>
          <w:ins w:id="23" w:author="iPad" w:date="2025-09-07T18:25:22Z"/>
          <w:lang w:val="en-US"/>
        </w:rPr>
      </w:pPr>
      <w:ins w:id="24" w:author="iPad" w:date="2025-09-07T18:25:22Z">
        <w:r>
          <w:rPr>
            <w:lang w:val="en-US"/>
          </w:rPr>
          <w:tab/>
        </w:r>
      </w:ins>
      <w:ins w:id="25" w:author="iPad" w:date="2025-09-07T18:25:22Z">
        <w:r>
          <w:rPr>
            <w:lang w:val="en-US"/>
          </w:rPr>
          <w:t>2.</w:t>
        </w:r>
      </w:ins>
      <w:ins w:id="26" w:author="iPad" w:date="2025-09-07T18:25:22Z">
        <w:r>
          <w:rPr>
            <w:lang w:val="en-US"/>
          </w:rPr>
          <w:tab/>
        </w:r>
      </w:ins>
      <w:ins w:id="27" w:author="iPad" w:date="2025-09-07T18:25:22Z">
        <w:r>
          <w:rPr>
            <w:lang w:val="en-US"/>
          </w:rPr>
          <w:t>Integrate into the introduction</w:t>
        </w:r>
      </w:ins>
    </w:p>
    <w:p w14:paraId="17659E03">
      <w:pPr>
        <w:pStyle w:val="13"/>
        <w:rPr>
          <w:ins w:id="28" w:author="iPad" w:date="2025-09-07T18:25:22Z"/>
          <w:lang w:val="en-US"/>
        </w:rPr>
      </w:pPr>
      <w:ins w:id="29" w:author="iPad" w:date="2025-09-07T18:25:22Z">
        <w:r>
          <w:rPr>
            <w:lang w:val="en-US"/>
          </w:rPr>
          <w:tab/>
        </w:r>
      </w:ins>
      <w:ins w:id="30" w:author="iPad" w:date="2025-09-07T18:25:22Z">
        <w:r>
          <w:rPr>
            <w:lang w:val="en-US"/>
          </w:rPr>
          <w:t>•</w:t>
        </w:r>
      </w:ins>
      <w:ins w:id="31" w:author="iPad" w:date="2025-09-07T18:25:22Z">
        <w:r>
          <w:rPr>
            <w:lang w:val="en-US"/>
          </w:rPr>
          <w:tab/>
        </w:r>
      </w:ins>
      <w:ins w:id="32" w:author="iPad" w:date="2025-09-07T18:25:22Z">
        <w:r>
          <w:rPr>
            <w:lang w:val="en-US"/>
          </w:rPr>
          <w:t>After stating the problem and research questions, you can weave in supporting studies.</w:t>
        </w:r>
      </w:ins>
    </w:p>
    <w:p w14:paraId="580EC675">
      <w:pPr>
        <w:pStyle w:val="13"/>
        <w:rPr>
          <w:ins w:id="33" w:author="iPad" w:date="2025-09-07T18:25:22Z"/>
          <w:lang w:val="en-US"/>
        </w:rPr>
      </w:pPr>
      <w:ins w:id="34" w:author="iPad" w:date="2025-09-07T18:25:22Z">
        <w:r>
          <w:rPr>
            <w:lang w:val="en-US"/>
          </w:rPr>
          <w:tab/>
        </w:r>
      </w:ins>
      <w:ins w:id="35" w:author="iPad" w:date="2025-09-07T18:25:22Z">
        <w:r>
          <w:rPr>
            <w:lang w:val="en-US"/>
          </w:rPr>
          <w:t>•</w:t>
        </w:r>
      </w:ins>
      <w:ins w:id="36" w:author="iPad" w:date="2025-09-07T18:25:22Z">
        <w:r>
          <w:rPr>
            <w:lang w:val="en-US"/>
          </w:rPr>
          <w:tab/>
        </w:r>
      </w:ins>
      <w:ins w:id="37" w:author="iPad" w:date="2025-09-07T18:25:22Z">
        <w:r>
          <w:rPr>
            <w:lang w:val="en-US"/>
          </w:rPr>
          <w:t>Example structure for the introduction:</w:t>
        </w:r>
      </w:ins>
    </w:p>
    <w:p w14:paraId="7EDC4040">
      <w:pPr>
        <w:pStyle w:val="13"/>
        <w:rPr>
          <w:ins w:id="38" w:author="iPad" w:date="2025-09-07T18:25:22Z"/>
          <w:lang w:val="en-US"/>
        </w:rPr>
      </w:pPr>
      <w:ins w:id="39" w:author="iPad" w:date="2025-09-07T18:25:22Z">
        <w:r>
          <w:rPr>
            <w:lang w:val="en-US"/>
          </w:rPr>
          <w:tab/>
        </w:r>
      </w:ins>
      <w:ins w:id="40" w:author="iPad" w:date="2025-09-07T18:25:22Z">
        <w:r>
          <w:rPr>
            <w:lang w:val="en-US"/>
          </w:rPr>
          <w:t>•</w:t>
        </w:r>
      </w:ins>
      <w:ins w:id="41" w:author="iPad" w:date="2025-09-07T18:25:22Z">
        <w:r>
          <w:rPr>
            <w:lang w:val="en-US"/>
          </w:rPr>
          <w:tab/>
        </w:r>
      </w:ins>
      <w:ins w:id="42" w:author="iPad" w:date="2025-09-07T18:25:22Z">
        <w:r>
          <w:rPr>
            <w:lang w:val="en-US"/>
          </w:rPr>
          <w:t>Background (importance of grammar, issues with traditional teaching).</w:t>
        </w:r>
      </w:ins>
    </w:p>
    <w:p w14:paraId="0C051890">
      <w:pPr>
        <w:pStyle w:val="13"/>
        <w:rPr>
          <w:ins w:id="43" w:author="iPad" w:date="2025-09-07T18:25:22Z"/>
          <w:lang w:val="en-US"/>
        </w:rPr>
      </w:pPr>
      <w:ins w:id="44" w:author="iPad" w:date="2025-09-07T18:25:22Z">
        <w:r>
          <w:rPr>
            <w:lang w:val="en-US"/>
          </w:rPr>
          <w:tab/>
        </w:r>
      </w:ins>
      <w:ins w:id="45" w:author="iPad" w:date="2025-09-07T18:25:22Z">
        <w:r>
          <w:rPr>
            <w:lang w:val="en-US"/>
          </w:rPr>
          <w:t>•</w:t>
        </w:r>
      </w:ins>
      <w:ins w:id="46" w:author="iPad" w:date="2025-09-07T18:25:22Z">
        <w:r>
          <w:rPr>
            <w:lang w:val="en-US"/>
          </w:rPr>
          <w:tab/>
        </w:r>
      </w:ins>
      <w:ins w:id="47" w:author="iPad" w:date="2025-09-07T18:25:22Z">
        <w:r>
          <w:rPr>
            <w:lang w:val="en-US"/>
          </w:rPr>
          <w:t>Formative assessment (definition + importance in grammar learning).</w:t>
        </w:r>
      </w:ins>
    </w:p>
    <w:p w14:paraId="52D13C02">
      <w:pPr>
        <w:pStyle w:val="13"/>
        <w:rPr>
          <w:ins w:id="48" w:author="iPad" w:date="2025-09-07T18:25:22Z"/>
          <w:lang w:val="en-US"/>
        </w:rPr>
      </w:pPr>
      <w:ins w:id="49" w:author="iPad" w:date="2025-09-07T18:25:22Z">
        <w:r>
          <w:rPr>
            <w:lang w:val="en-US"/>
          </w:rPr>
          <w:tab/>
        </w:r>
      </w:ins>
      <w:ins w:id="50" w:author="iPad" w:date="2025-09-07T18:25:22Z">
        <w:r>
          <w:rPr>
            <w:lang w:val="en-US"/>
          </w:rPr>
          <w:t>•</w:t>
        </w:r>
      </w:ins>
      <w:ins w:id="51" w:author="iPad" w:date="2025-09-07T18:25:22Z">
        <w:r>
          <w:rPr>
            <w:lang w:val="en-US"/>
          </w:rPr>
          <w:tab/>
        </w:r>
      </w:ins>
      <w:ins w:id="52" w:author="iPad" w:date="2025-09-07T18:25:22Z">
        <w:r>
          <w:rPr>
            <w:lang w:val="en-US"/>
          </w:rPr>
          <w:t>Blended learning (opportunities + challenges for formative assessment).</w:t>
        </w:r>
      </w:ins>
    </w:p>
    <w:p w14:paraId="28282E06">
      <w:pPr>
        <w:pStyle w:val="13"/>
        <w:rPr>
          <w:ins w:id="53" w:author="iPad" w:date="2025-09-07T18:25:22Z"/>
          <w:lang w:val="en-US"/>
        </w:rPr>
      </w:pPr>
      <w:ins w:id="54" w:author="iPad" w:date="2025-09-07T18:25:22Z">
        <w:r>
          <w:rPr>
            <w:lang w:val="en-US"/>
          </w:rPr>
          <w:tab/>
        </w:r>
      </w:ins>
      <w:ins w:id="55" w:author="iPad" w:date="2025-09-07T18:25:22Z">
        <w:r>
          <w:rPr>
            <w:lang w:val="en-US"/>
          </w:rPr>
          <w:t>•</w:t>
        </w:r>
      </w:ins>
      <w:ins w:id="56" w:author="iPad" w:date="2025-09-07T18:25:22Z">
        <w:r>
          <w:rPr>
            <w:lang w:val="en-US"/>
          </w:rPr>
          <w:tab/>
        </w:r>
      </w:ins>
      <w:ins w:id="57" w:author="iPad" w:date="2025-09-07T18:25:22Z">
        <w:r>
          <w:rPr>
            <w:lang w:val="en-US"/>
          </w:rPr>
          <w:t>Previous research (what others found + research gap).</w:t>
        </w:r>
      </w:ins>
    </w:p>
    <w:p w14:paraId="65776566">
      <w:pPr>
        <w:pStyle w:val="13"/>
        <w:rPr>
          <w:ins w:id="58" w:author="iPad" w:date="2025-09-07T18:25:22Z"/>
          <w:lang w:val="en-US"/>
        </w:rPr>
      </w:pPr>
      <w:ins w:id="59" w:author="iPad" w:date="2025-09-07T18:25:22Z">
        <w:r>
          <w:rPr>
            <w:lang w:val="en-US"/>
          </w:rPr>
          <w:tab/>
        </w:r>
      </w:ins>
      <w:ins w:id="60" w:author="iPad" w:date="2025-09-07T18:25:22Z">
        <w:r>
          <w:rPr>
            <w:lang w:val="en-US"/>
          </w:rPr>
          <w:t>•</w:t>
        </w:r>
      </w:ins>
      <w:ins w:id="61" w:author="iPad" w:date="2025-09-07T18:25:22Z">
        <w:r>
          <w:rPr>
            <w:lang w:val="en-US"/>
          </w:rPr>
          <w:tab/>
        </w:r>
      </w:ins>
      <w:ins w:id="62" w:author="iPad" w:date="2025-09-07T18:25:22Z">
        <w:r>
          <w:rPr>
            <w:lang w:val="en-US"/>
          </w:rPr>
          <w:t>Research contribution (this study’s novelty in vocational context).</w:t>
        </w:r>
      </w:ins>
    </w:p>
    <w:p w14:paraId="2BE01862">
      <w:pPr>
        <w:pStyle w:val="13"/>
        <w:rPr>
          <w:ins w:id="63" w:author="iPad" w:date="2025-09-07T18:25:22Z"/>
          <w:lang w:val="en-US"/>
        </w:rPr>
      </w:pPr>
      <w:ins w:id="64" w:author="iPad" w:date="2025-09-07T18:25:22Z">
        <w:r>
          <w:rPr>
            <w:lang w:val="en-US"/>
          </w:rPr>
          <w:tab/>
        </w:r>
      </w:ins>
      <w:ins w:id="65" w:author="iPad" w:date="2025-09-07T18:25:22Z">
        <w:r>
          <w:rPr>
            <w:lang w:val="en-US"/>
          </w:rPr>
          <w:t>3.</w:t>
        </w:r>
      </w:ins>
      <w:ins w:id="66" w:author="iPad" w:date="2025-09-07T18:25:22Z">
        <w:r>
          <w:rPr>
            <w:lang w:val="en-US"/>
          </w:rPr>
          <w:tab/>
        </w:r>
      </w:ins>
      <w:ins w:id="67" w:author="iPad" w:date="2025-09-07T18:25:22Z">
        <w:r>
          <w:rPr>
            <w:lang w:val="en-US"/>
          </w:rPr>
          <w:t>Synthesize, don’t list</w:t>
        </w:r>
      </w:ins>
    </w:p>
    <w:p w14:paraId="33BA3B51">
      <w:pPr>
        <w:pStyle w:val="13"/>
        <w:rPr>
          <w:ins w:id="68" w:author="iPad" w:date="2025-09-07T18:25:22Z"/>
          <w:lang w:val="en-US"/>
        </w:rPr>
      </w:pPr>
      <w:ins w:id="69" w:author="iPad" w:date="2025-09-07T18:25:22Z">
        <w:r>
          <w:rPr>
            <w:lang w:val="en-US"/>
          </w:rPr>
          <w:tab/>
        </w:r>
      </w:ins>
      <w:ins w:id="70" w:author="iPad" w:date="2025-09-07T18:25:22Z">
        <w:r>
          <w:rPr>
            <w:lang w:val="en-US"/>
          </w:rPr>
          <w:t>•</w:t>
        </w:r>
      </w:ins>
      <w:ins w:id="71" w:author="iPad" w:date="2025-09-07T18:25:22Z">
        <w:r>
          <w:rPr>
            <w:lang w:val="en-US"/>
          </w:rPr>
          <w:tab/>
        </w:r>
      </w:ins>
      <w:ins w:id="72" w:author="iPad" w:date="2025-09-07T18:25:22Z">
        <w:r>
          <w:rPr>
            <w:lang w:val="en-US"/>
          </w:rPr>
          <w:t>Instead of describing each study separately, compare and group them.</w:t>
        </w:r>
      </w:ins>
    </w:p>
    <w:p w14:paraId="34BFEF9E">
      <w:pPr>
        <w:pStyle w:val="13"/>
        <w:rPr>
          <w:ins w:id="73" w:author="iPad" w:date="2025-09-07T18:25:22Z"/>
          <w:lang w:val="en-US"/>
        </w:rPr>
      </w:pPr>
      <w:ins w:id="74" w:author="iPad" w:date="2025-09-07T18:25:22Z">
        <w:r>
          <w:rPr>
            <w:lang w:val="en-US"/>
          </w:rPr>
          <w:tab/>
        </w:r>
      </w:ins>
      <w:ins w:id="75" w:author="iPad" w:date="2025-09-07T18:25:22Z">
        <w:r>
          <w:rPr>
            <w:lang w:val="en-US"/>
          </w:rPr>
          <w:t>•</w:t>
        </w:r>
      </w:ins>
      <w:ins w:id="76" w:author="iPad" w:date="2025-09-07T18:25:22Z">
        <w:r>
          <w:rPr>
            <w:lang w:val="en-US"/>
          </w:rPr>
          <w:tab/>
        </w:r>
      </w:ins>
      <w:ins w:id="77" w:author="iPad" w:date="2025-09-07T18:25:22Z">
        <w:r>
          <w:rPr>
            <w:lang w:val="en-US"/>
          </w:rPr>
          <w:t>Example:</w:t>
        </w:r>
      </w:ins>
    </w:p>
    <w:p w14:paraId="0B6DE43B">
      <w:pPr>
        <w:pStyle w:val="13"/>
        <w:rPr>
          <w:ins w:id="78" w:author="iPad" w:date="2025-09-07T18:25:22Z"/>
          <w:lang w:val="en-US"/>
        </w:rPr>
      </w:pPr>
      <w:ins w:id="79" w:author="iPad" w:date="2025-09-07T18:25:22Z">
        <w:r>
          <w:rPr>
            <w:lang w:val="en-US"/>
          </w:rPr>
          <w:t>“Previous research highlights the role of feedback and reflection in formative assessment (Taras, 2005; Fetrianto, 2017) and the potential of digital tools such as Google Forms and Edmodo to enhance participation (Wiliam &amp; Leahy, 2007). However, most of these studies are situated in general or secondary education. In contrast, this study explores vocational education, where grammar competence directly supports professional communication.”</w:t>
        </w:r>
      </w:ins>
    </w:p>
    <w:p w14:paraId="6A4C8E56">
      <w:pPr>
        <w:pStyle w:val="13"/>
        <w:rPr>
          <w:ins w:id="80" w:author="iPad" w:date="2025-09-07T18:25:22Z"/>
          <w:lang w:val="en-US"/>
        </w:rPr>
      </w:pPr>
      <w:ins w:id="81" w:author="iPad" w:date="2025-09-07T18:25:22Z">
        <w:r>
          <w:rPr>
            <w:lang w:val="en-US"/>
          </w:rPr>
          <w:tab/>
        </w:r>
      </w:ins>
      <w:ins w:id="82" w:author="iPad" w:date="2025-09-07T18:25:22Z">
        <w:r>
          <w:rPr>
            <w:lang w:val="en-US"/>
          </w:rPr>
          <w:t>4.</w:t>
        </w:r>
      </w:ins>
      <w:ins w:id="83" w:author="iPad" w:date="2025-09-07T18:25:22Z">
        <w:r>
          <w:rPr>
            <w:lang w:val="en-US"/>
          </w:rPr>
          <w:tab/>
        </w:r>
      </w:ins>
      <w:ins w:id="84" w:author="iPad" w:date="2025-09-07T18:25:22Z">
        <w:r>
          <w:rPr>
            <w:lang w:val="en-US"/>
          </w:rPr>
          <w:t>Keep it concise</w:t>
        </w:r>
      </w:ins>
    </w:p>
    <w:p w14:paraId="6E7F8F92">
      <w:pPr>
        <w:pStyle w:val="13"/>
        <w:rPr>
          <w:ins w:id="85" w:author="iPad" w:date="2025-09-07T18:25:22Z"/>
          <w:lang w:val="en-US"/>
        </w:rPr>
      </w:pPr>
      <w:ins w:id="86" w:author="iPad" w:date="2025-09-07T18:25:22Z">
        <w:r>
          <w:rPr>
            <w:lang w:val="en-US"/>
          </w:rPr>
          <w:tab/>
        </w:r>
      </w:ins>
      <w:ins w:id="87" w:author="iPad" w:date="2025-09-07T18:25:22Z">
        <w:r>
          <w:rPr>
            <w:lang w:val="en-US"/>
          </w:rPr>
          <w:t>•</w:t>
        </w:r>
      </w:ins>
      <w:ins w:id="88" w:author="iPad" w:date="2025-09-07T18:25:22Z">
        <w:r>
          <w:rPr>
            <w:lang w:val="en-US"/>
          </w:rPr>
          <w:tab/>
        </w:r>
      </w:ins>
      <w:ins w:id="89" w:author="iPad" w:date="2025-09-07T18:25:22Z">
        <w:r>
          <w:rPr>
            <w:lang w:val="en-US"/>
          </w:rPr>
          <w:t>Aim for 3–4 short paragraphs inside the introduction.</w:t>
        </w:r>
      </w:ins>
    </w:p>
    <w:p w14:paraId="75D8B4BC">
      <w:pPr>
        <w:pStyle w:val="13"/>
        <w:rPr>
          <w:lang w:val="en-US"/>
          <w:rPrChange w:id="90" w:author="iPad" w:date="2025-09-07T18:20:50Z">
            <w:rPr/>
          </w:rPrChange>
        </w:rPr>
      </w:pPr>
      <w:ins w:id="91" w:author="iPad" w:date="2025-09-07T18:25:22Z">
        <w:r>
          <w:rPr>
            <w:lang w:val="en-US"/>
          </w:rPr>
          <w:tab/>
        </w:r>
      </w:ins>
      <w:ins w:id="92" w:author="iPad" w:date="2025-09-07T18:25:22Z">
        <w:r>
          <w:rPr>
            <w:lang w:val="en-US"/>
          </w:rPr>
          <w:t>•</w:t>
        </w:r>
      </w:ins>
      <w:ins w:id="93" w:author="iPad" w:date="2025-09-07T18:25:22Z">
        <w:r>
          <w:rPr>
            <w:lang w:val="en-US"/>
          </w:rPr>
          <w:tab/>
        </w:r>
      </w:ins>
      <w:ins w:id="94" w:author="iPad" w:date="2025-09-07T18:25:22Z">
        <w:r>
          <w:rPr>
            <w:lang w:val="en-US"/>
          </w:rPr>
          <w:t>About 500–700 words total for the introduction (including literature discussion) should be sufficient.</w:t>
        </w:r>
      </w:ins>
    </w:p>
  </w:comment>
  <w:comment w:id="5" w:author="Asus" w:date="2025-09-13T06:48:10Z" w:initials="A">
    <w:p w14:paraId="14B37381">
      <w:pPr>
        <w:pStyle w:val="13"/>
        <w:rPr>
          <w:rFonts w:hint="default"/>
          <w:lang w:val="en-US"/>
        </w:rPr>
      </w:pPr>
      <w:r>
        <w:rPr>
          <w:rFonts w:hint="default"/>
          <w:lang w:val="en-US"/>
        </w:rPr>
        <w:t>Be consistent, please. Previously, you mentioned that qualitative approach featuring case study was employed as the research framework. However, if you used two kinds of instruments, both quantitative and qualitative, the design might be a mixed methods. Documentation, observation, and semi structured interview are qualitative data instrumentation.</w:t>
      </w:r>
    </w:p>
  </w:comment>
  <w:comment w:id="6" w:author="Asus" w:date="2025-09-13T07:18:04Z" w:initials="A">
    <w:p w14:paraId="7BF23242">
      <w:pPr>
        <w:pStyle w:val="13"/>
        <w:rPr>
          <w:rFonts w:hint="default"/>
          <w:lang w:val="en-US"/>
        </w:rPr>
      </w:pPr>
      <w:r>
        <w:rPr>
          <w:rFonts w:hint="default"/>
          <w:lang w:val="en-US"/>
        </w:rPr>
        <w:t>For the interview, please elaborate some themes or aspects you measured.</w:t>
      </w:r>
    </w:p>
  </w:comment>
  <w:comment w:id="4" w:author="iPad" w:date="2025-09-07T18:28:44Z" w:initials="i">
    <w:p w14:paraId="74CFD3C6">
      <w:pPr>
        <w:pStyle w:val="13"/>
        <w:rPr>
          <w:ins w:id="95" w:author="iPad" w:date="2025-09-07T18:36:01Z"/>
          <w:lang w:val="en-US"/>
        </w:rPr>
      </w:pPr>
      <w:ins w:id="96" w:author="iPad" w:date="2025-09-07T18:36:01Z">
        <w:r>
          <w:rPr>
            <w:lang w:val="en-US"/>
          </w:rPr>
          <w:t xml:space="preserve"> Some notes for the methodology parts: the qualitative case study design is clear, but it would benefit from stronger justification. Why case study over, say, action research; 30 students is reasonable for the sample, but note limitations of purposive sampling (e.g., potential bias); you mix qualitative and quantitative (questionnaire + LMS analytics). That’s closer to a mixed-method approach, so please consider clarifying whether you employed a case study or a mixed methods.</w:t>
        </w:r>
      </w:ins>
    </w:p>
    <w:p w14:paraId="7D18599F">
      <w:pPr>
        <w:pStyle w:val="13"/>
        <w:rPr>
          <w:ins w:id="97" w:author="iPad" w:date="2025-09-07T18:36:01Z"/>
          <w:lang w:val="en-US"/>
        </w:rPr>
      </w:pPr>
    </w:p>
    <w:p w14:paraId="5B357343">
      <w:pPr>
        <w:pStyle w:val="13"/>
        <w:rPr>
          <w:lang w:val="en-US"/>
          <w:rPrChange w:id="98" w:author="iPad" w:date="2025-09-07T18:28:49Z">
            <w:rPr/>
          </w:rPrChange>
        </w:rPr>
      </w:pPr>
      <w:ins w:id="99" w:author="iPad" w:date="2025-09-07T18:36:01Z">
        <w:r>
          <w:rPr>
            <w:lang w:val="en-US"/>
          </w:rPr>
          <w:t>Please restructure the methodology part. Divide the explanation into some different subsections, such as: research method, participants, data collection, data analysis, etc. This will help the readers to easily trace the most important points.</w:t>
        </w:r>
      </w:ins>
    </w:p>
  </w:comment>
  <w:comment w:id="7" w:author="Asus" w:date="2025-09-13T07:14:18Z" w:initials="A">
    <w:p w14:paraId="764356BF">
      <w:pPr>
        <w:pStyle w:val="13"/>
        <w:rPr>
          <w:rFonts w:hint="default"/>
          <w:lang w:val="en-US"/>
        </w:rPr>
      </w:pPr>
      <w:r>
        <w:rPr>
          <w:rFonts w:hint="default"/>
          <w:lang w:val="en-US"/>
        </w:rPr>
        <w:t xml:space="preserve">Please reformat the table. See the journal’s template. This rubric should be presented in the methodology section. And a rubric must be featured with some description for each score. </w:t>
      </w:r>
    </w:p>
  </w:comment>
  <w:comment w:id="8" w:author="iPad" w:date="2025-09-07T18:37:52Z" w:initials="i">
    <w:p w14:paraId="1022F115">
      <w:pPr>
        <w:pStyle w:val="13"/>
        <w:rPr>
          <w:ins w:id="100" w:author="iPad" w:date="2025-09-07T18:37:58Z"/>
          <w:lang w:val="en-US"/>
        </w:rPr>
      </w:pPr>
      <w:ins w:id="101" w:author="iPad" w:date="2025-09-07T18:37:58Z">
        <w:r>
          <w:rPr>
            <w:lang w:val="en-US"/>
          </w:rPr>
          <w:t>Mostly solid, but check consistency in formatting. For example:</w:t>
        </w:r>
      </w:ins>
    </w:p>
    <w:p w14:paraId="4DE7CCC9">
      <w:pPr>
        <w:pStyle w:val="13"/>
        <w:numPr>
          <w:ilvl w:val="0"/>
          <w:numId w:val="1"/>
        </w:numPr>
        <w:ind w:left="420" w:leftChars="0" w:hanging="420" w:firstLineChars="0"/>
        <w:rPr>
          <w:ins w:id="102" w:author="iPad" w:date="2025-09-07T18:37:58Z"/>
          <w:lang w:val="en-US"/>
        </w:rPr>
      </w:pPr>
      <w:ins w:id="103" w:author="iPad" w:date="2025-09-07T18:37:58Z">
        <w:r>
          <w:rPr>
            <w:lang w:val="en-US"/>
          </w:rPr>
          <w:tab/>
        </w:r>
      </w:ins>
      <w:ins w:id="104" w:author="iPad" w:date="2025-09-07T18:37:58Z">
        <w:r>
          <w:rPr>
            <w:lang w:val="en-US"/>
          </w:rPr>
          <w:t>Some references use sentence case, others title case.</w:t>
        </w:r>
      </w:ins>
    </w:p>
    <w:p w14:paraId="4948F85E">
      <w:pPr>
        <w:pStyle w:val="13"/>
        <w:numPr>
          <w:ilvl w:val="0"/>
          <w:numId w:val="1"/>
        </w:numPr>
        <w:ind w:left="420" w:leftChars="0" w:hanging="420" w:firstLineChars="0"/>
        <w:rPr>
          <w:ins w:id="105" w:author="iPad" w:date="2025-09-07T18:37:58Z"/>
          <w:lang w:val="en-US"/>
        </w:rPr>
      </w:pPr>
      <w:ins w:id="106" w:author="iPad" w:date="2025-09-07T18:37:58Z">
        <w:r>
          <w:rPr>
            <w:lang w:val="en-US"/>
          </w:rPr>
          <w:tab/>
        </w:r>
      </w:ins>
      <w:ins w:id="107" w:author="iPad" w:date="2025-09-07T18:37:58Z">
        <w:r>
          <w:rPr>
            <w:lang w:val="en-US"/>
          </w:rPr>
          <w:t>URLs: some are raw, some with DOI links. Standardize (preferably DOI).</w:t>
        </w:r>
      </w:ins>
    </w:p>
    <w:p w14:paraId="49951669">
      <w:pPr>
        <w:pStyle w:val="13"/>
        <w:numPr>
          <w:ilvl w:val="0"/>
          <w:numId w:val="1"/>
        </w:numPr>
        <w:ind w:left="420" w:leftChars="0" w:hanging="420" w:firstLineChars="0"/>
        <w:rPr>
          <w:lang w:val="en-US"/>
        </w:rPr>
      </w:pPr>
      <w:ins w:id="108" w:author="iPad" w:date="2025-09-07T18:37:58Z">
        <w:r>
          <w:rPr>
            <w:lang w:val="en-US"/>
          </w:rPr>
          <w:tab/>
        </w:r>
      </w:ins>
      <w:ins w:id="109" w:author="iPad" w:date="2025-09-07T18:37:58Z">
        <w:r>
          <w:rPr>
            <w:lang w:val="en-US"/>
          </w:rPr>
          <w:t>Ensure all in-text citations (e.g., “Hidayad et al., 2024”) exactly match references.</w:t>
        </w:r>
      </w:ins>
    </w:p>
    <w:p w14:paraId="2D642D08">
      <w:pPr>
        <w:pStyle w:val="13"/>
        <w:numPr>
          <w:ilvl w:val="0"/>
          <w:numId w:val="1"/>
        </w:numPr>
        <w:ind w:left="420" w:leftChars="0" w:hanging="420" w:firstLineChars="0"/>
        <w:rPr>
          <w:lang w:val="en-US"/>
          <w:rPrChange w:id="110" w:author="iPad" w:date="2025-09-07T18:37:58Z">
            <w:rPr/>
          </w:rPrChange>
        </w:rPr>
      </w:pPr>
      <w:r>
        <w:rPr>
          <w:rFonts w:hint="default"/>
          <w:lang w:val="en-US"/>
        </w:rPr>
        <w:t>Add two or more sources from articles published in the Didascein journal.</w:t>
      </w:r>
      <w:bookmarkStart w:id="2" w:name="_GoBack"/>
      <w:bookmarkEnd w:id="2"/>
      <w:r>
        <w:rPr>
          <w:lang w:val="en-US"/>
        </w:rPr>
        <w:br w:type="textWrapping"/>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957A274" w15:done="0"/>
  <w15:commentEx w15:paraId="435E9E39" w15:done="0"/>
  <w15:commentEx w15:paraId="18CF57FC" w15:done="0"/>
  <w15:commentEx w15:paraId="75D8B4BC" w15:done="0"/>
  <w15:commentEx w15:paraId="14B37381" w15:done="0"/>
  <w15:commentEx w15:paraId="7BF23242" w15:done="0"/>
  <w15:commentEx w15:paraId="5B357343" w15:done="0"/>
  <w15:commentEx w15:paraId="764356BF" w15:done="0"/>
  <w15:commentEx w15:paraId="2D642D0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12B1A2"/>
    <w:multiLevelType w:val="singleLevel"/>
    <w:tmpl w:val="E612B1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EA9566D"/>
    <w:multiLevelType w:val="multilevel"/>
    <w:tmpl w:val="2EA9566D"/>
    <w:lvl w:ilvl="0" w:tentative="0">
      <w:start w:val="1"/>
      <w:numFmt w:val="decimal"/>
      <w:lvlText w:val="%1."/>
      <w:lvlJc w:val="left"/>
      <w:pPr>
        <w:ind w:left="720" w:hanging="360"/>
      </w:pPr>
      <w:rPr>
        <w:rFonts w:hint="default"/>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2">
    <w:nsid w:val="37921F85"/>
    <w:multiLevelType w:val="multilevel"/>
    <w:tmpl w:val="37921F85"/>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iPad">
    <w15:presenceInfo w15:providerId="None" w15:userId="iPad"/>
  </w15:person>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trackRevision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9CA4E6B"/>
  </w:rsids>
  <m:mathPr>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none"/>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unhideWhenUsed/>
    <w:uiPriority w:val="99"/>
    <w:tblPr>
      <w:tblCellMar>
        <w:top w:w="0" w:type="dxa"/>
        <w:left w:w="108" w:type="dxa"/>
        <w:bottom w:w="0" w:type="dxa"/>
        <w:right w:w="108" w:type="dxa"/>
      </w:tblCellMar>
    </w:tblPr>
  </w:style>
  <w:style w:type="paragraph" w:styleId="13">
    <w:name w:val="annotation text"/>
    <w:basedOn w:val="1"/>
    <w:unhideWhenUsed/>
    <w:uiPriority w:val="99"/>
    <w:pPr>
      <w:jc w:val="left"/>
    </w:pPr>
  </w:style>
  <w:style w:type="character" w:styleId="14">
    <w:name w:val="Emphasis"/>
    <w:basedOn w:val="11"/>
    <w:qFormat/>
    <w:uiPriority w:val="20"/>
    <w:rPr>
      <w:i/>
      <w:iCs/>
    </w:r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uiPriority w:val="9"/>
    <w:rPr>
      <w:rFonts w:eastAsiaTheme="majorEastAsia" w:cstheme="majorBidi"/>
      <w:color w:val="2F5597" w:themeColor="accent1" w:themeShade="BF"/>
    </w:rPr>
  </w:style>
  <w:style w:type="character" w:customStyle="1" w:styleId="25">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customStyle="1"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customStyle="1"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paragraph" w:customStyle="1" w:styleId="38">
    <w:name w:val="No Spacing"/>
    <w:qFormat/>
    <w:uiPriority w:val="1"/>
    <w:pPr>
      <w:spacing w:after="0" w:line="240" w:lineRule="auto"/>
    </w:pPr>
    <w:rPr>
      <w:rFonts w:asciiTheme="minorHAnsi" w:hAnsiTheme="minorHAnsi" w:eastAsiaTheme="minorHAnsi" w:cstheme="minorBidi"/>
      <w:kern w:val="2"/>
      <w:sz w:val="22"/>
      <w:szCs w:val="22"/>
      <w:lang w:val="zh-CN" w:eastAsia="en-US" w:bidi="ar-SA"/>
      <w14:ligatures w14:val="none"/>
    </w:rPr>
  </w:style>
  <w:style w:type="character" w:customStyle="1" w:styleId="39">
    <w:name w:val="Unresolved Mention"/>
    <w:basedOn w:val="11"/>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12620</Words>
  <Characters>79382</Characters>
  <Lines>1280</Lines>
  <Paragraphs>263</Paragraphs>
  <TotalTime>49</TotalTime>
  <ScaleCrop>false</ScaleCrop>
  <LinksUpToDate>false</LinksUpToDate>
  <CharactersWithSpaces>91739</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2025-05-14T09:38:00Z</dcterms:created>
  <dc:creator>notebook dell</dc:creator>
  <cp:lastModifiedBy>Asus</cp:lastModifiedBy>
  <dcterms:modified xsi:type="dcterms:W3CDTF">2025-09-13T00:35:22Z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28c2468d-4fa8-4b97-a5e8-89d999051af6</vt:lpwstr>
  </property>
  <property fmtid="{D5CDD505-2E9C-101B-9397-08002B2CF9AE}" pid="3" name="Mendeley Citation Style_1">
    <vt:lpwstr>http://www.zotero.org/styles/apa</vt:lpwstr>
  </property>
  <property fmtid="{D5CDD505-2E9C-101B-9397-08002B2CF9AE}" pid="4" name="Mendeley Document_1">
    <vt:lpwstr>True</vt:lpwstr>
  </property>
  <property fmtid="{D5CDD505-2E9C-101B-9397-08002B2CF9AE}" pid="5" name="Mendeley Recent Style Id 0_1">
    <vt:lpwstr>http://www.zotero.org/styles/american-medical-association</vt:lpwstr>
  </property>
  <property fmtid="{D5CDD505-2E9C-101B-9397-08002B2CF9AE}" pid="6" name="Mendeley Recent Style Id 1_1">
    <vt:lpwstr>http://www.zotero.org/styles/american-political-science-association</vt:lpwstr>
  </property>
  <property fmtid="{D5CDD505-2E9C-101B-9397-08002B2CF9AE}" pid="7" name="Mendeley Recent Style Id 2_1">
    <vt:lpwstr>http://www.zotero.org/styles/apa</vt:lpwstr>
  </property>
  <property fmtid="{D5CDD505-2E9C-101B-9397-08002B2CF9AE}" pid="8" name="Mendeley Recent Style Id 3_1">
    <vt:lpwstr>http://www.zotero.org/styles/american-sociological-association</vt:lpwstr>
  </property>
  <property fmtid="{D5CDD505-2E9C-101B-9397-08002B2CF9AE}" pid="9" name="Mendeley Recent Style Id 4_1">
    <vt:lpwstr>http://www.zotero.org/styles/chicago-author-date</vt:lpwstr>
  </property>
  <property fmtid="{D5CDD505-2E9C-101B-9397-08002B2CF9AE}" pid="10" name="Mendeley Recent Style Id 5_1">
    <vt:lpwstr>http://www.zotero.org/styles/harvard-cite-them-right</vt:lpwstr>
  </property>
  <property fmtid="{D5CDD505-2E9C-101B-9397-08002B2CF9AE}" pid="11" name="Mendeley Recent Style Id 6_1">
    <vt:lpwstr>http://www.zotero.org/styles/harvard1</vt:lpwstr>
  </property>
  <property fmtid="{D5CDD505-2E9C-101B-9397-08002B2CF9AE}" pid="12" name="Mendeley Recent Style Id 7_1">
    <vt:lpwstr>http://www.zotero.org/styles/ieee</vt:lpwstr>
  </property>
  <property fmtid="{D5CDD505-2E9C-101B-9397-08002B2CF9AE}" pid="13" name="Mendeley Recent Style Id 8_1">
    <vt:lpwstr>http://www.zotero.org/styles/modern-humanities-research-association</vt:lpwstr>
  </property>
  <property fmtid="{D5CDD505-2E9C-101B-9397-08002B2CF9AE}" pid="14" name="Mendeley Recent Style Id 9_1">
    <vt:lpwstr>http://www.zotero.org/styles/modern-language-association</vt:lpwstr>
  </property>
  <property fmtid="{D5CDD505-2E9C-101B-9397-08002B2CF9AE}" pid="15" name="Mendeley Recent Style Name 0_1">
    <vt:lpwstr>American Medical Association 11th edition</vt:lpwstr>
  </property>
  <property fmtid="{D5CDD505-2E9C-101B-9397-08002B2CF9AE}" pid="16" name="Mendeley Recent Style Name 1_1">
    <vt:lpwstr>American Political Science Association</vt:lpwstr>
  </property>
  <property fmtid="{D5CDD505-2E9C-101B-9397-08002B2CF9AE}" pid="17" name="Mendeley Recent Style Name 2_1">
    <vt:lpwstr>American Psychological Association 7th edition</vt:lpwstr>
  </property>
  <property fmtid="{D5CDD505-2E9C-101B-9397-08002B2CF9AE}" pid="18" name="Mendeley Recent Style Name 3_1">
    <vt:lpwstr>American Sociological Association 6th edition</vt:lpwstr>
  </property>
  <property fmtid="{D5CDD505-2E9C-101B-9397-08002B2CF9AE}" pid="19" name="Mendeley Recent Style Name 4_1">
    <vt:lpwstr>Chicago Manual of Style 17th edition (author-date)</vt:lpwstr>
  </property>
  <property fmtid="{D5CDD505-2E9C-101B-9397-08002B2CF9AE}" pid="20" name="Mendeley Recent Style Name 5_1">
    <vt:lpwstr>Cite Them Right 12th edition - Harvard</vt:lpwstr>
  </property>
  <property fmtid="{D5CDD505-2E9C-101B-9397-08002B2CF9AE}" pid="21" name="Mendeley Recent Style Name 6_1">
    <vt:lpwstr>Harvard reference format 1 (deprecated)</vt:lpwstr>
  </property>
  <property fmtid="{D5CDD505-2E9C-101B-9397-08002B2CF9AE}" pid="22" name="Mendeley Recent Style Name 7_1">
    <vt:lpwstr>IEEE</vt:lpwstr>
  </property>
  <property fmtid="{D5CDD505-2E9C-101B-9397-08002B2CF9AE}" pid="23" name="Mendeley Recent Style Name 8_1">
    <vt:lpwstr>Modern Humanities Research Association 3rd edition (note with bibliography)</vt:lpwstr>
  </property>
  <property fmtid="{D5CDD505-2E9C-101B-9397-08002B2CF9AE}" pid="24" name="Mendeley Recent Style Name 9_1">
    <vt:lpwstr>Modern Language Association 9th edition</vt:lpwstr>
  </property>
  <property fmtid="{D5CDD505-2E9C-101B-9397-08002B2CF9AE}" pid="25" name="Mendeley Unique User Id_1">
    <vt:lpwstr>366e403e-bf80-3146-bb0e-a59a903be8fc</vt:lpwstr>
  </property>
  <property fmtid="{D5CDD505-2E9C-101B-9397-08002B2CF9AE}" pid="26" name="ICV">
    <vt:lpwstr>DE699522A5828C22765BBD6818F8AD24_31</vt:lpwstr>
  </property>
  <property fmtid="{D5CDD505-2E9C-101B-9397-08002B2CF9AE}" pid="27" name="KSOProductBuildVer">
    <vt:lpwstr>1033-12.2.0.21936</vt:lpwstr>
  </property>
</Properties>
</file>