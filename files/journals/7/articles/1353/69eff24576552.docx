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077D4B28" w:rsidR="00D003BB" w:rsidRDefault="00ED3CD8" w:rsidP="00D003BB">
      <w:pPr>
        <w:contextualSpacing/>
        <w:jc w:val="center"/>
        <w:rPr>
          <w:rFonts w:ascii="Times New Roman" w:hAnsi="Times New Roman"/>
          <w:b/>
          <w:sz w:val="24"/>
          <w:szCs w:val="24"/>
        </w:rPr>
      </w:pPr>
      <w:commentRangeStart w:id="0"/>
      <w:r w:rsidRPr="00ED3CD8">
        <w:rPr>
          <w:rFonts w:ascii="Times New Roman" w:hAnsi="Times New Roman"/>
          <w:b/>
          <w:sz w:val="24"/>
          <w:szCs w:val="24"/>
          <w:lang w:val="en"/>
        </w:rPr>
        <w:t>Exploring “HOTS” Based Questions in the Reading Section of the English Textbook Based on the “Emancipated” Curriculum Used for Teaching 7</w:t>
      </w:r>
      <w:r w:rsidRPr="00ED3CD8">
        <w:rPr>
          <w:rFonts w:ascii="Times New Roman" w:hAnsi="Times New Roman"/>
          <w:b/>
          <w:sz w:val="24"/>
          <w:szCs w:val="24"/>
          <w:vertAlign w:val="superscript"/>
          <w:lang w:val="en"/>
        </w:rPr>
        <w:t>th</w:t>
      </w:r>
      <w:r w:rsidRPr="00ED3CD8">
        <w:rPr>
          <w:rFonts w:ascii="Times New Roman" w:hAnsi="Times New Roman"/>
          <w:b/>
          <w:sz w:val="24"/>
          <w:szCs w:val="24"/>
          <w:lang w:val="en"/>
        </w:rPr>
        <w:t>-grade Students of Junior High School and Teachers’ Perceptions At SMP N 27 Palembang And MTs 1 Palembang</w:t>
      </w:r>
      <w:r w:rsidR="00DA11C1">
        <w:rPr>
          <w:rFonts w:ascii="Times New Roman" w:hAnsi="Times New Roman"/>
          <w:b/>
          <w:sz w:val="24"/>
          <w:szCs w:val="24"/>
        </w:rPr>
        <w:t xml:space="preserve"> </w:t>
      </w:r>
      <w:commentRangeEnd w:id="0"/>
      <w:r w:rsidR="00A5244E">
        <w:rPr>
          <w:rStyle w:val="CommentReference"/>
          <w:rFonts w:ascii="Times New Roman" w:hAnsi="Times New Roman"/>
          <w:b/>
          <w:sz w:val="24"/>
          <w:szCs w:val="24"/>
        </w:rPr>
        <w:commentReference w:id="0"/>
      </w:r>
    </w:p>
    <w:p w14:paraId="7FF910B6" w14:textId="77777777" w:rsidR="005B10B1" w:rsidRPr="00707E1F" w:rsidRDefault="005B10B1" w:rsidP="00707E1F">
      <w:pPr>
        <w:ind w:right="283"/>
        <w:rPr>
          <w:rFonts w:ascii="Times New Roman" w:hAnsi="Times New Roman"/>
          <w:b/>
        </w:rPr>
      </w:pPr>
    </w:p>
    <w:p w14:paraId="4E21297B" w14:textId="73EC3946" w:rsidR="001174A6" w:rsidRPr="005B10B1" w:rsidRDefault="00D003BB" w:rsidP="005B10B1">
      <w:pPr>
        <w:tabs>
          <w:tab w:val="left" w:pos="8647"/>
        </w:tabs>
        <w:spacing w:before="240"/>
        <w:ind w:left="540" w:right="429"/>
        <w:jc w:val="both"/>
        <w:rPr>
          <w:rFonts w:ascii="Times New Roman" w:hAnsi="Times New Roman"/>
          <w:i/>
          <w:lang w:val="en"/>
        </w:rPr>
      </w:pPr>
      <w:r w:rsidRPr="006955D1">
        <w:rPr>
          <w:rFonts w:ascii="Times New Roman" w:hAnsi="Times New Roman"/>
          <w:b/>
        </w:rPr>
        <w:t>ABSTRACT</w:t>
      </w:r>
      <w:r>
        <w:rPr>
          <w:rFonts w:ascii="Times New Roman" w:hAnsi="Times New Roman"/>
          <w:b/>
        </w:rPr>
        <w:t xml:space="preserve">: </w:t>
      </w:r>
      <w:commentRangeStart w:id="1"/>
      <w:r w:rsidR="00ED3CD8" w:rsidRPr="00ED3CD8">
        <w:rPr>
          <w:rFonts w:ascii="Times New Roman" w:hAnsi="Times New Roman"/>
          <w:lang w:val="en"/>
        </w:rPr>
        <w:t>This study investigates the extent to which reading questions in the English for Nusantara textbook align with Higher-Order Thinking Skills (HOTS) based on the Emancipated Curriculum for 7th-grade junior high school students. Using an embedded mixed-methods approach, the researcher conducted content analysis of reading questions and gathered data from classroom observations and teacher interviews. The results reveal that only 20% of the textbook’s reading questions meet HOTS criteria (analyzing, evaluating, creating), with 80% still dominated by Lower-Order Thinking Skills (LOTS). Teachers expressed positive perceptions toward HOTS implementation, though they faced challenges such as students' limited vocabulary and reading skills. Findings highlight the need for more contextual HOTS questions and continuous teacher support</w:t>
      </w:r>
      <w:r w:rsidR="00ED3CD8" w:rsidRPr="00ED3CD8">
        <w:rPr>
          <w:rFonts w:ascii="Times New Roman" w:hAnsi="Times New Roman"/>
          <w:i/>
          <w:lang w:val="en"/>
        </w:rPr>
        <w:t>.</w:t>
      </w:r>
      <w:commentRangeEnd w:id="1"/>
      <w:r w:rsidR="00A5244E" w:rsidRPr="005B10B1">
        <w:rPr>
          <w:rStyle w:val="CommentReference"/>
          <w:rFonts w:ascii="Times New Roman" w:hAnsi="Times New Roman"/>
          <w:i/>
          <w:sz w:val="22"/>
          <w:szCs w:val="22"/>
          <w:lang w:val="en"/>
        </w:rPr>
        <w:commentReference w:id="1"/>
      </w:r>
    </w:p>
    <w:p w14:paraId="5A91DBA1" w14:textId="15347F2A" w:rsidR="007A092F" w:rsidRPr="005B10B1" w:rsidRDefault="00D003BB" w:rsidP="005B10B1">
      <w:pPr>
        <w:spacing w:before="240"/>
        <w:ind w:left="540" w:right="429"/>
        <w:jc w:val="both"/>
        <w:rPr>
          <w:rFonts w:ascii="Times New Roman" w:hAnsi="Times New Roman"/>
          <w:bCs/>
          <w:i/>
          <w:lang w:val="en-US"/>
        </w:rPr>
      </w:pPr>
      <w:r w:rsidRPr="00D003BB">
        <w:rPr>
          <w:rFonts w:ascii="Times New Roman" w:hAnsi="Times New Roman"/>
          <w:b/>
        </w:rPr>
        <w:t>Keywords</w:t>
      </w:r>
      <w:r w:rsidRPr="00D003BB">
        <w:rPr>
          <w:rFonts w:ascii="Times New Roman" w:hAnsi="Times New Roman"/>
        </w:rPr>
        <w:t>:</w:t>
      </w:r>
      <w:r w:rsidR="00ED3CD8">
        <w:rPr>
          <w:rFonts w:ascii="Times New Roman" w:hAnsi="Times New Roman"/>
          <w:i/>
          <w:lang w:val="en-US"/>
        </w:rPr>
        <w:t xml:space="preserve"> </w:t>
      </w:r>
      <w:r w:rsidR="00ED3CD8" w:rsidRPr="00ED3CD8">
        <w:rPr>
          <w:rFonts w:ascii="Times New Roman" w:hAnsi="Times New Roman"/>
          <w:bCs/>
          <w:i/>
          <w:lang w:val="en-US"/>
        </w:rPr>
        <w:t>HOTS</w:t>
      </w:r>
      <w:r w:rsidR="005B10B1">
        <w:rPr>
          <w:rFonts w:ascii="Times New Roman" w:hAnsi="Times New Roman"/>
          <w:bCs/>
          <w:i/>
          <w:lang w:val="en-US"/>
        </w:rPr>
        <w:t xml:space="preserve">, </w:t>
      </w:r>
      <w:r w:rsidR="00ED3CD8" w:rsidRPr="00ED3CD8">
        <w:rPr>
          <w:rFonts w:ascii="Times New Roman" w:hAnsi="Times New Roman"/>
          <w:bCs/>
          <w:i/>
          <w:lang w:val="en-US"/>
        </w:rPr>
        <w:t>R</w:t>
      </w:r>
      <w:r w:rsidR="00ED3CD8" w:rsidRPr="00ED3CD8">
        <w:rPr>
          <w:rFonts w:ascii="Times New Roman" w:hAnsi="Times New Roman"/>
          <w:bCs/>
          <w:i/>
          <w:lang w:val="en"/>
        </w:rPr>
        <w:t xml:space="preserve">eading </w:t>
      </w:r>
      <w:r w:rsidR="00ED3CD8" w:rsidRPr="00ED3CD8">
        <w:rPr>
          <w:rFonts w:ascii="Times New Roman" w:hAnsi="Times New Roman"/>
          <w:bCs/>
          <w:i/>
          <w:lang w:val="en-US"/>
        </w:rPr>
        <w:t>C</w:t>
      </w:r>
      <w:r w:rsidR="00ED3CD8" w:rsidRPr="00ED3CD8">
        <w:rPr>
          <w:rFonts w:ascii="Times New Roman" w:hAnsi="Times New Roman"/>
          <w:bCs/>
          <w:i/>
          <w:lang w:val="en"/>
        </w:rPr>
        <w:t>omprehension</w:t>
      </w:r>
      <w:r w:rsidR="005B10B1">
        <w:rPr>
          <w:rFonts w:ascii="Times New Roman" w:hAnsi="Times New Roman"/>
          <w:bCs/>
          <w:i/>
          <w:lang w:val="en"/>
        </w:rPr>
        <w:t xml:space="preserve">, </w:t>
      </w:r>
      <w:r w:rsidR="00ED3CD8" w:rsidRPr="00ED3CD8">
        <w:rPr>
          <w:rFonts w:ascii="Times New Roman" w:hAnsi="Times New Roman"/>
          <w:bCs/>
          <w:i/>
          <w:lang w:val="en-US"/>
        </w:rPr>
        <w:t>T</w:t>
      </w:r>
      <w:r w:rsidR="00ED3CD8" w:rsidRPr="00ED3CD8">
        <w:rPr>
          <w:rFonts w:ascii="Times New Roman" w:hAnsi="Times New Roman"/>
          <w:bCs/>
          <w:i/>
          <w:lang w:val="en"/>
        </w:rPr>
        <w:t xml:space="preserve">extbook </w:t>
      </w:r>
      <w:r w:rsidR="00ED3CD8" w:rsidRPr="00ED3CD8">
        <w:rPr>
          <w:rFonts w:ascii="Times New Roman" w:hAnsi="Times New Roman"/>
          <w:bCs/>
          <w:i/>
          <w:lang w:val="en-US"/>
        </w:rPr>
        <w:t>A</w:t>
      </w:r>
      <w:r w:rsidR="00ED3CD8" w:rsidRPr="00ED3CD8">
        <w:rPr>
          <w:rFonts w:ascii="Times New Roman" w:hAnsi="Times New Roman"/>
          <w:bCs/>
          <w:i/>
          <w:lang w:val="en"/>
        </w:rPr>
        <w:t>nalysis</w:t>
      </w:r>
      <w:r w:rsidR="005B10B1">
        <w:rPr>
          <w:rFonts w:ascii="Times New Roman" w:hAnsi="Times New Roman"/>
          <w:bCs/>
          <w:i/>
          <w:lang w:val="en"/>
        </w:rPr>
        <w:t>,</w:t>
      </w:r>
      <w:r w:rsidR="00ED3CD8" w:rsidRPr="00ED3CD8">
        <w:rPr>
          <w:rFonts w:ascii="Times New Roman" w:hAnsi="Times New Roman"/>
          <w:bCs/>
          <w:i/>
          <w:lang w:val="en"/>
        </w:rPr>
        <w:t xml:space="preserve"> Emancipated Curriculum</w:t>
      </w:r>
      <w:r w:rsidR="005B10B1">
        <w:rPr>
          <w:rFonts w:ascii="Times New Roman" w:hAnsi="Times New Roman"/>
          <w:bCs/>
          <w:i/>
          <w:lang w:val="en"/>
        </w:rPr>
        <w:t>,</w:t>
      </w:r>
      <w:r w:rsidR="00ED3CD8" w:rsidRPr="00ED3CD8">
        <w:rPr>
          <w:rFonts w:ascii="Times New Roman" w:hAnsi="Times New Roman"/>
          <w:bCs/>
          <w:i/>
          <w:lang w:val="en"/>
        </w:rPr>
        <w:t xml:space="preserve"> English for Nusantara</w:t>
      </w:r>
      <w:r w:rsidR="005B10B1">
        <w:rPr>
          <w:rFonts w:ascii="Times New Roman" w:hAnsi="Times New Roman"/>
          <w:bCs/>
          <w:i/>
          <w:lang w:val="en"/>
        </w:rPr>
        <w:t>.</w:t>
      </w:r>
      <w:r w:rsidR="00ED3CD8">
        <w:rPr>
          <w:rFonts w:ascii="Times New Roman" w:hAnsi="Times New Roman"/>
          <w:b/>
          <w:i/>
          <w:lang w:val="en"/>
        </w:rPr>
        <w:t xml:space="preserve"> </w:t>
      </w:r>
    </w:p>
    <w:p w14:paraId="2830C6A6" w14:textId="0006854D" w:rsidR="007A092F" w:rsidRPr="005B10B1"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C75B78F"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069C26E3" w14:textId="77777777" w:rsidR="002F6DAB" w:rsidRPr="00707E1F" w:rsidRDefault="002F6DAB" w:rsidP="005B10B1">
      <w:pPr>
        <w:contextualSpacing/>
        <w:jc w:val="center"/>
        <w:rPr>
          <w:rFonts w:ascii="Times New Roman" w:hAnsi="Times New Roman"/>
          <w:b/>
          <w:iCs/>
          <w:sz w:val="24"/>
          <w:szCs w:val="24"/>
        </w:rPr>
      </w:pPr>
      <w:r w:rsidRPr="00707E1F">
        <w:rPr>
          <w:rFonts w:ascii="Times New Roman" w:hAnsi="Times New Roman"/>
          <w:b/>
          <w:iCs/>
          <w:sz w:val="24"/>
          <w:szCs w:val="24"/>
        </w:rPr>
        <w:t>Menjelajahi Pertanyaan Berbasis HOTS pada Bagian Membaca Buku Teks Bahasa Inggris Berdasarkan Kurikulum “Emancipated” yang Digunakan untuk Mengajar Siswa Kelas 7 SMP dan Persepsi Guru di SMP N 27 Palembang dan MTs 1 Palembang</w:t>
      </w:r>
    </w:p>
    <w:p w14:paraId="4039AF4A" w14:textId="77777777" w:rsidR="005B10B1" w:rsidRDefault="00D003BB" w:rsidP="005B10B1">
      <w:pPr>
        <w:pStyle w:val="NormalWeb"/>
        <w:jc w:val="both"/>
      </w:pPr>
      <w:r>
        <w:rPr>
          <w:b/>
        </w:rPr>
        <w:t xml:space="preserve">ABSTRAK: </w:t>
      </w:r>
      <w:r w:rsidR="00705AE8" w:rsidRPr="002F6DAB">
        <w:rPr>
          <w:sz w:val="22"/>
          <w:szCs w:val="22"/>
        </w:rPr>
        <w:t xml:space="preserve">Penelitian ini mengkaji sejauh mana pertanyaan bacaan dalam buku teks English for Nusantara sesuai dengan Keterampilan Berpikir Tingkat Tinggi (HOTS) berdasarkan Kurikulum </w:t>
      </w:r>
      <w:r w:rsidR="002F6DAB" w:rsidRPr="00707E1F">
        <w:rPr>
          <w:sz w:val="22"/>
          <w:szCs w:val="22"/>
        </w:rPr>
        <w:t>Merdeka</w:t>
      </w:r>
      <w:r w:rsidR="00705AE8" w:rsidRPr="002F6DAB">
        <w:rPr>
          <w:sz w:val="22"/>
          <w:szCs w:val="22"/>
        </w:rPr>
        <w:t xml:space="preserve"> untuk siswa kelas 7 sekolah menengah pertama. Dengan menggunakan pendekatan campuran terintegrasi, peneliti melakukan analisis konten terhadap pertanyaan bacaan dan mengumpulkan data dari observasi kelas serta wawancara guru. Hasil penelitian menunjukkan bahwa hanya 20% pertanyaan membaca dalam buku teks memenuhi kriteria HOTS (menganalisis, mengevaluasi, menciptakan), sementara 80% masih didominasi oleh Keterampilan Berpikir Tingkat Rendah (LOTS). Guru-guru mengungkapkan persepsi positif terhadap implementasi HOTS, meskipun mereka menghadapi tantangan seperti keterbatasan kosakata dan keterampilan membaca siswa. Temuan ini menyoroti kebutuhan akan pertanyaan HOTS yang lebih kontekstual dan dukungan berkelanjutan bagi guru.</w:t>
      </w:r>
      <w:r w:rsidR="00705AE8" w:rsidRPr="00707E1F">
        <w:t xml:space="preserve"> </w:t>
      </w:r>
    </w:p>
    <w:p w14:paraId="3CE64B92" w14:textId="068BE76B" w:rsidR="002F6DAB" w:rsidRPr="00707E1F" w:rsidRDefault="00CE64D6" w:rsidP="005B10B1">
      <w:pPr>
        <w:pStyle w:val="NormalWeb"/>
        <w:jc w:val="both"/>
        <w:rPr>
          <w:rFonts w:eastAsia="Times New Roman"/>
          <w:lang w:eastAsia="en-ID"/>
        </w:rPr>
      </w:pPr>
      <w:r w:rsidRPr="00DA11C1">
        <w:rPr>
          <w:noProof/>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DAF7B5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2F6DAB" w:rsidRPr="00707E1F">
        <w:rPr>
          <w:rFonts w:eastAsia="Times New Roman"/>
          <w:i/>
          <w:iCs/>
          <w:lang w:eastAsia="en-ID"/>
        </w:rPr>
        <w:t>HOTS, Pemahaman Membaca, Analisis Buku Teks, Kurikulum Mandiri, Bahasa Inggris untuk Nusantara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commentRangeStart w:id="2"/>
      <w:r w:rsidRPr="00713000">
        <w:rPr>
          <w:rFonts w:ascii="Times New Roman" w:hAnsi="Times New Roman"/>
          <w:b/>
          <w:bCs/>
          <w:sz w:val="24"/>
          <w:szCs w:val="24"/>
        </w:rPr>
        <w:t>INTRODUCTION</w:t>
      </w:r>
      <w:commentRangeEnd w:id="2"/>
      <w:r w:rsidR="00523F92" w:rsidRPr="00921838">
        <w:rPr>
          <w:rStyle w:val="CommentReference"/>
          <w:rFonts w:ascii="Times New Roman" w:hAnsi="Times New Roman"/>
          <w:b/>
          <w:bCs/>
          <w:sz w:val="24"/>
          <w:szCs w:val="24"/>
        </w:rPr>
        <w:commentReference w:id="2"/>
      </w:r>
    </w:p>
    <w:p w14:paraId="5DE5F9B7" w14:textId="2F1FF66E" w:rsidR="00885B4C" w:rsidRPr="002F6DAB"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commentRangeStart w:id="3"/>
      <w:r w:rsidR="002F6DAB">
        <w:rPr>
          <w:position w:val="-6"/>
          <w:sz w:val="70"/>
          <w:lang w:val="en-US" w:eastAsia="id-ID"/>
        </w:rPr>
        <w:t>R</w:t>
      </w:r>
    </w:p>
    <w:p w14:paraId="7D82D2E9" w14:textId="77777777" w:rsidR="005B10B1" w:rsidRDefault="002F6DAB" w:rsidP="00AB6043">
      <w:pPr>
        <w:pStyle w:val="E-JOURNALBody"/>
        <w:ind w:firstLine="0"/>
        <w:contextualSpacing/>
        <w:rPr>
          <w:sz w:val="24"/>
          <w:lang w:val="en"/>
        </w:rPr>
      </w:pPr>
      <w:r w:rsidRPr="002F6DAB">
        <w:rPr>
          <w:sz w:val="24"/>
          <w:lang w:val="en"/>
        </w:rPr>
        <w:t>eading is one of the fundamental skills in English language learning, involving comprehension, analysis, and interpretation of meaning (Grabe &amp; Stoller, 2013). Under the Emancipated Curriculum, learning is directed toward developing Higher-Order Thinking Skills (HOTS) such as analyzing, evaluating, and creating (Anderson &amp; Krathwohl, 2001), to prepare students for critical thinking and problem-solving.</w:t>
      </w:r>
      <w:commentRangeEnd w:id="3"/>
      <w:r w:rsidR="00B0747F">
        <w:rPr>
          <w:rStyle w:val="CommentReference"/>
          <w:sz w:val="24"/>
          <w:szCs w:val="24"/>
          <w:lang w:val="en"/>
        </w:rPr>
        <w:commentReference w:id="3"/>
      </w:r>
    </w:p>
    <w:p w14:paraId="3F96D31C" w14:textId="6FF3F820" w:rsidR="00AB6043" w:rsidRDefault="002F6DAB" w:rsidP="005B10B1">
      <w:pPr>
        <w:pStyle w:val="E-JOURNALBody"/>
        <w:ind w:firstLine="720"/>
        <w:contextualSpacing/>
        <w:rPr>
          <w:sz w:val="24"/>
          <w:lang w:val="en"/>
        </w:rPr>
      </w:pPr>
      <w:commentRangeStart w:id="4"/>
      <w:r w:rsidRPr="002F6DAB">
        <w:rPr>
          <w:sz w:val="24"/>
          <w:lang w:val="en"/>
        </w:rPr>
        <w:lastRenderedPageBreak/>
        <w:t>However, several studies indicate that the implementation of HOTS in textbooks remains limited. Utami et al. (2022) and Hafidah (2023) found that most reading questions in English textbooks still focus on Lower-Order Thinking Skills (LOTS). In addition, teachers’ perceptions and readiness play a crucial role in the successful implementation of HOTS (Shulman, 1986; Vygotsky, 1978).</w:t>
      </w:r>
      <w:r w:rsidR="00AB6043">
        <w:rPr>
          <w:sz w:val="24"/>
          <w:lang w:val="en"/>
        </w:rPr>
        <w:t xml:space="preserve"> </w:t>
      </w:r>
      <w:commentRangeEnd w:id="4"/>
      <w:r w:rsidR="00523F92">
        <w:rPr>
          <w:rStyle w:val="CommentReference"/>
          <w:sz w:val="24"/>
          <w:szCs w:val="24"/>
          <w:lang w:val="en"/>
        </w:rPr>
        <w:commentReference w:id="4"/>
      </w:r>
    </w:p>
    <w:p w14:paraId="140635AA" w14:textId="2D83DCE4" w:rsidR="00362B06" w:rsidRDefault="00AB6043">
      <w:pPr>
        <w:pStyle w:val="E-JOURNALBody"/>
        <w:ind w:firstLine="720"/>
        <w:contextualSpacing/>
        <w:rPr>
          <w:sz w:val="24"/>
          <w:lang w:val="en"/>
        </w:rPr>
        <w:pPrChange w:id="5" w:author="Cold Brew" w:date="2026-04-26T21:31:00Z" w16du:dateUtc="2026-04-26T14:31:00Z">
          <w:pPr>
            <w:pStyle w:val="E-JOURNALBody"/>
            <w:ind w:firstLine="0"/>
            <w:contextualSpacing/>
          </w:pPr>
        </w:pPrChange>
      </w:pPr>
      <w:commentRangeStart w:id="6"/>
      <w:r w:rsidRPr="00AB6043">
        <w:rPr>
          <w:sz w:val="24"/>
          <w:lang w:val="en-US"/>
        </w:rPr>
        <w:t>Previous studies show that English textbooks often emphasize LOTS. So, t</w:t>
      </w:r>
      <w:r w:rsidRPr="00AB6043">
        <w:rPr>
          <w:sz w:val="24"/>
          <w:lang w:val="en"/>
        </w:rPr>
        <w:t>his study aims to analyze the extent to which reading questions in the English for Nusantara textbook for seventh grade facilitate HOTS and to explore teachers’ perceptions of its implementation in English language teaching.</w:t>
      </w:r>
      <w:commentRangeEnd w:id="6"/>
      <w:r w:rsidR="00B0747F">
        <w:rPr>
          <w:rStyle w:val="CommentReference"/>
          <w:sz w:val="24"/>
          <w:szCs w:val="24"/>
          <w:lang w:val="en"/>
        </w:rPr>
        <w:commentReference w:id="6"/>
      </w:r>
    </w:p>
    <w:p w14:paraId="36BDE2A8" w14:textId="77777777" w:rsidR="00AB6043" w:rsidRPr="00AB6043" w:rsidRDefault="00AB6043" w:rsidP="00AB6043">
      <w:pPr>
        <w:pStyle w:val="E-JOURNALBody"/>
        <w:ind w:firstLine="0"/>
        <w:contextualSpacing/>
        <w:rPr>
          <w:sz w:val="24"/>
          <w:lang w:val="en"/>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commentRangeStart w:id="7"/>
      <w:r w:rsidRPr="00F44D81">
        <w:rPr>
          <w:rFonts w:ascii="Times New Roman" w:hAnsi="Times New Roman"/>
          <w:b/>
          <w:color w:val="000000" w:themeColor="text1"/>
          <w:sz w:val="24"/>
          <w:szCs w:val="24"/>
        </w:rPr>
        <w:t>METHODOLOGY</w:t>
      </w:r>
      <w:commentRangeEnd w:id="7"/>
      <w:r w:rsidR="00B376C5">
        <w:rPr>
          <w:rStyle w:val="CommentReference"/>
          <w:rFonts w:ascii="Times New Roman" w:hAnsi="Times New Roman"/>
          <w:b/>
          <w:color w:val="000000" w:themeColor="text1"/>
          <w:sz w:val="24"/>
          <w:szCs w:val="24"/>
        </w:rPr>
        <w:commentReference w:id="7"/>
      </w:r>
    </w:p>
    <w:p w14:paraId="3ABAB76A" w14:textId="01A7528B" w:rsidR="001F49FA" w:rsidRDefault="00B943B7" w:rsidP="005E1B2B">
      <w:pPr>
        <w:pStyle w:val="E-JOURNALBody"/>
        <w:ind w:firstLine="709"/>
        <w:contextualSpacing/>
        <w:rPr>
          <w:sz w:val="24"/>
        </w:rPr>
      </w:pPr>
      <w:commentRangeStart w:id="8"/>
      <w:r>
        <w:rPr>
          <w:sz w:val="24"/>
        </w:rPr>
        <w:t xml:space="preserve">Research method </w:t>
      </w:r>
      <w:commentRangeEnd w:id="8"/>
      <w:r w:rsidR="00AC09E6">
        <w:rPr>
          <w:rStyle w:val="CommentReference"/>
          <w:sz w:val="24"/>
          <w:szCs w:val="24"/>
        </w:rPr>
        <w:commentReference w:id="8"/>
      </w:r>
      <w:r>
        <w:rPr>
          <w:sz w:val="24"/>
        </w:rPr>
        <w:t xml:space="preserve">comprises </w:t>
      </w:r>
      <w:commentRangeStart w:id="9"/>
      <w:r>
        <w:rPr>
          <w:sz w:val="24"/>
        </w:rPr>
        <w:t>kinds of research</w:t>
      </w:r>
      <w:commentRangeEnd w:id="9"/>
      <w:r w:rsidR="00A72D98">
        <w:rPr>
          <w:rStyle w:val="CommentReference"/>
          <w:sz w:val="24"/>
          <w:szCs w:val="24"/>
        </w:rPr>
        <w:commentReference w:id="9"/>
      </w:r>
      <w:r>
        <w:rPr>
          <w:sz w:val="24"/>
        </w:rPr>
        <w:t>, place and date, target, subject, procedures, instruments, data analysis, etc. The method could be written into sub-heading</w:t>
      </w:r>
      <w:r w:rsidR="001F49FA">
        <w:rPr>
          <w:sz w:val="24"/>
        </w:rPr>
        <w:t>s</w:t>
      </w:r>
      <w:r>
        <w:rPr>
          <w:sz w:val="24"/>
        </w:rPr>
        <w:t>.</w:t>
      </w:r>
      <w:r w:rsidR="001F49FA">
        <w:rPr>
          <w:sz w:val="24"/>
        </w:rPr>
        <w:t xml:space="preserve"> </w:t>
      </w:r>
    </w:p>
    <w:p w14:paraId="6A45C548" w14:textId="1FA3BDD2" w:rsidR="00AB6043" w:rsidRDefault="001F49FA" w:rsidP="00AB6043">
      <w:pPr>
        <w:pStyle w:val="E-JOURNALBody"/>
        <w:numPr>
          <w:ilvl w:val="0"/>
          <w:numId w:val="3"/>
        </w:numPr>
        <w:ind w:left="284" w:hanging="284"/>
        <w:contextualSpacing/>
        <w:rPr>
          <w:b/>
          <w:bCs/>
          <w:sz w:val="24"/>
        </w:rPr>
      </w:pPr>
      <w:r w:rsidRPr="00AB6043">
        <w:rPr>
          <w:b/>
          <w:bCs/>
          <w:sz w:val="24"/>
        </w:rPr>
        <w:t>Techniques in Collecting the Data</w:t>
      </w:r>
    </w:p>
    <w:p w14:paraId="0C2C9AC4" w14:textId="77777777" w:rsidR="00D70662" w:rsidRPr="00D70662" w:rsidRDefault="0058398C" w:rsidP="0058398C">
      <w:pPr>
        <w:pStyle w:val="E-JOURNALBody"/>
        <w:numPr>
          <w:ilvl w:val="1"/>
          <w:numId w:val="3"/>
        </w:numPr>
        <w:ind w:left="709" w:hanging="425"/>
        <w:contextualSpacing/>
        <w:rPr>
          <w:b/>
          <w:bCs/>
          <w:sz w:val="24"/>
        </w:rPr>
      </w:pPr>
      <w:r w:rsidRPr="0058398C">
        <w:rPr>
          <w:b/>
          <w:bCs/>
          <w:sz w:val="24"/>
          <w:lang w:val="en-US"/>
        </w:rPr>
        <w:t xml:space="preserve">Content Analysis </w:t>
      </w:r>
    </w:p>
    <w:p w14:paraId="474C50FF" w14:textId="2F02FF5C" w:rsidR="0058398C" w:rsidRPr="00D70662" w:rsidRDefault="0058398C" w:rsidP="00D70662">
      <w:pPr>
        <w:pStyle w:val="E-JOURNALBody"/>
        <w:ind w:left="284" w:firstLine="0"/>
        <w:contextualSpacing/>
        <w:rPr>
          <w:b/>
          <w:bCs/>
          <w:sz w:val="24"/>
        </w:rPr>
      </w:pPr>
      <w:r w:rsidRPr="0058398C">
        <w:rPr>
          <w:sz w:val="24"/>
        </w:rPr>
        <w:t>The content analysis focused on 35 reading comprehension e</w:t>
      </w:r>
      <w:r w:rsidRPr="00D70662">
        <w:rPr>
          <w:sz w:val="24"/>
        </w:rPr>
        <w:t>say questions from the "English for Nusantara" textbook, published by the Ministry of Education, Culture, Research, and Technology (2022 edition). The questions were categorized based on the cognitive domains of Bloom’s Revised Taxonomy (C4: Analyzing, C5: Evaluating, C6: Creating) to assess the presence of HOTS elements.</w:t>
      </w:r>
    </w:p>
    <w:p w14:paraId="204B94D3" w14:textId="77777777" w:rsidR="00D70662" w:rsidRPr="00D70662" w:rsidRDefault="0058398C" w:rsidP="0058398C">
      <w:pPr>
        <w:pStyle w:val="E-JOURNALBody"/>
        <w:numPr>
          <w:ilvl w:val="1"/>
          <w:numId w:val="3"/>
        </w:numPr>
        <w:ind w:left="709" w:hanging="425"/>
        <w:contextualSpacing/>
        <w:rPr>
          <w:b/>
          <w:bCs/>
          <w:sz w:val="24"/>
        </w:rPr>
      </w:pPr>
      <w:r w:rsidRPr="00AB6043">
        <w:rPr>
          <w:b/>
          <w:bCs/>
          <w:sz w:val="24"/>
          <w:lang w:val="en-US"/>
        </w:rPr>
        <w:t>Classroom Observations</w:t>
      </w:r>
      <w:r>
        <w:rPr>
          <w:b/>
          <w:bCs/>
          <w:sz w:val="24"/>
          <w:lang w:val="en-US"/>
        </w:rPr>
        <w:t xml:space="preserve"> </w:t>
      </w:r>
    </w:p>
    <w:p w14:paraId="72DCF33A" w14:textId="7EA1CD3D" w:rsidR="0058398C" w:rsidRPr="0058398C" w:rsidRDefault="0058398C" w:rsidP="00D70662">
      <w:pPr>
        <w:pStyle w:val="E-JOURNALBody"/>
        <w:ind w:left="284" w:firstLine="0"/>
        <w:contextualSpacing/>
        <w:rPr>
          <w:b/>
          <w:bCs/>
          <w:sz w:val="24"/>
        </w:rPr>
      </w:pPr>
      <w:r w:rsidRPr="0058398C">
        <w:rPr>
          <w:sz w:val="24"/>
        </w:rPr>
        <w:t>Observations were conducted without intervention to assess how teachers applied HOTS-based questions in real classroom settings. The observations focused on the instructional strategies employed by teachers and the nature of student interactions with the reading tasks.</w:t>
      </w:r>
    </w:p>
    <w:p w14:paraId="254F2DCE" w14:textId="77777777" w:rsidR="0058398C" w:rsidRDefault="0058398C" w:rsidP="0058398C">
      <w:pPr>
        <w:pStyle w:val="E-JOURNALBody"/>
        <w:numPr>
          <w:ilvl w:val="1"/>
          <w:numId w:val="3"/>
        </w:numPr>
        <w:ind w:left="709" w:hanging="425"/>
        <w:contextualSpacing/>
        <w:rPr>
          <w:b/>
          <w:bCs/>
          <w:sz w:val="24"/>
        </w:rPr>
      </w:pPr>
      <w:r w:rsidRPr="00AB6043">
        <w:rPr>
          <w:b/>
          <w:bCs/>
          <w:sz w:val="24"/>
          <w:lang w:val="en-US"/>
        </w:rPr>
        <w:t xml:space="preserve">Semi-Structured Interviews </w:t>
      </w:r>
    </w:p>
    <w:p w14:paraId="14F852F3" w14:textId="217843A3" w:rsidR="0058398C" w:rsidRPr="0058398C" w:rsidRDefault="0058398C" w:rsidP="00A51AAF">
      <w:pPr>
        <w:pStyle w:val="E-JOURNALBody"/>
        <w:ind w:left="284" w:firstLine="0"/>
        <w:contextualSpacing/>
        <w:rPr>
          <w:b/>
          <w:bCs/>
          <w:sz w:val="24"/>
        </w:rPr>
      </w:pPr>
      <w:r w:rsidRPr="0058398C">
        <w:rPr>
          <w:bCs/>
          <w:sz w:val="24"/>
        </w:rPr>
        <w:t>Interviews were conducted with five English teachers from SMP N 27 and MTs 1 Palembang. The interviews aimed to gather insights into teachers' perceptions of HOTS implementation, the challenges they face, and their experiences in teaching HOTS-based questions.</w:t>
      </w:r>
    </w:p>
    <w:p w14:paraId="4B3B37CC" w14:textId="73568921" w:rsidR="00A51AAF" w:rsidRPr="00A51AAF" w:rsidRDefault="0058398C" w:rsidP="00A51AAF">
      <w:pPr>
        <w:pStyle w:val="E-JOURNALBody"/>
        <w:numPr>
          <w:ilvl w:val="0"/>
          <w:numId w:val="3"/>
        </w:numPr>
        <w:ind w:left="284" w:hanging="284"/>
        <w:contextualSpacing/>
        <w:rPr>
          <w:b/>
          <w:bCs/>
          <w:sz w:val="24"/>
        </w:rPr>
      </w:pPr>
      <w:r w:rsidRPr="0058398C">
        <w:rPr>
          <w:b/>
          <w:bCs/>
          <w:sz w:val="24"/>
        </w:rPr>
        <w:t>Instruments Used in Data Collection</w:t>
      </w:r>
    </w:p>
    <w:p w14:paraId="4373665C" w14:textId="28633DAF" w:rsidR="00A51AAF" w:rsidRPr="00AB6043" w:rsidRDefault="00A51AAF" w:rsidP="00A51AAF">
      <w:pPr>
        <w:pStyle w:val="E-JOURNALBody"/>
        <w:numPr>
          <w:ilvl w:val="1"/>
          <w:numId w:val="3"/>
        </w:numPr>
        <w:ind w:left="709" w:hanging="425"/>
        <w:contextualSpacing/>
        <w:rPr>
          <w:b/>
          <w:bCs/>
          <w:sz w:val="24"/>
        </w:rPr>
      </w:pPr>
      <w:r w:rsidRPr="00A51AAF">
        <w:rPr>
          <w:b/>
          <w:bCs/>
          <w:sz w:val="24"/>
        </w:rPr>
        <w:t>Checklist Sheet for Question Categorization</w:t>
      </w:r>
    </w:p>
    <w:p w14:paraId="3D2AA4C0" w14:textId="77777777" w:rsidR="00A51AAF" w:rsidRPr="00AB6043" w:rsidRDefault="00A51AAF" w:rsidP="00A51AAF">
      <w:pPr>
        <w:pStyle w:val="E-JOURNALBody"/>
        <w:ind w:left="284" w:firstLine="0"/>
        <w:contextualSpacing/>
        <w:rPr>
          <w:sz w:val="24"/>
        </w:rPr>
      </w:pPr>
      <w:r w:rsidRPr="00A51AAF">
        <w:rPr>
          <w:sz w:val="24"/>
        </w:rPr>
        <w:t>A checklist was used to classify reading questions based on Bloom's Revised Taxonomy. This helped to categorize each question under LOTS or HOTS levels.</w:t>
      </w:r>
    </w:p>
    <w:p w14:paraId="27FF1E9C" w14:textId="77777777" w:rsidR="00A51AAF" w:rsidRPr="0058398C" w:rsidRDefault="00A51AAF" w:rsidP="00A51AAF">
      <w:pPr>
        <w:pStyle w:val="E-JOURNALBody"/>
        <w:numPr>
          <w:ilvl w:val="1"/>
          <w:numId w:val="3"/>
        </w:numPr>
        <w:ind w:left="709" w:hanging="425"/>
        <w:contextualSpacing/>
        <w:rPr>
          <w:b/>
          <w:bCs/>
          <w:sz w:val="24"/>
        </w:rPr>
      </w:pPr>
      <w:r w:rsidRPr="00A51AAF">
        <w:rPr>
          <w:b/>
          <w:bCs/>
          <w:sz w:val="24"/>
        </w:rPr>
        <w:t>Field Notes for Classroom Observations</w:t>
      </w:r>
    </w:p>
    <w:p w14:paraId="01461DBE" w14:textId="77777777" w:rsidR="00A51AAF" w:rsidRPr="00A51AAF" w:rsidRDefault="00A51AAF" w:rsidP="00A51AAF">
      <w:pPr>
        <w:pStyle w:val="E-JOURNALBody"/>
        <w:ind w:left="284"/>
        <w:contextualSpacing/>
        <w:rPr>
          <w:lang w:val="en-ID"/>
        </w:rPr>
      </w:pPr>
      <w:r w:rsidRPr="00A51AAF">
        <w:rPr>
          <w:lang w:val="en-ID"/>
        </w:rPr>
        <w:t>Field notes were maintained during classroom observations to document teachers’ teaching practices, student engagement, and the implementation of HOTS-based questions.</w:t>
      </w:r>
    </w:p>
    <w:p w14:paraId="79EFB80B" w14:textId="77777777" w:rsidR="00A51AAF" w:rsidRPr="0058398C" w:rsidRDefault="00A51AAF" w:rsidP="00A51AAF">
      <w:pPr>
        <w:pStyle w:val="E-JOURNALBody"/>
        <w:ind w:left="284" w:firstLine="0"/>
        <w:contextualSpacing/>
        <w:rPr>
          <w:sz w:val="24"/>
        </w:rPr>
      </w:pPr>
    </w:p>
    <w:p w14:paraId="7C747CC6" w14:textId="77777777" w:rsidR="00A51AAF" w:rsidRDefault="00A51AAF" w:rsidP="00A51AAF">
      <w:pPr>
        <w:pStyle w:val="E-JOURNALBody"/>
        <w:numPr>
          <w:ilvl w:val="1"/>
          <w:numId w:val="3"/>
        </w:numPr>
        <w:ind w:left="709" w:hanging="425"/>
        <w:contextualSpacing/>
        <w:rPr>
          <w:b/>
          <w:bCs/>
          <w:sz w:val="24"/>
        </w:rPr>
      </w:pPr>
      <w:r w:rsidRPr="00A51AAF">
        <w:rPr>
          <w:b/>
          <w:bCs/>
          <w:sz w:val="24"/>
        </w:rPr>
        <w:t>Interview Guide</w:t>
      </w:r>
    </w:p>
    <w:p w14:paraId="08051A28" w14:textId="47D0CF15" w:rsidR="00A51AAF" w:rsidRPr="005B10B1" w:rsidRDefault="00A51AAF" w:rsidP="005B10B1">
      <w:pPr>
        <w:pStyle w:val="E-JOURNALBody"/>
        <w:ind w:left="284" w:firstLine="0"/>
        <w:contextualSpacing/>
        <w:rPr>
          <w:bCs/>
          <w:sz w:val="24"/>
        </w:rPr>
      </w:pPr>
      <w:r w:rsidRPr="00A51AAF">
        <w:rPr>
          <w:bCs/>
          <w:sz w:val="24"/>
        </w:rPr>
        <w:t>The interview guide was developed based on educational frameworks and included questions related to teachers' understanding of HOTS, their teaching methods, and the challenges they encounter. The guide was reviewed for conceptual clarity and relevance before use.</w:t>
      </w:r>
    </w:p>
    <w:p w14:paraId="0F605D1E" w14:textId="33B18D97" w:rsidR="00A51AAF" w:rsidRPr="00A51AAF" w:rsidRDefault="00A51AAF" w:rsidP="00A51AAF">
      <w:pPr>
        <w:pStyle w:val="E-JOURNALBody"/>
        <w:numPr>
          <w:ilvl w:val="0"/>
          <w:numId w:val="3"/>
        </w:numPr>
        <w:ind w:left="284" w:hanging="284"/>
        <w:contextualSpacing/>
        <w:rPr>
          <w:b/>
          <w:bCs/>
          <w:sz w:val="24"/>
        </w:rPr>
      </w:pPr>
      <w:r>
        <w:rPr>
          <w:b/>
          <w:bCs/>
          <w:sz w:val="24"/>
          <w:lang w:val="en-US"/>
        </w:rPr>
        <w:t xml:space="preserve">Data Analysis </w:t>
      </w:r>
    </w:p>
    <w:p w14:paraId="6FE00C2E" w14:textId="08DDFAFB" w:rsidR="001F49FA" w:rsidRPr="00AB6043" w:rsidRDefault="00A51AAF" w:rsidP="005E1B2B">
      <w:pPr>
        <w:pStyle w:val="E-JOURNALBody"/>
        <w:numPr>
          <w:ilvl w:val="1"/>
          <w:numId w:val="3"/>
        </w:numPr>
        <w:ind w:left="709" w:hanging="425"/>
        <w:contextualSpacing/>
        <w:rPr>
          <w:b/>
          <w:bCs/>
          <w:sz w:val="24"/>
        </w:rPr>
      </w:pPr>
      <w:r w:rsidRPr="00A51AAF">
        <w:rPr>
          <w:b/>
          <w:bCs/>
          <w:sz w:val="24"/>
        </w:rPr>
        <w:t>Quantitative Data Analysis</w:t>
      </w:r>
    </w:p>
    <w:p w14:paraId="169FDFFD" w14:textId="1B04C2EA" w:rsidR="00AB6043" w:rsidRDefault="00A51AAF" w:rsidP="00AB6043">
      <w:pPr>
        <w:pStyle w:val="E-JOURNALBody"/>
        <w:ind w:left="284" w:firstLine="0"/>
        <w:contextualSpacing/>
        <w:rPr>
          <w:ins w:id="10" w:author="Cold Brew" w:date="2026-04-27T11:46:00Z" w16du:dateUtc="2026-04-27T04:46:00Z"/>
          <w:sz w:val="24"/>
        </w:rPr>
      </w:pPr>
      <w:bookmarkStart w:id="11" w:name="_Hlk201167086"/>
      <w:r w:rsidRPr="00A51AAF">
        <w:rPr>
          <w:sz w:val="24"/>
        </w:rPr>
        <w:lastRenderedPageBreak/>
        <w:t>The quantitative data obtained from content analysis were analyzed using descriptive percentages to identify the proportion of HOTS vs. LOTS questions in the textbook.</w:t>
      </w:r>
    </w:p>
    <w:p w14:paraId="3140F563" w14:textId="77777777" w:rsidR="00AC09E6" w:rsidRPr="00AB6043" w:rsidRDefault="00AC09E6" w:rsidP="00AB6043">
      <w:pPr>
        <w:pStyle w:val="E-JOURNALBody"/>
        <w:ind w:left="284" w:firstLine="0"/>
        <w:contextualSpacing/>
        <w:rPr>
          <w:sz w:val="24"/>
        </w:rPr>
      </w:pPr>
    </w:p>
    <w:p w14:paraId="2EC9AAFF" w14:textId="5CDD6A9B" w:rsidR="001F49FA" w:rsidRPr="0058398C" w:rsidRDefault="00A90312" w:rsidP="005E1B2B">
      <w:pPr>
        <w:pStyle w:val="E-JOURNALBody"/>
        <w:numPr>
          <w:ilvl w:val="1"/>
          <w:numId w:val="3"/>
        </w:numPr>
        <w:ind w:left="709" w:hanging="425"/>
        <w:contextualSpacing/>
        <w:rPr>
          <w:b/>
          <w:bCs/>
          <w:sz w:val="24"/>
        </w:rPr>
      </w:pPr>
      <w:r w:rsidRPr="00A90312">
        <w:rPr>
          <w:b/>
          <w:bCs/>
          <w:sz w:val="24"/>
        </w:rPr>
        <w:t>Qualitative Data Analysis</w:t>
      </w:r>
    </w:p>
    <w:p w14:paraId="1D298913" w14:textId="72FCA50F" w:rsidR="0058398C" w:rsidRDefault="00A90312" w:rsidP="00A90312">
      <w:pPr>
        <w:pStyle w:val="E-JOURNALBody"/>
        <w:ind w:left="284"/>
        <w:contextualSpacing/>
        <w:rPr>
          <w:ins w:id="12" w:author="Cold Brew" w:date="2026-04-27T11:46:00Z" w16du:dateUtc="2026-04-27T04:46:00Z"/>
          <w:lang w:val="en-ID"/>
        </w:rPr>
      </w:pPr>
      <w:r w:rsidRPr="00A90312">
        <w:rPr>
          <w:lang w:val="en-ID"/>
        </w:rPr>
        <w:t>The qualitative data from classroom observations and teacher interviews were analyzed thematically. Recurring patterns and insights were identified to better understand the challenges and perceptions of teachers regarding the implementation of HOTS.</w:t>
      </w:r>
      <w:bookmarkEnd w:id="11"/>
    </w:p>
    <w:p w14:paraId="525ED3EC" w14:textId="77777777" w:rsidR="00AC09E6" w:rsidRPr="00A90312" w:rsidRDefault="00AC09E6" w:rsidP="00A90312">
      <w:pPr>
        <w:pStyle w:val="E-JOURNALBody"/>
        <w:ind w:left="284"/>
        <w:contextualSpacing/>
        <w:rPr>
          <w:lang w:val="en-ID"/>
        </w:rPr>
      </w:pPr>
    </w:p>
    <w:p w14:paraId="542027C2" w14:textId="4E0A229E" w:rsidR="00362B06" w:rsidRDefault="00362B06" w:rsidP="005E1B2B">
      <w:pPr>
        <w:spacing w:line="360" w:lineRule="auto"/>
        <w:jc w:val="both"/>
        <w:rPr>
          <w:rFonts w:ascii="Times New Roman" w:hAnsi="Times New Roman"/>
          <w:b/>
          <w:sz w:val="24"/>
          <w:szCs w:val="24"/>
        </w:rPr>
      </w:pPr>
      <w:commentRangeStart w:id="13"/>
      <w:r>
        <w:rPr>
          <w:rFonts w:ascii="Times New Roman" w:hAnsi="Times New Roman"/>
          <w:b/>
          <w:sz w:val="24"/>
          <w:szCs w:val="24"/>
        </w:rPr>
        <w:t>FINDING</w:t>
      </w:r>
      <w:r w:rsidR="001F49FA">
        <w:rPr>
          <w:rFonts w:ascii="Times New Roman" w:hAnsi="Times New Roman"/>
          <w:b/>
          <w:sz w:val="24"/>
          <w:szCs w:val="24"/>
        </w:rPr>
        <w:t>S</w:t>
      </w:r>
      <w:commentRangeEnd w:id="13"/>
      <w:r w:rsidR="00A72D98" w:rsidRPr="005A577E">
        <w:rPr>
          <w:rStyle w:val="CommentReference"/>
          <w:rFonts w:ascii="Times New Roman" w:hAnsi="Times New Roman"/>
          <w:b/>
          <w:sz w:val="24"/>
          <w:szCs w:val="24"/>
        </w:rPr>
        <w:commentReference w:id="13"/>
      </w:r>
      <w:r w:rsidRPr="005A577E">
        <w:rPr>
          <w:rFonts w:ascii="Times New Roman" w:hAnsi="Times New Roman"/>
          <w:b/>
          <w:sz w:val="24"/>
          <w:szCs w:val="24"/>
        </w:rPr>
        <w:t xml:space="preserve"> AND</w:t>
      </w:r>
      <w:commentRangeStart w:id="14"/>
      <w:r w:rsidRPr="005A577E">
        <w:rPr>
          <w:rFonts w:ascii="Times New Roman" w:hAnsi="Times New Roman"/>
          <w:b/>
          <w:sz w:val="24"/>
          <w:szCs w:val="24"/>
        </w:rPr>
        <w:t xml:space="preserve"> DISCUSSION</w:t>
      </w:r>
      <w:commentRangeEnd w:id="14"/>
      <w:r w:rsidR="00E67E40">
        <w:rPr>
          <w:rStyle w:val="CommentReference"/>
          <w:rFonts w:ascii="Times New Roman" w:hAnsi="Times New Roman"/>
          <w:b/>
          <w:sz w:val="24"/>
          <w:szCs w:val="24"/>
        </w:rPr>
        <w:commentReference w:id="14"/>
      </w:r>
    </w:p>
    <w:p w14:paraId="4665B755" w14:textId="2C3F38FF" w:rsidR="00763467" w:rsidRPr="00A90312" w:rsidRDefault="00A90312" w:rsidP="00A90312">
      <w:pPr>
        <w:pStyle w:val="E-JOURNALBody"/>
        <w:ind w:firstLine="709"/>
        <w:contextualSpacing/>
        <w:rPr>
          <w:sz w:val="24"/>
          <w:lang w:val="en-US"/>
        </w:rPr>
      </w:pPr>
      <w:r>
        <w:rPr>
          <w:b/>
          <w:sz w:val="24"/>
          <w:lang w:val="en-US"/>
        </w:rPr>
        <w:t xml:space="preserve">  </w:t>
      </w:r>
      <w:r w:rsidRPr="00A90312">
        <w:rPr>
          <w:sz w:val="24"/>
          <w:lang w:val="en-US"/>
        </w:rPr>
        <w:t>This study revealed that the English for Nusantara textbook for seventh-grade students does not yet sufficiently support the development of higher-order thinking skills (HOTS) in the reading section. From a total of 35 reading comprehension essay questions analyzed, only 7 questions (20%) were classified as HOTS based on Bloom’s Revised Taxonomy. These included four questions at the analyzing level (C4), two at evaluating (C5), and one at creating (C6). The remaining 28 questions (80%) were categorized as lower-order thinking skills (LOTS), with the majority being remembering (C1) questions.</w:t>
      </w:r>
    </w:p>
    <w:p w14:paraId="3C6A1021" w14:textId="43B3507A" w:rsidR="00A90312" w:rsidRPr="00A90312" w:rsidRDefault="00A90312" w:rsidP="00924837">
      <w:pPr>
        <w:pStyle w:val="E-JOURNALBody"/>
        <w:ind w:firstLine="0"/>
        <w:contextualSpacing/>
        <w:jc w:val="left"/>
        <w:rPr>
          <w:sz w:val="24"/>
          <w:lang w:val="en-US"/>
        </w:rPr>
      </w:pPr>
      <w:r>
        <w:rPr>
          <w:i/>
          <w:iCs/>
          <w:sz w:val="24"/>
          <w:lang w:val="en-US"/>
        </w:rPr>
        <w:t xml:space="preserve">Table </w:t>
      </w:r>
      <w:r w:rsidRPr="00A90312">
        <w:rPr>
          <w:i/>
          <w:iCs/>
          <w:sz w:val="24"/>
          <w:lang w:val="en-US"/>
        </w:rPr>
        <w:t>1.</w:t>
      </w:r>
      <w:r w:rsidRPr="00A90312">
        <w:rPr>
          <w:sz w:val="24"/>
          <w:lang w:val="en-US"/>
        </w:rPr>
        <w:t xml:space="preserve"> The Distribution of Cognitive Levels in Reading Questions</w:t>
      </w:r>
    </w:p>
    <w:tbl>
      <w:tblPr>
        <w:tblStyle w:val="TableGrid1"/>
        <w:tblW w:w="0" w:type="auto"/>
        <w:jc w:val="center"/>
        <w:tblBorders>
          <w:left w:val="none" w:sz="0" w:space="0" w:color="auto"/>
          <w:right w:val="none" w:sz="0" w:space="0" w:color="auto"/>
        </w:tblBorders>
        <w:tblLook w:val="04A0" w:firstRow="1" w:lastRow="0" w:firstColumn="1" w:lastColumn="0" w:noHBand="0" w:noVBand="1"/>
      </w:tblPr>
      <w:tblGrid>
        <w:gridCol w:w="1384"/>
        <w:gridCol w:w="709"/>
        <w:gridCol w:w="709"/>
        <w:gridCol w:w="708"/>
        <w:gridCol w:w="709"/>
        <w:gridCol w:w="709"/>
        <w:gridCol w:w="709"/>
        <w:gridCol w:w="1559"/>
      </w:tblGrid>
      <w:tr w:rsidR="008B45C3" w:rsidRPr="0056588C" w14:paraId="4FBD534D" w14:textId="77777777" w:rsidTr="00924837">
        <w:trPr>
          <w:jc w:val="center"/>
        </w:trPr>
        <w:tc>
          <w:tcPr>
            <w:tcW w:w="1384" w:type="dxa"/>
          </w:tcPr>
          <w:p w14:paraId="16C644D5" w14:textId="77777777" w:rsidR="0056588C" w:rsidRPr="0056588C" w:rsidRDefault="0056588C" w:rsidP="0056588C">
            <w:pPr>
              <w:spacing w:line="480" w:lineRule="auto"/>
              <w:jc w:val="both"/>
              <w:rPr>
                <w:sz w:val="24"/>
                <w:szCs w:val="24"/>
                <w:lang w:val="zh-CN"/>
              </w:rPr>
            </w:pPr>
            <w:r w:rsidRPr="0056588C">
              <w:rPr>
                <w:sz w:val="24"/>
                <w:szCs w:val="24"/>
                <w:lang w:val="zh-CN"/>
              </w:rPr>
              <w:t xml:space="preserve">Chapter </w:t>
            </w:r>
          </w:p>
        </w:tc>
        <w:tc>
          <w:tcPr>
            <w:tcW w:w="709" w:type="dxa"/>
          </w:tcPr>
          <w:p w14:paraId="4F4B6D3B" w14:textId="77777777" w:rsidR="0056588C" w:rsidRPr="0056588C" w:rsidRDefault="0056588C" w:rsidP="0056588C">
            <w:pPr>
              <w:spacing w:line="480" w:lineRule="auto"/>
              <w:jc w:val="both"/>
              <w:rPr>
                <w:sz w:val="24"/>
                <w:szCs w:val="24"/>
                <w:lang w:val="zh-CN"/>
              </w:rPr>
            </w:pPr>
            <w:r w:rsidRPr="0056588C">
              <w:rPr>
                <w:sz w:val="24"/>
                <w:szCs w:val="24"/>
                <w:lang w:val="zh-CN"/>
              </w:rPr>
              <w:t>C1</w:t>
            </w:r>
          </w:p>
        </w:tc>
        <w:tc>
          <w:tcPr>
            <w:tcW w:w="709" w:type="dxa"/>
          </w:tcPr>
          <w:p w14:paraId="1BAA3FB6" w14:textId="77777777" w:rsidR="0056588C" w:rsidRPr="0056588C" w:rsidRDefault="0056588C" w:rsidP="0056588C">
            <w:pPr>
              <w:spacing w:line="480" w:lineRule="auto"/>
              <w:jc w:val="both"/>
              <w:rPr>
                <w:sz w:val="24"/>
                <w:szCs w:val="24"/>
                <w:lang w:val="zh-CN"/>
              </w:rPr>
            </w:pPr>
            <w:r w:rsidRPr="0056588C">
              <w:rPr>
                <w:sz w:val="24"/>
                <w:szCs w:val="24"/>
                <w:lang w:val="zh-CN"/>
              </w:rPr>
              <w:t>C2</w:t>
            </w:r>
          </w:p>
        </w:tc>
        <w:tc>
          <w:tcPr>
            <w:tcW w:w="708" w:type="dxa"/>
          </w:tcPr>
          <w:p w14:paraId="6D5AE356" w14:textId="77777777" w:rsidR="0056588C" w:rsidRPr="0056588C" w:rsidRDefault="0056588C" w:rsidP="0056588C">
            <w:pPr>
              <w:spacing w:line="480" w:lineRule="auto"/>
              <w:jc w:val="both"/>
              <w:rPr>
                <w:sz w:val="24"/>
                <w:szCs w:val="24"/>
                <w:lang w:val="zh-CN"/>
              </w:rPr>
            </w:pPr>
            <w:r w:rsidRPr="0056588C">
              <w:rPr>
                <w:sz w:val="24"/>
                <w:szCs w:val="24"/>
                <w:lang w:val="zh-CN"/>
              </w:rPr>
              <w:t>C3</w:t>
            </w:r>
          </w:p>
        </w:tc>
        <w:tc>
          <w:tcPr>
            <w:tcW w:w="709" w:type="dxa"/>
          </w:tcPr>
          <w:p w14:paraId="52D03940" w14:textId="77777777" w:rsidR="0056588C" w:rsidRPr="0056588C" w:rsidRDefault="0056588C" w:rsidP="0056588C">
            <w:pPr>
              <w:spacing w:line="480" w:lineRule="auto"/>
              <w:jc w:val="both"/>
              <w:rPr>
                <w:sz w:val="24"/>
                <w:szCs w:val="24"/>
                <w:lang w:val="zh-CN"/>
              </w:rPr>
            </w:pPr>
            <w:r w:rsidRPr="0056588C">
              <w:rPr>
                <w:sz w:val="24"/>
                <w:szCs w:val="24"/>
                <w:lang w:val="zh-CN"/>
              </w:rPr>
              <w:t>C4</w:t>
            </w:r>
          </w:p>
        </w:tc>
        <w:tc>
          <w:tcPr>
            <w:tcW w:w="709" w:type="dxa"/>
          </w:tcPr>
          <w:p w14:paraId="19313261" w14:textId="77777777" w:rsidR="0056588C" w:rsidRPr="0056588C" w:rsidRDefault="0056588C" w:rsidP="0056588C">
            <w:pPr>
              <w:spacing w:line="480" w:lineRule="auto"/>
              <w:jc w:val="both"/>
              <w:rPr>
                <w:sz w:val="24"/>
                <w:szCs w:val="24"/>
                <w:lang w:val="zh-CN"/>
              </w:rPr>
            </w:pPr>
            <w:r w:rsidRPr="0056588C">
              <w:rPr>
                <w:sz w:val="24"/>
                <w:szCs w:val="24"/>
                <w:lang w:val="zh-CN"/>
              </w:rPr>
              <w:t>C5</w:t>
            </w:r>
          </w:p>
        </w:tc>
        <w:tc>
          <w:tcPr>
            <w:tcW w:w="709" w:type="dxa"/>
          </w:tcPr>
          <w:p w14:paraId="0F667CD2" w14:textId="77777777" w:rsidR="0056588C" w:rsidRPr="0056588C" w:rsidRDefault="0056588C" w:rsidP="0056588C">
            <w:pPr>
              <w:spacing w:line="480" w:lineRule="auto"/>
              <w:jc w:val="both"/>
              <w:rPr>
                <w:sz w:val="24"/>
                <w:szCs w:val="24"/>
                <w:lang w:val="zh-CN"/>
              </w:rPr>
            </w:pPr>
            <w:r w:rsidRPr="0056588C">
              <w:rPr>
                <w:sz w:val="24"/>
                <w:szCs w:val="24"/>
                <w:lang w:val="zh-CN"/>
              </w:rPr>
              <w:t>C6</w:t>
            </w:r>
          </w:p>
        </w:tc>
        <w:tc>
          <w:tcPr>
            <w:tcW w:w="1559" w:type="dxa"/>
          </w:tcPr>
          <w:p w14:paraId="69CF4600" w14:textId="4F201C1A"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en-US"/>
              </w:rPr>
              <w:t xml:space="preserve"> </w:t>
            </w:r>
            <w:r w:rsidRPr="0056588C">
              <w:rPr>
                <w:sz w:val="24"/>
                <w:szCs w:val="24"/>
                <w:lang w:val="en-US"/>
              </w:rPr>
              <w:t xml:space="preserve">Chapter </w:t>
            </w:r>
          </w:p>
        </w:tc>
      </w:tr>
      <w:tr w:rsidR="008B45C3" w:rsidRPr="0056588C" w14:paraId="450F2544" w14:textId="77777777" w:rsidTr="00924837">
        <w:trPr>
          <w:jc w:val="center"/>
        </w:trPr>
        <w:tc>
          <w:tcPr>
            <w:tcW w:w="1384" w:type="dxa"/>
          </w:tcPr>
          <w:p w14:paraId="2D31A0FE"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63F9F8F4"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7D089D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6442DAE"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09957B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75C793DF"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0480C44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5AF6B1C8" w14:textId="77777777" w:rsidR="0056588C" w:rsidRPr="0056588C" w:rsidRDefault="0056588C" w:rsidP="0056588C">
            <w:pPr>
              <w:spacing w:line="480" w:lineRule="auto"/>
              <w:jc w:val="both"/>
              <w:rPr>
                <w:sz w:val="24"/>
                <w:szCs w:val="24"/>
                <w:lang w:val="zh-CN"/>
              </w:rPr>
            </w:pPr>
            <w:r w:rsidRPr="0056588C">
              <w:rPr>
                <w:sz w:val="24"/>
                <w:szCs w:val="24"/>
                <w:lang w:val="zh-CN"/>
              </w:rPr>
              <w:t>9</w:t>
            </w:r>
          </w:p>
        </w:tc>
      </w:tr>
      <w:tr w:rsidR="008B45C3" w:rsidRPr="0056588C" w14:paraId="612F1E9A" w14:textId="77777777" w:rsidTr="00924837">
        <w:trPr>
          <w:jc w:val="center"/>
        </w:trPr>
        <w:tc>
          <w:tcPr>
            <w:tcW w:w="1384" w:type="dxa"/>
          </w:tcPr>
          <w:p w14:paraId="711572D9"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5EE3E42B" w14:textId="77777777" w:rsidR="0056588C" w:rsidRPr="0056588C" w:rsidRDefault="0056588C" w:rsidP="0056588C">
            <w:pPr>
              <w:spacing w:line="480" w:lineRule="auto"/>
              <w:jc w:val="both"/>
              <w:rPr>
                <w:sz w:val="24"/>
                <w:szCs w:val="24"/>
                <w:lang w:val="zh-CN"/>
              </w:rPr>
            </w:pPr>
            <w:r w:rsidRPr="0056588C">
              <w:rPr>
                <w:sz w:val="24"/>
                <w:szCs w:val="24"/>
                <w:lang w:val="zh-CN"/>
              </w:rPr>
              <w:t>12</w:t>
            </w:r>
          </w:p>
        </w:tc>
        <w:tc>
          <w:tcPr>
            <w:tcW w:w="709" w:type="dxa"/>
          </w:tcPr>
          <w:p w14:paraId="67B530D7"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8" w:type="dxa"/>
          </w:tcPr>
          <w:p w14:paraId="2D1FA589"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321E5528"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50B5B7F2"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665EA5A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58055F8A" w14:textId="77777777" w:rsidR="0056588C" w:rsidRPr="0056588C" w:rsidRDefault="0056588C" w:rsidP="0056588C">
            <w:pPr>
              <w:spacing w:line="480" w:lineRule="auto"/>
              <w:jc w:val="both"/>
              <w:rPr>
                <w:sz w:val="24"/>
                <w:szCs w:val="24"/>
                <w:lang w:val="zh-CN"/>
              </w:rPr>
            </w:pPr>
            <w:r w:rsidRPr="0056588C">
              <w:rPr>
                <w:sz w:val="24"/>
                <w:szCs w:val="24"/>
                <w:lang w:val="zh-CN"/>
              </w:rPr>
              <w:t>16</w:t>
            </w:r>
          </w:p>
        </w:tc>
      </w:tr>
      <w:tr w:rsidR="008B45C3" w:rsidRPr="0056588C" w14:paraId="68068C8E" w14:textId="77777777" w:rsidTr="00924837">
        <w:trPr>
          <w:jc w:val="center"/>
        </w:trPr>
        <w:tc>
          <w:tcPr>
            <w:tcW w:w="1384" w:type="dxa"/>
          </w:tcPr>
          <w:p w14:paraId="67B5E23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9" w:type="dxa"/>
          </w:tcPr>
          <w:p w14:paraId="47B55EB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14000F9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6162DDA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8DE7303"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8EF1307"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6B9E4B0"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486F234"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78B975E4" w14:textId="77777777" w:rsidTr="00924837">
        <w:trPr>
          <w:jc w:val="center"/>
        </w:trPr>
        <w:tc>
          <w:tcPr>
            <w:tcW w:w="1384" w:type="dxa"/>
          </w:tcPr>
          <w:p w14:paraId="5E4B115B"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0E5ADDF" w14:textId="77777777" w:rsidR="0056588C" w:rsidRPr="0056588C" w:rsidRDefault="0056588C" w:rsidP="0056588C">
            <w:pPr>
              <w:spacing w:line="480" w:lineRule="auto"/>
              <w:jc w:val="both"/>
              <w:rPr>
                <w:sz w:val="24"/>
                <w:szCs w:val="24"/>
                <w:lang w:val="zh-CN"/>
              </w:rPr>
            </w:pPr>
            <w:r w:rsidRPr="0056588C">
              <w:rPr>
                <w:sz w:val="24"/>
                <w:szCs w:val="24"/>
                <w:lang w:val="zh-CN"/>
              </w:rPr>
              <w:t>6</w:t>
            </w:r>
          </w:p>
        </w:tc>
        <w:tc>
          <w:tcPr>
            <w:tcW w:w="709" w:type="dxa"/>
          </w:tcPr>
          <w:p w14:paraId="064C0760"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8" w:type="dxa"/>
          </w:tcPr>
          <w:p w14:paraId="2DC3ACA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46C3E356"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63F5322B"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50928E8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2173F638" w14:textId="77777777" w:rsidR="0056588C" w:rsidRPr="0056588C" w:rsidRDefault="0056588C" w:rsidP="0056588C">
            <w:pPr>
              <w:spacing w:line="480" w:lineRule="auto"/>
              <w:jc w:val="both"/>
              <w:rPr>
                <w:sz w:val="24"/>
                <w:szCs w:val="24"/>
                <w:lang w:val="zh-CN"/>
              </w:rPr>
            </w:pPr>
            <w:r w:rsidRPr="0056588C">
              <w:rPr>
                <w:sz w:val="24"/>
                <w:szCs w:val="24"/>
                <w:lang w:val="zh-CN"/>
              </w:rPr>
              <w:t>10</w:t>
            </w:r>
          </w:p>
        </w:tc>
      </w:tr>
      <w:tr w:rsidR="008B45C3" w:rsidRPr="0056588C" w14:paraId="0ED47291" w14:textId="77777777" w:rsidTr="00924837">
        <w:trPr>
          <w:jc w:val="center"/>
        </w:trPr>
        <w:tc>
          <w:tcPr>
            <w:tcW w:w="1384" w:type="dxa"/>
          </w:tcPr>
          <w:p w14:paraId="7DECAAD4" w14:textId="77777777" w:rsidR="0056588C" w:rsidRPr="0056588C" w:rsidRDefault="0056588C" w:rsidP="0056588C">
            <w:pPr>
              <w:spacing w:line="480" w:lineRule="auto"/>
              <w:jc w:val="both"/>
              <w:rPr>
                <w:sz w:val="24"/>
                <w:szCs w:val="24"/>
                <w:lang w:val="zh-CN"/>
              </w:rPr>
            </w:pPr>
            <w:r w:rsidRPr="0056588C">
              <w:rPr>
                <w:sz w:val="24"/>
                <w:szCs w:val="24"/>
                <w:lang w:val="zh-CN"/>
              </w:rPr>
              <w:t>5</w:t>
            </w:r>
          </w:p>
        </w:tc>
        <w:tc>
          <w:tcPr>
            <w:tcW w:w="709" w:type="dxa"/>
          </w:tcPr>
          <w:p w14:paraId="7B6282B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0D3DC8D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8" w:type="dxa"/>
          </w:tcPr>
          <w:p w14:paraId="164F1E5A"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744C1D49"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70C7B5F"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709" w:type="dxa"/>
          </w:tcPr>
          <w:p w14:paraId="24E5BD1C" w14:textId="77777777" w:rsidR="0056588C" w:rsidRPr="0056588C" w:rsidRDefault="0056588C" w:rsidP="0056588C">
            <w:pPr>
              <w:spacing w:line="480" w:lineRule="auto"/>
              <w:jc w:val="both"/>
              <w:rPr>
                <w:sz w:val="24"/>
                <w:szCs w:val="24"/>
                <w:lang w:val="zh-CN"/>
              </w:rPr>
            </w:pPr>
            <w:r w:rsidRPr="0056588C">
              <w:rPr>
                <w:sz w:val="24"/>
                <w:szCs w:val="24"/>
                <w:lang w:val="zh-CN"/>
              </w:rPr>
              <w:t>0</w:t>
            </w:r>
          </w:p>
        </w:tc>
        <w:tc>
          <w:tcPr>
            <w:tcW w:w="1559" w:type="dxa"/>
          </w:tcPr>
          <w:p w14:paraId="1C94AD98" w14:textId="77777777" w:rsidR="0056588C" w:rsidRPr="0056588C" w:rsidRDefault="0056588C" w:rsidP="0056588C">
            <w:pPr>
              <w:spacing w:line="480" w:lineRule="auto"/>
              <w:jc w:val="both"/>
              <w:rPr>
                <w:sz w:val="24"/>
                <w:szCs w:val="24"/>
                <w:lang w:val="zh-CN"/>
              </w:rPr>
            </w:pPr>
            <w:r w:rsidRPr="0056588C">
              <w:rPr>
                <w:sz w:val="24"/>
                <w:szCs w:val="24"/>
                <w:lang w:val="zh-CN"/>
              </w:rPr>
              <w:t>0</w:t>
            </w:r>
          </w:p>
        </w:tc>
      </w:tr>
      <w:tr w:rsidR="008B45C3" w:rsidRPr="0056588C" w14:paraId="335FF676" w14:textId="77777777" w:rsidTr="00924837">
        <w:trPr>
          <w:jc w:val="center"/>
        </w:trPr>
        <w:tc>
          <w:tcPr>
            <w:tcW w:w="1384" w:type="dxa"/>
          </w:tcPr>
          <w:p w14:paraId="073BF00F" w14:textId="1D68E65D" w:rsidR="0056588C" w:rsidRPr="0056588C" w:rsidRDefault="0056588C" w:rsidP="0056588C">
            <w:pPr>
              <w:spacing w:line="480" w:lineRule="auto"/>
              <w:jc w:val="both"/>
              <w:rPr>
                <w:sz w:val="24"/>
                <w:szCs w:val="24"/>
                <w:lang w:val="en-US"/>
              </w:rPr>
            </w:pPr>
            <w:r w:rsidRPr="0056588C">
              <w:rPr>
                <w:sz w:val="24"/>
                <w:szCs w:val="24"/>
                <w:lang w:val="zh-CN"/>
              </w:rPr>
              <w:t>Total</w:t>
            </w:r>
            <w:r>
              <w:rPr>
                <w:sz w:val="24"/>
                <w:szCs w:val="24"/>
                <w:lang w:val="zh-CN"/>
              </w:rPr>
              <w:t xml:space="preserve"> </w:t>
            </w:r>
            <w:r w:rsidRPr="0056588C">
              <w:rPr>
                <w:sz w:val="24"/>
                <w:szCs w:val="24"/>
                <w:lang w:val="en-US"/>
              </w:rPr>
              <w:t>Level</w:t>
            </w:r>
          </w:p>
        </w:tc>
        <w:tc>
          <w:tcPr>
            <w:tcW w:w="709" w:type="dxa"/>
          </w:tcPr>
          <w:p w14:paraId="21751896" w14:textId="77777777" w:rsidR="0056588C" w:rsidRPr="0056588C" w:rsidRDefault="0056588C" w:rsidP="0056588C">
            <w:pPr>
              <w:spacing w:line="480" w:lineRule="auto"/>
              <w:jc w:val="both"/>
              <w:rPr>
                <w:sz w:val="24"/>
                <w:szCs w:val="24"/>
                <w:lang w:val="zh-CN"/>
              </w:rPr>
            </w:pPr>
            <w:r w:rsidRPr="0056588C">
              <w:rPr>
                <w:sz w:val="24"/>
                <w:szCs w:val="24"/>
                <w:lang w:val="zh-CN"/>
              </w:rPr>
              <w:t>24</w:t>
            </w:r>
          </w:p>
        </w:tc>
        <w:tc>
          <w:tcPr>
            <w:tcW w:w="709" w:type="dxa"/>
          </w:tcPr>
          <w:p w14:paraId="243D019E" w14:textId="77777777" w:rsidR="0056588C" w:rsidRPr="0056588C" w:rsidRDefault="0056588C" w:rsidP="0056588C">
            <w:pPr>
              <w:spacing w:line="480" w:lineRule="auto"/>
              <w:jc w:val="both"/>
              <w:rPr>
                <w:sz w:val="24"/>
                <w:szCs w:val="24"/>
                <w:lang w:val="zh-CN"/>
              </w:rPr>
            </w:pPr>
            <w:r w:rsidRPr="0056588C">
              <w:rPr>
                <w:sz w:val="24"/>
                <w:szCs w:val="24"/>
                <w:lang w:val="zh-CN"/>
              </w:rPr>
              <w:t>3</w:t>
            </w:r>
          </w:p>
        </w:tc>
        <w:tc>
          <w:tcPr>
            <w:tcW w:w="708" w:type="dxa"/>
          </w:tcPr>
          <w:p w14:paraId="5373DD0B"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709" w:type="dxa"/>
          </w:tcPr>
          <w:p w14:paraId="1EF3D640" w14:textId="77777777" w:rsidR="0056588C" w:rsidRPr="0056588C" w:rsidRDefault="0056588C" w:rsidP="0056588C">
            <w:pPr>
              <w:spacing w:line="480" w:lineRule="auto"/>
              <w:jc w:val="both"/>
              <w:rPr>
                <w:sz w:val="24"/>
                <w:szCs w:val="24"/>
                <w:lang w:val="zh-CN"/>
              </w:rPr>
            </w:pPr>
            <w:r w:rsidRPr="0056588C">
              <w:rPr>
                <w:sz w:val="24"/>
                <w:szCs w:val="24"/>
                <w:lang w:val="zh-CN"/>
              </w:rPr>
              <w:t>4</w:t>
            </w:r>
          </w:p>
        </w:tc>
        <w:tc>
          <w:tcPr>
            <w:tcW w:w="709" w:type="dxa"/>
          </w:tcPr>
          <w:p w14:paraId="0B6F1445" w14:textId="77777777" w:rsidR="0056588C" w:rsidRPr="0056588C" w:rsidRDefault="0056588C" w:rsidP="0056588C">
            <w:pPr>
              <w:spacing w:line="480" w:lineRule="auto"/>
              <w:jc w:val="both"/>
              <w:rPr>
                <w:sz w:val="24"/>
                <w:szCs w:val="24"/>
                <w:lang w:val="zh-CN"/>
              </w:rPr>
            </w:pPr>
            <w:r w:rsidRPr="0056588C">
              <w:rPr>
                <w:sz w:val="24"/>
                <w:szCs w:val="24"/>
                <w:lang w:val="zh-CN"/>
              </w:rPr>
              <w:t>2</w:t>
            </w:r>
          </w:p>
        </w:tc>
        <w:tc>
          <w:tcPr>
            <w:tcW w:w="709" w:type="dxa"/>
          </w:tcPr>
          <w:p w14:paraId="3F694554" w14:textId="77777777" w:rsidR="0056588C" w:rsidRPr="0056588C" w:rsidRDefault="0056588C" w:rsidP="0056588C">
            <w:pPr>
              <w:spacing w:line="480" w:lineRule="auto"/>
              <w:jc w:val="both"/>
              <w:rPr>
                <w:sz w:val="24"/>
                <w:szCs w:val="24"/>
                <w:lang w:val="zh-CN"/>
              </w:rPr>
            </w:pPr>
            <w:r w:rsidRPr="0056588C">
              <w:rPr>
                <w:sz w:val="24"/>
                <w:szCs w:val="24"/>
                <w:lang w:val="zh-CN"/>
              </w:rPr>
              <w:t>1</w:t>
            </w:r>
          </w:p>
        </w:tc>
        <w:tc>
          <w:tcPr>
            <w:tcW w:w="1559" w:type="dxa"/>
          </w:tcPr>
          <w:p w14:paraId="44956C13" w14:textId="77777777" w:rsidR="0056588C" w:rsidRPr="0056588C" w:rsidRDefault="0056588C" w:rsidP="0056588C">
            <w:pPr>
              <w:spacing w:line="480" w:lineRule="auto"/>
              <w:jc w:val="both"/>
              <w:rPr>
                <w:sz w:val="24"/>
                <w:szCs w:val="24"/>
                <w:lang w:val="zh-CN"/>
              </w:rPr>
            </w:pPr>
            <w:r w:rsidRPr="0056588C">
              <w:rPr>
                <w:sz w:val="24"/>
                <w:szCs w:val="24"/>
                <w:lang w:val="zh-CN"/>
              </w:rPr>
              <w:t>35</w:t>
            </w:r>
          </w:p>
        </w:tc>
      </w:tr>
      <w:tr w:rsidR="008B45C3" w:rsidRPr="0056588C" w14:paraId="45CFFC6B" w14:textId="77777777" w:rsidTr="00924837">
        <w:trPr>
          <w:jc w:val="center"/>
        </w:trPr>
        <w:tc>
          <w:tcPr>
            <w:tcW w:w="1384" w:type="dxa"/>
          </w:tcPr>
          <w:p w14:paraId="037ED361" w14:textId="77777777" w:rsidR="0056588C" w:rsidRPr="0056588C" w:rsidRDefault="0056588C" w:rsidP="0056588C">
            <w:pPr>
              <w:spacing w:line="480" w:lineRule="auto"/>
              <w:jc w:val="both"/>
              <w:rPr>
                <w:sz w:val="24"/>
                <w:szCs w:val="24"/>
                <w:lang w:val="en-US"/>
              </w:rPr>
            </w:pPr>
            <w:r w:rsidRPr="0056588C">
              <w:rPr>
                <w:sz w:val="24"/>
                <w:szCs w:val="24"/>
                <w:lang w:val="en-US"/>
              </w:rPr>
              <w:t xml:space="preserve">Percentage </w:t>
            </w:r>
          </w:p>
        </w:tc>
        <w:tc>
          <w:tcPr>
            <w:tcW w:w="709" w:type="dxa"/>
          </w:tcPr>
          <w:p w14:paraId="337FE0CB" w14:textId="77777777" w:rsidR="0056588C" w:rsidRPr="0056588C" w:rsidRDefault="0056588C" w:rsidP="0056588C">
            <w:pPr>
              <w:spacing w:line="480" w:lineRule="auto"/>
              <w:jc w:val="both"/>
              <w:rPr>
                <w:sz w:val="24"/>
                <w:szCs w:val="24"/>
                <w:lang w:val="en-US"/>
              </w:rPr>
            </w:pPr>
            <w:r w:rsidRPr="0056588C">
              <w:rPr>
                <w:sz w:val="24"/>
                <w:szCs w:val="24"/>
                <w:lang w:val="en-US"/>
              </w:rPr>
              <w:t>69%</w:t>
            </w:r>
          </w:p>
        </w:tc>
        <w:tc>
          <w:tcPr>
            <w:tcW w:w="709" w:type="dxa"/>
          </w:tcPr>
          <w:p w14:paraId="4BDF9A32" w14:textId="77777777" w:rsidR="0056588C" w:rsidRPr="0056588C" w:rsidRDefault="0056588C" w:rsidP="0056588C">
            <w:pPr>
              <w:spacing w:line="480" w:lineRule="auto"/>
              <w:jc w:val="both"/>
              <w:rPr>
                <w:sz w:val="24"/>
                <w:szCs w:val="24"/>
                <w:lang w:val="en-US"/>
              </w:rPr>
            </w:pPr>
            <w:r w:rsidRPr="0056588C">
              <w:rPr>
                <w:sz w:val="24"/>
                <w:szCs w:val="24"/>
                <w:lang w:val="en-US"/>
              </w:rPr>
              <w:t>9%</w:t>
            </w:r>
          </w:p>
        </w:tc>
        <w:tc>
          <w:tcPr>
            <w:tcW w:w="708" w:type="dxa"/>
          </w:tcPr>
          <w:p w14:paraId="5C2B50D2"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709" w:type="dxa"/>
          </w:tcPr>
          <w:p w14:paraId="04C86E45" w14:textId="77777777" w:rsidR="0056588C" w:rsidRPr="0056588C" w:rsidRDefault="0056588C" w:rsidP="0056588C">
            <w:pPr>
              <w:spacing w:line="480" w:lineRule="auto"/>
              <w:jc w:val="both"/>
              <w:rPr>
                <w:sz w:val="24"/>
                <w:szCs w:val="24"/>
                <w:lang w:val="en-US"/>
              </w:rPr>
            </w:pPr>
            <w:r w:rsidRPr="0056588C">
              <w:rPr>
                <w:sz w:val="24"/>
                <w:szCs w:val="24"/>
                <w:lang w:val="en-US"/>
              </w:rPr>
              <w:t>11%</w:t>
            </w:r>
          </w:p>
        </w:tc>
        <w:tc>
          <w:tcPr>
            <w:tcW w:w="709" w:type="dxa"/>
          </w:tcPr>
          <w:p w14:paraId="183B08B6" w14:textId="77777777" w:rsidR="0056588C" w:rsidRPr="0056588C" w:rsidRDefault="0056588C" w:rsidP="0056588C">
            <w:pPr>
              <w:spacing w:line="480" w:lineRule="auto"/>
              <w:jc w:val="both"/>
              <w:rPr>
                <w:sz w:val="24"/>
                <w:szCs w:val="24"/>
                <w:lang w:val="en-US"/>
              </w:rPr>
            </w:pPr>
            <w:r w:rsidRPr="0056588C">
              <w:rPr>
                <w:sz w:val="24"/>
                <w:szCs w:val="24"/>
                <w:lang w:val="en-US"/>
              </w:rPr>
              <w:t>6%</w:t>
            </w:r>
          </w:p>
        </w:tc>
        <w:tc>
          <w:tcPr>
            <w:tcW w:w="709" w:type="dxa"/>
          </w:tcPr>
          <w:p w14:paraId="2BC9F813" w14:textId="77777777" w:rsidR="0056588C" w:rsidRPr="0056588C" w:rsidRDefault="0056588C" w:rsidP="0056588C">
            <w:pPr>
              <w:spacing w:line="480" w:lineRule="auto"/>
              <w:jc w:val="both"/>
              <w:rPr>
                <w:sz w:val="24"/>
                <w:szCs w:val="24"/>
                <w:lang w:val="en-US"/>
              </w:rPr>
            </w:pPr>
            <w:r w:rsidRPr="0056588C">
              <w:rPr>
                <w:sz w:val="24"/>
                <w:szCs w:val="24"/>
                <w:lang w:val="en-US"/>
              </w:rPr>
              <w:t>3%</w:t>
            </w:r>
          </w:p>
        </w:tc>
        <w:tc>
          <w:tcPr>
            <w:tcW w:w="1559" w:type="dxa"/>
          </w:tcPr>
          <w:p w14:paraId="7E3EAF17" w14:textId="77777777" w:rsidR="0056588C" w:rsidRPr="0056588C" w:rsidRDefault="0056588C" w:rsidP="0056588C">
            <w:pPr>
              <w:spacing w:line="480" w:lineRule="auto"/>
              <w:jc w:val="both"/>
              <w:rPr>
                <w:sz w:val="24"/>
                <w:szCs w:val="24"/>
                <w:lang w:val="en-US"/>
              </w:rPr>
            </w:pPr>
            <w:r w:rsidRPr="0056588C">
              <w:rPr>
                <w:sz w:val="24"/>
                <w:szCs w:val="24"/>
                <w:lang w:val="en-US"/>
              </w:rPr>
              <w:t>100%</w:t>
            </w:r>
          </w:p>
        </w:tc>
      </w:tr>
    </w:tbl>
    <w:p w14:paraId="4D0D7BA3" w14:textId="02B15A23" w:rsidR="00A90312" w:rsidRPr="00A90312" w:rsidRDefault="00A90312" w:rsidP="00A90312">
      <w:pPr>
        <w:pStyle w:val="E-JOURNALBody"/>
        <w:ind w:firstLine="0"/>
        <w:contextualSpacing/>
        <w:rPr>
          <w:sz w:val="24"/>
          <w:lang w:val="en-US"/>
        </w:rPr>
      </w:pPr>
    </w:p>
    <w:p w14:paraId="26BFB428" w14:textId="4A6D6157" w:rsidR="00594560" w:rsidRDefault="00A90312" w:rsidP="0056588C">
      <w:pPr>
        <w:pStyle w:val="E-JOURNALBody"/>
        <w:ind w:firstLine="720"/>
        <w:contextualSpacing/>
        <w:rPr>
          <w:sz w:val="24"/>
          <w:lang w:val="en-US"/>
        </w:rPr>
      </w:pPr>
      <w:r w:rsidRPr="00A90312">
        <w:rPr>
          <w:sz w:val="24"/>
          <w:lang w:val="en-US"/>
        </w:rPr>
        <w:t>The data in Table 1 clearly illustrates that LOTS-type questions dominate the reading activities in the textbook. To visualize this further, the distribution is also presented in the pie chart below.</w:t>
      </w:r>
      <w:r>
        <w:rPr>
          <w:sz w:val="24"/>
          <w:lang w:val="en-US"/>
        </w:rPr>
        <w:t xml:space="preserve"> </w:t>
      </w:r>
      <w:r w:rsidRPr="00A90312">
        <w:rPr>
          <w:sz w:val="24"/>
          <w:lang w:val="en-US"/>
        </w:rPr>
        <w:t>Figure 1. Distribution of Cognitive Levels in Reading Questions</w:t>
      </w:r>
    </w:p>
    <w:p w14:paraId="2D87B305" w14:textId="77777777" w:rsidR="0056588C" w:rsidRDefault="0056588C" w:rsidP="00924837">
      <w:pPr>
        <w:pStyle w:val="E-JOURNALBody"/>
        <w:ind w:firstLine="0"/>
        <w:contextualSpacing/>
        <w:jc w:val="center"/>
        <w:rPr>
          <w:sz w:val="24"/>
          <w:lang w:val="en-US"/>
        </w:rPr>
      </w:pPr>
      <w:r>
        <w:rPr>
          <w:noProof/>
        </w:rPr>
        <w:lastRenderedPageBreak/>
        <w:drawing>
          <wp:inline distT="0" distB="0" distL="0" distR="0" wp14:anchorId="55FD73E8" wp14:editId="77547108">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114800" cy="3086100"/>
                    </a:xfrm>
                    <a:prstGeom prst="rect">
                      <a:avLst/>
                    </a:prstGeom>
                  </pic:spPr>
                </pic:pic>
              </a:graphicData>
            </a:graphic>
          </wp:inline>
        </w:drawing>
      </w:r>
    </w:p>
    <w:p w14:paraId="3A52BB2D" w14:textId="77777777" w:rsidR="0056588C" w:rsidRDefault="0056588C" w:rsidP="0056588C">
      <w:pPr>
        <w:pStyle w:val="E-JOURNALBody"/>
        <w:ind w:firstLine="720"/>
        <w:contextualSpacing/>
        <w:rPr>
          <w:sz w:val="24"/>
          <w:lang w:val="en-US"/>
        </w:rPr>
      </w:pPr>
      <w:r w:rsidRPr="0056588C">
        <w:rPr>
          <w:sz w:val="24"/>
          <w:lang w:val="en-US"/>
        </w:rPr>
        <w:t>As seen in Figure 1, remembering questions (C1) constitute the vast majority at 69%, while HOTS-level questions are significantly underrepresented. This unbalanced distribution indicates a lack of emphasis on fostering students’ critical thinking, evaluation, and creativity through reading tasks, which contradicts the goals of the Emancipated Curriculum.</w:t>
      </w:r>
    </w:p>
    <w:p w14:paraId="7FE4D26F" w14:textId="77777777" w:rsidR="0056588C" w:rsidRDefault="0056588C" w:rsidP="0056588C">
      <w:pPr>
        <w:pStyle w:val="E-JOURNALBody"/>
        <w:ind w:firstLine="720"/>
        <w:contextualSpacing/>
        <w:rPr>
          <w:sz w:val="24"/>
          <w:lang w:val="en-US"/>
        </w:rPr>
      </w:pPr>
      <w:r w:rsidRPr="0056588C">
        <w:rPr>
          <w:sz w:val="24"/>
          <w:lang w:val="en-US"/>
        </w:rPr>
        <w:t>These findings confirm earlier research by Utami et al. (2022) and Hafidah (2023), which found that English textbooks used in Indonesian junior high schools tend to prioritize LOTS, especially in reading activities. As a result, students are not adequately challenged to engage in deeper cognitive processing during reading comprehension tasks.</w:t>
      </w:r>
    </w:p>
    <w:p w14:paraId="40B54531" w14:textId="77777777" w:rsidR="0056588C" w:rsidRDefault="0056588C" w:rsidP="0056588C">
      <w:pPr>
        <w:pStyle w:val="E-JOURNALBody"/>
        <w:ind w:firstLine="720"/>
        <w:contextualSpacing/>
        <w:rPr>
          <w:sz w:val="24"/>
          <w:lang w:val="en-US"/>
        </w:rPr>
      </w:pPr>
      <w:r w:rsidRPr="0056588C">
        <w:rPr>
          <w:sz w:val="24"/>
          <w:lang w:val="en-US"/>
        </w:rPr>
        <w:t>In addition to textbook analysis, teacher interviews and classroom observations were conducted to gain insight into how HOTS is understood and applied in teaching. Most teachers stated that while they are confident in applying HOTS strategies, they often need to adjust the difficulty to suit students’ abilities. They recognized that many students, especially at the seventh-grade level, have limited vocabulary and find abstract questions difficult without support. Several teachers noted that HOTS questions require scaffolding and must be introduced gradually, moving from LOTS to HOTS in a step-by-step manner.</w:t>
      </w:r>
    </w:p>
    <w:p w14:paraId="55FC1B3A" w14:textId="77777777" w:rsidR="0056588C" w:rsidRDefault="0056588C" w:rsidP="0056588C">
      <w:pPr>
        <w:pStyle w:val="E-JOURNALBody"/>
        <w:ind w:firstLine="720"/>
        <w:contextualSpacing/>
        <w:rPr>
          <w:sz w:val="24"/>
          <w:lang w:val="en-US"/>
        </w:rPr>
      </w:pPr>
      <w:r w:rsidRPr="0056588C">
        <w:rPr>
          <w:sz w:val="24"/>
          <w:lang w:val="en-US"/>
        </w:rPr>
        <w:t>Teachers also emphasized the importance of context in reading texts. Some reported that certain reading passages in the textbook were not sufficiently relevant to students' daily lives, making it harder for them to relate to and reflect critically on the content. They agreed, however, that when implemented effectively, HOTS-based questions enhance students’ ability to think independently, evaluate ideas, and develop reasoned arguments.</w:t>
      </w:r>
    </w:p>
    <w:p w14:paraId="1D6662C1" w14:textId="77777777" w:rsidR="0056588C" w:rsidRDefault="0056588C" w:rsidP="0056588C">
      <w:pPr>
        <w:pStyle w:val="E-JOURNALBody"/>
        <w:ind w:firstLine="720"/>
        <w:contextualSpacing/>
        <w:rPr>
          <w:sz w:val="24"/>
          <w:lang w:val="en-US"/>
        </w:rPr>
      </w:pPr>
      <w:r w:rsidRPr="0056588C">
        <w:rPr>
          <w:sz w:val="24"/>
          <w:lang w:val="en-US"/>
        </w:rPr>
        <w:t>Despite constraints such as time, curriculum demands, and student readiness, all teachers believed that HOTS plays a vital role in developing meaningful and student-centered learning. They recommended that future textbooks integrate more HOTS-level questions that are both challenging and contextually relatable. Furthermore, the provision of professional development and collaborative teacher support systems is seen as essential to strengthen HOTS instruction.</w:t>
      </w:r>
    </w:p>
    <w:p w14:paraId="2E842118" w14:textId="2686CD93" w:rsidR="005E1B2B" w:rsidRDefault="0056588C" w:rsidP="0056588C">
      <w:pPr>
        <w:pStyle w:val="E-JOURNALBody"/>
        <w:ind w:firstLine="720"/>
        <w:contextualSpacing/>
        <w:rPr>
          <w:ins w:id="15" w:author="Cold Brew" w:date="2026-04-28T06:13:00Z" w16du:dateUtc="2026-04-27T23:13:00Z"/>
          <w:sz w:val="24"/>
          <w:lang w:val="en-US"/>
        </w:rPr>
      </w:pPr>
      <w:r w:rsidRPr="0056588C">
        <w:rPr>
          <w:sz w:val="24"/>
          <w:lang w:val="en-US"/>
        </w:rPr>
        <w:t xml:space="preserve">In conclusion, this study highlights the mismatch between the intended curriculum and textbook practice. While the Emancipated Curriculum promotes HOTS as a core </w:t>
      </w:r>
      <w:r w:rsidRPr="0056588C">
        <w:rPr>
          <w:sz w:val="24"/>
          <w:lang w:val="en-US"/>
        </w:rPr>
        <w:lastRenderedPageBreak/>
        <w:t xml:space="preserve">component of learning, the English for Nusantara textbook has yet to fully support this shift. As Vygotsky (1978) suggests, learners can achieve higher levels of understanding with appropriate scaffolding; thus, both materials and instruction must be designed with this developmental progression in mind. </w:t>
      </w:r>
    </w:p>
    <w:p w14:paraId="20EDE3E8" w14:textId="77777777" w:rsidR="00A72D98" w:rsidRPr="0056588C" w:rsidRDefault="00A72D98" w:rsidP="0056588C">
      <w:pPr>
        <w:pStyle w:val="E-JOURNALBody"/>
        <w:ind w:firstLine="720"/>
        <w:contextualSpacing/>
        <w:rPr>
          <w:sz w:val="24"/>
          <w:lang w:val="en-US"/>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6AF3A98B" w14:textId="2D4761FC" w:rsidR="0056588C" w:rsidRPr="0056588C" w:rsidRDefault="0056588C" w:rsidP="0056588C">
      <w:pPr>
        <w:pStyle w:val="E-JOURNALBody"/>
        <w:contextualSpacing/>
        <w:rPr>
          <w:sz w:val="24"/>
          <w:lang w:val="en-ID"/>
        </w:rPr>
      </w:pPr>
      <w:r w:rsidRPr="0056588C">
        <w:rPr>
          <w:sz w:val="24"/>
          <w:lang w:val="en-ID"/>
        </w:rPr>
        <w:t xml:space="preserve">The findings of this study demonstrate that the </w:t>
      </w:r>
      <w:r w:rsidRPr="0056588C">
        <w:rPr>
          <w:i/>
          <w:iCs/>
          <w:sz w:val="24"/>
          <w:lang w:val="en-ID"/>
        </w:rPr>
        <w:t>English for Nusantara</w:t>
      </w:r>
      <w:r w:rsidRPr="0056588C">
        <w:rPr>
          <w:sz w:val="24"/>
          <w:lang w:val="en-ID"/>
        </w:rPr>
        <w:t xml:space="preserve"> textbook for Grade 7 does not yet sufficiently reflect the cognitive demands of the Emancipated Curriculum, particularly in developing students’ higher-order thinking skills (HOTS). Although the curriculum promotes critical, evaluative, and creative thinking, the reading comprehension questions in the textbook remain largely dominated by lower-order thinking skills.</w:t>
      </w:r>
    </w:p>
    <w:p w14:paraId="20BC29F7" w14:textId="77777777" w:rsidR="0056588C" w:rsidRPr="0056588C" w:rsidRDefault="0056588C" w:rsidP="0056588C">
      <w:pPr>
        <w:pStyle w:val="E-JOURNALBody"/>
        <w:contextualSpacing/>
        <w:rPr>
          <w:sz w:val="24"/>
          <w:lang w:val="en-ID"/>
        </w:rPr>
      </w:pPr>
      <w:r w:rsidRPr="0056588C">
        <w:rPr>
          <w:sz w:val="24"/>
          <w:lang w:val="en-ID"/>
        </w:rPr>
        <w:t>Teachers, while aware of the importance of HOTS, face challenges in implementing it due to students' limited readiness and the lack of contextual relevance in the materials. This study highlights a gap between curriculum expectations and actual learning resources in use, particularly in English language education at the junior secondary level.</w:t>
      </w:r>
    </w:p>
    <w:p w14:paraId="6DA2B4EE" w14:textId="77777777" w:rsidR="0056588C" w:rsidRPr="0056588C" w:rsidRDefault="0056588C" w:rsidP="0056588C">
      <w:pPr>
        <w:pStyle w:val="E-JOURNALBody"/>
        <w:contextualSpacing/>
        <w:rPr>
          <w:sz w:val="24"/>
          <w:lang w:val="en-ID"/>
        </w:rPr>
      </w:pPr>
      <w:r w:rsidRPr="0056588C">
        <w:rPr>
          <w:sz w:val="24"/>
          <w:lang w:val="en-ID"/>
        </w:rPr>
        <w:t>The contribution of this study lies in its dual perspective, textbook analysis and teacher insight, which reveals not only the content limitations but also the instructional realities in HOTS implementation. The study underscores the need for curriculum-aligned textbooks that integrate contextualised and cognitively challenging questions, as well as professional development support for teachers.</w:t>
      </w:r>
    </w:p>
    <w:p w14:paraId="1338A679" w14:textId="16040440" w:rsidR="00FB47D6" w:rsidRPr="000F3E94" w:rsidRDefault="0056588C" w:rsidP="0056588C">
      <w:pPr>
        <w:pStyle w:val="E-JOURNALBody"/>
        <w:contextualSpacing/>
        <w:rPr>
          <w:sz w:val="24"/>
        </w:rPr>
      </w:pPr>
      <w:r w:rsidRPr="0056588C">
        <w:rPr>
          <w:sz w:val="24"/>
          <w:lang w:val="en-ID"/>
        </w:rPr>
        <w:t>Future studies are recommended to explore HOTS implementation across multiple grade levels, assess its impact on student outcomes, and evaluate the effectiveness of teacher interventions. Strengthening the alignment between instructional materials and national education goals remains critical for fostering critical thinking among Indonesian learners.</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commentRangeStart w:id="16"/>
      <w:r>
        <w:rPr>
          <w:rFonts w:ascii="Times New Roman" w:hAnsi="Times New Roman"/>
          <w:b/>
          <w:sz w:val="24"/>
          <w:szCs w:val="24"/>
        </w:rPr>
        <w:t>REFERENCE</w:t>
      </w:r>
      <w:commentRangeEnd w:id="16"/>
      <w:r w:rsidR="00E67E40" w:rsidRPr="000F3E94">
        <w:rPr>
          <w:rStyle w:val="CommentReference"/>
          <w:rFonts w:ascii="Times New Roman" w:hAnsi="Times New Roman"/>
          <w:b/>
          <w:sz w:val="24"/>
          <w:szCs w:val="24"/>
        </w:rPr>
        <w:commentReference w:id="16"/>
      </w:r>
    </w:p>
    <w:p w14:paraId="5A6AE1AE" w14:textId="2944D251" w:rsidR="00924837" w:rsidRPr="00924837" w:rsidRDefault="00924837" w:rsidP="00924837">
      <w:pPr>
        <w:pStyle w:val="Default"/>
        <w:ind w:left="851" w:hanging="851"/>
        <w:rPr>
          <w:rFonts w:ascii="Times New Roman" w:hAnsi="Times New Roman"/>
          <w:lang w:val="en"/>
        </w:rPr>
      </w:pPr>
      <w:r w:rsidRPr="00924837">
        <w:rPr>
          <w:rFonts w:ascii="Times New Roman" w:hAnsi="Times New Roman"/>
          <w:lang w:val="en"/>
        </w:rPr>
        <w:t xml:space="preserve">Andaline, S (2022). An analysis of HOTS questions in English textbook “Bright” for the eighth grade of junior high school. JETLe </w:t>
      </w:r>
      <w:r w:rsidRPr="00924837">
        <w:rPr>
          <w:rFonts w:ascii="Times New Roman" w:hAnsi="Times New Roman"/>
          <w:i/>
          <w:iCs/>
          <w:lang w:val="en"/>
        </w:rPr>
        <w:t>(journal of English Language Teaching and Learning)</w:t>
      </w:r>
      <w:r w:rsidRPr="00924837">
        <w:rPr>
          <w:rFonts w:ascii="Times New Roman" w:hAnsi="Times New Roman"/>
          <w:lang w:val="en"/>
        </w:rPr>
        <w:t xml:space="preserve">, 3(2), 139-150. </w:t>
      </w:r>
    </w:p>
    <w:p w14:paraId="5160C00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Anderson, L. W., &amp; Krathwohl, D. R. (Eds.). (2001). </w:t>
      </w:r>
      <w:r w:rsidRPr="00924837">
        <w:rPr>
          <w:rFonts w:ascii="Times New Roman" w:hAnsi="Times New Roman"/>
          <w:i/>
          <w:iCs/>
          <w:lang w:val="en-ID"/>
        </w:rPr>
        <w:t>A taxonomy for learning, teaching, and assessing: A revision of Bloom's taxonomy of educational objectives</w:t>
      </w:r>
      <w:r w:rsidRPr="00924837">
        <w:rPr>
          <w:rFonts w:ascii="Times New Roman" w:hAnsi="Times New Roman"/>
          <w:lang w:val="en-ID"/>
        </w:rPr>
        <w:t>. Longman.</w:t>
      </w:r>
    </w:p>
    <w:p w14:paraId="07B2C081"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Grabe, W., &amp; Stoller, F. L. (2013). </w:t>
      </w:r>
      <w:r w:rsidRPr="00924837">
        <w:rPr>
          <w:rFonts w:ascii="Times New Roman" w:hAnsi="Times New Roman"/>
          <w:i/>
          <w:iCs/>
          <w:lang w:val="en-ID"/>
        </w:rPr>
        <w:t>Teaching and researching reading</w:t>
      </w:r>
      <w:r w:rsidRPr="00924837">
        <w:rPr>
          <w:rFonts w:ascii="Times New Roman" w:hAnsi="Times New Roman"/>
          <w:lang w:val="en-ID"/>
        </w:rPr>
        <w:t xml:space="preserve"> (2nd ed.). Routledge.</w:t>
      </w:r>
    </w:p>
    <w:p w14:paraId="6F8FDC0B"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Hafidah, N. (2023). HOTS in English textbook: A content analysis of reading exercises in “Think Globally Act Locally” textbook. </w:t>
      </w:r>
      <w:r w:rsidRPr="00924837">
        <w:rPr>
          <w:rFonts w:ascii="Times New Roman" w:hAnsi="Times New Roman"/>
          <w:i/>
          <w:iCs/>
          <w:lang w:val="en-ID"/>
        </w:rPr>
        <w:t>Journal of English Education and Teaching</w:t>
      </w:r>
      <w:r w:rsidRPr="00924837">
        <w:rPr>
          <w:rFonts w:ascii="Times New Roman" w:hAnsi="Times New Roman"/>
          <w:lang w:val="en-ID"/>
        </w:rPr>
        <w:t>, 7(1), 45–54.</w:t>
      </w:r>
    </w:p>
    <w:p w14:paraId="7CF98143" w14:textId="77777777" w:rsidR="00924837" w:rsidRPr="00707E1F" w:rsidRDefault="00924837" w:rsidP="00924837">
      <w:pPr>
        <w:pStyle w:val="Default"/>
        <w:ind w:left="851" w:hanging="851"/>
        <w:rPr>
          <w:rFonts w:ascii="Times New Roman" w:hAnsi="Times New Roman"/>
          <w:lang w:val="sv-SE"/>
        </w:rPr>
      </w:pPr>
      <w:r w:rsidRPr="00924837">
        <w:rPr>
          <w:rFonts w:ascii="Times New Roman" w:hAnsi="Times New Roman"/>
          <w:lang w:val="en-ID"/>
        </w:rPr>
        <w:t xml:space="preserve">Kemendikbudristek. (2021). </w:t>
      </w:r>
      <w:r w:rsidRPr="00924837">
        <w:rPr>
          <w:rFonts w:ascii="Times New Roman" w:hAnsi="Times New Roman"/>
          <w:i/>
          <w:iCs/>
          <w:lang w:val="en-ID"/>
        </w:rPr>
        <w:t>Kurikulum Merdeka: Panduan Pembelajaran dan Asesmen</w:t>
      </w:r>
      <w:r w:rsidRPr="00924837">
        <w:rPr>
          <w:rFonts w:ascii="Times New Roman" w:hAnsi="Times New Roman"/>
          <w:lang w:val="en-ID"/>
        </w:rPr>
        <w:t xml:space="preserve">. </w:t>
      </w:r>
      <w:r w:rsidRPr="00707E1F">
        <w:rPr>
          <w:rFonts w:ascii="Times New Roman" w:hAnsi="Times New Roman"/>
          <w:lang w:val="sv-SE"/>
        </w:rPr>
        <w:t>Kementerian Pendidikan, Kebudayaan, Riset, dan Teknologi Republik Indonesia.</w:t>
      </w:r>
    </w:p>
    <w:p w14:paraId="0AE0DD81" w14:textId="77777777" w:rsidR="00924837" w:rsidRPr="00924837" w:rsidRDefault="00924837" w:rsidP="00924837">
      <w:pPr>
        <w:pStyle w:val="Default"/>
        <w:ind w:left="851" w:hanging="851"/>
        <w:rPr>
          <w:rFonts w:ascii="Times New Roman" w:hAnsi="Times New Roman"/>
          <w:lang w:val="en-ID"/>
        </w:rPr>
      </w:pPr>
      <w:r w:rsidRPr="00707E1F">
        <w:rPr>
          <w:rFonts w:ascii="Times New Roman" w:hAnsi="Times New Roman"/>
          <w:lang w:val="sv-SE"/>
        </w:rPr>
        <w:t xml:space="preserve">Resnick, L. B. (1987). </w:t>
      </w:r>
      <w:r w:rsidRPr="00924837">
        <w:rPr>
          <w:rFonts w:ascii="Times New Roman" w:hAnsi="Times New Roman"/>
          <w:i/>
          <w:iCs/>
          <w:lang w:val="en-ID"/>
        </w:rPr>
        <w:t>Education and learning to think</w:t>
      </w:r>
      <w:r w:rsidRPr="00924837">
        <w:rPr>
          <w:rFonts w:ascii="Times New Roman" w:hAnsi="Times New Roman"/>
          <w:lang w:val="en-ID"/>
        </w:rPr>
        <w:t>. National Academy Press.</w:t>
      </w:r>
    </w:p>
    <w:p w14:paraId="6F9E6292"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Shulman, L. S. (1986). Those who understand: Knowledge growth in teaching. </w:t>
      </w:r>
      <w:r w:rsidRPr="00924837">
        <w:rPr>
          <w:rFonts w:ascii="Times New Roman" w:hAnsi="Times New Roman"/>
          <w:i/>
          <w:iCs/>
          <w:lang w:val="en-ID"/>
        </w:rPr>
        <w:t>Educational Researcher</w:t>
      </w:r>
      <w:r w:rsidRPr="00924837">
        <w:rPr>
          <w:rFonts w:ascii="Times New Roman" w:hAnsi="Times New Roman"/>
          <w:lang w:val="en-ID"/>
        </w:rPr>
        <w:t>, 15(2), 4–14.</w:t>
      </w:r>
    </w:p>
    <w:p w14:paraId="2A386A8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lastRenderedPageBreak/>
        <w:t xml:space="preserve">Utami, N. P., Marlina, L., &amp; Fitrawati. (2022). The representation of HOTS in English reading tasks: A content analysis of textbook for senior high school. </w:t>
      </w:r>
      <w:r w:rsidRPr="00924837">
        <w:rPr>
          <w:rFonts w:ascii="Times New Roman" w:hAnsi="Times New Roman"/>
          <w:i/>
          <w:iCs/>
          <w:lang w:val="en-ID"/>
        </w:rPr>
        <w:t>English Language and Literature</w:t>
      </w:r>
      <w:r w:rsidRPr="00924837">
        <w:rPr>
          <w:rFonts w:ascii="Times New Roman" w:hAnsi="Times New Roman"/>
          <w:lang w:val="en-ID"/>
        </w:rPr>
        <w:t>, 11(1), 78–86.</w:t>
      </w:r>
    </w:p>
    <w:p w14:paraId="515BC809" w14:textId="77777777" w:rsidR="00924837" w:rsidRPr="00924837" w:rsidRDefault="00924837" w:rsidP="00924837">
      <w:pPr>
        <w:pStyle w:val="Default"/>
        <w:ind w:left="851" w:hanging="851"/>
        <w:rPr>
          <w:rFonts w:ascii="Times New Roman" w:hAnsi="Times New Roman"/>
          <w:lang w:val="en-ID"/>
        </w:rPr>
      </w:pPr>
      <w:r w:rsidRPr="00924837">
        <w:rPr>
          <w:rFonts w:ascii="Times New Roman" w:hAnsi="Times New Roman"/>
          <w:lang w:val="en-ID"/>
        </w:rPr>
        <w:t xml:space="preserve">Vygotsky, L. S. (1978). </w:t>
      </w:r>
      <w:r w:rsidRPr="00924837">
        <w:rPr>
          <w:rFonts w:ascii="Times New Roman" w:hAnsi="Times New Roman"/>
          <w:i/>
          <w:iCs/>
          <w:lang w:val="en-ID"/>
        </w:rPr>
        <w:t>Mind in society: The development of higher psychological processes</w:t>
      </w:r>
      <w:r w:rsidRPr="00924837">
        <w:rPr>
          <w:rFonts w:ascii="Times New Roman" w:hAnsi="Times New Roman"/>
          <w:lang w:val="en-ID"/>
        </w:rPr>
        <w:t>. Harvard University Press.</w:t>
      </w:r>
    </w:p>
    <w:p w14:paraId="2B7648B4" w14:textId="4915D8EF" w:rsidR="00763467" w:rsidRPr="000F3E94" w:rsidRDefault="00763467" w:rsidP="005E1B2B">
      <w:pPr>
        <w:pStyle w:val="Default"/>
        <w:ind w:left="851" w:hanging="851"/>
        <w:jc w:val="both"/>
        <w:rPr>
          <w:rFonts w:ascii="Times New Roman" w:hAnsi="Times New Roman" w:cs="Times New Roman"/>
        </w:rPr>
      </w:pPr>
    </w:p>
    <w:p w14:paraId="75327081" w14:textId="77777777" w:rsidR="00763467" w:rsidRPr="000F3E94" w:rsidRDefault="00763467" w:rsidP="00924837">
      <w:pPr>
        <w:jc w:val="both"/>
        <w:outlineLvl w:val="0"/>
        <w:rPr>
          <w:rFonts w:ascii="Times New Roman" w:hAnsi="Times New Roman"/>
          <w:sz w:val="24"/>
          <w:szCs w:val="24"/>
        </w:rPr>
      </w:pPr>
    </w:p>
    <w:p w14:paraId="58353A94" w14:textId="5E50165F" w:rsidR="00362B06" w:rsidRPr="000F3E94" w:rsidRDefault="00362B06" w:rsidP="005E1B2B">
      <w:pPr>
        <w:jc w:val="both"/>
        <w:rPr>
          <w:rFonts w:ascii="Times New Roman" w:hAnsi="Times New Roman"/>
          <w:sz w:val="24"/>
          <w:szCs w:val="24"/>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ld Brew" w:date="2026-04-26T21:16:00Z" w:initials="CB">
    <w:p w14:paraId="2E44EF26" w14:textId="77777777" w:rsidR="00E67E40" w:rsidRDefault="00A5244E" w:rsidP="00E67E40">
      <w:pPr>
        <w:pStyle w:val="CommentText"/>
      </w:pPr>
      <w:r>
        <w:rPr>
          <w:rStyle w:val="CommentReference"/>
        </w:rPr>
        <w:annotationRef/>
      </w:r>
      <w:r w:rsidR="00E67E40">
        <w:t>The title is too long, wordy, and repetitive. It mixes both the textbook analysis and teacher perception in one sentence.</w:t>
      </w:r>
    </w:p>
    <w:p w14:paraId="25975A13" w14:textId="77777777" w:rsidR="00E67E40" w:rsidRDefault="00E67E40" w:rsidP="00E67E40">
      <w:pPr>
        <w:pStyle w:val="CommentText"/>
      </w:pPr>
    </w:p>
    <w:p w14:paraId="3A675981" w14:textId="77777777" w:rsidR="00E67E40" w:rsidRDefault="00E67E40" w:rsidP="00E67E40">
      <w:pPr>
        <w:pStyle w:val="CommentText"/>
      </w:pPr>
      <w:r>
        <w:t xml:space="preserve">Suggested revision: </w:t>
      </w:r>
      <w:r>
        <w:rPr>
          <w:b/>
          <w:bCs/>
        </w:rPr>
        <w:t>“Exploring HOTS-Based Reading Questions in the English for Nusantara Textbook: Teachers’ Perceptions in Palembang”</w:t>
      </w:r>
      <w:r>
        <w:t xml:space="preserve"> </w:t>
      </w:r>
    </w:p>
    <w:p w14:paraId="29E17219" w14:textId="77777777" w:rsidR="00E67E40" w:rsidRDefault="00E67E40" w:rsidP="00E67E40">
      <w:pPr>
        <w:pStyle w:val="CommentText"/>
      </w:pPr>
    </w:p>
    <w:p w14:paraId="2CEB5568" w14:textId="77777777" w:rsidR="00E67E40" w:rsidRDefault="00E67E40" w:rsidP="00E67E40">
      <w:pPr>
        <w:pStyle w:val="CommentText"/>
      </w:pPr>
      <w:r>
        <w:t>Please, add more pages of your manuscript. The minimum pages are 8</w:t>
      </w:r>
    </w:p>
  </w:comment>
  <w:comment w:id="1" w:author="Cold Brew" w:date="2026-04-26T21:21:00Z" w:initials="CB">
    <w:p w14:paraId="0B6A8F66" w14:textId="42C9A4E5" w:rsidR="00A5244E" w:rsidRDefault="00A5244E" w:rsidP="00A5244E">
      <w:pPr>
        <w:pStyle w:val="CommentText"/>
      </w:pPr>
      <w:r>
        <w:rPr>
          <w:rStyle w:val="CommentReference"/>
        </w:rPr>
        <w:annotationRef/>
      </w:r>
      <w:r>
        <w:t>Please mind these:</w:t>
      </w:r>
    </w:p>
    <w:p w14:paraId="120BF381" w14:textId="77777777" w:rsidR="00A5244E" w:rsidRDefault="00A5244E" w:rsidP="00A5244E">
      <w:pPr>
        <w:pStyle w:val="CommentText"/>
        <w:numPr>
          <w:ilvl w:val="1"/>
          <w:numId w:val="7"/>
        </w:numPr>
      </w:pPr>
      <w:r>
        <w:t>Repetition between English and Indonesian abstracts.</w:t>
      </w:r>
    </w:p>
    <w:p w14:paraId="6F895F39" w14:textId="77777777" w:rsidR="00A5244E" w:rsidRDefault="00A5244E" w:rsidP="00A5244E">
      <w:pPr>
        <w:pStyle w:val="CommentText"/>
        <w:numPr>
          <w:ilvl w:val="1"/>
          <w:numId w:val="7"/>
        </w:numPr>
      </w:pPr>
      <w:r>
        <w:t>Needs sharper statement of the research gap (why this study matters compared to previous ones). It can be stated as the first sentence of your abstract.</w:t>
      </w:r>
    </w:p>
    <w:p w14:paraId="0416F2DD" w14:textId="77777777" w:rsidR="00A5244E" w:rsidRDefault="00A5244E" w:rsidP="00A5244E">
      <w:pPr>
        <w:pStyle w:val="CommentText"/>
        <w:numPr>
          <w:ilvl w:val="1"/>
          <w:numId w:val="7"/>
        </w:numPr>
      </w:pPr>
      <w:r>
        <w:t>Keywords are fine but could use more effective and clear phrases/words.</w:t>
      </w:r>
    </w:p>
    <w:p w14:paraId="7F6FC426" w14:textId="77777777" w:rsidR="00A5244E" w:rsidRDefault="00A5244E" w:rsidP="00A5244E">
      <w:pPr>
        <w:pStyle w:val="CommentText"/>
      </w:pPr>
    </w:p>
    <w:p w14:paraId="0C707ACF" w14:textId="77777777" w:rsidR="00A5244E" w:rsidRDefault="00A5244E" w:rsidP="00A5244E">
      <w:pPr>
        <w:pStyle w:val="CommentText"/>
      </w:pPr>
      <w:r>
        <w:t>Suggested improvement: Emphasize the mismatch between curriculum goals and textbook practice, and at the end of your abstract, highlight contribution (dual perspective: textbook + teacher insight).</w:t>
      </w:r>
    </w:p>
  </w:comment>
  <w:comment w:id="2" w:author="Cold Brew" w:date="2026-04-26T21:29:00Z" w:initials="CB">
    <w:p w14:paraId="0572E4C1" w14:textId="77777777" w:rsidR="00523F92" w:rsidRDefault="00523F92" w:rsidP="00523F92">
      <w:pPr>
        <w:pStyle w:val="CommentText"/>
      </w:pPr>
      <w:r>
        <w:rPr>
          <w:rStyle w:val="CommentReference"/>
        </w:rPr>
        <w:annotationRef/>
      </w:r>
      <w:r>
        <w:t xml:space="preserve">The background should be revised to (1) strengthen the rationale for HOTS in the Indonesian context, (2) clearly state the problem of LOTS dominance, (3) highlight the unique research gap (textbook + teacher perception), and (4) present the objectives in a concise, direct sentence. </w:t>
      </w:r>
      <w:r>
        <w:br/>
      </w:r>
      <w:r>
        <w:br/>
        <w:t>Elaborate on more previous research that have investigated a similar topic and explore what makes your current research different.</w:t>
      </w:r>
    </w:p>
  </w:comment>
  <w:comment w:id="3" w:author="Cold Brew" w:date="2026-04-26T21:39:00Z" w:initials="CB">
    <w:p w14:paraId="48594986" w14:textId="77777777" w:rsidR="00B0747F" w:rsidRDefault="00B0747F" w:rsidP="00B0747F">
      <w:pPr>
        <w:pStyle w:val="CommentText"/>
      </w:pPr>
      <w:r>
        <w:rPr>
          <w:rStyle w:val="CommentReference"/>
        </w:rPr>
        <w:annotationRef/>
      </w:r>
      <w:r>
        <w:t>Please, sharpen the contextual foundation. The background already mentions HOTS, Bloom’s Revised Taxonomy, and the Emancipated Curriculum.</w:t>
      </w:r>
      <w:r>
        <w:rPr>
          <w:b/>
          <w:bCs/>
        </w:rPr>
        <w:t xml:space="preserve"> However, it should more clearly explain </w:t>
      </w:r>
      <w:r>
        <w:rPr>
          <w:b/>
          <w:bCs/>
          <w:i/>
          <w:iCs/>
        </w:rPr>
        <w:t>why</w:t>
      </w:r>
      <w:r>
        <w:rPr>
          <w:b/>
          <w:bCs/>
        </w:rPr>
        <w:t xml:space="preserve"> HOTS is crucial for Indonesian junior high school students, linking it to national education goals and global literacy demands.</w:t>
      </w:r>
    </w:p>
  </w:comment>
  <w:comment w:id="4" w:author="Cold Brew" w:date="2026-04-26T21:33:00Z" w:initials="CB">
    <w:p w14:paraId="60C904FD" w14:textId="77777777" w:rsidR="00523F92" w:rsidRDefault="00523F92" w:rsidP="00523F92">
      <w:pPr>
        <w:pStyle w:val="CommentText"/>
      </w:pPr>
      <w:r>
        <w:rPr>
          <w:rStyle w:val="CommentReference"/>
        </w:rPr>
        <w:annotationRef/>
      </w:r>
      <w:r>
        <w:t xml:space="preserve">The gap is implied but not strongly articulated. Please emphasize that while previous studies (Utami, Hafidah, Andaline) analyzed HOTS in textbooks, few combined textbook analysis with </w:t>
      </w:r>
      <w:r>
        <w:rPr>
          <w:b/>
          <w:bCs/>
        </w:rPr>
        <w:t>teacher perceptions</w:t>
      </w:r>
      <w:r>
        <w:t xml:space="preserve"> under the Emancipated Curriculum. This way, you are articulating or highlighting the research gap.</w:t>
      </w:r>
    </w:p>
  </w:comment>
  <w:comment w:id="6" w:author="Cold Brew" w:date="2026-04-26T21:36:00Z" w:initials="CB">
    <w:p w14:paraId="6B7DBC32" w14:textId="77777777" w:rsidR="00B0747F" w:rsidRDefault="00B0747F" w:rsidP="00B0747F">
      <w:pPr>
        <w:pStyle w:val="CommentText"/>
      </w:pPr>
      <w:r>
        <w:rPr>
          <w:rStyle w:val="CommentReference"/>
        </w:rPr>
        <w:annotationRef/>
      </w:r>
      <w:r>
        <w:t xml:space="preserve">The current background notes that textbooks emphasize LOTS, but it should explicitly state the problem or limitations, for example, </w:t>
      </w:r>
      <w:r>
        <w:rPr>
          <w:i/>
          <w:iCs/>
        </w:rPr>
        <w:t>“Despite curriculum expectations, textbooks and classroom practices remain dominated by LOTS, limiting students’ opportunities to develop critical reading skills.”</w:t>
      </w:r>
      <w:r>
        <w:t xml:space="preserve"> </w:t>
      </w:r>
    </w:p>
  </w:comment>
  <w:comment w:id="7" w:author="Cold Brew" w:date="2026-04-26T21:40:00Z" w:initials="CB">
    <w:p w14:paraId="5D3AD3D8" w14:textId="77777777" w:rsidR="00B376C5" w:rsidRDefault="00B376C5" w:rsidP="00B376C5">
      <w:pPr>
        <w:pStyle w:val="CommentText"/>
      </w:pPr>
      <w:r>
        <w:rPr>
          <w:rStyle w:val="CommentReference"/>
        </w:rPr>
        <w:annotationRef/>
      </w:r>
      <w:r>
        <w:t>Issues:</w:t>
      </w:r>
    </w:p>
    <w:p w14:paraId="34DDFA49" w14:textId="77777777" w:rsidR="00B376C5" w:rsidRDefault="00B376C5" w:rsidP="00B376C5">
      <w:pPr>
        <w:pStyle w:val="CommentText"/>
        <w:numPr>
          <w:ilvl w:val="0"/>
          <w:numId w:val="8"/>
        </w:numPr>
        <w:ind w:left="360"/>
      </w:pPr>
      <w:r>
        <w:t xml:space="preserve">Needs subheadings for clarity (e.g., </w:t>
      </w:r>
      <w:r>
        <w:rPr>
          <w:i/>
          <w:iCs/>
        </w:rPr>
        <w:t>Content Analysis</w:t>
      </w:r>
      <w:r>
        <w:t xml:space="preserve">, </w:t>
      </w:r>
      <w:r>
        <w:rPr>
          <w:i/>
          <w:iCs/>
        </w:rPr>
        <w:t>Classroom Observation</w:t>
      </w:r>
      <w:r>
        <w:t xml:space="preserve">, </w:t>
      </w:r>
      <w:r>
        <w:rPr>
          <w:i/>
          <w:iCs/>
        </w:rPr>
        <w:t>Interviews</w:t>
      </w:r>
      <w:r>
        <w:t>).</w:t>
      </w:r>
    </w:p>
    <w:p w14:paraId="42D78847" w14:textId="77777777" w:rsidR="00B376C5" w:rsidRDefault="00B376C5" w:rsidP="00B376C5">
      <w:pPr>
        <w:pStyle w:val="CommentText"/>
        <w:numPr>
          <w:ilvl w:val="0"/>
          <w:numId w:val="8"/>
        </w:numPr>
      </w:pPr>
      <w:r>
        <w:t>Instruments are described but could be more concise.</w:t>
      </w:r>
    </w:p>
    <w:p w14:paraId="3BFA47BE" w14:textId="77777777" w:rsidR="00B376C5" w:rsidRDefault="00B376C5" w:rsidP="00B376C5">
      <w:pPr>
        <w:pStyle w:val="CommentText"/>
        <w:numPr>
          <w:ilvl w:val="0"/>
          <w:numId w:val="8"/>
        </w:numPr>
      </w:pPr>
      <w:r>
        <w:t>Data analysis: Good distinction between quantitative (percentages) and qualitative (themes).</w:t>
      </w:r>
    </w:p>
  </w:comment>
  <w:comment w:id="8" w:author="Cold Brew" w:date="2026-04-27T11:45:00Z" w:initials="CB">
    <w:p w14:paraId="02DC5F82" w14:textId="77777777" w:rsidR="00A72D98" w:rsidRDefault="00AC09E6" w:rsidP="00A72D98">
      <w:pPr>
        <w:pStyle w:val="CommentText"/>
        <w:numPr>
          <w:ilvl w:val="0"/>
          <w:numId w:val="20"/>
        </w:numPr>
      </w:pPr>
      <w:r>
        <w:rPr>
          <w:rStyle w:val="CommentReference"/>
        </w:rPr>
        <w:annotationRef/>
      </w:r>
      <w:r w:rsidR="00A72D98">
        <w:t xml:space="preserve">Please organize the methodology section by elaborating on the following subheadings:  </w:t>
      </w:r>
      <w:r w:rsidR="00A72D98">
        <w:rPr>
          <w:i/>
          <w:iCs/>
        </w:rPr>
        <w:t>Research Design</w:t>
      </w:r>
      <w:r w:rsidR="00A72D98">
        <w:t xml:space="preserve">, </w:t>
      </w:r>
      <w:r w:rsidR="00A72D98">
        <w:rPr>
          <w:i/>
          <w:iCs/>
        </w:rPr>
        <w:t>Participants</w:t>
      </w:r>
      <w:r w:rsidR="00A72D98">
        <w:t xml:space="preserve">, </w:t>
      </w:r>
      <w:r w:rsidR="00A72D98">
        <w:rPr>
          <w:i/>
          <w:iCs/>
        </w:rPr>
        <w:t>Data Collection Techniques</w:t>
      </w:r>
      <w:r w:rsidR="00A72D98">
        <w:t xml:space="preserve">, </w:t>
      </w:r>
      <w:r w:rsidR="00A72D98">
        <w:rPr>
          <w:i/>
          <w:iCs/>
        </w:rPr>
        <w:t>Instruments</w:t>
      </w:r>
      <w:r w:rsidR="00A72D98">
        <w:t xml:space="preserve">, and </w:t>
      </w:r>
      <w:r w:rsidR="00A72D98">
        <w:rPr>
          <w:i/>
          <w:iCs/>
        </w:rPr>
        <w:t>Data Analysis</w:t>
      </w:r>
      <w:r w:rsidR="00A72D98">
        <w:t>.</w:t>
      </w:r>
    </w:p>
    <w:p w14:paraId="5B48BE97" w14:textId="77777777" w:rsidR="00A72D98" w:rsidRDefault="00A72D98" w:rsidP="00A72D98">
      <w:pPr>
        <w:pStyle w:val="CommentText"/>
      </w:pPr>
      <w:r>
        <w:t xml:space="preserve">This structure helps readers quickly identify the components of the study. </w:t>
      </w:r>
    </w:p>
    <w:p w14:paraId="10C481D3" w14:textId="77777777" w:rsidR="00A72D98" w:rsidRDefault="00A72D98" w:rsidP="00A72D98">
      <w:pPr>
        <w:pStyle w:val="CommentText"/>
        <w:numPr>
          <w:ilvl w:val="0"/>
          <w:numId w:val="21"/>
        </w:numPr>
      </w:pPr>
      <w:r>
        <w:t>Since you applied mixed-methods, please structure the methodology:</w:t>
      </w:r>
    </w:p>
    <w:p w14:paraId="5DB53366" w14:textId="77777777" w:rsidR="00A72D98" w:rsidRDefault="00A72D98" w:rsidP="00A72D98">
      <w:pPr>
        <w:pStyle w:val="CommentText"/>
        <w:numPr>
          <w:ilvl w:val="0"/>
          <w:numId w:val="22"/>
        </w:numPr>
      </w:pPr>
      <w:r>
        <w:rPr>
          <w:b/>
          <w:bCs/>
        </w:rPr>
        <w:t>Quantitative Phase (Content Analysis)</w:t>
      </w:r>
      <w:r>
        <w:t xml:space="preserve"> → describe sample, categorization, percentages.</w:t>
      </w:r>
    </w:p>
    <w:p w14:paraId="0B81AF4B" w14:textId="77777777" w:rsidR="00A72D98" w:rsidRDefault="00A72D98" w:rsidP="00A72D98">
      <w:pPr>
        <w:pStyle w:val="CommentText"/>
        <w:numPr>
          <w:ilvl w:val="0"/>
          <w:numId w:val="22"/>
        </w:numPr>
      </w:pPr>
      <w:r>
        <w:rPr>
          <w:b/>
          <w:bCs/>
        </w:rPr>
        <w:t>Qualitative Phase (Observations &amp; Interviews)</w:t>
      </w:r>
      <w:r>
        <w:t xml:space="preserve"> → describe participants, instruments, and thematic analysis.</w:t>
      </w:r>
    </w:p>
    <w:p w14:paraId="092E7E8E" w14:textId="77777777" w:rsidR="00A72D98" w:rsidRDefault="00A72D98" w:rsidP="00A72D98">
      <w:pPr>
        <w:pStyle w:val="CommentText"/>
        <w:numPr>
          <w:ilvl w:val="0"/>
          <w:numId w:val="22"/>
        </w:numPr>
      </w:pPr>
      <w:r>
        <w:rPr>
          <w:b/>
          <w:bCs/>
        </w:rPr>
        <w:t>Integration</w:t>
      </w:r>
      <w:r>
        <w:t xml:space="preserve"> → explain how findings from both phases were triangulated.</w:t>
      </w:r>
    </w:p>
    <w:p w14:paraId="57B9CACD" w14:textId="77777777" w:rsidR="00A72D98" w:rsidRDefault="00A72D98" w:rsidP="00A72D98">
      <w:pPr>
        <w:pStyle w:val="CommentText"/>
        <w:numPr>
          <w:ilvl w:val="0"/>
          <w:numId w:val="23"/>
        </w:numPr>
      </w:pPr>
      <w:r>
        <w:t>How about your research design? Which mixed method did you apply? And please add your justification for why you chose this design.</w:t>
      </w:r>
    </w:p>
    <w:p w14:paraId="28F8FA66" w14:textId="77777777" w:rsidR="00A72D98" w:rsidRDefault="00A72D98" w:rsidP="00A72D98">
      <w:pPr>
        <w:pStyle w:val="CommentText"/>
        <w:numPr>
          <w:ilvl w:val="0"/>
          <w:numId w:val="23"/>
        </w:numPr>
      </w:pPr>
      <w:r>
        <w:t>Elaborate on the detailed research procedures taken for conducting the mixed-method. Support it with a figure of the research cycle.</w:t>
      </w:r>
    </w:p>
  </w:comment>
  <w:comment w:id="9" w:author="Cold Brew" w:date="2026-04-28T06:20:00Z" w:initials="CB">
    <w:p w14:paraId="7A574FD0" w14:textId="77777777" w:rsidR="00A72D98" w:rsidRDefault="00A72D98" w:rsidP="00A72D98">
      <w:pPr>
        <w:pStyle w:val="CommentText"/>
      </w:pPr>
      <w:r>
        <w:rPr>
          <w:rStyle w:val="CommentReference"/>
        </w:rPr>
        <w:annotationRef/>
      </w:r>
      <w:r>
        <w:t>Please specify which mixed-method design was employed in your study: exploratory, explanatory, convergent parallel, embedded (nested), or multiphase (iterative). In addition, justify the choice. It will influence on your data collection technique and data analysis techniques.</w:t>
      </w:r>
    </w:p>
  </w:comment>
  <w:comment w:id="13" w:author="Cold Brew" w:date="2026-04-28T06:13:00Z" w:initials="CB">
    <w:p w14:paraId="3341CD0C" w14:textId="34E7B839" w:rsidR="00A72D98" w:rsidRDefault="00A72D98" w:rsidP="00A72D98">
      <w:pPr>
        <w:pStyle w:val="CommentText"/>
      </w:pPr>
      <w:r>
        <w:rPr>
          <w:rStyle w:val="CommentReference"/>
        </w:rPr>
        <w:annotationRef/>
      </w:r>
      <w:r>
        <w:rPr>
          <w:b/>
          <w:bCs/>
        </w:rPr>
        <w:t>Since you applied mixed-methods, clarify data analysis procedures</w:t>
      </w:r>
    </w:p>
    <w:p w14:paraId="7E642351" w14:textId="77777777" w:rsidR="00A72D98" w:rsidRDefault="00A72D98" w:rsidP="00A72D98">
      <w:pPr>
        <w:pStyle w:val="CommentText"/>
        <w:numPr>
          <w:ilvl w:val="0"/>
          <w:numId w:val="17"/>
        </w:numPr>
      </w:pPr>
      <w:r>
        <w:t>For quantitative: specify how percentages were calculated and why descriptive statistics were chosen.</w:t>
      </w:r>
    </w:p>
    <w:p w14:paraId="62ABD216" w14:textId="77777777" w:rsidR="00A72D98" w:rsidRDefault="00A72D98" w:rsidP="00A72D98">
      <w:pPr>
        <w:pStyle w:val="CommentText"/>
        <w:numPr>
          <w:ilvl w:val="0"/>
          <w:numId w:val="17"/>
        </w:numPr>
      </w:pPr>
      <w:r>
        <w:t>For qualitative: explain thematic analysis steps (coding, categorization, validation).</w:t>
      </w:r>
    </w:p>
    <w:p w14:paraId="74A772FA" w14:textId="77777777" w:rsidR="00A72D98" w:rsidRDefault="00A72D98" w:rsidP="00A72D98">
      <w:pPr>
        <w:pStyle w:val="CommentText"/>
        <w:numPr>
          <w:ilvl w:val="0"/>
          <w:numId w:val="17"/>
        </w:numPr>
      </w:pPr>
      <w:r>
        <w:t>This ensures rigor and replicability.</w:t>
      </w:r>
    </w:p>
    <w:p w14:paraId="56F2CA9E" w14:textId="77777777" w:rsidR="00A72D98" w:rsidRDefault="00A72D98" w:rsidP="00A72D98">
      <w:pPr>
        <w:pStyle w:val="CommentText"/>
        <w:numPr>
          <w:ilvl w:val="0"/>
          <w:numId w:val="17"/>
        </w:numPr>
      </w:pPr>
      <w:r>
        <w:t>Present the findings orderly and comprehensively. Organize the data findings based on the two categorizations: quantitative and qualitative data analysis results/findings. Use the following sections:</w:t>
      </w:r>
    </w:p>
    <w:p w14:paraId="3B53FB85" w14:textId="77777777" w:rsidR="00A72D98" w:rsidRDefault="00A72D98" w:rsidP="00A72D98">
      <w:pPr>
        <w:pStyle w:val="CommentText"/>
        <w:numPr>
          <w:ilvl w:val="0"/>
          <w:numId w:val="18"/>
        </w:numPr>
      </w:pPr>
      <w:r>
        <w:rPr>
          <w:b/>
          <w:bCs/>
        </w:rPr>
        <w:t>Quantitative Phase (Content Analysis)</w:t>
      </w:r>
    </w:p>
    <w:p w14:paraId="1FE4FB47" w14:textId="77777777" w:rsidR="00A72D98" w:rsidRDefault="00A72D98" w:rsidP="00A72D98">
      <w:pPr>
        <w:pStyle w:val="CommentText"/>
        <w:numPr>
          <w:ilvl w:val="1"/>
          <w:numId w:val="18"/>
        </w:numPr>
      </w:pPr>
      <w:r>
        <w:t>Present the distribution of HOTS vs LOTS questions clearly (tables, percentages, charts).</w:t>
      </w:r>
    </w:p>
    <w:p w14:paraId="2E88A417" w14:textId="77777777" w:rsidR="00A72D98" w:rsidRDefault="00A72D98" w:rsidP="00A72D98">
      <w:pPr>
        <w:pStyle w:val="CommentText"/>
        <w:numPr>
          <w:ilvl w:val="1"/>
          <w:numId w:val="18"/>
        </w:numPr>
        <w:ind w:left="660"/>
      </w:pPr>
      <w:r>
        <w:t xml:space="preserve">Example: </w:t>
      </w:r>
      <w:r>
        <w:rPr>
          <w:i/>
          <w:iCs/>
        </w:rPr>
        <w:t>“Out of 35 questions, 7 (20%) were HOTS, while 28 (80%) were LOTS. The majority were C1 (remembering) at 69%.”</w:t>
      </w:r>
    </w:p>
    <w:p w14:paraId="4B0BE344" w14:textId="77777777" w:rsidR="00A72D98" w:rsidRDefault="00A72D98" w:rsidP="00A72D98">
      <w:pPr>
        <w:pStyle w:val="CommentText"/>
        <w:numPr>
          <w:ilvl w:val="1"/>
          <w:numId w:val="18"/>
        </w:numPr>
      </w:pPr>
      <w:r>
        <w:t>This phase should stand alone so readers can see the numerical evidence.</w:t>
      </w:r>
    </w:p>
    <w:p w14:paraId="221A8A89" w14:textId="77777777" w:rsidR="00A72D98" w:rsidRDefault="00A72D98" w:rsidP="00A72D98">
      <w:pPr>
        <w:pStyle w:val="CommentText"/>
        <w:numPr>
          <w:ilvl w:val="0"/>
          <w:numId w:val="18"/>
        </w:numPr>
      </w:pPr>
      <w:r>
        <w:rPr>
          <w:b/>
          <w:bCs/>
        </w:rPr>
        <w:t>Qualitative Phase (Observations &amp; Interviews)</w:t>
      </w:r>
    </w:p>
    <w:p w14:paraId="6F4173A5" w14:textId="77777777" w:rsidR="00A72D98" w:rsidRDefault="00A72D98" w:rsidP="00A72D98">
      <w:pPr>
        <w:pStyle w:val="CommentText"/>
        <w:numPr>
          <w:ilvl w:val="1"/>
          <w:numId w:val="18"/>
        </w:numPr>
      </w:pPr>
      <w:r>
        <w:t>Present themes from classroom observations (e.g., scaffolding strategies, student difficulties).</w:t>
      </w:r>
    </w:p>
    <w:p w14:paraId="3CFE84E4" w14:textId="77777777" w:rsidR="00A72D98" w:rsidRDefault="00A72D98" w:rsidP="00A72D98">
      <w:pPr>
        <w:pStyle w:val="CommentText"/>
        <w:numPr>
          <w:ilvl w:val="1"/>
          <w:numId w:val="18"/>
        </w:numPr>
      </w:pPr>
      <w:r>
        <w:t>Present teacher perceptions (e.g., positive attitudes toward HOTS, challenges with vocabulary, contextual relevance).</w:t>
      </w:r>
    </w:p>
    <w:p w14:paraId="0B3CF3BA" w14:textId="77777777" w:rsidR="00A72D98" w:rsidRDefault="00A72D98" w:rsidP="00A72D98">
      <w:pPr>
        <w:pStyle w:val="CommentText"/>
        <w:numPr>
          <w:ilvl w:val="1"/>
          <w:numId w:val="18"/>
        </w:numPr>
      </w:pPr>
      <w:r>
        <w:t>Use direct quotes from teachers to illustrate themes.</w:t>
      </w:r>
    </w:p>
    <w:p w14:paraId="3C5ED254" w14:textId="77777777" w:rsidR="00A72D98" w:rsidRDefault="00A72D98" w:rsidP="00A72D98">
      <w:pPr>
        <w:pStyle w:val="CommentText"/>
        <w:numPr>
          <w:ilvl w:val="1"/>
          <w:numId w:val="18"/>
        </w:numPr>
      </w:pPr>
      <w:r>
        <w:t>This phase should be separate to highlight the richness of qualitative insights.</w:t>
      </w:r>
    </w:p>
    <w:p w14:paraId="1CB7BD5B" w14:textId="77777777" w:rsidR="00A72D98" w:rsidRDefault="00A72D98" w:rsidP="00A72D98">
      <w:pPr>
        <w:pStyle w:val="CommentText"/>
      </w:pPr>
      <w:r>
        <w:t xml:space="preserve">3) </w:t>
      </w:r>
      <w:r>
        <w:rPr>
          <w:b/>
          <w:bCs/>
        </w:rPr>
        <w:t>Integration of Phases</w:t>
      </w:r>
    </w:p>
    <w:p w14:paraId="4FE8018F" w14:textId="77777777" w:rsidR="00A72D98" w:rsidRDefault="00A72D98" w:rsidP="00A72D98">
      <w:pPr>
        <w:pStyle w:val="CommentText"/>
        <w:numPr>
          <w:ilvl w:val="0"/>
          <w:numId w:val="19"/>
        </w:numPr>
      </w:pPr>
      <w:r>
        <w:t>After presenting each phase, authors should add a section showing how the two strands complement each other.</w:t>
      </w:r>
    </w:p>
    <w:p w14:paraId="129098F4" w14:textId="77777777" w:rsidR="00A72D98" w:rsidRDefault="00A72D98" w:rsidP="00A72D98">
      <w:pPr>
        <w:pStyle w:val="CommentText"/>
        <w:numPr>
          <w:ilvl w:val="0"/>
          <w:numId w:val="19"/>
        </w:numPr>
        <w:ind w:left="360"/>
      </w:pPr>
      <w:r>
        <w:t xml:space="preserve">Example: </w:t>
      </w:r>
      <w:r>
        <w:rPr>
          <w:i/>
          <w:iCs/>
        </w:rPr>
        <w:t>“Quantitative results revealed limited HOTS questions in the textbook. Qualitative findings explained how teachers perceived this limitation and adapted their teaching strategies.”</w:t>
      </w:r>
    </w:p>
    <w:p w14:paraId="49F9D373" w14:textId="77777777" w:rsidR="00A72D98" w:rsidRDefault="00A72D98" w:rsidP="00A72D98">
      <w:pPr>
        <w:pStyle w:val="CommentText"/>
        <w:numPr>
          <w:ilvl w:val="0"/>
          <w:numId w:val="19"/>
        </w:numPr>
      </w:pPr>
      <w:r>
        <w:t>This integration demonstrates the value of the mixed-methods design.</w:t>
      </w:r>
    </w:p>
  </w:comment>
  <w:comment w:id="14" w:author="Cold Brew" w:date="2026-04-28T06:24:00Z" w:initials="CB">
    <w:p w14:paraId="24B54380" w14:textId="77777777" w:rsidR="00E67E40" w:rsidRDefault="00E67E40" w:rsidP="00E67E40">
      <w:pPr>
        <w:pStyle w:val="CommentText"/>
      </w:pPr>
      <w:r>
        <w:rPr>
          <w:rStyle w:val="CommentReference"/>
        </w:rPr>
        <w:annotationRef/>
      </w:r>
      <w:r>
        <w:rPr>
          <w:b/>
          <w:bCs/>
        </w:rPr>
        <w:t>For Discussion Section:</w:t>
      </w:r>
    </w:p>
    <w:p w14:paraId="58EB46C3" w14:textId="77777777" w:rsidR="00E67E40" w:rsidRDefault="00E67E40" w:rsidP="00E67E40">
      <w:pPr>
        <w:pStyle w:val="CommentText"/>
      </w:pPr>
      <w:r>
        <w:rPr>
          <w:b/>
          <w:bCs/>
        </w:rPr>
        <w:t>Separate Findings and Discussion Clearly</w:t>
      </w:r>
    </w:p>
    <w:p w14:paraId="550688B2" w14:textId="77777777" w:rsidR="00E67E40" w:rsidRDefault="00E67E40" w:rsidP="00E67E40">
      <w:pPr>
        <w:pStyle w:val="CommentText"/>
        <w:numPr>
          <w:ilvl w:val="1"/>
          <w:numId w:val="24"/>
        </w:numPr>
        <w:ind w:left="360"/>
      </w:pPr>
      <w:r>
        <w:t xml:space="preserve">Use subheadings: </w:t>
      </w:r>
      <w:r>
        <w:rPr>
          <w:i/>
          <w:iCs/>
        </w:rPr>
        <w:t>Findings</w:t>
      </w:r>
      <w:r>
        <w:t xml:space="preserve"> → present raw results; </w:t>
      </w:r>
      <w:r>
        <w:rPr>
          <w:i/>
          <w:iCs/>
        </w:rPr>
        <w:t>Discussion</w:t>
      </w:r>
      <w:r>
        <w:t xml:space="preserve"> → interpret results in light of literature and curriculum.</w:t>
      </w:r>
    </w:p>
    <w:p w14:paraId="76B6F70B" w14:textId="77777777" w:rsidR="00E67E40" w:rsidRDefault="00E67E40" w:rsidP="00E67E40">
      <w:pPr>
        <w:pStyle w:val="CommentText"/>
        <w:numPr>
          <w:ilvl w:val="1"/>
          <w:numId w:val="24"/>
        </w:numPr>
      </w:pPr>
      <w:r>
        <w:t>This makes the structure more transparent.</w:t>
      </w:r>
    </w:p>
    <w:p w14:paraId="64304DCA" w14:textId="77777777" w:rsidR="00E67E40" w:rsidRDefault="00E67E40" w:rsidP="00E67E40">
      <w:pPr>
        <w:pStyle w:val="CommentText"/>
      </w:pPr>
      <w:r>
        <w:rPr>
          <w:b/>
          <w:bCs/>
        </w:rPr>
        <w:t>Deepen the Discussion</w:t>
      </w:r>
    </w:p>
    <w:p w14:paraId="2C2534B2" w14:textId="77777777" w:rsidR="00E67E40" w:rsidRDefault="00E67E40" w:rsidP="00E67E40">
      <w:pPr>
        <w:pStyle w:val="CommentText"/>
        <w:numPr>
          <w:ilvl w:val="1"/>
          <w:numId w:val="25"/>
        </w:numPr>
        <w:ind w:left="360"/>
      </w:pPr>
      <w:r>
        <w:t xml:space="preserve">Move beyond description to analysis: explain </w:t>
      </w:r>
      <w:r>
        <w:rPr>
          <w:i/>
          <w:iCs/>
        </w:rPr>
        <w:t>why</w:t>
      </w:r>
      <w:r>
        <w:t xml:space="preserve"> HOTS questions are limited, </w:t>
      </w:r>
      <w:r>
        <w:rPr>
          <w:i/>
          <w:iCs/>
        </w:rPr>
        <w:t>how</w:t>
      </w:r>
      <w:r>
        <w:t xml:space="preserve"> teacher perceptions align with or differ from prior studies, and </w:t>
      </w:r>
      <w:r>
        <w:rPr>
          <w:i/>
          <w:iCs/>
        </w:rPr>
        <w:t>what</w:t>
      </w:r>
      <w:r>
        <w:t xml:space="preserve"> this means for curriculum implementation.</w:t>
      </w:r>
    </w:p>
    <w:p w14:paraId="2A63633D" w14:textId="77777777" w:rsidR="00E67E40" w:rsidRDefault="00E67E40" w:rsidP="00E67E40">
      <w:pPr>
        <w:pStyle w:val="CommentText"/>
        <w:numPr>
          <w:ilvl w:val="1"/>
          <w:numId w:val="25"/>
        </w:numPr>
        <w:ind w:left="360"/>
      </w:pPr>
      <w:r>
        <w:t xml:space="preserve">Example: </w:t>
      </w:r>
      <w:r>
        <w:rPr>
          <w:i/>
          <w:iCs/>
        </w:rPr>
        <w:t>“The dominance of LOTS questions (69% C1) reflects a persistent textbook design issue noted by Utami (2022). However, unlike Utami’s study, teachers here expressed optimism about HOTS, suggesting readiness if materials improve.”</w:t>
      </w:r>
    </w:p>
    <w:p w14:paraId="41E2D514" w14:textId="77777777" w:rsidR="00E67E40" w:rsidRDefault="00E67E40" w:rsidP="00E67E40">
      <w:pPr>
        <w:pStyle w:val="CommentText"/>
      </w:pPr>
      <w:r>
        <w:rPr>
          <w:b/>
          <w:bCs/>
          <w:i/>
          <w:iCs/>
        </w:rPr>
        <w:t>Explicitly Integrate Phases</w:t>
      </w:r>
    </w:p>
    <w:p w14:paraId="361549C4" w14:textId="77777777" w:rsidR="00E67E40" w:rsidRDefault="00E67E40" w:rsidP="00E67E40">
      <w:pPr>
        <w:pStyle w:val="CommentText"/>
        <w:numPr>
          <w:ilvl w:val="1"/>
          <w:numId w:val="26"/>
        </w:numPr>
      </w:pPr>
      <w:r>
        <w:rPr>
          <w:i/>
          <w:iCs/>
        </w:rPr>
        <w:t>Add a short section showing how quantitative and qualitative findings complement each other.</w:t>
      </w:r>
    </w:p>
    <w:p w14:paraId="26C5D1BC" w14:textId="77777777" w:rsidR="00E67E40" w:rsidRDefault="00E67E40" w:rsidP="00E67E40">
      <w:pPr>
        <w:pStyle w:val="CommentText"/>
        <w:numPr>
          <w:ilvl w:val="1"/>
          <w:numId w:val="26"/>
        </w:numPr>
      </w:pPr>
      <w:r>
        <w:rPr>
          <w:i/>
          <w:iCs/>
        </w:rPr>
        <w:t>Example: “Quantitative analysis revealed limited HOTS questions, while qualitative insights explained how teachers scaffolded these questions to suit students’ readiness.”</w:t>
      </w:r>
    </w:p>
  </w:comment>
  <w:comment w:id="16" w:author="Cold Brew" w:date="2026-04-28T06:27:00Z" w:initials="CB">
    <w:p w14:paraId="2CDA1213" w14:textId="77777777" w:rsidR="00E67E40" w:rsidRDefault="00E67E40" w:rsidP="00E67E40">
      <w:pPr>
        <w:pStyle w:val="CommentText"/>
        <w:numPr>
          <w:ilvl w:val="0"/>
          <w:numId w:val="28"/>
        </w:numPr>
      </w:pPr>
      <w:r>
        <w:rPr>
          <w:rStyle w:val="CommentReference"/>
        </w:rPr>
        <w:annotationRef/>
      </w:r>
      <w:r>
        <w:t xml:space="preserve">Revise references to APA 7th edition and expand to &gt;15 sources. </w:t>
      </w:r>
    </w:p>
    <w:p w14:paraId="44F42DD5" w14:textId="77777777" w:rsidR="00E67E40" w:rsidRDefault="00E67E40" w:rsidP="00E67E40">
      <w:pPr>
        <w:pStyle w:val="CommentText"/>
        <w:numPr>
          <w:ilvl w:val="0"/>
          <w:numId w:val="28"/>
        </w:numPr>
      </w:pPr>
      <w:r>
        <w:t>Use more recent references.</w:t>
      </w:r>
    </w:p>
    <w:p w14:paraId="668F106E" w14:textId="77777777" w:rsidR="00E67E40" w:rsidRDefault="00E67E40" w:rsidP="00E67E40">
      <w:pPr>
        <w:pStyle w:val="CommentText"/>
        <w:numPr>
          <w:ilvl w:val="0"/>
          <w:numId w:val="28"/>
        </w:numPr>
      </w:pPr>
      <w:r>
        <w:t>Ensure that this bibliography is consistent with the in-text citations. Please recheck them to improve the clarity.</w:t>
      </w:r>
    </w:p>
    <w:p w14:paraId="197633D0" w14:textId="77777777" w:rsidR="00E67E40" w:rsidRDefault="00E67E40" w:rsidP="00E67E40">
      <w:pPr>
        <w:pStyle w:val="CommentText"/>
        <w:numPr>
          <w:ilvl w:val="0"/>
          <w:numId w:val="28"/>
        </w:numPr>
      </w:pPr>
      <w:r>
        <w:t>You are highly recommended to read and use articles published in the Didascein Journal that are related to your research topics.</w:t>
      </w:r>
    </w:p>
    <w:p w14:paraId="66AE82F5" w14:textId="77777777" w:rsidR="00E67E40" w:rsidRDefault="00E67E40" w:rsidP="00E67E40">
      <w:pPr>
        <w:pStyle w:val="CommentText"/>
        <w:numPr>
          <w:ilvl w:val="0"/>
          <w:numId w:val="28"/>
        </w:numPr>
      </w:pPr>
      <w:r>
        <w:t>Add more recent and relevant references (2019–2024) on HOTS, textbook analysis, and curriculum implementation. For example:</w:t>
      </w:r>
    </w:p>
    <w:p w14:paraId="4FE2ED62" w14:textId="77777777" w:rsidR="00E67E40" w:rsidRDefault="00E67E40" w:rsidP="00E67E40">
      <w:pPr>
        <w:pStyle w:val="CommentText"/>
        <w:numPr>
          <w:ilvl w:val="0"/>
          <w:numId w:val="29"/>
        </w:numPr>
      </w:pPr>
      <w:r>
        <w:t>Bloom’s taxonomy applications in EFL contexts.</w:t>
      </w:r>
    </w:p>
    <w:p w14:paraId="4FB9B685" w14:textId="77777777" w:rsidR="00E67E40" w:rsidRDefault="00E67E40" w:rsidP="00E67E40">
      <w:pPr>
        <w:pStyle w:val="CommentText"/>
        <w:numPr>
          <w:ilvl w:val="0"/>
          <w:numId w:val="29"/>
        </w:numPr>
      </w:pPr>
      <w:r>
        <w:t>Studies on HOTS in Indonesian curriculum implementation.</w:t>
      </w:r>
    </w:p>
    <w:p w14:paraId="628860C7" w14:textId="77777777" w:rsidR="00E67E40" w:rsidRDefault="00E67E40" w:rsidP="00E67E40">
      <w:pPr>
        <w:pStyle w:val="CommentText"/>
        <w:numPr>
          <w:ilvl w:val="0"/>
          <w:numId w:val="29"/>
        </w:numPr>
      </w:pPr>
      <w:r>
        <w:t>Teacher professional development and HOTS pedagogy.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EB5568" w15:done="0"/>
  <w15:commentEx w15:paraId="0C707ACF" w15:done="0"/>
  <w15:commentEx w15:paraId="0572E4C1" w15:done="0"/>
  <w15:commentEx w15:paraId="48594986" w15:done="0"/>
  <w15:commentEx w15:paraId="60C904FD" w15:done="0"/>
  <w15:commentEx w15:paraId="6B7DBC32" w15:done="0"/>
  <w15:commentEx w15:paraId="3BFA47BE" w15:done="0"/>
  <w15:commentEx w15:paraId="28F8FA66" w15:done="0"/>
  <w15:commentEx w15:paraId="7A574FD0" w15:done="0"/>
  <w15:commentEx w15:paraId="49F9D373" w15:done="0"/>
  <w15:commentEx w15:paraId="26C5D1BC" w15:done="0"/>
  <w15:commentEx w15:paraId="628860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AD3D71" w16cex:dateUtc="2026-04-26T14:16:00Z"/>
  <w16cex:commentExtensible w16cex:durableId="593EDC82" w16cex:dateUtc="2026-04-26T14:21:00Z"/>
  <w16cex:commentExtensible w16cex:durableId="537D1777" w16cex:dateUtc="2026-04-26T14:29:00Z"/>
  <w16cex:commentExtensible w16cex:durableId="27A655B7" w16cex:dateUtc="2026-04-26T14:39:00Z"/>
  <w16cex:commentExtensible w16cex:durableId="05356E1A" w16cex:dateUtc="2026-04-26T14:33:00Z"/>
  <w16cex:commentExtensible w16cex:durableId="734C14D6" w16cex:dateUtc="2026-04-26T14:36:00Z"/>
  <w16cex:commentExtensible w16cex:durableId="316000EC" w16cex:dateUtc="2026-04-26T14:40:00Z"/>
  <w16cex:commentExtensible w16cex:durableId="499DADBA" w16cex:dateUtc="2026-04-27T04:45:00Z"/>
  <w16cex:commentExtensible w16cex:durableId="703F1732" w16cex:dateUtc="2026-04-27T23:20:00Z"/>
  <w16cex:commentExtensible w16cex:durableId="210F4D72" w16cex:dateUtc="2026-04-27T23:13:00Z"/>
  <w16cex:commentExtensible w16cex:durableId="72AFAED3" w16cex:dateUtc="2026-04-27T23:24:00Z"/>
  <w16cex:commentExtensible w16cex:durableId="1256757C" w16cex:dateUtc="2026-04-27T23: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EB5568" w16cid:durableId="14AD3D71"/>
  <w16cid:commentId w16cid:paraId="0C707ACF" w16cid:durableId="593EDC82"/>
  <w16cid:commentId w16cid:paraId="0572E4C1" w16cid:durableId="537D1777"/>
  <w16cid:commentId w16cid:paraId="48594986" w16cid:durableId="27A655B7"/>
  <w16cid:commentId w16cid:paraId="60C904FD" w16cid:durableId="05356E1A"/>
  <w16cid:commentId w16cid:paraId="6B7DBC32" w16cid:durableId="734C14D6"/>
  <w16cid:commentId w16cid:paraId="3BFA47BE" w16cid:durableId="316000EC"/>
  <w16cid:commentId w16cid:paraId="28F8FA66" w16cid:durableId="499DADBA"/>
  <w16cid:commentId w16cid:paraId="7A574FD0" w16cid:durableId="703F1732"/>
  <w16cid:commentId w16cid:paraId="49F9D373" w16cid:durableId="210F4D72"/>
  <w16cid:commentId w16cid:paraId="26C5D1BC" w16cid:durableId="72AFAED3"/>
  <w16cid:commentId w16cid:paraId="628860C7" w16cid:durableId="125675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7CDD" w14:textId="77777777" w:rsidR="00396017" w:rsidRDefault="00396017" w:rsidP="00821842">
      <w:r>
        <w:separator/>
      </w:r>
    </w:p>
  </w:endnote>
  <w:endnote w:type="continuationSeparator" w:id="0">
    <w:p w14:paraId="0BFC0C21" w14:textId="77777777" w:rsidR="00396017" w:rsidRDefault="0039601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09424" w14:textId="77777777" w:rsidR="00396017" w:rsidRDefault="00396017" w:rsidP="00821842">
      <w:r>
        <w:separator/>
      </w:r>
    </w:p>
  </w:footnote>
  <w:footnote w:type="continuationSeparator" w:id="0">
    <w:p w14:paraId="0098C50F" w14:textId="77777777" w:rsidR="00396017" w:rsidRDefault="0039601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244ADEC"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CA4"/>
    <w:multiLevelType w:val="hybridMultilevel"/>
    <w:tmpl w:val="8AC41A50"/>
    <w:lvl w:ilvl="0" w:tplc="B7B67654">
      <w:start w:val="1"/>
      <w:numFmt w:val="bullet"/>
      <w:lvlText w:val=""/>
      <w:lvlJc w:val="left"/>
      <w:pPr>
        <w:ind w:left="720" w:hanging="360"/>
      </w:pPr>
      <w:rPr>
        <w:rFonts w:ascii="Symbol" w:hAnsi="Symbol"/>
      </w:rPr>
    </w:lvl>
    <w:lvl w:ilvl="1" w:tplc="ED022F8A">
      <w:start w:val="1"/>
      <w:numFmt w:val="bullet"/>
      <w:lvlText w:val=""/>
      <w:lvlJc w:val="left"/>
      <w:pPr>
        <w:ind w:left="720" w:hanging="360"/>
      </w:pPr>
      <w:rPr>
        <w:rFonts w:ascii="Symbol" w:hAnsi="Symbol"/>
      </w:rPr>
    </w:lvl>
    <w:lvl w:ilvl="2" w:tplc="4FFA976A">
      <w:start w:val="1"/>
      <w:numFmt w:val="bullet"/>
      <w:lvlText w:val=""/>
      <w:lvlJc w:val="left"/>
      <w:pPr>
        <w:ind w:left="720" w:hanging="360"/>
      </w:pPr>
      <w:rPr>
        <w:rFonts w:ascii="Symbol" w:hAnsi="Symbol"/>
      </w:rPr>
    </w:lvl>
    <w:lvl w:ilvl="3" w:tplc="2FBA802E">
      <w:start w:val="1"/>
      <w:numFmt w:val="bullet"/>
      <w:lvlText w:val=""/>
      <w:lvlJc w:val="left"/>
      <w:pPr>
        <w:ind w:left="720" w:hanging="360"/>
      </w:pPr>
      <w:rPr>
        <w:rFonts w:ascii="Symbol" w:hAnsi="Symbol"/>
      </w:rPr>
    </w:lvl>
    <w:lvl w:ilvl="4" w:tplc="DCCE7DF6">
      <w:start w:val="1"/>
      <w:numFmt w:val="bullet"/>
      <w:lvlText w:val=""/>
      <w:lvlJc w:val="left"/>
      <w:pPr>
        <w:ind w:left="720" w:hanging="360"/>
      </w:pPr>
      <w:rPr>
        <w:rFonts w:ascii="Symbol" w:hAnsi="Symbol"/>
      </w:rPr>
    </w:lvl>
    <w:lvl w:ilvl="5" w:tplc="BB369A9C">
      <w:start w:val="1"/>
      <w:numFmt w:val="bullet"/>
      <w:lvlText w:val=""/>
      <w:lvlJc w:val="left"/>
      <w:pPr>
        <w:ind w:left="720" w:hanging="360"/>
      </w:pPr>
      <w:rPr>
        <w:rFonts w:ascii="Symbol" w:hAnsi="Symbol"/>
      </w:rPr>
    </w:lvl>
    <w:lvl w:ilvl="6" w:tplc="D7F69D4C">
      <w:start w:val="1"/>
      <w:numFmt w:val="bullet"/>
      <w:lvlText w:val=""/>
      <w:lvlJc w:val="left"/>
      <w:pPr>
        <w:ind w:left="720" w:hanging="360"/>
      </w:pPr>
      <w:rPr>
        <w:rFonts w:ascii="Symbol" w:hAnsi="Symbol"/>
      </w:rPr>
    </w:lvl>
    <w:lvl w:ilvl="7" w:tplc="FD50B410">
      <w:start w:val="1"/>
      <w:numFmt w:val="bullet"/>
      <w:lvlText w:val=""/>
      <w:lvlJc w:val="left"/>
      <w:pPr>
        <w:ind w:left="720" w:hanging="360"/>
      </w:pPr>
      <w:rPr>
        <w:rFonts w:ascii="Symbol" w:hAnsi="Symbol"/>
      </w:rPr>
    </w:lvl>
    <w:lvl w:ilvl="8" w:tplc="65CCBFC0">
      <w:start w:val="1"/>
      <w:numFmt w:val="bullet"/>
      <w:lvlText w:val=""/>
      <w:lvlJc w:val="left"/>
      <w:pPr>
        <w:ind w:left="720" w:hanging="360"/>
      </w:pPr>
      <w:rPr>
        <w:rFonts w:ascii="Symbol" w:hAnsi="Symbol"/>
      </w:rPr>
    </w:lvl>
  </w:abstractNum>
  <w:abstractNum w:abstractNumId="1" w15:restartNumberingAfterBreak="0">
    <w:nsid w:val="0B630968"/>
    <w:multiLevelType w:val="hybridMultilevel"/>
    <w:tmpl w:val="0682EBF0"/>
    <w:lvl w:ilvl="0" w:tplc="DD8CBF44">
      <w:start w:val="1"/>
      <w:numFmt w:val="bullet"/>
      <w:lvlText w:val=""/>
      <w:lvlJc w:val="left"/>
      <w:pPr>
        <w:ind w:left="1080" w:hanging="360"/>
      </w:pPr>
      <w:rPr>
        <w:rFonts w:ascii="Symbol" w:hAnsi="Symbol"/>
      </w:rPr>
    </w:lvl>
    <w:lvl w:ilvl="1" w:tplc="1B9C9CE2">
      <w:start w:val="1"/>
      <w:numFmt w:val="bullet"/>
      <w:lvlText w:val=""/>
      <w:lvlJc w:val="left"/>
      <w:pPr>
        <w:ind w:left="1080" w:hanging="360"/>
      </w:pPr>
      <w:rPr>
        <w:rFonts w:ascii="Symbol" w:hAnsi="Symbol"/>
      </w:rPr>
    </w:lvl>
    <w:lvl w:ilvl="2" w:tplc="1E448292">
      <w:start w:val="1"/>
      <w:numFmt w:val="bullet"/>
      <w:lvlText w:val=""/>
      <w:lvlJc w:val="left"/>
      <w:pPr>
        <w:ind w:left="1080" w:hanging="360"/>
      </w:pPr>
      <w:rPr>
        <w:rFonts w:ascii="Symbol" w:hAnsi="Symbol"/>
      </w:rPr>
    </w:lvl>
    <w:lvl w:ilvl="3" w:tplc="97B2FF08">
      <w:start w:val="1"/>
      <w:numFmt w:val="bullet"/>
      <w:lvlText w:val=""/>
      <w:lvlJc w:val="left"/>
      <w:pPr>
        <w:ind w:left="1080" w:hanging="360"/>
      </w:pPr>
      <w:rPr>
        <w:rFonts w:ascii="Symbol" w:hAnsi="Symbol"/>
      </w:rPr>
    </w:lvl>
    <w:lvl w:ilvl="4" w:tplc="A022C9CC">
      <w:start w:val="1"/>
      <w:numFmt w:val="bullet"/>
      <w:lvlText w:val=""/>
      <w:lvlJc w:val="left"/>
      <w:pPr>
        <w:ind w:left="1080" w:hanging="360"/>
      </w:pPr>
      <w:rPr>
        <w:rFonts w:ascii="Symbol" w:hAnsi="Symbol"/>
      </w:rPr>
    </w:lvl>
    <w:lvl w:ilvl="5" w:tplc="4EA21540">
      <w:start w:val="1"/>
      <w:numFmt w:val="bullet"/>
      <w:lvlText w:val=""/>
      <w:lvlJc w:val="left"/>
      <w:pPr>
        <w:ind w:left="1080" w:hanging="360"/>
      </w:pPr>
      <w:rPr>
        <w:rFonts w:ascii="Symbol" w:hAnsi="Symbol"/>
      </w:rPr>
    </w:lvl>
    <w:lvl w:ilvl="6" w:tplc="8DA6B7EE">
      <w:start w:val="1"/>
      <w:numFmt w:val="bullet"/>
      <w:lvlText w:val=""/>
      <w:lvlJc w:val="left"/>
      <w:pPr>
        <w:ind w:left="1080" w:hanging="360"/>
      </w:pPr>
      <w:rPr>
        <w:rFonts w:ascii="Symbol" w:hAnsi="Symbol"/>
      </w:rPr>
    </w:lvl>
    <w:lvl w:ilvl="7" w:tplc="98E0571A">
      <w:start w:val="1"/>
      <w:numFmt w:val="bullet"/>
      <w:lvlText w:val=""/>
      <w:lvlJc w:val="left"/>
      <w:pPr>
        <w:ind w:left="1080" w:hanging="360"/>
      </w:pPr>
      <w:rPr>
        <w:rFonts w:ascii="Symbol" w:hAnsi="Symbol"/>
      </w:rPr>
    </w:lvl>
    <w:lvl w:ilvl="8" w:tplc="E8D2670A">
      <w:start w:val="1"/>
      <w:numFmt w:val="bullet"/>
      <w:lvlText w:val=""/>
      <w:lvlJc w:val="left"/>
      <w:pPr>
        <w:ind w:left="1080" w:hanging="360"/>
      </w:pPr>
      <w:rPr>
        <w:rFonts w:ascii="Symbol" w:hAnsi="Symbol"/>
      </w:rPr>
    </w:lvl>
  </w:abstractNum>
  <w:abstractNum w:abstractNumId="2" w15:restartNumberingAfterBreak="0">
    <w:nsid w:val="0B915DBF"/>
    <w:multiLevelType w:val="hybridMultilevel"/>
    <w:tmpl w:val="64929F74"/>
    <w:lvl w:ilvl="0" w:tplc="90E0823C">
      <w:start w:val="1"/>
      <w:numFmt w:val="bullet"/>
      <w:lvlText w:val=""/>
      <w:lvlJc w:val="left"/>
      <w:pPr>
        <w:ind w:left="1080" w:hanging="360"/>
      </w:pPr>
      <w:rPr>
        <w:rFonts w:ascii="Symbol" w:hAnsi="Symbol"/>
      </w:rPr>
    </w:lvl>
    <w:lvl w:ilvl="1" w:tplc="C476610C">
      <w:start w:val="1"/>
      <w:numFmt w:val="bullet"/>
      <w:lvlText w:val=""/>
      <w:lvlJc w:val="left"/>
      <w:pPr>
        <w:ind w:left="1080" w:hanging="360"/>
      </w:pPr>
      <w:rPr>
        <w:rFonts w:ascii="Symbol" w:hAnsi="Symbol"/>
      </w:rPr>
    </w:lvl>
    <w:lvl w:ilvl="2" w:tplc="6C965178">
      <w:start w:val="1"/>
      <w:numFmt w:val="bullet"/>
      <w:lvlText w:val=""/>
      <w:lvlJc w:val="left"/>
      <w:pPr>
        <w:ind w:left="1080" w:hanging="360"/>
      </w:pPr>
      <w:rPr>
        <w:rFonts w:ascii="Symbol" w:hAnsi="Symbol"/>
      </w:rPr>
    </w:lvl>
    <w:lvl w:ilvl="3" w:tplc="BB0C5EAA">
      <w:start w:val="1"/>
      <w:numFmt w:val="bullet"/>
      <w:lvlText w:val=""/>
      <w:lvlJc w:val="left"/>
      <w:pPr>
        <w:ind w:left="1080" w:hanging="360"/>
      </w:pPr>
      <w:rPr>
        <w:rFonts w:ascii="Symbol" w:hAnsi="Symbol"/>
      </w:rPr>
    </w:lvl>
    <w:lvl w:ilvl="4" w:tplc="0748C7BE">
      <w:start w:val="1"/>
      <w:numFmt w:val="bullet"/>
      <w:lvlText w:val=""/>
      <w:lvlJc w:val="left"/>
      <w:pPr>
        <w:ind w:left="1080" w:hanging="360"/>
      </w:pPr>
      <w:rPr>
        <w:rFonts w:ascii="Symbol" w:hAnsi="Symbol"/>
      </w:rPr>
    </w:lvl>
    <w:lvl w:ilvl="5" w:tplc="6BB8137A">
      <w:start w:val="1"/>
      <w:numFmt w:val="bullet"/>
      <w:lvlText w:val=""/>
      <w:lvlJc w:val="left"/>
      <w:pPr>
        <w:ind w:left="1080" w:hanging="360"/>
      </w:pPr>
      <w:rPr>
        <w:rFonts w:ascii="Symbol" w:hAnsi="Symbol"/>
      </w:rPr>
    </w:lvl>
    <w:lvl w:ilvl="6" w:tplc="A664E44A">
      <w:start w:val="1"/>
      <w:numFmt w:val="bullet"/>
      <w:lvlText w:val=""/>
      <w:lvlJc w:val="left"/>
      <w:pPr>
        <w:ind w:left="1080" w:hanging="360"/>
      </w:pPr>
      <w:rPr>
        <w:rFonts w:ascii="Symbol" w:hAnsi="Symbol"/>
      </w:rPr>
    </w:lvl>
    <w:lvl w:ilvl="7" w:tplc="89A62EBC">
      <w:start w:val="1"/>
      <w:numFmt w:val="bullet"/>
      <w:lvlText w:val=""/>
      <w:lvlJc w:val="left"/>
      <w:pPr>
        <w:ind w:left="1080" w:hanging="360"/>
      </w:pPr>
      <w:rPr>
        <w:rFonts w:ascii="Symbol" w:hAnsi="Symbol"/>
      </w:rPr>
    </w:lvl>
    <w:lvl w:ilvl="8" w:tplc="4E7435A6">
      <w:start w:val="1"/>
      <w:numFmt w:val="bullet"/>
      <w:lvlText w:val=""/>
      <w:lvlJc w:val="left"/>
      <w:pPr>
        <w:ind w:left="1080" w:hanging="360"/>
      </w:pPr>
      <w:rPr>
        <w:rFonts w:ascii="Symbol" w:hAnsi="Symbol"/>
      </w:rPr>
    </w:lvl>
  </w:abstractNum>
  <w:abstractNum w:abstractNumId="3" w15:restartNumberingAfterBreak="0">
    <w:nsid w:val="10CF01A0"/>
    <w:multiLevelType w:val="hybridMultilevel"/>
    <w:tmpl w:val="A16C523C"/>
    <w:lvl w:ilvl="0" w:tplc="CFCEB99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7F2185"/>
    <w:multiLevelType w:val="hybridMultilevel"/>
    <w:tmpl w:val="554823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5006159"/>
    <w:multiLevelType w:val="hybridMultilevel"/>
    <w:tmpl w:val="D2D280DA"/>
    <w:lvl w:ilvl="0" w:tplc="9CF840C4">
      <w:start w:val="1"/>
      <w:numFmt w:val="bullet"/>
      <w:lvlText w:val=""/>
      <w:lvlJc w:val="left"/>
      <w:pPr>
        <w:ind w:left="720" w:hanging="360"/>
      </w:pPr>
      <w:rPr>
        <w:rFonts w:ascii="Symbol" w:hAnsi="Symbol"/>
      </w:rPr>
    </w:lvl>
    <w:lvl w:ilvl="1" w:tplc="10FE239E">
      <w:start w:val="1"/>
      <w:numFmt w:val="bullet"/>
      <w:lvlText w:val=""/>
      <w:lvlJc w:val="left"/>
      <w:pPr>
        <w:ind w:left="720" w:hanging="360"/>
      </w:pPr>
      <w:rPr>
        <w:rFonts w:ascii="Symbol" w:hAnsi="Symbol"/>
      </w:rPr>
    </w:lvl>
    <w:lvl w:ilvl="2" w:tplc="E432E988">
      <w:start w:val="1"/>
      <w:numFmt w:val="bullet"/>
      <w:lvlText w:val=""/>
      <w:lvlJc w:val="left"/>
      <w:pPr>
        <w:ind w:left="720" w:hanging="360"/>
      </w:pPr>
      <w:rPr>
        <w:rFonts w:ascii="Symbol" w:hAnsi="Symbol"/>
      </w:rPr>
    </w:lvl>
    <w:lvl w:ilvl="3" w:tplc="91BC4386">
      <w:start w:val="1"/>
      <w:numFmt w:val="bullet"/>
      <w:lvlText w:val=""/>
      <w:lvlJc w:val="left"/>
      <w:pPr>
        <w:ind w:left="720" w:hanging="360"/>
      </w:pPr>
      <w:rPr>
        <w:rFonts w:ascii="Symbol" w:hAnsi="Symbol"/>
      </w:rPr>
    </w:lvl>
    <w:lvl w:ilvl="4" w:tplc="F2E879C0">
      <w:start w:val="1"/>
      <w:numFmt w:val="bullet"/>
      <w:lvlText w:val=""/>
      <w:lvlJc w:val="left"/>
      <w:pPr>
        <w:ind w:left="720" w:hanging="360"/>
      </w:pPr>
      <w:rPr>
        <w:rFonts w:ascii="Symbol" w:hAnsi="Symbol"/>
      </w:rPr>
    </w:lvl>
    <w:lvl w:ilvl="5" w:tplc="487C4690">
      <w:start w:val="1"/>
      <w:numFmt w:val="bullet"/>
      <w:lvlText w:val=""/>
      <w:lvlJc w:val="left"/>
      <w:pPr>
        <w:ind w:left="720" w:hanging="360"/>
      </w:pPr>
      <w:rPr>
        <w:rFonts w:ascii="Symbol" w:hAnsi="Symbol"/>
      </w:rPr>
    </w:lvl>
    <w:lvl w:ilvl="6" w:tplc="5E8817E8">
      <w:start w:val="1"/>
      <w:numFmt w:val="bullet"/>
      <w:lvlText w:val=""/>
      <w:lvlJc w:val="left"/>
      <w:pPr>
        <w:ind w:left="720" w:hanging="360"/>
      </w:pPr>
      <w:rPr>
        <w:rFonts w:ascii="Symbol" w:hAnsi="Symbol"/>
      </w:rPr>
    </w:lvl>
    <w:lvl w:ilvl="7" w:tplc="77C2CE32">
      <w:start w:val="1"/>
      <w:numFmt w:val="bullet"/>
      <w:lvlText w:val=""/>
      <w:lvlJc w:val="left"/>
      <w:pPr>
        <w:ind w:left="720" w:hanging="360"/>
      </w:pPr>
      <w:rPr>
        <w:rFonts w:ascii="Symbol" w:hAnsi="Symbol"/>
      </w:rPr>
    </w:lvl>
    <w:lvl w:ilvl="8" w:tplc="EE5CFC24">
      <w:start w:val="1"/>
      <w:numFmt w:val="bullet"/>
      <w:lvlText w:val=""/>
      <w:lvlJc w:val="left"/>
      <w:pPr>
        <w:ind w:left="720" w:hanging="360"/>
      </w:pPr>
      <w:rPr>
        <w:rFonts w:ascii="Symbol" w:hAnsi="Symbol"/>
      </w:rPr>
    </w:lvl>
  </w:abstractNum>
  <w:abstractNum w:abstractNumId="6" w15:restartNumberingAfterBreak="0">
    <w:nsid w:val="169219ED"/>
    <w:multiLevelType w:val="hybridMultilevel"/>
    <w:tmpl w:val="85BAB09E"/>
    <w:lvl w:ilvl="0" w:tplc="29CE3386">
      <w:start w:val="1"/>
      <w:numFmt w:val="bullet"/>
      <w:lvlText w:val=""/>
      <w:lvlJc w:val="left"/>
      <w:pPr>
        <w:ind w:left="720" w:hanging="360"/>
      </w:pPr>
      <w:rPr>
        <w:rFonts w:ascii="Symbol" w:hAnsi="Symbol"/>
      </w:rPr>
    </w:lvl>
    <w:lvl w:ilvl="1" w:tplc="1E46E2D6">
      <w:start w:val="1"/>
      <w:numFmt w:val="bullet"/>
      <w:lvlText w:val=""/>
      <w:lvlJc w:val="left"/>
      <w:pPr>
        <w:ind w:left="720" w:hanging="360"/>
      </w:pPr>
      <w:rPr>
        <w:rFonts w:ascii="Symbol" w:hAnsi="Symbol"/>
      </w:rPr>
    </w:lvl>
    <w:lvl w:ilvl="2" w:tplc="C13E16A8">
      <w:start w:val="1"/>
      <w:numFmt w:val="bullet"/>
      <w:lvlText w:val=""/>
      <w:lvlJc w:val="left"/>
      <w:pPr>
        <w:ind w:left="720" w:hanging="360"/>
      </w:pPr>
      <w:rPr>
        <w:rFonts w:ascii="Symbol" w:hAnsi="Symbol"/>
      </w:rPr>
    </w:lvl>
    <w:lvl w:ilvl="3" w:tplc="AEBC0B4C">
      <w:start w:val="1"/>
      <w:numFmt w:val="bullet"/>
      <w:lvlText w:val=""/>
      <w:lvlJc w:val="left"/>
      <w:pPr>
        <w:ind w:left="720" w:hanging="360"/>
      </w:pPr>
      <w:rPr>
        <w:rFonts w:ascii="Symbol" w:hAnsi="Symbol"/>
      </w:rPr>
    </w:lvl>
    <w:lvl w:ilvl="4" w:tplc="9FBEAB02">
      <w:start w:val="1"/>
      <w:numFmt w:val="bullet"/>
      <w:lvlText w:val=""/>
      <w:lvlJc w:val="left"/>
      <w:pPr>
        <w:ind w:left="720" w:hanging="360"/>
      </w:pPr>
      <w:rPr>
        <w:rFonts w:ascii="Symbol" w:hAnsi="Symbol"/>
      </w:rPr>
    </w:lvl>
    <w:lvl w:ilvl="5" w:tplc="F35464BE">
      <w:start w:val="1"/>
      <w:numFmt w:val="bullet"/>
      <w:lvlText w:val=""/>
      <w:lvlJc w:val="left"/>
      <w:pPr>
        <w:ind w:left="720" w:hanging="360"/>
      </w:pPr>
      <w:rPr>
        <w:rFonts w:ascii="Symbol" w:hAnsi="Symbol"/>
      </w:rPr>
    </w:lvl>
    <w:lvl w:ilvl="6" w:tplc="55F4F590">
      <w:start w:val="1"/>
      <w:numFmt w:val="bullet"/>
      <w:lvlText w:val=""/>
      <w:lvlJc w:val="left"/>
      <w:pPr>
        <w:ind w:left="720" w:hanging="360"/>
      </w:pPr>
      <w:rPr>
        <w:rFonts w:ascii="Symbol" w:hAnsi="Symbol"/>
      </w:rPr>
    </w:lvl>
    <w:lvl w:ilvl="7" w:tplc="33BC2312">
      <w:start w:val="1"/>
      <w:numFmt w:val="bullet"/>
      <w:lvlText w:val=""/>
      <w:lvlJc w:val="left"/>
      <w:pPr>
        <w:ind w:left="720" w:hanging="360"/>
      </w:pPr>
      <w:rPr>
        <w:rFonts w:ascii="Symbol" w:hAnsi="Symbol"/>
      </w:rPr>
    </w:lvl>
    <w:lvl w:ilvl="8" w:tplc="BA82B368">
      <w:start w:val="1"/>
      <w:numFmt w:val="bullet"/>
      <w:lvlText w:val=""/>
      <w:lvlJc w:val="left"/>
      <w:pPr>
        <w:ind w:left="720" w:hanging="360"/>
      </w:pPr>
      <w:rPr>
        <w:rFonts w:ascii="Symbol" w:hAnsi="Symbol"/>
      </w:rPr>
    </w:lvl>
  </w:abstractNum>
  <w:abstractNum w:abstractNumId="7"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12A5D61"/>
    <w:multiLevelType w:val="hybridMultilevel"/>
    <w:tmpl w:val="1E3090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451D3B95"/>
    <w:multiLevelType w:val="hybridMultilevel"/>
    <w:tmpl w:val="EAF44772"/>
    <w:lvl w:ilvl="0" w:tplc="373C6D10">
      <w:start w:val="1"/>
      <w:numFmt w:val="bullet"/>
      <w:lvlText w:val=""/>
      <w:lvlJc w:val="left"/>
      <w:pPr>
        <w:ind w:left="720" w:hanging="360"/>
      </w:pPr>
      <w:rPr>
        <w:rFonts w:ascii="Symbol" w:hAnsi="Symbol"/>
      </w:rPr>
    </w:lvl>
    <w:lvl w:ilvl="1" w:tplc="6E24EDAC">
      <w:start w:val="1"/>
      <w:numFmt w:val="bullet"/>
      <w:lvlText w:val=""/>
      <w:lvlJc w:val="left"/>
      <w:pPr>
        <w:ind w:left="720" w:hanging="360"/>
      </w:pPr>
      <w:rPr>
        <w:rFonts w:ascii="Symbol" w:hAnsi="Symbol"/>
      </w:rPr>
    </w:lvl>
    <w:lvl w:ilvl="2" w:tplc="7E6A0A6C">
      <w:start w:val="1"/>
      <w:numFmt w:val="bullet"/>
      <w:lvlText w:val=""/>
      <w:lvlJc w:val="left"/>
      <w:pPr>
        <w:ind w:left="720" w:hanging="360"/>
      </w:pPr>
      <w:rPr>
        <w:rFonts w:ascii="Symbol" w:hAnsi="Symbol"/>
      </w:rPr>
    </w:lvl>
    <w:lvl w:ilvl="3" w:tplc="3EC0CD60">
      <w:start w:val="1"/>
      <w:numFmt w:val="bullet"/>
      <w:lvlText w:val=""/>
      <w:lvlJc w:val="left"/>
      <w:pPr>
        <w:ind w:left="720" w:hanging="360"/>
      </w:pPr>
      <w:rPr>
        <w:rFonts w:ascii="Symbol" w:hAnsi="Symbol"/>
      </w:rPr>
    </w:lvl>
    <w:lvl w:ilvl="4" w:tplc="62D64930">
      <w:start w:val="1"/>
      <w:numFmt w:val="bullet"/>
      <w:lvlText w:val=""/>
      <w:lvlJc w:val="left"/>
      <w:pPr>
        <w:ind w:left="720" w:hanging="360"/>
      </w:pPr>
      <w:rPr>
        <w:rFonts w:ascii="Symbol" w:hAnsi="Symbol"/>
      </w:rPr>
    </w:lvl>
    <w:lvl w:ilvl="5" w:tplc="1B74949C">
      <w:start w:val="1"/>
      <w:numFmt w:val="bullet"/>
      <w:lvlText w:val=""/>
      <w:lvlJc w:val="left"/>
      <w:pPr>
        <w:ind w:left="720" w:hanging="360"/>
      </w:pPr>
      <w:rPr>
        <w:rFonts w:ascii="Symbol" w:hAnsi="Symbol"/>
      </w:rPr>
    </w:lvl>
    <w:lvl w:ilvl="6" w:tplc="B0565C72">
      <w:start w:val="1"/>
      <w:numFmt w:val="bullet"/>
      <w:lvlText w:val=""/>
      <w:lvlJc w:val="left"/>
      <w:pPr>
        <w:ind w:left="720" w:hanging="360"/>
      </w:pPr>
      <w:rPr>
        <w:rFonts w:ascii="Symbol" w:hAnsi="Symbol"/>
      </w:rPr>
    </w:lvl>
    <w:lvl w:ilvl="7" w:tplc="DF3A4E76">
      <w:start w:val="1"/>
      <w:numFmt w:val="bullet"/>
      <w:lvlText w:val=""/>
      <w:lvlJc w:val="left"/>
      <w:pPr>
        <w:ind w:left="720" w:hanging="360"/>
      </w:pPr>
      <w:rPr>
        <w:rFonts w:ascii="Symbol" w:hAnsi="Symbol"/>
      </w:rPr>
    </w:lvl>
    <w:lvl w:ilvl="8" w:tplc="7452C806">
      <w:start w:val="1"/>
      <w:numFmt w:val="bullet"/>
      <w:lvlText w:val=""/>
      <w:lvlJc w:val="left"/>
      <w:pPr>
        <w:ind w:left="720" w:hanging="360"/>
      </w:pPr>
      <w:rPr>
        <w:rFonts w:ascii="Symbol" w:hAnsi="Symbol"/>
      </w:rPr>
    </w:lvl>
  </w:abstractNum>
  <w:abstractNum w:abstractNumId="12" w15:restartNumberingAfterBreak="0">
    <w:nsid w:val="45C67393"/>
    <w:multiLevelType w:val="hybridMultilevel"/>
    <w:tmpl w:val="30C44440"/>
    <w:lvl w:ilvl="0" w:tplc="A4F4A4FA">
      <w:start w:val="1"/>
      <w:numFmt w:val="bullet"/>
      <w:lvlText w:val=""/>
      <w:lvlJc w:val="left"/>
      <w:pPr>
        <w:ind w:left="720" w:hanging="360"/>
      </w:pPr>
      <w:rPr>
        <w:rFonts w:ascii="Symbol" w:hAnsi="Symbol"/>
      </w:rPr>
    </w:lvl>
    <w:lvl w:ilvl="1" w:tplc="772C67D2">
      <w:start w:val="1"/>
      <w:numFmt w:val="bullet"/>
      <w:lvlText w:val=""/>
      <w:lvlJc w:val="left"/>
      <w:pPr>
        <w:ind w:left="720" w:hanging="360"/>
      </w:pPr>
      <w:rPr>
        <w:rFonts w:ascii="Symbol" w:hAnsi="Symbol"/>
      </w:rPr>
    </w:lvl>
    <w:lvl w:ilvl="2" w:tplc="6992A6C4">
      <w:start w:val="1"/>
      <w:numFmt w:val="bullet"/>
      <w:lvlText w:val=""/>
      <w:lvlJc w:val="left"/>
      <w:pPr>
        <w:ind w:left="720" w:hanging="360"/>
      </w:pPr>
      <w:rPr>
        <w:rFonts w:ascii="Symbol" w:hAnsi="Symbol"/>
      </w:rPr>
    </w:lvl>
    <w:lvl w:ilvl="3" w:tplc="2C226492">
      <w:start w:val="1"/>
      <w:numFmt w:val="bullet"/>
      <w:lvlText w:val=""/>
      <w:lvlJc w:val="left"/>
      <w:pPr>
        <w:ind w:left="720" w:hanging="360"/>
      </w:pPr>
      <w:rPr>
        <w:rFonts w:ascii="Symbol" w:hAnsi="Symbol"/>
      </w:rPr>
    </w:lvl>
    <w:lvl w:ilvl="4" w:tplc="9EB044FC">
      <w:start w:val="1"/>
      <w:numFmt w:val="bullet"/>
      <w:lvlText w:val=""/>
      <w:lvlJc w:val="left"/>
      <w:pPr>
        <w:ind w:left="720" w:hanging="360"/>
      </w:pPr>
      <w:rPr>
        <w:rFonts w:ascii="Symbol" w:hAnsi="Symbol"/>
      </w:rPr>
    </w:lvl>
    <w:lvl w:ilvl="5" w:tplc="F8CEA424">
      <w:start w:val="1"/>
      <w:numFmt w:val="bullet"/>
      <w:lvlText w:val=""/>
      <w:lvlJc w:val="left"/>
      <w:pPr>
        <w:ind w:left="720" w:hanging="360"/>
      </w:pPr>
      <w:rPr>
        <w:rFonts w:ascii="Symbol" w:hAnsi="Symbol"/>
      </w:rPr>
    </w:lvl>
    <w:lvl w:ilvl="6" w:tplc="6748C0C2">
      <w:start w:val="1"/>
      <w:numFmt w:val="bullet"/>
      <w:lvlText w:val=""/>
      <w:lvlJc w:val="left"/>
      <w:pPr>
        <w:ind w:left="720" w:hanging="360"/>
      </w:pPr>
      <w:rPr>
        <w:rFonts w:ascii="Symbol" w:hAnsi="Symbol"/>
      </w:rPr>
    </w:lvl>
    <w:lvl w:ilvl="7" w:tplc="4742347C">
      <w:start w:val="1"/>
      <w:numFmt w:val="bullet"/>
      <w:lvlText w:val=""/>
      <w:lvlJc w:val="left"/>
      <w:pPr>
        <w:ind w:left="720" w:hanging="360"/>
      </w:pPr>
      <w:rPr>
        <w:rFonts w:ascii="Symbol" w:hAnsi="Symbol"/>
      </w:rPr>
    </w:lvl>
    <w:lvl w:ilvl="8" w:tplc="CF10556E">
      <w:start w:val="1"/>
      <w:numFmt w:val="bullet"/>
      <w:lvlText w:val=""/>
      <w:lvlJc w:val="left"/>
      <w:pPr>
        <w:ind w:left="720" w:hanging="360"/>
      </w:pPr>
      <w:rPr>
        <w:rFonts w:ascii="Symbol" w:hAnsi="Symbol"/>
      </w:rPr>
    </w:lvl>
  </w:abstractNum>
  <w:abstractNum w:abstractNumId="13" w15:restartNumberingAfterBreak="0">
    <w:nsid w:val="4E210B10"/>
    <w:multiLevelType w:val="hybridMultilevel"/>
    <w:tmpl w:val="500AF64C"/>
    <w:lvl w:ilvl="0" w:tplc="80EA096E">
      <w:start w:val="1"/>
      <w:numFmt w:val="bullet"/>
      <w:lvlText w:val=""/>
      <w:lvlJc w:val="left"/>
      <w:pPr>
        <w:ind w:left="720" w:hanging="360"/>
      </w:pPr>
      <w:rPr>
        <w:rFonts w:ascii="Symbol" w:hAnsi="Symbol"/>
      </w:rPr>
    </w:lvl>
    <w:lvl w:ilvl="1" w:tplc="18EEC8A2">
      <w:start w:val="1"/>
      <w:numFmt w:val="bullet"/>
      <w:lvlText w:val=""/>
      <w:lvlJc w:val="left"/>
      <w:pPr>
        <w:ind w:left="720" w:hanging="360"/>
      </w:pPr>
      <w:rPr>
        <w:rFonts w:ascii="Symbol" w:hAnsi="Symbol"/>
      </w:rPr>
    </w:lvl>
    <w:lvl w:ilvl="2" w:tplc="A8A672E0">
      <w:start w:val="1"/>
      <w:numFmt w:val="bullet"/>
      <w:lvlText w:val=""/>
      <w:lvlJc w:val="left"/>
      <w:pPr>
        <w:ind w:left="720" w:hanging="360"/>
      </w:pPr>
      <w:rPr>
        <w:rFonts w:ascii="Symbol" w:hAnsi="Symbol"/>
      </w:rPr>
    </w:lvl>
    <w:lvl w:ilvl="3" w:tplc="69D47718">
      <w:start w:val="1"/>
      <w:numFmt w:val="bullet"/>
      <w:lvlText w:val=""/>
      <w:lvlJc w:val="left"/>
      <w:pPr>
        <w:ind w:left="720" w:hanging="360"/>
      </w:pPr>
      <w:rPr>
        <w:rFonts w:ascii="Symbol" w:hAnsi="Symbol"/>
      </w:rPr>
    </w:lvl>
    <w:lvl w:ilvl="4" w:tplc="50F06432">
      <w:start w:val="1"/>
      <w:numFmt w:val="bullet"/>
      <w:lvlText w:val=""/>
      <w:lvlJc w:val="left"/>
      <w:pPr>
        <w:ind w:left="720" w:hanging="360"/>
      </w:pPr>
      <w:rPr>
        <w:rFonts w:ascii="Symbol" w:hAnsi="Symbol"/>
      </w:rPr>
    </w:lvl>
    <w:lvl w:ilvl="5" w:tplc="38627CE4">
      <w:start w:val="1"/>
      <w:numFmt w:val="bullet"/>
      <w:lvlText w:val=""/>
      <w:lvlJc w:val="left"/>
      <w:pPr>
        <w:ind w:left="720" w:hanging="360"/>
      </w:pPr>
      <w:rPr>
        <w:rFonts w:ascii="Symbol" w:hAnsi="Symbol"/>
      </w:rPr>
    </w:lvl>
    <w:lvl w:ilvl="6" w:tplc="C602D164">
      <w:start w:val="1"/>
      <w:numFmt w:val="bullet"/>
      <w:lvlText w:val=""/>
      <w:lvlJc w:val="left"/>
      <w:pPr>
        <w:ind w:left="720" w:hanging="360"/>
      </w:pPr>
      <w:rPr>
        <w:rFonts w:ascii="Symbol" w:hAnsi="Symbol"/>
      </w:rPr>
    </w:lvl>
    <w:lvl w:ilvl="7" w:tplc="A6FA6EE0">
      <w:start w:val="1"/>
      <w:numFmt w:val="bullet"/>
      <w:lvlText w:val=""/>
      <w:lvlJc w:val="left"/>
      <w:pPr>
        <w:ind w:left="720" w:hanging="360"/>
      </w:pPr>
      <w:rPr>
        <w:rFonts w:ascii="Symbol" w:hAnsi="Symbol"/>
      </w:rPr>
    </w:lvl>
    <w:lvl w:ilvl="8" w:tplc="FF7E4D08">
      <w:start w:val="1"/>
      <w:numFmt w:val="bullet"/>
      <w:lvlText w:val=""/>
      <w:lvlJc w:val="left"/>
      <w:pPr>
        <w:ind w:left="720" w:hanging="360"/>
      </w:pPr>
      <w:rPr>
        <w:rFonts w:ascii="Symbol" w:hAnsi="Symbol"/>
      </w:rPr>
    </w:lvl>
  </w:abstractNum>
  <w:abstractNum w:abstractNumId="14" w15:restartNumberingAfterBreak="0">
    <w:nsid w:val="524A306C"/>
    <w:multiLevelType w:val="hybridMultilevel"/>
    <w:tmpl w:val="9B5CC4C0"/>
    <w:lvl w:ilvl="0" w:tplc="7D720B38">
      <w:start w:val="1"/>
      <w:numFmt w:val="bullet"/>
      <w:lvlText w:val=""/>
      <w:lvlJc w:val="left"/>
      <w:pPr>
        <w:ind w:left="720" w:hanging="360"/>
      </w:pPr>
      <w:rPr>
        <w:rFonts w:ascii="Symbol" w:hAnsi="Symbol"/>
      </w:rPr>
    </w:lvl>
    <w:lvl w:ilvl="1" w:tplc="BC1C132C">
      <w:start w:val="1"/>
      <w:numFmt w:val="bullet"/>
      <w:lvlText w:val=""/>
      <w:lvlJc w:val="left"/>
      <w:pPr>
        <w:ind w:left="720" w:hanging="360"/>
      </w:pPr>
      <w:rPr>
        <w:rFonts w:ascii="Symbol" w:hAnsi="Symbol"/>
      </w:rPr>
    </w:lvl>
    <w:lvl w:ilvl="2" w:tplc="D0D6508C">
      <w:start w:val="1"/>
      <w:numFmt w:val="bullet"/>
      <w:lvlText w:val=""/>
      <w:lvlJc w:val="left"/>
      <w:pPr>
        <w:ind w:left="720" w:hanging="360"/>
      </w:pPr>
      <w:rPr>
        <w:rFonts w:ascii="Symbol" w:hAnsi="Symbol"/>
      </w:rPr>
    </w:lvl>
    <w:lvl w:ilvl="3" w:tplc="9086F67A">
      <w:start w:val="1"/>
      <w:numFmt w:val="bullet"/>
      <w:lvlText w:val=""/>
      <w:lvlJc w:val="left"/>
      <w:pPr>
        <w:ind w:left="720" w:hanging="360"/>
      </w:pPr>
      <w:rPr>
        <w:rFonts w:ascii="Symbol" w:hAnsi="Symbol"/>
      </w:rPr>
    </w:lvl>
    <w:lvl w:ilvl="4" w:tplc="5A2475A8">
      <w:start w:val="1"/>
      <w:numFmt w:val="bullet"/>
      <w:lvlText w:val=""/>
      <w:lvlJc w:val="left"/>
      <w:pPr>
        <w:ind w:left="720" w:hanging="360"/>
      </w:pPr>
      <w:rPr>
        <w:rFonts w:ascii="Symbol" w:hAnsi="Symbol"/>
      </w:rPr>
    </w:lvl>
    <w:lvl w:ilvl="5" w:tplc="4C84B76E">
      <w:start w:val="1"/>
      <w:numFmt w:val="bullet"/>
      <w:lvlText w:val=""/>
      <w:lvlJc w:val="left"/>
      <w:pPr>
        <w:ind w:left="720" w:hanging="360"/>
      </w:pPr>
      <w:rPr>
        <w:rFonts w:ascii="Symbol" w:hAnsi="Symbol"/>
      </w:rPr>
    </w:lvl>
    <w:lvl w:ilvl="6" w:tplc="7DE2E11A">
      <w:start w:val="1"/>
      <w:numFmt w:val="bullet"/>
      <w:lvlText w:val=""/>
      <w:lvlJc w:val="left"/>
      <w:pPr>
        <w:ind w:left="720" w:hanging="360"/>
      </w:pPr>
      <w:rPr>
        <w:rFonts w:ascii="Symbol" w:hAnsi="Symbol"/>
      </w:rPr>
    </w:lvl>
    <w:lvl w:ilvl="7" w:tplc="64162FFC">
      <w:start w:val="1"/>
      <w:numFmt w:val="bullet"/>
      <w:lvlText w:val=""/>
      <w:lvlJc w:val="left"/>
      <w:pPr>
        <w:ind w:left="720" w:hanging="360"/>
      </w:pPr>
      <w:rPr>
        <w:rFonts w:ascii="Symbol" w:hAnsi="Symbol"/>
      </w:rPr>
    </w:lvl>
    <w:lvl w:ilvl="8" w:tplc="1D1046C8">
      <w:start w:val="1"/>
      <w:numFmt w:val="bullet"/>
      <w:lvlText w:val=""/>
      <w:lvlJc w:val="left"/>
      <w:pPr>
        <w:ind w:left="720" w:hanging="360"/>
      </w:pPr>
      <w:rPr>
        <w:rFonts w:ascii="Symbol" w:hAnsi="Symbol"/>
      </w:rPr>
    </w:lvl>
  </w:abstractNum>
  <w:abstractNum w:abstractNumId="15" w15:restartNumberingAfterBreak="0">
    <w:nsid w:val="58E62916"/>
    <w:multiLevelType w:val="hybridMultilevel"/>
    <w:tmpl w:val="B1801924"/>
    <w:lvl w:ilvl="0" w:tplc="D638AFFC">
      <w:start w:val="1"/>
      <w:numFmt w:val="bullet"/>
      <w:lvlText w:val=""/>
      <w:lvlJc w:val="left"/>
      <w:pPr>
        <w:ind w:left="720" w:hanging="360"/>
      </w:pPr>
      <w:rPr>
        <w:rFonts w:ascii="Symbol" w:hAnsi="Symbol"/>
      </w:rPr>
    </w:lvl>
    <w:lvl w:ilvl="1" w:tplc="F7D8A9A4">
      <w:start w:val="1"/>
      <w:numFmt w:val="bullet"/>
      <w:lvlText w:val=""/>
      <w:lvlJc w:val="left"/>
      <w:pPr>
        <w:ind w:left="720" w:hanging="360"/>
      </w:pPr>
      <w:rPr>
        <w:rFonts w:ascii="Symbol" w:hAnsi="Symbol"/>
      </w:rPr>
    </w:lvl>
    <w:lvl w:ilvl="2" w:tplc="9E4AFDF0">
      <w:start w:val="1"/>
      <w:numFmt w:val="bullet"/>
      <w:lvlText w:val=""/>
      <w:lvlJc w:val="left"/>
      <w:pPr>
        <w:ind w:left="720" w:hanging="360"/>
      </w:pPr>
      <w:rPr>
        <w:rFonts w:ascii="Symbol" w:hAnsi="Symbol"/>
      </w:rPr>
    </w:lvl>
    <w:lvl w:ilvl="3" w:tplc="7E70FA2A">
      <w:start w:val="1"/>
      <w:numFmt w:val="bullet"/>
      <w:lvlText w:val=""/>
      <w:lvlJc w:val="left"/>
      <w:pPr>
        <w:ind w:left="720" w:hanging="360"/>
      </w:pPr>
      <w:rPr>
        <w:rFonts w:ascii="Symbol" w:hAnsi="Symbol"/>
      </w:rPr>
    </w:lvl>
    <w:lvl w:ilvl="4" w:tplc="E68E82B6">
      <w:start w:val="1"/>
      <w:numFmt w:val="bullet"/>
      <w:lvlText w:val=""/>
      <w:lvlJc w:val="left"/>
      <w:pPr>
        <w:ind w:left="720" w:hanging="360"/>
      </w:pPr>
      <w:rPr>
        <w:rFonts w:ascii="Symbol" w:hAnsi="Symbol"/>
      </w:rPr>
    </w:lvl>
    <w:lvl w:ilvl="5" w:tplc="1C72B2F4">
      <w:start w:val="1"/>
      <w:numFmt w:val="bullet"/>
      <w:lvlText w:val=""/>
      <w:lvlJc w:val="left"/>
      <w:pPr>
        <w:ind w:left="720" w:hanging="360"/>
      </w:pPr>
      <w:rPr>
        <w:rFonts w:ascii="Symbol" w:hAnsi="Symbol"/>
      </w:rPr>
    </w:lvl>
    <w:lvl w:ilvl="6" w:tplc="C7326C40">
      <w:start w:val="1"/>
      <w:numFmt w:val="bullet"/>
      <w:lvlText w:val=""/>
      <w:lvlJc w:val="left"/>
      <w:pPr>
        <w:ind w:left="720" w:hanging="360"/>
      </w:pPr>
      <w:rPr>
        <w:rFonts w:ascii="Symbol" w:hAnsi="Symbol"/>
      </w:rPr>
    </w:lvl>
    <w:lvl w:ilvl="7" w:tplc="3350FFE8">
      <w:start w:val="1"/>
      <w:numFmt w:val="bullet"/>
      <w:lvlText w:val=""/>
      <w:lvlJc w:val="left"/>
      <w:pPr>
        <w:ind w:left="720" w:hanging="360"/>
      </w:pPr>
      <w:rPr>
        <w:rFonts w:ascii="Symbol" w:hAnsi="Symbol"/>
      </w:rPr>
    </w:lvl>
    <w:lvl w:ilvl="8" w:tplc="21922B76">
      <w:start w:val="1"/>
      <w:numFmt w:val="bullet"/>
      <w:lvlText w:val=""/>
      <w:lvlJc w:val="left"/>
      <w:pPr>
        <w:ind w:left="720" w:hanging="360"/>
      </w:pPr>
      <w:rPr>
        <w:rFonts w:ascii="Symbol" w:hAnsi="Symbol"/>
      </w:rPr>
    </w:lvl>
  </w:abstractNum>
  <w:abstractNum w:abstractNumId="16" w15:restartNumberingAfterBreak="0">
    <w:nsid w:val="60B25E1B"/>
    <w:multiLevelType w:val="hybridMultilevel"/>
    <w:tmpl w:val="DAB01FB0"/>
    <w:lvl w:ilvl="0" w:tplc="0A128FE8">
      <w:start w:val="1"/>
      <w:numFmt w:val="bullet"/>
      <w:lvlText w:val=""/>
      <w:lvlJc w:val="left"/>
      <w:pPr>
        <w:ind w:left="1080" w:hanging="360"/>
      </w:pPr>
      <w:rPr>
        <w:rFonts w:ascii="Symbol" w:hAnsi="Symbol"/>
      </w:rPr>
    </w:lvl>
    <w:lvl w:ilvl="1" w:tplc="456E0AE4">
      <w:start w:val="1"/>
      <w:numFmt w:val="bullet"/>
      <w:lvlText w:val=""/>
      <w:lvlJc w:val="left"/>
      <w:pPr>
        <w:ind w:left="1080" w:hanging="360"/>
      </w:pPr>
      <w:rPr>
        <w:rFonts w:ascii="Symbol" w:hAnsi="Symbol"/>
      </w:rPr>
    </w:lvl>
    <w:lvl w:ilvl="2" w:tplc="3EC0C260">
      <w:start w:val="1"/>
      <w:numFmt w:val="bullet"/>
      <w:lvlText w:val=""/>
      <w:lvlJc w:val="left"/>
      <w:pPr>
        <w:ind w:left="1080" w:hanging="360"/>
      </w:pPr>
      <w:rPr>
        <w:rFonts w:ascii="Symbol" w:hAnsi="Symbol"/>
      </w:rPr>
    </w:lvl>
    <w:lvl w:ilvl="3" w:tplc="968E37BA">
      <w:start w:val="1"/>
      <w:numFmt w:val="bullet"/>
      <w:lvlText w:val=""/>
      <w:lvlJc w:val="left"/>
      <w:pPr>
        <w:ind w:left="1080" w:hanging="360"/>
      </w:pPr>
      <w:rPr>
        <w:rFonts w:ascii="Symbol" w:hAnsi="Symbol"/>
      </w:rPr>
    </w:lvl>
    <w:lvl w:ilvl="4" w:tplc="279E4404">
      <w:start w:val="1"/>
      <w:numFmt w:val="bullet"/>
      <w:lvlText w:val=""/>
      <w:lvlJc w:val="left"/>
      <w:pPr>
        <w:ind w:left="1080" w:hanging="360"/>
      </w:pPr>
      <w:rPr>
        <w:rFonts w:ascii="Symbol" w:hAnsi="Symbol"/>
      </w:rPr>
    </w:lvl>
    <w:lvl w:ilvl="5" w:tplc="DC9842D6">
      <w:start w:val="1"/>
      <w:numFmt w:val="bullet"/>
      <w:lvlText w:val=""/>
      <w:lvlJc w:val="left"/>
      <w:pPr>
        <w:ind w:left="1080" w:hanging="360"/>
      </w:pPr>
      <w:rPr>
        <w:rFonts w:ascii="Symbol" w:hAnsi="Symbol"/>
      </w:rPr>
    </w:lvl>
    <w:lvl w:ilvl="6" w:tplc="9C669DF2">
      <w:start w:val="1"/>
      <w:numFmt w:val="bullet"/>
      <w:lvlText w:val=""/>
      <w:lvlJc w:val="left"/>
      <w:pPr>
        <w:ind w:left="1080" w:hanging="360"/>
      </w:pPr>
      <w:rPr>
        <w:rFonts w:ascii="Symbol" w:hAnsi="Symbol"/>
      </w:rPr>
    </w:lvl>
    <w:lvl w:ilvl="7" w:tplc="F788A466">
      <w:start w:val="1"/>
      <w:numFmt w:val="bullet"/>
      <w:lvlText w:val=""/>
      <w:lvlJc w:val="left"/>
      <w:pPr>
        <w:ind w:left="1080" w:hanging="360"/>
      </w:pPr>
      <w:rPr>
        <w:rFonts w:ascii="Symbol" w:hAnsi="Symbol"/>
      </w:rPr>
    </w:lvl>
    <w:lvl w:ilvl="8" w:tplc="8842CC8A">
      <w:start w:val="1"/>
      <w:numFmt w:val="bullet"/>
      <w:lvlText w:val=""/>
      <w:lvlJc w:val="left"/>
      <w:pPr>
        <w:ind w:left="1080" w:hanging="360"/>
      </w:pPr>
      <w:rPr>
        <w:rFonts w:ascii="Symbol" w:hAnsi="Symbol"/>
      </w:rPr>
    </w:lvl>
  </w:abstractNum>
  <w:abstractNum w:abstractNumId="17" w15:restartNumberingAfterBreak="0">
    <w:nsid w:val="60E62AE0"/>
    <w:multiLevelType w:val="hybridMultilevel"/>
    <w:tmpl w:val="41A6E3F2"/>
    <w:lvl w:ilvl="0" w:tplc="6C161CDE">
      <w:start w:val="1"/>
      <w:numFmt w:val="bullet"/>
      <w:lvlText w:val=""/>
      <w:lvlJc w:val="left"/>
      <w:pPr>
        <w:ind w:left="1080" w:hanging="360"/>
      </w:pPr>
      <w:rPr>
        <w:rFonts w:ascii="Symbol" w:hAnsi="Symbol"/>
      </w:rPr>
    </w:lvl>
    <w:lvl w:ilvl="1" w:tplc="CD46885C">
      <w:start w:val="1"/>
      <w:numFmt w:val="bullet"/>
      <w:lvlText w:val=""/>
      <w:lvlJc w:val="left"/>
      <w:pPr>
        <w:ind w:left="1080" w:hanging="360"/>
      </w:pPr>
      <w:rPr>
        <w:rFonts w:ascii="Symbol" w:hAnsi="Symbol"/>
      </w:rPr>
    </w:lvl>
    <w:lvl w:ilvl="2" w:tplc="A410884A">
      <w:start w:val="1"/>
      <w:numFmt w:val="bullet"/>
      <w:lvlText w:val=""/>
      <w:lvlJc w:val="left"/>
      <w:pPr>
        <w:ind w:left="1080" w:hanging="360"/>
      </w:pPr>
      <w:rPr>
        <w:rFonts w:ascii="Symbol" w:hAnsi="Symbol"/>
      </w:rPr>
    </w:lvl>
    <w:lvl w:ilvl="3" w:tplc="EF705EDA">
      <w:start w:val="1"/>
      <w:numFmt w:val="bullet"/>
      <w:lvlText w:val=""/>
      <w:lvlJc w:val="left"/>
      <w:pPr>
        <w:ind w:left="1080" w:hanging="360"/>
      </w:pPr>
      <w:rPr>
        <w:rFonts w:ascii="Symbol" w:hAnsi="Symbol"/>
      </w:rPr>
    </w:lvl>
    <w:lvl w:ilvl="4" w:tplc="60DE9656">
      <w:start w:val="1"/>
      <w:numFmt w:val="bullet"/>
      <w:lvlText w:val=""/>
      <w:lvlJc w:val="left"/>
      <w:pPr>
        <w:ind w:left="1080" w:hanging="360"/>
      </w:pPr>
      <w:rPr>
        <w:rFonts w:ascii="Symbol" w:hAnsi="Symbol"/>
      </w:rPr>
    </w:lvl>
    <w:lvl w:ilvl="5" w:tplc="E2FC8FEC">
      <w:start w:val="1"/>
      <w:numFmt w:val="bullet"/>
      <w:lvlText w:val=""/>
      <w:lvlJc w:val="left"/>
      <w:pPr>
        <w:ind w:left="1080" w:hanging="360"/>
      </w:pPr>
      <w:rPr>
        <w:rFonts w:ascii="Symbol" w:hAnsi="Symbol"/>
      </w:rPr>
    </w:lvl>
    <w:lvl w:ilvl="6" w:tplc="BEE045F0">
      <w:start w:val="1"/>
      <w:numFmt w:val="bullet"/>
      <w:lvlText w:val=""/>
      <w:lvlJc w:val="left"/>
      <w:pPr>
        <w:ind w:left="1080" w:hanging="360"/>
      </w:pPr>
      <w:rPr>
        <w:rFonts w:ascii="Symbol" w:hAnsi="Symbol"/>
      </w:rPr>
    </w:lvl>
    <w:lvl w:ilvl="7" w:tplc="7E9E032C">
      <w:start w:val="1"/>
      <w:numFmt w:val="bullet"/>
      <w:lvlText w:val=""/>
      <w:lvlJc w:val="left"/>
      <w:pPr>
        <w:ind w:left="1080" w:hanging="360"/>
      </w:pPr>
      <w:rPr>
        <w:rFonts w:ascii="Symbol" w:hAnsi="Symbol"/>
      </w:rPr>
    </w:lvl>
    <w:lvl w:ilvl="8" w:tplc="31D06B14">
      <w:start w:val="1"/>
      <w:numFmt w:val="bullet"/>
      <w:lvlText w:val=""/>
      <w:lvlJc w:val="left"/>
      <w:pPr>
        <w:ind w:left="1080" w:hanging="360"/>
      </w:pPr>
      <w:rPr>
        <w:rFonts w:ascii="Symbol" w:hAnsi="Symbol"/>
      </w:rPr>
    </w:lvl>
  </w:abstractNum>
  <w:abstractNum w:abstractNumId="18" w15:restartNumberingAfterBreak="0">
    <w:nsid w:val="61804575"/>
    <w:multiLevelType w:val="hybridMultilevel"/>
    <w:tmpl w:val="9DD8FD4C"/>
    <w:lvl w:ilvl="0" w:tplc="11DC963E">
      <w:start w:val="1"/>
      <w:numFmt w:val="decimal"/>
      <w:lvlText w:val="%1)"/>
      <w:lvlJc w:val="left"/>
      <w:pPr>
        <w:ind w:left="1020" w:hanging="360"/>
      </w:pPr>
    </w:lvl>
    <w:lvl w:ilvl="1" w:tplc="713EB336">
      <w:start w:val="1"/>
      <w:numFmt w:val="decimal"/>
      <w:lvlText w:val="%2)"/>
      <w:lvlJc w:val="left"/>
      <w:pPr>
        <w:ind w:left="1020" w:hanging="360"/>
      </w:pPr>
    </w:lvl>
    <w:lvl w:ilvl="2" w:tplc="933E1CC8">
      <w:start w:val="1"/>
      <w:numFmt w:val="decimal"/>
      <w:lvlText w:val="%3)"/>
      <w:lvlJc w:val="left"/>
      <w:pPr>
        <w:ind w:left="1020" w:hanging="360"/>
      </w:pPr>
    </w:lvl>
    <w:lvl w:ilvl="3" w:tplc="666227CE">
      <w:start w:val="1"/>
      <w:numFmt w:val="decimal"/>
      <w:lvlText w:val="%4)"/>
      <w:lvlJc w:val="left"/>
      <w:pPr>
        <w:ind w:left="1020" w:hanging="360"/>
      </w:pPr>
    </w:lvl>
    <w:lvl w:ilvl="4" w:tplc="7C22C1B4">
      <w:start w:val="1"/>
      <w:numFmt w:val="decimal"/>
      <w:lvlText w:val="%5)"/>
      <w:lvlJc w:val="left"/>
      <w:pPr>
        <w:ind w:left="1020" w:hanging="360"/>
      </w:pPr>
    </w:lvl>
    <w:lvl w:ilvl="5" w:tplc="8F54013A">
      <w:start w:val="1"/>
      <w:numFmt w:val="decimal"/>
      <w:lvlText w:val="%6)"/>
      <w:lvlJc w:val="left"/>
      <w:pPr>
        <w:ind w:left="1020" w:hanging="360"/>
      </w:pPr>
    </w:lvl>
    <w:lvl w:ilvl="6" w:tplc="60B4742A">
      <w:start w:val="1"/>
      <w:numFmt w:val="decimal"/>
      <w:lvlText w:val="%7)"/>
      <w:lvlJc w:val="left"/>
      <w:pPr>
        <w:ind w:left="1020" w:hanging="360"/>
      </w:pPr>
    </w:lvl>
    <w:lvl w:ilvl="7" w:tplc="E980526C">
      <w:start w:val="1"/>
      <w:numFmt w:val="decimal"/>
      <w:lvlText w:val="%8)"/>
      <w:lvlJc w:val="left"/>
      <w:pPr>
        <w:ind w:left="1020" w:hanging="360"/>
      </w:pPr>
    </w:lvl>
    <w:lvl w:ilvl="8" w:tplc="6B3E908E">
      <w:start w:val="1"/>
      <w:numFmt w:val="decimal"/>
      <w:lvlText w:val="%9)"/>
      <w:lvlJc w:val="left"/>
      <w:pPr>
        <w:ind w:left="1020" w:hanging="360"/>
      </w:pPr>
    </w:lvl>
  </w:abstractNum>
  <w:abstractNum w:abstractNumId="19" w15:restartNumberingAfterBreak="0">
    <w:nsid w:val="632A1630"/>
    <w:multiLevelType w:val="hybridMultilevel"/>
    <w:tmpl w:val="AA645742"/>
    <w:lvl w:ilvl="0" w:tplc="FCEA3562">
      <w:start w:val="1"/>
      <w:numFmt w:val="bullet"/>
      <w:lvlText w:val=""/>
      <w:lvlJc w:val="left"/>
      <w:pPr>
        <w:ind w:left="1080" w:hanging="360"/>
      </w:pPr>
      <w:rPr>
        <w:rFonts w:ascii="Symbol" w:hAnsi="Symbol"/>
      </w:rPr>
    </w:lvl>
    <w:lvl w:ilvl="1" w:tplc="7D049888">
      <w:start w:val="1"/>
      <w:numFmt w:val="bullet"/>
      <w:lvlText w:val=""/>
      <w:lvlJc w:val="left"/>
      <w:pPr>
        <w:ind w:left="1080" w:hanging="360"/>
      </w:pPr>
      <w:rPr>
        <w:rFonts w:ascii="Symbol" w:hAnsi="Symbol"/>
      </w:rPr>
    </w:lvl>
    <w:lvl w:ilvl="2" w:tplc="01F436F6">
      <w:start w:val="1"/>
      <w:numFmt w:val="bullet"/>
      <w:lvlText w:val=""/>
      <w:lvlJc w:val="left"/>
      <w:pPr>
        <w:ind w:left="1080" w:hanging="360"/>
      </w:pPr>
      <w:rPr>
        <w:rFonts w:ascii="Symbol" w:hAnsi="Symbol"/>
      </w:rPr>
    </w:lvl>
    <w:lvl w:ilvl="3" w:tplc="0BE4AD0C">
      <w:start w:val="1"/>
      <w:numFmt w:val="bullet"/>
      <w:lvlText w:val=""/>
      <w:lvlJc w:val="left"/>
      <w:pPr>
        <w:ind w:left="1080" w:hanging="360"/>
      </w:pPr>
      <w:rPr>
        <w:rFonts w:ascii="Symbol" w:hAnsi="Symbol"/>
      </w:rPr>
    </w:lvl>
    <w:lvl w:ilvl="4" w:tplc="153E4434">
      <w:start w:val="1"/>
      <w:numFmt w:val="bullet"/>
      <w:lvlText w:val=""/>
      <w:lvlJc w:val="left"/>
      <w:pPr>
        <w:ind w:left="1080" w:hanging="360"/>
      </w:pPr>
      <w:rPr>
        <w:rFonts w:ascii="Symbol" w:hAnsi="Symbol"/>
      </w:rPr>
    </w:lvl>
    <w:lvl w:ilvl="5" w:tplc="E9A2858E">
      <w:start w:val="1"/>
      <w:numFmt w:val="bullet"/>
      <w:lvlText w:val=""/>
      <w:lvlJc w:val="left"/>
      <w:pPr>
        <w:ind w:left="1080" w:hanging="360"/>
      </w:pPr>
      <w:rPr>
        <w:rFonts w:ascii="Symbol" w:hAnsi="Symbol"/>
      </w:rPr>
    </w:lvl>
    <w:lvl w:ilvl="6" w:tplc="111CAAB4">
      <w:start w:val="1"/>
      <w:numFmt w:val="bullet"/>
      <w:lvlText w:val=""/>
      <w:lvlJc w:val="left"/>
      <w:pPr>
        <w:ind w:left="1080" w:hanging="360"/>
      </w:pPr>
      <w:rPr>
        <w:rFonts w:ascii="Symbol" w:hAnsi="Symbol"/>
      </w:rPr>
    </w:lvl>
    <w:lvl w:ilvl="7" w:tplc="289E98F6">
      <w:start w:val="1"/>
      <w:numFmt w:val="bullet"/>
      <w:lvlText w:val=""/>
      <w:lvlJc w:val="left"/>
      <w:pPr>
        <w:ind w:left="1080" w:hanging="360"/>
      </w:pPr>
      <w:rPr>
        <w:rFonts w:ascii="Symbol" w:hAnsi="Symbol"/>
      </w:rPr>
    </w:lvl>
    <w:lvl w:ilvl="8" w:tplc="827C5FF0">
      <w:start w:val="1"/>
      <w:numFmt w:val="bullet"/>
      <w:lvlText w:val=""/>
      <w:lvlJc w:val="left"/>
      <w:pPr>
        <w:ind w:left="1080" w:hanging="360"/>
      </w:pPr>
      <w:rPr>
        <w:rFonts w:ascii="Symbol" w:hAnsi="Symbol"/>
      </w:rPr>
    </w:lvl>
  </w:abstractNum>
  <w:abstractNum w:abstractNumId="20" w15:restartNumberingAfterBreak="0">
    <w:nsid w:val="6C6A7F68"/>
    <w:multiLevelType w:val="hybridMultilevel"/>
    <w:tmpl w:val="0CDE1ED4"/>
    <w:lvl w:ilvl="0" w:tplc="03842C8C">
      <w:start w:val="1"/>
      <w:numFmt w:val="bullet"/>
      <w:lvlText w:val=""/>
      <w:lvlJc w:val="left"/>
      <w:pPr>
        <w:ind w:left="720" w:hanging="360"/>
      </w:pPr>
      <w:rPr>
        <w:rFonts w:ascii="Symbol" w:hAnsi="Symbol"/>
      </w:rPr>
    </w:lvl>
    <w:lvl w:ilvl="1" w:tplc="5EFA064E">
      <w:start w:val="1"/>
      <w:numFmt w:val="bullet"/>
      <w:lvlText w:val=""/>
      <w:lvlJc w:val="left"/>
      <w:pPr>
        <w:ind w:left="720" w:hanging="360"/>
      </w:pPr>
      <w:rPr>
        <w:rFonts w:ascii="Symbol" w:hAnsi="Symbol"/>
      </w:rPr>
    </w:lvl>
    <w:lvl w:ilvl="2" w:tplc="4274ABAC">
      <w:start w:val="1"/>
      <w:numFmt w:val="bullet"/>
      <w:lvlText w:val=""/>
      <w:lvlJc w:val="left"/>
      <w:pPr>
        <w:ind w:left="720" w:hanging="360"/>
      </w:pPr>
      <w:rPr>
        <w:rFonts w:ascii="Symbol" w:hAnsi="Symbol"/>
      </w:rPr>
    </w:lvl>
    <w:lvl w:ilvl="3" w:tplc="4FA02002">
      <w:start w:val="1"/>
      <w:numFmt w:val="bullet"/>
      <w:lvlText w:val=""/>
      <w:lvlJc w:val="left"/>
      <w:pPr>
        <w:ind w:left="720" w:hanging="360"/>
      </w:pPr>
      <w:rPr>
        <w:rFonts w:ascii="Symbol" w:hAnsi="Symbol"/>
      </w:rPr>
    </w:lvl>
    <w:lvl w:ilvl="4" w:tplc="4A644C60">
      <w:start w:val="1"/>
      <w:numFmt w:val="bullet"/>
      <w:lvlText w:val=""/>
      <w:lvlJc w:val="left"/>
      <w:pPr>
        <w:ind w:left="720" w:hanging="360"/>
      </w:pPr>
      <w:rPr>
        <w:rFonts w:ascii="Symbol" w:hAnsi="Symbol"/>
      </w:rPr>
    </w:lvl>
    <w:lvl w:ilvl="5" w:tplc="7180DCE8">
      <w:start w:val="1"/>
      <w:numFmt w:val="bullet"/>
      <w:lvlText w:val=""/>
      <w:lvlJc w:val="left"/>
      <w:pPr>
        <w:ind w:left="720" w:hanging="360"/>
      </w:pPr>
      <w:rPr>
        <w:rFonts w:ascii="Symbol" w:hAnsi="Symbol"/>
      </w:rPr>
    </w:lvl>
    <w:lvl w:ilvl="6" w:tplc="5C62AAE4">
      <w:start w:val="1"/>
      <w:numFmt w:val="bullet"/>
      <w:lvlText w:val=""/>
      <w:lvlJc w:val="left"/>
      <w:pPr>
        <w:ind w:left="720" w:hanging="360"/>
      </w:pPr>
      <w:rPr>
        <w:rFonts w:ascii="Symbol" w:hAnsi="Symbol"/>
      </w:rPr>
    </w:lvl>
    <w:lvl w:ilvl="7" w:tplc="99B2E930">
      <w:start w:val="1"/>
      <w:numFmt w:val="bullet"/>
      <w:lvlText w:val=""/>
      <w:lvlJc w:val="left"/>
      <w:pPr>
        <w:ind w:left="720" w:hanging="360"/>
      </w:pPr>
      <w:rPr>
        <w:rFonts w:ascii="Symbol" w:hAnsi="Symbol"/>
      </w:rPr>
    </w:lvl>
    <w:lvl w:ilvl="8" w:tplc="87B48E46">
      <w:start w:val="1"/>
      <w:numFmt w:val="bullet"/>
      <w:lvlText w:val=""/>
      <w:lvlJc w:val="left"/>
      <w:pPr>
        <w:ind w:left="720" w:hanging="360"/>
      </w:pPr>
      <w:rPr>
        <w:rFonts w:ascii="Symbol" w:hAnsi="Symbol"/>
      </w:rPr>
    </w:lvl>
  </w:abstractNum>
  <w:abstractNum w:abstractNumId="21" w15:restartNumberingAfterBreak="0">
    <w:nsid w:val="70B04DEA"/>
    <w:multiLevelType w:val="hybridMultilevel"/>
    <w:tmpl w:val="8C226DDC"/>
    <w:lvl w:ilvl="0" w:tplc="E878F444">
      <w:start w:val="1"/>
      <w:numFmt w:val="bullet"/>
      <w:lvlText w:val=""/>
      <w:lvlJc w:val="left"/>
      <w:pPr>
        <w:ind w:left="720" w:hanging="360"/>
      </w:pPr>
      <w:rPr>
        <w:rFonts w:ascii="Symbol" w:hAnsi="Symbol"/>
      </w:rPr>
    </w:lvl>
    <w:lvl w:ilvl="1" w:tplc="870C5E32">
      <w:start w:val="1"/>
      <w:numFmt w:val="bullet"/>
      <w:lvlText w:val=""/>
      <w:lvlJc w:val="left"/>
      <w:pPr>
        <w:ind w:left="720" w:hanging="360"/>
      </w:pPr>
      <w:rPr>
        <w:rFonts w:ascii="Symbol" w:hAnsi="Symbol"/>
      </w:rPr>
    </w:lvl>
    <w:lvl w:ilvl="2" w:tplc="1722E76E">
      <w:start w:val="1"/>
      <w:numFmt w:val="bullet"/>
      <w:lvlText w:val=""/>
      <w:lvlJc w:val="left"/>
      <w:pPr>
        <w:ind w:left="720" w:hanging="360"/>
      </w:pPr>
      <w:rPr>
        <w:rFonts w:ascii="Symbol" w:hAnsi="Symbol"/>
      </w:rPr>
    </w:lvl>
    <w:lvl w:ilvl="3" w:tplc="18E42C9A">
      <w:start w:val="1"/>
      <w:numFmt w:val="bullet"/>
      <w:lvlText w:val=""/>
      <w:lvlJc w:val="left"/>
      <w:pPr>
        <w:ind w:left="720" w:hanging="360"/>
      </w:pPr>
      <w:rPr>
        <w:rFonts w:ascii="Symbol" w:hAnsi="Symbol"/>
      </w:rPr>
    </w:lvl>
    <w:lvl w:ilvl="4" w:tplc="6DE69FA6">
      <w:start w:val="1"/>
      <w:numFmt w:val="bullet"/>
      <w:lvlText w:val=""/>
      <w:lvlJc w:val="left"/>
      <w:pPr>
        <w:ind w:left="720" w:hanging="360"/>
      </w:pPr>
      <w:rPr>
        <w:rFonts w:ascii="Symbol" w:hAnsi="Symbol"/>
      </w:rPr>
    </w:lvl>
    <w:lvl w:ilvl="5" w:tplc="47667654">
      <w:start w:val="1"/>
      <w:numFmt w:val="bullet"/>
      <w:lvlText w:val=""/>
      <w:lvlJc w:val="left"/>
      <w:pPr>
        <w:ind w:left="720" w:hanging="360"/>
      </w:pPr>
      <w:rPr>
        <w:rFonts w:ascii="Symbol" w:hAnsi="Symbol"/>
      </w:rPr>
    </w:lvl>
    <w:lvl w:ilvl="6" w:tplc="07246004">
      <w:start w:val="1"/>
      <w:numFmt w:val="bullet"/>
      <w:lvlText w:val=""/>
      <w:lvlJc w:val="left"/>
      <w:pPr>
        <w:ind w:left="720" w:hanging="360"/>
      </w:pPr>
      <w:rPr>
        <w:rFonts w:ascii="Symbol" w:hAnsi="Symbol"/>
      </w:rPr>
    </w:lvl>
    <w:lvl w:ilvl="7" w:tplc="FA4A764E">
      <w:start w:val="1"/>
      <w:numFmt w:val="bullet"/>
      <w:lvlText w:val=""/>
      <w:lvlJc w:val="left"/>
      <w:pPr>
        <w:ind w:left="720" w:hanging="360"/>
      </w:pPr>
      <w:rPr>
        <w:rFonts w:ascii="Symbol" w:hAnsi="Symbol"/>
      </w:rPr>
    </w:lvl>
    <w:lvl w:ilvl="8" w:tplc="1CD6A79E">
      <w:start w:val="1"/>
      <w:numFmt w:val="bullet"/>
      <w:lvlText w:val=""/>
      <w:lvlJc w:val="left"/>
      <w:pPr>
        <w:ind w:left="720" w:hanging="360"/>
      </w:pPr>
      <w:rPr>
        <w:rFonts w:ascii="Symbol" w:hAnsi="Symbol"/>
      </w:rPr>
    </w:lvl>
  </w:abstractNum>
  <w:abstractNum w:abstractNumId="22" w15:restartNumberingAfterBreak="0">
    <w:nsid w:val="71FF25FA"/>
    <w:multiLevelType w:val="hybridMultilevel"/>
    <w:tmpl w:val="4B6E4690"/>
    <w:lvl w:ilvl="0" w:tplc="0BB0CEDC">
      <w:start w:val="1"/>
      <w:numFmt w:val="decimal"/>
      <w:lvlText w:val="%1)"/>
      <w:lvlJc w:val="left"/>
      <w:pPr>
        <w:ind w:left="1020" w:hanging="360"/>
      </w:pPr>
    </w:lvl>
    <w:lvl w:ilvl="1" w:tplc="8674A17E">
      <w:start w:val="1"/>
      <w:numFmt w:val="bullet"/>
      <w:lvlText w:val=""/>
      <w:lvlJc w:val="left"/>
      <w:pPr>
        <w:ind w:left="1380" w:hanging="360"/>
      </w:pPr>
      <w:rPr>
        <w:rFonts w:ascii="Symbol" w:hAnsi="Symbol"/>
      </w:rPr>
    </w:lvl>
    <w:lvl w:ilvl="2" w:tplc="D6808B96">
      <w:start w:val="1"/>
      <w:numFmt w:val="decimal"/>
      <w:lvlText w:val="%3)"/>
      <w:lvlJc w:val="left"/>
      <w:pPr>
        <w:ind w:left="1020" w:hanging="360"/>
      </w:pPr>
    </w:lvl>
    <w:lvl w:ilvl="3" w:tplc="A12218D4">
      <w:start w:val="1"/>
      <w:numFmt w:val="decimal"/>
      <w:lvlText w:val="%4)"/>
      <w:lvlJc w:val="left"/>
      <w:pPr>
        <w:ind w:left="1020" w:hanging="360"/>
      </w:pPr>
    </w:lvl>
    <w:lvl w:ilvl="4" w:tplc="FE78DA48">
      <w:start w:val="1"/>
      <w:numFmt w:val="decimal"/>
      <w:lvlText w:val="%5)"/>
      <w:lvlJc w:val="left"/>
      <w:pPr>
        <w:ind w:left="1020" w:hanging="360"/>
      </w:pPr>
    </w:lvl>
    <w:lvl w:ilvl="5" w:tplc="78DACAFC">
      <w:start w:val="1"/>
      <w:numFmt w:val="decimal"/>
      <w:lvlText w:val="%6)"/>
      <w:lvlJc w:val="left"/>
      <w:pPr>
        <w:ind w:left="1020" w:hanging="360"/>
      </w:pPr>
    </w:lvl>
    <w:lvl w:ilvl="6" w:tplc="B64E7C9A">
      <w:start w:val="1"/>
      <w:numFmt w:val="decimal"/>
      <w:lvlText w:val="%7)"/>
      <w:lvlJc w:val="left"/>
      <w:pPr>
        <w:ind w:left="1020" w:hanging="360"/>
      </w:pPr>
    </w:lvl>
    <w:lvl w:ilvl="7" w:tplc="A948AEA0">
      <w:start w:val="1"/>
      <w:numFmt w:val="decimal"/>
      <w:lvlText w:val="%8)"/>
      <w:lvlJc w:val="left"/>
      <w:pPr>
        <w:ind w:left="1020" w:hanging="360"/>
      </w:pPr>
    </w:lvl>
    <w:lvl w:ilvl="8" w:tplc="DFAEC3E0">
      <w:start w:val="1"/>
      <w:numFmt w:val="decimal"/>
      <w:lvlText w:val="%9)"/>
      <w:lvlJc w:val="left"/>
      <w:pPr>
        <w:ind w:left="1020" w:hanging="360"/>
      </w:pPr>
    </w:lvl>
  </w:abstractNum>
  <w:abstractNum w:abstractNumId="23" w15:restartNumberingAfterBreak="0">
    <w:nsid w:val="76EC1384"/>
    <w:multiLevelType w:val="hybridMultilevel"/>
    <w:tmpl w:val="D07A6AC2"/>
    <w:lvl w:ilvl="0" w:tplc="0A665BBA">
      <w:start w:val="1"/>
      <w:numFmt w:val="bullet"/>
      <w:lvlText w:val=""/>
      <w:lvlJc w:val="left"/>
      <w:pPr>
        <w:ind w:left="720" w:hanging="360"/>
      </w:pPr>
      <w:rPr>
        <w:rFonts w:ascii="Symbol" w:hAnsi="Symbol"/>
      </w:rPr>
    </w:lvl>
    <w:lvl w:ilvl="1" w:tplc="68E81BD4">
      <w:start w:val="1"/>
      <w:numFmt w:val="bullet"/>
      <w:lvlText w:val=""/>
      <w:lvlJc w:val="left"/>
      <w:pPr>
        <w:ind w:left="720" w:hanging="360"/>
      </w:pPr>
      <w:rPr>
        <w:rFonts w:ascii="Symbol" w:hAnsi="Symbol"/>
      </w:rPr>
    </w:lvl>
    <w:lvl w:ilvl="2" w:tplc="043CF560">
      <w:start w:val="1"/>
      <w:numFmt w:val="bullet"/>
      <w:lvlText w:val=""/>
      <w:lvlJc w:val="left"/>
      <w:pPr>
        <w:ind w:left="720" w:hanging="360"/>
      </w:pPr>
      <w:rPr>
        <w:rFonts w:ascii="Symbol" w:hAnsi="Symbol"/>
      </w:rPr>
    </w:lvl>
    <w:lvl w:ilvl="3" w:tplc="2EDC2C60">
      <w:start w:val="1"/>
      <w:numFmt w:val="bullet"/>
      <w:lvlText w:val=""/>
      <w:lvlJc w:val="left"/>
      <w:pPr>
        <w:ind w:left="720" w:hanging="360"/>
      </w:pPr>
      <w:rPr>
        <w:rFonts w:ascii="Symbol" w:hAnsi="Symbol"/>
      </w:rPr>
    </w:lvl>
    <w:lvl w:ilvl="4" w:tplc="AAA2ACE2">
      <w:start w:val="1"/>
      <w:numFmt w:val="bullet"/>
      <w:lvlText w:val=""/>
      <w:lvlJc w:val="left"/>
      <w:pPr>
        <w:ind w:left="720" w:hanging="360"/>
      </w:pPr>
      <w:rPr>
        <w:rFonts w:ascii="Symbol" w:hAnsi="Symbol"/>
      </w:rPr>
    </w:lvl>
    <w:lvl w:ilvl="5" w:tplc="E132FC2C">
      <w:start w:val="1"/>
      <w:numFmt w:val="bullet"/>
      <w:lvlText w:val=""/>
      <w:lvlJc w:val="left"/>
      <w:pPr>
        <w:ind w:left="720" w:hanging="360"/>
      </w:pPr>
      <w:rPr>
        <w:rFonts w:ascii="Symbol" w:hAnsi="Symbol"/>
      </w:rPr>
    </w:lvl>
    <w:lvl w:ilvl="6" w:tplc="B7A4BC7E">
      <w:start w:val="1"/>
      <w:numFmt w:val="bullet"/>
      <w:lvlText w:val=""/>
      <w:lvlJc w:val="left"/>
      <w:pPr>
        <w:ind w:left="720" w:hanging="360"/>
      </w:pPr>
      <w:rPr>
        <w:rFonts w:ascii="Symbol" w:hAnsi="Symbol"/>
      </w:rPr>
    </w:lvl>
    <w:lvl w:ilvl="7" w:tplc="A6EA0776">
      <w:start w:val="1"/>
      <w:numFmt w:val="bullet"/>
      <w:lvlText w:val=""/>
      <w:lvlJc w:val="left"/>
      <w:pPr>
        <w:ind w:left="720" w:hanging="360"/>
      </w:pPr>
      <w:rPr>
        <w:rFonts w:ascii="Symbol" w:hAnsi="Symbol"/>
      </w:rPr>
    </w:lvl>
    <w:lvl w:ilvl="8" w:tplc="7B724440">
      <w:start w:val="1"/>
      <w:numFmt w:val="bullet"/>
      <w:lvlText w:val=""/>
      <w:lvlJc w:val="left"/>
      <w:pPr>
        <w:ind w:left="720" w:hanging="360"/>
      </w:pPr>
      <w:rPr>
        <w:rFonts w:ascii="Symbol" w:hAnsi="Symbol"/>
      </w:rPr>
    </w:lvl>
  </w:abstractNum>
  <w:abstractNum w:abstractNumId="24" w15:restartNumberingAfterBreak="0">
    <w:nsid w:val="787A2A94"/>
    <w:multiLevelType w:val="hybridMultilevel"/>
    <w:tmpl w:val="55D89D18"/>
    <w:lvl w:ilvl="0" w:tplc="391C55F6">
      <w:start w:val="1"/>
      <w:numFmt w:val="bullet"/>
      <w:lvlText w:val=""/>
      <w:lvlJc w:val="left"/>
      <w:pPr>
        <w:ind w:left="1080" w:hanging="360"/>
      </w:pPr>
      <w:rPr>
        <w:rFonts w:ascii="Symbol" w:hAnsi="Symbol"/>
      </w:rPr>
    </w:lvl>
    <w:lvl w:ilvl="1" w:tplc="2F6212D4">
      <w:start w:val="1"/>
      <w:numFmt w:val="bullet"/>
      <w:lvlText w:val=""/>
      <w:lvlJc w:val="left"/>
      <w:pPr>
        <w:ind w:left="1080" w:hanging="360"/>
      </w:pPr>
      <w:rPr>
        <w:rFonts w:ascii="Symbol" w:hAnsi="Symbol"/>
      </w:rPr>
    </w:lvl>
    <w:lvl w:ilvl="2" w:tplc="9BB4CB4E">
      <w:start w:val="1"/>
      <w:numFmt w:val="bullet"/>
      <w:lvlText w:val=""/>
      <w:lvlJc w:val="left"/>
      <w:pPr>
        <w:ind w:left="1080" w:hanging="360"/>
      </w:pPr>
      <w:rPr>
        <w:rFonts w:ascii="Symbol" w:hAnsi="Symbol"/>
      </w:rPr>
    </w:lvl>
    <w:lvl w:ilvl="3" w:tplc="2E2CCB1E">
      <w:start w:val="1"/>
      <w:numFmt w:val="bullet"/>
      <w:lvlText w:val=""/>
      <w:lvlJc w:val="left"/>
      <w:pPr>
        <w:ind w:left="1080" w:hanging="360"/>
      </w:pPr>
      <w:rPr>
        <w:rFonts w:ascii="Symbol" w:hAnsi="Symbol"/>
      </w:rPr>
    </w:lvl>
    <w:lvl w:ilvl="4" w:tplc="CBD407CE">
      <w:start w:val="1"/>
      <w:numFmt w:val="bullet"/>
      <w:lvlText w:val=""/>
      <w:lvlJc w:val="left"/>
      <w:pPr>
        <w:ind w:left="1080" w:hanging="360"/>
      </w:pPr>
      <w:rPr>
        <w:rFonts w:ascii="Symbol" w:hAnsi="Symbol"/>
      </w:rPr>
    </w:lvl>
    <w:lvl w:ilvl="5" w:tplc="C4709BD4">
      <w:start w:val="1"/>
      <w:numFmt w:val="bullet"/>
      <w:lvlText w:val=""/>
      <w:lvlJc w:val="left"/>
      <w:pPr>
        <w:ind w:left="1080" w:hanging="360"/>
      </w:pPr>
      <w:rPr>
        <w:rFonts w:ascii="Symbol" w:hAnsi="Symbol"/>
      </w:rPr>
    </w:lvl>
    <w:lvl w:ilvl="6" w:tplc="B5806422">
      <w:start w:val="1"/>
      <w:numFmt w:val="bullet"/>
      <w:lvlText w:val=""/>
      <w:lvlJc w:val="left"/>
      <w:pPr>
        <w:ind w:left="1080" w:hanging="360"/>
      </w:pPr>
      <w:rPr>
        <w:rFonts w:ascii="Symbol" w:hAnsi="Symbol"/>
      </w:rPr>
    </w:lvl>
    <w:lvl w:ilvl="7" w:tplc="FAB6A55A">
      <w:start w:val="1"/>
      <w:numFmt w:val="bullet"/>
      <w:lvlText w:val=""/>
      <w:lvlJc w:val="left"/>
      <w:pPr>
        <w:ind w:left="1080" w:hanging="360"/>
      </w:pPr>
      <w:rPr>
        <w:rFonts w:ascii="Symbol" w:hAnsi="Symbol"/>
      </w:rPr>
    </w:lvl>
    <w:lvl w:ilvl="8" w:tplc="1D48D46A">
      <w:start w:val="1"/>
      <w:numFmt w:val="bullet"/>
      <w:lvlText w:val=""/>
      <w:lvlJc w:val="left"/>
      <w:pPr>
        <w:ind w:left="1080" w:hanging="360"/>
      </w:pPr>
      <w:rPr>
        <w:rFonts w:ascii="Symbol" w:hAnsi="Symbol"/>
      </w:rPr>
    </w:lvl>
  </w:abstractNum>
  <w:abstractNum w:abstractNumId="25" w15:restartNumberingAfterBreak="0">
    <w:nsid w:val="78E23FB0"/>
    <w:multiLevelType w:val="hybridMultilevel"/>
    <w:tmpl w:val="F2DECC02"/>
    <w:lvl w:ilvl="0" w:tplc="210085E8">
      <w:start w:val="1"/>
      <w:numFmt w:val="decimal"/>
      <w:lvlText w:val="%1)"/>
      <w:lvlJc w:val="left"/>
      <w:pPr>
        <w:ind w:left="720" w:hanging="360"/>
      </w:pPr>
    </w:lvl>
    <w:lvl w:ilvl="1" w:tplc="A8AC6974">
      <w:start w:val="1"/>
      <w:numFmt w:val="decimal"/>
      <w:lvlText w:val="%2)"/>
      <w:lvlJc w:val="left"/>
      <w:pPr>
        <w:ind w:left="720" w:hanging="360"/>
      </w:pPr>
    </w:lvl>
    <w:lvl w:ilvl="2" w:tplc="08B46180">
      <w:start w:val="1"/>
      <w:numFmt w:val="decimal"/>
      <w:lvlText w:val="%3)"/>
      <w:lvlJc w:val="left"/>
      <w:pPr>
        <w:ind w:left="720" w:hanging="360"/>
      </w:pPr>
    </w:lvl>
    <w:lvl w:ilvl="3" w:tplc="F2DA42B2">
      <w:start w:val="1"/>
      <w:numFmt w:val="decimal"/>
      <w:lvlText w:val="%4)"/>
      <w:lvlJc w:val="left"/>
      <w:pPr>
        <w:ind w:left="720" w:hanging="360"/>
      </w:pPr>
    </w:lvl>
    <w:lvl w:ilvl="4" w:tplc="1C1A7B74">
      <w:start w:val="1"/>
      <w:numFmt w:val="decimal"/>
      <w:lvlText w:val="%5)"/>
      <w:lvlJc w:val="left"/>
      <w:pPr>
        <w:ind w:left="720" w:hanging="360"/>
      </w:pPr>
    </w:lvl>
    <w:lvl w:ilvl="5" w:tplc="84B23DC2">
      <w:start w:val="1"/>
      <w:numFmt w:val="decimal"/>
      <w:lvlText w:val="%6)"/>
      <w:lvlJc w:val="left"/>
      <w:pPr>
        <w:ind w:left="720" w:hanging="360"/>
      </w:pPr>
    </w:lvl>
    <w:lvl w:ilvl="6" w:tplc="8DB82CCA">
      <w:start w:val="1"/>
      <w:numFmt w:val="decimal"/>
      <w:lvlText w:val="%7)"/>
      <w:lvlJc w:val="left"/>
      <w:pPr>
        <w:ind w:left="720" w:hanging="360"/>
      </w:pPr>
    </w:lvl>
    <w:lvl w:ilvl="7" w:tplc="CCEE6C5C">
      <w:start w:val="1"/>
      <w:numFmt w:val="decimal"/>
      <w:lvlText w:val="%8)"/>
      <w:lvlJc w:val="left"/>
      <w:pPr>
        <w:ind w:left="720" w:hanging="360"/>
      </w:pPr>
    </w:lvl>
    <w:lvl w:ilvl="8" w:tplc="92C07B6C">
      <w:start w:val="1"/>
      <w:numFmt w:val="decimal"/>
      <w:lvlText w:val="%9)"/>
      <w:lvlJc w:val="left"/>
      <w:pPr>
        <w:ind w:left="720" w:hanging="360"/>
      </w:pPr>
    </w:lvl>
  </w:abstractNum>
  <w:abstractNum w:abstractNumId="26" w15:restartNumberingAfterBreak="0">
    <w:nsid w:val="7ACB0F84"/>
    <w:multiLevelType w:val="hybridMultilevel"/>
    <w:tmpl w:val="E55476EC"/>
    <w:lvl w:ilvl="0" w:tplc="ABDC925C">
      <w:start w:val="1"/>
      <w:numFmt w:val="bullet"/>
      <w:lvlText w:val=""/>
      <w:lvlJc w:val="left"/>
      <w:pPr>
        <w:ind w:left="1080" w:hanging="360"/>
      </w:pPr>
      <w:rPr>
        <w:rFonts w:ascii="Symbol" w:hAnsi="Symbol"/>
      </w:rPr>
    </w:lvl>
    <w:lvl w:ilvl="1" w:tplc="5CD2730A">
      <w:start w:val="1"/>
      <w:numFmt w:val="bullet"/>
      <w:lvlText w:val=""/>
      <w:lvlJc w:val="left"/>
      <w:pPr>
        <w:ind w:left="1080" w:hanging="360"/>
      </w:pPr>
      <w:rPr>
        <w:rFonts w:ascii="Symbol" w:hAnsi="Symbol"/>
      </w:rPr>
    </w:lvl>
    <w:lvl w:ilvl="2" w:tplc="BA9A608C">
      <w:start w:val="1"/>
      <w:numFmt w:val="bullet"/>
      <w:lvlText w:val=""/>
      <w:lvlJc w:val="left"/>
      <w:pPr>
        <w:ind w:left="1080" w:hanging="360"/>
      </w:pPr>
      <w:rPr>
        <w:rFonts w:ascii="Symbol" w:hAnsi="Symbol"/>
      </w:rPr>
    </w:lvl>
    <w:lvl w:ilvl="3" w:tplc="5BC64B1E">
      <w:start w:val="1"/>
      <w:numFmt w:val="bullet"/>
      <w:lvlText w:val=""/>
      <w:lvlJc w:val="left"/>
      <w:pPr>
        <w:ind w:left="1080" w:hanging="360"/>
      </w:pPr>
      <w:rPr>
        <w:rFonts w:ascii="Symbol" w:hAnsi="Symbol"/>
      </w:rPr>
    </w:lvl>
    <w:lvl w:ilvl="4" w:tplc="2A184FA6">
      <w:start w:val="1"/>
      <w:numFmt w:val="bullet"/>
      <w:lvlText w:val=""/>
      <w:lvlJc w:val="left"/>
      <w:pPr>
        <w:ind w:left="1080" w:hanging="360"/>
      </w:pPr>
      <w:rPr>
        <w:rFonts w:ascii="Symbol" w:hAnsi="Symbol"/>
      </w:rPr>
    </w:lvl>
    <w:lvl w:ilvl="5" w:tplc="E8B27D96">
      <w:start w:val="1"/>
      <w:numFmt w:val="bullet"/>
      <w:lvlText w:val=""/>
      <w:lvlJc w:val="left"/>
      <w:pPr>
        <w:ind w:left="1080" w:hanging="360"/>
      </w:pPr>
      <w:rPr>
        <w:rFonts w:ascii="Symbol" w:hAnsi="Symbol"/>
      </w:rPr>
    </w:lvl>
    <w:lvl w:ilvl="6" w:tplc="5DC01F3E">
      <w:start w:val="1"/>
      <w:numFmt w:val="bullet"/>
      <w:lvlText w:val=""/>
      <w:lvlJc w:val="left"/>
      <w:pPr>
        <w:ind w:left="1080" w:hanging="360"/>
      </w:pPr>
      <w:rPr>
        <w:rFonts w:ascii="Symbol" w:hAnsi="Symbol"/>
      </w:rPr>
    </w:lvl>
    <w:lvl w:ilvl="7" w:tplc="E9B2DD58">
      <w:start w:val="1"/>
      <w:numFmt w:val="bullet"/>
      <w:lvlText w:val=""/>
      <w:lvlJc w:val="left"/>
      <w:pPr>
        <w:ind w:left="1080" w:hanging="360"/>
      </w:pPr>
      <w:rPr>
        <w:rFonts w:ascii="Symbol" w:hAnsi="Symbol"/>
      </w:rPr>
    </w:lvl>
    <w:lvl w:ilvl="8" w:tplc="0840FC9C">
      <w:start w:val="1"/>
      <w:numFmt w:val="bullet"/>
      <w:lvlText w:val=""/>
      <w:lvlJc w:val="left"/>
      <w:pPr>
        <w:ind w:left="1080" w:hanging="360"/>
      </w:pPr>
      <w:rPr>
        <w:rFonts w:ascii="Symbol" w:hAnsi="Symbol"/>
      </w:rPr>
    </w:lvl>
  </w:abstractNum>
  <w:abstractNum w:abstractNumId="27" w15:restartNumberingAfterBreak="0">
    <w:nsid w:val="7B6E7567"/>
    <w:multiLevelType w:val="hybridMultilevel"/>
    <w:tmpl w:val="A544B894"/>
    <w:lvl w:ilvl="0" w:tplc="75AA9CEC">
      <w:start w:val="1"/>
      <w:numFmt w:val="bullet"/>
      <w:lvlText w:val=""/>
      <w:lvlJc w:val="left"/>
      <w:pPr>
        <w:ind w:left="720" w:hanging="360"/>
      </w:pPr>
      <w:rPr>
        <w:rFonts w:ascii="Symbol" w:hAnsi="Symbol"/>
      </w:rPr>
    </w:lvl>
    <w:lvl w:ilvl="1" w:tplc="84621B30">
      <w:start w:val="1"/>
      <w:numFmt w:val="bullet"/>
      <w:lvlText w:val=""/>
      <w:lvlJc w:val="left"/>
      <w:pPr>
        <w:ind w:left="720" w:hanging="360"/>
      </w:pPr>
      <w:rPr>
        <w:rFonts w:ascii="Symbol" w:hAnsi="Symbol"/>
      </w:rPr>
    </w:lvl>
    <w:lvl w:ilvl="2" w:tplc="670225D0">
      <w:start w:val="1"/>
      <w:numFmt w:val="bullet"/>
      <w:lvlText w:val=""/>
      <w:lvlJc w:val="left"/>
      <w:pPr>
        <w:ind w:left="720" w:hanging="360"/>
      </w:pPr>
      <w:rPr>
        <w:rFonts w:ascii="Symbol" w:hAnsi="Symbol"/>
      </w:rPr>
    </w:lvl>
    <w:lvl w:ilvl="3" w:tplc="F19CA4FA">
      <w:start w:val="1"/>
      <w:numFmt w:val="bullet"/>
      <w:lvlText w:val=""/>
      <w:lvlJc w:val="left"/>
      <w:pPr>
        <w:ind w:left="720" w:hanging="360"/>
      </w:pPr>
      <w:rPr>
        <w:rFonts w:ascii="Symbol" w:hAnsi="Symbol"/>
      </w:rPr>
    </w:lvl>
    <w:lvl w:ilvl="4" w:tplc="87069C50">
      <w:start w:val="1"/>
      <w:numFmt w:val="bullet"/>
      <w:lvlText w:val=""/>
      <w:lvlJc w:val="left"/>
      <w:pPr>
        <w:ind w:left="720" w:hanging="360"/>
      </w:pPr>
      <w:rPr>
        <w:rFonts w:ascii="Symbol" w:hAnsi="Symbol"/>
      </w:rPr>
    </w:lvl>
    <w:lvl w:ilvl="5" w:tplc="35682AA4">
      <w:start w:val="1"/>
      <w:numFmt w:val="bullet"/>
      <w:lvlText w:val=""/>
      <w:lvlJc w:val="left"/>
      <w:pPr>
        <w:ind w:left="720" w:hanging="360"/>
      </w:pPr>
      <w:rPr>
        <w:rFonts w:ascii="Symbol" w:hAnsi="Symbol"/>
      </w:rPr>
    </w:lvl>
    <w:lvl w:ilvl="6" w:tplc="531CBA9A">
      <w:start w:val="1"/>
      <w:numFmt w:val="bullet"/>
      <w:lvlText w:val=""/>
      <w:lvlJc w:val="left"/>
      <w:pPr>
        <w:ind w:left="720" w:hanging="360"/>
      </w:pPr>
      <w:rPr>
        <w:rFonts w:ascii="Symbol" w:hAnsi="Symbol"/>
      </w:rPr>
    </w:lvl>
    <w:lvl w:ilvl="7" w:tplc="1E40D062">
      <w:start w:val="1"/>
      <w:numFmt w:val="bullet"/>
      <w:lvlText w:val=""/>
      <w:lvlJc w:val="left"/>
      <w:pPr>
        <w:ind w:left="720" w:hanging="360"/>
      </w:pPr>
      <w:rPr>
        <w:rFonts w:ascii="Symbol" w:hAnsi="Symbol"/>
      </w:rPr>
    </w:lvl>
    <w:lvl w:ilvl="8" w:tplc="F26486A0">
      <w:start w:val="1"/>
      <w:numFmt w:val="bullet"/>
      <w:lvlText w:val=""/>
      <w:lvlJc w:val="left"/>
      <w:pPr>
        <w:ind w:left="720" w:hanging="360"/>
      </w:pPr>
      <w:rPr>
        <w:rFonts w:ascii="Symbol" w:hAnsi="Symbol"/>
      </w:rPr>
    </w:lvl>
  </w:abstractNum>
  <w:abstractNum w:abstractNumId="28" w15:restartNumberingAfterBreak="0">
    <w:nsid w:val="7BEF5DFA"/>
    <w:multiLevelType w:val="hybridMultilevel"/>
    <w:tmpl w:val="F77CE504"/>
    <w:lvl w:ilvl="0" w:tplc="4B9865A4">
      <w:start w:val="1"/>
      <w:numFmt w:val="bullet"/>
      <w:lvlText w:val=""/>
      <w:lvlJc w:val="left"/>
      <w:pPr>
        <w:ind w:left="1080" w:hanging="360"/>
      </w:pPr>
      <w:rPr>
        <w:rFonts w:ascii="Symbol" w:hAnsi="Symbol"/>
      </w:rPr>
    </w:lvl>
    <w:lvl w:ilvl="1" w:tplc="C7489FAC">
      <w:start w:val="1"/>
      <w:numFmt w:val="bullet"/>
      <w:lvlText w:val=""/>
      <w:lvlJc w:val="left"/>
      <w:pPr>
        <w:ind w:left="1080" w:hanging="360"/>
      </w:pPr>
      <w:rPr>
        <w:rFonts w:ascii="Symbol" w:hAnsi="Symbol"/>
      </w:rPr>
    </w:lvl>
    <w:lvl w:ilvl="2" w:tplc="08D64998">
      <w:start w:val="1"/>
      <w:numFmt w:val="bullet"/>
      <w:lvlText w:val=""/>
      <w:lvlJc w:val="left"/>
      <w:pPr>
        <w:ind w:left="1080" w:hanging="360"/>
      </w:pPr>
      <w:rPr>
        <w:rFonts w:ascii="Symbol" w:hAnsi="Symbol"/>
      </w:rPr>
    </w:lvl>
    <w:lvl w:ilvl="3" w:tplc="A6DE34EC">
      <w:start w:val="1"/>
      <w:numFmt w:val="bullet"/>
      <w:lvlText w:val=""/>
      <w:lvlJc w:val="left"/>
      <w:pPr>
        <w:ind w:left="1080" w:hanging="360"/>
      </w:pPr>
      <w:rPr>
        <w:rFonts w:ascii="Symbol" w:hAnsi="Symbol"/>
      </w:rPr>
    </w:lvl>
    <w:lvl w:ilvl="4" w:tplc="CC182AFA">
      <w:start w:val="1"/>
      <w:numFmt w:val="bullet"/>
      <w:lvlText w:val=""/>
      <w:lvlJc w:val="left"/>
      <w:pPr>
        <w:ind w:left="1080" w:hanging="360"/>
      </w:pPr>
      <w:rPr>
        <w:rFonts w:ascii="Symbol" w:hAnsi="Symbol"/>
      </w:rPr>
    </w:lvl>
    <w:lvl w:ilvl="5" w:tplc="FD1E0AEE">
      <w:start w:val="1"/>
      <w:numFmt w:val="bullet"/>
      <w:lvlText w:val=""/>
      <w:lvlJc w:val="left"/>
      <w:pPr>
        <w:ind w:left="1080" w:hanging="360"/>
      </w:pPr>
      <w:rPr>
        <w:rFonts w:ascii="Symbol" w:hAnsi="Symbol"/>
      </w:rPr>
    </w:lvl>
    <w:lvl w:ilvl="6" w:tplc="B4B8ADFC">
      <w:start w:val="1"/>
      <w:numFmt w:val="bullet"/>
      <w:lvlText w:val=""/>
      <w:lvlJc w:val="left"/>
      <w:pPr>
        <w:ind w:left="1080" w:hanging="360"/>
      </w:pPr>
      <w:rPr>
        <w:rFonts w:ascii="Symbol" w:hAnsi="Symbol"/>
      </w:rPr>
    </w:lvl>
    <w:lvl w:ilvl="7" w:tplc="24BEE000">
      <w:start w:val="1"/>
      <w:numFmt w:val="bullet"/>
      <w:lvlText w:val=""/>
      <w:lvlJc w:val="left"/>
      <w:pPr>
        <w:ind w:left="1080" w:hanging="360"/>
      </w:pPr>
      <w:rPr>
        <w:rFonts w:ascii="Symbol" w:hAnsi="Symbol"/>
      </w:rPr>
    </w:lvl>
    <w:lvl w:ilvl="8" w:tplc="F27E9226">
      <w:start w:val="1"/>
      <w:numFmt w:val="bullet"/>
      <w:lvlText w:val=""/>
      <w:lvlJc w:val="left"/>
      <w:pPr>
        <w:ind w:left="1080" w:hanging="360"/>
      </w:pPr>
      <w:rPr>
        <w:rFonts w:ascii="Symbol" w:hAnsi="Symbol"/>
      </w:rPr>
    </w:lvl>
  </w:abstractNum>
  <w:num w:numId="1" w16cid:durableId="406730714">
    <w:abstractNumId w:val="9"/>
  </w:num>
  <w:num w:numId="2" w16cid:durableId="2025158826">
    <w:abstractNumId w:val="7"/>
  </w:num>
  <w:num w:numId="3" w16cid:durableId="2053964703">
    <w:abstractNumId w:val="10"/>
  </w:num>
  <w:num w:numId="4" w16cid:durableId="1731539508">
    <w:abstractNumId w:val="4"/>
  </w:num>
  <w:num w:numId="5" w16cid:durableId="664165526">
    <w:abstractNumId w:val="8"/>
  </w:num>
  <w:num w:numId="6" w16cid:durableId="776870247">
    <w:abstractNumId w:val="3"/>
  </w:num>
  <w:num w:numId="7" w16cid:durableId="641621063">
    <w:abstractNumId w:val="16"/>
  </w:num>
  <w:num w:numId="8" w16cid:durableId="1330716918">
    <w:abstractNumId w:val="24"/>
  </w:num>
  <w:num w:numId="9" w16cid:durableId="1445030507">
    <w:abstractNumId w:val="20"/>
  </w:num>
  <w:num w:numId="10" w16cid:durableId="1379207171">
    <w:abstractNumId w:val="5"/>
  </w:num>
  <w:num w:numId="11" w16cid:durableId="476150780">
    <w:abstractNumId w:val="11"/>
  </w:num>
  <w:num w:numId="12" w16cid:durableId="1749108927">
    <w:abstractNumId w:val="15"/>
  </w:num>
  <w:num w:numId="13" w16cid:durableId="1739553404">
    <w:abstractNumId w:val="14"/>
  </w:num>
  <w:num w:numId="14" w16cid:durableId="256407629">
    <w:abstractNumId w:val="27"/>
  </w:num>
  <w:num w:numId="15" w16cid:durableId="272983845">
    <w:abstractNumId w:val="18"/>
  </w:num>
  <w:num w:numId="16" w16cid:durableId="1717318252">
    <w:abstractNumId w:val="21"/>
  </w:num>
  <w:num w:numId="17" w16cid:durableId="845100124">
    <w:abstractNumId w:val="28"/>
  </w:num>
  <w:num w:numId="18" w16cid:durableId="292054929">
    <w:abstractNumId w:val="22"/>
  </w:num>
  <w:num w:numId="19" w16cid:durableId="977686716">
    <w:abstractNumId w:val="17"/>
  </w:num>
  <w:num w:numId="20" w16cid:durableId="1787774429">
    <w:abstractNumId w:val="23"/>
  </w:num>
  <w:num w:numId="21" w16cid:durableId="116221533">
    <w:abstractNumId w:val="6"/>
  </w:num>
  <w:num w:numId="22" w16cid:durableId="962343146">
    <w:abstractNumId w:val="25"/>
  </w:num>
  <w:num w:numId="23" w16cid:durableId="1651980538">
    <w:abstractNumId w:val="13"/>
  </w:num>
  <w:num w:numId="24" w16cid:durableId="1872330191">
    <w:abstractNumId w:val="19"/>
  </w:num>
  <w:num w:numId="25" w16cid:durableId="1035618366">
    <w:abstractNumId w:val="2"/>
  </w:num>
  <w:num w:numId="26" w16cid:durableId="708262560">
    <w:abstractNumId w:val="1"/>
  </w:num>
  <w:num w:numId="27" w16cid:durableId="1645811822">
    <w:abstractNumId w:val="0"/>
  </w:num>
  <w:num w:numId="28" w16cid:durableId="1810171123">
    <w:abstractNumId w:val="12"/>
  </w:num>
  <w:num w:numId="29" w16cid:durableId="1433013879">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D7C53"/>
    <w:rsid w:val="000F3E94"/>
    <w:rsid w:val="001174A6"/>
    <w:rsid w:val="001337AC"/>
    <w:rsid w:val="00146FDE"/>
    <w:rsid w:val="00157DBD"/>
    <w:rsid w:val="00161925"/>
    <w:rsid w:val="001E06E4"/>
    <w:rsid w:val="001F49FA"/>
    <w:rsid w:val="0020559F"/>
    <w:rsid w:val="00214FF2"/>
    <w:rsid w:val="002476E3"/>
    <w:rsid w:val="002B774B"/>
    <w:rsid w:val="002F6DAB"/>
    <w:rsid w:val="00362B06"/>
    <w:rsid w:val="00396017"/>
    <w:rsid w:val="00397A52"/>
    <w:rsid w:val="003F7A9E"/>
    <w:rsid w:val="00462988"/>
    <w:rsid w:val="00475E20"/>
    <w:rsid w:val="004A0A1D"/>
    <w:rsid w:val="004B50F8"/>
    <w:rsid w:val="004B6150"/>
    <w:rsid w:val="004E24DE"/>
    <w:rsid w:val="00502F05"/>
    <w:rsid w:val="00523F92"/>
    <w:rsid w:val="0056588C"/>
    <w:rsid w:val="0058398C"/>
    <w:rsid w:val="00585E73"/>
    <w:rsid w:val="00594560"/>
    <w:rsid w:val="005B10B1"/>
    <w:rsid w:val="005E1B2B"/>
    <w:rsid w:val="006171B8"/>
    <w:rsid w:val="006251A3"/>
    <w:rsid w:val="00673E74"/>
    <w:rsid w:val="0070516B"/>
    <w:rsid w:val="00705AE8"/>
    <w:rsid w:val="007077DF"/>
    <w:rsid w:val="00707E1F"/>
    <w:rsid w:val="007473B2"/>
    <w:rsid w:val="007526CD"/>
    <w:rsid w:val="00763467"/>
    <w:rsid w:val="007A092F"/>
    <w:rsid w:val="007A3AFF"/>
    <w:rsid w:val="0080189B"/>
    <w:rsid w:val="008042D6"/>
    <w:rsid w:val="00821842"/>
    <w:rsid w:val="00860C3D"/>
    <w:rsid w:val="00885B4C"/>
    <w:rsid w:val="008B45C3"/>
    <w:rsid w:val="008E1F35"/>
    <w:rsid w:val="00905905"/>
    <w:rsid w:val="00924837"/>
    <w:rsid w:val="009309B8"/>
    <w:rsid w:val="009A2257"/>
    <w:rsid w:val="009D5274"/>
    <w:rsid w:val="009E6F2A"/>
    <w:rsid w:val="00A0331E"/>
    <w:rsid w:val="00A21B66"/>
    <w:rsid w:val="00A51AAF"/>
    <w:rsid w:val="00A5244E"/>
    <w:rsid w:val="00A72D98"/>
    <w:rsid w:val="00A90312"/>
    <w:rsid w:val="00AB6043"/>
    <w:rsid w:val="00AC09E6"/>
    <w:rsid w:val="00AF0FC7"/>
    <w:rsid w:val="00B0747F"/>
    <w:rsid w:val="00B22510"/>
    <w:rsid w:val="00B376C5"/>
    <w:rsid w:val="00B8659F"/>
    <w:rsid w:val="00B943B7"/>
    <w:rsid w:val="00BF3A04"/>
    <w:rsid w:val="00BF3DE0"/>
    <w:rsid w:val="00C034B2"/>
    <w:rsid w:val="00C40D49"/>
    <w:rsid w:val="00CE64D6"/>
    <w:rsid w:val="00CF76AC"/>
    <w:rsid w:val="00D003BB"/>
    <w:rsid w:val="00D02066"/>
    <w:rsid w:val="00D70662"/>
    <w:rsid w:val="00DA11C1"/>
    <w:rsid w:val="00DD1135"/>
    <w:rsid w:val="00DF4413"/>
    <w:rsid w:val="00E101D2"/>
    <w:rsid w:val="00E23CC4"/>
    <w:rsid w:val="00E351FF"/>
    <w:rsid w:val="00E43E26"/>
    <w:rsid w:val="00E67E40"/>
    <w:rsid w:val="00ED3CD8"/>
    <w:rsid w:val="00F367FE"/>
    <w:rsid w:val="00F54814"/>
    <w:rsid w:val="00F658B4"/>
    <w:rsid w:val="00FB47D6"/>
    <w:rsid w:val="00FC6C9B"/>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15:docId w15:val="{F9ACF60A-8274-491D-B6F0-51F2D025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99"/>
    <w:qFormat/>
    <w:rsid w:val="0056588C"/>
    <w:rPr>
      <w:rFonts w:ascii="Times New Roman" w:eastAsia="SimSun" w:hAnsi="Times New Roman"/>
      <w:sz w:val="20"/>
      <w:szCs w:val="20"/>
      <w:lang w:val="en-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10B1"/>
    <w:rPr>
      <w:color w:val="605E5C"/>
      <w:shd w:val="clear" w:color="auto" w:fill="E1DFDD"/>
    </w:rPr>
  </w:style>
  <w:style w:type="paragraph" w:styleId="Revision">
    <w:name w:val="Revision"/>
    <w:hidden/>
    <w:uiPriority w:val="99"/>
    <w:semiHidden/>
    <w:rsid w:val="00523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76388">
      <w:bodyDiv w:val="1"/>
      <w:marLeft w:val="0"/>
      <w:marRight w:val="0"/>
      <w:marTop w:val="0"/>
      <w:marBottom w:val="0"/>
      <w:divBdr>
        <w:top w:val="none" w:sz="0" w:space="0" w:color="auto"/>
        <w:left w:val="none" w:sz="0" w:space="0" w:color="auto"/>
        <w:bottom w:val="none" w:sz="0" w:space="0" w:color="auto"/>
        <w:right w:val="none" w:sz="0" w:space="0" w:color="auto"/>
      </w:divBdr>
    </w:div>
    <w:div w:id="408582509">
      <w:bodyDiv w:val="1"/>
      <w:marLeft w:val="0"/>
      <w:marRight w:val="0"/>
      <w:marTop w:val="0"/>
      <w:marBottom w:val="0"/>
      <w:divBdr>
        <w:top w:val="none" w:sz="0" w:space="0" w:color="auto"/>
        <w:left w:val="none" w:sz="0" w:space="0" w:color="auto"/>
        <w:bottom w:val="none" w:sz="0" w:space="0" w:color="auto"/>
        <w:right w:val="none" w:sz="0" w:space="0" w:color="auto"/>
      </w:divBdr>
    </w:div>
    <w:div w:id="459540463">
      <w:bodyDiv w:val="1"/>
      <w:marLeft w:val="0"/>
      <w:marRight w:val="0"/>
      <w:marTop w:val="0"/>
      <w:marBottom w:val="0"/>
      <w:divBdr>
        <w:top w:val="none" w:sz="0" w:space="0" w:color="auto"/>
        <w:left w:val="none" w:sz="0" w:space="0" w:color="auto"/>
        <w:bottom w:val="none" w:sz="0" w:space="0" w:color="auto"/>
        <w:right w:val="none" w:sz="0" w:space="0" w:color="auto"/>
      </w:divBdr>
    </w:div>
    <w:div w:id="469400850">
      <w:bodyDiv w:val="1"/>
      <w:marLeft w:val="0"/>
      <w:marRight w:val="0"/>
      <w:marTop w:val="0"/>
      <w:marBottom w:val="0"/>
      <w:divBdr>
        <w:top w:val="none" w:sz="0" w:space="0" w:color="auto"/>
        <w:left w:val="none" w:sz="0" w:space="0" w:color="auto"/>
        <w:bottom w:val="none" w:sz="0" w:space="0" w:color="auto"/>
        <w:right w:val="none" w:sz="0" w:space="0" w:color="auto"/>
      </w:divBdr>
    </w:div>
    <w:div w:id="810170250">
      <w:bodyDiv w:val="1"/>
      <w:marLeft w:val="0"/>
      <w:marRight w:val="0"/>
      <w:marTop w:val="0"/>
      <w:marBottom w:val="0"/>
      <w:divBdr>
        <w:top w:val="none" w:sz="0" w:space="0" w:color="auto"/>
        <w:left w:val="none" w:sz="0" w:space="0" w:color="auto"/>
        <w:bottom w:val="none" w:sz="0" w:space="0" w:color="auto"/>
        <w:right w:val="none" w:sz="0" w:space="0" w:color="auto"/>
      </w:divBdr>
    </w:div>
    <w:div w:id="1016998767">
      <w:bodyDiv w:val="1"/>
      <w:marLeft w:val="0"/>
      <w:marRight w:val="0"/>
      <w:marTop w:val="0"/>
      <w:marBottom w:val="0"/>
      <w:divBdr>
        <w:top w:val="none" w:sz="0" w:space="0" w:color="auto"/>
        <w:left w:val="none" w:sz="0" w:space="0" w:color="auto"/>
        <w:bottom w:val="none" w:sz="0" w:space="0" w:color="auto"/>
        <w:right w:val="none" w:sz="0" w:space="0" w:color="auto"/>
      </w:divBdr>
    </w:div>
    <w:div w:id="1363507998">
      <w:bodyDiv w:val="1"/>
      <w:marLeft w:val="0"/>
      <w:marRight w:val="0"/>
      <w:marTop w:val="0"/>
      <w:marBottom w:val="0"/>
      <w:divBdr>
        <w:top w:val="none" w:sz="0" w:space="0" w:color="auto"/>
        <w:left w:val="none" w:sz="0" w:space="0" w:color="auto"/>
        <w:bottom w:val="none" w:sz="0" w:space="0" w:color="auto"/>
        <w:right w:val="none" w:sz="0" w:space="0" w:color="auto"/>
      </w:divBdr>
    </w:div>
    <w:div w:id="1678726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10</cp:revision>
  <dcterms:created xsi:type="dcterms:W3CDTF">2026-04-16T22:40:00Z</dcterms:created>
  <dcterms:modified xsi:type="dcterms:W3CDTF">2026-04-27T23:30:00Z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659819a9-54e6-48b8-ae78-5a4d2c1d04af</vt:lpwstr>
  </property>
</Properties>
</file>