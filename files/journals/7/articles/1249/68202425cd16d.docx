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33CD79" w14:textId="7693B297" w:rsidR="0098029C" w:rsidRDefault="00341337" w:rsidP="005822B0">
      <w:pPr>
        <w:pStyle w:val="Heading1"/>
        <w:ind w:left="186" w:right="610" w:hanging="2"/>
        <w:jc w:val="center"/>
      </w:pPr>
      <w:commentRangeStart w:id="0"/>
      <w:r>
        <w:t xml:space="preserve">USING YOUTUBE VIDEOS </w:t>
      </w:r>
      <w:del w:id="1" w:author="Asus" w:date="2025-05-11T11:07:00Z" w16du:dateUtc="2025-05-11T04:07:00Z">
        <w:r w:rsidDel="00432B8B">
          <w:delText>TOWARD EIGHTH GRADE STUDENTS'</w:delText>
        </w:r>
      </w:del>
      <w:r>
        <w:rPr>
          <w:spacing w:val="-4"/>
        </w:rPr>
        <w:t xml:space="preserve"> </w:t>
      </w:r>
      <w:r w:rsidR="005822B0">
        <w:rPr>
          <w:spacing w:val="-4"/>
        </w:rPr>
        <w:t xml:space="preserve">TO ENHANCE </w:t>
      </w:r>
      <w:del w:id="2" w:author="Asus" w:date="2025-05-11T11:07:00Z" w16du:dateUtc="2025-05-11T04:07:00Z">
        <w:r w:rsidR="005822B0" w:rsidDel="00432B8B">
          <w:rPr>
            <w:spacing w:val="-4"/>
          </w:rPr>
          <w:delText xml:space="preserve">THEIR </w:delText>
        </w:r>
      </w:del>
      <w:r>
        <w:t>VOCABULARY</w:t>
      </w:r>
      <w:r>
        <w:rPr>
          <w:spacing w:val="-4"/>
        </w:rPr>
        <w:t xml:space="preserve"> </w:t>
      </w:r>
      <w:r>
        <w:t>MASTERY</w:t>
      </w:r>
      <w:r>
        <w:rPr>
          <w:spacing w:val="-5"/>
        </w:rPr>
        <w:t xml:space="preserve"> </w:t>
      </w:r>
      <w:r>
        <w:t>AT</w:t>
      </w:r>
      <w:r>
        <w:rPr>
          <w:spacing w:val="-4"/>
        </w:rPr>
        <w:t xml:space="preserve"> </w:t>
      </w:r>
      <w:del w:id="3" w:author="Asus" w:date="2025-05-11T11:08:00Z" w16du:dateUtc="2025-05-11T04:08:00Z">
        <w:r w:rsidDel="00432B8B">
          <w:delText>ONE</w:delText>
        </w:r>
        <w:r w:rsidDel="00432B8B">
          <w:rPr>
            <w:spacing w:val="-2"/>
          </w:rPr>
          <w:delText xml:space="preserve"> </w:delText>
        </w:r>
        <w:r w:rsidDel="00432B8B">
          <w:delText>OF</w:delText>
        </w:r>
        <w:r w:rsidDel="00432B8B">
          <w:rPr>
            <w:spacing w:val="-4"/>
          </w:rPr>
          <w:delText xml:space="preserve"> </w:delText>
        </w:r>
      </w:del>
      <w:ins w:id="4" w:author="Asus" w:date="2025-05-11T11:08:00Z" w16du:dateUtc="2025-05-11T04:08:00Z">
        <w:r w:rsidR="00432B8B">
          <w:rPr>
            <w:spacing w:val="-4"/>
          </w:rPr>
          <w:t xml:space="preserve">ONE </w:t>
        </w:r>
      </w:ins>
      <w:r>
        <w:t>JUNIOR</w:t>
      </w:r>
      <w:r>
        <w:rPr>
          <w:spacing w:val="-4"/>
        </w:rPr>
        <w:t xml:space="preserve"> </w:t>
      </w:r>
      <w:r>
        <w:t>HIGH</w:t>
      </w:r>
      <w:r>
        <w:rPr>
          <w:spacing w:val="-4"/>
        </w:rPr>
        <w:t xml:space="preserve"> </w:t>
      </w:r>
      <w:r>
        <w:t>SCHOOL</w:t>
      </w:r>
      <w:del w:id="5" w:author="Asus" w:date="2025-05-11T11:09:00Z" w16du:dateUtc="2025-05-11T04:09:00Z">
        <w:r w:rsidDel="00432B8B">
          <w:delText>S</w:delText>
        </w:r>
      </w:del>
      <w:r>
        <w:rPr>
          <w:spacing w:val="-4"/>
        </w:rPr>
        <w:t xml:space="preserve"> </w:t>
      </w:r>
      <w:r>
        <w:t>IN MUARO JAMBI</w:t>
      </w:r>
    </w:p>
    <w:commentRangeEnd w:id="0"/>
    <w:p w14:paraId="605E91F1" w14:textId="77777777" w:rsidR="0098029C" w:rsidRDefault="00432B8B" w:rsidP="005822B0">
      <w:pPr>
        <w:pStyle w:val="BodyText"/>
        <w:jc w:val="left"/>
        <w:rPr>
          <w:b/>
        </w:rPr>
      </w:pPr>
      <w:r>
        <w:rPr>
          <w:rStyle w:val="CommentReference"/>
        </w:rPr>
        <w:commentReference w:id="0"/>
      </w:r>
    </w:p>
    <w:p w14:paraId="2711B57A" w14:textId="77777777" w:rsidR="0098029C" w:rsidRDefault="0098029C" w:rsidP="005822B0">
      <w:pPr>
        <w:pStyle w:val="BodyText"/>
        <w:jc w:val="left"/>
        <w:rPr>
          <w:b/>
        </w:rPr>
      </w:pPr>
    </w:p>
    <w:p w14:paraId="0056FFDD" w14:textId="583D65A4" w:rsidR="0098029C" w:rsidRDefault="0098029C" w:rsidP="005822B0">
      <w:pPr>
        <w:pStyle w:val="BodyText"/>
        <w:ind w:left="1" w:right="426"/>
      </w:pPr>
    </w:p>
    <w:p w14:paraId="06BC9626" w14:textId="77777777" w:rsidR="0098029C" w:rsidRDefault="0098029C">
      <w:pPr>
        <w:pStyle w:val="BodyText"/>
        <w:spacing w:before="45"/>
        <w:jc w:val="left"/>
      </w:pPr>
    </w:p>
    <w:p w14:paraId="0BD8D7D2" w14:textId="4D9B1EEC" w:rsidR="0098029C" w:rsidDel="00CB0052" w:rsidRDefault="00341337">
      <w:pPr>
        <w:pStyle w:val="Heading1"/>
        <w:ind w:left="0" w:right="426" w:firstLine="0"/>
        <w:jc w:val="center"/>
        <w:rPr>
          <w:del w:id="6" w:author="Asus" w:date="2025-05-11T10:37:00Z" w16du:dateUtc="2025-05-11T03:37:00Z"/>
          <w:spacing w:val="-2"/>
        </w:rPr>
      </w:pPr>
      <w:del w:id="7" w:author="Asus" w:date="2025-05-11T10:37:00Z" w16du:dateUtc="2025-05-11T03:37:00Z">
        <w:r w:rsidDel="00CB0052">
          <w:rPr>
            <w:spacing w:val="-2"/>
          </w:rPr>
          <w:delText>Abstarct</w:delText>
        </w:r>
      </w:del>
      <w:ins w:id="8" w:author="Asus" w:date="2025-05-11T10:37:00Z" w16du:dateUtc="2025-05-11T03:37:00Z">
        <w:r w:rsidR="00CB0052">
          <w:rPr>
            <w:spacing w:val="-2"/>
          </w:rPr>
          <w:t xml:space="preserve"> Abstract</w:t>
        </w:r>
      </w:ins>
    </w:p>
    <w:p w14:paraId="031ADD52" w14:textId="77777777" w:rsidR="00CD4654" w:rsidRPr="00CB0052" w:rsidRDefault="00CD4654">
      <w:pPr>
        <w:pStyle w:val="Heading1"/>
        <w:ind w:left="0" w:right="426" w:firstLine="0"/>
        <w:jc w:val="center"/>
        <w:rPr>
          <w:iCs/>
        </w:rPr>
      </w:pPr>
    </w:p>
    <w:p w14:paraId="3EB5FCFC" w14:textId="45118057" w:rsidR="0098029C" w:rsidRPr="00CB0052" w:rsidRDefault="00341337">
      <w:pPr>
        <w:spacing w:line="276" w:lineRule="auto"/>
        <w:ind w:left="1" w:right="422"/>
        <w:jc w:val="both"/>
        <w:rPr>
          <w:iCs/>
          <w:sz w:val="24"/>
          <w:rPrChange w:id="9" w:author="Asus" w:date="2025-05-11T10:38:00Z" w16du:dateUtc="2025-05-11T03:38:00Z">
            <w:rPr>
              <w:i/>
              <w:sz w:val="24"/>
            </w:rPr>
          </w:rPrChange>
        </w:rPr>
      </w:pPr>
      <w:r w:rsidRPr="00CB0052">
        <w:rPr>
          <w:iCs/>
          <w:sz w:val="24"/>
          <w:rPrChange w:id="10" w:author="Asus" w:date="2025-05-11T10:38:00Z" w16du:dateUtc="2025-05-11T03:38:00Z">
            <w:rPr>
              <w:i/>
              <w:sz w:val="24"/>
            </w:rPr>
          </w:rPrChange>
        </w:rPr>
        <w:t>Vocabulary is one of the important elements of the language. Mastery of vocabulary supports students</w:t>
      </w:r>
      <w:r w:rsidRPr="00CB0052">
        <w:rPr>
          <w:iCs/>
          <w:spacing w:val="-3"/>
          <w:sz w:val="24"/>
          <w:rPrChange w:id="11" w:author="Asus" w:date="2025-05-11T10:38:00Z" w16du:dateUtc="2025-05-11T03:38:00Z">
            <w:rPr>
              <w:i/>
              <w:spacing w:val="-3"/>
              <w:sz w:val="24"/>
            </w:rPr>
          </w:rPrChange>
        </w:rPr>
        <w:t xml:space="preserve"> </w:t>
      </w:r>
      <w:r w:rsidRPr="00CB0052">
        <w:rPr>
          <w:iCs/>
          <w:sz w:val="24"/>
          <w:rPrChange w:id="12" w:author="Asus" w:date="2025-05-11T10:38:00Z" w16du:dateUtc="2025-05-11T03:38:00Z">
            <w:rPr>
              <w:i/>
              <w:sz w:val="24"/>
            </w:rPr>
          </w:rPrChange>
        </w:rPr>
        <w:t>to</w:t>
      </w:r>
      <w:r w:rsidRPr="00CB0052">
        <w:rPr>
          <w:iCs/>
          <w:spacing w:val="-3"/>
          <w:sz w:val="24"/>
          <w:rPrChange w:id="13" w:author="Asus" w:date="2025-05-11T10:38:00Z" w16du:dateUtc="2025-05-11T03:38:00Z">
            <w:rPr>
              <w:i/>
              <w:spacing w:val="-3"/>
              <w:sz w:val="24"/>
            </w:rPr>
          </w:rPrChange>
        </w:rPr>
        <w:t xml:space="preserve"> </w:t>
      </w:r>
      <w:r w:rsidRPr="00CB0052">
        <w:rPr>
          <w:iCs/>
          <w:sz w:val="24"/>
          <w:rPrChange w:id="14" w:author="Asus" w:date="2025-05-11T10:38:00Z" w16du:dateUtc="2025-05-11T03:38:00Z">
            <w:rPr>
              <w:i/>
              <w:sz w:val="24"/>
            </w:rPr>
          </w:rPrChange>
        </w:rPr>
        <w:t>be</w:t>
      </w:r>
      <w:r w:rsidRPr="00CB0052">
        <w:rPr>
          <w:iCs/>
          <w:spacing w:val="-4"/>
          <w:sz w:val="24"/>
          <w:rPrChange w:id="15" w:author="Asus" w:date="2025-05-11T10:38:00Z" w16du:dateUtc="2025-05-11T03:38:00Z">
            <w:rPr>
              <w:i/>
              <w:spacing w:val="-4"/>
              <w:sz w:val="24"/>
            </w:rPr>
          </w:rPrChange>
        </w:rPr>
        <w:t xml:space="preserve"> </w:t>
      </w:r>
      <w:r w:rsidRPr="00CB0052">
        <w:rPr>
          <w:iCs/>
          <w:sz w:val="24"/>
          <w:rPrChange w:id="16" w:author="Asus" w:date="2025-05-11T10:38:00Z" w16du:dateUtc="2025-05-11T03:38:00Z">
            <w:rPr>
              <w:i/>
              <w:sz w:val="24"/>
            </w:rPr>
          </w:rPrChange>
        </w:rPr>
        <w:t>able</w:t>
      </w:r>
      <w:r w:rsidRPr="00CB0052">
        <w:rPr>
          <w:iCs/>
          <w:spacing w:val="-3"/>
          <w:sz w:val="24"/>
          <w:rPrChange w:id="17" w:author="Asus" w:date="2025-05-11T10:38:00Z" w16du:dateUtc="2025-05-11T03:38:00Z">
            <w:rPr>
              <w:i/>
              <w:spacing w:val="-3"/>
              <w:sz w:val="24"/>
            </w:rPr>
          </w:rPrChange>
        </w:rPr>
        <w:t xml:space="preserve"> </w:t>
      </w:r>
      <w:r w:rsidRPr="00CB0052">
        <w:rPr>
          <w:iCs/>
          <w:sz w:val="24"/>
          <w:rPrChange w:id="18" w:author="Asus" w:date="2025-05-11T10:38:00Z" w16du:dateUtc="2025-05-11T03:38:00Z">
            <w:rPr>
              <w:i/>
              <w:sz w:val="24"/>
            </w:rPr>
          </w:rPrChange>
        </w:rPr>
        <w:t>to</w:t>
      </w:r>
      <w:r w:rsidRPr="00CB0052">
        <w:rPr>
          <w:iCs/>
          <w:spacing w:val="-3"/>
          <w:sz w:val="24"/>
          <w:rPrChange w:id="19" w:author="Asus" w:date="2025-05-11T10:38:00Z" w16du:dateUtc="2025-05-11T03:38:00Z">
            <w:rPr>
              <w:i/>
              <w:spacing w:val="-3"/>
              <w:sz w:val="24"/>
            </w:rPr>
          </w:rPrChange>
        </w:rPr>
        <w:t xml:space="preserve"> </w:t>
      </w:r>
      <w:r w:rsidRPr="00CB0052">
        <w:rPr>
          <w:iCs/>
          <w:sz w:val="24"/>
          <w:rPrChange w:id="20" w:author="Asus" w:date="2025-05-11T10:38:00Z" w16du:dateUtc="2025-05-11T03:38:00Z">
            <w:rPr>
              <w:i/>
              <w:sz w:val="24"/>
            </w:rPr>
          </w:rPrChange>
        </w:rPr>
        <w:t>master</w:t>
      </w:r>
      <w:r w:rsidRPr="00CB0052">
        <w:rPr>
          <w:iCs/>
          <w:spacing w:val="-3"/>
          <w:sz w:val="24"/>
          <w:rPrChange w:id="21" w:author="Asus" w:date="2025-05-11T10:38:00Z" w16du:dateUtc="2025-05-11T03:38:00Z">
            <w:rPr>
              <w:i/>
              <w:spacing w:val="-3"/>
              <w:sz w:val="24"/>
            </w:rPr>
          </w:rPrChange>
        </w:rPr>
        <w:t xml:space="preserve"> </w:t>
      </w:r>
      <w:r w:rsidRPr="00CB0052">
        <w:rPr>
          <w:iCs/>
          <w:sz w:val="24"/>
          <w:rPrChange w:id="22" w:author="Asus" w:date="2025-05-11T10:38:00Z" w16du:dateUtc="2025-05-11T03:38:00Z">
            <w:rPr>
              <w:i/>
              <w:sz w:val="24"/>
            </w:rPr>
          </w:rPrChange>
        </w:rPr>
        <w:t>4</w:t>
      </w:r>
      <w:r w:rsidRPr="00CB0052">
        <w:rPr>
          <w:iCs/>
          <w:spacing w:val="-3"/>
          <w:sz w:val="24"/>
          <w:rPrChange w:id="23" w:author="Asus" w:date="2025-05-11T10:38:00Z" w16du:dateUtc="2025-05-11T03:38:00Z">
            <w:rPr>
              <w:i/>
              <w:spacing w:val="-3"/>
              <w:sz w:val="24"/>
            </w:rPr>
          </w:rPrChange>
        </w:rPr>
        <w:t xml:space="preserve"> </w:t>
      </w:r>
      <w:r w:rsidRPr="00CB0052">
        <w:rPr>
          <w:iCs/>
          <w:sz w:val="24"/>
          <w:rPrChange w:id="24" w:author="Asus" w:date="2025-05-11T10:38:00Z" w16du:dateUtc="2025-05-11T03:38:00Z">
            <w:rPr>
              <w:i/>
              <w:sz w:val="24"/>
            </w:rPr>
          </w:rPrChange>
        </w:rPr>
        <w:t>skills</w:t>
      </w:r>
      <w:r w:rsidRPr="00CB0052">
        <w:rPr>
          <w:iCs/>
          <w:spacing w:val="-3"/>
          <w:sz w:val="24"/>
          <w:rPrChange w:id="25" w:author="Asus" w:date="2025-05-11T10:38:00Z" w16du:dateUtc="2025-05-11T03:38:00Z">
            <w:rPr>
              <w:i/>
              <w:spacing w:val="-3"/>
              <w:sz w:val="24"/>
            </w:rPr>
          </w:rPrChange>
        </w:rPr>
        <w:t xml:space="preserve"> </w:t>
      </w:r>
      <w:r w:rsidRPr="00CB0052">
        <w:rPr>
          <w:iCs/>
          <w:sz w:val="24"/>
          <w:rPrChange w:id="26" w:author="Asus" w:date="2025-05-11T10:38:00Z" w16du:dateUtc="2025-05-11T03:38:00Z">
            <w:rPr>
              <w:i/>
              <w:sz w:val="24"/>
            </w:rPr>
          </w:rPrChange>
        </w:rPr>
        <w:t>in</w:t>
      </w:r>
      <w:r w:rsidRPr="00CB0052">
        <w:rPr>
          <w:iCs/>
          <w:spacing w:val="-3"/>
          <w:sz w:val="24"/>
          <w:rPrChange w:id="27" w:author="Asus" w:date="2025-05-11T10:38:00Z" w16du:dateUtc="2025-05-11T03:38:00Z">
            <w:rPr>
              <w:i/>
              <w:spacing w:val="-3"/>
              <w:sz w:val="24"/>
            </w:rPr>
          </w:rPrChange>
        </w:rPr>
        <w:t xml:space="preserve"> </w:t>
      </w:r>
      <w:r w:rsidRPr="00CB0052">
        <w:rPr>
          <w:iCs/>
          <w:sz w:val="24"/>
          <w:rPrChange w:id="28" w:author="Asus" w:date="2025-05-11T10:38:00Z" w16du:dateUtc="2025-05-11T03:38:00Z">
            <w:rPr>
              <w:i/>
              <w:sz w:val="24"/>
            </w:rPr>
          </w:rPrChange>
        </w:rPr>
        <w:t>English,</w:t>
      </w:r>
      <w:r w:rsidRPr="00CB0052">
        <w:rPr>
          <w:iCs/>
          <w:spacing w:val="-3"/>
          <w:sz w:val="24"/>
          <w:rPrChange w:id="29" w:author="Asus" w:date="2025-05-11T10:38:00Z" w16du:dateUtc="2025-05-11T03:38:00Z">
            <w:rPr>
              <w:i/>
              <w:spacing w:val="-3"/>
              <w:sz w:val="24"/>
            </w:rPr>
          </w:rPrChange>
        </w:rPr>
        <w:t xml:space="preserve"> </w:t>
      </w:r>
      <w:r w:rsidRPr="00CB0052">
        <w:rPr>
          <w:iCs/>
          <w:sz w:val="24"/>
          <w:rPrChange w:id="30" w:author="Asus" w:date="2025-05-11T10:38:00Z" w16du:dateUtc="2025-05-11T03:38:00Z">
            <w:rPr>
              <w:i/>
              <w:sz w:val="24"/>
            </w:rPr>
          </w:rPrChange>
        </w:rPr>
        <w:t>namely</w:t>
      </w:r>
      <w:r w:rsidRPr="00CB0052">
        <w:rPr>
          <w:iCs/>
          <w:spacing w:val="-3"/>
          <w:sz w:val="24"/>
          <w:rPrChange w:id="31" w:author="Asus" w:date="2025-05-11T10:38:00Z" w16du:dateUtc="2025-05-11T03:38:00Z">
            <w:rPr>
              <w:i/>
              <w:spacing w:val="-3"/>
              <w:sz w:val="24"/>
            </w:rPr>
          </w:rPrChange>
        </w:rPr>
        <w:t xml:space="preserve"> </w:t>
      </w:r>
      <w:r w:rsidRPr="00CB0052">
        <w:rPr>
          <w:iCs/>
          <w:sz w:val="24"/>
          <w:rPrChange w:id="32" w:author="Asus" w:date="2025-05-11T10:38:00Z" w16du:dateUtc="2025-05-11T03:38:00Z">
            <w:rPr>
              <w:i/>
              <w:sz w:val="24"/>
            </w:rPr>
          </w:rPrChange>
        </w:rPr>
        <w:t>listening,</w:t>
      </w:r>
      <w:r w:rsidRPr="00CB0052">
        <w:rPr>
          <w:iCs/>
          <w:spacing w:val="-3"/>
          <w:sz w:val="24"/>
          <w:rPrChange w:id="33" w:author="Asus" w:date="2025-05-11T10:38:00Z" w16du:dateUtc="2025-05-11T03:38:00Z">
            <w:rPr>
              <w:i/>
              <w:spacing w:val="-3"/>
              <w:sz w:val="24"/>
            </w:rPr>
          </w:rPrChange>
        </w:rPr>
        <w:t xml:space="preserve"> </w:t>
      </w:r>
      <w:r w:rsidRPr="00CB0052">
        <w:rPr>
          <w:iCs/>
          <w:sz w:val="24"/>
          <w:rPrChange w:id="34" w:author="Asus" w:date="2025-05-11T10:38:00Z" w16du:dateUtc="2025-05-11T03:38:00Z">
            <w:rPr>
              <w:i/>
              <w:sz w:val="24"/>
            </w:rPr>
          </w:rPrChange>
        </w:rPr>
        <w:t>speaking,</w:t>
      </w:r>
      <w:r w:rsidRPr="00CB0052">
        <w:rPr>
          <w:iCs/>
          <w:spacing w:val="-3"/>
          <w:sz w:val="24"/>
          <w:rPrChange w:id="35" w:author="Asus" w:date="2025-05-11T10:38:00Z" w16du:dateUtc="2025-05-11T03:38:00Z">
            <w:rPr>
              <w:i/>
              <w:spacing w:val="-3"/>
              <w:sz w:val="24"/>
            </w:rPr>
          </w:rPrChange>
        </w:rPr>
        <w:t xml:space="preserve"> </w:t>
      </w:r>
      <w:r w:rsidRPr="00CB0052">
        <w:rPr>
          <w:iCs/>
          <w:sz w:val="24"/>
          <w:rPrChange w:id="36" w:author="Asus" w:date="2025-05-11T10:38:00Z" w16du:dateUtc="2025-05-11T03:38:00Z">
            <w:rPr>
              <w:i/>
              <w:sz w:val="24"/>
            </w:rPr>
          </w:rPrChange>
        </w:rPr>
        <w:t>reading,</w:t>
      </w:r>
      <w:r w:rsidRPr="00CB0052">
        <w:rPr>
          <w:iCs/>
          <w:spacing w:val="-3"/>
          <w:sz w:val="24"/>
          <w:rPrChange w:id="37" w:author="Asus" w:date="2025-05-11T10:38:00Z" w16du:dateUtc="2025-05-11T03:38:00Z">
            <w:rPr>
              <w:i/>
              <w:spacing w:val="-3"/>
              <w:sz w:val="24"/>
            </w:rPr>
          </w:rPrChange>
        </w:rPr>
        <w:t xml:space="preserve"> </w:t>
      </w:r>
      <w:r w:rsidRPr="00CB0052">
        <w:rPr>
          <w:iCs/>
          <w:sz w:val="24"/>
          <w:rPrChange w:id="38" w:author="Asus" w:date="2025-05-11T10:38:00Z" w16du:dateUtc="2025-05-11T03:38:00Z">
            <w:rPr>
              <w:i/>
              <w:sz w:val="24"/>
            </w:rPr>
          </w:rPrChange>
        </w:rPr>
        <w:t>and</w:t>
      </w:r>
      <w:r w:rsidRPr="00CB0052">
        <w:rPr>
          <w:iCs/>
          <w:spacing w:val="-3"/>
          <w:sz w:val="24"/>
          <w:rPrChange w:id="39" w:author="Asus" w:date="2025-05-11T10:38:00Z" w16du:dateUtc="2025-05-11T03:38:00Z">
            <w:rPr>
              <w:i/>
              <w:spacing w:val="-3"/>
              <w:sz w:val="24"/>
            </w:rPr>
          </w:rPrChange>
        </w:rPr>
        <w:t xml:space="preserve"> </w:t>
      </w:r>
      <w:r w:rsidRPr="00CB0052">
        <w:rPr>
          <w:iCs/>
          <w:sz w:val="24"/>
          <w:rPrChange w:id="40" w:author="Asus" w:date="2025-05-11T10:38:00Z" w16du:dateUtc="2025-05-11T03:38:00Z">
            <w:rPr>
              <w:i/>
              <w:sz w:val="24"/>
            </w:rPr>
          </w:rPrChange>
        </w:rPr>
        <w:t>writing. In</w:t>
      </w:r>
      <w:r w:rsidRPr="00CB0052">
        <w:rPr>
          <w:iCs/>
          <w:spacing w:val="-6"/>
          <w:sz w:val="24"/>
          <w:rPrChange w:id="41" w:author="Asus" w:date="2025-05-11T10:38:00Z" w16du:dateUtc="2025-05-11T03:38:00Z">
            <w:rPr>
              <w:i/>
              <w:spacing w:val="-6"/>
              <w:sz w:val="24"/>
            </w:rPr>
          </w:rPrChange>
        </w:rPr>
        <w:t xml:space="preserve"> </w:t>
      </w:r>
      <w:r w:rsidRPr="00CB0052">
        <w:rPr>
          <w:iCs/>
          <w:sz w:val="24"/>
          <w:rPrChange w:id="42" w:author="Asus" w:date="2025-05-11T10:38:00Z" w16du:dateUtc="2025-05-11T03:38:00Z">
            <w:rPr>
              <w:i/>
              <w:sz w:val="24"/>
            </w:rPr>
          </w:rPrChange>
        </w:rPr>
        <w:t>this</w:t>
      </w:r>
      <w:r w:rsidRPr="00CB0052">
        <w:rPr>
          <w:iCs/>
          <w:spacing w:val="-5"/>
          <w:sz w:val="24"/>
          <w:rPrChange w:id="43" w:author="Asus" w:date="2025-05-11T10:38:00Z" w16du:dateUtc="2025-05-11T03:38:00Z">
            <w:rPr>
              <w:i/>
              <w:spacing w:val="-5"/>
              <w:sz w:val="24"/>
            </w:rPr>
          </w:rPrChange>
        </w:rPr>
        <w:t xml:space="preserve"> </w:t>
      </w:r>
      <w:r w:rsidRPr="00CB0052">
        <w:rPr>
          <w:iCs/>
          <w:sz w:val="24"/>
          <w:rPrChange w:id="44" w:author="Asus" w:date="2025-05-11T10:38:00Z" w16du:dateUtc="2025-05-11T03:38:00Z">
            <w:rPr>
              <w:i/>
              <w:sz w:val="24"/>
            </w:rPr>
          </w:rPrChange>
        </w:rPr>
        <w:t>technology</w:t>
      </w:r>
      <w:r w:rsidRPr="00CB0052">
        <w:rPr>
          <w:iCs/>
          <w:spacing w:val="-5"/>
          <w:sz w:val="24"/>
          <w:rPrChange w:id="45" w:author="Asus" w:date="2025-05-11T10:38:00Z" w16du:dateUtc="2025-05-11T03:38:00Z">
            <w:rPr>
              <w:i/>
              <w:spacing w:val="-5"/>
              <w:sz w:val="24"/>
            </w:rPr>
          </w:rPrChange>
        </w:rPr>
        <w:t xml:space="preserve"> </w:t>
      </w:r>
      <w:r w:rsidRPr="00CB0052">
        <w:rPr>
          <w:iCs/>
          <w:sz w:val="24"/>
          <w:rPrChange w:id="46" w:author="Asus" w:date="2025-05-11T10:38:00Z" w16du:dateUtc="2025-05-11T03:38:00Z">
            <w:rPr>
              <w:i/>
              <w:sz w:val="24"/>
            </w:rPr>
          </w:rPrChange>
        </w:rPr>
        <w:t>era,</w:t>
      </w:r>
      <w:r w:rsidRPr="00CB0052">
        <w:rPr>
          <w:iCs/>
          <w:spacing w:val="-5"/>
          <w:sz w:val="24"/>
          <w:rPrChange w:id="47" w:author="Asus" w:date="2025-05-11T10:38:00Z" w16du:dateUtc="2025-05-11T03:38:00Z">
            <w:rPr>
              <w:i/>
              <w:spacing w:val="-5"/>
              <w:sz w:val="24"/>
            </w:rPr>
          </w:rPrChange>
        </w:rPr>
        <w:t xml:space="preserve"> </w:t>
      </w:r>
      <w:r w:rsidRPr="00CB0052">
        <w:rPr>
          <w:iCs/>
          <w:sz w:val="24"/>
          <w:rPrChange w:id="48" w:author="Asus" w:date="2025-05-11T10:38:00Z" w16du:dateUtc="2025-05-11T03:38:00Z">
            <w:rPr>
              <w:i/>
              <w:sz w:val="24"/>
            </w:rPr>
          </w:rPrChange>
        </w:rPr>
        <w:t>it’s</w:t>
      </w:r>
      <w:r w:rsidRPr="00CB0052">
        <w:rPr>
          <w:iCs/>
          <w:spacing w:val="-5"/>
          <w:sz w:val="24"/>
          <w:rPrChange w:id="49" w:author="Asus" w:date="2025-05-11T10:38:00Z" w16du:dateUtc="2025-05-11T03:38:00Z">
            <w:rPr>
              <w:i/>
              <w:spacing w:val="-5"/>
              <w:sz w:val="24"/>
            </w:rPr>
          </w:rPrChange>
        </w:rPr>
        <w:t xml:space="preserve"> </w:t>
      </w:r>
      <w:r w:rsidRPr="00CB0052">
        <w:rPr>
          <w:iCs/>
          <w:sz w:val="24"/>
          <w:rPrChange w:id="50" w:author="Asus" w:date="2025-05-11T10:38:00Z" w16du:dateUtc="2025-05-11T03:38:00Z">
            <w:rPr>
              <w:i/>
              <w:sz w:val="24"/>
            </w:rPr>
          </w:rPrChange>
        </w:rPr>
        <w:t>suitable</w:t>
      </w:r>
      <w:r w:rsidRPr="00CB0052">
        <w:rPr>
          <w:iCs/>
          <w:spacing w:val="-5"/>
          <w:sz w:val="24"/>
          <w:rPrChange w:id="51" w:author="Asus" w:date="2025-05-11T10:38:00Z" w16du:dateUtc="2025-05-11T03:38:00Z">
            <w:rPr>
              <w:i/>
              <w:spacing w:val="-5"/>
              <w:sz w:val="24"/>
            </w:rPr>
          </w:rPrChange>
        </w:rPr>
        <w:t xml:space="preserve"> </w:t>
      </w:r>
      <w:r w:rsidRPr="00CB0052">
        <w:rPr>
          <w:iCs/>
          <w:sz w:val="24"/>
          <w:rPrChange w:id="52" w:author="Asus" w:date="2025-05-11T10:38:00Z" w16du:dateUtc="2025-05-11T03:38:00Z">
            <w:rPr>
              <w:i/>
              <w:sz w:val="24"/>
            </w:rPr>
          </w:rPrChange>
        </w:rPr>
        <w:t>if</w:t>
      </w:r>
      <w:r w:rsidRPr="00CB0052">
        <w:rPr>
          <w:iCs/>
          <w:spacing w:val="-6"/>
          <w:sz w:val="24"/>
          <w:rPrChange w:id="53" w:author="Asus" w:date="2025-05-11T10:38:00Z" w16du:dateUtc="2025-05-11T03:38:00Z">
            <w:rPr>
              <w:i/>
              <w:spacing w:val="-6"/>
              <w:sz w:val="24"/>
            </w:rPr>
          </w:rPrChange>
        </w:rPr>
        <w:t xml:space="preserve"> </w:t>
      </w:r>
      <w:r w:rsidRPr="00CB0052">
        <w:rPr>
          <w:iCs/>
          <w:sz w:val="24"/>
          <w:rPrChange w:id="54" w:author="Asus" w:date="2025-05-11T10:38:00Z" w16du:dateUtc="2025-05-11T03:38:00Z">
            <w:rPr>
              <w:i/>
              <w:sz w:val="24"/>
            </w:rPr>
          </w:rPrChange>
        </w:rPr>
        <w:t>we</w:t>
      </w:r>
      <w:r w:rsidRPr="00CB0052">
        <w:rPr>
          <w:iCs/>
          <w:spacing w:val="-6"/>
          <w:sz w:val="24"/>
          <w:rPrChange w:id="55" w:author="Asus" w:date="2025-05-11T10:38:00Z" w16du:dateUtc="2025-05-11T03:38:00Z">
            <w:rPr>
              <w:i/>
              <w:spacing w:val="-6"/>
              <w:sz w:val="24"/>
            </w:rPr>
          </w:rPrChange>
        </w:rPr>
        <w:t xml:space="preserve"> </w:t>
      </w:r>
      <w:r w:rsidRPr="00CB0052">
        <w:rPr>
          <w:iCs/>
          <w:sz w:val="24"/>
          <w:rPrChange w:id="56" w:author="Asus" w:date="2025-05-11T10:38:00Z" w16du:dateUtc="2025-05-11T03:38:00Z">
            <w:rPr>
              <w:i/>
              <w:sz w:val="24"/>
            </w:rPr>
          </w:rPrChange>
        </w:rPr>
        <w:t>use</w:t>
      </w:r>
      <w:r w:rsidRPr="00CB0052">
        <w:rPr>
          <w:iCs/>
          <w:spacing w:val="-6"/>
          <w:sz w:val="24"/>
          <w:rPrChange w:id="57" w:author="Asus" w:date="2025-05-11T10:38:00Z" w16du:dateUtc="2025-05-11T03:38:00Z">
            <w:rPr>
              <w:i/>
              <w:spacing w:val="-6"/>
              <w:sz w:val="24"/>
            </w:rPr>
          </w:rPrChange>
        </w:rPr>
        <w:t xml:space="preserve"> </w:t>
      </w:r>
      <w:del w:id="58" w:author="Asus" w:date="2025-05-11T10:36:00Z" w16du:dateUtc="2025-05-11T03:36:00Z">
        <w:r w:rsidRPr="00CB0052" w:rsidDel="00CB0052">
          <w:rPr>
            <w:iCs/>
            <w:sz w:val="24"/>
            <w:rPrChange w:id="59" w:author="Asus" w:date="2025-05-11T10:38:00Z" w16du:dateUtc="2025-05-11T03:38:00Z">
              <w:rPr>
                <w:i/>
                <w:sz w:val="24"/>
              </w:rPr>
            </w:rPrChange>
          </w:rPr>
          <w:delText>digital</w:delText>
        </w:r>
        <w:r w:rsidRPr="00CB0052" w:rsidDel="00CB0052">
          <w:rPr>
            <w:iCs/>
            <w:spacing w:val="-4"/>
            <w:sz w:val="24"/>
            <w:rPrChange w:id="60" w:author="Asus" w:date="2025-05-11T10:38:00Z" w16du:dateUtc="2025-05-11T03:38:00Z">
              <w:rPr>
                <w:i/>
                <w:spacing w:val="-4"/>
                <w:sz w:val="24"/>
              </w:rPr>
            </w:rPrChange>
          </w:rPr>
          <w:delText xml:space="preserve"> </w:delText>
        </w:r>
        <w:r w:rsidRPr="00CB0052" w:rsidDel="00CB0052">
          <w:rPr>
            <w:iCs/>
            <w:sz w:val="24"/>
            <w:rPrChange w:id="61" w:author="Asus" w:date="2025-05-11T10:38:00Z" w16du:dateUtc="2025-05-11T03:38:00Z">
              <w:rPr>
                <w:i/>
                <w:sz w:val="24"/>
              </w:rPr>
            </w:rPrChange>
          </w:rPr>
          <w:delText>based</w:delText>
        </w:r>
      </w:del>
      <w:ins w:id="62" w:author="Asus" w:date="2025-05-11T10:36:00Z" w16du:dateUtc="2025-05-11T03:36:00Z">
        <w:r w:rsidR="00CB0052" w:rsidRPr="00CB0052">
          <w:rPr>
            <w:iCs/>
            <w:sz w:val="24"/>
            <w:rPrChange w:id="63" w:author="Asus" w:date="2025-05-11T10:38:00Z" w16du:dateUtc="2025-05-11T03:38:00Z">
              <w:rPr>
                <w:i/>
                <w:sz w:val="24"/>
              </w:rPr>
            </w:rPrChange>
          </w:rPr>
          <w:t>digital-based</w:t>
        </w:r>
      </w:ins>
      <w:r w:rsidRPr="00CB0052">
        <w:rPr>
          <w:iCs/>
          <w:spacing w:val="-5"/>
          <w:sz w:val="24"/>
          <w:rPrChange w:id="64" w:author="Asus" w:date="2025-05-11T10:38:00Z" w16du:dateUtc="2025-05-11T03:38:00Z">
            <w:rPr>
              <w:i/>
              <w:spacing w:val="-5"/>
              <w:sz w:val="24"/>
            </w:rPr>
          </w:rPrChange>
        </w:rPr>
        <w:t xml:space="preserve"> </w:t>
      </w:r>
      <w:r w:rsidRPr="00CB0052">
        <w:rPr>
          <w:iCs/>
          <w:sz w:val="24"/>
          <w:rPrChange w:id="65" w:author="Asus" w:date="2025-05-11T10:38:00Z" w16du:dateUtc="2025-05-11T03:38:00Z">
            <w:rPr>
              <w:i/>
              <w:sz w:val="24"/>
            </w:rPr>
          </w:rPrChange>
        </w:rPr>
        <w:t>learning</w:t>
      </w:r>
      <w:r w:rsidRPr="00CB0052">
        <w:rPr>
          <w:iCs/>
          <w:spacing w:val="-5"/>
          <w:sz w:val="24"/>
          <w:rPrChange w:id="66" w:author="Asus" w:date="2025-05-11T10:38:00Z" w16du:dateUtc="2025-05-11T03:38:00Z">
            <w:rPr>
              <w:i/>
              <w:spacing w:val="-5"/>
              <w:sz w:val="24"/>
            </w:rPr>
          </w:rPrChange>
        </w:rPr>
        <w:t xml:space="preserve"> </w:t>
      </w:r>
      <w:r w:rsidRPr="00CB0052">
        <w:rPr>
          <w:iCs/>
          <w:sz w:val="24"/>
          <w:rPrChange w:id="67" w:author="Asus" w:date="2025-05-11T10:38:00Z" w16du:dateUtc="2025-05-11T03:38:00Z">
            <w:rPr>
              <w:i/>
              <w:sz w:val="24"/>
            </w:rPr>
          </w:rPrChange>
        </w:rPr>
        <w:t>media</w:t>
      </w:r>
      <w:r w:rsidRPr="00CB0052">
        <w:rPr>
          <w:iCs/>
          <w:spacing w:val="-4"/>
          <w:sz w:val="24"/>
          <w:rPrChange w:id="68" w:author="Asus" w:date="2025-05-11T10:38:00Z" w16du:dateUtc="2025-05-11T03:38:00Z">
            <w:rPr>
              <w:i/>
              <w:spacing w:val="-4"/>
              <w:sz w:val="24"/>
            </w:rPr>
          </w:rPrChange>
        </w:rPr>
        <w:t xml:space="preserve"> </w:t>
      </w:r>
      <w:r w:rsidRPr="00CB0052">
        <w:rPr>
          <w:iCs/>
          <w:sz w:val="24"/>
          <w:rPrChange w:id="69" w:author="Asus" w:date="2025-05-11T10:38:00Z" w16du:dateUtc="2025-05-11T03:38:00Z">
            <w:rPr>
              <w:i/>
              <w:sz w:val="24"/>
            </w:rPr>
          </w:rPrChange>
        </w:rPr>
        <w:t>for</w:t>
      </w:r>
      <w:r w:rsidRPr="00CB0052">
        <w:rPr>
          <w:iCs/>
          <w:spacing w:val="-5"/>
          <w:sz w:val="24"/>
          <w:rPrChange w:id="70" w:author="Asus" w:date="2025-05-11T10:38:00Z" w16du:dateUtc="2025-05-11T03:38:00Z">
            <w:rPr>
              <w:i/>
              <w:spacing w:val="-5"/>
              <w:sz w:val="24"/>
            </w:rPr>
          </w:rPrChange>
        </w:rPr>
        <w:t xml:space="preserve"> </w:t>
      </w:r>
      <w:r w:rsidRPr="00CB0052">
        <w:rPr>
          <w:iCs/>
          <w:sz w:val="24"/>
          <w:rPrChange w:id="71" w:author="Asus" w:date="2025-05-11T10:38:00Z" w16du:dateUtc="2025-05-11T03:38:00Z">
            <w:rPr>
              <w:i/>
              <w:sz w:val="24"/>
            </w:rPr>
          </w:rPrChange>
        </w:rPr>
        <w:t>learning.</w:t>
      </w:r>
      <w:r w:rsidRPr="00CB0052">
        <w:rPr>
          <w:iCs/>
          <w:spacing w:val="-5"/>
          <w:sz w:val="24"/>
          <w:rPrChange w:id="72" w:author="Asus" w:date="2025-05-11T10:38:00Z" w16du:dateUtc="2025-05-11T03:38:00Z">
            <w:rPr>
              <w:i/>
              <w:spacing w:val="-5"/>
              <w:sz w:val="24"/>
            </w:rPr>
          </w:rPrChange>
        </w:rPr>
        <w:t xml:space="preserve"> </w:t>
      </w:r>
      <w:r w:rsidRPr="00CB0052">
        <w:rPr>
          <w:iCs/>
          <w:sz w:val="24"/>
          <w:rPrChange w:id="73" w:author="Asus" w:date="2025-05-11T10:38:00Z" w16du:dateUtc="2025-05-11T03:38:00Z">
            <w:rPr>
              <w:i/>
              <w:sz w:val="24"/>
            </w:rPr>
          </w:rPrChange>
        </w:rPr>
        <w:t>One</w:t>
      </w:r>
      <w:r w:rsidRPr="00CB0052">
        <w:rPr>
          <w:iCs/>
          <w:spacing w:val="-6"/>
          <w:sz w:val="24"/>
          <w:rPrChange w:id="74" w:author="Asus" w:date="2025-05-11T10:38:00Z" w16du:dateUtc="2025-05-11T03:38:00Z">
            <w:rPr>
              <w:i/>
              <w:spacing w:val="-6"/>
              <w:sz w:val="24"/>
            </w:rPr>
          </w:rPrChange>
        </w:rPr>
        <w:t xml:space="preserve"> </w:t>
      </w:r>
      <w:r w:rsidRPr="00CB0052">
        <w:rPr>
          <w:iCs/>
          <w:sz w:val="24"/>
          <w:rPrChange w:id="75" w:author="Asus" w:date="2025-05-11T10:38:00Z" w16du:dateUtc="2025-05-11T03:38:00Z">
            <w:rPr>
              <w:i/>
              <w:sz w:val="24"/>
            </w:rPr>
          </w:rPrChange>
        </w:rPr>
        <w:t>of</w:t>
      </w:r>
      <w:r w:rsidRPr="00CB0052">
        <w:rPr>
          <w:iCs/>
          <w:spacing w:val="-4"/>
          <w:sz w:val="24"/>
          <w:rPrChange w:id="76" w:author="Asus" w:date="2025-05-11T10:38:00Z" w16du:dateUtc="2025-05-11T03:38:00Z">
            <w:rPr>
              <w:i/>
              <w:spacing w:val="-4"/>
              <w:sz w:val="24"/>
            </w:rPr>
          </w:rPrChange>
        </w:rPr>
        <w:t xml:space="preserve"> </w:t>
      </w:r>
      <w:r w:rsidRPr="00CB0052">
        <w:rPr>
          <w:iCs/>
          <w:sz w:val="24"/>
          <w:rPrChange w:id="77" w:author="Asus" w:date="2025-05-11T10:38:00Z" w16du:dateUtc="2025-05-11T03:38:00Z">
            <w:rPr>
              <w:i/>
              <w:sz w:val="24"/>
            </w:rPr>
          </w:rPrChange>
        </w:rPr>
        <w:t xml:space="preserve">the </w:t>
      </w:r>
      <w:del w:id="78" w:author="Asus" w:date="2025-05-11T10:36:00Z" w16du:dateUtc="2025-05-11T03:36:00Z">
        <w:r w:rsidRPr="00CB0052" w:rsidDel="00CB0052">
          <w:rPr>
            <w:iCs/>
            <w:sz w:val="24"/>
            <w:rPrChange w:id="79" w:author="Asus" w:date="2025-05-11T10:38:00Z" w16du:dateUtc="2025-05-11T03:38:00Z">
              <w:rPr>
                <w:i/>
                <w:sz w:val="24"/>
              </w:rPr>
            </w:rPrChange>
          </w:rPr>
          <w:delText>digital based</w:delText>
        </w:r>
      </w:del>
      <w:ins w:id="80" w:author="Asus" w:date="2025-05-11T10:36:00Z" w16du:dateUtc="2025-05-11T03:36:00Z">
        <w:r w:rsidR="00CB0052" w:rsidRPr="00CB0052">
          <w:rPr>
            <w:iCs/>
            <w:sz w:val="24"/>
            <w:rPrChange w:id="81" w:author="Asus" w:date="2025-05-11T10:38:00Z" w16du:dateUtc="2025-05-11T03:38:00Z">
              <w:rPr>
                <w:i/>
                <w:sz w:val="24"/>
              </w:rPr>
            </w:rPrChange>
          </w:rPr>
          <w:t>digital-based</w:t>
        </w:r>
      </w:ins>
      <w:r w:rsidRPr="00CB0052">
        <w:rPr>
          <w:iCs/>
          <w:sz w:val="24"/>
          <w:rPrChange w:id="82" w:author="Asus" w:date="2025-05-11T10:38:00Z" w16du:dateUtc="2025-05-11T03:38:00Z">
            <w:rPr>
              <w:i/>
              <w:sz w:val="24"/>
            </w:rPr>
          </w:rPrChange>
        </w:rPr>
        <w:t xml:space="preserve"> learning media is YouTube Videos. Using video on YouTube can create an atmosphere</w:t>
      </w:r>
      <w:r w:rsidRPr="00CB0052">
        <w:rPr>
          <w:iCs/>
          <w:spacing w:val="-1"/>
          <w:sz w:val="24"/>
          <w:rPrChange w:id="83" w:author="Asus" w:date="2025-05-11T10:38:00Z" w16du:dateUtc="2025-05-11T03:38:00Z">
            <w:rPr>
              <w:i/>
              <w:spacing w:val="-1"/>
              <w:sz w:val="24"/>
            </w:rPr>
          </w:rPrChange>
        </w:rPr>
        <w:t xml:space="preserve"> </w:t>
      </w:r>
      <w:r w:rsidRPr="00CB0052">
        <w:rPr>
          <w:iCs/>
          <w:sz w:val="24"/>
          <w:rPrChange w:id="84" w:author="Asus" w:date="2025-05-11T10:38:00Z" w16du:dateUtc="2025-05-11T03:38:00Z">
            <w:rPr>
              <w:i/>
              <w:sz w:val="24"/>
            </w:rPr>
          </w:rPrChange>
        </w:rPr>
        <w:t>in the learning process more</w:t>
      </w:r>
      <w:r w:rsidRPr="00CB0052">
        <w:rPr>
          <w:iCs/>
          <w:spacing w:val="-1"/>
          <w:sz w:val="24"/>
          <w:rPrChange w:id="85" w:author="Asus" w:date="2025-05-11T10:38:00Z" w16du:dateUtc="2025-05-11T03:38:00Z">
            <w:rPr>
              <w:i/>
              <w:spacing w:val="-1"/>
              <w:sz w:val="24"/>
            </w:rPr>
          </w:rPrChange>
        </w:rPr>
        <w:t xml:space="preserve"> </w:t>
      </w:r>
      <w:r w:rsidRPr="00CB0052">
        <w:rPr>
          <w:iCs/>
          <w:sz w:val="24"/>
          <w:rPrChange w:id="86" w:author="Asus" w:date="2025-05-11T10:38:00Z" w16du:dateUtc="2025-05-11T03:38:00Z">
            <w:rPr>
              <w:i/>
              <w:sz w:val="24"/>
            </w:rPr>
          </w:rPrChange>
        </w:rPr>
        <w:t>enjoyable</w:t>
      </w:r>
      <w:del w:id="87" w:author="Asus" w:date="2025-05-11T10:36:00Z" w16du:dateUtc="2025-05-11T03:36:00Z">
        <w:r w:rsidRPr="00CB0052" w:rsidDel="00CB0052">
          <w:rPr>
            <w:iCs/>
            <w:sz w:val="24"/>
            <w:rPrChange w:id="88" w:author="Asus" w:date="2025-05-11T10:38:00Z" w16du:dateUtc="2025-05-11T03:38:00Z">
              <w:rPr>
                <w:i/>
                <w:sz w:val="24"/>
              </w:rPr>
            </w:rPrChange>
          </w:rPr>
          <w:delText>,</w:delText>
        </w:r>
      </w:del>
      <w:r w:rsidRPr="00CB0052">
        <w:rPr>
          <w:iCs/>
          <w:spacing w:val="-1"/>
          <w:sz w:val="24"/>
          <w:rPrChange w:id="89" w:author="Asus" w:date="2025-05-11T10:38:00Z" w16du:dateUtc="2025-05-11T03:38:00Z">
            <w:rPr>
              <w:i/>
              <w:spacing w:val="-1"/>
              <w:sz w:val="24"/>
            </w:rPr>
          </w:rPrChange>
        </w:rPr>
        <w:t xml:space="preserve"> </w:t>
      </w:r>
      <w:r w:rsidRPr="00CB0052">
        <w:rPr>
          <w:iCs/>
          <w:sz w:val="24"/>
          <w:rPrChange w:id="90" w:author="Asus" w:date="2025-05-11T10:38:00Z" w16du:dateUtc="2025-05-11T03:38:00Z">
            <w:rPr>
              <w:i/>
              <w:sz w:val="24"/>
            </w:rPr>
          </w:rPrChange>
        </w:rPr>
        <w:t>and meaningful. This research aimed to find out whether students who were taught using YouTube videos could improve their vocabulary mastery compared to students who were not taught using YouTube video media in Class VIII SMPN 8 Muaro Jambi. This research uses a quantitative approach with a quasi-experimental design.</w:t>
      </w:r>
      <w:r w:rsidRPr="00CB0052">
        <w:rPr>
          <w:iCs/>
          <w:spacing w:val="-4"/>
          <w:sz w:val="24"/>
          <w:rPrChange w:id="91" w:author="Asus" w:date="2025-05-11T10:38:00Z" w16du:dateUtc="2025-05-11T03:38:00Z">
            <w:rPr>
              <w:i/>
              <w:spacing w:val="-4"/>
              <w:sz w:val="24"/>
            </w:rPr>
          </w:rPrChange>
        </w:rPr>
        <w:t xml:space="preserve"> </w:t>
      </w:r>
      <w:r w:rsidRPr="00CB0052">
        <w:rPr>
          <w:iCs/>
          <w:sz w:val="24"/>
          <w:rPrChange w:id="92" w:author="Asus" w:date="2025-05-11T10:38:00Z" w16du:dateUtc="2025-05-11T03:38:00Z">
            <w:rPr>
              <w:i/>
              <w:sz w:val="24"/>
            </w:rPr>
          </w:rPrChange>
        </w:rPr>
        <w:t>The</w:t>
      </w:r>
      <w:r w:rsidRPr="00CB0052">
        <w:rPr>
          <w:iCs/>
          <w:spacing w:val="-6"/>
          <w:sz w:val="24"/>
          <w:rPrChange w:id="93" w:author="Asus" w:date="2025-05-11T10:38:00Z" w16du:dateUtc="2025-05-11T03:38:00Z">
            <w:rPr>
              <w:i/>
              <w:spacing w:val="-6"/>
              <w:sz w:val="24"/>
            </w:rPr>
          </w:rPrChange>
        </w:rPr>
        <w:t xml:space="preserve"> </w:t>
      </w:r>
      <w:r w:rsidRPr="00CB0052">
        <w:rPr>
          <w:iCs/>
          <w:sz w:val="24"/>
          <w:rPrChange w:id="94" w:author="Asus" w:date="2025-05-11T10:38:00Z" w16du:dateUtc="2025-05-11T03:38:00Z">
            <w:rPr>
              <w:i/>
              <w:sz w:val="24"/>
            </w:rPr>
          </w:rPrChange>
        </w:rPr>
        <w:t>samples</w:t>
      </w:r>
      <w:r w:rsidRPr="00CB0052">
        <w:rPr>
          <w:iCs/>
          <w:spacing w:val="-5"/>
          <w:sz w:val="24"/>
          <w:rPrChange w:id="95" w:author="Asus" w:date="2025-05-11T10:38:00Z" w16du:dateUtc="2025-05-11T03:38:00Z">
            <w:rPr>
              <w:i/>
              <w:spacing w:val="-5"/>
              <w:sz w:val="24"/>
            </w:rPr>
          </w:rPrChange>
        </w:rPr>
        <w:t xml:space="preserve"> </w:t>
      </w:r>
      <w:r w:rsidRPr="00CB0052">
        <w:rPr>
          <w:iCs/>
          <w:sz w:val="24"/>
          <w:rPrChange w:id="96" w:author="Asus" w:date="2025-05-11T10:38:00Z" w16du:dateUtc="2025-05-11T03:38:00Z">
            <w:rPr>
              <w:i/>
              <w:sz w:val="24"/>
            </w:rPr>
          </w:rPrChange>
        </w:rPr>
        <w:t>used</w:t>
      </w:r>
      <w:r w:rsidRPr="00CB0052">
        <w:rPr>
          <w:iCs/>
          <w:spacing w:val="-3"/>
          <w:sz w:val="24"/>
          <w:rPrChange w:id="97" w:author="Asus" w:date="2025-05-11T10:38:00Z" w16du:dateUtc="2025-05-11T03:38:00Z">
            <w:rPr>
              <w:i/>
              <w:spacing w:val="-3"/>
              <w:sz w:val="24"/>
            </w:rPr>
          </w:rPrChange>
        </w:rPr>
        <w:t xml:space="preserve"> </w:t>
      </w:r>
      <w:r w:rsidRPr="00CB0052">
        <w:rPr>
          <w:iCs/>
          <w:sz w:val="24"/>
          <w:rPrChange w:id="98" w:author="Asus" w:date="2025-05-11T10:38:00Z" w16du:dateUtc="2025-05-11T03:38:00Z">
            <w:rPr>
              <w:i/>
              <w:sz w:val="24"/>
            </w:rPr>
          </w:rPrChange>
        </w:rPr>
        <w:t>in</w:t>
      </w:r>
      <w:r w:rsidRPr="00CB0052">
        <w:rPr>
          <w:iCs/>
          <w:spacing w:val="-4"/>
          <w:sz w:val="24"/>
          <w:rPrChange w:id="99" w:author="Asus" w:date="2025-05-11T10:38:00Z" w16du:dateUtc="2025-05-11T03:38:00Z">
            <w:rPr>
              <w:i/>
              <w:spacing w:val="-4"/>
              <w:sz w:val="24"/>
            </w:rPr>
          </w:rPrChange>
        </w:rPr>
        <w:t xml:space="preserve"> </w:t>
      </w:r>
      <w:r w:rsidRPr="00CB0052">
        <w:rPr>
          <w:iCs/>
          <w:sz w:val="24"/>
          <w:rPrChange w:id="100" w:author="Asus" w:date="2025-05-11T10:38:00Z" w16du:dateUtc="2025-05-11T03:38:00Z">
            <w:rPr>
              <w:i/>
              <w:sz w:val="24"/>
            </w:rPr>
          </w:rPrChange>
        </w:rPr>
        <w:t>this</w:t>
      </w:r>
      <w:r w:rsidRPr="00CB0052">
        <w:rPr>
          <w:iCs/>
          <w:spacing w:val="-5"/>
          <w:sz w:val="24"/>
          <w:rPrChange w:id="101" w:author="Asus" w:date="2025-05-11T10:38:00Z" w16du:dateUtc="2025-05-11T03:38:00Z">
            <w:rPr>
              <w:i/>
              <w:spacing w:val="-5"/>
              <w:sz w:val="24"/>
            </w:rPr>
          </w:rPrChange>
        </w:rPr>
        <w:t xml:space="preserve"> </w:t>
      </w:r>
      <w:r w:rsidRPr="00CB0052">
        <w:rPr>
          <w:iCs/>
          <w:sz w:val="24"/>
          <w:rPrChange w:id="102" w:author="Asus" w:date="2025-05-11T10:38:00Z" w16du:dateUtc="2025-05-11T03:38:00Z">
            <w:rPr>
              <w:i/>
              <w:sz w:val="24"/>
            </w:rPr>
          </w:rPrChange>
        </w:rPr>
        <w:t>research</w:t>
      </w:r>
      <w:r w:rsidRPr="00CB0052">
        <w:rPr>
          <w:iCs/>
          <w:spacing w:val="-5"/>
          <w:sz w:val="24"/>
          <w:rPrChange w:id="103" w:author="Asus" w:date="2025-05-11T10:38:00Z" w16du:dateUtc="2025-05-11T03:38:00Z">
            <w:rPr>
              <w:i/>
              <w:spacing w:val="-5"/>
              <w:sz w:val="24"/>
            </w:rPr>
          </w:rPrChange>
        </w:rPr>
        <w:t xml:space="preserve"> </w:t>
      </w:r>
      <w:r w:rsidRPr="00CB0052">
        <w:rPr>
          <w:iCs/>
          <w:sz w:val="24"/>
          <w:rPrChange w:id="104" w:author="Asus" w:date="2025-05-11T10:38:00Z" w16du:dateUtc="2025-05-11T03:38:00Z">
            <w:rPr>
              <w:i/>
              <w:sz w:val="24"/>
            </w:rPr>
          </w:rPrChange>
        </w:rPr>
        <w:t>were</w:t>
      </w:r>
      <w:r w:rsidRPr="00CB0052">
        <w:rPr>
          <w:iCs/>
          <w:spacing w:val="-6"/>
          <w:sz w:val="24"/>
          <w:rPrChange w:id="105" w:author="Asus" w:date="2025-05-11T10:38:00Z" w16du:dateUtc="2025-05-11T03:38:00Z">
            <w:rPr>
              <w:i/>
              <w:spacing w:val="-6"/>
              <w:sz w:val="24"/>
            </w:rPr>
          </w:rPrChange>
        </w:rPr>
        <w:t xml:space="preserve"> </w:t>
      </w:r>
      <w:r w:rsidRPr="00CB0052">
        <w:rPr>
          <w:iCs/>
          <w:sz w:val="24"/>
          <w:rPrChange w:id="106" w:author="Asus" w:date="2025-05-11T10:38:00Z" w16du:dateUtc="2025-05-11T03:38:00Z">
            <w:rPr>
              <w:i/>
              <w:sz w:val="24"/>
            </w:rPr>
          </w:rPrChange>
        </w:rPr>
        <w:t>students</w:t>
      </w:r>
      <w:r w:rsidRPr="00CB0052">
        <w:rPr>
          <w:iCs/>
          <w:spacing w:val="-4"/>
          <w:sz w:val="24"/>
          <w:rPrChange w:id="107" w:author="Asus" w:date="2025-05-11T10:38:00Z" w16du:dateUtc="2025-05-11T03:38:00Z">
            <w:rPr>
              <w:i/>
              <w:spacing w:val="-4"/>
              <w:sz w:val="24"/>
            </w:rPr>
          </w:rPrChange>
        </w:rPr>
        <w:t xml:space="preserve"> </w:t>
      </w:r>
      <w:r w:rsidRPr="00CB0052">
        <w:rPr>
          <w:iCs/>
          <w:sz w:val="24"/>
          <w:rPrChange w:id="108" w:author="Asus" w:date="2025-05-11T10:38:00Z" w16du:dateUtc="2025-05-11T03:38:00Z">
            <w:rPr>
              <w:i/>
              <w:sz w:val="24"/>
            </w:rPr>
          </w:rPrChange>
        </w:rPr>
        <w:t>in</w:t>
      </w:r>
      <w:r w:rsidRPr="00CB0052">
        <w:rPr>
          <w:iCs/>
          <w:spacing w:val="-4"/>
          <w:sz w:val="24"/>
          <w:rPrChange w:id="109" w:author="Asus" w:date="2025-05-11T10:38:00Z" w16du:dateUtc="2025-05-11T03:38:00Z">
            <w:rPr>
              <w:i/>
              <w:spacing w:val="-4"/>
              <w:sz w:val="24"/>
            </w:rPr>
          </w:rPrChange>
        </w:rPr>
        <w:t xml:space="preserve"> </w:t>
      </w:r>
      <w:r w:rsidRPr="00CB0052">
        <w:rPr>
          <w:iCs/>
          <w:sz w:val="24"/>
          <w:rPrChange w:id="110" w:author="Asus" w:date="2025-05-11T10:38:00Z" w16du:dateUtc="2025-05-11T03:38:00Z">
            <w:rPr>
              <w:i/>
              <w:sz w:val="24"/>
            </w:rPr>
          </w:rPrChange>
        </w:rPr>
        <w:t>Class</w:t>
      </w:r>
      <w:r w:rsidRPr="00CB0052">
        <w:rPr>
          <w:iCs/>
          <w:spacing w:val="-4"/>
          <w:sz w:val="24"/>
          <w:rPrChange w:id="111" w:author="Asus" w:date="2025-05-11T10:38:00Z" w16du:dateUtc="2025-05-11T03:38:00Z">
            <w:rPr>
              <w:i/>
              <w:spacing w:val="-4"/>
              <w:sz w:val="24"/>
            </w:rPr>
          </w:rPrChange>
        </w:rPr>
        <w:t xml:space="preserve"> </w:t>
      </w:r>
      <w:r w:rsidRPr="00CB0052">
        <w:rPr>
          <w:iCs/>
          <w:sz w:val="24"/>
          <w:rPrChange w:id="112" w:author="Asus" w:date="2025-05-11T10:38:00Z" w16du:dateUtc="2025-05-11T03:38:00Z">
            <w:rPr>
              <w:i/>
              <w:sz w:val="24"/>
            </w:rPr>
          </w:rPrChange>
        </w:rPr>
        <w:t>VIII</w:t>
      </w:r>
      <w:r w:rsidRPr="00CB0052">
        <w:rPr>
          <w:iCs/>
          <w:spacing w:val="-6"/>
          <w:sz w:val="24"/>
          <w:rPrChange w:id="113" w:author="Asus" w:date="2025-05-11T10:38:00Z" w16du:dateUtc="2025-05-11T03:38:00Z">
            <w:rPr>
              <w:i/>
              <w:spacing w:val="-6"/>
              <w:sz w:val="24"/>
            </w:rPr>
          </w:rPrChange>
        </w:rPr>
        <w:t xml:space="preserve"> </w:t>
      </w:r>
      <w:r w:rsidRPr="00CB0052">
        <w:rPr>
          <w:iCs/>
          <w:sz w:val="24"/>
          <w:rPrChange w:id="114" w:author="Asus" w:date="2025-05-11T10:38:00Z" w16du:dateUtc="2025-05-11T03:38:00Z">
            <w:rPr>
              <w:i/>
              <w:sz w:val="24"/>
            </w:rPr>
          </w:rPrChange>
        </w:rPr>
        <w:t>C</w:t>
      </w:r>
      <w:r w:rsidRPr="00CB0052">
        <w:rPr>
          <w:iCs/>
          <w:spacing w:val="-4"/>
          <w:sz w:val="24"/>
          <w:rPrChange w:id="115" w:author="Asus" w:date="2025-05-11T10:38:00Z" w16du:dateUtc="2025-05-11T03:38:00Z">
            <w:rPr>
              <w:i/>
              <w:spacing w:val="-4"/>
              <w:sz w:val="24"/>
            </w:rPr>
          </w:rPrChange>
        </w:rPr>
        <w:t xml:space="preserve"> </w:t>
      </w:r>
      <w:r w:rsidRPr="00CB0052">
        <w:rPr>
          <w:iCs/>
          <w:sz w:val="24"/>
          <w:rPrChange w:id="116" w:author="Asus" w:date="2025-05-11T10:38:00Z" w16du:dateUtc="2025-05-11T03:38:00Z">
            <w:rPr>
              <w:i/>
              <w:sz w:val="24"/>
            </w:rPr>
          </w:rPrChange>
        </w:rPr>
        <w:t>and</w:t>
      </w:r>
      <w:r w:rsidRPr="00CB0052">
        <w:rPr>
          <w:iCs/>
          <w:spacing w:val="-5"/>
          <w:sz w:val="24"/>
          <w:rPrChange w:id="117" w:author="Asus" w:date="2025-05-11T10:38:00Z" w16du:dateUtc="2025-05-11T03:38:00Z">
            <w:rPr>
              <w:i/>
              <w:spacing w:val="-5"/>
              <w:sz w:val="24"/>
            </w:rPr>
          </w:rPrChange>
        </w:rPr>
        <w:t xml:space="preserve"> </w:t>
      </w:r>
      <w:r w:rsidRPr="00CB0052">
        <w:rPr>
          <w:iCs/>
          <w:sz w:val="24"/>
          <w:rPrChange w:id="118" w:author="Asus" w:date="2025-05-11T10:38:00Z" w16du:dateUtc="2025-05-11T03:38:00Z">
            <w:rPr>
              <w:i/>
              <w:sz w:val="24"/>
            </w:rPr>
          </w:rPrChange>
        </w:rPr>
        <w:t>VIII</w:t>
      </w:r>
      <w:r w:rsidRPr="00CB0052">
        <w:rPr>
          <w:iCs/>
          <w:spacing w:val="-6"/>
          <w:sz w:val="24"/>
          <w:rPrChange w:id="119" w:author="Asus" w:date="2025-05-11T10:38:00Z" w16du:dateUtc="2025-05-11T03:38:00Z">
            <w:rPr>
              <w:i/>
              <w:spacing w:val="-6"/>
              <w:sz w:val="24"/>
            </w:rPr>
          </w:rPrChange>
        </w:rPr>
        <w:t xml:space="preserve"> </w:t>
      </w:r>
      <w:r w:rsidRPr="00CB0052">
        <w:rPr>
          <w:iCs/>
          <w:sz w:val="24"/>
          <w:rPrChange w:id="120" w:author="Asus" w:date="2025-05-11T10:38:00Z" w16du:dateUtc="2025-05-11T03:38:00Z">
            <w:rPr>
              <w:i/>
              <w:sz w:val="24"/>
            </w:rPr>
          </w:rPrChange>
        </w:rPr>
        <w:t>D.</w:t>
      </w:r>
      <w:r w:rsidRPr="00CB0052">
        <w:rPr>
          <w:iCs/>
          <w:spacing w:val="-5"/>
          <w:sz w:val="24"/>
          <w:rPrChange w:id="121" w:author="Asus" w:date="2025-05-11T10:38:00Z" w16du:dateUtc="2025-05-11T03:38:00Z">
            <w:rPr>
              <w:i/>
              <w:spacing w:val="-5"/>
              <w:sz w:val="24"/>
            </w:rPr>
          </w:rPrChange>
        </w:rPr>
        <w:t xml:space="preserve"> </w:t>
      </w:r>
      <w:r w:rsidRPr="00CB0052">
        <w:rPr>
          <w:iCs/>
          <w:sz w:val="24"/>
          <w:rPrChange w:id="122" w:author="Asus" w:date="2025-05-11T10:38:00Z" w16du:dateUtc="2025-05-11T03:38:00Z">
            <w:rPr>
              <w:i/>
              <w:sz w:val="24"/>
            </w:rPr>
          </w:rPrChange>
        </w:rPr>
        <w:t>To</w:t>
      </w:r>
      <w:r w:rsidRPr="00CB0052">
        <w:rPr>
          <w:iCs/>
          <w:spacing w:val="-5"/>
          <w:sz w:val="24"/>
          <w:rPrChange w:id="123" w:author="Asus" w:date="2025-05-11T10:38:00Z" w16du:dateUtc="2025-05-11T03:38:00Z">
            <w:rPr>
              <w:i/>
              <w:spacing w:val="-5"/>
              <w:sz w:val="24"/>
            </w:rPr>
          </w:rPrChange>
        </w:rPr>
        <w:t xml:space="preserve"> </w:t>
      </w:r>
      <w:r w:rsidRPr="00CB0052">
        <w:rPr>
          <w:iCs/>
          <w:sz w:val="24"/>
          <w:rPrChange w:id="124" w:author="Asus" w:date="2025-05-11T10:38:00Z" w16du:dateUtc="2025-05-11T03:38:00Z">
            <w:rPr>
              <w:i/>
              <w:sz w:val="24"/>
            </w:rPr>
          </w:rPrChange>
        </w:rPr>
        <w:t>collect</w:t>
      </w:r>
      <w:r w:rsidRPr="00CB0052">
        <w:rPr>
          <w:iCs/>
          <w:spacing w:val="-4"/>
          <w:sz w:val="24"/>
          <w:rPrChange w:id="125" w:author="Asus" w:date="2025-05-11T10:38:00Z" w16du:dateUtc="2025-05-11T03:38:00Z">
            <w:rPr>
              <w:i/>
              <w:spacing w:val="-4"/>
              <w:sz w:val="24"/>
            </w:rPr>
          </w:rPrChange>
        </w:rPr>
        <w:t xml:space="preserve"> </w:t>
      </w:r>
      <w:r w:rsidRPr="00CB0052">
        <w:rPr>
          <w:iCs/>
          <w:sz w:val="24"/>
          <w:rPrChange w:id="126" w:author="Asus" w:date="2025-05-11T10:38:00Z" w16du:dateUtc="2025-05-11T03:38:00Z">
            <w:rPr>
              <w:i/>
              <w:sz w:val="24"/>
            </w:rPr>
          </w:rPrChange>
        </w:rPr>
        <w:t>the data, the researcher used an instrument test, namely the pre-test and post-test. Furthermore, to analyze it, the researcher used the T-test</w:t>
      </w:r>
      <w:ins w:id="127" w:author="Asus" w:date="2025-05-11T10:36:00Z" w16du:dateUtc="2025-05-11T03:36:00Z">
        <w:r w:rsidR="00CB0052" w:rsidRPr="00CB0052">
          <w:rPr>
            <w:iCs/>
            <w:sz w:val="24"/>
            <w:rPrChange w:id="128" w:author="Asus" w:date="2025-05-11T10:38:00Z" w16du:dateUtc="2025-05-11T03:38:00Z">
              <w:rPr>
                <w:i/>
                <w:sz w:val="24"/>
              </w:rPr>
            </w:rPrChange>
          </w:rPr>
          <w:t>.</w:t>
        </w:r>
      </w:ins>
      <w:r w:rsidRPr="00CB0052">
        <w:rPr>
          <w:iCs/>
          <w:sz w:val="24"/>
          <w:rPrChange w:id="129" w:author="Asus" w:date="2025-05-11T10:38:00Z" w16du:dateUtc="2025-05-11T03:38:00Z">
            <w:rPr>
              <w:i/>
              <w:sz w:val="24"/>
            </w:rPr>
          </w:rPrChange>
        </w:rPr>
        <w:t xml:space="preserve"> Based on the results that are collected after conducting this research, the results of the research show that Sig. (2-tailed) </w:t>
      </w:r>
      <w:ins w:id="130" w:author="Asus" w:date="2025-05-11T10:36:00Z" w16du:dateUtc="2025-05-11T03:36:00Z">
        <w:r w:rsidR="00CB0052" w:rsidRPr="00CB0052">
          <w:rPr>
            <w:iCs/>
            <w:sz w:val="24"/>
            <w:rPrChange w:id="131" w:author="Asus" w:date="2025-05-11T10:38:00Z" w16du:dateUtc="2025-05-11T03:38:00Z">
              <w:rPr>
                <w:i/>
                <w:sz w:val="24"/>
              </w:rPr>
            </w:rPrChange>
          </w:rPr>
          <w:t xml:space="preserve">The </w:t>
        </w:r>
      </w:ins>
      <w:r w:rsidRPr="00CB0052">
        <w:rPr>
          <w:iCs/>
          <w:sz w:val="24"/>
          <w:rPrChange w:id="132" w:author="Asus" w:date="2025-05-11T10:38:00Z" w16du:dateUtc="2025-05-11T03:38:00Z">
            <w:rPr>
              <w:i/>
              <w:sz w:val="24"/>
            </w:rPr>
          </w:rPrChange>
        </w:rPr>
        <w:t>appearance is 0.00, which is smaller than 0.05. Based on data analysis and results of hypothesis calculations, it is known that the</w:t>
      </w:r>
      <w:r w:rsidRPr="00CB0052">
        <w:rPr>
          <w:iCs/>
          <w:spacing w:val="-1"/>
          <w:sz w:val="24"/>
          <w:rPrChange w:id="133" w:author="Asus" w:date="2025-05-11T10:38:00Z" w16du:dateUtc="2025-05-11T03:38:00Z">
            <w:rPr>
              <w:i/>
              <w:spacing w:val="-1"/>
              <w:sz w:val="24"/>
            </w:rPr>
          </w:rPrChange>
        </w:rPr>
        <w:t xml:space="preserve"> </w:t>
      </w:r>
      <w:r w:rsidRPr="00CB0052">
        <w:rPr>
          <w:iCs/>
          <w:sz w:val="24"/>
          <w:rPrChange w:id="134" w:author="Asus" w:date="2025-05-11T10:38:00Z" w16du:dateUtc="2025-05-11T03:38:00Z">
            <w:rPr>
              <w:i/>
              <w:sz w:val="24"/>
            </w:rPr>
          </w:rPrChange>
        </w:rPr>
        <w:t>null hypothesis (Ho) was rejected,</w:t>
      </w:r>
      <w:r w:rsidRPr="00CB0052">
        <w:rPr>
          <w:iCs/>
          <w:spacing w:val="-1"/>
          <w:sz w:val="24"/>
          <w:rPrChange w:id="135" w:author="Asus" w:date="2025-05-11T10:38:00Z" w16du:dateUtc="2025-05-11T03:38:00Z">
            <w:rPr>
              <w:i/>
              <w:spacing w:val="-1"/>
              <w:sz w:val="24"/>
            </w:rPr>
          </w:rPrChange>
        </w:rPr>
        <w:t xml:space="preserve"> </w:t>
      </w:r>
      <w:r w:rsidRPr="00CB0052">
        <w:rPr>
          <w:iCs/>
          <w:sz w:val="24"/>
          <w:rPrChange w:id="136" w:author="Asus" w:date="2025-05-11T10:38:00Z" w16du:dateUtc="2025-05-11T03:38:00Z">
            <w:rPr>
              <w:i/>
              <w:sz w:val="24"/>
            </w:rPr>
          </w:rPrChange>
        </w:rPr>
        <w:t>and the</w:t>
      </w:r>
      <w:r w:rsidRPr="00CB0052">
        <w:rPr>
          <w:iCs/>
          <w:spacing w:val="-1"/>
          <w:sz w:val="24"/>
          <w:rPrChange w:id="137" w:author="Asus" w:date="2025-05-11T10:38:00Z" w16du:dateUtc="2025-05-11T03:38:00Z">
            <w:rPr>
              <w:i/>
              <w:spacing w:val="-1"/>
              <w:sz w:val="24"/>
            </w:rPr>
          </w:rPrChange>
        </w:rPr>
        <w:t xml:space="preserve"> </w:t>
      </w:r>
      <w:r w:rsidRPr="00CB0052">
        <w:rPr>
          <w:iCs/>
          <w:sz w:val="24"/>
          <w:rPrChange w:id="138" w:author="Asus" w:date="2025-05-11T10:38:00Z" w16du:dateUtc="2025-05-11T03:38:00Z">
            <w:rPr>
              <w:i/>
              <w:sz w:val="24"/>
            </w:rPr>
          </w:rPrChange>
        </w:rPr>
        <w:t>alternative</w:t>
      </w:r>
      <w:r w:rsidRPr="00CB0052">
        <w:rPr>
          <w:iCs/>
          <w:spacing w:val="-2"/>
          <w:sz w:val="24"/>
          <w:rPrChange w:id="139" w:author="Asus" w:date="2025-05-11T10:38:00Z" w16du:dateUtc="2025-05-11T03:38:00Z">
            <w:rPr>
              <w:i/>
              <w:spacing w:val="-2"/>
              <w:sz w:val="24"/>
            </w:rPr>
          </w:rPrChange>
        </w:rPr>
        <w:t xml:space="preserve"> </w:t>
      </w:r>
      <w:r w:rsidRPr="00CB0052">
        <w:rPr>
          <w:iCs/>
          <w:sz w:val="24"/>
          <w:rPrChange w:id="140" w:author="Asus" w:date="2025-05-11T10:38:00Z" w16du:dateUtc="2025-05-11T03:38:00Z">
            <w:rPr>
              <w:i/>
              <w:sz w:val="24"/>
            </w:rPr>
          </w:rPrChange>
        </w:rPr>
        <w:t>hypothesis (Ha) was accepted</w:t>
      </w:r>
      <w:ins w:id="141" w:author="Asus" w:date="2025-05-11T10:37:00Z" w16du:dateUtc="2025-05-11T03:37:00Z">
        <w:r w:rsidR="00CB0052" w:rsidRPr="00CB0052">
          <w:rPr>
            <w:iCs/>
            <w:sz w:val="24"/>
            <w:rPrChange w:id="142" w:author="Asus" w:date="2025-05-11T10:38:00Z" w16du:dateUtc="2025-05-11T03:38:00Z">
              <w:rPr>
                <w:i/>
                <w:sz w:val="24"/>
              </w:rPr>
            </w:rPrChange>
          </w:rPr>
          <w:t>.</w:t>
        </w:r>
      </w:ins>
      <w:r w:rsidRPr="00CB0052">
        <w:rPr>
          <w:iCs/>
          <w:sz w:val="24"/>
          <w:rPrChange w:id="143" w:author="Asus" w:date="2025-05-11T10:38:00Z" w16du:dateUtc="2025-05-11T03:38:00Z">
            <w:rPr>
              <w:i/>
              <w:sz w:val="24"/>
            </w:rPr>
          </w:rPrChange>
        </w:rPr>
        <w:t xml:space="preserve"> here are the</w:t>
      </w:r>
      <w:r w:rsidRPr="00CB0052">
        <w:rPr>
          <w:iCs/>
          <w:spacing w:val="-8"/>
          <w:sz w:val="24"/>
          <w:rPrChange w:id="144" w:author="Asus" w:date="2025-05-11T10:38:00Z" w16du:dateUtc="2025-05-11T03:38:00Z">
            <w:rPr>
              <w:i/>
              <w:spacing w:val="-8"/>
              <w:sz w:val="24"/>
            </w:rPr>
          </w:rPrChange>
        </w:rPr>
        <w:t xml:space="preserve"> </w:t>
      </w:r>
      <w:r w:rsidRPr="00CB0052">
        <w:rPr>
          <w:iCs/>
          <w:sz w:val="24"/>
          <w:rPrChange w:id="145" w:author="Asus" w:date="2025-05-11T10:38:00Z" w16du:dateUtc="2025-05-11T03:38:00Z">
            <w:rPr>
              <w:i/>
              <w:sz w:val="24"/>
            </w:rPr>
          </w:rPrChange>
        </w:rPr>
        <w:t>results:</w:t>
      </w:r>
      <w:r w:rsidRPr="00CB0052">
        <w:rPr>
          <w:iCs/>
          <w:spacing w:val="-8"/>
          <w:sz w:val="24"/>
          <w:rPrChange w:id="146" w:author="Asus" w:date="2025-05-11T10:38:00Z" w16du:dateUtc="2025-05-11T03:38:00Z">
            <w:rPr>
              <w:i/>
              <w:spacing w:val="-8"/>
              <w:sz w:val="24"/>
            </w:rPr>
          </w:rPrChange>
        </w:rPr>
        <w:t xml:space="preserve"> </w:t>
      </w:r>
      <w:r w:rsidRPr="00CB0052">
        <w:rPr>
          <w:iCs/>
          <w:sz w:val="24"/>
          <w:rPrChange w:id="147" w:author="Asus" w:date="2025-05-11T10:38:00Z" w16du:dateUtc="2025-05-11T03:38:00Z">
            <w:rPr>
              <w:i/>
              <w:sz w:val="24"/>
            </w:rPr>
          </w:rPrChange>
        </w:rPr>
        <w:t>(1)</w:t>
      </w:r>
      <w:r w:rsidRPr="00CB0052">
        <w:rPr>
          <w:iCs/>
          <w:spacing w:val="-9"/>
          <w:sz w:val="24"/>
          <w:rPrChange w:id="148" w:author="Asus" w:date="2025-05-11T10:38:00Z" w16du:dateUtc="2025-05-11T03:38:00Z">
            <w:rPr>
              <w:i/>
              <w:spacing w:val="-9"/>
              <w:sz w:val="24"/>
            </w:rPr>
          </w:rPrChange>
        </w:rPr>
        <w:t xml:space="preserve"> </w:t>
      </w:r>
      <w:r w:rsidRPr="00CB0052">
        <w:rPr>
          <w:iCs/>
          <w:sz w:val="24"/>
          <w:rPrChange w:id="149" w:author="Asus" w:date="2025-05-11T10:38:00Z" w16du:dateUtc="2025-05-11T03:38:00Z">
            <w:rPr>
              <w:i/>
              <w:sz w:val="24"/>
            </w:rPr>
          </w:rPrChange>
        </w:rPr>
        <w:t>there</w:t>
      </w:r>
      <w:r w:rsidRPr="00CB0052">
        <w:rPr>
          <w:iCs/>
          <w:spacing w:val="-8"/>
          <w:sz w:val="24"/>
          <w:rPrChange w:id="150" w:author="Asus" w:date="2025-05-11T10:38:00Z" w16du:dateUtc="2025-05-11T03:38:00Z">
            <w:rPr>
              <w:i/>
              <w:spacing w:val="-8"/>
              <w:sz w:val="24"/>
            </w:rPr>
          </w:rPrChange>
        </w:rPr>
        <w:t xml:space="preserve"> </w:t>
      </w:r>
      <w:r w:rsidRPr="00CB0052">
        <w:rPr>
          <w:iCs/>
          <w:sz w:val="24"/>
          <w:rPrChange w:id="151" w:author="Asus" w:date="2025-05-11T10:38:00Z" w16du:dateUtc="2025-05-11T03:38:00Z">
            <w:rPr>
              <w:i/>
              <w:sz w:val="24"/>
            </w:rPr>
          </w:rPrChange>
        </w:rPr>
        <w:t>is</w:t>
      </w:r>
      <w:r w:rsidRPr="00CB0052">
        <w:rPr>
          <w:iCs/>
          <w:spacing w:val="-7"/>
          <w:sz w:val="24"/>
          <w:rPrChange w:id="152" w:author="Asus" w:date="2025-05-11T10:38:00Z" w16du:dateUtc="2025-05-11T03:38:00Z">
            <w:rPr>
              <w:i/>
              <w:spacing w:val="-7"/>
              <w:sz w:val="24"/>
            </w:rPr>
          </w:rPrChange>
        </w:rPr>
        <w:t xml:space="preserve"> </w:t>
      </w:r>
      <w:r w:rsidRPr="00CB0052">
        <w:rPr>
          <w:iCs/>
          <w:sz w:val="24"/>
          <w:rPrChange w:id="153" w:author="Asus" w:date="2025-05-11T10:38:00Z" w16du:dateUtc="2025-05-11T03:38:00Z">
            <w:rPr>
              <w:i/>
              <w:sz w:val="24"/>
            </w:rPr>
          </w:rPrChange>
        </w:rPr>
        <w:t>a</w:t>
      </w:r>
      <w:r w:rsidRPr="00CB0052">
        <w:rPr>
          <w:iCs/>
          <w:spacing w:val="-7"/>
          <w:sz w:val="24"/>
          <w:rPrChange w:id="154" w:author="Asus" w:date="2025-05-11T10:38:00Z" w16du:dateUtc="2025-05-11T03:38:00Z">
            <w:rPr>
              <w:i/>
              <w:spacing w:val="-7"/>
              <w:sz w:val="24"/>
            </w:rPr>
          </w:rPrChange>
        </w:rPr>
        <w:t xml:space="preserve"> </w:t>
      </w:r>
      <w:r w:rsidRPr="00CB0052">
        <w:rPr>
          <w:iCs/>
          <w:sz w:val="24"/>
          <w:rPrChange w:id="155" w:author="Asus" w:date="2025-05-11T10:38:00Z" w16du:dateUtc="2025-05-11T03:38:00Z">
            <w:rPr>
              <w:i/>
              <w:sz w:val="24"/>
            </w:rPr>
          </w:rPrChange>
        </w:rPr>
        <w:t>significant</w:t>
      </w:r>
      <w:r w:rsidRPr="00CB0052">
        <w:rPr>
          <w:iCs/>
          <w:spacing w:val="-7"/>
          <w:sz w:val="24"/>
          <w:rPrChange w:id="156" w:author="Asus" w:date="2025-05-11T10:38:00Z" w16du:dateUtc="2025-05-11T03:38:00Z">
            <w:rPr>
              <w:i/>
              <w:spacing w:val="-7"/>
              <w:sz w:val="24"/>
            </w:rPr>
          </w:rPrChange>
        </w:rPr>
        <w:t xml:space="preserve"> </w:t>
      </w:r>
      <w:r w:rsidRPr="00CB0052">
        <w:rPr>
          <w:iCs/>
          <w:sz w:val="24"/>
          <w:rPrChange w:id="157" w:author="Asus" w:date="2025-05-11T10:38:00Z" w16du:dateUtc="2025-05-11T03:38:00Z">
            <w:rPr>
              <w:i/>
              <w:sz w:val="24"/>
            </w:rPr>
          </w:rPrChange>
        </w:rPr>
        <w:t>effect</w:t>
      </w:r>
      <w:r w:rsidRPr="00CB0052">
        <w:rPr>
          <w:iCs/>
          <w:spacing w:val="-7"/>
          <w:sz w:val="24"/>
          <w:rPrChange w:id="158" w:author="Asus" w:date="2025-05-11T10:38:00Z" w16du:dateUtc="2025-05-11T03:38:00Z">
            <w:rPr>
              <w:i/>
              <w:spacing w:val="-7"/>
              <w:sz w:val="24"/>
            </w:rPr>
          </w:rPrChange>
        </w:rPr>
        <w:t xml:space="preserve"> </w:t>
      </w:r>
      <w:r w:rsidRPr="00CB0052">
        <w:rPr>
          <w:iCs/>
          <w:sz w:val="24"/>
          <w:rPrChange w:id="159" w:author="Asus" w:date="2025-05-11T10:38:00Z" w16du:dateUtc="2025-05-11T03:38:00Z">
            <w:rPr>
              <w:i/>
              <w:sz w:val="24"/>
            </w:rPr>
          </w:rPrChange>
        </w:rPr>
        <w:t>of</w:t>
      </w:r>
      <w:r w:rsidRPr="00CB0052">
        <w:rPr>
          <w:iCs/>
          <w:spacing w:val="-7"/>
          <w:sz w:val="24"/>
          <w:rPrChange w:id="160" w:author="Asus" w:date="2025-05-11T10:38:00Z" w16du:dateUtc="2025-05-11T03:38:00Z">
            <w:rPr>
              <w:i/>
              <w:spacing w:val="-7"/>
              <w:sz w:val="24"/>
            </w:rPr>
          </w:rPrChange>
        </w:rPr>
        <w:t xml:space="preserve"> </w:t>
      </w:r>
      <w:r w:rsidRPr="00CB0052">
        <w:rPr>
          <w:iCs/>
          <w:sz w:val="24"/>
          <w:rPrChange w:id="161" w:author="Asus" w:date="2025-05-11T10:38:00Z" w16du:dateUtc="2025-05-11T03:38:00Z">
            <w:rPr>
              <w:i/>
              <w:sz w:val="24"/>
            </w:rPr>
          </w:rPrChange>
        </w:rPr>
        <w:t>using</w:t>
      </w:r>
      <w:r w:rsidRPr="00CB0052">
        <w:rPr>
          <w:iCs/>
          <w:spacing w:val="-9"/>
          <w:sz w:val="24"/>
          <w:rPrChange w:id="162" w:author="Asus" w:date="2025-05-11T10:38:00Z" w16du:dateUtc="2025-05-11T03:38:00Z">
            <w:rPr>
              <w:i/>
              <w:spacing w:val="-9"/>
              <w:sz w:val="24"/>
            </w:rPr>
          </w:rPrChange>
        </w:rPr>
        <w:t xml:space="preserve"> </w:t>
      </w:r>
      <w:r w:rsidRPr="00CB0052">
        <w:rPr>
          <w:iCs/>
          <w:sz w:val="24"/>
          <w:rPrChange w:id="163" w:author="Asus" w:date="2025-05-11T10:38:00Z" w16du:dateUtc="2025-05-11T03:38:00Z">
            <w:rPr>
              <w:i/>
              <w:sz w:val="24"/>
            </w:rPr>
          </w:rPrChange>
        </w:rPr>
        <w:t>YouTube</w:t>
      </w:r>
      <w:r w:rsidRPr="00CB0052">
        <w:rPr>
          <w:iCs/>
          <w:spacing w:val="-8"/>
          <w:sz w:val="24"/>
          <w:rPrChange w:id="164" w:author="Asus" w:date="2025-05-11T10:38:00Z" w16du:dateUtc="2025-05-11T03:38:00Z">
            <w:rPr>
              <w:i/>
              <w:spacing w:val="-8"/>
              <w:sz w:val="24"/>
            </w:rPr>
          </w:rPrChange>
        </w:rPr>
        <w:t xml:space="preserve"> </w:t>
      </w:r>
      <w:r w:rsidRPr="00CB0052">
        <w:rPr>
          <w:iCs/>
          <w:sz w:val="24"/>
          <w:rPrChange w:id="165" w:author="Asus" w:date="2025-05-11T10:38:00Z" w16du:dateUtc="2025-05-11T03:38:00Z">
            <w:rPr>
              <w:i/>
              <w:sz w:val="24"/>
            </w:rPr>
          </w:rPrChange>
        </w:rPr>
        <w:t>videos</w:t>
      </w:r>
      <w:r w:rsidRPr="00CB0052">
        <w:rPr>
          <w:iCs/>
          <w:spacing w:val="-8"/>
          <w:sz w:val="24"/>
          <w:rPrChange w:id="166" w:author="Asus" w:date="2025-05-11T10:38:00Z" w16du:dateUtc="2025-05-11T03:38:00Z">
            <w:rPr>
              <w:i/>
              <w:spacing w:val="-8"/>
              <w:sz w:val="24"/>
            </w:rPr>
          </w:rPrChange>
        </w:rPr>
        <w:t xml:space="preserve"> </w:t>
      </w:r>
      <w:r w:rsidRPr="00CB0052">
        <w:rPr>
          <w:iCs/>
          <w:sz w:val="24"/>
          <w:rPrChange w:id="167" w:author="Asus" w:date="2025-05-11T10:38:00Z" w16du:dateUtc="2025-05-11T03:38:00Z">
            <w:rPr>
              <w:i/>
              <w:sz w:val="24"/>
            </w:rPr>
          </w:rPrChange>
        </w:rPr>
        <w:t>toward</w:t>
      </w:r>
      <w:r w:rsidRPr="00CB0052">
        <w:rPr>
          <w:iCs/>
          <w:spacing w:val="-9"/>
          <w:sz w:val="24"/>
          <w:rPrChange w:id="168" w:author="Asus" w:date="2025-05-11T10:38:00Z" w16du:dateUtc="2025-05-11T03:38:00Z">
            <w:rPr>
              <w:i/>
              <w:spacing w:val="-9"/>
              <w:sz w:val="24"/>
            </w:rPr>
          </w:rPrChange>
        </w:rPr>
        <w:t xml:space="preserve"> </w:t>
      </w:r>
      <w:r w:rsidRPr="00CB0052">
        <w:rPr>
          <w:iCs/>
          <w:sz w:val="24"/>
          <w:rPrChange w:id="169" w:author="Asus" w:date="2025-05-11T10:38:00Z" w16du:dateUtc="2025-05-11T03:38:00Z">
            <w:rPr>
              <w:i/>
              <w:sz w:val="24"/>
            </w:rPr>
          </w:rPrChange>
        </w:rPr>
        <w:t>vocabulary</w:t>
      </w:r>
      <w:r w:rsidRPr="00CB0052">
        <w:rPr>
          <w:iCs/>
          <w:spacing w:val="-8"/>
          <w:sz w:val="24"/>
          <w:rPrChange w:id="170" w:author="Asus" w:date="2025-05-11T10:38:00Z" w16du:dateUtc="2025-05-11T03:38:00Z">
            <w:rPr>
              <w:i/>
              <w:spacing w:val="-8"/>
              <w:sz w:val="24"/>
            </w:rPr>
          </w:rPrChange>
        </w:rPr>
        <w:t xml:space="preserve"> </w:t>
      </w:r>
      <w:r w:rsidRPr="00CB0052">
        <w:rPr>
          <w:iCs/>
          <w:sz w:val="24"/>
          <w:rPrChange w:id="171" w:author="Asus" w:date="2025-05-11T10:38:00Z" w16du:dateUtc="2025-05-11T03:38:00Z">
            <w:rPr>
              <w:i/>
              <w:sz w:val="24"/>
            </w:rPr>
          </w:rPrChange>
        </w:rPr>
        <w:t>mastery</w:t>
      </w:r>
      <w:r w:rsidRPr="00CB0052">
        <w:rPr>
          <w:iCs/>
          <w:spacing w:val="-8"/>
          <w:sz w:val="24"/>
          <w:rPrChange w:id="172" w:author="Asus" w:date="2025-05-11T10:38:00Z" w16du:dateUtc="2025-05-11T03:38:00Z">
            <w:rPr>
              <w:i/>
              <w:spacing w:val="-8"/>
              <w:sz w:val="24"/>
            </w:rPr>
          </w:rPrChange>
        </w:rPr>
        <w:t xml:space="preserve"> </w:t>
      </w:r>
      <w:r w:rsidRPr="00CB0052">
        <w:rPr>
          <w:iCs/>
          <w:sz w:val="24"/>
          <w:rPrChange w:id="173" w:author="Asus" w:date="2025-05-11T10:38:00Z" w16du:dateUtc="2025-05-11T03:38:00Z">
            <w:rPr>
              <w:i/>
              <w:sz w:val="24"/>
            </w:rPr>
          </w:rPrChange>
        </w:rPr>
        <w:t xml:space="preserve">on students in the experimental class. (2) </w:t>
      </w:r>
      <w:del w:id="174" w:author="Asus" w:date="2025-05-11T10:37:00Z" w16du:dateUtc="2025-05-11T03:37:00Z">
        <w:r w:rsidRPr="00CB0052" w:rsidDel="00CB0052">
          <w:rPr>
            <w:iCs/>
            <w:sz w:val="24"/>
            <w:rPrChange w:id="175" w:author="Asus" w:date="2025-05-11T10:38:00Z" w16du:dateUtc="2025-05-11T03:38:00Z">
              <w:rPr>
                <w:i/>
                <w:sz w:val="24"/>
              </w:rPr>
            </w:rPrChange>
          </w:rPr>
          <w:delText xml:space="preserve">students’ </w:delText>
        </w:r>
      </w:del>
      <w:ins w:id="176" w:author="Asus" w:date="2025-05-11T10:37:00Z" w16du:dateUtc="2025-05-11T03:37:00Z">
        <w:r w:rsidR="00CB0052" w:rsidRPr="00CB0052">
          <w:rPr>
            <w:iCs/>
            <w:sz w:val="24"/>
            <w:rPrChange w:id="177" w:author="Asus" w:date="2025-05-11T10:38:00Z" w16du:dateUtc="2025-05-11T03:38:00Z">
              <w:rPr>
                <w:i/>
                <w:sz w:val="24"/>
              </w:rPr>
            </w:rPrChange>
          </w:rPr>
          <w:t>Students’</w:t>
        </w:r>
        <w:r w:rsidR="00CB0052" w:rsidRPr="00CB0052">
          <w:rPr>
            <w:iCs/>
            <w:sz w:val="24"/>
            <w:rPrChange w:id="178" w:author="Asus" w:date="2025-05-11T10:38:00Z" w16du:dateUtc="2025-05-11T03:38:00Z">
              <w:rPr>
                <w:i/>
                <w:sz w:val="24"/>
              </w:rPr>
            </w:rPrChange>
          </w:rPr>
          <w:t xml:space="preserve"> </w:t>
        </w:r>
      </w:ins>
      <w:r w:rsidRPr="00CB0052">
        <w:rPr>
          <w:iCs/>
          <w:sz w:val="24"/>
          <w:rPrChange w:id="179" w:author="Asus" w:date="2025-05-11T10:38:00Z" w16du:dateUtc="2025-05-11T03:38:00Z">
            <w:rPr>
              <w:i/>
              <w:sz w:val="24"/>
            </w:rPr>
          </w:rPrChange>
        </w:rPr>
        <w:t>English Vocabulary learning using YouTube videos is more effective than without using YouTube videos.</w:t>
      </w:r>
    </w:p>
    <w:p w14:paraId="66B71D05" w14:textId="77777777" w:rsidR="0098029C" w:rsidRDefault="0098029C">
      <w:pPr>
        <w:pStyle w:val="BodyText"/>
        <w:jc w:val="left"/>
        <w:rPr>
          <w:i/>
        </w:rPr>
      </w:pPr>
    </w:p>
    <w:p w14:paraId="0DB91DB7" w14:textId="77777777" w:rsidR="0098029C" w:rsidRDefault="00341337">
      <w:pPr>
        <w:ind w:left="1"/>
        <w:jc w:val="both"/>
        <w:rPr>
          <w:i/>
          <w:sz w:val="24"/>
        </w:rPr>
      </w:pPr>
      <w:r>
        <w:rPr>
          <w:b/>
          <w:i/>
          <w:sz w:val="24"/>
        </w:rPr>
        <w:t>Keywords:</w:t>
      </w:r>
      <w:r>
        <w:rPr>
          <w:b/>
          <w:i/>
          <w:spacing w:val="-1"/>
          <w:sz w:val="24"/>
        </w:rPr>
        <w:t xml:space="preserve"> </w:t>
      </w:r>
      <w:r>
        <w:rPr>
          <w:i/>
          <w:sz w:val="24"/>
        </w:rPr>
        <w:t>YouTube</w:t>
      </w:r>
      <w:r>
        <w:rPr>
          <w:i/>
          <w:spacing w:val="-2"/>
          <w:sz w:val="24"/>
        </w:rPr>
        <w:t xml:space="preserve"> </w:t>
      </w:r>
      <w:r>
        <w:rPr>
          <w:i/>
          <w:sz w:val="24"/>
        </w:rPr>
        <w:t>Videos,</w:t>
      </w:r>
      <w:r>
        <w:rPr>
          <w:i/>
          <w:spacing w:val="-1"/>
          <w:sz w:val="24"/>
        </w:rPr>
        <w:t xml:space="preserve"> </w:t>
      </w:r>
      <w:r>
        <w:rPr>
          <w:i/>
          <w:sz w:val="24"/>
        </w:rPr>
        <w:t>Vocabulary</w:t>
      </w:r>
      <w:r>
        <w:rPr>
          <w:i/>
          <w:spacing w:val="-2"/>
          <w:sz w:val="24"/>
        </w:rPr>
        <w:t xml:space="preserve"> Mastery</w:t>
      </w:r>
    </w:p>
    <w:p w14:paraId="4308FD65" w14:textId="77777777" w:rsidR="0098029C" w:rsidRDefault="0098029C">
      <w:pPr>
        <w:jc w:val="both"/>
        <w:rPr>
          <w:i/>
          <w:sz w:val="24"/>
        </w:rPr>
      </w:pPr>
    </w:p>
    <w:p w14:paraId="3C7506C7" w14:textId="77777777" w:rsidR="00CD4654" w:rsidRPr="00CD4654" w:rsidRDefault="00CD4654" w:rsidP="00CD4654">
      <w:pPr>
        <w:widowControl/>
        <w:autoSpaceDE/>
        <w:autoSpaceDN/>
        <w:contextualSpacing/>
        <w:jc w:val="center"/>
        <w:rPr>
          <w:rFonts w:eastAsia="SimSun"/>
          <w:b/>
          <w:lang w:val="id-ID"/>
        </w:rPr>
      </w:pPr>
      <w:r w:rsidRPr="00CB0052">
        <w:rPr>
          <w:rFonts w:eastAsia="SimSun"/>
          <w:b/>
        </w:rPr>
        <w:t>MENGGUNAKAN YOUTUBE UNTUK MENINGKATKAN PENGUASAAN KOSAKATA DI SATU SEKOLAH LANJUTAN PERTAMA DI MUARO JAMBI</w:t>
      </w:r>
    </w:p>
    <w:p w14:paraId="7091CF91" w14:textId="77777777" w:rsidR="00CD4654" w:rsidRPr="00CB0052" w:rsidRDefault="00CD4654" w:rsidP="00CD4654">
      <w:pPr>
        <w:widowControl/>
        <w:adjustRightInd w:val="0"/>
        <w:ind w:left="426"/>
        <w:jc w:val="both"/>
        <w:rPr>
          <w:rFonts w:eastAsia="SimSun"/>
          <w:color w:val="2E74B5"/>
          <w:sz w:val="23"/>
          <w:szCs w:val="23"/>
          <w:lang w:val="sv-SE" w:eastAsia="en-ID"/>
        </w:rPr>
      </w:pPr>
      <w:r w:rsidRPr="00CD4654">
        <w:rPr>
          <w:rFonts w:eastAsia="SimSun"/>
          <w:b/>
          <w:lang w:val="id-ID"/>
        </w:rPr>
        <w:t>ABSTRAK:</w:t>
      </w:r>
      <w:r w:rsidRPr="00CB0052">
        <w:rPr>
          <w:rFonts w:eastAsia="SimSun"/>
          <w:b/>
          <w:lang w:val="sv-SE"/>
        </w:rPr>
        <w:t xml:space="preserve"> </w:t>
      </w:r>
      <w:r w:rsidRPr="00CB0052">
        <w:rPr>
          <w:rFonts w:eastAsia="SimSun"/>
          <w:bCs/>
          <w:lang w:val="sv-SE"/>
        </w:rPr>
        <w:t>Kosakata merupakan salah satu elemen penting dalam bahasa. Penguasaan kosakata mendukung para siswa agar mampu menguasai 4 keahlian dalam Bahasa Inggris yaitu mendengarkan, berbicara, membaca, dan menulis. Di era tekniologi sekarang ini, kondisinya sangat sesuai bila kita menggunakan media pembelajaran berbasis digital untuk belajar. Satu dari media pembelajaran berbasis digital adalah video YouTube. Menggunakan video YouTube dapat menciptakan suasana proses pembelajaran yang lebih menyenangkan dan berarti. Penelitian ini bertujuan menyelediki apakah para siswa yang diajarkan menggunakan video YouTube dapat memperbaiki penguasaan kosakata dibandingkan dengan para siswa yang tidak diajarkan menggunakan video YouTube media di kelas VIII SMPN 8 Muaro Jambi. Penelitian ini menggunakan pendekatan kuantitatif dengan desain quasi-eksperimental. Sampel penelitian ini adalah para siswa kelas VIII C dan VIII D. Dalam pengumpulan datanya, peneliti menggunakan tes sebagai instrument, yakni pre-test dan post-test. Selain itu, untuk menganalisa data, peneliti menggunakan t-test berdasarkan hasil yang diperoleh setelah melaksanakan penelitian ini. Hasil penelitian menunjukkan bahwa tingkat signifikansi (2-tailed) yaitu 0.00, yang mana lebih kecil daripada 0.05. Berdasarkan hasil analisis data. Berdasarkan analisis data dan perhitungan hasil hipotesis, didapati bahwasannya hipotesis nol (Ho) ditolak, dan hipotesis alternative (</w:t>
      </w:r>
      <w:r w:rsidRPr="00CB0052">
        <w:rPr>
          <w:rFonts w:eastAsia="SimSun"/>
          <w:sz w:val="23"/>
          <w:szCs w:val="23"/>
          <w:lang w:val="sv-SE" w:eastAsia="en-ID"/>
        </w:rPr>
        <w:t xml:space="preserve">Ha) diterima, berikut adalah hasilnya: (1) terdapat pengaruh signifikan dari penggunaan video YouTube terhadap penguasaan kosakata di kelas eksperimental. (2). Pembelajaran kosakata bahasa Inggris para siswa lebih efektif daripada tanpa menggunakan video YouTube. </w:t>
      </w:r>
      <w:r w:rsidRPr="00CB0052">
        <w:rPr>
          <w:rFonts w:eastAsia="SimSun"/>
          <w:color w:val="2E74B5"/>
          <w:sz w:val="23"/>
          <w:szCs w:val="23"/>
          <w:lang w:val="sv-SE" w:eastAsia="en-ID"/>
        </w:rPr>
        <w:t xml:space="preserve"> </w:t>
      </w:r>
    </w:p>
    <w:p w14:paraId="24D4CE43" w14:textId="77777777" w:rsidR="00CD4654" w:rsidRPr="00CB0052" w:rsidRDefault="00CD4654" w:rsidP="00CD4654">
      <w:pPr>
        <w:widowControl/>
        <w:adjustRightInd w:val="0"/>
        <w:ind w:left="426"/>
        <w:jc w:val="both"/>
        <w:rPr>
          <w:rFonts w:eastAsia="SimSun"/>
          <w:color w:val="2E74B5"/>
          <w:sz w:val="23"/>
          <w:szCs w:val="23"/>
          <w:lang w:val="sv-SE" w:eastAsia="en-ID"/>
        </w:rPr>
      </w:pPr>
    </w:p>
    <w:p w14:paraId="12F99910" w14:textId="77777777" w:rsidR="00CD4654" w:rsidRPr="00CB0052" w:rsidRDefault="00CD4654" w:rsidP="00CD4654">
      <w:pPr>
        <w:widowControl/>
        <w:autoSpaceDE/>
        <w:autoSpaceDN/>
        <w:spacing w:before="32"/>
        <w:ind w:left="426" w:right="425"/>
        <w:jc w:val="both"/>
        <w:rPr>
          <w:rFonts w:eastAsia="SimSun"/>
          <w:sz w:val="24"/>
          <w:szCs w:val="24"/>
          <w:lang w:val="sv-SE"/>
        </w:rPr>
      </w:pPr>
      <w:r w:rsidRPr="00CB0052">
        <w:rPr>
          <w:rFonts w:eastAsia="SimSun"/>
          <w:b/>
          <w:bCs/>
          <w:sz w:val="23"/>
          <w:szCs w:val="23"/>
          <w:lang w:val="sv-SE" w:eastAsia="en-ID"/>
        </w:rPr>
        <w:t>Kata kunci</w:t>
      </w:r>
      <w:r w:rsidRPr="00CB0052">
        <w:rPr>
          <w:rFonts w:eastAsia="SimSun"/>
          <w:sz w:val="23"/>
          <w:szCs w:val="23"/>
          <w:lang w:val="sv-SE" w:eastAsia="en-ID"/>
        </w:rPr>
        <w:t>: video YouTube, penguasaan kosakata</w:t>
      </w:r>
    </w:p>
    <w:p w14:paraId="11B5B9F8" w14:textId="786582BF" w:rsidR="00CD4654" w:rsidRPr="00CB0052" w:rsidRDefault="00CD4654">
      <w:pPr>
        <w:jc w:val="both"/>
        <w:rPr>
          <w:i/>
          <w:sz w:val="24"/>
          <w:lang w:val="sv-SE"/>
        </w:rPr>
        <w:sectPr w:rsidR="00CD4654" w:rsidRPr="00CB0052">
          <w:type w:val="continuous"/>
          <w:pgSz w:w="11910" w:h="16840"/>
          <w:pgMar w:top="1040" w:right="708" w:bottom="280" w:left="1417" w:header="720" w:footer="720" w:gutter="0"/>
          <w:cols w:space="720"/>
        </w:sectPr>
      </w:pPr>
    </w:p>
    <w:p w14:paraId="03AC1353" w14:textId="77777777" w:rsidR="0098029C" w:rsidRDefault="00341337">
      <w:pPr>
        <w:pStyle w:val="Heading1"/>
        <w:numPr>
          <w:ilvl w:val="0"/>
          <w:numId w:val="1"/>
        </w:numPr>
        <w:tabs>
          <w:tab w:val="left" w:pos="1081"/>
        </w:tabs>
        <w:spacing w:before="73"/>
      </w:pPr>
      <w:r>
        <w:rPr>
          <w:spacing w:val="-2"/>
        </w:rPr>
        <w:lastRenderedPageBreak/>
        <w:t>Introduction</w:t>
      </w:r>
    </w:p>
    <w:p w14:paraId="7B6DFB6A" w14:textId="405E0E31" w:rsidR="0098029C" w:rsidRDefault="00730CE7" w:rsidP="00730CE7">
      <w:pPr>
        <w:pStyle w:val="BodyText"/>
        <w:spacing w:before="202"/>
        <w:ind w:left="709" w:right="422"/>
      </w:pPr>
      <w:r w:rsidRPr="00730CE7">
        <w:rPr>
          <w:sz w:val="56"/>
          <w:szCs w:val="56"/>
        </w:rPr>
        <w:t>V</w:t>
      </w:r>
      <w:r w:rsidR="00341337">
        <w:t>ocabulary is one of the important elements of the language. Mastery of</w:t>
      </w:r>
      <w:r>
        <w:t xml:space="preserve"> </w:t>
      </w:r>
      <w:r w:rsidR="00341337">
        <w:t>vocabulary supports students to be able to master 4 skills in English, namely</w:t>
      </w:r>
      <w:r>
        <w:t xml:space="preserve"> </w:t>
      </w:r>
      <w:r w:rsidR="00341337">
        <w:t>listening, speaking, reading, and writing</w:t>
      </w:r>
      <w:r w:rsidR="00341337">
        <w:rPr>
          <w:rFonts w:ascii="Arial MT" w:hAnsi="Arial MT"/>
          <w:sz w:val="21"/>
        </w:rPr>
        <w:t>.</w:t>
      </w:r>
      <w:r w:rsidR="00341337">
        <w:rPr>
          <w:rFonts w:ascii="Arial MT" w:hAnsi="Arial MT"/>
          <w:spacing w:val="-9"/>
          <w:sz w:val="21"/>
        </w:rPr>
        <w:t xml:space="preserve"> </w:t>
      </w:r>
      <w:r w:rsidR="00341337">
        <w:t>Vocabulary is the</w:t>
      </w:r>
      <w:r w:rsidR="00341337">
        <w:rPr>
          <w:spacing w:val="-1"/>
        </w:rPr>
        <w:t xml:space="preserve"> </w:t>
      </w:r>
      <w:r w:rsidR="00341337">
        <w:t>first step</w:t>
      </w:r>
      <w:r w:rsidR="00341337">
        <w:rPr>
          <w:spacing w:val="-1"/>
        </w:rPr>
        <w:t xml:space="preserve"> </w:t>
      </w:r>
      <w:r w:rsidR="00341337">
        <w:t>to learning because</w:t>
      </w:r>
      <w:ins w:id="180" w:author="Asus" w:date="2025-05-11T10:39:00Z" w16du:dateUtc="2025-05-11T03:39:00Z">
        <w:r w:rsidR="00CB0052">
          <w:t>,</w:t>
        </w:r>
      </w:ins>
      <w:r w:rsidR="00341337">
        <w:rPr>
          <w:spacing w:val="-1"/>
        </w:rPr>
        <w:t xml:space="preserve"> </w:t>
      </w:r>
      <w:r w:rsidR="00341337">
        <w:t>without knowing the vocabulary</w:t>
      </w:r>
      <w:r w:rsidR="00341337">
        <w:rPr>
          <w:spacing w:val="-1"/>
        </w:rPr>
        <w:t xml:space="preserve"> </w:t>
      </w:r>
      <w:r w:rsidR="00341337">
        <w:t>students</w:t>
      </w:r>
      <w:r w:rsidR="00341337">
        <w:rPr>
          <w:spacing w:val="-3"/>
        </w:rPr>
        <w:t xml:space="preserve"> </w:t>
      </w:r>
      <w:r w:rsidR="00341337">
        <w:t>will</w:t>
      </w:r>
      <w:r w:rsidR="00341337">
        <w:rPr>
          <w:spacing w:val="-1"/>
        </w:rPr>
        <w:t xml:space="preserve"> </w:t>
      </w:r>
      <w:r w:rsidR="00341337">
        <w:t>certainly</w:t>
      </w:r>
      <w:r w:rsidR="00341337">
        <w:rPr>
          <w:spacing w:val="-3"/>
        </w:rPr>
        <w:t xml:space="preserve"> </w:t>
      </w:r>
      <w:r w:rsidR="00341337">
        <w:t>find</w:t>
      </w:r>
      <w:r w:rsidR="00341337">
        <w:rPr>
          <w:spacing w:val="-2"/>
        </w:rPr>
        <w:t xml:space="preserve"> </w:t>
      </w:r>
      <w:r w:rsidR="00341337">
        <w:t>it</w:t>
      </w:r>
      <w:r w:rsidR="00341337">
        <w:rPr>
          <w:spacing w:val="-3"/>
        </w:rPr>
        <w:t xml:space="preserve"> </w:t>
      </w:r>
      <w:r w:rsidR="00341337">
        <w:t>difficult</w:t>
      </w:r>
      <w:r w:rsidR="00341337">
        <w:rPr>
          <w:spacing w:val="-3"/>
        </w:rPr>
        <w:t xml:space="preserve"> </w:t>
      </w:r>
      <w:r w:rsidR="00341337">
        <w:t>to</w:t>
      </w:r>
      <w:r w:rsidR="00341337">
        <w:rPr>
          <w:spacing w:val="-3"/>
        </w:rPr>
        <w:t xml:space="preserve"> </w:t>
      </w:r>
      <w:r w:rsidR="00341337">
        <w:t>master</w:t>
      </w:r>
      <w:r w:rsidR="00341337">
        <w:rPr>
          <w:spacing w:val="-3"/>
        </w:rPr>
        <w:t xml:space="preserve"> </w:t>
      </w:r>
      <w:r w:rsidR="00341337">
        <w:t>English.</w:t>
      </w:r>
      <w:r w:rsidR="00341337">
        <w:rPr>
          <w:spacing w:val="-1"/>
        </w:rPr>
        <w:t xml:space="preserve"> </w:t>
      </w:r>
      <w:r w:rsidR="00341337">
        <w:t>When</w:t>
      </w:r>
      <w:r w:rsidR="00341337">
        <w:rPr>
          <w:spacing w:val="-3"/>
        </w:rPr>
        <w:t xml:space="preserve"> </w:t>
      </w:r>
      <w:r w:rsidR="00341337">
        <w:t>the</w:t>
      </w:r>
      <w:r w:rsidR="00341337">
        <w:rPr>
          <w:spacing w:val="-4"/>
        </w:rPr>
        <w:t xml:space="preserve"> </w:t>
      </w:r>
      <w:r w:rsidR="00341337">
        <w:t>learner</w:t>
      </w:r>
      <w:r w:rsidR="00341337">
        <w:rPr>
          <w:spacing w:val="-2"/>
        </w:rPr>
        <w:t xml:space="preserve"> </w:t>
      </w:r>
      <w:r w:rsidR="00341337">
        <w:t>can understand</w:t>
      </w:r>
      <w:r w:rsidR="00341337">
        <w:rPr>
          <w:spacing w:val="-7"/>
        </w:rPr>
        <w:t xml:space="preserve"> </w:t>
      </w:r>
      <w:r w:rsidR="00341337">
        <w:t>the</w:t>
      </w:r>
      <w:r w:rsidR="00341337">
        <w:rPr>
          <w:spacing w:val="-6"/>
        </w:rPr>
        <w:t xml:space="preserve"> </w:t>
      </w:r>
      <w:r w:rsidR="00341337">
        <w:t>word</w:t>
      </w:r>
      <w:r w:rsidR="00341337">
        <w:rPr>
          <w:spacing w:val="-5"/>
        </w:rPr>
        <w:t xml:space="preserve"> </w:t>
      </w:r>
      <w:r w:rsidR="00341337">
        <w:t>well,</w:t>
      </w:r>
      <w:r w:rsidR="00341337">
        <w:rPr>
          <w:spacing w:val="-6"/>
        </w:rPr>
        <w:t xml:space="preserve"> </w:t>
      </w:r>
      <w:r w:rsidR="00341337">
        <w:t>it</w:t>
      </w:r>
      <w:r w:rsidR="00341337">
        <w:rPr>
          <w:spacing w:val="-7"/>
        </w:rPr>
        <w:t xml:space="preserve"> </w:t>
      </w:r>
      <w:r w:rsidR="00341337">
        <w:t>would</w:t>
      </w:r>
      <w:r w:rsidR="00341337">
        <w:rPr>
          <w:spacing w:val="-7"/>
        </w:rPr>
        <w:t xml:space="preserve"> </w:t>
      </w:r>
      <w:r w:rsidR="00341337">
        <w:t>be</w:t>
      </w:r>
      <w:r w:rsidR="00341337">
        <w:rPr>
          <w:spacing w:val="-6"/>
        </w:rPr>
        <w:t xml:space="preserve"> </w:t>
      </w:r>
      <w:r w:rsidR="00341337">
        <w:t>easier</w:t>
      </w:r>
      <w:r w:rsidR="00341337">
        <w:rPr>
          <w:spacing w:val="-8"/>
        </w:rPr>
        <w:t xml:space="preserve"> </w:t>
      </w:r>
      <w:r w:rsidR="00341337">
        <w:t>to</w:t>
      </w:r>
      <w:r w:rsidR="00341337">
        <w:rPr>
          <w:spacing w:val="-7"/>
        </w:rPr>
        <w:t xml:space="preserve"> </w:t>
      </w:r>
      <w:r w:rsidR="00341337">
        <w:t>communicate</w:t>
      </w:r>
      <w:r w:rsidR="00341337">
        <w:rPr>
          <w:spacing w:val="-8"/>
        </w:rPr>
        <w:t xml:space="preserve"> </w:t>
      </w:r>
      <w:r w:rsidR="00341337">
        <w:t>in</w:t>
      </w:r>
      <w:r w:rsidR="00341337">
        <w:rPr>
          <w:spacing w:val="-7"/>
        </w:rPr>
        <w:t xml:space="preserve"> </w:t>
      </w:r>
      <w:r w:rsidR="00341337">
        <w:t>written</w:t>
      </w:r>
      <w:r w:rsidR="00341337">
        <w:rPr>
          <w:spacing w:val="-8"/>
        </w:rPr>
        <w:t xml:space="preserve"> </w:t>
      </w:r>
      <w:r w:rsidR="00341337">
        <w:t>or</w:t>
      </w:r>
      <w:r w:rsidR="00341337">
        <w:rPr>
          <w:spacing w:val="-8"/>
        </w:rPr>
        <w:t xml:space="preserve"> </w:t>
      </w:r>
      <w:r w:rsidR="00341337">
        <w:t>spoken</w:t>
      </w:r>
      <w:r w:rsidR="00341337">
        <w:rPr>
          <w:spacing w:val="-7"/>
        </w:rPr>
        <w:t xml:space="preserve"> </w:t>
      </w:r>
      <w:r w:rsidR="00341337">
        <w:t>English</w:t>
      </w:r>
      <w:r w:rsidR="00341337">
        <w:rPr>
          <w:rFonts w:ascii="Arial MT" w:hAnsi="Arial MT"/>
          <w:sz w:val="21"/>
        </w:rPr>
        <w:t xml:space="preserve">. </w:t>
      </w:r>
      <w:r w:rsidR="00341337">
        <w:t>Thornbury</w:t>
      </w:r>
      <w:r>
        <w:t xml:space="preserve"> </w:t>
      </w:r>
      <w:r w:rsidR="00341337">
        <w:t>(2002) said: “Without grammar, very little can be conveyed, without vocabulary, nothing can be conveyed”. Therefore, vocabulary teaching is a priority in English language teaching and learning.</w:t>
      </w:r>
    </w:p>
    <w:p w14:paraId="45530E6A" w14:textId="61366708" w:rsidR="0098029C" w:rsidRDefault="00341337">
      <w:pPr>
        <w:pStyle w:val="BodyText"/>
        <w:spacing w:before="161" w:line="276" w:lineRule="auto"/>
        <w:ind w:left="721" w:right="420" w:firstLine="360"/>
      </w:pPr>
      <w:r>
        <w:t>The role of a teacher who provides knowledge about vocabulary and how to use it in daily</w:t>
      </w:r>
      <w:r>
        <w:rPr>
          <w:spacing w:val="-2"/>
        </w:rPr>
        <w:t xml:space="preserve"> </w:t>
      </w:r>
      <w:r>
        <w:t>life</w:t>
      </w:r>
      <w:r>
        <w:rPr>
          <w:spacing w:val="-4"/>
        </w:rPr>
        <w:t xml:space="preserve"> </w:t>
      </w:r>
      <w:r>
        <w:t>is</w:t>
      </w:r>
      <w:r>
        <w:rPr>
          <w:spacing w:val="-2"/>
        </w:rPr>
        <w:t xml:space="preserve"> </w:t>
      </w:r>
      <w:r>
        <w:t>an</w:t>
      </w:r>
      <w:r>
        <w:rPr>
          <w:spacing w:val="-2"/>
        </w:rPr>
        <w:t xml:space="preserve"> </w:t>
      </w:r>
      <w:r>
        <w:t xml:space="preserve">important </w:t>
      </w:r>
      <w:del w:id="181" w:author="Asus" w:date="2025-05-11T10:40:00Z" w16du:dateUtc="2025-05-11T03:40:00Z">
        <w:r w:rsidDel="00CB0052">
          <w:delText>thing</w:delText>
        </w:r>
        <w:r w:rsidDel="00CB0052">
          <w:rPr>
            <w:spacing w:val="-2"/>
          </w:rPr>
          <w:delText xml:space="preserve"> </w:delText>
        </w:r>
      </w:del>
      <w:ins w:id="182" w:author="Asus" w:date="2025-05-11T10:40:00Z" w16du:dateUtc="2025-05-11T03:40:00Z">
        <w:r w:rsidR="00CB0052">
          <w:t>aspect</w:t>
        </w:r>
        <w:r w:rsidR="00CB0052">
          <w:rPr>
            <w:spacing w:val="-2"/>
          </w:rPr>
          <w:t xml:space="preserve"> </w:t>
        </w:r>
      </w:ins>
      <w:r>
        <w:t>in</w:t>
      </w:r>
      <w:r>
        <w:rPr>
          <w:spacing w:val="-2"/>
        </w:rPr>
        <w:t xml:space="preserve"> </w:t>
      </w:r>
      <w:r>
        <w:t>teaching</w:t>
      </w:r>
      <w:r>
        <w:rPr>
          <w:spacing w:val="-2"/>
        </w:rPr>
        <w:t xml:space="preserve"> </w:t>
      </w:r>
      <w:r>
        <w:t>vocabulary</w:t>
      </w:r>
      <w:r>
        <w:rPr>
          <w:spacing w:val="-2"/>
        </w:rPr>
        <w:t xml:space="preserve"> </w:t>
      </w:r>
      <w:r>
        <w:t>to</w:t>
      </w:r>
      <w:r>
        <w:rPr>
          <w:spacing w:val="-2"/>
        </w:rPr>
        <w:t xml:space="preserve"> </w:t>
      </w:r>
      <w:del w:id="183" w:author="Asus" w:date="2025-05-11T10:40:00Z" w16du:dateUtc="2025-05-11T03:40:00Z">
        <w:r w:rsidDel="00CB0052">
          <w:delText>the</w:delText>
        </w:r>
        <w:r w:rsidDel="00CB0052">
          <w:rPr>
            <w:spacing w:val="-2"/>
          </w:rPr>
          <w:delText xml:space="preserve"> </w:delText>
        </w:r>
      </w:del>
      <w:r>
        <w:t>students.</w:t>
      </w:r>
      <w:r>
        <w:rPr>
          <w:spacing w:val="-2"/>
        </w:rPr>
        <w:t xml:space="preserve"> </w:t>
      </w:r>
      <w:r>
        <w:t>Teachers</w:t>
      </w:r>
      <w:r>
        <w:rPr>
          <w:spacing w:val="-2"/>
        </w:rPr>
        <w:t xml:space="preserve"> </w:t>
      </w:r>
      <w:r>
        <w:t>must</w:t>
      </w:r>
      <w:r>
        <w:rPr>
          <w:spacing w:val="-2"/>
        </w:rPr>
        <w:t xml:space="preserve"> </w:t>
      </w:r>
      <w:r>
        <w:t>have knowledge of vocabulary</w:t>
      </w:r>
      <w:ins w:id="184" w:author="Asus" w:date="2025-05-11T10:40:00Z" w16du:dateUtc="2025-05-11T03:40:00Z">
        <w:r w:rsidR="00CB0052">
          <w:t>,</w:t>
        </w:r>
      </w:ins>
      <w:r>
        <w:t xml:space="preserve"> which should cover the form, the meaning, and the use of the word. Giving the students fun and interesting learning could motivate them to improve their vocabulary mastery. Lelawati (2018) claimed a good method does not work if the teacher does not know how to use it</w:t>
      </w:r>
      <w:ins w:id="185" w:author="Asus" w:date="2025-05-11T10:40:00Z" w16du:dateUtc="2025-05-11T03:40:00Z">
        <w:r w:rsidR="00CB0052">
          <w:t>,</w:t>
        </w:r>
      </w:ins>
      <w:r>
        <w:t xml:space="preserve"> and a good teacher would not be effective if the method</w:t>
      </w:r>
      <w:del w:id="186" w:author="Asus" w:date="2025-05-11T10:40:00Z" w16du:dateUtc="2025-05-11T03:40:00Z">
        <w:r w:rsidDel="00CB0052">
          <w:delText>,</w:delText>
        </w:r>
      </w:del>
      <w:r>
        <w:t xml:space="preserve"> she/he </w:t>
      </w:r>
      <w:del w:id="187" w:author="Asus" w:date="2025-05-11T10:40:00Z" w16du:dateUtc="2025-05-11T03:40:00Z">
        <w:r w:rsidDel="00CB0052">
          <w:delText xml:space="preserve">chooses </w:delText>
        </w:r>
      </w:del>
      <w:ins w:id="188" w:author="Asus" w:date="2025-05-11T10:40:00Z" w16du:dateUtc="2025-05-11T03:40:00Z">
        <w:r w:rsidR="00CB0052">
          <w:t>choose</w:t>
        </w:r>
        <w:r w:rsidR="00CB0052">
          <w:t xml:space="preserve"> </w:t>
        </w:r>
      </w:ins>
      <w:r>
        <w:t>is not appropriate.</w:t>
      </w:r>
    </w:p>
    <w:p w14:paraId="1E5CCA8F" w14:textId="2CAEC811" w:rsidR="0098029C" w:rsidRDefault="00341337">
      <w:pPr>
        <w:pStyle w:val="BodyText"/>
        <w:spacing w:before="160" w:line="276" w:lineRule="auto"/>
        <w:ind w:left="721" w:right="421" w:firstLine="720"/>
      </w:pPr>
      <w:r>
        <w:t>In this technology era, it is suitable if we use digital-based learning media for learning.</w:t>
      </w:r>
      <w:r>
        <w:rPr>
          <w:spacing w:val="-3"/>
        </w:rPr>
        <w:t xml:space="preserve"> </w:t>
      </w:r>
      <w:r>
        <w:t>One</w:t>
      </w:r>
      <w:r>
        <w:rPr>
          <w:spacing w:val="-4"/>
        </w:rPr>
        <w:t xml:space="preserve"> </w:t>
      </w:r>
      <w:r>
        <w:t>of</w:t>
      </w:r>
      <w:r>
        <w:rPr>
          <w:spacing w:val="-3"/>
        </w:rPr>
        <w:t xml:space="preserve"> </w:t>
      </w:r>
      <w:r>
        <w:t>the</w:t>
      </w:r>
      <w:r>
        <w:rPr>
          <w:spacing w:val="-1"/>
        </w:rPr>
        <w:t xml:space="preserve"> </w:t>
      </w:r>
      <w:r>
        <w:t>digital-based</w:t>
      </w:r>
      <w:r>
        <w:rPr>
          <w:spacing w:val="-1"/>
        </w:rPr>
        <w:t xml:space="preserve"> </w:t>
      </w:r>
      <w:r>
        <w:t>learning</w:t>
      </w:r>
      <w:r>
        <w:rPr>
          <w:spacing w:val="-3"/>
        </w:rPr>
        <w:t xml:space="preserve"> </w:t>
      </w:r>
      <w:r>
        <w:t>media</w:t>
      </w:r>
      <w:r>
        <w:rPr>
          <w:spacing w:val="-2"/>
        </w:rPr>
        <w:t xml:space="preserve"> </w:t>
      </w:r>
      <w:r>
        <w:t>is</w:t>
      </w:r>
      <w:r>
        <w:rPr>
          <w:spacing w:val="-3"/>
        </w:rPr>
        <w:t xml:space="preserve"> </w:t>
      </w:r>
      <w:r>
        <w:t>YouTube</w:t>
      </w:r>
      <w:r>
        <w:rPr>
          <w:spacing w:val="-2"/>
        </w:rPr>
        <w:t xml:space="preserve"> </w:t>
      </w:r>
      <w:r>
        <w:t>Videos.</w:t>
      </w:r>
      <w:r>
        <w:rPr>
          <w:spacing w:val="-10"/>
        </w:rPr>
        <w:t xml:space="preserve"> </w:t>
      </w:r>
      <w:r>
        <w:t>In</w:t>
      </w:r>
      <w:r>
        <w:rPr>
          <w:spacing w:val="-1"/>
        </w:rPr>
        <w:t xml:space="preserve"> </w:t>
      </w:r>
      <w:r>
        <w:t>context</w:t>
      </w:r>
      <w:r>
        <w:rPr>
          <w:spacing w:val="-3"/>
        </w:rPr>
        <w:t xml:space="preserve"> </w:t>
      </w:r>
      <w:r>
        <w:t>learning, YouTube</w:t>
      </w:r>
      <w:r>
        <w:rPr>
          <w:spacing w:val="-14"/>
        </w:rPr>
        <w:t xml:space="preserve"> </w:t>
      </w:r>
      <w:r>
        <w:t>can</w:t>
      </w:r>
      <w:r>
        <w:rPr>
          <w:spacing w:val="-13"/>
        </w:rPr>
        <w:t xml:space="preserve"> </w:t>
      </w:r>
      <w:r>
        <w:t>be</w:t>
      </w:r>
      <w:r>
        <w:rPr>
          <w:spacing w:val="-14"/>
        </w:rPr>
        <w:t xml:space="preserve"> </w:t>
      </w:r>
      <w:r>
        <w:t>used</w:t>
      </w:r>
      <w:r>
        <w:rPr>
          <w:spacing w:val="-13"/>
        </w:rPr>
        <w:t xml:space="preserve"> </w:t>
      </w:r>
      <w:r>
        <w:t>as</w:t>
      </w:r>
      <w:r>
        <w:rPr>
          <w:spacing w:val="-10"/>
        </w:rPr>
        <w:t xml:space="preserve"> </w:t>
      </w:r>
      <w:r>
        <w:t>an</w:t>
      </w:r>
      <w:r>
        <w:rPr>
          <w:spacing w:val="-13"/>
        </w:rPr>
        <w:t xml:space="preserve"> </w:t>
      </w:r>
      <w:r>
        <w:t>open</w:t>
      </w:r>
      <w:r>
        <w:rPr>
          <w:spacing w:val="-13"/>
        </w:rPr>
        <w:t xml:space="preserve"> </w:t>
      </w:r>
      <w:r>
        <w:t>media</w:t>
      </w:r>
      <w:r>
        <w:rPr>
          <w:spacing w:val="-14"/>
        </w:rPr>
        <w:t xml:space="preserve"> </w:t>
      </w:r>
      <w:r>
        <w:t>for</w:t>
      </w:r>
      <w:r>
        <w:rPr>
          <w:spacing w:val="-13"/>
        </w:rPr>
        <w:t xml:space="preserve"> </w:t>
      </w:r>
      <w:r>
        <w:t>learning</w:t>
      </w:r>
      <w:r>
        <w:rPr>
          <w:spacing w:val="-12"/>
        </w:rPr>
        <w:t xml:space="preserve"> </w:t>
      </w:r>
      <w:r>
        <w:t>that</w:t>
      </w:r>
      <w:r>
        <w:rPr>
          <w:spacing w:val="-13"/>
        </w:rPr>
        <w:t xml:space="preserve"> </w:t>
      </w:r>
      <w:r>
        <w:t>is</w:t>
      </w:r>
      <w:r>
        <w:rPr>
          <w:spacing w:val="-12"/>
        </w:rPr>
        <w:t xml:space="preserve"> </w:t>
      </w:r>
      <w:r>
        <w:t>interesting</w:t>
      </w:r>
      <w:r>
        <w:rPr>
          <w:spacing w:val="-13"/>
        </w:rPr>
        <w:t xml:space="preserve"> </w:t>
      </w:r>
      <w:r>
        <w:t>and</w:t>
      </w:r>
      <w:r>
        <w:rPr>
          <w:spacing w:val="-13"/>
        </w:rPr>
        <w:t xml:space="preserve"> </w:t>
      </w:r>
      <w:r>
        <w:t>not</w:t>
      </w:r>
      <w:r>
        <w:rPr>
          <w:spacing w:val="-13"/>
        </w:rPr>
        <w:t xml:space="preserve"> </w:t>
      </w:r>
      <w:r>
        <w:t>monotonous. This</w:t>
      </w:r>
      <w:r>
        <w:rPr>
          <w:spacing w:val="-7"/>
        </w:rPr>
        <w:t xml:space="preserve"> </w:t>
      </w:r>
      <w:r>
        <w:t>media</w:t>
      </w:r>
      <w:r>
        <w:rPr>
          <w:spacing w:val="-8"/>
        </w:rPr>
        <w:t xml:space="preserve"> </w:t>
      </w:r>
      <w:r>
        <w:t>will</w:t>
      </w:r>
      <w:r>
        <w:rPr>
          <w:spacing w:val="-7"/>
        </w:rPr>
        <w:t xml:space="preserve"> </w:t>
      </w:r>
      <w:r>
        <w:t>also</w:t>
      </w:r>
      <w:r>
        <w:rPr>
          <w:spacing w:val="-7"/>
        </w:rPr>
        <w:t xml:space="preserve"> </w:t>
      </w:r>
      <w:r>
        <w:t>create</w:t>
      </w:r>
      <w:r>
        <w:rPr>
          <w:spacing w:val="-8"/>
        </w:rPr>
        <w:t xml:space="preserve"> </w:t>
      </w:r>
      <w:r>
        <w:t>a</w:t>
      </w:r>
      <w:r>
        <w:rPr>
          <w:spacing w:val="-8"/>
        </w:rPr>
        <w:t xml:space="preserve"> </w:t>
      </w:r>
      <w:r>
        <w:t>different</w:t>
      </w:r>
      <w:r>
        <w:rPr>
          <w:spacing w:val="-7"/>
        </w:rPr>
        <w:t xml:space="preserve"> </w:t>
      </w:r>
      <w:r>
        <w:t>atmosphere</w:t>
      </w:r>
      <w:r>
        <w:rPr>
          <w:spacing w:val="-7"/>
        </w:rPr>
        <w:t xml:space="preserve"> </w:t>
      </w:r>
      <w:r>
        <w:t>and</w:t>
      </w:r>
      <w:r>
        <w:rPr>
          <w:spacing w:val="-7"/>
        </w:rPr>
        <w:t xml:space="preserve"> </w:t>
      </w:r>
      <w:r>
        <w:t>not</w:t>
      </w:r>
      <w:r>
        <w:rPr>
          <w:spacing w:val="-7"/>
        </w:rPr>
        <w:t xml:space="preserve"> </w:t>
      </w:r>
      <w:r>
        <w:t>be</w:t>
      </w:r>
      <w:r>
        <w:rPr>
          <w:spacing w:val="-8"/>
        </w:rPr>
        <w:t xml:space="preserve"> </w:t>
      </w:r>
      <w:r>
        <w:t>boring</w:t>
      </w:r>
      <w:r>
        <w:rPr>
          <w:spacing w:val="-8"/>
        </w:rPr>
        <w:t xml:space="preserve"> </w:t>
      </w:r>
      <w:r>
        <w:t>like</w:t>
      </w:r>
      <w:r>
        <w:rPr>
          <w:spacing w:val="-8"/>
        </w:rPr>
        <w:t xml:space="preserve"> </w:t>
      </w:r>
      <w:r>
        <w:t>teaching</w:t>
      </w:r>
      <w:ins w:id="189" w:author="Asus" w:date="2025-05-11T10:40:00Z" w16du:dateUtc="2025-05-11T03:40:00Z">
        <w:r w:rsidR="00CB0052">
          <w:t>,</w:t>
        </w:r>
      </w:ins>
      <w:r>
        <w:rPr>
          <w:spacing w:val="-7"/>
        </w:rPr>
        <w:t xml:space="preserve"> </w:t>
      </w:r>
      <w:r>
        <w:t>which</w:t>
      </w:r>
      <w:r>
        <w:rPr>
          <w:spacing w:val="-7"/>
        </w:rPr>
        <w:t xml:space="preserve"> </w:t>
      </w:r>
      <w:r>
        <w:t>is only done using book media. There are a lot of YouTube Videos that provide vocabulary teaching materials for students, with their advanced features and the appearance of attractive</w:t>
      </w:r>
      <w:r>
        <w:rPr>
          <w:spacing w:val="-11"/>
        </w:rPr>
        <w:t xml:space="preserve"> </w:t>
      </w:r>
      <w:del w:id="190" w:author="Asus" w:date="2025-05-11T10:40:00Z" w16du:dateUtc="2025-05-11T03:40:00Z">
        <w:r w:rsidDel="00CB0052">
          <w:delText>colour</w:delText>
        </w:r>
      </w:del>
      <w:ins w:id="191" w:author="Asus" w:date="2025-05-11T10:40:00Z" w16du:dateUtc="2025-05-11T03:40:00Z">
        <w:r w:rsidR="00CB0052">
          <w:t>color</w:t>
        </w:r>
      </w:ins>
      <w:r>
        <w:rPr>
          <w:spacing w:val="-11"/>
        </w:rPr>
        <w:t xml:space="preserve"> </w:t>
      </w:r>
      <w:r>
        <w:t>images,</w:t>
      </w:r>
      <w:r>
        <w:rPr>
          <w:spacing w:val="-7"/>
        </w:rPr>
        <w:t xml:space="preserve"> </w:t>
      </w:r>
      <w:r>
        <w:t>of</w:t>
      </w:r>
      <w:r>
        <w:rPr>
          <w:spacing w:val="-12"/>
        </w:rPr>
        <w:t xml:space="preserve"> </w:t>
      </w:r>
      <w:r>
        <w:t>course,</w:t>
      </w:r>
      <w:r>
        <w:rPr>
          <w:spacing w:val="-11"/>
        </w:rPr>
        <w:t xml:space="preserve"> </w:t>
      </w:r>
      <w:r>
        <w:t>this</w:t>
      </w:r>
      <w:r>
        <w:rPr>
          <w:spacing w:val="-10"/>
        </w:rPr>
        <w:t xml:space="preserve"> </w:t>
      </w:r>
      <w:r>
        <w:t>will</w:t>
      </w:r>
      <w:r>
        <w:rPr>
          <w:spacing w:val="-10"/>
        </w:rPr>
        <w:t xml:space="preserve"> </w:t>
      </w:r>
      <w:r>
        <w:t>be</w:t>
      </w:r>
      <w:r>
        <w:rPr>
          <w:spacing w:val="-9"/>
        </w:rPr>
        <w:t xml:space="preserve"> </w:t>
      </w:r>
      <w:r>
        <w:t>an</w:t>
      </w:r>
      <w:r>
        <w:rPr>
          <w:spacing w:val="-9"/>
        </w:rPr>
        <w:t xml:space="preserve"> </w:t>
      </w:r>
      <w:r>
        <w:t>attraction</w:t>
      </w:r>
      <w:r>
        <w:rPr>
          <w:spacing w:val="-11"/>
        </w:rPr>
        <w:t xml:space="preserve"> </w:t>
      </w:r>
      <w:r>
        <w:t>for</w:t>
      </w:r>
      <w:r>
        <w:rPr>
          <w:spacing w:val="-11"/>
        </w:rPr>
        <w:t xml:space="preserve"> </w:t>
      </w:r>
      <w:r>
        <w:t>students'</w:t>
      </w:r>
      <w:r>
        <w:rPr>
          <w:spacing w:val="-11"/>
        </w:rPr>
        <w:t xml:space="preserve"> </w:t>
      </w:r>
      <w:r>
        <w:t>learning</w:t>
      </w:r>
      <w:r>
        <w:rPr>
          <w:spacing w:val="-10"/>
        </w:rPr>
        <w:t xml:space="preserve"> </w:t>
      </w:r>
      <w:r>
        <w:rPr>
          <w:spacing w:val="-2"/>
        </w:rPr>
        <w:t>interests.</w:t>
      </w:r>
    </w:p>
    <w:p w14:paraId="68D37F74" w14:textId="1ADFD835" w:rsidR="0098029C" w:rsidRDefault="00341337">
      <w:pPr>
        <w:pStyle w:val="BodyText"/>
        <w:spacing w:before="162" w:line="276" w:lineRule="auto"/>
        <w:ind w:left="721" w:right="421" w:firstLine="720"/>
      </w:pPr>
      <w:r>
        <w:t>Using video on YouTube can create an atmosphere in the learning process more enjoyable</w:t>
      </w:r>
      <w:del w:id="192" w:author="Asus" w:date="2025-05-11T10:40:00Z" w16du:dateUtc="2025-05-11T03:40:00Z">
        <w:r w:rsidDel="00B2191D">
          <w:delText>,</w:delText>
        </w:r>
      </w:del>
      <w:r>
        <w:rPr>
          <w:spacing w:val="-8"/>
        </w:rPr>
        <w:t xml:space="preserve"> </w:t>
      </w:r>
      <w:r>
        <w:t>and</w:t>
      </w:r>
      <w:r>
        <w:rPr>
          <w:spacing w:val="-8"/>
        </w:rPr>
        <w:t xml:space="preserve"> </w:t>
      </w:r>
      <w:r>
        <w:t>meaningful,</w:t>
      </w:r>
      <w:r>
        <w:rPr>
          <w:spacing w:val="-7"/>
        </w:rPr>
        <w:t xml:space="preserve"> </w:t>
      </w:r>
      <w:r>
        <w:t>also</w:t>
      </w:r>
      <w:r>
        <w:rPr>
          <w:spacing w:val="-8"/>
        </w:rPr>
        <w:t xml:space="preserve"> </w:t>
      </w:r>
      <w:r>
        <w:t>the</w:t>
      </w:r>
      <w:r>
        <w:rPr>
          <w:spacing w:val="-9"/>
        </w:rPr>
        <w:t xml:space="preserve"> </w:t>
      </w:r>
      <w:r>
        <w:t>students</w:t>
      </w:r>
      <w:r>
        <w:rPr>
          <w:spacing w:val="-8"/>
        </w:rPr>
        <w:t xml:space="preserve"> </w:t>
      </w:r>
      <w:r>
        <w:t>could</w:t>
      </w:r>
      <w:r>
        <w:rPr>
          <w:spacing w:val="-8"/>
        </w:rPr>
        <w:t xml:space="preserve"> </w:t>
      </w:r>
      <w:r>
        <w:t>learn</w:t>
      </w:r>
      <w:r>
        <w:rPr>
          <w:spacing w:val="-9"/>
        </w:rPr>
        <w:t xml:space="preserve"> </w:t>
      </w:r>
      <w:r>
        <w:t>vocabulary</w:t>
      </w:r>
      <w:r>
        <w:rPr>
          <w:spacing w:val="-8"/>
        </w:rPr>
        <w:t xml:space="preserve"> </w:t>
      </w:r>
      <w:r>
        <w:t>based</w:t>
      </w:r>
      <w:r>
        <w:rPr>
          <w:spacing w:val="-6"/>
        </w:rPr>
        <w:t xml:space="preserve"> </w:t>
      </w:r>
      <w:r>
        <w:t>on</w:t>
      </w:r>
      <w:r>
        <w:rPr>
          <w:spacing w:val="-8"/>
        </w:rPr>
        <w:t xml:space="preserve"> </w:t>
      </w:r>
      <w:r>
        <w:t>their</w:t>
      </w:r>
      <w:r>
        <w:rPr>
          <w:spacing w:val="-9"/>
        </w:rPr>
        <w:t xml:space="preserve"> </w:t>
      </w:r>
      <w:del w:id="193" w:author="Asus" w:date="2025-05-11T10:40:00Z" w16du:dateUtc="2025-05-11T03:40:00Z">
        <w:r w:rsidDel="00CB0052">
          <w:delText xml:space="preserve">interest </w:delText>
        </w:r>
      </w:del>
      <w:ins w:id="194" w:author="Asus" w:date="2025-05-11T10:40:00Z" w16du:dateUtc="2025-05-11T03:40:00Z">
        <w:r w:rsidR="00CB0052">
          <w:t>interests</w:t>
        </w:r>
        <w:r w:rsidR="00CB0052">
          <w:t xml:space="preserve"> </w:t>
        </w:r>
      </w:ins>
      <w:r>
        <w:t>by watching the video</w:t>
      </w:r>
      <w:r>
        <w:rPr>
          <w:rFonts w:ascii="Calibri"/>
          <w:sz w:val="22"/>
        </w:rPr>
        <w:t xml:space="preserve">. </w:t>
      </w:r>
      <w:r>
        <w:t>So, students find it easier to remember the material</w:t>
      </w:r>
      <w:r>
        <w:rPr>
          <w:rFonts w:ascii="Calibri"/>
          <w:sz w:val="22"/>
        </w:rPr>
        <w:t xml:space="preserve">. </w:t>
      </w:r>
      <w:r>
        <w:t>Videos can positively influence education</w:t>
      </w:r>
      <w:ins w:id="195" w:author="Asus" w:date="2025-05-11T10:40:00Z" w16du:dateUtc="2025-05-11T03:40:00Z">
        <w:r w:rsidR="00CB0052">
          <w:t>,</w:t>
        </w:r>
      </w:ins>
      <w:r>
        <w:t xml:space="preserve"> and access is very fast and fun. In other words, learning through</w:t>
      </w:r>
      <w:r>
        <w:rPr>
          <w:spacing w:val="-14"/>
        </w:rPr>
        <w:t xml:space="preserve"> </w:t>
      </w:r>
      <w:r>
        <w:t>YouTube</w:t>
      </w:r>
      <w:r>
        <w:rPr>
          <w:spacing w:val="-15"/>
        </w:rPr>
        <w:t xml:space="preserve"> </w:t>
      </w:r>
      <w:r>
        <w:t>can</w:t>
      </w:r>
      <w:r>
        <w:rPr>
          <w:spacing w:val="-12"/>
        </w:rPr>
        <w:t xml:space="preserve"> </w:t>
      </w:r>
      <w:r>
        <w:t>change</w:t>
      </w:r>
      <w:r>
        <w:rPr>
          <w:spacing w:val="-15"/>
        </w:rPr>
        <w:t xml:space="preserve"> </w:t>
      </w:r>
      <w:r>
        <w:t>the</w:t>
      </w:r>
      <w:r>
        <w:rPr>
          <w:spacing w:val="-15"/>
        </w:rPr>
        <w:t xml:space="preserve"> </w:t>
      </w:r>
      <w:r>
        <w:t>learning</w:t>
      </w:r>
      <w:r>
        <w:rPr>
          <w:spacing w:val="-14"/>
        </w:rPr>
        <w:t xml:space="preserve"> </w:t>
      </w:r>
      <w:r>
        <w:t>environment</w:t>
      </w:r>
      <w:r>
        <w:rPr>
          <w:spacing w:val="-14"/>
        </w:rPr>
        <w:t xml:space="preserve"> </w:t>
      </w:r>
      <w:r>
        <w:t>positively</w:t>
      </w:r>
      <w:r>
        <w:rPr>
          <w:spacing w:val="-14"/>
        </w:rPr>
        <w:t xml:space="preserve"> </w:t>
      </w:r>
      <w:r>
        <w:t>Almurasih</w:t>
      </w:r>
      <w:del w:id="196" w:author="Asus" w:date="2025-05-11T10:40:00Z" w16du:dateUtc="2025-05-11T03:40:00Z">
        <w:r w:rsidDel="00CB0052">
          <w:rPr>
            <w:spacing w:val="-10"/>
          </w:rPr>
          <w:delText xml:space="preserve"> </w:delText>
        </w:r>
        <w:r w:rsidDel="00CB0052">
          <w:delText>(</w:delText>
        </w:r>
      </w:del>
      <w:ins w:id="197" w:author="Asus" w:date="2025-05-11T10:40:00Z" w16du:dateUtc="2025-05-11T03:40:00Z">
        <w:r w:rsidR="00CB0052">
          <w:rPr>
            <w:spacing w:val="-10"/>
          </w:rPr>
          <w:t xml:space="preserve">, </w:t>
        </w:r>
      </w:ins>
      <w:r>
        <w:t>2016).</w:t>
      </w:r>
      <w:r>
        <w:rPr>
          <w:spacing w:val="-14"/>
        </w:rPr>
        <w:t xml:space="preserve"> </w:t>
      </w:r>
      <w:r>
        <w:t>Also, YouTube</w:t>
      </w:r>
      <w:r>
        <w:rPr>
          <w:spacing w:val="-7"/>
        </w:rPr>
        <w:t xml:space="preserve"> </w:t>
      </w:r>
      <w:r>
        <w:t>can</w:t>
      </w:r>
      <w:r>
        <w:rPr>
          <w:spacing w:val="-6"/>
        </w:rPr>
        <w:t xml:space="preserve"> </w:t>
      </w:r>
      <w:r>
        <w:t>make</w:t>
      </w:r>
      <w:r>
        <w:rPr>
          <w:spacing w:val="-7"/>
        </w:rPr>
        <w:t xml:space="preserve"> </w:t>
      </w:r>
      <w:r>
        <w:t>the</w:t>
      </w:r>
      <w:r>
        <w:rPr>
          <w:spacing w:val="-6"/>
        </w:rPr>
        <w:t xml:space="preserve"> </w:t>
      </w:r>
      <w:r>
        <w:t>students</w:t>
      </w:r>
      <w:r>
        <w:rPr>
          <w:spacing w:val="-5"/>
        </w:rPr>
        <w:t xml:space="preserve"> </w:t>
      </w:r>
      <w:r>
        <w:t>more</w:t>
      </w:r>
      <w:r>
        <w:rPr>
          <w:spacing w:val="-7"/>
        </w:rPr>
        <w:t xml:space="preserve"> </w:t>
      </w:r>
      <w:r>
        <w:t>interactive</w:t>
      </w:r>
      <w:r>
        <w:rPr>
          <w:spacing w:val="-7"/>
        </w:rPr>
        <w:t xml:space="preserve"> </w:t>
      </w:r>
      <w:r>
        <w:t>because</w:t>
      </w:r>
      <w:r>
        <w:rPr>
          <w:spacing w:val="-7"/>
        </w:rPr>
        <w:t xml:space="preserve"> </w:t>
      </w:r>
      <w:r>
        <w:t>it</w:t>
      </w:r>
      <w:r>
        <w:rPr>
          <w:spacing w:val="-5"/>
        </w:rPr>
        <w:t xml:space="preserve"> </w:t>
      </w:r>
      <w:r>
        <w:t>would</w:t>
      </w:r>
      <w:r>
        <w:rPr>
          <w:spacing w:val="-6"/>
        </w:rPr>
        <w:t xml:space="preserve"> </w:t>
      </w:r>
      <w:r>
        <w:t>be</w:t>
      </w:r>
      <w:r>
        <w:rPr>
          <w:spacing w:val="-7"/>
        </w:rPr>
        <w:t xml:space="preserve"> </w:t>
      </w:r>
      <w:r>
        <w:t>easier</w:t>
      </w:r>
      <w:r>
        <w:rPr>
          <w:spacing w:val="-4"/>
        </w:rPr>
        <w:t xml:space="preserve"> </w:t>
      </w:r>
      <w:r>
        <w:t>to</w:t>
      </w:r>
      <w:r>
        <w:rPr>
          <w:spacing w:val="-5"/>
        </w:rPr>
        <w:t xml:space="preserve"> </w:t>
      </w:r>
      <w:r>
        <w:t>find</w:t>
      </w:r>
      <w:r>
        <w:rPr>
          <w:spacing w:val="-6"/>
        </w:rPr>
        <w:t xml:space="preserve"> </w:t>
      </w:r>
      <w:r>
        <w:t>a</w:t>
      </w:r>
      <w:r>
        <w:rPr>
          <w:spacing w:val="-7"/>
        </w:rPr>
        <w:t xml:space="preserve"> </w:t>
      </w:r>
      <w:r>
        <w:t>topic and new vocabulary, Riswandi (2016).</w:t>
      </w:r>
    </w:p>
    <w:p w14:paraId="14CD6520" w14:textId="67A59C09" w:rsidR="0098029C" w:rsidRDefault="00341337">
      <w:pPr>
        <w:pStyle w:val="BodyText"/>
        <w:spacing w:before="159" w:line="276" w:lineRule="auto"/>
        <w:ind w:left="721" w:right="420" w:firstLine="720"/>
      </w:pPr>
      <w:r>
        <w:t xml:space="preserve">This research aims to see the significant effect of using YouTube videos </w:t>
      </w:r>
      <w:del w:id="198" w:author="Asus" w:date="2025-05-11T10:41:00Z" w16du:dateUtc="2025-05-11T03:41:00Z">
        <w:r w:rsidDel="00B2191D">
          <w:delText xml:space="preserve">toward </w:delText>
        </w:r>
      </w:del>
      <w:ins w:id="199" w:author="Asus" w:date="2025-05-11T10:41:00Z" w16du:dateUtc="2025-05-11T03:41:00Z">
        <w:r w:rsidR="00B2191D">
          <w:t>on</w:t>
        </w:r>
        <w:r w:rsidR="00B2191D">
          <w:t xml:space="preserve"> </w:t>
        </w:r>
      </w:ins>
      <w:r>
        <w:t xml:space="preserve">eighth-grade students’ vocabulary mastery at SMPN 8 Muaro Jambi. </w:t>
      </w:r>
      <w:del w:id="200" w:author="Asus" w:date="2025-05-11T10:41:00Z" w16du:dateUtc="2025-05-11T03:41:00Z">
        <w:r w:rsidDel="00B2191D">
          <w:delText xml:space="preserve">Researcher </w:delText>
        </w:r>
      </w:del>
      <w:ins w:id="201" w:author="Asus" w:date="2025-05-11T10:41:00Z" w16du:dateUtc="2025-05-11T03:41:00Z">
        <w:r w:rsidR="00B2191D">
          <w:t>Researchers</w:t>
        </w:r>
        <w:r w:rsidR="00B2191D">
          <w:t xml:space="preserve"> </w:t>
        </w:r>
      </w:ins>
      <w:r>
        <w:t>want to use YouTube videos as an interesting medium and make it easier for students to master vocabulary.</w:t>
      </w:r>
      <w:r>
        <w:rPr>
          <w:spacing w:val="-14"/>
        </w:rPr>
        <w:t xml:space="preserve"> </w:t>
      </w:r>
      <w:r>
        <w:t>And</w:t>
      </w:r>
      <w:r>
        <w:rPr>
          <w:spacing w:val="-8"/>
        </w:rPr>
        <w:t xml:space="preserve"> </w:t>
      </w:r>
      <w:r>
        <w:t>the</w:t>
      </w:r>
      <w:r>
        <w:rPr>
          <w:spacing w:val="-8"/>
        </w:rPr>
        <w:t xml:space="preserve"> </w:t>
      </w:r>
      <w:r>
        <w:t>most</w:t>
      </w:r>
      <w:r>
        <w:rPr>
          <w:spacing w:val="-7"/>
        </w:rPr>
        <w:t xml:space="preserve"> </w:t>
      </w:r>
      <w:r>
        <w:t>important</w:t>
      </w:r>
      <w:r>
        <w:rPr>
          <w:spacing w:val="-7"/>
        </w:rPr>
        <w:t xml:space="preserve"> </w:t>
      </w:r>
      <w:r>
        <w:t>thing</w:t>
      </w:r>
      <w:r>
        <w:rPr>
          <w:spacing w:val="-7"/>
        </w:rPr>
        <w:t xml:space="preserve"> </w:t>
      </w:r>
      <w:r>
        <w:t>is</w:t>
      </w:r>
      <w:r>
        <w:rPr>
          <w:spacing w:val="-7"/>
        </w:rPr>
        <w:t xml:space="preserve"> </w:t>
      </w:r>
      <w:r>
        <w:t>that</w:t>
      </w:r>
      <w:r>
        <w:rPr>
          <w:spacing w:val="-7"/>
        </w:rPr>
        <w:t xml:space="preserve"> </w:t>
      </w:r>
      <w:r>
        <w:t>students</w:t>
      </w:r>
      <w:r>
        <w:rPr>
          <w:spacing w:val="-7"/>
        </w:rPr>
        <w:t xml:space="preserve"> </w:t>
      </w:r>
      <w:r>
        <w:t>enjoy</w:t>
      </w:r>
      <w:r>
        <w:rPr>
          <w:spacing w:val="-7"/>
        </w:rPr>
        <w:t xml:space="preserve"> </w:t>
      </w:r>
      <w:r>
        <w:t>their</w:t>
      </w:r>
      <w:r>
        <w:rPr>
          <w:spacing w:val="-6"/>
        </w:rPr>
        <w:t xml:space="preserve"> </w:t>
      </w:r>
      <w:r>
        <w:t>process</w:t>
      </w:r>
      <w:r>
        <w:rPr>
          <w:spacing w:val="-7"/>
        </w:rPr>
        <w:t xml:space="preserve"> </w:t>
      </w:r>
      <w:r>
        <w:t>because</w:t>
      </w:r>
      <w:r>
        <w:rPr>
          <w:spacing w:val="-6"/>
        </w:rPr>
        <w:t xml:space="preserve"> </w:t>
      </w:r>
      <w:del w:id="202" w:author="Asus" w:date="2025-05-11T10:41:00Z" w16du:dateUtc="2025-05-11T03:41:00Z">
        <w:r w:rsidDel="00B2191D">
          <w:delText xml:space="preserve">with </w:delText>
        </w:r>
      </w:del>
      <w:r>
        <w:t>the</w:t>
      </w:r>
      <w:r>
        <w:rPr>
          <w:spacing w:val="-15"/>
        </w:rPr>
        <w:t xml:space="preserve"> </w:t>
      </w:r>
      <w:r>
        <w:t>increasing</w:t>
      </w:r>
      <w:r>
        <w:rPr>
          <w:spacing w:val="-15"/>
        </w:rPr>
        <w:t xml:space="preserve"> </w:t>
      </w:r>
      <w:r>
        <w:t>pleasure</w:t>
      </w:r>
      <w:r>
        <w:rPr>
          <w:spacing w:val="-15"/>
        </w:rPr>
        <w:t xml:space="preserve"> </w:t>
      </w:r>
      <w:r>
        <w:t>of</w:t>
      </w:r>
      <w:r>
        <w:rPr>
          <w:spacing w:val="-15"/>
        </w:rPr>
        <w:t xml:space="preserve"> </w:t>
      </w:r>
      <w:r>
        <w:t>the</w:t>
      </w:r>
      <w:r>
        <w:rPr>
          <w:spacing w:val="-15"/>
        </w:rPr>
        <w:t xml:space="preserve"> </w:t>
      </w:r>
      <w:r>
        <w:t>learning</w:t>
      </w:r>
      <w:r>
        <w:rPr>
          <w:spacing w:val="-15"/>
        </w:rPr>
        <w:t xml:space="preserve"> </w:t>
      </w:r>
      <w:r>
        <w:t>process</w:t>
      </w:r>
      <w:r>
        <w:rPr>
          <w:spacing w:val="-15"/>
        </w:rPr>
        <w:t xml:space="preserve"> </w:t>
      </w:r>
      <w:r>
        <w:t>will</w:t>
      </w:r>
      <w:r>
        <w:rPr>
          <w:spacing w:val="-15"/>
        </w:rPr>
        <w:t xml:space="preserve"> </w:t>
      </w:r>
      <w:r>
        <w:t>make</w:t>
      </w:r>
      <w:r>
        <w:rPr>
          <w:spacing w:val="-15"/>
        </w:rPr>
        <w:t xml:space="preserve"> </w:t>
      </w:r>
      <w:r>
        <w:t>it</w:t>
      </w:r>
      <w:r>
        <w:rPr>
          <w:spacing w:val="-14"/>
        </w:rPr>
        <w:t xml:space="preserve"> </w:t>
      </w:r>
      <w:r>
        <w:t>easier</w:t>
      </w:r>
      <w:r>
        <w:rPr>
          <w:spacing w:val="-15"/>
        </w:rPr>
        <w:t xml:space="preserve"> </w:t>
      </w:r>
      <w:r>
        <w:t>for</w:t>
      </w:r>
      <w:r>
        <w:rPr>
          <w:spacing w:val="-15"/>
        </w:rPr>
        <w:t xml:space="preserve"> </w:t>
      </w:r>
      <w:r>
        <w:t>students</w:t>
      </w:r>
      <w:r>
        <w:rPr>
          <w:spacing w:val="-14"/>
        </w:rPr>
        <w:t xml:space="preserve"> </w:t>
      </w:r>
      <w:r>
        <w:t>to</w:t>
      </w:r>
      <w:r>
        <w:rPr>
          <w:spacing w:val="-15"/>
        </w:rPr>
        <w:t xml:space="preserve"> </w:t>
      </w:r>
      <w:r>
        <w:t>understand the</w:t>
      </w:r>
      <w:r>
        <w:rPr>
          <w:spacing w:val="-2"/>
        </w:rPr>
        <w:t xml:space="preserve"> </w:t>
      </w:r>
      <w:r>
        <w:t>lesson,</w:t>
      </w:r>
      <w:r>
        <w:rPr>
          <w:spacing w:val="-1"/>
        </w:rPr>
        <w:t xml:space="preserve"> </w:t>
      </w:r>
      <w:r>
        <w:t>especially</w:t>
      </w:r>
      <w:r>
        <w:rPr>
          <w:spacing w:val="-1"/>
        </w:rPr>
        <w:t xml:space="preserve"> </w:t>
      </w:r>
      <w:r>
        <w:t>for English</w:t>
      </w:r>
      <w:r>
        <w:rPr>
          <w:spacing w:val="-1"/>
        </w:rPr>
        <w:t xml:space="preserve"> </w:t>
      </w:r>
      <w:r>
        <w:t>vocabulary.</w:t>
      </w:r>
      <w:r>
        <w:rPr>
          <w:spacing w:val="-1"/>
        </w:rPr>
        <w:t xml:space="preserve"> </w:t>
      </w:r>
      <w:r>
        <w:t>On</w:t>
      </w:r>
      <w:r>
        <w:rPr>
          <w:spacing w:val="-2"/>
        </w:rPr>
        <w:t xml:space="preserve"> </w:t>
      </w:r>
      <w:r>
        <w:t>the</w:t>
      </w:r>
      <w:r>
        <w:rPr>
          <w:spacing w:val="-2"/>
        </w:rPr>
        <w:t xml:space="preserve"> </w:t>
      </w:r>
      <w:r>
        <w:t>other</w:t>
      </w:r>
      <w:r>
        <w:rPr>
          <w:spacing w:val="-3"/>
        </w:rPr>
        <w:t xml:space="preserve"> </w:t>
      </w:r>
      <w:r>
        <w:t>hand,</w:t>
      </w:r>
      <w:r>
        <w:rPr>
          <w:spacing w:val="-1"/>
        </w:rPr>
        <w:t xml:space="preserve"> </w:t>
      </w:r>
      <w:r>
        <w:t>YouTube videos</w:t>
      </w:r>
      <w:r>
        <w:rPr>
          <w:spacing w:val="-1"/>
        </w:rPr>
        <w:t xml:space="preserve"> </w:t>
      </w:r>
      <w:r>
        <w:t>are</w:t>
      </w:r>
      <w:r>
        <w:rPr>
          <w:spacing w:val="-3"/>
        </w:rPr>
        <w:t xml:space="preserve"> </w:t>
      </w:r>
      <w:r>
        <w:t>one way to make students more interested in learning vocabulary.</w:t>
      </w:r>
    </w:p>
    <w:p w14:paraId="26AD4A41" w14:textId="77777777" w:rsidR="0098029C" w:rsidRDefault="00341337">
      <w:pPr>
        <w:pStyle w:val="Heading1"/>
        <w:numPr>
          <w:ilvl w:val="0"/>
          <w:numId w:val="1"/>
        </w:numPr>
        <w:tabs>
          <w:tab w:val="left" w:pos="1081"/>
        </w:tabs>
        <w:spacing w:before="160"/>
      </w:pPr>
      <w:r>
        <w:rPr>
          <w:spacing w:val="-2"/>
        </w:rPr>
        <w:t>Method</w:t>
      </w:r>
    </w:p>
    <w:p w14:paraId="610659FB" w14:textId="2B77F9DD" w:rsidR="0098029C" w:rsidRDefault="00341337">
      <w:pPr>
        <w:pStyle w:val="BodyText"/>
        <w:spacing w:before="202" w:line="276" w:lineRule="auto"/>
        <w:ind w:left="721" w:right="422" w:firstLine="720"/>
      </w:pPr>
      <w:r>
        <w:t xml:space="preserve">In this research, the approach used is quantitative, with the method used </w:t>
      </w:r>
      <w:del w:id="203" w:author="Asus" w:date="2025-05-11T10:41:00Z" w16du:dateUtc="2025-05-11T03:41:00Z">
        <w:r w:rsidDel="00B2191D">
          <w:delText xml:space="preserve">is </w:delText>
        </w:r>
      </w:del>
      <w:ins w:id="204" w:author="Asus" w:date="2025-05-11T10:41:00Z" w16du:dateUtc="2025-05-11T03:41:00Z">
        <w:r w:rsidR="00B2191D">
          <w:t>being</w:t>
        </w:r>
        <w:r w:rsidR="00B2191D">
          <w:t xml:space="preserve"> </w:t>
        </w:r>
      </w:ins>
      <w:r>
        <w:t>an experimental</w:t>
      </w:r>
      <w:r>
        <w:rPr>
          <w:spacing w:val="-2"/>
        </w:rPr>
        <w:t xml:space="preserve"> </w:t>
      </w:r>
      <w:r>
        <w:t>method. Particularly</w:t>
      </w:r>
      <w:r>
        <w:rPr>
          <w:spacing w:val="-2"/>
        </w:rPr>
        <w:t xml:space="preserve"> </w:t>
      </w:r>
      <w:r>
        <w:t>quasi-experimental</w:t>
      </w:r>
      <w:r>
        <w:rPr>
          <w:spacing w:val="-2"/>
        </w:rPr>
        <w:t xml:space="preserve"> </w:t>
      </w:r>
      <w:r>
        <w:t>design.</w:t>
      </w:r>
      <w:r>
        <w:rPr>
          <w:spacing w:val="-2"/>
        </w:rPr>
        <w:t xml:space="preserve"> </w:t>
      </w:r>
      <w:r>
        <w:rPr>
          <w:color w:val="2C2C2D"/>
        </w:rPr>
        <w:t>The</w:t>
      </w:r>
      <w:r>
        <w:rPr>
          <w:color w:val="2C2C2D"/>
          <w:spacing w:val="-1"/>
        </w:rPr>
        <w:t xml:space="preserve"> </w:t>
      </w:r>
      <w:r>
        <w:rPr>
          <w:color w:val="2C2C2D"/>
        </w:rPr>
        <w:t>researcher</w:t>
      </w:r>
      <w:r>
        <w:rPr>
          <w:color w:val="2C2C2D"/>
          <w:spacing w:val="-2"/>
        </w:rPr>
        <w:t xml:space="preserve"> </w:t>
      </w:r>
      <w:r>
        <w:rPr>
          <w:color w:val="2C2C2D"/>
        </w:rPr>
        <w:t xml:space="preserve">used a </w:t>
      </w:r>
      <w:del w:id="205" w:author="Asus" w:date="2025-05-11T10:41:00Z" w16du:dateUtc="2025-05-11T03:41:00Z">
        <w:r w:rsidDel="00B2191D">
          <w:rPr>
            <w:i/>
            <w:color w:val="2C2C2D"/>
          </w:rPr>
          <w:delText>Non- equivalent</w:delText>
        </w:r>
      </w:del>
      <w:ins w:id="206" w:author="Asus" w:date="2025-05-11T10:41:00Z" w16du:dateUtc="2025-05-11T03:41:00Z">
        <w:r w:rsidR="00B2191D">
          <w:rPr>
            <w:i/>
            <w:color w:val="2C2C2D"/>
          </w:rPr>
          <w:t>non-equivalent</w:t>
        </w:r>
      </w:ins>
      <w:r>
        <w:rPr>
          <w:i/>
          <w:color w:val="2C2C2D"/>
        </w:rPr>
        <w:t xml:space="preserve"> control group design</w:t>
      </w:r>
      <w:r>
        <w:rPr>
          <w:color w:val="2C2C2D"/>
        </w:rPr>
        <w:t>. This research involves two classes, namely the experimental</w:t>
      </w:r>
      <w:r>
        <w:rPr>
          <w:color w:val="2C2C2D"/>
          <w:spacing w:val="22"/>
        </w:rPr>
        <w:t xml:space="preserve"> </w:t>
      </w:r>
      <w:r>
        <w:rPr>
          <w:color w:val="2C2C2D"/>
        </w:rPr>
        <w:t>class</w:t>
      </w:r>
      <w:r>
        <w:rPr>
          <w:color w:val="2C2C2D"/>
          <w:spacing w:val="22"/>
        </w:rPr>
        <w:t xml:space="preserve"> </w:t>
      </w:r>
      <w:r>
        <w:rPr>
          <w:color w:val="2C2C2D"/>
        </w:rPr>
        <w:t>and</w:t>
      </w:r>
      <w:r>
        <w:rPr>
          <w:color w:val="2C2C2D"/>
          <w:spacing w:val="22"/>
        </w:rPr>
        <w:t xml:space="preserve"> </w:t>
      </w:r>
      <w:r>
        <w:rPr>
          <w:color w:val="2C2C2D"/>
        </w:rPr>
        <w:t>the</w:t>
      </w:r>
      <w:r>
        <w:rPr>
          <w:color w:val="2C2C2D"/>
          <w:spacing w:val="23"/>
        </w:rPr>
        <w:t xml:space="preserve"> </w:t>
      </w:r>
      <w:r>
        <w:rPr>
          <w:color w:val="2C2C2D"/>
        </w:rPr>
        <w:t>control</w:t>
      </w:r>
      <w:r>
        <w:rPr>
          <w:color w:val="2C2C2D"/>
          <w:spacing w:val="23"/>
        </w:rPr>
        <w:t xml:space="preserve"> </w:t>
      </w:r>
      <w:r>
        <w:rPr>
          <w:color w:val="2C2C2D"/>
        </w:rPr>
        <w:t>class.</w:t>
      </w:r>
      <w:r>
        <w:rPr>
          <w:color w:val="2C2C2D"/>
          <w:spacing w:val="25"/>
        </w:rPr>
        <w:t xml:space="preserve"> </w:t>
      </w:r>
      <w:r>
        <w:rPr>
          <w:color w:val="2C2C2D"/>
        </w:rPr>
        <w:t>Both</w:t>
      </w:r>
      <w:r>
        <w:rPr>
          <w:color w:val="2C2C2D"/>
          <w:spacing w:val="23"/>
        </w:rPr>
        <w:t xml:space="preserve"> </w:t>
      </w:r>
      <w:del w:id="207" w:author="Asus" w:date="2025-05-11T10:41:00Z" w16du:dateUtc="2025-05-11T03:41:00Z">
        <w:r w:rsidDel="00B2191D">
          <w:rPr>
            <w:color w:val="2C2C2D"/>
          </w:rPr>
          <w:delText>of</w:delText>
        </w:r>
        <w:r w:rsidDel="00B2191D">
          <w:rPr>
            <w:color w:val="2C2C2D"/>
            <w:spacing w:val="20"/>
          </w:rPr>
          <w:delText xml:space="preserve"> </w:delText>
        </w:r>
      </w:del>
      <w:r>
        <w:rPr>
          <w:color w:val="2C2C2D"/>
        </w:rPr>
        <w:t>groups</w:t>
      </w:r>
      <w:r>
        <w:rPr>
          <w:color w:val="2C2C2D"/>
          <w:spacing w:val="23"/>
        </w:rPr>
        <w:t xml:space="preserve"> </w:t>
      </w:r>
      <w:r>
        <w:rPr>
          <w:color w:val="2C2C2D"/>
        </w:rPr>
        <w:t>are</w:t>
      </w:r>
      <w:r>
        <w:rPr>
          <w:color w:val="2C2C2D"/>
          <w:spacing w:val="21"/>
        </w:rPr>
        <w:t xml:space="preserve"> </w:t>
      </w:r>
      <w:r>
        <w:rPr>
          <w:color w:val="2C2C2D"/>
        </w:rPr>
        <w:t>given</w:t>
      </w:r>
      <w:r>
        <w:rPr>
          <w:color w:val="2C2C2D"/>
          <w:spacing w:val="23"/>
        </w:rPr>
        <w:t xml:space="preserve"> </w:t>
      </w:r>
      <w:r>
        <w:rPr>
          <w:color w:val="2C2C2D"/>
        </w:rPr>
        <w:t>one</w:t>
      </w:r>
      <w:r>
        <w:rPr>
          <w:color w:val="2C2C2D"/>
          <w:spacing w:val="21"/>
        </w:rPr>
        <w:t xml:space="preserve"> </w:t>
      </w:r>
      <w:r>
        <w:rPr>
          <w:color w:val="2C2C2D"/>
        </w:rPr>
        <w:t>pre-test</w:t>
      </w:r>
      <w:r>
        <w:rPr>
          <w:color w:val="2C2C2D"/>
          <w:spacing w:val="23"/>
        </w:rPr>
        <w:t xml:space="preserve"> </w:t>
      </w:r>
      <w:r>
        <w:rPr>
          <w:color w:val="2C2C2D"/>
        </w:rPr>
        <w:t>and</w:t>
      </w:r>
      <w:r>
        <w:rPr>
          <w:color w:val="2C2C2D"/>
          <w:spacing w:val="23"/>
        </w:rPr>
        <w:t xml:space="preserve"> </w:t>
      </w:r>
      <w:r>
        <w:rPr>
          <w:color w:val="2C2C2D"/>
          <w:spacing w:val="-5"/>
        </w:rPr>
        <w:t>one</w:t>
      </w:r>
    </w:p>
    <w:p w14:paraId="4BB6DF21" w14:textId="77777777" w:rsidR="0098029C" w:rsidRDefault="0098029C">
      <w:pPr>
        <w:pStyle w:val="BodyText"/>
        <w:spacing w:line="276" w:lineRule="auto"/>
        <w:sectPr w:rsidR="0098029C">
          <w:pgSz w:w="11910" w:h="16840"/>
          <w:pgMar w:top="1040" w:right="708" w:bottom="280" w:left="1417" w:header="720" w:footer="720" w:gutter="0"/>
          <w:cols w:space="720"/>
        </w:sectPr>
      </w:pPr>
    </w:p>
    <w:p w14:paraId="419AD2E0" w14:textId="2B163A80" w:rsidR="0098029C" w:rsidRDefault="00341337">
      <w:pPr>
        <w:pStyle w:val="BodyText"/>
        <w:spacing w:before="73" w:line="276" w:lineRule="auto"/>
        <w:ind w:left="721" w:right="423"/>
      </w:pPr>
      <w:r>
        <w:rPr>
          <w:color w:val="2C2C2D"/>
        </w:rPr>
        <w:lastRenderedPageBreak/>
        <w:t>post-test to know the differences between the two groups. The differences between them were</w:t>
      </w:r>
      <w:r>
        <w:rPr>
          <w:color w:val="2C2C2D"/>
          <w:spacing w:val="-15"/>
        </w:rPr>
        <w:t xml:space="preserve"> </w:t>
      </w:r>
      <w:r>
        <w:rPr>
          <w:color w:val="2C2C2D"/>
        </w:rPr>
        <w:t>only</w:t>
      </w:r>
      <w:r>
        <w:rPr>
          <w:color w:val="2C2C2D"/>
          <w:spacing w:val="-13"/>
        </w:rPr>
        <w:t xml:space="preserve"> </w:t>
      </w:r>
      <w:r>
        <w:rPr>
          <w:color w:val="2C2C2D"/>
        </w:rPr>
        <w:t>in</w:t>
      </w:r>
      <w:r>
        <w:rPr>
          <w:color w:val="2C2C2D"/>
          <w:spacing w:val="-13"/>
        </w:rPr>
        <w:t xml:space="preserve"> </w:t>
      </w:r>
      <w:r>
        <w:rPr>
          <w:color w:val="2C2C2D"/>
        </w:rPr>
        <w:t>treatment.</w:t>
      </w:r>
      <w:r>
        <w:rPr>
          <w:color w:val="2C2C2D"/>
          <w:spacing w:val="-13"/>
        </w:rPr>
        <w:t xml:space="preserve"> </w:t>
      </w:r>
      <w:r>
        <w:rPr>
          <w:color w:val="2C2C2D"/>
        </w:rPr>
        <w:t>The</w:t>
      </w:r>
      <w:r>
        <w:rPr>
          <w:color w:val="2C2C2D"/>
          <w:spacing w:val="-13"/>
        </w:rPr>
        <w:t xml:space="preserve"> </w:t>
      </w:r>
      <w:r>
        <w:rPr>
          <w:color w:val="2C2C2D"/>
        </w:rPr>
        <w:t>Experiment</w:t>
      </w:r>
      <w:r>
        <w:rPr>
          <w:color w:val="2C2C2D"/>
          <w:spacing w:val="-13"/>
        </w:rPr>
        <w:t xml:space="preserve"> </w:t>
      </w:r>
      <w:r>
        <w:rPr>
          <w:color w:val="2C2C2D"/>
        </w:rPr>
        <w:t>class</w:t>
      </w:r>
      <w:r>
        <w:rPr>
          <w:color w:val="2C2C2D"/>
          <w:spacing w:val="-13"/>
        </w:rPr>
        <w:t xml:space="preserve"> </w:t>
      </w:r>
      <w:r>
        <w:rPr>
          <w:color w:val="2C2C2D"/>
        </w:rPr>
        <w:t>was</w:t>
      </w:r>
      <w:r>
        <w:rPr>
          <w:color w:val="2C2C2D"/>
          <w:spacing w:val="-10"/>
        </w:rPr>
        <w:t xml:space="preserve"> </w:t>
      </w:r>
      <w:r>
        <w:rPr>
          <w:color w:val="2C2C2D"/>
        </w:rPr>
        <w:t>a</w:t>
      </w:r>
      <w:r>
        <w:rPr>
          <w:color w:val="2C2C2D"/>
          <w:spacing w:val="-14"/>
        </w:rPr>
        <w:t xml:space="preserve"> </w:t>
      </w:r>
      <w:r>
        <w:rPr>
          <w:color w:val="2C2C2D"/>
        </w:rPr>
        <w:t>class</w:t>
      </w:r>
      <w:r>
        <w:rPr>
          <w:color w:val="2C2C2D"/>
          <w:spacing w:val="-13"/>
        </w:rPr>
        <w:t xml:space="preserve"> </w:t>
      </w:r>
      <w:r>
        <w:rPr>
          <w:color w:val="2C2C2D"/>
        </w:rPr>
        <w:t>that</w:t>
      </w:r>
      <w:r>
        <w:rPr>
          <w:color w:val="2C2C2D"/>
          <w:spacing w:val="-13"/>
        </w:rPr>
        <w:t xml:space="preserve"> </w:t>
      </w:r>
      <w:r>
        <w:rPr>
          <w:color w:val="2C2C2D"/>
        </w:rPr>
        <w:t>was</w:t>
      </w:r>
      <w:r>
        <w:rPr>
          <w:color w:val="2C2C2D"/>
          <w:spacing w:val="-13"/>
        </w:rPr>
        <w:t xml:space="preserve"> </w:t>
      </w:r>
      <w:r>
        <w:rPr>
          <w:color w:val="2C2C2D"/>
        </w:rPr>
        <w:t>given</w:t>
      </w:r>
      <w:r>
        <w:rPr>
          <w:color w:val="2C2C2D"/>
          <w:spacing w:val="-14"/>
        </w:rPr>
        <w:t xml:space="preserve"> </w:t>
      </w:r>
      <w:r>
        <w:rPr>
          <w:color w:val="2C2C2D"/>
        </w:rPr>
        <w:t>treatment</w:t>
      </w:r>
      <w:r>
        <w:rPr>
          <w:color w:val="2C2C2D"/>
          <w:spacing w:val="-13"/>
        </w:rPr>
        <w:t xml:space="preserve"> </w:t>
      </w:r>
      <w:r>
        <w:rPr>
          <w:color w:val="2C2C2D"/>
        </w:rPr>
        <w:t>by</w:t>
      </w:r>
      <w:r>
        <w:rPr>
          <w:color w:val="2C2C2D"/>
          <w:spacing w:val="-13"/>
        </w:rPr>
        <w:t xml:space="preserve"> </w:t>
      </w:r>
      <w:r>
        <w:rPr>
          <w:color w:val="2C2C2D"/>
        </w:rPr>
        <w:t xml:space="preserve">using </w:t>
      </w:r>
      <w:ins w:id="208" w:author="Asus" w:date="2025-05-11T10:41:00Z" w16du:dateUtc="2025-05-11T03:41:00Z">
        <w:r w:rsidR="00B2191D">
          <w:rPr>
            <w:color w:val="2C2C2D"/>
          </w:rPr>
          <w:t xml:space="preserve">a </w:t>
        </w:r>
      </w:ins>
      <w:r>
        <w:rPr>
          <w:color w:val="2C2C2D"/>
        </w:rPr>
        <w:t>YouTube Video</w:t>
      </w:r>
      <w:ins w:id="209" w:author="Asus" w:date="2025-05-11T10:41:00Z" w16du:dateUtc="2025-05-11T03:41:00Z">
        <w:r w:rsidR="00B2191D">
          <w:rPr>
            <w:color w:val="2C2C2D"/>
          </w:rPr>
          <w:t>,</w:t>
        </w:r>
      </w:ins>
      <w:r>
        <w:rPr>
          <w:color w:val="2C2C2D"/>
        </w:rPr>
        <w:t xml:space="preserve"> and the control class was a class that was given treatment but without using </w:t>
      </w:r>
      <w:ins w:id="210" w:author="Asus" w:date="2025-05-11T10:42:00Z" w16du:dateUtc="2025-05-11T03:42:00Z">
        <w:r w:rsidR="00B2191D">
          <w:rPr>
            <w:color w:val="2C2C2D"/>
          </w:rPr>
          <w:t xml:space="preserve">a </w:t>
        </w:r>
      </w:ins>
      <w:r>
        <w:rPr>
          <w:color w:val="2C2C2D"/>
        </w:rPr>
        <w:t>YouTube Video.</w:t>
      </w:r>
    </w:p>
    <w:p w14:paraId="6B98A5B4" w14:textId="22333B5C" w:rsidR="0098029C" w:rsidRDefault="00341337">
      <w:pPr>
        <w:pStyle w:val="BodyText"/>
        <w:spacing w:before="162" w:line="276" w:lineRule="auto"/>
        <w:ind w:left="721" w:right="420" w:firstLine="720"/>
      </w:pPr>
      <w:r>
        <w:t xml:space="preserve">The research was conducted </w:t>
      </w:r>
      <w:del w:id="211" w:author="Asus" w:date="2025-05-11T10:42:00Z" w16du:dateUtc="2025-05-11T03:42:00Z">
        <w:r w:rsidDel="00B2191D">
          <w:delText xml:space="preserve">on </w:delText>
        </w:r>
      </w:del>
      <w:ins w:id="212" w:author="Asus" w:date="2025-05-11T10:42:00Z" w16du:dateUtc="2025-05-11T03:42:00Z">
        <w:r w:rsidR="00B2191D">
          <w:t>from</w:t>
        </w:r>
        <w:r w:rsidR="00B2191D">
          <w:t xml:space="preserve"> </w:t>
        </w:r>
      </w:ins>
      <w:r>
        <w:t xml:space="preserve">20 July </w:t>
      </w:r>
      <w:del w:id="213" w:author="Asus" w:date="2025-05-11T10:41:00Z" w16du:dateUtc="2025-05-11T03:41:00Z">
        <w:r w:rsidDel="00B2191D">
          <w:delText xml:space="preserve">until </w:delText>
        </w:r>
      </w:del>
      <w:ins w:id="214" w:author="Asus" w:date="2025-05-11T10:41:00Z" w16du:dateUtc="2025-05-11T03:41:00Z">
        <w:r w:rsidR="00B2191D">
          <w:t>to</w:t>
        </w:r>
        <w:r w:rsidR="00B2191D">
          <w:t xml:space="preserve"> </w:t>
        </w:r>
      </w:ins>
      <w:r>
        <w:t>24 August 2023</w:t>
      </w:r>
      <w:ins w:id="215" w:author="Asus" w:date="2025-05-11T10:42:00Z" w16du:dateUtc="2025-05-11T03:42:00Z">
        <w:r w:rsidR="00B2191D">
          <w:t>,</w:t>
        </w:r>
      </w:ins>
      <w:r>
        <w:t xml:space="preserve"> and it took place at SMPN 8 Muaro Jambi. Researchers held 10 meetings each in the experimental class and the control class. The number of meetings was obtained by holding one meeting to give a pre-test in each class, eight meetings to implement the use of YouTube videos in experimental classes, and teaching using methods commonly used by English teachers in control</w:t>
      </w:r>
      <w:r>
        <w:rPr>
          <w:spacing w:val="-15"/>
        </w:rPr>
        <w:t xml:space="preserve"> </w:t>
      </w:r>
      <w:r>
        <w:t>classes.</w:t>
      </w:r>
      <w:r>
        <w:rPr>
          <w:spacing w:val="-15"/>
        </w:rPr>
        <w:t xml:space="preserve"> </w:t>
      </w:r>
      <w:r>
        <w:t>One</w:t>
      </w:r>
      <w:r>
        <w:rPr>
          <w:spacing w:val="-15"/>
        </w:rPr>
        <w:t xml:space="preserve"> </w:t>
      </w:r>
      <w:r>
        <w:t>meeting</w:t>
      </w:r>
      <w:r>
        <w:rPr>
          <w:spacing w:val="-15"/>
        </w:rPr>
        <w:t xml:space="preserve"> </w:t>
      </w:r>
      <w:r>
        <w:t>is</w:t>
      </w:r>
      <w:r>
        <w:rPr>
          <w:spacing w:val="-15"/>
        </w:rPr>
        <w:t xml:space="preserve"> </w:t>
      </w:r>
      <w:r>
        <w:t>to</w:t>
      </w:r>
      <w:r>
        <w:rPr>
          <w:spacing w:val="-15"/>
        </w:rPr>
        <w:t xml:space="preserve"> </w:t>
      </w:r>
      <w:r>
        <w:t>give</w:t>
      </w:r>
      <w:r>
        <w:rPr>
          <w:spacing w:val="-15"/>
        </w:rPr>
        <w:t xml:space="preserve"> </w:t>
      </w:r>
      <w:r>
        <w:t>a</w:t>
      </w:r>
      <w:r>
        <w:rPr>
          <w:spacing w:val="-15"/>
        </w:rPr>
        <w:t xml:space="preserve"> </w:t>
      </w:r>
      <w:r>
        <w:t>post-test</w:t>
      </w:r>
      <w:r>
        <w:rPr>
          <w:spacing w:val="-15"/>
        </w:rPr>
        <w:t xml:space="preserve"> </w:t>
      </w:r>
      <w:r>
        <w:t>to</w:t>
      </w:r>
      <w:r>
        <w:rPr>
          <w:spacing w:val="-15"/>
        </w:rPr>
        <w:t xml:space="preserve"> </w:t>
      </w:r>
      <w:r>
        <w:t>find</w:t>
      </w:r>
      <w:r>
        <w:rPr>
          <w:spacing w:val="-15"/>
        </w:rPr>
        <w:t xml:space="preserve"> </w:t>
      </w:r>
      <w:r>
        <w:t>out</w:t>
      </w:r>
      <w:r>
        <w:rPr>
          <w:spacing w:val="-15"/>
        </w:rPr>
        <w:t xml:space="preserve"> </w:t>
      </w:r>
      <w:r>
        <w:t>the</w:t>
      </w:r>
      <w:r>
        <w:rPr>
          <w:spacing w:val="-15"/>
        </w:rPr>
        <w:t xml:space="preserve"> </w:t>
      </w:r>
      <w:r>
        <w:t>final</w:t>
      </w:r>
      <w:r>
        <w:rPr>
          <w:spacing w:val="-15"/>
        </w:rPr>
        <w:t xml:space="preserve"> </w:t>
      </w:r>
      <w:r>
        <w:t>results</w:t>
      </w:r>
      <w:r>
        <w:rPr>
          <w:spacing w:val="-15"/>
        </w:rPr>
        <w:t xml:space="preserve"> </w:t>
      </w:r>
      <w:r>
        <w:t>of</w:t>
      </w:r>
      <w:r>
        <w:rPr>
          <w:spacing w:val="-15"/>
        </w:rPr>
        <w:t xml:space="preserve"> </w:t>
      </w:r>
      <w:r>
        <w:t>the</w:t>
      </w:r>
      <w:r>
        <w:rPr>
          <w:spacing w:val="-15"/>
        </w:rPr>
        <w:t xml:space="preserve"> </w:t>
      </w:r>
      <w:r>
        <w:t>research. At each meeting, researchers use one hour of lessons to provide treatment, one hour of lessons lasting 45 minutes, which is indeed a requirement of the school.</w:t>
      </w:r>
    </w:p>
    <w:p w14:paraId="5A19CB6C" w14:textId="798D729E" w:rsidR="0098029C" w:rsidRDefault="00341337">
      <w:pPr>
        <w:pStyle w:val="BodyText"/>
        <w:spacing w:before="161" w:line="276" w:lineRule="auto"/>
        <w:ind w:left="721" w:right="422" w:firstLine="720"/>
      </w:pPr>
      <w:r>
        <w:t>In</w:t>
      </w:r>
      <w:r>
        <w:rPr>
          <w:spacing w:val="-1"/>
        </w:rPr>
        <w:t xml:space="preserve"> </w:t>
      </w:r>
      <w:r>
        <w:t>this</w:t>
      </w:r>
      <w:r>
        <w:rPr>
          <w:spacing w:val="-1"/>
        </w:rPr>
        <w:t xml:space="preserve"> </w:t>
      </w:r>
      <w:r>
        <w:t>research,</w:t>
      </w:r>
      <w:r>
        <w:rPr>
          <w:spacing w:val="-1"/>
        </w:rPr>
        <w:t xml:space="preserve"> </w:t>
      </w:r>
      <w:r>
        <w:t>the</w:t>
      </w:r>
      <w:r>
        <w:rPr>
          <w:spacing w:val="-2"/>
        </w:rPr>
        <w:t xml:space="preserve"> </w:t>
      </w:r>
      <w:r>
        <w:t>technique</w:t>
      </w:r>
      <w:r>
        <w:rPr>
          <w:spacing w:val="-2"/>
        </w:rPr>
        <w:t xml:space="preserve"> </w:t>
      </w:r>
      <w:ins w:id="216" w:author="Asus" w:date="2025-05-11T10:41:00Z" w16du:dateUtc="2025-05-11T03:41:00Z">
        <w:r w:rsidR="00B2191D">
          <w:rPr>
            <w:spacing w:val="-2"/>
          </w:rPr>
          <w:t xml:space="preserve">of </w:t>
        </w:r>
      </w:ins>
      <w:r>
        <w:t>sampling</w:t>
      </w:r>
      <w:r>
        <w:rPr>
          <w:spacing w:val="-1"/>
        </w:rPr>
        <w:t xml:space="preserve"> </w:t>
      </w:r>
      <w:r>
        <w:t>was</w:t>
      </w:r>
      <w:r>
        <w:rPr>
          <w:spacing w:val="-1"/>
        </w:rPr>
        <w:t xml:space="preserve"> </w:t>
      </w:r>
      <w:del w:id="217" w:author="Asus" w:date="2025-05-11T10:42:00Z" w16du:dateUtc="2025-05-11T03:42:00Z">
        <w:r w:rsidDel="00B2191D">
          <w:delText>used</w:delText>
        </w:r>
        <w:r w:rsidDel="00B2191D">
          <w:rPr>
            <w:spacing w:val="-1"/>
          </w:rPr>
          <w:delText xml:space="preserve"> </w:delText>
        </w:r>
      </w:del>
      <w:r>
        <w:t>non-probability</w:t>
      </w:r>
      <w:r>
        <w:rPr>
          <w:spacing w:val="-1"/>
        </w:rPr>
        <w:t xml:space="preserve"> </w:t>
      </w:r>
      <w:r>
        <w:t>sampling</w:t>
      </w:r>
      <w:r>
        <w:rPr>
          <w:spacing w:val="-1"/>
        </w:rPr>
        <w:t xml:space="preserve"> </w:t>
      </w:r>
      <w:r>
        <w:t>with</w:t>
      </w:r>
      <w:r>
        <w:rPr>
          <w:spacing w:val="-1"/>
        </w:rPr>
        <w:t xml:space="preserve"> </w:t>
      </w:r>
      <w:r>
        <w:t xml:space="preserve">a purposive sampling technique. Sugiyono (2016) stated that “Purposive sampling is a technique </w:t>
      </w:r>
      <w:del w:id="218" w:author="Asus" w:date="2025-05-11T10:42:00Z" w16du:dateUtc="2025-05-11T03:42:00Z">
        <w:r w:rsidDel="00B2191D">
          <w:delText>was that</w:delText>
        </w:r>
      </w:del>
      <w:ins w:id="219" w:author="Asus" w:date="2025-05-11T10:42:00Z" w16du:dateUtc="2025-05-11T03:42:00Z">
        <w:r w:rsidR="00B2191D">
          <w:t>in which</w:t>
        </w:r>
      </w:ins>
      <w:r>
        <w:t xml:space="preserve"> not all samples have criteria that match the phenomenon under research”. The sample of this research </w:t>
      </w:r>
      <w:del w:id="220" w:author="Asus" w:date="2025-05-11T10:42:00Z" w16du:dateUtc="2025-05-11T03:42:00Z">
        <w:r w:rsidDel="00B2191D">
          <w:delText xml:space="preserve">were </w:delText>
        </w:r>
      </w:del>
      <w:ins w:id="221" w:author="Asus" w:date="2025-05-11T10:42:00Z" w16du:dateUtc="2025-05-11T03:42:00Z">
        <w:r w:rsidR="00B2191D">
          <w:t>was</w:t>
        </w:r>
        <w:r w:rsidR="00B2191D">
          <w:t xml:space="preserve"> </w:t>
        </w:r>
      </w:ins>
      <w:r>
        <w:t>students in VIII D as the experimental class. The</w:t>
      </w:r>
      <w:r>
        <w:rPr>
          <w:spacing w:val="-15"/>
        </w:rPr>
        <w:t xml:space="preserve"> </w:t>
      </w:r>
      <w:r>
        <w:t>reason</w:t>
      </w:r>
      <w:r>
        <w:rPr>
          <w:spacing w:val="-14"/>
        </w:rPr>
        <w:t xml:space="preserve"> </w:t>
      </w:r>
      <w:r>
        <w:t>for</w:t>
      </w:r>
      <w:r>
        <w:rPr>
          <w:spacing w:val="-15"/>
        </w:rPr>
        <w:t xml:space="preserve"> </w:t>
      </w:r>
      <w:r>
        <w:t>choosing</w:t>
      </w:r>
      <w:r>
        <w:rPr>
          <w:spacing w:val="-14"/>
        </w:rPr>
        <w:t xml:space="preserve"> </w:t>
      </w:r>
      <w:r>
        <w:t>this</w:t>
      </w:r>
      <w:r>
        <w:rPr>
          <w:spacing w:val="-14"/>
        </w:rPr>
        <w:t xml:space="preserve"> </w:t>
      </w:r>
      <w:r>
        <w:t>class</w:t>
      </w:r>
      <w:r>
        <w:rPr>
          <w:spacing w:val="-14"/>
        </w:rPr>
        <w:t xml:space="preserve"> </w:t>
      </w:r>
      <w:r>
        <w:t>was</w:t>
      </w:r>
      <w:r>
        <w:rPr>
          <w:spacing w:val="-14"/>
        </w:rPr>
        <w:t xml:space="preserve"> </w:t>
      </w:r>
      <w:del w:id="222" w:author="Asus" w:date="2025-05-11T10:42:00Z" w16du:dateUtc="2025-05-11T03:42:00Z">
        <w:r w:rsidDel="00B2191D">
          <w:delText>because</w:delText>
        </w:r>
        <w:r w:rsidDel="00B2191D">
          <w:rPr>
            <w:spacing w:val="-15"/>
          </w:rPr>
          <w:delText xml:space="preserve"> </w:delText>
        </w:r>
      </w:del>
      <w:ins w:id="223" w:author="Asus" w:date="2025-05-11T10:42:00Z" w16du:dateUtc="2025-05-11T03:42:00Z">
        <w:r w:rsidR="00B2191D">
          <w:t>that</w:t>
        </w:r>
        <w:r w:rsidR="00B2191D">
          <w:rPr>
            <w:spacing w:val="-15"/>
          </w:rPr>
          <w:t xml:space="preserve"> </w:t>
        </w:r>
      </w:ins>
      <w:r>
        <w:t>class</w:t>
      </w:r>
      <w:r>
        <w:rPr>
          <w:spacing w:val="-14"/>
        </w:rPr>
        <w:t xml:space="preserve"> </w:t>
      </w:r>
      <w:r>
        <w:t>D</w:t>
      </w:r>
      <w:r>
        <w:rPr>
          <w:spacing w:val="-15"/>
        </w:rPr>
        <w:t xml:space="preserve"> </w:t>
      </w:r>
      <w:r>
        <w:t>was</w:t>
      </w:r>
      <w:r>
        <w:rPr>
          <w:spacing w:val="-14"/>
        </w:rPr>
        <w:t xml:space="preserve"> </w:t>
      </w:r>
      <w:r>
        <w:t>once</w:t>
      </w:r>
      <w:r>
        <w:rPr>
          <w:spacing w:val="-15"/>
        </w:rPr>
        <w:t xml:space="preserve"> </w:t>
      </w:r>
      <w:r>
        <w:t>suggested</w:t>
      </w:r>
      <w:r>
        <w:rPr>
          <w:spacing w:val="-15"/>
        </w:rPr>
        <w:t xml:space="preserve"> </w:t>
      </w:r>
      <w:r>
        <w:t>by</w:t>
      </w:r>
      <w:r>
        <w:rPr>
          <w:spacing w:val="-14"/>
        </w:rPr>
        <w:t xml:space="preserve"> </w:t>
      </w:r>
      <w:r>
        <w:t>their</w:t>
      </w:r>
      <w:r>
        <w:rPr>
          <w:spacing w:val="-15"/>
        </w:rPr>
        <w:t xml:space="preserve"> </w:t>
      </w:r>
      <w:r>
        <w:t>English Teacher to use YouTube videos to improve students’ vocabulary. Then, the researcher chose</w:t>
      </w:r>
      <w:r>
        <w:rPr>
          <w:spacing w:val="-9"/>
        </w:rPr>
        <w:t xml:space="preserve"> </w:t>
      </w:r>
      <w:r>
        <w:t>class</w:t>
      </w:r>
      <w:r>
        <w:rPr>
          <w:spacing w:val="-3"/>
        </w:rPr>
        <w:t xml:space="preserve"> </w:t>
      </w:r>
      <w:r>
        <w:t>C</w:t>
      </w:r>
      <w:r>
        <w:rPr>
          <w:spacing w:val="-6"/>
        </w:rPr>
        <w:t xml:space="preserve"> </w:t>
      </w:r>
      <w:r>
        <w:t>as</w:t>
      </w:r>
      <w:r>
        <w:rPr>
          <w:spacing w:val="-5"/>
        </w:rPr>
        <w:t xml:space="preserve"> </w:t>
      </w:r>
      <w:r>
        <w:t>a</w:t>
      </w:r>
      <w:r>
        <w:rPr>
          <w:spacing w:val="-4"/>
        </w:rPr>
        <w:t xml:space="preserve"> </w:t>
      </w:r>
      <w:r>
        <w:t>sample</w:t>
      </w:r>
      <w:r>
        <w:rPr>
          <w:spacing w:val="-5"/>
        </w:rPr>
        <w:t xml:space="preserve"> </w:t>
      </w:r>
      <w:r>
        <w:t>of</w:t>
      </w:r>
      <w:r>
        <w:rPr>
          <w:spacing w:val="-6"/>
        </w:rPr>
        <w:t xml:space="preserve"> </w:t>
      </w:r>
      <w:r>
        <w:t>the</w:t>
      </w:r>
      <w:r>
        <w:rPr>
          <w:spacing w:val="-4"/>
        </w:rPr>
        <w:t xml:space="preserve"> </w:t>
      </w:r>
      <w:r>
        <w:t>control</w:t>
      </w:r>
      <w:r>
        <w:rPr>
          <w:spacing w:val="-5"/>
        </w:rPr>
        <w:t xml:space="preserve"> </w:t>
      </w:r>
      <w:r>
        <w:t>class</w:t>
      </w:r>
      <w:r>
        <w:rPr>
          <w:spacing w:val="-5"/>
        </w:rPr>
        <w:t xml:space="preserve"> </w:t>
      </w:r>
      <w:r>
        <w:t>with</w:t>
      </w:r>
      <w:r>
        <w:rPr>
          <w:spacing w:val="-3"/>
        </w:rPr>
        <w:t xml:space="preserve"> </w:t>
      </w:r>
      <w:r>
        <w:t>the</w:t>
      </w:r>
      <w:r>
        <w:rPr>
          <w:spacing w:val="-6"/>
        </w:rPr>
        <w:t xml:space="preserve"> </w:t>
      </w:r>
      <w:r>
        <w:t>same</w:t>
      </w:r>
      <w:r>
        <w:rPr>
          <w:spacing w:val="-7"/>
        </w:rPr>
        <w:t xml:space="preserve"> </w:t>
      </w:r>
      <w:r>
        <w:t>number</w:t>
      </w:r>
      <w:r>
        <w:rPr>
          <w:spacing w:val="-6"/>
        </w:rPr>
        <w:t xml:space="preserve"> </w:t>
      </w:r>
      <w:r>
        <w:t>of</w:t>
      </w:r>
      <w:r>
        <w:rPr>
          <w:spacing w:val="-6"/>
        </w:rPr>
        <w:t xml:space="preserve"> </w:t>
      </w:r>
      <w:r>
        <w:t>students</w:t>
      </w:r>
      <w:r>
        <w:rPr>
          <w:spacing w:val="-6"/>
        </w:rPr>
        <w:t xml:space="preserve"> </w:t>
      </w:r>
      <w:r>
        <w:t>as</w:t>
      </w:r>
      <w:r>
        <w:rPr>
          <w:spacing w:val="-5"/>
        </w:rPr>
        <w:t xml:space="preserve"> </w:t>
      </w:r>
      <w:r>
        <w:t>class</w:t>
      </w:r>
      <w:r>
        <w:rPr>
          <w:spacing w:val="-5"/>
        </w:rPr>
        <w:t xml:space="preserve"> D.</w:t>
      </w:r>
    </w:p>
    <w:p w14:paraId="2A9DD0C4" w14:textId="7B9C7409" w:rsidR="0098029C" w:rsidRDefault="00341337">
      <w:pPr>
        <w:pStyle w:val="BodyText"/>
        <w:spacing w:before="159" w:line="276" w:lineRule="auto"/>
        <w:ind w:left="721" w:right="423" w:firstLine="720"/>
      </w:pPr>
      <w:r>
        <w:t>The</w:t>
      </w:r>
      <w:r>
        <w:rPr>
          <w:spacing w:val="-11"/>
        </w:rPr>
        <w:t xml:space="preserve"> </w:t>
      </w:r>
      <w:r>
        <w:t>researcher</w:t>
      </w:r>
      <w:r>
        <w:rPr>
          <w:spacing w:val="-9"/>
        </w:rPr>
        <w:t xml:space="preserve"> </w:t>
      </w:r>
      <w:r>
        <w:t>used</w:t>
      </w:r>
      <w:r>
        <w:rPr>
          <w:spacing w:val="-8"/>
        </w:rPr>
        <w:t xml:space="preserve"> </w:t>
      </w:r>
      <w:r>
        <w:t>a</w:t>
      </w:r>
      <w:r>
        <w:rPr>
          <w:spacing w:val="-10"/>
        </w:rPr>
        <w:t xml:space="preserve"> </w:t>
      </w:r>
      <w:r>
        <w:t>vocabulary</w:t>
      </w:r>
      <w:r>
        <w:rPr>
          <w:spacing w:val="-8"/>
        </w:rPr>
        <w:t xml:space="preserve"> </w:t>
      </w:r>
      <w:r>
        <w:t>test,</w:t>
      </w:r>
      <w:r>
        <w:rPr>
          <w:spacing w:val="-10"/>
        </w:rPr>
        <w:t xml:space="preserve"> </w:t>
      </w:r>
      <w:del w:id="224" w:author="Asus" w:date="2025-05-11T10:42:00Z" w16du:dateUtc="2025-05-11T03:42:00Z">
        <w:r w:rsidDel="00B2191D">
          <w:delText>those</w:delText>
        </w:r>
        <w:r w:rsidDel="00B2191D">
          <w:rPr>
            <w:spacing w:val="-10"/>
          </w:rPr>
          <w:delText xml:space="preserve"> </w:delText>
        </w:r>
      </w:del>
      <w:ins w:id="225" w:author="Asus" w:date="2025-05-11T10:42:00Z" w16du:dateUtc="2025-05-11T03:42:00Z">
        <w:r w:rsidR="00B2191D">
          <w:t>a</w:t>
        </w:r>
        <w:r w:rsidR="00B2191D">
          <w:rPr>
            <w:spacing w:val="-10"/>
          </w:rPr>
          <w:t xml:space="preserve"> </w:t>
        </w:r>
      </w:ins>
      <w:r>
        <w:t>pre-test</w:t>
      </w:r>
      <w:r>
        <w:rPr>
          <w:spacing w:val="-9"/>
        </w:rPr>
        <w:t xml:space="preserve"> </w:t>
      </w:r>
      <w:r>
        <w:t>and</w:t>
      </w:r>
      <w:r>
        <w:rPr>
          <w:spacing w:val="-10"/>
        </w:rPr>
        <w:t xml:space="preserve"> </w:t>
      </w:r>
      <w:r>
        <w:t>post-test</w:t>
      </w:r>
      <w:r>
        <w:rPr>
          <w:spacing w:val="-9"/>
        </w:rPr>
        <w:t xml:space="preserve"> </w:t>
      </w:r>
      <w:r>
        <w:t>that</w:t>
      </w:r>
      <w:r>
        <w:rPr>
          <w:spacing w:val="-7"/>
        </w:rPr>
        <w:t xml:space="preserve"> </w:t>
      </w:r>
      <w:del w:id="226" w:author="Asus" w:date="2025-05-11T10:42:00Z" w16du:dateUtc="2025-05-11T03:42:00Z">
        <w:r w:rsidDel="00B2191D">
          <w:delText>consist</w:delText>
        </w:r>
        <w:r w:rsidDel="00B2191D">
          <w:rPr>
            <w:spacing w:val="-9"/>
          </w:rPr>
          <w:delText xml:space="preserve"> </w:delText>
        </w:r>
      </w:del>
      <w:ins w:id="227" w:author="Asus" w:date="2025-05-11T10:42:00Z" w16du:dateUtc="2025-05-11T03:42:00Z">
        <w:r w:rsidR="00B2191D">
          <w:t>consisted</w:t>
        </w:r>
        <w:r w:rsidR="00B2191D">
          <w:rPr>
            <w:spacing w:val="-9"/>
          </w:rPr>
          <w:t xml:space="preserve"> </w:t>
        </w:r>
      </w:ins>
      <w:r>
        <w:t>of</w:t>
      </w:r>
      <w:r>
        <w:rPr>
          <w:spacing w:val="-10"/>
        </w:rPr>
        <w:t xml:space="preserve"> </w:t>
      </w:r>
      <w:r>
        <w:t>30 items (multiple-choice) as a research instrument to collect the data. The researcher analyzed the</w:t>
      </w:r>
      <w:r>
        <w:rPr>
          <w:spacing w:val="-1"/>
        </w:rPr>
        <w:t xml:space="preserve"> </w:t>
      </w:r>
      <w:r>
        <w:t xml:space="preserve">data that </w:t>
      </w:r>
      <w:del w:id="228" w:author="Asus" w:date="2025-05-11T10:42:00Z" w16du:dateUtc="2025-05-11T03:42:00Z">
        <w:r w:rsidDel="00B2191D">
          <w:delText>have</w:delText>
        </w:r>
        <w:r w:rsidDel="00B2191D">
          <w:rPr>
            <w:spacing w:val="-1"/>
          </w:rPr>
          <w:delText xml:space="preserve"> </w:delText>
        </w:r>
      </w:del>
      <w:ins w:id="229" w:author="Asus" w:date="2025-05-11T10:42:00Z" w16du:dateUtc="2025-05-11T03:42:00Z">
        <w:r w:rsidR="00B2191D">
          <w:t>had</w:t>
        </w:r>
        <w:r w:rsidR="00B2191D">
          <w:rPr>
            <w:spacing w:val="-1"/>
          </w:rPr>
          <w:t xml:space="preserve"> </w:t>
        </w:r>
      </w:ins>
      <w:r>
        <w:t>been given</w:t>
      </w:r>
      <w:r>
        <w:rPr>
          <w:spacing w:val="-1"/>
        </w:rPr>
        <w:t xml:space="preserve"> </w:t>
      </w:r>
      <w:r>
        <w:t>to both classes,</w:t>
      </w:r>
      <w:r>
        <w:rPr>
          <w:spacing w:val="-1"/>
        </w:rPr>
        <w:t xml:space="preserve"> </w:t>
      </w:r>
      <w:r>
        <w:t>namely the experimental class and the</w:t>
      </w:r>
      <w:r>
        <w:rPr>
          <w:spacing w:val="-2"/>
        </w:rPr>
        <w:t xml:space="preserve"> </w:t>
      </w:r>
      <w:r>
        <w:t>control</w:t>
      </w:r>
      <w:r>
        <w:rPr>
          <w:spacing w:val="-1"/>
        </w:rPr>
        <w:t xml:space="preserve"> </w:t>
      </w:r>
      <w:r>
        <w:t>class.</w:t>
      </w:r>
      <w:r>
        <w:rPr>
          <w:spacing w:val="-1"/>
        </w:rPr>
        <w:t xml:space="preserve"> </w:t>
      </w:r>
      <w:r>
        <w:t>The</w:t>
      </w:r>
      <w:r>
        <w:rPr>
          <w:spacing w:val="-3"/>
        </w:rPr>
        <w:t xml:space="preserve"> </w:t>
      </w:r>
      <w:r>
        <w:t>researcher</w:t>
      </w:r>
      <w:r>
        <w:rPr>
          <w:spacing w:val="-2"/>
        </w:rPr>
        <w:t xml:space="preserve"> </w:t>
      </w:r>
      <w:r>
        <w:t>used</w:t>
      </w:r>
      <w:r>
        <w:rPr>
          <w:spacing w:val="-1"/>
        </w:rPr>
        <w:t xml:space="preserve"> </w:t>
      </w:r>
      <w:r>
        <w:t>SPSS</w:t>
      </w:r>
      <w:r>
        <w:rPr>
          <w:spacing w:val="-1"/>
        </w:rPr>
        <w:t xml:space="preserve"> </w:t>
      </w:r>
      <w:r>
        <w:t>to analyze</w:t>
      </w:r>
      <w:r>
        <w:rPr>
          <w:spacing w:val="-2"/>
        </w:rPr>
        <w:t xml:space="preserve"> </w:t>
      </w:r>
      <w:r>
        <w:t>the</w:t>
      </w:r>
      <w:r>
        <w:rPr>
          <w:spacing w:val="-2"/>
        </w:rPr>
        <w:t xml:space="preserve"> </w:t>
      </w:r>
      <w:r>
        <w:t>data.</w:t>
      </w:r>
      <w:r>
        <w:rPr>
          <w:spacing w:val="-10"/>
        </w:rPr>
        <w:t xml:space="preserve"> </w:t>
      </w:r>
      <w:r>
        <w:t>Some</w:t>
      </w:r>
      <w:r>
        <w:rPr>
          <w:spacing w:val="-2"/>
        </w:rPr>
        <w:t xml:space="preserve"> </w:t>
      </w:r>
      <w:r>
        <w:t>of</w:t>
      </w:r>
      <w:r>
        <w:rPr>
          <w:spacing w:val="-2"/>
        </w:rPr>
        <w:t xml:space="preserve"> </w:t>
      </w:r>
      <w:r>
        <w:t>the</w:t>
      </w:r>
      <w:r>
        <w:rPr>
          <w:spacing w:val="-2"/>
        </w:rPr>
        <w:t xml:space="preserve"> </w:t>
      </w:r>
      <w:r>
        <w:t>data</w:t>
      </w:r>
      <w:r>
        <w:rPr>
          <w:spacing w:val="-2"/>
        </w:rPr>
        <w:t xml:space="preserve"> </w:t>
      </w:r>
      <w:r>
        <w:t>analysis used by researchers are: 1. Descriptive Analysis Statistic, 2. Research Requirement test (Normality test &amp; Homogeneity test), 3. T-test, 4. Hypothesis test.</w:t>
      </w:r>
    </w:p>
    <w:p w14:paraId="035EC394" w14:textId="029CC2B1" w:rsidR="0098029C" w:rsidRDefault="005B6D4A" w:rsidP="005B6D4A">
      <w:pPr>
        <w:tabs>
          <w:tab w:val="left" w:pos="709"/>
        </w:tabs>
        <w:spacing w:before="161"/>
        <w:rPr>
          <w:b/>
          <w:color w:val="2C2C2D"/>
          <w:sz w:val="24"/>
        </w:rPr>
      </w:pPr>
      <w:r>
        <w:rPr>
          <w:b/>
          <w:color w:val="2C2C2D"/>
          <w:sz w:val="24"/>
        </w:rPr>
        <w:tab/>
        <w:t>FINDINGS AND DISCUSSION</w:t>
      </w:r>
    </w:p>
    <w:p w14:paraId="52E5BB6B" w14:textId="77777777" w:rsidR="005B6D4A" w:rsidRPr="005B6D4A" w:rsidRDefault="005B6D4A" w:rsidP="005B6D4A">
      <w:pPr>
        <w:tabs>
          <w:tab w:val="left" w:pos="709"/>
        </w:tabs>
        <w:spacing w:before="161"/>
        <w:rPr>
          <w:b/>
          <w:color w:val="2C2C2D"/>
          <w:sz w:val="24"/>
        </w:rPr>
      </w:pPr>
    </w:p>
    <w:p w14:paraId="4E9C73BE" w14:textId="37E52B4A" w:rsidR="0098029C" w:rsidRDefault="005B6D4A" w:rsidP="005B6D4A">
      <w:pPr>
        <w:tabs>
          <w:tab w:val="left" w:pos="1081"/>
        </w:tabs>
        <w:spacing w:before="1"/>
        <w:jc w:val="center"/>
        <w:rPr>
          <w:b/>
          <w:color w:val="2C2C2D"/>
          <w:sz w:val="24"/>
        </w:rPr>
      </w:pPr>
      <w:r>
        <w:rPr>
          <w:b/>
          <w:color w:val="2C2C2D"/>
          <w:sz w:val="24"/>
        </w:rPr>
        <w:t xml:space="preserve">Table 1: </w:t>
      </w:r>
      <w:r w:rsidR="00341337">
        <w:rPr>
          <w:b/>
          <w:color w:val="2C2C2D"/>
          <w:sz w:val="24"/>
        </w:rPr>
        <w:t>Descriptive</w:t>
      </w:r>
      <w:r w:rsidR="00341337">
        <w:rPr>
          <w:b/>
          <w:color w:val="2C2C2D"/>
          <w:spacing w:val="-4"/>
          <w:sz w:val="24"/>
        </w:rPr>
        <w:t xml:space="preserve"> </w:t>
      </w:r>
      <w:r w:rsidR="00341337">
        <w:rPr>
          <w:b/>
          <w:color w:val="2C2C2D"/>
          <w:sz w:val="24"/>
        </w:rPr>
        <w:t>Statistic</w:t>
      </w:r>
      <w:r w:rsidR="00341337">
        <w:rPr>
          <w:b/>
          <w:color w:val="2C2C2D"/>
          <w:spacing w:val="-3"/>
          <w:sz w:val="24"/>
        </w:rPr>
        <w:t xml:space="preserve"> </w:t>
      </w:r>
      <w:r w:rsidR="00341337">
        <w:rPr>
          <w:b/>
          <w:color w:val="2C2C2D"/>
          <w:sz w:val="24"/>
        </w:rPr>
        <w:t>Analysis of</w:t>
      </w:r>
      <w:r w:rsidR="00341337">
        <w:rPr>
          <w:b/>
          <w:color w:val="2C2C2D"/>
          <w:spacing w:val="-2"/>
          <w:sz w:val="24"/>
        </w:rPr>
        <w:t xml:space="preserve"> </w:t>
      </w:r>
      <w:r w:rsidR="00341337">
        <w:rPr>
          <w:b/>
          <w:color w:val="2C2C2D"/>
          <w:sz w:val="24"/>
        </w:rPr>
        <w:t>Pre-</w:t>
      </w:r>
      <w:r w:rsidR="00341337">
        <w:rPr>
          <w:b/>
          <w:color w:val="2C2C2D"/>
          <w:spacing w:val="-4"/>
          <w:sz w:val="24"/>
        </w:rPr>
        <w:t>test</w:t>
      </w:r>
    </w:p>
    <w:p w14:paraId="63111404" w14:textId="77777777" w:rsidR="0098029C" w:rsidRDefault="0098029C">
      <w:pPr>
        <w:pStyle w:val="BodyText"/>
        <w:spacing w:before="7"/>
        <w:jc w:val="left"/>
        <w:rPr>
          <w:b/>
          <w:sz w:val="17"/>
        </w:rPr>
      </w:pPr>
    </w:p>
    <w:tbl>
      <w:tblPr>
        <w:tblW w:w="0" w:type="auto"/>
        <w:tblInd w:w="26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59"/>
        <w:gridCol w:w="1239"/>
        <w:gridCol w:w="1337"/>
        <w:gridCol w:w="1129"/>
      </w:tblGrid>
      <w:tr w:rsidR="0098029C" w14:paraId="360BCF89" w14:textId="77777777">
        <w:trPr>
          <w:trHeight w:val="793"/>
        </w:trPr>
        <w:tc>
          <w:tcPr>
            <w:tcW w:w="1159" w:type="dxa"/>
            <w:vMerge w:val="restart"/>
          </w:tcPr>
          <w:p w14:paraId="2139CF0C" w14:textId="77777777" w:rsidR="0098029C" w:rsidRDefault="00341337">
            <w:pPr>
              <w:pStyle w:val="TableParagraph"/>
              <w:ind w:left="275"/>
              <w:jc w:val="left"/>
              <w:rPr>
                <w:b/>
                <w:sz w:val="20"/>
              </w:rPr>
            </w:pPr>
            <w:r>
              <w:rPr>
                <w:b/>
                <w:spacing w:val="-2"/>
                <w:sz w:val="20"/>
              </w:rPr>
              <w:t>Score</w:t>
            </w:r>
          </w:p>
        </w:tc>
        <w:tc>
          <w:tcPr>
            <w:tcW w:w="1239" w:type="dxa"/>
            <w:vMerge w:val="restart"/>
          </w:tcPr>
          <w:p w14:paraId="41C8C0EC" w14:textId="77777777" w:rsidR="0098029C" w:rsidRDefault="00341337">
            <w:pPr>
              <w:pStyle w:val="TableParagraph"/>
              <w:ind w:left="220"/>
              <w:jc w:val="left"/>
              <w:rPr>
                <w:b/>
                <w:sz w:val="20"/>
              </w:rPr>
            </w:pPr>
            <w:r>
              <w:rPr>
                <w:b/>
                <w:spacing w:val="-2"/>
                <w:sz w:val="20"/>
              </w:rPr>
              <w:t>Category</w:t>
            </w:r>
          </w:p>
        </w:tc>
        <w:tc>
          <w:tcPr>
            <w:tcW w:w="1337" w:type="dxa"/>
          </w:tcPr>
          <w:p w14:paraId="4D9DF51A" w14:textId="77777777" w:rsidR="0098029C" w:rsidRDefault="00341337">
            <w:pPr>
              <w:pStyle w:val="TableParagraph"/>
              <w:spacing w:line="276" w:lineRule="auto"/>
              <w:ind w:left="13"/>
              <w:rPr>
                <w:b/>
                <w:sz w:val="20"/>
              </w:rPr>
            </w:pPr>
            <w:r>
              <w:rPr>
                <w:b/>
                <w:spacing w:val="-2"/>
                <w:sz w:val="20"/>
              </w:rPr>
              <w:t>Pre-test experimental</w:t>
            </w:r>
          </w:p>
          <w:p w14:paraId="3FD0B858" w14:textId="77777777" w:rsidR="0098029C" w:rsidRDefault="00341337">
            <w:pPr>
              <w:pStyle w:val="TableParagraph"/>
              <w:spacing w:before="1"/>
              <w:ind w:left="13" w:right="6"/>
              <w:rPr>
                <w:b/>
                <w:sz w:val="20"/>
              </w:rPr>
            </w:pPr>
            <w:r>
              <w:rPr>
                <w:b/>
                <w:spacing w:val="-2"/>
                <w:sz w:val="20"/>
              </w:rPr>
              <w:t>class</w:t>
            </w:r>
          </w:p>
        </w:tc>
        <w:tc>
          <w:tcPr>
            <w:tcW w:w="1129" w:type="dxa"/>
          </w:tcPr>
          <w:p w14:paraId="453CCFE6" w14:textId="77777777" w:rsidR="0098029C" w:rsidRDefault="00341337">
            <w:pPr>
              <w:pStyle w:val="TableParagraph"/>
              <w:spacing w:line="276" w:lineRule="auto"/>
              <w:ind w:left="256" w:right="220" w:hanging="27"/>
              <w:jc w:val="left"/>
              <w:rPr>
                <w:b/>
                <w:sz w:val="20"/>
              </w:rPr>
            </w:pPr>
            <w:r>
              <w:rPr>
                <w:b/>
                <w:spacing w:val="-2"/>
                <w:sz w:val="20"/>
              </w:rPr>
              <w:t>Pre-test control</w:t>
            </w:r>
          </w:p>
          <w:p w14:paraId="490092C8" w14:textId="77777777" w:rsidR="0098029C" w:rsidRDefault="00341337">
            <w:pPr>
              <w:pStyle w:val="TableParagraph"/>
              <w:spacing w:before="1"/>
              <w:ind w:left="361"/>
              <w:jc w:val="left"/>
              <w:rPr>
                <w:b/>
                <w:sz w:val="20"/>
              </w:rPr>
            </w:pPr>
            <w:r>
              <w:rPr>
                <w:b/>
                <w:spacing w:val="-2"/>
                <w:sz w:val="20"/>
              </w:rPr>
              <w:t>class</w:t>
            </w:r>
          </w:p>
        </w:tc>
      </w:tr>
      <w:tr w:rsidR="0098029C" w14:paraId="4C7E03A3" w14:textId="77777777">
        <w:trPr>
          <w:trHeight w:val="264"/>
        </w:trPr>
        <w:tc>
          <w:tcPr>
            <w:tcW w:w="1159" w:type="dxa"/>
            <w:vMerge/>
            <w:tcBorders>
              <w:top w:val="nil"/>
            </w:tcBorders>
          </w:tcPr>
          <w:p w14:paraId="7E257C2E" w14:textId="77777777" w:rsidR="0098029C" w:rsidRDefault="0098029C">
            <w:pPr>
              <w:rPr>
                <w:sz w:val="2"/>
                <w:szCs w:val="2"/>
              </w:rPr>
            </w:pPr>
          </w:p>
        </w:tc>
        <w:tc>
          <w:tcPr>
            <w:tcW w:w="1239" w:type="dxa"/>
            <w:vMerge/>
            <w:tcBorders>
              <w:top w:val="nil"/>
            </w:tcBorders>
          </w:tcPr>
          <w:p w14:paraId="7F19E080" w14:textId="77777777" w:rsidR="0098029C" w:rsidRDefault="0098029C">
            <w:pPr>
              <w:rPr>
                <w:sz w:val="2"/>
                <w:szCs w:val="2"/>
              </w:rPr>
            </w:pPr>
          </w:p>
        </w:tc>
        <w:tc>
          <w:tcPr>
            <w:tcW w:w="1337" w:type="dxa"/>
          </w:tcPr>
          <w:p w14:paraId="1EC68F01" w14:textId="77777777" w:rsidR="0098029C" w:rsidRDefault="00341337">
            <w:pPr>
              <w:pStyle w:val="TableParagraph"/>
              <w:spacing w:before="1"/>
              <w:ind w:left="13" w:right="6"/>
              <w:rPr>
                <w:b/>
                <w:sz w:val="20"/>
              </w:rPr>
            </w:pPr>
            <w:r>
              <w:rPr>
                <w:b/>
                <w:spacing w:val="-2"/>
                <w:sz w:val="20"/>
              </w:rPr>
              <w:t>Frequency</w:t>
            </w:r>
          </w:p>
        </w:tc>
        <w:tc>
          <w:tcPr>
            <w:tcW w:w="1129" w:type="dxa"/>
          </w:tcPr>
          <w:p w14:paraId="4268E09F" w14:textId="77777777" w:rsidR="0098029C" w:rsidRDefault="00341337">
            <w:pPr>
              <w:pStyle w:val="TableParagraph"/>
              <w:spacing w:before="1"/>
              <w:ind w:left="8" w:right="5"/>
              <w:rPr>
                <w:b/>
                <w:sz w:val="20"/>
              </w:rPr>
            </w:pPr>
            <w:r>
              <w:rPr>
                <w:b/>
                <w:spacing w:val="-2"/>
                <w:sz w:val="20"/>
              </w:rPr>
              <w:t>Frequency</w:t>
            </w:r>
          </w:p>
        </w:tc>
      </w:tr>
      <w:tr w:rsidR="0098029C" w14:paraId="7B96E204" w14:textId="77777777">
        <w:trPr>
          <w:trHeight w:val="318"/>
        </w:trPr>
        <w:tc>
          <w:tcPr>
            <w:tcW w:w="1159" w:type="dxa"/>
          </w:tcPr>
          <w:p w14:paraId="195E4FD2" w14:textId="77777777" w:rsidR="0098029C" w:rsidRDefault="00341337">
            <w:pPr>
              <w:pStyle w:val="TableParagraph"/>
              <w:ind w:left="17" w:right="14"/>
              <w:rPr>
                <w:sz w:val="20"/>
              </w:rPr>
            </w:pPr>
            <w:r>
              <w:rPr>
                <w:spacing w:val="-2"/>
                <w:sz w:val="20"/>
              </w:rPr>
              <w:t>81-</w:t>
            </w:r>
            <w:r>
              <w:rPr>
                <w:spacing w:val="-5"/>
                <w:sz w:val="20"/>
              </w:rPr>
              <w:t>100</w:t>
            </w:r>
          </w:p>
        </w:tc>
        <w:tc>
          <w:tcPr>
            <w:tcW w:w="1239" w:type="dxa"/>
          </w:tcPr>
          <w:p w14:paraId="5228E954" w14:textId="77777777" w:rsidR="0098029C" w:rsidRDefault="00341337">
            <w:pPr>
              <w:pStyle w:val="TableParagraph"/>
              <w:ind w:right="5"/>
              <w:rPr>
                <w:sz w:val="20"/>
              </w:rPr>
            </w:pPr>
            <w:r>
              <w:rPr>
                <w:sz w:val="20"/>
              </w:rPr>
              <w:t>Very</w:t>
            </w:r>
            <w:r>
              <w:rPr>
                <w:spacing w:val="-2"/>
                <w:sz w:val="20"/>
              </w:rPr>
              <w:t xml:space="preserve"> </w:t>
            </w:r>
            <w:r>
              <w:rPr>
                <w:spacing w:val="-4"/>
                <w:sz w:val="20"/>
              </w:rPr>
              <w:t>good</w:t>
            </w:r>
          </w:p>
        </w:tc>
        <w:tc>
          <w:tcPr>
            <w:tcW w:w="1337" w:type="dxa"/>
          </w:tcPr>
          <w:p w14:paraId="068C24A5" w14:textId="77777777" w:rsidR="0098029C" w:rsidRDefault="00341337">
            <w:pPr>
              <w:pStyle w:val="TableParagraph"/>
              <w:spacing w:line="275" w:lineRule="exact"/>
              <w:ind w:left="13" w:right="3"/>
              <w:rPr>
                <w:b/>
                <w:sz w:val="24"/>
              </w:rPr>
            </w:pPr>
            <w:r>
              <w:rPr>
                <w:b/>
                <w:spacing w:val="-10"/>
                <w:sz w:val="24"/>
              </w:rPr>
              <w:t>-</w:t>
            </w:r>
          </w:p>
        </w:tc>
        <w:tc>
          <w:tcPr>
            <w:tcW w:w="1129" w:type="dxa"/>
          </w:tcPr>
          <w:p w14:paraId="49667B59" w14:textId="77777777" w:rsidR="0098029C" w:rsidRDefault="00341337">
            <w:pPr>
              <w:pStyle w:val="TableParagraph"/>
              <w:spacing w:line="275" w:lineRule="exact"/>
              <w:ind w:left="8" w:right="2"/>
              <w:rPr>
                <w:b/>
                <w:sz w:val="24"/>
              </w:rPr>
            </w:pPr>
            <w:r>
              <w:rPr>
                <w:b/>
                <w:spacing w:val="-10"/>
                <w:sz w:val="24"/>
              </w:rPr>
              <w:t>-</w:t>
            </w:r>
          </w:p>
        </w:tc>
      </w:tr>
      <w:tr w:rsidR="0098029C" w14:paraId="2F088EED" w14:textId="77777777">
        <w:trPr>
          <w:trHeight w:val="316"/>
        </w:trPr>
        <w:tc>
          <w:tcPr>
            <w:tcW w:w="1159" w:type="dxa"/>
          </w:tcPr>
          <w:p w14:paraId="6669A7BD" w14:textId="77777777" w:rsidR="0098029C" w:rsidRDefault="00341337">
            <w:pPr>
              <w:pStyle w:val="TableParagraph"/>
              <w:ind w:left="17" w:right="15"/>
              <w:rPr>
                <w:sz w:val="20"/>
              </w:rPr>
            </w:pPr>
            <w:r>
              <w:rPr>
                <w:spacing w:val="-2"/>
                <w:sz w:val="20"/>
              </w:rPr>
              <w:t>61-</w:t>
            </w:r>
            <w:r>
              <w:rPr>
                <w:spacing w:val="-5"/>
                <w:sz w:val="20"/>
              </w:rPr>
              <w:t>80</w:t>
            </w:r>
          </w:p>
        </w:tc>
        <w:tc>
          <w:tcPr>
            <w:tcW w:w="1239" w:type="dxa"/>
          </w:tcPr>
          <w:p w14:paraId="7E54FA43" w14:textId="77777777" w:rsidR="0098029C" w:rsidRDefault="00341337">
            <w:pPr>
              <w:pStyle w:val="TableParagraph"/>
              <w:ind w:right="6"/>
              <w:rPr>
                <w:sz w:val="20"/>
              </w:rPr>
            </w:pPr>
            <w:r>
              <w:rPr>
                <w:spacing w:val="-4"/>
                <w:sz w:val="20"/>
              </w:rPr>
              <w:t>Good</w:t>
            </w:r>
          </w:p>
        </w:tc>
        <w:tc>
          <w:tcPr>
            <w:tcW w:w="1337" w:type="dxa"/>
          </w:tcPr>
          <w:p w14:paraId="1D11DF2B" w14:textId="77777777" w:rsidR="0098029C" w:rsidRDefault="00341337">
            <w:pPr>
              <w:pStyle w:val="TableParagraph"/>
              <w:spacing w:line="275" w:lineRule="exact"/>
              <w:ind w:left="13" w:right="2"/>
              <w:rPr>
                <w:b/>
                <w:sz w:val="24"/>
              </w:rPr>
            </w:pPr>
            <w:r>
              <w:rPr>
                <w:b/>
                <w:spacing w:val="-10"/>
                <w:sz w:val="24"/>
              </w:rPr>
              <w:t>7</w:t>
            </w:r>
          </w:p>
        </w:tc>
        <w:tc>
          <w:tcPr>
            <w:tcW w:w="1129" w:type="dxa"/>
          </w:tcPr>
          <w:p w14:paraId="51AB2DCA" w14:textId="77777777" w:rsidR="0098029C" w:rsidRDefault="00341337">
            <w:pPr>
              <w:pStyle w:val="TableParagraph"/>
              <w:spacing w:line="275" w:lineRule="exact"/>
              <w:ind w:left="8"/>
              <w:rPr>
                <w:b/>
                <w:sz w:val="24"/>
              </w:rPr>
            </w:pPr>
            <w:r>
              <w:rPr>
                <w:b/>
                <w:spacing w:val="-10"/>
                <w:sz w:val="24"/>
              </w:rPr>
              <w:t>7</w:t>
            </w:r>
          </w:p>
        </w:tc>
      </w:tr>
      <w:tr w:rsidR="0098029C" w14:paraId="01444E6E" w14:textId="77777777">
        <w:trPr>
          <w:trHeight w:val="316"/>
        </w:trPr>
        <w:tc>
          <w:tcPr>
            <w:tcW w:w="1159" w:type="dxa"/>
          </w:tcPr>
          <w:p w14:paraId="765FED31" w14:textId="77777777" w:rsidR="0098029C" w:rsidRDefault="00341337">
            <w:pPr>
              <w:pStyle w:val="TableParagraph"/>
              <w:ind w:left="17" w:right="15"/>
              <w:rPr>
                <w:sz w:val="20"/>
              </w:rPr>
            </w:pPr>
            <w:r>
              <w:rPr>
                <w:spacing w:val="-2"/>
                <w:sz w:val="20"/>
              </w:rPr>
              <w:t>41-</w:t>
            </w:r>
            <w:r>
              <w:rPr>
                <w:spacing w:val="-5"/>
                <w:sz w:val="20"/>
              </w:rPr>
              <w:t>60</w:t>
            </w:r>
          </w:p>
        </w:tc>
        <w:tc>
          <w:tcPr>
            <w:tcW w:w="1239" w:type="dxa"/>
          </w:tcPr>
          <w:p w14:paraId="591B5B7F" w14:textId="77777777" w:rsidR="0098029C" w:rsidRDefault="00341337">
            <w:pPr>
              <w:pStyle w:val="TableParagraph"/>
              <w:ind w:right="6"/>
              <w:rPr>
                <w:sz w:val="20"/>
              </w:rPr>
            </w:pPr>
            <w:r>
              <w:rPr>
                <w:spacing w:val="-4"/>
                <w:sz w:val="20"/>
              </w:rPr>
              <w:t>Fair</w:t>
            </w:r>
          </w:p>
        </w:tc>
        <w:tc>
          <w:tcPr>
            <w:tcW w:w="1337" w:type="dxa"/>
          </w:tcPr>
          <w:p w14:paraId="09920A28" w14:textId="77777777" w:rsidR="0098029C" w:rsidRDefault="00341337">
            <w:pPr>
              <w:pStyle w:val="TableParagraph"/>
              <w:spacing w:line="275" w:lineRule="exact"/>
              <w:ind w:left="13" w:right="2"/>
              <w:rPr>
                <w:b/>
                <w:sz w:val="24"/>
              </w:rPr>
            </w:pPr>
            <w:r>
              <w:rPr>
                <w:b/>
                <w:spacing w:val="-5"/>
                <w:sz w:val="24"/>
              </w:rPr>
              <w:t>11</w:t>
            </w:r>
          </w:p>
        </w:tc>
        <w:tc>
          <w:tcPr>
            <w:tcW w:w="1129" w:type="dxa"/>
          </w:tcPr>
          <w:p w14:paraId="429C4D0A" w14:textId="77777777" w:rsidR="0098029C" w:rsidRDefault="00341337">
            <w:pPr>
              <w:pStyle w:val="TableParagraph"/>
              <w:spacing w:line="275" w:lineRule="exact"/>
              <w:ind w:left="8"/>
              <w:rPr>
                <w:b/>
                <w:sz w:val="24"/>
              </w:rPr>
            </w:pPr>
            <w:r>
              <w:rPr>
                <w:b/>
                <w:spacing w:val="-5"/>
                <w:sz w:val="24"/>
              </w:rPr>
              <w:t>15</w:t>
            </w:r>
          </w:p>
        </w:tc>
      </w:tr>
      <w:tr w:rsidR="0098029C" w14:paraId="57101C5B" w14:textId="77777777">
        <w:trPr>
          <w:trHeight w:val="318"/>
        </w:trPr>
        <w:tc>
          <w:tcPr>
            <w:tcW w:w="1159" w:type="dxa"/>
          </w:tcPr>
          <w:p w14:paraId="3481849D" w14:textId="77777777" w:rsidR="0098029C" w:rsidRDefault="00341337">
            <w:pPr>
              <w:pStyle w:val="TableParagraph"/>
              <w:spacing w:before="2"/>
              <w:ind w:left="17" w:right="15"/>
              <w:rPr>
                <w:sz w:val="20"/>
              </w:rPr>
            </w:pPr>
            <w:r>
              <w:rPr>
                <w:spacing w:val="-2"/>
                <w:sz w:val="20"/>
              </w:rPr>
              <w:t>21-</w:t>
            </w:r>
            <w:r>
              <w:rPr>
                <w:spacing w:val="-5"/>
                <w:sz w:val="20"/>
              </w:rPr>
              <w:t>40</w:t>
            </w:r>
          </w:p>
        </w:tc>
        <w:tc>
          <w:tcPr>
            <w:tcW w:w="1239" w:type="dxa"/>
          </w:tcPr>
          <w:p w14:paraId="67C94CC8" w14:textId="77777777" w:rsidR="0098029C" w:rsidRDefault="00341337">
            <w:pPr>
              <w:pStyle w:val="TableParagraph"/>
              <w:spacing w:before="2"/>
              <w:ind w:right="6"/>
              <w:rPr>
                <w:sz w:val="20"/>
              </w:rPr>
            </w:pPr>
            <w:r>
              <w:rPr>
                <w:spacing w:val="-4"/>
                <w:sz w:val="20"/>
              </w:rPr>
              <w:t>Weak</w:t>
            </w:r>
          </w:p>
        </w:tc>
        <w:tc>
          <w:tcPr>
            <w:tcW w:w="1337" w:type="dxa"/>
          </w:tcPr>
          <w:p w14:paraId="30938084" w14:textId="77777777" w:rsidR="0098029C" w:rsidRDefault="00341337">
            <w:pPr>
              <w:pStyle w:val="TableParagraph"/>
              <w:spacing w:before="1"/>
              <w:ind w:left="13" w:right="2"/>
              <w:rPr>
                <w:b/>
                <w:sz w:val="24"/>
              </w:rPr>
            </w:pPr>
            <w:r>
              <w:rPr>
                <w:b/>
                <w:spacing w:val="-5"/>
                <w:sz w:val="24"/>
              </w:rPr>
              <w:t>12</w:t>
            </w:r>
          </w:p>
        </w:tc>
        <w:tc>
          <w:tcPr>
            <w:tcW w:w="1129" w:type="dxa"/>
          </w:tcPr>
          <w:p w14:paraId="25B620AC" w14:textId="77777777" w:rsidR="0098029C" w:rsidRDefault="00341337">
            <w:pPr>
              <w:pStyle w:val="TableParagraph"/>
              <w:spacing w:before="1"/>
              <w:ind w:left="8"/>
              <w:rPr>
                <w:b/>
                <w:sz w:val="24"/>
              </w:rPr>
            </w:pPr>
            <w:r>
              <w:rPr>
                <w:b/>
                <w:spacing w:val="-10"/>
                <w:sz w:val="24"/>
              </w:rPr>
              <w:t>8</w:t>
            </w:r>
          </w:p>
        </w:tc>
      </w:tr>
      <w:tr w:rsidR="0098029C" w14:paraId="725102D3" w14:textId="77777777">
        <w:trPr>
          <w:trHeight w:val="316"/>
        </w:trPr>
        <w:tc>
          <w:tcPr>
            <w:tcW w:w="1159" w:type="dxa"/>
          </w:tcPr>
          <w:p w14:paraId="201CBFE7" w14:textId="77777777" w:rsidR="0098029C" w:rsidRDefault="00341337">
            <w:pPr>
              <w:pStyle w:val="TableParagraph"/>
              <w:ind w:left="17" w:right="10"/>
              <w:rPr>
                <w:sz w:val="20"/>
              </w:rPr>
            </w:pPr>
            <w:r>
              <w:rPr>
                <w:spacing w:val="-2"/>
                <w:sz w:val="20"/>
              </w:rPr>
              <w:t>0-</w:t>
            </w:r>
            <w:r>
              <w:rPr>
                <w:spacing w:val="-5"/>
                <w:sz w:val="20"/>
              </w:rPr>
              <w:t>20</w:t>
            </w:r>
          </w:p>
        </w:tc>
        <w:tc>
          <w:tcPr>
            <w:tcW w:w="1239" w:type="dxa"/>
          </w:tcPr>
          <w:p w14:paraId="09FAC987" w14:textId="77777777" w:rsidR="0098029C" w:rsidRDefault="00341337">
            <w:pPr>
              <w:pStyle w:val="TableParagraph"/>
              <w:ind w:right="6"/>
              <w:rPr>
                <w:sz w:val="20"/>
              </w:rPr>
            </w:pPr>
            <w:r>
              <w:rPr>
                <w:spacing w:val="-4"/>
                <w:sz w:val="20"/>
              </w:rPr>
              <w:t>Poor</w:t>
            </w:r>
          </w:p>
        </w:tc>
        <w:tc>
          <w:tcPr>
            <w:tcW w:w="1337" w:type="dxa"/>
          </w:tcPr>
          <w:p w14:paraId="7511F3E4" w14:textId="77777777" w:rsidR="0098029C" w:rsidRDefault="00341337">
            <w:pPr>
              <w:pStyle w:val="TableParagraph"/>
              <w:spacing w:line="275" w:lineRule="exact"/>
              <w:ind w:left="13" w:right="3"/>
              <w:rPr>
                <w:b/>
                <w:sz w:val="24"/>
              </w:rPr>
            </w:pPr>
            <w:r>
              <w:rPr>
                <w:b/>
                <w:spacing w:val="-10"/>
                <w:sz w:val="24"/>
              </w:rPr>
              <w:t>-</w:t>
            </w:r>
          </w:p>
        </w:tc>
        <w:tc>
          <w:tcPr>
            <w:tcW w:w="1129" w:type="dxa"/>
          </w:tcPr>
          <w:p w14:paraId="4CC66657" w14:textId="77777777" w:rsidR="0098029C" w:rsidRDefault="00341337">
            <w:pPr>
              <w:pStyle w:val="TableParagraph"/>
              <w:spacing w:line="275" w:lineRule="exact"/>
              <w:ind w:left="8" w:right="2"/>
              <w:rPr>
                <w:b/>
                <w:sz w:val="24"/>
              </w:rPr>
            </w:pPr>
            <w:r>
              <w:rPr>
                <w:b/>
                <w:spacing w:val="-10"/>
                <w:sz w:val="24"/>
              </w:rPr>
              <w:t>-</w:t>
            </w:r>
          </w:p>
        </w:tc>
      </w:tr>
      <w:tr w:rsidR="0098029C" w14:paraId="7B1E4C27" w14:textId="77777777">
        <w:trPr>
          <w:trHeight w:val="318"/>
        </w:trPr>
        <w:tc>
          <w:tcPr>
            <w:tcW w:w="2398" w:type="dxa"/>
            <w:gridSpan w:val="2"/>
          </w:tcPr>
          <w:p w14:paraId="28E65616" w14:textId="77777777" w:rsidR="0098029C" w:rsidRDefault="00341337">
            <w:pPr>
              <w:pStyle w:val="TableParagraph"/>
              <w:ind w:left="11" w:right="10"/>
              <w:rPr>
                <w:b/>
                <w:sz w:val="20"/>
              </w:rPr>
            </w:pPr>
            <w:r>
              <w:rPr>
                <w:b/>
                <w:spacing w:val="-2"/>
                <w:sz w:val="20"/>
              </w:rPr>
              <w:t>Total</w:t>
            </w:r>
          </w:p>
        </w:tc>
        <w:tc>
          <w:tcPr>
            <w:tcW w:w="1337" w:type="dxa"/>
          </w:tcPr>
          <w:p w14:paraId="2781402B" w14:textId="77777777" w:rsidR="0098029C" w:rsidRDefault="00341337">
            <w:pPr>
              <w:pStyle w:val="TableParagraph"/>
              <w:spacing w:line="275" w:lineRule="exact"/>
              <w:ind w:left="13" w:right="2"/>
              <w:rPr>
                <w:b/>
                <w:sz w:val="24"/>
              </w:rPr>
            </w:pPr>
            <w:r>
              <w:rPr>
                <w:b/>
                <w:spacing w:val="-5"/>
                <w:sz w:val="24"/>
              </w:rPr>
              <w:t>30</w:t>
            </w:r>
          </w:p>
        </w:tc>
        <w:tc>
          <w:tcPr>
            <w:tcW w:w="1129" w:type="dxa"/>
          </w:tcPr>
          <w:p w14:paraId="2487719D" w14:textId="77777777" w:rsidR="0098029C" w:rsidRDefault="00341337">
            <w:pPr>
              <w:pStyle w:val="TableParagraph"/>
              <w:spacing w:line="275" w:lineRule="exact"/>
              <w:ind w:left="8"/>
              <w:rPr>
                <w:b/>
                <w:sz w:val="24"/>
              </w:rPr>
            </w:pPr>
            <w:r>
              <w:rPr>
                <w:b/>
                <w:spacing w:val="-5"/>
                <w:sz w:val="24"/>
              </w:rPr>
              <w:t>30</w:t>
            </w:r>
          </w:p>
        </w:tc>
      </w:tr>
    </w:tbl>
    <w:p w14:paraId="545C763E" w14:textId="77777777" w:rsidR="0098029C" w:rsidRDefault="0098029C">
      <w:pPr>
        <w:pStyle w:val="BodyText"/>
        <w:spacing w:before="205"/>
        <w:jc w:val="left"/>
        <w:rPr>
          <w:b/>
        </w:rPr>
      </w:pPr>
    </w:p>
    <w:p w14:paraId="7A310EF2" w14:textId="0E14E7F5" w:rsidR="0098029C" w:rsidRDefault="005B6D4A">
      <w:pPr>
        <w:pStyle w:val="BodyText"/>
        <w:spacing w:line="276" w:lineRule="auto"/>
        <w:ind w:left="721" w:right="429" w:firstLine="720"/>
      </w:pPr>
      <w:r>
        <w:t xml:space="preserve">Based on </w:t>
      </w:r>
      <w:del w:id="230" w:author="Asus" w:date="2025-05-11T10:43:00Z" w16du:dateUtc="2025-05-11T03:43:00Z">
        <w:r w:rsidDel="00B2191D">
          <w:delText xml:space="preserve">table </w:delText>
        </w:r>
      </w:del>
      <w:ins w:id="231" w:author="Asus" w:date="2025-05-11T10:43:00Z" w16du:dateUtc="2025-05-11T03:43:00Z">
        <w:r w:rsidR="00B2191D">
          <w:t>Table</w:t>
        </w:r>
        <w:r w:rsidR="00B2191D">
          <w:t xml:space="preserve"> </w:t>
        </w:r>
      </w:ins>
      <w:r>
        <w:t>1, t</w:t>
      </w:r>
      <w:r w:rsidR="00341337">
        <w:t>he</w:t>
      </w:r>
      <w:r w:rsidR="00341337">
        <w:rPr>
          <w:spacing w:val="-3"/>
        </w:rPr>
        <w:t xml:space="preserve"> </w:t>
      </w:r>
      <w:r w:rsidR="00341337">
        <w:t>pre-test</w:t>
      </w:r>
      <w:r w:rsidR="00341337">
        <w:rPr>
          <w:spacing w:val="-1"/>
        </w:rPr>
        <w:t xml:space="preserve"> </w:t>
      </w:r>
      <w:r w:rsidR="00341337">
        <w:t>mean</w:t>
      </w:r>
      <w:r w:rsidR="00341337">
        <w:rPr>
          <w:spacing w:val="-1"/>
        </w:rPr>
        <w:t xml:space="preserve"> </w:t>
      </w:r>
      <w:r w:rsidR="00341337">
        <w:t>score</w:t>
      </w:r>
      <w:r w:rsidR="00341337">
        <w:rPr>
          <w:spacing w:val="-3"/>
        </w:rPr>
        <w:t xml:space="preserve"> </w:t>
      </w:r>
      <w:r w:rsidR="00341337">
        <w:t>result</w:t>
      </w:r>
      <w:ins w:id="232" w:author="Asus" w:date="2025-05-11T10:44:00Z" w16du:dateUtc="2025-05-11T03:44:00Z">
        <w:r w:rsidR="00B2191D">
          <w:t>s</w:t>
        </w:r>
      </w:ins>
      <w:r w:rsidR="00341337">
        <w:t xml:space="preserve"> of</w:t>
      </w:r>
      <w:r w:rsidR="00341337">
        <w:rPr>
          <w:spacing w:val="-2"/>
        </w:rPr>
        <w:t xml:space="preserve"> </w:t>
      </w:r>
      <w:ins w:id="233" w:author="Asus" w:date="2025-05-11T10:43:00Z" w16du:dateUtc="2025-05-11T03:43:00Z">
        <w:r w:rsidR="00B2191D">
          <w:rPr>
            <w:spacing w:val="-2"/>
          </w:rPr>
          <w:t xml:space="preserve">the </w:t>
        </w:r>
      </w:ins>
      <w:r w:rsidR="00341337">
        <w:t>experimental</w:t>
      </w:r>
      <w:r w:rsidR="00341337">
        <w:rPr>
          <w:spacing w:val="-1"/>
        </w:rPr>
        <w:t xml:space="preserve"> </w:t>
      </w:r>
      <w:r w:rsidR="00341337">
        <w:t>class</w:t>
      </w:r>
      <w:r w:rsidR="00341337">
        <w:rPr>
          <w:spacing w:val="-1"/>
        </w:rPr>
        <w:t xml:space="preserve"> </w:t>
      </w:r>
      <w:r w:rsidR="00341337">
        <w:t>was</w:t>
      </w:r>
      <w:r w:rsidR="00341337">
        <w:rPr>
          <w:spacing w:val="-1"/>
        </w:rPr>
        <w:t xml:space="preserve"> </w:t>
      </w:r>
      <w:r w:rsidR="00341337">
        <w:t>46.60</w:t>
      </w:r>
      <w:ins w:id="234" w:author="Asus" w:date="2025-05-11T10:43:00Z" w16du:dateUtc="2025-05-11T03:43:00Z">
        <w:r w:rsidR="00B2191D">
          <w:t>,</w:t>
        </w:r>
      </w:ins>
      <w:r w:rsidR="00341337">
        <w:rPr>
          <w:spacing w:val="-1"/>
        </w:rPr>
        <w:t xml:space="preserve"> </w:t>
      </w:r>
      <w:r w:rsidR="00341337">
        <w:t>while</w:t>
      </w:r>
      <w:r w:rsidR="00341337">
        <w:rPr>
          <w:spacing w:val="-2"/>
        </w:rPr>
        <w:t xml:space="preserve"> </w:t>
      </w:r>
      <w:ins w:id="235" w:author="Asus" w:date="2025-05-11T10:43:00Z" w16du:dateUtc="2025-05-11T03:43:00Z">
        <w:r w:rsidR="00B2191D">
          <w:rPr>
            <w:spacing w:val="-2"/>
          </w:rPr>
          <w:t xml:space="preserve">the </w:t>
        </w:r>
      </w:ins>
      <w:r w:rsidR="00341337">
        <w:t>control</w:t>
      </w:r>
      <w:r w:rsidR="00341337">
        <w:rPr>
          <w:spacing w:val="-1"/>
        </w:rPr>
        <w:t xml:space="preserve"> </w:t>
      </w:r>
      <w:r w:rsidR="00341337">
        <w:t>class was</w:t>
      </w:r>
      <w:r w:rsidR="00341337">
        <w:rPr>
          <w:spacing w:val="54"/>
        </w:rPr>
        <w:t xml:space="preserve"> </w:t>
      </w:r>
      <w:r w:rsidR="00341337">
        <w:t>47.70.</w:t>
      </w:r>
      <w:r w:rsidR="00341337">
        <w:rPr>
          <w:spacing w:val="56"/>
        </w:rPr>
        <w:t xml:space="preserve"> </w:t>
      </w:r>
      <w:r w:rsidR="00341337">
        <w:t>In</w:t>
      </w:r>
      <w:r w:rsidR="00341337">
        <w:rPr>
          <w:spacing w:val="53"/>
        </w:rPr>
        <w:t xml:space="preserve"> </w:t>
      </w:r>
      <w:r w:rsidR="00341337">
        <w:t>the</w:t>
      </w:r>
      <w:r w:rsidR="00341337">
        <w:rPr>
          <w:spacing w:val="53"/>
        </w:rPr>
        <w:t xml:space="preserve"> </w:t>
      </w:r>
      <w:r w:rsidR="00341337">
        <w:t>experimental</w:t>
      </w:r>
      <w:r w:rsidR="00341337">
        <w:rPr>
          <w:spacing w:val="54"/>
        </w:rPr>
        <w:t xml:space="preserve"> </w:t>
      </w:r>
      <w:r w:rsidR="00341337">
        <w:t>class,</w:t>
      </w:r>
      <w:r w:rsidR="00341337">
        <w:rPr>
          <w:spacing w:val="53"/>
        </w:rPr>
        <w:t xml:space="preserve"> </w:t>
      </w:r>
      <w:del w:id="236" w:author="Asus" w:date="2025-05-11T10:44:00Z" w16du:dateUtc="2025-05-11T03:44:00Z">
        <w:r w:rsidR="00341337" w:rsidDel="00B2191D">
          <w:delText>there</w:delText>
        </w:r>
        <w:r w:rsidR="00341337" w:rsidDel="00B2191D">
          <w:rPr>
            <w:spacing w:val="55"/>
          </w:rPr>
          <w:delText xml:space="preserve"> </w:delText>
        </w:r>
        <w:r w:rsidR="00341337" w:rsidDel="00B2191D">
          <w:delText>were</w:delText>
        </w:r>
        <w:r w:rsidR="00341337" w:rsidDel="00B2191D">
          <w:rPr>
            <w:spacing w:val="52"/>
          </w:rPr>
          <w:delText xml:space="preserve"> </w:delText>
        </w:r>
        <w:r w:rsidR="00341337" w:rsidDel="00B2191D">
          <w:delText>7</w:delText>
        </w:r>
        <w:r w:rsidR="00341337" w:rsidDel="00B2191D">
          <w:rPr>
            <w:spacing w:val="54"/>
          </w:rPr>
          <w:delText xml:space="preserve"> </w:delText>
        </w:r>
        <w:r w:rsidR="00341337" w:rsidDel="00B2191D">
          <w:delText>students</w:delText>
        </w:r>
        <w:r w:rsidR="00341337" w:rsidDel="00B2191D">
          <w:rPr>
            <w:spacing w:val="54"/>
          </w:rPr>
          <w:delText xml:space="preserve"> </w:delText>
        </w:r>
        <w:r w:rsidR="00341337" w:rsidDel="00B2191D">
          <w:delText>who</w:delText>
        </w:r>
        <w:r w:rsidR="00341337" w:rsidDel="00B2191D">
          <w:rPr>
            <w:spacing w:val="53"/>
          </w:rPr>
          <w:delText xml:space="preserve"> </w:delText>
        </w:r>
        <w:r w:rsidR="00341337" w:rsidDel="00B2191D">
          <w:delText>achieved</w:delText>
        </w:r>
      </w:del>
      <w:ins w:id="237" w:author="Asus" w:date="2025-05-11T10:44:00Z" w16du:dateUtc="2025-05-11T03:44:00Z">
        <w:r w:rsidR="00B2191D">
          <w:t>7 students achieved</w:t>
        </w:r>
      </w:ins>
      <w:r w:rsidR="00341337">
        <w:rPr>
          <w:spacing w:val="53"/>
        </w:rPr>
        <w:t xml:space="preserve"> </w:t>
      </w:r>
      <w:r w:rsidR="00341337">
        <w:t>the</w:t>
      </w:r>
      <w:r w:rsidR="00341337">
        <w:rPr>
          <w:spacing w:val="54"/>
        </w:rPr>
        <w:t xml:space="preserve"> </w:t>
      </w:r>
      <w:r w:rsidR="00341337">
        <w:rPr>
          <w:spacing w:val="-4"/>
        </w:rPr>
        <w:t>good</w:t>
      </w:r>
      <w:ins w:id="238" w:author="Asus" w:date="2025-05-11T10:43:00Z" w16du:dateUtc="2025-05-11T03:43:00Z">
        <w:r w:rsidR="00B2191D">
          <w:rPr>
            <w:spacing w:val="-4"/>
          </w:rPr>
          <w:t xml:space="preserve"> results</w:t>
        </w:r>
      </w:ins>
    </w:p>
    <w:p w14:paraId="471765BB" w14:textId="77777777" w:rsidR="0098029C" w:rsidRDefault="0098029C">
      <w:pPr>
        <w:pStyle w:val="BodyText"/>
        <w:spacing w:line="276" w:lineRule="auto"/>
        <w:sectPr w:rsidR="0098029C">
          <w:pgSz w:w="11910" w:h="16840"/>
          <w:pgMar w:top="1040" w:right="708" w:bottom="280" w:left="1417" w:header="720" w:footer="720" w:gutter="0"/>
          <w:cols w:space="720"/>
        </w:sectPr>
      </w:pPr>
    </w:p>
    <w:p w14:paraId="67A68EAC" w14:textId="582D5F03" w:rsidR="0098029C" w:rsidRDefault="00341337">
      <w:pPr>
        <w:pStyle w:val="BodyText"/>
        <w:spacing w:before="73" w:line="276" w:lineRule="auto"/>
        <w:ind w:left="721" w:right="422"/>
      </w:pPr>
      <w:r>
        <w:lastRenderedPageBreak/>
        <w:t>category.</w:t>
      </w:r>
      <w:r>
        <w:rPr>
          <w:spacing w:val="-8"/>
        </w:rPr>
        <w:t xml:space="preserve"> </w:t>
      </w:r>
      <w:r>
        <w:t>In</w:t>
      </w:r>
      <w:r>
        <w:rPr>
          <w:spacing w:val="-11"/>
        </w:rPr>
        <w:t xml:space="preserve"> </w:t>
      </w:r>
      <w:r>
        <w:t>the</w:t>
      </w:r>
      <w:r>
        <w:rPr>
          <w:spacing w:val="-11"/>
        </w:rPr>
        <w:t xml:space="preserve"> </w:t>
      </w:r>
      <w:r>
        <w:t>control</w:t>
      </w:r>
      <w:r>
        <w:rPr>
          <w:spacing w:val="-10"/>
        </w:rPr>
        <w:t xml:space="preserve"> </w:t>
      </w:r>
      <w:r>
        <w:t>class,</w:t>
      </w:r>
      <w:r>
        <w:rPr>
          <w:spacing w:val="-10"/>
        </w:rPr>
        <w:t xml:space="preserve"> </w:t>
      </w:r>
      <w:del w:id="239" w:author="Asus" w:date="2025-05-11T10:44:00Z" w16du:dateUtc="2025-05-11T03:44:00Z">
        <w:r w:rsidDel="00B2191D">
          <w:delText>there</w:delText>
        </w:r>
        <w:r w:rsidDel="00B2191D">
          <w:rPr>
            <w:spacing w:val="-12"/>
          </w:rPr>
          <w:delText xml:space="preserve"> </w:delText>
        </w:r>
        <w:r w:rsidDel="00B2191D">
          <w:delText>were</w:delText>
        </w:r>
        <w:r w:rsidDel="00B2191D">
          <w:rPr>
            <w:spacing w:val="-12"/>
          </w:rPr>
          <w:delText xml:space="preserve"> </w:delText>
        </w:r>
        <w:r w:rsidDel="00B2191D">
          <w:delText>7</w:delText>
        </w:r>
        <w:r w:rsidDel="00B2191D">
          <w:rPr>
            <w:spacing w:val="-11"/>
          </w:rPr>
          <w:delText xml:space="preserve"> </w:delText>
        </w:r>
        <w:r w:rsidDel="00B2191D">
          <w:delText>students</w:delText>
        </w:r>
        <w:r w:rsidDel="00B2191D">
          <w:rPr>
            <w:spacing w:val="-10"/>
          </w:rPr>
          <w:delText xml:space="preserve"> </w:delText>
        </w:r>
        <w:r w:rsidDel="00B2191D">
          <w:delText>who</w:delText>
        </w:r>
        <w:r w:rsidDel="00B2191D">
          <w:rPr>
            <w:spacing w:val="-11"/>
          </w:rPr>
          <w:delText xml:space="preserve"> </w:delText>
        </w:r>
        <w:r w:rsidDel="00B2191D">
          <w:delText>achieved</w:delText>
        </w:r>
      </w:del>
      <w:ins w:id="240" w:author="Asus" w:date="2025-05-11T10:44:00Z" w16du:dateUtc="2025-05-11T03:44:00Z">
        <w:r w:rsidR="00B2191D">
          <w:t>7 students achieved</w:t>
        </w:r>
      </w:ins>
      <w:r>
        <w:rPr>
          <w:spacing w:val="-11"/>
        </w:rPr>
        <w:t xml:space="preserve"> </w:t>
      </w:r>
      <w:r>
        <w:t>the</w:t>
      </w:r>
      <w:r>
        <w:rPr>
          <w:spacing w:val="-11"/>
        </w:rPr>
        <w:t xml:space="preserve"> </w:t>
      </w:r>
      <w:r>
        <w:t>good</w:t>
      </w:r>
      <w:r>
        <w:rPr>
          <w:spacing w:val="-11"/>
        </w:rPr>
        <w:t xml:space="preserve"> </w:t>
      </w:r>
      <w:r>
        <w:t>category.</w:t>
      </w:r>
      <w:r>
        <w:rPr>
          <w:spacing w:val="-8"/>
        </w:rPr>
        <w:t xml:space="preserve"> </w:t>
      </w:r>
      <w:r>
        <w:t>In</w:t>
      </w:r>
      <w:r>
        <w:rPr>
          <w:spacing w:val="-11"/>
        </w:rPr>
        <w:t xml:space="preserve"> </w:t>
      </w:r>
      <w:r>
        <w:t xml:space="preserve">the experimental class, </w:t>
      </w:r>
      <w:del w:id="241" w:author="Asus" w:date="2025-05-11T10:44:00Z" w16du:dateUtc="2025-05-11T03:44:00Z">
        <w:r w:rsidDel="00B2191D">
          <w:delText>there were 11 students who achieved</w:delText>
        </w:r>
      </w:del>
      <w:ins w:id="242" w:author="Asus" w:date="2025-05-11T11:05:00Z" w16du:dateUtc="2025-05-11T04:05:00Z">
        <w:r w:rsidR="009B6B5E">
          <w:t>11 students achieved11</w:t>
        </w:r>
      </w:ins>
      <w:ins w:id="243" w:author="Asus" w:date="2025-05-11T10:44:00Z" w16du:dateUtc="2025-05-11T03:44:00Z">
        <w:r w:rsidR="00B2191D">
          <w:t xml:space="preserve"> students achieved</w:t>
        </w:r>
      </w:ins>
      <w:r>
        <w:t xml:space="preserve"> the fair category. In the control class, </w:t>
      </w:r>
      <w:del w:id="244" w:author="Asus" w:date="2025-05-11T10:44:00Z" w16du:dateUtc="2025-05-11T03:44:00Z">
        <w:r w:rsidDel="00B2191D">
          <w:delText>there were 15 students who achieved</w:delText>
        </w:r>
      </w:del>
      <w:ins w:id="245" w:author="Asus" w:date="2025-05-11T10:44:00Z" w16du:dateUtc="2025-05-11T03:44:00Z">
        <w:r w:rsidR="00B2191D">
          <w:t>15 students achieved</w:t>
        </w:r>
      </w:ins>
      <w:r>
        <w:t xml:space="preserve"> the fair category. In the experimental class, </w:t>
      </w:r>
      <w:del w:id="246" w:author="Asus" w:date="2025-05-11T10:44:00Z" w16du:dateUtc="2025-05-11T03:44:00Z">
        <w:r w:rsidDel="00B2191D">
          <w:delText>there</w:delText>
        </w:r>
        <w:r w:rsidDel="00B2191D">
          <w:rPr>
            <w:spacing w:val="-1"/>
          </w:rPr>
          <w:delText xml:space="preserve"> </w:delText>
        </w:r>
        <w:r w:rsidDel="00B2191D">
          <w:delText>were 12 students who achieved</w:delText>
        </w:r>
      </w:del>
      <w:ins w:id="247" w:author="Asus" w:date="2025-05-11T10:44:00Z" w16du:dateUtc="2025-05-11T03:44:00Z">
        <w:r w:rsidR="00B2191D">
          <w:t>12 students achieved</w:t>
        </w:r>
      </w:ins>
      <w:r>
        <w:t xml:space="preserve"> the</w:t>
      </w:r>
      <w:r>
        <w:rPr>
          <w:spacing w:val="-1"/>
        </w:rPr>
        <w:t xml:space="preserve"> </w:t>
      </w:r>
      <w:r>
        <w:t>weak category. In the</w:t>
      </w:r>
      <w:r>
        <w:rPr>
          <w:spacing w:val="-1"/>
        </w:rPr>
        <w:t xml:space="preserve"> </w:t>
      </w:r>
      <w:r>
        <w:t xml:space="preserve">control class, </w:t>
      </w:r>
      <w:del w:id="248" w:author="Asus" w:date="2025-05-11T10:44:00Z" w16du:dateUtc="2025-05-11T03:44:00Z">
        <w:r w:rsidDel="00B2191D">
          <w:delText>there</w:delText>
        </w:r>
        <w:r w:rsidDel="00B2191D">
          <w:rPr>
            <w:spacing w:val="-1"/>
          </w:rPr>
          <w:delText xml:space="preserve"> </w:delText>
        </w:r>
        <w:r w:rsidDel="00B2191D">
          <w:delText>were</w:delText>
        </w:r>
        <w:r w:rsidDel="00B2191D">
          <w:rPr>
            <w:spacing w:val="-1"/>
          </w:rPr>
          <w:delText xml:space="preserve"> </w:delText>
        </w:r>
        <w:r w:rsidDel="00B2191D">
          <w:delText>8 students</w:delText>
        </w:r>
        <w:r w:rsidDel="00B2191D">
          <w:rPr>
            <w:spacing w:val="-12"/>
          </w:rPr>
          <w:delText xml:space="preserve"> </w:delText>
        </w:r>
        <w:r w:rsidDel="00B2191D">
          <w:delText>who</w:delText>
        </w:r>
        <w:r w:rsidDel="00B2191D">
          <w:rPr>
            <w:spacing w:val="-13"/>
          </w:rPr>
          <w:delText xml:space="preserve"> </w:delText>
        </w:r>
        <w:r w:rsidDel="00B2191D">
          <w:delText>achieved</w:delText>
        </w:r>
      </w:del>
      <w:ins w:id="249" w:author="Asus" w:date="2025-05-11T10:44:00Z" w16du:dateUtc="2025-05-11T03:44:00Z">
        <w:r w:rsidR="00B2191D">
          <w:t>8 students achieved</w:t>
        </w:r>
      </w:ins>
      <w:r>
        <w:rPr>
          <w:spacing w:val="-12"/>
        </w:rPr>
        <w:t xml:space="preserve"> </w:t>
      </w:r>
      <w:r>
        <w:t>the</w:t>
      </w:r>
      <w:r>
        <w:rPr>
          <w:spacing w:val="-13"/>
        </w:rPr>
        <w:t xml:space="preserve"> </w:t>
      </w:r>
      <w:r>
        <w:t>weak</w:t>
      </w:r>
      <w:r>
        <w:rPr>
          <w:spacing w:val="-10"/>
        </w:rPr>
        <w:t xml:space="preserve"> </w:t>
      </w:r>
      <w:r>
        <w:t>category.</w:t>
      </w:r>
      <w:r>
        <w:rPr>
          <w:spacing w:val="-13"/>
        </w:rPr>
        <w:t xml:space="preserve"> </w:t>
      </w:r>
      <w:r>
        <w:t>Based</w:t>
      </w:r>
      <w:r>
        <w:rPr>
          <w:spacing w:val="-12"/>
        </w:rPr>
        <w:t xml:space="preserve"> </w:t>
      </w:r>
      <w:r>
        <w:t>on</w:t>
      </w:r>
      <w:r>
        <w:rPr>
          <w:spacing w:val="-12"/>
        </w:rPr>
        <w:t xml:space="preserve"> </w:t>
      </w:r>
      <w:r>
        <w:t>the</w:t>
      </w:r>
      <w:r>
        <w:rPr>
          <w:spacing w:val="-13"/>
        </w:rPr>
        <w:t xml:space="preserve"> </w:t>
      </w:r>
      <w:r>
        <w:t>table</w:t>
      </w:r>
      <w:r>
        <w:rPr>
          <w:spacing w:val="-13"/>
        </w:rPr>
        <w:t xml:space="preserve"> </w:t>
      </w:r>
      <w:r>
        <w:t>above,</w:t>
      </w:r>
      <w:r>
        <w:rPr>
          <w:spacing w:val="-12"/>
        </w:rPr>
        <w:t xml:space="preserve"> </w:t>
      </w:r>
      <w:r>
        <w:t>there</w:t>
      </w:r>
      <w:r>
        <w:rPr>
          <w:spacing w:val="-14"/>
        </w:rPr>
        <w:t xml:space="preserve"> </w:t>
      </w:r>
      <w:r>
        <w:t>were</w:t>
      </w:r>
      <w:r>
        <w:rPr>
          <w:spacing w:val="-14"/>
        </w:rPr>
        <w:t xml:space="preserve"> </w:t>
      </w:r>
      <w:r>
        <w:t>no</w:t>
      </w:r>
      <w:r>
        <w:rPr>
          <w:spacing w:val="-12"/>
        </w:rPr>
        <w:t xml:space="preserve"> </w:t>
      </w:r>
      <w:r>
        <w:t>students who could achieve in the very good category. It meant that students had difficulties in mastering vocabulary.</w:t>
      </w:r>
    </w:p>
    <w:p w14:paraId="7BBC5138" w14:textId="2604B3CE" w:rsidR="0098029C" w:rsidRDefault="00341337">
      <w:pPr>
        <w:pStyle w:val="Heading1"/>
        <w:numPr>
          <w:ilvl w:val="2"/>
          <w:numId w:val="1"/>
        </w:numPr>
        <w:tabs>
          <w:tab w:val="left" w:pos="1441"/>
        </w:tabs>
        <w:spacing w:before="162"/>
      </w:pPr>
      <w:r>
        <w:t>Descriptive</w:t>
      </w:r>
      <w:r>
        <w:rPr>
          <w:spacing w:val="-3"/>
        </w:rPr>
        <w:t xml:space="preserve"> </w:t>
      </w:r>
      <w:del w:id="250" w:author="Asus" w:date="2025-05-11T10:44:00Z" w16du:dateUtc="2025-05-11T03:44:00Z">
        <w:r w:rsidDel="00B2191D">
          <w:delText>Statistic</w:delText>
        </w:r>
        <w:r w:rsidDel="00B2191D">
          <w:rPr>
            <w:spacing w:val="-2"/>
          </w:rPr>
          <w:delText xml:space="preserve"> </w:delText>
        </w:r>
      </w:del>
      <w:ins w:id="251" w:author="Asus" w:date="2025-05-11T10:44:00Z" w16du:dateUtc="2025-05-11T03:44:00Z">
        <w:r w:rsidR="00B2191D">
          <w:t>Statistical</w:t>
        </w:r>
        <w:r w:rsidR="00B2191D">
          <w:rPr>
            <w:spacing w:val="-2"/>
          </w:rPr>
          <w:t xml:space="preserve"> </w:t>
        </w:r>
      </w:ins>
      <w:r>
        <w:t>Analysis</w:t>
      </w:r>
      <w:r>
        <w:rPr>
          <w:spacing w:val="-1"/>
        </w:rPr>
        <w:t xml:space="preserve"> </w:t>
      </w:r>
      <w:r>
        <w:t>of</w:t>
      </w:r>
      <w:r>
        <w:rPr>
          <w:spacing w:val="-1"/>
        </w:rPr>
        <w:t xml:space="preserve"> </w:t>
      </w:r>
      <w:r>
        <w:t>Post-</w:t>
      </w:r>
      <w:r>
        <w:rPr>
          <w:spacing w:val="-4"/>
        </w:rPr>
        <w:t>test</w:t>
      </w:r>
    </w:p>
    <w:p w14:paraId="0284D166" w14:textId="77777777" w:rsidR="0098029C" w:rsidRDefault="0098029C">
      <w:pPr>
        <w:pStyle w:val="BodyText"/>
        <w:jc w:val="left"/>
        <w:rPr>
          <w:b/>
          <w:sz w:val="20"/>
        </w:rPr>
      </w:pPr>
    </w:p>
    <w:p w14:paraId="3C61F9DE" w14:textId="77777777" w:rsidR="0098029C" w:rsidRDefault="0098029C">
      <w:pPr>
        <w:pStyle w:val="BodyText"/>
        <w:spacing w:before="81"/>
        <w:jc w:val="left"/>
        <w:rPr>
          <w:b/>
          <w:sz w:val="20"/>
        </w:rPr>
      </w:pPr>
    </w:p>
    <w:tbl>
      <w:tblPr>
        <w:tblW w:w="0" w:type="auto"/>
        <w:tblInd w:w="27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59"/>
        <w:gridCol w:w="1239"/>
        <w:gridCol w:w="1339"/>
        <w:gridCol w:w="1126"/>
      </w:tblGrid>
      <w:tr w:rsidR="0098029C" w14:paraId="4F04CB13" w14:textId="77777777">
        <w:trPr>
          <w:trHeight w:val="793"/>
        </w:trPr>
        <w:tc>
          <w:tcPr>
            <w:tcW w:w="1159" w:type="dxa"/>
            <w:vMerge w:val="restart"/>
          </w:tcPr>
          <w:p w14:paraId="15BB7BE4" w14:textId="77777777" w:rsidR="0098029C" w:rsidRDefault="00341337">
            <w:pPr>
              <w:pStyle w:val="TableParagraph"/>
              <w:spacing w:before="2"/>
              <w:ind w:left="343"/>
              <w:jc w:val="left"/>
              <w:rPr>
                <w:b/>
                <w:sz w:val="20"/>
              </w:rPr>
            </w:pPr>
            <w:r>
              <w:rPr>
                <w:b/>
                <w:spacing w:val="-2"/>
                <w:sz w:val="20"/>
              </w:rPr>
              <w:t>Score</w:t>
            </w:r>
          </w:p>
        </w:tc>
        <w:tc>
          <w:tcPr>
            <w:tcW w:w="1239" w:type="dxa"/>
            <w:vMerge w:val="restart"/>
          </w:tcPr>
          <w:p w14:paraId="548C93D2" w14:textId="77777777" w:rsidR="0098029C" w:rsidRDefault="00341337">
            <w:pPr>
              <w:pStyle w:val="TableParagraph"/>
              <w:spacing w:before="2"/>
              <w:ind w:left="223"/>
              <w:jc w:val="left"/>
              <w:rPr>
                <w:b/>
                <w:sz w:val="20"/>
              </w:rPr>
            </w:pPr>
            <w:r>
              <w:rPr>
                <w:b/>
                <w:spacing w:val="-2"/>
                <w:sz w:val="20"/>
              </w:rPr>
              <w:t>Category</w:t>
            </w:r>
          </w:p>
        </w:tc>
        <w:tc>
          <w:tcPr>
            <w:tcW w:w="1339" w:type="dxa"/>
          </w:tcPr>
          <w:p w14:paraId="300FCFC2" w14:textId="77777777" w:rsidR="0098029C" w:rsidRDefault="00341337">
            <w:pPr>
              <w:pStyle w:val="TableParagraph"/>
              <w:spacing w:before="2" w:line="276" w:lineRule="auto"/>
              <w:ind w:left="16"/>
              <w:rPr>
                <w:b/>
                <w:sz w:val="20"/>
              </w:rPr>
            </w:pPr>
            <w:r>
              <w:rPr>
                <w:b/>
                <w:spacing w:val="-2"/>
                <w:sz w:val="20"/>
              </w:rPr>
              <w:t>Post-test experimental</w:t>
            </w:r>
          </w:p>
          <w:p w14:paraId="69A2119A" w14:textId="77777777" w:rsidR="0098029C" w:rsidRDefault="00341337">
            <w:pPr>
              <w:pStyle w:val="TableParagraph"/>
              <w:spacing w:line="229" w:lineRule="exact"/>
              <w:ind w:left="16" w:right="6"/>
              <w:rPr>
                <w:b/>
                <w:sz w:val="20"/>
              </w:rPr>
            </w:pPr>
            <w:r>
              <w:rPr>
                <w:b/>
                <w:spacing w:val="-2"/>
                <w:sz w:val="20"/>
              </w:rPr>
              <w:t>class</w:t>
            </w:r>
          </w:p>
        </w:tc>
        <w:tc>
          <w:tcPr>
            <w:tcW w:w="1126" w:type="dxa"/>
          </w:tcPr>
          <w:p w14:paraId="098A2FC5" w14:textId="77777777" w:rsidR="0098029C" w:rsidRDefault="00341337">
            <w:pPr>
              <w:pStyle w:val="TableParagraph"/>
              <w:spacing w:before="2" w:line="276" w:lineRule="auto"/>
              <w:ind w:left="256" w:right="183" w:hanging="60"/>
              <w:jc w:val="left"/>
              <w:rPr>
                <w:b/>
                <w:sz w:val="20"/>
              </w:rPr>
            </w:pPr>
            <w:r>
              <w:rPr>
                <w:b/>
                <w:spacing w:val="-2"/>
                <w:sz w:val="20"/>
              </w:rPr>
              <w:t>Post-test control</w:t>
            </w:r>
          </w:p>
          <w:p w14:paraId="15573E7C" w14:textId="77777777" w:rsidR="0098029C" w:rsidRDefault="00341337">
            <w:pPr>
              <w:pStyle w:val="TableParagraph"/>
              <w:spacing w:line="229" w:lineRule="exact"/>
              <w:ind w:left="362"/>
              <w:jc w:val="left"/>
              <w:rPr>
                <w:b/>
                <w:sz w:val="20"/>
              </w:rPr>
            </w:pPr>
            <w:r>
              <w:rPr>
                <w:b/>
                <w:spacing w:val="-2"/>
                <w:sz w:val="20"/>
              </w:rPr>
              <w:t>class</w:t>
            </w:r>
          </w:p>
        </w:tc>
      </w:tr>
      <w:tr w:rsidR="0098029C" w14:paraId="6F2D895C" w14:textId="77777777">
        <w:trPr>
          <w:trHeight w:val="266"/>
        </w:trPr>
        <w:tc>
          <w:tcPr>
            <w:tcW w:w="1159" w:type="dxa"/>
            <w:vMerge/>
            <w:tcBorders>
              <w:top w:val="nil"/>
            </w:tcBorders>
          </w:tcPr>
          <w:p w14:paraId="05EF824E" w14:textId="77777777" w:rsidR="0098029C" w:rsidRDefault="0098029C">
            <w:pPr>
              <w:rPr>
                <w:sz w:val="2"/>
                <w:szCs w:val="2"/>
              </w:rPr>
            </w:pPr>
          </w:p>
        </w:tc>
        <w:tc>
          <w:tcPr>
            <w:tcW w:w="1239" w:type="dxa"/>
            <w:vMerge/>
            <w:tcBorders>
              <w:top w:val="nil"/>
            </w:tcBorders>
          </w:tcPr>
          <w:p w14:paraId="50669B1D" w14:textId="77777777" w:rsidR="0098029C" w:rsidRDefault="0098029C">
            <w:pPr>
              <w:rPr>
                <w:sz w:val="2"/>
                <w:szCs w:val="2"/>
              </w:rPr>
            </w:pPr>
          </w:p>
        </w:tc>
        <w:tc>
          <w:tcPr>
            <w:tcW w:w="1339" w:type="dxa"/>
          </w:tcPr>
          <w:p w14:paraId="0B598AE5" w14:textId="77777777" w:rsidR="0098029C" w:rsidRDefault="00341337">
            <w:pPr>
              <w:pStyle w:val="TableParagraph"/>
              <w:spacing w:before="1"/>
              <w:ind w:left="16" w:right="6"/>
              <w:rPr>
                <w:b/>
                <w:sz w:val="20"/>
              </w:rPr>
            </w:pPr>
            <w:r>
              <w:rPr>
                <w:b/>
                <w:spacing w:val="-2"/>
                <w:sz w:val="20"/>
              </w:rPr>
              <w:t>Frequency</w:t>
            </w:r>
          </w:p>
        </w:tc>
        <w:tc>
          <w:tcPr>
            <w:tcW w:w="1126" w:type="dxa"/>
          </w:tcPr>
          <w:p w14:paraId="05322120" w14:textId="77777777" w:rsidR="0098029C" w:rsidRDefault="00341337">
            <w:pPr>
              <w:pStyle w:val="TableParagraph"/>
              <w:spacing w:before="1"/>
              <w:ind w:left="12" w:right="5"/>
              <w:rPr>
                <w:b/>
                <w:sz w:val="20"/>
              </w:rPr>
            </w:pPr>
            <w:r>
              <w:rPr>
                <w:b/>
                <w:spacing w:val="-2"/>
                <w:sz w:val="20"/>
              </w:rPr>
              <w:t>Frequency</w:t>
            </w:r>
          </w:p>
        </w:tc>
      </w:tr>
      <w:tr w:rsidR="0098029C" w14:paraId="374783B8" w14:textId="77777777">
        <w:trPr>
          <w:trHeight w:val="316"/>
        </w:trPr>
        <w:tc>
          <w:tcPr>
            <w:tcW w:w="1159" w:type="dxa"/>
          </w:tcPr>
          <w:p w14:paraId="40FB8C3A" w14:textId="77777777" w:rsidR="0098029C" w:rsidRDefault="00341337">
            <w:pPr>
              <w:pStyle w:val="TableParagraph"/>
              <w:ind w:left="17" w:right="4"/>
              <w:rPr>
                <w:sz w:val="20"/>
              </w:rPr>
            </w:pPr>
            <w:r>
              <w:rPr>
                <w:spacing w:val="-2"/>
                <w:sz w:val="20"/>
              </w:rPr>
              <w:t>81-</w:t>
            </w:r>
            <w:r>
              <w:rPr>
                <w:spacing w:val="-5"/>
                <w:sz w:val="20"/>
              </w:rPr>
              <w:t>100</w:t>
            </w:r>
          </w:p>
        </w:tc>
        <w:tc>
          <w:tcPr>
            <w:tcW w:w="1239" w:type="dxa"/>
          </w:tcPr>
          <w:p w14:paraId="0D3F6603" w14:textId="77777777" w:rsidR="0098029C" w:rsidRDefault="00341337">
            <w:pPr>
              <w:pStyle w:val="TableParagraph"/>
              <w:rPr>
                <w:sz w:val="20"/>
              </w:rPr>
            </w:pPr>
            <w:r>
              <w:rPr>
                <w:sz w:val="20"/>
              </w:rPr>
              <w:t>Very</w:t>
            </w:r>
            <w:r>
              <w:rPr>
                <w:spacing w:val="-2"/>
                <w:sz w:val="20"/>
              </w:rPr>
              <w:t xml:space="preserve"> </w:t>
            </w:r>
            <w:r>
              <w:rPr>
                <w:spacing w:val="-4"/>
                <w:sz w:val="20"/>
              </w:rPr>
              <w:t>good</w:t>
            </w:r>
          </w:p>
        </w:tc>
        <w:tc>
          <w:tcPr>
            <w:tcW w:w="1339" w:type="dxa"/>
          </w:tcPr>
          <w:p w14:paraId="54394BDE" w14:textId="77777777" w:rsidR="0098029C" w:rsidRDefault="00341337">
            <w:pPr>
              <w:pStyle w:val="TableParagraph"/>
              <w:spacing w:line="275" w:lineRule="exact"/>
              <w:ind w:left="16" w:right="2"/>
              <w:rPr>
                <w:b/>
                <w:sz w:val="24"/>
              </w:rPr>
            </w:pPr>
            <w:r>
              <w:rPr>
                <w:b/>
                <w:spacing w:val="-10"/>
                <w:sz w:val="24"/>
              </w:rPr>
              <w:t>3</w:t>
            </w:r>
          </w:p>
        </w:tc>
        <w:tc>
          <w:tcPr>
            <w:tcW w:w="1126" w:type="dxa"/>
          </w:tcPr>
          <w:p w14:paraId="35206821" w14:textId="77777777" w:rsidR="0098029C" w:rsidRDefault="00341337">
            <w:pPr>
              <w:pStyle w:val="TableParagraph"/>
              <w:spacing w:line="275" w:lineRule="exact"/>
              <w:ind w:left="12" w:right="2"/>
              <w:rPr>
                <w:b/>
                <w:sz w:val="24"/>
              </w:rPr>
            </w:pPr>
            <w:r>
              <w:rPr>
                <w:b/>
                <w:spacing w:val="-10"/>
                <w:sz w:val="24"/>
              </w:rPr>
              <w:t>-</w:t>
            </w:r>
          </w:p>
        </w:tc>
      </w:tr>
      <w:tr w:rsidR="0098029C" w14:paraId="1B654F63" w14:textId="77777777">
        <w:trPr>
          <w:trHeight w:val="316"/>
        </w:trPr>
        <w:tc>
          <w:tcPr>
            <w:tcW w:w="1159" w:type="dxa"/>
          </w:tcPr>
          <w:p w14:paraId="4D94F97E" w14:textId="77777777" w:rsidR="0098029C" w:rsidRDefault="00341337">
            <w:pPr>
              <w:pStyle w:val="TableParagraph"/>
              <w:ind w:left="17" w:right="5"/>
              <w:rPr>
                <w:sz w:val="20"/>
              </w:rPr>
            </w:pPr>
            <w:r>
              <w:rPr>
                <w:spacing w:val="-2"/>
                <w:sz w:val="20"/>
              </w:rPr>
              <w:t>61-</w:t>
            </w:r>
            <w:r>
              <w:rPr>
                <w:spacing w:val="-5"/>
                <w:sz w:val="20"/>
              </w:rPr>
              <w:t>80</w:t>
            </w:r>
          </w:p>
        </w:tc>
        <w:tc>
          <w:tcPr>
            <w:tcW w:w="1239" w:type="dxa"/>
          </w:tcPr>
          <w:p w14:paraId="673433D5" w14:textId="77777777" w:rsidR="0098029C" w:rsidRDefault="00341337">
            <w:pPr>
              <w:pStyle w:val="TableParagraph"/>
              <w:ind w:right="2"/>
              <w:rPr>
                <w:sz w:val="20"/>
              </w:rPr>
            </w:pPr>
            <w:r>
              <w:rPr>
                <w:spacing w:val="-4"/>
                <w:sz w:val="20"/>
              </w:rPr>
              <w:t>Good</w:t>
            </w:r>
          </w:p>
        </w:tc>
        <w:tc>
          <w:tcPr>
            <w:tcW w:w="1339" w:type="dxa"/>
          </w:tcPr>
          <w:p w14:paraId="58B56325" w14:textId="77777777" w:rsidR="0098029C" w:rsidRDefault="00341337">
            <w:pPr>
              <w:pStyle w:val="TableParagraph"/>
              <w:spacing w:line="275" w:lineRule="exact"/>
              <w:ind w:left="16" w:right="2"/>
              <w:rPr>
                <w:b/>
                <w:sz w:val="24"/>
              </w:rPr>
            </w:pPr>
            <w:r>
              <w:rPr>
                <w:b/>
                <w:spacing w:val="-5"/>
                <w:sz w:val="24"/>
              </w:rPr>
              <w:t>27</w:t>
            </w:r>
          </w:p>
        </w:tc>
        <w:tc>
          <w:tcPr>
            <w:tcW w:w="1126" w:type="dxa"/>
          </w:tcPr>
          <w:p w14:paraId="41A96A71" w14:textId="77777777" w:rsidR="0098029C" w:rsidRDefault="00341337">
            <w:pPr>
              <w:pStyle w:val="TableParagraph"/>
              <w:spacing w:line="275" w:lineRule="exact"/>
              <w:ind w:left="12"/>
              <w:rPr>
                <w:b/>
                <w:sz w:val="24"/>
              </w:rPr>
            </w:pPr>
            <w:r>
              <w:rPr>
                <w:b/>
                <w:spacing w:val="-5"/>
                <w:sz w:val="24"/>
              </w:rPr>
              <w:t>15</w:t>
            </w:r>
          </w:p>
        </w:tc>
      </w:tr>
      <w:tr w:rsidR="0098029C" w14:paraId="60116878" w14:textId="77777777">
        <w:trPr>
          <w:trHeight w:val="318"/>
        </w:trPr>
        <w:tc>
          <w:tcPr>
            <w:tcW w:w="1159" w:type="dxa"/>
          </w:tcPr>
          <w:p w14:paraId="18A356BE" w14:textId="77777777" w:rsidR="0098029C" w:rsidRDefault="00341337">
            <w:pPr>
              <w:pStyle w:val="TableParagraph"/>
              <w:spacing w:before="2"/>
              <w:ind w:left="17" w:right="5"/>
              <w:rPr>
                <w:sz w:val="20"/>
              </w:rPr>
            </w:pPr>
            <w:r>
              <w:rPr>
                <w:spacing w:val="-2"/>
                <w:sz w:val="20"/>
              </w:rPr>
              <w:t>41-</w:t>
            </w:r>
            <w:r>
              <w:rPr>
                <w:spacing w:val="-5"/>
                <w:sz w:val="20"/>
              </w:rPr>
              <w:t>60</w:t>
            </w:r>
          </w:p>
        </w:tc>
        <w:tc>
          <w:tcPr>
            <w:tcW w:w="1239" w:type="dxa"/>
          </w:tcPr>
          <w:p w14:paraId="4D437F54" w14:textId="77777777" w:rsidR="0098029C" w:rsidRDefault="00341337">
            <w:pPr>
              <w:pStyle w:val="TableParagraph"/>
              <w:spacing w:before="2"/>
              <w:ind w:right="1"/>
              <w:rPr>
                <w:sz w:val="20"/>
              </w:rPr>
            </w:pPr>
            <w:r>
              <w:rPr>
                <w:spacing w:val="-4"/>
                <w:sz w:val="20"/>
              </w:rPr>
              <w:t>Fair</w:t>
            </w:r>
          </w:p>
        </w:tc>
        <w:tc>
          <w:tcPr>
            <w:tcW w:w="1339" w:type="dxa"/>
          </w:tcPr>
          <w:p w14:paraId="31789E38" w14:textId="77777777" w:rsidR="0098029C" w:rsidRDefault="00341337">
            <w:pPr>
              <w:pStyle w:val="TableParagraph"/>
              <w:spacing w:before="1"/>
              <w:ind w:left="16" w:right="4"/>
              <w:rPr>
                <w:b/>
                <w:sz w:val="24"/>
              </w:rPr>
            </w:pPr>
            <w:r>
              <w:rPr>
                <w:b/>
                <w:spacing w:val="-10"/>
                <w:sz w:val="24"/>
              </w:rPr>
              <w:t>-</w:t>
            </w:r>
          </w:p>
        </w:tc>
        <w:tc>
          <w:tcPr>
            <w:tcW w:w="1126" w:type="dxa"/>
          </w:tcPr>
          <w:p w14:paraId="7B5AA8FA" w14:textId="77777777" w:rsidR="0098029C" w:rsidRDefault="00341337">
            <w:pPr>
              <w:pStyle w:val="TableParagraph"/>
              <w:spacing w:before="1"/>
              <w:ind w:left="12"/>
              <w:rPr>
                <w:b/>
                <w:sz w:val="24"/>
              </w:rPr>
            </w:pPr>
            <w:r>
              <w:rPr>
                <w:b/>
                <w:spacing w:val="-5"/>
                <w:sz w:val="24"/>
              </w:rPr>
              <w:t>15</w:t>
            </w:r>
          </w:p>
        </w:tc>
      </w:tr>
      <w:tr w:rsidR="0098029C" w14:paraId="6FEFF975" w14:textId="77777777">
        <w:trPr>
          <w:trHeight w:val="316"/>
        </w:trPr>
        <w:tc>
          <w:tcPr>
            <w:tcW w:w="1159" w:type="dxa"/>
          </w:tcPr>
          <w:p w14:paraId="16E1A1EE" w14:textId="77777777" w:rsidR="0098029C" w:rsidRDefault="00341337">
            <w:pPr>
              <w:pStyle w:val="TableParagraph"/>
              <w:ind w:left="17" w:right="5"/>
              <w:rPr>
                <w:sz w:val="20"/>
              </w:rPr>
            </w:pPr>
            <w:r>
              <w:rPr>
                <w:spacing w:val="-2"/>
                <w:sz w:val="20"/>
              </w:rPr>
              <w:t>21-</w:t>
            </w:r>
            <w:r>
              <w:rPr>
                <w:spacing w:val="-5"/>
                <w:sz w:val="20"/>
              </w:rPr>
              <w:t>40</w:t>
            </w:r>
          </w:p>
        </w:tc>
        <w:tc>
          <w:tcPr>
            <w:tcW w:w="1239" w:type="dxa"/>
          </w:tcPr>
          <w:p w14:paraId="690DF53C" w14:textId="77777777" w:rsidR="0098029C" w:rsidRDefault="00341337">
            <w:pPr>
              <w:pStyle w:val="TableParagraph"/>
              <w:ind w:right="1"/>
              <w:rPr>
                <w:sz w:val="20"/>
              </w:rPr>
            </w:pPr>
            <w:r>
              <w:rPr>
                <w:spacing w:val="-4"/>
                <w:sz w:val="20"/>
              </w:rPr>
              <w:t>Weak</w:t>
            </w:r>
          </w:p>
        </w:tc>
        <w:tc>
          <w:tcPr>
            <w:tcW w:w="1339" w:type="dxa"/>
          </w:tcPr>
          <w:p w14:paraId="5785ED77" w14:textId="77777777" w:rsidR="0098029C" w:rsidRDefault="00341337">
            <w:pPr>
              <w:pStyle w:val="TableParagraph"/>
              <w:spacing w:line="275" w:lineRule="exact"/>
              <w:ind w:left="16" w:right="4"/>
              <w:rPr>
                <w:b/>
                <w:sz w:val="24"/>
              </w:rPr>
            </w:pPr>
            <w:r>
              <w:rPr>
                <w:b/>
                <w:spacing w:val="-10"/>
                <w:sz w:val="24"/>
              </w:rPr>
              <w:t>-</w:t>
            </w:r>
          </w:p>
        </w:tc>
        <w:tc>
          <w:tcPr>
            <w:tcW w:w="1126" w:type="dxa"/>
          </w:tcPr>
          <w:p w14:paraId="47F3D2EF" w14:textId="77777777" w:rsidR="0098029C" w:rsidRDefault="00341337">
            <w:pPr>
              <w:pStyle w:val="TableParagraph"/>
              <w:spacing w:line="275" w:lineRule="exact"/>
              <w:ind w:left="12" w:right="2"/>
              <w:rPr>
                <w:b/>
                <w:sz w:val="24"/>
              </w:rPr>
            </w:pPr>
            <w:r>
              <w:rPr>
                <w:b/>
                <w:spacing w:val="-10"/>
                <w:sz w:val="24"/>
              </w:rPr>
              <w:t>-</w:t>
            </w:r>
          </w:p>
        </w:tc>
      </w:tr>
      <w:tr w:rsidR="0098029C" w14:paraId="4BE3A8E1" w14:textId="77777777">
        <w:trPr>
          <w:trHeight w:val="318"/>
        </w:trPr>
        <w:tc>
          <w:tcPr>
            <w:tcW w:w="1159" w:type="dxa"/>
          </w:tcPr>
          <w:p w14:paraId="6441E727" w14:textId="77777777" w:rsidR="0098029C" w:rsidRDefault="00341337">
            <w:pPr>
              <w:pStyle w:val="TableParagraph"/>
              <w:ind w:left="17"/>
              <w:rPr>
                <w:sz w:val="20"/>
              </w:rPr>
            </w:pPr>
            <w:r>
              <w:rPr>
                <w:spacing w:val="-2"/>
                <w:sz w:val="20"/>
              </w:rPr>
              <w:t>0-</w:t>
            </w:r>
            <w:r>
              <w:rPr>
                <w:spacing w:val="-5"/>
                <w:sz w:val="20"/>
              </w:rPr>
              <w:t>20</w:t>
            </w:r>
          </w:p>
        </w:tc>
        <w:tc>
          <w:tcPr>
            <w:tcW w:w="1239" w:type="dxa"/>
          </w:tcPr>
          <w:p w14:paraId="4F4DA181" w14:textId="77777777" w:rsidR="0098029C" w:rsidRDefault="00341337">
            <w:pPr>
              <w:pStyle w:val="TableParagraph"/>
              <w:ind w:right="1"/>
              <w:rPr>
                <w:sz w:val="20"/>
              </w:rPr>
            </w:pPr>
            <w:r>
              <w:rPr>
                <w:spacing w:val="-4"/>
                <w:sz w:val="20"/>
              </w:rPr>
              <w:t>Poor</w:t>
            </w:r>
          </w:p>
        </w:tc>
        <w:tc>
          <w:tcPr>
            <w:tcW w:w="1339" w:type="dxa"/>
          </w:tcPr>
          <w:p w14:paraId="70399FA3" w14:textId="77777777" w:rsidR="0098029C" w:rsidRDefault="00341337">
            <w:pPr>
              <w:pStyle w:val="TableParagraph"/>
              <w:spacing w:line="275" w:lineRule="exact"/>
              <w:ind w:left="16" w:right="4"/>
              <w:rPr>
                <w:b/>
                <w:sz w:val="24"/>
              </w:rPr>
            </w:pPr>
            <w:r>
              <w:rPr>
                <w:b/>
                <w:spacing w:val="-10"/>
                <w:sz w:val="24"/>
              </w:rPr>
              <w:t>-</w:t>
            </w:r>
          </w:p>
        </w:tc>
        <w:tc>
          <w:tcPr>
            <w:tcW w:w="1126" w:type="dxa"/>
          </w:tcPr>
          <w:p w14:paraId="6DAE1EE2" w14:textId="77777777" w:rsidR="0098029C" w:rsidRDefault="00341337">
            <w:pPr>
              <w:pStyle w:val="TableParagraph"/>
              <w:spacing w:line="275" w:lineRule="exact"/>
              <w:ind w:left="12" w:right="2"/>
              <w:rPr>
                <w:b/>
                <w:sz w:val="24"/>
              </w:rPr>
            </w:pPr>
            <w:r>
              <w:rPr>
                <w:b/>
                <w:spacing w:val="-10"/>
                <w:sz w:val="24"/>
              </w:rPr>
              <w:t>-</w:t>
            </w:r>
          </w:p>
        </w:tc>
      </w:tr>
      <w:tr w:rsidR="0098029C" w14:paraId="435B5B87" w14:textId="77777777">
        <w:trPr>
          <w:trHeight w:val="316"/>
        </w:trPr>
        <w:tc>
          <w:tcPr>
            <w:tcW w:w="2398" w:type="dxa"/>
            <w:gridSpan w:val="2"/>
          </w:tcPr>
          <w:p w14:paraId="77D2A56A" w14:textId="77777777" w:rsidR="0098029C" w:rsidRDefault="00341337">
            <w:pPr>
              <w:pStyle w:val="TableParagraph"/>
              <w:ind w:left="11"/>
              <w:rPr>
                <w:b/>
                <w:sz w:val="20"/>
              </w:rPr>
            </w:pPr>
            <w:r>
              <w:rPr>
                <w:b/>
                <w:spacing w:val="-2"/>
                <w:sz w:val="20"/>
              </w:rPr>
              <w:t>Total</w:t>
            </w:r>
          </w:p>
        </w:tc>
        <w:tc>
          <w:tcPr>
            <w:tcW w:w="1339" w:type="dxa"/>
          </w:tcPr>
          <w:p w14:paraId="6720C000" w14:textId="77777777" w:rsidR="0098029C" w:rsidRDefault="00341337">
            <w:pPr>
              <w:pStyle w:val="TableParagraph"/>
              <w:spacing w:line="275" w:lineRule="exact"/>
              <w:ind w:left="16" w:right="2"/>
              <w:rPr>
                <w:b/>
                <w:sz w:val="24"/>
              </w:rPr>
            </w:pPr>
            <w:r>
              <w:rPr>
                <w:b/>
                <w:spacing w:val="-5"/>
                <w:sz w:val="24"/>
              </w:rPr>
              <w:t>30</w:t>
            </w:r>
          </w:p>
        </w:tc>
        <w:tc>
          <w:tcPr>
            <w:tcW w:w="1126" w:type="dxa"/>
          </w:tcPr>
          <w:p w14:paraId="6E72C0CD" w14:textId="77777777" w:rsidR="0098029C" w:rsidRDefault="00341337">
            <w:pPr>
              <w:pStyle w:val="TableParagraph"/>
              <w:spacing w:line="275" w:lineRule="exact"/>
              <w:ind w:left="12"/>
              <w:rPr>
                <w:b/>
                <w:sz w:val="24"/>
              </w:rPr>
            </w:pPr>
            <w:r>
              <w:rPr>
                <w:b/>
                <w:spacing w:val="-5"/>
                <w:sz w:val="24"/>
              </w:rPr>
              <w:t>30</w:t>
            </w:r>
          </w:p>
        </w:tc>
      </w:tr>
    </w:tbl>
    <w:p w14:paraId="22D328FB" w14:textId="77777777" w:rsidR="0098029C" w:rsidRDefault="0098029C">
      <w:pPr>
        <w:pStyle w:val="BodyText"/>
        <w:spacing w:before="154"/>
        <w:jc w:val="left"/>
        <w:rPr>
          <w:b/>
        </w:rPr>
      </w:pPr>
    </w:p>
    <w:p w14:paraId="19D7DDFB" w14:textId="4EB9195F" w:rsidR="0098029C" w:rsidRDefault="00341337">
      <w:pPr>
        <w:pStyle w:val="BodyText"/>
        <w:spacing w:line="276" w:lineRule="auto"/>
        <w:ind w:left="709" w:right="420" w:firstLine="763"/>
      </w:pPr>
      <w:r>
        <w:t>The post-test mean score result of the experimental class was 75.23</w:t>
      </w:r>
      <w:ins w:id="252" w:author="Asus" w:date="2025-05-11T10:45:00Z" w16du:dateUtc="2025-05-11T03:45:00Z">
        <w:r w:rsidR="00B2191D">
          <w:t>,</w:t>
        </w:r>
      </w:ins>
      <w:r>
        <w:t xml:space="preserve"> while the control</w:t>
      </w:r>
      <w:r>
        <w:rPr>
          <w:spacing w:val="-3"/>
        </w:rPr>
        <w:t xml:space="preserve"> </w:t>
      </w:r>
      <w:r>
        <w:t>class</w:t>
      </w:r>
      <w:r>
        <w:rPr>
          <w:spacing w:val="-3"/>
        </w:rPr>
        <w:t xml:space="preserve"> </w:t>
      </w:r>
      <w:r>
        <w:t>was</w:t>
      </w:r>
      <w:r>
        <w:rPr>
          <w:spacing w:val="-3"/>
        </w:rPr>
        <w:t xml:space="preserve"> </w:t>
      </w:r>
      <w:r>
        <w:t>61.57.</w:t>
      </w:r>
      <w:r>
        <w:rPr>
          <w:spacing w:val="-1"/>
        </w:rPr>
        <w:t xml:space="preserve"> </w:t>
      </w:r>
      <w:r>
        <w:t>In</w:t>
      </w:r>
      <w:r>
        <w:rPr>
          <w:spacing w:val="-2"/>
        </w:rPr>
        <w:t xml:space="preserve"> </w:t>
      </w:r>
      <w:r>
        <w:t>the</w:t>
      </w:r>
      <w:r>
        <w:rPr>
          <w:spacing w:val="-4"/>
        </w:rPr>
        <w:t xml:space="preserve"> </w:t>
      </w:r>
      <w:r>
        <w:t>experimental</w:t>
      </w:r>
      <w:r>
        <w:rPr>
          <w:spacing w:val="-1"/>
        </w:rPr>
        <w:t xml:space="preserve"> </w:t>
      </w:r>
      <w:r>
        <w:t>class,</w:t>
      </w:r>
      <w:r>
        <w:rPr>
          <w:spacing w:val="-1"/>
        </w:rPr>
        <w:t xml:space="preserve"> </w:t>
      </w:r>
      <w:del w:id="253" w:author="Asus" w:date="2025-05-11T10:45:00Z" w16du:dateUtc="2025-05-11T03:45:00Z">
        <w:r w:rsidDel="00B2191D">
          <w:delText>there</w:delText>
        </w:r>
        <w:r w:rsidDel="00B2191D">
          <w:rPr>
            <w:spacing w:val="-4"/>
          </w:rPr>
          <w:delText xml:space="preserve"> </w:delText>
        </w:r>
        <w:r w:rsidDel="00B2191D">
          <w:delText>were</w:delText>
        </w:r>
        <w:r w:rsidDel="00B2191D">
          <w:rPr>
            <w:spacing w:val="-5"/>
          </w:rPr>
          <w:delText xml:space="preserve"> </w:delText>
        </w:r>
        <w:r w:rsidDel="00B2191D">
          <w:delText>3</w:delText>
        </w:r>
        <w:r w:rsidDel="00B2191D">
          <w:rPr>
            <w:spacing w:val="-3"/>
          </w:rPr>
          <w:delText xml:space="preserve"> </w:delText>
        </w:r>
        <w:r w:rsidDel="00B2191D">
          <w:delText>students</w:delText>
        </w:r>
        <w:r w:rsidDel="00B2191D">
          <w:rPr>
            <w:spacing w:val="-3"/>
          </w:rPr>
          <w:delText xml:space="preserve"> </w:delText>
        </w:r>
        <w:r w:rsidDel="00B2191D">
          <w:delText>who</w:delText>
        </w:r>
        <w:r w:rsidDel="00B2191D">
          <w:rPr>
            <w:spacing w:val="-3"/>
          </w:rPr>
          <w:delText xml:space="preserve"> </w:delText>
        </w:r>
        <w:r w:rsidDel="00B2191D">
          <w:delText>achieved</w:delText>
        </w:r>
      </w:del>
      <w:ins w:id="254" w:author="Asus" w:date="2025-05-11T10:45:00Z" w16du:dateUtc="2025-05-11T03:45:00Z">
        <w:r w:rsidR="00B2191D">
          <w:t>3 students achieved</w:t>
        </w:r>
      </w:ins>
      <w:r>
        <w:rPr>
          <w:spacing w:val="-3"/>
        </w:rPr>
        <w:t xml:space="preserve"> </w:t>
      </w:r>
      <w:r>
        <w:t xml:space="preserve">the very good category. In </w:t>
      </w:r>
      <w:ins w:id="255" w:author="Asus" w:date="2025-05-11T10:45:00Z" w16du:dateUtc="2025-05-11T03:45:00Z">
        <w:r w:rsidR="00B2191D">
          <w:t xml:space="preserve">the </w:t>
        </w:r>
      </w:ins>
      <w:r>
        <w:t xml:space="preserve">control class, </w:t>
      </w:r>
      <w:del w:id="256" w:author="Asus" w:date="2025-05-11T10:45:00Z" w16du:dateUtc="2025-05-11T03:45:00Z">
        <w:r w:rsidDel="00B2191D">
          <w:delText>there’s no one student who achieved</w:delText>
        </w:r>
      </w:del>
      <w:ins w:id="257" w:author="Asus" w:date="2025-05-11T10:45:00Z" w16du:dateUtc="2025-05-11T03:45:00Z">
        <w:r w:rsidR="00B2191D">
          <w:t>no one student achieved</w:t>
        </w:r>
      </w:ins>
      <w:ins w:id="258" w:author="Asus" w:date="2025-05-11T10:46:00Z" w16du:dateUtc="2025-05-11T03:46:00Z">
        <w:r w:rsidR="00B2191D">
          <w:t xml:space="preserve"> </w:t>
        </w:r>
      </w:ins>
      <w:ins w:id="259" w:author="Asus" w:date="2025-05-11T10:45:00Z" w16du:dateUtc="2025-05-11T03:45:00Z">
        <w:r w:rsidR="00B2191D">
          <w:t>no one student achieved</w:t>
        </w:r>
      </w:ins>
      <w:r>
        <w:t xml:space="preserve"> the very good category.</w:t>
      </w:r>
      <w:r>
        <w:rPr>
          <w:spacing w:val="-10"/>
        </w:rPr>
        <w:t xml:space="preserve"> </w:t>
      </w:r>
      <w:r>
        <w:t>The</w:t>
      </w:r>
      <w:r>
        <w:rPr>
          <w:spacing w:val="-11"/>
        </w:rPr>
        <w:t xml:space="preserve"> </w:t>
      </w:r>
      <w:r>
        <w:t>students</w:t>
      </w:r>
      <w:r>
        <w:rPr>
          <w:spacing w:val="-12"/>
        </w:rPr>
        <w:t xml:space="preserve"> </w:t>
      </w:r>
      <w:r>
        <w:t>who</w:t>
      </w:r>
      <w:r>
        <w:rPr>
          <w:spacing w:val="-12"/>
        </w:rPr>
        <w:t xml:space="preserve"> </w:t>
      </w:r>
      <w:r>
        <w:t>achieved</w:t>
      </w:r>
      <w:r>
        <w:rPr>
          <w:spacing w:val="-12"/>
        </w:rPr>
        <w:t xml:space="preserve"> </w:t>
      </w:r>
      <w:del w:id="260" w:author="Asus" w:date="2025-05-11T10:45:00Z" w16du:dateUtc="2025-05-11T03:45:00Z">
        <w:r w:rsidDel="00B2191D">
          <w:delText>the</w:delText>
        </w:r>
        <w:r w:rsidDel="00B2191D">
          <w:rPr>
            <w:spacing w:val="-10"/>
          </w:rPr>
          <w:delText xml:space="preserve"> </w:delText>
        </w:r>
      </w:del>
      <w:ins w:id="261" w:author="Asus" w:date="2025-05-11T10:45:00Z" w16du:dateUtc="2025-05-11T03:45:00Z">
        <w:r w:rsidR="00B2191D">
          <w:t>a</w:t>
        </w:r>
        <w:r w:rsidR="00B2191D">
          <w:rPr>
            <w:spacing w:val="-10"/>
          </w:rPr>
          <w:t xml:space="preserve"> </w:t>
        </w:r>
      </w:ins>
      <w:r>
        <w:t>score</w:t>
      </w:r>
      <w:r>
        <w:rPr>
          <w:spacing w:val="-13"/>
        </w:rPr>
        <w:t xml:space="preserve"> </w:t>
      </w:r>
      <w:r>
        <w:t>in</w:t>
      </w:r>
      <w:r>
        <w:rPr>
          <w:spacing w:val="-12"/>
        </w:rPr>
        <w:t xml:space="preserve"> </w:t>
      </w:r>
      <w:ins w:id="262" w:author="Asus" w:date="2025-05-11T10:45:00Z" w16du:dateUtc="2025-05-11T03:45:00Z">
        <w:r w:rsidR="00B2191D">
          <w:rPr>
            <w:spacing w:val="-12"/>
          </w:rPr>
          <w:t xml:space="preserve">the </w:t>
        </w:r>
      </w:ins>
      <w:r>
        <w:t>good</w:t>
      </w:r>
      <w:r>
        <w:rPr>
          <w:spacing w:val="-12"/>
        </w:rPr>
        <w:t xml:space="preserve"> </w:t>
      </w:r>
      <w:r>
        <w:t>category</w:t>
      </w:r>
      <w:r>
        <w:rPr>
          <w:spacing w:val="-13"/>
        </w:rPr>
        <w:t xml:space="preserve"> </w:t>
      </w:r>
      <w:r>
        <w:t>in</w:t>
      </w:r>
      <w:r>
        <w:rPr>
          <w:spacing w:val="-9"/>
        </w:rPr>
        <w:t xml:space="preserve"> </w:t>
      </w:r>
      <w:ins w:id="263" w:author="Asus" w:date="2025-05-11T10:45:00Z" w16du:dateUtc="2025-05-11T03:45:00Z">
        <w:r w:rsidR="00B2191D">
          <w:rPr>
            <w:spacing w:val="-9"/>
          </w:rPr>
          <w:t xml:space="preserve">the </w:t>
        </w:r>
      </w:ins>
      <w:r>
        <w:t>experimental</w:t>
      </w:r>
      <w:r>
        <w:rPr>
          <w:spacing w:val="-12"/>
        </w:rPr>
        <w:t xml:space="preserve"> </w:t>
      </w:r>
      <w:r>
        <w:t>class</w:t>
      </w:r>
      <w:r>
        <w:rPr>
          <w:spacing w:val="-12"/>
        </w:rPr>
        <w:t xml:space="preserve"> </w:t>
      </w:r>
      <w:r>
        <w:t>were 27 students, while in the control class were 15 students. In the experimental class, there were</w:t>
      </w:r>
      <w:r>
        <w:rPr>
          <w:spacing w:val="-2"/>
        </w:rPr>
        <w:t xml:space="preserve"> </w:t>
      </w:r>
      <w:r>
        <w:t>no</w:t>
      </w:r>
      <w:r>
        <w:rPr>
          <w:spacing w:val="-2"/>
        </w:rPr>
        <w:t xml:space="preserve"> </w:t>
      </w:r>
      <w:r>
        <w:t>students who</w:t>
      </w:r>
      <w:r>
        <w:rPr>
          <w:spacing w:val="-2"/>
        </w:rPr>
        <w:t xml:space="preserve"> </w:t>
      </w:r>
      <w:r>
        <w:t>achieved</w:t>
      </w:r>
      <w:r>
        <w:rPr>
          <w:spacing w:val="-2"/>
        </w:rPr>
        <w:t xml:space="preserve"> </w:t>
      </w:r>
      <w:r>
        <w:t>the</w:t>
      </w:r>
      <w:r>
        <w:rPr>
          <w:spacing w:val="-1"/>
        </w:rPr>
        <w:t xml:space="preserve"> </w:t>
      </w:r>
      <w:r>
        <w:t>fair</w:t>
      </w:r>
      <w:r>
        <w:rPr>
          <w:spacing w:val="-1"/>
        </w:rPr>
        <w:t xml:space="preserve"> </w:t>
      </w:r>
      <w:r>
        <w:t>category. While</w:t>
      </w:r>
      <w:r>
        <w:rPr>
          <w:spacing w:val="-3"/>
        </w:rPr>
        <w:t xml:space="preserve"> </w:t>
      </w:r>
      <w:r>
        <w:t>in the control class,</w:t>
      </w:r>
      <w:r>
        <w:rPr>
          <w:spacing w:val="-2"/>
        </w:rPr>
        <w:t xml:space="preserve"> </w:t>
      </w:r>
      <w:del w:id="264" w:author="Asus" w:date="2025-05-11T10:46:00Z" w16du:dateUtc="2025-05-11T03:46:00Z">
        <w:r w:rsidDel="00B2191D">
          <w:delText>there</w:delText>
        </w:r>
        <w:r w:rsidDel="00B2191D">
          <w:rPr>
            <w:spacing w:val="-2"/>
          </w:rPr>
          <w:delText xml:space="preserve"> </w:delText>
        </w:r>
        <w:r w:rsidDel="00B2191D">
          <w:delText>were</w:delText>
        </w:r>
        <w:r w:rsidDel="00B2191D">
          <w:rPr>
            <w:spacing w:val="-4"/>
          </w:rPr>
          <w:delText xml:space="preserve"> </w:delText>
        </w:r>
        <w:r w:rsidDel="00B2191D">
          <w:delText>15 students who achieved</w:delText>
        </w:r>
      </w:del>
      <w:ins w:id="265" w:author="Asus" w:date="2025-05-11T10:46:00Z" w16du:dateUtc="2025-05-11T03:46:00Z">
        <w:r w:rsidR="00B2191D">
          <w:t>15 students achieved</w:t>
        </w:r>
      </w:ins>
      <w:r>
        <w:t xml:space="preserve"> the fair category. In the experimental class and control class, they were no </w:t>
      </w:r>
      <w:del w:id="266" w:author="Asus" w:date="2025-05-11T10:46:00Z" w16du:dateUtc="2025-05-11T03:46:00Z">
        <w:r w:rsidDel="00B2191D">
          <w:delText xml:space="preserve">one </w:delText>
        </w:r>
      </w:del>
      <w:r>
        <w:t>student in the experimental class and in the control class. Based on the table above,</w:t>
      </w:r>
      <w:r>
        <w:rPr>
          <w:spacing w:val="-11"/>
        </w:rPr>
        <w:t xml:space="preserve"> </w:t>
      </w:r>
      <w:r>
        <w:t>most</w:t>
      </w:r>
      <w:r>
        <w:rPr>
          <w:spacing w:val="-7"/>
        </w:rPr>
        <w:t xml:space="preserve"> </w:t>
      </w:r>
      <w:r>
        <w:t>of</w:t>
      </w:r>
      <w:r>
        <w:rPr>
          <w:spacing w:val="-9"/>
        </w:rPr>
        <w:t xml:space="preserve"> </w:t>
      </w:r>
      <w:r>
        <w:t>the</w:t>
      </w:r>
      <w:r>
        <w:rPr>
          <w:spacing w:val="-7"/>
        </w:rPr>
        <w:t xml:space="preserve"> </w:t>
      </w:r>
      <w:r>
        <w:t>students</w:t>
      </w:r>
      <w:r>
        <w:rPr>
          <w:spacing w:val="-7"/>
        </w:rPr>
        <w:t xml:space="preserve"> </w:t>
      </w:r>
      <w:r>
        <w:t>in</w:t>
      </w:r>
      <w:r>
        <w:rPr>
          <w:spacing w:val="-8"/>
        </w:rPr>
        <w:t xml:space="preserve"> </w:t>
      </w:r>
      <w:r>
        <w:t>the</w:t>
      </w:r>
      <w:r>
        <w:rPr>
          <w:spacing w:val="-8"/>
        </w:rPr>
        <w:t xml:space="preserve"> </w:t>
      </w:r>
      <w:r>
        <w:t>experimental</w:t>
      </w:r>
      <w:r>
        <w:rPr>
          <w:spacing w:val="-9"/>
        </w:rPr>
        <w:t xml:space="preserve"> </w:t>
      </w:r>
      <w:r>
        <w:t>class</w:t>
      </w:r>
      <w:r>
        <w:rPr>
          <w:spacing w:val="-7"/>
        </w:rPr>
        <w:t xml:space="preserve"> </w:t>
      </w:r>
      <w:r>
        <w:t>were</w:t>
      </w:r>
      <w:r>
        <w:rPr>
          <w:spacing w:val="-9"/>
        </w:rPr>
        <w:t xml:space="preserve"> </w:t>
      </w:r>
      <w:r>
        <w:t>in</w:t>
      </w:r>
      <w:r>
        <w:rPr>
          <w:spacing w:val="-8"/>
        </w:rPr>
        <w:t xml:space="preserve"> </w:t>
      </w:r>
      <w:ins w:id="267" w:author="Asus" w:date="2025-05-11T10:46:00Z" w16du:dateUtc="2025-05-11T03:46:00Z">
        <w:r w:rsidR="00B2191D">
          <w:rPr>
            <w:spacing w:val="-8"/>
          </w:rPr>
          <w:t xml:space="preserve">the </w:t>
        </w:r>
      </w:ins>
      <w:r>
        <w:t>very</w:t>
      </w:r>
      <w:r>
        <w:rPr>
          <w:spacing w:val="-8"/>
        </w:rPr>
        <w:t xml:space="preserve"> </w:t>
      </w:r>
      <w:r>
        <w:t>good</w:t>
      </w:r>
      <w:r>
        <w:rPr>
          <w:spacing w:val="-9"/>
        </w:rPr>
        <w:t xml:space="preserve"> </w:t>
      </w:r>
      <w:r>
        <w:t>and</w:t>
      </w:r>
      <w:r>
        <w:rPr>
          <w:spacing w:val="-5"/>
        </w:rPr>
        <w:t xml:space="preserve"> </w:t>
      </w:r>
      <w:r>
        <w:t>good</w:t>
      </w:r>
      <w:r>
        <w:rPr>
          <w:spacing w:val="-8"/>
        </w:rPr>
        <w:t xml:space="preserve"> </w:t>
      </w:r>
      <w:del w:id="268" w:author="Asus" w:date="2025-05-11T10:46:00Z" w16du:dateUtc="2025-05-11T03:46:00Z">
        <w:r w:rsidDel="00B2191D">
          <w:rPr>
            <w:spacing w:val="-2"/>
          </w:rPr>
          <w:delText>category</w:delText>
        </w:r>
      </w:del>
      <w:ins w:id="269" w:author="Asus" w:date="2025-05-11T10:46:00Z" w16du:dateUtc="2025-05-11T03:46:00Z">
        <w:r w:rsidR="00B2191D">
          <w:rPr>
            <w:spacing w:val="-2"/>
          </w:rPr>
          <w:t>categories</w:t>
        </w:r>
      </w:ins>
      <w:r>
        <w:rPr>
          <w:spacing w:val="-2"/>
        </w:rPr>
        <w:t>.</w:t>
      </w:r>
    </w:p>
    <w:p w14:paraId="096BB3E3" w14:textId="77777777" w:rsidR="0098029C" w:rsidRDefault="00341337">
      <w:pPr>
        <w:pStyle w:val="Heading1"/>
        <w:numPr>
          <w:ilvl w:val="2"/>
          <w:numId w:val="1"/>
        </w:numPr>
        <w:tabs>
          <w:tab w:val="left" w:pos="1249"/>
        </w:tabs>
        <w:spacing w:before="161"/>
        <w:ind w:left="1249" w:hanging="540"/>
      </w:pPr>
      <w:r>
        <w:t>Normality</w:t>
      </w:r>
      <w:r>
        <w:rPr>
          <w:spacing w:val="-3"/>
        </w:rPr>
        <w:t xml:space="preserve"> </w:t>
      </w:r>
      <w:r>
        <w:rPr>
          <w:spacing w:val="-4"/>
        </w:rPr>
        <w:t>test</w:t>
      </w:r>
    </w:p>
    <w:p w14:paraId="03E0CCCE" w14:textId="72BA3FA4" w:rsidR="0098029C" w:rsidRDefault="00341337">
      <w:pPr>
        <w:pStyle w:val="BodyText"/>
        <w:spacing w:before="202" w:line="276" w:lineRule="auto"/>
        <w:ind w:left="709" w:right="423" w:firstLine="720"/>
      </w:pPr>
      <w:r>
        <w:t>Based</w:t>
      </w:r>
      <w:r>
        <w:rPr>
          <w:spacing w:val="-7"/>
        </w:rPr>
        <w:t xml:space="preserve"> </w:t>
      </w:r>
      <w:r>
        <w:t>on</w:t>
      </w:r>
      <w:r>
        <w:rPr>
          <w:spacing w:val="-7"/>
        </w:rPr>
        <w:t xml:space="preserve"> </w:t>
      </w:r>
      <w:r>
        <w:t>the</w:t>
      </w:r>
      <w:r>
        <w:rPr>
          <w:spacing w:val="-8"/>
        </w:rPr>
        <w:t xml:space="preserve"> </w:t>
      </w:r>
      <w:r>
        <w:t>Central</w:t>
      </w:r>
      <w:r>
        <w:rPr>
          <w:spacing w:val="-7"/>
        </w:rPr>
        <w:t xml:space="preserve"> </w:t>
      </w:r>
      <w:r>
        <w:t>Limit</w:t>
      </w:r>
      <w:r>
        <w:rPr>
          <w:spacing w:val="-7"/>
        </w:rPr>
        <w:t xml:space="preserve"> </w:t>
      </w:r>
      <w:r>
        <w:t>Theorem</w:t>
      </w:r>
      <w:ins w:id="270" w:author="Asus" w:date="2025-05-11T10:46:00Z" w16du:dateUtc="2025-05-11T03:46:00Z">
        <w:r w:rsidR="00B2191D">
          <w:t>,</w:t>
        </w:r>
      </w:ins>
      <w:r>
        <w:rPr>
          <w:spacing w:val="-7"/>
        </w:rPr>
        <w:t xml:space="preserve"> </w:t>
      </w:r>
      <w:r>
        <w:t>which</w:t>
      </w:r>
      <w:r>
        <w:rPr>
          <w:spacing w:val="-7"/>
        </w:rPr>
        <w:t xml:space="preserve"> </w:t>
      </w:r>
      <w:r>
        <w:t>states</w:t>
      </w:r>
      <w:r>
        <w:rPr>
          <w:spacing w:val="-6"/>
        </w:rPr>
        <w:t xml:space="preserve"> </w:t>
      </w:r>
      <w:r>
        <w:t>that</w:t>
      </w:r>
      <w:r>
        <w:rPr>
          <w:spacing w:val="-7"/>
        </w:rPr>
        <w:t xml:space="preserve"> </w:t>
      </w:r>
      <w:r>
        <w:t>for</w:t>
      </w:r>
      <w:r>
        <w:rPr>
          <w:spacing w:val="-9"/>
        </w:rPr>
        <w:t xml:space="preserve"> </w:t>
      </w:r>
      <w:r>
        <w:t>large</w:t>
      </w:r>
      <w:r>
        <w:rPr>
          <w:spacing w:val="-9"/>
        </w:rPr>
        <w:t xml:space="preserve"> </w:t>
      </w:r>
      <w:r>
        <w:t>samples,</w:t>
      </w:r>
      <w:r>
        <w:rPr>
          <w:spacing w:val="-6"/>
        </w:rPr>
        <w:t xml:space="preserve"> </w:t>
      </w:r>
      <w:r>
        <w:t>especially 30</w:t>
      </w:r>
      <w:r>
        <w:rPr>
          <w:spacing w:val="-10"/>
        </w:rPr>
        <w:t xml:space="preserve"> </w:t>
      </w:r>
      <w:r>
        <w:t>or</w:t>
      </w:r>
      <w:r>
        <w:rPr>
          <w:spacing w:val="-10"/>
        </w:rPr>
        <w:t xml:space="preserve"> </w:t>
      </w:r>
      <w:r>
        <w:t>more</w:t>
      </w:r>
      <w:r>
        <w:rPr>
          <w:spacing w:val="-9"/>
        </w:rPr>
        <w:t xml:space="preserve"> </w:t>
      </w:r>
      <w:del w:id="271" w:author="Asus" w:date="2025-05-11T10:46:00Z" w16du:dateUtc="2025-05-11T03:46:00Z">
        <w:r w:rsidDel="00B2191D">
          <w:delText>than</w:delText>
        </w:r>
        <w:r w:rsidDel="00B2191D">
          <w:rPr>
            <w:spacing w:val="-10"/>
          </w:rPr>
          <w:delText xml:space="preserve"> </w:delText>
        </w:r>
      </w:del>
      <w:r>
        <w:t>30</w:t>
      </w:r>
      <w:r>
        <w:rPr>
          <w:spacing w:val="-7"/>
        </w:rPr>
        <w:t xml:space="preserve"> </w:t>
      </w:r>
      <w:r>
        <w:t>(n</w:t>
      </w:r>
      <w:r>
        <w:rPr>
          <w:spacing w:val="-10"/>
        </w:rPr>
        <w:t xml:space="preserve"> </w:t>
      </w:r>
      <w:r>
        <w:t>≥</w:t>
      </w:r>
      <w:r>
        <w:rPr>
          <w:spacing w:val="-9"/>
        </w:rPr>
        <w:t xml:space="preserve"> </w:t>
      </w:r>
      <w:r>
        <w:t>30),</w:t>
      </w:r>
      <w:r>
        <w:rPr>
          <w:spacing w:val="-10"/>
        </w:rPr>
        <w:t xml:space="preserve"> </w:t>
      </w:r>
      <w:r>
        <w:t>the</w:t>
      </w:r>
      <w:r>
        <w:rPr>
          <w:spacing w:val="-10"/>
        </w:rPr>
        <w:t xml:space="preserve"> </w:t>
      </w:r>
      <w:r>
        <w:t>sample</w:t>
      </w:r>
      <w:r>
        <w:rPr>
          <w:spacing w:val="-8"/>
        </w:rPr>
        <w:t xml:space="preserve"> </w:t>
      </w:r>
      <w:r>
        <w:t>distribution</w:t>
      </w:r>
      <w:r>
        <w:rPr>
          <w:spacing w:val="-10"/>
        </w:rPr>
        <w:t xml:space="preserve"> </w:t>
      </w:r>
      <w:r>
        <w:t>is</w:t>
      </w:r>
      <w:r>
        <w:rPr>
          <w:spacing w:val="-9"/>
        </w:rPr>
        <w:t xml:space="preserve"> </w:t>
      </w:r>
      <w:r>
        <w:t>considered</w:t>
      </w:r>
      <w:r>
        <w:rPr>
          <w:spacing w:val="-8"/>
        </w:rPr>
        <w:t xml:space="preserve"> </w:t>
      </w:r>
      <w:r>
        <w:t>normal</w:t>
      </w:r>
      <w:r>
        <w:rPr>
          <w:spacing w:val="-7"/>
        </w:rPr>
        <w:t xml:space="preserve"> </w:t>
      </w:r>
      <w:r>
        <w:t>(Dielman,</w:t>
      </w:r>
      <w:r>
        <w:rPr>
          <w:spacing w:val="-10"/>
        </w:rPr>
        <w:t xml:space="preserve"> </w:t>
      </w:r>
      <w:r>
        <w:t xml:space="preserve">1961). So, in this research, the samples were 30, so a normality test was not needed. It can be concluded that even though the results of classical assumption testing are normality tests </w:t>
      </w:r>
      <w:del w:id="272" w:author="Asus" w:date="2025-05-11T10:46:00Z" w16du:dateUtc="2025-05-11T03:46:00Z">
        <w:r w:rsidDel="00B2191D">
          <w:delText>shows</w:delText>
        </w:r>
        <w:r w:rsidDel="00B2191D">
          <w:rPr>
            <w:spacing w:val="-10"/>
          </w:rPr>
          <w:delText xml:space="preserve"> </w:delText>
        </w:r>
      </w:del>
      <w:ins w:id="273" w:author="Asus" w:date="2025-05-11T10:46:00Z" w16du:dateUtc="2025-05-11T03:46:00Z">
        <w:r w:rsidR="00B2191D">
          <w:t>show</w:t>
        </w:r>
        <w:r w:rsidR="00B2191D">
          <w:rPr>
            <w:spacing w:val="-10"/>
          </w:rPr>
          <w:t xml:space="preserve"> </w:t>
        </w:r>
      </w:ins>
      <w:r>
        <w:t>that</w:t>
      </w:r>
      <w:r>
        <w:rPr>
          <w:spacing w:val="-10"/>
        </w:rPr>
        <w:t xml:space="preserve"> </w:t>
      </w:r>
      <w:r>
        <w:t>some</w:t>
      </w:r>
      <w:r>
        <w:rPr>
          <w:spacing w:val="-10"/>
        </w:rPr>
        <w:t xml:space="preserve"> </w:t>
      </w:r>
      <w:r>
        <w:t>of</w:t>
      </w:r>
      <w:r>
        <w:rPr>
          <w:spacing w:val="-10"/>
        </w:rPr>
        <w:t xml:space="preserve"> </w:t>
      </w:r>
      <w:r>
        <w:t>the</w:t>
      </w:r>
      <w:r>
        <w:rPr>
          <w:spacing w:val="-11"/>
        </w:rPr>
        <w:t xml:space="preserve"> </w:t>
      </w:r>
      <w:r>
        <w:t>data</w:t>
      </w:r>
      <w:r>
        <w:rPr>
          <w:spacing w:val="-10"/>
        </w:rPr>
        <w:t xml:space="preserve"> </w:t>
      </w:r>
      <w:r>
        <w:t>is</w:t>
      </w:r>
      <w:r>
        <w:rPr>
          <w:spacing w:val="-9"/>
        </w:rPr>
        <w:t xml:space="preserve"> </w:t>
      </w:r>
      <w:r>
        <w:t>not</w:t>
      </w:r>
      <w:r>
        <w:rPr>
          <w:spacing w:val="-9"/>
        </w:rPr>
        <w:t xml:space="preserve"> </w:t>
      </w:r>
      <w:r>
        <w:t>normally</w:t>
      </w:r>
      <w:r>
        <w:rPr>
          <w:spacing w:val="-10"/>
        </w:rPr>
        <w:t xml:space="preserve"> </w:t>
      </w:r>
      <w:r>
        <w:t>distributed,</w:t>
      </w:r>
      <w:r>
        <w:rPr>
          <w:spacing w:val="-10"/>
        </w:rPr>
        <w:t xml:space="preserve"> </w:t>
      </w:r>
      <w:r>
        <w:t>because</w:t>
      </w:r>
      <w:r>
        <w:rPr>
          <w:spacing w:val="-10"/>
        </w:rPr>
        <w:t xml:space="preserve"> </w:t>
      </w:r>
      <w:r>
        <w:t>the</w:t>
      </w:r>
      <w:r>
        <w:rPr>
          <w:spacing w:val="-8"/>
        </w:rPr>
        <w:t xml:space="preserve"> </w:t>
      </w:r>
      <w:r>
        <w:t>sample</w:t>
      </w:r>
      <w:r>
        <w:rPr>
          <w:spacing w:val="-11"/>
        </w:rPr>
        <w:t xml:space="preserve"> </w:t>
      </w:r>
      <w:r>
        <w:t>in</w:t>
      </w:r>
      <w:r>
        <w:rPr>
          <w:spacing w:val="-10"/>
        </w:rPr>
        <w:t xml:space="preserve"> </w:t>
      </w:r>
      <w:r>
        <w:t>this</w:t>
      </w:r>
      <w:r>
        <w:rPr>
          <w:spacing w:val="-5"/>
        </w:rPr>
        <w:t xml:space="preserve"> </w:t>
      </w:r>
      <w:r>
        <w:t xml:space="preserve">research is more than 30 (n ≥ 30), </w:t>
      </w:r>
      <w:del w:id="274" w:author="Asus" w:date="2025-05-11T10:46:00Z" w16du:dateUtc="2025-05-11T03:46:00Z">
        <w:r w:rsidDel="00B2191D">
          <w:delText>in accordance with</w:delText>
        </w:r>
      </w:del>
      <w:ins w:id="275" w:author="Asus" w:date="2025-05-11T11:06:00Z" w16du:dateUtc="2025-05-11T04:06:00Z">
        <w:r w:rsidR="009B6B5E">
          <w:t>with</w:t>
        </w:r>
      </w:ins>
      <w:r>
        <w:t xml:space="preserve"> the Central Limit Theorem, the data is considered normal.</w:t>
      </w:r>
    </w:p>
    <w:p w14:paraId="621DBD4C" w14:textId="77777777" w:rsidR="0098029C" w:rsidRDefault="00341337">
      <w:pPr>
        <w:pStyle w:val="Heading1"/>
        <w:numPr>
          <w:ilvl w:val="2"/>
          <w:numId w:val="1"/>
        </w:numPr>
        <w:tabs>
          <w:tab w:val="left" w:pos="1249"/>
        </w:tabs>
        <w:spacing w:before="160"/>
        <w:ind w:left="1249" w:hanging="540"/>
      </w:pPr>
      <w:r>
        <w:t>Homogeneity</w:t>
      </w:r>
      <w:r>
        <w:rPr>
          <w:spacing w:val="-3"/>
        </w:rPr>
        <w:t xml:space="preserve"> </w:t>
      </w:r>
      <w:r>
        <w:rPr>
          <w:spacing w:val="-4"/>
        </w:rPr>
        <w:t>test</w:t>
      </w:r>
    </w:p>
    <w:p w14:paraId="29F3EADF" w14:textId="2CF86C73" w:rsidR="0098029C" w:rsidRDefault="00341337">
      <w:pPr>
        <w:pStyle w:val="BodyText"/>
        <w:spacing w:before="201" w:line="276" w:lineRule="auto"/>
        <w:ind w:left="709" w:right="423" w:firstLine="720"/>
      </w:pPr>
      <w:r>
        <w:t>The homogeneity test was calculated by the researcher using SPSS. To find out whether</w:t>
      </w:r>
      <w:r>
        <w:rPr>
          <w:spacing w:val="-14"/>
        </w:rPr>
        <w:t xml:space="preserve"> </w:t>
      </w:r>
      <w:r>
        <w:t>it</w:t>
      </w:r>
      <w:r>
        <w:rPr>
          <w:spacing w:val="-9"/>
        </w:rPr>
        <w:t xml:space="preserve"> </w:t>
      </w:r>
      <w:r>
        <w:t>is</w:t>
      </w:r>
      <w:r>
        <w:rPr>
          <w:spacing w:val="-10"/>
        </w:rPr>
        <w:t xml:space="preserve"> </w:t>
      </w:r>
      <w:r>
        <w:t>homogeneous,</w:t>
      </w:r>
      <w:r>
        <w:rPr>
          <w:spacing w:val="-11"/>
        </w:rPr>
        <w:t xml:space="preserve"> </w:t>
      </w:r>
      <w:r>
        <w:t>if</w:t>
      </w:r>
      <w:r>
        <w:rPr>
          <w:spacing w:val="-10"/>
        </w:rPr>
        <w:t xml:space="preserve"> </w:t>
      </w:r>
      <w:r>
        <w:t>the</w:t>
      </w:r>
      <w:r>
        <w:rPr>
          <w:spacing w:val="-12"/>
        </w:rPr>
        <w:t xml:space="preserve"> </w:t>
      </w:r>
      <w:r>
        <w:t>sig</w:t>
      </w:r>
      <w:r>
        <w:rPr>
          <w:spacing w:val="-12"/>
        </w:rPr>
        <w:t xml:space="preserve"> </w:t>
      </w:r>
      <w:r>
        <w:t>value</w:t>
      </w:r>
      <w:r>
        <w:rPr>
          <w:spacing w:val="-11"/>
        </w:rPr>
        <w:t xml:space="preserve"> </w:t>
      </w:r>
      <w:r>
        <w:t>is</w:t>
      </w:r>
      <w:r>
        <w:rPr>
          <w:spacing w:val="-10"/>
        </w:rPr>
        <w:t xml:space="preserve"> </w:t>
      </w:r>
      <w:r>
        <w:t>&gt;</w:t>
      </w:r>
      <w:r>
        <w:rPr>
          <w:spacing w:val="-12"/>
        </w:rPr>
        <w:t xml:space="preserve"> </w:t>
      </w:r>
      <w:r>
        <w:t>0.05</w:t>
      </w:r>
      <w:ins w:id="276" w:author="Asus" w:date="2025-05-11T10:47:00Z" w16du:dateUtc="2025-05-11T03:47:00Z">
        <w:r w:rsidR="00B2191D">
          <w:t>,</w:t>
        </w:r>
      </w:ins>
      <w:r>
        <w:rPr>
          <w:spacing w:val="-12"/>
        </w:rPr>
        <w:t xml:space="preserve"> </w:t>
      </w:r>
      <w:r>
        <w:t>then</w:t>
      </w:r>
      <w:r>
        <w:rPr>
          <w:spacing w:val="-11"/>
        </w:rPr>
        <w:t xml:space="preserve"> </w:t>
      </w:r>
      <w:r>
        <w:t>it</w:t>
      </w:r>
      <w:r>
        <w:rPr>
          <w:spacing w:val="-13"/>
        </w:rPr>
        <w:t xml:space="preserve"> </w:t>
      </w:r>
      <w:r>
        <w:t>is</w:t>
      </w:r>
      <w:r>
        <w:rPr>
          <w:spacing w:val="-9"/>
        </w:rPr>
        <w:t xml:space="preserve"> </w:t>
      </w:r>
      <w:r>
        <w:t>homogeneous</w:t>
      </w:r>
      <w:del w:id="277" w:author="Asus" w:date="2025-05-11T11:06:00Z" w16du:dateUtc="2025-05-11T04:06:00Z">
        <w:r w:rsidDel="009B6B5E">
          <w:delText>,</w:delText>
        </w:r>
        <w:r w:rsidDel="009B6B5E">
          <w:rPr>
            <w:spacing w:val="-11"/>
          </w:rPr>
          <w:delText xml:space="preserve"> </w:delText>
        </w:r>
      </w:del>
      <w:ins w:id="278" w:author="Asus" w:date="2025-05-11T11:06:00Z" w16du:dateUtc="2025-05-11T04:06:00Z">
        <w:r w:rsidR="009B6B5E">
          <w:t>;</w:t>
        </w:r>
        <w:r w:rsidR="009B6B5E">
          <w:rPr>
            <w:spacing w:val="-11"/>
          </w:rPr>
          <w:t xml:space="preserve"> </w:t>
        </w:r>
      </w:ins>
      <w:r>
        <w:t>if</w:t>
      </w:r>
      <w:r>
        <w:rPr>
          <w:spacing w:val="-11"/>
        </w:rPr>
        <w:t xml:space="preserve"> </w:t>
      </w:r>
      <w:r>
        <w:t>the</w:t>
      </w:r>
      <w:r>
        <w:rPr>
          <w:spacing w:val="-12"/>
        </w:rPr>
        <w:t xml:space="preserve"> </w:t>
      </w:r>
      <w:r>
        <w:t>sig</w:t>
      </w:r>
      <w:r>
        <w:rPr>
          <w:spacing w:val="-9"/>
        </w:rPr>
        <w:t xml:space="preserve"> </w:t>
      </w:r>
      <w:r>
        <w:rPr>
          <w:spacing w:val="-2"/>
        </w:rPr>
        <w:t>value</w:t>
      </w:r>
    </w:p>
    <w:p w14:paraId="0D8633D3" w14:textId="77777777" w:rsidR="0098029C" w:rsidRDefault="00341337">
      <w:pPr>
        <w:pStyle w:val="BodyText"/>
        <w:spacing w:line="278" w:lineRule="auto"/>
        <w:ind w:left="709" w:right="427"/>
      </w:pPr>
      <w:r>
        <w:t>&lt; 0.05, it can be said to be non-homogeneous. the homogeneity test has a statistical significance</w:t>
      </w:r>
      <w:r>
        <w:rPr>
          <w:spacing w:val="70"/>
        </w:rPr>
        <w:t xml:space="preserve"> </w:t>
      </w:r>
      <w:r>
        <w:t>between</w:t>
      </w:r>
      <w:r>
        <w:rPr>
          <w:spacing w:val="75"/>
        </w:rPr>
        <w:t xml:space="preserve"> </w:t>
      </w:r>
      <w:r>
        <w:t>the</w:t>
      </w:r>
      <w:r>
        <w:rPr>
          <w:spacing w:val="73"/>
        </w:rPr>
        <w:t xml:space="preserve"> </w:t>
      </w:r>
      <w:r>
        <w:t>experimental</w:t>
      </w:r>
      <w:r>
        <w:rPr>
          <w:spacing w:val="73"/>
        </w:rPr>
        <w:t xml:space="preserve"> </w:t>
      </w:r>
      <w:r>
        <w:t>class</w:t>
      </w:r>
      <w:r>
        <w:rPr>
          <w:spacing w:val="73"/>
        </w:rPr>
        <w:t xml:space="preserve"> </w:t>
      </w:r>
      <w:r>
        <w:t>and</w:t>
      </w:r>
      <w:r>
        <w:rPr>
          <w:spacing w:val="74"/>
        </w:rPr>
        <w:t xml:space="preserve"> </w:t>
      </w:r>
      <w:r>
        <w:t>the</w:t>
      </w:r>
      <w:r>
        <w:rPr>
          <w:spacing w:val="72"/>
        </w:rPr>
        <w:t xml:space="preserve"> </w:t>
      </w:r>
      <w:r>
        <w:t>control</w:t>
      </w:r>
      <w:r>
        <w:rPr>
          <w:spacing w:val="73"/>
        </w:rPr>
        <w:t xml:space="preserve"> </w:t>
      </w:r>
      <w:r>
        <w:t>class,</w:t>
      </w:r>
      <w:r>
        <w:rPr>
          <w:spacing w:val="74"/>
        </w:rPr>
        <w:t xml:space="preserve"> </w:t>
      </w:r>
      <w:r>
        <w:t>which</w:t>
      </w:r>
      <w:r>
        <w:rPr>
          <w:spacing w:val="72"/>
        </w:rPr>
        <w:t xml:space="preserve"> </w:t>
      </w:r>
      <w:r>
        <w:t>is</w:t>
      </w:r>
      <w:r>
        <w:rPr>
          <w:spacing w:val="74"/>
        </w:rPr>
        <w:t xml:space="preserve"> </w:t>
      </w:r>
      <w:r>
        <w:rPr>
          <w:spacing w:val="-2"/>
        </w:rPr>
        <w:t>0.352.</w:t>
      </w:r>
    </w:p>
    <w:p w14:paraId="707ECBB7" w14:textId="77777777" w:rsidR="0098029C" w:rsidRDefault="0098029C">
      <w:pPr>
        <w:pStyle w:val="BodyText"/>
        <w:spacing w:line="278" w:lineRule="auto"/>
        <w:sectPr w:rsidR="0098029C">
          <w:pgSz w:w="11910" w:h="16840"/>
          <w:pgMar w:top="1040" w:right="708" w:bottom="280" w:left="1417" w:header="720" w:footer="720" w:gutter="0"/>
          <w:cols w:space="720"/>
        </w:sectPr>
      </w:pPr>
    </w:p>
    <w:p w14:paraId="4B5A0FCF" w14:textId="77777777" w:rsidR="0098029C" w:rsidRDefault="00341337">
      <w:pPr>
        <w:pStyle w:val="BodyText"/>
        <w:spacing w:before="73" w:line="278" w:lineRule="auto"/>
        <w:ind w:left="709" w:right="33"/>
        <w:jc w:val="left"/>
      </w:pPr>
      <w:r>
        <w:lastRenderedPageBreak/>
        <w:t>Therefore, it can be concluded that the variance between the experimental class and the</w:t>
      </w:r>
      <w:r>
        <w:rPr>
          <w:spacing w:val="40"/>
        </w:rPr>
        <w:t xml:space="preserve"> </w:t>
      </w:r>
      <w:r>
        <w:t>control class is homogeneous.</w:t>
      </w:r>
    </w:p>
    <w:p w14:paraId="591D5A6E" w14:textId="77777777" w:rsidR="0098029C" w:rsidRDefault="00341337">
      <w:pPr>
        <w:pStyle w:val="Heading1"/>
        <w:numPr>
          <w:ilvl w:val="2"/>
          <w:numId w:val="1"/>
        </w:numPr>
        <w:tabs>
          <w:tab w:val="left" w:pos="1261"/>
        </w:tabs>
        <w:spacing w:before="157"/>
        <w:ind w:left="1261" w:hanging="540"/>
      </w:pPr>
      <w:r>
        <w:rPr>
          <w:spacing w:val="-2"/>
        </w:rPr>
        <w:t>T-</w:t>
      </w:r>
      <w:r>
        <w:rPr>
          <w:spacing w:val="-4"/>
        </w:rPr>
        <w:t>test</w:t>
      </w:r>
    </w:p>
    <w:p w14:paraId="56230CD2" w14:textId="17F396E6" w:rsidR="0098029C" w:rsidRDefault="00341337">
      <w:pPr>
        <w:pStyle w:val="BodyText"/>
        <w:spacing w:before="202" w:line="276" w:lineRule="auto"/>
        <w:ind w:left="709" w:right="423" w:firstLine="448"/>
      </w:pPr>
      <w:r>
        <w:t xml:space="preserve">The researcher used an Independent Sample T-test in the SPSS program to </w:t>
      </w:r>
      <w:del w:id="279" w:author="Asus" w:date="2025-05-11T10:47:00Z" w16du:dateUtc="2025-05-11T03:47:00Z">
        <w:r w:rsidDel="00B2191D">
          <w:delText xml:space="preserve">calculate </w:delText>
        </w:r>
      </w:del>
      <w:ins w:id="280" w:author="Asus" w:date="2025-05-11T10:47:00Z" w16du:dateUtc="2025-05-11T03:47:00Z">
        <w:r w:rsidR="00B2191D">
          <w:t>analyze</w:t>
        </w:r>
        <w:r w:rsidR="00B2191D">
          <w:t xml:space="preserve"> </w:t>
        </w:r>
      </w:ins>
      <w:r>
        <w:t xml:space="preserve">the data. Independent sample t-test analysis of the post-test of the </w:t>
      </w:r>
      <w:del w:id="281" w:author="Asus" w:date="2025-05-11T10:47:00Z" w16du:dateUtc="2025-05-11T03:47:00Z">
        <w:r w:rsidDel="00B2191D">
          <w:delText xml:space="preserve">experiment </w:delText>
        </w:r>
      </w:del>
      <w:ins w:id="282" w:author="Asus" w:date="2025-05-11T10:47:00Z" w16du:dateUtc="2025-05-11T03:47:00Z">
        <w:r w:rsidR="00B2191D">
          <w:t>experimental</w:t>
        </w:r>
        <w:r w:rsidR="00B2191D">
          <w:t xml:space="preserve"> </w:t>
        </w:r>
      </w:ins>
      <w:r>
        <w:t xml:space="preserve">class and </w:t>
      </w:r>
      <w:ins w:id="283" w:author="Asus" w:date="2025-05-11T10:47:00Z" w16du:dateUtc="2025-05-11T03:47:00Z">
        <w:r w:rsidR="00B2191D">
          <w:t xml:space="preserve">the </w:t>
        </w:r>
      </w:ins>
      <w:r>
        <w:t>post-test of the control class aims to determine whether there is a significant difference in post-test scores in the experimental class and the control class. The conclusion of the research is stated to be significant if t-value &gt; t-table at a significance level &lt; 0.05 (5%).</w:t>
      </w:r>
    </w:p>
    <w:p w14:paraId="19AFAC7B" w14:textId="77777777" w:rsidR="0098029C" w:rsidRDefault="0098029C">
      <w:pPr>
        <w:pStyle w:val="BodyText"/>
        <w:spacing w:before="9"/>
        <w:jc w:val="left"/>
        <w:rPr>
          <w:sz w:val="13"/>
        </w:rPr>
      </w:pPr>
    </w:p>
    <w:tbl>
      <w:tblPr>
        <w:tblW w:w="0" w:type="auto"/>
        <w:tblInd w:w="9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13"/>
        <w:gridCol w:w="2226"/>
        <w:gridCol w:w="805"/>
        <w:gridCol w:w="1124"/>
        <w:gridCol w:w="1102"/>
        <w:gridCol w:w="990"/>
        <w:gridCol w:w="1529"/>
      </w:tblGrid>
      <w:tr w:rsidR="0098029C" w14:paraId="60916054" w14:textId="77777777">
        <w:trPr>
          <w:trHeight w:val="635"/>
        </w:trPr>
        <w:tc>
          <w:tcPr>
            <w:tcW w:w="1013" w:type="dxa"/>
          </w:tcPr>
          <w:p w14:paraId="0378BC82" w14:textId="77777777" w:rsidR="0098029C" w:rsidRDefault="0098029C">
            <w:pPr>
              <w:pStyle w:val="TableParagraph"/>
              <w:ind w:left="0"/>
              <w:jc w:val="left"/>
              <w:rPr>
                <w:sz w:val="24"/>
              </w:rPr>
            </w:pPr>
          </w:p>
        </w:tc>
        <w:tc>
          <w:tcPr>
            <w:tcW w:w="2226" w:type="dxa"/>
          </w:tcPr>
          <w:p w14:paraId="49E48830" w14:textId="77777777" w:rsidR="0098029C" w:rsidRDefault="00341337">
            <w:pPr>
              <w:pStyle w:val="TableParagraph"/>
              <w:spacing w:before="1"/>
              <w:ind w:left="6"/>
              <w:rPr>
                <w:b/>
                <w:sz w:val="24"/>
              </w:rPr>
            </w:pPr>
            <w:r>
              <w:rPr>
                <w:b/>
                <w:spacing w:val="-2"/>
                <w:sz w:val="24"/>
              </w:rPr>
              <w:t>Class</w:t>
            </w:r>
          </w:p>
        </w:tc>
        <w:tc>
          <w:tcPr>
            <w:tcW w:w="805" w:type="dxa"/>
          </w:tcPr>
          <w:p w14:paraId="5F4985C8" w14:textId="77777777" w:rsidR="0098029C" w:rsidRDefault="00341337">
            <w:pPr>
              <w:pStyle w:val="TableParagraph"/>
              <w:spacing w:before="1"/>
              <w:ind w:left="43" w:right="40"/>
              <w:rPr>
                <w:b/>
                <w:sz w:val="24"/>
              </w:rPr>
            </w:pPr>
            <w:r>
              <w:rPr>
                <w:b/>
                <w:spacing w:val="-4"/>
                <w:sz w:val="24"/>
              </w:rPr>
              <w:t>Mean</w:t>
            </w:r>
          </w:p>
        </w:tc>
        <w:tc>
          <w:tcPr>
            <w:tcW w:w="1124" w:type="dxa"/>
          </w:tcPr>
          <w:p w14:paraId="229E3C86" w14:textId="77777777" w:rsidR="0098029C" w:rsidRDefault="00341337">
            <w:pPr>
              <w:pStyle w:val="TableParagraph"/>
              <w:spacing w:before="1"/>
              <w:ind w:left="192"/>
              <w:jc w:val="left"/>
              <w:rPr>
                <w:b/>
                <w:sz w:val="24"/>
              </w:rPr>
            </w:pPr>
            <w:r>
              <w:rPr>
                <w:b/>
                <w:spacing w:val="-2"/>
                <w:sz w:val="24"/>
              </w:rPr>
              <w:t>t-count</w:t>
            </w:r>
          </w:p>
        </w:tc>
        <w:tc>
          <w:tcPr>
            <w:tcW w:w="1102" w:type="dxa"/>
          </w:tcPr>
          <w:p w14:paraId="2B84A59E" w14:textId="77777777" w:rsidR="0098029C" w:rsidRDefault="00341337">
            <w:pPr>
              <w:pStyle w:val="TableParagraph"/>
              <w:spacing w:before="1"/>
              <w:ind w:left="213"/>
              <w:jc w:val="left"/>
              <w:rPr>
                <w:b/>
                <w:sz w:val="24"/>
              </w:rPr>
            </w:pPr>
            <w:r>
              <w:rPr>
                <w:b/>
                <w:spacing w:val="-2"/>
                <w:sz w:val="24"/>
              </w:rPr>
              <w:t>t-table</w:t>
            </w:r>
          </w:p>
        </w:tc>
        <w:tc>
          <w:tcPr>
            <w:tcW w:w="990" w:type="dxa"/>
          </w:tcPr>
          <w:p w14:paraId="1AD25613" w14:textId="77777777" w:rsidR="0098029C" w:rsidRDefault="00341337">
            <w:pPr>
              <w:pStyle w:val="TableParagraph"/>
              <w:spacing w:before="1"/>
              <w:ind w:left="4" w:right="1"/>
              <w:rPr>
                <w:b/>
                <w:sz w:val="24"/>
              </w:rPr>
            </w:pPr>
            <w:r>
              <w:rPr>
                <w:b/>
                <w:spacing w:val="-5"/>
                <w:sz w:val="24"/>
              </w:rPr>
              <w:t>df</w:t>
            </w:r>
          </w:p>
        </w:tc>
        <w:tc>
          <w:tcPr>
            <w:tcW w:w="1529" w:type="dxa"/>
          </w:tcPr>
          <w:p w14:paraId="123CC8CF" w14:textId="77777777" w:rsidR="0098029C" w:rsidRDefault="00341337">
            <w:pPr>
              <w:pStyle w:val="TableParagraph"/>
              <w:spacing w:before="1"/>
              <w:ind w:left="399"/>
              <w:jc w:val="left"/>
              <w:rPr>
                <w:b/>
                <w:sz w:val="24"/>
              </w:rPr>
            </w:pPr>
            <w:r>
              <w:rPr>
                <w:b/>
                <w:sz w:val="24"/>
              </w:rPr>
              <w:t xml:space="preserve">Sig. </w:t>
            </w:r>
            <w:r>
              <w:rPr>
                <w:b/>
                <w:spacing w:val="-5"/>
                <w:sz w:val="24"/>
              </w:rPr>
              <w:t>(2-</w:t>
            </w:r>
          </w:p>
          <w:p w14:paraId="40F05FA0" w14:textId="77777777" w:rsidR="0098029C" w:rsidRDefault="00341337">
            <w:pPr>
              <w:pStyle w:val="TableParagraph"/>
              <w:spacing w:before="41"/>
              <w:ind w:left="433"/>
              <w:jc w:val="left"/>
              <w:rPr>
                <w:b/>
                <w:sz w:val="24"/>
              </w:rPr>
            </w:pPr>
            <w:r>
              <w:rPr>
                <w:b/>
                <w:spacing w:val="-2"/>
                <w:sz w:val="24"/>
              </w:rPr>
              <w:t>tailed)</w:t>
            </w:r>
          </w:p>
        </w:tc>
      </w:tr>
      <w:tr w:rsidR="0098029C" w14:paraId="0ACA90FE" w14:textId="77777777">
        <w:trPr>
          <w:trHeight w:val="316"/>
        </w:trPr>
        <w:tc>
          <w:tcPr>
            <w:tcW w:w="1013" w:type="dxa"/>
            <w:vMerge w:val="restart"/>
          </w:tcPr>
          <w:p w14:paraId="4429633D" w14:textId="77777777" w:rsidR="0098029C" w:rsidRDefault="00341337">
            <w:pPr>
              <w:pStyle w:val="TableParagraph"/>
              <w:spacing w:line="275" w:lineRule="exact"/>
              <w:ind w:left="107"/>
              <w:jc w:val="left"/>
              <w:rPr>
                <w:sz w:val="24"/>
              </w:rPr>
            </w:pPr>
            <w:r>
              <w:rPr>
                <w:spacing w:val="-2"/>
                <w:sz w:val="24"/>
              </w:rPr>
              <w:t>Post-</w:t>
            </w:r>
          </w:p>
          <w:p w14:paraId="02D0E425" w14:textId="77777777" w:rsidR="0098029C" w:rsidRDefault="00341337">
            <w:pPr>
              <w:pStyle w:val="TableParagraph"/>
              <w:spacing w:before="41"/>
              <w:ind w:left="107"/>
              <w:jc w:val="left"/>
              <w:rPr>
                <w:sz w:val="24"/>
              </w:rPr>
            </w:pPr>
            <w:r>
              <w:rPr>
                <w:spacing w:val="-4"/>
                <w:sz w:val="24"/>
              </w:rPr>
              <w:t>test</w:t>
            </w:r>
          </w:p>
        </w:tc>
        <w:tc>
          <w:tcPr>
            <w:tcW w:w="2226" w:type="dxa"/>
          </w:tcPr>
          <w:p w14:paraId="22CD0FC6" w14:textId="77777777" w:rsidR="0098029C" w:rsidRDefault="00341337">
            <w:pPr>
              <w:pStyle w:val="TableParagraph"/>
              <w:spacing w:line="275" w:lineRule="exact"/>
              <w:ind w:left="107"/>
              <w:jc w:val="left"/>
              <w:rPr>
                <w:sz w:val="24"/>
              </w:rPr>
            </w:pPr>
            <w:r>
              <w:rPr>
                <w:sz w:val="24"/>
              </w:rPr>
              <w:t>Experimental</w:t>
            </w:r>
            <w:r>
              <w:rPr>
                <w:spacing w:val="-3"/>
                <w:sz w:val="24"/>
              </w:rPr>
              <w:t xml:space="preserve"> </w:t>
            </w:r>
            <w:r>
              <w:rPr>
                <w:spacing w:val="-2"/>
                <w:sz w:val="24"/>
              </w:rPr>
              <w:t>class</w:t>
            </w:r>
          </w:p>
        </w:tc>
        <w:tc>
          <w:tcPr>
            <w:tcW w:w="805" w:type="dxa"/>
          </w:tcPr>
          <w:p w14:paraId="2FE2D87A" w14:textId="77777777" w:rsidR="0098029C" w:rsidRDefault="00341337">
            <w:pPr>
              <w:pStyle w:val="TableParagraph"/>
              <w:spacing w:line="275" w:lineRule="exact"/>
              <w:ind w:left="3" w:right="43"/>
              <w:rPr>
                <w:b/>
                <w:sz w:val="24"/>
              </w:rPr>
            </w:pPr>
            <w:r>
              <w:rPr>
                <w:b/>
                <w:spacing w:val="-2"/>
                <w:sz w:val="24"/>
              </w:rPr>
              <w:t>75.23</w:t>
            </w:r>
          </w:p>
        </w:tc>
        <w:tc>
          <w:tcPr>
            <w:tcW w:w="1124" w:type="dxa"/>
            <w:vMerge w:val="restart"/>
          </w:tcPr>
          <w:p w14:paraId="2C979DFB" w14:textId="77777777" w:rsidR="0098029C" w:rsidRDefault="00341337">
            <w:pPr>
              <w:pStyle w:val="TableParagraph"/>
              <w:spacing w:line="275" w:lineRule="exact"/>
              <w:ind w:left="288"/>
              <w:jc w:val="left"/>
              <w:rPr>
                <w:sz w:val="24"/>
              </w:rPr>
            </w:pPr>
            <w:r>
              <w:rPr>
                <w:spacing w:val="-2"/>
                <w:sz w:val="24"/>
              </w:rPr>
              <w:t>8.389</w:t>
            </w:r>
          </w:p>
        </w:tc>
        <w:tc>
          <w:tcPr>
            <w:tcW w:w="1102" w:type="dxa"/>
            <w:vMerge w:val="restart"/>
          </w:tcPr>
          <w:p w14:paraId="4F9481F8" w14:textId="77777777" w:rsidR="0098029C" w:rsidRDefault="00341337">
            <w:pPr>
              <w:pStyle w:val="TableParagraph"/>
              <w:spacing w:line="275" w:lineRule="exact"/>
              <w:ind w:left="278"/>
              <w:jc w:val="left"/>
              <w:rPr>
                <w:sz w:val="24"/>
              </w:rPr>
            </w:pPr>
            <w:r>
              <w:rPr>
                <w:spacing w:val="-2"/>
                <w:sz w:val="24"/>
              </w:rPr>
              <w:t>2.002</w:t>
            </w:r>
          </w:p>
        </w:tc>
        <w:tc>
          <w:tcPr>
            <w:tcW w:w="990" w:type="dxa"/>
            <w:vMerge w:val="restart"/>
          </w:tcPr>
          <w:p w14:paraId="0F4AF47E" w14:textId="77777777" w:rsidR="0098029C" w:rsidRDefault="00341337">
            <w:pPr>
              <w:pStyle w:val="TableParagraph"/>
              <w:spacing w:line="275" w:lineRule="exact"/>
              <w:ind w:left="4"/>
              <w:rPr>
                <w:sz w:val="24"/>
              </w:rPr>
            </w:pPr>
            <w:r>
              <w:rPr>
                <w:spacing w:val="-5"/>
                <w:sz w:val="24"/>
              </w:rPr>
              <w:t>58</w:t>
            </w:r>
          </w:p>
        </w:tc>
        <w:tc>
          <w:tcPr>
            <w:tcW w:w="1529" w:type="dxa"/>
            <w:vMerge w:val="restart"/>
          </w:tcPr>
          <w:p w14:paraId="499240BE" w14:textId="77777777" w:rsidR="0098029C" w:rsidRDefault="00341337">
            <w:pPr>
              <w:pStyle w:val="TableParagraph"/>
              <w:spacing w:line="275" w:lineRule="exact"/>
              <w:ind w:left="490"/>
              <w:jc w:val="left"/>
              <w:rPr>
                <w:sz w:val="24"/>
              </w:rPr>
            </w:pPr>
            <w:r>
              <w:rPr>
                <w:spacing w:val="-2"/>
                <w:sz w:val="24"/>
              </w:rPr>
              <w:t>0.000</w:t>
            </w:r>
          </w:p>
        </w:tc>
      </w:tr>
      <w:tr w:rsidR="0098029C" w14:paraId="1AC1DFB6" w14:textId="77777777">
        <w:trPr>
          <w:trHeight w:val="319"/>
        </w:trPr>
        <w:tc>
          <w:tcPr>
            <w:tcW w:w="1013" w:type="dxa"/>
            <w:vMerge/>
            <w:tcBorders>
              <w:top w:val="nil"/>
            </w:tcBorders>
          </w:tcPr>
          <w:p w14:paraId="18291D31" w14:textId="77777777" w:rsidR="0098029C" w:rsidRDefault="0098029C">
            <w:pPr>
              <w:rPr>
                <w:sz w:val="2"/>
                <w:szCs w:val="2"/>
              </w:rPr>
            </w:pPr>
          </w:p>
        </w:tc>
        <w:tc>
          <w:tcPr>
            <w:tcW w:w="2226" w:type="dxa"/>
          </w:tcPr>
          <w:p w14:paraId="7C51AE20" w14:textId="77777777" w:rsidR="0098029C" w:rsidRDefault="00341337">
            <w:pPr>
              <w:pStyle w:val="TableParagraph"/>
              <w:spacing w:before="2"/>
              <w:ind w:left="107"/>
              <w:jc w:val="left"/>
              <w:rPr>
                <w:sz w:val="24"/>
              </w:rPr>
            </w:pPr>
            <w:r>
              <w:rPr>
                <w:sz w:val="24"/>
              </w:rPr>
              <w:t xml:space="preserve">Control </w:t>
            </w:r>
            <w:r>
              <w:rPr>
                <w:spacing w:val="-2"/>
                <w:sz w:val="24"/>
              </w:rPr>
              <w:t>class</w:t>
            </w:r>
          </w:p>
        </w:tc>
        <w:tc>
          <w:tcPr>
            <w:tcW w:w="805" w:type="dxa"/>
          </w:tcPr>
          <w:p w14:paraId="6491ECD8" w14:textId="77777777" w:rsidR="0098029C" w:rsidRDefault="00341337">
            <w:pPr>
              <w:pStyle w:val="TableParagraph"/>
              <w:spacing w:before="2"/>
              <w:ind w:left="3" w:right="43"/>
              <w:rPr>
                <w:b/>
                <w:sz w:val="24"/>
              </w:rPr>
            </w:pPr>
            <w:r>
              <w:rPr>
                <w:b/>
                <w:spacing w:val="-2"/>
                <w:sz w:val="24"/>
              </w:rPr>
              <w:t>61.57</w:t>
            </w:r>
          </w:p>
        </w:tc>
        <w:tc>
          <w:tcPr>
            <w:tcW w:w="1124" w:type="dxa"/>
            <w:vMerge/>
            <w:tcBorders>
              <w:top w:val="nil"/>
            </w:tcBorders>
          </w:tcPr>
          <w:p w14:paraId="4D3817F9" w14:textId="77777777" w:rsidR="0098029C" w:rsidRDefault="0098029C">
            <w:pPr>
              <w:rPr>
                <w:sz w:val="2"/>
                <w:szCs w:val="2"/>
              </w:rPr>
            </w:pPr>
          </w:p>
        </w:tc>
        <w:tc>
          <w:tcPr>
            <w:tcW w:w="1102" w:type="dxa"/>
            <w:vMerge/>
            <w:tcBorders>
              <w:top w:val="nil"/>
            </w:tcBorders>
          </w:tcPr>
          <w:p w14:paraId="7BFC8ECF" w14:textId="77777777" w:rsidR="0098029C" w:rsidRDefault="0098029C">
            <w:pPr>
              <w:rPr>
                <w:sz w:val="2"/>
                <w:szCs w:val="2"/>
              </w:rPr>
            </w:pPr>
          </w:p>
        </w:tc>
        <w:tc>
          <w:tcPr>
            <w:tcW w:w="990" w:type="dxa"/>
            <w:vMerge/>
            <w:tcBorders>
              <w:top w:val="nil"/>
            </w:tcBorders>
          </w:tcPr>
          <w:p w14:paraId="22FF95DC" w14:textId="77777777" w:rsidR="0098029C" w:rsidRDefault="0098029C">
            <w:pPr>
              <w:rPr>
                <w:sz w:val="2"/>
                <w:szCs w:val="2"/>
              </w:rPr>
            </w:pPr>
          </w:p>
        </w:tc>
        <w:tc>
          <w:tcPr>
            <w:tcW w:w="1529" w:type="dxa"/>
            <w:vMerge/>
            <w:tcBorders>
              <w:top w:val="nil"/>
            </w:tcBorders>
          </w:tcPr>
          <w:p w14:paraId="4224D9BC" w14:textId="77777777" w:rsidR="0098029C" w:rsidRDefault="0098029C">
            <w:pPr>
              <w:rPr>
                <w:sz w:val="2"/>
                <w:szCs w:val="2"/>
              </w:rPr>
            </w:pPr>
          </w:p>
        </w:tc>
      </w:tr>
    </w:tbl>
    <w:p w14:paraId="1AAFF780" w14:textId="77777777" w:rsidR="0098029C" w:rsidRDefault="0098029C">
      <w:pPr>
        <w:pStyle w:val="BodyText"/>
        <w:spacing w:before="201"/>
        <w:jc w:val="left"/>
      </w:pPr>
    </w:p>
    <w:p w14:paraId="6BB6ADAF" w14:textId="45F1FEB5" w:rsidR="0098029C" w:rsidRDefault="00341337">
      <w:pPr>
        <w:pStyle w:val="BodyText"/>
        <w:spacing w:line="276" w:lineRule="auto"/>
        <w:ind w:left="709" w:right="423" w:firstLine="720"/>
      </w:pPr>
      <w:r>
        <w:t>After calculating the data, it shows that the result of t-value = 8.389 with the Sig. (2-tailed)</w:t>
      </w:r>
      <w:r>
        <w:rPr>
          <w:spacing w:val="-11"/>
        </w:rPr>
        <w:t xml:space="preserve"> </w:t>
      </w:r>
      <w:r>
        <w:t>is</w:t>
      </w:r>
      <w:r>
        <w:rPr>
          <w:spacing w:val="-9"/>
        </w:rPr>
        <w:t xml:space="preserve"> </w:t>
      </w:r>
      <w:r>
        <w:t>0.00,</w:t>
      </w:r>
      <w:r>
        <w:rPr>
          <w:spacing w:val="-8"/>
        </w:rPr>
        <w:t xml:space="preserve"> </w:t>
      </w:r>
      <w:r>
        <w:t>and</w:t>
      </w:r>
      <w:r>
        <w:rPr>
          <w:spacing w:val="-10"/>
        </w:rPr>
        <w:t xml:space="preserve"> </w:t>
      </w:r>
      <w:ins w:id="284" w:author="Asus" w:date="2025-05-11T10:48:00Z" w16du:dateUtc="2025-05-11T03:48:00Z">
        <w:r w:rsidR="00B2191D">
          <w:rPr>
            <w:spacing w:val="-10"/>
          </w:rPr>
          <w:t xml:space="preserve">the </w:t>
        </w:r>
      </w:ins>
      <w:r>
        <w:t>t-table</w:t>
      </w:r>
      <w:r>
        <w:rPr>
          <w:spacing w:val="-10"/>
        </w:rPr>
        <w:t xml:space="preserve"> </w:t>
      </w:r>
      <w:r>
        <w:t>of</w:t>
      </w:r>
      <w:r>
        <w:rPr>
          <w:spacing w:val="-10"/>
        </w:rPr>
        <w:t xml:space="preserve"> </w:t>
      </w:r>
      <w:r>
        <w:t>0.05</w:t>
      </w:r>
      <w:r>
        <w:rPr>
          <w:spacing w:val="-7"/>
        </w:rPr>
        <w:t xml:space="preserve"> </w:t>
      </w:r>
      <w:r>
        <w:t>(5%)</w:t>
      </w:r>
      <w:r>
        <w:rPr>
          <w:spacing w:val="-8"/>
        </w:rPr>
        <w:t xml:space="preserve"> </w:t>
      </w:r>
      <w:r>
        <w:t>as</w:t>
      </w:r>
      <w:r>
        <w:rPr>
          <w:spacing w:val="-9"/>
        </w:rPr>
        <w:t xml:space="preserve"> </w:t>
      </w:r>
      <w:r>
        <w:t>the</w:t>
      </w:r>
      <w:r>
        <w:rPr>
          <w:spacing w:val="-10"/>
        </w:rPr>
        <w:t xml:space="preserve"> </w:t>
      </w:r>
      <w:r>
        <w:t>significance</w:t>
      </w:r>
      <w:r>
        <w:rPr>
          <w:spacing w:val="-8"/>
        </w:rPr>
        <w:t xml:space="preserve"> </w:t>
      </w:r>
      <w:r>
        <w:t>level</w:t>
      </w:r>
      <w:r>
        <w:rPr>
          <w:spacing w:val="-9"/>
        </w:rPr>
        <w:t xml:space="preserve"> </w:t>
      </w:r>
      <w:r>
        <w:t>is</w:t>
      </w:r>
      <w:r>
        <w:rPr>
          <w:spacing w:val="-9"/>
        </w:rPr>
        <w:t xml:space="preserve"> </w:t>
      </w:r>
      <w:r>
        <w:t>2.002.</w:t>
      </w:r>
      <w:r>
        <w:rPr>
          <w:spacing w:val="-5"/>
        </w:rPr>
        <w:t xml:space="preserve"> </w:t>
      </w:r>
      <w:r>
        <w:t>It</w:t>
      </w:r>
      <w:r>
        <w:rPr>
          <w:spacing w:val="-7"/>
        </w:rPr>
        <w:t xml:space="preserve"> </w:t>
      </w:r>
      <w:r>
        <w:t>can</w:t>
      </w:r>
      <w:r>
        <w:rPr>
          <w:spacing w:val="-10"/>
        </w:rPr>
        <w:t xml:space="preserve"> </w:t>
      </w:r>
      <w:r>
        <w:t>be</w:t>
      </w:r>
      <w:r>
        <w:rPr>
          <w:spacing w:val="-11"/>
        </w:rPr>
        <w:t xml:space="preserve"> </w:t>
      </w:r>
      <w:r>
        <w:t>found that</w:t>
      </w:r>
      <w:r>
        <w:rPr>
          <w:spacing w:val="-7"/>
        </w:rPr>
        <w:t xml:space="preserve"> </w:t>
      </w:r>
      <w:r>
        <w:t>t-value</w:t>
      </w:r>
      <w:r>
        <w:rPr>
          <w:spacing w:val="-5"/>
        </w:rPr>
        <w:t xml:space="preserve"> </w:t>
      </w:r>
      <w:r>
        <w:t>=</w:t>
      </w:r>
      <w:r>
        <w:rPr>
          <w:spacing w:val="-8"/>
        </w:rPr>
        <w:t xml:space="preserve"> </w:t>
      </w:r>
      <w:r>
        <w:t>8.389</w:t>
      </w:r>
      <w:r>
        <w:rPr>
          <w:spacing w:val="-5"/>
        </w:rPr>
        <w:t xml:space="preserve"> </w:t>
      </w:r>
      <w:r>
        <w:t>&gt;</w:t>
      </w:r>
      <w:r>
        <w:rPr>
          <w:spacing w:val="-8"/>
        </w:rPr>
        <w:t xml:space="preserve"> </w:t>
      </w:r>
      <w:r>
        <w:t>t-table</w:t>
      </w:r>
      <w:r>
        <w:rPr>
          <w:spacing w:val="-8"/>
        </w:rPr>
        <w:t xml:space="preserve"> </w:t>
      </w:r>
      <w:r>
        <w:t>=</w:t>
      </w:r>
      <w:r>
        <w:rPr>
          <w:spacing w:val="-8"/>
        </w:rPr>
        <w:t xml:space="preserve"> </w:t>
      </w:r>
      <w:r>
        <w:t>2.002</w:t>
      </w:r>
      <w:r>
        <w:rPr>
          <w:spacing w:val="-5"/>
        </w:rPr>
        <w:t xml:space="preserve"> </w:t>
      </w:r>
      <w:r>
        <w:t>and</w:t>
      </w:r>
      <w:r>
        <w:rPr>
          <w:spacing w:val="-7"/>
        </w:rPr>
        <w:t xml:space="preserve"> </w:t>
      </w:r>
      <w:r>
        <w:t>the</w:t>
      </w:r>
      <w:r>
        <w:rPr>
          <w:spacing w:val="-8"/>
        </w:rPr>
        <w:t xml:space="preserve"> </w:t>
      </w:r>
      <w:r>
        <w:t>sign</w:t>
      </w:r>
      <w:r>
        <w:rPr>
          <w:spacing w:val="-3"/>
        </w:rPr>
        <w:t xml:space="preserve"> </w:t>
      </w:r>
      <w:r>
        <w:t>(2-tailed)</w:t>
      </w:r>
      <w:r>
        <w:rPr>
          <w:spacing w:val="-8"/>
        </w:rPr>
        <w:t xml:space="preserve"> </w:t>
      </w:r>
      <w:r>
        <w:t>is</w:t>
      </w:r>
      <w:r>
        <w:rPr>
          <w:spacing w:val="-7"/>
        </w:rPr>
        <w:t xml:space="preserve"> </w:t>
      </w:r>
      <w:r>
        <w:t>0.00</w:t>
      </w:r>
      <w:r>
        <w:rPr>
          <w:spacing w:val="-5"/>
        </w:rPr>
        <w:t xml:space="preserve"> </w:t>
      </w:r>
      <w:r>
        <w:t>&lt;</w:t>
      </w:r>
      <w:r>
        <w:rPr>
          <w:spacing w:val="-8"/>
        </w:rPr>
        <w:t xml:space="preserve"> </w:t>
      </w:r>
      <w:r>
        <w:t>0.05.</w:t>
      </w:r>
      <w:r>
        <w:rPr>
          <w:spacing w:val="-7"/>
        </w:rPr>
        <w:t xml:space="preserve"> </w:t>
      </w:r>
      <w:r>
        <w:t>This</w:t>
      </w:r>
      <w:r>
        <w:rPr>
          <w:spacing w:val="-7"/>
        </w:rPr>
        <w:t xml:space="preserve"> </w:t>
      </w:r>
      <w:r>
        <w:t>shows</w:t>
      </w:r>
      <w:r>
        <w:rPr>
          <w:spacing w:val="-7"/>
        </w:rPr>
        <w:t xml:space="preserve"> </w:t>
      </w:r>
      <w:r>
        <w:t xml:space="preserve">that there is a significant effect of using YouTube videos </w:t>
      </w:r>
      <w:del w:id="285" w:author="Asus" w:date="2025-05-11T10:47:00Z" w16du:dateUtc="2025-05-11T03:47:00Z">
        <w:r w:rsidDel="00B2191D">
          <w:delText xml:space="preserve">toward </w:delText>
        </w:r>
      </w:del>
      <w:ins w:id="286" w:author="Asus" w:date="2025-05-11T10:47:00Z" w16du:dateUtc="2025-05-11T03:47:00Z">
        <w:r w:rsidR="00B2191D">
          <w:t>on</w:t>
        </w:r>
        <w:r w:rsidR="00B2191D">
          <w:t xml:space="preserve"> </w:t>
        </w:r>
      </w:ins>
      <w:del w:id="287" w:author="Asus" w:date="2025-05-11T10:48:00Z" w16du:dateUtc="2025-05-11T03:48:00Z">
        <w:r w:rsidDel="00B2191D">
          <w:delText>eight grade</w:delText>
        </w:r>
      </w:del>
      <w:ins w:id="288" w:author="Asus" w:date="2025-05-11T10:48:00Z" w16du:dateUtc="2025-05-11T03:48:00Z">
        <w:r w:rsidR="00B2191D">
          <w:t>eighth-grade</w:t>
        </w:r>
      </w:ins>
      <w:r>
        <w:t xml:space="preserve"> students’ vocabulary mastery at SMPN 8 Muaro Jambi.</w:t>
      </w:r>
    </w:p>
    <w:p w14:paraId="5A31F7A7" w14:textId="77777777" w:rsidR="0098029C" w:rsidRDefault="00341337">
      <w:pPr>
        <w:pStyle w:val="Heading1"/>
        <w:numPr>
          <w:ilvl w:val="2"/>
          <w:numId w:val="1"/>
        </w:numPr>
        <w:tabs>
          <w:tab w:val="left" w:pos="1261"/>
        </w:tabs>
        <w:spacing w:before="161"/>
        <w:ind w:left="1261" w:hanging="540"/>
      </w:pPr>
      <w:r>
        <w:t>Hypothesis</w:t>
      </w:r>
      <w:r>
        <w:rPr>
          <w:spacing w:val="-1"/>
        </w:rPr>
        <w:t xml:space="preserve"> </w:t>
      </w:r>
      <w:r>
        <w:rPr>
          <w:spacing w:val="-4"/>
        </w:rPr>
        <w:t>test</w:t>
      </w:r>
    </w:p>
    <w:p w14:paraId="49F69CDB" w14:textId="7BEFB58C" w:rsidR="0098029C" w:rsidRDefault="00341337">
      <w:pPr>
        <w:pStyle w:val="BodyText"/>
        <w:spacing w:before="201" w:line="276" w:lineRule="auto"/>
        <w:ind w:left="709" w:right="424" w:firstLine="448"/>
      </w:pPr>
      <w:r>
        <w:t>The alternative hypothesis (Ha) proposed in this research states that there is a significant</w:t>
      </w:r>
      <w:r>
        <w:rPr>
          <w:spacing w:val="-9"/>
        </w:rPr>
        <w:t xml:space="preserve"> </w:t>
      </w:r>
      <w:r>
        <w:t>effect</w:t>
      </w:r>
      <w:r>
        <w:rPr>
          <w:spacing w:val="-9"/>
        </w:rPr>
        <w:t xml:space="preserve"> </w:t>
      </w:r>
      <w:r>
        <w:t>of</w:t>
      </w:r>
      <w:r>
        <w:rPr>
          <w:spacing w:val="-10"/>
        </w:rPr>
        <w:t xml:space="preserve"> </w:t>
      </w:r>
      <w:r>
        <w:t>using</w:t>
      </w:r>
      <w:r>
        <w:rPr>
          <w:spacing w:val="-9"/>
        </w:rPr>
        <w:t xml:space="preserve"> </w:t>
      </w:r>
      <w:r>
        <w:t>YouTube</w:t>
      </w:r>
      <w:r>
        <w:rPr>
          <w:spacing w:val="-11"/>
        </w:rPr>
        <w:t xml:space="preserve"> </w:t>
      </w:r>
      <w:r>
        <w:t>videos</w:t>
      </w:r>
      <w:r>
        <w:rPr>
          <w:spacing w:val="-8"/>
        </w:rPr>
        <w:t xml:space="preserve"> </w:t>
      </w:r>
      <w:r>
        <w:t>on</w:t>
      </w:r>
      <w:r>
        <w:rPr>
          <w:spacing w:val="-10"/>
        </w:rPr>
        <w:t xml:space="preserve"> </w:t>
      </w:r>
      <w:r>
        <w:t>students’</w:t>
      </w:r>
      <w:r>
        <w:rPr>
          <w:spacing w:val="-10"/>
        </w:rPr>
        <w:t xml:space="preserve"> </w:t>
      </w:r>
      <w:r>
        <w:t>vocabulary</w:t>
      </w:r>
      <w:r>
        <w:rPr>
          <w:spacing w:val="-10"/>
        </w:rPr>
        <w:t xml:space="preserve"> </w:t>
      </w:r>
      <w:r>
        <w:t>mastery,</w:t>
      </w:r>
      <w:r>
        <w:rPr>
          <w:spacing w:val="-10"/>
        </w:rPr>
        <w:t xml:space="preserve"> </w:t>
      </w:r>
      <w:r>
        <w:t>while</w:t>
      </w:r>
      <w:r>
        <w:rPr>
          <w:spacing w:val="-11"/>
        </w:rPr>
        <w:t xml:space="preserve"> </w:t>
      </w:r>
      <w:r>
        <w:t>the</w:t>
      </w:r>
      <w:r>
        <w:rPr>
          <w:spacing w:val="-10"/>
        </w:rPr>
        <w:t xml:space="preserve"> </w:t>
      </w:r>
      <w:r>
        <w:t>null hypothesis (Ho) proposed in this research states that there is no significant effect of using YouTube videos on students’ vocabulary mastery. If the t-value is more significant than the</w:t>
      </w:r>
      <w:r>
        <w:rPr>
          <w:spacing w:val="-14"/>
        </w:rPr>
        <w:t xml:space="preserve"> </w:t>
      </w:r>
      <w:r>
        <w:t>t-table</w:t>
      </w:r>
      <w:r>
        <w:rPr>
          <w:spacing w:val="-12"/>
        </w:rPr>
        <w:t xml:space="preserve"> </w:t>
      </w:r>
      <w:r>
        <w:t>with</w:t>
      </w:r>
      <w:r>
        <w:rPr>
          <w:spacing w:val="-13"/>
        </w:rPr>
        <w:t xml:space="preserve"> </w:t>
      </w:r>
      <w:r>
        <w:t>a</w:t>
      </w:r>
      <w:r>
        <w:rPr>
          <w:spacing w:val="-12"/>
        </w:rPr>
        <w:t xml:space="preserve"> </w:t>
      </w:r>
      <w:r>
        <w:t>certain</w:t>
      </w:r>
      <w:r>
        <w:rPr>
          <w:spacing w:val="-13"/>
        </w:rPr>
        <w:t xml:space="preserve"> </w:t>
      </w:r>
      <w:r>
        <w:t>level</w:t>
      </w:r>
      <w:r>
        <w:rPr>
          <w:spacing w:val="-13"/>
        </w:rPr>
        <w:t xml:space="preserve"> </w:t>
      </w:r>
      <w:r>
        <w:t>of</w:t>
      </w:r>
      <w:r>
        <w:rPr>
          <w:spacing w:val="-12"/>
        </w:rPr>
        <w:t xml:space="preserve"> </w:t>
      </w:r>
      <w:r>
        <w:t>error</w:t>
      </w:r>
      <w:ins w:id="289" w:author="Asus" w:date="2025-05-11T10:47:00Z" w16du:dateUtc="2025-05-11T03:47:00Z">
        <w:r w:rsidR="00B2191D">
          <w:t>,</w:t>
        </w:r>
      </w:ins>
      <w:r>
        <w:rPr>
          <w:spacing w:val="-15"/>
        </w:rPr>
        <w:t xml:space="preserve"> </w:t>
      </w:r>
      <w:r>
        <w:t>used</w:t>
      </w:r>
      <w:r>
        <w:rPr>
          <w:spacing w:val="-13"/>
        </w:rPr>
        <w:t xml:space="preserve"> </w:t>
      </w:r>
      <w:r>
        <w:t>5%</w:t>
      </w:r>
      <w:ins w:id="290" w:author="Asus" w:date="2025-05-11T10:47:00Z" w16du:dateUtc="2025-05-11T03:47:00Z">
        <w:r w:rsidR="00B2191D">
          <w:t>,</w:t>
        </w:r>
      </w:ins>
      <w:r>
        <w:rPr>
          <w:spacing w:val="-12"/>
        </w:rPr>
        <w:t xml:space="preserve"> </w:t>
      </w:r>
      <w:r>
        <w:t>and</w:t>
      </w:r>
      <w:r>
        <w:rPr>
          <w:spacing w:val="-12"/>
        </w:rPr>
        <w:t xml:space="preserve"> </w:t>
      </w:r>
      <w:r>
        <w:t>the</w:t>
      </w:r>
      <w:r>
        <w:rPr>
          <w:spacing w:val="-14"/>
        </w:rPr>
        <w:t xml:space="preserve"> </w:t>
      </w:r>
      <w:r>
        <w:t>related</w:t>
      </w:r>
      <w:r>
        <w:rPr>
          <w:spacing w:val="-13"/>
        </w:rPr>
        <w:t xml:space="preserve"> </w:t>
      </w:r>
      <w:r>
        <w:t>df</w:t>
      </w:r>
      <w:r>
        <w:rPr>
          <w:spacing w:val="-14"/>
        </w:rPr>
        <w:t xml:space="preserve"> </w:t>
      </w:r>
      <w:r>
        <w:t>is</w:t>
      </w:r>
      <w:r>
        <w:rPr>
          <w:spacing w:val="-13"/>
        </w:rPr>
        <w:t xml:space="preserve"> </w:t>
      </w:r>
      <w:r>
        <w:t>58,</w:t>
      </w:r>
      <w:r>
        <w:rPr>
          <w:spacing w:val="-13"/>
        </w:rPr>
        <w:t xml:space="preserve"> </w:t>
      </w:r>
      <w:r>
        <w:t>the</w:t>
      </w:r>
      <w:r>
        <w:rPr>
          <w:spacing w:val="-14"/>
        </w:rPr>
        <w:t xml:space="preserve"> </w:t>
      </w:r>
      <w:r>
        <w:t>Ho</w:t>
      </w:r>
      <w:r>
        <w:rPr>
          <w:spacing w:val="-13"/>
        </w:rPr>
        <w:t xml:space="preserve"> </w:t>
      </w:r>
      <w:r>
        <w:t>was</w:t>
      </w:r>
      <w:r>
        <w:rPr>
          <w:spacing w:val="-12"/>
        </w:rPr>
        <w:t xml:space="preserve"> </w:t>
      </w:r>
      <w:r>
        <w:t>rejected, and Ha was accepted.</w:t>
      </w:r>
    </w:p>
    <w:p w14:paraId="14EC5993" w14:textId="6933C4D8" w:rsidR="0098029C" w:rsidRDefault="00341337">
      <w:pPr>
        <w:pStyle w:val="BodyText"/>
        <w:spacing w:before="161" w:line="276" w:lineRule="auto"/>
        <w:ind w:left="709" w:right="424" w:firstLine="1005"/>
      </w:pPr>
      <w:r>
        <w:t>Based</w:t>
      </w:r>
      <w:r>
        <w:rPr>
          <w:spacing w:val="-7"/>
        </w:rPr>
        <w:t xml:space="preserve"> </w:t>
      </w:r>
      <w:r>
        <w:t>on</w:t>
      </w:r>
      <w:r>
        <w:rPr>
          <w:spacing w:val="-7"/>
        </w:rPr>
        <w:t xml:space="preserve"> </w:t>
      </w:r>
      <w:r>
        <w:t>the</w:t>
      </w:r>
      <w:r>
        <w:rPr>
          <w:spacing w:val="-7"/>
        </w:rPr>
        <w:t xml:space="preserve"> </w:t>
      </w:r>
      <w:r>
        <w:t>result</w:t>
      </w:r>
      <w:r>
        <w:rPr>
          <w:spacing w:val="-7"/>
        </w:rPr>
        <w:t xml:space="preserve"> </w:t>
      </w:r>
      <w:r>
        <w:t>of</w:t>
      </w:r>
      <w:r>
        <w:rPr>
          <w:spacing w:val="-7"/>
        </w:rPr>
        <w:t xml:space="preserve"> </w:t>
      </w:r>
      <w:ins w:id="291" w:author="Asus" w:date="2025-05-11T10:47:00Z" w16du:dateUtc="2025-05-11T03:47:00Z">
        <w:r w:rsidR="00B2191D">
          <w:rPr>
            <w:spacing w:val="-7"/>
          </w:rPr>
          <w:t xml:space="preserve">the </w:t>
        </w:r>
      </w:ins>
      <w:r>
        <w:t>post-test</w:t>
      </w:r>
      <w:r>
        <w:rPr>
          <w:spacing w:val="-7"/>
        </w:rPr>
        <w:t xml:space="preserve"> </w:t>
      </w:r>
      <w:r>
        <w:t>of</w:t>
      </w:r>
      <w:r>
        <w:rPr>
          <w:spacing w:val="-8"/>
        </w:rPr>
        <w:t xml:space="preserve"> </w:t>
      </w:r>
      <w:r>
        <w:t>the</w:t>
      </w:r>
      <w:r>
        <w:rPr>
          <w:spacing w:val="-6"/>
        </w:rPr>
        <w:t xml:space="preserve"> </w:t>
      </w:r>
      <w:r>
        <w:t>experimental</w:t>
      </w:r>
      <w:r>
        <w:rPr>
          <w:spacing w:val="-7"/>
        </w:rPr>
        <w:t xml:space="preserve"> </w:t>
      </w:r>
      <w:r>
        <w:t>class</w:t>
      </w:r>
      <w:r>
        <w:rPr>
          <w:spacing w:val="-7"/>
        </w:rPr>
        <w:t xml:space="preserve"> </w:t>
      </w:r>
      <w:r>
        <w:t>and</w:t>
      </w:r>
      <w:r>
        <w:rPr>
          <w:spacing w:val="-6"/>
        </w:rPr>
        <w:t xml:space="preserve"> </w:t>
      </w:r>
      <w:r>
        <w:t>the</w:t>
      </w:r>
      <w:r>
        <w:rPr>
          <w:spacing w:val="-8"/>
        </w:rPr>
        <w:t xml:space="preserve"> </w:t>
      </w:r>
      <w:r>
        <w:t>control</w:t>
      </w:r>
      <w:r>
        <w:rPr>
          <w:spacing w:val="-6"/>
        </w:rPr>
        <w:t xml:space="preserve"> </w:t>
      </w:r>
      <w:r>
        <w:t>class,</w:t>
      </w:r>
      <w:r>
        <w:rPr>
          <w:spacing w:val="-7"/>
        </w:rPr>
        <w:t xml:space="preserve"> </w:t>
      </w:r>
      <w:r>
        <w:t xml:space="preserve">it can be found that t-value = 8.389 &gt; t-table = 2.002 and </w:t>
      </w:r>
      <w:del w:id="292" w:author="Asus" w:date="2025-05-11T10:47:00Z" w16du:dateUtc="2025-05-11T03:47:00Z">
        <w:r w:rsidDel="00B2191D">
          <w:delText xml:space="preserve">in </w:delText>
        </w:r>
      </w:del>
      <w:ins w:id="293" w:author="Asus" w:date="2025-05-11T10:47:00Z" w16du:dateUtc="2025-05-11T03:47:00Z">
        <w:r w:rsidR="00B2191D">
          <w:t>at</w:t>
        </w:r>
        <w:r w:rsidR="00B2191D">
          <w:t xml:space="preserve"> </w:t>
        </w:r>
      </w:ins>
      <w:r>
        <w:t>the significance level of 0.05 (5%) and the Sign. (2-tailed) is 0.00&lt;0.05. Then, to sum up, the t-value &gt; t-table and the Sign. (2-tailed) &lt; 0.05</w:t>
      </w:r>
      <w:del w:id="294" w:author="Asus" w:date="2025-05-11T10:47:00Z" w16du:dateUtc="2025-05-11T03:47:00Z">
        <w:r w:rsidDel="00B2191D">
          <w:delText>,</w:delText>
        </w:r>
      </w:del>
      <w:r>
        <w:t xml:space="preserve"> means that Ha is accepted. So, the researcher can conclude that YouTube videos have a significant effect on students’ vocabulary mastery.</w:t>
      </w:r>
    </w:p>
    <w:p w14:paraId="4A3511FA" w14:textId="77777777" w:rsidR="0098029C" w:rsidRDefault="00341337">
      <w:pPr>
        <w:pStyle w:val="Heading1"/>
        <w:numPr>
          <w:ilvl w:val="1"/>
          <w:numId w:val="1"/>
        </w:numPr>
        <w:tabs>
          <w:tab w:val="left" w:pos="1134"/>
        </w:tabs>
        <w:spacing w:before="160"/>
        <w:ind w:left="1134"/>
      </w:pPr>
      <w:r>
        <w:rPr>
          <w:spacing w:val="-2"/>
        </w:rPr>
        <w:t>Discussion</w:t>
      </w:r>
    </w:p>
    <w:p w14:paraId="70FF78C9" w14:textId="11F133AE" w:rsidR="0098029C" w:rsidRDefault="00341337">
      <w:pPr>
        <w:pStyle w:val="BodyText"/>
        <w:spacing w:before="202" w:line="276" w:lineRule="auto"/>
        <w:ind w:left="709" w:right="423" w:firstLine="720"/>
      </w:pPr>
      <w:r>
        <w:t>Statistically, the researcher</w:t>
      </w:r>
      <w:r>
        <w:rPr>
          <w:spacing w:val="-1"/>
        </w:rPr>
        <w:t xml:space="preserve"> </w:t>
      </w:r>
      <w:r>
        <w:t>found</w:t>
      </w:r>
      <w:r>
        <w:rPr>
          <w:spacing w:val="-1"/>
        </w:rPr>
        <w:t xml:space="preserve"> </w:t>
      </w:r>
      <w:r>
        <w:t>that there</w:t>
      </w:r>
      <w:r>
        <w:rPr>
          <w:spacing w:val="-1"/>
        </w:rPr>
        <w:t xml:space="preserve"> </w:t>
      </w:r>
      <w:r>
        <w:t>was a significant effect. It was proven by</w:t>
      </w:r>
      <w:r>
        <w:rPr>
          <w:spacing w:val="-5"/>
        </w:rPr>
        <w:t xml:space="preserve"> </w:t>
      </w:r>
      <w:r>
        <w:t>the</w:t>
      </w:r>
      <w:r>
        <w:rPr>
          <w:spacing w:val="-5"/>
        </w:rPr>
        <w:t xml:space="preserve"> </w:t>
      </w:r>
      <w:r>
        <w:t>result</w:t>
      </w:r>
      <w:r>
        <w:rPr>
          <w:spacing w:val="-4"/>
        </w:rPr>
        <w:t xml:space="preserve"> </w:t>
      </w:r>
      <w:r>
        <w:t>of</w:t>
      </w:r>
      <w:r>
        <w:rPr>
          <w:spacing w:val="-3"/>
        </w:rPr>
        <w:t xml:space="preserve"> </w:t>
      </w:r>
      <w:r>
        <w:t>the</w:t>
      </w:r>
      <w:r>
        <w:rPr>
          <w:spacing w:val="-5"/>
        </w:rPr>
        <w:t xml:space="preserve"> </w:t>
      </w:r>
      <w:r>
        <w:t>T-test</w:t>
      </w:r>
      <w:r>
        <w:rPr>
          <w:spacing w:val="-5"/>
        </w:rPr>
        <w:t xml:space="preserve"> </w:t>
      </w:r>
      <w:r>
        <w:t>data</w:t>
      </w:r>
      <w:r>
        <w:rPr>
          <w:spacing w:val="-3"/>
        </w:rPr>
        <w:t xml:space="preserve"> </w:t>
      </w:r>
      <w:r>
        <w:t>analysis</w:t>
      </w:r>
      <w:ins w:id="295" w:author="Asus" w:date="2025-05-11T11:06:00Z" w16du:dateUtc="2025-05-11T04:06:00Z">
        <w:r w:rsidR="009B6B5E">
          <w:t>,</w:t>
        </w:r>
      </w:ins>
      <w:r>
        <w:rPr>
          <w:spacing w:val="-5"/>
        </w:rPr>
        <w:t xml:space="preserve"> </w:t>
      </w:r>
      <w:r>
        <w:t>which</w:t>
      </w:r>
      <w:r>
        <w:rPr>
          <w:spacing w:val="-5"/>
        </w:rPr>
        <w:t xml:space="preserve"> </w:t>
      </w:r>
      <w:r>
        <w:t>was</w:t>
      </w:r>
      <w:r>
        <w:rPr>
          <w:spacing w:val="-2"/>
        </w:rPr>
        <w:t xml:space="preserve"> </w:t>
      </w:r>
      <w:r>
        <w:t>higher</w:t>
      </w:r>
      <w:r>
        <w:rPr>
          <w:spacing w:val="-6"/>
        </w:rPr>
        <w:t xml:space="preserve"> </w:t>
      </w:r>
      <w:r>
        <w:t>than</w:t>
      </w:r>
      <w:r>
        <w:rPr>
          <w:spacing w:val="-1"/>
        </w:rPr>
        <w:t xml:space="preserve"> </w:t>
      </w:r>
      <w:r>
        <w:t>the</w:t>
      </w:r>
      <w:r>
        <w:rPr>
          <w:spacing w:val="-5"/>
        </w:rPr>
        <w:t xml:space="preserve"> </w:t>
      </w:r>
      <w:r>
        <w:t>T-table.</w:t>
      </w:r>
      <w:r>
        <w:rPr>
          <w:spacing w:val="-2"/>
        </w:rPr>
        <w:t xml:space="preserve"> </w:t>
      </w:r>
      <w:ins w:id="296" w:author="Asus" w:date="2025-05-11T10:48:00Z" w16du:dateUtc="2025-05-11T03:48:00Z">
        <w:r w:rsidR="00B2191D">
          <w:rPr>
            <w:spacing w:val="-2"/>
          </w:rPr>
          <w:t xml:space="preserve">A </w:t>
        </w:r>
      </w:ins>
      <w:r>
        <w:t>YouTube</w:t>
      </w:r>
      <w:r>
        <w:rPr>
          <w:spacing w:val="-6"/>
        </w:rPr>
        <w:t xml:space="preserve"> </w:t>
      </w:r>
      <w:r>
        <w:t>video was given as the treatment in the experimental class. The students felt they had a new experience and more enjoyed when they learned English by watching YouTube videos. The students were always excited and focused</w:t>
      </w:r>
      <w:ins w:id="297" w:author="Asus" w:date="2025-05-11T10:49:00Z" w16du:dateUtc="2025-05-11T03:49:00Z">
        <w:r w:rsidR="00B2191D">
          <w:t>,</w:t>
        </w:r>
      </w:ins>
      <w:r>
        <w:t xml:space="preserve"> and watched the video in every meeting because they could increase their vocabulary using this strategy.</w:t>
      </w:r>
    </w:p>
    <w:p w14:paraId="13C9B67A" w14:textId="77777777" w:rsidR="0098029C" w:rsidRDefault="00341337">
      <w:pPr>
        <w:pStyle w:val="BodyText"/>
        <w:spacing w:before="160" w:line="276" w:lineRule="auto"/>
        <w:ind w:left="709" w:right="423" w:firstLine="720"/>
      </w:pPr>
      <w:r>
        <w:t>Based</w:t>
      </w:r>
      <w:r>
        <w:rPr>
          <w:spacing w:val="-6"/>
        </w:rPr>
        <w:t xml:space="preserve"> </w:t>
      </w:r>
      <w:r>
        <w:t>on</w:t>
      </w:r>
      <w:r>
        <w:rPr>
          <w:spacing w:val="-6"/>
        </w:rPr>
        <w:t xml:space="preserve"> </w:t>
      </w:r>
      <w:r>
        <w:t>the</w:t>
      </w:r>
      <w:r>
        <w:rPr>
          <w:spacing w:val="-6"/>
        </w:rPr>
        <w:t xml:space="preserve"> </w:t>
      </w:r>
      <w:r>
        <w:t>overall</w:t>
      </w:r>
      <w:r>
        <w:rPr>
          <w:spacing w:val="-5"/>
        </w:rPr>
        <w:t xml:space="preserve"> </w:t>
      </w:r>
      <w:r>
        <w:t>results</w:t>
      </w:r>
      <w:r>
        <w:rPr>
          <w:spacing w:val="-6"/>
        </w:rPr>
        <w:t xml:space="preserve"> </w:t>
      </w:r>
      <w:r>
        <w:t>of</w:t>
      </w:r>
      <w:r>
        <w:rPr>
          <w:spacing w:val="-7"/>
        </w:rPr>
        <w:t xml:space="preserve"> </w:t>
      </w:r>
      <w:r>
        <w:t>testing</w:t>
      </w:r>
      <w:r>
        <w:rPr>
          <w:spacing w:val="-5"/>
        </w:rPr>
        <w:t xml:space="preserve"> </w:t>
      </w:r>
      <w:r>
        <w:t>the</w:t>
      </w:r>
      <w:r>
        <w:rPr>
          <w:spacing w:val="-6"/>
        </w:rPr>
        <w:t xml:space="preserve"> </w:t>
      </w:r>
      <w:r>
        <w:t>hypothesis</w:t>
      </w:r>
      <w:r>
        <w:rPr>
          <w:spacing w:val="-5"/>
        </w:rPr>
        <w:t xml:space="preserve"> </w:t>
      </w:r>
      <w:r>
        <w:t>using</w:t>
      </w:r>
      <w:r>
        <w:rPr>
          <w:spacing w:val="-5"/>
        </w:rPr>
        <w:t xml:space="preserve"> </w:t>
      </w:r>
      <w:r>
        <w:t>the</w:t>
      </w:r>
      <w:r>
        <w:rPr>
          <w:spacing w:val="-6"/>
        </w:rPr>
        <w:t xml:space="preserve"> </w:t>
      </w:r>
      <w:r>
        <w:t>independent</w:t>
      </w:r>
      <w:r>
        <w:rPr>
          <w:spacing w:val="-5"/>
        </w:rPr>
        <w:t xml:space="preserve"> </w:t>
      </w:r>
      <w:r>
        <w:t>sample t-test. Thus, the null hypothesis (Ho) is rejected, and the alternative hypothesis (Ha) is accepted.</w:t>
      </w:r>
      <w:r>
        <w:rPr>
          <w:spacing w:val="-3"/>
        </w:rPr>
        <w:t xml:space="preserve"> </w:t>
      </w:r>
      <w:r>
        <w:t>The statistical</w:t>
      </w:r>
      <w:r>
        <w:rPr>
          <w:spacing w:val="1"/>
        </w:rPr>
        <w:t xml:space="preserve"> </w:t>
      </w:r>
      <w:r>
        <w:t>calculation</w:t>
      </w:r>
      <w:r>
        <w:rPr>
          <w:spacing w:val="-1"/>
        </w:rPr>
        <w:t xml:space="preserve"> </w:t>
      </w:r>
      <w:r>
        <w:t>of pre-test</w:t>
      </w:r>
      <w:r>
        <w:rPr>
          <w:spacing w:val="-1"/>
        </w:rPr>
        <w:t xml:space="preserve"> </w:t>
      </w:r>
      <w:r>
        <w:t>and post-test</w:t>
      </w:r>
      <w:r>
        <w:rPr>
          <w:spacing w:val="-1"/>
        </w:rPr>
        <w:t xml:space="preserve"> </w:t>
      </w:r>
      <w:r>
        <w:t>results</w:t>
      </w:r>
      <w:r>
        <w:rPr>
          <w:spacing w:val="-1"/>
        </w:rPr>
        <w:t xml:space="preserve"> </w:t>
      </w:r>
      <w:r>
        <w:t>shows</w:t>
      </w:r>
      <w:r>
        <w:rPr>
          <w:spacing w:val="1"/>
        </w:rPr>
        <w:t xml:space="preserve"> </w:t>
      </w:r>
      <w:r>
        <w:t>that</w:t>
      </w:r>
      <w:r>
        <w:rPr>
          <w:spacing w:val="-1"/>
        </w:rPr>
        <w:t xml:space="preserve"> </w:t>
      </w:r>
      <w:r>
        <w:t>there was</w:t>
      </w:r>
      <w:r>
        <w:rPr>
          <w:spacing w:val="2"/>
        </w:rPr>
        <w:t xml:space="preserve"> </w:t>
      </w:r>
      <w:r>
        <w:rPr>
          <w:spacing w:val="-10"/>
        </w:rPr>
        <w:t>a</w:t>
      </w:r>
    </w:p>
    <w:p w14:paraId="3C6A18BF" w14:textId="77777777" w:rsidR="0098029C" w:rsidRDefault="0098029C">
      <w:pPr>
        <w:pStyle w:val="BodyText"/>
        <w:spacing w:line="276" w:lineRule="auto"/>
        <w:sectPr w:rsidR="0098029C">
          <w:pgSz w:w="11910" w:h="16840"/>
          <w:pgMar w:top="1040" w:right="708" w:bottom="280" w:left="1417" w:header="720" w:footer="720" w:gutter="0"/>
          <w:cols w:space="720"/>
        </w:sectPr>
      </w:pPr>
    </w:p>
    <w:p w14:paraId="4D443A97" w14:textId="77777777" w:rsidR="0098029C" w:rsidRDefault="00341337">
      <w:pPr>
        <w:pStyle w:val="BodyText"/>
        <w:spacing w:before="73" w:line="278" w:lineRule="auto"/>
        <w:ind w:left="709" w:right="425"/>
      </w:pPr>
      <w:r>
        <w:lastRenderedPageBreak/>
        <w:t>better improvement in students’ vocabulary mastery in the experimental class than in the control class at eighth-grade students at SMPN 8 Muaro Jambi.</w:t>
      </w:r>
    </w:p>
    <w:p w14:paraId="4D889F93" w14:textId="78E77C81" w:rsidR="0098029C" w:rsidRDefault="00341337">
      <w:pPr>
        <w:pStyle w:val="BodyText"/>
        <w:spacing w:before="157" w:line="276" w:lineRule="auto"/>
        <w:ind w:left="721" w:right="421" w:firstLine="720"/>
      </w:pPr>
      <w:r>
        <w:t xml:space="preserve">There was a better achievement of </w:t>
      </w:r>
      <w:ins w:id="298" w:author="Asus" w:date="2025-05-11T11:03:00Z" w16du:dateUtc="2025-05-11T04:03:00Z">
        <w:r w:rsidR="009B6B5E">
          <w:t xml:space="preserve">the </w:t>
        </w:r>
      </w:ins>
      <w:r>
        <w:t xml:space="preserve">class </w:t>
      </w:r>
      <w:del w:id="299" w:author="Asus" w:date="2025-05-11T11:03:00Z" w16du:dateUtc="2025-05-11T04:03:00Z">
        <w:r w:rsidDel="009B6B5E">
          <w:delText xml:space="preserve">which </w:delText>
        </w:r>
      </w:del>
      <w:ins w:id="300" w:author="Asus" w:date="2025-05-11T11:03:00Z" w16du:dateUtc="2025-05-11T04:03:00Z">
        <w:r w:rsidR="009B6B5E">
          <w:t>that</w:t>
        </w:r>
        <w:r w:rsidR="009B6B5E">
          <w:t xml:space="preserve"> </w:t>
        </w:r>
      </w:ins>
      <w:r>
        <w:t>was using YouTube video in the experimental</w:t>
      </w:r>
      <w:r>
        <w:rPr>
          <w:spacing w:val="-1"/>
        </w:rPr>
        <w:t xml:space="preserve"> </w:t>
      </w:r>
      <w:r>
        <w:t>class</w:t>
      </w:r>
      <w:r>
        <w:rPr>
          <w:spacing w:val="-1"/>
        </w:rPr>
        <w:t xml:space="preserve"> </w:t>
      </w:r>
      <w:r>
        <w:t>than in</w:t>
      </w:r>
      <w:r>
        <w:rPr>
          <w:spacing w:val="-1"/>
        </w:rPr>
        <w:t xml:space="preserve"> </w:t>
      </w:r>
      <w:r>
        <w:t>the</w:t>
      </w:r>
      <w:r>
        <w:rPr>
          <w:spacing w:val="-2"/>
        </w:rPr>
        <w:t xml:space="preserve"> </w:t>
      </w:r>
      <w:r>
        <w:t>control</w:t>
      </w:r>
      <w:r>
        <w:rPr>
          <w:spacing w:val="-1"/>
        </w:rPr>
        <w:t xml:space="preserve"> </w:t>
      </w:r>
      <w:r>
        <w:t>class</w:t>
      </w:r>
      <w:ins w:id="301" w:author="Asus" w:date="2025-05-11T11:07:00Z" w16du:dateUtc="2025-05-11T04:07:00Z">
        <w:r w:rsidR="009B6B5E">
          <w:t>,</w:t>
        </w:r>
      </w:ins>
      <w:r>
        <w:rPr>
          <w:spacing w:val="-1"/>
        </w:rPr>
        <w:t xml:space="preserve"> </w:t>
      </w:r>
      <w:r>
        <w:t>which</w:t>
      </w:r>
      <w:r>
        <w:rPr>
          <w:spacing w:val="-1"/>
        </w:rPr>
        <w:t xml:space="preserve"> </w:t>
      </w:r>
      <w:r>
        <w:t>was</w:t>
      </w:r>
      <w:r>
        <w:rPr>
          <w:spacing w:val="-1"/>
        </w:rPr>
        <w:t xml:space="preserve"> </w:t>
      </w:r>
      <w:r>
        <w:t>not</w:t>
      </w:r>
      <w:r>
        <w:rPr>
          <w:spacing w:val="-1"/>
        </w:rPr>
        <w:t xml:space="preserve"> </w:t>
      </w:r>
      <w:r>
        <w:t>using</w:t>
      </w:r>
      <w:r>
        <w:rPr>
          <w:spacing w:val="-1"/>
        </w:rPr>
        <w:t xml:space="preserve"> </w:t>
      </w:r>
      <w:r>
        <w:t>YouTube</w:t>
      </w:r>
      <w:r>
        <w:rPr>
          <w:spacing w:val="-4"/>
        </w:rPr>
        <w:t xml:space="preserve"> </w:t>
      </w:r>
      <w:r>
        <w:t>video</w:t>
      </w:r>
      <w:r>
        <w:rPr>
          <w:spacing w:val="-2"/>
        </w:rPr>
        <w:t xml:space="preserve"> </w:t>
      </w:r>
      <w:r>
        <w:t>as</w:t>
      </w:r>
      <w:r>
        <w:rPr>
          <w:spacing w:val="-1"/>
        </w:rPr>
        <w:t xml:space="preserve"> </w:t>
      </w:r>
      <w:ins w:id="302" w:author="Asus" w:date="2025-05-11T11:03:00Z" w16du:dateUtc="2025-05-11T04:03:00Z">
        <w:r w:rsidR="009B6B5E">
          <w:rPr>
            <w:spacing w:val="-1"/>
          </w:rPr>
          <w:t xml:space="preserve">a </w:t>
        </w:r>
      </w:ins>
      <w:r>
        <w:t>media learning. It can be concluded that the students get good achievement in mastering vocabulary after teaching by using audio-visual media, especially YouTube videos. The students’ vocabulary mastery improves significantly by using YouTube videos. Based on calculations</w:t>
      </w:r>
      <w:r>
        <w:rPr>
          <w:spacing w:val="4"/>
        </w:rPr>
        <w:t xml:space="preserve"> </w:t>
      </w:r>
      <w:r>
        <w:t>using</w:t>
      </w:r>
      <w:r>
        <w:rPr>
          <w:spacing w:val="6"/>
        </w:rPr>
        <w:t xml:space="preserve"> </w:t>
      </w:r>
      <w:r>
        <w:t>the</w:t>
      </w:r>
      <w:r>
        <w:rPr>
          <w:spacing w:val="6"/>
        </w:rPr>
        <w:t xml:space="preserve"> </w:t>
      </w:r>
      <w:r>
        <w:t>Independent</w:t>
      </w:r>
      <w:r>
        <w:rPr>
          <w:spacing w:val="6"/>
        </w:rPr>
        <w:t xml:space="preserve"> </w:t>
      </w:r>
      <w:r>
        <w:t>Sample</w:t>
      </w:r>
      <w:r>
        <w:rPr>
          <w:spacing w:val="5"/>
        </w:rPr>
        <w:t xml:space="preserve"> </w:t>
      </w:r>
      <w:r>
        <w:t>T-Test,</w:t>
      </w:r>
      <w:r>
        <w:rPr>
          <w:spacing w:val="7"/>
        </w:rPr>
        <w:t xml:space="preserve"> </w:t>
      </w:r>
      <w:r>
        <w:t>it</w:t>
      </w:r>
      <w:r>
        <w:rPr>
          <w:spacing w:val="6"/>
        </w:rPr>
        <w:t xml:space="preserve"> </w:t>
      </w:r>
      <w:r>
        <w:t>is</w:t>
      </w:r>
      <w:r>
        <w:rPr>
          <w:spacing w:val="4"/>
        </w:rPr>
        <w:t xml:space="preserve"> </w:t>
      </w:r>
      <w:r>
        <w:t>known</w:t>
      </w:r>
      <w:r>
        <w:rPr>
          <w:spacing w:val="6"/>
        </w:rPr>
        <w:t xml:space="preserve"> </w:t>
      </w:r>
      <w:r>
        <w:t>that</w:t>
      </w:r>
      <w:r>
        <w:rPr>
          <w:spacing w:val="7"/>
        </w:rPr>
        <w:t xml:space="preserve"> </w:t>
      </w:r>
      <w:r>
        <w:t>the</w:t>
      </w:r>
      <w:r>
        <w:rPr>
          <w:spacing w:val="5"/>
        </w:rPr>
        <w:t xml:space="preserve"> </w:t>
      </w:r>
      <w:r>
        <w:t>result</w:t>
      </w:r>
      <w:r>
        <w:rPr>
          <w:spacing w:val="7"/>
        </w:rPr>
        <w:t xml:space="preserve"> </w:t>
      </w:r>
      <w:r>
        <w:t>of</w:t>
      </w:r>
      <w:r>
        <w:rPr>
          <w:spacing w:val="5"/>
        </w:rPr>
        <w:t xml:space="preserve"> </w:t>
      </w:r>
      <w:r>
        <w:t>t-value</w:t>
      </w:r>
      <w:r>
        <w:rPr>
          <w:spacing w:val="6"/>
        </w:rPr>
        <w:t xml:space="preserve"> </w:t>
      </w:r>
      <w:r>
        <w:rPr>
          <w:spacing w:val="-10"/>
        </w:rPr>
        <w:t>=</w:t>
      </w:r>
    </w:p>
    <w:p w14:paraId="0D5EB9C0" w14:textId="77777777" w:rsidR="0098029C" w:rsidRDefault="00341337">
      <w:pPr>
        <w:pStyle w:val="BodyText"/>
        <w:spacing w:line="275" w:lineRule="exact"/>
        <w:ind w:left="721"/>
      </w:pPr>
      <w:r>
        <w:t>8.389</w:t>
      </w:r>
      <w:r>
        <w:rPr>
          <w:spacing w:val="-3"/>
        </w:rPr>
        <w:t xml:space="preserve"> </w:t>
      </w:r>
      <w:r>
        <w:t>with</w:t>
      </w:r>
      <w:r>
        <w:rPr>
          <w:spacing w:val="-1"/>
        </w:rPr>
        <w:t xml:space="preserve"> </w:t>
      </w:r>
      <w:r>
        <w:t>the</w:t>
      </w:r>
      <w:r>
        <w:rPr>
          <w:spacing w:val="-1"/>
        </w:rPr>
        <w:t xml:space="preserve"> </w:t>
      </w:r>
      <w:r>
        <w:t>Sig.</w:t>
      </w:r>
      <w:r>
        <w:rPr>
          <w:spacing w:val="-1"/>
        </w:rPr>
        <w:t xml:space="preserve"> </w:t>
      </w:r>
      <w:r>
        <w:t>(2-tailed)</w:t>
      </w:r>
      <w:r>
        <w:rPr>
          <w:spacing w:val="-2"/>
        </w:rPr>
        <w:t xml:space="preserve"> </w:t>
      </w:r>
      <w:r>
        <w:t>is</w:t>
      </w:r>
      <w:r>
        <w:rPr>
          <w:spacing w:val="-1"/>
        </w:rPr>
        <w:t xml:space="preserve"> </w:t>
      </w:r>
      <w:r>
        <w:t>0.00,</w:t>
      </w:r>
      <w:r>
        <w:rPr>
          <w:spacing w:val="-1"/>
        </w:rPr>
        <w:t xml:space="preserve"> </w:t>
      </w:r>
      <w:r>
        <w:t>and a</w:t>
      </w:r>
      <w:r>
        <w:rPr>
          <w:spacing w:val="-2"/>
        </w:rPr>
        <w:t xml:space="preserve"> </w:t>
      </w:r>
      <w:r>
        <w:t>t-table</w:t>
      </w:r>
      <w:r>
        <w:rPr>
          <w:spacing w:val="1"/>
        </w:rPr>
        <w:t xml:space="preserve"> </w:t>
      </w:r>
      <w:r>
        <w:t>of</w:t>
      </w:r>
      <w:r>
        <w:rPr>
          <w:spacing w:val="-1"/>
        </w:rPr>
        <w:t xml:space="preserve"> </w:t>
      </w:r>
      <w:r>
        <w:t>0.05</w:t>
      </w:r>
      <w:r>
        <w:rPr>
          <w:spacing w:val="-1"/>
        </w:rPr>
        <w:t xml:space="preserve"> </w:t>
      </w:r>
      <w:r>
        <w:t>(5%) as</w:t>
      </w:r>
      <w:r>
        <w:rPr>
          <w:spacing w:val="-1"/>
        </w:rPr>
        <w:t xml:space="preserve"> </w:t>
      </w:r>
      <w:r>
        <w:t>the significance</w:t>
      </w:r>
      <w:r>
        <w:rPr>
          <w:spacing w:val="-2"/>
        </w:rPr>
        <w:t xml:space="preserve"> </w:t>
      </w:r>
      <w:r>
        <w:t xml:space="preserve">level </w:t>
      </w:r>
      <w:r>
        <w:rPr>
          <w:spacing w:val="-5"/>
        </w:rPr>
        <w:t>is</w:t>
      </w:r>
    </w:p>
    <w:p w14:paraId="0608AB15" w14:textId="77777777" w:rsidR="0098029C" w:rsidRDefault="00341337">
      <w:pPr>
        <w:pStyle w:val="BodyText"/>
        <w:spacing w:before="41"/>
        <w:ind w:left="721"/>
      </w:pPr>
      <w:r>
        <w:t>2.002. It</w:t>
      </w:r>
      <w:r>
        <w:rPr>
          <w:spacing w:val="5"/>
        </w:rPr>
        <w:t xml:space="preserve"> </w:t>
      </w:r>
      <w:r>
        <w:t>can</w:t>
      </w:r>
      <w:r>
        <w:rPr>
          <w:spacing w:val="2"/>
        </w:rPr>
        <w:t xml:space="preserve"> </w:t>
      </w:r>
      <w:r>
        <w:t>be</w:t>
      </w:r>
      <w:r>
        <w:rPr>
          <w:spacing w:val="1"/>
        </w:rPr>
        <w:t xml:space="preserve"> </w:t>
      </w:r>
      <w:r>
        <w:t>found</w:t>
      </w:r>
      <w:r>
        <w:rPr>
          <w:spacing w:val="2"/>
        </w:rPr>
        <w:t xml:space="preserve"> </w:t>
      </w:r>
      <w:r>
        <w:t>that</w:t>
      </w:r>
      <w:r>
        <w:rPr>
          <w:spacing w:val="2"/>
        </w:rPr>
        <w:t xml:space="preserve"> </w:t>
      </w:r>
      <w:r>
        <w:t>t-value</w:t>
      </w:r>
      <w:r>
        <w:rPr>
          <w:spacing w:val="4"/>
        </w:rPr>
        <w:t xml:space="preserve"> </w:t>
      </w:r>
      <w:r>
        <w:t>=</w:t>
      </w:r>
      <w:r>
        <w:rPr>
          <w:spacing w:val="1"/>
        </w:rPr>
        <w:t xml:space="preserve"> </w:t>
      </w:r>
      <w:r>
        <w:t>8.389</w:t>
      </w:r>
      <w:r>
        <w:rPr>
          <w:spacing w:val="3"/>
        </w:rPr>
        <w:t xml:space="preserve"> </w:t>
      </w:r>
      <w:r>
        <w:t>&gt;</w:t>
      </w:r>
      <w:r>
        <w:rPr>
          <w:spacing w:val="1"/>
        </w:rPr>
        <w:t xml:space="preserve"> </w:t>
      </w:r>
      <w:r>
        <w:t>t-table</w:t>
      </w:r>
      <w:r>
        <w:rPr>
          <w:spacing w:val="1"/>
        </w:rPr>
        <w:t xml:space="preserve"> </w:t>
      </w:r>
      <w:r>
        <w:t>=</w:t>
      </w:r>
      <w:r>
        <w:rPr>
          <w:spacing w:val="1"/>
        </w:rPr>
        <w:t xml:space="preserve"> </w:t>
      </w:r>
      <w:r>
        <w:t>2.002</w:t>
      </w:r>
      <w:r>
        <w:rPr>
          <w:spacing w:val="2"/>
        </w:rPr>
        <w:t xml:space="preserve"> </w:t>
      </w:r>
      <w:r>
        <w:t>and</w:t>
      </w:r>
      <w:r>
        <w:rPr>
          <w:spacing w:val="5"/>
        </w:rPr>
        <w:t xml:space="preserve"> </w:t>
      </w:r>
      <w:r>
        <w:t>the</w:t>
      </w:r>
      <w:r>
        <w:rPr>
          <w:spacing w:val="1"/>
        </w:rPr>
        <w:t xml:space="preserve"> </w:t>
      </w:r>
      <w:r>
        <w:t>sign</w:t>
      </w:r>
      <w:r>
        <w:rPr>
          <w:spacing w:val="2"/>
        </w:rPr>
        <w:t xml:space="preserve"> </w:t>
      </w:r>
      <w:r>
        <w:t>(2-tailed) is</w:t>
      </w:r>
      <w:r>
        <w:rPr>
          <w:spacing w:val="3"/>
        </w:rPr>
        <w:t xml:space="preserve"> </w:t>
      </w:r>
      <w:r>
        <w:rPr>
          <w:spacing w:val="-4"/>
        </w:rPr>
        <w:t>0.00</w:t>
      </w:r>
    </w:p>
    <w:p w14:paraId="1597FE2D" w14:textId="47613FCF" w:rsidR="0098029C" w:rsidRDefault="00341337">
      <w:pPr>
        <w:pStyle w:val="BodyText"/>
        <w:spacing w:before="43" w:line="276" w:lineRule="auto"/>
        <w:ind w:left="721" w:right="423"/>
      </w:pPr>
      <w:r>
        <w:t>&lt;</w:t>
      </w:r>
      <w:r>
        <w:rPr>
          <w:spacing w:val="-12"/>
        </w:rPr>
        <w:t xml:space="preserve"> </w:t>
      </w:r>
      <w:r>
        <w:t>0.05.</w:t>
      </w:r>
      <w:r>
        <w:rPr>
          <w:spacing w:val="-11"/>
        </w:rPr>
        <w:t xml:space="preserve"> </w:t>
      </w:r>
      <w:r>
        <w:t>It</w:t>
      </w:r>
      <w:r>
        <w:rPr>
          <w:spacing w:val="-10"/>
        </w:rPr>
        <w:t xml:space="preserve"> </w:t>
      </w:r>
      <w:r>
        <w:t>means</w:t>
      </w:r>
      <w:r>
        <w:rPr>
          <w:spacing w:val="-10"/>
        </w:rPr>
        <w:t xml:space="preserve"> </w:t>
      </w:r>
      <w:ins w:id="303" w:author="Asus" w:date="2025-05-11T10:49:00Z" w16du:dateUtc="2025-05-11T03:49:00Z">
        <w:r w:rsidR="00B2191D">
          <w:rPr>
            <w:spacing w:val="-10"/>
          </w:rPr>
          <w:t xml:space="preserve">that </w:t>
        </w:r>
      </w:ins>
      <w:ins w:id="304" w:author="Asus" w:date="2025-05-11T11:03:00Z" w16du:dateUtc="2025-05-11T04:03:00Z">
        <w:r w:rsidR="009B6B5E">
          <w:rPr>
            <w:spacing w:val="-10"/>
          </w:rPr>
          <w:t xml:space="preserve">the </w:t>
        </w:r>
      </w:ins>
      <w:r>
        <w:t>YouTube</w:t>
      </w:r>
      <w:r>
        <w:rPr>
          <w:spacing w:val="-12"/>
        </w:rPr>
        <w:t xml:space="preserve"> </w:t>
      </w:r>
      <w:r>
        <w:t>video</w:t>
      </w:r>
      <w:r>
        <w:rPr>
          <w:spacing w:val="-11"/>
        </w:rPr>
        <w:t xml:space="preserve"> </w:t>
      </w:r>
      <w:r>
        <w:t>is</w:t>
      </w:r>
      <w:r>
        <w:rPr>
          <w:spacing w:val="-10"/>
        </w:rPr>
        <w:t xml:space="preserve"> </w:t>
      </w:r>
      <w:r>
        <w:t>effective</w:t>
      </w:r>
      <w:r>
        <w:rPr>
          <w:spacing w:val="-9"/>
        </w:rPr>
        <w:t xml:space="preserve"> </w:t>
      </w:r>
      <w:r>
        <w:t>in</w:t>
      </w:r>
      <w:r>
        <w:rPr>
          <w:spacing w:val="-10"/>
        </w:rPr>
        <w:t xml:space="preserve"> </w:t>
      </w:r>
      <w:r>
        <w:t>improving</w:t>
      </w:r>
      <w:r>
        <w:rPr>
          <w:spacing w:val="-11"/>
        </w:rPr>
        <w:t xml:space="preserve"> </w:t>
      </w:r>
      <w:r>
        <w:t>students’</w:t>
      </w:r>
      <w:r>
        <w:rPr>
          <w:spacing w:val="-11"/>
        </w:rPr>
        <w:t xml:space="preserve"> </w:t>
      </w:r>
      <w:r>
        <w:t>mastery</w:t>
      </w:r>
      <w:r>
        <w:rPr>
          <w:spacing w:val="-11"/>
        </w:rPr>
        <w:t xml:space="preserve"> </w:t>
      </w:r>
      <w:r>
        <w:t>of</w:t>
      </w:r>
      <w:r>
        <w:rPr>
          <w:spacing w:val="-11"/>
        </w:rPr>
        <w:t xml:space="preserve"> </w:t>
      </w:r>
      <w:r>
        <w:t>vocabulary. YouTube</w:t>
      </w:r>
      <w:r>
        <w:rPr>
          <w:spacing w:val="-15"/>
        </w:rPr>
        <w:t xml:space="preserve"> </w:t>
      </w:r>
      <w:r>
        <w:t>videos</w:t>
      </w:r>
      <w:r>
        <w:rPr>
          <w:spacing w:val="-15"/>
        </w:rPr>
        <w:t xml:space="preserve"> </w:t>
      </w:r>
      <w:r>
        <w:t>have</w:t>
      </w:r>
      <w:r>
        <w:rPr>
          <w:spacing w:val="-15"/>
        </w:rPr>
        <w:t xml:space="preserve"> </w:t>
      </w:r>
      <w:r>
        <w:t>a</w:t>
      </w:r>
      <w:r>
        <w:rPr>
          <w:spacing w:val="-15"/>
        </w:rPr>
        <w:t xml:space="preserve"> </w:t>
      </w:r>
      <w:r>
        <w:t>good</w:t>
      </w:r>
      <w:r>
        <w:rPr>
          <w:spacing w:val="-15"/>
        </w:rPr>
        <w:t xml:space="preserve"> </w:t>
      </w:r>
      <w:r>
        <w:t>impact</w:t>
      </w:r>
      <w:r>
        <w:rPr>
          <w:spacing w:val="-15"/>
        </w:rPr>
        <w:t xml:space="preserve"> </w:t>
      </w:r>
      <w:r>
        <w:t>on</w:t>
      </w:r>
      <w:r>
        <w:rPr>
          <w:spacing w:val="-15"/>
        </w:rPr>
        <w:t xml:space="preserve"> </w:t>
      </w:r>
      <w:r>
        <w:t>the</w:t>
      </w:r>
      <w:r>
        <w:rPr>
          <w:spacing w:val="-15"/>
        </w:rPr>
        <w:t xml:space="preserve"> </w:t>
      </w:r>
      <w:r>
        <w:t>learning</w:t>
      </w:r>
      <w:r>
        <w:rPr>
          <w:spacing w:val="-15"/>
        </w:rPr>
        <w:t xml:space="preserve"> </w:t>
      </w:r>
      <w:r>
        <w:t>process</w:t>
      </w:r>
      <w:r>
        <w:rPr>
          <w:spacing w:val="-15"/>
        </w:rPr>
        <w:t xml:space="preserve"> </w:t>
      </w:r>
      <w:r>
        <w:t>of</w:t>
      </w:r>
      <w:r>
        <w:rPr>
          <w:spacing w:val="-15"/>
        </w:rPr>
        <w:t xml:space="preserve"> </w:t>
      </w:r>
      <w:r>
        <w:t>students;</w:t>
      </w:r>
      <w:r>
        <w:rPr>
          <w:spacing w:val="-15"/>
        </w:rPr>
        <w:t xml:space="preserve"> </w:t>
      </w:r>
      <w:r>
        <w:t>therefore,</w:t>
      </w:r>
      <w:r>
        <w:rPr>
          <w:spacing w:val="-15"/>
        </w:rPr>
        <w:t xml:space="preserve"> </w:t>
      </w:r>
      <w:r>
        <w:t>students can</w:t>
      </w:r>
      <w:r>
        <w:rPr>
          <w:spacing w:val="-12"/>
        </w:rPr>
        <w:t xml:space="preserve"> </w:t>
      </w:r>
      <w:r>
        <w:t>also</w:t>
      </w:r>
      <w:r>
        <w:rPr>
          <w:spacing w:val="-11"/>
        </w:rPr>
        <w:t xml:space="preserve"> </w:t>
      </w:r>
      <w:r>
        <w:t>use</w:t>
      </w:r>
      <w:r>
        <w:rPr>
          <w:spacing w:val="-13"/>
        </w:rPr>
        <w:t xml:space="preserve"> </w:t>
      </w:r>
      <w:r>
        <w:t>YouTube</w:t>
      </w:r>
      <w:r>
        <w:rPr>
          <w:spacing w:val="-11"/>
        </w:rPr>
        <w:t xml:space="preserve"> </w:t>
      </w:r>
      <w:r>
        <w:t>as</w:t>
      </w:r>
      <w:r>
        <w:rPr>
          <w:spacing w:val="-12"/>
        </w:rPr>
        <w:t xml:space="preserve"> </w:t>
      </w:r>
      <w:r>
        <w:t>a</w:t>
      </w:r>
      <w:r>
        <w:rPr>
          <w:spacing w:val="-13"/>
        </w:rPr>
        <w:t xml:space="preserve"> </w:t>
      </w:r>
      <w:del w:id="305" w:author="Asus" w:date="2025-05-11T10:49:00Z" w16du:dateUtc="2025-05-11T03:49:00Z">
        <w:r w:rsidDel="00B2191D">
          <w:delText>media</w:delText>
        </w:r>
        <w:r w:rsidDel="00B2191D">
          <w:rPr>
            <w:spacing w:val="-12"/>
          </w:rPr>
          <w:delText xml:space="preserve"> </w:delText>
        </w:r>
      </w:del>
      <w:ins w:id="306" w:author="Asus" w:date="2025-05-11T10:49:00Z" w16du:dateUtc="2025-05-11T03:49:00Z">
        <w:r w:rsidR="00B2191D">
          <w:t>medium</w:t>
        </w:r>
        <w:r w:rsidR="00B2191D">
          <w:rPr>
            <w:spacing w:val="-12"/>
          </w:rPr>
          <w:t xml:space="preserve"> </w:t>
        </w:r>
      </w:ins>
      <w:r>
        <w:t>to</w:t>
      </w:r>
      <w:r>
        <w:rPr>
          <w:spacing w:val="-12"/>
        </w:rPr>
        <w:t xml:space="preserve"> </w:t>
      </w:r>
      <w:r>
        <w:t>learn</w:t>
      </w:r>
      <w:r>
        <w:rPr>
          <w:spacing w:val="-13"/>
        </w:rPr>
        <w:t xml:space="preserve"> </w:t>
      </w:r>
      <w:r>
        <w:t>vocabulary</w:t>
      </w:r>
      <w:r>
        <w:rPr>
          <w:spacing w:val="-13"/>
        </w:rPr>
        <w:t xml:space="preserve"> </w:t>
      </w:r>
      <w:r>
        <w:t>or</w:t>
      </w:r>
      <w:r>
        <w:rPr>
          <w:spacing w:val="-13"/>
        </w:rPr>
        <w:t xml:space="preserve"> </w:t>
      </w:r>
      <w:r>
        <w:t>English</w:t>
      </w:r>
      <w:r>
        <w:rPr>
          <w:spacing w:val="-12"/>
        </w:rPr>
        <w:t xml:space="preserve"> </w:t>
      </w:r>
      <w:r>
        <w:t>at</w:t>
      </w:r>
      <w:r>
        <w:rPr>
          <w:spacing w:val="-12"/>
        </w:rPr>
        <w:t xml:space="preserve"> </w:t>
      </w:r>
      <w:r>
        <w:t>home</w:t>
      </w:r>
      <w:del w:id="307" w:author="Asus" w:date="2025-05-11T11:04:00Z" w16du:dateUtc="2025-05-11T04:04:00Z">
        <w:r w:rsidDel="009B6B5E">
          <w:delText>,</w:delText>
        </w:r>
      </w:del>
      <w:r>
        <w:rPr>
          <w:spacing w:val="-13"/>
        </w:rPr>
        <w:t xml:space="preserve"> </w:t>
      </w:r>
      <w:del w:id="308" w:author="Asus" w:date="2025-05-11T11:04:00Z" w16du:dateUtc="2025-05-11T04:04:00Z">
        <w:r w:rsidDel="009B6B5E">
          <w:delText>watching</w:delText>
        </w:r>
        <w:r w:rsidDel="009B6B5E">
          <w:rPr>
            <w:spacing w:val="-12"/>
          </w:rPr>
          <w:delText xml:space="preserve"> </w:delText>
        </w:r>
      </w:del>
      <w:ins w:id="309" w:author="Asus" w:date="2025-05-11T11:04:00Z" w16du:dateUtc="2025-05-11T04:04:00Z">
        <w:r w:rsidR="009B6B5E">
          <w:t>Watching</w:t>
        </w:r>
        <w:r w:rsidR="009B6B5E">
          <w:rPr>
            <w:spacing w:val="-12"/>
          </w:rPr>
          <w:t xml:space="preserve"> </w:t>
        </w:r>
      </w:ins>
      <w:r>
        <w:t>English videos can strengthen vocabulary and improve English language skills.</w:t>
      </w:r>
    </w:p>
    <w:p w14:paraId="02FECB02" w14:textId="1D933362" w:rsidR="0098029C" w:rsidRDefault="005B6D4A" w:rsidP="005B6D4A">
      <w:pPr>
        <w:pStyle w:val="Heading1"/>
        <w:tabs>
          <w:tab w:val="left" w:pos="1081"/>
        </w:tabs>
        <w:spacing w:before="159"/>
      </w:pPr>
      <w:r>
        <w:rPr>
          <w:spacing w:val="-2"/>
        </w:rPr>
        <w:t>CONCLUSION</w:t>
      </w:r>
    </w:p>
    <w:p w14:paraId="03BECA39" w14:textId="7BF08C36" w:rsidR="0098029C" w:rsidRDefault="00341337">
      <w:pPr>
        <w:pStyle w:val="BodyText"/>
        <w:spacing w:before="202" w:line="276" w:lineRule="auto"/>
        <w:ind w:left="721" w:right="420" w:firstLine="720"/>
      </w:pPr>
      <w:r>
        <w:t xml:space="preserve">Based on the result of the calculation in the previous chapter, it can be concluded that the students in the experimental class who were taught by using YouTube videos get better </w:t>
      </w:r>
      <w:del w:id="310" w:author="Asus" w:date="2025-05-11T10:49:00Z" w16du:dateUtc="2025-05-11T03:49:00Z">
        <w:r w:rsidDel="00B2191D">
          <w:delText xml:space="preserve">achievement </w:delText>
        </w:r>
      </w:del>
      <w:ins w:id="311" w:author="Asus" w:date="2025-05-11T10:49:00Z" w16du:dateUtc="2025-05-11T03:49:00Z">
        <w:r w:rsidR="00B2191D">
          <w:t>results</w:t>
        </w:r>
        <w:r w:rsidR="00B2191D">
          <w:t xml:space="preserve"> </w:t>
        </w:r>
      </w:ins>
      <w:r>
        <w:t xml:space="preserve">than the students in the control class who were taught without using YouTube videos. It could be seen from the data </w:t>
      </w:r>
      <w:ins w:id="312" w:author="Asus" w:date="2025-05-11T10:49:00Z" w16du:dateUtc="2025-05-11T03:49:00Z">
        <w:r w:rsidR="00B2191D">
          <w:t xml:space="preserve">that </w:t>
        </w:r>
      </w:ins>
      <w:r>
        <w:t xml:space="preserve">was analysed by using </w:t>
      </w:r>
      <w:ins w:id="313" w:author="Asus" w:date="2025-05-11T10:49:00Z" w16du:dateUtc="2025-05-11T03:49:00Z">
        <w:r w:rsidR="00B2191D">
          <w:t xml:space="preserve">a </w:t>
        </w:r>
      </w:ins>
      <w:r>
        <w:t>T-test to test the hypotheses</w:t>
      </w:r>
      <w:r>
        <w:rPr>
          <w:spacing w:val="-2"/>
        </w:rPr>
        <w:t xml:space="preserve"> </w:t>
      </w:r>
      <w:r>
        <w:t>of</w:t>
      </w:r>
      <w:r>
        <w:rPr>
          <w:spacing w:val="-1"/>
        </w:rPr>
        <w:t xml:space="preserve"> </w:t>
      </w:r>
      <w:r>
        <w:t>this</w:t>
      </w:r>
      <w:r>
        <w:rPr>
          <w:spacing w:val="-2"/>
        </w:rPr>
        <w:t xml:space="preserve"> </w:t>
      </w:r>
      <w:r>
        <w:t>research</w:t>
      </w:r>
      <w:r>
        <w:rPr>
          <w:spacing w:val="-2"/>
        </w:rPr>
        <w:t xml:space="preserve"> </w:t>
      </w:r>
      <w:r>
        <w:t>in</w:t>
      </w:r>
      <w:r>
        <w:rPr>
          <w:spacing w:val="-2"/>
        </w:rPr>
        <w:t xml:space="preserve"> </w:t>
      </w:r>
      <w:del w:id="314" w:author="Asus" w:date="2025-05-11T10:49:00Z" w16du:dateUtc="2025-05-11T03:49:00Z">
        <w:r w:rsidDel="00B2191D">
          <w:delText>the</w:delText>
        </w:r>
        <w:r w:rsidDel="00B2191D">
          <w:rPr>
            <w:spacing w:val="-1"/>
          </w:rPr>
          <w:delText xml:space="preserve"> </w:delText>
        </w:r>
      </w:del>
      <w:ins w:id="315" w:author="Asus" w:date="2025-05-11T10:49:00Z" w16du:dateUtc="2025-05-11T03:49:00Z">
        <w:r w:rsidR="00B2191D">
          <w:t>a</w:t>
        </w:r>
        <w:r w:rsidR="00B2191D">
          <w:rPr>
            <w:spacing w:val="-1"/>
          </w:rPr>
          <w:t xml:space="preserve"> </w:t>
        </w:r>
      </w:ins>
      <w:r>
        <w:t>significance</w:t>
      </w:r>
      <w:r>
        <w:rPr>
          <w:spacing w:val="-3"/>
        </w:rPr>
        <w:t xml:space="preserve"> </w:t>
      </w:r>
      <w:del w:id="316" w:author="Asus" w:date="2025-05-11T10:49:00Z" w16du:dateUtc="2025-05-11T03:49:00Z">
        <w:r w:rsidDel="00B2191D">
          <w:delText>degree</w:delText>
        </w:r>
        <w:r w:rsidDel="00B2191D">
          <w:rPr>
            <w:spacing w:val="-1"/>
          </w:rPr>
          <w:delText xml:space="preserve"> </w:delText>
        </w:r>
      </w:del>
      <w:ins w:id="317" w:author="Asus" w:date="2025-05-11T10:49:00Z" w16du:dateUtc="2025-05-11T03:49:00Z">
        <w:r w:rsidR="00B2191D">
          <w:t>level</w:t>
        </w:r>
        <w:r w:rsidR="00B2191D">
          <w:rPr>
            <w:spacing w:val="-1"/>
          </w:rPr>
          <w:t xml:space="preserve"> </w:t>
        </w:r>
      </w:ins>
      <w:r>
        <w:t>of</w:t>
      </w:r>
      <w:r>
        <w:rPr>
          <w:spacing w:val="-2"/>
        </w:rPr>
        <w:t xml:space="preserve"> </w:t>
      </w:r>
      <w:r>
        <w:t>5%.</w:t>
      </w:r>
      <w:r>
        <w:rPr>
          <w:spacing w:val="-2"/>
        </w:rPr>
        <w:t xml:space="preserve"> </w:t>
      </w:r>
      <w:r>
        <w:t>The</w:t>
      </w:r>
      <w:r>
        <w:rPr>
          <w:spacing w:val="-2"/>
        </w:rPr>
        <w:t xml:space="preserve"> </w:t>
      </w:r>
      <w:r>
        <w:t>t-value</w:t>
      </w:r>
      <w:r>
        <w:rPr>
          <w:spacing w:val="-1"/>
        </w:rPr>
        <w:t xml:space="preserve"> </w:t>
      </w:r>
      <w:r>
        <w:t>&gt;</w:t>
      </w:r>
      <w:r>
        <w:rPr>
          <w:spacing w:val="-3"/>
        </w:rPr>
        <w:t xml:space="preserve"> </w:t>
      </w:r>
      <w:r>
        <w:t>t-table</w:t>
      </w:r>
      <w:r>
        <w:rPr>
          <w:spacing w:val="-1"/>
        </w:rPr>
        <w:t xml:space="preserve"> </w:t>
      </w:r>
      <w:r>
        <w:t>Sig.</w:t>
      </w:r>
      <w:r>
        <w:rPr>
          <w:spacing w:val="-2"/>
        </w:rPr>
        <w:t xml:space="preserve"> </w:t>
      </w:r>
      <w:r>
        <w:t xml:space="preserve">(2- </w:t>
      </w:r>
      <w:del w:id="318" w:author="Asus" w:date="2025-05-11T10:49:00Z" w16du:dateUtc="2025-05-11T03:49:00Z">
        <w:r w:rsidDel="00B2191D">
          <w:delText>tailed</w:delText>
        </w:r>
      </w:del>
      <w:ins w:id="319" w:author="Asus" w:date="2025-05-11T10:49:00Z" w16du:dateUtc="2025-05-11T03:49:00Z">
        <w:r w:rsidR="00B2191D">
          <w:t>2-tailed</w:t>
        </w:r>
      </w:ins>
      <w:r>
        <w:t xml:space="preserve">) 0.00 &lt; 0.05. In conclusion, YouTube video has a significant effect in teaching English vocabulary </w:t>
      </w:r>
      <w:del w:id="320" w:author="Asus" w:date="2025-05-11T10:50:00Z" w16du:dateUtc="2025-05-11T03:50:00Z">
        <w:r w:rsidDel="00B2191D">
          <w:delText xml:space="preserve">for </w:delText>
        </w:r>
      </w:del>
      <w:ins w:id="321" w:author="Asus" w:date="2025-05-11T10:50:00Z" w16du:dateUtc="2025-05-11T03:50:00Z">
        <w:r w:rsidR="00B2191D">
          <w:t>to</w:t>
        </w:r>
        <w:r w:rsidR="00B2191D">
          <w:t xml:space="preserve"> </w:t>
        </w:r>
      </w:ins>
      <w:r>
        <w:t>students.</w:t>
      </w:r>
    </w:p>
    <w:p w14:paraId="49608C8E" w14:textId="7DAC64BB" w:rsidR="0098029C" w:rsidRDefault="00341337">
      <w:pPr>
        <w:pStyle w:val="BodyText"/>
        <w:spacing w:before="160" w:line="276" w:lineRule="auto"/>
        <w:ind w:left="721" w:right="423" w:firstLine="720"/>
      </w:pPr>
      <w:r>
        <w:t xml:space="preserve">The next researcher should consider </w:t>
      </w:r>
      <w:ins w:id="322" w:author="Asus" w:date="2025-05-11T10:50:00Z" w16du:dateUtc="2025-05-11T03:50:00Z">
        <w:r w:rsidR="00B2191D">
          <w:t xml:space="preserve">a </w:t>
        </w:r>
      </w:ins>
      <w:r>
        <w:t xml:space="preserve">suitable YouTube video based on </w:t>
      </w:r>
      <w:ins w:id="323" w:author="Asus" w:date="2025-05-11T11:02:00Z" w16du:dateUtc="2025-05-11T04:02:00Z">
        <w:r w:rsidR="009B6B5E">
          <w:t xml:space="preserve">the </w:t>
        </w:r>
      </w:ins>
      <w:r>
        <w:t>grade of students.</w:t>
      </w:r>
      <w:r>
        <w:rPr>
          <w:spacing w:val="-10"/>
        </w:rPr>
        <w:t xml:space="preserve"> </w:t>
      </w:r>
      <w:r>
        <w:t>Hopefully,</w:t>
      </w:r>
      <w:r>
        <w:rPr>
          <w:spacing w:val="-10"/>
        </w:rPr>
        <w:t xml:space="preserve"> </w:t>
      </w:r>
      <w:r>
        <w:t>the</w:t>
      </w:r>
      <w:r>
        <w:rPr>
          <w:spacing w:val="-11"/>
        </w:rPr>
        <w:t xml:space="preserve"> </w:t>
      </w:r>
      <w:r>
        <w:t>next</w:t>
      </w:r>
      <w:r>
        <w:rPr>
          <w:spacing w:val="-10"/>
        </w:rPr>
        <w:t xml:space="preserve"> </w:t>
      </w:r>
      <w:r>
        <w:t>researcher</w:t>
      </w:r>
      <w:r>
        <w:rPr>
          <w:spacing w:val="-11"/>
        </w:rPr>
        <w:t xml:space="preserve"> </w:t>
      </w:r>
      <w:r>
        <w:t>can</w:t>
      </w:r>
      <w:r>
        <w:rPr>
          <w:spacing w:val="-11"/>
        </w:rPr>
        <w:t xml:space="preserve"> </w:t>
      </w:r>
      <w:r>
        <w:t>develop</w:t>
      </w:r>
      <w:r>
        <w:rPr>
          <w:spacing w:val="-11"/>
        </w:rPr>
        <w:t xml:space="preserve"> </w:t>
      </w:r>
      <w:r>
        <w:t>and</w:t>
      </w:r>
      <w:r>
        <w:rPr>
          <w:spacing w:val="-11"/>
        </w:rPr>
        <w:t xml:space="preserve"> </w:t>
      </w:r>
      <w:r>
        <w:t>continue</w:t>
      </w:r>
      <w:r>
        <w:rPr>
          <w:spacing w:val="-12"/>
        </w:rPr>
        <w:t xml:space="preserve"> </w:t>
      </w:r>
      <w:r>
        <w:t>their</w:t>
      </w:r>
      <w:r>
        <w:rPr>
          <w:spacing w:val="-11"/>
        </w:rPr>
        <w:t xml:space="preserve"> </w:t>
      </w:r>
      <w:del w:id="324" w:author="Asus" w:date="2025-05-11T11:02:00Z" w16du:dateUtc="2025-05-11T04:02:00Z">
        <w:r w:rsidDel="009B6B5E">
          <w:delText>own</w:delText>
        </w:r>
        <w:r w:rsidDel="009B6B5E">
          <w:rPr>
            <w:spacing w:val="-11"/>
          </w:rPr>
          <w:delText xml:space="preserve"> </w:delText>
        </w:r>
      </w:del>
      <w:r>
        <w:t>research</w:t>
      </w:r>
      <w:r>
        <w:rPr>
          <w:spacing w:val="-11"/>
        </w:rPr>
        <w:t xml:space="preserve"> </w:t>
      </w:r>
      <w:r>
        <w:t xml:space="preserve">using YouTube videos </w:t>
      </w:r>
      <w:del w:id="325" w:author="Asus" w:date="2025-05-11T10:49:00Z" w16du:dateUtc="2025-05-11T03:49:00Z">
        <w:r w:rsidDel="00B2191D">
          <w:delText xml:space="preserve">to </w:delText>
        </w:r>
      </w:del>
      <w:ins w:id="326" w:author="Asus" w:date="2025-05-11T10:49:00Z" w16du:dateUtc="2025-05-11T03:49:00Z">
        <w:r w:rsidR="00B2191D">
          <w:t>for</w:t>
        </w:r>
        <w:r w:rsidR="00B2191D">
          <w:t xml:space="preserve"> </w:t>
        </w:r>
      </w:ins>
      <w:r>
        <w:t xml:space="preserve">vocabulary mastery to get better results. This research is to be useful for the student to learn and improve their vocabulary. For the teacher, the result of this research can be used as feedback on teaching and can </w:t>
      </w:r>
      <w:ins w:id="327" w:author="Asus" w:date="2025-05-11T10:50:00Z" w16du:dateUtc="2025-05-11T03:50:00Z">
        <w:r w:rsidR="00B2191D">
          <w:t xml:space="preserve">help </w:t>
        </w:r>
      </w:ins>
      <w:r>
        <w:t>optimize performance in teaching</w:t>
      </w:r>
      <w:del w:id="328" w:author="Asus" w:date="2025-05-11T11:03:00Z" w16du:dateUtc="2025-05-11T04:03:00Z">
        <w:r w:rsidDel="009B6B5E">
          <w:delText xml:space="preserve"> well</w:delText>
        </w:r>
      </w:del>
      <w:r>
        <w:t>.</w:t>
      </w:r>
      <w:r>
        <w:rPr>
          <w:spacing w:val="-3"/>
        </w:rPr>
        <w:t xml:space="preserve"> </w:t>
      </w:r>
      <w:r>
        <w:t>It</w:t>
      </w:r>
      <w:r>
        <w:rPr>
          <w:spacing w:val="-5"/>
        </w:rPr>
        <w:t xml:space="preserve"> </w:t>
      </w:r>
      <w:r>
        <w:t>can</w:t>
      </w:r>
      <w:r>
        <w:rPr>
          <w:spacing w:val="-6"/>
        </w:rPr>
        <w:t xml:space="preserve"> </w:t>
      </w:r>
      <w:r>
        <w:t>help</w:t>
      </w:r>
      <w:r>
        <w:rPr>
          <w:spacing w:val="-4"/>
        </w:rPr>
        <w:t xml:space="preserve"> </w:t>
      </w:r>
      <w:r>
        <w:t>them</w:t>
      </w:r>
      <w:r>
        <w:rPr>
          <w:spacing w:val="-6"/>
        </w:rPr>
        <w:t xml:space="preserve"> </w:t>
      </w:r>
      <w:r>
        <w:t>in</w:t>
      </w:r>
      <w:r>
        <w:rPr>
          <w:spacing w:val="-3"/>
        </w:rPr>
        <w:t xml:space="preserve"> </w:t>
      </w:r>
      <w:r>
        <w:t>choosing</w:t>
      </w:r>
      <w:r>
        <w:rPr>
          <w:spacing w:val="-6"/>
        </w:rPr>
        <w:t xml:space="preserve"> </w:t>
      </w:r>
      <w:del w:id="329" w:author="Asus" w:date="2025-05-11T10:50:00Z" w16du:dateUtc="2025-05-11T03:50:00Z">
        <w:r w:rsidDel="00B2191D">
          <w:delText>method</w:delText>
        </w:r>
        <w:r w:rsidDel="00B2191D">
          <w:rPr>
            <w:spacing w:val="-6"/>
          </w:rPr>
          <w:delText xml:space="preserve"> </w:delText>
        </w:r>
      </w:del>
      <w:ins w:id="330" w:author="Asus" w:date="2025-05-11T10:50:00Z" w16du:dateUtc="2025-05-11T03:50:00Z">
        <w:r w:rsidR="00B2191D">
          <w:t>methods</w:t>
        </w:r>
        <w:r w:rsidR="00B2191D">
          <w:rPr>
            <w:spacing w:val="-6"/>
          </w:rPr>
          <w:t xml:space="preserve"> </w:t>
        </w:r>
      </w:ins>
      <w:r>
        <w:t>and</w:t>
      </w:r>
      <w:r>
        <w:rPr>
          <w:spacing w:val="-6"/>
        </w:rPr>
        <w:t xml:space="preserve"> </w:t>
      </w:r>
      <w:r>
        <w:t>media</w:t>
      </w:r>
      <w:r>
        <w:rPr>
          <w:spacing w:val="-6"/>
        </w:rPr>
        <w:t xml:space="preserve"> </w:t>
      </w:r>
      <w:r>
        <w:t>in</w:t>
      </w:r>
      <w:r>
        <w:rPr>
          <w:spacing w:val="-5"/>
        </w:rPr>
        <w:t xml:space="preserve"> </w:t>
      </w:r>
      <w:r>
        <w:t>teaching,</w:t>
      </w:r>
      <w:r>
        <w:rPr>
          <w:spacing w:val="-5"/>
        </w:rPr>
        <w:t xml:space="preserve"> </w:t>
      </w:r>
      <w:r>
        <w:t>especially</w:t>
      </w:r>
      <w:r>
        <w:rPr>
          <w:spacing w:val="-6"/>
        </w:rPr>
        <w:t xml:space="preserve"> </w:t>
      </w:r>
      <w:r>
        <w:t>in</w:t>
      </w:r>
      <w:r>
        <w:rPr>
          <w:spacing w:val="-5"/>
        </w:rPr>
        <w:t xml:space="preserve"> </w:t>
      </w:r>
      <w:r>
        <w:t xml:space="preserve">vocabulary </w:t>
      </w:r>
      <w:r>
        <w:rPr>
          <w:spacing w:val="-2"/>
        </w:rPr>
        <w:t>teaching.</w:t>
      </w:r>
    </w:p>
    <w:p w14:paraId="17FCF5A0" w14:textId="77777777" w:rsidR="0098029C" w:rsidRDefault="0098029C">
      <w:pPr>
        <w:pStyle w:val="BodyText"/>
        <w:jc w:val="left"/>
      </w:pPr>
    </w:p>
    <w:p w14:paraId="5E67C1B5" w14:textId="77777777" w:rsidR="0098029C" w:rsidRDefault="0098029C">
      <w:pPr>
        <w:pStyle w:val="BodyText"/>
        <w:spacing w:before="87"/>
        <w:jc w:val="left"/>
      </w:pPr>
    </w:p>
    <w:p w14:paraId="4D7F1AA3" w14:textId="63D0F86A" w:rsidR="0098029C" w:rsidRDefault="00341337">
      <w:pPr>
        <w:pStyle w:val="Heading1"/>
        <w:ind w:left="721" w:firstLine="0"/>
      </w:pPr>
      <w:commentRangeStart w:id="331"/>
      <w:r>
        <w:rPr>
          <w:spacing w:val="-2"/>
        </w:rPr>
        <w:t>R</w:t>
      </w:r>
      <w:r w:rsidR="005B6D4A">
        <w:rPr>
          <w:spacing w:val="-2"/>
        </w:rPr>
        <w:t>EFERENCES</w:t>
      </w:r>
      <w:commentRangeEnd w:id="331"/>
      <w:r w:rsidR="00B2191D">
        <w:rPr>
          <w:rStyle w:val="CommentReference"/>
          <w:b w:val="0"/>
          <w:bCs w:val="0"/>
        </w:rPr>
        <w:commentReference w:id="331"/>
      </w:r>
    </w:p>
    <w:p w14:paraId="202DCFE9" w14:textId="6F1F9425" w:rsidR="0098029C" w:rsidRDefault="00341337">
      <w:pPr>
        <w:spacing w:before="201" w:line="276" w:lineRule="auto"/>
        <w:ind w:left="1420" w:right="421" w:hanging="720"/>
        <w:jc w:val="both"/>
        <w:rPr>
          <w:sz w:val="24"/>
        </w:rPr>
      </w:pPr>
      <w:commentRangeStart w:id="332"/>
      <w:r>
        <w:rPr>
          <w:sz w:val="24"/>
        </w:rPr>
        <w:t xml:space="preserve">Almurashi, W. (2016). The effective use of </w:t>
      </w:r>
      <w:del w:id="333" w:author="Asus" w:date="2025-05-11T11:00:00Z" w16du:dateUtc="2025-05-11T04:00:00Z">
        <w:r w:rsidDel="00E15A16">
          <w:rPr>
            <w:sz w:val="24"/>
          </w:rPr>
          <w:delText xml:space="preserve">youtube </w:delText>
        </w:r>
      </w:del>
      <w:ins w:id="334" w:author="Asus" w:date="2025-05-11T11:00:00Z" w16du:dateUtc="2025-05-11T04:00:00Z">
        <w:r w:rsidR="00E15A16">
          <w:rPr>
            <w:sz w:val="24"/>
          </w:rPr>
          <w:t>YouTube</w:t>
        </w:r>
        <w:r w:rsidR="00E15A16">
          <w:rPr>
            <w:sz w:val="24"/>
          </w:rPr>
          <w:t xml:space="preserve"> </w:t>
        </w:r>
      </w:ins>
      <w:r>
        <w:rPr>
          <w:sz w:val="24"/>
        </w:rPr>
        <w:t xml:space="preserve">videos for teaching </w:t>
      </w:r>
      <w:del w:id="335" w:author="Asus" w:date="2025-05-11T11:00:00Z" w16du:dateUtc="2025-05-11T04:00:00Z">
        <w:r w:rsidDel="00E15A16">
          <w:rPr>
            <w:sz w:val="24"/>
          </w:rPr>
          <w:delText xml:space="preserve">english </w:delText>
        </w:r>
      </w:del>
      <w:ins w:id="336" w:author="Asus" w:date="2025-05-11T11:00:00Z" w16du:dateUtc="2025-05-11T04:00:00Z">
        <w:r w:rsidR="00E15A16">
          <w:rPr>
            <w:sz w:val="24"/>
          </w:rPr>
          <w:t>English</w:t>
        </w:r>
        <w:r w:rsidR="00E15A16">
          <w:rPr>
            <w:sz w:val="24"/>
          </w:rPr>
          <w:t xml:space="preserve"> </w:t>
        </w:r>
      </w:ins>
      <w:r>
        <w:rPr>
          <w:sz w:val="24"/>
        </w:rPr>
        <w:t>language in</w:t>
      </w:r>
      <w:r>
        <w:rPr>
          <w:spacing w:val="-6"/>
          <w:sz w:val="24"/>
        </w:rPr>
        <w:t xml:space="preserve"> </w:t>
      </w:r>
      <w:r>
        <w:rPr>
          <w:sz w:val="24"/>
        </w:rPr>
        <w:t>classrooms</w:t>
      </w:r>
      <w:r>
        <w:rPr>
          <w:spacing w:val="-6"/>
          <w:sz w:val="24"/>
        </w:rPr>
        <w:t xml:space="preserve"> </w:t>
      </w:r>
      <w:r>
        <w:rPr>
          <w:sz w:val="24"/>
        </w:rPr>
        <w:t>as</w:t>
      </w:r>
      <w:r>
        <w:rPr>
          <w:spacing w:val="-4"/>
          <w:sz w:val="24"/>
        </w:rPr>
        <w:t xml:space="preserve"> </w:t>
      </w:r>
      <w:r>
        <w:rPr>
          <w:sz w:val="24"/>
        </w:rPr>
        <w:t>supplementary</w:t>
      </w:r>
      <w:r>
        <w:rPr>
          <w:spacing w:val="-8"/>
          <w:sz w:val="24"/>
        </w:rPr>
        <w:t xml:space="preserve"> </w:t>
      </w:r>
      <w:r>
        <w:rPr>
          <w:sz w:val="24"/>
        </w:rPr>
        <w:t>material</w:t>
      </w:r>
      <w:r>
        <w:rPr>
          <w:spacing w:val="-4"/>
          <w:sz w:val="24"/>
        </w:rPr>
        <w:t xml:space="preserve"> </w:t>
      </w:r>
      <w:r>
        <w:rPr>
          <w:sz w:val="24"/>
        </w:rPr>
        <w:t>at</w:t>
      </w:r>
      <w:r>
        <w:rPr>
          <w:spacing w:val="-4"/>
          <w:sz w:val="24"/>
        </w:rPr>
        <w:t xml:space="preserve"> </w:t>
      </w:r>
      <w:del w:id="337" w:author="Asus" w:date="2025-05-11T11:00:00Z" w16du:dateUtc="2025-05-11T04:00:00Z">
        <w:r w:rsidDel="00E15A16">
          <w:rPr>
            <w:sz w:val="24"/>
          </w:rPr>
          <w:delText>taibah</w:delText>
        </w:r>
        <w:r w:rsidDel="00E15A16">
          <w:rPr>
            <w:spacing w:val="-4"/>
            <w:sz w:val="24"/>
          </w:rPr>
          <w:delText xml:space="preserve"> </w:delText>
        </w:r>
        <w:r w:rsidDel="00E15A16">
          <w:rPr>
            <w:sz w:val="24"/>
          </w:rPr>
          <w:delText>university</w:delText>
        </w:r>
      </w:del>
      <w:ins w:id="338" w:author="Asus" w:date="2025-05-11T11:00:00Z" w16du:dateUtc="2025-05-11T04:00:00Z">
        <w:r w:rsidR="00E15A16">
          <w:rPr>
            <w:sz w:val="24"/>
          </w:rPr>
          <w:t>University</w:t>
        </w:r>
      </w:ins>
      <w:r>
        <w:rPr>
          <w:spacing w:val="-6"/>
          <w:sz w:val="24"/>
        </w:rPr>
        <w:t xml:space="preserve"> </w:t>
      </w:r>
      <w:r>
        <w:rPr>
          <w:sz w:val="24"/>
        </w:rPr>
        <w:t>in</w:t>
      </w:r>
      <w:r>
        <w:rPr>
          <w:spacing w:val="-6"/>
          <w:sz w:val="24"/>
        </w:rPr>
        <w:t xml:space="preserve"> </w:t>
      </w:r>
      <w:r>
        <w:rPr>
          <w:sz w:val="24"/>
        </w:rPr>
        <w:t>alula.</w:t>
      </w:r>
      <w:r>
        <w:rPr>
          <w:spacing w:val="-3"/>
          <w:sz w:val="24"/>
        </w:rPr>
        <w:t xml:space="preserve"> </w:t>
      </w:r>
      <w:r>
        <w:rPr>
          <w:i/>
          <w:sz w:val="24"/>
        </w:rPr>
        <w:t>International Journal of English Language and Linguistics Research</w:t>
      </w:r>
      <w:r>
        <w:rPr>
          <w:sz w:val="24"/>
        </w:rPr>
        <w:t>, 32-47.</w:t>
      </w:r>
    </w:p>
    <w:p w14:paraId="188DD851" w14:textId="77777777" w:rsidR="0098029C" w:rsidRDefault="00341337">
      <w:pPr>
        <w:spacing w:before="160"/>
        <w:ind w:left="1441" w:right="659" w:hanging="732"/>
        <w:rPr>
          <w:i/>
          <w:sz w:val="24"/>
        </w:rPr>
      </w:pPr>
      <w:r>
        <w:rPr>
          <w:sz w:val="24"/>
        </w:rPr>
        <w:t>Dielman.</w:t>
      </w:r>
      <w:r>
        <w:rPr>
          <w:spacing w:val="40"/>
          <w:sz w:val="24"/>
        </w:rPr>
        <w:t xml:space="preserve"> </w:t>
      </w:r>
      <w:r>
        <w:rPr>
          <w:sz w:val="24"/>
        </w:rPr>
        <w:t>(1961).</w:t>
      </w:r>
      <w:r>
        <w:rPr>
          <w:spacing w:val="40"/>
          <w:sz w:val="24"/>
        </w:rPr>
        <w:t xml:space="preserve"> </w:t>
      </w:r>
      <w:r>
        <w:rPr>
          <w:i/>
          <w:sz w:val="24"/>
        </w:rPr>
        <w:t>Applied</w:t>
      </w:r>
      <w:r>
        <w:rPr>
          <w:i/>
          <w:spacing w:val="40"/>
          <w:sz w:val="24"/>
        </w:rPr>
        <w:t xml:space="preserve"> </w:t>
      </w:r>
      <w:r>
        <w:rPr>
          <w:i/>
          <w:sz w:val="24"/>
        </w:rPr>
        <w:t>regression</w:t>
      </w:r>
      <w:r>
        <w:rPr>
          <w:i/>
          <w:spacing w:val="-3"/>
          <w:sz w:val="24"/>
        </w:rPr>
        <w:t xml:space="preserve"> </w:t>
      </w:r>
      <w:r>
        <w:rPr>
          <w:i/>
          <w:sz w:val="24"/>
        </w:rPr>
        <w:t>analysis</w:t>
      </w:r>
      <w:r>
        <w:rPr>
          <w:i/>
          <w:spacing w:val="-3"/>
          <w:sz w:val="24"/>
        </w:rPr>
        <w:t xml:space="preserve"> </w:t>
      </w:r>
      <w:r>
        <w:rPr>
          <w:i/>
          <w:sz w:val="24"/>
        </w:rPr>
        <w:t>for</w:t>
      </w:r>
      <w:r>
        <w:rPr>
          <w:i/>
          <w:spacing w:val="-3"/>
          <w:sz w:val="24"/>
        </w:rPr>
        <w:t xml:space="preserve"> </w:t>
      </w:r>
      <w:r>
        <w:rPr>
          <w:i/>
          <w:sz w:val="24"/>
        </w:rPr>
        <w:t>business</w:t>
      </w:r>
      <w:r>
        <w:rPr>
          <w:i/>
          <w:spacing w:val="-3"/>
          <w:sz w:val="24"/>
        </w:rPr>
        <w:t xml:space="preserve"> </w:t>
      </w:r>
      <w:r>
        <w:rPr>
          <w:i/>
          <w:sz w:val="24"/>
        </w:rPr>
        <w:t>and</w:t>
      </w:r>
      <w:r>
        <w:rPr>
          <w:i/>
          <w:spacing w:val="-3"/>
          <w:sz w:val="24"/>
        </w:rPr>
        <w:t xml:space="preserve"> </w:t>
      </w:r>
      <w:r>
        <w:rPr>
          <w:i/>
          <w:sz w:val="24"/>
        </w:rPr>
        <w:t>economics</w:t>
      </w:r>
      <w:r>
        <w:rPr>
          <w:sz w:val="24"/>
        </w:rPr>
        <w:t>.</w:t>
      </w:r>
      <w:r>
        <w:rPr>
          <w:spacing w:val="-1"/>
          <w:sz w:val="24"/>
        </w:rPr>
        <w:t xml:space="preserve"> </w:t>
      </w:r>
      <w:r>
        <w:rPr>
          <w:sz w:val="24"/>
        </w:rPr>
        <w:t xml:space="preserve">PWS KENT </w:t>
      </w:r>
      <w:r>
        <w:rPr>
          <w:i/>
          <w:sz w:val="24"/>
        </w:rPr>
        <w:t>Publishing Company.</w:t>
      </w:r>
    </w:p>
    <w:p w14:paraId="14B05785" w14:textId="77777777" w:rsidR="0098029C" w:rsidRDefault="0098029C">
      <w:pPr>
        <w:pStyle w:val="BodyText"/>
        <w:jc w:val="left"/>
        <w:rPr>
          <w:i/>
        </w:rPr>
      </w:pPr>
    </w:p>
    <w:p w14:paraId="4C1A56B8" w14:textId="606FBA3B" w:rsidR="0098029C" w:rsidRDefault="00341337">
      <w:pPr>
        <w:spacing w:line="276" w:lineRule="auto"/>
        <w:ind w:left="1420" w:right="422" w:hanging="720"/>
        <w:jc w:val="both"/>
        <w:rPr>
          <w:sz w:val="24"/>
        </w:rPr>
      </w:pPr>
      <w:r>
        <w:rPr>
          <w:sz w:val="24"/>
        </w:rPr>
        <w:t xml:space="preserve">Lelawati, S. D. (2018). The teaching of </w:t>
      </w:r>
      <w:del w:id="339" w:author="Asus" w:date="2025-05-11T11:01:00Z" w16du:dateUtc="2025-05-11T04:01:00Z">
        <w:r w:rsidDel="009B6B5E">
          <w:rPr>
            <w:sz w:val="24"/>
          </w:rPr>
          <w:delText xml:space="preserve">english </w:delText>
        </w:r>
      </w:del>
      <w:ins w:id="340" w:author="Asus" w:date="2025-05-11T11:01:00Z" w16du:dateUtc="2025-05-11T04:01:00Z">
        <w:r w:rsidR="009B6B5E">
          <w:rPr>
            <w:sz w:val="24"/>
          </w:rPr>
          <w:t>English</w:t>
        </w:r>
        <w:r w:rsidR="009B6B5E">
          <w:rPr>
            <w:sz w:val="24"/>
          </w:rPr>
          <w:t xml:space="preserve"> </w:t>
        </w:r>
      </w:ins>
      <w:r>
        <w:rPr>
          <w:sz w:val="24"/>
        </w:rPr>
        <w:t xml:space="preserve">vocabulary to young learners. </w:t>
      </w:r>
      <w:r>
        <w:rPr>
          <w:i/>
          <w:sz w:val="24"/>
        </w:rPr>
        <w:t>PROJECT (Professional Journal of English Education</w:t>
      </w:r>
      <w:r>
        <w:rPr>
          <w:sz w:val="24"/>
        </w:rPr>
        <w:t>, 95-100.</w:t>
      </w:r>
    </w:p>
    <w:p w14:paraId="297D9CAC" w14:textId="77777777" w:rsidR="0098029C" w:rsidRDefault="0098029C">
      <w:pPr>
        <w:spacing w:line="276" w:lineRule="auto"/>
        <w:jc w:val="both"/>
        <w:rPr>
          <w:sz w:val="24"/>
        </w:rPr>
        <w:sectPr w:rsidR="0098029C">
          <w:pgSz w:w="11910" w:h="16840"/>
          <w:pgMar w:top="1040" w:right="708" w:bottom="280" w:left="1417" w:header="720" w:footer="720" w:gutter="0"/>
          <w:cols w:space="720"/>
        </w:sectPr>
      </w:pPr>
    </w:p>
    <w:p w14:paraId="52F0456E" w14:textId="623014BA" w:rsidR="0098029C" w:rsidRDefault="00341337">
      <w:pPr>
        <w:spacing w:before="73" w:line="276" w:lineRule="auto"/>
        <w:ind w:left="1420" w:right="420" w:hanging="720"/>
        <w:jc w:val="both"/>
        <w:rPr>
          <w:sz w:val="24"/>
        </w:rPr>
      </w:pPr>
      <w:r>
        <w:rPr>
          <w:sz w:val="24"/>
        </w:rPr>
        <w:lastRenderedPageBreak/>
        <w:t xml:space="preserve">Riswandi. (2016). Use of </w:t>
      </w:r>
      <w:del w:id="341" w:author="Asus" w:date="2025-05-11T11:00:00Z" w16du:dateUtc="2025-05-11T04:00:00Z">
        <w:r w:rsidDel="00E15A16">
          <w:rPr>
            <w:sz w:val="24"/>
          </w:rPr>
          <w:delText>youtube-based</w:delText>
        </w:r>
      </w:del>
      <w:ins w:id="342" w:author="Asus" w:date="2025-05-11T11:00:00Z" w16du:dateUtc="2025-05-11T04:00:00Z">
        <w:r w:rsidR="00E15A16">
          <w:rPr>
            <w:sz w:val="24"/>
          </w:rPr>
          <w:t>YouTube-based</w:t>
        </w:r>
      </w:ins>
      <w:r>
        <w:rPr>
          <w:sz w:val="24"/>
        </w:rPr>
        <w:t xml:space="preserve"> videos to improve students' speaking skill. </w:t>
      </w:r>
      <w:r>
        <w:rPr>
          <w:i/>
          <w:sz w:val="24"/>
        </w:rPr>
        <w:t>Proceeding</w:t>
      </w:r>
      <w:r>
        <w:rPr>
          <w:i/>
          <w:spacing w:val="-15"/>
          <w:sz w:val="24"/>
        </w:rPr>
        <w:t xml:space="preserve"> </w:t>
      </w:r>
      <w:r>
        <w:rPr>
          <w:i/>
          <w:sz w:val="24"/>
        </w:rPr>
        <w:t>The</w:t>
      </w:r>
      <w:r>
        <w:rPr>
          <w:i/>
          <w:spacing w:val="-15"/>
          <w:sz w:val="24"/>
        </w:rPr>
        <w:t xml:space="preserve"> </w:t>
      </w:r>
      <w:r>
        <w:rPr>
          <w:i/>
          <w:sz w:val="24"/>
        </w:rPr>
        <w:t>2nd</w:t>
      </w:r>
      <w:r>
        <w:rPr>
          <w:i/>
          <w:spacing w:val="-15"/>
          <w:sz w:val="24"/>
        </w:rPr>
        <w:t xml:space="preserve"> </w:t>
      </w:r>
      <w:r>
        <w:rPr>
          <w:i/>
          <w:sz w:val="24"/>
        </w:rPr>
        <w:t>International</w:t>
      </w:r>
      <w:r>
        <w:rPr>
          <w:i/>
          <w:spacing w:val="-15"/>
          <w:sz w:val="24"/>
        </w:rPr>
        <w:t xml:space="preserve"> </w:t>
      </w:r>
      <w:r>
        <w:rPr>
          <w:i/>
          <w:sz w:val="24"/>
        </w:rPr>
        <w:t>Conference</w:t>
      </w:r>
      <w:r>
        <w:rPr>
          <w:i/>
          <w:spacing w:val="-15"/>
          <w:sz w:val="24"/>
        </w:rPr>
        <w:t xml:space="preserve"> </w:t>
      </w:r>
      <w:r>
        <w:rPr>
          <w:i/>
          <w:sz w:val="24"/>
        </w:rPr>
        <w:t>On</w:t>
      </w:r>
      <w:r>
        <w:rPr>
          <w:i/>
          <w:spacing w:val="-15"/>
          <w:sz w:val="24"/>
        </w:rPr>
        <w:t xml:space="preserve"> </w:t>
      </w:r>
      <w:r>
        <w:rPr>
          <w:i/>
          <w:sz w:val="24"/>
        </w:rPr>
        <w:t>Teacher</w:t>
      </w:r>
      <w:r>
        <w:rPr>
          <w:i/>
          <w:spacing w:val="-15"/>
          <w:sz w:val="24"/>
        </w:rPr>
        <w:t xml:space="preserve"> </w:t>
      </w:r>
      <w:r>
        <w:rPr>
          <w:i/>
          <w:sz w:val="24"/>
        </w:rPr>
        <w:t>Training</w:t>
      </w:r>
      <w:r>
        <w:rPr>
          <w:i/>
          <w:spacing w:val="-15"/>
          <w:sz w:val="24"/>
        </w:rPr>
        <w:t xml:space="preserve"> </w:t>
      </w:r>
      <w:r>
        <w:rPr>
          <w:i/>
          <w:sz w:val="24"/>
        </w:rPr>
        <w:t>and</w:t>
      </w:r>
      <w:r>
        <w:rPr>
          <w:i/>
          <w:spacing w:val="-15"/>
          <w:sz w:val="24"/>
        </w:rPr>
        <w:t xml:space="preserve"> </w:t>
      </w:r>
      <w:r>
        <w:rPr>
          <w:i/>
          <w:sz w:val="24"/>
        </w:rPr>
        <w:t>Education</w:t>
      </w:r>
      <w:r>
        <w:rPr>
          <w:sz w:val="24"/>
        </w:rPr>
        <w:t xml:space="preserve">, </w:t>
      </w:r>
      <w:r>
        <w:rPr>
          <w:spacing w:val="-4"/>
          <w:sz w:val="24"/>
        </w:rPr>
        <w:t>269.</w:t>
      </w:r>
    </w:p>
    <w:p w14:paraId="66A469B8" w14:textId="77777777" w:rsidR="0098029C" w:rsidRDefault="00341337">
      <w:pPr>
        <w:spacing w:before="162" w:line="276" w:lineRule="auto"/>
        <w:ind w:left="1420" w:right="422" w:hanging="720"/>
        <w:jc w:val="both"/>
        <w:rPr>
          <w:sz w:val="24"/>
        </w:rPr>
      </w:pPr>
      <w:r>
        <w:rPr>
          <w:sz w:val="24"/>
        </w:rPr>
        <w:t xml:space="preserve">Sugiyono. (2015). </w:t>
      </w:r>
      <w:r>
        <w:rPr>
          <w:i/>
          <w:sz w:val="24"/>
        </w:rPr>
        <w:t xml:space="preserve">Metode penelitian pendidikan : pendekatan kuantitatif, kualitatif, dan R&amp;D. </w:t>
      </w:r>
      <w:r>
        <w:rPr>
          <w:sz w:val="24"/>
        </w:rPr>
        <w:t>Alfabeta.</w:t>
      </w:r>
    </w:p>
    <w:p w14:paraId="4C78B31A" w14:textId="77777777" w:rsidR="0098029C" w:rsidRDefault="00341337">
      <w:pPr>
        <w:spacing w:before="160"/>
        <w:ind w:left="700"/>
        <w:rPr>
          <w:sz w:val="24"/>
        </w:rPr>
      </w:pPr>
      <w:r>
        <w:rPr>
          <w:sz w:val="24"/>
        </w:rPr>
        <w:t>Thonbury,</w:t>
      </w:r>
      <w:r>
        <w:rPr>
          <w:spacing w:val="-3"/>
          <w:sz w:val="24"/>
        </w:rPr>
        <w:t xml:space="preserve"> </w:t>
      </w:r>
      <w:r>
        <w:rPr>
          <w:sz w:val="24"/>
        </w:rPr>
        <w:t>S.</w:t>
      </w:r>
      <w:r>
        <w:rPr>
          <w:spacing w:val="-1"/>
          <w:sz w:val="24"/>
        </w:rPr>
        <w:t xml:space="preserve"> </w:t>
      </w:r>
      <w:r>
        <w:rPr>
          <w:sz w:val="24"/>
        </w:rPr>
        <w:t>(2002).</w:t>
      </w:r>
      <w:r>
        <w:rPr>
          <w:spacing w:val="-1"/>
          <w:sz w:val="24"/>
        </w:rPr>
        <w:t xml:space="preserve"> </w:t>
      </w:r>
      <w:r>
        <w:rPr>
          <w:i/>
          <w:sz w:val="24"/>
        </w:rPr>
        <w:t>How</w:t>
      </w:r>
      <w:r>
        <w:rPr>
          <w:i/>
          <w:spacing w:val="-1"/>
          <w:sz w:val="24"/>
        </w:rPr>
        <w:t xml:space="preserve"> </w:t>
      </w:r>
      <w:r>
        <w:rPr>
          <w:i/>
          <w:sz w:val="24"/>
        </w:rPr>
        <w:t>to teach</w:t>
      </w:r>
      <w:r>
        <w:rPr>
          <w:i/>
          <w:spacing w:val="-1"/>
          <w:sz w:val="24"/>
        </w:rPr>
        <w:t xml:space="preserve"> </w:t>
      </w:r>
      <w:r>
        <w:rPr>
          <w:i/>
          <w:sz w:val="24"/>
        </w:rPr>
        <w:t>vocabulary.</w:t>
      </w:r>
      <w:r>
        <w:rPr>
          <w:i/>
          <w:spacing w:val="-1"/>
          <w:sz w:val="24"/>
        </w:rPr>
        <w:t xml:space="preserve"> </w:t>
      </w:r>
      <w:r>
        <w:rPr>
          <w:sz w:val="24"/>
        </w:rPr>
        <w:t>England:</w:t>
      </w:r>
      <w:r>
        <w:rPr>
          <w:spacing w:val="-1"/>
          <w:sz w:val="24"/>
        </w:rPr>
        <w:t xml:space="preserve"> </w:t>
      </w:r>
      <w:r>
        <w:rPr>
          <w:sz w:val="24"/>
        </w:rPr>
        <w:t xml:space="preserve">Pearson </w:t>
      </w:r>
      <w:r>
        <w:rPr>
          <w:spacing w:val="-2"/>
          <w:sz w:val="24"/>
        </w:rPr>
        <w:t>Educational.</w:t>
      </w:r>
      <w:commentRangeEnd w:id="332"/>
      <w:r w:rsidR="00E15A16">
        <w:rPr>
          <w:rStyle w:val="CommentReference"/>
        </w:rPr>
        <w:commentReference w:id="332"/>
      </w:r>
    </w:p>
    <w:sectPr w:rsidR="0098029C">
      <w:pgSz w:w="11910" w:h="16840"/>
      <w:pgMar w:top="1040" w:right="708" w:bottom="280" w:left="1417"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sus" w:date="2025-05-11T11:09:00Z" w:initials="A">
    <w:p w14:paraId="6399368B" w14:textId="1909E5BD" w:rsidR="00432B8B" w:rsidRDefault="00432B8B">
      <w:pPr>
        <w:pStyle w:val="CommentText"/>
      </w:pPr>
      <w:r>
        <w:rPr>
          <w:rStyle w:val="CommentReference"/>
        </w:rPr>
        <w:annotationRef/>
      </w:r>
      <w:r>
        <w:t>Please avoid too many words to make the title more effective</w:t>
      </w:r>
    </w:p>
  </w:comment>
  <w:comment w:id="331" w:author="Asus" w:date="2025-05-11T10:50:00Z" w:initials="A">
    <w:p w14:paraId="10571E4D" w14:textId="15BEE7EA" w:rsidR="00B2191D" w:rsidRDefault="00B2191D">
      <w:pPr>
        <w:pStyle w:val="CommentText"/>
      </w:pPr>
      <w:r>
        <w:rPr>
          <w:rStyle w:val="CommentReference"/>
        </w:rPr>
        <w:annotationRef/>
      </w:r>
      <w:r w:rsidR="00E15A16">
        <w:t>Add two references from the Didascein journal</w:t>
      </w:r>
    </w:p>
  </w:comment>
  <w:comment w:id="332" w:author="Asus" w:date="2025-05-11T10:53:00Z" w:initials="A">
    <w:p w14:paraId="4EC20482" w14:textId="132C69AA" w:rsidR="00E15A16" w:rsidRDefault="00E15A16">
      <w:pPr>
        <w:pStyle w:val="CommentText"/>
      </w:pPr>
      <w:r>
        <w:rPr>
          <w:rStyle w:val="CommentReference"/>
        </w:rPr>
        <w:annotationRef/>
      </w:r>
      <w:r>
        <w:t xml:space="preserve">Please add more references to 15 references. Use </w:t>
      </w:r>
      <w:r w:rsidR="009B6B5E">
        <w:t>Mendeley.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399368B" w15:done="0"/>
  <w15:commentEx w15:paraId="10571E4D" w15:done="0"/>
  <w15:commentEx w15:paraId="4EC2048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9BCD550" w16cex:dateUtc="2025-05-11T04:09:00Z"/>
  <w16cex:commentExtensible w16cex:durableId="2A7A0DE9" w16cex:dateUtc="2025-05-11T03:50:00Z"/>
  <w16cex:commentExtensible w16cex:durableId="120B6148" w16cex:dateUtc="2025-05-11T03:5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399368B" w16cid:durableId="59BCD550"/>
  <w16cid:commentId w16cid:paraId="10571E4D" w16cid:durableId="2A7A0DE9"/>
  <w16cid:commentId w16cid:paraId="4EC20482" w16cid:durableId="120B614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E4445D"/>
    <w:multiLevelType w:val="multilevel"/>
    <w:tmpl w:val="90408856"/>
    <w:lvl w:ilvl="0">
      <w:start w:val="1"/>
      <w:numFmt w:val="decimal"/>
      <w:lvlText w:val="%1."/>
      <w:lvlJc w:val="left"/>
      <w:pPr>
        <w:ind w:left="1081" w:hanging="360"/>
        <w:jc w:val="left"/>
      </w:pPr>
      <w:rPr>
        <w:rFonts w:hint="default"/>
        <w:spacing w:val="0"/>
        <w:w w:val="100"/>
        <w:lang w:val="en-US" w:eastAsia="en-US" w:bidi="ar-SA"/>
      </w:rPr>
    </w:lvl>
    <w:lvl w:ilvl="1">
      <w:start w:val="1"/>
      <w:numFmt w:val="decimal"/>
      <w:lvlText w:val="%1.%2"/>
      <w:lvlJc w:val="left"/>
      <w:pPr>
        <w:ind w:left="1081" w:hanging="360"/>
        <w:jc w:val="left"/>
      </w:pPr>
      <w:rPr>
        <w:rFonts w:hint="default"/>
        <w:spacing w:val="0"/>
        <w:w w:val="100"/>
        <w:lang w:val="en-US" w:eastAsia="en-US" w:bidi="ar-SA"/>
      </w:rPr>
    </w:lvl>
    <w:lvl w:ilvl="2">
      <w:start w:val="1"/>
      <w:numFmt w:val="decimal"/>
      <w:lvlText w:val="%1.%2.%3"/>
      <w:lvlJc w:val="left"/>
      <w:pPr>
        <w:ind w:left="1441" w:hanging="720"/>
        <w:jc w:val="left"/>
      </w:pPr>
      <w:rPr>
        <w:rFonts w:hint="default"/>
        <w:spacing w:val="0"/>
        <w:w w:val="100"/>
        <w:lang w:val="en-US" w:eastAsia="en-US" w:bidi="ar-SA"/>
      </w:rPr>
    </w:lvl>
    <w:lvl w:ilvl="3">
      <w:numFmt w:val="bullet"/>
      <w:lvlText w:val="•"/>
      <w:lvlJc w:val="left"/>
      <w:pPr>
        <w:ind w:left="3293" w:hanging="720"/>
      </w:pPr>
      <w:rPr>
        <w:rFonts w:hint="default"/>
        <w:lang w:val="en-US" w:eastAsia="en-US" w:bidi="ar-SA"/>
      </w:rPr>
    </w:lvl>
    <w:lvl w:ilvl="4">
      <w:numFmt w:val="bullet"/>
      <w:lvlText w:val="•"/>
      <w:lvlJc w:val="left"/>
      <w:pPr>
        <w:ind w:left="4220" w:hanging="720"/>
      </w:pPr>
      <w:rPr>
        <w:rFonts w:hint="default"/>
        <w:lang w:val="en-US" w:eastAsia="en-US" w:bidi="ar-SA"/>
      </w:rPr>
    </w:lvl>
    <w:lvl w:ilvl="5">
      <w:numFmt w:val="bullet"/>
      <w:lvlText w:val="•"/>
      <w:lvlJc w:val="left"/>
      <w:pPr>
        <w:ind w:left="5147" w:hanging="720"/>
      </w:pPr>
      <w:rPr>
        <w:rFonts w:hint="default"/>
        <w:lang w:val="en-US" w:eastAsia="en-US" w:bidi="ar-SA"/>
      </w:rPr>
    </w:lvl>
    <w:lvl w:ilvl="6">
      <w:numFmt w:val="bullet"/>
      <w:lvlText w:val="•"/>
      <w:lvlJc w:val="left"/>
      <w:pPr>
        <w:ind w:left="6074" w:hanging="720"/>
      </w:pPr>
      <w:rPr>
        <w:rFonts w:hint="default"/>
        <w:lang w:val="en-US" w:eastAsia="en-US" w:bidi="ar-SA"/>
      </w:rPr>
    </w:lvl>
    <w:lvl w:ilvl="7">
      <w:numFmt w:val="bullet"/>
      <w:lvlText w:val="•"/>
      <w:lvlJc w:val="left"/>
      <w:pPr>
        <w:ind w:left="7000" w:hanging="720"/>
      </w:pPr>
      <w:rPr>
        <w:rFonts w:hint="default"/>
        <w:lang w:val="en-US" w:eastAsia="en-US" w:bidi="ar-SA"/>
      </w:rPr>
    </w:lvl>
    <w:lvl w:ilvl="8">
      <w:numFmt w:val="bullet"/>
      <w:lvlText w:val="•"/>
      <w:lvlJc w:val="left"/>
      <w:pPr>
        <w:ind w:left="7927" w:hanging="720"/>
      </w:pPr>
      <w:rPr>
        <w:rFonts w:hint="default"/>
        <w:lang w:val="en-US" w:eastAsia="en-US" w:bidi="ar-SA"/>
      </w:rPr>
    </w:lvl>
  </w:abstractNum>
  <w:num w:numId="1" w16cid:durableId="188667720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sus">
    <w15:presenceInfo w15:providerId="None" w15:userId="Asu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029C"/>
    <w:rsid w:val="001E17A4"/>
    <w:rsid w:val="00341337"/>
    <w:rsid w:val="00432B8B"/>
    <w:rsid w:val="004B5DA5"/>
    <w:rsid w:val="005822B0"/>
    <w:rsid w:val="005B6D4A"/>
    <w:rsid w:val="00730CE7"/>
    <w:rsid w:val="00760A52"/>
    <w:rsid w:val="008F32B9"/>
    <w:rsid w:val="0098029C"/>
    <w:rsid w:val="009B6B5E"/>
    <w:rsid w:val="00A34C22"/>
    <w:rsid w:val="00AE3BE2"/>
    <w:rsid w:val="00B2191D"/>
    <w:rsid w:val="00B74DE4"/>
    <w:rsid w:val="00CB0052"/>
    <w:rsid w:val="00CD4654"/>
    <w:rsid w:val="00E15A16"/>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4A9D84"/>
  <w15:docId w15:val="{C64963BE-BE04-4D74-8446-EDC48C8A44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081" w:hanging="360"/>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jc w:val="both"/>
    </w:pPr>
    <w:rPr>
      <w:sz w:val="24"/>
      <w:szCs w:val="24"/>
    </w:rPr>
  </w:style>
  <w:style w:type="paragraph" w:styleId="ListParagraph">
    <w:name w:val="List Paragraph"/>
    <w:basedOn w:val="Normal"/>
    <w:uiPriority w:val="1"/>
    <w:qFormat/>
    <w:pPr>
      <w:spacing w:before="160"/>
      <w:ind w:left="1081" w:hanging="360"/>
    </w:pPr>
  </w:style>
  <w:style w:type="paragraph" w:customStyle="1" w:styleId="TableParagraph">
    <w:name w:val="Table Paragraph"/>
    <w:basedOn w:val="Normal"/>
    <w:uiPriority w:val="1"/>
    <w:qFormat/>
    <w:pPr>
      <w:ind w:left="9"/>
      <w:jc w:val="center"/>
    </w:pPr>
  </w:style>
  <w:style w:type="paragraph" w:styleId="Revision">
    <w:name w:val="Revision"/>
    <w:hidden/>
    <w:uiPriority w:val="99"/>
    <w:semiHidden/>
    <w:rsid w:val="00CB0052"/>
    <w:pPr>
      <w:widowControl/>
      <w:autoSpaceDE/>
      <w:autoSpaceDN/>
    </w:pPr>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B2191D"/>
    <w:rPr>
      <w:sz w:val="16"/>
      <w:szCs w:val="16"/>
    </w:rPr>
  </w:style>
  <w:style w:type="paragraph" w:styleId="CommentText">
    <w:name w:val="annotation text"/>
    <w:basedOn w:val="Normal"/>
    <w:link w:val="CommentTextChar"/>
    <w:uiPriority w:val="99"/>
    <w:semiHidden/>
    <w:unhideWhenUsed/>
    <w:rsid w:val="00B2191D"/>
    <w:rPr>
      <w:sz w:val="20"/>
      <w:szCs w:val="20"/>
    </w:rPr>
  </w:style>
  <w:style w:type="character" w:customStyle="1" w:styleId="CommentTextChar">
    <w:name w:val="Comment Text Char"/>
    <w:basedOn w:val="DefaultParagraphFont"/>
    <w:link w:val="CommentText"/>
    <w:uiPriority w:val="99"/>
    <w:semiHidden/>
    <w:rsid w:val="00B2191D"/>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B2191D"/>
    <w:rPr>
      <w:b/>
      <w:bCs/>
    </w:rPr>
  </w:style>
  <w:style w:type="character" w:customStyle="1" w:styleId="CommentSubjectChar">
    <w:name w:val="Comment Subject Char"/>
    <w:basedOn w:val="CommentTextChar"/>
    <w:link w:val="CommentSubject"/>
    <w:uiPriority w:val="99"/>
    <w:semiHidden/>
    <w:rsid w:val="00B2191D"/>
    <w:rPr>
      <w:rFonts w:ascii="Times New Roman" w:eastAsia="Times New Roman"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42</TotalTime>
  <Pages>7</Pages>
  <Words>2942</Words>
  <Characters>15712</Characters>
  <Application>Microsoft Office Word</Application>
  <DocSecurity>0</DocSecurity>
  <Lines>357</Lines>
  <Paragraphs>165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Acer A514</dc:creator>
  <cp:lastModifiedBy>Asus</cp:lastModifiedBy>
  <cp:revision>4</cp:revision>
  <dcterms:created xsi:type="dcterms:W3CDTF">2025-05-04T09:01:00Z</dcterms:created>
  <dcterms:modified xsi:type="dcterms:W3CDTF">2025-05-11T04:11:00Z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2023-11-08T00:00:00Z</vt:filetime>
  </property>
  <property fmtid="{D5CDD505-2E9C-101B-9397-08002B2CF9AE}" pid="3" name="Creator">
    <vt:lpwstr>Microsoft® Word 2021</vt:lpwstr>
  </property>
  <property fmtid="{D5CDD505-2E9C-101B-9397-08002B2CF9AE}" pid="4" name="LastSaved">
    <vt:filetime>2025-03-18T00:00:00Z</vt:filetime>
  </property>
  <property fmtid="{D5CDD505-2E9C-101B-9397-08002B2CF9AE}" pid="5" name="Producer">
    <vt:lpwstr>Microsoft® Word 2021</vt:lpwstr>
  </property>
  <property fmtid="{D5CDD505-2E9C-101B-9397-08002B2CF9AE}" pid="6" name="GrammarlyDocumentId">
    <vt:lpwstr>b4bfa565-ae88-443d-b695-6cab01a77bf5</vt:lpwstr>
  </property>
</Properties>
</file>